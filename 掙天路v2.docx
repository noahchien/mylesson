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663" w:rsidRDefault="00A7259F" w:rsidP="00813907">
      <w:pPr>
        <w:pStyle w:val="12"/>
        <w:numPr>
          <w:ilvl w:val="0"/>
          <w:numId w:val="1"/>
        </w:numPr>
        <w:spacing w:after="240"/>
        <w:ind w:leftChars="0" w:left="357" w:hanging="357"/>
        <w:outlineLvl w:val="0"/>
      </w:pPr>
      <w:bookmarkStart w:id="0" w:name="_GoBack"/>
      <w:bookmarkEnd w:id="0"/>
      <w:r>
        <w:rPr>
          <w:rFonts w:hint="eastAsia"/>
        </w:rPr>
        <w:t>纨胯子弟</w:t>
      </w:r>
    </w:p>
    <w:p w:rsidR="00C04663" w:rsidRDefault="00C04663" w:rsidP="00813907">
      <w:pPr>
        <w:spacing w:after="240"/>
      </w:pPr>
    </w:p>
    <w:p w:rsidR="00C04663" w:rsidRDefault="00A7259F" w:rsidP="00813907">
      <w:pPr>
        <w:spacing w:after="240"/>
      </w:pPr>
      <w:r>
        <w:rPr>
          <w:rFonts w:hint="eastAsia"/>
        </w:rPr>
        <w:t>這裡是一座大山，山樹鬱蒼蒼，白煙裊裊繞，整座山脈連綿不絕傍著一條大川，橫貫在東萊</w:t>
      </w:r>
      <w:ins w:id="1" w:author="簡新佳" w:date="2019-06-24T12:34:00Z">
        <w:r w:rsidR="007E53D6">
          <w:rPr>
            <w:rFonts w:hint="eastAsia"/>
          </w:rPr>
          <w:t>仙</w:t>
        </w:r>
      </w:ins>
      <w:r>
        <w:rPr>
          <w:rFonts w:hint="eastAsia"/>
        </w:rPr>
        <w:t>國的領地，寬數千里，長不見底。</w:t>
      </w:r>
    </w:p>
    <w:p w:rsidR="00C04663" w:rsidRDefault="00A7259F" w:rsidP="00813907">
      <w:pPr>
        <w:spacing w:after="240"/>
      </w:pPr>
      <w:r>
        <w:rPr>
          <w:rFonts w:hint="eastAsia"/>
        </w:rPr>
        <w:t>山有個名字，名喚胭脂山。</w:t>
      </w:r>
    </w:p>
    <w:p w:rsidR="00C04663" w:rsidRDefault="00A7259F" w:rsidP="00813907">
      <w:pPr>
        <w:spacing w:after="240"/>
      </w:pPr>
      <w:r>
        <w:rPr>
          <w:rFonts w:hint="eastAsia"/>
        </w:rPr>
        <w:t>三月芳菲看欲暮，胭脂淚灑梨花雨。</w:t>
      </w:r>
    </w:p>
    <w:p w:rsidR="00C04663" w:rsidRDefault="00A7259F" w:rsidP="00813907">
      <w:pPr>
        <w:spacing w:after="240"/>
      </w:pPr>
      <w:r>
        <w:rPr>
          <w:rFonts w:hint="eastAsia"/>
        </w:rPr>
        <w:t>相傳那是仙人國度東萊國第三代</w:t>
      </w:r>
      <w:ins w:id="2" w:author="Administrator" w:date="2019-06-23T22:35:00Z">
        <w:r w:rsidR="007075E5">
          <w:rPr>
            <w:rFonts w:hint="eastAsia"/>
          </w:rPr>
          <w:t>仙</w:t>
        </w:r>
      </w:ins>
      <w:del w:id="3" w:author="Administrator" w:date="2019-06-23T22:35:00Z">
        <w:r w:rsidDel="007075E5">
          <w:rPr>
            <w:rFonts w:hint="eastAsia"/>
          </w:rPr>
          <w:delText>祖</w:delText>
        </w:r>
      </w:del>
      <w:r>
        <w:rPr>
          <w:rFonts w:hint="eastAsia"/>
        </w:rPr>
        <w:t>皇在位時，有個名喚胭脂仙人的道姑，她當時以一人之力，幫三代</w:t>
      </w:r>
      <w:ins w:id="4" w:author="Administrator" w:date="2019-06-23T22:35:00Z">
        <w:r w:rsidR="007075E5">
          <w:rPr>
            <w:rFonts w:hint="eastAsia"/>
          </w:rPr>
          <w:t>仙皇</w:t>
        </w:r>
      </w:ins>
      <w:del w:id="5" w:author="Administrator" w:date="2019-06-23T22:35:00Z">
        <w:r w:rsidDel="007075E5">
          <w:rPr>
            <w:rFonts w:hint="eastAsia"/>
          </w:rPr>
          <w:delText>祖皇</w:delText>
        </w:r>
      </w:del>
      <w:r>
        <w:rPr>
          <w:rFonts w:hint="eastAsia"/>
        </w:rPr>
        <w:t>力抗三名外來入侵的仙人，最終雖然擊敗對方，斬殺了兩名仙人，但自己也身死道消，一縷香魂殞落在此大山之中。</w:t>
      </w:r>
    </w:p>
    <w:p w:rsidR="00C04663" w:rsidRDefault="00A7259F" w:rsidP="00813907">
      <w:pPr>
        <w:spacing w:after="240"/>
      </w:pPr>
      <w:r>
        <w:rPr>
          <w:rFonts w:hint="eastAsia"/>
        </w:rPr>
        <w:t>從此，這座大山每到三月，總會下起一場大雨，不論是何處何地，只要在山脈所在的範圍，都免不了會被這場雨所籠罩。</w:t>
      </w:r>
    </w:p>
    <w:p w:rsidR="00C04663" w:rsidRDefault="00A7259F" w:rsidP="00813907">
      <w:pPr>
        <w:spacing w:after="240"/>
      </w:pPr>
      <w:r>
        <w:rPr>
          <w:rFonts w:hint="eastAsia"/>
        </w:rPr>
        <w:t>而東萊國的三代祖皇為了感念她，也以胭脂為名，將此山改做胭脂山，並命後人不得更改，以示不忘此恩。</w:t>
      </w:r>
    </w:p>
    <w:p w:rsidR="00C04663" w:rsidRDefault="00A7259F" w:rsidP="00813907">
      <w:pPr>
        <w:spacing w:after="240"/>
      </w:pPr>
      <w:r>
        <w:rPr>
          <w:rFonts w:hint="eastAsia"/>
        </w:rPr>
        <w:t>幾千年來，後世代代皆稱呼此山為胭脂山，並蓋胭脂廟，以祭拜胭脂仙人的大恩，至此不歇。</w:t>
      </w:r>
    </w:p>
    <w:p w:rsidR="00C04663" w:rsidRDefault="00A7259F" w:rsidP="00813907">
      <w:pPr>
        <w:spacing w:after="240"/>
      </w:pPr>
      <w:r>
        <w:rPr>
          <w:rFonts w:hint="eastAsia"/>
        </w:rPr>
        <w:t>這胭脂山下，有</w:t>
      </w:r>
      <w:ins w:id="6" w:author="Administrator" w:date="2019-06-23T23:27:00Z">
        <w:r w:rsidR="001C045C">
          <w:rPr>
            <w:rFonts w:hint="eastAsia"/>
          </w:rPr>
          <w:t>個小城</w:t>
        </w:r>
      </w:ins>
      <w:ins w:id="7" w:author="Administrator" w:date="2019-06-23T23:28:00Z">
        <w:r w:rsidR="001C045C">
          <w:rPr>
            <w:rFonts w:hint="eastAsia"/>
          </w:rPr>
          <w:t>允</w:t>
        </w:r>
      </w:ins>
      <w:ins w:id="8" w:author="Administrator" w:date="2019-06-23T23:29:00Z">
        <w:r w:rsidR="001C045C">
          <w:rPr>
            <w:rFonts w:hint="eastAsia"/>
          </w:rPr>
          <w:t>城</w:t>
        </w:r>
      </w:ins>
      <w:ins w:id="9" w:author="Administrator" w:date="2019-06-23T23:27:00Z">
        <w:r w:rsidR="001C045C">
          <w:rPr>
            <w:rFonts w:hint="eastAsia"/>
          </w:rPr>
          <w:t>，城內</w:t>
        </w:r>
      </w:ins>
      <w:r>
        <w:rPr>
          <w:rFonts w:hint="eastAsia"/>
        </w:rPr>
        <w:t>一</w:t>
      </w:r>
      <w:ins w:id="10" w:author="Administrator" w:date="2019-06-23T23:27:00Z">
        <w:r w:rsidR="001C045C">
          <w:rPr>
            <w:rFonts w:hint="eastAsia"/>
          </w:rPr>
          <w:t>座</w:t>
        </w:r>
      </w:ins>
      <w:r>
        <w:rPr>
          <w:rFonts w:hint="eastAsia"/>
        </w:rPr>
        <w:t>大府，紅漆大門，黑牆高立。</w:t>
      </w:r>
    </w:p>
    <w:p w:rsidR="00C04663" w:rsidRDefault="00A7259F" w:rsidP="00813907">
      <w:pPr>
        <w:spacing w:after="240"/>
      </w:pPr>
      <w:r>
        <w:rPr>
          <w:rFonts w:hint="eastAsia"/>
        </w:rPr>
        <w:t>這府上姓李，乃東萊仙國境內一個名叫北都的凡人小國，其內所派來管理此地的一個小官。</w:t>
      </w:r>
    </w:p>
    <w:p w:rsidR="00C04663" w:rsidRDefault="00A7259F" w:rsidP="00813907">
      <w:pPr>
        <w:spacing w:after="240"/>
      </w:pPr>
      <w:r>
        <w:rPr>
          <w:rFonts w:hint="eastAsia"/>
        </w:rPr>
        <w:t>雖然東萊仙國一統這</w:t>
      </w:r>
      <w:commentRangeStart w:id="11"/>
      <w:r>
        <w:rPr>
          <w:rFonts w:hint="eastAsia"/>
        </w:rPr>
        <w:t>山水大陸</w:t>
      </w:r>
      <w:commentRangeEnd w:id="11"/>
      <w:r>
        <w:rPr>
          <w:rStyle w:val="af1"/>
        </w:rPr>
        <w:commentReference w:id="11"/>
      </w:r>
      <w:del w:id="12" w:author="Administrator" w:date="2019-06-23T22:36:00Z">
        <w:r w:rsidDel="007075E5">
          <w:rPr>
            <w:rFonts w:hint="eastAsia"/>
          </w:rPr>
          <w:delText>東邊</w:delText>
        </w:r>
      </w:del>
      <w:ins w:id="13" w:author="Administrator" w:date="2019-06-23T22:35:00Z">
        <w:r w:rsidR="007075E5">
          <w:rPr>
            <w:rFonts w:hint="eastAsia"/>
          </w:rPr>
          <w:t>胭脂山脈</w:t>
        </w:r>
      </w:ins>
      <w:ins w:id="14" w:author="Administrator" w:date="2019-06-23T22:36:00Z">
        <w:r w:rsidR="007075E5">
          <w:rPr>
            <w:rFonts w:hint="eastAsia"/>
          </w:rPr>
          <w:t>東邊</w:t>
        </w:r>
      </w:ins>
      <w:r>
        <w:rPr>
          <w:rFonts w:hint="eastAsia"/>
        </w:rPr>
        <w:t>大半，但那是仙人勢力，在仙人之外，更有無數凡塵。</w:t>
      </w:r>
    </w:p>
    <w:p w:rsidR="00C04663" w:rsidRDefault="00A7259F" w:rsidP="00813907">
      <w:pPr>
        <w:spacing w:after="240"/>
      </w:pPr>
      <w:r>
        <w:rPr>
          <w:rFonts w:hint="eastAsia"/>
        </w:rPr>
        <w:t>只要凡塵之內的凡俗小國不起亂子，那仙人國度也不會去管他們。</w:t>
      </w:r>
    </w:p>
    <w:p w:rsidR="00C04663" w:rsidRDefault="00A7259F" w:rsidP="00813907">
      <w:pPr>
        <w:spacing w:after="240"/>
      </w:pPr>
      <w:r>
        <w:rPr>
          <w:rFonts w:hint="eastAsia"/>
        </w:rPr>
        <w:t>於是</w:t>
      </w:r>
      <w:commentRangeStart w:id="15"/>
      <w:ins w:id="16" w:author="Administrator" w:date="2019-06-23T22:36:00Z">
        <w:r w:rsidR="007075E5">
          <w:rPr>
            <w:rFonts w:hint="eastAsia"/>
          </w:rPr>
          <w:t>山水大陸</w:t>
        </w:r>
        <w:commentRangeEnd w:id="15"/>
        <w:r w:rsidR="007075E5">
          <w:rPr>
            <w:rStyle w:val="af1"/>
          </w:rPr>
          <w:commentReference w:id="15"/>
        </w:r>
      </w:ins>
      <w:del w:id="17" w:author="Administrator" w:date="2019-06-23T22:36:00Z">
        <w:r w:rsidDel="007075E5">
          <w:rPr>
            <w:rFonts w:hint="eastAsia"/>
          </w:rPr>
          <w:delText>東勝世界</w:delText>
        </w:r>
      </w:del>
      <w:r>
        <w:rPr>
          <w:rFonts w:hint="eastAsia"/>
        </w:rPr>
        <w:t>中的</w:t>
      </w:r>
      <w:commentRangeStart w:id="18"/>
      <w:r>
        <w:rPr>
          <w:rFonts w:hint="eastAsia"/>
        </w:rPr>
        <w:t>五大仙國</w:t>
      </w:r>
      <w:commentRangeEnd w:id="18"/>
      <w:r>
        <w:rPr>
          <w:rStyle w:val="af1"/>
        </w:rPr>
        <w:commentReference w:id="18"/>
      </w:r>
      <w:r>
        <w:rPr>
          <w:rFonts w:hint="eastAsia"/>
        </w:rPr>
        <w:t>內，各有數個到十幾個小國林立，彼此或分或合，倒也在這數萬年來起起落落，變化不休。</w:t>
      </w:r>
    </w:p>
    <w:p w:rsidR="00C04663" w:rsidRDefault="00A7259F" w:rsidP="00813907">
      <w:pPr>
        <w:spacing w:after="240"/>
      </w:pPr>
      <w:r>
        <w:rPr>
          <w:rFonts w:hint="eastAsia"/>
        </w:rPr>
        <w:t>這北都國領地不大，不過方圓</w:t>
      </w:r>
      <w:r w:rsidR="000852D1">
        <w:rPr>
          <w:rFonts w:hint="eastAsia"/>
        </w:rPr>
        <w:t>萬</w:t>
      </w:r>
      <w:r>
        <w:rPr>
          <w:rFonts w:hint="eastAsia"/>
        </w:rPr>
        <w:t>里左右，統治胭脂山東南邊附近</w:t>
      </w:r>
      <w:ins w:id="19" w:author="Administrator" w:date="2019-06-23T23:30:00Z">
        <w:r w:rsidR="001C045C">
          <w:rPr>
            <w:rFonts w:hint="eastAsia"/>
          </w:rPr>
          <w:t>十來座城池，而允城正是裡頭最小的一座</w:t>
        </w:r>
      </w:ins>
      <w:r>
        <w:rPr>
          <w:rFonts w:hint="eastAsia"/>
        </w:rPr>
        <w:t>。</w:t>
      </w:r>
    </w:p>
    <w:p w:rsidR="00C04663" w:rsidRDefault="00A7259F" w:rsidP="00813907">
      <w:pPr>
        <w:spacing w:after="240"/>
      </w:pPr>
      <w:r>
        <w:rPr>
          <w:rFonts w:hint="eastAsia"/>
        </w:rPr>
        <w:t>李府</w:t>
      </w:r>
      <w:del w:id="20" w:author="Administrator" w:date="2019-09-12T22:29:00Z">
        <w:r w:rsidDel="00181FA2">
          <w:rPr>
            <w:rFonts w:hint="eastAsia"/>
          </w:rPr>
          <w:delText>老爺</w:delText>
        </w:r>
      </w:del>
      <w:r>
        <w:rPr>
          <w:rFonts w:hint="eastAsia"/>
        </w:rPr>
        <w:t>雖然官小，但祖傳子繼，倒也是相安無事繁衍了數代於此。</w:t>
      </w:r>
    </w:p>
    <w:p w:rsidR="00C04663" w:rsidRDefault="00A7259F" w:rsidP="00813907">
      <w:pPr>
        <w:spacing w:after="240"/>
      </w:pPr>
      <w:r>
        <w:rPr>
          <w:rFonts w:hint="eastAsia"/>
        </w:rPr>
        <w:t>而這當今的府主，李敦，半百之歲前生了十三名女兒，年紀大的都已經生了孫子，甚至孫子都結婚了準備再生曾孫，可說是五代同堂的最佳模範。</w:t>
      </w:r>
    </w:p>
    <w:p w:rsidR="00C04663" w:rsidRDefault="00A7259F" w:rsidP="00813907">
      <w:pPr>
        <w:spacing w:after="240"/>
      </w:pPr>
      <w:r>
        <w:rPr>
          <w:rFonts w:hint="eastAsia"/>
        </w:rPr>
        <w:lastRenderedPageBreak/>
        <w:t>但李敦一直以來，總是感嘆膝下無子，為此，他還請他二哥李仁過戶給他一個繼子李寧，準備等過世了後再把這李府之主傳承給他。</w:t>
      </w:r>
    </w:p>
    <w:p w:rsidR="00C04663" w:rsidRDefault="00A7259F" w:rsidP="00813907">
      <w:pPr>
        <w:spacing w:after="240"/>
      </w:pPr>
      <w:r>
        <w:rPr>
          <w:rFonts w:hint="eastAsia"/>
        </w:rPr>
        <w:t>但想不到的是，李敦到了五十大壽時，娶了一門偏房，竟在四年後晚年得子，這可讓李敦歡喜得不得了，因此從小就十分疼愛這個小兒子，並將他取名為李龍飛，希望他能成為人中之龍，一飛沖天。</w:t>
      </w:r>
    </w:p>
    <w:p w:rsidR="00C04663" w:rsidRDefault="00A7259F" w:rsidP="00813907">
      <w:pPr>
        <w:spacing w:after="240"/>
      </w:pPr>
      <w:r>
        <w:rPr>
          <w:rFonts w:hint="eastAsia"/>
        </w:rPr>
        <w:t>李龍飛從小被視為手中肉，掌上寶，長輩們都寵溺得不得了，加上姐姐們都較年長，自然是三千寵愛集一身。</w:t>
      </w:r>
    </w:p>
    <w:p w:rsidR="00C04663" w:rsidRDefault="00A7259F" w:rsidP="00813907">
      <w:pPr>
        <w:spacing w:after="240"/>
      </w:pPr>
      <w:r>
        <w:rPr>
          <w:rFonts w:hint="eastAsia"/>
        </w:rPr>
        <w:t>四歲那年，李龍飛生了一場大病，這場大病讓李敦差一點就失去這個寶貝兒子，雖然李龍飛不記得當時的情形了，但從此之後，李敦更是對這兒子百依百順，他說東就往東，絕沒有第二種可能。</w:t>
      </w:r>
    </w:p>
    <w:p w:rsidR="00C04663" w:rsidRDefault="002C1D51" w:rsidP="00813907">
      <w:pPr>
        <w:spacing w:after="240"/>
      </w:pPr>
      <w:r>
        <w:rPr>
          <w:rFonts w:hint="eastAsia"/>
        </w:rPr>
        <w:t>正所謂</w:t>
      </w:r>
      <w:r w:rsidRPr="002C1D51">
        <w:rPr>
          <w:rFonts w:hint="eastAsia"/>
        </w:rPr>
        <w:t>倖豬夯灶、倖子不孝</w:t>
      </w:r>
      <w:r>
        <w:rPr>
          <w:rFonts w:hint="eastAsia"/>
        </w:rPr>
        <w:t>。</w:t>
      </w:r>
    </w:p>
    <w:p w:rsidR="00C04663" w:rsidRDefault="00A7259F" w:rsidP="00813907">
      <w:pPr>
        <w:spacing w:after="240"/>
      </w:pPr>
      <w:r>
        <w:rPr>
          <w:rFonts w:hint="eastAsia"/>
        </w:rPr>
        <w:t>也因此</w:t>
      </w:r>
      <w:r w:rsidR="002C1D51">
        <w:rPr>
          <w:rFonts w:hint="eastAsia"/>
        </w:rPr>
        <w:t>李敦的過度寵溺，</w:t>
      </w:r>
      <w:r>
        <w:rPr>
          <w:rFonts w:hint="eastAsia"/>
        </w:rPr>
        <w:t>李龍飛雖本性不</w:t>
      </w:r>
      <w:r w:rsidR="002C1D51">
        <w:rPr>
          <w:rFonts w:hint="eastAsia"/>
        </w:rPr>
        <w:t>壞</w:t>
      </w:r>
      <w:r>
        <w:rPr>
          <w:rFonts w:hint="eastAsia"/>
        </w:rPr>
        <w:t>，但</w:t>
      </w:r>
      <w:r w:rsidR="002C1D51">
        <w:rPr>
          <w:rFonts w:hint="eastAsia"/>
        </w:rPr>
        <w:t>也被</w:t>
      </w:r>
      <w:r>
        <w:rPr>
          <w:rFonts w:hint="eastAsia"/>
        </w:rPr>
        <w:t>寵成調皮搗蛋，常常弄得李府上下雞犬不寧，又是藏東西，又是破壞器皿，有時候心血來潮，還會故意整弄下人，弄得下人等都是敢怒不敢言；待到後來年紀漸長，連李敦都開始感到苦惱，後悔當初不該如此寵溺，但李龍飛早已成了李府家中的小霸王，沒人管教得了了。</w:t>
      </w:r>
    </w:p>
    <w:p w:rsidR="00C04663" w:rsidRDefault="00A7259F" w:rsidP="00813907">
      <w:pPr>
        <w:spacing w:after="240"/>
      </w:pPr>
      <w:r>
        <w:rPr>
          <w:rFonts w:hint="eastAsia"/>
        </w:rPr>
        <w:t>這一日，白淨瓜子兒臉，秀眉大眼的李龍飛，帶著平常那一臉狗腿賤樣的王小石隨從，正踩著一顆庭院的造景石，趴在窗邊偷看丫鬟洗澡。</w:t>
      </w:r>
    </w:p>
    <w:p w:rsidR="00C04663" w:rsidRDefault="00A7259F" w:rsidP="00813907">
      <w:pPr>
        <w:spacing w:after="240"/>
      </w:pPr>
      <w:r>
        <w:rPr>
          <w:rFonts w:hint="eastAsia"/>
        </w:rPr>
        <w:t>李龍飛此時才十歲，對男女之事其實還不懂，不過是聽了王小石說這十分有趣，因此才來偷看一下。</w:t>
      </w:r>
    </w:p>
    <w:p w:rsidR="00C04663" w:rsidRDefault="00A7259F" w:rsidP="00813907">
      <w:pPr>
        <w:spacing w:after="240"/>
      </w:pPr>
      <w:r>
        <w:rPr>
          <w:rFonts w:hint="eastAsia"/>
        </w:rPr>
        <w:t>但他看了半天，心下十分不解，便問旁邊王小石說，「喂，小狗子，你說，這看女孩兒家洗澡，到底有甚麼好玩阿？」</w:t>
      </w:r>
    </w:p>
    <w:p w:rsidR="00C04663" w:rsidRDefault="00A7259F" w:rsidP="00813907">
      <w:pPr>
        <w:spacing w:after="240"/>
      </w:pPr>
      <w:r>
        <w:rPr>
          <w:rFonts w:hint="eastAsia"/>
        </w:rPr>
        <w:t>王小石年歲十二，比李龍飛還大了兩歲，心志較長，當下笑嘻嘻說道，「少爺，這您就不懂了，這看女孩兒家洗澡，是長大了的表現。要是您看出興趣了，也就代表您長大成人了。」</w:t>
      </w:r>
    </w:p>
    <w:p w:rsidR="00C04663" w:rsidRDefault="00A7259F" w:rsidP="00813907">
      <w:pPr>
        <w:spacing w:after="240"/>
      </w:pPr>
      <w:r>
        <w:rPr>
          <w:rFonts w:hint="eastAsia"/>
        </w:rPr>
        <w:t>李龍飛一聽，瞪了他一眼，翻掌便是朝他頭頂一拍說道，「我早就長大成人了，但我還是看不太懂，你說我長大就懂，這不是胡說八道嗎！」</w:t>
      </w:r>
    </w:p>
    <w:p w:rsidR="00C04663" w:rsidRDefault="00A7259F" w:rsidP="00813907">
      <w:pPr>
        <w:spacing w:after="240"/>
      </w:pPr>
      <w:r>
        <w:rPr>
          <w:rFonts w:hint="eastAsia"/>
        </w:rPr>
        <w:t>王小石被打了這麼一下，也不發脾氣，笑嬉嬉地說道，「是是是，少爺早就長大了，小的剛剛說錯了，恐怕，這事的確不怎麼好玩的。」</w:t>
      </w:r>
    </w:p>
    <w:p w:rsidR="00C04663" w:rsidRDefault="00A7259F" w:rsidP="00813907">
      <w:pPr>
        <w:spacing w:after="240"/>
      </w:pPr>
      <w:r>
        <w:rPr>
          <w:rFonts w:hint="eastAsia"/>
        </w:rPr>
        <w:t>李龍飛又朝窗戶內瞇眼看了看，只見那丫鬟正洗好了澡，起身要換穿衣服，也不</w:t>
      </w:r>
      <w:r>
        <w:rPr>
          <w:rFonts w:hint="eastAsia"/>
        </w:rPr>
        <w:lastRenderedPageBreak/>
        <w:t>知道怎麼搞得，李龍飛突然覺得那丫鬟前凸後翹的白嫩身軀，有種說不出的感覺，心中癢癢的，一股衝動便想將那窗戶打開衝進去。</w:t>
      </w:r>
    </w:p>
    <w:p w:rsidR="00C04663" w:rsidRDefault="00A7259F" w:rsidP="00813907">
      <w:pPr>
        <w:spacing w:after="240"/>
      </w:pPr>
      <w:r>
        <w:rPr>
          <w:rFonts w:hint="eastAsia"/>
        </w:rPr>
        <w:t>只是他雖調皮大膽，也知道女孩家的裸體不能隨便給人看到，要是自己衝進去被爹娘知道的話，雖說自己有底氣沒事，但肯定也少不了一番責罵。</w:t>
      </w:r>
    </w:p>
    <w:p w:rsidR="00C04663" w:rsidRDefault="00A7259F" w:rsidP="00813907">
      <w:pPr>
        <w:spacing w:after="240"/>
      </w:pPr>
      <w:r>
        <w:rPr>
          <w:rFonts w:hint="eastAsia"/>
        </w:rPr>
        <w:t>這番正在猶豫的表情，被一旁的王小石瞧見了，卻見他眼珠子轉了轉，一臉賊賤兮兮地開口說道。</w:t>
      </w:r>
    </w:p>
    <w:p w:rsidR="00C04663" w:rsidRDefault="00A7259F" w:rsidP="00813907">
      <w:pPr>
        <w:spacing w:after="240"/>
      </w:pPr>
      <w:r>
        <w:rPr>
          <w:rFonts w:hint="eastAsia"/>
        </w:rPr>
        <w:t>「少爺，我看我們也看夠了，若沒有其他事，還是快走吧；這裡畢竟是寶小姐的地方，等等要是發現了，恐怕又要去老爺那參你一本了。」</w:t>
      </w:r>
    </w:p>
    <w:p w:rsidR="00C04663" w:rsidRDefault="00A7259F" w:rsidP="00813907">
      <w:pPr>
        <w:spacing w:after="240"/>
      </w:pPr>
      <w:r>
        <w:rPr>
          <w:rFonts w:hint="eastAsia"/>
        </w:rPr>
        <w:t>這話表面上說得好聽，但實際上卻抓準了李龍飛的脾氣，故意激他而已。</w:t>
      </w:r>
    </w:p>
    <w:p w:rsidR="00C04663" w:rsidRDefault="00A7259F" w:rsidP="00813907">
      <w:pPr>
        <w:spacing w:after="240"/>
      </w:pPr>
      <w:r>
        <w:rPr>
          <w:rFonts w:hint="eastAsia"/>
        </w:rPr>
        <w:t>李龍飛雖然心底知道，但他卻也不戳破，哼一聲瞪了王小石一眼，開口說道。</w:t>
      </w:r>
    </w:p>
    <w:p w:rsidR="00C04663" w:rsidRDefault="00A7259F" w:rsidP="00813907">
      <w:pPr>
        <w:spacing w:after="240"/>
      </w:pPr>
      <w:r>
        <w:rPr>
          <w:rFonts w:hint="eastAsia"/>
        </w:rPr>
        <w:t>「寶儀姐發現了又怎樣？我甚麼時後怕過了！」</w:t>
      </w:r>
    </w:p>
    <w:p w:rsidR="00C04663" w:rsidRDefault="00A7259F" w:rsidP="00813907">
      <w:pPr>
        <w:spacing w:after="240"/>
      </w:pPr>
      <w:r>
        <w:rPr>
          <w:rFonts w:hint="eastAsia"/>
        </w:rPr>
        <w:t>原來那丫鬟乃是李府十小姐，李寶儀的貼身丫鬟，名叫冬菊，平常為人靦腆，深得十小姐寵信，在下人中也算頗有地位。</w:t>
      </w:r>
    </w:p>
    <w:p w:rsidR="00C04663" w:rsidRDefault="00A7259F" w:rsidP="00813907">
      <w:pPr>
        <w:spacing w:after="240"/>
      </w:pPr>
      <w:r>
        <w:rPr>
          <w:rFonts w:hint="eastAsia"/>
        </w:rPr>
        <w:t>而王小石對她愛慕已久，早就想一親芳澤，奈何冬菊對他十分反感，幾次嚐試之下，全都碰了個釘子，最後一次，還當著其他女伴斥責了他一番，羞怒之下，王小石由愛生恨，這才帶著自己少爺來這進行這偷窺的行為。</w:t>
      </w:r>
    </w:p>
    <w:p w:rsidR="00C04663" w:rsidRDefault="00A7259F" w:rsidP="00813907">
      <w:pPr>
        <w:spacing w:after="240"/>
      </w:pPr>
      <w:r>
        <w:rPr>
          <w:rFonts w:hint="eastAsia"/>
        </w:rPr>
        <w:t>此時李龍飛被王小石一激，按捺不住性子，雙手一推，將窗戶打了開來說道，「等等，先別穿，先讓我摸摸屁股兒蛋先！」</w:t>
      </w:r>
    </w:p>
    <w:p w:rsidR="00C04663" w:rsidRDefault="00A7259F" w:rsidP="00813907">
      <w:pPr>
        <w:spacing w:after="240"/>
      </w:pPr>
      <w:r>
        <w:rPr>
          <w:rFonts w:hint="eastAsia"/>
        </w:rPr>
        <w:t>那冬菊洗完</w:t>
      </w:r>
      <w:r w:rsidR="002C1D51">
        <w:rPr>
          <w:rFonts w:hint="eastAsia"/>
        </w:rPr>
        <w:t>澡本來正要穿衣，突然聽到</w:t>
      </w:r>
      <w:r>
        <w:rPr>
          <w:rFonts w:hint="eastAsia"/>
        </w:rPr>
        <w:t>有人呼</w:t>
      </w:r>
      <w:r w:rsidR="002C1D51">
        <w:rPr>
          <w:rFonts w:hint="eastAsia"/>
        </w:rPr>
        <w:t>喊</w:t>
      </w:r>
      <w:r>
        <w:rPr>
          <w:rFonts w:hint="eastAsia"/>
        </w:rPr>
        <w:t>，</w:t>
      </w:r>
      <w:r w:rsidR="002C1D51">
        <w:rPr>
          <w:rFonts w:hint="eastAsia"/>
        </w:rPr>
        <w:t>驚得是差點把衣服給落了地，</w:t>
      </w:r>
      <w:r>
        <w:rPr>
          <w:rFonts w:hint="eastAsia"/>
        </w:rPr>
        <w:t>再看到有人開窗，且說出如此輕薄的話語，嚇得都快哭了出來。</w:t>
      </w:r>
    </w:p>
    <w:p w:rsidR="00C04663" w:rsidRDefault="00A7259F" w:rsidP="00813907">
      <w:pPr>
        <w:spacing w:after="240"/>
      </w:pPr>
      <w:r>
        <w:rPr>
          <w:rFonts w:hint="eastAsia"/>
        </w:rPr>
        <w:t>但</w:t>
      </w:r>
      <w:r w:rsidR="00417F92">
        <w:rPr>
          <w:rFonts w:hint="eastAsia"/>
        </w:rPr>
        <w:t>定神</w:t>
      </w:r>
      <w:r>
        <w:rPr>
          <w:rFonts w:hint="eastAsia"/>
        </w:rPr>
        <w:t>一看，那推開窗的人正是平常李府內的小霸王龍飛少爺，當下穿衣服也不是，不穿衣服也不是。</w:t>
      </w:r>
    </w:p>
    <w:p w:rsidR="00C04663" w:rsidRDefault="00A7259F" w:rsidP="00813907">
      <w:pPr>
        <w:spacing w:after="240"/>
      </w:pPr>
      <w:r>
        <w:rPr>
          <w:rFonts w:hint="eastAsia"/>
        </w:rPr>
        <w:t>就看見李龍飛踩在石上，用力一蹬，雙手這麼一個抓了窗欄，登上了窗，翻了個滾，進了屋內，三步併做兩步走到了那丫鬟面前，撥開了她遮檔的雙手，摸了摸她的胸脯處跟屁股，還順手掐了一下，這才心滿意足的從房門大搖大擺的離開。</w:t>
      </w:r>
    </w:p>
    <w:p w:rsidR="00C04663" w:rsidRDefault="00A7259F" w:rsidP="00813907">
      <w:pPr>
        <w:spacing w:after="240"/>
      </w:pPr>
      <w:r>
        <w:rPr>
          <w:rFonts w:hint="eastAsia"/>
        </w:rPr>
        <w:t>直到李龍飛踏出了房門，那冬菊才哇了一聲哭了出來。王小石吞了一口口水，朝房內再看一眼，這才趕忙跟上了李龍飛，賊頭賊腦笑道，「少爺，您剛剛摸得怎樣？」</w:t>
      </w:r>
    </w:p>
    <w:p w:rsidR="00C04663" w:rsidRDefault="00A7259F" w:rsidP="00813907">
      <w:pPr>
        <w:spacing w:after="240"/>
      </w:pPr>
      <w:r>
        <w:rPr>
          <w:rFonts w:hint="eastAsia"/>
        </w:rPr>
        <w:t>「摸起來挺舒服，可是我還是不懂這事有甚麼好樂的。」李龍飛聳了聳肩，「如</w:t>
      </w:r>
      <w:r>
        <w:rPr>
          <w:rFonts w:hint="eastAsia"/>
        </w:rPr>
        <w:lastRenderedPageBreak/>
        <w:t>果真的要摸，那我直接像剛剛那樣直接叫她脫下衣服給我摸就好了，有必要偷看嗎？」</w:t>
      </w:r>
    </w:p>
    <w:p w:rsidR="00C04663" w:rsidRDefault="00A7259F" w:rsidP="00813907">
      <w:pPr>
        <w:spacing w:after="240"/>
      </w:pPr>
      <w:r>
        <w:rPr>
          <w:rFonts w:hint="eastAsia"/>
        </w:rPr>
        <w:t>王小石心想，那也得你是李家少爺才行，否則誰會願意脫給你摸阿？</w:t>
      </w:r>
    </w:p>
    <w:p w:rsidR="00C04663" w:rsidRDefault="00A7259F" w:rsidP="00813907">
      <w:pPr>
        <w:spacing w:after="240"/>
      </w:pPr>
      <w:r>
        <w:rPr>
          <w:rFonts w:hint="eastAsia"/>
        </w:rPr>
        <w:t>但他心底這樣想，嘴裡卻應到，「是是，少爺說的是，偷看是沒必要的，少爺要摸，下次叫幾個丫鬟進來給您摸摸就行了。」</w:t>
      </w:r>
    </w:p>
    <w:p w:rsidR="00C04663" w:rsidRDefault="00A7259F" w:rsidP="00813907">
      <w:pPr>
        <w:spacing w:after="240"/>
      </w:pPr>
      <w:r>
        <w:rPr>
          <w:rFonts w:hint="eastAsia"/>
        </w:rPr>
        <w:t>李龍飛卻沒答腔，走到李府中庭，正無聊想著不然來放個紙鳶玩玩好了，就聽到後頭一個聲音氣呼呼靠近，「十四弟！你為甚麼又欺負我的丫鬟了？」</w:t>
      </w:r>
    </w:p>
    <w:p w:rsidR="00C04663" w:rsidRDefault="00A7259F" w:rsidP="00813907">
      <w:pPr>
        <w:spacing w:after="240"/>
      </w:pPr>
      <w:r>
        <w:rPr>
          <w:rFonts w:hint="eastAsia"/>
        </w:rPr>
        <w:t>李龍飛轉過頭去，只見一個青衣白裙，秀髮粉頰，雖然年齡還算稚嫩，但已經頗具姿色的少女拉著一個怯生生的丫鬟，從後頭追出來罵著。</w:t>
      </w:r>
    </w:p>
    <w:p w:rsidR="00C04663" w:rsidRDefault="00A7259F" w:rsidP="00813907">
      <w:pPr>
        <w:spacing w:after="240"/>
      </w:pPr>
      <w:r>
        <w:rPr>
          <w:rFonts w:hint="eastAsia"/>
        </w:rPr>
        <w:t>李龍飛眉頭一皺，心想這十姐姐又來找我麻煩了，瞪著那冬菊說，「我沒有阿，我有做甚麼嗎？妳可以問她看看阿。」</w:t>
      </w:r>
    </w:p>
    <w:p w:rsidR="00C04663" w:rsidRDefault="00A7259F" w:rsidP="00813907">
      <w:pPr>
        <w:spacing w:after="240"/>
      </w:pPr>
      <w:r>
        <w:rPr>
          <w:rFonts w:hint="eastAsia"/>
        </w:rPr>
        <w:t>那冬菊被他這麼一瞪，連忙把頭低得更低，全身發抖著不敢說話。</w:t>
      </w:r>
    </w:p>
    <w:p w:rsidR="00C04663" w:rsidRDefault="00A7259F" w:rsidP="00813907">
      <w:pPr>
        <w:spacing w:after="240"/>
      </w:pPr>
      <w:r>
        <w:rPr>
          <w:rFonts w:hint="eastAsia"/>
        </w:rPr>
        <w:t>青衣少女秀眉豎起，看著李龍飛說，「你還不承認，好，我就叫冬菊跟你對質。」</w:t>
      </w:r>
    </w:p>
    <w:p w:rsidR="00C04663" w:rsidRDefault="00A7259F" w:rsidP="00813907">
      <w:pPr>
        <w:spacing w:after="240"/>
      </w:pPr>
      <w:r>
        <w:rPr>
          <w:rFonts w:hint="eastAsia"/>
        </w:rPr>
        <w:t>「冬菊，告訴我，剛剛是不是我十四弟欺負你？」</w:t>
      </w:r>
    </w:p>
    <w:p w:rsidR="00C04663" w:rsidRDefault="00A7259F" w:rsidP="00813907">
      <w:pPr>
        <w:spacing w:after="240"/>
      </w:pPr>
      <w:r>
        <w:rPr>
          <w:rFonts w:hint="eastAsia"/>
        </w:rPr>
        <w:t>冬菊被這麼一問，瑟縮縮發抖著半晌說不出話來，許久才點了點頭表示承認。</w:t>
      </w:r>
    </w:p>
    <w:p w:rsidR="00C04663" w:rsidRDefault="00A7259F" w:rsidP="00813907">
      <w:pPr>
        <w:spacing w:after="240"/>
      </w:pPr>
      <w:r>
        <w:rPr>
          <w:rFonts w:hint="eastAsia"/>
        </w:rPr>
        <w:t>「瞧！冬菊都點頭了，你還有甚麼好說的！男子漢大丈夫，敢作敢當，你別以為爹娘疼你就可以這般無賴！」李寶儀看著李龍飛，臉上頗有贏了這一扳的得意神情。</w:t>
      </w:r>
    </w:p>
    <w:p w:rsidR="00C04663" w:rsidRDefault="00A7259F" w:rsidP="00813907">
      <w:pPr>
        <w:spacing w:after="240"/>
      </w:pPr>
      <w:r>
        <w:rPr>
          <w:rFonts w:hint="eastAsia"/>
        </w:rPr>
        <w:t>事實上，李寶儀倒也不是那麼在意冬菊為甚麼被欺負，她只是看不慣自己這個么弟而已。</w:t>
      </w:r>
    </w:p>
    <w:p w:rsidR="00C04663" w:rsidRDefault="00A7259F" w:rsidP="00813907">
      <w:pPr>
        <w:spacing w:after="240"/>
      </w:pPr>
      <w:r>
        <w:rPr>
          <w:rFonts w:hint="eastAsia"/>
        </w:rPr>
        <w:t>在李龍飛出生之前，爹娘最疼愛的就是她這少小姐，但李龍飛出生之後，一切卻都變了樣。</w:t>
      </w:r>
    </w:p>
    <w:p w:rsidR="00C04663" w:rsidRDefault="00A7259F" w:rsidP="00813907">
      <w:pPr>
        <w:spacing w:after="240"/>
      </w:pPr>
      <w:r>
        <w:rPr>
          <w:rFonts w:hint="eastAsia"/>
        </w:rPr>
        <w:t>這讓向來受慣寵愛的李寶儀十分不滿，所以才會凡事都針對著李龍飛來。</w:t>
      </w:r>
    </w:p>
    <w:p w:rsidR="00C04663" w:rsidRDefault="00A7259F" w:rsidP="00813907">
      <w:pPr>
        <w:spacing w:after="240"/>
      </w:pPr>
      <w:r>
        <w:rPr>
          <w:rFonts w:hint="eastAsia"/>
        </w:rPr>
        <w:t>只是對於自家姐姐的不滿，李龍飛卻也不在意，畢竟一直以來李寶儀怎麼針對，總是佔了下風。</w:t>
      </w:r>
    </w:p>
    <w:p w:rsidR="00C04663" w:rsidRDefault="00A7259F" w:rsidP="00813907">
      <w:pPr>
        <w:spacing w:after="240"/>
      </w:pPr>
      <w:r>
        <w:rPr>
          <w:rFonts w:hint="eastAsia"/>
        </w:rPr>
        <w:t>今天這件事情雖然被抓到了把柄，但想來真要鬧上去，也沒甚麼好怕，於是李龍飛在心中盤算，該怎麼開口去反打回去。</w:t>
      </w:r>
    </w:p>
    <w:p w:rsidR="00C04663" w:rsidRDefault="00A7259F" w:rsidP="00813907">
      <w:pPr>
        <w:spacing w:after="240"/>
      </w:pPr>
      <w:r>
        <w:rPr>
          <w:rFonts w:hint="eastAsia"/>
        </w:rPr>
        <w:t>但他尚未開口，王小石倒先說了，</w:t>
      </w:r>
    </w:p>
    <w:p w:rsidR="00C04663" w:rsidRDefault="00A7259F" w:rsidP="00813907">
      <w:pPr>
        <w:spacing w:after="240"/>
      </w:pPr>
      <w:r>
        <w:rPr>
          <w:rFonts w:hint="eastAsia"/>
        </w:rPr>
        <w:lastRenderedPageBreak/>
        <w:t>「冬菊，妳確定咱們家龍飛少爺，有欺負妳嗎？妳確定嗎？如果確定，別說小姐責罵，咱們直接上老爺子那說去，肯定讓老爺子替你討個公道；但是要是妳誣賴了少爺，別說老爺子不管，嚴管家可饒不了妳阿！」</w:t>
      </w:r>
    </w:p>
    <w:p w:rsidR="00C04663" w:rsidRDefault="00A7259F" w:rsidP="00813907">
      <w:pPr>
        <w:spacing w:after="240"/>
      </w:pPr>
      <w:r>
        <w:rPr>
          <w:rFonts w:hint="eastAsia"/>
        </w:rPr>
        <w:t>李寶儀一聽，臉色一沉，轉頭惡狠狠地看向王小石；她沒想到這個下人居然敢這樣開口，要知道他雖是李龍飛的專屬僕役，但論地位起來，自己也可以直接懲罰他。</w:t>
      </w:r>
    </w:p>
    <w:p w:rsidR="00C04663" w:rsidRDefault="00A7259F" w:rsidP="00813907">
      <w:pPr>
        <w:spacing w:after="240"/>
      </w:pPr>
      <w:r>
        <w:rPr>
          <w:rFonts w:hint="eastAsia"/>
        </w:rPr>
        <w:t>現在這樣直接搶白一番，雖說自己可以動用權責處罰，但一旁的么弟肯定也不會坐視不管。</w:t>
      </w:r>
    </w:p>
    <w:p w:rsidR="00C04663" w:rsidRDefault="00A7259F" w:rsidP="00813907">
      <w:pPr>
        <w:spacing w:after="240"/>
      </w:pPr>
      <w:r>
        <w:rPr>
          <w:rFonts w:hint="eastAsia"/>
        </w:rPr>
        <w:t>而冬菊更是整張俏臉霎地轉白，眼眶淚珠子直滴，簡直快暈了過去。</w:t>
      </w:r>
    </w:p>
    <w:p w:rsidR="00C04663" w:rsidRDefault="00A7259F" w:rsidP="00813907">
      <w:pPr>
        <w:spacing w:after="240"/>
      </w:pPr>
      <w:r>
        <w:rPr>
          <w:rFonts w:hint="eastAsia"/>
        </w:rPr>
        <w:t>先不說這事跟本不可能驚動到老爺那裡，就算傳上去了，肯定也是雷聲大雨聲小，最終恐怕還是給嚴管家來處理。</w:t>
      </w:r>
    </w:p>
    <w:p w:rsidR="00C04663" w:rsidRDefault="00A7259F" w:rsidP="00813907">
      <w:pPr>
        <w:spacing w:after="240"/>
      </w:pPr>
      <w:r>
        <w:rPr>
          <w:rFonts w:hint="eastAsia"/>
        </w:rPr>
        <w:t>而嚴管家乃李府裡的大總管，在李府做了四十多年了，能一個奴才升到總管，靠得就是察言觀色了得。</w:t>
      </w:r>
    </w:p>
    <w:p w:rsidR="00C04663" w:rsidRDefault="00A7259F" w:rsidP="00813907">
      <w:pPr>
        <w:spacing w:after="240"/>
      </w:pPr>
      <w:r>
        <w:rPr>
          <w:rFonts w:hint="eastAsia"/>
        </w:rPr>
        <w:t>他對上拍馬屁拍得恰到好處，對下又十分嚴厲，哪個奴才敢做錯事，不是被毒打一頓就是被扣工錢好幾個月，所以李府裡的奴才都十分害怕被這個管家給盯上。</w:t>
      </w:r>
    </w:p>
    <w:p w:rsidR="00C04663" w:rsidRDefault="00A7259F" w:rsidP="00813907">
      <w:pPr>
        <w:spacing w:after="240"/>
      </w:pPr>
      <w:r>
        <w:rPr>
          <w:rFonts w:hint="eastAsia"/>
        </w:rPr>
        <w:t>這樣一個聰明人的，當然也知道李老爺年歲已高，再活，也活不了多久。</w:t>
      </w:r>
    </w:p>
    <w:p w:rsidR="00C04663" w:rsidRDefault="00A7259F" w:rsidP="00813907">
      <w:pPr>
        <w:spacing w:after="240"/>
      </w:pPr>
      <w:r>
        <w:rPr>
          <w:rFonts w:hint="eastAsia"/>
        </w:rPr>
        <w:t>而李老爺就這麼一個兒子，李府在北都的官位又是世襲，要是李敦哪一天就這麼走了，下一位接任了，肯定就是李龍飛本人了。</w:t>
      </w:r>
    </w:p>
    <w:p w:rsidR="00C04663" w:rsidRDefault="00A7259F" w:rsidP="00813907">
      <w:pPr>
        <w:spacing w:after="240"/>
      </w:pPr>
      <w:r>
        <w:rPr>
          <w:rFonts w:hint="eastAsia"/>
        </w:rPr>
        <w:t>所以從李龍飛小時候起，就一路巴結伺候著他，可以說李龍飛今天會有這樣表現，一半也是因為嚴管家跟著李敦一起寵出來的結果。</w:t>
      </w:r>
    </w:p>
    <w:p w:rsidR="00C04663" w:rsidRDefault="00A7259F" w:rsidP="00813907">
      <w:pPr>
        <w:spacing w:after="240"/>
      </w:pPr>
      <w:r>
        <w:rPr>
          <w:rFonts w:hint="eastAsia"/>
        </w:rPr>
        <w:t>冬菊身為下人，怎會不知道這事，一聽到可能會給嚴管家處理，嚇得忙搖頭說，「小</w:t>
      </w:r>
      <w:r>
        <w:t>…</w:t>
      </w:r>
      <w:r>
        <w:rPr>
          <w:rFonts w:hint="eastAsia"/>
        </w:rPr>
        <w:t>小姐</w:t>
      </w:r>
      <w:r>
        <w:t>…</w:t>
      </w:r>
      <w:r>
        <w:rPr>
          <w:rFonts w:hint="eastAsia"/>
        </w:rPr>
        <w:t>是我錯了，我眼花了</w:t>
      </w:r>
      <w:r>
        <w:t>…</w:t>
      </w:r>
      <w:r>
        <w:rPr>
          <w:rFonts w:hint="eastAsia"/>
        </w:rPr>
        <w:t>我看錯人</w:t>
      </w:r>
      <w:r>
        <w:t>…</w:t>
      </w:r>
      <w:r>
        <w:rPr>
          <w:rFonts w:hint="eastAsia"/>
        </w:rPr>
        <w:t>不是少爺，不是少爺。」</w:t>
      </w:r>
    </w:p>
    <w:p w:rsidR="00C04663" w:rsidRDefault="00A7259F" w:rsidP="00813907">
      <w:pPr>
        <w:spacing w:after="240"/>
      </w:pPr>
      <w:r>
        <w:rPr>
          <w:rFonts w:hint="eastAsia"/>
        </w:rPr>
        <w:t>那李寶儀聽到自己丫鬟這樣說，又氣又怒，衝著王小石大吼，「小狗子，誰要你多話，我問我弟弟，你一個下人多甚麼嘴？」</w:t>
      </w:r>
    </w:p>
    <w:p w:rsidR="00C04663" w:rsidRDefault="00A7259F" w:rsidP="00813907">
      <w:pPr>
        <w:spacing w:after="240"/>
      </w:pPr>
      <w:r>
        <w:rPr>
          <w:rFonts w:hint="eastAsia"/>
        </w:rPr>
        <w:t>王小石知道分寸，聽到冬菊已經這樣講了，也就不再多話，乖乖閉上嘴站在李龍飛後面，裝作一副乖巧的樣子。</w:t>
      </w:r>
    </w:p>
    <w:p w:rsidR="00C04663" w:rsidRDefault="00A7259F" w:rsidP="00813907">
      <w:pPr>
        <w:spacing w:after="240"/>
      </w:pPr>
      <w:r>
        <w:rPr>
          <w:rFonts w:hint="eastAsia"/>
        </w:rPr>
        <w:t>李寶儀看看王小石，又看看李龍飛，咬牙切齒說，「十四弟，你一個大男人，欺負女人還不承認，你還是不是男人阿？」</w:t>
      </w:r>
    </w:p>
    <w:p w:rsidR="00C04663" w:rsidRDefault="00A7259F" w:rsidP="00813907">
      <w:pPr>
        <w:spacing w:after="240"/>
      </w:pPr>
      <w:r>
        <w:rPr>
          <w:rFonts w:hint="eastAsia"/>
        </w:rPr>
        <w:t>李龍飛原先還有些擔心，此時讚賞地看了王小石一眼後輕描淡寫說道，「寶儀姐，</w:t>
      </w:r>
      <w:r>
        <w:rPr>
          <w:rFonts w:hint="eastAsia"/>
        </w:rPr>
        <w:lastRenderedPageBreak/>
        <w:t>她都自己說不是我了，你還要硬塞在我頭上，這不是很好笑嗎？」</w:t>
      </w:r>
    </w:p>
    <w:p w:rsidR="00C04663" w:rsidRDefault="00A7259F" w:rsidP="00813907">
      <w:pPr>
        <w:spacing w:after="240"/>
      </w:pPr>
      <w:r>
        <w:rPr>
          <w:rFonts w:hint="eastAsia"/>
        </w:rPr>
        <w:t>李寶儀看了看自己丫鬟，用眼神示意她改口，但冬菊此時驚慌得如一隻無助的小鹿，哪還有看到她的眼神，只是低著頭不知道該怎麼辦。</w:t>
      </w:r>
    </w:p>
    <w:p w:rsidR="00C04663" w:rsidRDefault="00A7259F" w:rsidP="00813907">
      <w:pPr>
        <w:spacing w:after="240"/>
      </w:pPr>
      <w:r>
        <w:rPr>
          <w:rFonts w:hint="eastAsia"/>
        </w:rPr>
        <w:t>無奈之下，李寶儀大吼一聲，憤憤大袖一甩，也不管冬菊還站在那，怒氣沖沖地又離開了中庭。</w:t>
      </w:r>
    </w:p>
    <w:p w:rsidR="00C04663" w:rsidRDefault="00A7259F" w:rsidP="00813907">
      <w:pPr>
        <w:spacing w:after="240"/>
      </w:pPr>
      <w:r>
        <w:rPr>
          <w:rFonts w:hint="eastAsia"/>
        </w:rPr>
        <w:t>那王小石則是賊滋滋笑著站到了那冬菊旁邊，雙手不安份摸在前凸後翹的地方，悄聲在那冬菊耳邊說了幾句話。</w:t>
      </w:r>
    </w:p>
    <w:p w:rsidR="00C04663" w:rsidRDefault="00A7259F" w:rsidP="00813907">
      <w:pPr>
        <w:spacing w:after="240"/>
      </w:pPr>
      <w:r>
        <w:rPr>
          <w:rFonts w:hint="eastAsia"/>
        </w:rPr>
        <w:t>冬菊渾身一顫，接著梨花帶淚不敢亂動，最終才怯生生點頭後往失魂落魄地往房門走去。</w:t>
      </w:r>
    </w:p>
    <w:p w:rsidR="00C04663" w:rsidRDefault="00A7259F" w:rsidP="00813907">
      <w:pPr>
        <w:spacing w:after="240"/>
      </w:pPr>
      <w:r>
        <w:rPr>
          <w:rFonts w:hint="eastAsia"/>
        </w:rPr>
        <w:t>李龍飛倒是一付若無其事的樣子，拉著王小石往</w:t>
      </w:r>
      <w:del w:id="21" w:author="Administrator" w:date="2019-06-23T22:43:00Z">
        <w:r w:rsidDel="007075E5">
          <w:rPr>
            <w:rFonts w:hint="eastAsia"/>
          </w:rPr>
          <w:delText>另一處放著紙鳶的房間</w:delText>
        </w:r>
      </w:del>
      <w:ins w:id="22" w:author="Administrator" w:date="2019-06-23T22:43:00Z">
        <w:r w:rsidR="007075E5">
          <w:rPr>
            <w:rFonts w:hint="eastAsia"/>
          </w:rPr>
          <w:t>庭中另一處</w:t>
        </w:r>
      </w:ins>
      <w:ins w:id="23" w:author="Administrator" w:date="2019-06-23T22:44:00Z">
        <w:r w:rsidR="007075E5">
          <w:rPr>
            <w:rFonts w:hint="eastAsia"/>
          </w:rPr>
          <w:t>廣場走</w:t>
        </w:r>
      </w:ins>
      <w:del w:id="24" w:author="Administrator" w:date="2019-06-23T22:44:00Z">
        <w:r w:rsidDel="007075E5">
          <w:rPr>
            <w:rFonts w:hint="eastAsia"/>
          </w:rPr>
          <w:delText>走</w:delText>
        </w:r>
      </w:del>
      <w:r>
        <w:rPr>
          <w:rFonts w:hint="eastAsia"/>
        </w:rPr>
        <w:t>去。</w:t>
      </w:r>
    </w:p>
    <w:p w:rsidR="000F0075" w:rsidRDefault="00596ED4">
      <w:pPr>
        <w:pStyle w:val="12"/>
        <w:numPr>
          <w:ilvl w:val="0"/>
          <w:numId w:val="1"/>
        </w:numPr>
        <w:spacing w:after="240"/>
        <w:ind w:leftChars="0" w:left="357" w:hanging="357"/>
        <w:outlineLvl w:val="0"/>
        <w:rPr>
          <w:ins w:id="25" w:author="Administrator" w:date="2019-06-23T22:43:00Z"/>
        </w:rPr>
        <w:pPrChange w:id="26" w:author="Administrator" w:date="2019-06-23T23:31:00Z">
          <w:pPr>
            <w:spacing w:after="240"/>
          </w:pPr>
        </w:pPrChange>
      </w:pPr>
      <w:ins w:id="27" w:author="Administrator" w:date="2019-06-25T00:06:00Z">
        <w:r>
          <w:rPr>
            <w:rFonts w:hint="eastAsia"/>
          </w:rPr>
          <w:t>習武</w:t>
        </w:r>
      </w:ins>
    </w:p>
    <w:p w:rsidR="007075E5" w:rsidRDefault="007075E5" w:rsidP="007075E5">
      <w:pPr>
        <w:spacing w:after="240"/>
        <w:rPr>
          <w:ins w:id="28" w:author="Administrator" w:date="2019-06-23T22:45:00Z"/>
        </w:rPr>
      </w:pPr>
      <w:ins w:id="29" w:author="Administrator" w:date="2019-06-23T22:44:00Z">
        <w:r>
          <w:rPr>
            <w:rFonts w:hint="eastAsia"/>
          </w:rPr>
          <w:t>廣場上，一群年輕弟子，正在努力</w:t>
        </w:r>
      </w:ins>
      <w:ins w:id="30" w:author="Administrator" w:date="2019-06-23T22:45:00Z">
        <w:r>
          <w:rPr>
            <w:rFonts w:hint="eastAsia"/>
          </w:rPr>
          <w:t>練武著。</w:t>
        </w:r>
      </w:ins>
    </w:p>
    <w:p w:rsidR="007075E5" w:rsidRDefault="007075E5" w:rsidP="007075E5">
      <w:pPr>
        <w:spacing w:after="240"/>
        <w:rPr>
          <w:ins w:id="31" w:author="Administrator" w:date="2019-06-23T22:46:00Z"/>
        </w:rPr>
      </w:pPr>
      <w:ins w:id="32" w:author="Administrator" w:date="2019-06-23T22:45:00Z">
        <w:r>
          <w:rPr>
            <w:rFonts w:hint="eastAsia"/>
          </w:rPr>
          <w:t>在這個世界上，除了</w:t>
        </w:r>
      </w:ins>
      <w:ins w:id="33" w:author="Administrator" w:date="2019-06-23T22:46:00Z">
        <w:r w:rsidR="00016F73">
          <w:rPr>
            <w:rFonts w:hint="eastAsia"/>
          </w:rPr>
          <w:t>財富</w:t>
        </w:r>
      </w:ins>
      <w:ins w:id="34" w:author="Administrator" w:date="2019-06-23T22:45:00Z">
        <w:r>
          <w:rPr>
            <w:rFonts w:hint="eastAsia"/>
          </w:rPr>
          <w:t>權力外，</w:t>
        </w:r>
        <w:r w:rsidR="00016F73">
          <w:rPr>
            <w:rFonts w:hint="eastAsia"/>
          </w:rPr>
          <w:t>武力，就是自身最強的依靠，因此</w:t>
        </w:r>
      </w:ins>
      <w:ins w:id="35" w:author="Administrator" w:date="2019-06-23T22:46:00Z">
        <w:r w:rsidR="00016F73">
          <w:rPr>
            <w:rFonts w:hint="eastAsia"/>
          </w:rPr>
          <w:t>沒有一個人會選擇放棄這些東西。</w:t>
        </w:r>
      </w:ins>
    </w:p>
    <w:p w:rsidR="00016F73" w:rsidRDefault="00016F73" w:rsidP="007075E5">
      <w:pPr>
        <w:spacing w:after="240"/>
        <w:rPr>
          <w:ins w:id="36" w:author="Administrator" w:date="2019-06-23T22:47:00Z"/>
        </w:rPr>
      </w:pPr>
      <w:ins w:id="37" w:author="Administrator" w:date="2019-06-23T22:46:00Z">
        <w:r>
          <w:rPr>
            <w:rFonts w:hint="eastAsia"/>
          </w:rPr>
          <w:t>哪怕李府家的</w:t>
        </w:r>
      </w:ins>
      <w:ins w:id="38" w:author="Administrator" w:date="2019-06-23T22:47:00Z">
        <w:r>
          <w:rPr>
            <w:rFonts w:hint="eastAsia"/>
          </w:rPr>
          <w:t>李敦老爺也是這樣。</w:t>
        </w:r>
      </w:ins>
    </w:p>
    <w:p w:rsidR="00016F73" w:rsidRDefault="00016F73" w:rsidP="007075E5">
      <w:pPr>
        <w:spacing w:after="240"/>
        <w:rPr>
          <w:ins w:id="39" w:author="Administrator" w:date="2019-06-23T22:48:00Z"/>
        </w:rPr>
      </w:pPr>
      <w:ins w:id="40" w:author="Administrator" w:date="2019-06-23T22:47:00Z">
        <w:r>
          <w:rPr>
            <w:rFonts w:hint="eastAsia"/>
          </w:rPr>
          <w:t>他年輕時也曾習過幾年武術，不過他並不是練武的料，很早就棄武從文，</w:t>
        </w:r>
      </w:ins>
      <w:ins w:id="41" w:author="簡新佳" w:date="2019-06-24T12:44:00Z">
        <w:r w:rsidR="00560CDE">
          <w:rPr>
            <w:rFonts w:hint="eastAsia"/>
          </w:rPr>
          <w:t>繼任</w:t>
        </w:r>
      </w:ins>
      <w:ins w:id="42" w:author="Administrator" w:date="2019-06-23T22:47:00Z">
        <w:del w:id="43" w:author="簡新佳" w:date="2019-06-24T12:44:00Z">
          <w:r w:rsidDel="00560CDE">
            <w:rPr>
              <w:rFonts w:hint="eastAsia"/>
            </w:rPr>
            <w:delText>當上了</w:delText>
          </w:r>
        </w:del>
        <w:r>
          <w:rPr>
            <w:rFonts w:hint="eastAsia"/>
          </w:rPr>
          <w:t>朝庭官員，不</w:t>
        </w:r>
      </w:ins>
      <w:ins w:id="44" w:author="Administrator" w:date="2019-06-23T22:48:00Z">
        <w:r>
          <w:rPr>
            <w:rFonts w:hint="eastAsia"/>
          </w:rPr>
          <w:t>再習武。</w:t>
        </w:r>
      </w:ins>
    </w:p>
    <w:p w:rsidR="00016F73" w:rsidRDefault="00016F73" w:rsidP="007075E5">
      <w:pPr>
        <w:spacing w:after="240"/>
        <w:rPr>
          <w:ins w:id="45" w:author="Administrator" w:date="2019-06-23T22:48:00Z"/>
        </w:rPr>
      </w:pPr>
      <w:ins w:id="46" w:author="Administrator" w:date="2019-06-23T22:48:00Z">
        <w:r>
          <w:rPr>
            <w:rFonts w:hint="eastAsia"/>
          </w:rPr>
          <w:t>可是這不代表他會放棄讓自己底下的族人習武。</w:t>
        </w:r>
      </w:ins>
    </w:p>
    <w:p w:rsidR="00016F73" w:rsidRDefault="00016F73" w:rsidP="007075E5">
      <w:pPr>
        <w:spacing w:after="240"/>
        <w:rPr>
          <w:ins w:id="47" w:author="Administrator" w:date="2019-06-23T22:49:00Z"/>
        </w:rPr>
      </w:pPr>
      <w:ins w:id="48" w:author="Administrator" w:date="2019-06-23T22:48:00Z">
        <w:r>
          <w:rPr>
            <w:rFonts w:hint="eastAsia"/>
          </w:rPr>
          <w:t>退一步說，就算李府族人不習武，底下的那些護</w:t>
        </w:r>
      </w:ins>
      <w:ins w:id="49" w:author="Administrator" w:date="2019-06-23T22:49:00Z">
        <w:r>
          <w:rPr>
            <w:rFonts w:hint="eastAsia"/>
          </w:rPr>
          <w:t>衛官兵，也得學得一身好武藝，在危急之時，才能發揮作用。</w:t>
        </w:r>
      </w:ins>
    </w:p>
    <w:p w:rsidR="00016F73" w:rsidRDefault="00016F73" w:rsidP="007075E5">
      <w:pPr>
        <w:spacing w:after="240"/>
        <w:rPr>
          <w:ins w:id="50" w:author="Administrator" w:date="2019-06-23T22:50:00Z"/>
        </w:rPr>
      </w:pPr>
      <w:ins w:id="51" w:author="Administrator" w:date="2019-06-23T22:49:00Z">
        <w:r>
          <w:rPr>
            <w:rFonts w:hint="eastAsia"/>
          </w:rPr>
          <w:t>因此，在李府內，有一塊大廣場，</w:t>
        </w:r>
      </w:ins>
      <w:ins w:id="52" w:author="Administrator" w:date="2019-06-23T22:50:00Z">
        <w:r>
          <w:rPr>
            <w:rFonts w:hint="eastAsia"/>
          </w:rPr>
          <w:t>放滿了木樁刀棍，供李府內練武的人修行。</w:t>
        </w:r>
      </w:ins>
    </w:p>
    <w:p w:rsidR="00016F73" w:rsidRDefault="00016F73" w:rsidP="007075E5">
      <w:pPr>
        <w:spacing w:after="240"/>
        <w:rPr>
          <w:ins w:id="53" w:author="Administrator" w:date="2019-06-23T22:51:00Z"/>
        </w:rPr>
      </w:pPr>
      <w:ins w:id="54" w:author="Administrator" w:date="2019-06-23T22:50:00Z">
        <w:r>
          <w:rPr>
            <w:rFonts w:hint="eastAsia"/>
          </w:rPr>
          <w:t>而</w:t>
        </w:r>
      </w:ins>
      <w:ins w:id="55" w:author="Administrator" w:date="2019-06-23T22:51:00Z">
        <w:r>
          <w:rPr>
            <w:rFonts w:hint="eastAsia"/>
          </w:rPr>
          <w:t>每日早午，更是定時會有教頭在這教導訓練李府內的奴僕跟族人練武。</w:t>
        </w:r>
      </w:ins>
    </w:p>
    <w:p w:rsidR="00016F73" w:rsidRDefault="00016F73" w:rsidP="007075E5">
      <w:pPr>
        <w:spacing w:after="240"/>
        <w:rPr>
          <w:ins w:id="56" w:author="Administrator" w:date="2019-06-23T22:53:00Z"/>
        </w:rPr>
      </w:pPr>
      <w:ins w:id="57" w:author="Administrator" w:date="2019-06-23T22:52:00Z">
        <w:r>
          <w:rPr>
            <w:rFonts w:hint="eastAsia"/>
          </w:rPr>
          <w:t>幾乎是每個李家的年</w:t>
        </w:r>
      </w:ins>
      <w:ins w:id="58" w:author="Administrator" w:date="2019-06-23T22:53:00Z">
        <w:r>
          <w:rPr>
            <w:rFonts w:hint="eastAsia"/>
          </w:rPr>
          <w:t>輕</w:t>
        </w:r>
      </w:ins>
      <w:ins w:id="59" w:author="Administrator" w:date="2019-06-23T22:52:00Z">
        <w:r>
          <w:rPr>
            <w:rFonts w:hint="eastAsia"/>
          </w:rPr>
          <w:t>男兒</w:t>
        </w:r>
      </w:ins>
      <w:ins w:id="60" w:author="Administrator" w:date="2019-06-23T22:53:00Z">
        <w:r>
          <w:rPr>
            <w:rFonts w:hint="eastAsia"/>
          </w:rPr>
          <w:t>都會加入練習，</w:t>
        </w:r>
      </w:ins>
      <w:ins w:id="61" w:author="Administrator" w:date="2019-06-23T22:52:00Z">
        <w:r>
          <w:rPr>
            <w:rFonts w:hint="eastAsia"/>
          </w:rPr>
          <w:t>李龍飛自然也</w:t>
        </w:r>
      </w:ins>
      <w:ins w:id="62" w:author="Administrator" w:date="2019-06-23T22:53:00Z">
        <w:r>
          <w:rPr>
            <w:rFonts w:hint="eastAsia"/>
          </w:rPr>
          <w:t>不例外。</w:t>
        </w:r>
      </w:ins>
    </w:p>
    <w:p w:rsidR="00016F73" w:rsidRDefault="00016F73" w:rsidP="007075E5">
      <w:pPr>
        <w:spacing w:after="240"/>
        <w:rPr>
          <w:ins w:id="63" w:author="Administrator" w:date="2019-06-23T22:54:00Z"/>
        </w:rPr>
      </w:pPr>
      <w:ins w:id="64" w:author="Administrator" w:date="2019-06-23T22:53:00Z">
        <w:r>
          <w:rPr>
            <w:rFonts w:hint="eastAsia"/>
          </w:rPr>
          <w:t>此時他正準備帶著王小石，從</w:t>
        </w:r>
      </w:ins>
      <w:ins w:id="65" w:author="Administrator" w:date="2019-06-23T22:54:00Z">
        <w:r>
          <w:rPr>
            <w:rFonts w:hint="eastAsia"/>
          </w:rPr>
          <w:t>後庭院來這校場內練武。</w:t>
        </w:r>
      </w:ins>
    </w:p>
    <w:p w:rsidR="00016F73" w:rsidRDefault="00016F73" w:rsidP="007075E5">
      <w:pPr>
        <w:spacing w:after="240"/>
        <w:rPr>
          <w:ins w:id="66" w:author="Administrator" w:date="2019-06-23T22:56:00Z"/>
        </w:rPr>
      </w:pPr>
      <w:ins w:id="67" w:author="Administrator" w:date="2019-06-23T22:54:00Z">
        <w:r>
          <w:rPr>
            <w:rFonts w:hint="eastAsia"/>
          </w:rPr>
          <w:t>一踏入校場，裡頭已經有數十人正在</w:t>
        </w:r>
      </w:ins>
      <w:ins w:id="68" w:author="Administrator" w:date="2019-06-23T22:55:00Z">
        <w:r>
          <w:rPr>
            <w:rFonts w:hint="eastAsia"/>
          </w:rPr>
          <w:t>紮著馬步練拳，</w:t>
        </w:r>
        <w:r w:rsidR="002717CF">
          <w:rPr>
            <w:rFonts w:hint="eastAsia"/>
          </w:rPr>
          <w:t>前排</w:t>
        </w:r>
      </w:ins>
      <w:ins w:id="69" w:author="Administrator" w:date="2019-06-23T22:56:00Z">
        <w:r w:rsidR="002717CF">
          <w:rPr>
            <w:rFonts w:hint="eastAsia"/>
          </w:rPr>
          <w:t>更有一位教頭在試範著。</w:t>
        </w:r>
      </w:ins>
    </w:p>
    <w:p w:rsidR="002717CF" w:rsidRDefault="002717CF" w:rsidP="007075E5">
      <w:pPr>
        <w:spacing w:after="240"/>
        <w:rPr>
          <w:ins w:id="70" w:author="Administrator" w:date="2019-06-23T22:57:00Z"/>
        </w:rPr>
      </w:pPr>
      <w:ins w:id="71" w:author="Administrator" w:date="2019-06-23T22:56:00Z">
        <w:r>
          <w:rPr>
            <w:rFonts w:hint="eastAsia"/>
          </w:rPr>
          <w:lastRenderedPageBreak/>
          <w:t>拳風陣陣，呼聲連連，看得</w:t>
        </w:r>
      </w:ins>
      <w:ins w:id="72" w:author="Administrator" w:date="2019-06-23T22:57:00Z">
        <w:r>
          <w:rPr>
            <w:rFonts w:hint="eastAsia"/>
          </w:rPr>
          <w:t>出來他們已經練習一陣了。</w:t>
        </w:r>
      </w:ins>
    </w:p>
    <w:p w:rsidR="002717CF" w:rsidRDefault="002717CF" w:rsidP="007075E5">
      <w:pPr>
        <w:spacing w:after="240"/>
        <w:rPr>
          <w:ins w:id="73" w:author="Administrator" w:date="2019-06-23T22:59:00Z"/>
        </w:rPr>
      </w:pPr>
      <w:ins w:id="74" w:author="Administrator" w:date="2019-06-23T22:57:00Z">
        <w:r>
          <w:rPr>
            <w:rFonts w:hint="eastAsia"/>
          </w:rPr>
          <w:t>李龍飛的到來，立刻引起其他人的一小片騷動，就連那教頭也連忙停了下來</w:t>
        </w:r>
      </w:ins>
      <w:ins w:id="75" w:author="Administrator" w:date="2019-06-23T22:59:00Z">
        <w:r>
          <w:rPr>
            <w:rFonts w:hint="eastAsia"/>
          </w:rPr>
          <w:t>。</w:t>
        </w:r>
      </w:ins>
    </w:p>
    <w:p w:rsidR="002717CF" w:rsidRDefault="002717CF" w:rsidP="002717CF">
      <w:pPr>
        <w:spacing w:after="240"/>
        <w:rPr>
          <w:ins w:id="76" w:author="Administrator" w:date="2019-06-23T22:59:00Z"/>
        </w:rPr>
      </w:pPr>
      <w:ins w:id="77" w:author="Administrator" w:date="2019-06-23T22:58:00Z">
        <w:r>
          <w:rPr>
            <w:rFonts w:hint="eastAsia"/>
          </w:rPr>
          <w:t>「</w:t>
        </w:r>
      </w:ins>
      <w:ins w:id="78" w:author="Administrator" w:date="2019-06-23T22:59:00Z">
        <w:r>
          <w:rPr>
            <w:rFonts w:hint="eastAsia"/>
          </w:rPr>
          <w:t>少爺，您來啦！」</w:t>
        </w:r>
      </w:ins>
    </w:p>
    <w:p w:rsidR="002717CF" w:rsidRDefault="002717CF" w:rsidP="002717CF">
      <w:pPr>
        <w:spacing w:after="240"/>
        <w:rPr>
          <w:ins w:id="79" w:author="Administrator" w:date="2019-06-23T22:59:00Z"/>
        </w:rPr>
      </w:pPr>
      <w:ins w:id="80" w:author="Administrator" w:date="2019-06-23T22:59:00Z">
        <w:r>
          <w:rPr>
            <w:rFonts w:hint="eastAsia"/>
          </w:rPr>
          <w:t>那教頭停了教學，小碎步跑了過來，一臉</w:t>
        </w:r>
        <w:r w:rsidRPr="002717CF">
          <w:rPr>
            <w:rFonts w:hint="eastAsia"/>
          </w:rPr>
          <w:t>阿諛奉承</w:t>
        </w:r>
        <w:r>
          <w:rPr>
            <w:rFonts w:hint="eastAsia"/>
          </w:rPr>
          <w:t>，不敢得罪的樣子。</w:t>
        </w:r>
      </w:ins>
    </w:p>
    <w:p w:rsidR="002717CF" w:rsidRDefault="002717CF" w:rsidP="007075E5">
      <w:pPr>
        <w:spacing w:after="240"/>
        <w:rPr>
          <w:ins w:id="81" w:author="Administrator" w:date="2019-06-23T23:00:00Z"/>
        </w:rPr>
      </w:pPr>
      <w:ins w:id="82" w:author="Administrator" w:date="2019-06-23T23:00:00Z">
        <w:r>
          <w:rPr>
            <w:rFonts w:hint="eastAsia"/>
          </w:rPr>
          <w:t>「嗯…羅教頭</w:t>
        </w:r>
      </w:ins>
      <w:ins w:id="83" w:author="Administrator" w:date="2019-06-23T23:08:00Z">
        <w:r w:rsidR="00667E23">
          <w:rPr>
            <w:rFonts w:hint="eastAsia"/>
          </w:rPr>
          <w:t>對不</w:t>
        </w:r>
      </w:ins>
      <w:ins w:id="84" w:author="Administrator" w:date="2019-06-23T23:09:00Z">
        <w:r w:rsidR="00667E23">
          <w:rPr>
            <w:rFonts w:hint="eastAsia"/>
          </w:rPr>
          <w:t>住</w:t>
        </w:r>
      </w:ins>
      <w:ins w:id="85" w:author="Administrator" w:date="2019-06-23T23:00:00Z">
        <w:r>
          <w:rPr>
            <w:rFonts w:hint="eastAsia"/>
          </w:rPr>
          <w:t>，我是不是又遲到了？」</w:t>
        </w:r>
      </w:ins>
    </w:p>
    <w:p w:rsidR="002717CF" w:rsidRDefault="002717CF" w:rsidP="007075E5">
      <w:pPr>
        <w:spacing w:after="240"/>
        <w:rPr>
          <w:ins w:id="86" w:author="Administrator" w:date="2019-06-23T23:08:00Z"/>
        </w:rPr>
      </w:pPr>
      <w:ins w:id="87" w:author="Administrator" w:date="2019-06-23T23:00:00Z">
        <w:r>
          <w:rPr>
            <w:rFonts w:hint="eastAsia"/>
          </w:rPr>
          <w:t>李龍飛</w:t>
        </w:r>
      </w:ins>
      <w:ins w:id="88" w:author="Administrator" w:date="2019-06-23T23:08:00Z">
        <w:r w:rsidR="00667E23">
          <w:rPr>
            <w:rFonts w:hint="eastAsia"/>
          </w:rPr>
          <w:t>見其他人都已經在練武了，</w:t>
        </w:r>
      </w:ins>
      <w:ins w:id="89" w:author="Administrator" w:date="2019-06-23T23:00:00Z">
        <w:r>
          <w:rPr>
            <w:rFonts w:hint="eastAsia"/>
          </w:rPr>
          <w:t>看了看天色，</w:t>
        </w:r>
      </w:ins>
      <w:ins w:id="90" w:author="Administrator" w:date="2019-06-23T23:08:00Z">
        <w:r w:rsidR="00667E23">
          <w:rPr>
            <w:rFonts w:hint="eastAsia"/>
          </w:rPr>
          <w:t>想起</w:t>
        </w:r>
      </w:ins>
      <w:ins w:id="91" w:author="Administrator" w:date="2019-06-23T23:00:00Z">
        <w:r>
          <w:rPr>
            <w:rFonts w:hint="eastAsia"/>
          </w:rPr>
          <w:t>此時已經</w:t>
        </w:r>
      </w:ins>
      <w:ins w:id="92" w:author="Administrator" w:date="2019-06-23T23:01:00Z">
        <w:r>
          <w:rPr>
            <w:rFonts w:hint="eastAsia"/>
          </w:rPr>
          <w:t>申</w:t>
        </w:r>
        <w:r w:rsidR="00667E23">
          <w:rPr>
            <w:rFonts w:hint="eastAsia"/>
          </w:rPr>
          <w:t>時</w:t>
        </w:r>
        <w:r>
          <w:rPr>
            <w:rFonts w:hint="eastAsia"/>
          </w:rPr>
          <w:t>，怕是</w:t>
        </w:r>
      </w:ins>
      <w:ins w:id="93" w:author="Administrator" w:date="2019-06-23T23:08:00Z">
        <w:r w:rsidR="00667E23">
          <w:rPr>
            <w:rFonts w:hint="eastAsia"/>
          </w:rPr>
          <w:t>比其他人</w:t>
        </w:r>
      </w:ins>
      <w:ins w:id="94" w:author="Administrator" w:date="2019-06-23T23:01:00Z">
        <w:r>
          <w:rPr>
            <w:rFonts w:hint="eastAsia"/>
          </w:rPr>
          <w:t>已經晚了一兩個時辰</w:t>
        </w:r>
      </w:ins>
      <w:ins w:id="95" w:author="Administrator" w:date="2019-06-23T23:08:00Z">
        <w:r w:rsidR="00667E23">
          <w:rPr>
            <w:rFonts w:hint="eastAsia"/>
          </w:rPr>
          <w:t>，連忙道歉著說</w:t>
        </w:r>
      </w:ins>
      <w:ins w:id="96" w:author="Administrator" w:date="2019-06-23T23:01:00Z">
        <w:r>
          <w:rPr>
            <w:rFonts w:hint="eastAsia"/>
          </w:rPr>
          <w:t>。</w:t>
        </w:r>
      </w:ins>
    </w:p>
    <w:p w:rsidR="00667E23" w:rsidRPr="00667E23" w:rsidRDefault="00667E23" w:rsidP="007075E5">
      <w:pPr>
        <w:spacing w:after="240"/>
        <w:rPr>
          <w:ins w:id="97" w:author="Administrator" w:date="2019-06-23T23:01:00Z"/>
        </w:rPr>
      </w:pPr>
      <w:ins w:id="98" w:author="Administrator" w:date="2019-06-23T23:09:00Z">
        <w:r>
          <w:rPr>
            <w:rFonts w:hint="eastAsia"/>
          </w:rPr>
          <w:t>對他來說，</w:t>
        </w:r>
      </w:ins>
      <w:ins w:id="99" w:author="Administrator" w:date="2019-06-23T23:31:00Z">
        <w:r w:rsidR="001C045C">
          <w:rPr>
            <w:rFonts w:hint="eastAsia"/>
          </w:rPr>
          <w:t>說句</w:t>
        </w:r>
      </w:ins>
      <w:ins w:id="100" w:author="Administrator" w:date="2019-06-23T23:09:00Z">
        <w:r w:rsidR="001C045C">
          <w:rPr>
            <w:rFonts w:hint="eastAsia"/>
          </w:rPr>
          <w:t>道歉</w:t>
        </w:r>
        <w:r>
          <w:rPr>
            <w:rFonts w:hint="eastAsia"/>
          </w:rPr>
          <w:t>不是甚麼問題，</w:t>
        </w:r>
      </w:ins>
      <w:ins w:id="101" w:author="Administrator" w:date="2019-06-23T23:31:00Z">
        <w:r w:rsidR="001C045C">
          <w:rPr>
            <w:rFonts w:hint="eastAsia"/>
          </w:rPr>
          <w:t>反正</w:t>
        </w:r>
      </w:ins>
      <w:ins w:id="102" w:author="Administrator" w:date="2019-06-23T23:09:00Z">
        <w:r>
          <w:rPr>
            <w:rFonts w:hint="eastAsia"/>
          </w:rPr>
          <w:t>有錯就</w:t>
        </w:r>
      </w:ins>
      <w:ins w:id="103" w:author="簡新佳" w:date="2019-06-24T12:44:00Z">
        <w:r w:rsidR="00560CDE">
          <w:rPr>
            <w:rFonts w:hint="eastAsia"/>
          </w:rPr>
          <w:t>認</w:t>
        </w:r>
      </w:ins>
      <w:ins w:id="104" w:author="Administrator" w:date="2019-06-23T23:09:00Z">
        <w:del w:id="105" w:author="簡新佳" w:date="2019-06-24T12:44:00Z">
          <w:r w:rsidDel="00560CDE">
            <w:rPr>
              <w:rFonts w:hint="eastAsia"/>
            </w:rPr>
            <w:delText>說</w:delText>
          </w:r>
        </w:del>
        <w:r>
          <w:rPr>
            <w:rFonts w:hint="eastAsia"/>
          </w:rPr>
          <w:t>，</w:t>
        </w:r>
      </w:ins>
      <w:ins w:id="106" w:author="Administrator" w:date="2019-06-23T23:32:00Z">
        <w:r w:rsidR="001C045C">
          <w:rPr>
            <w:rFonts w:hint="eastAsia"/>
          </w:rPr>
          <w:t>他並不是那麼介意</w:t>
        </w:r>
      </w:ins>
      <w:ins w:id="107" w:author="Administrator" w:date="2019-06-23T23:10:00Z">
        <w:r>
          <w:rPr>
            <w:rFonts w:hint="eastAsia"/>
          </w:rPr>
          <w:t>，何況</w:t>
        </w:r>
      </w:ins>
      <w:ins w:id="108" w:author="Administrator" w:date="2019-06-23T23:32:00Z">
        <w:r w:rsidR="001C045C">
          <w:rPr>
            <w:rFonts w:hint="eastAsia"/>
          </w:rPr>
          <w:t>他</w:t>
        </w:r>
      </w:ins>
      <w:ins w:id="109" w:author="Administrator" w:date="2019-06-23T23:10:00Z">
        <w:r>
          <w:rPr>
            <w:rFonts w:hint="eastAsia"/>
          </w:rPr>
          <w:t>不會</w:t>
        </w:r>
      </w:ins>
      <w:ins w:id="110" w:author="Administrator" w:date="2019-06-23T23:32:00Z">
        <w:r w:rsidR="001C045C">
          <w:rPr>
            <w:rFonts w:hint="eastAsia"/>
          </w:rPr>
          <w:t>因此</w:t>
        </w:r>
      </w:ins>
      <w:ins w:id="111" w:author="Administrator" w:date="2019-06-23T23:10:00Z">
        <w:r>
          <w:rPr>
            <w:rFonts w:hint="eastAsia"/>
          </w:rPr>
          <w:t>受到任何處罰</w:t>
        </w:r>
      </w:ins>
      <w:ins w:id="112" w:author="Administrator" w:date="2019-06-23T23:32:00Z">
        <w:r w:rsidR="001C045C">
          <w:rPr>
            <w:rFonts w:hint="eastAsia"/>
          </w:rPr>
          <w:t>，所以倒也沒啥好害怕</w:t>
        </w:r>
      </w:ins>
      <w:ins w:id="113" w:author="Administrator" w:date="2019-06-23T23:09:00Z">
        <w:r>
          <w:rPr>
            <w:rFonts w:hint="eastAsia"/>
          </w:rPr>
          <w:t>。</w:t>
        </w:r>
      </w:ins>
    </w:p>
    <w:p w:rsidR="002717CF" w:rsidRDefault="002717CF" w:rsidP="007075E5">
      <w:pPr>
        <w:spacing w:after="240"/>
        <w:rPr>
          <w:ins w:id="114" w:author="Administrator" w:date="2019-06-23T23:02:00Z"/>
        </w:rPr>
      </w:pPr>
      <w:ins w:id="115" w:author="Administrator" w:date="2019-06-23T23:01:00Z">
        <w:r>
          <w:rPr>
            <w:rFonts w:hint="eastAsia"/>
          </w:rPr>
          <w:t>「哪兒的話，是其他人太早來了，現在這時間練武，正正好！</w:t>
        </w:r>
      </w:ins>
      <w:ins w:id="116" w:author="Administrator" w:date="2019-06-23T23:05:00Z">
        <w:r>
          <w:rPr>
            <w:rFonts w:hint="eastAsia"/>
          </w:rPr>
          <w:t>其他人也不知道是做甚麼毛病，那麼早來，難道不知到適當的休息，對</w:t>
        </w:r>
        <w:r w:rsidR="00667E23">
          <w:rPr>
            <w:rFonts w:hint="eastAsia"/>
          </w:rPr>
          <w:t>練武之</w:t>
        </w:r>
      </w:ins>
      <w:ins w:id="117" w:author="Administrator" w:date="2019-06-23T23:06:00Z">
        <w:r w:rsidR="00667E23">
          <w:rPr>
            <w:rFonts w:hint="eastAsia"/>
          </w:rPr>
          <w:t>人是必要的，否則會氣血不順，後患無窮嗎？</w:t>
        </w:r>
      </w:ins>
      <w:ins w:id="118" w:author="Administrator" w:date="2019-06-23T23:01:00Z">
        <w:r>
          <w:rPr>
            <w:rFonts w:hint="eastAsia"/>
          </w:rPr>
          <w:t>」</w:t>
        </w:r>
      </w:ins>
    </w:p>
    <w:p w:rsidR="002717CF" w:rsidRDefault="001C045C" w:rsidP="007075E5">
      <w:pPr>
        <w:spacing w:after="240"/>
        <w:rPr>
          <w:ins w:id="119" w:author="Administrator" w:date="2019-06-23T23:02:00Z"/>
        </w:rPr>
      </w:pPr>
      <w:ins w:id="120" w:author="Administrator" w:date="2019-06-23T23:32:00Z">
        <w:r>
          <w:rPr>
            <w:rFonts w:hint="eastAsia"/>
          </w:rPr>
          <w:t>反倒</w:t>
        </w:r>
      </w:ins>
      <w:ins w:id="121" w:author="Administrator" w:date="2019-06-23T23:02:00Z">
        <w:r w:rsidR="002717CF">
          <w:rPr>
            <w:rFonts w:hint="eastAsia"/>
          </w:rPr>
          <w:t>那羅教頭一本正經，滿臉錯愕地說。</w:t>
        </w:r>
      </w:ins>
    </w:p>
    <w:p w:rsidR="002717CF" w:rsidRDefault="002717CF" w:rsidP="007075E5">
      <w:pPr>
        <w:spacing w:after="240"/>
        <w:rPr>
          <w:ins w:id="122" w:author="Administrator" w:date="2019-06-23T23:03:00Z"/>
        </w:rPr>
      </w:pPr>
      <w:ins w:id="123" w:author="Administrator" w:date="2019-06-23T23:02:00Z">
        <w:r>
          <w:rPr>
            <w:rFonts w:hint="eastAsia"/>
          </w:rPr>
          <w:t>一旁的王小石聽了，忍不住噗嗤一聲笑了出來</w:t>
        </w:r>
      </w:ins>
      <w:ins w:id="124" w:author="Administrator" w:date="2019-06-23T23:03:00Z">
        <w:r>
          <w:rPr>
            <w:rFonts w:hint="eastAsia"/>
          </w:rPr>
          <w:t>。</w:t>
        </w:r>
      </w:ins>
    </w:p>
    <w:p w:rsidR="002717CF" w:rsidRDefault="002717CF" w:rsidP="007075E5">
      <w:pPr>
        <w:spacing w:after="240"/>
        <w:rPr>
          <w:ins w:id="125" w:author="Administrator" w:date="2019-06-23T23:07:00Z"/>
        </w:rPr>
      </w:pPr>
      <w:ins w:id="126" w:author="Administrator" w:date="2019-06-23T23:03:00Z">
        <w:r>
          <w:rPr>
            <w:rFonts w:hint="eastAsia"/>
          </w:rPr>
          <w:t>這老頭兒還真敢講，</w:t>
        </w:r>
      </w:ins>
      <w:ins w:id="127" w:author="Administrator" w:date="2019-06-23T23:04:00Z">
        <w:r>
          <w:rPr>
            <w:rFonts w:hint="eastAsia"/>
          </w:rPr>
          <w:t>午</w:t>
        </w:r>
      </w:ins>
      <w:ins w:id="128" w:author="Administrator" w:date="2019-06-23T23:03:00Z">
        <w:r>
          <w:rPr>
            <w:rFonts w:hint="eastAsia"/>
          </w:rPr>
          <w:t>練明明就是未時開</w:t>
        </w:r>
      </w:ins>
      <w:ins w:id="129" w:author="Administrator" w:date="2019-06-23T23:04:00Z">
        <w:r>
          <w:rPr>
            <w:rFonts w:hint="eastAsia"/>
          </w:rPr>
          <w:t>始，</w:t>
        </w:r>
      </w:ins>
      <w:ins w:id="130" w:author="Administrator" w:date="2019-06-23T23:06:00Z">
        <w:r w:rsidR="00667E23">
          <w:rPr>
            <w:rFonts w:hint="eastAsia"/>
          </w:rPr>
          <w:t>酉時結束，</w:t>
        </w:r>
      </w:ins>
      <w:ins w:id="131" w:author="Administrator" w:date="2019-06-23T23:04:00Z">
        <w:r>
          <w:rPr>
            <w:rFonts w:hint="eastAsia"/>
          </w:rPr>
          <w:t>自個公子剛剛和自己偷懶跑去後庭</w:t>
        </w:r>
      </w:ins>
      <w:ins w:id="132" w:author="Administrator" w:date="2019-06-23T23:05:00Z">
        <w:r>
          <w:rPr>
            <w:rFonts w:hint="eastAsia"/>
          </w:rPr>
          <w:t>玩耍遲到了，他不但不敢怪李龍飛，</w:t>
        </w:r>
      </w:ins>
      <w:ins w:id="133" w:author="Administrator" w:date="2019-06-23T23:06:00Z">
        <w:r w:rsidR="00667E23">
          <w:rPr>
            <w:rFonts w:hint="eastAsia"/>
          </w:rPr>
          <w:t>還</w:t>
        </w:r>
      </w:ins>
      <w:ins w:id="134" w:author="Administrator" w:date="2019-06-23T23:07:00Z">
        <w:r w:rsidR="00667E23">
          <w:rPr>
            <w:rFonts w:hint="eastAsia"/>
          </w:rPr>
          <w:t>辯</w:t>
        </w:r>
      </w:ins>
      <w:ins w:id="135" w:author="Administrator" w:date="2019-06-23T23:06:00Z">
        <w:r w:rsidR="00667E23">
          <w:rPr>
            <w:rFonts w:hint="eastAsia"/>
          </w:rPr>
          <w:t>說是其</w:t>
        </w:r>
      </w:ins>
      <w:ins w:id="136" w:author="Administrator" w:date="2019-06-23T23:07:00Z">
        <w:r w:rsidR="00667E23">
          <w:rPr>
            <w:rFonts w:hint="eastAsia"/>
          </w:rPr>
          <w:t>他人早到了，這個睜眼說瞎話的本領，可比自己強多了。</w:t>
        </w:r>
      </w:ins>
    </w:p>
    <w:p w:rsidR="00667E23" w:rsidRDefault="001C045C" w:rsidP="007075E5">
      <w:pPr>
        <w:spacing w:after="240"/>
        <w:rPr>
          <w:ins w:id="137" w:author="Administrator" w:date="2019-06-23T23:11:00Z"/>
        </w:rPr>
      </w:pPr>
      <w:ins w:id="138" w:author="Administrator" w:date="2019-06-23T23:07:00Z">
        <w:r>
          <w:rPr>
            <w:rFonts w:hint="eastAsia"/>
          </w:rPr>
          <w:t>李龍飛</w:t>
        </w:r>
        <w:r w:rsidR="00667E23">
          <w:rPr>
            <w:rFonts w:hint="eastAsia"/>
          </w:rPr>
          <w:t>沒想太多，他嗯了一聲，心想原來自己</w:t>
        </w:r>
      </w:ins>
      <w:ins w:id="139" w:author="Administrator" w:date="2019-06-23T23:11:00Z">
        <w:r w:rsidR="00667E23">
          <w:rPr>
            <w:rFonts w:hint="eastAsia"/>
          </w:rPr>
          <w:t>並沒有遲到，那就不用再多說甚麼了，邁開步罰，便跟著王小石朝人群裡走去。</w:t>
        </w:r>
      </w:ins>
    </w:p>
    <w:p w:rsidR="00667E23" w:rsidRDefault="00667E23" w:rsidP="007075E5">
      <w:pPr>
        <w:spacing w:after="240"/>
        <w:rPr>
          <w:ins w:id="140" w:author="Administrator" w:date="2019-06-23T23:13:00Z"/>
        </w:rPr>
      </w:pPr>
      <w:ins w:id="141" w:author="Administrator" w:date="2019-06-23T23:11:00Z">
        <w:r>
          <w:rPr>
            <w:rFonts w:hint="eastAsia"/>
          </w:rPr>
          <w:t>走到定位，</w:t>
        </w:r>
      </w:ins>
      <w:ins w:id="142" w:author="Administrator" w:date="2019-06-23T23:12:00Z">
        <w:r>
          <w:rPr>
            <w:rFonts w:hint="eastAsia"/>
          </w:rPr>
          <w:t>李龍飛跟著旁邊的</w:t>
        </w:r>
      </w:ins>
      <w:ins w:id="143" w:author="Administrator" w:date="2019-06-23T23:13:00Z">
        <w:r>
          <w:rPr>
            <w:rFonts w:hint="eastAsia"/>
          </w:rPr>
          <w:t>子弟，蹲下馬步，一拳一拳</w:t>
        </w:r>
      </w:ins>
      <w:ins w:id="144" w:author="Administrator" w:date="2019-06-23T23:14:00Z">
        <w:r>
          <w:rPr>
            <w:rFonts w:hint="eastAsia"/>
          </w:rPr>
          <w:t>對著木樁練</w:t>
        </w:r>
      </w:ins>
      <w:ins w:id="145" w:author="Administrator" w:date="2019-06-23T23:13:00Z">
        <w:r>
          <w:rPr>
            <w:rFonts w:hint="eastAsia"/>
          </w:rPr>
          <w:t>習起來。</w:t>
        </w:r>
      </w:ins>
    </w:p>
    <w:p w:rsidR="00667E23" w:rsidRDefault="00667E23" w:rsidP="007075E5">
      <w:pPr>
        <w:spacing w:after="240"/>
        <w:rPr>
          <w:ins w:id="146" w:author="Administrator" w:date="2019-06-23T23:16:00Z"/>
        </w:rPr>
      </w:pPr>
      <w:ins w:id="147" w:author="Administrator" w:date="2019-06-23T23:15:00Z">
        <w:r>
          <w:rPr>
            <w:rFonts w:hint="eastAsia"/>
          </w:rPr>
          <w:t>碰碰碰，幾聲巨響，李龍飛面前的木樁被打得</w:t>
        </w:r>
      </w:ins>
      <w:ins w:id="148" w:author="Administrator" w:date="2019-06-23T23:16:00Z">
        <w:r>
          <w:rPr>
            <w:rFonts w:hint="eastAsia"/>
          </w:rPr>
          <w:t>有些</w:t>
        </w:r>
        <w:r w:rsidR="007E6C26">
          <w:rPr>
            <w:rFonts w:hint="eastAsia"/>
          </w:rPr>
          <w:t>晃動，但終究只是晃動，而沒有斷裂，讓他心中有些</w:t>
        </w:r>
      </w:ins>
      <w:ins w:id="149" w:author="Administrator" w:date="2019-06-23T23:17:00Z">
        <w:r w:rsidR="007E6C26">
          <w:rPr>
            <w:rFonts w:hint="eastAsia"/>
          </w:rPr>
          <w:t>失望</w:t>
        </w:r>
      </w:ins>
      <w:ins w:id="150" w:author="Administrator" w:date="2019-06-23T23:16:00Z">
        <w:r w:rsidR="007E6C26">
          <w:rPr>
            <w:rFonts w:hint="eastAsia"/>
          </w:rPr>
          <w:t>。</w:t>
        </w:r>
      </w:ins>
    </w:p>
    <w:p w:rsidR="007E6C26" w:rsidRDefault="007E6C26" w:rsidP="007075E5">
      <w:pPr>
        <w:spacing w:after="240"/>
        <w:rPr>
          <w:ins w:id="151" w:author="Administrator" w:date="2019-06-23T23:18:00Z"/>
        </w:rPr>
      </w:pPr>
      <w:ins w:id="152" w:author="Administrator" w:date="2019-06-23T23:17:00Z">
        <w:r>
          <w:rPr>
            <w:rFonts w:hint="eastAsia"/>
          </w:rPr>
          <w:t>武者修行，主要分為三</w:t>
        </w:r>
      </w:ins>
      <w:ins w:id="153" w:author="Administrator" w:date="2019-07-07T18:59:00Z">
        <w:r w:rsidR="00742998">
          <w:rPr>
            <w:rFonts w:hint="eastAsia"/>
          </w:rPr>
          <w:t>個階段</w:t>
        </w:r>
      </w:ins>
      <w:ins w:id="154" w:author="Administrator" w:date="2019-06-23T23:17:00Z">
        <w:r>
          <w:rPr>
            <w:rFonts w:hint="eastAsia"/>
          </w:rPr>
          <w:t>，</w:t>
        </w:r>
      </w:ins>
      <w:ins w:id="155" w:author="Administrator" w:date="2019-09-12T23:30:00Z">
        <w:r w:rsidR="004D755D">
          <w:rPr>
            <w:rFonts w:hint="eastAsia"/>
          </w:rPr>
          <w:t>武徒</w:t>
        </w:r>
      </w:ins>
      <w:ins w:id="156" w:author="Administrator" w:date="2019-06-23T23:18:00Z">
        <w:r>
          <w:rPr>
            <w:rFonts w:hint="eastAsia"/>
          </w:rPr>
          <w:t>，</w:t>
        </w:r>
      </w:ins>
      <w:ins w:id="157" w:author="Administrator" w:date="2019-06-23T23:21:00Z">
        <w:r>
          <w:rPr>
            <w:rFonts w:hint="eastAsia"/>
          </w:rPr>
          <w:t>後天</w:t>
        </w:r>
      </w:ins>
      <w:ins w:id="158" w:author="Administrator" w:date="2019-06-23T23:18:00Z">
        <w:r>
          <w:rPr>
            <w:rFonts w:hint="eastAsia"/>
          </w:rPr>
          <w:t>，</w:t>
        </w:r>
      </w:ins>
      <w:ins w:id="159" w:author="Administrator" w:date="2019-06-23T23:21:00Z">
        <w:r>
          <w:rPr>
            <w:rFonts w:hint="eastAsia"/>
          </w:rPr>
          <w:t>先天</w:t>
        </w:r>
      </w:ins>
      <w:ins w:id="160" w:author="Administrator" w:date="2019-09-12T23:26:00Z">
        <w:r w:rsidR="004D755D">
          <w:rPr>
            <w:rFonts w:hint="eastAsia"/>
          </w:rPr>
          <w:t>，三</w:t>
        </w:r>
      </w:ins>
      <w:ins w:id="161" w:author="Administrator" w:date="2019-06-23T23:18:00Z">
        <w:r>
          <w:rPr>
            <w:rFonts w:hint="eastAsia"/>
          </w:rPr>
          <w:t>個時期。</w:t>
        </w:r>
      </w:ins>
    </w:p>
    <w:p w:rsidR="007E6C26" w:rsidRDefault="007E6C26" w:rsidP="007075E5">
      <w:pPr>
        <w:spacing w:after="240"/>
        <w:rPr>
          <w:ins w:id="162" w:author="Administrator" w:date="2019-06-23T23:22:00Z"/>
        </w:rPr>
      </w:pPr>
      <w:ins w:id="163" w:author="Administrator" w:date="2019-06-23T23:19:00Z">
        <w:r>
          <w:rPr>
            <w:rFonts w:hint="eastAsia"/>
          </w:rPr>
          <w:t>而每一個時期，又</w:t>
        </w:r>
      </w:ins>
      <w:ins w:id="164" w:author="Administrator" w:date="2019-09-12T23:04:00Z">
        <w:r w:rsidR="001D24F7">
          <w:rPr>
            <w:rFonts w:hint="eastAsia"/>
          </w:rPr>
          <w:t>分別</w:t>
        </w:r>
      </w:ins>
      <w:ins w:id="165" w:author="Administrator" w:date="2019-09-12T23:05:00Z">
        <w:r w:rsidR="001D24F7">
          <w:rPr>
            <w:rFonts w:hint="eastAsia"/>
          </w:rPr>
          <w:t>細分三個</w:t>
        </w:r>
      </w:ins>
      <w:ins w:id="166" w:author="Administrator" w:date="2019-07-07T19:00:00Z">
        <w:r w:rsidR="001D24F7">
          <w:rPr>
            <w:rFonts w:hint="eastAsia"/>
          </w:rPr>
          <w:t>不同的修為時期，分別是</w:t>
        </w:r>
      </w:ins>
      <w:ins w:id="167" w:author="Administrator" w:date="2019-09-12T23:05:00Z">
        <w:r w:rsidR="001D24F7">
          <w:rPr>
            <w:rFonts w:hint="eastAsia"/>
          </w:rPr>
          <w:t>淬皮，</w:t>
        </w:r>
      </w:ins>
      <w:ins w:id="168" w:author="Administrator" w:date="2019-09-12T23:06:00Z">
        <w:r w:rsidR="001D24F7">
          <w:rPr>
            <w:rFonts w:hint="eastAsia"/>
          </w:rPr>
          <w:t>鍛筋，</w:t>
        </w:r>
      </w:ins>
      <w:ins w:id="169" w:author="Administrator" w:date="2019-09-12T23:05:00Z">
        <w:r w:rsidR="001D24F7">
          <w:rPr>
            <w:rFonts w:hint="eastAsia"/>
          </w:rPr>
          <w:t>練骨，</w:t>
        </w:r>
      </w:ins>
      <w:ins w:id="170" w:author="Administrator" w:date="2019-09-12T23:06:00Z">
        <w:r w:rsidR="001D24F7">
          <w:rPr>
            <w:rFonts w:hint="eastAsia"/>
          </w:rPr>
          <w:t>藏血，</w:t>
        </w:r>
      </w:ins>
      <w:ins w:id="171" w:author="Administrator" w:date="2019-09-12T23:09:00Z">
        <w:r w:rsidR="001D24F7">
          <w:rPr>
            <w:rFonts w:hint="eastAsia"/>
          </w:rPr>
          <w:t>修</w:t>
        </w:r>
      </w:ins>
      <w:ins w:id="172" w:author="Administrator" w:date="2019-09-12T23:10:00Z">
        <w:r w:rsidR="001D24F7">
          <w:rPr>
            <w:rFonts w:hint="eastAsia"/>
          </w:rPr>
          <w:t>臟</w:t>
        </w:r>
      </w:ins>
      <w:ins w:id="173" w:author="Administrator" w:date="2019-09-12T23:09:00Z">
        <w:r w:rsidR="001D24F7">
          <w:rPr>
            <w:rFonts w:hint="eastAsia"/>
          </w:rPr>
          <w:t>，</w:t>
        </w:r>
      </w:ins>
      <w:ins w:id="174" w:author="Administrator" w:date="2019-09-12T23:10:00Z">
        <w:r w:rsidR="001D24F7">
          <w:rPr>
            <w:rFonts w:hint="eastAsia"/>
          </w:rPr>
          <w:t>凝髓，</w:t>
        </w:r>
      </w:ins>
      <w:ins w:id="175" w:author="Administrator" w:date="2019-09-12T23:19:00Z">
        <w:r w:rsidR="00D44B47">
          <w:rPr>
            <w:rFonts w:hint="eastAsia"/>
          </w:rPr>
          <w:t>內罡</w:t>
        </w:r>
      </w:ins>
      <w:ins w:id="176" w:author="Administrator" w:date="2019-07-07T19:00:00Z">
        <w:r w:rsidR="00742998">
          <w:rPr>
            <w:rFonts w:hint="eastAsia"/>
          </w:rPr>
          <w:t>，</w:t>
        </w:r>
      </w:ins>
      <w:ins w:id="177" w:author="Administrator" w:date="2019-09-12T23:19:00Z">
        <w:r w:rsidR="00D44B47">
          <w:rPr>
            <w:rFonts w:hint="eastAsia"/>
          </w:rPr>
          <w:t>外罡</w:t>
        </w:r>
      </w:ins>
      <w:ins w:id="178" w:author="Administrator" w:date="2019-09-12T23:17:00Z">
        <w:r w:rsidR="00D44B47">
          <w:rPr>
            <w:rFonts w:hint="eastAsia"/>
          </w:rPr>
          <w:t>，</w:t>
        </w:r>
      </w:ins>
      <w:ins w:id="179" w:author="Administrator" w:date="2019-09-12T23:24:00Z">
        <w:r w:rsidR="004D755D">
          <w:rPr>
            <w:rFonts w:hint="eastAsia"/>
          </w:rPr>
          <w:t>御氣</w:t>
        </w:r>
      </w:ins>
      <w:ins w:id="180" w:author="Administrator" w:date="2019-07-07T19:00:00Z">
        <w:r w:rsidR="00742998">
          <w:rPr>
            <w:rFonts w:hint="eastAsia"/>
          </w:rPr>
          <w:t>，</w:t>
        </w:r>
      </w:ins>
      <w:ins w:id="181" w:author="Administrator" w:date="2019-09-12T23:26:00Z">
        <w:r w:rsidR="004D755D">
          <w:rPr>
            <w:rFonts w:hint="eastAsia"/>
          </w:rPr>
          <w:t>九重境界</w:t>
        </w:r>
      </w:ins>
      <w:ins w:id="182" w:author="Administrator" w:date="2019-07-07T19:00:00Z">
        <w:r w:rsidR="00742998">
          <w:rPr>
            <w:rFonts w:hint="eastAsia"/>
          </w:rPr>
          <w:t>。</w:t>
        </w:r>
      </w:ins>
    </w:p>
    <w:p w:rsidR="007E6C26" w:rsidRDefault="007E6C26" w:rsidP="007075E5">
      <w:pPr>
        <w:spacing w:after="240"/>
        <w:rPr>
          <w:ins w:id="183" w:author="Administrator" w:date="2019-06-23T23:23:00Z"/>
        </w:rPr>
      </w:pPr>
      <w:ins w:id="184" w:author="Administrator" w:date="2019-06-23T23:22:00Z">
        <w:r>
          <w:rPr>
            <w:rFonts w:hint="eastAsia"/>
          </w:rPr>
          <w:t>一般來說，資</w:t>
        </w:r>
      </w:ins>
      <w:ins w:id="185" w:author="Administrator" w:date="2019-06-23T23:23:00Z">
        <w:r w:rsidR="001C045C">
          <w:rPr>
            <w:rFonts w:hint="eastAsia"/>
          </w:rPr>
          <w:t>質普通的，大概只需要</w:t>
        </w:r>
      </w:ins>
      <w:ins w:id="186" w:author="Administrator" w:date="2019-06-23T23:34:00Z">
        <w:r w:rsidR="001C045C">
          <w:rPr>
            <w:rFonts w:hint="eastAsia"/>
          </w:rPr>
          <w:t>三</w:t>
        </w:r>
      </w:ins>
      <w:ins w:id="187" w:author="Administrator" w:date="2019-06-23T23:23:00Z">
        <w:r w:rsidR="001C045C">
          <w:rPr>
            <w:rFonts w:hint="eastAsia"/>
          </w:rPr>
          <w:t>到</w:t>
        </w:r>
      </w:ins>
      <w:ins w:id="188" w:author="Administrator" w:date="2019-06-23T23:34:00Z">
        <w:r w:rsidR="001C045C">
          <w:rPr>
            <w:rFonts w:hint="eastAsia"/>
          </w:rPr>
          <w:t>五</w:t>
        </w:r>
      </w:ins>
      <w:ins w:id="189" w:author="Administrator" w:date="2019-06-23T23:23:00Z">
        <w:r>
          <w:rPr>
            <w:rFonts w:hint="eastAsia"/>
          </w:rPr>
          <w:t>年，便</w:t>
        </w:r>
      </w:ins>
      <w:ins w:id="190" w:author="Administrator" w:date="2019-09-12T23:30:00Z">
        <w:r w:rsidR="004D755D">
          <w:rPr>
            <w:rFonts w:hint="eastAsia"/>
          </w:rPr>
          <w:t>能成為一個</w:t>
        </w:r>
      </w:ins>
      <w:ins w:id="191" w:author="Administrator" w:date="2019-09-12T23:32:00Z">
        <w:r w:rsidR="004D755D">
          <w:rPr>
            <w:rFonts w:hint="eastAsia"/>
          </w:rPr>
          <w:t>三流</w:t>
        </w:r>
      </w:ins>
      <w:ins w:id="192" w:author="Administrator" w:date="2019-09-12T23:30:00Z">
        <w:r w:rsidR="004D755D">
          <w:rPr>
            <w:rFonts w:hint="eastAsia"/>
          </w:rPr>
          <w:t>武徒，</w:t>
        </w:r>
      </w:ins>
      <w:ins w:id="193" w:author="Administrator" w:date="2019-06-23T23:23:00Z">
        <w:r>
          <w:rPr>
            <w:rFonts w:hint="eastAsia"/>
          </w:rPr>
          <w:t>略有小成。</w:t>
        </w:r>
      </w:ins>
    </w:p>
    <w:p w:rsidR="007E6C26" w:rsidRDefault="00742998" w:rsidP="007075E5">
      <w:pPr>
        <w:spacing w:after="240"/>
        <w:rPr>
          <w:ins w:id="194" w:author="Administrator" w:date="2019-06-23T23:24:00Z"/>
        </w:rPr>
      </w:pPr>
      <w:ins w:id="195" w:author="Administrator" w:date="2019-06-23T23:23:00Z">
        <w:r>
          <w:rPr>
            <w:rFonts w:hint="eastAsia"/>
          </w:rPr>
          <w:lastRenderedPageBreak/>
          <w:t>而資質好點的，練到</w:t>
        </w:r>
      </w:ins>
      <w:ins w:id="196" w:author="Administrator" w:date="2019-09-12T23:31:00Z">
        <w:r w:rsidR="004D755D">
          <w:rPr>
            <w:rFonts w:hint="eastAsia"/>
          </w:rPr>
          <w:t>後天二流</w:t>
        </w:r>
      </w:ins>
      <w:ins w:id="197" w:author="Administrator" w:date="2019-07-07T19:01:00Z">
        <w:r>
          <w:rPr>
            <w:rFonts w:hint="eastAsia"/>
          </w:rPr>
          <w:t>高手</w:t>
        </w:r>
      </w:ins>
      <w:ins w:id="198" w:author="Administrator" w:date="2019-06-23T23:23:00Z">
        <w:r w:rsidR="007E6C26">
          <w:rPr>
            <w:rFonts w:hint="eastAsia"/>
          </w:rPr>
          <w:t>，大概是</w:t>
        </w:r>
      </w:ins>
      <w:ins w:id="199" w:author="Administrator" w:date="2019-06-23T23:24:00Z">
        <w:r w:rsidR="007E6C26">
          <w:rPr>
            <w:rFonts w:hint="eastAsia"/>
          </w:rPr>
          <w:t>十到二十年不等</w:t>
        </w:r>
      </w:ins>
      <w:ins w:id="200" w:author="Administrator" w:date="2019-09-12T23:31:00Z">
        <w:r w:rsidR="004D755D">
          <w:rPr>
            <w:rFonts w:hint="eastAsia"/>
          </w:rPr>
          <w:t>，大部份的人，都多半如此，能成為一方</w:t>
        </w:r>
      </w:ins>
      <w:ins w:id="201" w:author="Administrator" w:date="2019-09-12T23:32:00Z">
        <w:r w:rsidR="004D755D">
          <w:rPr>
            <w:rFonts w:hint="eastAsia"/>
          </w:rPr>
          <w:t>掌權者，如教頭將軍等等。</w:t>
        </w:r>
      </w:ins>
    </w:p>
    <w:p w:rsidR="007E6C26" w:rsidRDefault="004D755D" w:rsidP="007075E5">
      <w:pPr>
        <w:spacing w:after="240"/>
        <w:rPr>
          <w:ins w:id="202" w:author="Administrator" w:date="2019-06-23T23:25:00Z"/>
        </w:rPr>
      </w:pPr>
      <w:ins w:id="203" w:author="Administrator" w:date="2019-09-12T23:32:00Z">
        <w:r>
          <w:rPr>
            <w:rFonts w:hint="eastAsia"/>
          </w:rPr>
          <w:t>只有</w:t>
        </w:r>
      </w:ins>
      <w:ins w:id="204" w:author="Administrator" w:date="2019-06-23T23:24:00Z">
        <w:r w:rsidR="007E6C26">
          <w:rPr>
            <w:rFonts w:hint="eastAsia"/>
          </w:rPr>
          <w:t>資質更好的，才有機會踏上</w:t>
        </w:r>
      </w:ins>
      <w:ins w:id="205" w:author="Administrator" w:date="2019-07-07T19:01:00Z">
        <w:r w:rsidR="00742998">
          <w:rPr>
            <w:rFonts w:hint="eastAsia"/>
          </w:rPr>
          <w:t>先天</w:t>
        </w:r>
      </w:ins>
      <w:ins w:id="206" w:author="Administrator" w:date="2019-06-23T23:24:00Z">
        <w:r w:rsidR="007E6C26">
          <w:rPr>
            <w:rFonts w:hint="eastAsia"/>
          </w:rPr>
          <w:t>的境界，成為一流的高手，</w:t>
        </w:r>
      </w:ins>
      <w:ins w:id="207" w:author="Administrator" w:date="2019-06-23T23:25:00Z">
        <w:r w:rsidR="007E6C26">
          <w:rPr>
            <w:rFonts w:hint="eastAsia"/>
          </w:rPr>
          <w:t>成就一番功名立業。</w:t>
        </w:r>
      </w:ins>
    </w:p>
    <w:p w:rsidR="007E6C26" w:rsidRDefault="007E6C26" w:rsidP="007075E5">
      <w:pPr>
        <w:spacing w:after="240"/>
        <w:rPr>
          <w:ins w:id="208" w:author="Administrator" w:date="2019-06-23T23:27:00Z"/>
        </w:rPr>
      </w:pPr>
      <w:ins w:id="209" w:author="Administrator" w:date="2019-06-23T23:25:00Z">
        <w:r>
          <w:rPr>
            <w:rFonts w:hint="eastAsia"/>
          </w:rPr>
          <w:t>當年，他的父親李敦，便差一點點就踏上</w:t>
        </w:r>
      </w:ins>
      <w:ins w:id="210" w:author="Administrator" w:date="2019-07-07T19:01:00Z">
        <w:r w:rsidR="00742998">
          <w:rPr>
            <w:rFonts w:hint="eastAsia"/>
          </w:rPr>
          <w:t>一流高手</w:t>
        </w:r>
      </w:ins>
      <w:ins w:id="211" w:author="Administrator" w:date="2019-06-23T23:25:00Z">
        <w:r>
          <w:rPr>
            <w:rFonts w:hint="eastAsia"/>
          </w:rPr>
          <w:t>，</w:t>
        </w:r>
      </w:ins>
      <w:ins w:id="212" w:author="Administrator" w:date="2019-06-23T23:26:00Z">
        <w:r>
          <w:rPr>
            <w:rFonts w:hint="eastAsia"/>
          </w:rPr>
          <w:t>可惜因為資質有限，最終突破不了，轉而</w:t>
        </w:r>
        <w:r w:rsidR="001C045C">
          <w:rPr>
            <w:rFonts w:hint="eastAsia"/>
          </w:rPr>
          <w:t>當個文官，治理這</w:t>
        </w:r>
      </w:ins>
      <w:ins w:id="213" w:author="Administrator" w:date="2019-06-23T23:27:00Z">
        <w:r w:rsidR="00D214FB">
          <w:rPr>
            <w:rFonts w:hint="eastAsia"/>
          </w:rPr>
          <w:t>座小城，成了一名</w:t>
        </w:r>
      </w:ins>
      <w:ins w:id="214" w:author="Administrator" w:date="2019-09-12T22:57:00Z">
        <w:r w:rsidR="00D214FB">
          <w:rPr>
            <w:rFonts w:hint="eastAsia"/>
          </w:rPr>
          <w:t>府</w:t>
        </w:r>
      </w:ins>
      <w:ins w:id="215" w:author="Administrator" w:date="2019-06-23T23:27:00Z">
        <w:r w:rsidR="001C045C">
          <w:rPr>
            <w:rFonts w:hint="eastAsia"/>
          </w:rPr>
          <w:t>主。</w:t>
        </w:r>
      </w:ins>
    </w:p>
    <w:p w:rsidR="001C045C" w:rsidRDefault="001C045C" w:rsidP="007075E5">
      <w:pPr>
        <w:spacing w:after="240"/>
        <w:rPr>
          <w:ins w:id="216" w:author="Administrator" w:date="2019-06-23T23:35:00Z"/>
        </w:rPr>
      </w:pPr>
      <w:ins w:id="217" w:author="Administrator" w:date="2019-06-23T23:33:00Z">
        <w:r>
          <w:rPr>
            <w:rFonts w:hint="eastAsia"/>
          </w:rPr>
          <w:t>而他從六歲開始習</w:t>
        </w:r>
      </w:ins>
      <w:ins w:id="218" w:author="Administrator" w:date="2019-06-23T23:34:00Z">
        <w:r w:rsidR="00742998">
          <w:rPr>
            <w:rFonts w:hint="eastAsia"/>
          </w:rPr>
          <w:t>武，至今已經十歲，雖然去年</w:t>
        </w:r>
      </w:ins>
      <w:ins w:id="219" w:author="Administrator" w:date="2019-07-07T19:01:00Z">
        <w:r w:rsidR="004D755D">
          <w:rPr>
            <w:rFonts w:hint="eastAsia"/>
          </w:rPr>
          <w:t>成功踏入三流</w:t>
        </w:r>
      </w:ins>
      <w:ins w:id="220" w:author="Administrator" w:date="2019-09-12T23:32:00Z">
        <w:r w:rsidR="004D755D">
          <w:rPr>
            <w:rFonts w:hint="eastAsia"/>
          </w:rPr>
          <w:t>武徒</w:t>
        </w:r>
      </w:ins>
      <w:ins w:id="221" w:author="Administrator" w:date="2019-06-23T23:34:00Z">
        <w:r>
          <w:rPr>
            <w:rFonts w:hint="eastAsia"/>
          </w:rPr>
          <w:t>，可始終沒有再往前進，可以說是不快不慢，</w:t>
        </w:r>
      </w:ins>
      <w:ins w:id="222" w:author="Administrator" w:date="2019-06-23T23:43:00Z">
        <w:r w:rsidR="008A3067">
          <w:rPr>
            <w:rFonts w:hint="eastAsia"/>
          </w:rPr>
          <w:t>頂多</w:t>
        </w:r>
      </w:ins>
      <w:ins w:id="223" w:author="Administrator" w:date="2019-06-23T23:35:00Z">
        <w:r>
          <w:rPr>
            <w:rFonts w:hint="eastAsia"/>
          </w:rPr>
          <w:t>只是差強人意。</w:t>
        </w:r>
      </w:ins>
    </w:p>
    <w:p w:rsidR="001C045C" w:rsidRDefault="001C045C" w:rsidP="007075E5">
      <w:pPr>
        <w:spacing w:after="240"/>
        <w:rPr>
          <w:ins w:id="224" w:author="Administrator" w:date="2019-06-25T00:18:00Z"/>
        </w:rPr>
      </w:pPr>
      <w:ins w:id="225" w:author="Administrator" w:date="2019-06-23T23:35:00Z">
        <w:r>
          <w:rPr>
            <w:rFonts w:hint="eastAsia"/>
          </w:rPr>
          <w:t>但李龍飛</w:t>
        </w:r>
      </w:ins>
      <w:ins w:id="226" w:author="Administrator" w:date="2019-06-23T23:43:00Z">
        <w:r w:rsidR="008A3067">
          <w:rPr>
            <w:rFonts w:hint="eastAsia"/>
          </w:rPr>
          <w:t>本身卻沒有特別意識到這點，他一直以為自己應該已經很強了，</w:t>
        </w:r>
      </w:ins>
      <w:ins w:id="227" w:author="Administrator" w:date="2019-06-23T23:44:00Z">
        <w:r w:rsidR="008A3067">
          <w:rPr>
            <w:rFonts w:hint="eastAsia"/>
          </w:rPr>
          <w:t>至少，在這李府子弟內，算是前幾名的。</w:t>
        </w:r>
      </w:ins>
    </w:p>
    <w:p w:rsidR="00924E70" w:rsidRDefault="00924E70" w:rsidP="007075E5">
      <w:pPr>
        <w:spacing w:after="240"/>
        <w:rPr>
          <w:ins w:id="228" w:author="Administrator" w:date="2019-06-23T23:44:00Z"/>
        </w:rPr>
      </w:pPr>
      <w:ins w:id="229" w:author="Administrator" w:date="2019-06-25T00:18:00Z">
        <w:r>
          <w:rPr>
            <w:rFonts w:hint="eastAsia"/>
          </w:rPr>
          <w:t>畢竟，</w:t>
        </w:r>
      </w:ins>
      <w:ins w:id="230" w:author="Administrator" w:date="2019-06-25T00:19:00Z">
        <w:r>
          <w:rPr>
            <w:rFonts w:hint="eastAsia"/>
          </w:rPr>
          <w:t>打從他習武起，就沒有人打得贏他過。</w:t>
        </w:r>
      </w:ins>
    </w:p>
    <w:p w:rsidR="008A3067" w:rsidRDefault="008A3067" w:rsidP="007075E5">
      <w:pPr>
        <w:spacing w:after="240"/>
        <w:rPr>
          <w:ins w:id="231" w:author="Administrator" w:date="2019-06-23T23:46:00Z"/>
        </w:rPr>
      </w:pPr>
      <w:ins w:id="232" w:author="Administrator" w:date="2019-06-23T23:44:00Z">
        <w:r>
          <w:rPr>
            <w:rFonts w:hint="eastAsia"/>
          </w:rPr>
          <w:t>「</w:t>
        </w:r>
      </w:ins>
      <w:ins w:id="233" w:author="Administrator" w:date="2019-06-23T23:45:00Z">
        <w:r>
          <w:rPr>
            <w:rFonts w:hint="eastAsia"/>
          </w:rPr>
          <w:t>少爺，</w:t>
        </w:r>
      </w:ins>
      <w:ins w:id="234" w:author="Administrator" w:date="2019-06-23T23:47:00Z">
        <w:r w:rsidR="009B15C3">
          <w:rPr>
            <w:rFonts w:hint="eastAsia"/>
          </w:rPr>
          <w:t>您</w:t>
        </w:r>
      </w:ins>
      <w:ins w:id="235" w:author="Administrator" w:date="2019-06-23T23:45:00Z">
        <w:r>
          <w:rPr>
            <w:rFonts w:hint="eastAsia"/>
          </w:rPr>
          <w:t>又進步了，看起來，再過幾天，</w:t>
        </w:r>
      </w:ins>
      <w:ins w:id="236" w:author="Administrator" w:date="2019-06-23T23:47:00Z">
        <w:r w:rsidR="009B15C3">
          <w:rPr>
            <w:rFonts w:hint="eastAsia"/>
          </w:rPr>
          <w:t>您</w:t>
        </w:r>
      </w:ins>
      <w:ins w:id="237" w:author="Administrator" w:date="2019-06-23T23:45:00Z">
        <w:r>
          <w:rPr>
            <w:rFonts w:hint="eastAsia"/>
          </w:rPr>
          <w:t>肯定能將這木樁給打破的！」羅教頭看到李龍飛臉色，</w:t>
        </w:r>
      </w:ins>
      <w:ins w:id="238" w:author="Administrator" w:date="2019-06-23T23:46:00Z">
        <w:r>
          <w:rPr>
            <w:rFonts w:hint="eastAsia"/>
          </w:rPr>
          <w:t>靠過來故作誇張說道。</w:t>
        </w:r>
      </w:ins>
    </w:p>
    <w:p w:rsidR="008A3067" w:rsidRDefault="008A3067" w:rsidP="007075E5">
      <w:pPr>
        <w:spacing w:after="240"/>
        <w:rPr>
          <w:ins w:id="239" w:author="Administrator" w:date="2019-06-23T23:46:00Z"/>
        </w:rPr>
      </w:pPr>
      <w:ins w:id="240" w:author="Administrator" w:date="2019-06-23T23:46:00Z">
        <w:r>
          <w:rPr>
            <w:rFonts w:hint="eastAsia"/>
          </w:rPr>
          <w:t>「真的嗎？我以為我又遲</w:t>
        </w:r>
        <w:r w:rsidR="009B15C3">
          <w:rPr>
            <w:rFonts w:hint="eastAsia"/>
          </w:rPr>
          <w:t>滯不進了說？</w:t>
        </w:r>
        <w:r>
          <w:rPr>
            <w:rFonts w:hint="eastAsia"/>
          </w:rPr>
          <w:t>」</w:t>
        </w:r>
      </w:ins>
    </w:p>
    <w:p w:rsidR="008A3067" w:rsidRDefault="009B15C3" w:rsidP="007075E5">
      <w:pPr>
        <w:spacing w:after="240"/>
        <w:rPr>
          <w:ins w:id="241" w:author="Administrator" w:date="2019-06-23T23:47:00Z"/>
        </w:rPr>
      </w:pPr>
      <w:ins w:id="242" w:author="Administrator" w:date="2019-06-23T23:46:00Z">
        <w:r>
          <w:rPr>
            <w:rFonts w:hint="eastAsia"/>
          </w:rPr>
          <w:t>李龍飛張大了眼，有些疑惑地看著</w:t>
        </w:r>
      </w:ins>
      <w:ins w:id="243" w:author="Administrator" w:date="2019-06-23T23:47:00Z">
        <w:r>
          <w:rPr>
            <w:rFonts w:hint="eastAsia"/>
          </w:rPr>
          <w:t>羅教頭。</w:t>
        </w:r>
      </w:ins>
    </w:p>
    <w:p w:rsidR="009B15C3" w:rsidRDefault="009B15C3" w:rsidP="007075E5">
      <w:pPr>
        <w:spacing w:after="240"/>
        <w:rPr>
          <w:ins w:id="244" w:author="Administrator" w:date="2019-06-23T23:50:00Z"/>
        </w:rPr>
      </w:pPr>
      <w:ins w:id="245" w:author="Administrator" w:date="2019-06-23T23:47:00Z">
        <w:r>
          <w:rPr>
            <w:rFonts w:hint="eastAsia"/>
          </w:rPr>
          <w:t>「哪兒的話，少爺您拳勁不凡，力道更是出眾，</w:t>
        </w:r>
      </w:ins>
      <w:ins w:id="246" w:author="Administrator" w:date="2019-06-23T23:48:00Z">
        <w:r>
          <w:rPr>
            <w:rFonts w:hint="eastAsia"/>
          </w:rPr>
          <w:t>這木樁要不是是鐵木</w:t>
        </w:r>
      </w:ins>
      <w:ins w:id="247" w:author="Administrator" w:date="2019-06-23T23:49:00Z">
        <w:r>
          <w:rPr>
            <w:rFonts w:hint="eastAsia"/>
          </w:rPr>
          <w:t>製成，您肯定已經打破</w:t>
        </w:r>
      </w:ins>
      <w:ins w:id="248" w:author="Administrator" w:date="2019-06-23T23:52:00Z">
        <w:r>
          <w:rPr>
            <w:rFonts w:hint="eastAsia"/>
          </w:rPr>
          <w:t>了。怕是您已經</w:t>
        </w:r>
      </w:ins>
      <w:ins w:id="249" w:author="Administrator" w:date="2019-06-23T23:49:00Z">
        <w:r w:rsidR="00742998">
          <w:rPr>
            <w:rFonts w:hint="eastAsia"/>
          </w:rPr>
          <w:t>突破</w:t>
        </w:r>
      </w:ins>
      <w:ins w:id="250" w:author="Administrator" w:date="2019-07-07T19:02:00Z">
        <w:r w:rsidR="00742998">
          <w:rPr>
            <w:rFonts w:hint="eastAsia"/>
          </w:rPr>
          <w:t>三流</w:t>
        </w:r>
      </w:ins>
      <w:ins w:id="251" w:author="Administrator" w:date="2019-06-23T23:49:00Z">
        <w:r w:rsidR="00742998">
          <w:rPr>
            <w:rFonts w:hint="eastAsia"/>
          </w:rPr>
          <w:t>，成了</w:t>
        </w:r>
      </w:ins>
      <w:ins w:id="252" w:author="Administrator" w:date="2019-07-07T19:02:00Z">
        <w:r w:rsidR="00742998">
          <w:rPr>
            <w:rFonts w:hint="eastAsia"/>
          </w:rPr>
          <w:t>後天境界</w:t>
        </w:r>
      </w:ins>
      <w:ins w:id="253" w:author="Administrator" w:date="2019-06-23T23:49:00Z">
        <w:r w:rsidR="00742998">
          <w:rPr>
            <w:rFonts w:hint="eastAsia"/>
          </w:rPr>
          <w:t>的</w:t>
        </w:r>
      </w:ins>
      <w:ins w:id="254" w:author="Administrator" w:date="2019-07-07T19:02:00Z">
        <w:r w:rsidR="00742998">
          <w:rPr>
            <w:rFonts w:hint="eastAsia"/>
          </w:rPr>
          <w:t>二流</w:t>
        </w:r>
      </w:ins>
      <w:ins w:id="255" w:author="Administrator" w:date="2019-06-23T23:49:00Z">
        <w:r>
          <w:rPr>
            <w:rFonts w:hint="eastAsia"/>
          </w:rPr>
          <w:t>高手</w:t>
        </w:r>
      </w:ins>
      <w:ins w:id="256" w:author="Administrator" w:date="2019-06-23T23:52:00Z">
        <w:r>
          <w:rPr>
            <w:rFonts w:hint="eastAsia"/>
          </w:rPr>
          <w:t>也說不定</w:t>
        </w:r>
      </w:ins>
      <w:ins w:id="257" w:author="Administrator" w:date="2019-06-23T23:49:00Z">
        <w:r>
          <w:rPr>
            <w:rFonts w:hint="eastAsia"/>
          </w:rPr>
          <w:t>！」</w:t>
        </w:r>
      </w:ins>
      <w:ins w:id="258" w:author="Administrator" w:date="2019-06-23T23:50:00Z">
        <w:r>
          <w:rPr>
            <w:rFonts w:hint="eastAsia"/>
          </w:rPr>
          <w:t>羅教頭瞇著眼，拍著馬屁說。</w:t>
        </w:r>
      </w:ins>
    </w:p>
    <w:p w:rsidR="009B15C3" w:rsidRDefault="009B15C3" w:rsidP="007075E5">
      <w:pPr>
        <w:spacing w:after="240"/>
        <w:rPr>
          <w:ins w:id="259" w:author="Administrator" w:date="2019-06-23T23:51:00Z"/>
        </w:rPr>
      </w:pPr>
      <w:ins w:id="260" w:author="Administrator" w:date="2019-06-23T23:50:00Z">
        <w:r>
          <w:rPr>
            <w:rFonts w:hint="eastAsia"/>
          </w:rPr>
          <w:t>俗話說，千穿萬穿，馬屁不穿，雖然</w:t>
        </w:r>
      </w:ins>
      <w:ins w:id="261" w:author="Administrator" w:date="2019-06-23T23:51:00Z">
        <w:r>
          <w:rPr>
            <w:rFonts w:hint="eastAsia"/>
          </w:rPr>
          <w:t>李龍飛仍是半信半疑，但聽完這話，也舒展開眉，揚起嘴角得意洋洋。</w:t>
        </w:r>
      </w:ins>
    </w:p>
    <w:p w:rsidR="009B15C3" w:rsidRDefault="009B15C3" w:rsidP="007075E5">
      <w:pPr>
        <w:spacing w:after="240"/>
        <w:rPr>
          <w:ins w:id="262" w:author="Administrator" w:date="2019-06-24T00:01:00Z"/>
        </w:rPr>
      </w:pPr>
      <w:ins w:id="263" w:author="Administrator" w:date="2019-06-23T23:51:00Z">
        <w:r>
          <w:rPr>
            <w:rFonts w:hint="eastAsia"/>
          </w:rPr>
          <w:t>「少爺若是不信，</w:t>
        </w:r>
      </w:ins>
      <w:ins w:id="264" w:author="Administrator" w:date="2019-06-23T23:52:00Z">
        <w:r>
          <w:rPr>
            <w:rFonts w:hint="eastAsia"/>
          </w:rPr>
          <w:t>我叫一個</w:t>
        </w:r>
      </w:ins>
      <w:ins w:id="265" w:author="Administrator" w:date="2019-09-12T23:35:00Z">
        <w:r w:rsidR="004D755D">
          <w:rPr>
            <w:rFonts w:hint="eastAsia"/>
          </w:rPr>
          <w:t>練骨</w:t>
        </w:r>
      </w:ins>
      <w:ins w:id="266" w:author="Administrator" w:date="2019-06-24T00:01:00Z">
        <w:r w:rsidR="00F15E95">
          <w:rPr>
            <w:rFonts w:hint="eastAsia"/>
          </w:rPr>
          <w:t>境的子弟跟您試練，您瞧如何？」</w:t>
        </w:r>
      </w:ins>
    </w:p>
    <w:p w:rsidR="00F15E95" w:rsidRDefault="00F15E95" w:rsidP="007075E5">
      <w:pPr>
        <w:spacing w:after="240"/>
        <w:rPr>
          <w:ins w:id="267" w:author="Administrator" w:date="2019-06-24T00:03:00Z"/>
        </w:rPr>
      </w:pPr>
      <w:ins w:id="268" w:author="Administrator" w:date="2019-06-24T00:01:00Z">
        <w:r>
          <w:rPr>
            <w:rFonts w:hint="eastAsia"/>
          </w:rPr>
          <w:t>羅教頭見狀</w:t>
        </w:r>
      </w:ins>
      <w:ins w:id="269" w:author="Administrator" w:date="2019-06-24T00:02:00Z">
        <w:r>
          <w:rPr>
            <w:rFonts w:hint="eastAsia"/>
          </w:rPr>
          <w:t>更是加碼</w:t>
        </w:r>
      </w:ins>
      <w:ins w:id="270" w:author="Administrator" w:date="2019-06-24T00:06:00Z">
        <w:r>
          <w:rPr>
            <w:rFonts w:hint="eastAsia"/>
          </w:rPr>
          <w:t>巴結著</w:t>
        </w:r>
      </w:ins>
      <w:ins w:id="271" w:author="Administrator" w:date="2019-06-24T00:02:00Z">
        <w:r>
          <w:rPr>
            <w:rFonts w:hint="eastAsia"/>
          </w:rPr>
          <w:t>，跟著叫了一位</w:t>
        </w:r>
      </w:ins>
      <w:ins w:id="272" w:author="Administrator" w:date="2019-09-12T23:36:00Z">
        <w:r w:rsidR="004D755D">
          <w:rPr>
            <w:rFonts w:hint="eastAsia"/>
          </w:rPr>
          <w:t>練骨</w:t>
        </w:r>
      </w:ins>
      <w:ins w:id="273" w:author="Administrator" w:date="2019-06-24T00:03:00Z">
        <w:r>
          <w:rPr>
            <w:rFonts w:hint="eastAsia"/>
          </w:rPr>
          <w:t>境的子弟過來，</w:t>
        </w:r>
      </w:ins>
      <w:ins w:id="274" w:author="Administrator" w:date="2019-06-24T00:06:00Z">
        <w:r>
          <w:rPr>
            <w:rFonts w:hint="eastAsia"/>
          </w:rPr>
          <w:t>指示他</w:t>
        </w:r>
      </w:ins>
      <w:ins w:id="275" w:author="Administrator" w:date="2019-06-24T00:03:00Z">
        <w:r>
          <w:rPr>
            <w:rFonts w:hint="eastAsia"/>
          </w:rPr>
          <w:t>跟李龍飛對打。</w:t>
        </w:r>
      </w:ins>
    </w:p>
    <w:p w:rsidR="00F15E95" w:rsidRDefault="00F15E95" w:rsidP="007075E5">
      <w:pPr>
        <w:spacing w:after="240"/>
        <w:rPr>
          <w:ins w:id="276" w:author="Administrator" w:date="2019-06-24T00:13:00Z"/>
        </w:rPr>
      </w:pPr>
      <w:ins w:id="277" w:author="Administrator" w:date="2019-06-24T00:03:00Z">
        <w:r>
          <w:rPr>
            <w:rFonts w:hint="eastAsia"/>
          </w:rPr>
          <w:t>那</w:t>
        </w:r>
      </w:ins>
      <w:ins w:id="278" w:author="Administrator" w:date="2019-09-12T23:36:00Z">
        <w:r w:rsidR="004D755D">
          <w:rPr>
            <w:rFonts w:hint="eastAsia"/>
          </w:rPr>
          <w:t>練骨</w:t>
        </w:r>
      </w:ins>
      <w:ins w:id="279" w:author="Administrator" w:date="2019-06-24T00:03:00Z">
        <w:r>
          <w:rPr>
            <w:rFonts w:hint="eastAsia"/>
          </w:rPr>
          <w:t>境的</w:t>
        </w:r>
      </w:ins>
      <w:ins w:id="280" w:author="Administrator" w:date="2019-06-24T00:05:00Z">
        <w:r>
          <w:rPr>
            <w:rFonts w:hint="eastAsia"/>
          </w:rPr>
          <w:t>子弟</w:t>
        </w:r>
      </w:ins>
      <w:ins w:id="281" w:author="Administrator" w:date="2019-06-24T00:06:00Z">
        <w:r>
          <w:rPr>
            <w:rFonts w:hint="eastAsia"/>
          </w:rPr>
          <w:t>是羅教頭的心腹，</w:t>
        </w:r>
      </w:ins>
      <w:ins w:id="282" w:author="Administrator" w:date="2019-06-24T00:12:00Z">
        <w:r w:rsidR="000D774E">
          <w:rPr>
            <w:rFonts w:hint="eastAsia"/>
          </w:rPr>
          <w:t>自然知道羅教頭的意思，打了幾下，便</w:t>
        </w:r>
      </w:ins>
      <w:ins w:id="283" w:author="Administrator" w:date="2019-06-24T00:13:00Z">
        <w:r w:rsidR="000D774E">
          <w:rPr>
            <w:rFonts w:hint="eastAsia"/>
          </w:rPr>
          <w:t>佯裝</w:t>
        </w:r>
      </w:ins>
      <w:ins w:id="284" w:author="Administrator" w:date="2019-06-24T00:12:00Z">
        <w:r w:rsidR="000D774E">
          <w:rPr>
            <w:rFonts w:hint="eastAsia"/>
          </w:rPr>
          <w:t>不敵，敗了</w:t>
        </w:r>
      </w:ins>
      <w:ins w:id="285" w:author="Administrator" w:date="2019-06-24T00:13:00Z">
        <w:r w:rsidR="000D774E">
          <w:rPr>
            <w:rFonts w:hint="eastAsia"/>
          </w:rPr>
          <w:t>下來。</w:t>
        </w:r>
      </w:ins>
    </w:p>
    <w:p w:rsidR="000D774E" w:rsidRDefault="000D774E" w:rsidP="007075E5">
      <w:pPr>
        <w:spacing w:after="240"/>
        <w:rPr>
          <w:ins w:id="286" w:author="Administrator" w:date="2019-06-24T00:16:00Z"/>
        </w:rPr>
      </w:pPr>
      <w:ins w:id="287" w:author="Administrator" w:date="2019-06-24T00:13:00Z">
        <w:r>
          <w:rPr>
            <w:rFonts w:hint="eastAsia"/>
          </w:rPr>
          <w:t>跟著又是幾個</w:t>
        </w:r>
      </w:ins>
      <w:ins w:id="288" w:author="Administrator" w:date="2019-09-12T23:36:00Z">
        <w:r w:rsidR="004D755D">
          <w:rPr>
            <w:rFonts w:hint="eastAsia"/>
          </w:rPr>
          <w:t>練骨</w:t>
        </w:r>
      </w:ins>
      <w:ins w:id="289" w:author="Administrator" w:date="2019-06-24T00:13:00Z">
        <w:r>
          <w:rPr>
            <w:rFonts w:hint="eastAsia"/>
          </w:rPr>
          <w:t>境的子弟上去，</w:t>
        </w:r>
      </w:ins>
      <w:ins w:id="290" w:author="Administrator" w:date="2019-06-24T00:15:00Z">
        <w:r>
          <w:rPr>
            <w:rFonts w:hint="eastAsia"/>
          </w:rPr>
          <w:t>都是不到幾</w:t>
        </w:r>
      </w:ins>
      <w:ins w:id="291" w:author="Administrator" w:date="2019-06-24T00:16:00Z">
        <w:r>
          <w:rPr>
            <w:rFonts w:hint="eastAsia"/>
          </w:rPr>
          <w:t>招，就裝作不敵，敗陣下來。</w:t>
        </w:r>
      </w:ins>
    </w:p>
    <w:p w:rsidR="000D774E" w:rsidRDefault="000D774E" w:rsidP="007075E5">
      <w:pPr>
        <w:spacing w:after="240"/>
        <w:rPr>
          <w:ins w:id="292" w:author="Administrator" w:date="2019-06-24T00:17:00Z"/>
        </w:rPr>
      </w:pPr>
      <w:ins w:id="293" w:author="Administrator" w:date="2019-06-24T00:16:00Z">
        <w:r>
          <w:rPr>
            <w:rFonts w:hint="eastAsia"/>
          </w:rPr>
          <w:t>李龍飛本來還有些懷疑，但越打越是有信心，</w:t>
        </w:r>
      </w:ins>
      <w:ins w:id="294" w:author="Administrator" w:date="2019-06-24T00:17:00Z">
        <w:r>
          <w:rPr>
            <w:rFonts w:hint="eastAsia"/>
          </w:rPr>
          <w:t>越打越是深信不疑</w:t>
        </w:r>
      </w:ins>
      <w:ins w:id="295" w:author="Administrator" w:date="2019-06-24T00:21:00Z">
        <w:r>
          <w:rPr>
            <w:rFonts w:hint="eastAsia"/>
          </w:rPr>
          <w:t>，忍不住哈哈大笑起來。</w:t>
        </w:r>
      </w:ins>
    </w:p>
    <w:p w:rsidR="000D774E" w:rsidRDefault="000D774E" w:rsidP="007075E5">
      <w:pPr>
        <w:spacing w:after="240"/>
        <w:rPr>
          <w:ins w:id="296" w:author="Administrator" w:date="2019-06-24T00:20:00Z"/>
        </w:rPr>
      </w:pPr>
      <w:ins w:id="297" w:author="Administrator" w:date="2019-06-24T00:17:00Z">
        <w:r>
          <w:rPr>
            <w:rFonts w:hint="eastAsia"/>
          </w:rPr>
          <w:lastRenderedPageBreak/>
          <w:t>「哈哈…我果然已經突破</w:t>
        </w:r>
      </w:ins>
      <w:ins w:id="298" w:author="Administrator" w:date="2019-09-12T23:37:00Z">
        <w:r w:rsidR="004D755D">
          <w:rPr>
            <w:rFonts w:hint="eastAsia"/>
          </w:rPr>
          <w:t>練骨</w:t>
        </w:r>
      </w:ins>
      <w:ins w:id="299" w:author="Administrator" w:date="2019-06-24T00:18:00Z">
        <w:r w:rsidR="00742998">
          <w:rPr>
            <w:rFonts w:hint="eastAsia"/>
          </w:rPr>
          <w:t>境，成了</w:t>
        </w:r>
      </w:ins>
      <w:ins w:id="300" w:author="Administrator" w:date="2019-07-07T19:03:00Z">
        <w:r w:rsidR="00742998">
          <w:rPr>
            <w:rFonts w:hint="eastAsia"/>
          </w:rPr>
          <w:t>後天</w:t>
        </w:r>
      </w:ins>
      <w:ins w:id="301" w:author="Administrator" w:date="2019-06-24T00:18:00Z">
        <w:r>
          <w:rPr>
            <w:rFonts w:hint="eastAsia"/>
          </w:rPr>
          <w:t>境的</w:t>
        </w:r>
      </w:ins>
      <w:ins w:id="302" w:author="Administrator" w:date="2019-07-07T19:03:00Z">
        <w:r w:rsidR="00742998">
          <w:rPr>
            <w:rFonts w:hint="eastAsia"/>
          </w:rPr>
          <w:t>二流</w:t>
        </w:r>
      </w:ins>
      <w:ins w:id="303" w:author="Administrator" w:date="2019-06-24T00:18:00Z">
        <w:r>
          <w:rPr>
            <w:rFonts w:hint="eastAsia"/>
          </w:rPr>
          <w:t>高手！」</w:t>
        </w:r>
      </w:ins>
    </w:p>
    <w:p w:rsidR="000D774E" w:rsidRDefault="000D774E" w:rsidP="007075E5">
      <w:pPr>
        <w:spacing w:after="240"/>
        <w:rPr>
          <w:ins w:id="304" w:author="Administrator" w:date="2019-06-24T00:22:00Z"/>
        </w:rPr>
      </w:pPr>
      <w:ins w:id="305" w:author="Administrator" w:date="2019-06-24T00:20:00Z">
        <w:r>
          <w:rPr>
            <w:rFonts w:hint="eastAsia"/>
          </w:rPr>
          <w:t>就在這時，他眼角看到一旁，一位</w:t>
        </w:r>
      </w:ins>
      <w:ins w:id="306" w:author="Administrator" w:date="2019-09-12T23:37:00Z">
        <w:r w:rsidR="004D755D">
          <w:rPr>
            <w:rFonts w:hint="eastAsia"/>
          </w:rPr>
          <w:t>練骨</w:t>
        </w:r>
      </w:ins>
      <w:ins w:id="307" w:author="簡新佳" w:date="2019-06-24T12:52:00Z">
        <w:del w:id="308" w:author="Administrator" w:date="2019-07-07T19:03:00Z">
          <w:r w:rsidR="00560CDE" w:rsidDel="00742998">
            <w:rPr>
              <w:rFonts w:hint="eastAsia"/>
            </w:rPr>
            <w:delText>淬骨</w:delText>
          </w:r>
        </w:del>
        <w:r w:rsidR="00560CDE">
          <w:rPr>
            <w:rFonts w:hint="eastAsia"/>
          </w:rPr>
          <w:t>境</w:t>
        </w:r>
      </w:ins>
      <w:ins w:id="309" w:author="Administrator" w:date="2019-06-24T00:20:00Z">
        <w:del w:id="310" w:author="簡新佳" w:date="2019-06-24T12:52:00Z">
          <w:r w:rsidDel="00560CDE">
            <w:rPr>
              <w:rFonts w:hint="eastAsia"/>
            </w:rPr>
            <w:delText>氣血境</w:delText>
          </w:r>
        </w:del>
        <w:r>
          <w:rPr>
            <w:rFonts w:hint="eastAsia"/>
          </w:rPr>
          <w:t>的子弟，正冷</w:t>
        </w:r>
      </w:ins>
      <w:ins w:id="311" w:author="Administrator" w:date="2019-06-24T00:21:00Z">
        <w:r>
          <w:rPr>
            <w:rFonts w:hint="eastAsia"/>
          </w:rPr>
          <w:t>眼看著他</w:t>
        </w:r>
      </w:ins>
      <w:ins w:id="312" w:author="Administrator" w:date="2019-06-24T00:22:00Z">
        <w:r>
          <w:rPr>
            <w:rFonts w:hint="eastAsia"/>
          </w:rPr>
          <w:t>，那眼神裡，帶著一點</w:t>
        </w:r>
      </w:ins>
      <w:ins w:id="313" w:author="Administrator" w:date="2019-06-24T00:25:00Z">
        <w:r w:rsidR="00D077D9">
          <w:rPr>
            <w:rFonts w:hint="eastAsia"/>
          </w:rPr>
          <w:t>敵意</w:t>
        </w:r>
      </w:ins>
      <w:ins w:id="314" w:author="Administrator" w:date="2019-06-24T00:22:00Z">
        <w:r>
          <w:rPr>
            <w:rFonts w:hint="eastAsia"/>
          </w:rPr>
          <w:t>，但在他看去之時，立刻藏起，轉頭過去不敢直視。</w:t>
        </w:r>
      </w:ins>
    </w:p>
    <w:p w:rsidR="000D774E" w:rsidRDefault="00D077D9" w:rsidP="007075E5">
      <w:pPr>
        <w:spacing w:after="240"/>
        <w:rPr>
          <w:ins w:id="315" w:author="Administrator" w:date="2019-06-24T00:31:00Z"/>
        </w:rPr>
      </w:pPr>
      <w:ins w:id="316" w:author="Administrator" w:date="2019-06-24T00:24:00Z">
        <w:r>
          <w:rPr>
            <w:rFonts w:hint="eastAsia"/>
          </w:rPr>
          <w:t>李龍飛皺著眉，回想了一下，很快的，</w:t>
        </w:r>
      </w:ins>
      <w:ins w:id="317" w:author="Administrator" w:date="2019-06-24T00:25:00Z">
        <w:r>
          <w:rPr>
            <w:rFonts w:hint="eastAsia"/>
          </w:rPr>
          <w:t>他明白了對方眼神中敵意的</w:t>
        </w:r>
      </w:ins>
      <w:ins w:id="318" w:author="Administrator" w:date="2019-06-24T00:26:00Z">
        <w:r>
          <w:rPr>
            <w:rFonts w:hint="eastAsia"/>
          </w:rPr>
          <w:t>原因，</w:t>
        </w:r>
      </w:ins>
      <w:ins w:id="319" w:author="Administrator" w:date="2019-06-24T00:31:00Z">
        <w:r>
          <w:rPr>
            <w:rFonts w:hint="eastAsia"/>
          </w:rPr>
          <w:t>同時也冷笑了起來。</w:t>
        </w:r>
      </w:ins>
    </w:p>
    <w:p w:rsidR="00D077D9" w:rsidRDefault="00D077D9" w:rsidP="007075E5">
      <w:pPr>
        <w:spacing w:after="240"/>
        <w:rPr>
          <w:ins w:id="320" w:author="Administrator" w:date="2019-06-24T00:32:00Z"/>
        </w:rPr>
      </w:pPr>
      <w:ins w:id="321" w:author="Administrator" w:date="2019-06-24T00:31:00Z">
        <w:r>
          <w:rPr>
            <w:rFonts w:hint="eastAsia"/>
          </w:rPr>
          <w:t>「</w:t>
        </w:r>
      </w:ins>
      <w:ins w:id="322" w:author="Administrator" w:date="2019-06-24T01:02:00Z">
        <w:r w:rsidR="0032332D">
          <w:rPr>
            <w:rFonts w:hint="eastAsia"/>
          </w:rPr>
          <w:t>怎，</w:t>
        </w:r>
      </w:ins>
      <w:ins w:id="323" w:author="Administrator" w:date="2019-06-24T00:32:00Z">
        <w:r>
          <w:rPr>
            <w:rFonts w:hint="eastAsia"/>
          </w:rPr>
          <w:t>沈海，</w:t>
        </w:r>
      </w:ins>
      <w:ins w:id="324" w:author="Administrator" w:date="2019-06-24T01:02:00Z">
        <w:r w:rsidR="0032332D">
          <w:rPr>
            <w:rFonts w:hint="eastAsia"/>
          </w:rPr>
          <w:t>你</w:t>
        </w:r>
      </w:ins>
      <w:ins w:id="325" w:author="Administrator" w:date="2019-06-24T00:32:00Z">
        <w:r>
          <w:rPr>
            <w:rFonts w:hint="eastAsia"/>
          </w:rPr>
          <w:t>有甚麼不滿嗎？」</w:t>
        </w:r>
      </w:ins>
    </w:p>
    <w:p w:rsidR="00D077D9" w:rsidRDefault="00D077D9" w:rsidP="007075E5">
      <w:pPr>
        <w:spacing w:after="240"/>
        <w:rPr>
          <w:ins w:id="326" w:author="Administrator" w:date="2019-06-24T00:32:00Z"/>
        </w:rPr>
      </w:pPr>
      <w:ins w:id="327" w:author="Administrator" w:date="2019-06-24T00:32:00Z">
        <w:r>
          <w:rPr>
            <w:rFonts w:hint="eastAsia"/>
          </w:rPr>
          <w:t>李龍飛看著對方，冷冷地問。</w:t>
        </w:r>
      </w:ins>
    </w:p>
    <w:p w:rsidR="00D077D9" w:rsidRDefault="00D077D9" w:rsidP="007075E5">
      <w:pPr>
        <w:spacing w:after="240"/>
        <w:rPr>
          <w:ins w:id="328" w:author="Administrator" w:date="2019-06-24T00:33:00Z"/>
        </w:rPr>
      </w:pPr>
      <w:ins w:id="329" w:author="Administrator" w:date="2019-06-24T00:32:00Z">
        <w:r>
          <w:rPr>
            <w:rFonts w:hint="eastAsia"/>
          </w:rPr>
          <w:t>被稱作沈</w:t>
        </w:r>
      </w:ins>
      <w:ins w:id="330" w:author="Administrator" w:date="2019-06-24T00:33:00Z">
        <w:r>
          <w:rPr>
            <w:rFonts w:hint="eastAsia"/>
          </w:rPr>
          <w:t>海的少年，比李龍飛大了兩歲，但此時卻低著頭，恭敬說道，</w:t>
        </w:r>
      </w:ins>
    </w:p>
    <w:p w:rsidR="00D077D9" w:rsidRDefault="00D077D9" w:rsidP="007075E5">
      <w:pPr>
        <w:spacing w:after="240"/>
        <w:rPr>
          <w:ins w:id="331" w:author="Administrator" w:date="2019-06-24T00:33:00Z"/>
        </w:rPr>
      </w:pPr>
      <w:ins w:id="332" w:author="Administrator" w:date="2019-06-24T00:33:00Z">
        <w:r>
          <w:rPr>
            <w:rFonts w:hint="eastAsia"/>
          </w:rPr>
          <w:t>「小人不敢！」</w:t>
        </w:r>
      </w:ins>
    </w:p>
    <w:p w:rsidR="00D077D9" w:rsidRDefault="0032332D" w:rsidP="007075E5">
      <w:pPr>
        <w:spacing w:after="240"/>
        <w:rPr>
          <w:ins w:id="333" w:author="Administrator" w:date="2019-06-24T00:34:00Z"/>
        </w:rPr>
      </w:pPr>
      <w:ins w:id="334" w:author="Administrator" w:date="2019-06-24T00:33:00Z">
        <w:r>
          <w:rPr>
            <w:rFonts w:hint="eastAsia"/>
          </w:rPr>
          <w:t>「不敢？你方才分明對我</w:t>
        </w:r>
      </w:ins>
      <w:ins w:id="335" w:author="Administrator" w:date="2019-06-24T01:02:00Z">
        <w:r>
          <w:rPr>
            <w:rFonts w:hint="eastAsia"/>
          </w:rPr>
          <w:t>有些</w:t>
        </w:r>
      </w:ins>
      <w:ins w:id="336" w:author="Administrator" w:date="2019-06-24T00:33:00Z">
        <w:r w:rsidR="00D077D9">
          <w:rPr>
            <w:rFonts w:hint="eastAsia"/>
          </w:rPr>
          <w:t>不滿，來，給你個機</w:t>
        </w:r>
      </w:ins>
      <w:ins w:id="337" w:author="Administrator" w:date="2019-06-24T00:34:00Z">
        <w:r w:rsidR="00D077D9">
          <w:rPr>
            <w:rFonts w:hint="eastAsia"/>
          </w:rPr>
          <w:t>會，好好說出來。」</w:t>
        </w:r>
      </w:ins>
    </w:p>
    <w:p w:rsidR="00D077D9" w:rsidRDefault="00D077D9" w:rsidP="007075E5">
      <w:pPr>
        <w:spacing w:after="240"/>
        <w:rPr>
          <w:ins w:id="338" w:author="Administrator" w:date="2019-06-24T00:34:00Z"/>
        </w:rPr>
      </w:pPr>
      <w:ins w:id="339" w:author="Administrator" w:date="2019-06-24T00:34:00Z">
        <w:r>
          <w:rPr>
            <w:rFonts w:hint="eastAsia"/>
          </w:rPr>
          <w:t>李龍飛淡淡地說，</w:t>
        </w:r>
        <w:r w:rsidR="00C522CF">
          <w:rPr>
            <w:rFonts w:hint="eastAsia"/>
          </w:rPr>
          <w:t>一股威嚴</w:t>
        </w:r>
      </w:ins>
      <w:ins w:id="340" w:author="Administrator" w:date="2019-06-24T00:36:00Z">
        <w:r w:rsidR="00C522CF">
          <w:rPr>
            <w:rFonts w:hint="eastAsia"/>
          </w:rPr>
          <w:t>自然而然</w:t>
        </w:r>
      </w:ins>
      <w:ins w:id="341" w:author="Administrator" w:date="2019-06-24T00:34:00Z">
        <w:r w:rsidR="00C522CF">
          <w:rPr>
            <w:rFonts w:hint="eastAsia"/>
          </w:rPr>
          <w:t>地顯現出來。</w:t>
        </w:r>
      </w:ins>
    </w:p>
    <w:p w:rsidR="00C522CF" w:rsidRDefault="00C522CF" w:rsidP="007075E5">
      <w:pPr>
        <w:spacing w:after="240"/>
        <w:rPr>
          <w:ins w:id="342" w:author="Administrator" w:date="2019-06-24T00:37:00Z"/>
        </w:rPr>
      </w:pPr>
      <w:ins w:id="343" w:author="Administrator" w:date="2019-06-24T00:34:00Z">
        <w:r>
          <w:rPr>
            <w:rFonts w:hint="eastAsia"/>
          </w:rPr>
          <w:t>他雖然年紀還小，但平常少爺當慣了，自然有</w:t>
        </w:r>
      </w:ins>
      <w:ins w:id="344" w:author="Administrator" w:date="2019-06-24T00:36:00Z">
        <w:r>
          <w:rPr>
            <w:rFonts w:hint="eastAsia"/>
          </w:rPr>
          <w:t>種頤指氣使的氣息。</w:t>
        </w:r>
      </w:ins>
    </w:p>
    <w:p w:rsidR="00C522CF" w:rsidRDefault="00C522CF" w:rsidP="007075E5">
      <w:pPr>
        <w:spacing w:after="240"/>
        <w:rPr>
          <w:ins w:id="345" w:author="Administrator" w:date="2019-06-24T00:39:00Z"/>
        </w:rPr>
      </w:pPr>
      <w:ins w:id="346" w:author="Administrator" w:date="2019-06-24T00:37:00Z">
        <w:r>
          <w:rPr>
            <w:rFonts w:hint="eastAsia"/>
          </w:rPr>
          <w:t>沈海</w:t>
        </w:r>
      </w:ins>
      <w:ins w:id="347" w:author="Administrator" w:date="2019-06-24T00:38:00Z">
        <w:r>
          <w:rPr>
            <w:rFonts w:hint="eastAsia"/>
          </w:rPr>
          <w:t>咬著牙，</w:t>
        </w:r>
      </w:ins>
      <w:ins w:id="348" w:author="Administrator" w:date="2019-06-24T00:47:00Z">
        <w:r w:rsidR="008C1476">
          <w:rPr>
            <w:rFonts w:hint="eastAsia"/>
          </w:rPr>
          <w:t>聲音</w:t>
        </w:r>
      </w:ins>
      <w:ins w:id="349" w:author="Administrator" w:date="2019-06-24T00:38:00Z">
        <w:r>
          <w:rPr>
            <w:rFonts w:hint="eastAsia"/>
          </w:rPr>
          <w:t>有些低</w:t>
        </w:r>
      </w:ins>
      <w:ins w:id="350" w:author="Administrator" w:date="2019-06-24T00:47:00Z">
        <w:r w:rsidR="008C1476">
          <w:rPr>
            <w:rFonts w:hint="eastAsia"/>
          </w:rPr>
          <w:t>沉地</w:t>
        </w:r>
      </w:ins>
      <w:ins w:id="351" w:author="Administrator" w:date="2019-06-24T00:39:00Z">
        <w:r>
          <w:rPr>
            <w:rFonts w:hint="eastAsia"/>
          </w:rPr>
          <w:t>說道，「小人真的沒有不滿，少爺您可能弄錯了。」</w:t>
        </w:r>
      </w:ins>
    </w:p>
    <w:p w:rsidR="00C522CF" w:rsidRDefault="00C522CF" w:rsidP="007075E5">
      <w:pPr>
        <w:spacing w:after="240"/>
        <w:rPr>
          <w:ins w:id="352" w:author="Administrator" w:date="2019-06-24T00:41:00Z"/>
        </w:rPr>
      </w:pPr>
      <w:ins w:id="353" w:author="Administrator" w:date="2019-06-24T00:39:00Z">
        <w:r>
          <w:rPr>
            <w:rFonts w:hint="eastAsia"/>
          </w:rPr>
          <w:t>「弄錯了…</w:t>
        </w:r>
      </w:ins>
      <w:ins w:id="354" w:author="Administrator" w:date="2019-06-24T00:40:00Z">
        <w:r>
          <w:rPr>
            <w:rFonts w:hint="eastAsia"/>
          </w:rPr>
          <w:t>這麼說，並不是因為你姐去告狀，所以你才不滿囉？」</w:t>
        </w:r>
      </w:ins>
    </w:p>
    <w:p w:rsidR="00C522CF" w:rsidRDefault="00C522CF" w:rsidP="007075E5">
      <w:pPr>
        <w:spacing w:after="240"/>
        <w:rPr>
          <w:ins w:id="355" w:author="Administrator" w:date="2019-06-24T00:51:00Z"/>
        </w:rPr>
      </w:pPr>
      <w:ins w:id="356" w:author="Administrator" w:date="2019-06-24T00:41:00Z">
        <w:r>
          <w:rPr>
            <w:rFonts w:hint="eastAsia"/>
          </w:rPr>
          <w:t>看著對方的臉，李龍飛</w:t>
        </w:r>
      </w:ins>
      <w:ins w:id="357" w:author="Administrator" w:date="2019-06-24T00:42:00Z">
        <w:r>
          <w:rPr>
            <w:rFonts w:hint="eastAsia"/>
          </w:rPr>
          <w:t>一字一句地說，頓時，沈海</w:t>
        </w:r>
      </w:ins>
      <w:ins w:id="358" w:author="Administrator" w:date="2019-06-24T00:47:00Z">
        <w:r w:rsidR="008C1476">
          <w:rPr>
            <w:rFonts w:hint="eastAsia"/>
          </w:rPr>
          <w:t>臉色鐵青，似乎</w:t>
        </w:r>
      </w:ins>
      <w:ins w:id="359" w:author="Administrator" w:date="2019-06-24T00:50:00Z">
        <w:r w:rsidR="008C1476">
          <w:rPr>
            <w:rFonts w:hint="eastAsia"/>
          </w:rPr>
          <w:t>再也按奈不住，雙目通紅，</w:t>
        </w:r>
      </w:ins>
      <w:ins w:id="360" w:author="Administrator" w:date="2019-06-24T00:53:00Z">
        <w:r w:rsidR="008C1476">
          <w:rPr>
            <w:rFonts w:hint="eastAsia"/>
          </w:rPr>
          <w:t>抬起頭</w:t>
        </w:r>
      </w:ins>
      <w:ins w:id="361" w:author="Administrator" w:date="2019-06-24T00:50:00Z">
        <w:r w:rsidR="008C1476">
          <w:rPr>
            <w:rFonts w:hint="eastAsia"/>
          </w:rPr>
          <w:t>瞪著李龍飛大吼著，</w:t>
        </w:r>
      </w:ins>
    </w:p>
    <w:p w:rsidR="008C1476" w:rsidRDefault="008C1476" w:rsidP="007075E5">
      <w:pPr>
        <w:spacing w:after="240"/>
        <w:rPr>
          <w:ins w:id="362" w:author="Administrator" w:date="2019-06-24T00:51:00Z"/>
        </w:rPr>
      </w:pPr>
      <w:ins w:id="363" w:author="Administrator" w:date="2019-06-24T00:51:00Z">
        <w:r>
          <w:rPr>
            <w:rFonts w:hint="eastAsia"/>
          </w:rPr>
          <w:t>「李龍飛，你不要欺人太甚了！」</w:t>
        </w:r>
      </w:ins>
    </w:p>
    <w:p w:rsidR="008C1476" w:rsidRDefault="008C1476" w:rsidP="007075E5">
      <w:pPr>
        <w:spacing w:after="240"/>
        <w:rPr>
          <w:ins w:id="364" w:author="Administrator" w:date="2019-06-24T00:51:00Z"/>
        </w:rPr>
      </w:pPr>
      <w:ins w:id="365" w:author="Administrator" w:date="2019-06-24T00:51:00Z">
        <w:r>
          <w:rPr>
            <w:rFonts w:hint="eastAsia"/>
          </w:rPr>
          <w:t>「住口！少爺的名字是你叫的嗎？」</w:t>
        </w:r>
      </w:ins>
    </w:p>
    <w:p w:rsidR="008C1476" w:rsidRDefault="008C1476" w:rsidP="007075E5">
      <w:pPr>
        <w:spacing w:after="240"/>
        <w:rPr>
          <w:ins w:id="366" w:author="Administrator" w:date="2019-06-24T00:51:00Z"/>
        </w:rPr>
      </w:pPr>
      <w:ins w:id="367" w:author="Administrator" w:date="2019-06-24T00:51:00Z">
        <w:r>
          <w:rPr>
            <w:rFonts w:hint="eastAsia"/>
          </w:rPr>
          <w:t>「沈海，你找死嗎！」</w:t>
        </w:r>
      </w:ins>
    </w:p>
    <w:p w:rsidR="008C1476" w:rsidRDefault="008C1476" w:rsidP="007075E5">
      <w:pPr>
        <w:spacing w:after="240"/>
        <w:rPr>
          <w:ins w:id="368" w:author="Administrator" w:date="2019-07-01T15:59:00Z"/>
        </w:rPr>
      </w:pPr>
      <w:ins w:id="369" w:author="Administrator" w:date="2019-06-24T00:51:00Z">
        <w:r>
          <w:rPr>
            <w:rFonts w:hint="eastAsia"/>
          </w:rPr>
          <w:t>一旁的</w:t>
        </w:r>
      </w:ins>
      <w:ins w:id="370" w:author="Administrator" w:date="2019-06-24T00:52:00Z">
        <w:r>
          <w:rPr>
            <w:rFonts w:hint="eastAsia"/>
          </w:rPr>
          <w:t>王小石跟羅教頭聽到，立馬</w:t>
        </w:r>
      </w:ins>
      <w:ins w:id="371" w:author="Administrator" w:date="2019-06-24T00:53:00Z">
        <w:r>
          <w:rPr>
            <w:rFonts w:hint="eastAsia"/>
          </w:rPr>
          <w:t>變臉</w:t>
        </w:r>
      </w:ins>
      <w:ins w:id="372" w:author="Administrator" w:date="2019-06-24T00:52:00Z">
        <w:r>
          <w:rPr>
            <w:rFonts w:hint="eastAsia"/>
          </w:rPr>
          <w:t>大聲斥喝，羅教頭更是一個</w:t>
        </w:r>
      </w:ins>
      <w:ins w:id="373" w:author="Administrator" w:date="2019-06-24T00:53:00Z">
        <w:r>
          <w:rPr>
            <w:rFonts w:hint="eastAsia"/>
          </w:rPr>
          <w:t>箭步衝上前去，將沈海狠狠</w:t>
        </w:r>
      </w:ins>
      <w:ins w:id="374" w:author="Administrator" w:date="2019-06-24T00:55:00Z">
        <w:r>
          <w:rPr>
            <w:rFonts w:hint="eastAsia"/>
          </w:rPr>
          <w:t>往前一踢，踹倒在地。</w:t>
        </w:r>
      </w:ins>
    </w:p>
    <w:p w:rsidR="00636801" w:rsidRDefault="00636801" w:rsidP="007075E5">
      <w:pPr>
        <w:spacing w:after="240"/>
        <w:rPr>
          <w:ins w:id="375" w:author="Administrator" w:date="2019-06-24T00:55:00Z"/>
        </w:rPr>
      </w:pPr>
      <w:ins w:id="376" w:author="Administrator" w:date="2019-07-01T15:59:00Z">
        <w:r>
          <w:rPr>
            <w:rFonts w:hint="eastAsia"/>
          </w:rPr>
          <w:t>羅教頭身為</w:t>
        </w:r>
      </w:ins>
      <w:ins w:id="377" w:author="Administrator" w:date="2019-07-07T19:06:00Z">
        <w:r w:rsidR="00A45D1B">
          <w:rPr>
            <w:rFonts w:hint="eastAsia"/>
          </w:rPr>
          <w:t>二</w:t>
        </w:r>
      </w:ins>
      <w:ins w:id="378" w:author="Administrator" w:date="2019-07-07T19:03:00Z">
        <w:r w:rsidR="00742998">
          <w:rPr>
            <w:rFonts w:hint="eastAsia"/>
          </w:rPr>
          <w:t>流</w:t>
        </w:r>
      </w:ins>
      <w:ins w:id="379" w:author="Administrator" w:date="2019-07-07T19:06:00Z">
        <w:r w:rsidR="00A45D1B">
          <w:rPr>
            <w:rFonts w:hint="eastAsia"/>
          </w:rPr>
          <w:t>巔峰</w:t>
        </w:r>
      </w:ins>
      <w:ins w:id="380" w:author="Administrator" w:date="2019-07-01T15:59:00Z">
        <w:r>
          <w:rPr>
            <w:rFonts w:hint="eastAsia"/>
          </w:rPr>
          <w:t>高手，</w:t>
        </w:r>
      </w:ins>
      <w:ins w:id="381" w:author="Administrator" w:date="2019-07-01T16:00:00Z">
        <w:r>
          <w:rPr>
            <w:rFonts w:hint="eastAsia"/>
          </w:rPr>
          <w:t>身手何等了得，沈海即使想要反抗，也是無力反擊，只能被壓制在地，動也不動。</w:t>
        </w:r>
      </w:ins>
    </w:p>
    <w:p w:rsidR="008C1476" w:rsidRDefault="008C1476" w:rsidP="007075E5">
      <w:pPr>
        <w:spacing w:after="240"/>
        <w:rPr>
          <w:ins w:id="382" w:author="Administrator" w:date="2019-06-24T01:00:00Z"/>
        </w:rPr>
      </w:pPr>
      <w:ins w:id="383" w:author="Administrator" w:date="2019-06-24T00:57:00Z">
        <w:r>
          <w:rPr>
            <w:rFonts w:hint="eastAsia"/>
          </w:rPr>
          <w:t>原本在沈海四周的那些李家子弟，也散了開來，一</w:t>
        </w:r>
        <w:r w:rsidR="0032332D">
          <w:rPr>
            <w:rFonts w:hint="eastAsia"/>
          </w:rPr>
          <w:t>副唯恐被波及到的表情，</w:t>
        </w:r>
      </w:ins>
      <w:ins w:id="384" w:author="Administrator" w:date="2019-06-24T00:58:00Z">
        <w:r w:rsidR="0032332D">
          <w:rPr>
            <w:rFonts w:hint="eastAsia"/>
          </w:rPr>
          <w:t>不敢上前。</w:t>
        </w:r>
      </w:ins>
    </w:p>
    <w:p w:rsidR="0032332D" w:rsidRDefault="0032332D" w:rsidP="007075E5">
      <w:pPr>
        <w:spacing w:after="240"/>
        <w:rPr>
          <w:ins w:id="385" w:author="Administrator" w:date="2019-06-24T00:58:00Z"/>
        </w:rPr>
      </w:pPr>
      <w:ins w:id="386" w:author="Administrator" w:date="2019-06-24T01:00:00Z">
        <w:r>
          <w:rPr>
            <w:rFonts w:hint="eastAsia"/>
          </w:rPr>
          <w:t>「</w:t>
        </w:r>
      </w:ins>
      <w:ins w:id="387" w:author="Administrator" w:date="2019-06-24T01:01:00Z">
        <w:r>
          <w:rPr>
            <w:rFonts w:hint="eastAsia"/>
          </w:rPr>
          <w:t>我就是欺你</w:t>
        </w:r>
      </w:ins>
      <w:ins w:id="388" w:author="Administrator" w:date="2019-06-24T01:00:00Z">
        <w:r>
          <w:rPr>
            <w:rFonts w:hint="eastAsia"/>
          </w:rPr>
          <w:t>，</w:t>
        </w:r>
      </w:ins>
      <w:ins w:id="389" w:author="Administrator" w:date="2019-06-24T01:23:00Z">
        <w:r w:rsidR="001B3DA8">
          <w:rPr>
            <w:rFonts w:hint="eastAsia"/>
          </w:rPr>
          <w:t>那</w:t>
        </w:r>
      </w:ins>
      <w:ins w:id="390" w:author="Administrator" w:date="2019-06-24T01:00:00Z">
        <w:r>
          <w:rPr>
            <w:rFonts w:hint="eastAsia"/>
          </w:rPr>
          <w:t>又如何？」</w:t>
        </w:r>
      </w:ins>
    </w:p>
    <w:p w:rsidR="0032332D" w:rsidRDefault="0032332D" w:rsidP="007075E5">
      <w:pPr>
        <w:spacing w:after="240"/>
        <w:rPr>
          <w:ins w:id="391" w:author="Administrator" w:date="2019-06-24T01:04:00Z"/>
        </w:rPr>
      </w:pPr>
      <w:ins w:id="392" w:author="Administrator" w:date="2019-06-24T00:58:00Z">
        <w:r>
          <w:rPr>
            <w:rFonts w:hint="eastAsia"/>
          </w:rPr>
          <w:lastRenderedPageBreak/>
          <w:t>李龍飛看著被踹倒在地，喘著氣，仍緊緊盯著自己的沈海，</w:t>
        </w:r>
      </w:ins>
      <w:ins w:id="393" w:author="Administrator" w:date="2019-06-24T01:00:00Z">
        <w:r>
          <w:rPr>
            <w:rFonts w:hint="eastAsia"/>
          </w:rPr>
          <w:t>不帶感情地說</w:t>
        </w:r>
      </w:ins>
      <w:ins w:id="394" w:author="Administrator" w:date="2019-06-24T01:01:00Z">
        <w:r>
          <w:rPr>
            <w:rFonts w:hint="eastAsia"/>
          </w:rPr>
          <w:t>。</w:t>
        </w:r>
      </w:ins>
    </w:p>
    <w:p w:rsidR="003560D5" w:rsidRDefault="0032332D" w:rsidP="007075E5">
      <w:pPr>
        <w:spacing w:after="240"/>
        <w:rPr>
          <w:ins w:id="395" w:author="Administrator" w:date="2019-06-24T01:10:00Z"/>
        </w:rPr>
      </w:pPr>
      <w:ins w:id="396" w:author="Administrator" w:date="2019-06-24T01:04:00Z">
        <w:r>
          <w:rPr>
            <w:rFonts w:hint="eastAsia"/>
          </w:rPr>
          <w:t>事實上，若不是沈海剛才用敵視的眼光看著李龍飛，他跟本不會想起，沈海，便是早</w:t>
        </w:r>
      </w:ins>
      <w:ins w:id="397" w:author="Administrator" w:date="2019-06-24T01:05:00Z">
        <w:r w:rsidR="003560D5">
          <w:rPr>
            <w:rFonts w:hint="eastAsia"/>
          </w:rPr>
          <w:t>上</w:t>
        </w:r>
        <w:r>
          <w:rPr>
            <w:rFonts w:hint="eastAsia"/>
          </w:rPr>
          <w:t>他跟王小石在後庭</w:t>
        </w:r>
      </w:ins>
      <w:ins w:id="398" w:author="Administrator" w:date="2019-06-24T01:09:00Z">
        <w:r w:rsidR="003560D5">
          <w:rPr>
            <w:rFonts w:hint="eastAsia"/>
          </w:rPr>
          <w:t>所</w:t>
        </w:r>
      </w:ins>
      <w:ins w:id="399" w:author="Administrator" w:date="2019-06-24T01:05:00Z">
        <w:r>
          <w:rPr>
            <w:rFonts w:hint="eastAsia"/>
          </w:rPr>
          <w:t>偷看</w:t>
        </w:r>
      </w:ins>
      <w:ins w:id="400" w:author="Administrator" w:date="2019-06-24T01:17:00Z">
        <w:r w:rsidR="003560D5">
          <w:rPr>
            <w:rFonts w:hint="eastAsia"/>
          </w:rPr>
          <w:t>，</w:t>
        </w:r>
      </w:ins>
      <w:ins w:id="401" w:author="Administrator" w:date="2019-06-24T01:09:00Z">
        <w:r w:rsidR="003560D5">
          <w:rPr>
            <w:rFonts w:hint="eastAsia"/>
          </w:rPr>
          <w:t>沈冬菊</w:t>
        </w:r>
      </w:ins>
      <w:ins w:id="402" w:author="Administrator" w:date="2019-06-24T01:17:00Z">
        <w:r w:rsidR="003560D5">
          <w:rPr>
            <w:rFonts w:hint="eastAsia"/>
          </w:rPr>
          <w:t>的</w:t>
        </w:r>
      </w:ins>
      <w:ins w:id="403" w:author="Administrator" w:date="2019-06-24T01:09:00Z">
        <w:r w:rsidR="003560D5">
          <w:rPr>
            <w:rFonts w:hint="eastAsia"/>
          </w:rPr>
          <w:t>弟弟。</w:t>
        </w:r>
      </w:ins>
    </w:p>
    <w:p w:rsidR="003560D5" w:rsidRDefault="003560D5" w:rsidP="007075E5">
      <w:pPr>
        <w:spacing w:after="240"/>
        <w:rPr>
          <w:ins w:id="404" w:author="Administrator" w:date="2019-06-24T01:01:00Z"/>
        </w:rPr>
      </w:pPr>
      <w:ins w:id="405" w:author="Administrator" w:date="2019-06-24T01:10:00Z">
        <w:r>
          <w:rPr>
            <w:rFonts w:hint="eastAsia"/>
          </w:rPr>
          <w:t>可沈海這麼一敵視，李龍飛</w:t>
        </w:r>
      </w:ins>
      <w:ins w:id="406" w:author="Administrator" w:date="2019-06-24T01:17:00Z">
        <w:r>
          <w:rPr>
            <w:rFonts w:hint="eastAsia"/>
          </w:rPr>
          <w:t>馬上</w:t>
        </w:r>
      </w:ins>
      <w:ins w:id="407" w:author="Administrator" w:date="2019-06-24T01:16:00Z">
        <w:r>
          <w:rPr>
            <w:rFonts w:hint="eastAsia"/>
          </w:rPr>
          <w:t>串聯起來</w:t>
        </w:r>
      </w:ins>
      <w:ins w:id="408" w:author="Administrator" w:date="2019-06-24T01:17:00Z">
        <w:r>
          <w:rPr>
            <w:rFonts w:hint="eastAsia"/>
          </w:rPr>
          <w:t>，並明白對方八成是在中午之後，聽到了</w:t>
        </w:r>
      </w:ins>
      <w:ins w:id="409" w:author="Administrator" w:date="2019-06-24T01:18:00Z">
        <w:r>
          <w:rPr>
            <w:rFonts w:hint="eastAsia"/>
          </w:rPr>
          <w:t>其姐姐冬菊，所哭訴的事情。</w:t>
        </w:r>
      </w:ins>
    </w:p>
    <w:p w:rsidR="0032332D" w:rsidRDefault="0032332D" w:rsidP="007075E5">
      <w:pPr>
        <w:spacing w:after="240"/>
        <w:rPr>
          <w:ins w:id="410" w:author="Administrator" w:date="2019-06-24T01:18:00Z"/>
        </w:rPr>
      </w:pPr>
      <w:ins w:id="411" w:author="Administrator" w:date="2019-06-24T01:01:00Z">
        <w:r>
          <w:rPr>
            <w:rFonts w:hint="eastAsia"/>
          </w:rPr>
          <w:t>平心而論，這件事</w:t>
        </w:r>
      </w:ins>
      <w:ins w:id="412" w:author="Administrator" w:date="2019-06-24T01:18:00Z">
        <w:r w:rsidR="003560D5">
          <w:rPr>
            <w:rFonts w:hint="eastAsia"/>
          </w:rPr>
          <w:t>的確是他跟王小石的錯。</w:t>
        </w:r>
      </w:ins>
    </w:p>
    <w:p w:rsidR="003560D5" w:rsidRDefault="003560D5" w:rsidP="007075E5">
      <w:pPr>
        <w:spacing w:after="240"/>
        <w:rPr>
          <w:ins w:id="413" w:author="Administrator" w:date="2019-06-24T01:18:00Z"/>
        </w:rPr>
      </w:pPr>
      <w:ins w:id="414" w:author="Administrator" w:date="2019-06-24T01:18:00Z">
        <w:r>
          <w:rPr>
            <w:rFonts w:hint="eastAsia"/>
          </w:rPr>
          <w:t>但那又怎樣呢？</w:t>
        </w:r>
      </w:ins>
    </w:p>
    <w:p w:rsidR="003560D5" w:rsidRDefault="003560D5" w:rsidP="007075E5">
      <w:pPr>
        <w:spacing w:after="240"/>
        <w:rPr>
          <w:ins w:id="415" w:author="Administrator" w:date="2019-06-24T01:19:00Z"/>
        </w:rPr>
      </w:pPr>
      <w:ins w:id="416" w:author="Administrator" w:date="2019-06-24T01:18:00Z">
        <w:r>
          <w:rPr>
            <w:rFonts w:hint="eastAsia"/>
          </w:rPr>
          <w:t>在李府，他不過是偷看一個</w:t>
        </w:r>
      </w:ins>
      <w:ins w:id="417" w:author="Administrator" w:date="2019-06-24T01:19:00Z">
        <w:del w:id="418" w:author="簡新佳" w:date="2019-06-24T12:45:00Z">
          <w:r w:rsidR="00500000" w:rsidDel="00560CDE">
            <w:rPr>
              <w:rFonts w:hint="eastAsia"/>
            </w:rPr>
            <w:delText>女性</w:delText>
          </w:r>
        </w:del>
        <w:r>
          <w:rPr>
            <w:rFonts w:hint="eastAsia"/>
          </w:rPr>
          <w:t>下人</w:t>
        </w:r>
        <w:del w:id="419" w:author="簡新佳" w:date="2019-06-24T12:45:00Z">
          <w:r w:rsidDel="00560CDE">
            <w:rPr>
              <w:rFonts w:hint="eastAsia"/>
            </w:rPr>
            <w:delText>的</w:delText>
          </w:r>
        </w:del>
        <w:r>
          <w:rPr>
            <w:rFonts w:hint="eastAsia"/>
          </w:rPr>
          <w:t>洗澡而已，有必要那麼</w:t>
        </w:r>
        <w:r w:rsidR="00500000">
          <w:rPr>
            <w:rFonts w:hint="eastAsia"/>
          </w:rPr>
          <w:t>不滿嗎？</w:t>
        </w:r>
      </w:ins>
    </w:p>
    <w:p w:rsidR="00500000" w:rsidRDefault="00500000" w:rsidP="007075E5">
      <w:pPr>
        <w:spacing w:after="240"/>
        <w:rPr>
          <w:ins w:id="420" w:author="Administrator" w:date="2019-06-24T01:19:00Z"/>
        </w:rPr>
      </w:pPr>
      <w:ins w:id="421" w:author="Administrator" w:date="2019-06-24T01:19:00Z">
        <w:r>
          <w:rPr>
            <w:rFonts w:hint="eastAsia"/>
          </w:rPr>
          <w:t>李府可是每個月花了不少</w:t>
        </w:r>
      </w:ins>
      <w:ins w:id="422" w:author="Administrator" w:date="2019-06-24T01:20:00Z">
        <w:r>
          <w:rPr>
            <w:rFonts w:hint="eastAsia"/>
          </w:rPr>
          <w:t>銀倆</w:t>
        </w:r>
      </w:ins>
      <w:ins w:id="423" w:author="Administrator" w:date="2019-06-24T01:19:00Z">
        <w:r>
          <w:rPr>
            <w:rFonts w:hint="eastAsia"/>
          </w:rPr>
          <w:t>在僕役</w:t>
        </w:r>
      </w:ins>
      <w:ins w:id="424" w:author="Administrator" w:date="2019-06-24T01:20:00Z">
        <w:r>
          <w:rPr>
            <w:rFonts w:hint="eastAsia"/>
          </w:rPr>
          <w:t>的工資</w:t>
        </w:r>
      </w:ins>
      <w:ins w:id="425" w:author="Administrator" w:date="2019-06-24T01:19:00Z">
        <w:r>
          <w:rPr>
            <w:rFonts w:hint="eastAsia"/>
          </w:rPr>
          <w:t>上呢！</w:t>
        </w:r>
      </w:ins>
    </w:p>
    <w:p w:rsidR="00500000" w:rsidRDefault="00500000" w:rsidP="007075E5">
      <w:pPr>
        <w:spacing w:after="240"/>
        <w:rPr>
          <w:ins w:id="426" w:author="Administrator" w:date="2019-06-24T01:21:00Z"/>
        </w:rPr>
      </w:pPr>
      <w:ins w:id="427" w:author="Administrator" w:date="2019-06-24T01:20:00Z">
        <w:r>
          <w:rPr>
            <w:rFonts w:hint="eastAsia"/>
          </w:rPr>
          <w:t>尤其是姐姐們的貼身丫鬟，普通人家的ㄚ鬟頂多每個月幾兩銀子而已，</w:t>
        </w:r>
      </w:ins>
      <w:ins w:id="428" w:author="Administrator" w:date="2019-06-24T01:21:00Z">
        <w:r>
          <w:rPr>
            <w:rFonts w:hint="eastAsia"/>
          </w:rPr>
          <w:t>可這些ㄚ鬟卻是每個月都有五十兩銀子以上。</w:t>
        </w:r>
      </w:ins>
    </w:p>
    <w:p w:rsidR="00500000" w:rsidRDefault="00500000" w:rsidP="007075E5">
      <w:pPr>
        <w:spacing w:after="240"/>
        <w:rPr>
          <w:ins w:id="429" w:author="Administrator" w:date="2019-06-24T01:22:00Z"/>
        </w:rPr>
      </w:pPr>
      <w:ins w:id="430" w:author="Administrator" w:date="2019-06-24T01:21:00Z">
        <w:r>
          <w:rPr>
            <w:rFonts w:hint="eastAsia"/>
          </w:rPr>
          <w:t>就算是其他僕役</w:t>
        </w:r>
      </w:ins>
      <w:ins w:id="431" w:author="Administrator" w:date="2019-06-24T01:22:00Z">
        <w:r>
          <w:rPr>
            <w:rFonts w:hint="eastAsia"/>
          </w:rPr>
          <w:t>的薪俸</w:t>
        </w:r>
      </w:ins>
      <w:ins w:id="432" w:author="Administrator" w:date="2019-06-24T01:21:00Z">
        <w:r>
          <w:rPr>
            <w:rFonts w:hint="eastAsia"/>
          </w:rPr>
          <w:t>，也因為李敦李老爺子的仁心</w:t>
        </w:r>
      </w:ins>
      <w:ins w:id="433" w:author="Administrator" w:date="2019-06-24T01:22:00Z">
        <w:r>
          <w:rPr>
            <w:rFonts w:hint="eastAsia"/>
          </w:rPr>
          <w:t>宅</w:t>
        </w:r>
      </w:ins>
      <w:ins w:id="434" w:author="Administrator" w:date="2019-06-24T01:21:00Z">
        <w:r>
          <w:rPr>
            <w:rFonts w:hint="eastAsia"/>
          </w:rPr>
          <w:t>厚而比其他富貴人家來的</w:t>
        </w:r>
      </w:ins>
      <w:ins w:id="435" w:author="Administrator" w:date="2019-06-24T01:22:00Z">
        <w:r>
          <w:rPr>
            <w:rFonts w:hint="eastAsia"/>
          </w:rPr>
          <w:t>高。</w:t>
        </w:r>
      </w:ins>
    </w:p>
    <w:p w:rsidR="00500000" w:rsidRDefault="00500000" w:rsidP="007075E5">
      <w:pPr>
        <w:spacing w:after="240"/>
        <w:rPr>
          <w:ins w:id="436" w:author="Administrator" w:date="2019-06-24T01:23:00Z"/>
        </w:rPr>
      </w:pPr>
      <w:ins w:id="437" w:author="Administrator" w:date="2019-06-24T01:22:00Z">
        <w:r>
          <w:rPr>
            <w:rFonts w:hint="eastAsia"/>
          </w:rPr>
          <w:t>這沈海有甚麼資格敢對自己不滿。</w:t>
        </w:r>
      </w:ins>
    </w:p>
    <w:p w:rsidR="00560CDE" w:rsidRDefault="008543EC" w:rsidP="007075E5">
      <w:pPr>
        <w:spacing w:after="240"/>
        <w:rPr>
          <w:ins w:id="438" w:author="簡新佳" w:date="2019-06-24T12:45:00Z"/>
        </w:rPr>
      </w:pPr>
      <w:ins w:id="439" w:author="Administrator" w:date="2019-06-24T01:23:00Z">
        <w:r>
          <w:rPr>
            <w:rFonts w:hint="eastAsia"/>
          </w:rPr>
          <w:t>「你…你有種，就別仗著自己</w:t>
        </w:r>
      </w:ins>
      <w:ins w:id="440" w:author="Administrator" w:date="2019-06-24T01:24:00Z">
        <w:r>
          <w:rPr>
            <w:rFonts w:hint="eastAsia"/>
          </w:rPr>
          <w:t>是李家少爺，</w:t>
        </w:r>
      </w:ins>
      <w:ins w:id="441" w:author="簡新佳" w:date="2019-06-24T12:45:00Z">
        <w:r w:rsidR="00560CDE">
          <w:rPr>
            <w:rFonts w:hint="eastAsia"/>
          </w:rPr>
          <w:t>跟我打一場！」</w:t>
        </w:r>
      </w:ins>
    </w:p>
    <w:p w:rsidR="00560CDE" w:rsidRDefault="00560CDE" w:rsidP="007075E5">
      <w:pPr>
        <w:spacing w:after="240"/>
        <w:rPr>
          <w:ins w:id="442" w:author="簡新佳" w:date="2019-06-24T12:45:00Z"/>
        </w:rPr>
      </w:pPr>
      <w:ins w:id="443" w:author="簡新佳" w:date="2019-06-24T12:45:00Z">
        <w:r>
          <w:rPr>
            <w:rFonts w:hint="eastAsia"/>
          </w:rPr>
          <w:t>「喔？這話可是你說的喔？」</w:t>
        </w:r>
      </w:ins>
    </w:p>
    <w:p w:rsidR="00560CDE" w:rsidRDefault="00560CDE" w:rsidP="007075E5">
      <w:pPr>
        <w:spacing w:after="240"/>
        <w:rPr>
          <w:ins w:id="444" w:author="簡新佳" w:date="2019-06-24T12:46:00Z"/>
        </w:rPr>
      </w:pPr>
      <w:ins w:id="445" w:author="簡新佳" w:date="2019-06-24T12:46:00Z">
        <w:r>
          <w:rPr>
            <w:rFonts w:hint="eastAsia"/>
          </w:rPr>
          <w:t>李龍飛原本還在考慮，要怎麼處置這僕役，此時沈海出言挑戰，立刻就引起他的興趣。</w:t>
        </w:r>
      </w:ins>
    </w:p>
    <w:p w:rsidR="00560CDE" w:rsidRDefault="00560CDE" w:rsidP="007075E5">
      <w:pPr>
        <w:spacing w:after="240"/>
        <w:rPr>
          <w:ins w:id="446" w:author="簡新佳" w:date="2019-06-24T12:47:00Z"/>
        </w:rPr>
      </w:pPr>
      <w:ins w:id="447" w:author="簡新佳" w:date="2019-06-24T12:46:00Z">
        <w:r>
          <w:rPr>
            <w:rFonts w:hint="eastAsia"/>
          </w:rPr>
          <w:t>「這…萬萬不可，少爺乃高貴之軀，怎能跟</w:t>
        </w:r>
      </w:ins>
      <w:ins w:id="448" w:author="簡新佳" w:date="2019-06-24T12:47:00Z">
        <w:r>
          <w:rPr>
            <w:rFonts w:hint="eastAsia"/>
          </w:rPr>
          <w:t>這種僕役對打？」</w:t>
        </w:r>
      </w:ins>
    </w:p>
    <w:p w:rsidR="00560CDE" w:rsidRDefault="00560CDE" w:rsidP="007075E5">
      <w:pPr>
        <w:spacing w:after="240"/>
        <w:rPr>
          <w:ins w:id="449" w:author="簡新佳" w:date="2019-06-24T12:48:00Z"/>
        </w:rPr>
      </w:pPr>
      <w:ins w:id="450" w:author="簡新佳" w:date="2019-06-24T12:47:00Z">
        <w:r>
          <w:rPr>
            <w:rFonts w:hint="eastAsia"/>
          </w:rPr>
          <w:t>王小石一看自家</w:t>
        </w:r>
      </w:ins>
      <w:ins w:id="451" w:author="簡新佳" w:date="2019-06-24T12:48:00Z">
        <w:r>
          <w:rPr>
            <w:rFonts w:hint="eastAsia"/>
          </w:rPr>
          <w:t>少爺沒拒絕，臉色一變，連忙阻止。</w:t>
        </w:r>
      </w:ins>
    </w:p>
    <w:p w:rsidR="00560CDE" w:rsidRPr="00560CDE" w:rsidRDefault="00560CDE" w:rsidP="007075E5">
      <w:pPr>
        <w:spacing w:after="240"/>
        <w:rPr>
          <w:ins w:id="452" w:author="簡新佳" w:date="2019-06-24T12:48:00Z"/>
        </w:rPr>
      </w:pPr>
      <w:ins w:id="453" w:author="簡新佳" w:date="2019-06-24T12:48:00Z">
        <w:r>
          <w:rPr>
            <w:rFonts w:hint="eastAsia"/>
          </w:rPr>
          <w:t>開玩笑，他可是少爺的貼身僕役，如果讓少爺被打傷了，那第一個被</w:t>
        </w:r>
      </w:ins>
      <w:ins w:id="454" w:author="簡新佳" w:date="2019-06-24T12:49:00Z">
        <w:r>
          <w:rPr>
            <w:rFonts w:hint="eastAsia"/>
          </w:rPr>
          <w:t>責備的，肯定是他！</w:t>
        </w:r>
      </w:ins>
    </w:p>
    <w:p w:rsidR="00560CDE" w:rsidRPr="00560CDE" w:rsidRDefault="00560CDE" w:rsidP="007075E5">
      <w:pPr>
        <w:spacing w:after="240"/>
        <w:rPr>
          <w:ins w:id="455" w:author="Administrator" w:date="2019-06-24T01:22:00Z"/>
        </w:rPr>
      </w:pPr>
      <w:ins w:id="456" w:author="簡新佳" w:date="2019-06-24T12:48:00Z">
        <w:r>
          <w:rPr>
            <w:rFonts w:hint="eastAsia"/>
          </w:rPr>
          <w:t>「</w:t>
        </w:r>
      </w:ins>
      <w:ins w:id="457" w:author="簡新佳" w:date="2019-06-24T12:50:00Z">
        <w:r>
          <w:rPr>
            <w:rFonts w:hint="eastAsia"/>
          </w:rPr>
          <w:t>…</w:t>
        </w:r>
      </w:ins>
      <w:ins w:id="458" w:author="簡新佳" w:date="2019-06-24T12:48:00Z">
        <w:r>
          <w:rPr>
            <w:rFonts w:hint="eastAsia"/>
          </w:rPr>
          <w:t>是阿是阿，</w:t>
        </w:r>
      </w:ins>
      <w:ins w:id="459" w:author="簡新佳" w:date="2019-06-24T12:49:00Z">
        <w:r>
          <w:rPr>
            <w:rFonts w:hint="eastAsia"/>
          </w:rPr>
          <w:t>少爺您何必跟一個下等人打？萬一打傷了，那老夫可承擔不起</w:t>
        </w:r>
      </w:ins>
      <w:ins w:id="460" w:author="簡新佳" w:date="2019-06-24T12:50:00Z">
        <w:r>
          <w:rPr>
            <w:rFonts w:hint="eastAsia"/>
          </w:rPr>
          <w:t>老爺的怒火阿</w:t>
        </w:r>
      </w:ins>
      <w:ins w:id="461" w:author="簡新佳" w:date="2019-06-24T12:49:00Z">
        <w:r>
          <w:rPr>
            <w:rFonts w:hint="eastAsia"/>
          </w:rPr>
          <w:t>…！</w:t>
        </w:r>
      </w:ins>
      <w:ins w:id="462" w:author="簡新佳" w:date="2019-06-24T12:50:00Z">
        <w:r>
          <w:rPr>
            <w:rFonts w:hint="eastAsia"/>
          </w:rPr>
          <w:t>」</w:t>
        </w:r>
      </w:ins>
    </w:p>
    <w:p w:rsidR="00500000" w:rsidRDefault="00560CDE" w:rsidP="007075E5">
      <w:pPr>
        <w:spacing w:after="240"/>
        <w:rPr>
          <w:ins w:id="463" w:author="簡新佳" w:date="2019-06-24T12:51:00Z"/>
        </w:rPr>
      </w:pPr>
      <w:ins w:id="464" w:author="簡新佳" w:date="2019-06-24T12:50:00Z">
        <w:r>
          <w:rPr>
            <w:rFonts w:hint="eastAsia"/>
          </w:rPr>
          <w:t>羅教頭也反應過來，要是李龍飛在他這被沈海打傷了，那別說王小石有責任，就連他也會被嚴重</w:t>
        </w:r>
      </w:ins>
      <w:ins w:id="465" w:author="簡新佳" w:date="2019-06-24T12:51:00Z">
        <w:r>
          <w:rPr>
            <w:rFonts w:hint="eastAsia"/>
          </w:rPr>
          <w:t>懲罰！</w:t>
        </w:r>
      </w:ins>
    </w:p>
    <w:p w:rsidR="00560CDE" w:rsidRDefault="00560CDE" w:rsidP="007075E5">
      <w:pPr>
        <w:spacing w:after="240"/>
        <w:rPr>
          <w:ins w:id="466" w:author="簡新佳" w:date="2019-06-24T12:51:00Z"/>
        </w:rPr>
      </w:pPr>
      <w:ins w:id="467" w:author="簡新佳" w:date="2019-06-24T12:51:00Z">
        <w:r>
          <w:rPr>
            <w:rFonts w:hint="eastAsia"/>
          </w:rPr>
          <w:lastRenderedPageBreak/>
          <w:t>何況，以李龍飛的武藝，還真的打不贏沈海。</w:t>
        </w:r>
      </w:ins>
    </w:p>
    <w:p w:rsidR="00560CDE" w:rsidRDefault="00560CDE" w:rsidP="007075E5">
      <w:pPr>
        <w:spacing w:after="240"/>
        <w:rPr>
          <w:ins w:id="468" w:author="簡新佳" w:date="2019-06-24T12:51:00Z"/>
        </w:rPr>
      </w:pPr>
      <w:ins w:id="469" w:author="簡新佳" w:date="2019-06-24T12:51:00Z">
        <w:r>
          <w:rPr>
            <w:rFonts w:hint="eastAsia"/>
          </w:rPr>
          <w:t>「恩？我會被打傷…」</w:t>
        </w:r>
      </w:ins>
    </w:p>
    <w:p w:rsidR="00560CDE" w:rsidRDefault="00560CDE" w:rsidP="007075E5">
      <w:pPr>
        <w:spacing w:after="240"/>
        <w:rPr>
          <w:ins w:id="470" w:author="簡新佳" w:date="2019-06-24T12:53:00Z"/>
        </w:rPr>
      </w:pPr>
      <w:ins w:id="471" w:author="簡新佳" w:date="2019-06-24T12:51:00Z">
        <w:r>
          <w:rPr>
            <w:rFonts w:hint="eastAsia"/>
          </w:rPr>
          <w:t>李龍飛看向羅教頭，</w:t>
        </w:r>
      </w:ins>
      <w:ins w:id="472" w:author="簡新佳" w:date="2019-06-24T12:52:00Z">
        <w:r>
          <w:rPr>
            <w:rFonts w:hint="eastAsia"/>
          </w:rPr>
          <w:t>眼中有些疑惑，更多的是不滿，「方才你不是說，我已經突破</w:t>
        </w:r>
      </w:ins>
      <w:ins w:id="473" w:author="Administrator" w:date="2019-07-07T19:04:00Z">
        <w:r w:rsidR="00742998">
          <w:rPr>
            <w:rFonts w:hint="eastAsia"/>
          </w:rPr>
          <w:t>一流</w:t>
        </w:r>
      </w:ins>
      <w:ins w:id="474" w:author="簡新佳" w:date="2019-06-24T12:52:00Z">
        <w:del w:id="475" w:author="Administrator" w:date="2019-07-07T19:04:00Z">
          <w:r w:rsidDel="00742998">
            <w:rPr>
              <w:rFonts w:hint="eastAsia"/>
            </w:rPr>
            <w:delText>淬骨</w:delText>
          </w:r>
        </w:del>
        <w:r>
          <w:rPr>
            <w:rFonts w:hint="eastAsia"/>
          </w:rPr>
          <w:t>境，</w:t>
        </w:r>
      </w:ins>
      <w:ins w:id="476" w:author="Administrator" w:date="2019-07-07T19:04:00Z">
        <w:r w:rsidR="00742998">
          <w:rPr>
            <w:rFonts w:hint="eastAsia"/>
          </w:rPr>
          <w:t>成為二流高手</w:t>
        </w:r>
      </w:ins>
      <w:ins w:id="477" w:author="簡新佳" w:date="2019-06-24T12:52:00Z">
        <w:del w:id="478" w:author="Administrator" w:date="2019-07-07T19:04:00Z">
          <w:r w:rsidDel="00742998">
            <w:rPr>
              <w:rFonts w:hint="eastAsia"/>
            </w:rPr>
            <w:delText>來到氣血</w:delText>
          </w:r>
        </w:del>
      </w:ins>
      <w:ins w:id="479" w:author="Administrator" w:date="2019-07-07T19:04:00Z">
        <w:r w:rsidR="00742998">
          <w:rPr>
            <w:rFonts w:hint="eastAsia"/>
          </w:rPr>
          <w:t>了</w:t>
        </w:r>
      </w:ins>
      <w:ins w:id="480" w:author="簡新佳" w:date="2019-06-24T12:52:00Z">
        <w:del w:id="481" w:author="Administrator" w:date="2019-07-07T19:04:00Z">
          <w:r w:rsidDel="00742998">
            <w:rPr>
              <w:rFonts w:hint="eastAsia"/>
            </w:rPr>
            <w:delText>境了</w:delText>
          </w:r>
        </w:del>
        <w:r>
          <w:rPr>
            <w:rFonts w:hint="eastAsia"/>
          </w:rPr>
          <w:t>嗎</w:t>
        </w:r>
      </w:ins>
      <w:ins w:id="482" w:author="簡新佳" w:date="2019-06-24T12:53:00Z">
        <w:r>
          <w:rPr>
            <w:rFonts w:hint="eastAsia"/>
          </w:rPr>
          <w:t>？」</w:t>
        </w:r>
      </w:ins>
    </w:p>
    <w:p w:rsidR="00560CDE" w:rsidRDefault="00560CDE" w:rsidP="007075E5">
      <w:pPr>
        <w:spacing w:after="240"/>
        <w:rPr>
          <w:ins w:id="483" w:author="簡新佳" w:date="2019-06-24T12:53:00Z"/>
        </w:rPr>
      </w:pPr>
      <w:ins w:id="484" w:author="簡新佳" w:date="2019-06-24T12:53:00Z">
        <w:r>
          <w:rPr>
            <w:rFonts w:hint="eastAsia"/>
          </w:rPr>
          <w:t>「他不過區區一個</w:t>
        </w:r>
      </w:ins>
      <w:ins w:id="485" w:author="Administrator" w:date="2019-07-07T19:04:00Z">
        <w:r w:rsidR="00742998">
          <w:rPr>
            <w:rFonts w:hint="eastAsia"/>
          </w:rPr>
          <w:t>三流</w:t>
        </w:r>
      </w:ins>
      <w:ins w:id="486" w:author="簡新佳" w:date="2019-06-24T12:53:00Z">
        <w:del w:id="487" w:author="Administrator" w:date="2019-07-07T19:04:00Z">
          <w:r w:rsidDel="00742998">
            <w:rPr>
              <w:rFonts w:hint="eastAsia"/>
            </w:rPr>
            <w:delText>淬骨境</w:delText>
          </w:r>
        </w:del>
        <w:r>
          <w:rPr>
            <w:rFonts w:hint="eastAsia"/>
          </w:rPr>
          <w:t>，怎能打傷我呢？」</w:t>
        </w:r>
      </w:ins>
    </w:p>
    <w:p w:rsidR="00560CDE" w:rsidRDefault="00560CDE" w:rsidP="007075E5">
      <w:pPr>
        <w:spacing w:after="240"/>
        <w:rPr>
          <w:ins w:id="488" w:author="簡新佳" w:date="2019-06-24T12:53:00Z"/>
        </w:rPr>
      </w:pPr>
      <w:ins w:id="489" w:author="簡新佳" w:date="2019-06-24T12:53:00Z">
        <w:r>
          <w:rPr>
            <w:rFonts w:hint="eastAsia"/>
          </w:rPr>
          <w:t>「這…」</w:t>
        </w:r>
      </w:ins>
    </w:p>
    <w:p w:rsidR="00560CDE" w:rsidRDefault="00560CDE" w:rsidP="007075E5">
      <w:pPr>
        <w:spacing w:after="240"/>
        <w:rPr>
          <w:ins w:id="490" w:author="簡新佳" w:date="2019-06-24T12:54:00Z"/>
        </w:rPr>
      </w:pPr>
      <w:ins w:id="491" w:author="簡新佳" w:date="2019-06-24T12:53:00Z">
        <w:r>
          <w:rPr>
            <w:rFonts w:hint="eastAsia"/>
          </w:rPr>
          <w:t>羅教頭</w:t>
        </w:r>
        <w:r w:rsidR="00E931AE">
          <w:rPr>
            <w:rFonts w:hint="eastAsia"/>
          </w:rPr>
          <w:t>被這麼一說，反倒噎住了嘴，半天講不出話來，</w:t>
        </w:r>
      </w:ins>
      <w:ins w:id="492" w:author="簡新佳" w:date="2019-06-24T12:54:00Z">
        <w:r w:rsidR="00E931AE">
          <w:rPr>
            <w:rFonts w:hint="eastAsia"/>
          </w:rPr>
          <w:t>要是時間可以重來，那</w:t>
        </w:r>
      </w:ins>
      <w:ins w:id="493" w:author="簡新佳" w:date="2019-06-24T12:56:00Z">
        <w:r w:rsidR="003B4ADA">
          <w:rPr>
            <w:rFonts w:hint="eastAsia"/>
          </w:rPr>
          <w:t>他</w:t>
        </w:r>
      </w:ins>
      <w:ins w:id="494" w:author="簡新佳" w:date="2019-06-24T12:54:00Z">
        <w:r w:rsidR="00E931AE">
          <w:rPr>
            <w:rFonts w:hint="eastAsia"/>
          </w:rPr>
          <w:t>恨不得狠狠打方才的自己一個巴掌，沒事幹嘛拍馬屁拍得那麼過分呢？</w:t>
        </w:r>
      </w:ins>
    </w:p>
    <w:p w:rsidR="00E931AE" w:rsidRDefault="00E931AE" w:rsidP="007075E5">
      <w:pPr>
        <w:spacing w:after="240"/>
        <w:rPr>
          <w:ins w:id="495" w:author="Administrator" w:date="2019-06-25T00:06:00Z"/>
        </w:rPr>
      </w:pPr>
      <w:ins w:id="496" w:author="簡新佳" w:date="2019-06-24T12:54:00Z">
        <w:r>
          <w:rPr>
            <w:rFonts w:hint="eastAsia"/>
          </w:rPr>
          <w:t>這下可好了，</w:t>
        </w:r>
      </w:ins>
      <w:ins w:id="497" w:author="簡新佳" w:date="2019-06-24T12:55:00Z">
        <w:r>
          <w:rPr>
            <w:rFonts w:hint="eastAsia"/>
          </w:rPr>
          <w:t>說是方才騙了少爺也不對，讓</w:t>
        </w:r>
      </w:ins>
      <w:ins w:id="498" w:author="簡新佳" w:date="2019-06-24T12:54:00Z">
        <w:r>
          <w:rPr>
            <w:rFonts w:hint="eastAsia"/>
          </w:rPr>
          <w:t>少爺真的跟沈海打起來</w:t>
        </w:r>
      </w:ins>
      <w:ins w:id="499" w:author="簡新佳" w:date="2019-06-24T12:55:00Z">
        <w:r>
          <w:rPr>
            <w:rFonts w:hint="eastAsia"/>
          </w:rPr>
          <w:t>也不對，不管哪樣做，他都免不了承受一番責罵！</w:t>
        </w:r>
      </w:ins>
    </w:p>
    <w:p w:rsidR="00596ED4" w:rsidRDefault="00596ED4" w:rsidP="007075E5">
      <w:pPr>
        <w:spacing w:after="240"/>
        <w:rPr>
          <w:ins w:id="500" w:author="簡新佳" w:date="2019-06-24T12:55:00Z"/>
        </w:rPr>
      </w:pPr>
    </w:p>
    <w:p w:rsidR="00596ED4" w:rsidRDefault="00596ED4" w:rsidP="00596ED4">
      <w:pPr>
        <w:pStyle w:val="12"/>
        <w:numPr>
          <w:ilvl w:val="0"/>
          <w:numId w:val="1"/>
        </w:numPr>
        <w:spacing w:after="240"/>
        <w:ind w:leftChars="0" w:left="357" w:hanging="357"/>
        <w:outlineLvl w:val="0"/>
        <w:rPr>
          <w:ins w:id="501" w:author="Administrator" w:date="2019-06-25T00:06:00Z"/>
        </w:rPr>
      </w:pPr>
      <w:ins w:id="502" w:author="Administrator" w:date="2019-06-25T00:06:00Z">
        <w:r>
          <w:rPr>
            <w:rFonts w:hint="eastAsia"/>
          </w:rPr>
          <w:t>恃強凌弱</w:t>
        </w:r>
      </w:ins>
    </w:p>
    <w:p w:rsidR="000F0075" w:rsidRDefault="00924E70">
      <w:pPr>
        <w:pStyle w:val="12"/>
        <w:spacing w:after="240"/>
        <w:ind w:leftChars="0" w:left="0"/>
        <w:rPr>
          <w:ins w:id="503" w:author="Administrator" w:date="2019-06-25T00:20:00Z"/>
        </w:rPr>
        <w:pPrChange w:id="504" w:author="Administrator" w:date="2019-06-25T00:07:00Z">
          <w:pPr>
            <w:spacing w:after="240"/>
          </w:pPr>
        </w:pPrChange>
      </w:pPr>
      <w:ins w:id="505" w:author="Administrator" w:date="2019-06-25T00:17:00Z">
        <w:r>
          <w:rPr>
            <w:rFonts w:hint="eastAsia"/>
          </w:rPr>
          <w:t>嚴格來說，李龍飛的練武資質還算不錯的，六歲習武，十歲</w:t>
        </w:r>
      </w:ins>
      <w:ins w:id="506" w:author="Administrator" w:date="2019-09-12T23:37:00Z">
        <w:r w:rsidR="004D755D">
          <w:rPr>
            <w:rFonts w:hint="eastAsia"/>
          </w:rPr>
          <w:t>練骨</w:t>
        </w:r>
      </w:ins>
      <w:ins w:id="507" w:author="Administrator" w:date="2019-06-25T00:18:00Z">
        <w:r>
          <w:rPr>
            <w:rFonts w:hint="eastAsia"/>
          </w:rPr>
          <w:t>境巔峰，雖說這樣的速度在</w:t>
        </w:r>
      </w:ins>
      <w:ins w:id="508" w:author="Administrator" w:date="2019-06-25T00:19:00Z">
        <w:r w:rsidR="006802ED">
          <w:rPr>
            <w:rFonts w:hint="eastAsia"/>
          </w:rPr>
          <w:t>一般武者</w:t>
        </w:r>
      </w:ins>
      <w:ins w:id="509" w:author="Administrator" w:date="2019-06-25T00:18:00Z">
        <w:r>
          <w:rPr>
            <w:rFonts w:hint="eastAsia"/>
          </w:rPr>
          <w:t>來看，</w:t>
        </w:r>
      </w:ins>
      <w:ins w:id="510" w:author="Administrator" w:date="2019-06-25T00:19:00Z">
        <w:r w:rsidR="006802ED">
          <w:rPr>
            <w:rFonts w:hint="eastAsia"/>
          </w:rPr>
          <w:t>只是一般般而已，可是換個角度</w:t>
        </w:r>
      </w:ins>
      <w:ins w:id="511" w:author="Administrator" w:date="2019-06-25T00:20:00Z">
        <w:r w:rsidR="006802ED">
          <w:rPr>
            <w:rFonts w:hint="eastAsia"/>
          </w:rPr>
          <w:t>想，他也沒用盡全力在習武阿？</w:t>
        </w:r>
      </w:ins>
    </w:p>
    <w:p w:rsidR="000F0075" w:rsidRDefault="006802ED">
      <w:pPr>
        <w:pStyle w:val="12"/>
        <w:spacing w:after="240"/>
        <w:ind w:leftChars="0" w:left="0"/>
        <w:rPr>
          <w:ins w:id="512" w:author="Administrator" w:date="2019-06-25T00:22:00Z"/>
        </w:rPr>
        <w:pPrChange w:id="513" w:author="Administrator" w:date="2019-06-25T00:07:00Z">
          <w:pPr>
            <w:spacing w:after="240"/>
          </w:pPr>
        </w:pPrChange>
      </w:pPr>
      <w:ins w:id="514" w:author="Administrator" w:date="2019-06-25T00:20:00Z">
        <w:r>
          <w:rPr>
            <w:rFonts w:hint="eastAsia"/>
          </w:rPr>
          <w:t>身為李府少爺，李龍飛更多的時間是在學習各項事務，所謂</w:t>
        </w:r>
      </w:ins>
      <w:ins w:id="515" w:author="Administrator" w:date="2019-06-25T00:21:00Z">
        <w:r>
          <w:rPr>
            <w:rFonts w:hint="eastAsia"/>
          </w:rPr>
          <w:t>禮樂</w:t>
        </w:r>
      </w:ins>
      <w:ins w:id="516" w:author="Administrator" w:date="2019-06-25T00:22:00Z">
        <w:r>
          <w:rPr>
            <w:rFonts w:hint="eastAsia"/>
          </w:rPr>
          <w:t>射禦書數，習武，不過是六藝中的其中一項</w:t>
        </w:r>
      </w:ins>
      <w:ins w:id="517" w:author="Administrator" w:date="2019-06-25T00:24:00Z">
        <w:r>
          <w:rPr>
            <w:rFonts w:hint="eastAsia"/>
          </w:rPr>
          <w:t>射藝</w:t>
        </w:r>
      </w:ins>
      <w:ins w:id="518" w:author="Administrator" w:date="2019-06-25T00:22:00Z">
        <w:r>
          <w:rPr>
            <w:rFonts w:hint="eastAsia"/>
          </w:rPr>
          <w:t>罷了。</w:t>
        </w:r>
      </w:ins>
    </w:p>
    <w:p w:rsidR="000F0075" w:rsidRDefault="006802ED">
      <w:pPr>
        <w:pStyle w:val="12"/>
        <w:spacing w:after="240"/>
        <w:ind w:leftChars="0" w:left="0"/>
        <w:rPr>
          <w:ins w:id="519" w:author="Administrator" w:date="2019-06-25T00:23:00Z"/>
        </w:rPr>
        <w:pPrChange w:id="520" w:author="Administrator" w:date="2019-06-25T00:07:00Z">
          <w:pPr>
            <w:spacing w:after="240"/>
          </w:pPr>
        </w:pPrChange>
      </w:pPr>
      <w:ins w:id="521" w:author="Administrator" w:date="2019-06-25T00:23:00Z">
        <w:r>
          <w:rPr>
            <w:rFonts w:hint="eastAsia"/>
          </w:rPr>
          <w:t>其餘時間上，他還要學著管理整個家族，以及日後繼承其父親的官位等等</w:t>
        </w:r>
      </w:ins>
      <w:ins w:id="522" w:author="Administrator" w:date="2019-06-25T00:24:00Z">
        <w:r>
          <w:rPr>
            <w:rFonts w:hint="eastAsia"/>
          </w:rPr>
          <w:t>，比起尋常習武之人，</w:t>
        </w:r>
      </w:ins>
      <w:ins w:id="523" w:author="Administrator" w:date="2019-06-25T00:25:00Z">
        <w:r>
          <w:rPr>
            <w:rFonts w:hint="eastAsia"/>
          </w:rPr>
          <w:t>可以說練武的時間少了十倍以上。</w:t>
        </w:r>
      </w:ins>
    </w:p>
    <w:p w:rsidR="000F0075" w:rsidRDefault="006802ED">
      <w:pPr>
        <w:pStyle w:val="12"/>
        <w:spacing w:after="240"/>
        <w:ind w:leftChars="0" w:left="0"/>
        <w:rPr>
          <w:ins w:id="524" w:author="Administrator" w:date="2019-06-25T21:27:00Z"/>
        </w:rPr>
        <w:pPrChange w:id="525" w:author="Administrator" w:date="2019-06-25T00:07:00Z">
          <w:pPr>
            <w:spacing w:after="240"/>
          </w:pPr>
        </w:pPrChange>
      </w:pPr>
      <w:ins w:id="526" w:author="Administrator" w:date="2019-06-25T00:24:00Z">
        <w:r>
          <w:rPr>
            <w:rFonts w:hint="eastAsia"/>
          </w:rPr>
          <w:t>而在這些學習之外，李龍飛</w:t>
        </w:r>
      </w:ins>
      <w:ins w:id="527" w:author="Administrator" w:date="2019-06-25T00:25:00Z">
        <w:r>
          <w:rPr>
            <w:rFonts w:hint="eastAsia"/>
          </w:rPr>
          <w:t>同樣也跟其他孩童一樣愛玩耍，不管是</w:t>
        </w:r>
      </w:ins>
      <w:ins w:id="528" w:author="Administrator" w:date="2019-06-25T00:37:00Z">
        <w:r w:rsidR="0020672A">
          <w:rPr>
            <w:rFonts w:hint="eastAsia"/>
          </w:rPr>
          <w:t>鬥蛐蛐還是打陀螺，要不然就是放紙鳶或是玩騎馬打仗等</w:t>
        </w:r>
      </w:ins>
      <w:ins w:id="529" w:author="Administrator" w:date="2019-06-25T00:38:00Z">
        <w:r w:rsidR="0020672A">
          <w:rPr>
            <w:rFonts w:hint="eastAsia"/>
          </w:rPr>
          <w:t>等，這些對他來說，</w:t>
        </w:r>
      </w:ins>
      <w:ins w:id="530" w:author="Administrator" w:date="2019-06-25T21:27:00Z">
        <w:r w:rsidR="00EF396E">
          <w:rPr>
            <w:rFonts w:hint="eastAsia"/>
          </w:rPr>
          <w:t>都比習武來得有趣多。</w:t>
        </w:r>
      </w:ins>
    </w:p>
    <w:p w:rsidR="000F0075" w:rsidRDefault="00EF396E">
      <w:pPr>
        <w:pStyle w:val="12"/>
        <w:spacing w:after="240"/>
        <w:ind w:leftChars="0" w:left="0"/>
        <w:rPr>
          <w:ins w:id="531" w:author="Administrator" w:date="2019-06-25T21:27:00Z"/>
        </w:rPr>
        <w:pPrChange w:id="532" w:author="Administrator" w:date="2019-06-25T00:07:00Z">
          <w:pPr>
            <w:spacing w:after="240"/>
          </w:pPr>
        </w:pPrChange>
      </w:pPr>
      <w:ins w:id="533" w:author="Administrator" w:date="2019-06-25T21:27:00Z">
        <w:r>
          <w:rPr>
            <w:rFonts w:hint="eastAsia"/>
          </w:rPr>
          <w:t>因此能在四年之間從零到有，練到</w:t>
        </w:r>
      </w:ins>
      <w:ins w:id="534" w:author="Administrator" w:date="2019-09-12T23:38:00Z">
        <w:r w:rsidR="004D755D">
          <w:rPr>
            <w:rFonts w:hint="eastAsia"/>
          </w:rPr>
          <w:t>練骨</w:t>
        </w:r>
      </w:ins>
      <w:ins w:id="535" w:author="Administrator" w:date="2019-06-25T21:27:00Z">
        <w:r>
          <w:rPr>
            <w:rFonts w:hint="eastAsia"/>
          </w:rPr>
          <w:t>境巔峰，也算是快速了。</w:t>
        </w:r>
      </w:ins>
    </w:p>
    <w:p w:rsidR="000F0075" w:rsidRDefault="00636801">
      <w:pPr>
        <w:pStyle w:val="12"/>
        <w:spacing w:after="240"/>
        <w:ind w:leftChars="0" w:left="0"/>
        <w:rPr>
          <w:ins w:id="536" w:author="Administrator" w:date="2019-07-01T16:02:00Z"/>
        </w:rPr>
        <w:pPrChange w:id="537" w:author="Administrator" w:date="2019-06-25T00:07:00Z">
          <w:pPr>
            <w:spacing w:after="240"/>
          </w:pPr>
        </w:pPrChange>
      </w:pPr>
      <w:ins w:id="538" w:author="Administrator" w:date="2019-06-25T21:28:00Z">
        <w:r>
          <w:rPr>
            <w:rFonts w:hint="eastAsia"/>
          </w:rPr>
          <w:t>可這些終究只是</w:t>
        </w:r>
      </w:ins>
      <w:ins w:id="539" w:author="Administrator" w:date="2019-07-01T16:02:00Z">
        <w:r>
          <w:rPr>
            <w:rFonts w:hint="eastAsia"/>
          </w:rPr>
          <w:t>紙上談兵而已。</w:t>
        </w:r>
      </w:ins>
    </w:p>
    <w:p w:rsidR="000F0075" w:rsidRDefault="00636801">
      <w:pPr>
        <w:pStyle w:val="12"/>
        <w:spacing w:after="240"/>
        <w:ind w:leftChars="0" w:left="0"/>
        <w:rPr>
          <w:ins w:id="540" w:author="Administrator" w:date="2019-07-01T16:02:00Z"/>
        </w:rPr>
        <w:pPrChange w:id="541" w:author="Administrator" w:date="2019-06-25T00:07:00Z">
          <w:pPr>
            <w:spacing w:after="240"/>
          </w:pPr>
        </w:pPrChange>
      </w:pPr>
      <w:ins w:id="542" w:author="Administrator" w:date="2019-07-01T16:02:00Z">
        <w:r>
          <w:rPr>
            <w:rFonts w:hint="eastAsia"/>
          </w:rPr>
          <w:t>實戰中，除了</w:t>
        </w:r>
      </w:ins>
      <w:ins w:id="543" w:author="Administrator" w:date="2019-07-01T16:03:00Z">
        <w:r>
          <w:rPr>
            <w:rFonts w:hint="eastAsia"/>
          </w:rPr>
          <w:t>修為的高低外，臨場反應，氣勢，還有各種心機，都是左右勝敗的條件。</w:t>
        </w:r>
      </w:ins>
    </w:p>
    <w:p w:rsidR="000F0075" w:rsidRDefault="00636801">
      <w:pPr>
        <w:pStyle w:val="12"/>
        <w:spacing w:after="240"/>
        <w:ind w:leftChars="0" w:left="0"/>
        <w:rPr>
          <w:ins w:id="544" w:author="Administrator" w:date="2019-06-25T22:37:00Z"/>
        </w:rPr>
        <w:pPrChange w:id="545" w:author="Administrator" w:date="2019-06-25T00:07:00Z">
          <w:pPr>
            <w:spacing w:after="240"/>
          </w:pPr>
        </w:pPrChange>
      </w:pPr>
      <w:ins w:id="546" w:author="Administrator" w:date="2019-07-01T16:03:00Z">
        <w:r>
          <w:rPr>
            <w:rFonts w:hint="eastAsia"/>
          </w:rPr>
          <w:t>而</w:t>
        </w:r>
      </w:ins>
      <w:ins w:id="547" w:author="Administrator" w:date="2019-06-25T22:36:00Z">
        <w:r w:rsidR="00667B16">
          <w:rPr>
            <w:rFonts w:hint="eastAsia"/>
          </w:rPr>
          <w:t>實戰</w:t>
        </w:r>
      </w:ins>
      <w:ins w:id="548" w:author="Administrator" w:date="2019-06-25T21:28:00Z">
        <w:r w:rsidR="00EF396E">
          <w:rPr>
            <w:rFonts w:hint="eastAsia"/>
          </w:rPr>
          <w:t>上，</w:t>
        </w:r>
      </w:ins>
      <w:ins w:id="549" w:author="Administrator" w:date="2019-06-25T22:37:00Z">
        <w:r w:rsidR="00667B16">
          <w:rPr>
            <w:rFonts w:hint="eastAsia"/>
          </w:rPr>
          <w:t>沈海</w:t>
        </w:r>
      </w:ins>
      <w:ins w:id="550" w:author="Administrator" w:date="2019-06-25T21:28:00Z">
        <w:r w:rsidR="00667B16">
          <w:rPr>
            <w:rFonts w:hint="eastAsia"/>
          </w:rPr>
          <w:t>絕對</w:t>
        </w:r>
      </w:ins>
      <w:ins w:id="551" w:author="Administrator" w:date="2019-06-25T22:37:00Z">
        <w:r w:rsidR="00667B16">
          <w:rPr>
            <w:rFonts w:hint="eastAsia"/>
          </w:rPr>
          <w:t>比李龍飛來得有經驗多。</w:t>
        </w:r>
      </w:ins>
    </w:p>
    <w:p w:rsidR="000F0075" w:rsidRDefault="00667B16">
      <w:pPr>
        <w:pStyle w:val="12"/>
        <w:spacing w:after="240"/>
        <w:ind w:leftChars="0" w:left="0"/>
        <w:rPr>
          <w:ins w:id="552" w:author="Administrator" w:date="2019-06-27T01:20:00Z"/>
        </w:rPr>
        <w:pPrChange w:id="553" w:author="Administrator" w:date="2019-06-25T00:07:00Z">
          <w:pPr>
            <w:spacing w:after="240"/>
          </w:pPr>
        </w:pPrChange>
      </w:pPr>
      <w:ins w:id="554" w:author="Administrator" w:date="2019-06-25T22:37:00Z">
        <w:r>
          <w:rPr>
            <w:rFonts w:hint="eastAsia"/>
          </w:rPr>
          <w:lastRenderedPageBreak/>
          <w:t>畢竟他平常對練可是實實在在地打，一點也沒留情，</w:t>
        </w:r>
      </w:ins>
      <w:ins w:id="555" w:author="Administrator" w:date="2019-06-25T22:38:00Z">
        <w:r>
          <w:rPr>
            <w:rFonts w:hint="eastAsia"/>
          </w:rPr>
          <w:t>而李龍飛的對手，</w:t>
        </w:r>
      </w:ins>
      <w:ins w:id="556" w:author="Administrator" w:date="2019-06-25T22:39:00Z">
        <w:r w:rsidR="00AD6F10">
          <w:rPr>
            <w:rFonts w:hint="eastAsia"/>
          </w:rPr>
          <w:t>不是放水就是有所保留</w:t>
        </w:r>
      </w:ins>
      <w:ins w:id="557" w:author="Administrator" w:date="2019-06-27T01:20:00Z">
        <w:r w:rsidR="00AD6F10">
          <w:rPr>
            <w:rFonts w:hint="eastAsia"/>
          </w:rPr>
          <w:t>，沒有一個敢認真出手的。</w:t>
        </w:r>
      </w:ins>
    </w:p>
    <w:p w:rsidR="000F0075" w:rsidRDefault="00AD6F10">
      <w:pPr>
        <w:pStyle w:val="12"/>
        <w:spacing w:after="240"/>
        <w:ind w:leftChars="0" w:left="0"/>
        <w:rPr>
          <w:ins w:id="558" w:author="Administrator" w:date="2019-06-27T01:20:00Z"/>
        </w:rPr>
        <w:pPrChange w:id="559" w:author="Administrator" w:date="2019-06-25T00:07:00Z">
          <w:pPr>
            <w:spacing w:after="240"/>
          </w:pPr>
        </w:pPrChange>
      </w:pPr>
      <w:ins w:id="560" w:author="Administrator" w:date="2019-06-27T01:20:00Z">
        <w:r>
          <w:rPr>
            <w:rFonts w:hint="eastAsia"/>
          </w:rPr>
          <w:t>對手可是自家少爺，如果打傷了他，</w:t>
        </w:r>
      </w:ins>
      <w:ins w:id="561" w:author="Administrator" w:date="2019-06-27T22:37:00Z">
        <w:r w:rsidR="00E01845">
          <w:rPr>
            <w:rFonts w:hint="eastAsia"/>
          </w:rPr>
          <w:t>誰知道</w:t>
        </w:r>
      </w:ins>
      <w:ins w:id="562" w:author="Administrator" w:date="2019-06-27T01:20:00Z">
        <w:r>
          <w:rPr>
            <w:rFonts w:hint="eastAsia"/>
          </w:rPr>
          <w:t>老爺</w:t>
        </w:r>
      </w:ins>
      <w:ins w:id="563" w:author="Administrator" w:date="2019-06-27T22:37:00Z">
        <w:r w:rsidR="00E01845">
          <w:rPr>
            <w:rFonts w:hint="eastAsia"/>
          </w:rPr>
          <w:t>會</w:t>
        </w:r>
      </w:ins>
      <w:ins w:id="564" w:author="Administrator" w:date="2019-06-27T01:20:00Z">
        <w:r>
          <w:rPr>
            <w:rFonts w:hint="eastAsia"/>
          </w:rPr>
          <w:t>不會追究阿？</w:t>
        </w:r>
      </w:ins>
    </w:p>
    <w:p w:rsidR="000F0075" w:rsidRDefault="005E0D70">
      <w:pPr>
        <w:pStyle w:val="12"/>
        <w:spacing w:after="240"/>
        <w:ind w:leftChars="0" w:left="0"/>
        <w:rPr>
          <w:ins w:id="565" w:author="Administrator" w:date="2019-06-25T00:20:00Z"/>
        </w:rPr>
        <w:pPrChange w:id="566" w:author="Administrator" w:date="2019-06-25T00:07:00Z">
          <w:pPr>
            <w:spacing w:after="240"/>
          </w:pPr>
        </w:pPrChange>
      </w:pPr>
      <w:ins w:id="567" w:author="Administrator" w:date="2019-06-27T01:20:00Z">
        <w:r>
          <w:rPr>
            <w:rFonts w:hint="eastAsia"/>
          </w:rPr>
          <w:t>因此</w:t>
        </w:r>
        <w:r w:rsidR="00AD6F10">
          <w:rPr>
            <w:rFonts w:hint="eastAsia"/>
          </w:rPr>
          <w:t>李龍飛</w:t>
        </w:r>
      </w:ins>
      <w:ins w:id="568" w:author="Administrator" w:date="2019-06-27T20:59:00Z">
        <w:r>
          <w:rPr>
            <w:rFonts w:hint="eastAsia"/>
          </w:rPr>
          <w:t>雖然比試多次，但真正</w:t>
        </w:r>
      </w:ins>
      <w:ins w:id="569" w:author="Administrator" w:date="2019-06-27T22:36:00Z">
        <w:r w:rsidR="00E01845">
          <w:rPr>
            <w:rFonts w:hint="eastAsia"/>
          </w:rPr>
          <w:t>算得上實戰經驗的，幾乎是零。</w:t>
        </w:r>
      </w:ins>
    </w:p>
    <w:p w:rsidR="000F0075" w:rsidRDefault="00596ED4">
      <w:pPr>
        <w:pStyle w:val="12"/>
        <w:spacing w:after="240"/>
        <w:ind w:leftChars="0" w:left="0"/>
        <w:rPr>
          <w:ins w:id="570" w:author="Administrator" w:date="2019-06-27T22:37:00Z"/>
        </w:rPr>
        <w:pPrChange w:id="571" w:author="Administrator" w:date="2019-06-25T00:07:00Z">
          <w:pPr>
            <w:spacing w:after="240"/>
          </w:pPr>
        </w:pPrChange>
      </w:pPr>
      <w:ins w:id="572" w:author="Administrator" w:date="2019-06-25T00:07:00Z">
        <w:r>
          <w:rPr>
            <w:rFonts w:hint="eastAsia"/>
          </w:rPr>
          <w:t>校場上</w:t>
        </w:r>
      </w:ins>
      <w:ins w:id="573" w:author="Administrator" w:date="2019-06-25T22:39:00Z">
        <w:r w:rsidR="00667B16">
          <w:rPr>
            <w:rFonts w:hint="eastAsia"/>
          </w:rPr>
          <w:t>，李</w:t>
        </w:r>
      </w:ins>
      <w:ins w:id="574" w:author="Administrator" w:date="2019-06-25T22:40:00Z">
        <w:r w:rsidR="00667B16">
          <w:rPr>
            <w:rFonts w:hint="eastAsia"/>
          </w:rPr>
          <w:t>龍飛與沈海對立而視，前者一派信心爆棚，而後者，</w:t>
        </w:r>
      </w:ins>
      <w:ins w:id="575" w:author="Administrator" w:date="2019-06-27T22:37:00Z">
        <w:r w:rsidR="00E01845">
          <w:rPr>
            <w:rFonts w:hint="eastAsia"/>
          </w:rPr>
          <w:t>則是滿臉陰沉，臉上青白不定地看著對方。</w:t>
        </w:r>
      </w:ins>
    </w:p>
    <w:p w:rsidR="000F0075" w:rsidRDefault="00E01845">
      <w:pPr>
        <w:pStyle w:val="12"/>
        <w:spacing w:after="240"/>
        <w:ind w:leftChars="0" w:left="0"/>
        <w:rPr>
          <w:ins w:id="576" w:author="Administrator" w:date="2019-06-27T22:39:00Z"/>
        </w:rPr>
        <w:pPrChange w:id="577" w:author="Administrator" w:date="2019-06-25T00:07:00Z">
          <w:pPr>
            <w:spacing w:after="240"/>
          </w:pPr>
        </w:pPrChange>
      </w:pPr>
      <w:ins w:id="578" w:author="Administrator" w:date="2019-06-27T22:37:00Z">
        <w:r>
          <w:rPr>
            <w:rFonts w:hint="eastAsia"/>
          </w:rPr>
          <w:t>方才在李龍飛的命令下，羅教頭</w:t>
        </w:r>
      </w:ins>
      <w:ins w:id="579" w:author="Administrator" w:date="2019-06-27T22:38:00Z">
        <w:r>
          <w:rPr>
            <w:rFonts w:hint="eastAsia"/>
          </w:rPr>
          <w:t>放</w:t>
        </w:r>
      </w:ins>
      <w:ins w:id="580" w:author="Administrator" w:date="2019-06-27T22:37:00Z">
        <w:r>
          <w:rPr>
            <w:rFonts w:hint="eastAsia"/>
          </w:rPr>
          <w:t>開了沈海，</w:t>
        </w:r>
      </w:ins>
      <w:ins w:id="581" w:author="Administrator" w:date="2019-06-27T22:38:00Z">
        <w:r>
          <w:rPr>
            <w:rFonts w:hint="eastAsia"/>
          </w:rPr>
          <w:t>可暗中卻運勁傷了對方一腳，此時沈海身上雖不是重傷，但也</w:t>
        </w:r>
      </w:ins>
      <w:ins w:id="582" w:author="Administrator" w:date="2019-06-27T22:39:00Z">
        <w:r>
          <w:rPr>
            <w:rFonts w:hint="eastAsia"/>
          </w:rPr>
          <w:t>不算太好。</w:t>
        </w:r>
      </w:ins>
    </w:p>
    <w:p w:rsidR="000F0075" w:rsidRDefault="00E01845">
      <w:pPr>
        <w:pStyle w:val="12"/>
        <w:spacing w:after="240"/>
        <w:ind w:leftChars="0" w:left="0"/>
        <w:rPr>
          <w:ins w:id="583" w:author="簡新佳" w:date="2019-06-29T18:30:00Z"/>
        </w:rPr>
        <w:pPrChange w:id="584" w:author="Administrator" w:date="2019-06-25T00:07:00Z">
          <w:pPr>
            <w:spacing w:after="240"/>
          </w:pPr>
        </w:pPrChange>
      </w:pPr>
      <w:ins w:id="585" w:author="Administrator" w:date="2019-06-27T22:39:00Z">
        <w:r>
          <w:rPr>
            <w:rFonts w:hint="eastAsia"/>
          </w:rPr>
          <w:t>可是他</w:t>
        </w:r>
      </w:ins>
      <w:ins w:id="586" w:author="簡新佳" w:date="2019-06-29T18:30:00Z">
        <w:r w:rsidR="00505A68">
          <w:rPr>
            <w:rFonts w:hint="eastAsia"/>
          </w:rPr>
          <w:t>又能怎樣呢？</w:t>
        </w:r>
      </w:ins>
    </w:p>
    <w:p w:rsidR="000F0075" w:rsidRDefault="00505A68">
      <w:pPr>
        <w:pStyle w:val="12"/>
        <w:spacing w:after="240"/>
        <w:ind w:leftChars="0" w:left="0"/>
        <w:rPr>
          <w:ins w:id="587" w:author="簡新佳" w:date="2019-06-29T18:30:00Z"/>
        </w:rPr>
        <w:pPrChange w:id="588" w:author="Administrator" w:date="2019-06-25T00:07:00Z">
          <w:pPr>
            <w:spacing w:after="240"/>
          </w:pPr>
        </w:pPrChange>
      </w:pPr>
      <w:ins w:id="589" w:author="簡新佳" w:date="2019-06-29T18:30:00Z">
        <w:r>
          <w:rPr>
            <w:rFonts w:hint="eastAsia"/>
          </w:rPr>
          <w:t>提出異議？誰會相信他？</w:t>
        </w:r>
      </w:ins>
    </w:p>
    <w:p w:rsidR="000F0075" w:rsidRDefault="00505A68">
      <w:pPr>
        <w:pStyle w:val="12"/>
        <w:spacing w:after="240"/>
        <w:ind w:leftChars="0" w:left="0"/>
        <w:rPr>
          <w:ins w:id="590" w:author="簡新佳" w:date="2019-06-29T18:30:00Z"/>
        </w:rPr>
        <w:pPrChange w:id="591" w:author="Administrator" w:date="2019-06-25T00:07:00Z">
          <w:pPr>
            <w:spacing w:after="240"/>
          </w:pPr>
        </w:pPrChange>
      </w:pPr>
      <w:ins w:id="592" w:author="簡新佳" w:date="2019-06-29T18:30:00Z">
        <w:r>
          <w:rPr>
            <w:rFonts w:hint="eastAsia"/>
          </w:rPr>
          <w:t>就算相信了？然後呢？取消比試？然後讓眾人看笑話？</w:t>
        </w:r>
      </w:ins>
    </w:p>
    <w:p w:rsidR="000F0075" w:rsidRDefault="00505A68">
      <w:pPr>
        <w:pStyle w:val="12"/>
        <w:spacing w:after="240"/>
        <w:ind w:leftChars="0" w:left="0"/>
        <w:rPr>
          <w:ins w:id="593" w:author="Administrator" w:date="2019-06-27T22:40:00Z"/>
        </w:rPr>
        <w:pPrChange w:id="594" w:author="Administrator" w:date="2019-06-25T00:07:00Z">
          <w:pPr>
            <w:spacing w:after="240"/>
          </w:pPr>
        </w:pPrChange>
      </w:pPr>
      <w:ins w:id="595" w:author="簡新佳" w:date="2019-06-29T18:30:00Z">
        <w:r>
          <w:rPr>
            <w:rFonts w:hint="eastAsia"/>
          </w:rPr>
          <w:t>「就算</w:t>
        </w:r>
      </w:ins>
      <w:ins w:id="596" w:author="簡新佳" w:date="2019-06-29T18:31:00Z">
        <w:r>
          <w:rPr>
            <w:rFonts w:hint="eastAsia"/>
          </w:rPr>
          <w:t>今天我會輸，我也要把這個混蛋二代祖給打爆！」沈海</w:t>
        </w:r>
      </w:ins>
      <w:ins w:id="597" w:author="Administrator" w:date="2019-06-27T22:39:00Z">
        <w:r w:rsidR="00E01845">
          <w:rPr>
            <w:rFonts w:hint="eastAsia"/>
          </w:rPr>
          <w:t>骨子裡對李龍飛的不滿，成了支持著他的力氣，忍著痛楚</w:t>
        </w:r>
      </w:ins>
      <w:ins w:id="598" w:author="Administrator" w:date="2019-06-27T22:40:00Z">
        <w:r w:rsidR="00E01845">
          <w:rPr>
            <w:rFonts w:hint="eastAsia"/>
          </w:rPr>
          <w:t>，一言不發站在那裡。</w:t>
        </w:r>
      </w:ins>
    </w:p>
    <w:p w:rsidR="000F0075" w:rsidRDefault="00E01845">
      <w:pPr>
        <w:pStyle w:val="12"/>
        <w:spacing w:after="240"/>
        <w:ind w:leftChars="0" w:left="0"/>
        <w:rPr>
          <w:ins w:id="599" w:author="簡新佳" w:date="2019-06-29T18:31:00Z"/>
        </w:rPr>
        <w:pPrChange w:id="600" w:author="Administrator" w:date="2019-06-25T00:07:00Z">
          <w:pPr>
            <w:spacing w:after="240"/>
          </w:pPr>
        </w:pPrChange>
      </w:pPr>
      <w:ins w:id="601" w:author="Administrator" w:date="2019-06-27T22:40:00Z">
        <w:r>
          <w:rPr>
            <w:rFonts w:hint="eastAsia"/>
          </w:rPr>
          <w:t>王小石臉色也不是很好看，他看著李龍飛的神情，想說</w:t>
        </w:r>
      </w:ins>
      <w:ins w:id="602" w:author="Administrator" w:date="2019-06-27T23:32:00Z">
        <w:r w:rsidR="00B229B4">
          <w:rPr>
            <w:rFonts w:hint="eastAsia"/>
          </w:rPr>
          <w:t>些</w:t>
        </w:r>
      </w:ins>
      <w:ins w:id="603" w:author="Administrator" w:date="2019-06-27T22:40:00Z">
        <w:r>
          <w:rPr>
            <w:rFonts w:hint="eastAsia"/>
          </w:rPr>
          <w:t>話又吞了下去，欲言又止。</w:t>
        </w:r>
      </w:ins>
    </w:p>
    <w:p w:rsidR="000F0075" w:rsidRDefault="00505A68">
      <w:pPr>
        <w:pStyle w:val="12"/>
        <w:spacing w:after="240"/>
        <w:ind w:leftChars="0" w:left="0"/>
        <w:rPr>
          <w:ins w:id="604" w:author="簡新佳" w:date="2019-06-29T18:37:00Z"/>
        </w:rPr>
        <w:pPrChange w:id="605" w:author="Administrator" w:date="2019-06-25T00:07:00Z">
          <w:pPr>
            <w:spacing w:after="240"/>
          </w:pPr>
        </w:pPrChange>
      </w:pPr>
      <w:ins w:id="606" w:author="簡新佳" w:date="2019-06-29T18:31:00Z">
        <w:r>
          <w:rPr>
            <w:rFonts w:hint="eastAsia"/>
          </w:rPr>
          <w:t>當初提議去偷看</w:t>
        </w:r>
      </w:ins>
      <w:ins w:id="607" w:author="簡新佳" w:date="2019-06-29T18:32:00Z">
        <w:r>
          <w:rPr>
            <w:rFonts w:hint="eastAsia"/>
          </w:rPr>
          <w:t>冬菊的人是他，要是等等沈海打傷了少爺，大總管跟老爺等人追究下來，自己</w:t>
        </w:r>
      </w:ins>
      <w:ins w:id="608" w:author="簡新佳" w:date="2019-06-29T18:35:00Z">
        <w:r>
          <w:rPr>
            <w:rFonts w:hint="eastAsia"/>
          </w:rPr>
          <w:t>肯定</w:t>
        </w:r>
      </w:ins>
      <w:ins w:id="609" w:author="簡新佳" w:date="2019-06-29T18:32:00Z">
        <w:r>
          <w:rPr>
            <w:rFonts w:hint="eastAsia"/>
          </w:rPr>
          <w:t>也免不了被算帳一番。</w:t>
        </w:r>
      </w:ins>
    </w:p>
    <w:p w:rsidR="000F0075" w:rsidRDefault="000C4441">
      <w:pPr>
        <w:pStyle w:val="12"/>
        <w:spacing w:after="240"/>
        <w:ind w:leftChars="0" w:left="0"/>
        <w:rPr>
          <w:ins w:id="610" w:author="簡新佳" w:date="2019-06-29T18:38:00Z"/>
        </w:rPr>
        <w:pPrChange w:id="611" w:author="Administrator" w:date="2019-06-25T00:07:00Z">
          <w:pPr>
            <w:spacing w:after="240"/>
          </w:pPr>
        </w:pPrChange>
      </w:pPr>
      <w:ins w:id="612" w:author="簡新佳" w:date="2019-06-29T18:38:00Z">
        <w:r>
          <w:rPr>
            <w:rFonts w:hint="eastAsia"/>
          </w:rPr>
          <w:t>可是阻止少爺比試，他也辦不到，他深知自家少爺的個性，</w:t>
        </w:r>
      </w:ins>
      <w:ins w:id="613" w:author="簡新佳" w:date="2019-06-29T18:39:00Z">
        <w:r>
          <w:rPr>
            <w:rFonts w:hint="eastAsia"/>
          </w:rPr>
          <w:t>一旦決定</w:t>
        </w:r>
      </w:ins>
      <w:ins w:id="614" w:author="簡新佳" w:date="2019-06-29T18:38:00Z">
        <w:r>
          <w:rPr>
            <w:rFonts w:hint="eastAsia"/>
          </w:rPr>
          <w:t>了</w:t>
        </w:r>
      </w:ins>
      <w:ins w:id="615" w:author="簡新佳" w:date="2019-06-29T18:39:00Z">
        <w:r w:rsidR="000737DB">
          <w:rPr>
            <w:rFonts w:hint="eastAsia"/>
          </w:rPr>
          <w:t>事情，哪怕是天皇老子</w:t>
        </w:r>
      </w:ins>
      <w:ins w:id="616" w:author="簡新佳" w:date="2019-06-29T18:41:00Z">
        <w:r w:rsidR="000737DB">
          <w:rPr>
            <w:rFonts w:hint="eastAsia"/>
          </w:rPr>
          <w:t>下令，怕也是改變不了甚麼。</w:t>
        </w:r>
      </w:ins>
    </w:p>
    <w:p w:rsidR="000F0075" w:rsidRDefault="000C4441">
      <w:pPr>
        <w:pStyle w:val="12"/>
        <w:spacing w:after="240"/>
        <w:ind w:leftChars="0" w:left="0"/>
        <w:rPr>
          <w:ins w:id="617" w:author="Administrator" w:date="2019-06-27T22:40:00Z"/>
        </w:rPr>
        <w:pPrChange w:id="618" w:author="Administrator" w:date="2019-06-25T00:07:00Z">
          <w:pPr>
            <w:spacing w:after="240"/>
          </w:pPr>
        </w:pPrChange>
      </w:pPr>
      <w:ins w:id="619" w:author="簡新佳" w:date="2019-06-29T18:37:00Z">
        <w:r>
          <w:rPr>
            <w:rFonts w:hint="eastAsia"/>
          </w:rPr>
          <w:t>最好是</w:t>
        </w:r>
      </w:ins>
      <w:ins w:id="620" w:author="簡新佳" w:date="2019-06-29T18:42:00Z">
        <w:r w:rsidR="000737DB">
          <w:rPr>
            <w:rFonts w:hint="eastAsia"/>
          </w:rPr>
          <w:t>等等比試起來，那不要命的沈海被打得亂七八糟，而少爺毫髮無傷，那他才能夠順利</w:t>
        </w:r>
      </w:ins>
      <w:ins w:id="621" w:author="簡新佳" w:date="2019-06-29T18:43:00Z">
        <w:r w:rsidR="000737DB">
          <w:rPr>
            <w:rFonts w:hint="eastAsia"/>
          </w:rPr>
          <w:t>無恙。</w:t>
        </w:r>
      </w:ins>
    </w:p>
    <w:p w:rsidR="000F0075" w:rsidRDefault="00E01845">
      <w:pPr>
        <w:pStyle w:val="12"/>
        <w:spacing w:after="240"/>
        <w:ind w:leftChars="0" w:left="0"/>
        <w:rPr>
          <w:ins w:id="622" w:author="Administrator" w:date="2019-06-27T23:35:00Z"/>
        </w:rPr>
        <w:pPrChange w:id="623" w:author="Administrator" w:date="2019-06-25T00:07:00Z">
          <w:pPr>
            <w:spacing w:after="240"/>
          </w:pPr>
        </w:pPrChange>
      </w:pPr>
      <w:ins w:id="624" w:author="Administrator" w:date="2019-06-27T22:41:00Z">
        <w:r>
          <w:rPr>
            <w:rFonts w:hint="eastAsia"/>
          </w:rPr>
          <w:t>「等等比試開始，</w:t>
        </w:r>
      </w:ins>
      <w:ins w:id="625" w:author="Administrator" w:date="2019-06-27T23:33:00Z">
        <w:r w:rsidR="00B229B4">
          <w:rPr>
            <w:rFonts w:hint="eastAsia"/>
          </w:rPr>
          <w:t>兩邊點到為止，</w:t>
        </w:r>
      </w:ins>
      <w:ins w:id="626" w:author="Administrator" w:date="2019-06-27T22:41:00Z">
        <w:r>
          <w:rPr>
            <w:rFonts w:hint="eastAsia"/>
          </w:rPr>
          <w:t>沈海</w:t>
        </w:r>
      </w:ins>
      <w:ins w:id="627" w:author="Administrator" w:date="2019-06-27T23:33:00Z">
        <w:r w:rsidR="00B229B4">
          <w:rPr>
            <w:rFonts w:hint="eastAsia"/>
          </w:rPr>
          <w:t>你可別亂來</w:t>
        </w:r>
      </w:ins>
      <w:ins w:id="628" w:author="Administrator" w:date="2019-06-27T23:34:00Z">
        <w:r w:rsidR="00B229B4">
          <w:rPr>
            <w:rFonts w:hint="eastAsia"/>
          </w:rPr>
          <w:t>，小心我稟告嚴大總管</w:t>
        </w:r>
      </w:ins>
      <w:ins w:id="629" w:author="Administrator" w:date="2019-06-27T23:35:00Z">
        <w:r w:rsidR="00B229B4">
          <w:rPr>
            <w:rFonts w:hint="eastAsia"/>
          </w:rPr>
          <w:t>！</w:t>
        </w:r>
      </w:ins>
      <w:ins w:id="630" w:author="Administrator" w:date="2019-06-27T23:33:00Z">
        <w:r w:rsidR="00B229B4">
          <w:rPr>
            <w:rFonts w:hint="eastAsia"/>
          </w:rPr>
          <w:t>」</w:t>
        </w:r>
      </w:ins>
    </w:p>
    <w:p w:rsidR="000F0075" w:rsidRDefault="00713886">
      <w:pPr>
        <w:pStyle w:val="12"/>
        <w:spacing w:after="240"/>
        <w:ind w:leftChars="0" w:left="0"/>
        <w:rPr>
          <w:ins w:id="631" w:author="簡新佳" w:date="2019-06-29T18:45:00Z"/>
        </w:rPr>
        <w:pPrChange w:id="632" w:author="Administrator" w:date="2019-06-25T00:07:00Z">
          <w:pPr>
            <w:spacing w:after="240"/>
          </w:pPr>
        </w:pPrChange>
      </w:pPr>
      <w:ins w:id="633" w:author="Administrator" w:date="2019-06-27T23:42:00Z">
        <w:r>
          <w:rPr>
            <w:rFonts w:hint="eastAsia"/>
          </w:rPr>
          <w:t>羅教頭</w:t>
        </w:r>
      </w:ins>
      <w:ins w:id="634" w:author="簡新佳" w:date="2019-06-29T18:43:00Z">
        <w:r w:rsidR="000737DB">
          <w:rPr>
            <w:rFonts w:hint="eastAsia"/>
          </w:rPr>
          <w:t>同樣心底直打鼓，</w:t>
        </w:r>
      </w:ins>
      <w:ins w:id="635" w:author="簡新佳" w:date="2019-06-29T18:44:00Z">
        <w:r w:rsidR="000737DB">
          <w:rPr>
            <w:rFonts w:hint="eastAsia"/>
          </w:rPr>
          <w:t>他</w:t>
        </w:r>
      </w:ins>
      <w:ins w:id="636" w:author="簡新佳" w:date="2019-06-29T18:29:00Z">
        <w:r w:rsidR="000737DB">
          <w:rPr>
            <w:rFonts w:hint="eastAsia"/>
          </w:rPr>
          <w:t>雖</w:t>
        </w:r>
        <w:r w:rsidR="00505A68">
          <w:rPr>
            <w:rFonts w:hint="eastAsia"/>
          </w:rPr>
          <w:t>暗中做了手腳，可</w:t>
        </w:r>
      </w:ins>
      <w:ins w:id="637" w:author="簡新佳" w:date="2019-06-29T18:44:00Z">
        <w:r w:rsidR="000737DB">
          <w:rPr>
            <w:rFonts w:hint="eastAsia"/>
          </w:rPr>
          <w:t>一旦少爺出事，那怕是丁點損傷，被大總管知道了，同樣逃不了一陣除罰，因此只能鐵青著臉，</w:t>
        </w:r>
      </w:ins>
      <w:ins w:id="638" w:author="Administrator" w:date="2019-06-27T23:42:00Z">
        <w:r>
          <w:rPr>
            <w:rFonts w:hint="eastAsia"/>
          </w:rPr>
          <w:t>宣佈</w:t>
        </w:r>
      </w:ins>
      <w:ins w:id="639" w:author="Administrator" w:date="2019-06-27T23:43:00Z">
        <w:r>
          <w:rPr>
            <w:rFonts w:hint="eastAsia"/>
          </w:rPr>
          <w:t>比試</w:t>
        </w:r>
      </w:ins>
      <w:ins w:id="640" w:author="Administrator" w:date="2019-06-27T23:42:00Z">
        <w:r>
          <w:rPr>
            <w:rFonts w:hint="eastAsia"/>
          </w:rPr>
          <w:t>開始</w:t>
        </w:r>
      </w:ins>
      <w:ins w:id="641" w:author="簡新佳" w:date="2019-06-29T18:44:00Z">
        <w:r w:rsidR="000737DB">
          <w:rPr>
            <w:rFonts w:hint="eastAsia"/>
          </w:rPr>
          <w:t>的</w:t>
        </w:r>
      </w:ins>
      <w:ins w:id="642" w:author="Administrator" w:date="2019-06-27T23:42:00Z">
        <w:del w:id="643" w:author="簡新佳" w:date="2019-06-29T18:44:00Z">
          <w:r w:rsidDel="000737DB">
            <w:rPr>
              <w:rFonts w:hint="eastAsia"/>
            </w:rPr>
            <w:delText>，</w:delText>
          </w:r>
        </w:del>
      </w:ins>
      <w:ins w:id="644" w:author="Administrator" w:date="2019-06-27T23:43:00Z">
        <w:r>
          <w:rPr>
            <w:rFonts w:hint="eastAsia"/>
          </w:rPr>
          <w:t>同時</w:t>
        </w:r>
      </w:ins>
      <w:ins w:id="645" w:author="簡新佳" w:date="2019-06-29T18:44:00Z">
        <w:r w:rsidR="000737DB">
          <w:rPr>
            <w:rFonts w:hint="eastAsia"/>
          </w:rPr>
          <w:t>，再次警告了沈海一</w:t>
        </w:r>
      </w:ins>
      <w:ins w:id="646" w:author="簡新佳" w:date="2019-06-29T18:45:00Z">
        <w:r w:rsidR="000737DB">
          <w:rPr>
            <w:rFonts w:hint="eastAsia"/>
          </w:rPr>
          <w:t>番。</w:t>
        </w:r>
      </w:ins>
      <w:ins w:id="647" w:author="Administrator" w:date="2019-06-27T23:43:00Z">
        <w:del w:id="648" w:author="簡新佳" w:date="2019-06-29T18:44:00Z">
          <w:r w:rsidDel="000737DB">
            <w:rPr>
              <w:rFonts w:hint="eastAsia"/>
            </w:rPr>
            <w:delText>不</w:delText>
          </w:r>
        </w:del>
      </w:ins>
    </w:p>
    <w:p w:rsidR="000F0075" w:rsidRDefault="00D31D06">
      <w:pPr>
        <w:pStyle w:val="12"/>
        <w:spacing w:after="240"/>
        <w:ind w:leftChars="0" w:left="0"/>
        <w:rPr>
          <w:ins w:id="649" w:author="簡新佳" w:date="2019-06-29T18:53:00Z"/>
        </w:rPr>
        <w:pPrChange w:id="650" w:author="Administrator" w:date="2019-06-25T00:07:00Z">
          <w:pPr>
            <w:spacing w:after="240"/>
          </w:pPr>
        </w:pPrChange>
      </w:pPr>
      <w:ins w:id="651" w:author="簡新佳" w:date="2019-06-29T18:52:00Z">
        <w:r>
          <w:rPr>
            <w:rFonts w:hint="eastAsia"/>
          </w:rPr>
          <w:t>可是沈海卻一點都沒有聽進去，羅教頭</w:t>
        </w:r>
      </w:ins>
      <w:ins w:id="652" w:author="簡新佳" w:date="2019-06-29T18:53:00Z">
        <w:r>
          <w:rPr>
            <w:rFonts w:hint="eastAsia"/>
          </w:rPr>
          <w:t>甫</w:t>
        </w:r>
      </w:ins>
      <w:ins w:id="653" w:author="簡新佳" w:date="2019-06-29T18:52:00Z">
        <w:r>
          <w:rPr>
            <w:rFonts w:hint="eastAsia"/>
          </w:rPr>
          <w:t>一宣布開始，</w:t>
        </w:r>
      </w:ins>
      <w:ins w:id="654" w:author="簡新佳" w:date="2019-06-29T18:53:00Z">
        <w:r>
          <w:rPr>
            <w:rFonts w:hint="eastAsia"/>
          </w:rPr>
          <w:t>他就衝了上去，同時雙掌推平，掌</w:t>
        </w:r>
      </w:ins>
      <w:ins w:id="655" w:author="Administrator" w:date="2019-07-01T17:35:00Z">
        <w:r w:rsidR="00571FA9">
          <w:rPr>
            <w:rFonts w:hint="eastAsia"/>
          </w:rPr>
          <w:t>風</w:t>
        </w:r>
      </w:ins>
      <w:ins w:id="656" w:author="簡新佳" w:date="2019-06-29T18:53:00Z">
        <w:del w:id="657" w:author="Administrator" w:date="2019-07-01T17:35:00Z">
          <w:r w:rsidDel="00571FA9">
            <w:rPr>
              <w:rFonts w:hint="eastAsia"/>
            </w:rPr>
            <w:delText>聲</w:delText>
          </w:r>
        </w:del>
        <w:r>
          <w:rPr>
            <w:rFonts w:hint="eastAsia"/>
          </w:rPr>
          <w:t>呼呼作響朝李龍飛打了過去。</w:t>
        </w:r>
      </w:ins>
    </w:p>
    <w:p w:rsidR="000F0075" w:rsidRDefault="00D31D06">
      <w:pPr>
        <w:pStyle w:val="12"/>
        <w:spacing w:after="240"/>
        <w:ind w:leftChars="0" w:left="0"/>
        <w:rPr>
          <w:ins w:id="658" w:author="Administrator" w:date="2019-07-01T16:57:00Z"/>
        </w:rPr>
        <w:pPrChange w:id="659" w:author="Administrator" w:date="2019-06-25T00:07:00Z">
          <w:pPr>
            <w:spacing w:after="240"/>
          </w:pPr>
        </w:pPrChange>
      </w:pPr>
      <w:ins w:id="660" w:author="簡新佳" w:date="2019-06-29T18:53:00Z">
        <w:r>
          <w:rPr>
            <w:rFonts w:hint="eastAsia"/>
          </w:rPr>
          <w:t>李龍飛臉色大變，一時間像沒想到對方來</w:t>
        </w:r>
      </w:ins>
      <w:ins w:id="661" w:author="簡新佳" w:date="2019-06-29T18:54:00Z">
        <w:r>
          <w:rPr>
            <w:rFonts w:hint="eastAsia"/>
          </w:rPr>
          <w:t>得這麼凶狠，</w:t>
        </w:r>
      </w:ins>
      <w:ins w:id="662" w:author="簡新佳" w:date="2019-06-29T19:10:00Z">
        <w:r w:rsidR="00D17A8A">
          <w:rPr>
            <w:rFonts w:hint="eastAsia"/>
          </w:rPr>
          <w:t>往後</w:t>
        </w:r>
      </w:ins>
      <w:ins w:id="663" w:author="簡新佳" w:date="2019-06-29T18:54:00Z">
        <w:r>
          <w:rPr>
            <w:rFonts w:hint="eastAsia"/>
          </w:rPr>
          <w:t>連退了好幾步，上半</w:t>
        </w:r>
        <w:r>
          <w:rPr>
            <w:rFonts w:hint="eastAsia"/>
          </w:rPr>
          <w:lastRenderedPageBreak/>
          <w:t>身卻是動</w:t>
        </w:r>
      </w:ins>
      <w:ins w:id="664" w:author="簡新佳" w:date="2019-06-29T19:09:00Z">
        <w:r w:rsidR="00D17A8A">
          <w:rPr>
            <w:rFonts w:hint="eastAsia"/>
          </w:rPr>
          <w:t>也</w:t>
        </w:r>
      </w:ins>
      <w:ins w:id="665" w:author="簡新佳" w:date="2019-06-29T18:54:00Z">
        <w:r>
          <w:rPr>
            <w:rFonts w:hint="eastAsia"/>
          </w:rPr>
          <w:t>不動不知道該</w:t>
        </w:r>
      </w:ins>
      <w:ins w:id="666" w:author="簡新佳" w:date="2019-06-29T19:09:00Z">
        <w:r w:rsidR="00D17A8A">
          <w:rPr>
            <w:rFonts w:hint="eastAsia"/>
          </w:rPr>
          <w:t>如何</w:t>
        </w:r>
      </w:ins>
      <w:ins w:id="667" w:author="Administrator" w:date="2019-07-01T16:56:00Z">
        <w:r w:rsidR="00FA1D28">
          <w:rPr>
            <w:rFonts w:hint="eastAsia"/>
          </w:rPr>
          <w:t>反應</w:t>
        </w:r>
      </w:ins>
      <w:ins w:id="668" w:author="簡新佳" w:date="2019-06-29T18:54:00Z">
        <w:r>
          <w:rPr>
            <w:rFonts w:hint="eastAsia"/>
          </w:rPr>
          <w:t>是好。</w:t>
        </w:r>
      </w:ins>
    </w:p>
    <w:p w:rsidR="000F0075" w:rsidRDefault="00571FA9">
      <w:pPr>
        <w:pStyle w:val="12"/>
        <w:spacing w:after="240"/>
        <w:ind w:leftChars="0" w:left="0"/>
        <w:rPr>
          <w:ins w:id="669" w:author="Administrator" w:date="2019-07-01T17:36:00Z"/>
        </w:rPr>
        <w:pPrChange w:id="670" w:author="Administrator" w:date="2019-06-25T00:07:00Z">
          <w:pPr>
            <w:spacing w:after="240"/>
          </w:pPr>
        </w:pPrChange>
      </w:pPr>
      <w:ins w:id="671" w:author="Administrator" w:date="2019-07-01T17:36:00Z">
        <w:r>
          <w:rPr>
            <w:rFonts w:hint="eastAsia"/>
          </w:rPr>
          <w:t>咚！</w:t>
        </w:r>
      </w:ins>
    </w:p>
    <w:p w:rsidR="000F0075" w:rsidRDefault="00571FA9">
      <w:pPr>
        <w:pStyle w:val="12"/>
        <w:spacing w:after="240"/>
        <w:ind w:leftChars="0" w:left="0"/>
        <w:rPr>
          <w:ins w:id="672" w:author="簡新佳" w:date="2019-06-29T18:54:00Z"/>
        </w:rPr>
        <w:pPrChange w:id="673" w:author="Administrator" w:date="2019-06-25T00:07:00Z">
          <w:pPr>
            <w:spacing w:after="240"/>
          </w:pPr>
        </w:pPrChange>
      </w:pPr>
      <w:ins w:id="674" w:author="Administrator" w:date="2019-07-01T17:37:00Z">
        <w:r>
          <w:rPr>
            <w:rFonts w:hint="eastAsia"/>
          </w:rPr>
          <w:t>場上空間不大，很快的李龍飛便</w:t>
        </w:r>
      </w:ins>
      <w:ins w:id="675" w:author="Administrator" w:date="2019-07-01T17:38:00Z">
        <w:r>
          <w:rPr>
            <w:rFonts w:hint="eastAsia"/>
          </w:rPr>
          <w:t>來</w:t>
        </w:r>
      </w:ins>
      <w:ins w:id="676" w:author="Administrator" w:date="2019-07-01T17:37:00Z">
        <w:r>
          <w:rPr>
            <w:rFonts w:hint="eastAsia"/>
          </w:rPr>
          <w:t>到一根木樁前</w:t>
        </w:r>
      </w:ins>
      <w:ins w:id="677" w:author="Administrator" w:date="2019-07-01T17:38:00Z">
        <w:r>
          <w:rPr>
            <w:rFonts w:hint="eastAsia"/>
          </w:rPr>
          <w:t>頭</w:t>
        </w:r>
      </w:ins>
      <w:ins w:id="678" w:author="Administrator" w:date="2019-07-01T17:37:00Z">
        <w:r>
          <w:rPr>
            <w:rFonts w:hint="eastAsia"/>
          </w:rPr>
          <w:t>，往</w:t>
        </w:r>
      </w:ins>
      <w:ins w:id="679" w:author="Administrator" w:date="2019-07-01T17:38:00Z">
        <w:r>
          <w:rPr>
            <w:rFonts w:hint="eastAsia"/>
          </w:rPr>
          <w:t>後</w:t>
        </w:r>
      </w:ins>
      <w:ins w:id="680" w:author="Administrator" w:date="2019-07-01T17:37:00Z">
        <w:r>
          <w:rPr>
            <w:rFonts w:hint="eastAsia"/>
          </w:rPr>
          <w:t>撞上了</w:t>
        </w:r>
      </w:ins>
      <w:ins w:id="681" w:author="Administrator" w:date="2019-07-01T17:38:00Z">
        <w:r>
          <w:rPr>
            <w:rFonts w:hint="eastAsia"/>
          </w:rPr>
          <w:t>上去，退無可退，而沈海眼中掀起</w:t>
        </w:r>
      </w:ins>
      <w:ins w:id="682" w:author="Administrator" w:date="2019-07-01T17:43:00Z">
        <w:r>
          <w:rPr>
            <w:rFonts w:hint="eastAsia"/>
          </w:rPr>
          <w:t>一絲</w:t>
        </w:r>
      </w:ins>
      <w:ins w:id="683" w:author="Administrator" w:date="2019-07-01T17:39:00Z">
        <w:r>
          <w:rPr>
            <w:rFonts w:hint="eastAsia"/>
          </w:rPr>
          <w:t>仇恨，毫不客氣地往前一掌打去。</w:t>
        </w:r>
      </w:ins>
    </w:p>
    <w:p w:rsidR="000F0075" w:rsidRDefault="00D31D06">
      <w:pPr>
        <w:pStyle w:val="12"/>
        <w:spacing w:after="240"/>
        <w:ind w:leftChars="0" w:left="0"/>
        <w:rPr>
          <w:ins w:id="684" w:author="Administrator" w:date="2019-07-01T17:44:00Z"/>
        </w:rPr>
        <w:pPrChange w:id="685" w:author="Administrator" w:date="2019-06-25T00:07:00Z">
          <w:pPr>
            <w:spacing w:after="240"/>
          </w:pPr>
        </w:pPrChange>
      </w:pPr>
      <w:ins w:id="686" w:author="簡新佳" w:date="2019-06-29T18:54:00Z">
        <w:r>
          <w:rPr>
            <w:rFonts w:hint="eastAsia"/>
          </w:rPr>
          <w:t>「少爺！</w:t>
        </w:r>
      </w:ins>
      <w:ins w:id="687" w:author="Administrator" w:date="2019-07-01T17:44:00Z">
        <w:r w:rsidR="00571FA9">
          <w:rPr>
            <w:rFonts w:hint="eastAsia"/>
          </w:rPr>
          <w:t>像平常練習的那樣，往</w:t>
        </w:r>
      </w:ins>
      <w:ins w:id="688" w:author="簡新佳" w:date="2019-06-29T18:54:00Z">
        <w:del w:id="689" w:author="Administrator" w:date="2019-07-01T17:44:00Z">
          <w:r w:rsidDel="00571FA9">
            <w:rPr>
              <w:rFonts w:hint="eastAsia"/>
            </w:rPr>
            <w:delText>向</w:delText>
          </w:r>
        </w:del>
      </w:ins>
      <w:ins w:id="690" w:author="簡新佳" w:date="2019-06-29T19:10:00Z">
        <w:r w:rsidR="00D17A8A">
          <w:rPr>
            <w:rFonts w:hint="eastAsia"/>
          </w:rPr>
          <w:t>側邊</w:t>
        </w:r>
      </w:ins>
      <w:ins w:id="691" w:author="簡新佳" w:date="2019-06-29T18:54:00Z">
        <w:r>
          <w:rPr>
            <w:rFonts w:hint="eastAsia"/>
          </w:rPr>
          <w:t>閃阿！」</w:t>
        </w:r>
      </w:ins>
    </w:p>
    <w:p w:rsidR="000F0075" w:rsidRDefault="00D17A8A">
      <w:pPr>
        <w:pStyle w:val="12"/>
        <w:spacing w:after="240"/>
        <w:ind w:leftChars="0" w:left="0"/>
        <w:rPr>
          <w:ins w:id="692" w:author="簡新佳" w:date="2019-06-29T19:11:00Z"/>
        </w:rPr>
        <w:pPrChange w:id="693" w:author="Administrator" w:date="2019-06-25T00:07:00Z">
          <w:pPr>
            <w:spacing w:after="240"/>
          </w:pPr>
        </w:pPrChange>
      </w:pPr>
      <w:ins w:id="694" w:author="簡新佳" w:date="2019-06-29T19:09:00Z">
        <w:r>
          <w:rPr>
            <w:rFonts w:hint="eastAsia"/>
          </w:rPr>
          <w:t>千鈞一髮之際，羅教頭連</w:t>
        </w:r>
      </w:ins>
      <w:ins w:id="695" w:author="簡新佳" w:date="2019-06-29T19:10:00Z">
        <w:r>
          <w:rPr>
            <w:rFonts w:hint="eastAsia"/>
          </w:rPr>
          <w:t>忙</w:t>
        </w:r>
      </w:ins>
      <w:ins w:id="696" w:author="Administrator" w:date="2019-07-01T17:44:00Z">
        <w:r w:rsidR="00571FA9">
          <w:rPr>
            <w:rFonts w:hint="eastAsia"/>
          </w:rPr>
          <w:t>開口</w:t>
        </w:r>
      </w:ins>
      <w:ins w:id="697" w:author="簡新佳" w:date="2019-06-29T19:10:00Z">
        <w:r>
          <w:rPr>
            <w:rFonts w:hint="eastAsia"/>
          </w:rPr>
          <w:t>大喊，李龍飛</w:t>
        </w:r>
      </w:ins>
      <w:ins w:id="698" w:author="Administrator" w:date="2019-07-01T17:44:00Z">
        <w:r w:rsidR="00571FA9">
          <w:rPr>
            <w:rFonts w:hint="eastAsia"/>
          </w:rPr>
          <w:t>聽到後</w:t>
        </w:r>
      </w:ins>
      <w:ins w:id="699" w:author="簡新佳" w:date="2019-06-29T19:10:00Z">
        <w:del w:id="700" w:author="Administrator" w:date="2019-07-01T17:44:00Z">
          <w:r w:rsidDel="00571FA9">
            <w:rPr>
              <w:rFonts w:hint="eastAsia"/>
            </w:rPr>
            <w:delText>這</w:delText>
          </w:r>
        </w:del>
        <w:r>
          <w:rPr>
            <w:rFonts w:hint="eastAsia"/>
          </w:rPr>
          <w:t>才驚醒過來，往左邊一踏，險之又險地</w:t>
        </w:r>
      </w:ins>
      <w:ins w:id="701" w:author="簡新佳" w:date="2019-06-29T19:11:00Z">
        <w:r>
          <w:rPr>
            <w:rFonts w:hint="eastAsia"/>
          </w:rPr>
          <w:t>閃過了沈海的這一擊。</w:t>
        </w:r>
      </w:ins>
    </w:p>
    <w:p w:rsidR="000F0075" w:rsidRDefault="00D17A8A">
      <w:pPr>
        <w:pStyle w:val="12"/>
        <w:spacing w:after="240"/>
        <w:ind w:leftChars="0" w:left="0"/>
        <w:rPr>
          <w:ins w:id="702" w:author="Administrator" w:date="2019-07-01T15:28:00Z"/>
        </w:rPr>
        <w:pPrChange w:id="703" w:author="Administrator" w:date="2019-06-25T00:07:00Z">
          <w:pPr>
            <w:spacing w:after="240"/>
          </w:pPr>
        </w:pPrChange>
      </w:pPr>
      <w:ins w:id="704" w:author="簡新佳" w:date="2019-06-29T19:11:00Z">
        <w:r>
          <w:rPr>
            <w:rFonts w:hint="eastAsia"/>
          </w:rPr>
          <w:t>轟一聲，沈海一擊未中，收勢不及，打到了木樁之</w:t>
        </w:r>
        <w:r w:rsidR="00AF3932">
          <w:rPr>
            <w:rFonts w:hint="eastAsia"/>
          </w:rPr>
          <w:t>上</w:t>
        </w:r>
      </w:ins>
      <w:ins w:id="705" w:author="簡新佳" w:date="2019-06-29T19:23:00Z">
        <w:r w:rsidR="00AF3932">
          <w:rPr>
            <w:rFonts w:hint="eastAsia"/>
          </w:rPr>
          <w:t>，震得那木樁</w:t>
        </w:r>
      </w:ins>
      <w:ins w:id="706" w:author="Administrator" w:date="2019-07-01T15:28:00Z">
        <w:r w:rsidR="00927E1A">
          <w:rPr>
            <w:rFonts w:hint="eastAsia"/>
          </w:rPr>
          <w:t>嗡嗡作響，若不是其材質以鐵木做成，怕是已經攔腰折斷。</w:t>
        </w:r>
      </w:ins>
    </w:p>
    <w:p w:rsidR="000F0075" w:rsidRDefault="00927E1A">
      <w:pPr>
        <w:pStyle w:val="12"/>
        <w:spacing w:after="240"/>
        <w:ind w:leftChars="0" w:left="0"/>
        <w:rPr>
          <w:ins w:id="707" w:author="Administrator" w:date="2019-07-01T15:54:00Z"/>
        </w:rPr>
        <w:pPrChange w:id="708" w:author="Administrator" w:date="2019-06-25T00:07:00Z">
          <w:pPr>
            <w:spacing w:after="240"/>
          </w:pPr>
        </w:pPrChange>
      </w:pPr>
      <w:ins w:id="709" w:author="Administrator" w:date="2019-07-01T15:28:00Z">
        <w:r>
          <w:rPr>
            <w:rFonts w:hint="eastAsia"/>
          </w:rPr>
          <w:t>可饒是如此，這一手</w:t>
        </w:r>
      </w:ins>
      <w:ins w:id="710" w:author="Administrator" w:date="2019-07-01T15:29:00Z">
        <w:r w:rsidR="00571FA9">
          <w:rPr>
            <w:rFonts w:hint="eastAsia"/>
          </w:rPr>
          <w:t>勁，</w:t>
        </w:r>
        <w:r>
          <w:rPr>
            <w:rFonts w:hint="eastAsia"/>
          </w:rPr>
          <w:t>沒</w:t>
        </w:r>
      </w:ins>
      <w:ins w:id="711" w:author="Administrator" w:date="2019-07-01T17:45:00Z">
        <w:r w:rsidR="00571FA9">
          <w:rPr>
            <w:rFonts w:hint="eastAsia"/>
          </w:rPr>
          <w:t>有兩</w:t>
        </w:r>
      </w:ins>
      <w:ins w:id="712" w:author="Administrator" w:date="2019-07-01T15:29:00Z">
        <w:r w:rsidR="00571FA9">
          <w:rPr>
            <w:rFonts w:hint="eastAsia"/>
          </w:rPr>
          <w:t>百也有</w:t>
        </w:r>
      </w:ins>
      <w:ins w:id="713" w:author="Administrator" w:date="2019-07-01T17:45:00Z">
        <w:r w:rsidR="00571FA9">
          <w:rPr>
            <w:rFonts w:hint="eastAsia"/>
          </w:rPr>
          <w:t>一</w:t>
        </w:r>
      </w:ins>
      <w:ins w:id="714" w:author="Administrator" w:date="2019-07-01T15:29:00Z">
        <w:r>
          <w:rPr>
            <w:rFonts w:hint="eastAsia"/>
          </w:rPr>
          <w:t>百多斤</w:t>
        </w:r>
      </w:ins>
      <w:ins w:id="715" w:author="Administrator" w:date="2019-07-01T17:45:00Z">
        <w:r w:rsidR="00571FA9">
          <w:rPr>
            <w:rFonts w:hint="eastAsia"/>
          </w:rPr>
          <w:t>，看得其他圍觀的眾人都是心中一凜</w:t>
        </w:r>
      </w:ins>
      <w:ins w:id="716" w:author="Administrator" w:date="2019-07-01T15:29:00Z">
        <w:r>
          <w:rPr>
            <w:rFonts w:hint="eastAsia"/>
          </w:rPr>
          <w:t>。</w:t>
        </w:r>
      </w:ins>
    </w:p>
    <w:p w:rsidR="000F0075" w:rsidRDefault="00C75333">
      <w:pPr>
        <w:pStyle w:val="12"/>
        <w:spacing w:after="240"/>
        <w:ind w:leftChars="0" w:left="0"/>
        <w:rPr>
          <w:ins w:id="717" w:author="Administrator" w:date="2019-07-01T15:57:00Z"/>
        </w:rPr>
        <w:pPrChange w:id="718" w:author="Administrator" w:date="2019-06-25T00:07:00Z">
          <w:pPr>
            <w:spacing w:after="240"/>
          </w:pPr>
        </w:pPrChange>
      </w:pPr>
      <w:ins w:id="719" w:author="Administrator" w:date="2019-07-01T15:54:00Z">
        <w:r>
          <w:rPr>
            <w:rFonts w:hint="eastAsia"/>
          </w:rPr>
          <w:t>「好厲害的小子，</w:t>
        </w:r>
      </w:ins>
      <w:ins w:id="720" w:author="Administrator" w:date="2019-07-01T15:56:00Z">
        <w:r>
          <w:rPr>
            <w:rFonts w:hint="eastAsia"/>
          </w:rPr>
          <w:t>才練不到一兩年，</w:t>
        </w:r>
      </w:ins>
      <w:ins w:id="721" w:author="Administrator" w:date="2019-07-01T15:54:00Z">
        <w:r>
          <w:rPr>
            <w:rFonts w:hint="eastAsia"/>
          </w:rPr>
          <w:t>已經達到</w:t>
        </w:r>
      </w:ins>
      <w:ins w:id="722" w:author="Administrator" w:date="2019-09-12T23:38:00Z">
        <w:r w:rsidR="004D755D">
          <w:rPr>
            <w:rFonts w:hint="eastAsia"/>
          </w:rPr>
          <w:t>練骨</w:t>
        </w:r>
      </w:ins>
      <w:ins w:id="723" w:author="Administrator" w:date="2019-07-01T15:55:00Z">
        <w:r>
          <w:rPr>
            <w:rFonts w:hint="eastAsia"/>
          </w:rPr>
          <w:t>境大圓滿左右，若是再練個</w:t>
        </w:r>
      </w:ins>
      <w:ins w:id="724" w:author="Administrator" w:date="2019-07-01T15:56:00Z">
        <w:r>
          <w:rPr>
            <w:rFonts w:hint="eastAsia"/>
          </w:rPr>
          <w:t>幾個月</w:t>
        </w:r>
      </w:ins>
      <w:ins w:id="725" w:author="Administrator" w:date="2019-07-01T15:55:00Z">
        <w:r>
          <w:rPr>
            <w:rFonts w:hint="eastAsia"/>
          </w:rPr>
          <w:t>，怕是能突破</w:t>
        </w:r>
      </w:ins>
      <w:ins w:id="726" w:author="Administrator" w:date="2019-09-12T23:38:00Z">
        <w:r w:rsidR="004D755D">
          <w:rPr>
            <w:rFonts w:hint="eastAsia"/>
          </w:rPr>
          <w:t>練骨</w:t>
        </w:r>
      </w:ins>
      <w:ins w:id="727" w:author="Administrator" w:date="2019-07-01T15:55:00Z">
        <w:r w:rsidR="00742998">
          <w:rPr>
            <w:rFonts w:hint="eastAsia"/>
          </w:rPr>
          <w:t>境，進入</w:t>
        </w:r>
      </w:ins>
      <w:ins w:id="728" w:author="Administrator" w:date="2019-07-07T19:06:00Z">
        <w:r w:rsidR="00742998">
          <w:rPr>
            <w:rFonts w:hint="eastAsia"/>
          </w:rPr>
          <w:t>後天</w:t>
        </w:r>
      </w:ins>
      <w:ins w:id="729" w:author="Administrator" w:date="2019-07-01T15:55:00Z">
        <w:r w:rsidR="00742998">
          <w:rPr>
            <w:rFonts w:hint="eastAsia"/>
          </w:rPr>
          <w:t>境</w:t>
        </w:r>
      </w:ins>
      <w:ins w:id="730" w:author="Administrator" w:date="2019-07-07T19:06:00Z">
        <w:r w:rsidR="00742998">
          <w:rPr>
            <w:rFonts w:hint="eastAsia"/>
          </w:rPr>
          <w:t>二流高手</w:t>
        </w:r>
      </w:ins>
      <w:ins w:id="731" w:author="Administrator" w:date="2019-07-01T15:55:00Z">
        <w:r>
          <w:rPr>
            <w:rFonts w:hint="eastAsia"/>
          </w:rPr>
          <w:t>…」</w:t>
        </w:r>
      </w:ins>
    </w:p>
    <w:p w:rsidR="000F0075" w:rsidRDefault="00C75333">
      <w:pPr>
        <w:pStyle w:val="12"/>
        <w:spacing w:after="240"/>
        <w:ind w:leftChars="0" w:left="0"/>
        <w:rPr>
          <w:ins w:id="732" w:author="Administrator" w:date="2019-07-01T15:57:00Z"/>
        </w:rPr>
        <w:pPrChange w:id="733" w:author="Administrator" w:date="2019-06-25T00:07:00Z">
          <w:pPr>
            <w:spacing w:after="240"/>
          </w:pPr>
        </w:pPrChange>
      </w:pPr>
      <w:ins w:id="734" w:author="Administrator" w:date="2019-07-01T15:56:00Z">
        <w:r>
          <w:rPr>
            <w:rFonts w:hint="eastAsia"/>
          </w:rPr>
          <w:t>羅教頭眼神一縮，暗自心驚，他</w:t>
        </w:r>
      </w:ins>
      <w:ins w:id="735" w:author="Administrator" w:date="2019-07-01T17:50:00Z">
        <w:r w:rsidR="00435688">
          <w:rPr>
            <w:rFonts w:hint="eastAsia"/>
          </w:rPr>
          <w:t>雖然只有</w:t>
        </w:r>
      </w:ins>
      <w:ins w:id="736" w:author="Administrator" w:date="2019-07-07T19:06:00Z">
        <w:r w:rsidR="00A45D1B">
          <w:rPr>
            <w:rFonts w:hint="eastAsia"/>
          </w:rPr>
          <w:t>二流顛峰高手</w:t>
        </w:r>
      </w:ins>
      <w:ins w:id="737" w:author="Administrator" w:date="2019-07-01T17:51:00Z">
        <w:r w:rsidR="00435688">
          <w:rPr>
            <w:rFonts w:hint="eastAsia"/>
          </w:rPr>
          <w:t>，可教人無數，</w:t>
        </w:r>
      </w:ins>
      <w:ins w:id="738" w:author="Administrator" w:date="2019-07-01T15:56:00Z">
        <w:r>
          <w:rPr>
            <w:rFonts w:hint="eastAsia"/>
          </w:rPr>
          <w:t>眼光何其老辣，一眼就看出了沈海的</w:t>
        </w:r>
      </w:ins>
      <w:ins w:id="739" w:author="Administrator" w:date="2019-07-01T16:04:00Z">
        <w:r w:rsidR="00636801">
          <w:rPr>
            <w:rFonts w:hint="eastAsia"/>
          </w:rPr>
          <w:t>修為已經達到</w:t>
        </w:r>
      </w:ins>
      <w:ins w:id="740" w:author="Administrator" w:date="2019-09-12T23:38:00Z">
        <w:r w:rsidR="004D755D">
          <w:rPr>
            <w:rFonts w:hint="eastAsia"/>
          </w:rPr>
          <w:t>練骨</w:t>
        </w:r>
      </w:ins>
      <w:ins w:id="741" w:author="Administrator" w:date="2019-07-01T16:04:00Z">
        <w:r w:rsidR="00636801">
          <w:rPr>
            <w:rFonts w:hint="eastAsia"/>
          </w:rPr>
          <w:t>境大圓滿，而印象中，對方才修練一兩年而已，可見此子在</w:t>
        </w:r>
      </w:ins>
      <w:ins w:id="742" w:author="Administrator" w:date="2019-07-01T16:05:00Z">
        <w:r w:rsidR="00636801">
          <w:rPr>
            <w:rFonts w:hint="eastAsia"/>
          </w:rPr>
          <w:t>練</w:t>
        </w:r>
      </w:ins>
      <w:ins w:id="743" w:author="Administrator" w:date="2019-07-01T16:04:00Z">
        <w:r w:rsidR="00636801">
          <w:rPr>
            <w:rFonts w:hint="eastAsia"/>
          </w:rPr>
          <w:t>武方面，可以說是資</w:t>
        </w:r>
      </w:ins>
      <w:ins w:id="744" w:author="Administrator" w:date="2019-07-01T16:05:00Z">
        <w:r w:rsidR="00636801">
          <w:rPr>
            <w:rFonts w:hint="eastAsia"/>
          </w:rPr>
          <w:t>質不凡</w:t>
        </w:r>
      </w:ins>
      <w:ins w:id="745" w:author="Administrator" w:date="2019-07-01T15:56:00Z">
        <w:r>
          <w:rPr>
            <w:rFonts w:hint="eastAsia"/>
          </w:rPr>
          <w:t>，</w:t>
        </w:r>
      </w:ins>
      <w:ins w:id="746" w:author="Administrator" w:date="2019-07-01T16:05:00Z">
        <w:r w:rsidR="00636801">
          <w:rPr>
            <w:rFonts w:hint="eastAsia"/>
          </w:rPr>
          <w:t>大有可為。</w:t>
        </w:r>
      </w:ins>
    </w:p>
    <w:p w:rsidR="000F0075" w:rsidRDefault="00C75333">
      <w:pPr>
        <w:pStyle w:val="12"/>
        <w:spacing w:after="240"/>
        <w:ind w:leftChars="0" w:left="0"/>
        <w:rPr>
          <w:ins w:id="747" w:author="Administrator" w:date="2019-07-01T15:58:00Z"/>
        </w:rPr>
        <w:pPrChange w:id="748" w:author="Administrator" w:date="2019-06-25T00:07:00Z">
          <w:pPr>
            <w:spacing w:after="240"/>
          </w:pPr>
        </w:pPrChange>
      </w:pPr>
      <w:ins w:id="749" w:author="Administrator" w:date="2019-07-01T15:56:00Z">
        <w:r>
          <w:rPr>
            <w:rFonts w:hint="eastAsia"/>
          </w:rPr>
          <w:t>「</w:t>
        </w:r>
      </w:ins>
      <w:ins w:id="750" w:author="Administrator" w:date="2019-07-01T15:57:00Z">
        <w:r>
          <w:rPr>
            <w:rFonts w:hint="eastAsia"/>
          </w:rPr>
          <w:t>可惜他誰不好惹，去惹上少爺，這下子不管打輸打贏，在這李府之內，都無他立足之地，真是何苦哀哉</w:t>
        </w:r>
      </w:ins>
      <w:ins w:id="751" w:author="Administrator" w:date="2019-07-01T16:06:00Z">
        <w:r w:rsidR="00636801">
          <w:rPr>
            <w:rFonts w:hint="eastAsia"/>
          </w:rPr>
          <w:t>唷</w:t>
        </w:r>
      </w:ins>
      <w:ins w:id="752" w:author="Administrator" w:date="2019-07-01T15:58:00Z">
        <w:r>
          <w:rPr>
            <w:rFonts w:hint="eastAsia"/>
          </w:rPr>
          <w:t>…」</w:t>
        </w:r>
      </w:ins>
    </w:p>
    <w:p w:rsidR="000F0075" w:rsidRDefault="00636801">
      <w:pPr>
        <w:pStyle w:val="12"/>
        <w:spacing w:after="240"/>
        <w:ind w:leftChars="0" w:left="0"/>
        <w:rPr>
          <w:ins w:id="753" w:author="Administrator" w:date="2019-07-01T16:07:00Z"/>
        </w:rPr>
        <w:pPrChange w:id="754" w:author="Administrator" w:date="2019-06-25T00:07:00Z">
          <w:pPr>
            <w:spacing w:after="240"/>
          </w:pPr>
        </w:pPrChange>
      </w:pPr>
      <w:ins w:id="755" w:author="Administrator" w:date="2019-07-01T16:07:00Z">
        <w:r>
          <w:rPr>
            <w:rFonts w:hint="eastAsia"/>
          </w:rPr>
          <w:t>還沒等羅教頭感嘆完畢，沈海又是</w:t>
        </w:r>
      </w:ins>
      <w:ins w:id="756" w:author="Administrator" w:date="2019-07-01T17:45:00Z">
        <w:r w:rsidR="00CE4C10">
          <w:rPr>
            <w:rFonts w:hint="eastAsia"/>
          </w:rPr>
          <w:t>反手</w:t>
        </w:r>
      </w:ins>
      <w:ins w:id="757" w:author="Administrator" w:date="2019-07-01T16:07:00Z">
        <w:r>
          <w:rPr>
            <w:rFonts w:hint="eastAsia"/>
          </w:rPr>
          <w:t>一擊，逼得李龍飛是左右閃躲，狼狽不堪。</w:t>
        </w:r>
      </w:ins>
    </w:p>
    <w:p w:rsidR="000F0075" w:rsidRDefault="00636801">
      <w:pPr>
        <w:pStyle w:val="12"/>
        <w:spacing w:after="240"/>
        <w:ind w:leftChars="0" w:left="0"/>
        <w:rPr>
          <w:ins w:id="758" w:author="Administrator" w:date="2019-07-01T16:08:00Z"/>
        </w:rPr>
        <w:pPrChange w:id="759" w:author="Administrator" w:date="2019-06-25T00:07:00Z">
          <w:pPr>
            <w:spacing w:after="240"/>
          </w:pPr>
        </w:pPrChange>
      </w:pPr>
      <w:ins w:id="760" w:author="Administrator" w:date="2019-07-01T16:07:00Z">
        <w:r>
          <w:rPr>
            <w:rFonts w:hint="eastAsia"/>
          </w:rPr>
          <w:t>「沈海，你</w:t>
        </w:r>
      </w:ins>
      <w:ins w:id="761" w:author="Administrator" w:date="2019-07-01T16:10:00Z">
        <w:r w:rsidR="000D1810">
          <w:rPr>
            <w:rFonts w:hint="eastAsia"/>
          </w:rPr>
          <w:t>嗑</w:t>
        </w:r>
      </w:ins>
      <w:ins w:id="762" w:author="Administrator" w:date="2019-07-01T16:08:00Z">
        <w:r w:rsidR="000D1810">
          <w:rPr>
            <w:rFonts w:hint="eastAsia"/>
          </w:rPr>
          <w:t>了甚麼藥，出手那麼重，找死嗎！」</w:t>
        </w:r>
      </w:ins>
    </w:p>
    <w:p w:rsidR="000F0075" w:rsidRDefault="000D1810">
      <w:pPr>
        <w:pStyle w:val="12"/>
        <w:spacing w:after="240"/>
        <w:ind w:leftChars="0" w:left="0"/>
        <w:rPr>
          <w:ins w:id="763" w:author="Administrator" w:date="2019-07-01T16:08:00Z"/>
        </w:rPr>
        <w:pPrChange w:id="764" w:author="Administrator" w:date="2019-06-25T00:07:00Z">
          <w:pPr>
            <w:spacing w:after="240"/>
          </w:pPr>
        </w:pPrChange>
      </w:pPr>
      <w:ins w:id="765" w:author="Administrator" w:date="2019-07-01T16:08:00Z">
        <w:r>
          <w:rPr>
            <w:rFonts w:hint="eastAsia"/>
          </w:rPr>
          <w:t>「少爺，別怕他，打給他死！」</w:t>
        </w:r>
      </w:ins>
    </w:p>
    <w:p w:rsidR="000F0075" w:rsidRDefault="000D1810">
      <w:pPr>
        <w:pStyle w:val="12"/>
        <w:spacing w:after="240"/>
        <w:ind w:leftChars="0" w:left="0"/>
        <w:rPr>
          <w:ins w:id="766" w:author="Administrator" w:date="2019-07-01T16:10:00Z"/>
        </w:rPr>
        <w:pPrChange w:id="767" w:author="Administrator" w:date="2019-06-25T00:07:00Z">
          <w:pPr>
            <w:spacing w:after="240"/>
          </w:pPr>
        </w:pPrChange>
      </w:pPr>
      <w:ins w:id="768" w:author="Administrator" w:date="2019-07-01T16:08:00Z">
        <w:r>
          <w:rPr>
            <w:rFonts w:hint="eastAsia"/>
          </w:rPr>
          <w:t>「</w:t>
        </w:r>
      </w:ins>
      <w:ins w:id="769" w:author="Administrator" w:date="2019-07-01T16:09:00Z">
        <w:r>
          <w:rPr>
            <w:rFonts w:hint="eastAsia"/>
          </w:rPr>
          <w:t>姓沈的，還不</w:t>
        </w:r>
      </w:ins>
      <w:ins w:id="770" w:author="Administrator" w:date="2019-07-01T16:10:00Z">
        <w:r>
          <w:rPr>
            <w:rFonts w:hint="eastAsia"/>
          </w:rPr>
          <w:t>趕快停手！你別忘了你的身份，難不成你想被大主管懲罰嗎！？」</w:t>
        </w:r>
      </w:ins>
    </w:p>
    <w:p w:rsidR="000F0075" w:rsidRDefault="00C21CAD">
      <w:pPr>
        <w:pStyle w:val="12"/>
        <w:spacing w:after="240"/>
        <w:ind w:leftChars="0" w:left="0"/>
        <w:rPr>
          <w:ins w:id="771" w:author="Administrator" w:date="2019-07-01T17:46:00Z"/>
        </w:rPr>
        <w:pPrChange w:id="772" w:author="Administrator" w:date="2019-06-25T00:07:00Z">
          <w:pPr>
            <w:spacing w:after="240"/>
          </w:pPr>
        </w:pPrChange>
      </w:pPr>
      <w:ins w:id="773" w:author="Administrator" w:date="2019-07-01T16:51:00Z">
        <w:r>
          <w:rPr>
            <w:rFonts w:hint="eastAsia"/>
          </w:rPr>
          <w:t>眾人</w:t>
        </w:r>
      </w:ins>
      <w:ins w:id="774" w:author="Administrator" w:date="2019-07-01T16:10:00Z">
        <w:r w:rsidR="000D1810">
          <w:rPr>
            <w:rFonts w:hint="eastAsia"/>
          </w:rPr>
          <w:t>看</w:t>
        </w:r>
      </w:ins>
      <w:ins w:id="775" w:author="Administrator" w:date="2019-07-01T16:51:00Z">
        <w:r>
          <w:rPr>
            <w:rFonts w:hint="eastAsia"/>
          </w:rPr>
          <w:t>到</w:t>
        </w:r>
      </w:ins>
      <w:ins w:id="776" w:author="Administrator" w:date="2019-07-01T16:10:00Z">
        <w:r w:rsidR="000D1810">
          <w:rPr>
            <w:rFonts w:hint="eastAsia"/>
          </w:rPr>
          <w:t>李龍飛處於下風，不少平日拍</w:t>
        </w:r>
      </w:ins>
      <w:ins w:id="777" w:author="Administrator" w:date="2019-07-01T16:11:00Z">
        <w:r w:rsidR="000D1810">
          <w:rPr>
            <w:rFonts w:hint="eastAsia"/>
          </w:rPr>
          <w:t>馬屁，跟李龍飛比較要好的僕人都叫囂起來，</w:t>
        </w:r>
      </w:ins>
      <w:ins w:id="778" w:author="Administrator" w:date="2019-07-01T17:46:00Z">
        <w:r w:rsidR="00CE4C10">
          <w:rPr>
            <w:rFonts w:hint="eastAsia"/>
          </w:rPr>
          <w:t>若不是礙於少爺的面子，怕是已經群體圍歐上去。</w:t>
        </w:r>
      </w:ins>
    </w:p>
    <w:p w:rsidR="000F0075" w:rsidRDefault="000D1810">
      <w:pPr>
        <w:pStyle w:val="12"/>
        <w:spacing w:after="240"/>
        <w:ind w:leftChars="0" w:left="0"/>
        <w:rPr>
          <w:ins w:id="779" w:author="Administrator" w:date="2019-07-01T23:36:00Z"/>
        </w:rPr>
        <w:pPrChange w:id="780" w:author="Administrator" w:date="2019-06-25T00:07:00Z">
          <w:pPr>
            <w:spacing w:after="240"/>
          </w:pPr>
        </w:pPrChange>
      </w:pPr>
      <w:ins w:id="781" w:author="Administrator" w:date="2019-07-01T16:12:00Z">
        <w:r>
          <w:rPr>
            <w:rFonts w:hint="eastAsia"/>
          </w:rPr>
          <w:t>可沈海對這些話全都置若罔聞，紅著眼，</w:t>
        </w:r>
      </w:ins>
      <w:ins w:id="782" w:author="Administrator" w:date="2019-07-01T17:46:00Z">
        <w:r w:rsidR="00CE4C10">
          <w:rPr>
            <w:rFonts w:hint="eastAsia"/>
          </w:rPr>
          <w:t>咬著牙，</w:t>
        </w:r>
      </w:ins>
      <w:ins w:id="783" w:author="Administrator" w:date="2019-07-01T16:12:00Z">
        <w:r>
          <w:rPr>
            <w:rFonts w:hint="eastAsia"/>
          </w:rPr>
          <w:t>一拳一腳地往李龍飛身上打去。</w:t>
        </w:r>
      </w:ins>
    </w:p>
    <w:p w:rsidR="000F0075" w:rsidRDefault="002771C7">
      <w:pPr>
        <w:pStyle w:val="12"/>
        <w:spacing w:after="240"/>
        <w:ind w:leftChars="0" w:left="0"/>
        <w:rPr>
          <w:ins w:id="784" w:author="Administrator" w:date="2019-07-01T17:46:00Z"/>
        </w:rPr>
        <w:pPrChange w:id="785" w:author="Administrator" w:date="2019-06-25T00:07:00Z">
          <w:pPr>
            <w:spacing w:after="240"/>
          </w:pPr>
        </w:pPrChange>
      </w:pPr>
      <w:ins w:id="786" w:author="Administrator" w:date="2019-07-01T23:36:00Z">
        <w:r>
          <w:rPr>
            <w:rFonts w:hint="eastAsia"/>
          </w:rPr>
          <w:t>李龍飛</w:t>
        </w:r>
      </w:ins>
      <w:ins w:id="787" w:author="Administrator" w:date="2019-07-01T23:52:00Z">
        <w:r w:rsidR="00E218C3">
          <w:rPr>
            <w:rFonts w:hint="eastAsia"/>
          </w:rPr>
          <w:t>雖然極力想要反擊，</w:t>
        </w:r>
      </w:ins>
      <w:ins w:id="788" w:author="Administrator" w:date="2019-07-01T23:53:00Z">
        <w:r w:rsidR="00E218C3">
          <w:rPr>
            <w:rFonts w:hint="eastAsia"/>
          </w:rPr>
          <w:t>但他一來實戰經驗不足，二來實際</w:t>
        </w:r>
      </w:ins>
      <w:ins w:id="789" w:author="Administrator" w:date="2019-07-01T23:54:00Z">
        <w:r w:rsidR="00E218C3">
          <w:rPr>
            <w:rFonts w:hint="eastAsia"/>
          </w:rPr>
          <w:t>境界也才</w:t>
        </w:r>
      </w:ins>
      <w:ins w:id="790" w:author="Administrator" w:date="2019-09-12T23:38:00Z">
        <w:r w:rsidR="004D755D">
          <w:rPr>
            <w:rFonts w:hint="eastAsia"/>
          </w:rPr>
          <w:t>練骨</w:t>
        </w:r>
      </w:ins>
      <w:ins w:id="791" w:author="Administrator" w:date="2019-07-01T23:56:00Z">
        <w:r w:rsidR="00E218C3">
          <w:rPr>
            <w:rFonts w:hint="eastAsia"/>
          </w:rPr>
          <w:t>境中期而已，不管哪樣，都不是沈海的對手，</w:t>
        </w:r>
      </w:ins>
      <w:ins w:id="792" w:author="Administrator" w:date="2019-07-01T23:57:00Z">
        <w:r w:rsidR="00E218C3">
          <w:rPr>
            <w:rFonts w:hint="eastAsia"/>
          </w:rPr>
          <w:t>加上先機被占，跟本沒機會逆轉。</w:t>
        </w:r>
      </w:ins>
    </w:p>
    <w:p w:rsidR="000F0075" w:rsidRDefault="00CE4C10">
      <w:pPr>
        <w:pStyle w:val="12"/>
        <w:spacing w:after="240"/>
        <w:ind w:leftChars="0" w:left="0"/>
        <w:rPr>
          <w:ins w:id="793" w:author="Administrator" w:date="2019-07-01T16:17:00Z"/>
        </w:rPr>
        <w:pPrChange w:id="794" w:author="Administrator" w:date="2019-06-25T00:07:00Z">
          <w:pPr>
            <w:spacing w:after="240"/>
          </w:pPr>
        </w:pPrChange>
      </w:pPr>
      <w:ins w:id="795" w:author="Administrator" w:date="2019-07-01T17:46:00Z">
        <w:r>
          <w:rPr>
            <w:rFonts w:hint="eastAsia"/>
          </w:rPr>
          <w:lastRenderedPageBreak/>
          <w:t>眼看再這樣下去，李龍飛敗下陣來只是遲早的事，</w:t>
        </w:r>
      </w:ins>
      <w:ins w:id="796" w:author="Administrator" w:date="2019-07-01T16:13:00Z">
        <w:r w:rsidR="000D1810">
          <w:rPr>
            <w:rFonts w:hint="eastAsia"/>
          </w:rPr>
          <w:t>就在此時，一</w:t>
        </w:r>
      </w:ins>
      <w:ins w:id="797" w:author="Administrator" w:date="2019-07-01T16:15:00Z">
        <w:r w:rsidR="000D1810">
          <w:rPr>
            <w:rFonts w:hint="eastAsia"/>
          </w:rPr>
          <w:t>粒碎石伴隨著</w:t>
        </w:r>
      </w:ins>
      <w:ins w:id="798" w:author="Administrator" w:date="2019-07-01T16:13:00Z">
        <w:r w:rsidR="000D1810">
          <w:rPr>
            <w:rFonts w:hint="eastAsia"/>
          </w:rPr>
          <w:t>細微的破空聲響，</w:t>
        </w:r>
      </w:ins>
      <w:ins w:id="799" w:author="Administrator" w:date="2019-07-01T16:15:00Z">
        <w:r w:rsidR="000D1810">
          <w:rPr>
            <w:rFonts w:hint="eastAsia"/>
          </w:rPr>
          <w:t>在無人察覺的情況下，</w:t>
        </w:r>
      </w:ins>
      <w:ins w:id="800" w:author="Administrator" w:date="2019-07-01T16:16:00Z">
        <w:r w:rsidR="000D1810">
          <w:rPr>
            <w:rFonts w:hint="eastAsia"/>
          </w:rPr>
          <w:t>射向</w:t>
        </w:r>
      </w:ins>
      <w:ins w:id="801" w:author="Administrator" w:date="2019-07-01T16:17:00Z">
        <w:r w:rsidR="000D1810">
          <w:rPr>
            <w:rFonts w:hint="eastAsia"/>
          </w:rPr>
          <w:t>場中的沈海手腕</w:t>
        </w:r>
      </w:ins>
      <w:ins w:id="802" w:author="Administrator" w:date="2019-07-01T16:35:00Z">
        <w:r w:rsidR="004D2E0D">
          <w:rPr>
            <w:rFonts w:hint="eastAsia"/>
          </w:rPr>
          <w:t>曲</w:t>
        </w:r>
      </w:ins>
      <w:ins w:id="803" w:author="Administrator" w:date="2019-07-01T16:46:00Z">
        <w:r w:rsidR="00C21CAD">
          <w:rPr>
            <w:rFonts w:hint="eastAsia"/>
          </w:rPr>
          <w:t>池</w:t>
        </w:r>
      </w:ins>
      <w:ins w:id="804" w:author="Administrator" w:date="2019-07-01T16:35:00Z">
        <w:r w:rsidR="004D2E0D">
          <w:rPr>
            <w:rFonts w:hint="eastAsia"/>
          </w:rPr>
          <w:t>穴上</w:t>
        </w:r>
      </w:ins>
      <w:ins w:id="805" w:author="Administrator" w:date="2019-07-01T16:17:00Z">
        <w:r w:rsidR="000D1810">
          <w:rPr>
            <w:rFonts w:hint="eastAsia"/>
          </w:rPr>
          <w:t>。</w:t>
        </w:r>
      </w:ins>
    </w:p>
    <w:p w:rsidR="000F0075" w:rsidRDefault="000D1810">
      <w:pPr>
        <w:pStyle w:val="12"/>
        <w:spacing w:after="240"/>
        <w:ind w:leftChars="0" w:left="0"/>
        <w:rPr>
          <w:ins w:id="806" w:author="Administrator" w:date="2019-07-01T16:18:00Z"/>
        </w:rPr>
        <w:pPrChange w:id="807" w:author="Administrator" w:date="2019-06-25T00:07:00Z">
          <w:pPr>
            <w:spacing w:after="240"/>
          </w:pPr>
        </w:pPrChange>
      </w:pPr>
      <w:ins w:id="808" w:author="Administrator" w:date="2019-07-01T16:17:00Z">
        <w:r>
          <w:rPr>
            <w:rFonts w:hint="eastAsia"/>
          </w:rPr>
          <w:t>原本正要一拳打出去的沈海，突然</w:t>
        </w:r>
      </w:ins>
      <w:ins w:id="809" w:author="Administrator" w:date="2019-07-01T16:35:00Z">
        <w:r w:rsidR="004D2E0D">
          <w:rPr>
            <w:rFonts w:hint="eastAsia"/>
          </w:rPr>
          <w:t>感到</w:t>
        </w:r>
      </w:ins>
      <w:ins w:id="810" w:author="Administrator" w:date="2019-07-01T16:17:00Z">
        <w:r>
          <w:rPr>
            <w:rFonts w:hint="eastAsia"/>
          </w:rPr>
          <w:t>手臂一陣發麻，</w:t>
        </w:r>
      </w:ins>
      <w:ins w:id="811" w:author="Administrator" w:date="2019-07-01T16:18:00Z">
        <w:r>
          <w:rPr>
            <w:rFonts w:hint="eastAsia"/>
          </w:rPr>
          <w:t>跟著就雙腿</w:t>
        </w:r>
      </w:ins>
      <w:ins w:id="812" w:author="Administrator" w:date="2019-07-01T17:47:00Z">
        <w:r w:rsidR="00CE4C10">
          <w:rPr>
            <w:rFonts w:hint="eastAsia"/>
          </w:rPr>
          <w:t>同樣也</w:t>
        </w:r>
      </w:ins>
      <w:ins w:id="813" w:author="Administrator" w:date="2019-07-01T16:18:00Z">
        <w:r>
          <w:rPr>
            <w:rFonts w:hint="eastAsia"/>
          </w:rPr>
          <w:t>發軟，</w:t>
        </w:r>
      </w:ins>
      <w:ins w:id="814" w:author="Administrator" w:date="2019-07-01T16:29:00Z">
        <w:r w:rsidR="004D2E0D">
          <w:rPr>
            <w:rFonts w:hint="eastAsia"/>
          </w:rPr>
          <w:t>噗通一聲</w:t>
        </w:r>
      </w:ins>
      <w:ins w:id="815" w:author="Administrator" w:date="2019-07-01T17:47:00Z">
        <w:r w:rsidR="00CE4C10">
          <w:rPr>
            <w:rFonts w:hint="eastAsia"/>
          </w:rPr>
          <w:t>差點</w:t>
        </w:r>
      </w:ins>
      <w:ins w:id="816" w:author="Administrator" w:date="2019-07-01T16:18:00Z">
        <w:r>
          <w:rPr>
            <w:rFonts w:hint="eastAsia"/>
          </w:rPr>
          <w:t>跪了下去。</w:t>
        </w:r>
      </w:ins>
    </w:p>
    <w:p w:rsidR="000F0075" w:rsidRDefault="00C30E6A">
      <w:pPr>
        <w:pStyle w:val="12"/>
        <w:spacing w:after="240"/>
        <w:ind w:leftChars="0" w:left="0"/>
        <w:rPr>
          <w:ins w:id="817" w:author="Administrator" w:date="2019-07-01T16:29:00Z"/>
        </w:rPr>
        <w:pPrChange w:id="818" w:author="Administrator" w:date="2019-06-25T00:07:00Z">
          <w:pPr>
            <w:spacing w:after="240"/>
          </w:pPr>
        </w:pPrChange>
      </w:pPr>
      <w:ins w:id="819" w:author="Administrator" w:date="2019-07-01T16:18:00Z">
        <w:r>
          <w:rPr>
            <w:rFonts w:hint="eastAsia"/>
          </w:rPr>
          <w:t>本來只能忙</w:t>
        </w:r>
      </w:ins>
      <w:ins w:id="820" w:author="Administrator" w:date="2019-07-01T16:19:00Z">
        <w:r>
          <w:rPr>
            <w:rFonts w:hint="eastAsia"/>
          </w:rPr>
          <w:t>著閃避的李龍飛，看到對手突然</w:t>
        </w:r>
      </w:ins>
      <w:ins w:id="821" w:author="Administrator" w:date="2019-07-01T17:47:00Z">
        <w:r w:rsidR="00CE4C10">
          <w:rPr>
            <w:rFonts w:hint="eastAsia"/>
          </w:rPr>
          <w:t>異常</w:t>
        </w:r>
      </w:ins>
      <w:ins w:id="822" w:author="Administrator" w:date="2019-07-01T16:21:00Z">
        <w:r>
          <w:rPr>
            <w:rFonts w:hint="eastAsia"/>
          </w:rPr>
          <w:t>，</w:t>
        </w:r>
      </w:ins>
      <w:ins w:id="823" w:author="Administrator" w:date="2019-07-01T16:29:00Z">
        <w:r w:rsidR="004D2E0D">
          <w:rPr>
            <w:rFonts w:hint="eastAsia"/>
          </w:rPr>
          <w:t>還</w:t>
        </w:r>
      </w:ins>
      <w:ins w:id="824" w:author="Administrator" w:date="2019-07-01T16:21:00Z">
        <w:r>
          <w:rPr>
            <w:rFonts w:hint="eastAsia"/>
          </w:rPr>
          <w:t>以為是</w:t>
        </w:r>
      </w:ins>
      <w:ins w:id="825" w:author="Administrator" w:date="2019-07-01T16:27:00Z">
        <w:r>
          <w:rPr>
            <w:rFonts w:hint="eastAsia"/>
          </w:rPr>
          <w:t>欺敵，</w:t>
        </w:r>
      </w:ins>
      <w:ins w:id="826" w:author="Administrator" w:date="2019-07-01T16:29:00Z">
        <w:r w:rsidR="004D2E0D">
          <w:rPr>
            <w:rFonts w:hint="eastAsia"/>
          </w:rPr>
          <w:t>退了幾步，又驚又疑地看著對方。</w:t>
        </w:r>
      </w:ins>
    </w:p>
    <w:p w:rsidR="000F0075" w:rsidRDefault="004D2E0D">
      <w:pPr>
        <w:pStyle w:val="12"/>
        <w:spacing w:after="240"/>
        <w:ind w:leftChars="0" w:left="0"/>
        <w:rPr>
          <w:ins w:id="827" w:author="Administrator" w:date="2019-07-01T16:33:00Z"/>
        </w:rPr>
        <w:pPrChange w:id="828" w:author="Administrator" w:date="2019-06-25T00:07:00Z">
          <w:pPr>
            <w:spacing w:after="240"/>
          </w:pPr>
        </w:pPrChange>
      </w:pPr>
      <w:ins w:id="829" w:author="Administrator" w:date="2019-07-01T16:32:00Z">
        <w:r>
          <w:rPr>
            <w:rFonts w:hint="eastAsia"/>
          </w:rPr>
          <w:t>而</w:t>
        </w:r>
      </w:ins>
      <w:ins w:id="830" w:author="Administrator" w:date="2019-07-01T16:29:00Z">
        <w:r>
          <w:rPr>
            <w:rFonts w:hint="eastAsia"/>
          </w:rPr>
          <w:t>沈海</w:t>
        </w:r>
      </w:ins>
      <w:ins w:id="831" w:author="Administrator" w:date="2019-07-01T16:33:00Z">
        <w:r>
          <w:rPr>
            <w:rFonts w:hint="eastAsia"/>
          </w:rPr>
          <w:t>卻是</w:t>
        </w:r>
      </w:ins>
      <w:ins w:id="832" w:author="Administrator" w:date="2019-07-01T16:29:00Z">
        <w:r>
          <w:rPr>
            <w:rFonts w:hint="eastAsia"/>
          </w:rPr>
          <w:t>一</w:t>
        </w:r>
      </w:ins>
      <w:ins w:id="833" w:author="Administrator" w:date="2019-07-01T16:30:00Z">
        <w:r>
          <w:rPr>
            <w:rFonts w:hint="eastAsia"/>
          </w:rPr>
          <w:t>陣腦怒，</w:t>
        </w:r>
      </w:ins>
      <w:ins w:id="834" w:author="Administrator" w:date="2019-07-01T16:35:00Z">
        <w:r>
          <w:rPr>
            <w:rFonts w:hint="eastAsia"/>
          </w:rPr>
          <w:t>雙腳一用力，</w:t>
        </w:r>
      </w:ins>
      <w:ins w:id="835" w:author="Administrator" w:date="2019-07-01T17:47:00Z">
        <w:r w:rsidR="00CE4C10">
          <w:rPr>
            <w:rFonts w:hint="eastAsia"/>
          </w:rPr>
          <w:t>站穩身子</w:t>
        </w:r>
      </w:ins>
      <w:ins w:id="836" w:author="Administrator" w:date="2019-07-01T16:37:00Z">
        <w:r>
          <w:rPr>
            <w:rFonts w:hint="eastAsia"/>
          </w:rPr>
          <w:t>彈起</w:t>
        </w:r>
      </w:ins>
      <w:ins w:id="837" w:author="Administrator" w:date="2019-07-01T16:30:00Z">
        <w:r>
          <w:rPr>
            <w:rFonts w:hint="eastAsia"/>
          </w:rPr>
          <w:t>又是</w:t>
        </w:r>
      </w:ins>
      <w:ins w:id="838" w:author="Administrator" w:date="2019-07-01T16:33:00Z">
        <w:r>
          <w:rPr>
            <w:rFonts w:hint="eastAsia"/>
          </w:rPr>
          <w:t>衝上前去一陣猛打。</w:t>
        </w:r>
      </w:ins>
    </w:p>
    <w:p w:rsidR="000F0075" w:rsidRDefault="004D2E0D">
      <w:pPr>
        <w:pStyle w:val="12"/>
        <w:spacing w:after="240"/>
        <w:ind w:leftChars="0" w:left="0"/>
        <w:rPr>
          <w:ins w:id="839" w:author="Administrator" w:date="2019-07-01T17:47:00Z"/>
        </w:rPr>
        <w:pPrChange w:id="840" w:author="Administrator" w:date="2019-06-25T00:07:00Z">
          <w:pPr>
            <w:spacing w:after="240"/>
          </w:pPr>
        </w:pPrChange>
      </w:pPr>
      <w:ins w:id="841" w:author="Administrator" w:date="2019-07-01T16:33:00Z">
        <w:r>
          <w:rPr>
            <w:rFonts w:hint="eastAsia"/>
          </w:rPr>
          <w:t>可沒等他再多出幾拳，那破空碎石</w:t>
        </w:r>
      </w:ins>
      <w:ins w:id="842" w:author="Administrator" w:date="2019-07-01T16:36:00Z">
        <w:r>
          <w:rPr>
            <w:rFonts w:hint="eastAsia"/>
          </w:rPr>
          <w:t>再次打在</w:t>
        </w:r>
      </w:ins>
      <w:ins w:id="843" w:author="Administrator" w:date="2019-07-01T16:33:00Z">
        <w:r>
          <w:rPr>
            <w:rFonts w:hint="eastAsia"/>
          </w:rPr>
          <w:t>他的</w:t>
        </w:r>
      </w:ins>
      <w:ins w:id="844" w:author="Administrator" w:date="2019-07-01T16:36:00Z">
        <w:r>
          <w:rPr>
            <w:rFonts w:hint="eastAsia"/>
          </w:rPr>
          <w:t>身上要穴之處，讓他的動作為之一頓，這一次，李龍飛可學乖了，他不再遲疑，一拳打在沈海</w:t>
        </w:r>
      </w:ins>
      <w:ins w:id="845" w:author="Administrator" w:date="2019-07-01T16:52:00Z">
        <w:r w:rsidR="00C21CAD">
          <w:rPr>
            <w:rFonts w:hint="eastAsia"/>
          </w:rPr>
          <w:t>臉上，</w:t>
        </w:r>
      </w:ins>
      <w:ins w:id="846" w:author="Administrator" w:date="2019-07-01T16:37:00Z">
        <w:r>
          <w:rPr>
            <w:rFonts w:hint="eastAsia"/>
          </w:rPr>
          <w:t>打得他鼻血之流，差一點連</w:t>
        </w:r>
      </w:ins>
      <w:ins w:id="847" w:author="Administrator" w:date="2019-07-01T16:50:00Z">
        <w:r w:rsidR="00C21CAD">
          <w:rPr>
            <w:rFonts w:hint="eastAsia"/>
          </w:rPr>
          <w:t>牙都吐了出來</w:t>
        </w:r>
      </w:ins>
      <w:ins w:id="848" w:author="Administrator" w:date="2019-07-01T16:37:00Z">
        <w:r>
          <w:rPr>
            <w:rFonts w:hint="eastAsia"/>
          </w:rPr>
          <w:t>。</w:t>
        </w:r>
      </w:ins>
    </w:p>
    <w:p w:rsidR="000F0075" w:rsidRDefault="00CE4C10">
      <w:pPr>
        <w:pStyle w:val="12"/>
        <w:spacing w:after="240"/>
        <w:ind w:leftChars="0" w:left="0"/>
        <w:rPr>
          <w:ins w:id="849" w:author="Administrator" w:date="2019-07-01T17:48:00Z"/>
        </w:rPr>
        <w:pPrChange w:id="850" w:author="Administrator" w:date="2019-06-25T00:07:00Z">
          <w:pPr>
            <w:spacing w:after="240"/>
          </w:pPr>
        </w:pPrChange>
      </w:pPr>
      <w:ins w:id="851" w:author="Administrator" w:date="2019-07-01T17:47:00Z">
        <w:r>
          <w:rPr>
            <w:rFonts w:hint="eastAsia"/>
          </w:rPr>
          <w:t>「打得好！</w:t>
        </w:r>
      </w:ins>
      <w:ins w:id="852" w:author="Administrator" w:date="2019-07-01T17:48:00Z">
        <w:r>
          <w:rPr>
            <w:rFonts w:hint="eastAsia"/>
          </w:rPr>
          <w:t>」</w:t>
        </w:r>
      </w:ins>
    </w:p>
    <w:p w:rsidR="000F0075" w:rsidRDefault="00CE4C10">
      <w:pPr>
        <w:pStyle w:val="12"/>
        <w:spacing w:after="240"/>
        <w:ind w:leftChars="0" w:left="0"/>
        <w:rPr>
          <w:ins w:id="853" w:author="Administrator" w:date="2019-07-01T17:48:00Z"/>
        </w:rPr>
        <w:pPrChange w:id="854" w:author="Administrator" w:date="2019-06-25T00:07:00Z">
          <w:pPr>
            <w:spacing w:after="240"/>
          </w:pPr>
        </w:pPrChange>
      </w:pPr>
      <w:ins w:id="855" w:author="Administrator" w:date="2019-07-01T17:48:00Z">
        <w:r>
          <w:rPr>
            <w:rFonts w:hint="eastAsia"/>
          </w:rPr>
          <w:t>「少爺打死他，打死這個不懂知恩圖報的混蛋！」</w:t>
        </w:r>
      </w:ins>
    </w:p>
    <w:p w:rsidR="000F0075" w:rsidRDefault="00CE4C10">
      <w:pPr>
        <w:pStyle w:val="12"/>
        <w:spacing w:after="240"/>
        <w:ind w:leftChars="0" w:left="0"/>
        <w:rPr>
          <w:ins w:id="856" w:author="Administrator" w:date="2019-07-01T17:48:00Z"/>
        </w:rPr>
        <w:pPrChange w:id="857" w:author="Administrator" w:date="2019-06-25T00:07:00Z">
          <w:pPr>
            <w:spacing w:after="240"/>
          </w:pPr>
        </w:pPrChange>
      </w:pPr>
      <w:ins w:id="858" w:author="Administrator" w:date="2019-07-01T17:48:00Z">
        <w:r>
          <w:rPr>
            <w:rFonts w:hint="eastAsia"/>
          </w:rPr>
          <w:t>「好阿！」</w:t>
        </w:r>
      </w:ins>
    </w:p>
    <w:p w:rsidR="000F0075" w:rsidRDefault="00CE4C10">
      <w:pPr>
        <w:pStyle w:val="12"/>
        <w:spacing w:after="240"/>
        <w:ind w:leftChars="0" w:left="0"/>
        <w:rPr>
          <w:ins w:id="859" w:author="Administrator" w:date="2019-07-01T16:37:00Z"/>
        </w:rPr>
        <w:pPrChange w:id="860" w:author="Administrator" w:date="2019-06-25T00:07:00Z">
          <w:pPr>
            <w:spacing w:after="240"/>
          </w:pPr>
        </w:pPrChange>
      </w:pPr>
      <w:ins w:id="861" w:author="Administrator" w:date="2019-07-01T17:48:00Z">
        <w:r>
          <w:rPr>
            <w:rFonts w:hint="eastAsia"/>
          </w:rPr>
          <w:t>眾人被這逆轉</w:t>
        </w:r>
      </w:ins>
      <w:ins w:id="862" w:author="Administrator" w:date="2019-07-01T17:49:00Z">
        <w:r>
          <w:rPr>
            <w:rFonts w:hint="eastAsia"/>
          </w:rPr>
          <w:t>驚了一下，跟著很快</w:t>
        </w:r>
        <w:r w:rsidR="00435688">
          <w:rPr>
            <w:rFonts w:hint="eastAsia"/>
          </w:rPr>
          <w:t>爆口喧囂，連聲叫好，就連羅教頭也看不出所以然，</w:t>
        </w:r>
      </w:ins>
      <w:ins w:id="863" w:author="Administrator" w:date="2019-07-01T17:51:00Z">
        <w:r w:rsidR="00435688">
          <w:rPr>
            <w:rFonts w:hint="eastAsia"/>
          </w:rPr>
          <w:t>以為是沈海用力過猛，</w:t>
        </w:r>
      </w:ins>
      <w:ins w:id="864" w:author="Administrator" w:date="2019-07-01T17:52:00Z">
        <w:r w:rsidR="00435688">
          <w:rPr>
            <w:rFonts w:hint="eastAsia"/>
          </w:rPr>
          <w:t>自身氣血反嗜造成。</w:t>
        </w:r>
      </w:ins>
    </w:p>
    <w:p w:rsidR="000F0075" w:rsidRDefault="00435688">
      <w:pPr>
        <w:pStyle w:val="12"/>
        <w:spacing w:after="240"/>
        <w:ind w:leftChars="0" w:left="0"/>
        <w:rPr>
          <w:ins w:id="865" w:author="Administrator" w:date="2019-07-01T16:50:00Z"/>
        </w:rPr>
        <w:pPrChange w:id="866" w:author="Administrator" w:date="2019-06-25T00:07:00Z">
          <w:pPr>
            <w:spacing w:after="240"/>
          </w:pPr>
        </w:pPrChange>
      </w:pPr>
      <w:ins w:id="867" w:author="Administrator" w:date="2019-07-01T17:52:00Z">
        <w:r>
          <w:rPr>
            <w:rFonts w:hint="eastAsia"/>
          </w:rPr>
          <w:t>沈海眼</w:t>
        </w:r>
      </w:ins>
      <w:ins w:id="868" w:author="Administrator" w:date="2019-07-01T16:50:00Z">
        <w:r w:rsidR="00C21CAD">
          <w:rPr>
            <w:rFonts w:hint="eastAsia"/>
          </w:rPr>
          <w:t>看李龍飛第二拳又打來，</w:t>
        </w:r>
      </w:ins>
      <w:ins w:id="869" w:author="Administrator" w:date="2019-07-01T17:52:00Z">
        <w:r>
          <w:rPr>
            <w:rFonts w:hint="eastAsia"/>
          </w:rPr>
          <w:t>心中</w:t>
        </w:r>
      </w:ins>
      <w:ins w:id="870" w:author="Administrator" w:date="2019-07-01T16:37:00Z">
        <w:r w:rsidR="004D2E0D">
          <w:rPr>
            <w:rFonts w:hint="eastAsia"/>
          </w:rPr>
          <w:t>又氣又急，顧不得</w:t>
        </w:r>
      </w:ins>
      <w:ins w:id="871" w:author="Administrator" w:date="2019-07-01T16:38:00Z">
        <w:r w:rsidR="004D2E0D">
          <w:rPr>
            <w:rFonts w:hint="eastAsia"/>
          </w:rPr>
          <w:t>痛楚，</w:t>
        </w:r>
      </w:ins>
      <w:ins w:id="872" w:author="Administrator" w:date="2019-07-01T17:52:00Z">
        <w:r>
          <w:rPr>
            <w:rFonts w:hint="eastAsia"/>
          </w:rPr>
          <w:t>雙手一張，身子一躬往前想要擒抱住對方，</w:t>
        </w:r>
      </w:ins>
      <w:ins w:id="873" w:author="Administrator" w:date="2019-07-01T16:38:00Z">
        <w:r w:rsidR="004D2E0D">
          <w:rPr>
            <w:rFonts w:hint="eastAsia"/>
          </w:rPr>
          <w:t>跟</w:t>
        </w:r>
      </w:ins>
      <w:ins w:id="874" w:author="Administrator" w:date="2019-07-01T17:52:00Z">
        <w:r>
          <w:rPr>
            <w:rFonts w:hint="eastAsia"/>
          </w:rPr>
          <w:t>他</w:t>
        </w:r>
      </w:ins>
      <w:ins w:id="875" w:author="Administrator" w:date="2019-07-01T16:38:00Z">
        <w:r w:rsidR="004D2E0D">
          <w:rPr>
            <w:rFonts w:hint="eastAsia"/>
          </w:rPr>
          <w:t>來個玉石俱焚，可這次</w:t>
        </w:r>
      </w:ins>
      <w:ins w:id="876" w:author="Administrator" w:date="2019-07-01T17:53:00Z">
        <w:r>
          <w:rPr>
            <w:rFonts w:hint="eastAsia"/>
          </w:rPr>
          <w:t>卻是</w:t>
        </w:r>
      </w:ins>
      <w:ins w:id="877" w:author="Administrator" w:date="2019-07-01T16:38:00Z">
        <w:r w:rsidR="004D2E0D">
          <w:rPr>
            <w:rFonts w:hint="eastAsia"/>
          </w:rPr>
          <w:t>唰唰唰三顆碎石破空，</w:t>
        </w:r>
      </w:ins>
      <w:ins w:id="878" w:author="Administrator" w:date="2019-07-01T16:50:00Z">
        <w:r w:rsidR="00C21CAD">
          <w:rPr>
            <w:rFonts w:hint="eastAsia"/>
          </w:rPr>
          <w:t>分別打在他的手腳之上。</w:t>
        </w:r>
      </w:ins>
    </w:p>
    <w:p w:rsidR="000F0075" w:rsidRDefault="00C21CAD">
      <w:pPr>
        <w:pStyle w:val="12"/>
        <w:spacing w:after="240"/>
        <w:ind w:leftChars="0" w:left="0"/>
        <w:rPr>
          <w:ins w:id="879" w:author="Administrator" w:date="2019-07-01T23:00:00Z"/>
        </w:rPr>
        <w:pPrChange w:id="880" w:author="Administrator" w:date="2019-06-25T00:07:00Z">
          <w:pPr>
            <w:spacing w:after="240"/>
          </w:pPr>
        </w:pPrChange>
      </w:pPr>
      <w:ins w:id="881" w:author="Administrator" w:date="2019-07-01T16:51:00Z">
        <w:r>
          <w:rPr>
            <w:rFonts w:hint="eastAsia"/>
          </w:rPr>
          <w:t>碰一聲，沈海這一</w:t>
        </w:r>
      </w:ins>
      <w:ins w:id="882" w:author="Administrator" w:date="2019-07-01T17:53:00Z">
        <w:r w:rsidR="00435688">
          <w:rPr>
            <w:rFonts w:hint="eastAsia"/>
          </w:rPr>
          <w:t>抱</w:t>
        </w:r>
      </w:ins>
      <w:ins w:id="883" w:author="Administrator" w:date="2019-07-01T16:51:00Z">
        <w:r>
          <w:rPr>
            <w:rFonts w:hint="eastAsia"/>
          </w:rPr>
          <w:t>終究是沒</w:t>
        </w:r>
      </w:ins>
      <w:ins w:id="884" w:author="Administrator" w:date="2019-07-01T17:53:00Z">
        <w:r w:rsidR="00435688">
          <w:rPr>
            <w:rFonts w:hint="eastAsia"/>
          </w:rPr>
          <w:t>抱著</w:t>
        </w:r>
      </w:ins>
      <w:ins w:id="885" w:author="Administrator" w:date="2019-07-01T16:51:00Z">
        <w:r>
          <w:rPr>
            <w:rFonts w:hint="eastAsia"/>
          </w:rPr>
          <w:t>，反而</w:t>
        </w:r>
      </w:ins>
      <w:ins w:id="886" w:author="Administrator" w:date="2019-07-01T16:52:00Z">
        <w:r>
          <w:rPr>
            <w:rFonts w:hint="eastAsia"/>
          </w:rPr>
          <w:t>被李龍飛一拳打在鼻樑之上，</w:t>
        </w:r>
      </w:ins>
      <w:ins w:id="887" w:author="Administrator" w:date="2019-07-01T17:53:00Z">
        <w:r w:rsidR="00435688">
          <w:rPr>
            <w:rFonts w:hint="eastAsia"/>
          </w:rPr>
          <w:t>還</w:t>
        </w:r>
      </w:ins>
      <w:ins w:id="888" w:author="Administrator" w:date="2019-07-01T16:54:00Z">
        <w:r>
          <w:rPr>
            <w:rFonts w:hint="eastAsia"/>
          </w:rPr>
          <w:t>牽動了淚穴，本已鼻血直流的沈海，頓時連淚水都滾了下來，又氣又羞之下，</w:t>
        </w:r>
      </w:ins>
      <w:ins w:id="889" w:author="Administrator" w:date="2019-07-01T16:55:00Z">
        <w:r>
          <w:rPr>
            <w:rFonts w:hint="eastAsia"/>
          </w:rPr>
          <w:t>哇一聲噴出一口鮮血，</w:t>
        </w:r>
      </w:ins>
      <w:ins w:id="890" w:author="Administrator" w:date="2019-07-01T16:56:00Z">
        <w:r>
          <w:rPr>
            <w:rFonts w:hint="eastAsia"/>
          </w:rPr>
          <w:t>暈</w:t>
        </w:r>
      </w:ins>
      <w:ins w:id="891" w:author="Administrator" w:date="2019-07-01T16:55:00Z">
        <w:r>
          <w:rPr>
            <w:rFonts w:hint="eastAsia"/>
          </w:rPr>
          <w:t>了</w:t>
        </w:r>
      </w:ins>
      <w:ins w:id="892" w:author="Administrator" w:date="2019-07-01T16:56:00Z">
        <w:r>
          <w:rPr>
            <w:rFonts w:hint="eastAsia"/>
          </w:rPr>
          <w:t>過</w:t>
        </w:r>
      </w:ins>
      <w:ins w:id="893" w:author="Administrator" w:date="2019-07-01T16:55:00Z">
        <w:r>
          <w:rPr>
            <w:rFonts w:hint="eastAsia"/>
          </w:rPr>
          <w:t>去。</w:t>
        </w:r>
      </w:ins>
    </w:p>
    <w:p w:rsidR="000F0075" w:rsidRDefault="00B34C41">
      <w:pPr>
        <w:pStyle w:val="12"/>
        <w:spacing w:after="240"/>
        <w:ind w:leftChars="0" w:left="0"/>
        <w:rPr>
          <w:ins w:id="894" w:author="Administrator" w:date="2019-07-01T16:55:00Z"/>
        </w:rPr>
        <w:pPrChange w:id="895" w:author="Administrator" w:date="2019-06-25T00:07:00Z">
          <w:pPr>
            <w:spacing w:after="240"/>
          </w:pPr>
        </w:pPrChange>
      </w:pPr>
      <w:ins w:id="896" w:author="Administrator" w:date="2019-07-01T23:00:00Z">
        <w:r>
          <w:rPr>
            <w:rFonts w:hint="eastAsia"/>
          </w:rPr>
          <w:t>李龍飛還不停手，</w:t>
        </w:r>
      </w:ins>
      <w:ins w:id="897" w:author="Administrator" w:date="2019-07-01T23:01:00Z">
        <w:r>
          <w:rPr>
            <w:rFonts w:hint="eastAsia"/>
          </w:rPr>
          <w:t>跟著又拳打腳踢一陣猛打，將沈海打得是鼻青臉腫。</w:t>
        </w:r>
      </w:ins>
    </w:p>
    <w:p w:rsidR="000F0075" w:rsidRDefault="00435688">
      <w:pPr>
        <w:pStyle w:val="12"/>
        <w:spacing w:after="240"/>
        <w:ind w:leftChars="0" w:left="0"/>
        <w:rPr>
          <w:ins w:id="898" w:author="Administrator" w:date="2019-07-01T23:02:00Z"/>
        </w:rPr>
        <w:pPrChange w:id="899" w:author="Administrator" w:date="2019-07-01T17:58:00Z">
          <w:pPr>
            <w:spacing w:after="240"/>
          </w:pPr>
        </w:pPrChange>
      </w:pPr>
      <w:ins w:id="900" w:author="Administrator" w:date="2019-07-01T17:53:00Z">
        <w:r>
          <w:rPr>
            <w:rFonts w:hint="eastAsia"/>
          </w:rPr>
          <w:t>羅教頭臉色微變了變，</w:t>
        </w:r>
      </w:ins>
      <w:ins w:id="901" w:author="Administrator" w:date="2019-07-01T23:02:00Z">
        <w:r w:rsidR="00B34C41">
          <w:rPr>
            <w:rFonts w:hint="eastAsia"/>
          </w:rPr>
          <w:t>連忙</w:t>
        </w:r>
      </w:ins>
      <w:ins w:id="902" w:author="Administrator" w:date="2019-07-01T17:54:00Z">
        <w:r>
          <w:rPr>
            <w:rFonts w:hint="eastAsia"/>
          </w:rPr>
          <w:t>開口說道，「到此為止，</w:t>
        </w:r>
      </w:ins>
      <w:ins w:id="903" w:author="Administrator" w:date="2019-07-01T17:58:00Z">
        <w:r w:rsidR="00886144">
          <w:rPr>
            <w:rFonts w:hint="eastAsia"/>
          </w:rPr>
          <w:t>沈</w:t>
        </w:r>
        <w:r w:rsidR="00B34C41">
          <w:rPr>
            <w:rFonts w:hint="eastAsia"/>
          </w:rPr>
          <w:t>海</w:t>
        </w:r>
        <w:r w:rsidR="00886144">
          <w:rPr>
            <w:rFonts w:hint="eastAsia"/>
          </w:rPr>
          <w:t>輸</w:t>
        </w:r>
        <w:r w:rsidR="00B34C41">
          <w:rPr>
            <w:rFonts w:hint="eastAsia"/>
          </w:rPr>
          <w:t>了</w:t>
        </w:r>
      </w:ins>
      <w:ins w:id="904" w:author="Administrator" w:date="2019-07-01T23:02:00Z">
        <w:r w:rsidR="00B34C41">
          <w:rPr>
            <w:rFonts w:hint="eastAsia"/>
          </w:rPr>
          <w:t>，少爺，是您得勝了！</w:t>
        </w:r>
      </w:ins>
      <w:ins w:id="905" w:author="Administrator" w:date="2019-07-01T17:58:00Z">
        <w:r w:rsidR="00886144">
          <w:rPr>
            <w:rFonts w:hint="eastAsia"/>
          </w:rPr>
          <w:t>」</w:t>
        </w:r>
      </w:ins>
    </w:p>
    <w:p w:rsidR="000F0075" w:rsidRDefault="00B34C41">
      <w:pPr>
        <w:pStyle w:val="12"/>
        <w:spacing w:after="240"/>
        <w:ind w:leftChars="0" w:left="0"/>
        <w:rPr>
          <w:ins w:id="906" w:author="Administrator" w:date="2019-07-01T23:17:00Z"/>
        </w:rPr>
        <w:pPrChange w:id="907" w:author="Administrator" w:date="2019-07-01T17:58:00Z">
          <w:pPr>
            <w:spacing w:after="240"/>
          </w:pPr>
        </w:pPrChange>
      </w:pPr>
      <w:ins w:id="908" w:author="Administrator" w:date="2019-07-01T23:02:00Z">
        <w:r>
          <w:rPr>
            <w:rFonts w:hint="eastAsia"/>
          </w:rPr>
          <w:t>方才前幾次他還沒看清楚，但最後那三顆石子，他卻是看到了其中一</w:t>
        </w:r>
        <w:r w:rsidR="004474B2">
          <w:rPr>
            <w:rFonts w:hint="eastAsia"/>
          </w:rPr>
          <w:t>顆</w:t>
        </w:r>
      </w:ins>
      <w:ins w:id="909" w:author="Administrator" w:date="2019-07-01T23:16:00Z">
        <w:r w:rsidR="004474B2">
          <w:rPr>
            <w:rFonts w:hint="eastAsia"/>
          </w:rPr>
          <w:t>正好打到沈海腳上穴道的瞬間</w:t>
        </w:r>
      </w:ins>
      <w:ins w:id="910" w:author="Administrator" w:date="2019-07-01T23:17:00Z">
        <w:r w:rsidR="004474B2">
          <w:rPr>
            <w:rFonts w:hint="eastAsia"/>
          </w:rPr>
          <w:t>。</w:t>
        </w:r>
      </w:ins>
    </w:p>
    <w:p w:rsidR="000F0075" w:rsidRDefault="004474B2">
      <w:pPr>
        <w:pStyle w:val="12"/>
        <w:spacing w:after="240"/>
        <w:ind w:leftChars="0" w:left="0"/>
        <w:rPr>
          <w:ins w:id="911" w:author="Administrator" w:date="2019-07-01T23:26:00Z"/>
        </w:rPr>
        <w:pPrChange w:id="912" w:author="Administrator" w:date="2019-07-01T17:58:00Z">
          <w:pPr>
            <w:spacing w:after="240"/>
          </w:pPr>
        </w:pPrChange>
      </w:pPr>
      <w:ins w:id="913" w:author="Administrator" w:date="2019-07-01T23:17:00Z">
        <w:r>
          <w:rPr>
            <w:rFonts w:hint="eastAsia"/>
          </w:rPr>
          <w:t>再將前幾次沈海的異狀連想起來，</w:t>
        </w:r>
      </w:ins>
      <w:ins w:id="914" w:author="Administrator" w:date="2019-07-01T23:26:00Z">
        <w:r w:rsidR="00ED230C">
          <w:rPr>
            <w:rFonts w:hint="eastAsia"/>
          </w:rPr>
          <w:t>頓時明白發生了甚麼事。</w:t>
        </w:r>
      </w:ins>
    </w:p>
    <w:p w:rsidR="000F0075" w:rsidRDefault="004474B2">
      <w:pPr>
        <w:pStyle w:val="12"/>
        <w:spacing w:after="240"/>
        <w:ind w:leftChars="0" w:left="0"/>
        <w:rPr>
          <w:ins w:id="915" w:author="Administrator" w:date="2019-07-01T23:27:00Z"/>
        </w:rPr>
        <w:pPrChange w:id="916" w:author="Administrator" w:date="2019-07-01T17:58:00Z">
          <w:pPr>
            <w:spacing w:after="240"/>
          </w:pPr>
        </w:pPrChange>
      </w:pPr>
      <w:ins w:id="917" w:author="Administrator" w:date="2019-07-01T23:16:00Z">
        <w:r>
          <w:rPr>
            <w:rFonts w:hint="eastAsia"/>
          </w:rPr>
          <w:t>憑心而論，換成是</w:t>
        </w:r>
      </w:ins>
      <w:ins w:id="918" w:author="Administrator" w:date="2019-07-01T23:26:00Z">
        <w:r w:rsidR="00ED230C">
          <w:rPr>
            <w:rFonts w:hint="eastAsia"/>
          </w:rPr>
          <w:t>他自己</w:t>
        </w:r>
      </w:ins>
      <w:ins w:id="919" w:author="Administrator" w:date="2019-07-01T23:16:00Z">
        <w:r>
          <w:rPr>
            <w:rFonts w:hint="eastAsia"/>
          </w:rPr>
          <w:t>要做到這樣</w:t>
        </w:r>
      </w:ins>
      <w:ins w:id="920" w:author="Administrator" w:date="2019-07-01T23:26:00Z">
        <w:r w:rsidR="00ED230C">
          <w:rPr>
            <w:rFonts w:hint="eastAsia"/>
          </w:rPr>
          <w:t>的</w:t>
        </w:r>
      </w:ins>
      <w:ins w:id="921" w:author="Administrator" w:date="2019-07-01T23:16:00Z">
        <w:r>
          <w:rPr>
            <w:rFonts w:hint="eastAsia"/>
          </w:rPr>
          <w:t>精準操控也不是不</w:t>
        </w:r>
      </w:ins>
      <w:ins w:id="922" w:author="Administrator" w:date="2019-07-01T23:17:00Z">
        <w:r>
          <w:rPr>
            <w:rFonts w:hint="eastAsia"/>
          </w:rPr>
          <w:t>行，但要一次做到三顆</w:t>
        </w:r>
      </w:ins>
      <w:ins w:id="923" w:author="Administrator" w:date="2019-07-01T23:26:00Z">
        <w:r w:rsidR="00ED230C">
          <w:rPr>
            <w:rFonts w:hint="eastAsia"/>
          </w:rPr>
          <w:lastRenderedPageBreak/>
          <w:t>石子打在不同的</w:t>
        </w:r>
      </w:ins>
      <w:ins w:id="924" w:author="Administrator" w:date="2019-07-01T23:27:00Z">
        <w:r w:rsidR="00ED230C">
          <w:rPr>
            <w:rFonts w:hint="eastAsia"/>
          </w:rPr>
          <w:t>位置，而且都剛好在穴位上，羅教頭還是自認辦不到的。</w:t>
        </w:r>
      </w:ins>
    </w:p>
    <w:p w:rsidR="000F0075" w:rsidRDefault="00ED230C">
      <w:pPr>
        <w:pStyle w:val="12"/>
        <w:spacing w:after="240"/>
        <w:ind w:leftChars="0" w:left="0"/>
        <w:rPr>
          <w:ins w:id="925" w:author="Administrator" w:date="2019-07-01T23:29:00Z"/>
        </w:rPr>
        <w:pPrChange w:id="926" w:author="Administrator" w:date="2019-07-01T17:58:00Z">
          <w:pPr>
            <w:spacing w:after="240"/>
          </w:pPr>
        </w:pPrChange>
      </w:pPr>
      <w:ins w:id="927" w:author="Administrator" w:date="2019-07-01T23:27:00Z">
        <w:r>
          <w:rPr>
            <w:rFonts w:hint="eastAsia"/>
          </w:rPr>
          <w:t>這麼一來，肯定有位武藝遠遠超過自己的高手在一旁觀看，想到這裡，羅教頭也</w:t>
        </w:r>
      </w:ins>
      <w:ins w:id="928" w:author="Administrator" w:date="2019-07-01T23:28:00Z">
        <w:r>
          <w:rPr>
            <w:rFonts w:hint="eastAsia"/>
          </w:rPr>
          <w:t>不敢多說甚麼，既然對方是存心要幫李龍飛，那就讓他早點獲勝好了，至於沈海，只能怪他自己不長眼，怨</w:t>
        </w:r>
      </w:ins>
      <w:ins w:id="929" w:author="Administrator" w:date="2019-07-01T23:29:00Z">
        <w:r>
          <w:rPr>
            <w:rFonts w:hint="eastAsia"/>
          </w:rPr>
          <w:t>不得別人了。</w:t>
        </w:r>
      </w:ins>
    </w:p>
    <w:p w:rsidR="000F0075" w:rsidRDefault="00ED230C">
      <w:pPr>
        <w:pStyle w:val="12"/>
        <w:spacing w:after="240"/>
        <w:ind w:leftChars="0" w:left="0"/>
        <w:rPr>
          <w:ins w:id="930" w:author="Administrator" w:date="2019-07-01T23:36:00Z"/>
        </w:rPr>
        <w:pPrChange w:id="931" w:author="Administrator" w:date="2019-07-01T17:58:00Z">
          <w:pPr>
            <w:spacing w:after="240"/>
          </w:pPr>
        </w:pPrChange>
      </w:pPr>
      <w:ins w:id="932" w:author="Administrator" w:date="2019-07-01T23:30:00Z">
        <w:r>
          <w:rPr>
            <w:rFonts w:hint="eastAsia"/>
          </w:rPr>
          <w:t>此時廣場上其他的僕役看向李龍飛的眼神都多了點</w:t>
        </w:r>
      </w:ins>
      <w:ins w:id="933" w:author="Administrator" w:date="2019-07-07T19:08:00Z">
        <w:r w:rsidR="00A45D1B">
          <w:rPr>
            <w:rFonts w:hint="eastAsia"/>
          </w:rPr>
          <w:t>畏懼</w:t>
        </w:r>
      </w:ins>
      <w:ins w:id="934" w:author="Administrator" w:date="2019-07-01T23:30:00Z">
        <w:r>
          <w:rPr>
            <w:rFonts w:hint="eastAsia"/>
          </w:rPr>
          <w:t>，</w:t>
        </w:r>
      </w:ins>
      <w:ins w:id="935" w:author="Administrator" w:date="2019-07-01T23:31:00Z">
        <w:r>
          <w:rPr>
            <w:rFonts w:hint="eastAsia"/>
          </w:rPr>
          <w:t>原本在他們心中只會玩樂的少爺，居然也能將</w:t>
        </w:r>
      </w:ins>
      <w:ins w:id="936" w:author="Administrator" w:date="2019-09-12T23:39:00Z">
        <w:r w:rsidR="004D755D">
          <w:rPr>
            <w:rFonts w:hint="eastAsia"/>
          </w:rPr>
          <w:t>練骨</w:t>
        </w:r>
      </w:ins>
      <w:ins w:id="937" w:author="Administrator" w:date="2019-07-01T23:35:00Z">
        <w:r>
          <w:rPr>
            <w:rFonts w:hint="eastAsia"/>
          </w:rPr>
          <w:t>境大圓滿的沈海打得落花流水，那麼</w:t>
        </w:r>
      </w:ins>
      <w:ins w:id="938" w:author="Administrator" w:date="2019-07-01T23:36:00Z">
        <w:r>
          <w:rPr>
            <w:rFonts w:hint="eastAsia"/>
          </w:rPr>
          <w:t>同樣</w:t>
        </w:r>
      </w:ins>
      <w:ins w:id="939" w:author="Administrator" w:date="2019-07-01T23:35:00Z">
        <w:r>
          <w:rPr>
            <w:rFonts w:hint="eastAsia"/>
          </w:rPr>
          <w:t>大部份都還在</w:t>
        </w:r>
      </w:ins>
      <w:ins w:id="940" w:author="Administrator" w:date="2019-09-12T23:39:00Z">
        <w:r w:rsidR="004D755D">
          <w:rPr>
            <w:rFonts w:hint="eastAsia"/>
          </w:rPr>
          <w:t>練骨</w:t>
        </w:r>
      </w:ins>
      <w:ins w:id="941" w:author="Administrator" w:date="2019-07-01T23:35:00Z">
        <w:r>
          <w:rPr>
            <w:rFonts w:hint="eastAsia"/>
          </w:rPr>
          <w:t>境的他們，</w:t>
        </w:r>
      </w:ins>
      <w:ins w:id="942" w:author="Administrator" w:date="2019-07-01T23:36:00Z">
        <w:r>
          <w:rPr>
            <w:rFonts w:hint="eastAsia"/>
          </w:rPr>
          <w:t>自然也好不到哪去。</w:t>
        </w:r>
      </w:ins>
    </w:p>
    <w:p w:rsidR="000F0075" w:rsidRDefault="00E218C3">
      <w:pPr>
        <w:pStyle w:val="12"/>
        <w:spacing w:after="240"/>
        <w:ind w:leftChars="0" w:left="0"/>
        <w:rPr>
          <w:ins w:id="943" w:author="Administrator" w:date="2019-07-02T00:01:00Z"/>
        </w:rPr>
        <w:pPrChange w:id="944" w:author="Administrator" w:date="2019-07-01T17:58:00Z">
          <w:pPr>
            <w:spacing w:after="240"/>
          </w:pPr>
        </w:pPrChange>
      </w:pPr>
      <w:ins w:id="945" w:author="Administrator" w:date="2019-07-02T00:01:00Z">
        <w:r>
          <w:rPr>
            <w:rFonts w:hint="eastAsia"/>
          </w:rPr>
          <w:t>「少爺太厲害了！」</w:t>
        </w:r>
      </w:ins>
    </w:p>
    <w:p w:rsidR="000F0075" w:rsidRDefault="00E218C3">
      <w:pPr>
        <w:pStyle w:val="12"/>
        <w:spacing w:after="240"/>
        <w:ind w:leftChars="0" w:left="0"/>
        <w:rPr>
          <w:ins w:id="946" w:author="Administrator" w:date="2019-07-02T00:07:00Z"/>
        </w:rPr>
        <w:pPrChange w:id="947" w:author="Administrator" w:date="2019-07-01T17:58:00Z">
          <w:pPr>
            <w:spacing w:after="240"/>
          </w:pPr>
        </w:pPrChange>
      </w:pPr>
      <w:ins w:id="948" w:author="Administrator" w:date="2019-07-02T00:01:00Z">
        <w:r>
          <w:rPr>
            <w:rFonts w:hint="eastAsia"/>
          </w:rPr>
          <w:t>「</w:t>
        </w:r>
      </w:ins>
      <w:ins w:id="949" w:author="Administrator" w:date="2019-07-02T00:07:00Z">
        <w:r w:rsidR="004A4432">
          <w:rPr>
            <w:rFonts w:hint="eastAsia"/>
          </w:rPr>
          <w:t>我就說嘛，沈海這個傢伙，怎麼可能打贏少爺！」</w:t>
        </w:r>
      </w:ins>
    </w:p>
    <w:p w:rsidR="000F0075" w:rsidRDefault="004A4432">
      <w:pPr>
        <w:pStyle w:val="12"/>
        <w:spacing w:after="240"/>
        <w:ind w:leftChars="0" w:left="0"/>
        <w:rPr>
          <w:ins w:id="950" w:author="Administrator" w:date="2019-07-02T00:08:00Z"/>
        </w:rPr>
        <w:pPrChange w:id="951" w:author="Administrator" w:date="2019-07-01T17:58:00Z">
          <w:pPr>
            <w:spacing w:after="240"/>
          </w:pPr>
        </w:pPrChange>
      </w:pPr>
      <w:ins w:id="952" w:author="Administrator" w:date="2019-07-02T00:07:00Z">
        <w:r>
          <w:rPr>
            <w:rFonts w:hint="eastAsia"/>
          </w:rPr>
          <w:t>「老許，你剛</w:t>
        </w:r>
      </w:ins>
      <w:ins w:id="953" w:author="Administrator" w:date="2019-07-02T00:08:00Z">
        <w:r>
          <w:rPr>
            <w:rFonts w:hint="eastAsia"/>
          </w:rPr>
          <w:t>才是這麼說嗎？你不是說少爺這下子慘了…？」</w:t>
        </w:r>
      </w:ins>
    </w:p>
    <w:p w:rsidR="000F0075" w:rsidRDefault="004A4432">
      <w:pPr>
        <w:pStyle w:val="12"/>
        <w:spacing w:after="240"/>
        <w:ind w:leftChars="0" w:left="0"/>
        <w:rPr>
          <w:ins w:id="954" w:author="Administrator" w:date="2019-07-01T17:58:00Z"/>
        </w:rPr>
        <w:pPrChange w:id="955" w:author="Administrator" w:date="2019-07-01T17:58:00Z">
          <w:pPr>
            <w:spacing w:after="240"/>
          </w:pPr>
        </w:pPrChange>
      </w:pPr>
      <w:ins w:id="956" w:author="Administrator" w:date="2019-07-02T00:08:00Z">
        <w:r>
          <w:rPr>
            <w:rFonts w:hint="eastAsia"/>
          </w:rPr>
          <w:t>「劉矮子，你少胡說八道，我可是少爺忠實的擁護者</w:t>
        </w:r>
      </w:ins>
      <w:ins w:id="957" w:author="Administrator" w:date="2019-07-02T00:09:00Z">
        <w:r>
          <w:rPr>
            <w:rFonts w:hint="eastAsia"/>
          </w:rPr>
          <w:t>…」</w:t>
        </w:r>
      </w:ins>
    </w:p>
    <w:p w:rsidR="000F0075" w:rsidRDefault="004A4432">
      <w:pPr>
        <w:pStyle w:val="12"/>
        <w:spacing w:after="240"/>
        <w:ind w:leftChars="0" w:left="0"/>
        <w:rPr>
          <w:ins w:id="958" w:author="Administrator" w:date="2019-07-02T00:09:00Z"/>
        </w:rPr>
        <w:pPrChange w:id="959" w:author="Administrator" w:date="2019-07-01T17:58:00Z">
          <w:pPr>
            <w:spacing w:after="240"/>
          </w:pPr>
        </w:pPrChange>
      </w:pPr>
      <w:ins w:id="960" w:author="Administrator" w:date="2019-07-02T00:09:00Z">
        <w:r>
          <w:rPr>
            <w:rFonts w:hint="eastAsia"/>
          </w:rPr>
          <w:t>幾個僕役在那七嘴八舌吵著，而</w:t>
        </w:r>
      </w:ins>
      <w:ins w:id="961" w:author="Administrator" w:date="2019-07-01T17:58:00Z">
        <w:r w:rsidR="00886144">
          <w:rPr>
            <w:rFonts w:hint="eastAsia"/>
          </w:rPr>
          <w:t>原本還躺在地上</w:t>
        </w:r>
      </w:ins>
      <w:ins w:id="962" w:author="Administrator" w:date="2019-07-01T17:59:00Z">
        <w:r w:rsidR="00886144">
          <w:rPr>
            <w:rFonts w:hint="eastAsia"/>
          </w:rPr>
          <w:t>昏迷</w:t>
        </w:r>
      </w:ins>
      <w:ins w:id="963" w:author="Administrator" w:date="2019-07-01T17:58:00Z">
        <w:r w:rsidR="00886144">
          <w:rPr>
            <w:rFonts w:hint="eastAsia"/>
          </w:rPr>
          <w:t>的沈海，</w:t>
        </w:r>
      </w:ins>
      <w:ins w:id="964" w:author="Administrator" w:date="2019-07-02T00:09:00Z">
        <w:r>
          <w:rPr>
            <w:rFonts w:hint="eastAsia"/>
          </w:rPr>
          <w:t>則被</w:t>
        </w:r>
      </w:ins>
      <w:ins w:id="965" w:author="Administrator" w:date="2019-07-01T17:59:00Z">
        <w:r w:rsidR="00886144">
          <w:rPr>
            <w:rFonts w:hint="eastAsia"/>
          </w:rPr>
          <w:t>旁邊一名</w:t>
        </w:r>
      </w:ins>
      <w:ins w:id="966" w:author="Administrator" w:date="2019-07-02T00:09:00Z">
        <w:r>
          <w:rPr>
            <w:rFonts w:hint="eastAsia"/>
          </w:rPr>
          <w:t>與他較親近的</w:t>
        </w:r>
      </w:ins>
      <w:ins w:id="967" w:author="Administrator" w:date="2019-07-01T17:59:00Z">
        <w:r w:rsidR="00886144">
          <w:rPr>
            <w:rFonts w:hint="eastAsia"/>
          </w:rPr>
          <w:t>子弟提了桶清水潑下去，清醒大</w:t>
        </w:r>
        <w:r>
          <w:rPr>
            <w:rFonts w:hint="eastAsia"/>
          </w:rPr>
          <w:t>半</w:t>
        </w:r>
      </w:ins>
      <w:ins w:id="968" w:author="Administrator" w:date="2019-07-02T00:09:00Z">
        <w:r>
          <w:rPr>
            <w:rFonts w:hint="eastAsia"/>
          </w:rPr>
          <w:t>。</w:t>
        </w:r>
      </w:ins>
    </w:p>
    <w:p w:rsidR="000F0075" w:rsidRDefault="004A4432">
      <w:pPr>
        <w:pStyle w:val="12"/>
        <w:spacing w:after="240"/>
        <w:ind w:leftChars="0" w:left="0"/>
        <w:rPr>
          <w:ins w:id="969" w:author="Administrator" w:date="2019-07-01T18:00:00Z"/>
        </w:rPr>
        <w:pPrChange w:id="970" w:author="Administrator" w:date="2019-07-01T17:58:00Z">
          <w:pPr>
            <w:spacing w:after="240"/>
          </w:pPr>
        </w:pPrChange>
      </w:pPr>
      <w:ins w:id="971" w:author="Administrator" w:date="2019-07-02T00:09:00Z">
        <w:r>
          <w:rPr>
            <w:rFonts w:hint="eastAsia"/>
          </w:rPr>
          <w:t>但他</w:t>
        </w:r>
      </w:ins>
      <w:ins w:id="972" w:author="Administrator" w:date="2019-07-01T17:59:00Z">
        <w:r w:rsidR="00886144">
          <w:rPr>
            <w:rFonts w:hint="eastAsia"/>
          </w:rPr>
          <w:t>聽到</w:t>
        </w:r>
      </w:ins>
      <w:ins w:id="973" w:author="Administrator" w:date="2019-07-01T23:29:00Z">
        <w:r w:rsidR="00ED230C">
          <w:rPr>
            <w:rFonts w:hint="eastAsia"/>
          </w:rPr>
          <w:t>旁人的</w:t>
        </w:r>
      </w:ins>
      <w:ins w:id="974" w:author="Administrator" w:date="2019-07-02T00:09:00Z">
        <w:r>
          <w:rPr>
            <w:rFonts w:hint="eastAsia"/>
          </w:rPr>
          <w:t>那些</w:t>
        </w:r>
      </w:ins>
      <w:ins w:id="975" w:author="Administrator" w:date="2019-07-01T23:29:00Z">
        <w:r w:rsidR="00ED230C">
          <w:rPr>
            <w:rFonts w:hint="eastAsia"/>
          </w:rPr>
          <w:t>嘲笑</w:t>
        </w:r>
      </w:ins>
      <w:ins w:id="976" w:author="Administrator" w:date="2019-07-01T17:59:00Z">
        <w:r w:rsidR="00886144">
          <w:rPr>
            <w:rFonts w:hint="eastAsia"/>
          </w:rPr>
          <w:t>話</w:t>
        </w:r>
      </w:ins>
      <w:ins w:id="977" w:author="Administrator" w:date="2019-07-01T23:29:00Z">
        <w:r w:rsidR="00ED230C">
          <w:rPr>
            <w:rFonts w:hint="eastAsia"/>
          </w:rPr>
          <w:t>語</w:t>
        </w:r>
      </w:ins>
      <w:ins w:id="978" w:author="Administrator" w:date="2019-07-01T17:59:00Z">
        <w:r w:rsidR="00886144">
          <w:rPr>
            <w:rFonts w:hint="eastAsia"/>
          </w:rPr>
          <w:t>，</w:t>
        </w:r>
      </w:ins>
      <w:ins w:id="979" w:author="Administrator" w:date="2019-07-02T00:09:00Z">
        <w:r>
          <w:rPr>
            <w:rFonts w:hint="eastAsia"/>
          </w:rPr>
          <w:t>再想</w:t>
        </w:r>
      </w:ins>
      <w:ins w:id="980" w:author="Administrator" w:date="2019-07-02T00:10:00Z">
        <w:r>
          <w:rPr>
            <w:rFonts w:hint="eastAsia"/>
          </w:rPr>
          <w:t>請剛剛自己的無奈，忍不住</w:t>
        </w:r>
      </w:ins>
      <w:ins w:id="981" w:author="Administrator" w:date="2019-07-01T17:59:00Z">
        <w:r w:rsidR="00886144">
          <w:rPr>
            <w:rFonts w:hint="eastAsia"/>
          </w:rPr>
          <w:t>閉上了眼，</w:t>
        </w:r>
      </w:ins>
      <w:ins w:id="982" w:author="Administrator" w:date="2019-07-01T18:00:00Z">
        <w:r w:rsidR="00886144">
          <w:rPr>
            <w:rFonts w:hint="eastAsia"/>
          </w:rPr>
          <w:t>兩道淚痕流了下來，雙手握得緊緊，連指甲都陷入了肉裡。</w:t>
        </w:r>
      </w:ins>
    </w:p>
    <w:p w:rsidR="000F0075" w:rsidRDefault="005271FE">
      <w:pPr>
        <w:pStyle w:val="12"/>
        <w:spacing w:after="240"/>
        <w:ind w:leftChars="0" w:left="0"/>
        <w:rPr>
          <w:ins w:id="983" w:author="Administrator" w:date="2019-07-01T18:24:00Z"/>
        </w:rPr>
        <w:pPrChange w:id="984" w:author="Administrator" w:date="2019-07-01T17:58:00Z">
          <w:pPr>
            <w:spacing w:after="240"/>
          </w:pPr>
        </w:pPrChange>
      </w:pPr>
      <w:ins w:id="985" w:author="Administrator" w:date="2019-07-01T18:23:00Z">
        <w:r>
          <w:rPr>
            <w:rFonts w:hint="eastAsia"/>
          </w:rPr>
          <w:t>一旁的</w:t>
        </w:r>
      </w:ins>
      <w:ins w:id="986" w:author="Administrator" w:date="2019-07-01T18:00:00Z">
        <w:r w:rsidR="00886144">
          <w:rPr>
            <w:rFonts w:hint="eastAsia"/>
          </w:rPr>
          <w:t>李龍飛</w:t>
        </w:r>
      </w:ins>
      <w:ins w:id="987" w:author="Administrator" w:date="2019-07-02T00:10:00Z">
        <w:r w:rsidR="004A4432">
          <w:rPr>
            <w:rFonts w:hint="eastAsia"/>
          </w:rPr>
          <w:t>見狀</w:t>
        </w:r>
      </w:ins>
      <w:ins w:id="988" w:author="Administrator" w:date="2019-07-01T18:00:00Z">
        <w:r w:rsidR="00886144">
          <w:rPr>
            <w:rFonts w:hint="eastAsia"/>
          </w:rPr>
          <w:t>眼中</w:t>
        </w:r>
        <w:r>
          <w:rPr>
            <w:rFonts w:hint="eastAsia"/>
          </w:rPr>
          <w:t>閃</w:t>
        </w:r>
      </w:ins>
      <w:ins w:id="989" w:author="Administrator" w:date="2019-07-01T18:23:00Z">
        <w:r>
          <w:rPr>
            <w:rFonts w:hint="eastAsia"/>
          </w:rPr>
          <w:t>過</w:t>
        </w:r>
      </w:ins>
      <w:ins w:id="990" w:author="Administrator" w:date="2019-07-01T18:01:00Z">
        <w:r w:rsidR="00886144">
          <w:rPr>
            <w:rFonts w:hint="eastAsia"/>
          </w:rPr>
          <w:t>一絲古怪，</w:t>
        </w:r>
      </w:ins>
      <w:ins w:id="991" w:author="Administrator" w:date="2019-07-01T18:23:00Z">
        <w:r>
          <w:rPr>
            <w:rFonts w:hint="eastAsia"/>
          </w:rPr>
          <w:t>雖然他對這樣的勝利有些疑惑，</w:t>
        </w:r>
      </w:ins>
      <w:ins w:id="992" w:author="Administrator" w:date="2019-07-01T18:01:00Z">
        <w:r w:rsidR="00886144">
          <w:rPr>
            <w:rFonts w:hint="eastAsia"/>
          </w:rPr>
          <w:t>但既然羅教頭</w:t>
        </w:r>
      </w:ins>
      <w:ins w:id="993" w:author="Administrator" w:date="2019-07-02T00:10:00Z">
        <w:r w:rsidR="004A4432">
          <w:rPr>
            <w:rFonts w:hint="eastAsia"/>
          </w:rPr>
          <w:t>跟其他人</w:t>
        </w:r>
      </w:ins>
      <w:ins w:id="994" w:author="Administrator" w:date="2019-07-01T18:01:00Z">
        <w:r w:rsidR="00886144">
          <w:rPr>
            <w:rFonts w:hint="eastAsia"/>
          </w:rPr>
          <w:t>都這樣說了，他也沒多問些甚麼，哼了一聲，帶著</w:t>
        </w:r>
      </w:ins>
      <w:ins w:id="995" w:author="Administrator" w:date="2019-07-01T18:24:00Z">
        <w:r>
          <w:rPr>
            <w:rFonts w:hint="eastAsia"/>
          </w:rPr>
          <w:t>王小石及</w:t>
        </w:r>
      </w:ins>
      <w:ins w:id="996" w:author="Administrator" w:date="2019-07-01T18:01:00Z">
        <w:r w:rsidR="00886144">
          <w:rPr>
            <w:rFonts w:hint="eastAsia"/>
          </w:rPr>
          <w:t>一群</w:t>
        </w:r>
      </w:ins>
      <w:ins w:id="997" w:author="Administrator" w:date="2019-07-01T18:24:00Z">
        <w:r>
          <w:rPr>
            <w:rFonts w:hint="eastAsia"/>
          </w:rPr>
          <w:t>僕役，歡天喜地的走出了校場。</w:t>
        </w:r>
      </w:ins>
    </w:p>
    <w:p w:rsidR="000F0075" w:rsidRDefault="005271FE">
      <w:pPr>
        <w:pStyle w:val="12"/>
        <w:spacing w:after="240"/>
        <w:ind w:leftChars="0" w:left="0"/>
        <w:rPr>
          <w:ins w:id="998" w:author="Administrator" w:date="2019-07-01T22:59:00Z"/>
        </w:rPr>
        <w:pPrChange w:id="999" w:author="Administrator" w:date="2019-07-01T17:58:00Z">
          <w:pPr>
            <w:spacing w:after="240"/>
          </w:pPr>
        </w:pPrChange>
      </w:pPr>
      <w:ins w:id="1000" w:author="Administrator" w:date="2019-07-01T18:25:00Z">
        <w:r>
          <w:rPr>
            <w:rFonts w:hint="eastAsia"/>
          </w:rPr>
          <w:t>遠處，沒有人看見，校場的</w:t>
        </w:r>
      </w:ins>
      <w:ins w:id="1001" w:author="Administrator" w:date="2019-07-01T22:57:00Z">
        <w:r w:rsidR="00B84BC8">
          <w:rPr>
            <w:rFonts w:hint="eastAsia"/>
          </w:rPr>
          <w:t>另一邊，一個</w:t>
        </w:r>
      </w:ins>
      <w:ins w:id="1002" w:author="Administrator" w:date="2019-07-01T22:58:00Z">
        <w:r w:rsidR="00B84BC8">
          <w:rPr>
            <w:rFonts w:hint="eastAsia"/>
          </w:rPr>
          <w:t>滿臉胡鬚，看</w:t>
        </w:r>
      </w:ins>
      <w:ins w:id="1003" w:author="Administrator" w:date="2019-07-01T22:59:00Z">
        <w:r w:rsidR="00B84BC8">
          <w:rPr>
            <w:rFonts w:hint="eastAsia"/>
          </w:rPr>
          <w:t>起來與李龍飛有幾分神似的中年人，搖著頭嘆了口氣，負著手，緩緩離開了</w:t>
        </w:r>
        <w:r w:rsidR="00B34C41">
          <w:rPr>
            <w:rFonts w:hint="eastAsia"/>
          </w:rPr>
          <w:t>廣場之外。</w:t>
        </w:r>
      </w:ins>
    </w:p>
    <w:p w:rsidR="000F0075" w:rsidRDefault="000F0075">
      <w:pPr>
        <w:pStyle w:val="12"/>
        <w:spacing w:after="240"/>
        <w:ind w:leftChars="0" w:left="0"/>
        <w:rPr>
          <w:ins w:id="1004" w:author="Administrator" w:date="2019-07-01T15:29:00Z"/>
        </w:rPr>
        <w:pPrChange w:id="1005" w:author="Administrator" w:date="2019-07-01T17:58:00Z">
          <w:pPr>
            <w:spacing w:after="240"/>
          </w:pPr>
        </w:pPrChange>
      </w:pPr>
    </w:p>
    <w:p w:rsidR="000F0075" w:rsidRDefault="000F0075">
      <w:pPr>
        <w:pStyle w:val="12"/>
        <w:spacing w:after="240"/>
        <w:ind w:leftChars="0" w:left="0"/>
        <w:rPr>
          <w:ins w:id="1006" w:author="簡新佳" w:date="2019-06-29T19:11:00Z"/>
        </w:rPr>
        <w:pPrChange w:id="1007" w:author="Administrator" w:date="2019-06-25T00:07:00Z">
          <w:pPr>
            <w:spacing w:after="240"/>
          </w:pPr>
        </w:pPrChange>
      </w:pPr>
    </w:p>
    <w:p w:rsidR="000F0075" w:rsidRDefault="00713886">
      <w:pPr>
        <w:pStyle w:val="12"/>
        <w:spacing w:after="240"/>
        <w:ind w:leftChars="0" w:left="0"/>
        <w:rPr>
          <w:ins w:id="1008" w:author="Administrator" w:date="2019-06-27T23:33:00Z"/>
          <w:del w:id="1009" w:author="簡新佳" w:date="2019-06-29T18:53:00Z"/>
        </w:rPr>
        <w:pPrChange w:id="1010" w:author="Administrator" w:date="2019-06-25T00:07:00Z">
          <w:pPr>
            <w:spacing w:after="240"/>
          </w:pPr>
        </w:pPrChange>
      </w:pPr>
      <w:ins w:id="1011" w:author="Administrator" w:date="2019-06-27T23:43:00Z">
        <w:del w:id="1012" w:author="簡新佳" w:date="2019-06-29T18:45:00Z">
          <w:r w:rsidDel="000737DB">
            <w:rPr>
              <w:rFonts w:hint="eastAsia"/>
            </w:rPr>
            <w:delText>放心再</w:delText>
          </w:r>
        </w:del>
      </w:ins>
    </w:p>
    <w:p w:rsidR="000F0075" w:rsidRDefault="000F0075">
      <w:pPr>
        <w:pStyle w:val="12"/>
        <w:spacing w:after="240"/>
        <w:ind w:leftChars="0" w:left="0"/>
        <w:pPrChange w:id="1013" w:author="Administrator" w:date="2019-06-25T00:07:00Z">
          <w:pPr>
            <w:spacing w:after="240"/>
          </w:pPr>
        </w:pPrChange>
      </w:pPr>
    </w:p>
    <w:p w:rsidR="00C04663" w:rsidRDefault="00A7259F" w:rsidP="00813907">
      <w:pPr>
        <w:pStyle w:val="12"/>
        <w:numPr>
          <w:ilvl w:val="0"/>
          <w:numId w:val="1"/>
        </w:numPr>
        <w:spacing w:after="240"/>
        <w:ind w:leftChars="0" w:left="357" w:hanging="357"/>
        <w:outlineLvl w:val="0"/>
      </w:pPr>
      <w:r>
        <w:rPr>
          <w:rFonts w:hint="eastAsia"/>
        </w:rPr>
        <w:t>闖下大禍</w:t>
      </w:r>
    </w:p>
    <w:p w:rsidR="00C04663" w:rsidRDefault="00C04663" w:rsidP="00813907">
      <w:pPr>
        <w:spacing w:after="240"/>
      </w:pPr>
    </w:p>
    <w:p w:rsidR="00C04663" w:rsidRDefault="00A7259F" w:rsidP="00813907">
      <w:pPr>
        <w:spacing w:after="240"/>
      </w:pPr>
      <w:r>
        <w:rPr>
          <w:rFonts w:hint="eastAsia"/>
        </w:rPr>
        <w:t>要說李龍飛真的很壞嘛，那倒也不至於。</w:t>
      </w:r>
    </w:p>
    <w:p w:rsidR="00C04663" w:rsidRDefault="00A7259F" w:rsidP="00813907">
      <w:pPr>
        <w:spacing w:after="240"/>
      </w:pPr>
      <w:r>
        <w:rPr>
          <w:rFonts w:hint="eastAsia"/>
        </w:rPr>
        <w:t>他本性也不是大奸大惡，但生長在大富人家，加上長輩寵溺，很多事他跟本不懂</w:t>
      </w:r>
      <w:r>
        <w:rPr>
          <w:rFonts w:hint="eastAsia"/>
        </w:rPr>
        <w:lastRenderedPageBreak/>
        <w:t>是非，反而認為本來就應該這樣。</w:t>
      </w:r>
    </w:p>
    <w:p w:rsidR="00C04663" w:rsidRDefault="00A7259F" w:rsidP="00813907">
      <w:pPr>
        <w:spacing w:after="240"/>
      </w:pPr>
      <w:r>
        <w:rPr>
          <w:rFonts w:hint="eastAsia"/>
        </w:rPr>
        <w:t>加上他天性倔強，如果好好講他還肯聽進去，用打的用罵的，他就死硬著跟你頂到底，常常弄得李府上下是一團混亂，到後來長輩們也知道他的脾氣，小事上就順著他的意，大事才去處理了。</w:t>
      </w:r>
    </w:p>
    <w:p w:rsidR="00CA5BE5" w:rsidRDefault="00A7259F" w:rsidP="00813907">
      <w:pPr>
        <w:spacing w:after="240"/>
        <w:rPr>
          <w:ins w:id="1014" w:author="Administrator" w:date="2019-07-02T00:11:00Z"/>
        </w:rPr>
      </w:pPr>
      <w:r>
        <w:rPr>
          <w:rFonts w:hint="eastAsia"/>
        </w:rPr>
        <w:t>像</w:t>
      </w:r>
      <w:ins w:id="1015" w:author="Administrator" w:date="2019-07-02T00:54:00Z">
        <w:r w:rsidR="00A34844">
          <w:rPr>
            <w:rFonts w:hint="eastAsia"/>
          </w:rPr>
          <w:t>今天</w:t>
        </w:r>
      </w:ins>
      <w:del w:id="1016" w:author="Administrator" w:date="2019-07-02T00:54:00Z">
        <w:r w:rsidDel="00A34844">
          <w:rPr>
            <w:rFonts w:hint="eastAsia"/>
          </w:rPr>
          <w:delText>昨天</w:delText>
        </w:r>
      </w:del>
      <w:r>
        <w:rPr>
          <w:rFonts w:hint="eastAsia"/>
        </w:rPr>
        <w:t>因為那丫鬟的事被他寶儀姐罵，他雖然自知理虧，但他還是下意識不願低頭，所以才任由那王小石開口</w:t>
      </w:r>
      <w:ins w:id="1017" w:author="Administrator" w:date="2019-07-02T00:11:00Z">
        <w:r w:rsidR="00CA5BE5">
          <w:rPr>
            <w:rFonts w:hint="eastAsia"/>
          </w:rPr>
          <w:t>。</w:t>
        </w:r>
      </w:ins>
    </w:p>
    <w:p w:rsidR="00CA5BE5" w:rsidRDefault="00CA5BE5" w:rsidP="00813907">
      <w:pPr>
        <w:spacing w:after="240"/>
        <w:rPr>
          <w:ins w:id="1018" w:author="Administrator" w:date="2019-07-02T00:12:00Z"/>
        </w:rPr>
      </w:pPr>
      <w:ins w:id="1019" w:author="Administrator" w:date="2019-07-02T00:11:00Z">
        <w:r>
          <w:rPr>
            <w:rFonts w:hint="eastAsia"/>
          </w:rPr>
          <w:t>爾後在武場上遇到沈海，也是因為對方先敵視自己，這才忍不住與他大打一</w:t>
        </w:r>
      </w:ins>
      <w:ins w:id="1020" w:author="Administrator" w:date="2019-07-02T00:12:00Z">
        <w:r>
          <w:rPr>
            <w:rFonts w:hint="eastAsia"/>
          </w:rPr>
          <w:t>場，最終贏得莫名其妙。</w:t>
        </w:r>
      </w:ins>
    </w:p>
    <w:p w:rsidR="00CA5BE5" w:rsidRDefault="005D75A3" w:rsidP="00813907">
      <w:pPr>
        <w:spacing w:after="240"/>
        <w:rPr>
          <w:ins w:id="1021" w:author="Administrator" w:date="2019-07-02T00:15:00Z"/>
        </w:rPr>
      </w:pPr>
      <w:ins w:id="1022" w:author="Administrator" w:date="2019-07-02T00:12:00Z">
        <w:r>
          <w:rPr>
            <w:rFonts w:hint="eastAsia"/>
          </w:rPr>
          <w:t>可若是一開始，李寶儀或是沈海就事論事，好</w:t>
        </w:r>
      </w:ins>
      <w:ins w:id="1023" w:author="Administrator" w:date="2019-07-02T21:08:00Z">
        <w:r>
          <w:rPr>
            <w:rFonts w:hint="eastAsia"/>
          </w:rPr>
          <w:t>聲好氣</w:t>
        </w:r>
      </w:ins>
      <w:ins w:id="1024" w:author="Administrator" w:date="2019-07-02T00:13:00Z">
        <w:r w:rsidR="00CA5BE5">
          <w:rPr>
            <w:rFonts w:hint="eastAsia"/>
          </w:rPr>
          <w:t>，那李龍飛反倒不見得</w:t>
        </w:r>
      </w:ins>
      <w:ins w:id="1025" w:author="Administrator" w:date="2019-07-02T00:14:00Z">
        <w:r w:rsidR="00CA5BE5">
          <w:rPr>
            <w:rFonts w:hint="eastAsia"/>
          </w:rPr>
          <w:t>不</w:t>
        </w:r>
      </w:ins>
      <w:ins w:id="1026" w:author="Administrator" w:date="2019-07-02T00:13:00Z">
        <w:r w:rsidR="00CA5BE5">
          <w:rPr>
            <w:rFonts w:hint="eastAsia"/>
          </w:rPr>
          <w:t>會</w:t>
        </w:r>
      </w:ins>
      <w:ins w:id="1027" w:author="Administrator" w:date="2019-07-02T00:14:00Z">
        <w:r w:rsidR="00CA5BE5">
          <w:rPr>
            <w:rFonts w:hint="eastAsia"/>
          </w:rPr>
          <w:t>倒歉，就像他承認遲到一樣，對於自己犯了錯，往</w:t>
        </w:r>
      </w:ins>
      <w:ins w:id="1028" w:author="Administrator" w:date="2019-07-02T00:15:00Z">
        <w:r w:rsidR="00CA5BE5">
          <w:rPr>
            <w:rFonts w:hint="eastAsia"/>
          </w:rPr>
          <w:t>往他也是心知肚明的。</w:t>
        </w:r>
      </w:ins>
    </w:p>
    <w:p w:rsidR="00C04663" w:rsidRDefault="00A7259F" w:rsidP="00813907">
      <w:pPr>
        <w:spacing w:after="240"/>
      </w:pPr>
      <w:del w:id="1029" w:author="Administrator" w:date="2019-07-02T00:11:00Z">
        <w:r w:rsidDel="00CA5BE5">
          <w:rPr>
            <w:rFonts w:hint="eastAsia"/>
          </w:rPr>
          <w:delText>，</w:delText>
        </w:r>
      </w:del>
      <w:r>
        <w:rPr>
          <w:rFonts w:hint="eastAsia"/>
        </w:rPr>
        <w:t>但</w:t>
      </w:r>
      <w:ins w:id="1030" w:author="Administrator" w:date="2019-07-02T00:22:00Z">
        <w:r w:rsidR="00B64162">
          <w:rPr>
            <w:rFonts w:hint="eastAsia"/>
          </w:rPr>
          <w:t>他</w:t>
        </w:r>
      </w:ins>
      <w:r>
        <w:rPr>
          <w:rFonts w:hint="eastAsia"/>
        </w:rPr>
        <w:t>想不到</w:t>
      </w:r>
      <w:ins w:id="1031" w:author="Administrator" w:date="2019-07-02T00:22:00Z">
        <w:r w:rsidR="00B64162">
          <w:rPr>
            <w:rFonts w:hint="eastAsia"/>
          </w:rPr>
          <w:t>的是，</w:t>
        </w:r>
      </w:ins>
      <w:r>
        <w:rPr>
          <w:rFonts w:hint="eastAsia"/>
        </w:rPr>
        <w:t>這麼一</w:t>
      </w:r>
      <w:ins w:id="1032" w:author="Administrator" w:date="2019-07-02T00:42:00Z">
        <w:r w:rsidR="004C6B8D">
          <w:rPr>
            <w:rFonts w:hint="eastAsia"/>
          </w:rPr>
          <w:t>任性</w:t>
        </w:r>
      </w:ins>
      <w:del w:id="1033" w:author="Administrator" w:date="2019-07-02T00:42:00Z">
        <w:r w:rsidDel="004C6B8D">
          <w:rPr>
            <w:rFonts w:hint="eastAsia"/>
          </w:rPr>
          <w:delText>放任</w:delText>
        </w:r>
      </w:del>
      <w:r>
        <w:rPr>
          <w:rFonts w:hint="eastAsia"/>
        </w:rPr>
        <w:t>，居然闖下大禍。</w:t>
      </w:r>
    </w:p>
    <w:p w:rsidR="00C04663" w:rsidRDefault="004C6B8D" w:rsidP="00813907">
      <w:pPr>
        <w:spacing w:after="240"/>
      </w:pPr>
      <w:ins w:id="1034" w:author="Administrator" w:date="2019-07-02T00:42:00Z">
        <w:r>
          <w:rPr>
            <w:rFonts w:hint="eastAsia"/>
          </w:rPr>
          <w:t>幾天之後，</w:t>
        </w:r>
      </w:ins>
      <w:ins w:id="1035" w:author="Administrator" w:date="2019-07-02T00:54:00Z">
        <w:r w:rsidR="00A34844">
          <w:rPr>
            <w:rFonts w:hint="eastAsia"/>
          </w:rPr>
          <w:t>這</w:t>
        </w:r>
      </w:ins>
      <w:del w:id="1036" w:author="Administrator" w:date="2019-07-02T00:42:00Z">
        <w:r w:rsidR="00A7259F" w:rsidDel="004C6B8D">
          <w:rPr>
            <w:rFonts w:hint="eastAsia"/>
          </w:rPr>
          <w:delText>這</w:delText>
        </w:r>
      </w:del>
      <w:r w:rsidR="00A7259F">
        <w:rPr>
          <w:rFonts w:hint="eastAsia"/>
        </w:rPr>
        <w:t>天</w:t>
      </w:r>
      <w:ins w:id="1037" w:author="Administrator" w:date="2019-07-02T00:54:00Z">
        <w:r w:rsidR="00A34844">
          <w:rPr>
            <w:rFonts w:hint="eastAsia"/>
          </w:rPr>
          <w:t>他</w:t>
        </w:r>
      </w:ins>
      <w:r w:rsidR="00A7259F">
        <w:rPr>
          <w:rFonts w:hint="eastAsia"/>
        </w:rPr>
        <w:t>醒來，</w:t>
      </w:r>
      <w:del w:id="1038" w:author="Administrator" w:date="2019-07-02T00:54:00Z">
        <w:r w:rsidR="00A7259F" w:rsidDel="00A34844">
          <w:rPr>
            <w:rFonts w:hint="eastAsia"/>
          </w:rPr>
          <w:delText>他</w:delText>
        </w:r>
      </w:del>
      <w:r w:rsidR="00A7259F">
        <w:rPr>
          <w:rFonts w:hint="eastAsia"/>
        </w:rPr>
        <w:t>正想喊著要王小石過來幫他穿鞋時，突然看到他娘親，李四娘走進房內。</w:t>
      </w:r>
    </w:p>
    <w:p w:rsidR="00C04663" w:rsidRDefault="00A7259F" w:rsidP="00813907">
      <w:pPr>
        <w:spacing w:after="240"/>
      </w:pPr>
      <w:r>
        <w:rPr>
          <w:rFonts w:hint="eastAsia"/>
        </w:rPr>
        <w:t>「娘？您怎麼來了？」</w:t>
      </w:r>
    </w:p>
    <w:p w:rsidR="00C04663" w:rsidRDefault="00A7259F" w:rsidP="00813907">
      <w:pPr>
        <w:spacing w:after="240"/>
      </w:pPr>
      <w:r>
        <w:rPr>
          <w:rFonts w:hint="eastAsia"/>
        </w:rPr>
        <w:t>李龍飛一愣，忙起身問著李四娘。</w:t>
      </w:r>
    </w:p>
    <w:p w:rsidR="00C04663" w:rsidRDefault="00A7259F" w:rsidP="00813907">
      <w:pPr>
        <w:spacing w:after="240"/>
      </w:pPr>
      <w:r>
        <w:rPr>
          <w:rFonts w:hint="eastAsia"/>
        </w:rPr>
        <w:t>李四娘沒好氣地看著自己這個兒子，彎下了腰，一邊幫他把衣服鞋子穿上，一邊唸道，「你阿，你闖禍了，你知不知道？」</w:t>
      </w:r>
    </w:p>
    <w:p w:rsidR="00C04663" w:rsidRDefault="00A7259F" w:rsidP="00813907">
      <w:pPr>
        <w:spacing w:after="240"/>
      </w:pPr>
      <w:r>
        <w:rPr>
          <w:rFonts w:hint="eastAsia"/>
        </w:rPr>
        <w:t>「闖禍？我闖了甚麼禍？」</w:t>
      </w:r>
    </w:p>
    <w:p w:rsidR="00C04663" w:rsidRDefault="00A7259F" w:rsidP="00813907">
      <w:pPr>
        <w:spacing w:after="240"/>
      </w:pPr>
      <w:r>
        <w:rPr>
          <w:rFonts w:hint="eastAsia"/>
        </w:rPr>
        <w:t>李龍飛剛睡醒，甚麼都搞不清楚摸著腦袋看著自個的娘親。</w:t>
      </w:r>
    </w:p>
    <w:p w:rsidR="00C04663" w:rsidRDefault="00A7259F" w:rsidP="00813907">
      <w:pPr>
        <w:spacing w:after="240"/>
      </w:pPr>
      <w:r>
        <w:rPr>
          <w:rFonts w:hint="eastAsia"/>
        </w:rPr>
        <w:t>李四娘眉頭一蹙，隨即又說，「等等你去見見你爹，你就知道了。」</w:t>
      </w:r>
    </w:p>
    <w:p w:rsidR="00C04663" w:rsidRDefault="00A7259F" w:rsidP="00813907">
      <w:pPr>
        <w:spacing w:after="240"/>
      </w:pPr>
      <w:r>
        <w:rPr>
          <w:rFonts w:hint="eastAsia"/>
        </w:rPr>
        <w:t>「爹爹要找我？」李龍飛這時心底也有些不安了。</w:t>
      </w:r>
    </w:p>
    <w:p w:rsidR="00C04663" w:rsidRDefault="00A7259F" w:rsidP="00813907">
      <w:pPr>
        <w:spacing w:after="240"/>
      </w:pPr>
      <w:r>
        <w:rPr>
          <w:rFonts w:hint="eastAsia"/>
        </w:rPr>
        <w:t>自個的爹爹雖然疼自己，但平常沒事也不會叫自己過去；要知道李敦是個官，他為人又很正派，常常是在外治理的這祁縣，很少會一大早就找李龍飛過去的。</w:t>
      </w:r>
    </w:p>
    <w:p w:rsidR="00C04663" w:rsidRDefault="00A7259F" w:rsidP="00813907">
      <w:pPr>
        <w:spacing w:after="240"/>
      </w:pPr>
      <w:r>
        <w:rPr>
          <w:rFonts w:hint="eastAsia"/>
        </w:rPr>
        <w:t>「是阿，你爹爹他現在正大發脾氣，嚴老跟你二伯正在大廳忙著安撫他呢！」李四娘雖然知道自己兒子錯了，但還是有點不滿自己丈夫剛剛說的那些氣話。</w:t>
      </w:r>
    </w:p>
    <w:p w:rsidR="00C04663" w:rsidRDefault="00A7259F" w:rsidP="00813907">
      <w:pPr>
        <w:spacing w:after="240"/>
      </w:pPr>
      <w:r>
        <w:rPr>
          <w:rFonts w:hint="eastAsia"/>
        </w:rPr>
        <w:t>嫁到李家來十四年了，她就這麼一個兒子，剛剛李敦說要做的事，她可怎樣都不會答應的。</w:t>
      </w:r>
    </w:p>
    <w:p w:rsidR="00C04663" w:rsidRDefault="00A7259F" w:rsidP="00813907">
      <w:pPr>
        <w:spacing w:after="240"/>
      </w:pPr>
      <w:r>
        <w:rPr>
          <w:rFonts w:hint="eastAsia"/>
        </w:rPr>
        <w:lastRenderedPageBreak/>
        <w:t>當初因為家窮，老家還是收了人家三百兩銀子才將女兒送來。</w:t>
      </w:r>
    </w:p>
    <w:p w:rsidR="00C04663" w:rsidRDefault="00A7259F" w:rsidP="00813907">
      <w:pPr>
        <w:spacing w:after="240"/>
      </w:pPr>
      <w:r>
        <w:rPr>
          <w:rFonts w:hint="eastAsia"/>
        </w:rPr>
        <w:t>本來她也只是想，嫁到了大富人家家裡來當個小妾，有好日子過，順便幫幫老家一把，也算不錯的了。</w:t>
      </w:r>
    </w:p>
    <w:p w:rsidR="00C04663" w:rsidRDefault="00A7259F" w:rsidP="00813907">
      <w:pPr>
        <w:spacing w:after="240"/>
      </w:pPr>
      <w:r>
        <w:rPr>
          <w:rFonts w:hint="eastAsia"/>
        </w:rPr>
        <w:t>可是李四娘萬萬想不到，李敦跟她相好不過十來次，她就這麼有了，而且生下來後，居然還是李敦最想要的兒子！</w:t>
      </w:r>
    </w:p>
    <w:p w:rsidR="00C04663" w:rsidRDefault="00A7259F" w:rsidP="00813907">
      <w:pPr>
        <w:spacing w:after="240"/>
      </w:pPr>
      <w:r>
        <w:rPr>
          <w:rFonts w:hint="eastAsia"/>
        </w:rPr>
        <w:t>這下子，別說自己驚喜了，李敦樂得馬上將她升為正四房，地位跟大房一模一樣，連老家都因此被送了一大筆的錢財改建成大院子住。</w:t>
      </w:r>
    </w:p>
    <w:p w:rsidR="00C04663" w:rsidRDefault="00A7259F" w:rsidP="00813907">
      <w:pPr>
        <w:spacing w:after="240"/>
      </w:pPr>
      <w:r>
        <w:rPr>
          <w:rFonts w:hint="eastAsia"/>
        </w:rPr>
        <w:t>開玩笑，李家後代的外祖父母，怎麼可以住在那種破爛房子裡呢？</w:t>
      </w:r>
    </w:p>
    <w:p w:rsidR="00C04663" w:rsidRDefault="00A7259F" w:rsidP="00813907">
      <w:pPr>
        <w:spacing w:after="240"/>
      </w:pPr>
      <w:r>
        <w:rPr>
          <w:rFonts w:hint="eastAsia"/>
        </w:rPr>
        <w:t>對李四娘來說，這一切，都多虧了她的好兒子。</w:t>
      </w:r>
    </w:p>
    <w:p w:rsidR="00C04663" w:rsidRDefault="00A7259F" w:rsidP="00813907">
      <w:pPr>
        <w:spacing w:after="240"/>
      </w:pPr>
      <w:r>
        <w:rPr>
          <w:rFonts w:hint="eastAsia"/>
        </w:rPr>
        <w:t>所以她雖然偶爾也覺得自己的兒子太過頑皮，但大半的時後，都是站在他那邊的態度說話。</w:t>
      </w:r>
    </w:p>
    <w:p w:rsidR="00C04663" w:rsidRDefault="00A7259F" w:rsidP="00813907">
      <w:pPr>
        <w:spacing w:after="240"/>
      </w:pPr>
      <w:r>
        <w:rPr>
          <w:rFonts w:hint="eastAsia"/>
        </w:rPr>
        <w:t>「哪個孩子不調皮嘛？長大了，自然會懂規矩阿！」</w:t>
      </w:r>
    </w:p>
    <w:p w:rsidR="00C04663" w:rsidRDefault="00A7259F" w:rsidP="00813907">
      <w:pPr>
        <w:spacing w:after="240"/>
      </w:pPr>
      <w:r>
        <w:rPr>
          <w:rFonts w:hint="eastAsia"/>
        </w:rPr>
        <w:t>只是剛剛李敦的話</w:t>
      </w:r>
      <w:r>
        <w:t>…</w:t>
      </w:r>
      <w:r>
        <w:rPr>
          <w:rFonts w:hint="eastAsia"/>
        </w:rPr>
        <w:t>唉，這事也不能全怪飛兒阿！李四娘心想著。</w:t>
      </w:r>
    </w:p>
    <w:p w:rsidR="00C04663" w:rsidRDefault="00A7259F" w:rsidP="00813907">
      <w:pPr>
        <w:spacing w:after="240"/>
        <w:rPr>
          <w:ins w:id="1039" w:author="Administrator" w:date="2019-09-13T00:53:00Z"/>
        </w:rPr>
      </w:pPr>
      <w:r>
        <w:rPr>
          <w:rFonts w:hint="eastAsia"/>
        </w:rPr>
        <w:t>看著李龍飛穿好了衣服，李四娘跟他不急不徐地來到了大廳裡頭，只見李敦正難得的板著臉，坐在大廳主位，張大了眼瞪著李龍飛一步步走進來。</w:t>
      </w:r>
    </w:p>
    <w:p w:rsidR="00052B29" w:rsidRDefault="00052B29" w:rsidP="00813907">
      <w:pPr>
        <w:spacing w:after="240"/>
      </w:pPr>
      <w:ins w:id="1040" w:author="Administrator" w:date="2019-09-13T00:53:00Z">
        <w:r>
          <w:rPr>
            <w:rFonts w:hint="eastAsia"/>
          </w:rPr>
          <w:t>李府的大廳不小，</w:t>
        </w:r>
      </w:ins>
      <w:ins w:id="1041" w:author="Administrator" w:date="2019-09-13T01:01:00Z">
        <w:r>
          <w:rPr>
            <w:rFonts w:hint="eastAsia"/>
          </w:rPr>
          <w:t>幾乎快有尋常人家三倍大的寬敞，裡頭</w:t>
        </w:r>
      </w:ins>
      <w:ins w:id="1042" w:author="Administrator" w:date="2019-09-13T01:11:00Z">
        <w:r w:rsidR="0086168F">
          <w:rPr>
            <w:rFonts w:hint="eastAsia"/>
          </w:rPr>
          <w:t>的桌椅都是</w:t>
        </w:r>
      </w:ins>
      <w:ins w:id="1043" w:author="Administrator" w:date="2019-09-13T01:02:00Z">
        <w:r w:rsidR="0086168F">
          <w:rPr>
            <w:rFonts w:hint="eastAsia"/>
          </w:rPr>
          <w:t>玉砌</w:t>
        </w:r>
      </w:ins>
      <w:ins w:id="1044" w:author="Administrator" w:date="2019-09-13T01:11:00Z">
        <w:r w:rsidR="0086168F">
          <w:rPr>
            <w:rFonts w:hint="eastAsia"/>
          </w:rPr>
          <w:t>雕琢，牆面也掛滿了名劍書畫，甚至</w:t>
        </w:r>
      </w:ins>
      <w:ins w:id="1045" w:author="Administrator" w:date="2019-09-13T01:02:00Z">
        <w:r w:rsidR="0086168F">
          <w:rPr>
            <w:rFonts w:hint="eastAsia"/>
          </w:rPr>
          <w:t>的</w:t>
        </w:r>
      </w:ins>
      <w:ins w:id="1046" w:author="Administrator" w:date="2019-09-13T01:13:00Z">
        <w:r w:rsidR="00993602">
          <w:rPr>
            <w:rFonts w:hint="eastAsia"/>
          </w:rPr>
          <w:t>頂樑的</w:t>
        </w:r>
      </w:ins>
      <w:ins w:id="1047" w:author="Administrator" w:date="2019-09-13T01:03:00Z">
        <w:r w:rsidR="0086168F">
          <w:rPr>
            <w:rFonts w:hint="eastAsia"/>
          </w:rPr>
          <w:t>裝飾</w:t>
        </w:r>
      </w:ins>
      <w:ins w:id="1048" w:author="Administrator" w:date="2019-09-13T01:14:00Z">
        <w:r w:rsidR="00993602">
          <w:rPr>
            <w:rFonts w:hint="eastAsia"/>
          </w:rPr>
          <w:t>都還以金粉雕塑了龍虎鳳祥之姿，顯</w:t>
        </w:r>
      </w:ins>
      <w:ins w:id="1049" w:author="Administrator" w:date="2019-09-13T01:15:00Z">
        <w:r w:rsidR="00993602">
          <w:rPr>
            <w:rFonts w:hint="eastAsia"/>
          </w:rPr>
          <w:t>竟了大富人家的氣派。</w:t>
        </w:r>
      </w:ins>
    </w:p>
    <w:p w:rsidR="00C04663" w:rsidRDefault="00A7259F" w:rsidP="00813907">
      <w:pPr>
        <w:spacing w:after="240"/>
      </w:pPr>
      <w:r>
        <w:rPr>
          <w:rFonts w:hint="eastAsia"/>
        </w:rPr>
        <w:t>李龍飛</w:t>
      </w:r>
      <w:ins w:id="1050" w:author="Administrator" w:date="2019-09-13T01:15:00Z">
        <w:r w:rsidR="00993602">
          <w:rPr>
            <w:rFonts w:hint="eastAsia"/>
          </w:rPr>
          <w:t>漫步而來，雙目</w:t>
        </w:r>
      </w:ins>
      <w:r>
        <w:rPr>
          <w:rFonts w:hint="eastAsia"/>
        </w:rPr>
        <w:t>一掃，大廳兩旁不少長輩也在場，嚴老</w:t>
      </w:r>
      <w:del w:id="1051" w:author="Administrator" w:date="2019-07-02T00:54:00Z">
        <w:r w:rsidDel="00A34844">
          <w:rPr>
            <w:rFonts w:hint="eastAsia"/>
          </w:rPr>
          <w:delText>、大伯</w:delText>
        </w:r>
      </w:del>
      <w:r>
        <w:rPr>
          <w:rFonts w:hint="eastAsia"/>
        </w:rPr>
        <w:t>、二伯，大媽、二媽、小姨，大姐、二姐、四姐、小舅子，甚至連李老太太都坐在李敦的旁邊，慈祥地看著自個。</w:t>
      </w:r>
    </w:p>
    <w:p w:rsidR="00C04663" w:rsidRDefault="00A7259F" w:rsidP="00813907">
      <w:pPr>
        <w:spacing w:after="240"/>
      </w:pPr>
      <w:r>
        <w:rPr>
          <w:rFonts w:hint="eastAsia"/>
        </w:rPr>
        <w:t>「是發生了甚麼事情，怎麼這麼大陣仗？」李龍飛在心底嘀咕著。</w:t>
      </w:r>
    </w:p>
    <w:p w:rsidR="00C04663" w:rsidRDefault="00A7259F" w:rsidP="00813907">
      <w:pPr>
        <w:spacing w:after="240"/>
      </w:pPr>
      <w:r>
        <w:rPr>
          <w:rFonts w:hint="eastAsia"/>
        </w:rPr>
        <w:t>還在想著呢，就聽到李敦嚴厲的語氣說，「孽子，還不跪下？！」</w:t>
      </w:r>
    </w:p>
    <w:p w:rsidR="00C04663" w:rsidRDefault="00A7259F" w:rsidP="00813907">
      <w:pPr>
        <w:spacing w:after="240"/>
      </w:pPr>
      <w:r>
        <w:rPr>
          <w:rFonts w:hint="eastAsia"/>
        </w:rPr>
        <w:t>李龍飛嚇了一跳，他第一次聽到一向寵溺自己的父親這麼兇對著自己講話，還稱呼自己為孽子？當下本能想先照辦再說。</w:t>
      </w:r>
    </w:p>
    <w:p w:rsidR="00C04663" w:rsidRDefault="00A7259F" w:rsidP="00813907">
      <w:pPr>
        <w:spacing w:after="240"/>
      </w:pPr>
      <w:r>
        <w:rPr>
          <w:rFonts w:hint="eastAsia"/>
        </w:rPr>
        <w:t>但是他一向頂撞慣了，剛起了下跪的念頭，馬上嘴硬回道，「我</w:t>
      </w:r>
      <w:del w:id="1052" w:author="Administrator" w:date="2019-09-13T01:15:00Z">
        <w:r w:rsidDel="00993602">
          <w:rPr>
            <w:rFonts w:hint="eastAsia"/>
          </w:rPr>
          <w:delText>又沒</w:delText>
        </w:r>
      </w:del>
      <w:r>
        <w:rPr>
          <w:rFonts w:hint="eastAsia"/>
        </w:rPr>
        <w:t>做錯</w:t>
      </w:r>
      <w:ins w:id="1053" w:author="Administrator" w:date="2019-09-13T01:15:00Z">
        <w:r w:rsidR="00993602">
          <w:rPr>
            <w:rFonts w:hint="eastAsia"/>
          </w:rPr>
          <w:t>了</w:t>
        </w:r>
      </w:ins>
      <w:r>
        <w:rPr>
          <w:rFonts w:hint="eastAsia"/>
        </w:rPr>
        <w:t>甚麼，為甚麼要我跪下？！」</w:t>
      </w:r>
    </w:p>
    <w:p w:rsidR="00C04663" w:rsidRDefault="00A7259F" w:rsidP="00813907">
      <w:pPr>
        <w:spacing w:after="240"/>
      </w:pPr>
      <w:r>
        <w:rPr>
          <w:rFonts w:hint="eastAsia"/>
        </w:rPr>
        <w:t>李敦更加生氣了，拍了椅子旁的靠手怒道，「你還敢說你沒做錯事！你到現在都</w:t>
      </w:r>
      <w:r>
        <w:rPr>
          <w:rFonts w:hint="eastAsia"/>
        </w:rPr>
        <w:lastRenderedPageBreak/>
        <w:t>還在狡辯！」</w:t>
      </w:r>
    </w:p>
    <w:p w:rsidR="00C04663" w:rsidRDefault="00A7259F" w:rsidP="00813907">
      <w:pPr>
        <w:spacing w:after="240"/>
      </w:pPr>
      <w:r>
        <w:rPr>
          <w:rFonts w:hint="eastAsia"/>
        </w:rPr>
        <w:t>「</w:t>
      </w:r>
      <w:ins w:id="1054" w:author="Administrator" w:date="2019-09-13T01:16:00Z">
        <w:r w:rsidR="00993602">
          <w:rPr>
            <w:rFonts w:hint="eastAsia"/>
          </w:rPr>
          <w:t>那你說，</w:t>
        </w:r>
      </w:ins>
      <w:r>
        <w:rPr>
          <w:rFonts w:hint="eastAsia"/>
        </w:rPr>
        <w:t>我做錯</w:t>
      </w:r>
      <w:ins w:id="1055" w:author="Administrator" w:date="2019-09-13T01:16:00Z">
        <w:r w:rsidR="00993602">
          <w:rPr>
            <w:rFonts w:hint="eastAsia"/>
          </w:rPr>
          <w:t>了</w:t>
        </w:r>
      </w:ins>
      <w:r>
        <w:rPr>
          <w:rFonts w:hint="eastAsia"/>
        </w:rPr>
        <w:t>甚麼？！」李龍飛這時也怒了，站在那生氣地說著。</w:t>
      </w:r>
    </w:p>
    <w:p w:rsidR="00C04663" w:rsidRDefault="005D75A3" w:rsidP="00813907">
      <w:pPr>
        <w:spacing w:after="240"/>
        <w:rPr>
          <w:ins w:id="1056" w:author="Administrator" w:date="2019-07-02T21:11:00Z"/>
        </w:rPr>
      </w:pPr>
      <w:ins w:id="1057" w:author="Administrator" w:date="2019-07-02T21:10:00Z">
        <w:r>
          <w:rPr>
            <w:rFonts w:hint="eastAsia"/>
          </w:rPr>
          <w:t>只聽到一個聲音說道，</w:t>
        </w:r>
      </w:ins>
      <w:del w:id="1058" w:author="Administrator" w:date="2019-07-02T21:10:00Z">
        <w:r w:rsidR="00A7259F" w:rsidDel="005D75A3">
          <w:rPr>
            <w:rFonts w:hint="eastAsia"/>
          </w:rPr>
          <w:delText>二伯看到這情況，連忙出來打圓場說，</w:delText>
        </w:r>
      </w:del>
      <w:r w:rsidR="00A7259F">
        <w:rPr>
          <w:rFonts w:hint="eastAsia"/>
        </w:rPr>
        <w:t>「三弟，</w:t>
      </w:r>
      <w:del w:id="1059" w:author="Administrator" w:date="2019-07-02T21:10:00Z">
        <w:r w:rsidR="00A7259F" w:rsidDel="005D75A3">
          <w:rPr>
            <w:rFonts w:hint="eastAsia"/>
          </w:rPr>
          <w:delText>十</w:delText>
        </w:r>
      </w:del>
      <w:ins w:id="1060" w:author="簡新佳" w:date="2019-04-01T10:32:00Z">
        <w:del w:id="1061" w:author="Administrator" w:date="2019-07-02T21:10:00Z">
          <w:r w:rsidR="008C0553" w:rsidDel="005D75A3">
            <w:rPr>
              <w:rFonts w:hint="eastAsia"/>
            </w:rPr>
            <w:delText>四</w:delText>
          </w:r>
        </w:del>
      </w:ins>
      <w:del w:id="1062" w:author="Administrator" w:date="2019-07-02T21:10:00Z">
        <w:r w:rsidR="00A7259F" w:rsidDel="005D75A3">
          <w:rPr>
            <w:rFonts w:hint="eastAsia"/>
          </w:rPr>
          <w:delText>六姪，</w:delText>
        </w:r>
      </w:del>
      <w:r w:rsidR="00A7259F">
        <w:rPr>
          <w:rFonts w:hint="eastAsia"/>
        </w:rPr>
        <w:t>先息息怒，</w:t>
      </w:r>
      <w:ins w:id="1063" w:author="Administrator" w:date="2019-07-02T21:10:00Z">
        <w:r>
          <w:rPr>
            <w:rFonts w:hint="eastAsia"/>
          </w:rPr>
          <w:t>至少讓十四姪知道他犯了甚麼</w:t>
        </w:r>
      </w:ins>
      <w:ins w:id="1064" w:author="Administrator" w:date="2019-07-02T21:11:00Z">
        <w:r>
          <w:rPr>
            <w:rFonts w:hint="eastAsia"/>
          </w:rPr>
          <w:t>錯，再說也不遲阿？</w:t>
        </w:r>
      </w:ins>
      <w:del w:id="1065" w:author="Administrator" w:date="2019-07-02T21:11:00Z">
        <w:r w:rsidR="00A7259F" w:rsidDel="005D75A3">
          <w:rPr>
            <w:rFonts w:hint="eastAsia"/>
          </w:rPr>
          <w:delText>先息息怒。</w:delText>
        </w:r>
      </w:del>
      <w:r w:rsidR="00A7259F">
        <w:rPr>
          <w:rFonts w:hint="eastAsia"/>
        </w:rPr>
        <w:t>」</w:t>
      </w:r>
    </w:p>
    <w:p w:rsidR="005D75A3" w:rsidRDefault="005D75A3" w:rsidP="00813907">
      <w:pPr>
        <w:spacing w:after="240"/>
        <w:rPr>
          <w:ins w:id="1066" w:author="Administrator" w:date="2019-07-02T21:12:00Z"/>
        </w:rPr>
      </w:pPr>
      <w:ins w:id="1067" w:author="Administrator" w:date="2019-07-02T21:11:00Z">
        <w:r>
          <w:rPr>
            <w:rFonts w:hint="eastAsia"/>
          </w:rPr>
          <w:t>李龍飛一聽聲音，頓時一喜，轉頭看向聲音來源，只見一個滿臉鬍鬚的漢子，站在那，正經八百的看著自己，只是他眼神中的柔和，</w:t>
        </w:r>
      </w:ins>
      <w:ins w:id="1068" w:author="Administrator" w:date="2019-07-02T21:12:00Z">
        <w:r>
          <w:rPr>
            <w:rFonts w:hint="eastAsia"/>
          </w:rPr>
          <w:t>卻洩漏出了對李龍飛的疼愛。</w:t>
        </w:r>
      </w:ins>
    </w:p>
    <w:p w:rsidR="005D75A3" w:rsidRDefault="005D75A3" w:rsidP="00813907">
      <w:pPr>
        <w:spacing w:after="240"/>
        <w:rPr>
          <w:ins w:id="1069" w:author="Administrator" w:date="2019-07-02T21:12:00Z"/>
        </w:rPr>
      </w:pPr>
      <w:ins w:id="1070" w:author="Administrator" w:date="2019-07-02T21:12:00Z">
        <w:r>
          <w:rPr>
            <w:rFonts w:hint="eastAsia"/>
          </w:rPr>
          <w:t>「大伯，你甚麼時後回來了，怎不跟我說一聲！」李龍飛頓時一喜，連忙就要靠過去。</w:t>
        </w:r>
      </w:ins>
    </w:p>
    <w:p w:rsidR="005D75A3" w:rsidRDefault="005D75A3" w:rsidP="00813907">
      <w:pPr>
        <w:spacing w:after="240"/>
        <w:rPr>
          <w:ins w:id="1071" w:author="Administrator" w:date="2019-07-02T21:14:00Z"/>
        </w:rPr>
      </w:pPr>
      <w:ins w:id="1072" w:author="Administrator" w:date="2019-07-02T21:15:00Z">
        <w:r>
          <w:rPr>
            <w:rFonts w:hint="eastAsia"/>
          </w:rPr>
          <w:t>說到</w:t>
        </w:r>
      </w:ins>
      <w:ins w:id="1073" w:author="Administrator" w:date="2019-07-02T21:12:00Z">
        <w:r>
          <w:rPr>
            <w:rFonts w:hint="eastAsia"/>
          </w:rPr>
          <w:t>這個大伯，對</w:t>
        </w:r>
      </w:ins>
      <w:ins w:id="1074" w:author="Administrator" w:date="2019-07-02T21:13:00Z">
        <w:r>
          <w:rPr>
            <w:rFonts w:hint="eastAsia"/>
          </w:rPr>
          <w:t>自己</w:t>
        </w:r>
      </w:ins>
      <w:ins w:id="1075" w:author="Administrator" w:date="2019-07-02T21:12:00Z">
        <w:r>
          <w:rPr>
            <w:rFonts w:hint="eastAsia"/>
          </w:rPr>
          <w:t>最是疼愛，</w:t>
        </w:r>
      </w:ins>
      <w:ins w:id="1076" w:author="Administrator" w:date="2019-07-02T21:13:00Z">
        <w:r>
          <w:rPr>
            <w:rFonts w:hint="eastAsia"/>
          </w:rPr>
          <w:t>除了</w:t>
        </w:r>
      </w:ins>
      <w:ins w:id="1077" w:author="Administrator" w:date="2019-07-02T21:17:00Z">
        <w:r>
          <w:rPr>
            <w:rFonts w:hint="eastAsia"/>
          </w:rPr>
          <w:t>爹親</w:t>
        </w:r>
      </w:ins>
      <w:ins w:id="1078" w:author="Administrator" w:date="2019-07-02T21:13:00Z">
        <w:r>
          <w:rPr>
            <w:rFonts w:hint="eastAsia"/>
          </w:rPr>
          <w:t>娘親奶奶之外，整個李府就屬他最寵自己</w:t>
        </w:r>
      </w:ins>
      <w:ins w:id="1079" w:author="Administrator" w:date="2019-07-02T21:15:00Z">
        <w:r>
          <w:rPr>
            <w:rFonts w:hint="eastAsia"/>
          </w:rPr>
          <w:t>，只可惜他平常</w:t>
        </w:r>
      </w:ins>
      <w:ins w:id="1080" w:author="Administrator" w:date="2019-07-02T21:17:00Z">
        <w:r>
          <w:rPr>
            <w:rFonts w:hint="eastAsia"/>
          </w:rPr>
          <w:t>都</w:t>
        </w:r>
      </w:ins>
      <w:ins w:id="1081" w:author="Administrator" w:date="2019-07-02T21:15:00Z">
        <w:r>
          <w:rPr>
            <w:rFonts w:hint="eastAsia"/>
          </w:rPr>
          <w:t>在外江湖行走，少</w:t>
        </w:r>
      </w:ins>
      <w:ins w:id="1082" w:author="Administrator" w:date="2019-07-02T21:16:00Z">
        <w:r>
          <w:rPr>
            <w:rFonts w:hint="eastAsia"/>
          </w:rPr>
          <w:t>有回來家裡的時後，</w:t>
        </w:r>
      </w:ins>
      <w:ins w:id="1083" w:author="Administrator" w:date="2019-07-02T21:17:00Z">
        <w:r>
          <w:rPr>
            <w:rFonts w:hint="eastAsia"/>
          </w:rPr>
          <w:t>但</w:t>
        </w:r>
      </w:ins>
      <w:ins w:id="1084" w:author="Administrator" w:date="2019-07-02T21:16:00Z">
        <w:r>
          <w:rPr>
            <w:rFonts w:hint="eastAsia"/>
          </w:rPr>
          <w:t>每次回來，都帶給自己不少新鮮的玩意，</w:t>
        </w:r>
      </w:ins>
      <w:ins w:id="1085" w:author="Administrator" w:date="2019-07-02T21:19:00Z">
        <w:r w:rsidR="00C530F2">
          <w:rPr>
            <w:rFonts w:hint="eastAsia"/>
          </w:rPr>
          <w:t>是李龍飛最親的人之一</w:t>
        </w:r>
      </w:ins>
      <w:ins w:id="1086" w:author="Administrator" w:date="2019-07-02T21:13:00Z">
        <w:r>
          <w:rPr>
            <w:rFonts w:hint="eastAsia"/>
          </w:rPr>
          <w:t>。</w:t>
        </w:r>
      </w:ins>
    </w:p>
    <w:p w:rsidR="005D75A3" w:rsidRDefault="005D75A3" w:rsidP="00813907">
      <w:pPr>
        <w:spacing w:after="240"/>
        <w:rPr>
          <w:ins w:id="1087" w:author="Administrator" w:date="2019-07-02T21:24:00Z"/>
        </w:rPr>
      </w:pPr>
      <w:ins w:id="1088" w:author="Administrator" w:date="2019-07-02T21:14:00Z">
        <w:r>
          <w:rPr>
            <w:rFonts w:hint="eastAsia"/>
          </w:rPr>
          <w:t>「放肆，誰准你隨便離開了！</w:t>
        </w:r>
      </w:ins>
      <w:ins w:id="1089" w:author="Administrator" w:date="2019-07-02T21:15:00Z">
        <w:r>
          <w:rPr>
            <w:rFonts w:hint="eastAsia"/>
          </w:rPr>
          <w:t>給我站好！</w:t>
        </w:r>
      </w:ins>
      <w:ins w:id="1090" w:author="Administrator" w:date="2019-07-02T21:14:00Z">
        <w:r>
          <w:rPr>
            <w:rFonts w:hint="eastAsia"/>
          </w:rPr>
          <w:t>」</w:t>
        </w:r>
      </w:ins>
      <w:ins w:id="1091" w:author="Administrator" w:date="2019-07-02T21:19:00Z">
        <w:r w:rsidR="00C530F2">
          <w:rPr>
            <w:rFonts w:hint="eastAsia"/>
          </w:rPr>
          <w:t>李敦</w:t>
        </w:r>
      </w:ins>
      <w:ins w:id="1092" w:author="Administrator" w:date="2019-07-02T21:23:00Z">
        <w:r w:rsidR="00C530F2">
          <w:rPr>
            <w:rFonts w:hint="eastAsia"/>
          </w:rPr>
          <w:t>見狀，</w:t>
        </w:r>
      </w:ins>
      <w:ins w:id="1093" w:author="Administrator" w:date="2019-07-02T21:19:00Z">
        <w:r w:rsidR="00C530F2">
          <w:rPr>
            <w:rFonts w:hint="eastAsia"/>
          </w:rPr>
          <w:t>卻</w:t>
        </w:r>
      </w:ins>
      <w:ins w:id="1094" w:author="Administrator" w:date="2019-07-02T21:23:00Z">
        <w:r w:rsidR="00C530F2">
          <w:rPr>
            <w:rFonts w:hint="eastAsia"/>
          </w:rPr>
          <w:t>是</w:t>
        </w:r>
      </w:ins>
      <w:ins w:id="1095" w:author="Administrator" w:date="2019-07-02T21:19:00Z">
        <w:r w:rsidR="00C530F2">
          <w:rPr>
            <w:rFonts w:hint="eastAsia"/>
          </w:rPr>
          <w:t>一</w:t>
        </w:r>
      </w:ins>
      <w:ins w:id="1096" w:author="Administrator" w:date="2019-07-02T21:21:00Z">
        <w:r w:rsidR="00C530F2">
          <w:rPr>
            <w:rFonts w:hint="eastAsia"/>
          </w:rPr>
          <w:t>拍石椅扶手，</w:t>
        </w:r>
      </w:ins>
      <w:ins w:id="1097" w:author="Administrator" w:date="2019-07-02T21:23:00Z">
        <w:r w:rsidR="00C530F2">
          <w:rPr>
            <w:rFonts w:hint="eastAsia"/>
          </w:rPr>
          <w:t>站起身</w:t>
        </w:r>
      </w:ins>
      <w:ins w:id="1098" w:author="Administrator" w:date="2019-07-02T21:21:00Z">
        <w:r w:rsidR="00C530F2">
          <w:rPr>
            <w:rFonts w:hint="eastAsia"/>
          </w:rPr>
          <w:t>指著李龍飛大罵。</w:t>
        </w:r>
      </w:ins>
    </w:p>
    <w:p w:rsidR="00C530F2" w:rsidRDefault="00C530F2" w:rsidP="00813907">
      <w:pPr>
        <w:spacing w:after="240"/>
        <w:rPr>
          <w:ins w:id="1099" w:author="Administrator" w:date="2019-07-02T21:28:00Z"/>
        </w:rPr>
      </w:pPr>
      <w:ins w:id="1100" w:author="Administrator" w:date="2019-07-02T21:26:00Z">
        <w:r>
          <w:rPr>
            <w:rFonts w:hint="eastAsia"/>
          </w:rPr>
          <w:t>「我</w:t>
        </w:r>
      </w:ins>
      <w:ins w:id="1101" w:author="Administrator" w:date="2019-07-02T21:27:00Z">
        <w:r>
          <w:rPr>
            <w:rFonts w:hint="eastAsia"/>
          </w:rPr>
          <w:t>又沒怎樣！」</w:t>
        </w:r>
      </w:ins>
      <w:ins w:id="1102" w:author="Administrator" w:date="2019-07-02T21:24:00Z">
        <w:r>
          <w:rPr>
            <w:rFonts w:hint="eastAsia"/>
          </w:rPr>
          <w:t>李龍飛</w:t>
        </w:r>
      </w:ins>
      <w:ins w:id="1103" w:author="Administrator" w:date="2019-07-02T21:27:00Z">
        <w:r>
          <w:rPr>
            <w:rFonts w:hint="eastAsia"/>
          </w:rPr>
          <w:t>同樣不干示弱，</w:t>
        </w:r>
      </w:ins>
      <w:ins w:id="1104" w:author="Administrator" w:date="2019-07-02T21:24:00Z">
        <w:r>
          <w:rPr>
            <w:rFonts w:hint="eastAsia"/>
          </w:rPr>
          <w:t>轉頭</w:t>
        </w:r>
      </w:ins>
      <w:ins w:id="1105" w:author="Administrator" w:date="2019-07-02T21:28:00Z">
        <w:r>
          <w:rPr>
            <w:rFonts w:hint="eastAsia"/>
          </w:rPr>
          <w:t>過去大吼。</w:t>
        </w:r>
      </w:ins>
    </w:p>
    <w:p w:rsidR="00C530F2" w:rsidRPr="005D75A3" w:rsidRDefault="00C530F2" w:rsidP="00813907">
      <w:pPr>
        <w:spacing w:after="240"/>
      </w:pPr>
      <w:ins w:id="1106" w:author="Administrator" w:date="2019-07-02T21:28:00Z">
        <w:r>
          <w:rPr>
            <w:rFonts w:hint="eastAsia"/>
          </w:rPr>
          <w:t>「你…！」李敦</w:t>
        </w:r>
      </w:ins>
      <w:ins w:id="1107" w:author="Administrator" w:date="2019-07-02T21:29:00Z">
        <w:r>
          <w:rPr>
            <w:rFonts w:hint="eastAsia"/>
          </w:rPr>
          <w:t>更火</w:t>
        </w:r>
      </w:ins>
      <w:ins w:id="1108" w:author="Administrator" w:date="2019-07-02T21:30:00Z">
        <w:r w:rsidR="00A7361A">
          <w:rPr>
            <w:rFonts w:hint="eastAsia"/>
          </w:rPr>
          <w:t>了</w:t>
        </w:r>
      </w:ins>
      <w:ins w:id="1109" w:author="Administrator" w:date="2019-07-02T21:29:00Z">
        <w:r>
          <w:rPr>
            <w:rFonts w:hint="eastAsia"/>
          </w:rPr>
          <w:t>，</w:t>
        </w:r>
      </w:ins>
      <w:ins w:id="1110" w:author="Administrator" w:date="2019-07-02T21:30:00Z">
        <w:r w:rsidR="00A7361A">
          <w:rPr>
            <w:rFonts w:hint="eastAsia"/>
          </w:rPr>
          <w:t>他瞪大了眼，</w:t>
        </w:r>
      </w:ins>
      <w:ins w:id="1111" w:author="Administrator" w:date="2019-07-02T21:36:00Z">
        <w:r w:rsidR="00A7361A">
          <w:rPr>
            <w:rFonts w:hint="eastAsia"/>
          </w:rPr>
          <w:t>差一點就要</w:t>
        </w:r>
      </w:ins>
      <w:ins w:id="1112" w:author="Administrator" w:date="2019-07-02T21:32:00Z">
        <w:r w:rsidR="00A7361A">
          <w:rPr>
            <w:rFonts w:hint="eastAsia"/>
          </w:rPr>
          <w:t>衝</w:t>
        </w:r>
      </w:ins>
      <w:ins w:id="1113" w:author="Administrator" w:date="2019-07-02T21:36:00Z">
        <w:r w:rsidR="00A7361A">
          <w:rPr>
            <w:rFonts w:hint="eastAsia"/>
          </w:rPr>
          <w:t>上去賞李龍飛一個巴掌。</w:t>
        </w:r>
      </w:ins>
    </w:p>
    <w:p w:rsidR="00C04663" w:rsidRDefault="00C530F2" w:rsidP="00813907">
      <w:pPr>
        <w:spacing w:after="240"/>
      </w:pPr>
      <w:ins w:id="1114" w:author="Administrator" w:date="2019-07-02T21:23:00Z">
        <w:r>
          <w:rPr>
            <w:rFonts w:hint="eastAsia"/>
          </w:rPr>
          <w:t>眼看氣氛火爆，</w:t>
        </w:r>
      </w:ins>
      <w:ins w:id="1115" w:author="Administrator" w:date="2019-07-03T22:06:00Z">
        <w:r w:rsidR="00525850">
          <w:rPr>
            <w:rFonts w:hint="eastAsia"/>
          </w:rPr>
          <w:t>大伯</w:t>
        </w:r>
      </w:ins>
      <w:del w:id="1116" w:author="Administrator" w:date="2019-07-03T22:06:00Z">
        <w:r w:rsidR="00A7259F" w:rsidDel="00525850">
          <w:rPr>
            <w:rFonts w:hint="eastAsia"/>
          </w:rPr>
          <w:delText>嚴管家</w:delText>
        </w:r>
      </w:del>
      <w:ins w:id="1117" w:author="Administrator" w:date="2019-07-02T21:21:00Z">
        <w:r>
          <w:rPr>
            <w:rFonts w:hint="eastAsia"/>
          </w:rPr>
          <w:t>連忙出來打圓場，</w:t>
        </w:r>
      </w:ins>
      <w:ins w:id="1118" w:author="Administrator" w:date="2019-07-03T22:10:00Z">
        <w:r w:rsidR="00525850">
          <w:rPr>
            <w:rFonts w:hint="eastAsia"/>
          </w:rPr>
          <w:t>他沒理會李龍飛，而是</w:t>
        </w:r>
      </w:ins>
      <w:del w:id="1119" w:author="Administrator" w:date="2019-07-02T21:22:00Z">
        <w:r w:rsidR="00A7259F" w:rsidDel="00C530F2">
          <w:rPr>
            <w:rFonts w:hint="eastAsia"/>
          </w:rPr>
          <w:delText>也</w:delText>
        </w:r>
      </w:del>
      <w:r w:rsidR="00A7259F">
        <w:rPr>
          <w:rFonts w:hint="eastAsia"/>
        </w:rPr>
        <w:t>對著李敦</w:t>
      </w:r>
      <w:ins w:id="1120" w:author="Administrator" w:date="2019-07-03T22:06:00Z">
        <w:r w:rsidR="00525850">
          <w:rPr>
            <w:rFonts w:hint="eastAsia"/>
          </w:rPr>
          <w:t>微</w:t>
        </w:r>
      </w:ins>
      <w:ins w:id="1121" w:author="Administrator" w:date="2019-07-03T22:07:00Z">
        <w:r w:rsidR="00525850">
          <w:rPr>
            <w:rFonts w:hint="eastAsia"/>
          </w:rPr>
          <w:t>一蹙眉</w:t>
        </w:r>
      </w:ins>
      <w:del w:id="1122" w:author="Administrator" w:date="2019-07-03T22:06:00Z">
        <w:r w:rsidR="00A7259F" w:rsidDel="00525850">
          <w:rPr>
            <w:rFonts w:hint="eastAsia"/>
          </w:rPr>
          <w:delText>一躬身</w:delText>
        </w:r>
      </w:del>
      <w:r w:rsidR="00A7259F">
        <w:rPr>
          <w:rFonts w:hint="eastAsia"/>
        </w:rPr>
        <w:t>說</w:t>
      </w:r>
      <w:ins w:id="1123" w:author="Administrator" w:date="2019-07-03T22:06:00Z">
        <w:r w:rsidR="00525850">
          <w:rPr>
            <w:rFonts w:hint="eastAsia"/>
          </w:rPr>
          <w:t>道</w:t>
        </w:r>
      </w:ins>
      <w:r w:rsidR="00A7259F">
        <w:rPr>
          <w:rFonts w:hint="eastAsia"/>
        </w:rPr>
        <w:t>，「</w:t>
      </w:r>
      <w:del w:id="1124" w:author="Administrator" w:date="2019-07-03T22:06:00Z">
        <w:r w:rsidR="00A7259F" w:rsidDel="00525850">
          <w:rPr>
            <w:rFonts w:hint="eastAsia"/>
          </w:rPr>
          <w:delText>老爺</w:delText>
        </w:r>
      </w:del>
      <w:ins w:id="1125" w:author="Administrator" w:date="2019-07-03T22:06:00Z">
        <w:r w:rsidR="00525850">
          <w:rPr>
            <w:rFonts w:hint="eastAsia"/>
          </w:rPr>
          <w:t>三弟</w:t>
        </w:r>
      </w:ins>
      <w:r w:rsidR="00A7259F">
        <w:rPr>
          <w:rFonts w:hint="eastAsia"/>
        </w:rPr>
        <w:t>，</w:t>
      </w:r>
      <w:ins w:id="1126" w:author="Administrator" w:date="2019-07-03T22:06:00Z">
        <w:r w:rsidR="00525850">
          <w:rPr>
            <w:rFonts w:hint="eastAsia"/>
          </w:rPr>
          <w:t>十四</w:t>
        </w:r>
      </w:ins>
      <w:ins w:id="1127" w:author="Administrator" w:date="2019-07-03T22:07:00Z">
        <w:r w:rsidR="00525850">
          <w:rPr>
            <w:rFonts w:hint="eastAsia"/>
          </w:rPr>
          <w:t>姪</w:t>
        </w:r>
      </w:ins>
      <w:del w:id="1128" w:author="Administrator" w:date="2019-07-03T22:06:00Z">
        <w:r w:rsidR="00A7259F" w:rsidDel="00525850">
          <w:rPr>
            <w:rFonts w:hint="eastAsia"/>
          </w:rPr>
          <w:delText>少爺</w:delText>
        </w:r>
      </w:del>
      <w:r w:rsidR="00A7259F">
        <w:rPr>
          <w:rFonts w:hint="eastAsia"/>
        </w:rPr>
        <w:t>他剛睡醒，想必甚麼事都還不知道，</w:t>
      </w:r>
      <w:ins w:id="1129" w:author="Administrator" w:date="2019-07-03T22:07:00Z">
        <w:r w:rsidR="00525850">
          <w:rPr>
            <w:rFonts w:hint="eastAsia"/>
          </w:rPr>
          <w:t>你</w:t>
        </w:r>
      </w:ins>
      <w:del w:id="1130" w:author="Administrator" w:date="2019-07-03T22:07:00Z">
        <w:r w:rsidR="00A7259F" w:rsidDel="00525850">
          <w:rPr>
            <w:rFonts w:hint="eastAsia"/>
          </w:rPr>
          <w:delText>您</w:delText>
        </w:r>
      </w:del>
      <w:ins w:id="1131" w:author="Administrator" w:date="2019-07-03T22:07:00Z">
        <w:r w:rsidR="00525850">
          <w:rPr>
            <w:rFonts w:hint="eastAsia"/>
          </w:rPr>
          <w:t>好歹</w:t>
        </w:r>
      </w:ins>
      <w:del w:id="1132" w:author="Administrator" w:date="2019-07-03T22:07:00Z">
        <w:r w:rsidR="00A7259F" w:rsidDel="00525850">
          <w:rPr>
            <w:rFonts w:hint="eastAsia"/>
          </w:rPr>
          <w:delText>也得</w:delText>
        </w:r>
      </w:del>
      <w:r w:rsidR="00A7259F">
        <w:rPr>
          <w:rFonts w:hint="eastAsia"/>
        </w:rPr>
        <w:t>先讓他知道發生了甚麼事，這才好讓他認錯阿。」</w:t>
      </w:r>
    </w:p>
    <w:p w:rsidR="00C04663" w:rsidRDefault="00A7259F" w:rsidP="00813907">
      <w:pPr>
        <w:spacing w:after="240"/>
      </w:pPr>
      <w:r>
        <w:rPr>
          <w:rFonts w:hint="eastAsia"/>
        </w:rPr>
        <w:t>李敦</w:t>
      </w:r>
      <w:ins w:id="1133" w:author="Administrator" w:date="2019-07-02T21:37:00Z">
        <w:r w:rsidR="00A7361A">
          <w:rPr>
            <w:rFonts w:hint="eastAsia"/>
          </w:rPr>
          <w:t>沉默了半晌，這才</w:t>
        </w:r>
      </w:ins>
      <w:r>
        <w:rPr>
          <w:rFonts w:hint="eastAsia"/>
        </w:rPr>
        <w:t>哼</w:t>
      </w:r>
      <w:del w:id="1134" w:author="Administrator" w:date="2019-07-02T21:37:00Z">
        <w:r w:rsidDel="00A7361A">
          <w:rPr>
            <w:rFonts w:hint="eastAsia"/>
          </w:rPr>
          <w:delText>了</w:delText>
        </w:r>
      </w:del>
      <w:r>
        <w:rPr>
          <w:rFonts w:hint="eastAsia"/>
        </w:rPr>
        <w:t>一聲，頭扭了過去說，「好，那你們跟他說說，他到底做錯了甚麼！」</w:t>
      </w:r>
    </w:p>
    <w:p w:rsidR="00C04663" w:rsidRDefault="00A7259F" w:rsidP="00813907">
      <w:pPr>
        <w:spacing w:after="240"/>
      </w:pPr>
      <w:r>
        <w:rPr>
          <w:rFonts w:hint="eastAsia"/>
        </w:rPr>
        <w:t>「嚴老，我</w:t>
      </w:r>
      <w:del w:id="1135" w:author="Administrator" w:date="2019-07-03T22:07:00Z">
        <w:r w:rsidDel="00525850">
          <w:rPr>
            <w:rFonts w:hint="eastAsia"/>
          </w:rPr>
          <w:delText>到底</w:delText>
        </w:r>
      </w:del>
      <w:ins w:id="1136" w:author="Administrator" w:date="2019-07-03T22:07:00Z">
        <w:r w:rsidR="00525850">
          <w:rPr>
            <w:rFonts w:hint="eastAsia"/>
          </w:rPr>
          <w:t>犯</w:t>
        </w:r>
      </w:ins>
      <w:del w:id="1137" w:author="Administrator" w:date="2019-07-03T22:07:00Z">
        <w:r w:rsidDel="00525850">
          <w:rPr>
            <w:rFonts w:hint="eastAsia"/>
          </w:rPr>
          <w:delText>做錯</w:delText>
        </w:r>
      </w:del>
      <w:r>
        <w:rPr>
          <w:rFonts w:hint="eastAsia"/>
        </w:rPr>
        <w:t>了甚麼</w:t>
      </w:r>
      <w:ins w:id="1138" w:author="Administrator" w:date="2019-07-03T22:07:00Z">
        <w:r w:rsidR="00525850">
          <w:rPr>
            <w:rFonts w:hint="eastAsia"/>
          </w:rPr>
          <w:t>錯</w:t>
        </w:r>
      </w:ins>
      <w:r>
        <w:rPr>
          <w:rFonts w:hint="eastAsia"/>
        </w:rPr>
        <w:t>，你倒是說一說！」李龍飛</w:t>
      </w:r>
      <w:ins w:id="1139" w:author="Administrator" w:date="2019-07-03T22:08:00Z">
        <w:r w:rsidR="00525850">
          <w:rPr>
            <w:rFonts w:hint="eastAsia"/>
          </w:rPr>
          <w:t>知道這事肯定不小，否則也不會讓大伯都這樣開口，轉過頭，</w:t>
        </w:r>
      </w:ins>
      <w:del w:id="1140" w:author="Administrator" w:date="2019-07-03T22:08:00Z">
        <w:r w:rsidDel="00525850">
          <w:rPr>
            <w:rFonts w:hint="eastAsia"/>
          </w:rPr>
          <w:delText>也嘟著嘴，</w:delText>
        </w:r>
      </w:del>
      <w:r>
        <w:rPr>
          <w:rFonts w:hint="eastAsia"/>
        </w:rPr>
        <w:t>看著</w:t>
      </w:r>
      <w:ins w:id="1141" w:author="Administrator" w:date="2019-07-03T22:08:00Z">
        <w:r w:rsidR="00525850">
          <w:rPr>
            <w:rFonts w:hint="eastAsia"/>
          </w:rPr>
          <w:t>一旁的</w:t>
        </w:r>
      </w:ins>
      <w:r>
        <w:rPr>
          <w:rFonts w:hint="eastAsia"/>
        </w:rPr>
        <w:t>嚴</w:t>
      </w:r>
      <w:ins w:id="1142" w:author="Administrator" w:date="2019-07-03T22:08:00Z">
        <w:r w:rsidR="00525850">
          <w:rPr>
            <w:rFonts w:hint="eastAsia"/>
          </w:rPr>
          <w:t>大主</w:t>
        </w:r>
      </w:ins>
      <w:r>
        <w:rPr>
          <w:rFonts w:hint="eastAsia"/>
        </w:rPr>
        <w:t>管</w:t>
      </w:r>
      <w:del w:id="1143" w:author="Administrator" w:date="2019-07-03T22:08:00Z">
        <w:r w:rsidDel="00525850">
          <w:rPr>
            <w:rFonts w:hint="eastAsia"/>
          </w:rPr>
          <w:delText>家</w:delText>
        </w:r>
      </w:del>
      <w:r>
        <w:rPr>
          <w:rFonts w:hint="eastAsia"/>
        </w:rPr>
        <w:t>問</w:t>
      </w:r>
      <w:ins w:id="1144" w:author="Administrator" w:date="2019-07-03T22:08:00Z">
        <w:r w:rsidR="00525850">
          <w:rPr>
            <w:rFonts w:hint="eastAsia"/>
          </w:rPr>
          <w:t>道</w:t>
        </w:r>
      </w:ins>
      <w:r>
        <w:rPr>
          <w:rFonts w:hint="eastAsia"/>
        </w:rPr>
        <w:t>。</w:t>
      </w:r>
    </w:p>
    <w:p w:rsidR="00C04663" w:rsidRDefault="00A7259F" w:rsidP="00813907">
      <w:pPr>
        <w:spacing w:after="240"/>
      </w:pPr>
      <w:r>
        <w:rPr>
          <w:rFonts w:hint="eastAsia"/>
        </w:rPr>
        <w:t>嚴老</w:t>
      </w:r>
      <w:ins w:id="1145" w:author="Administrator" w:date="2019-07-03T22:09:00Z">
        <w:r w:rsidR="00525850">
          <w:rPr>
            <w:rFonts w:hint="eastAsia"/>
          </w:rPr>
          <w:t>站在旁邊，早已準備好說詞，</w:t>
        </w:r>
      </w:ins>
      <w:r>
        <w:rPr>
          <w:rFonts w:hint="eastAsia"/>
        </w:rPr>
        <w:t>嘆了口氣，看著李龍飛緩緩說道，「少爺，昨天晚上，十小姐的丫鬟她</w:t>
      </w:r>
      <w:r>
        <w:t>…</w:t>
      </w:r>
      <w:r>
        <w:rPr>
          <w:rFonts w:hint="eastAsia"/>
        </w:rPr>
        <w:t>她上吊死了！」</w:t>
      </w:r>
    </w:p>
    <w:p w:rsidR="00C04663" w:rsidRDefault="00A7259F" w:rsidP="00813907">
      <w:pPr>
        <w:spacing w:after="240"/>
      </w:pPr>
      <w:r>
        <w:rPr>
          <w:rFonts w:hint="eastAsia"/>
        </w:rPr>
        <w:t>「阿！」聽到這消息，李龍飛這時也傻了。</w:t>
      </w:r>
    </w:p>
    <w:p w:rsidR="00C04663" w:rsidRDefault="00A7259F" w:rsidP="00813907">
      <w:pPr>
        <w:spacing w:after="240"/>
      </w:pPr>
      <w:r>
        <w:rPr>
          <w:rFonts w:hint="eastAsia"/>
        </w:rPr>
        <w:t>上吊自殺？莫不是那天因為自個</w:t>
      </w:r>
      <w:r>
        <w:t>…</w:t>
      </w:r>
      <w:r>
        <w:rPr>
          <w:rFonts w:hint="eastAsia"/>
        </w:rPr>
        <w:t>？</w:t>
      </w:r>
    </w:p>
    <w:p w:rsidR="00C04663" w:rsidRDefault="00A7259F" w:rsidP="00813907">
      <w:pPr>
        <w:spacing w:after="240"/>
      </w:pPr>
      <w:r>
        <w:rPr>
          <w:rFonts w:hint="eastAsia"/>
        </w:rPr>
        <w:t>要知道，李龍飛平常雖然調皮慣了，卻也沒出甚麼真正的大紕漏。</w:t>
      </w:r>
    </w:p>
    <w:p w:rsidR="00C04663" w:rsidRDefault="00A7259F" w:rsidP="00813907">
      <w:pPr>
        <w:spacing w:after="240"/>
      </w:pPr>
      <w:r>
        <w:rPr>
          <w:rFonts w:hint="eastAsia"/>
        </w:rPr>
        <w:t>那些奴才雖然常被他搞得一團亂，但頂多睡一覺就沒事了，從來沒有因為他而受</w:t>
      </w:r>
      <w:r>
        <w:rPr>
          <w:rFonts w:hint="eastAsia"/>
        </w:rPr>
        <w:lastRenderedPageBreak/>
        <w:t>過甚麼大傷或出了甚麼大事。</w:t>
      </w:r>
    </w:p>
    <w:p w:rsidR="00C04663" w:rsidRDefault="00A7259F" w:rsidP="00813907">
      <w:pPr>
        <w:spacing w:after="240"/>
      </w:pPr>
      <w:r>
        <w:rPr>
          <w:rFonts w:hint="eastAsia"/>
        </w:rPr>
        <w:t>這時聽到冬菊上吊自殺了，他臉色也是變了，原本該有的底氣一下子沒了，站在那不知道該怎麼辦，握住的拳頭都鬆開了開始發抖。</w:t>
      </w:r>
    </w:p>
    <w:p w:rsidR="00D67F2B" w:rsidRDefault="00A7259F" w:rsidP="00813907">
      <w:pPr>
        <w:spacing w:after="240"/>
        <w:rPr>
          <w:ins w:id="1146" w:author="Administrator" w:date="2019-07-02T21:48:00Z"/>
        </w:rPr>
      </w:pPr>
      <w:r>
        <w:rPr>
          <w:rFonts w:hint="eastAsia"/>
        </w:rPr>
        <w:t>只聽到嚴老繼續說道，「</w:t>
      </w:r>
      <w:ins w:id="1147" w:author="Administrator" w:date="2019-07-02T21:42:00Z">
        <w:r w:rsidR="00D67F2B">
          <w:rPr>
            <w:rFonts w:hint="eastAsia"/>
          </w:rPr>
          <w:t>事情的起源是…</w:t>
        </w:r>
      </w:ins>
      <w:r>
        <w:rPr>
          <w:rFonts w:hint="eastAsia"/>
        </w:rPr>
        <w:t>冬菊</w:t>
      </w:r>
      <w:ins w:id="1148" w:author="Administrator" w:date="2019-07-02T21:42:00Z">
        <w:r w:rsidR="00D67F2B">
          <w:rPr>
            <w:rFonts w:hint="eastAsia"/>
          </w:rPr>
          <w:t>的弟弟，沈海他在前幾天前，</w:t>
        </w:r>
      </w:ins>
      <w:ins w:id="1149" w:author="Administrator" w:date="2019-07-02T21:45:00Z">
        <w:r w:rsidR="00D67F2B">
          <w:rPr>
            <w:rFonts w:hint="eastAsia"/>
          </w:rPr>
          <w:t>不知道為了甚麼，</w:t>
        </w:r>
      </w:ins>
      <w:ins w:id="1150" w:author="Administrator" w:date="2019-07-02T21:42:00Z">
        <w:r w:rsidR="00D67F2B">
          <w:rPr>
            <w:rFonts w:hint="eastAsia"/>
          </w:rPr>
          <w:t>不告而別，</w:t>
        </w:r>
      </w:ins>
      <w:ins w:id="1151" w:author="Administrator" w:date="2019-07-02T21:45:00Z">
        <w:r w:rsidR="00F83F6A">
          <w:rPr>
            <w:rFonts w:hint="eastAsia"/>
          </w:rPr>
          <w:t>離開了李府，讓冬菊</w:t>
        </w:r>
      </w:ins>
      <w:ins w:id="1152" w:author="Administrator" w:date="2019-07-14T19:18:00Z">
        <w:r w:rsidR="00F83F6A">
          <w:rPr>
            <w:rFonts w:hint="eastAsia"/>
          </w:rPr>
          <w:t>倍</w:t>
        </w:r>
      </w:ins>
      <w:ins w:id="1153" w:author="Administrator" w:date="2019-07-02T21:45:00Z">
        <w:r w:rsidR="00D67F2B">
          <w:rPr>
            <w:rFonts w:hint="eastAsia"/>
          </w:rPr>
          <w:t>受打擊…</w:t>
        </w:r>
      </w:ins>
      <w:ins w:id="1154" w:author="Administrator" w:date="2019-07-02T21:48:00Z">
        <w:r w:rsidR="00D67F2B">
          <w:rPr>
            <w:rFonts w:hint="eastAsia"/>
          </w:rPr>
          <w:t>」</w:t>
        </w:r>
      </w:ins>
    </w:p>
    <w:p w:rsidR="00C04663" w:rsidRDefault="00D67F2B" w:rsidP="00813907">
      <w:pPr>
        <w:spacing w:after="240"/>
      </w:pPr>
      <w:ins w:id="1155" w:author="Administrator" w:date="2019-07-02T21:48:00Z">
        <w:r>
          <w:rPr>
            <w:rFonts w:hint="eastAsia"/>
          </w:rPr>
          <w:t>「…</w:t>
        </w:r>
      </w:ins>
      <w:ins w:id="1156" w:author="Administrator" w:date="2019-07-02T21:45:00Z">
        <w:r>
          <w:rPr>
            <w:rFonts w:hint="eastAsia"/>
          </w:rPr>
          <w:t>爾後，</w:t>
        </w:r>
      </w:ins>
      <w:ins w:id="1157" w:author="Administrator" w:date="2019-07-02T21:46:00Z">
        <w:r>
          <w:rPr>
            <w:rFonts w:hint="eastAsia"/>
          </w:rPr>
          <w:t>王小石那混蛋，</w:t>
        </w:r>
      </w:ins>
      <w:ins w:id="1158" w:author="Administrator" w:date="2019-07-02T21:49:00Z">
        <w:r>
          <w:rPr>
            <w:rFonts w:hint="eastAsia"/>
          </w:rPr>
          <w:t>居然又</w:t>
        </w:r>
      </w:ins>
      <w:ins w:id="1159" w:author="Administrator" w:date="2019-07-02T21:46:00Z">
        <w:r>
          <w:rPr>
            <w:rFonts w:hint="eastAsia"/>
          </w:rPr>
          <w:t>趁著</w:t>
        </w:r>
      </w:ins>
      <w:ins w:id="1160" w:author="Administrator" w:date="2019-07-02T21:49:00Z">
        <w:r>
          <w:rPr>
            <w:rFonts w:hint="eastAsia"/>
          </w:rPr>
          <w:t>她</w:t>
        </w:r>
      </w:ins>
      <w:ins w:id="1161" w:author="Administrator" w:date="2019-07-02T21:47:00Z">
        <w:r>
          <w:rPr>
            <w:rFonts w:hint="eastAsia"/>
          </w:rPr>
          <w:t>意志消沉之際，趁機…趁機</w:t>
        </w:r>
      </w:ins>
      <w:ins w:id="1162" w:author="Administrator" w:date="2019-07-02T21:48:00Z">
        <w:r>
          <w:rPr>
            <w:rFonts w:hint="eastAsia"/>
          </w:rPr>
          <w:t>誘騙</w:t>
        </w:r>
      </w:ins>
      <w:del w:id="1163" w:author="Administrator" w:date="2019-07-02T21:47:00Z">
        <w:r w:rsidR="00A7259F" w:rsidDel="00D67F2B">
          <w:rPr>
            <w:rFonts w:hint="eastAsia"/>
          </w:rPr>
          <w:delText>她</w:delText>
        </w:r>
        <w:r w:rsidR="00A7259F" w:rsidDel="00D67F2B">
          <w:delText>…</w:delText>
        </w:r>
        <w:r w:rsidR="00A7259F" w:rsidDel="00D67F2B">
          <w:rPr>
            <w:rFonts w:hint="eastAsia"/>
          </w:rPr>
          <w:delText>.</w:delText>
        </w:r>
        <w:r w:rsidR="00A7259F" w:rsidDel="00D67F2B">
          <w:rPr>
            <w:rFonts w:hint="eastAsia"/>
          </w:rPr>
          <w:delText>她被那該死的奴材王小石</w:delText>
        </w:r>
      </w:del>
      <w:r w:rsidR="00A7259F">
        <w:rPr>
          <w:rFonts w:hint="eastAsia"/>
        </w:rPr>
        <w:t>玷污</w:t>
      </w:r>
      <w:ins w:id="1164" w:author="Administrator" w:date="2019-07-02T21:48:00Z">
        <w:r>
          <w:rPr>
            <w:rFonts w:hint="eastAsia"/>
          </w:rPr>
          <w:t>了</w:t>
        </w:r>
      </w:ins>
      <w:ins w:id="1165" w:author="Administrator" w:date="2019-07-02T21:49:00Z">
        <w:r>
          <w:rPr>
            <w:rFonts w:hint="eastAsia"/>
          </w:rPr>
          <w:t>對方</w:t>
        </w:r>
      </w:ins>
      <w:r w:rsidR="00A7259F">
        <w:rPr>
          <w:rFonts w:hint="eastAsia"/>
        </w:rPr>
        <w:t>，</w:t>
      </w:r>
      <w:ins w:id="1166" w:author="Administrator" w:date="2019-07-02T21:49:00Z">
        <w:r>
          <w:rPr>
            <w:rFonts w:hint="eastAsia"/>
          </w:rPr>
          <w:t>之後的事，便是冬</w:t>
        </w:r>
      </w:ins>
      <w:ins w:id="1167" w:author="Administrator" w:date="2019-07-02T21:50:00Z">
        <w:r>
          <w:rPr>
            <w:rFonts w:hint="eastAsia"/>
          </w:rPr>
          <w:t>菊</w:t>
        </w:r>
      </w:ins>
      <w:del w:id="1168" w:author="Administrator" w:date="2019-07-02T21:49:00Z">
        <w:r w:rsidR="00A7259F" w:rsidDel="00D67F2B">
          <w:rPr>
            <w:rFonts w:hint="eastAsia"/>
          </w:rPr>
          <w:delText>她</w:delText>
        </w:r>
      </w:del>
      <w:r w:rsidR="00A7259F">
        <w:rPr>
          <w:rFonts w:hint="eastAsia"/>
        </w:rPr>
        <w:t>一時想不開，在牆上留下血書後，上吊死了</w:t>
      </w:r>
      <w:ins w:id="1169" w:author="Administrator" w:date="2019-07-02T21:50:00Z">
        <w:r>
          <w:rPr>
            <w:rFonts w:hint="eastAsia"/>
          </w:rPr>
          <w:t>。</w:t>
        </w:r>
      </w:ins>
      <w:del w:id="1170" w:author="Administrator" w:date="2019-07-02T21:50:00Z">
        <w:r w:rsidR="00A7259F" w:rsidDel="00D67F2B">
          <w:rPr>
            <w:rFonts w:hint="eastAsia"/>
          </w:rPr>
          <w:delText>，</w:delText>
        </w:r>
      </w:del>
      <w:r w:rsidR="00A7259F">
        <w:rPr>
          <w:rFonts w:hint="eastAsia"/>
        </w:rPr>
        <w:t>死的地方</w:t>
      </w:r>
      <w:ins w:id="1171" w:author="Administrator" w:date="2019-07-02T21:50:00Z">
        <w:r>
          <w:rPr>
            <w:rFonts w:hint="eastAsia"/>
          </w:rPr>
          <w:t>就在她房外</w:t>
        </w:r>
      </w:ins>
      <w:del w:id="1172" w:author="Administrator" w:date="2019-07-02T21:50:00Z">
        <w:r w:rsidR="00A7259F" w:rsidDel="00D67F2B">
          <w:rPr>
            <w:rFonts w:hint="eastAsia"/>
          </w:rPr>
          <w:delText>還是昨天王小石偷看的那個</w:delText>
        </w:r>
      </w:del>
      <w:r w:rsidR="00A7259F">
        <w:rPr>
          <w:rFonts w:hint="eastAsia"/>
        </w:rPr>
        <w:t>窗前的樹下，鞋子</w:t>
      </w:r>
      <w:ins w:id="1173" w:author="Administrator" w:date="2019-07-02T21:50:00Z">
        <w:r>
          <w:rPr>
            <w:rFonts w:hint="eastAsia"/>
          </w:rPr>
          <w:t>還</w:t>
        </w:r>
      </w:ins>
      <w:r w:rsidR="00A7259F">
        <w:rPr>
          <w:rFonts w:hint="eastAsia"/>
        </w:rPr>
        <w:t>整整齊齊地擺在墊腳的石頭前面</w:t>
      </w:r>
      <w:ins w:id="1174" w:author="Administrator" w:date="2019-07-02T21:50:00Z">
        <w:r>
          <w:rPr>
            <w:rFonts w:hint="eastAsia"/>
          </w:rPr>
          <w:t>…</w:t>
        </w:r>
      </w:ins>
      <w:del w:id="1175" w:author="Administrator" w:date="2019-07-02T21:50:00Z">
        <w:r w:rsidR="00A7259F" w:rsidDel="00D67F2B">
          <w:rPr>
            <w:rFonts w:hint="eastAsia"/>
          </w:rPr>
          <w:delText>。</w:delText>
        </w:r>
      </w:del>
      <w:r w:rsidR="00A7259F">
        <w:rPr>
          <w:rFonts w:hint="eastAsia"/>
        </w:rPr>
        <w:t>」</w:t>
      </w:r>
    </w:p>
    <w:p w:rsidR="00C04663" w:rsidRDefault="00A7259F" w:rsidP="00813907">
      <w:pPr>
        <w:spacing w:after="240"/>
      </w:pPr>
      <w:r>
        <w:rPr>
          <w:rFonts w:hint="eastAsia"/>
        </w:rPr>
        <w:t>嚴老雖然眼神中有些責備，但說明的話語中盡是把錯推給了王小石，隻字不提李龍飛三個字。</w:t>
      </w:r>
    </w:p>
    <w:p w:rsidR="00C04663" w:rsidRDefault="00A7259F" w:rsidP="00813907">
      <w:pPr>
        <w:spacing w:after="240"/>
      </w:pPr>
      <w:r>
        <w:rPr>
          <w:rFonts w:hint="eastAsia"/>
        </w:rPr>
        <w:t>但李龍飛這一聽，可聽懂了，難怪，難怪早上本來應該在自己身邊伺候的王小石，居然不在房內等自己，而是由自己親娘來幫自己穿鞋。</w:t>
      </w:r>
    </w:p>
    <w:p w:rsidR="00C04663" w:rsidRDefault="00A7259F" w:rsidP="00813907">
      <w:pPr>
        <w:spacing w:after="240"/>
      </w:pPr>
      <w:r>
        <w:rPr>
          <w:rFonts w:hint="eastAsia"/>
        </w:rPr>
        <w:t>難怪，難怪剛剛進來大廳的時候，眼角瞄到寶儀姐的眼睛紅腫腫的。</w:t>
      </w:r>
    </w:p>
    <w:p w:rsidR="00C04663" w:rsidRDefault="00A7259F" w:rsidP="00813907">
      <w:pPr>
        <w:spacing w:after="240"/>
        <w:rPr>
          <w:ins w:id="1176" w:author="Administrator" w:date="2019-07-02T21:51:00Z"/>
        </w:rPr>
      </w:pPr>
      <w:r>
        <w:rPr>
          <w:rFonts w:hint="eastAsia"/>
        </w:rPr>
        <w:t>難怪，難怪自己爹爹發這麼大的脾氣，發這麼大的火</w:t>
      </w:r>
      <w:ins w:id="1177" w:author="Administrator" w:date="2019-07-03T22:09:00Z">
        <w:r w:rsidR="00525850">
          <w:rPr>
            <w:rFonts w:hint="eastAsia"/>
          </w:rPr>
          <w:t>，而疼愛自己的大伯，也臉色不好</w:t>
        </w:r>
      </w:ins>
      <w:r>
        <w:rPr>
          <w:rFonts w:hint="eastAsia"/>
        </w:rPr>
        <w:t>。</w:t>
      </w:r>
    </w:p>
    <w:p w:rsidR="00D67F2B" w:rsidRDefault="00297450" w:rsidP="00813907">
      <w:pPr>
        <w:spacing w:after="240"/>
      </w:pPr>
      <w:ins w:id="1178" w:author="Administrator" w:date="2019-07-02T21:51:00Z">
        <w:r>
          <w:rPr>
            <w:rFonts w:hint="eastAsia"/>
          </w:rPr>
          <w:t>這一切的一切，都因為</w:t>
        </w:r>
      </w:ins>
      <w:ins w:id="1179" w:author="Administrator" w:date="2019-07-02T21:52:00Z">
        <w:r>
          <w:rPr>
            <w:rFonts w:hint="eastAsia"/>
          </w:rPr>
          <w:t>自己跟王小石，</w:t>
        </w:r>
      </w:ins>
      <w:ins w:id="1180" w:author="Administrator" w:date="2019-07-02T21:54:00Z">
        <w:r>
          <w:rPr>
            <w:rFonts w:hint="eastAsia"/>
          </w:rPr>
          <w:t>逼走了沈海，</w:t>
        </w:r>
      </w:ins>
      <w:ins w:id="1181" w:author="Administrator" w:date="2019-07-02T21:53:00Z">
        <w:r>
          <w:rPr>
            <w:rFonts w:hint="eastAsia"/>
          </w:rPr>
          <w:t>害死了</w:t>
        </w:r>
      </w:ins>
      <w:ins w:id="1182" w:author="Administrator" w:date="2019-07-02T21:54:00Z">
        <w:r>
          <w:rPr>
            <w:rFonts w:hint="eastAsia"/>
          </w:rPr>
          <w:t>沈冬菊…。</w:t>
        </w:r>
      </w:ins>
    </w:p>
    <w:p w:rsidR="00297450" w:rsidRDefault="00A7259F" w:rsidP="00813907">
      <w:pPr>
        <w:spacing w:after="240"/>
        <w:rPr>
          <w:ins w:id="1183" w:author="Administrator" w:date="2019-07-02T21:56:00Z"/>
        </w:rPr>
      </w:pPr>
      <w:r>
        <w:rPr>
          <w:rFonts w:hint="eastAsia"/>
        </w:rPr>
        <w:t>可</w:t>
      </w:r>
      <w:ins w:id="1184" w:author="Administrator" w:date="2019-07-02T21:54:00Z">
        <w:r w:rsidR="00297450">
          <w:rPr>
            <w:rFonts w:hint="eastAsia"/>
          </w:rPr>
          <w:t>他</w:t>
        </w:r>
      </w:ins>
      <w:ins w:id="1185" w:author="Administrator" w:date="2019-07-02T21:56:00Z">
        <w:r w:rsidR="00297450">
          <w:rPr>
            <w:rFonts w:hint="eastAsia"/>
          </w:rPr>
          <w:t>再</w:t>
        </w:r>
      </w:ins>
      <w:del w:id="1186" w:author="Administrator" w:date="2019-07-02T21:54:00Z">
        <w:r w:rsidDel="00297450">
          <w:rPr>
            <w:rFonts w:hint="eastAsia"/>
          </w:rPr>
          <w:delText>是李龍飛</w:delText>
        </w:r>
      </w:del>
      <w:r>
        <w:rPr>
          <w:rFonts w:hint="eastAsia"/>
        </w:rPr>
        <w:t>轉念一想，這事跟自己</w:t>
      </w:r>
      <w:ins w:id="1187" w:author="Administrator" w:date="2019-07-02T21:54:00Z">
        <w:r w:rsidR="00297450">
          <w:rPr>
            <w:rFonts w:hint="eastAsia"/>
          </w:rPr>
          <w:t>說</w:t>
        </w:r>
      </w:ins>
      <w:r>
        <w:rPr>
          <w:rFonts w:hint="eastAsia"/>
        </w:rPr>
        <w:t>真的</w:t>
      </w:r>
      <w:ins w:id="1188" w:author="Administrator" w:date="2019-07-02T21:54:00Z">
        <w:r w:rsidR="00297450">
          <w:rPr>
            <w:rFonts w:hint="eastAsia"/>
          </w:rPr>
          <w:t>，也</w:t>
        </w:r>
      </w:ins>
      <w:del w:id="1189" w:author="Administrator" w:date="2019-07-02T21:54:00Z">
        <w:r w:rsidDel="00297450">
          <w:rPr>
            <w:rFonts w:hint="eastAsia"/>
          </w:rPr>
          <w:delText>沒</w:delText>
        </w:r>
      </w:del>
      <w:r>
        <w:rPr>
          <w:rFonts w:hint="eastAsia"/>
        </w:rPr>
        <w:t>沒</w:t>
      </w:r>
      <w:del w:id="1190" w:author="Administrator" w:date="2019-07-02T21:54:00Z">
        <w:r w:rsidDel="00297450">
          <w:rPr>
            <w:rFonts w:hint="eastAsia"/>
          </w:rPr>
          <w:delText>甚</w:delText>
        </w:r>
      </w:del>
      <w:ins w:id="1191" w:author="Administrator" w:date="2019-07-02T21:54:00Z">
        <w:r w:rsidR="00297450">
          <w:rPr>
            <w:rFonts w:hint="eastAsia"/>
          </w:rPr>
          <w:t>直接</w:t>
        </w:r>
      </w:ins>
      <w:del w:id="1192" w:author="Administrator" w:date="2019-07-02T21:54:00Z">
        <w:r w:rsidDel="00297450">
          <w:rPr>
            <w:rFonts w:hint="eastAsia"/>
          </w:rPr>
          <w:delText>麼</w:delText>
        </w:r>
      </w:del>
      <w:r>
        <w:rPr>
          <w:rFonts w:hint="eastAsia"/>
        </w:rPr>
        <w:t>相關阿，自己不過是摸了</w:t>
      </w:r>
      <w:ins w:id="1193" w:author="Administrator" w:date="2019-07-02T21:56:00Z">
        <w:r w:rsidR="00297450">
          <w:rPr>
            <w:rFonts w:hint="eastAsia"/>
          </w:rPr>
          <w:t>摸</w:t>
        </w:r>
      </w:ins>
      <w:r>
        <w:rPr>
          <w:rFonts w:hint="eastAsia"/>
        </w:rPr>
        <w:t>冬菊屁股</w:t>
      </w:r>
      <w:del w:id="1194" w:author="Administrator" w:date="2019-07-02T21:56:00Z">
        <w:r w:rsidDel="00297450">
          <w:rPr>
            <w:rFonts w:hint="eastAsia"/>
          </w:rPr>
          <w:delText>一把</w:delText>
        </w:r>
      </w:del>
      <w:r>
        <w:rPr>
          <w:rFonts w:hint="eastAsia"/>
        </w:rPr>
        <w:t>，</w:t>
      </w:r>
      <w:ins w:id="1195" w:author="Administrator" w:date="2019-07-02T21:56:00Z">
        <w:r w:rsidR="00297450">
          <w:rPr>
            <w:rFonts w:hint="eastAsia"/>
          </w:rPr>
          <w:t>並在比武場上打贏沈海而已。</w:t>
        </w:r>
      </w:ins>
    </w:p>
    <w:p w:rsidR="00297450" w:rsidRDefault="00297450" w:rsidP="00813907">
      <w:pPr>
        <w:spacing w:after="240"/>
        <w:rPr>
          <w:ins w:id="1196" w:author="Administrator" w:date="2019-07-02T21:56:00Z"/>
        </w:rPr>
      </w:pPr>
      <w:ins w:id="1197" w:author="Administrator" w:date="2019-07-02T21:56:00Z">
        <w:r>
          <w:rPr>
            <w:rFonts w:hint="eastAsia"/>
          </w:rPr>
          <w:t>是沈海</w:t>
        </w:r>
      </w:ins>
      <w:ins w:id="1198" w:author="Administrator" w:date="2019-07-02T21:57:00Z">
        <w:r>
          <w:rPr>
            <w:rFonts w:hint="eastAsia"/>
          </w:rPr>
          <w:t>自己開口挑戰自己，而自己又「光明正大」打贏他。</w:t>
        </w:r>
      </w:ins>
    </w:p>
    <w:p w:rsidR="00C04663" w:rsidRDefault="00297450" w:rsidP="00813907">
      <w:pPr>
        <w:spacing w:after="240"/>
      </w:pPr>
      <w:ins w:id="1199" w:author="Administrator" w:date="2019-07-02T21:57:00Z">
        <w:r>
          <w:rPr>
            <w:rFonts w:hint="eastAsia"/>
          </w:rPr>
          <w:t>至於摸沈冬菊的屁股，</w:t>
        </w:r>
      </w:ins>
      <w:ins w:id="1200" w:author="Administrator" w:date="2019-07-02T21:58:00Z">
        <w:r>
          <w:rPr>
            <w:rFonts w:hint="eastAsia"/>
          </w:rPr>
          <w:t>當下</w:t>
        </w:r>
      </w:ins>
      <w:del w:id="1201" w:author="Administrator" w:date="2019-07-02T21:58:00Z">
        <w:r w:rsidR="00A7259F" w:rsidDel="00297450">
          <w:rPr>
            <w:rFonts w:hint="eastAsia"/>
          </w:rPr>
          <w:delText>可</w:delText>
        </w:r>
      </w:del>
      <w:r w:rsidR="00A7259F">
        <w:rPr>
          <w:rFonts w:hint="eastAsia"/>
        </w:rPr>
        <w:t>她</w:t>
      </w:r>
      <w:del w:id="1202" w:author="Administrator" w:date="2019-07-02T21:58:00Z">
        <w:r w:rsidR="00A7259F" w:rsidDel="00297450">
          <w:rPr>
            <w:rFonts w:hint="eastAsia"/>
          </w:rPr>
          <w:delText>當下</w:delText>
        </w:r>
      </w:del>
      <w:r w:rsidR="00A7259F">
        <w:rPr>
          <w:rFonts w:hint="eastAsia"/>
        </w:rPr>
        <w:t>已經</w:t>
      </w:r>
      <w:ins w:id="1203" w:author="Administrator" w:date="2019-07-02T21:58:00Z">
        <w:r>
          <w:rPr>
            <w:rFonts w:hint="eastAsia"/>
          </w:rPr>
          <w:t>改口說沒這回事</w:t>
        </w:r>
      </w:ins>
      <w:del w:id="1204" w:author="Administrator" w:date="2019-07-02T21:58:00Z">
        <w:r w:rsidR="00A7259F" w:rsidDel="00297450">
          <w:rPr>
            <w:rFonts w:hint="eastAsia"/>
          </w:rPr>
          <w:delText>否認</w:delText>
        </w:r>
      </w:del>
      <w:r w:rsidR="00A7259F">
        <w:rPr>
          <w:rFonts w:hint="eastAsia"/>
        </w:rPr>
        <w:t>，事後自己也沒再碰過她，現在她自殺死了，</w:t>
      </w:r>
      <w:ins w:id="1205" w:author="Administrator" w:date="2019-07-02T21:59:00Z">
        <w:r>
          <w:rPr>
            <w:rFonts w:hint="eastAsia"/>
          </w:rPr>
          <w:t>再怎樣也該</w:t>
        </w:r>
      </w:ins>
      <w:del w:id="1206" w:author="Administrator" w:date="2019-07-02T21:59:00Z">
        <w:r w:rsidR="00A7259F" w:rsidDel="00297450">
          <w:rPr>
            <w:rFonts w:hint="eastAsia"/>
          </w:rPr>
          <w:delText>就</w:delText>
        </w:r>
      </w:del>
      <w:r w:rsidR="00A7259F">
        <w:rPr>
          <w:rFonts w:hint="eastAsia"/>
        </w:rPr>
        <w:t>算</w:t>
      </w:r>
      <w:ins w:id="1207" w:author="Administrator" w:date="2019-07-02T21:59:00Z">
        <w:r>
          <w:rPr>
            <w:rFonts w:hint="eastAsia"/>
          </w:rPr>
          <w:t>在</w:t>
        </w:r>
      </w:ins>
      <w:del w:id="1208" w:author="Administrator" w:date="2019-07-02T21:59:00Z">
        <w:r w:rsidR="00A7259F" w:rsidDel="00297450">
          <w:rPr>
            <w:rFonts w:hint="eastAsia"/>
          </w:rPr>
          <w:delText>是</w:delText>
        </w:r>
      </w:del>
      <w:r w:rsidR="00A7259F">
        <w:rPr>
          <w:rFonts w:hint="eastAsia"/>
        </w:rPr>
        <w:t>那王小石</w:t>
      </w:r>
      <w:ins w:id="1209" w:author="Administrator" w:date="2019-07-02T21:59:00Z">
        <w:r>
          <w:rPr>
            <w:rFonts w:hint="eastAsia"/>
          </w:rPr>
          <w:t>頭上</w:t>
        </w:r>
      </w:ins>
      <w:del w:id="1210" w:author="Administrator" w:date="2019-07-02T21:59:00Z">
        <w:r w:rsidR="00A7259F" w:rsidDel="00297450">
          <w:rPr>
            <w:rFonts w:hint="eastAsia"/>
          </w:rPr>
          <w:delText>害死的</w:delText>
        </w:r>
      </w:del>
      <w:r w:rsidR="00A7259F">
        <w:rPr>
          <w:rFonts w:hint="eastAsia"/>
        </w:rPr>
        <w:t>，</w:t>
      </w:r>
      <w:del w:id="1211" w:author="Administrator" w:date="2019-07-02T21:59:00Z">
        <w:r w:rsidR="00A7259F" w:rsidDel="00297450">
          <w:rPr>
            <w:rFonts w:hint="eastAsia"/>
          </w:rPr>
          <w:delText>可這</w:delText>
        </w:r>
      </w:del>
      <w:r w:rsidR="00A7259F">
        <w:rPr>
          <w:rFonts w:hint="eastAsia"/>
        </w:rPr>
        <w:t>跟自己沒關阿！</w:t>
      </w:r>
    </w:p>
    <w:p w:rsidR="00C04663" w:rsidRDefault="00A7259F" w:rsidP="00813907">
      <w:pPr>
        <w:spacing w:after="240"/>
      </w:pPr>
      <w:r>
        <w:rPr>
          <w:rFonts w:hint="eastAsia"/>
        </w:rPr>
        <w:t>只聽到李敦聽完嚴老的說明後，沉聲罵道，「孽子，你現在知道自己錯了嗎？」</w:t>
      </w:r>
    </w:p>
    <w:p w:rsidR="00C04663" w:rsidRDefault="00A7259F" w:rsidP="00813907">
      <w:pPr>
        <w:spacing w:after="240"/>
      </w:pPr>
      <w:r>
        <w:rPr>
          <w:rFonts w:hint="eastAsia"/>
        </w:rPr>
        <w:t>李龍飛原本已經</w:t>
      </w:r>
      <w:ins w:id="1212" w:author="Administrator" w:date="2019-07-02T21:59:00Z">
        <w:r w:rsidR="00297450">
          <w:rPr>
            <w:rFonts w:hint="eastAsia"/>
          </w:rPr>
          <w:t>有些心虛</w:t>
        </w:r>
      </w:ins>
      <w:del w:id="1213" w:author="Administrator" w:date="2019-07-02T21:59:00Z">
        <w:r w:rsidDel="00297450">
          <w:rPr>
            <w:rFonts w:hint="eastAsia"/>
          </w:rPr>
          <w:delText>想要認錯了</w:delText>
        </w:r>
      </w:del>
      <w:r>
        <w:rPr>
          <w:rFonts w:hint="eastAsia"/>
        </w:rPr>
        <w:t>，被這麼一罵，一股氣又上來了。</w:t>
      </w:r>
    </w:p>
    <w:p w:rsidR="00C04663" w:rsidRDefault="00A7259F" w:rsidP="00813907">
      <w:pPr>
        <w:spacing w:after="240"/>
      </w:pPr>
      <w:r>
        <w:rPr>
          <w:rFonts w:hint="eastAsia"/>
        </w:rPr>
        <w:t>他眉頭一皺，哼了一聲說，「就算冬菊死了，那又與我何干？</w:t>
      </w:r>
      <w:ins w:id="1214" w:author="Administrator" w:date="2019-07-02T22:01:00Z">
        <w:r w:rsidR="00297450">
          <w:rPr>
            <w:rFonts w:hint="eastAsia"/>
          </w:rPr>
          <w:t>沈海打輸了我，沒臉留在李府，走了是他的損失，至於</w:t>
        </w:r>
      </w:ins>
      <w:ins w:id="1215" w:author="Administrator" w:date="2019-07-02T22:02:00Z">
        <w:r w:rsidR="00046995">
          <w:rPr>
            <w:rFonts w:hint="eastAsia"/>
          </w:rPr>
          <w:t>冬菊上吊，那是</w:t>
        </w:r>
      </w:ins>
      <w:del w:id="1216" w:author="Administrator" w:date="2019-07-02T22:02:00Z">
        <w:r w:rsidDel="00046995">
          <w:rPr>
            <w:rFonts w:hint="eastAsia"/>
          </w:rPr>
          <w:delText>是那</w:delText>
        </w:r>
      </w:del>
      <w:r>
        <w:rPr>
          <w:rFonts w:hint="eastAsia"/>
        </w:rPr>
        <w:t>王小石自個惹的，為甚麼我要替他頂罪？！你叫小石子自己出來跟我說！」</w:t>
      </w:r>
    </w:p>
    <w:p w:rsidR="00C04663" w:rsidRDefault="00A7259F" w:rsidP="00813907">
      <w:pPr>
        <w:spacing w:after="240"/>
      </w:pPr>
      <w:r>
        <w:rPr>
          <w:rFonts w:hint="eastAsia"/>
        </w:rPr>
        <w:t>李敦氣極反靜，他深吸一口氣</w:t>
      </w:r>
      <w:ins w:id="1217" w:author="Administrator" w:date="2019-07-02T22:02:00Z">
        <w:r w:rsidR="00046995">
          <w:rPr>
            <w:rFonts w:hint="eastAsia"/>
          </w:rPr>
          <w:t>，坐回了主位之上，冷笑說道</w:t>
        </w:r>
      </w:ins>
      <w:del w:id="1218" w:author="Administrator" w:date="2019-07-02T22:02:00Z">
        <w:r w:rsidDel="00046995">
          <w:rPr>
            <w:rFonts w:hint="eastAsia"/>
          </w:rPr>
          <w:delText>說</w:delText>
        </w:r>
      </w:del>
      <w:r>
        <w:rPr>
          <w:rFonts w:hint="eastAsia"/>
        </w:rPr>
        <w:t>，「王小石他已經被我送去城內的衙府審判，但要不是他仗著你的勢，也不至於敢犯下這種大錯。你</w:t>
      </w:r>
      <w:r>
        <w:rPr>
          <w:rFonts w:hint="eastAsia"/>
        </w:rPr>
        <w:lastRenderedPageBreak/>
        <w:t>身為主人，縱容奴才犯錯，理當負起責任，你還不認錯？」</w:t>
      </w:r>
    </w:p>
    <w:p w:rsidR="00C04663" w:rsidRDefault="00A7259F" w:rsidP="00813907">
      <w:pPr>
        <w:spacing w:after="240"/>
      </w:pPr>
      <w:r>
        <w:rPr>
          <w:rFonts w:hint="eastAsia"/>
        </w:rPr>
        <w:t>事實上，從李敦知道這事之後，他就沒打算讓王小石跟自己兒子再見面了。</w:t>
      </w:r>
    </w:p>
    <w:p w:rsidR="00C04663" w:rsidRDefault="00A7259F" w:rsidP="00813907">
      <w:pPr>
        <w:spacing w:after="240"/>
      </w:pPr>
      <w:r>
        <w:rPr>
          <w:rFonts w:hint="eastAsia"/>
        </w:rPr>
        <w:t>畢竟這事悠關人命，而這條人命，不管如何，都算在王小石頭上了，自己教訓兒子，只不過是要壓壓他的氣燄，讓他學乖一點罷了，怎可能真的讓他與王小石對質。</w:t>
      </w:r>
    </w:p>
    <w:p w:rsidR="00C04663" w:rsidRDefault="00A7259F" w:rsidP="00813907">
      <w:pPr>
        <w:spacing w:after="240"/>
      </w:pPr>
      <w:r>
        <w:rPr>
          <w:rFonts w:hint="eastAsia"/>
        </w:rPr>
        <w:t>但李龍飛</w:t>
      </w:r>
      <w:ins w:id="1219" w:author="Administrator" w:date="2019-07-02T22:06:00Z">
        <w:r w:rsidR="00046995">
          <w:rPr>
            <w:rFonts w:hint="eastAsia"/>
          </w:rPr>
          <w:t>卻不</w:t>
        </w:r>
      </w:ins>
      <w:del w:id="1220" w:author="Administrator" w:date="2019-07-02T22:06:00Z">
        <w:r w:rsidDel="00046995">
          <w:rPr>
            <w:rFonts w:hint="eastAsia"/>
          </w:rPr>
          <w:delText>哪會</w:delText>
        </w:r>
      </w:del>
      <w:r>
        <w:rPr>
          <w:rFonts w:hint="eastAsia"/>
        </w:rPr>
        <w:t>理解，他</w:t>
      </w:r>
      <w:ins w:id="1221" w:author="Administrator" w:date="2019-07-02T22:04:00Z">
        <w:r w:rsidR="00046995">
          <w:rPr>
            <w:rFonts w:hint="eastAsia"/>
          </w:rPr>
          <w:t>怒</w:t>
        </w:r>
      </w:ins>
      <w:del w:id="1222" w:author="Administrator" w:date="2019-07-02T22:04:00Z">
        <w:r w:rsidDel="00046995">
          <w:rPr>
            <w:rFonts w:hint="eastAsia"/>
          </w:rPr>
          <w:delText>急</w:delText>
        </w:r>
      </w:del>
      <w:r>
        <w:rPr>
          <w:rFonts w:hint="eastAsia"/>
        </w:rPr>
        <w:t>道，「我沒有錯，不是我叫他做的！你叫他出來！你叫他出來！」</w:t>
      </w:r>
    </w:p>
    <w:p w:rsidR="00C04663" w:rsidRDefault="00A7259F" w:rsidP="00813907">
      <w:pPr>
        <w:spacing w:after="240"/>
      </w:pPr>
      <w:r>
        <w:rPr>
          <w:rFonts w:hint="eastAsia"/>
        </w:rPr>
        <w:t>李敦這時再怎麼疼愛兒子，也按捺不住，站起身指著李龍飛道，「孽子，我之前就是太放縱你，這才讓你闖出這樣的大禍來。」</w:t>
      </w:r>
    </w:p>
    <w:p w:rsidR="00C04663" w:rsidRDefault="00A7259F" w:rsidP="00813907">
      <w:pPr>
        <w:spacing w:after="240"/>
      </w:pPr>
      <w:r>
        <w:rPr>
          <w:rFonts w:hint="eastAsia"/>
        </w:rPr>
        <w:t>「現在不管你認不認錯，我已經決定了，從今天起，我剝奪你在李府內的地位，罰你去思過庭內面壁兩年！等你兩年後知道悔改了，再決定要不要放你出來！」</w:t>
      </w:r>
    </w:p>
    <w:p w:rsidR="00C04663" w:rsidRDefault="00A7259F" w:rsidP="00813907">
      <w:pPr>
        <w:spacing w:after="240"/>
      </w:pPr>
      <w:r>
        <w:rPr>
          <w:rFonts w:hint="eastAsia"/>
        </w:rPr>
        <w:t>李龍飛一聽，腦都傻了。</w:t>
      </w:r>
    </w:p>
    <w:p w:rsidR="00C04663" w:rsidRDefault="00A7259F" w:rsidP="00813907">
      <w:pPr>
        <w:spacing w:after="240"/>
      </w:pPr>
      <w:r>
        <w:rPr>
          <w:rFonts w:hint="eastAsia"/>
        </w:rPr>
        <w:t>那思過庭雖然叫庭，但其實是個大院子。</w:t>
      </w:r>
    </w:p>
    <w:p w:rsidR="00C04663" w:rsidRDefault="00A7259F" w:rsidP="00813907">
      <w:pPr>
        <w:spacing w:after="240"/>
      </w:pPr>
      <w:r>
        <w:rPr>
          <w:rFonts w:hint="eastAsia"/>
        </w:rPr>
        <w:t>它蓋在胭脂山山腳，離李府只有兩三里遠，是專門給李家府上犯錯的人在那面壁思過用的。</w:t>
      </w:r>
    </w:p>
    <w:p w:rsidR="00C04663" w:rsidRDefault="00A7259F" w:rsidP="00813907">
      <w:pPr>
        <w:spacing w:after="240"/>
      </w:pPr>
      <w:r>
        <w:rPr>
          <w:rFonts w:hint="eastAsia"/>
        </w:rPr>
        <w:t>大伯二伯李四娘等人一聽，雖然早知道這事頗大，但想不到李敦居然強硬到這地步，連忙上前你一言我一句，勸說阻止李敦，希望他收回這命令。</w:t>
      </w:r>
    </w:p>
    <w:p w:rsidR="00C04663" w:rsidRDefault="00A7259F" w:rsidP="00813907">
      <w:pPr>
        <w:spacing w:after="240"/>
      </w:pPr>
      <w:r>
        <w:rPr>
          <w:rFonts w:hint="eastAsia"/>
        </w:rPr>
        <w:t>李龍飛站在那裡聽到李敦的話語，雖然知道自己錯了，但他倔強慣了，如果好好說，他還聽得下去，但李敦擺出這麼大的陣仗，又當面訓責他，最後還直接罰他去思過庭面壁思過兩年，他反倒嚥不下這口氣了。</w:t>
      </w:r>
    </w:p>
    <w:p w:rsidR="00C04663" w:rsidRDefault="00A7259F" w:rsidP="00813907">
      <w:pPr>
        <w:spacing w:after="240"/>
      </w:pPr>
      <w:r>
        <w:rPr>
          <w:rFonts w:hint="eastAsia"/>
        </w:rPr>
        <w:t>他抬起頭來說道，「那這樣說來，王小石身為我的隨從，他犯了錯我得承擔，那王小石也是李府的奴僕，他犯了錯，你是李府的主人，你不也有錯！」</w:t>
      </w:r>
    </w:p>
    <w:p w:rsidR="00C04663" w:rsidRDefault="00A7259F" w:rsidP="00813907">
      <w:pPr>
        <w:spacing w:after="240"/>
      </w:pPr>
      <w:r>
        <w:rPr>
          <w:rFonts w:hint="eastAsia"/>
        </w:rPr>
        <w:t>這一句話說出口，李龍飛就後悔了。</w:t>
      </w:r>
    </w:p>
    <w:p w:rsidR="00C04663" w:rsidRDefault="00A7259F" w:rsidP="00813907">
      <w:pPr>
        <w:spacing w:after="240"/>
      </w:pPr>
      <w:r>
        <w:rPr>
          <w:rFonts w:hint="eastAsia"/>
        </w:rPr>
        <w:t>但看李敦氣得臉色漲紅轉紫，指著他鼻子大罵，「你、你這個小畜牲！敢跟我頂嘴！」，跟著一個箭步衝了上來，啪一聲一巴掌打在李龍飛左臉上。</w:t>
      </w:r>
    </w:p>
    <w:p w:rsidR="00C04663" w:rsidRDefault="00A7259F" w:rsidP="00813907">
      <w:pPr>
        <w:spacing w:after="240"/>
      </w:pPr>
      <w:r>
        <w:rPr>
          <w:rFonts w:hint="eastAsia"/>
        </w:rPr>
        <w:t>李龍飛被打得眼淚都飆了出來，驚得捧著臉呆在那裡，一時間，老太太跟大媽還有李四娘都衝上來一人抱著一邊，阻止李敦再打第二掌，李四娘更是用身體護著李龍飛對李敦大叫，「你幹甚麼，兒子有錯就好好跟他，用得著打嗎！你這樣打，打傷了人，要怎麼辦！」</w:t>
      </w:r>
    </w:p>
    <w:p w:rsidR="00C04663" w:rsidRDefault="00A7259F" w:rsidP="00813907">
      <w:pPr>
        <w:spacing w:after="240"/>
      </w:pPr>
      <w:r>
        <w:rPr>
          <w:rFonts w:hint="eastAsia"/>
        </w:rPr>
        <w:lastRenderedPageBreak/>
        <w:t>大廳上你一言我一語亂糟糟的，李龍飛強忍著眼淚大叫，「如果我有錯，你也有錯，你也有錯！」</w:t>
      </w:r>
    </w:p>
    <w:p w:rsidR="00C04663" w:rsidRDefault="00A7259F" w:rsidP="00813907">
      <w:pPr>
        <w:spacing w:after="240"/>
      </w:pPr>
      <w:r>
        <w:rPr>
          <w:rFonts w:hint="eastAsia"/>
        </w:rPr>
        <w:t>「你說的沒錯！你們都有錯！都該償命！」，就在此時，一個渾厚的聲音傳進了每個人的耳中，將大夥都震得耳朵發疼，頓時所有人一片措愕，安靜了下來。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兩個選擇</w:t>
      </w:r>
    </w:p>
    <w:p w:rsidR="00C04663" w:rsidDel="00525850" w:rsidRDefault="00525850" w:rsidP="00813907">
      <w:pPr>
        <w:spacing w:after="240"/>
        <w:rPr>
          <w:del w:id="1223" w:author="Administrator" w:date="2019-07-03T22:11:00Z"/>
        </w:rPr>
      </w:pPr>
      <w:ins w:id="1224" w:author="Administrator" w:date="2019-07-03T22:11:00Z">
        <w:r>
          <w:rPr>
            <w:rFonts w:hint="eastAsia"/>
          </w:rPr>
          <w:t>嘩啦一聲，李府的屋頂突然破了一個大洞，</w:t>
        </w:r>
      </w:ins>
      <w:ins w:id="1225" w:author="Administrator" w:date="2019-07-03T22:12:00Z">
        <w:r>
          <w:rPr>
            <w:rFonts w:hint="eastAsia"/>
          </w:rPr>
          <w:t>徐徐陽光從上撒落下來，</w:t>
        </w:r>
      </w:ins>
    </w:p>
    <w:p w:rsidR="00C04663" w:rsidRDefault="00A7259F" w:rsidP="00813907">
      <w:pPr>
        <w:spacing w:after="240"/>
        <w:rPr>
          <w:ins w:id="1226" w:author="Administrator" w:date="2020-03-15T23:29:00Z"/>
        </w:rPr>
      </w:pPr>
      <w:r>
        <w:rPr>
          <w:rFonts w:hint="eastAsia"/>
        </w:rPr>
        <w:t>一時間</w:t>
      </w:r>
      <w:ins w:id="1227" w:author="Administrator" w:date="2019-07-03T22:11:00Z">
        <w:r w:rsidR="00525850">
          <w:rPr>
            <w:rFonts w:hint="eastAsia"/>
          </w:rPr>
          <w:t>，</w:t>
        </w:r>
      </w:ins>
      <w:r>
        <w:rPr>
          <w:rFonts w:hint="eastAsia"/>
        </w:rPr>
        <w:t>全部人都靜了下來，</w:t>
      </w:r>
      <w:ins w:id="1228" w:author="Administrator" w:date="2019-07-03T22:12:00Z">
        <w:r w:rsidR="00525850">
          <w:rPr>
            <w:rFonts w:hint="eastAsia"/>
          </w:rPr>
          <w:t>唯有</w:t>
        </w:r>
      </w:ins>
      <w:del w:id="1229" w:author="Administrator" w:date="2019-07-03T22:12:00Z">
        <w:r w:rsidDel="00525850">
          <w:rPr>
            <w:rFonts w:hint="eastAsia"/>
          </w:rPr>
          <w:delText>只見</w:delText>
        </w:r>
      </w:del>
      <w:r>
        <w:rPr>
          <w:rFonts w:hint="eastAsia"/>
        </w:rPr>
        <w:t>一個身穿灰袍的道人，從天而降</w:t>
      </w:r>
      <w:del w:id="1230" w:author="Administrator" w:date="2019-07-03T22:12:00Z">
        <w:r w:rsidDel="00525850">
          <w:rPr>
            <w:rFonts w:hint="eastAsia"/>
          </w:rPr>
          <w:delText>破開屋頂</w:delText>
        </w:r>
      </w:del>
      <w:r>
        <w:rPr>
          <w:rFonts w:hint="eastAsia"/>
        </w:rPr>
        <w:t>立在半空說，「你兒子說的沒錯，你們都有錯！」</w:t>
      </w:r>
    </w:p>
    <w:p w:rsidR="008D4A7D" w:rsidRDefault="008D4A7D" w:rsidP="00813907">
      <w:pPr>
        <w:spacing w:after="240"/>
        <w:rPr>
          <w:ins w:id="1231" w:author="Administrator" w:date="2020-03-15T23:30:00Z"/>
        </w:rPr>
      </w:pPr>
      <w:ins w:id="1232" w:author="Administrator" w:date="2020-03-15T23:29:00Z">
        <w:r>
          <w:rPr>
            <w:rFonts w:hint="eastAsia"/>
          </w:rPr>
          <w:t>那道人細眼尖鼻，兩個眉毛連成一線，表情甚是滑稽，但是大廳裡沒有一個人敢笑出來，甚至連看第二眼的都沒有！</w:t>
        </w:r>
      </w:ins>
    </w:p>
    <w:p w:rsidR="008D4A7D" w:rsidRDefault="008D4A7D" w:rsidP="00813907">
      <w:pPr>
        <w:spacing w:after="240"/>
        <w:rPr>
          <w:ins w:id="1233" w:author="Administrator" w:date="2020-03-15T23:30:00Z"/>
        </w:rPr>
      </w:pPr>
      <w:ins w:id="1234" w:author="Administrator" w:date="2020-03-15T23:30:00Z">
        <w:r>
          <w:rPr>
            <w:rFonts w:hint="eastAsia"/>
          </w:rPr>
          <w:t>要知道，這大陸上，仙人無數，但凡俗更加眾多。一直以來，仙人跟凡人世界是很少有牽扯的，就算東萊國當初跟那三位仙人大戰，其境內的小國也沒有受到太大的波及，畢竟仙人要是殺害了凡人，那可是罪孽纏身，會受到天譴。</w:t>
        </w:r>
      </w:ins>
    </w:p>
    <w:p w:rsidR="008D4A7D" w:rsidRDefault="008D4A7D" w:rsidP="00813907">
      <w:pPr>
        <w:spacing w:after="240"/>
        <w:rPr>
          <w:ins w:id="1235" w:author="Administrator" w:date="2020-03-15T23:32:00Z"/>
        </w:rPr>
      </w:pPr>
      <w:ins w:id="1236" w:author="Administrator" w:date="2020-03-15T23:30:00Z">
        <w:r>
          <w:rPr>
            <w:rFonts w:hint="eastAsia"/>
          </w:rPr>
          <w:t>可這不代表仙人</w:t>
        </w:r>
      </w:ins>
      <w:ins w:id="1237" w:author="Administrator" w:date="2020-03-15T23:31:00Z">
        <w:r>
          <w:rPr>
            <w:rFonts w:hint="eastAsia"/>
          </w:rPr>
          <w:t>就不敢殺害凡人，相反的，更多時後是仙人視凡人如草芥，殺與不殺，只是</w:t>
        </w:r>
      </w:ins>
      <w:ins w:id="1238" w:author="Administrator" w:date="2020-03-15T23:32:00Z">
        <w:r>
          <w:rPr>
            <w:rFonts w:hint="eastAsia"/>
          </w:rPr>
          <w:t>懶得計較而已。</w:t>
        </w:r>
      </w:ins>
    </w:p>
    <w:p w:rsidR="008D4A7D" w:rsidRPr="008D4A7D" w:rsidRDefault="008D4A7D" w:rsidP="00813907">
      <w:pPr>
        <w:spacing w:after="240"/>
      </w:pPr>
      <w:ins w:id="1239" w:author="Administrator" w:date="2020-03-15T23:32:00Z">
        <w:r>
          <w:rPr>
            <w:rFonts w:hint="eastAsia"/>
          </w:rPr>
          <w:t>就像人們不會特意去思考要不要將庭院的蟻螻給踩死罷了。</w:t>
        </w:r>
      </w:ins>
    </w:p>
    <w:p w:rsidR="00C04663" w:rsidRDefault="00A7259F" w:rsidP="00813907">
      <w:pPr>
        <w:spacing w:after="240"/>
      </w:pPr>
      <w:del w:id="1240" w:author="Administrator" w:date="2020-03-15T23:29:00Z">
        <w:r w:rsidDel="008D4A7D">
          <w:rPr>
            <w:rFonts w:hint="eastAsia"/>
          </w:rPr>
          <w:delText>那</w:delText>
        </w:r>
      </w:del>
      <w:r>
        <w:rPr>
          <w:rFonts w:hint="eastAsia"/>
        </w:rPr>
        <w:t>李府雖然是官府，但也只是凡俗國家北都內的官而已，一般凡俗，哪見過仙人，這時看到灰袍道人飛在半空，一個個都嚇得跪了下來，不敢再有甚麼舉動。</w:t>
      </w:r>
    </w:p>
    <w:p w:rsidR="007B5385" w:rsidRDefault="00A7259F" w:rsidP="00813907">
      <w:pPr>
        <w:spacing w:after="240"/>
      </w:pPr>
      <w:r>
        <w:rPr>
          <w:rFonts w:hint="eastAsia"/>
        </w:rPr>
        <w:t>李敦這時臉色</w:t>
      </w:r>
      <w:ins w:id="1241" w:author="Administrator" w:date="2020-03-15T23:33:00Z">
        <w:r w:rsidR="008D4A7D">
          <w:rPr>
            <w:rFonts w:hint="eastAsia"/>
          </w:rPr>
          <w:t>一</w:t>
        </w:r>
      </w:ins>
      <w:del w:id="1242" w:author="Administrator" w:date="2020-03-15T23:33:00Z">
        <w:r w:rsidDel="008D4A7D">
          <w:rPr>
            <w:rFonts w:hint="eastAsia"/>
          </w:rPr>
          <w:delText>也</w:delText>
        </w:r>
      </w:del>
      <w:r>
        <w:rPr>
          <w:rFonts w:hint="eastAsia"/>
        </w:rPr>
        <w:t>沉</w:t>
      </w:r>
      <w:del w:id="1243" w:author="Administrator" w:date="2020-03-15T23:33:00Z">
        <w:r w:rsidDel="008D4A7D">
          <w:rPr>
            <w:rFonts w:hint="eastAsia"/>
          </w:rPr>
          <w:delText>了</w:delText>
        </w:r>
      </w:del>
      <w:ins w:id="1244" w:author="Administrator" w:date="2020-03-15T23:33:00Z">
        <w:r w:rsidR="008D4A7D">
          <w:rPr>
            <w:rFonts w:hint="eastAsia"/>
          </w:rPr>
          <w:t>，</w:t>
        </w:r>
      </w:ins>
      <w:del w:id="1245" w:author="Administrator" w:date="2020-03-15T23:33:00Z">
        <w:r w:rsidDel="008D4A7D">
          <w:rPr>
            <w:rFonts w:hint="eastAsia"/>
          </w:rPr>
          <w:delText>。他</w:delText>
        </w:r>
      </w:del>
      <w:r>
        <w:rPr>
          <w:rFonts w:hint="eastAsia"/>
        </w:rPr>
        <w:t>身為北都官員，雖然</w:t>
      </w:r>
      <w:ins w:id="1246" w:author="Administrator" w:date="2020-03-15T23:33:00Z">
        <w:r w:rsidR="008D4A7D">
          <w:rPr>
            <w:rFonts w:hint="eastAsia"/>
          </w:rPr>
          <w:t>他</w:t>
        </w:r>
      </w:ins>
      <w:r>
        <w:rPr>
          <w:rFonts w:hint="eastAsia"/>
        </w:rPr>
        <w:t>見識不是太多，但還是聽過一些仙人的事跡。</w:t>
      </w:r>
    </w:p>
    <w:p w:rsidR="00C04663" w:rsidRDefault="00A7259F" w:rsidP="00813907">
      <w:pPr>
        <w:spacing w:after="240"/>
      </w:pPr>
      <w:r>
        <w:rPr>
          <w:rFonts w:hint="eastAsia"/>
        </w:rPr>
        <w:t>他知道仙人分好幾種，這種會飛的仙人，</w:t>
      </w:r>
      <w:ins w:id="1247" w:author="Administrator" w:date="2020-03-15T23:08:00Z">
        <w:r w:rsidR="00487FAC">
          <w:rPr>
            <w:rFonts w:hint="eastAsia"/>
          </w:rPr>
          <w:t>實力</w:t>
        </w:r>
      </w:ins>
      <w:del w:id="1248" w:author="Administrator" w:date="2020-03-15T23:08:00Z">
        <w:r w:rsidDel="00487FAC">
          <w:rPr>
            <w:rFonts w:hint="eastAsia"/>
          </w:rPr>
          <w:delText>地位</w:delText>
        </w:r>
      </w:del>
      <w:r>
        <w:rPr>
          <w:rFonts w:hint="eastAsia"/>
        </w:rPr>
        <w:t>已經高到了一定的程度，</w:t>
      </w:r>
      <w:ins w:id="1249" w:author="Administrator" w:date="2019-09-13T00:03:00Z">
        <w:r w:rsidR="007B5385">
          <w:rPr>
            <w:rFonts w:hint="eastAsia"/>
          </w:rPr>
          <w:t>哪怕李府上下後天二流高手一堆，但</w:t>
        </w:r>
      </w:ins>
      <w:del w:id="1250" w:author="Administrator" w:date="2020-03-15T23:26:00Z">
        <w:r w:rsidDel="008D4A7D">
          <w:rPr>
            <w:rFonts w:hint="eastAsia"/>
          </w:rPr>
          <w:delText>隨手一揮，</w:delText>
        </w:r>
      </w:del>
      <w:del w:id="1251" w:author="Administrator" w:date="2019-09-13T00:03:00Z">
        <w:r w:rsidDel="007B5385">
          <w:rPr>
            <w:rFonts w:hint="eastAsia"/>
          </w:rPr>
          <w:delText>更</w:delText>
        </w:r>
      </w:del>
      <w:del w:id="1252" w:author="Administrator" w:date="2020-03-15T23:26:00Z">
        <w:r w:rsidDel="008D4A7D">
          <w:rPr>
            <w:rFonts w:hint="eastAsia"/>
          </w:rPr>
          <w:delText>是可以將李府移為平地</w:delText>
        </w:r>
      </w:del>
      <w:ins w:id="1253" w:author="Administrator" w:date="2020-03-15T23:26:00Z">
        <w:r w:rsidR="008D4A7D">
          <w:rPr>
            <w:rFonts w:hint="eastAsia"/>
          </w:rPr>
          <w:t>也不見得能擋得住對方</w:t>
        </w:r>
      </w:ins>
      <w:r>
        <w:rPr>
          <w:rFonts w:hint="eastAsia"/>
        </w:rPr>
        <w:t>，</w:t>
      </w:r>
      <w:ins w:id="1254" w:author="Administrator" w:date="2020-03-15T23:26:00Z">
        <w:r w:rsidR="008D4A7D">
          <w:rPr>
            <w:rFonts w:hint="eastAsia"/>
          </w:rPr>
          <w:t>當下</w:t>
        </w:r>
      </w:ins>
      <w:r>
        <w:rPr>
          <w:rFonts w:hint="eastAsia"/>
        </w:rPr>
        <w:t>心</w:t>
      </w:r>
      <w:ins w:id="1255" w:author="Administrator" w:date="2020-03-15T23:26:00Z">
        <w:r w:rsidR="008D4A7D">
          <w:rPr>
            <w:rFonts w:hint="eastAsia"/>
          </w:rPr>
          <w:t>道</w:t>
        </w:r>
      </w:ins>
      <w:del w:id="1256" w:author="Administrator" w:date="2020-03-15T23:26:00Z">
        <w:r w:rsidDel="008D4A7D">
          <w:rPr>
            <w:rFonts w:hint="eastAsia"/>
          </w:rPr>
          <w:delText>知</w:delText>
        </w:r>
      </w:del>
      <w:r>
        <w:rPr>
          <w:rFonts w:hint="eastAsia"/>
        </w:rPr>
        <w:t>事情不妙，</w:t>
      </w:r>
      <w:del w:id="1257" w:author="Administrator" w:date="2020-03-15T23:27:00Z">
        <w:r w:rsidDel="008D4A7D">
          <w:rPr>
            <w:rFonts w:hint="eastAsia"/>
          </w:rPr>
          <w:delText>連忙</w:delText>
        </w:r>
      </w:del>
      <w:ins w:id="1258" w:author="Administrator" w:date="2020-03-15T23:28:00Z">
        <w:r w:rsidR="008D4A7D">
          <w:rPr>
            <w:rFonts w:hint="eastAsia"/>
          </w:rPr>
          <w:t>恭身</w:t>
        </w:r>
      </w:ins>
      <w:ins w:id="1259" w:author="Administrator" w:date="2020-03-15T23:34:00Z">
        <w:r w:rsidR="00807C3E">
          <w:rPr>
            <w:rFonts w:hint="eastAsia"/>
          </w:rPr>
          <w:t>跪拜</w:t>
        </w:r>
      </w:ins>
      <w:del w:id="1260" w:author="Administrator" w:date="2020-03-15T23:28:00Z">
        <w:r w:rsidDel="008D4A7D">
          <w:rPr>
            <w:rFonts w:hint="eastAsia"/>
          </w:rPr>
          <w:delText>跪下</w:delText>
        </w:r>
      </w:del>
      <w:del w:id="1261" w:author="Administrator" w:date="2020-03-15T23:34:00Z">
        <w:r w:rsidDel="00807C3E">
          <w:rPr>
            <w:rFonts w:hint="eastAsia"/>
          </w:rPr>
          <w:delText>行禮</w:delText>
        </w:r>
      </w:del>
      <w:r>
        <w:rPr>
          <w:rFonts w:hint="eastAsia"/>
        </w:rPr>
        <w:t>說</w:t>
      </w:r>
      <w:ins w:id="1262" w:author="Administrator" w:date="2020-03-15T23:34:00Z">
        <w:r w:rsidR="00807C3E">
          <w:rPr>
            <w:rFonts w:hint="eastAsia"/>
          </w:rPr>
          <w:t>道</w:t>
        </w:r>
      </w:ins>
      <w:r>
        <w:rPr>
          <w:rFonts w:hint="eastAsia"/>
        </w:rPr>
        <w:t>，「仙人駕到，李府不察待慢之處，還請仙人見諒。」</w:t>
      </w:r>
    </w:p>
    <w:p w:rsidR="00C04663" w:rsidDel="008D4A7D" w:rsidRDefault="00A7259F" w:rsidP="00813907">
      <w:pPr>
        <w:spacing w:after="240"/>
        <w:rPr>
          <w:del w:id="1263" w:author="Administrator" w:date="2020-03-15T23:29:00Z"/>
        </w:rPr>
      </w:pPr>
      <w:del w:id="1264" w:author="Administrator" w:date="2020-03-15T23:29:00Z">
        <w:r w:rsidDel="008D4A7D">
          <w:rPr>
            <w:rFonts w:hint="eastAsia"/>
          </w:rPr>
          <w:delText>那道人細眼尖鼻，兩個眉毛連成一線，表情甚是滑稽，但是大廳裡沒有一個人敢笑出來，甚至連看第二眼的都沒有！</w:delText>
        </w:r>
      </w:del>
    </w:p>
    <w:p w:rsidR="00C04663" w:rsidDel="008D4A7D" w:rsidRDefault="00A7259F" w:rsidP="00813907">
      <w:pPr>
        <w:spacing w:after="240"/>
        <w:rPr>
          <w:del w:id="1265" w:author="Administrator" w:date="2020-03-15T23:30:00Z"/>
        </w:rPr>
      </w:pPr>
      <w:del w:id="1266" w:author="Administrator" w:date="2020-03-15T23:30:00Z">
        <w:r w:rsidDel="008D4A7D">
          <w:rPr>
            <w:rFonts w:hint="eastAsia"/>
          </w:rPr>
          <w:delText>這大陸上，仙人無數，但凡俗更加眾多。一直以來，仙人跟凡人世界是很少有牽扯的，就算東萊國當初跟那三位仙人大戰，其境內的小國也沒有受到太大的波及，畢竟仙人要是殺害了凡人，那可是罪孽纏身，會受到天譴的。</w:delText>
        </w:r>
      </w:del>
    </w:p>
    <w:p w:rsidR="00C04663" w:rsidRDefault="00A7259F" w:rsidP="00813907">
      <w:pPr>
        <w:spacing w:after="240"/>
      </w:pPr>
      <w:del w:id="1267" w:author="Administrator" w:date="2020-03-15T23:29:00Z">
        <w:r w:rsidDel="008D4A7D">
          <w:rPr>
            <w:rFonts w:hint="eastAsia"/>
          </w:rPr>
          <w:delText>但</w:delText>
        </w:r>
      </w:del>
      <w:del w:id="1268" w:author="Administrator" w:date="2020-03-15T23:33:00Z">
        <w:r w:rsidR="00807C3E" w:rsidDel="00807C3E">
          <w:rPr>
            <w:rFonts w:hint="eastAsia"/>
          </w:rPr>
          <w:delText>今天李敦看到</w:delText>
        </w:r>
      </w:del>
      <w:ins w:id="1269" w:author="Administrator" w:date="2020-03-15T23:33:00Z">
        <w:r w:rsidR="00807C3E">
          <w:rPr>
            <w:rFonts w:hint="eastAsia"/>
          </w:rPr>
          <w:t>畢竟</w:t>
        </w:r>
      </w:ins>
      <w:r>
        <w:rPr>
          <w:rFonts w:hint="eastAsia"/>
        </w:rPr>
        <w:t>這仙人破頂而入，</w:t>
      </w:r>
      <w:ins w:id="1270" w:author="Administrator" w:date="2020-03-15T23:33:00Z">
        <w:r w:rsidR="00807C3E">
          <w:rPr>
            <w:rFonts w:hint="eastAsia"/>
          </w:rPr>
          <w:t>而</w:t>
        </w:r>
      </w:ins>
      <w:r>
        <w:rPr>
          <w:rFonts w:hint="eastAsia"/>
        </w:rPr>
        <w:t>心中</w:t>
      </w:r>
      <w:del w:id="1271" w:author="Administrator" w:date="2020-03-15T23:33:00Z">
        <w:r w:rsidDel="00807C3E">
          <w:rPr>
            <w:rFonts w:hint="eastAsia"/>
          </w:rPr>
          <w:delText>頓時</w:delText>
        </w:r>
      </w:del>
      <w:ins w:id="1272" w:author="Administrator" w:date="2020-03-15T23:34:00Z">
        <w:r w:rsidR="00807C3E">
          <w:rPr>
            <w:rFonts w:hint="eastAsia"/>
          </w:rPr>
          <w:t>的</w:t>
        </w:r>
      </w:ins>
      <w:del w:id="1273" w:author="Administrator" w:date="2020-03-15T23:33:00Z">
        <w:r w:rsidDel="00807C3E">
          <w:rPr>
            <w:rFonts w:hint="eastAsia"/>
          </w:rPr>
          <w:delText>大感</w:delText>
        </w:r>
      </w:del>
      <w:r>
        <w:rPr>
          <w:rFonts w:hint="eastAsia"/>
        </w:rPr>
        <w:t>危機</w:t>
      </w:r>
      <w:ins w:id="1274" w:author="Administrator" w:date="2020-03-15T23:34:00Z">
        <w:r w:rsidR="00807C3E">
          <w:rPr>
            <w:rFonts w:hint="eastAsia"/>
          </w:rPr>
          <w:t>在那</w:t>
        </w:r>
      </w:ins>
      <w:del w:id="1275" w:author="Administrator" w:date="2020-03-15T23:34:00Z">
        <w:r w:rsidDel="00807C3E">
          <w:rPr>
            <w:rFonts w:hint="eastAsia"/>
          </w:rPr>
          <w:delText>來臨</w:delText>
        </w:r>
      </w:del>
      <w:ins w:id="1276" w:author="Administrator" w:date="2020-03-15T23:34:00Z">
        <w:r w:rsidR="00807C3E">
          <w:rPr>
            <w:rFonts w:hint="eastAsia"/>
          </w:rPr>
          <w:t>，哪怕</w:t>
        </w:r>
      </w:ins>
      <w:del w:id="1277" w:author="Administrator" w:date="2020-03-15T23:34:00Z">
        <w:r w:rsidDel="00807C3E">
          <w:rPr>
            <w:rFonts w:hint="eastAsia"/>
          </w:rPr>
          <w:delText>。</w:delText>
        </w:r>
      </w:del>
      <w:r>
        <w:rPr>
          <w:rFonts w:hint="eastAsia"/>
        </w:rPr>
        <w:t>他貴為一府之主，又是北都官員，</w:t>
      </w:r>
      <w:del w:id="1278" w:author="Administrator" w:date="2020-03-15T23:34:00Z">
        <w:r w:rsidDel="00807C3E">
          <w:rPr>
            <w:rFonts w:hint="eastAsia"/>
          </w:rPr>
          <w:delText>但</w:delText>
        </w:r>
      </w:del>
      <w:r>
        <w:rPr>
          <w:rFonts w:hint="eastAsia"/>
        </w:rPr>
        <w:t>這時也只能像平民一樣，跪拜在那，乞求仙人原諒。</w:t>
      </w:r>
    </w:p>
    <w:p w:rsidR="00C04663" w:rsidRDefault="00A7259F" w:rsidP="00813907">
      <w:pPr>
        <w:spacing w:after="240"/>
      </w:pPr>
      <w:r>
        <w:rPr>
          <w:rFonts w:hint="eastAsia"/>
        </w:rPr>
        <w:t>就聽到那灰袍道人冷冷説著，「你那兒子，</w:t>
      </w:r>
      <w:ins w:id="1279" w:author="Administrator" w:date="2019-07-02T22:09:00Z">
        <w:r w:rsidR="00046995">
          <w:rPr>
            <w:rFonts w:hint="eastAsia"/>
          </w:rPr>
          <w:t>平白無故</w:t>
        </w:r>
      </w:ins>
      <w:r>
        <w:rPr>
          <w:rFonts w:hint="eastAsia"/>
        </w:rPr>
        <w:t>害死了一名良家女子，</w:t>
      </w:r>
      <w:ins w:id="1280" w:author="Administrator" w:date="2019-07-02T22:09:00Z">
        <w:r w:rsidR="00046995">
          <w:rPr>
            <w:rFonts w:hint="eastAsia"/>
          </w:rPr>
          <w:t>本來這事</w:t>
        </w:r>
      </w:ins>
      <w:ins w:id="1281" w:author="Administrator" w:date="2019-07-02T22:10:00Z">
        <w:r w:rsidR="00046995">
          <w:rPr>
            <w:rFonts w:hint="eastAsia"/>
          </w:rPr>
          <w:t>我不該插手，可</w:t>
        </w:r>
      </w:ins>
      <w:del w:id="1282" w:author="Administrator" w:date="2019-07-02T22:10:00Z">
        <w:r w:rsidDel="00046995">
          <w:rPr>
            <w:rFonts w:hint="eastAsia"/>
          </w:rPr>
          <w:delText>而</w:delText>
        </w:r>
      </w:del>
      <w:r>
        <w:rPr>
          <w:rFonts w:hint="eastAsia"/>
        </w:rPr>
        <w:t>那女子的兄長正好</w:t>
      </w:r>
      <w:ins w:id="1283" w:author="Administrator" w:date="2019-07-02T22:10:00Z">
        <w:r w:rsidR="00046995">
          <w:rPr>
            <w:rFonts w:hint="eastAsia"/>
          </w:rPr>
          <w:t>近日</w:t>
        </w:r>
      </w:ins>
      <w:r>
        <w:rPr>
          <w:rFonts w:hint="eastAsia"/>
        </w:rPr>
        <w:t>拜在我門下。我今天不為別的，只為你兒子而來。你若知趣，就退到一旁，否則別怪我連你的帳一起算下。」</w:t>
      </w:r>
    </w:p>
    <w:p w:rsidR="00C04663" w:rsidDel="00CF5855" w:rsidRDefault="00A7259F" w:rsidP="00813907">
      <w:pPr>
        <w:spacing w:after="240"/>
        <w:rPr>
          <w:del w:id="1284" w:author="Administrator" w:date="2019-07-02T22:21:00Z"/>
        </w:rPr>
      </w:pPr>
      <w:r>
        <w:rPr>
          <w:rFonts w:hint="eastAsia"/>
        </w:rPr>
        <w:lastRenderedPageBreak/>
        <w:t>李敦一聽，臉色更加的難看，</w:t>
      </w:r>
      <w:del w:id="1285" w:author="Administrator" w:date="2019-07-02T22:21:00Z">
        <w:r w:rsidDel="00CF5855">
          <w:rPr>
            <w:rFonts w:hint="eastAsia"/>
          </w:rPr>
          <w:delText>李龍飛是自己的獨子，別說他只是犯了小錯，就算他犯了滔天大罪，自己做父親的，也不能看著他白白去送死。</w:delText>
        </w:r>
      </w:del>
    </w:p>
    <w:p w:rsidR="00C04663" w:rsidRDefault="00A7259F" w:rsidP="00CF5855">
      <w:pPr>
        <w:spacing w:after="240"/>
        <w:rPr>
          <w:ins w:id="1286" w:author="Administrator" w:date="2019-07-02T22:21:00Z"/>
        </w:rPr>
      </w:pPr>
      <w:del w:id="1287" w:author="Administrator" w:date="2019-07-02T22:21:00Z">
        <w:r w:rsidDel="00CF5855">
          <w:rPr>
            <w:rFonts w:hint="eastAsia"/>
          </w:rPr>
          <w:delText>他</w:delText>
        </w:r>
      </w:del>
      <w:r>
        <w:rPr>
          <w:rFonts w:hint="eastAsia"/>
        </w:rPr>
        <w:t>連忙磕頭</w:t>
      </w:r>
      <w:del w:id="1288" w:author="Administrator" w:date="2020-03-15T23:34:00Z">
        <w:r w:rsidDel="00807C3E">
          <w:rPr>
            <w:rFonts w:hint="eastAsia"/>
          </w:rPr>
          <w:delText>拜</w:delText>
        </w:r>
      </w:del>
      <w:r>
        <w:rPr>
          <w:rFonts w:hint="eastAsia"/>
        </w:rPr>
        <w:t>道，「上仙大人，此事其實不能全怪孽子，此事是由在下的奴僕所做，孽子他還小，還請上仙大人多多見諒，李府全家願為上仙大人做牛做馬，只求上仙念在孽子還小，饒他一命！」</w:t>
      </w:r>
    </w:p>
    <w:p w:rsidR="00CF5855" w:rsidRPr="00CF5855" w:rsidRDefault="00CF5855" w:rsidP="00CF5855">
      <w:pPr>
        <w:spacing w:after="240"/>
      </w:pPr>
      <w:ins w:id="1289" w:author="Administrator" w:date="2019-07-02T22:21:00Z">
        <w:r>
          <w:rPr>
            <w:rFonts w:hint="eastAsia"/>
          </w:rPr>
          <w:t>別說李龍飛不是主謀，</w:t>
        </w:r>
      </w:ins>
      <w:ins w:id="1290" w:author="Administrator" w:date="2019-07-02T22:22:00Z">
        <w:r>
          <w:rPr>
            <w:rFonts w:hint="eastAsia"/>
          </w:rPr>
          <w:t>就算真的是李龍飛害的，身為</w:t>
        </w:r>
      </w:ins>
      <w:ins w:id="1291" w:author="Administrator" w:date="2019-07-02T22:21:00Z">
        <w:r>
          <w:rPr>
            <w:rFonts w:hint="eastAsia"/>
          </w:rPr>
          <w:t>自己的獨子，</w:t>
        </w:r>
      </w:ins>
      <w:ins w:id="1292" w:author="Administrator" w:date="2019-07-02T22:22:00Z">
        <w:r>
          <w:rPr>
            <w:rFonts w:hint="eastAsia"/>
          </w:rPr>
          <w:t>李敦怎樣</w:t>
        </w:r>
      </w:ins>
      <w:ins w:id="1293" w:author="Administrator" w:date="2019-07-02T22:21:00Z">
        <w:r>
          <w:rPr>
            <w:rFonts w:hint="eastAsia"/>
          </w:rPr>
          <w:t>也不能看著他白白去送死。</w:t>
        </w:r>
      </w:ins>
    </w:p>
    <w:p w:rsidR="00C04663" w:rsidRDefault="00CF5855" w:rsidP="00813907">
      <w:pPr>
        <w:spacing w:after="240"/>
      </w:pPr>
      <w:ins w:id="1294" w:author="Administrator" w:date="2019-07-02T22:23:00Z">
        <w:r>
          <w:rPr>
            <w:rFonts w:hint="eastAsia"/>
          </w:rPr>
          <w:t>可</w:t>
        </w:r>
      </w:ins>
      <w:r w:rsidR="00A7259F">
        <w:rPr>
          <w:rFonts w:hint="eastAsia"/>
        </w:rPr>
        <w:t>那灰袍道人聽完</w:t>
      </w:r>
      <w:ins w:id="1295" w:author="Administrator" w:date="2019-07-02T22:23:00Z">
        <w:r>
          <w:rPr>
            <w:rFonts w:hint="eastAsia"/>
          </w:rPr>
          <w:t>卻是</w:t>
        </w:r>
      </w:ins>
      <w:r w:rsidR="00A7259F">
        <w:rPr>
          <w:rFonts w:hint="eastAsia"/>
        </w:rPr>
        <w:t>冷哼一聲，啪一聲丟下一具屍體，</w:t>
      </w:r>
      <w:del w:id="1296" w:author="Administrator" w:date="2019-07-02T22:23:00Z">
        <w:r w:rsidR="00A7259F" w:rsidDel="00CF5855">
          <w:rPr>
            <w:rFonts w:hint="eastAsia"/>
          </w:rPr>
          <w:delText>那屍體</w:delText>
        </w:r>
        <w:r w:rsidR="00A7259F" w:rsidDel="00845292">
          <w:rPr>
            <w:rFonts w:hint="eastAsia"/>
          </w:rPr>
          <w:delText>毫無氣息，</w:delText>
        </w:r>
      </w:del>
      <w:r w:rsidR="00A7259F">
        <w:rPr>
          <w:rFonts w:hint="eastAsia"/>
        </w:rPr>
        <w:t>從半空摔下</w:t>
      </w:r>
      <w:ins w:id="1297" w:author="Administrator" w:date="2019-07-02T22:23:00Z">
        <w:r w:rsidR="00845292">
          <w:rPr>
            <w:rFonts w:hint="eastAsia"/>
          </w:rPr>
          <w:t>斷</w:t>
        </w:r>
      </w:ins>
      <w:del w:id="1298" w:author="Administrator" w:date="2019-07-02T22:23:00Z">
        <w:r w:rsidR="00A7259F" w:rsidDel="00845292">
          <w:rPr>
            <w:rFonts w:hint="eastAsia"/>
          </w:rPr>
          <w:delText>崩</w:delText>
        </w:r>
      </w:del>
      <w:r w:rsidR="00A7259F">
        <w:rPr>
          <w:rFonts w:hint="eastAsia"/>
        </w:rPr>
        <w:t>成</w:t>
      </w:r>
      <w:ins w:id="1299" w:author="Administrator" w:date="2019-07-02T22:23:00Z">
        <w:r w:rsidR="00845292">
          <w:rPr>
            <w:rFonts w:hint="eastAsia"/>
          </w:rPr>
          <w:t>數截</w:t>
        </w:r>
      </w:ins>
      <w:del w:id="1300" w:author="Administrator" w:date="2019-07-02T22:23:00Z">
        <w:r w:rsidR="00A7259F" w:rsidDel="00845292">
          <w:rPr>
            <w:rFonts w:hint="eastAsia"/>
          </w:rPr>
          <w:delText>數份</w:delText>
        </w:r>
      </w:del>
      <w:r w:rsidR="00A7259F">
        <w:rPr>
          <w:rFonts w:hint="eastAsia"/>
        </w:rPr>
        <w:t>，</w:t>
      </w:r>
      <w:ins w:id="1301" w:author="Administrator" w:date="2019-07-02T22:23:00Z">
        <w:r w:rsidR="00845292">
          <w:rPr>
            <w:rFonts w:hint="eastAsia"/>
          </w:rPr>
          <w:t>死</w:t>
        </w:r>
      </w:ins>
      <w:ins w:id="1302" w:author="Administrator" w:date="2019-07-02T22:24:00Z">
        <w:r w:rsidR="00845292">
          <w:rPr>
            <w:rFonts w:hint="eastAsia"/>
          </w:rPr>
          <w:t>得不能再死</w:t>
        </w:r>
      </w:ins>
      <w:ins w:id="1303" w:author="Administrator" w:date="2019-07-02T22:23:00Z">
        <w:r w:rsidR="00845292">
          <w:rPr>
            <w:rFonts w:hint="eastAsia"/>
          </w:rPr>
          <w:t>，</w:t>
        </w:r>
      </w:ins>
      <w:ins w:id="1304" w:author="Administrator" w:date="2019-07-03T22:36:00Z">
        <w:r w:rsidR="00277AB8">
          <w:rPr>
            <w:rFonts w:hint="eastAsia"/>
          </w:rPr>
          <w:t>面容</w:t>
        </w:r>
      </w:ins>
      <w:del w:id="1305" w:author="Administrator" w:date="2019-07-03T22:36:00Z">
        <w:r w:rsidR="00A7259F" w:rsidDel="00277AB8">
          <w:rPr>
            <w:rFonts w:hint="eastAsia"/>
          </w:rPr>
          <w:delText>臉上</w:delText>
        </w:r>
      </w:del>
      <w:ins w:id="1306" w:author="Administrator" w:date="2019-07-02T22:24:00Z">
        <w:r w:rsidR="00845292">
          <w:rPr>
            <w:rFonts w:hint="eastAsia"/>
          </w:rPr>
          <w:t>還</w:t>
        </w:r>
      </w:ins>
      <w:del w:id="1307" w:author="Administrator" w:date="2019-07-02T22:24:00Z">
        <w:r w:rsidR="00A7259F" w:rsidDel="00845292">
          <w:rPr>
            <w:rFonts w:hint="eastAsia"/>
          </w:rPr>
          <w:delText>那</w:delText>
        </w:r>
      </w:del>
      <w:r w:rsidR="00A7259F">
        <w:rPr>
          <w:rFonts w:hint="eastAsia"/>
        </w:rPr>
        <w:t>帶著惶恐跟害怕的神情，不是王小石還有誰？</w:t>
      </w:r>
    </w:p>
    <w:p w:rsidR="00C04663" w:rsidRDefault="00A7259F" w:rsidP="00813907">
      <w:pPr>
        <w:spacing w:after="240"/>
      </w:pPr>
      <w:r>
        <w:rPr>
          <w:rFonts w:hint="eastAsia"/>
        </w:rPr>
        <w:t>眾人見</w:t>
      </w:r>
      <w:ins w:id="1308" w:author="Administrator" w:date="2019-07-02T22:24:00Z">
        <w:r w:rsidR="00845292">
          <w:rPr>
            <w:rFonts w:hint="eastAsia"/>
          </w:rPr>
          <w:t>到這驚悚的一幕，</w:t>
        </w:r>
      </w:ins>
      <w:del w:id="1309" w:author="Administrator" w:date="2019-07-02T22:24:00Z">
        <w:r w:rsidDel="00845292">
          <w:rPr>
            <w:rFonts w:hint="eastAsia"/>
          </w:rPr>
          <w:delText>狀</w:delText>
        </w:r>
      </w:del>
      <w:r>
        <w:rPr>
          <w:rFonts w:hint="eastAsia"/>
        </w:rPr>
        <w:t>更加</w:t>
      </w:r>
      <w:ins w:id="1310" w:author="Administrator" w:date="2019-07-02T22:24:00Z">
        <w:r w:rsidR="00845292">
          <w:rPr>
            <w:rFonts w:hint="eastAsia"/>
          </w:rPr>
          <w:t>害怕得</w:t>
        </w:r>
      </w:ins>
      <w:del w:id="1311" w:author="Administrator" w:date="2019-07-02T22:24:00Z">
        <w:r w:rsidDel="00845292">
          <w:rPr>
            <w:rFonts w:hint="eastAsia"/>
          </w:rPr>
          <w:delText>得驚恐</w:delText>
        </w:r>
      </w:del>
      <w:r>
        <w:rPr>
          <w:rFonts w:hint="eastAsia"/>
        </w:rPr>
        <w:t>起來，幾個女眷忍不住，</w:t>
      </w:r>
      <w:del w:id="1312" w:author="Administrator" w:date="2019-07-02T22:24:00Z">
        <w:r w:rsidDel="00845292">
          <w:rPr>
            <w:rFonts w:hint="eastAsia"/>
          </w:rPr>
          <w:delText>有的</w:delText>
        </w:r>
      </w:del>
      <w:r>
        <w:rPr>
          <w:rFonts w:hint="eastAsia"/>
        </w:rPr>
        <w:t>吐</w:t>
      </w:r>
      <w:ins w:id="1313" w:author="Administrator" w:date="2019-07-02T22:25:00Z">
        <w:r w:rsidR="00845292">
          <w:rPr>
            <w:rFonts w:hint="eastAsia"/>
          </w:rPr>
          <w:t>得吐</w:t>
        </w:r>
      </w:ins>
      <w:del w:id="1314" w:author="Administrator" w:date="2019-07-02T22:25:00Z">
        <w:r w:rsidDel="00845292">
          <w:rPr>
            <w:rFonts w:hint="eastAsia"/>
          </w:rPr>
          <w:delText>了有的</w:delText>
        </w:r>
      </w:del>
      <w:r>
        <w:rPr>
          <w:rFonts w:hint="eastAsia"/>
        </w:rPr>
        <w:t>哭</w:t>
      </w:r>
      <w:ins w:id="1315" w:author="Administrator" w:date="2019-07-02T22:25:00Z">
        <w:r w:rsidR="00845292">
          <w:rPr>
            <w:rFonts w:hint="eastAsia"/>
          </w:rPr>
          <w:t>得哭</w:t>
        </w:r>
      </w:ins>
      <w:del w:id="1316" w:author="Administrator" w:date="2019-07-02T22:25:00Z">
        <w:r w:rsidDel="00845292">
          <w:rPr>
            <w:rFonts w:hint="eastAsia"/>
          </w:rPr>
          <w:delText>了出來</w:delText>
        </w:r>
      </w:del>
      <w:r>
        <w:rPr>
          <w:rFonts w:hint="eastAsia"/>
        </w:rPr>
        <w:t>，</w:t>
      </w:r>
      <w:ins w:id="1317" w:author="Administrator" w:date="2019-07-02T22:25:00Z">
        <w:r w:rsidR="00845292">
          <w:rPr>
            <w:rFonts w:hint="eastAsia"/>
          </w:rPr>
          <w:t>亂成一片，就連</w:t>
        </w:r>
      </w:ins>
      <w:r>
        <w:rPr>
          <w:rFonts w:hint="eastAsia"/>
        </w:rPr>
        <w:t>李龍飛看到</w:t>
      </w:r>
      <w:del w:id="1318" w:author="Administrator" w:date="2019-07-02T22:25:00Z">
        <w:r w:rsidDel="00845292">
          <w:rPr>
            <w:rFonts w:hint="eastAsia"/>
          </w:rPr>
          <w:delText>那</w:delText>
        </w:r>
      </w:del>
      <w:r>
        <w:rPr>
          <w:rFonts w:hint="eastAsia"/>
        </w:rPr>
        <w:t>王小石的頭</w:t>
      </w:r>
      <w:ins w:id="1319" w:author="Administrator" w:date="2019-07-02T22:25:00Z">
        <w:r w:rsidR="00845292">
          <w:rPr>
            <w:rFonts w:hint="eastAsia"/>
          </w:rPr>
          <w:t>顱</w:t>
        </w:r>
      </w:ins>
      <w:r>
        <w:rPr>
          <w:rFonts w:hint="eastAsia"/>
        </w:rPr>
        <w:t>，心中也是害怕到了極點，發抖著不敢發出聲</w:t>
      </w:r>
      <w:del w:id="1320" w:author="Administrator" w:date="2019-07-02T22:25:00Z">
        <w:r w:rsidDel="00845292">
          <w:rPr>
            <w:rFonts w:hint="eastAsia"/>
          </w:rPr>
          <w:delText>來</w:delText>
        </w:r>
      </w:del>
      <w:r>
        <w:rPr>
          <w:rFonts w:hint="eastAsia"/>
        </w:rPr>
        <w:t>。</w:t>
      </w:r>
    </w:p>
    <w:p w:rsidR="00C04663" w:rsidRDefault="00A7259F" w:rsidP="00813907">
      <w:pPr>
        <w:spacing w:after="240"/>
      </w:pPr>
      <w:r>
        <w:rPr>
          <w:rFonts w:hint="eastAsia"/>
        </w:rPr>
        <w:t>那灰袍道人</w:t>
      </w:r>
      <w:ins w:id="1321" w:author="Administrator" w:date="2019-07-02T22:25:00Z">
        <w:r w:rsidR="00845292">
          <w:rPr>
            <w:rFonts w:hint="eastAsia"/>
          </w:rPr>
          <w:t>又</w:t>
        </w:r>
      </w:ins>
      <w:r>
        <w:rPr>
          <w:rFonts w:hint="eastAsia"/>
        </w:rPr>
        <w:t>說道，「主事者我已經殺了填命，但他仗勢欺人，要不是有主子一直以來都允許，怎會犯下這種大錯？你說你孽子無知，但無知也有錯，你若是自認為官公正，就退到一旁去，由我來處理。」</w:t>
      </w:r>
    </w:p>
    <w:p w:rsidR="00C04663" w:rsidRDefault="00A7259F" w:rsidP="00813907">
      <w:pPr>
        <w:spacing w:after="240"/>
        <w:rPr>
          <w:ins w:id="1322" w:author="Administrator" w:date="2019-09-13T00:51:00Z"/>
        </w:rPr>
      </w:pPr>
      <w:r>
        <w:rPr>
          <w:rFonts w:hint="eastAsia"/>
        </w:rPr>
        <w:t>李敦這時候更</w:t>
      </w:r>
      <w:ins w:id="1323" w:author="Administrator" w:date="2019-07-02T22:28:00Z">
        <w:r w:rsidR="00845292">
          <w:rPr>
            <w:rFonts w:hint="eastAsia"/>
          </w:rPr>
          <w:t>加</w:t>
        </w:r>
      </w:ins>
      <w:ins w:id="1324" w:author="Administrator" w:date="2019-07-02T22:26:00Z">
        <w:r w:rsidR="00845292">
          <w:rPr>
            <w:rFonts w:hint="eastAsia"/>
          </w:rPr>
          <w:t>驚怒</w:t>
        </w:r>
      </w:ins>
      <w:del w:id="1325" w:author="Administrator" w:date="2019-07-02T22:26:00Z">
        <w:r w:rsidDel="00845292">
          <w:rPr>
            <w:rFonts w:hint="eastAsia"/>
          </w:rPr>
          <w:delText>是害怕</w:delText>
        </w:r>
      </w:del>
      <w:r>
        <w:rPr>
          <w:rFonts w:hint="eastAsia"/>
        </w:rPr>
        <w:t>了，他</w:t>
      </w:r>
      <w:ins w:id="1326" w:author="Administrator" w:date="2019-07-02T22:28:00Z">
        <w:r w:rsidR="00845292">
          <w:rPr>
            <w:rFonts w:hint="eastAsia"/>
          </w:rPr>
          <w:t>此時</w:t>
        </w:r>
      </w:ins>
      <w:ins w:id="1327" w:author="Administrator" w:date="2019-07-02T22:26:00Z">
        <w:r w:rsidR="00845292">
          <w:rPr>
            <w:rFonts w:hint="eastAsia"/>
          </w:rPr>
          <w:t>哪</w:t>
        </w:r>
      </w:ins>
      <w:ins w:id="1328" w:author="Administrator" w:date="2019-07-02T22:28:00Z">
        <w:r w:rsidR="00845292">
          <w:rPr>
            <w:rFonts w:hint="eastAsia"/>
          </w:rPr>
          <w:t>會</w:t>
        </w:r>
      </w:ins>
      <w:ins w:id="1329" w:author="Administrator" w:date="2019-07-02T22:26:00Z">
        <w:r w:rsidR="00845292">
          <w:rPr>
            <w:rFonts w:hint="eastAsia"/>
          </w:rPr>
          <w:t>不</w:t>
        </w:r>
      </w:ins>
      <w:r>
        <w:rPr>
          <w:rFonts w:hint="eastAsia"/>
        </w:rPr>
        <w:t>知</w:t>
      </w:r>
      <w:del w:id="1330" w:author="Administrator" w:date="2019-07-02T22:28:00Z">
        <w:r w:rsidDel="00845292">
          <w:rPr>
            <w:rFonts w:hint="eastAsia"/>
          </w:rPr>
          <w:delText>道</w:delText>
        </w:r>
      </w:del>
      <w:ins w:id="1331" w:author="Administrator" w:date="2019-07-02T22:26:00Z">
        <w:r w:rsidR="00845292">
          <w:rPr>
            <w:rFonts w:hint="eastAsia"/>
          </w:rPr>
          <w:t>，</w:t>
        </w:r>
      </w:ins>
      <w:r>
        <w:rPr>
          <w:rFonts w:hint="eastAsia"/>
        </w:rPr>
        <w:t>這灰袍道人今天</w:t>
      </w:r>
      <w:ins w:id="1332" w:author="Administrator" w:date="2019-07-02T22:26:00Z">
        <w:r w:rsidR="00845292">
          <w:rPr>
            <w:rFonts w:hint="eastAsia"/>
          </w:rPr>
          <w:t>分明是</w:t>
        </w:r>
      </w:ins>
      <w:del w:id="1333" w:author="Administrator" w:date="2019-07-02T22:26:00Z">
        <w:r w:rsidDel="00845292">
          <w:rPr>
            <w:rFonts w:hint="eastAsia"/>
          </w:rPr>
          <w:delText>來這是勢在必行</w:delText>
        </w:r>
      </w:del>
      <w:ins w:id="1334" w:author="Administrator" w:date="2019-07-02T22:26:00Z">
        <w:r w:rsidR="00845292">
          <w:rPr>
            <w:rFonts w:hint="eastAsia"/>
          </w:rPr>
          <w:t>衝著自己兒子而來，可</w:t>
        </w:r>
      </w:ins>
      <w:del w:id="1335" w:author="Administrator" w:date="2019-07-02T22:26:00Z">
        <w:r w:rsidDel="00845292">
          <w:rPr>
            <w:rFonts w:hint="eastAsia"/>
          </w:rPr>
          <w:delText>，</w:delText>
        </w:r>
      </w:del>
      <w:r>
        <w:rPr>
          <w:rFonts w:hint="eastAsia"/>
        </w:rPr>
        <w:t>他晚年好不容易得到這兒子，剛剛關上門教訓自己兒子也是為了讓兒子有所成才，但現在仙人找上門來，如果還讓自己兒子出面認錯，那可是</w:t>
      </w:r>
      <w:del w:id="1336" w:author="Administrator" w:date="2019-07-02T22:26:00Z">
        <w:r w:rsidDel="00845292">
          <w:rPr>
            <w:rFonts w:hint="eastAsia"/>
          </w:rPr>
          <w:delText>有</w:delText>
        </w:r>
      </w:del>
      <w:r>
        <w:rPr>
          <w:rFonts w:hint="eastAsia"/>
        </w:rPr>
        <w:t>殺生之禍阿！</w:t>
      </w:r>
    </w:p>
    <w:p w:rsidR="00052B29" w:rsidRDefault="00052B29" w:rsidP="00813907">
      <w:pPr>
        <w:spacing w:after="240"/>
        <w:rPr>
          <w:ins w:id="1337" w:author="Administrator" w:date="2019-09-13T01:59:00Z"/>
        </w:rPr>
      </w:pPr>
      <w:ins w:id="1338" w:author="Administrator" w:date="2019-09-13T00:51:00Z">
        <w:r>
          <w:rPr>
            <w:rFonts w:hint="eastAsia"/>
          </w:rPr>
          <w:t>他心中一怒，咬牙一抬頭，原本畏懼的心底頓</w:t>
        </w:r>
      </w:ins>
      <w:ins w:id="1339" w:author="Administrator" w:date="2019-09-13T00:52:00Z">
        <w:r>
          <w:rPr>
            <w:rFonts w:hint="eastAsia"/>
          </w:rPr>
          <w:t>時沒了害怕，衝到大廳一旁的壁上，抽出</w:t>
        </w:r>
      </w:ins>
      <w:ins w:id="1340" w:author="Administrator" w:date="2019-09-13T01:59:00Z">
        <w:r w:rsidR="006654EB">
          <w:rPr>
            <w:rFonts w:hint="eastAsia"/>
          </w:rPr>
          <w:t>掛在牆上的一把名劍，朝著灰袍道人衝去。</w:t>
        </w:r>
      </w:ins>
    </w:p>
    <w:p w:rsidR="00487FAC" w:rsidRDefault="006654EB" w:rsidP="00813907">
      <w:pPr>
        <w:spacing w:after="240"/>
        <w:rPr>
          <w:ins w:id="1341" w:author="Administrator" w:date="2020-03-15T23:10:00Z"/>
        </w:rPr>
      </w:pPr>
      <w:ins w:id="1342" w:author="Administrator" w:date="2019-09-13T01:59:00Z">
        <w:r>
          <w:rPr>
            <w:rFonts w:hint="eastAsia"/>
          </w:rPr>
          <w:t>後者見狀，只是嘴角揚起一抹</w:t>
        </w:r>
      </w:ins>
      <w:ins w:id="1343" w:author="Administrator" w:date="2019-09-13T02:00:00Z">
        <w:r>
          <w:rPr>
            <w:rFonts w:hint="eastAsia"/>
          </w:rPr>
          <w:t>譏笑，跟著手一抬，</w:t>
        </w:r>
      </w:ins>
      <w:ins w:id="1344" w:author="Administrator" w:date="2020-03-15T23:08:00Z">
        <w:r w:rsidR="00487FAC">
          <w:rPr>
            <w:rFonts w:hint="eastAsia"/>
          </w:rPr>
          <w:t>一團小火球</w:t>
        </w:r>
      </w:ins>
      <w:ins w:id="1345" w:author="Administrator" w:date="2020-03-15T23:09:00Z">
        <w:r w:rsidR="00487FAC">
          <w:rPr>
            <w:rFonts w:hint="eastAsia"/>
          </w:rPr>
          <w:t>噴射而出，</w:t>
        </w:r>
      </w:ins>
      <w:ins w:id="1346" w:author="Administrator" w:date="2019-09-13T02:00:00Z">
        <w:r>
          <w:rPr>
            <w:rFonts w:hint="eastAsia"/>
          </w:rPr>
          <w:t>也不見</w:t>
        </w:r>
      </w:ins>
      <w:ins w:id="1347" w:author="Administrator" w:date="2020-03-15T23:09:00Z">
        <w:r w:rsidR="00487FAC">
          <w:rPr>
            <w:rFonts w:hint="eastAsia"/>
          </w:rPr>
          <w:t>有多快，可碰觸到李敦的長劍</w:t>
        </w:r>
      </w:ins>
      <w:ins w:id="1348" w:author="Administrator" w:date="2019-09-13T02:01:00Z">
        <w:r>
          <w:rPr>
            <w:rFonts w:hint="eastAsia"/>
          </w:rPr>
          <w:t>，頓時</w:t>
        </w:r>
      </w:ins>
      <w:ins w:id="1349" w:author="Administrator" w:date="2020-03-15T23:09:00Z">
        <w:r w:rsidR="00487FAC">
          <w:rPr>
            <w:rFonts w:hint="eastAsia"/>
          </w:rPr>
          <w:t>後者</w:t>
        </w:r>
      </w:ins>
      <w:ins w:id="1350" w:author="Administrator" w:date="2020-03-15T23:10:00Z">
        <w:r w:rsidR="00487FAC">
          <w:rPr>
            <w:rFonts w:hint="eastAsia"/>
          </w:rPr>
          <w:t>像是冰雪見到陽光似的，融化成一灘液體紛紛滴落。</w:t>
        </w:r>
      </w:ins>
    </w:p>
    <w:p w:rsidR="006654EB" w:rsidRDefault="00487FAC" w:rsidP="00813907">
      <w:pPr>
        <w:spacing w:after="240"/>
        <w:rPr>
          <w:ins w:id="1351" w:author="Administrator" w:date="2019-09-13T02:02:00Z"/>
        </w:rPr>
      </w:pPr>
      <w:ins w:id="1352" w:author="Administrator" w:date="2019-09-13T02:01:00Z">
        <w:r>
          <w:rPr>
            <w:rFonts w:hint="eastAsia"/>
          </w:rPr>
          <w:t>李敦慘叫一聲，虎口</w:t>
        </w:r>
      </w:ins>
      <w:ins w:id="1353" w:author="Administrator" w:date="2020-03-15T23:10:00Z">
        <w:r>
          <w:rPr>
            <w:rFonts w:hint="eastAsia"/>
          </w:rPr>
          <w:t>被那鐵液</w:t>
        </w:r>
      </w:ins>
      <w:ins w:id="1354" w:author="Administrator" w:date="2020-03-15T23:11:00Z">
        <w:r>
          <w:rPr>
            <w:rFonts w:hint="eastAsia"/>
          </w:rPr>
          <w:t>燙到，整個</w:t>
        </w:r>
      </w:ins>
      <w:ins w:id="1355" w:author="Administrator" w:date="2019-09-13T02:01:00Z">
        <w:r>
          <w:rPr>
            <w:rFonts w:hint="eastAsia"/>
          </w:rPr>
          <w:t>手</w:t>
        </w:r>
      </w:ins>
      <w:ins w:id="1356" w:author="Administrator" w:date="2020-03-15T23:11:00Z">
        <w:r>
          <w:rPr>
            <w:rFonts w:hint="eastAsia"/>
          </w:rPr>
          <w:t>立刻紅腫起來，將剩下一半的</w:t>
        </w:r>
      </w:ins>
      <w:ins w:id="1357" w:author="Administrator" w:date="2019-09-13T02:01:00Z">
        <w:r w:rsidR="006654EB">
          <w:rPr>
            <w:rFonts w:hint="eastAsia"/>
          </w:rPr>
          <w:t>長劍</w:t>
        </w:r>
      </w:ins>
      <w:ins w:id="1358" w:author="Administrator" w:date="2020-03-15T23:11:00Z">
        <w:r>
          <w:rPr>
            <w:rFonts w:hint="eastAsia"/>
          </w:rPr>
          <w:t>甩</w:t>
        </w:r>
      </w:ins>
      <w:ins w:id="1359" w:author="Administrator" w:date="2019-09-13T02:01:00Z">
        <w:r w:rsidR="006654EB">
          <w:rPr>
            <w:rFonts w:hint="eastAsia"/>
          </w:rPr>
          <w:t>落</w:t>
        </w:r>
      </w:ins>
      <w:ins w:id="1360" w:author="Administrator" w:date="2020-03-15T23:11:00Z">
        <w:r>
          <w:rPr>
            <w:rFonts w:hint="eastAsia"/>
          </w:rPr>
          <w:t>在</w:t>
        </w:r>
      </w:ins>
      <w:ins w:id="1361" w:author="Administrator" w:date="2019-09-13T02:01:00Z">
        <w:r w:rsidR="006654EB">
          <w:rPr>
            <w:rFonts w:hint="eastAsia"/>
          </w:rPr>
          <w:t>地，</w:t>
        </w:r>
      </w:ins>
      <w:ins w:id="1362" w:author="Administrator" w:date="2019-09-13T02:02:00Z">
        <w:r w:rsidR="006654EB">
          <w:rPr>
            <w:rFonts w:hint="eastAsia"/>
          </w:rPr>
          <w:t>跪倒在一旁。</w:t>
        </w:r>
      </w:ins>
    </w:p>
    <w:p w:rsidR="006654EB" w:rsidRDefault="00CF7FD1" w:rsidP="00813907">
      <w:pPr>
        <w:spacing w:after="240"/>
        <w:rPr>
          <w:ins w:id="1363" w:author="Administrator" w:date="2020-03-15T21:46:00Z"/>
        </w:rPr>
      </w:pPr>
      <w:ins w:id="1364" w:author="Administrator" w:date="2019-09-13T02:02:00Z">
        <w:r>
          <w:rPr>
            <w:rFonts w:hint="eastAsia"/>
          </w:rPr>
          <w:t>原本李府還有其</w:t>
        </w:r>
      </w:ins>
      <w:ins w:id="1365" w:author="Administrator" w:date="2020-03-15T21:48:00Z">
        <w:r>
          <w:rPr>
            <w:rFonts w:hint="eastAsia"/>
          </w:rPr>
          <w:t>僕役</w:t>
        </w:r>
      </w:ins>
      <w:ins w:id="1366" w:author="Administrator" w:date="2019-09-13T02:02:00Z">
        <w:r w:rsidR="006654EB">
          <w:rPr>
            <w:rFonts w:hint="eastAsia"/>
          </w:rPr>
          <w:t>想動手，見此情況，才明白仙人比傳說中的更加可怕，哪怕是二流高手，在仙人面前，也是不</w:t>
        </w:r>
      </w:ins>
      <w:ins w:id="1367" w:author="Administrator" w:date="2019-09-13T02:03:00Z">
        <w:r w:rsidR="006654EB">
          <w:rPr>
            <w:rFonts w:hint="eastAsia"/>
          </w:rPr>
          <w:t>堪一擊，想來就算是先天高手，怕也是</w:t>
        </w:r>
      </w:ins>
      <w:ins w:id="1368" w:author="Administrator" w:date="2019-09-13T02:10:00Z">
        <w:r w:rsidR="00692CF9">
          <w:rPr>
            <w:rFonts w:hint="eastAsia"/>
          </w:rPr>
          <w:t>只能落敗</w:t>
        </w:r>
      </w:ins>
      <w:ins w:id="1369" w:author="Administrator" w:date="2019-09-13T02:03:00Z">
        <w:r w:rsidR="006654EB">
          <w:rPr>
            <w:rFonts w:hint="eastAsia"/>
          </w:rPr>
          <w:t>而已。</w:t>
        </w:r>
      </w:ins>
    </w:p>
    <w:p w:rsidR="009457CC" w:rsidRDefault="00CF7FD1" w:rsidP="00813907">
      <w:pPr>
        <w:spacing w:after="240"/>
        <w:rPr>
          <w:ins w:id="1370" w:author="Administrator" w:date="2020-03-15T22:09:00Z"/>
        </w:rPr>
      </w:pPr>
      <w:ins w:id="1371" w:author="Administrator" w:date="2020-03-15T21:47:00Z">
        <w:r>
          <w:rPr>
            <w:rFonts w:hint="eastAsia"/>
          </w:rPr>
          <w:t>「給我上，誰能幫我渡過今天這一關，我賞金千兩，再將我小女兒嫁給了他！」</w:t>
        </w:r>
      </w:ins>
      <w:ins w:id="1372" w:author="Administrator" w:date="2020-03-15T21:49:00Z">
        <w:r w:rsidR="00695E1C">
          <w:rPr>
            <w:rFonts w:hint="eastAsia"/>
          </w:rPr>
          <w:t>看到眾人的眼神，李敦</w:t>
        </w:r>
      </w:ins>
      <w:ins w:id="1373" w:author="Administrator" w:date="2020-03-15T23:35:00Z">
        <w:r w:rsidR="00807C3E">
          <w:rPr>
            <w:rFonts w:hint="eastAsia"/>
          </w:rPr>
          <w:t>怎會不知道他們的想法，他</w:t>
        </w:r>
      </w:ins>
      <w:ins w:id="1374" w:author="Administrator" w:date="2020-03-15T21:49:00Z">
        <w:r w:rsidR="00695E1C">
          <w:rPr>
            <w:rFonts w:hint="eastAsia"/>
          </w:rPr>
          <w:t>心中一</w:t>
        </w:r>
      </w:ins>
      <w:ins w:id="1375" w:author="Administrator" w:date="2020-03-15T22:48:00Z">
        <w:r w:rsidR="00695E1C">
          <w:rPr>
            <w:rFonts w:hint="eastAsia"/>
          </w:rPr>
          <w:t>緊</w:t>
        </w:r>
      </w:ins>
      <w:ins w:id="1376" w:author="Administrator" w:date="2020-03-15T21:49:00Z">
        <w:r w:rsidR="009457CC">
          <w:rPr>
            <w:rFonts w:hint="eastAsia"/>
          </w:rPr>
          <w:t>，</w:t>
        </w:r>
      </w:ins>
      <w:ins w:id="1377" w:author="Administrator" w:date="2020-03-15T22:08:00Z">
        <w:r w:rsidR="009457CC">
          <w:rPr>
            <w:rFonts w:hint="eastAsia"/>
          </w:rPr>
          <w:t>大聲喊道</w:t>
        </w:r>
      </w:ins>
      <w:ins w:id="1378" w:author="Administrator" w:date="2020-03-15T23:35:00Z">
        <w:r w:rsidR="00807C3E">
          <w:rPr>
            <w:rFonts w:hint="eastAsia"/>
          </w:rPr>
          <w:t>，希望能利誘眾人出頭</w:t>
        </w:r>
      </w:ins>
      <w:ins w:id="1379" w:author="Administrator" w:date="2020-03-15T22:08:00Z">
        <w:r w:rsidR="009457CC">
          <w:rPr>
            <w:rFonts w:hint="eastAsia"/>
          </w:rPr>
          <w:t>。</w:t>
        </w:r>
      </w:ins>
    </w:p>
    <w:p w:rsidR="009457CC" w:rsidRDefault="009457CC" w:rsidP="00813907">
      <w:pPr>
        <w:spacing w:after="240"/>
        <w:rPr>
          <w:ins w:id="1380" w:author="Administrator" w:date="2020-03-15T22:11:00Z"/>
        </w:rPr>
      </w:pPr>
      <w:ins w:id="1381" w:author="Administrator" w:date="2020-03-15T22:09:00Z">
        <w:r>
          <w:rPr>
            <w:rFonts w:hint="eastAsia"/>
          </w:rPr>
          <w:t>這話一出，頓時不少僕役</w:t>
        </w:r>
      </w:ins>
      <w:ins w:id="1382" w:author="Administrator" w:date="2020-03-15T22:11:00Z">
        <w:r>
          <w:rPr>
            <w:rFonts w:hint="eastAsia"/>
          </w:rPr>
          <w:t>眼神躊躇了起來。</w:t>
        </w:r>
      </w:ins>
    </w:p>
    <w:p w:rsidR="009457CC" w:rsidRDefault="009457CC" w:rsidP="00813907">
      <w:pPr>
        <w:spacing w:after="240"/>
        <w:rPr>
          <w:ins w:id="1383" w:author="Administrator" w:date="2020-03-15T22:15:00Z"/>
        </w:rPr>
      </w:pPr>
      <w:ins w:id="1384" w:author="Administrator" w:date="2020-03-15T22:11:00Z">
        <w:r>
          <w:rPr>
            <w:rFonts w:hint="eastAsia"/>
          </w:rPr>
          <w:lastRenderedPageBreak/>
          <w:t>的確，仙人是很讓人畏懼的，可是若能當上李家的</w:t>
        </w:r>
      </w:ins>
      <w:ins w:id="1385" w:author="Administrator" w:date="2020-03-15T22:15:00Z">
        <w:r w:rsidR="00605A59" w:rsidRPr="00605A59">
          <w:rPr>
            <w:rFonts w:hint="eastAsia"/>
          </w:rPr>
          <w:t>乘龍快婿</w:t>
        </w:r>
        <w:r w:rsidR="00605A59">
          <w:rPr>
            <w:rFonts w:hint="eastAsia"/>
          </w:rPr>
          <w:t>，那一輩子可就都不愁吃穿了。</w:t>
        </w:r>
      </w:ins>
    </w:p>
    <w:p w:rsidR="00605A59" w:rsidRDefault="00605A59" w:rsidP="00813907">
      <w:pPr>
        <w:spacing w:after="240"/>
        <w:rPr>
          <w:ins w:id="1386" w:author="Administrator" w:date="2020-03-15T22:48:00Z"/>
        </w:rPr>
      </w:pPr>
      <w:ins w:id="1387" w:author="Administrator" w:date="2020-03-15T22:15:00Z">
        <w:r>
          <w:rPr>
            <w:rFonts w:hint="eastAsia"/>
          </w:rPr>
          <w:t>而且李敦的小女兒</w:t>
        </w:r>
      </w:ins>
      <w:ins w:id="1388" w:author="Administrator" w:date="2020-03-15T22:16:00Z">
        <w:r>
          <w:rPr>
            <w:rFonts w:hint="eastAsia"/>
          </w:rPr>
          <w:t>李寶儀</w:t>
        </w:r>
      </w:ins>
      <w:ins w:id="1389" w:author="Administrator" w:date="2020-03-15T22:15:00Z">
        <w:r>
          <w:rPr>
            <w:rFonts w:hint="eastAsia"/>
          </w:rPr>
          <w:t>，</w:t>
        </w:r>
      </w:ins>
      <w:ins w:id="1390" w:author="Administrator" w:date="2020-03-15T22:16:00Z">
        <w:r>
          <w:rPr>
            <w:rFonts w:hint="eastAsia"/>
          </w:rPr>
          <w:t>那可是李府上下除了李龍飛之外，最受人</w:t>
        </w:r>
      </w:ins>
      <w:ins w:id="1391" w:author="Administrator" w:date="2020-03-15T22:17:00Z">
        <w:r>
          <w:rPr>
            <w:rFonts w:hint="eastAsia"/>
          </w:rPr>
          <w:t>羨</w:t>
        </w:r>
      </w:ins>
      <w:ins w:id="1392" w:author="Administrator" w:date="2020-03-15T22:16:00Z">
        <w:r>
          <w:rPr>
            <w:rFonts w:hint="eastAsia"/>
          </w:rPr>
          <w:t>慕的</w:t>
        </w:r>
      </w:ins>
      <w:ins w:id="1393" w:author="Administrator" w:date="2020-03-15T22:17:00Z">
        <w:r>
          <w:rPr>
            <w:rFonts w:hint="eastAsia"/>
          </w:rPr>
          <w:t>對象，不只長得漂亮，還</w:t>
        </w:r>
      </w:ins>
      <w:ins w:id="1394" w:author="Administrator" w:date="2020-03-15T22:18:00Z">
        <w:r>
          <w:rPr>
            <w:rFonts w:hint="eastAsia"/>
          </w:rPr>
          <w:t>備受眾人寵愛，若真的能</w:t>
        </w:r>
      </w:ins>
      <w:ins w:id="1395" w:author="Administrator" w:date="2020-03-15T22:48:00Z">
        <w:r w:rsidR="00695E1C">
          <w:rPr>
            <w:rFonts w:hint="eastAsia"/>
          </w:rPr>
          <w:t>娶到這樣的美嬌娘，那死也甘心了。</w:t>
        </w:r>
      </w:ins>
    </w:p>
    <w:p w:rsidR="00695E1C" w:rsidRDefault="00487FAC" w:rsidP="00813907">
      <w:pPr>
        <w:spacing w:after="240"/>
        <w:rPr>
          <w:ins w:id="1396" w:author="Administrator" w:date="2020-03-15T23:04:00Z"/>
        </w:rPr>
      </w:pPr>
      <w:ins w:id="1397" w:author="Administrator" w:date="2020-03-15T23:03:00Z">
        <w:r>
          <w:rPr>
            <w:rFonts w:hint="eastAsia"/>
          </w:rPr>
          <w:t>「拼了！</w:t>
        </w:r>
      </w:ins>
      <w:ins w:id="1398" w:author="Administrator" w:date="2020-03-15T23:17:00Z">
        <w:r w:rsidR="00440CF5">
          <w:rPr>
            <w:rFonts w:hint="eastAsia"/>
          </w:rPr>
          <w:t>我就不信</w:t>
        </w:r>
      </w:ins>
      <w:ins w:id="1399" w:author="Administrator" w:date="2020-03-15T23:03:00Z">
        <w:r>
          <w:rPr>
            <w:rFonts w:hint="eastAsia"/>
          </w:rPr>
          <w:t>仙人</w:t>
        </w:r>
      </w:ins>
      <w:ins w:id="1400" w:author="Administrator" w:date="2020-03-15T23:05:00Z">
        <w:r>
          <w:rPr>
            <w:rFonts w:hint="eastAsia"/>
          </w:rPr>
          <w:t>架得過</w:t>
        </w:r>
      </w:ins>
      <w:ins w:id="1401" w:author="Administrator" w:date="2020-03-15T23:04:00Z">
        <w:r>
          <w:rPr>
            <w:rFonts w:hint="eastAsia"/>
          </w:rPr>
          <w:t>我們這麼多人！」</w:t>
        </w:r>
      </w:ins>
    </w:p>
    <w:p w:rsidR="00487FAC" w:rsidRDefault="00487FAC" w:rsidP="00813907">
      <w:pPr>
        <w:spacing w:after="240"/>
        <w:rPr>
          <w:ins w:id="1402" w:author="Administrator" w:date="2020-03-15T23:05:00Z"/>
        </w:rPr>
      </w:pPr>
      <w:ins w:id="1403" w:author="Administrator" w:date="2020-03-15T23:04:00Z">
        <w:r>
          <w:rPr>
            <w:rFonts w:hint="eastAsia"/>
          </w:rPr>
          <w:t>一個平常膽子較大的僕役，大喝一聲，提刀就朝著那灰袍道人衝去，</w:t>
        </w:r>
      </w:ins>
      <w:ins w:id="1404" w:author="Administrator" w:date="2020-03-15T23:05:00Z">
        <w:r>
          <w:rPr>
            <w:rFonts w:hint="eastAsia"/>
          </w:rPr>
          <w:t>眼神中盡是一片瘋狂。</w:t>
        </w:r>
      </w:ins>
    </w:p>
    <w:p w:rsidR="00487FAC" w:rsidRDefault="00487FAC" w:rsidP="00813907">
      <w:pPr>
        <w:spacing w:after="240"/>
        <w:rPr>
          <w:ins w:id="1405" w:author="Administrator" w:date="2020-03-15T23:18:00Z"/>
        </w:rPr>
      </w:pPr>
      <w:ins w:id="1406" w:author="Administrator" w:date="2020-03-15T23:05:00Z">
        <w:r>
          <w:rPr>
            <w:rFonts w:hint="eastAsia"/>
          </w:rPr>
          <w:t>其他幾個僕役看到有人起頭，紛紛也衝上去了，甚至有幾個擅長暗器的</w:t>
        </w:r>
      </w:ins>
      <w:ins w:id="1407" w:author="Administrator" w:date="2020-03-15T23:17:00Z">
        <w:r w:rsidR="00440CF5">
          <w:rPr>
            <w:rFonts w:hint="eastAsia"/>
          </w:rPr>
          <w:t>，</w:t>
        </w:r>
      </w:ins>
      <w:ins w:id="1408" w:author="Administrator" w:date="2020-03-15T23:18:00Z">
        <w:r w:rsidR="00440CF5">
          <w:rPr>
            <w:rFonts w:hint="eastAsia"/>
          </w:rPr>
          <w:t>甩手就是幾柄飛刀毒鏢射了過去。</w:t>
        </w:r>
      </w:ins>
    </w:p>
    <w:p w:rsidR="00440CF5" w:rsidRDefault="00440CF5" w:rsidP="00813907">
      <w:pPr>
        <w:spacing w:after="240"/>
        <w:rPr>
          <w:ins w:id="1409" w:author="Administrator" w:date="2020-03-15T23:18:00Z"/>
        </w:rPr>
      </w:pPr>
      <w:ins w:id="1410" w:author="Administrator" w:date="2020-03-15T23:18:00Z">
        <w:r>
          <w:rPr>
            <w:rFonts w:hint="eastAsia"/>
          </w:rPr>
          <w:t>「呵呵…找死的人真是不少！」</w:t>
        </w:r>
      </w:ins>
    </w:p>
    <w:p w:rsidR="00440CF5" w:rsidRDefault="00440CF5" w:rsidP="00813907">
      <w:pPr>
        <w:spacing w:after="240"/>
        <w:rPr>
          <w:ins w:id="1411" w:author="Administrator" w:date="2020-03-15T23:22:00Z"/>
        </w:rPr>
      </w:pPr>
      <w:ins w:id="1412" w:author="Administrator" w:date="2020-03-15T23:18:00Z">
        <w:r>
          <w:rPr>
            <w:rFonts w:hint="eastAsia"/>
          </w:rPr>
          <w:t>可那</w:t>
        </w:r>
      </w:ins>
      <w:ins w:id="1413" w:author="Administrator" w:date="2020-03-15T23:19:00Z">
        <w:r>
          <w:rPr>
            <w:rFonts w:hint="eastAsia"/>
          </w:rPr>
          <w:t>灰袍</w:t>
        </w:r>
      </w:ins>
      <w:ins w:id="1414" w:author="Administrator" w:date="2020-03-15T23:20:00Z">
        <w:r>
          <w:rPr>
            <w:rFonts w:hint="eastAsia"/>
          </w:rPr>
          <w:t>道人絲毫沒有一點緊張，一雙眼瞇了起來，口氣冰冷到了極點，跟著也沒多做甚麼，</w:t>
        </w:r>
      </w:ins>
      <w:ins w:id="1415" w:author="Administrator" w:date="2020-03-15T23:21:00Z">
        <w:r>
          <w:rPr>
            <w:rFonts w:hint="eastAsia"/>
          </w:rPr>
          <w:t>背後的一把桃木劍頓時嗡鳴而起，霎時間滿室的寒意吹</w:t>
        </w:r>
      </w:ins>
      <w:ins w:id="1416" w:author="Administrator" w:date="2020-03-15T23:22:00Z">
        <w:r>
          <w:rPr>
            <w:rFonts w:hint="eastAsia"/>
          </w:rPr>
          <w:t>過，將眾人愣了一下。</w:t>
        </w:r>
      </w:ins>
    </w:p>
    <w:p w:rsidR="00440CF5" w:rsidRDefault="00440CF5" w:rsidP="00813907">
      <w:pPr>
        <w:spacing w:after="240"/>
        <w:rPr>
          <w:ins w:id="1417" w:author="Administrator" w:date="2020-03-15T23:23:00Z"/>
        </w:rPr>
      </w:pPr>
      <w:ins w:id="1418" w:author="Administrator" w:date="2020-03-15T23:22:00Z">
        <w:r>
          <w:rPr>
            <w:rFonts w:hint="eastAsia"/>
          </w:rPr>
          <w:t>等眾人意識到危機時，那桃木劍已經將所有暗</w:t>
        </w:r>
      </w:ins>
      <w:ins w:id="1419" w:author="Administrator" w:date="2020-03-15T23:23:00Z">
        <w:r>
          <w:rPr>
            <w:rFonts w:hint="eastAsia"/>
          </w:rPr>
          <w:t>器一一打落，跟著將那些出手的僕役頭</w:t>
        </w:r>
        <w:r w:rsidR="008D4A7D">
          <w:rPr>
            <w:rFonts w:hint="eastAsia"/>
          </w:rPr>
          <w:t>顱都給砍了下來。</w:t>
        </w:r>
      </w:ins>
    </w:p>
    <w:p w:rsidR="008D4A7D" w:rsidRPr="009457CC" w:rsidRDefault="008D4A7D" w:rsidP="00813907">
      <w:pPr>
        <w:spacing w:after="240"/>
        <w:rPr>
          <w:ins w:id="1420" w:author="Administrator" w:date="2019-09-13T02:03:00Z"/>
        </w:rPr>
      </w:pPr>
      <w:ins w:id="1421" w:author="Administrator" w:date="2020-03-15T23:23:00Z">
        <w:r>
          <w:rPr>
            <w:rFonts w:hint="eastAsia"/>
          </w:rPr>
          <w:t>直到死前，那些僕役仍</w:t>
        </w:r>
      </w:ins>
      <w:ins w:id="1422" w:author="Administrator" w:date="2020-03-15T23:24:00Z">
        <w:r>
          <w:rPr>
            <w:rFonts w:hint="eastAsia"/>
          </w:rPr>
          <w:t>張大了眼</w:t>
        </w:r>
      </w:ins>
      <w:ins w:id="1423" w:author="Administrator" w:date="2020-03-15T23:23:00Z">
        <w:r>
          <w:rPr>
            <w:rFonts w:hint="eastAsia"/>
          </w:rPr>
          <w:t>不敢相信</w:t>
        </w:r>
      </w:ins>
      <w:ins w:id="1424" w:author="Administrator" w:date="2020-03-15T23:24:00Z">
        <w:r>
          <w:rPr>
            <w:rFonts w:hint="eastAsia"/>
          </w:rPr>
          <w:t>，自己苦練多年的武藝竟是如此不堪一擊。</w:t>
        </w:r>
      </w:ins>
    </w:p>
    <w:p w:rsidR="008D4A7D" w:rsidRDefault="00692CF9" w:rsidP="00813907">
      <w:pPr>
        <w:spacing w:after="240"/>
        <w:rPr>
          <w:ins w:id="1425" w:author="Administrator" w:date="2020-03-15T23:26:00Z"/>
        </w:rPr>
      </w:pPr>
      <w:ins w:id="1426" w:author="Administrator" w:date="2019-09-13T02:10:00Z">
        <w:r>
          <w:rPr>
            <w:rFonts w:hint="eastAsia"/>
          </w:rPr>
          <w:t>李敦此時已經停止了慘叫，</w:t>
        </w:r>
      </w:ins>
      <w:ins w:id="1427" w:author="Administrator" w:date="2020-03-15T23:24:00Z">
        <w:r w:rsidR="008D4A7D">
          <w:rPr>
            <w:rFonts w:hint="eastAsia"/>
          </w:rPr>
          <w:t>他</w:t>
        </w:r>
      </w:ins>
      <w:ins w:id="1428" w:author="Administrator" w:date="2020-03-15T23:25:00Z">
        <w:r w:rsidR="008D4A7D">
          <w:rPr>
            <w:rFonts w:hint="eastAsia"/>
          </w:rPr>
          <w:t>張大了口，無法置信地看著這一幕，直到此時，他才真正意識到，這名灰袍道人舉手之間便可將李府全家上下滅得一乾二</w:t>
        </w:r>
      </w:ins>
      <w:ins w:id="1429" w:author="Administrator" w:date="2020-03-15T23:26:00Z">
        <w:r w:rsidR="008D4A7D">
          <w:rPr>
            <w:rFonts w:hint="eastAsia"/>
          </w:rPr>
          <w:t>淨，而自己等人跟本毫無招架之力。</w:t>
        </w:r>
      </w:ins>
    </w:p>
    <w:p w:rsidR="006654EB" w:rsidRPr="00692CF9" w:rsidDel="00692CF9" w:rsidRDefault="00692CF9" w:rsidP="00813907">
      <w:pPr>
        <w:spacing w:after="240"/>
        <w:rPr>
          <w:del w:id="1430" w:author="Administrator" w:date="2019-09-13T02:10:00Z"/>
        </w:rPr>
      </w:pPr>
      <w:ins w:id="1431" w:author="Administrator" w:date="2019-09-13T02:10:00Z">
        <w:r>
          <w:rPr>
            <w:rFonts w:hint="eastAsia"/>
          </w:rPr>
          <w:t>他</w:t>
        </w:r>
      </w:ins>
      <w:ins w:id="1432" w:author="Administrator" w:date="2020-03-15T23:36:00Z">
        <w:r w:rsidR="00807C3E">
          <w:rPr>
            <w:rFonts w:hint="eastAsia"/>
          </w:rPr>
          <w:t>再也不敢反抗，只能</w:t>
        </w:r>
      </w:ins>
      <w:ins w:id="1433" w:author="Administrator" w:date="2019-09-13T02:10:00Z">
        <w:r>
          <w:rPr>
            <w:rFonts w:hint="eastAsia"/>
          </w:rPr>
          <w:t>爬到仙人面前，</w:t>
        </w:r>
      </w:ins>
    </w:p>
    <w:p w:rsidR="00C04663" w:rsidRDefault="00A7259F" w:rsidP="00813907">
      <w:pPr>
        <w:spacing w:after="240"/>
      </w:pPr>
      <w:del w:id="1434" w:author="Administrator" w:date="2019-09-13T02:10:00Z">
        <w:r w:rsidDel="00692CF9">
          <w:rPr>
            <w:rFonts w:hint="eastAsia"/>
          </w:rPr>
          <w:delText>他</w:delText>
        </w:r>
      </w:del>
      <w:r>
        <w:rPr>
          <w:rFonts w:hint="eastAsia"/>
        </w:rPr>
        <w:t>咚咚咚拼命磕頭，磕到額頭都流了血，</w:t>
      </w:r>
      <w:del w:id="1435" w:author="Administrator" w:date="2019-09-13T02:11:00Z">
        <w:r w:rsidDel="00692CF9">
          <w:rPr>
            <w:rFonts w:hint="eastAsia"/>
          </w:rPr>
          <w:delText>他</w:delText>
        </w:r>
      </w:del>
      <w:r>
        <w:rPr>
          <w:rFonts w:hint="eastAsia"/>
        </w:rPr>
        <w:t>顫抖著聲音說道，「大仙饒命，大仙饒命，小兒真的不是故意的。大仙明鑑，俗話說養子不教父子過，老夫願意以一命換小兒一命，求大仙開饒，求大仙開饒。」</w:t>
      </w:r>
    </w:p>
    <w:p w:rsidR="00C04663" w:rsidRDefault="00A7259F" w:rsidP="00813907">
      <w:pPr>
        <w:spacing w:after="240"/>
      </w:pPr>
      <w:r>
        <w:rPr>
          <w:rFonts w:hint="eastAsia"/>
        </w:rPr>
        <w:t>旁邊眾人一聽，都露出了萬萬不可的臉色，但那灰袍道人在上，誰也不敢出聲，只是一直用眼神示意李敦不可。</w:t>
      </w:r>
    </w:p>
    <w:p w:rsidR="00C04663" w:rsidRDefault="00A7259F" w:rsidP="00813907">
      <w:pPr>
        <w:spacing w:after="240"/>
      </w:pPr>
      <w:r>
        <w:rPr>
          <w:rFonts w:hint="eastAsia"/>
        </w:rPr>
        <w:t>李龍飛看到平常寵溺自己的親爹磕得頭破血流，又看到那灰袍道人一副看好戲的樣子，心中原本的惶恐轉為怒氣，這麼一急一氣，忍不住站了起來大喊，「我就在這，有種對著我來，不要找我爹爹跟其他人的麻煩！你要找我，我出來便是！」</w:t>
      </w:r>
    </w:p>
    <w:p w:rsidR="00C04663" w:rsidRDefault="00A7259F" w:rsidP="00813907">
      <w:pPr>
        <w:spacing w:after="240"/>
      </w:pPr>
      <w:r>
        <w:rPr>
          <w:rFonts w:hint="eastAsia"/>
        </w:rPr>
        <w:t>那道人眼神一瞇，陰冷笑道，「小子倒是有種。」</w:t>
      </w:r>
    </w:p>
    <w:p w:rsidR="00C04663" w:rsidRDefault="00A7259F" w:rsidP="00813907">
      <w:pPr>
        <w:spacing w:after="240"/>
      </w:pPr>
      <w:r>
        <w:rPr>
          <w:rFonts w:hint="eastAsia"/>
        </w:rPr>
        <w:lastRenderedPageBreak/>
        <w:t>李敦聽到李龍飛這話大驚，他轉身就是一個巴掌帶著怒火甩了下去，「孽子，閉嘴！」</w:t>
      </w:r>
    </w:p>
    <w:p w:rsidR="00C04663" w:rsidRDefault="00A7259F" w:rsidP="00813907">
      <w:pPr>
        <w:spacing w:after="240"/>
      </w:pPr>
      <w:r>
        <w:rPr>
          <w:rFonts w:hint="eastAsia"/>
        </w:rPr>
        <w:t>這一掌比早前那一掌還要重還要狠，打得李龍飛差點暈了過去，但他</w:t>
      </w:r>
      <w:ins w:id="1436" w:author="Administrator" w:date="2019-07-02T22:29:00Z">
        <w:r w:rsidR="00845292">
          <w:rPr>
            <w:rFonts w:hint="eastAsia"/>
          </w:rPr>
          <w:t>長期練武，已經有些底子，</w:t>
        </w:r>
      </w:ins>
      <w:r>
        <w:rPr>
          <w:rFonts w:hint="eastAsia"/>
        </w:rPr>
        <w:t>偏偏</w:t>
      </w:r>
      <w:ins w:id="1437" w:author="Administrator" w:date="2019-07-02T22:29:00Z">
        <w:r w:rsidR="00845292">
          <w:rPr>
            <w:rFonts w:hint="eastAsia"/>
          </w:rPr>
          <w:t>卻</w:t>
        </w:r>
      </w:ins>
      <w:r>
        <w:rPr>
          <w:rFonts w:hint="eastAsia"/>
        </w:rPr>
        <w:t>沒暈</w:t>
      </w:r>
      <w:ins w:id="1438" w:author="Administrator" w:date="2019-07-02T22:29:00Z">
        <w:r w:rsidR="00845292">
          <w:rPr>
            <w:rFonts w:hint="eastAsia"/>
          </w:rPr>
          <w:t>倒</w:t>
        </w:r>
      </w:ins>
      <w:r>
        <w:rPr>
          <w:rFonts w:hint="eastAsia"/>
        </w:rPr>
        <w:t>，他哭著說，「大丈夫敢做敢當，剛剛你既然都說我有錯，那我現在就出來認錯，不你為甚麼又罵我？」</w:t>
      </w:r>
    </w:p>
    <w:p w:rsidR="00DA47E1" w:rsidRDefault="00A7259F" w:rsidP="00813907">
      <w:pPr>
        <w:spacing w:after="240"/>
        <w:rPr>
          <w:ins w:id="1439" w:author="Administrator" w:date="2020-03-15T23:39:00Z"/>
        </w:rPr>
      </w:pPr>
      <w:r>
        <w:rPr>
          <w:rFonts w:hint="eastAsia"/>
        </w:rPr>
        <w:t>李敦一聽，心裡頭急阿，他剛剛鐵了心要自己兒子認錯，但此一時非彼一時也，現在聽到兒子為了救他開口認錯，心底雖然也些欣慰，但那更</w:t>
      </w:r>
      <w:del w:id="1440" w:author="Administrator" w:date="2020-03-15T23:39:00Z">
        <w:r w:rsidDel="00DA47E1">
          <w:rPr>
            <w:rFonts w:hint="eastAsia"/>
          </w:rPr>
          <w:delText>讓</w:delText>
        </w:r>
      </w:del>
      <w:ins w:id="1441" w:author="Administrator" w:date="2020-03-15T23:39:00Z">
        <w:r w:rsidR="00DA47E1">
          <w:rPr>
            <w:rFonts w:hint="eastAsia"/>
          </w:rPr>
          <w:t>是讓他</w:t>
        </w:r>
      </w:ins>
      <w:del w:id="1442" w:author="Administrator" w:date="2020-03-15T23:39:00Z">
        <w:r w:rsidDel="00DA47E1">
          <w:rPr>
            <w:rFonts w:hint="eastAsia"/>
          </w:rPr>
          <w:delText>他覺得，萬萬不能將兒子送出去受死</w:delText>
        </w:r>
      </w:del>
      <w:ins w:id="1443" w:author="Administrator" w:date="2020-03-15T23:39:00Z">
        <w:r w:rsidR="00DA47E1">
          <w:rPr>
            <w:rFonts w:hint="eastAsia"/>
          </w:rPr>
          <w:t>著急起來。</w:t>
        </w:r>
      </w:ins>
    </w:p>
    <w:p w:rsidR="00DA47E1" w:rsidRDefault="00DA47E1" w:rsidP="00813907">
      <w:pPr>
        <w:spacing w:after="240"/>
        <w:rPr>
          <w:ins w:id="1444" w:author="Administrator" w:date="2020-03-15T23:40:00Z"/>
        </w:rPr>
      </w:pPr>
      <w:ins w:id="1445" w:author="Administrator" w:date="2020-03-15T23:39:00Z">
        <w:r>
          <w:rPr>
            <w:rFonts w:hint="eastAsia"/>
          </w:rPr>
          <w:t>他這把年紀，就只有這麼一個兒子；今天李府這一劫已經難以度</w:t>
        </w:r>
      </w:ins>
      <w:ins w:id="1446" w:author="Administrator" w:date="2020-03-15T23:40:00Z">
        <w:r>
          <w:rPr>
            <w:rFonts w:hint="eastAsia"/>
          </w:rPr>
          <w:t>過了，可正因如此，他更不能把兒子交出去。</w:t>
        </w:r>
      </w:ins>
    </w:p>
    <w:p w:rsidR="00C04663" w:rsidRDefault="00DA47E1" w:rsidP="00813907">
      <w:pPr>
        <w:spacing w:after="240"/>
      </w:pPr>
      <w:ins w:id="1447" w:author="Administrator" w:date="2020-03-15T23:40:00Z">
        <w:r>
          <w:rPr>
            <w:rFonts w:hint="eastAsia"/>
          </w:rPr>
          <w:t>一旦交出去了，那李家可就斷</w:t>
        </w:r>
      </w:ins>
      <w:ins w:id="1448" w:author="Administrator" w:date="2020-03-15T23:41:00Z">
        <w:r>
          <w:rPr>
            <w:rFonts w:hint="eastAsia"/>
          </w:rPr>
          <w:t>後了，他就算再怎麼怕死，也得保住兒子。</w:t>
        </w:r>
      </w:ins>
      <w:del w:id="1449" w:author="Administrator" w:date="2020-03-15T23:39:00Z">
        <w:r w:rsidR="00A7259F" w:rsidDel="00DA47E1">
          <w:rPr>
            <w:rFonts w:hint="eastAsia"/>
          </w:rPr>
          <w:delText>。</w:delText>
        </w:r>
      </w:del>
    </w:p>
    <w:p w:rsidR="00C04663" w:rsidRDefault="00DA47E1" w:rsidP="00813907">
      <w:pPr>
        <w:spacing w:after="240"/>
      </w:pPr>
      <w:ins w:id="1450" w:author="Administrator" w:date="2020-03-15T23:41:00Z">
        <w:r>
          <w:rPr>
            <w:rFonts w:hint="eastAsia"/>
          </w:rPr>
          <w:t>李敦</w:t>
        </w:r>
      </w:ins>
      <w:del w:id="1451" w:author="Administrator" w:date="2020-03-15T23:41:00Z">
        <w:r w:rsidR="00A7259F" w:rsidDel="00DA47E1">
          <w:rPr>
            <w:rFonts w:hint="eastAsia"/>
          </w:rPr>
          <w:delText>他</w:delText>
        </w:r>
      </w:del>
      <w:r w:rsidR="00A7259F">
        <w:rPr>
          <w:rFonts w:hint="eastAsia"/>
        </w:rPr>
        <w:t>轉身大喊，「上仙大人，孽子無知，滿口胡言亂語，是在下教導有錯，請上仙大人拿老夫的命來還，請上仙大人原諒孽子，給他一個機會吧！」</w:t>
      </w:r>
    </w:p>
    <w:p w:rsidR="00C04663" w:rsidRDefault="00A7259F" w:rsidP="00813907">
      <w:pPr>
        <w:spacing w:after="240"/>
      </w:pPr>
      <w:r>
        <w:rPr>
          <w:rFonts w:hint="eastAsia"/>
        </w:rPr>
        <w:t>就看到那灰袍道人慢慢盤腿坐在半空，頗富饒趣地看著李敦跟李龍飛說，「既然這樣，上天有好生之德，我也不欺你們，你們兩個自個選一個，拿一條命來還我徒兒親</w:t>
      </w:r>
      <w:ins w:id="1452" w:author="Administrator" w:date="2019-07-02T22:29:00Z">
        <w:r w:rsidR="00845292">
          <w:rPr>
            <w:rFonts w:hint="eastAsia"/>
          </w:rPr>
          <w:t>姐</w:t>
        </w:r>
      </w:ins>
      <w:del w:id="1453" w:author="Administrator" w:date="2019-07-02T22:29:00Z">
        <w:r w:rsidDel="00845292">
          <w:rPr>
            <w:rFonts w:hint="eastAsia"/>
          </w:rPr>
          <w:delText>妹</w:delText>
        </w:r>
      </w:del>
      <w:r>
        <w:rPr>
          <w:rFonts w:hint="eastAsia"/>
        </w:rPr>
        <w:t>的命，這事就到此算了！」</w:t>
      </w:r>
    </w:p>
    <w:p w:rsidR="00C04663" w:rsidRDefault="00A7259F" w:rsidP="00813907">
      <w:pPr>
        <w:spacing w:after="240"/>
      </w:pPr>
      <w:r>
        <w:rPr>
          <w:rFonts w:hint="eastAsia"/>
        </w:rPr>
        <w:t>鏘一聲，</w:t>
      </w:r>
      <w:del w:id="1454" w:author="Administrator" w:date="2020-03-15T23:41:00Z">
        <w:r w:rsidDel="006C1C20">
          <w:rPr>
            <w:rFonts w:hint="eastAsia"/>
          </w:rPr>
          <w:delText>一柄</w:delText>
        </w:r>
      </w:del>
      <w:ins w:id="1455" w:author="Administrator" w:date="2020-03-15T23:41:00Z">
        <w:r w:rsidR="006C1C20">
          <w:rPr>
            <w:rFonts w:hint="eastAsia"/>
          </w:rPr>
          <w:t>那</w:t>
        </w:r>
      </w:ins>
      <w:r>
        <w:rPr>
          <w:rFonts w:hint="eastAsia"/>
        </w:rPr>
        <w:t>桃木劍從天空中落到了地，雖然是木劍，周身卻繞著一股劍氣，比尋常凡鐵做的劍還要銳利。</w:t>
      </w:r>
    </w:p>
    <w:p w:rsidR="00C04663" w:rsidRDefault="00A7259F" w:rsidP="00813907">
      <w:pPr>
        <w:spacing w:after="240"/>
      </w:pPr>
      <w:del w:id="1456" w:author="Administrator" w:date="2019-07-02T23:38:00Z">
        <w:r w:rsidDel="00784075">
          <w:rPr>
            <w:rFonts w:hint="eastAsia"/>
          </w:rPr>
          <w:delText>那</w:delText>
        </w:r>
      </w:del>
      <w:r>
        <w:rPr>
          <w:rFonts w:hint="eastAsia"/>
        </w:rPr>
        <w:t>李敦</w:t>
      </w:r>
      <w:ins w:id="1457" w:author="Administrator" w:date="2019-07-02T22:30:00Z">
        <w:r w:rsidR="00845292">
          <w:rPr>
            <w:rFonts w:hint="eastAsia"/>
          </w:rPr>
          <w:t>瞧了瞧灰袍道人，</w:t>
        </w:r>
      </w:ins>
      <w:r>
        <w:rPr>
          <w:rFonts w:hint="eastAsia"/>
        </w:rPr>
        <w:t>右手顫抖著拿起了木劍，</w:t>
      </w:r>
      <w:ins w:id="1458" w:author="Administrator" w:date="2019-07-02T22:30:00Z">
        <w:r w:rsidR="00845292">
          <w:rPr>
            <w:rFonts w:hint="eastAsia"/>
          </w:rPr>
          <w:t>跟著</w:t>
        </w:r>
      </w:ins>
      <w:r>
        <w:rPr>
          <w:rFonts w:hint="eastAsia"/>
        </w:rPr>
        <w:t>轉身看著自己兒子流下淚說道，「飛兒，以後李家要靠你了。」</w:t>
      </w:r>
    </w:p>
    <w:p w:rsidR="00784075" w:rsidRDefault="00784075" w:rsidP="00813907">
      <w:pPr>
        <w:spacing w:after="240"/>
        <w:rPr>
          <w:ins w:id="1459" w:author="Administrator" w:date="2019-07-02T23:38:00Z"/>
        </w:rPr>
      </w:pPr>
      <w:ins w:id="1460" w:author="Administrator" w:date="2019-07-02T23:38:00Z">
        <w:r>
          <w:rPr>
            <w:rFonts w:hint="eastAsia"/>
          </w:rPr>
          <w:t>即便</w:t>
        </w:r>
      </w:ins>
      <w:r w:rsidR="00A7259F">
        <w:rPr>
          <w:rFonts w:hint="eastAsia"/>
        </w:rPr>
        <w:t>李龍飛</w:t>
      </w:r>
      <w:ins w:id="1461" w:author="Administrator" w:date="2019-07-02T23:38:00Z">
        <w:r>
          <w:rPr>
            <w:rFonts w:hint="eastAsia"/>
          </w:rPr>
          <w:t>再怎麼</w:t>
        </w:r>
      </w:ins>
      <w:ins w:id="1462" w:author="Administrator" w:date="2019-07-02T23:39:00Z">
        <w:r>
          <w:rPr>
            <w:rFonts w:hint="eastAsia"/>
          </w:rPr>
          <w:t>紈絝，</w:t>
        </w:r>
      </w:ins>
      <w:ins w:id="1463" w:author="Administrator" w:date="2019-07-04T00:00:00Z">
        <w:r w:rsidR="00D56256">
          <w:rPr>
            <w:rFonts w:hint="eastAsia"/>
          </w:rPr>
          <w:t>看到如此，</w:t>
        </w:r>
      </w:ins>
      <w:ins w:id="1464" w:author="Administrator" w:date="2019-07-02T23:39:00Z">
        <w:r>
          <w:rPr>
            <w:rFonts w:hint="eastAsia"/>
          </w:rPr>
          <w:t>也意識到了事情的嚴重性，</w:t>
        </w:r>
      </w:ins>
      <w:ins w:id="1465" w:author="Administrator" w:date="2019-07-04T00:00:00Z">
        <w:r w:rsidR="00D56256">
          <w:rPr>
            <w:rFonts w:hint="eastAsia"/>
          </w:rPr>
          <w:t>「不、不、爹！爹！不要這樣，是我的錯，我來承擔，我來承擔，你不要這樣！」，</w:t>
        </w:r>
      </w:ins>
      <w:ins w:id="1466" w:author="Administrator" w:date="2019-07-02T23:39:00Z">
        <w:r>
          <w:rPr>
            <w:rFonts w:hint="eastAsia"/>
          </w:rPr>
          <w:t>他</w:t>
        </w:r>
      </w:ins>
      <w:r w:rsidR="00A7259F">
        <w:rPr>
          <w:rFonts w:hint="eastAsia"/>
        </w:rPr>
        <w:t>起身想要撲上前搶下木劍，但大伯二伯跟嚴老都上來拉住了他</w:t>
      </w:r>
      <w:del w:id="1467" w:author="Administrator" w:date="2019-07-02T23:39:00Z">
        <w:r w:rsidR="00A7259F" w:rsidDel="00784075">
          <w:rPr>
            <w:rFonts w:hint="eastAsia"/>
          </w:rPr>
          <w:delText>，只聽到李龍飛哭喊著</w:delText>
        </w:r>
      </w:del>
      <w:ins w:id="1468" w:author="Administrator" w:date="2019-07-02T23:38:00Z">
        <w:r>
          <w:rPr>
            <w:rFonts w:hint="eastAsia"/>
          </w:rPr>
          <w:t>。</w:t>
        </w:r>
      </w:ins>
    </w:p>
    <w:p w:rsidR="00C04663" w:rsidDel="00784075" w:rsidRDefault="00A7259F" w:rsidP="00813907">
      <w:pPr>
        <w:spacing w:after="240"/>
        <w:rPr>
          <w:del w:id="1469" w:author="Administrator" w:date="2019-07-02T23:38:00Z"/>
        </w:rPr>
      </w:pPr>
      <w:del w:id="1470" w:author="Administrator" w:date="2019-07-02T23:38:00Z">
        <w:r w:rsidDel="00784075">
          <w:rPr>
            <w:rFonts w:hint="eastAsia"/>
          </w:rPr>
          <w:delText>，「爹！爹！不要這樣，是我的錯，我來承擔，我來承擔，你不要這樣！」</w:delText>
        </w:r>
      </w:del>
    </w:p>
    <w:p w:rsidR="00C04663" w:rsidRDefault="00A7259F" w:rsidP="00813907">
      <w:pPr>
        <w:spacing w:after="240"/>
      </w:pPr>
      <w:r>
        <w:rPr>
          <w:rFonts w:hint="eastAsia"/>
        </w:rPr>
        <w:t>李敦微微一笑，臉上老淚縱橫說道，「傻孩子，爹年歲已高，以這條命，換你一條命，值得了！只可惜爹爹還有老母，還有妻女，以後你要乖乖做人，照顧李家大大小小，你知道嗎？」</w:t>
      </w:r>
    </w:p>
    <w:p w:rsidR="00C04663" w:rsidRDefault="00A7259F" w:rsidP="00813907">
      <w:pPr>
        <w:spacing w:after="240"/>
      </w:pPr>
      <w:r>
        <w:rPr>
          <w:rFonts w:hint="eastAsia"/>
        </w:rPr>
        <w:t>「爹</w:t>
      </w:r>
      <w:del w:id="1471" w:author="Administrator" w:date="2019-07-02T23:39:00Z">
        <w:r w:rsidDel="00784075">
          <w:rPr>
            <w:rFonts w:hint="eastAsia"/>
          </w:rPr>
          <w:delText>！</w:delText>
        </w:r>
      </w:del>
      <w:r>
        <w:rPr>
          <w:rFonts w:hint="eastAsia"/>
        </w:rPr>
        <w:t>爹！」李龍飛</w:t>
      </w:r>
      <w:ins w:id="1472" w:author="Administrator" w:date="2019-07-02T23:39:00Z">
        <w:r w:rsidR="00784075">
          <w:rPr>
            <w:rFonts w:hint="eastAsia"/>
          </w:rPr>
          <w:t>又驚又懼，</w:t>
        </w:r>
      </w:ins>
      <w:r>
        <w:rPr>
          <w:rFonts w:hint="eastAsia"/>
        </w:rPr>
        <w:t>哭紅</w:t>
      </w:r>
      <w:ins w:id="1473" w:author="Administrator" w:date="2019-07-02T23:39:00Z">
        <w:r w:rsidR="00784075">
          <w:rPr>
            <w:rFonts w:hint="eastAsia"/>
          </w:rPr>
          <w:t>的雙</w:t>
        </w:r>
      </w:ins>
      <w:del w:id="1474" w:author="Administrator" w:date="2019-07-02T23:39:00Z">
        <w:r w:rsidDel="00784075">
          <w:rPr>
            <w:rFonts w:hint="eastAsia"/>
          </w:rPr>
          <w:delText>了</w:delText>
        </w:r>
      </w:del>
      <w:r>
        <w:rPr>
          <w:rFonts w:hint="eastAsia"/>
        </w:rPr>
        <w:t>眼</w:t>
      </w:r>
      <w:ins w:id="1475" w:author="Administrator" w:date="2019-07-02T23:39:00Z">
        <w:r w:rsidR="00784075">
          <w:rPr>
            <w:rFonts w:hint="eastAsia"/>
          </w:rPr>
          <w:t>第一</w:t>
        </w:r>
      </w:ins>
      <w:ins w:id="1476" w:author="Administrator" w:date="2019-07-02T23:40:00Z">
        <w:r w:rsidR="00784075">
          <w:rPr>
            <w:rFonts w:hint="eastAsia"/>
          </w:rPr>
          <w:t>次流露出無助</w:t>
        </w:r>
      </w:ins>
      <w:r>
        <w:rPr>
          <w:rFonts w:hint="eastAsia"/>
        </w:rPr>
        <w:t>，</w:t>
      </w:r>
      <w:del w:id="1477" w:author="Administrator" w:date="2019-07-02T23:40:00Z">
        <w:r w:rsidDel="00784075">
          <w:rPr>
            <w:rFonts w:hint="eastAsia"/>
          </w:rPr>
          <w:delText>他</w:delText>
        </w:r>
      </w:del>
      <w:r>
        <w:rPr>
          <w:rFonts w:hint="eastAsia"/>
        </w:rPr>
        <w:t>心裡</w:t>
      </w:r>
      <w:ins w:id="1478" w:author="Administrator" w:date="2019-07-02T23:40:00Z">
        <w:r w:rsidR="00784075">
          <w:rPr>
            <w:rFonts w:hint="eastAsia"/>
          </w:rPr>
          <w:t>也是</w:t>
        </w:r>
      </w:ins>
      <w:r>
        <w:rPr>
          <w:rFonts w:hint="eastAsia"/>
        </w:rPr>
        <w:t>頭第一次</w:t>
      </w:r>
      <w:ins w:id="1479" w:author="Administrator" w:date="2019-07-02T23:40:00Z">
        <w:r w:rsidR="00784075">
          <w:rPr>
            <w:rFonts w:hint="eastAsia"/>
          </w:rPr>
          <w:t>後悔</w:t>
        </w:r>
      </w:ins>
      <w:del w:id="1480" w:author="Administrator" w:date="2019-07-02T23:40:00Z">
        <w:r w:rsidDel="00784075">
          <w:rPr>
            <w:rFonts w:hint="eastAsia"/>
          </w:rPr>
          <w:delText>那麼</w:delText>
        </w:r>
        <w:r w:rsidR="00784075" w:rsidDel="00784075">
          <w:rPr>
            <w:rFonts w:hint="eastAsia"/>
          </w:rPr>
          <w:delText>無助悔恨</w:delText>
        </w:r>
      </w:del>
      <w:ins w:id="1481" w:author="Administrator" w:date="2019-07-02T23:40:00Z">
        <w:r w:rsidR="00784075">
          <w:rPr>
            <w:rFonts w:hint="eastAsia"/>
          </w:rPr>
          <w:t>萬分</w:t>
        </w:r>
      </w:ins>
      <w:r>
        <w:rPr>
          <w:rFonts w:hint="eastAsia"/>
        </w:rPr>
        <w:t>！</w:t>
      </w:r>
    </w:p>
    <w:p w:rsidR="00C04663" w:rsidRDefault="00A7259F" w:rsidP="00813907">
      <w:pPr>
        <w:spacing w:after="240"/>
      </w:pPr>
      <w:r>
        <w:rPr>
          <w:rFonts w:hint="eastAsia"/>
        </w:rPr>
        <w:t>從小到大，他不管犯了甚麼錯，都有爹爹撐著，所以他也有有勢無恐，心底頭更隱隱有誰能耐我何的得意；如今他第一次發現，爹爹也擔不下來，</w:t>
      </w:r>
      <w:del w:id="1482" w:author="Administrator" w:date="2019-07-02T23:40:00Z">
        <w:r w:rsidDel="00784075">
          <w:rPr>
            <w:rFonts w:hint="eastAsia"/>
          </w:rPr>
          <w:delText>頓時</w:delText>
        </w:r>
      </w:del>
      <w:r>
        <w:rPr>
          <w:rFonts w:hint="eastAsia"/>
        </w:rPr>
        <w:t>心中</w:t>
      </w:r>
      <w:ins w:id="1483" w:author="Administrator" w:date="2019-07-02T23:40:00Z">
        <w:r w:rsidR="00784075">
          <w:rPr>
            <w:rFonts w:hint="eastAsia"/>
          </w:rPr>
          <w:t>的那種</w:t>
        </w:r>
      </w:ins>
      <w:r>
        <w:rPr>
          <w:rFonts w:hint="eastAsia"/>
        </w:rPr>
        <w:t>惶恐</w:t>
      </w:r>
      <w:del w:id="1484" w:author="Administrator" w:date="2019-07-02T23:40:00Z">
        <w:r w:rsidDel="00784075">
          <w:rPr>
            <w:rFonts w:hint="eastAsia"/>
          </w:rPr>
          <w:delText>後</w:delText>
        </w:r>
      </w:del>
      <w:ins w:id="1485" w:author="Administrator" w:date="2019-07-02T23:40:00Z">
        <w:r w:rsidR="00784075">
          <w:rPr>
            <w:rFonts w:hint="eastAsia"/>
          </w:rPr>
          <w:t>害怕</w:t>
        </w:r>
      </w:ins>
      <w:del w:id="1486" w:author="Administrator" w:date="2019-07-02T23:40:00Z">
        <w:r w:rsidDel="00784075">
          <w:rPr>
            <w:rFonts w:hint="eastAsia"/>
          </w:rPr>
          <w:delText>悔</w:delText>
        </w:r>
      </w:del>
      <w:r>
        <w:rPr>
          <w:rFonts w:hint="eastAsia"/>
        </w:rPr>
        <w:t>，</w:t>
      </w:r>
      <w:del w:id="1487" w:author="Administrator" w:date="2019-07-02T23:40:00Z">
        <w:r w:rsidDel="00784075">
          <w:rPr>
            <w:rFonts w:hint="eastAsia"/>
          </w:rPr>
          <w:delText>更有一絲絲自責升起</w:delText>
        </w:r>
      </w:del>
      <w:ins w:id="1488" w:author="Administrator" w:date="2019-07-02T23:40:00Z">
        <w:r w:rsidR="00784075">
          <w:rPr>
            <w:rFonts w:hint="eastAsia"/>
          </w:rPr>
          <w:t>叫他不知所措</w:t>
        </w:r>
      </w:ins>
      <w:r>
        <w:rPr>
          <w:rFonts w:hint="eastAsia"/>
        </w:rPr>
        <w:t>。</w:t>
      </w:r>
    </w:p>
    <w:p w:rsidR="00C04663" w:rsidRDefault="00A7259F" w:rsidP="00813907">
      <w:pPr>
        <w:spacing w:after="240"/>
      </w:pPr>
      <w:r>
        <w:rPr>
          <w:rFonts w:hint="eastAsia"/>
        </w:rPr>
        <w:lastRenderedPageBreak/>
        <w:t>李敦</w:t>
      </w:r>
      <w:ins w:id="1489" w:author="Administrator" w:date="2019-07-02T23:40:00Z">
        <w:r w:rsidR="00784075">
          <w:rPr>
            <w:rFonts w:hint="eastAsia"/>
          </w:rPr>
          <w:t>沒有管</w:t>
        </w:r>
      </w:ins>
      <w:ins w:id="1490" w:author="Administrator" w:date="2019-07-02T23:41:00Z">
        <w:r w:rsidR="00784075">
          <w:rPr>
            <w:rFonts w:hint="eastAsia"/>
          </w:rPr>
          <w:t>他，而是又</w:t>
        </w:r>
      </w:ins>
      <w:del w:id="1491" w:author="Administrator" w:date="2019-07-02T23:41:00Z">
        <w:r w:rsidDel="00784075">
          <w:rPr>
            <w:rFonts w:hint="eastAsia"/>
          </w:rPr>
          <w:delText>又</w:delText>
        </w:r>
      </w:del>
      <w:r>
        <w:rPr>
          <w:rFonts w:hint="eastAsia"/>
        </w:rPr>
        <w:t>看向李龍飛身後的李府眾人，他看到李老太太滿臉淚流說不出話來，他看到自己大房二房跟一眾女兒都不斷哭泣，他看向自己大哥二哥都是滿臉不捨，最後，他看向自己的四房，李四娘，他輕輕說道，「娘子，以後飛兒的事，就交給妳教導了！」</w:t>
      </w:r>
    </w:p>
    <w:p w:rsidR="00C04663" w:rsidRDefault="00A7259F" w:rsidP="00813907">
      <w:pPr>
        <w:spacing w:after="240"/>
      </w:pPr>
      <w:r>
        <w:rPr>
          <w:rFonts w:hint="eastAsia"/>
        </w:rPr>
        <w:t>李四娘泣不成聲，只能點頭答應</w:t>
      </w:r>
      <w:ins w:id="1492" w:author="Administrator" w:date="2019-07-04T00:01:00Z">
        <w:r w:rsidR="00943E8A">
          <w:rPr>
            <w:rFonts w:hint="eastAsia"/>
          </w:rPr>
          <w:t>，無奈地轉過頭去。</w:t>
        </w:r>
      </w:ins>
      <w:del w:id="1493" w:author="Administrator" w:date="2019-07-04T00:01:00Z">
        <w:r w:rsidDel="00943E8A">
          <w:rPr>
            <w:rFonts w:hint="eastAsia"/>
          </w:rPr>
          <w:delText>。</w:delText>
        </w:r>
      </w:del>
    </w:p>
    <w:p w:rsidR="00C04663" w:rsidRDefault="00943E8A" w:rsidP="00813907">
      <w:pPr>
        <w:spacing w:after="240"/>
      </w:pPr>
      <w:ins w:id="1494" w:author="Administrator" w:date="2019-07-04T00:01:00Z">
        <w:r>
          <w:rPr>
            <w:rFonts w:hint="eastAsia"/>
          </w:rPr>
          <w:t>而</w:t>
        </w:r>
      </w:ins>
      <w:del w:id="1495" w:author="Administrator" w:date="2019-07-04T00:01:00Z">
        <w:r w:rsidR="00A7259F" w:rsidDel="00943E8A">
          <w:rPr>
            <w:rFonts w:hint="eastAsia"/>
          </w:rPr>
          <w:delText>那</w:delText>
        </w:r>
      </w:del>
      <w:r w:rsidR="00A7259F">
        <w:rPr>
          <w:rFonts w:hint="eastAsia"/>
        </w:rPr>
        <w:t>李龍飛</w:t>
      </w:r>
      <w:del w:id="1496" w:author="Administrator" w:date="2019-07-02T23:41:00Z">
        <w:r w:rsidR="00A7259F" w:rsidDel="00784075">
          <w:rPr>
            <w:rFonts w:hint="eastAsia"/>
          </w:rPr>
          <w:delText>一</w:delText>
        </w:r>
      </w:del>
      <w:r w:rsidR="00A7259F">
        <w:rPr>
          <w:rFonts w:hint="eastAsia"/>
        </w:rPr>
        <w:t>驚</w:t>
      </w:r>
      <w:ins w:id="1497" w:author="Administrator" w:date="2019-07-02T23:41:00Z">
        <w:r w:rsidR="00784075">
          <w:rPr>
            <w:rFonts w:hint="eastAsia"/>
          </w:rPr>
          <w:t>懼到了極點</w:t>
        </w:r>
      </w:ins>
      <w:r w:rsidR="00A7259F">
        <w:rPr>
          <w:rFonts w:hint="eastAsia"/>
        </w:rPr>
        <w:t>，</w:t>
      </w:r>
      <w:ins w:id="1498" w:author="Administrator" w:date="2019-07-04T00:01:00Z">
        <w:r>
          <w:rPr>
            <w:rFonts w:hint="eastAsia"/>
          </w:rPr>
          <w:t>卻</w:t>
        </w:r>
      </w:ins>
      <w:ins w:id="1499" w:author="Administrator" w:date="2019-07-02T23:41:00Z">
        <w:r w:rsidR="00784075">
          <w:rPr>
            <w:rFonts w:hint="eastAsia"/>
          </w:rPr>
          <w:t>突然</w:t>
        </w:r>
      </w:ins>
      <w:r w:rsidR="00A7259F">
        <w:rPr>
          <w:rFonts w:hint="eastAsia"/>
        </w:rPr>
        <w:t>胸中一口氣憋到</w:t>
      </w:r>
      <w:del w:id="1500" w:author="Administrator" w:date="2019-07-02T23:41:00Z">
        <w:r w:rsidR="00A7259F" w:rsidDel="00784075">
          <w:rPr>
            <w:rFonts w:hint="eastAsia"/>
          </w:rPr>
          <w:delText>了</w:delText>
        </w:r>
      </w:del>
      <w:r w:rsidR="00A7259F">
        <w:rPr>
          <w:rFonts w:hint="eastAsia"/>
        </w:rPr>
        <w:t>底喘不過來，</w:t>
      </w:r>
      <w:del w:id="1501" w:author="Administrator" w:date="2019-07-02T23:41:00Z">
        <w:r w:rsidR="00A7259F" w:rsidDel="00784075">
          <w:rPr>
            <w:rFonts w:hint="eastAsia"/>
          </w:rPr>
          <w:delText>突然感到</w:delText>
        </w:r>
      </w:del>
      <w:r w:rsidR="00A7259F">
        <w:rPr>
          <w:rFonts w:hint="eastAsia"/>
        </w:rPr>
        <w:t>腦門轟一聲，掙開了眾人的拉扯，一步邁向李敦身前，想要將木劍搶下。</w:t>
      </w:r>
    </w:p>
    <w:p w:rsidR="00C04663" w:rsidRDefault="00A7259F" w:rsidP="00813907">
      <w:pPr>
        <w:spacing w:after="240"/>
      </w:pPr>
      <w:r>
        <w:rPr>
          <w:rFonts w:hint="eastAsia"/>
        </w:rPr>
        <w:t>他速度出奇的快，快得有如箭步一般，轉眼就到了李敦面前。</w:t>
      </w:r>
    </w:p>
    <w:p w:rsidR="00943E8A" w:rsidRDefault="00A7259F" w:rsidP="00813907">
      <w:pPr>
        <w:spacing w:after="240"/>
        <w:rPr>
          <w:ins w:id="1502" w:author="Administrator" w:date="2019-07-04T00:02:00Z"/>
        </w:rPr>
      </w:pPr>
      <w:r>
        <w:rPr>
          <w:rFonts w:hint="eastAsia"/>
        </w:rPr>
        <w:t>但李敦只是慈愛地看著他，沒有猶豫，在李龍飛伸手正要觸及自己的那一刻，木劍早一步刺入</w:t>
      </w:r>
      <w:ins w:id="1503" w:author="Administrator" w:date="2019-07-04T00:02:00Z">
        <w:r w:rsidR="00943E8A">
          <w:rPr>
            <w:rFonts w:hint="eastAsia"/>
          </w:rPr>
          <w:t>胸口，穿心而過。</w:t>
        </w:r>
      </w:ins>
    </w:p>
    <w:p w:rsidR="00C04663" w:rsidRDefault="00943E8A" w:rsidP="00813907">
      <w:pPr>
        <w:spacing w:after="240"/>
      </w:pPr>
      <w:ins w:id="1504" w:author="Administrator" w:date="2019-07-04T00:02:00Z">
        <w:r>
          <w:rPr>
            <w:rFonts w:hint="eastAsia"/>
          </w:rPr>
          <w:t>一瞬間，李龍飛的世界彷彿靜止，看著眼前的爹爹</w:t>
        </w:r>
      </w:ins>
      <w:del w:id="1505" w:author="Administrator" w:date="2019-07-04T00:02:00Z">
        <w:r w:rsidR="00A7259F" w:rsidDel="00943E8A">
          <w:rPr>
            <w:rFonts w:hint="eastAsia"/>
          </w:rPr>
          <w:delText>，頓時</w:delText>
        </w:r>
      </w:del>
      <w:r w:rsidR="00A7259F">
        <w:rPr>
          <w:rFonts w:hint="eastAsia"/>
        </w:rPr>
        <w:t>身死人亡，攤倒在地，再也沒有起來。</w:t>
      </w:r>
    </w:p>
    <w:p w:rsidR="00C04663" w:rsidRDefault="00943E8A" w:rsidP="00813907">
      <w:pPr>
        <w:spacing w:after="240"/>
      </w:pPr>
      <w:ins w:id="1506" w:author="Administrator" w:date="2019-07-04T00:02:00Z">
        <w:r>
          <w:rPr>
            <w:rFonts w:hint="eastAsia"/>
          </w:rPr>
          <w:t>而</w:t>
        </w:r>
      </w:ins>
      <w:r w:rsidR="00A7259F">
        <w:rPr>
          <w:rFonts w:hint="eastAsia"/>
        </w:rPr>
        <w:t>死前，</w:t>
      </w:r>
      <w:ins w:id="1507" w:author="Administrator" w:date="2019-07-04T00:02:00Z">
        <w:r>
          <w:rPr>
            <w:rFonts w:hint="eastAsia"/>
          </w:rPr>
          <w:t>爹爹</w:t>
        </w:r>
      </w:ins>
      <w:del w:id="1508" w:author="Administrator" w:date="2019-07-04T00:02:00Z">
        <w:r w:rsidR="00A7259F" w:rsidDel="00943E8A">
          <w:rPr>
            <w:rFonts w:hint="eastAsia"/>
          </w:rPr>
          <w:delText>他</w:delText>
        </w:r>
      </w:del>
      <w:r w:rsidR="00A7259F">
        <w:rPr>
          <w:rFonts w:hint="eastAsia"/>
        </w:rPr>
        <w:t>那慈愛的眼神，仍舊緊緊看著李龍飛不放，彷彿要將他那寶貝兒子的身影，永遠烙印在自己心上一樣，至死不忘。</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求仙路</w:t>
      </w:r>
    </w:p>
    <w:p w:rsidR="00C04663" w:rsidRDefault="00C04663" w:rsidP="00813907">
      <w:pPr>
        <w:spacing w:after="240"/>
      </w:pPr>
    </w:p>
    <w:p w:rsidR="00C04663" w:rsidRDefault="00A7259F" w:rsidP="00813907">
      <w:pPr>
        <w:spacing w:after="240"/>
      </w:pPr>
      <w:r>
        <w:rPr>
          <w:rFonts w:hint="eastAsia"/>
        </w:rPr>
        <w:t>一直以來，李龍飛雖然頑劣，但他多少都還懂得一些分寸。</w:t>
      </w:r>
    </w:p>
    <w:p w:rsidR="00C04663" w:rsidRDefault="00A7259F" w:rsidP="00813907">
      <w:pPr>
        <w:spacing w:after="240"/>
      </w:pPr>
      <w:r>
        <w:rPr>
          <w:rFonts w:hint="eastAsia"/>
        </w:rPr>
        <w:t>在他心中，只要不是太誇張的情況，爹爹都會原諒自己。</w:t>
      </w:r>
    </w:p>
    <w:p w:rsidR="00C04663" w:rsidRDefault="00A7259F" w:rsidP="00813907">
      <w:pPr>
        <w:spacing w:after="240"/>
      </w:pPr>
      <w:r>
        <w:rPr>
          <w:rFonts w:hint="eastAsia"/>
        </w:rPr>
        <w:t>而自己的爹爹，李敦，就是撐起自己那片天的大樹，在那樹下，自己無憂無慮，只管玩耍就好。</w:t>
      </w:r>
    </w:p>
    <w:p w:rsidR="00C04663" w:rsidRDefault="00A7259F" w:rsidP="00813907">
      <w:pPr>
        <w:spacing w:after="240"/>
      </w:pPr>
      <w:r>
        <w:rPr>
          <w:rFonts w:hint="eastAsia"/>
        </w:rPr>
        <w:t>但是忽然間，樹倒了，天塌了，而砍下那大樹的人，就是自己。</w:t>
      </w:r>
    </w:p>
    <w:p w:rsidR="00C04663" w:rsidRDefault="00A7259F" w:rsidP="00813907">
      <w:pPr>
        <w:spacing w:after="240"/>
      </w:pPr>
      <w:r>
        <w:rPr>
          <w:rFonts w:hint="eastAsia"/>
        </w:rPr>
        <w:t>李龍飛望著眼前倒下的父親，不敢再前。</w:t>
      </w:r>
    </w:p>
    <w:p w:rsidR="00C04663" w:rsidRDefault="00A7259F" w:rsidP="00813907">
      <w:pPr>
        <w:spacing w:after="240"/>
      </w:pPr>
      <w:r>
        <w:rPr>
          <w:rFonts w:hint="eastAsia"/>
        </w:rPr>
        <w:t>他的手明明只差一點就碰到了，但卻像是隔了一層膜，無法跨過去。</w:t>
      </w:r>
    </w:p>
    <w:p w:rsidR="00C04663" w:rsidRDefault="00A7259F" w:rsidP="00813907">
      <w:pPr>
        <w:spacing w:after="240"/>
      </w:pPr>
      <w:r>
        <w:rPr>
          <w:rFonts w:hint="eastAsia"/>
        </w:rPr>
        <w:t>身旁兩道風吹起，那是他的大伯與大媽衝了過去。</w:t>
      </w:r>
    </w:p>
    <w:p w:rsidR="00C04663" w:rsidRDefault="00A7259F" w:rsidP="00813907">
      <w:pPr>
        <w:spacing w:after="240"/>
      </w:pPr>
      <w:r>
        <w:rPr>
          <w:rFonts w:hint="eastAsia"/>
        </w:rPr>
        <w:t>他雙手顫抖，不敢相信倒下的那個人是父親。</w:t>
      </w:r>
    </w:p>
    <w:p w:rsidR="00C04663" w:rsidRDefault="00A7259F" w:rsidP="00813907">
      <w:pPr>
        <w:spacing w:after="240"/>
      </w:pPr>
      <w:r>
        <w:rPr>
          <w:rFonts w:hint="eastAsia"/>
        </w:rPr>
        <w:lastRenderedPageBreak/>
        <w:t>一切聲音都停了，就如一個無聲的戲曲一般，在他面前上演。</w:t>
      </w:r>
    </w:p>
    <w:p w:rsidR="00157D9E" w:rsidRDefault="00A7259F" w:rsidP="00813907">
      <w:pPr>
        <w:spacing w:after="240"/>
        <w:rPr>
          <w:ins w:id="1509" w:author="Administrator" w:date="2019-07-04T00:03:00Z"/>
        </w:rPr>
      </w:pPr>
      <w:r>
        <w:rPr>
          <w:rFonts w:hint="eastAsia"/>
        </w:rPr>
        <w:t>他仰天大哭，瘋狂的哀號，哭得李府的人都聽不下去，但</w:t>
      </w:r>
      <w:ins w:id="1510" w:author="Administrator" w:date="2019-07-04T00:02:00Z">
        <w:r w:rsidR="00157D9E">
          <w:rPr>
            <w:rFonts w:hint="eastAsia"/>
          </w:rPr>
          <w:t>他自</w:t>
        </w:r>
      </w:ins>
      <w:ins w:id="1511" w:author="Administrator" w:date="2019-07-04T00:03:00Z">
        <w:r w:rsidR="00157D9E">
          <w:rPr>
            <w:rFonts w:hint="eastAsia"/>
          </w:rPr>
          <w:t>己卻甚麼也聽不到。</w:t>
        </w:r>
      </w:ins>
    </w:p>
    <w:p w:rsidR="00C04663" w:rsidRDefault="00157D9E" w:rsidP="00813907">
      <w:pPr>
        <w:spacing w:after="240"/>
      </w:pPr>
      <w:ins w:id="1512" w:author="Administrator" w:date="2019-07-04T00:03:00Z">
        <w:r>
          <w:rPr>
            <w:rFonts w:hint="eastAsia"/>
          </w:rPr>
          <w:t>其餘眾人</w:t>
        </w:r>
      </w:ins>
      <w:r w:rsidR="00A7259F">
        <w:rPr>
          <w:rFonts w:hint="eastAsia"/>
        </w:rPr>
        <w:t>礙於灰袍道人還在，沒人敢上前做些甚麼。</w:t>
      </w:r>
    </w:p>
    <w:p w:rsidR="00C04663" w:rsidRDefault="00A7259F" w:rsidP="00813907">
      <w:pPr>
        <w:spacing w:after="240"/>
        <w:rPr>
          <w:ins w:id="1513" w:author="Administrator" w:date="2019-09-13T02:14:00Z"/>
        </w:rPr>
      </w:pPr>
      <w:r>
        <w:rPr>
          <w:rFonts w:hint="eastAsia"/>
        </w:rPr>
        <w:t>那灰袍道人見到眼前的情況，也不在意，手一揮，頓時木劍飛起，轉身準備收劍走人。</w:t>
      </w:r>
    </w:p>
    <w:p w:rsidR="00692CF9" w:rsidRDefault="00692CF9" w:rsidP="00813907">
      <w:pPr>
        <w:spacing w:after="240"/>
      </w:pPr>
      <w:ins w:id="1514" w:author="Administrator" w:date="2019-09-13T02:14:00Z">
        <w:r>
          <w:rPr>
            <w:rFonts w:hint="eastAsia"/>
          </w:rPr>
          <w:t>雖然眼下的情況跟他想像中的不太一樣，不過那也無妨，在他心中，那姓李的小子只是多活幾年</w:t>
        </w:r>
      </w:ins>
      <w:ins w:id="1515" w:author="Administrator" w:date="2019-09-13T02:15:00Z">
        <w:r>
          <w:rPr>
            <w:rFonts w:hint="eastAsia"/>
          </w:rPr>
          <w:t>罷了，自己遲早會收了他。</w:t>
        </w:r>
      </w:ins>
    </w:p>
    <w:p w:rsidR="00C04663" w:rsidRDefault="00A7259F" w:rsidP="00813907">
      <w:pPr>
        <w:spacing w:after="240"/>
      </w:pPr>
      <w:r>
        <w:rPr>
          <w:rFonts w:hint="eastAsia"/>
        </w:rPr>
        <w:t>就看到那木劍飛起的一瞬間，李龍飛突然雙手死緊緊地握住了那沾滿了血的木劍，眼神發狠地瞪著他</w:t>
      </w:r>
      <w:ins w:id="1516" w:author="Administrator" w:date="2019-07-04T00:03:00Z">
        <w:r w:rsidR="00271080">
          <w:rPr>
            <w:rFonts w:hint="eastAsia"/>
          </w:rPr>
          <w:t>吼著</w:t>
        </w:r>
      </w:ins>
      <w:del w:id="1517" w:author="Administrator" w:date="2019-07-04T00:03:00Z">
        <w:r w:rsidDel="00271080">
          <w:rPr>
            <w:rFonts w:hint="eastAsia"/>
          </w:rPr>
          <w:delText>說</w:delText>
        </w:r>
      </w:del>
      <w:r>
        <w:rPr>
          <w:rFonts w:hint="eastAsia"/>
        </w:rPr>
        <w:t>，「你不要走，你不准走！你殺了我爹爹，我要報仇！我要殺了你報仇！」</w:t>
      </w:r>
    </w:p>
    <w:p w:rsidR="00C04663" w:rsidRDefault="00A7259F" w:rsidP="00813907">
      <w:pPr>
        <w:spacing w:after="240"/>
      </w:pPr>
      <w:r>
        <w:rPr>
          <w:rFonts w:hint="eastAsia"/>
        </w:rPr>
        <w:t>那木劍雖非鐵器，但卻鋒利無比，此時李龍飛握著，也不知道木劍上的血是李敦留的，還是李龍飛新滴上去的。</w:t>
      </w:r>
    </w:p>
    <w:p w:rsidR="00C04663" w:rsidRDefault="00A7259F" w:rsidP="00813907">
      <w:pPr>
        <w:spacing w:after="240"/>
      </w:pPr>
      <w:r>
        <w:rPr>
          <w:rFonts w:hint="eastAsia"/>
        </w:rPr>
        <w:t>李府眾人一聽，頓時慌忙衝了過來，那大伯更是手刀一砍，擊在李龍飛的脖子上，試圖將他打暈。</w:t>
      </w:r>
    </w:p>
    <w:p w:rsidR="00784075" w:rsidRDefault="00A7259F" w:rsidP="00813907">
      <w:pPr>
        <w:spacing w:after="240"/>
        <w:rPr>
          <w:ins w:id="1518" w:author="Administrator" w:date="2019-07-02T23:44:00Z"/>
        </w:rPr>
      </w:pPr>
      <w:r>
        <w:rPr>
          <w:rFonts w:hint="eastAsia"/>
        </w:rPr>
        <w:t>李敦的大哥李忠，</w:t>
      </w:r>
      <w:del w:id="1519" w:author="Administrator" w:date="2019-07-02T23:43:00Z">
        <w:r w:rsidDel="00784075">
          <w:rPr>
            <w:rFonts w:hint="eastAsia"/>
          </w:rPr>
          <w:delText>之前曾</w:delText>
        </w:r>
      </w:del>
      <w:r>
        <w:rPr>
          <w:rFonts w:hint="eastAsia"/>
        </w:rPr>
        <w:t>在江湖上打滾</w:t>
      </w:r>
      <w:ins w:id="1520" w:author="Administrator" w:date="2019-07-02T23:43:00Z">
        <w:r w:rsidR="00784075">
          <w:rPr>
            <w:rFonts w:hint="eastAsia"/>
          </w:rPr>
          <w:t>許久</w:t>
        </w:r>
      </w:ins>
      <w:del w:id="1521" w:author="Administrator" w:date="2019-07-02T23:43:00Z">
        <w:r w:rsidDel="00784075">
          <w:rPr>
            <w:rFonts w:hint="eastAsia"/>
          </w:rPr>
          <w:delText>過</w:delText>
        </w:r>
      </w:del>
      <w:r>
        <w:rPr>
          <w:rFonts w:hint="eastAsia"/>
        </w:rPr>
        <w:t>，</w:t>
      </w:r>
      <w:del w:id="1522" w:author="Administrator" w:date="2019-07-02T23:42:00Z">
        <w:r w:rsidDel="00784075">
          <w:rPr>
            <w:rFonts w:hint="eastAsia"/>
          </w:rPr>
          <w:delText>學過一點</w:delText>
        </w:r>
      </w:del>
      <w:r>
        <w:rPr>
          <w:rFonts w:hint="eastAsia"/>
        </w:rPr>
        <w:t>武</w:t>
      </w:r>
      <w:ins w:id="1523" w:author="Administrator" w:date="2019-07-02T23:43:00Z">
        <w:r w:rsidR="00A45D1B">
          <w:rPr>
            <w:rFonts w:hint="eastAsia"/>
          </w:rPr>
          <w:t>功已經</w:t>
        </w:r>
      </w:ins>
      <w:ins w:id="1524" w:author="Administrator" w:date="2019-07-07T19:14:00Z">
        <w:r w:rsidR="00A45D1B">
          <w:rPr>
            <w:rFonts w:hint="eastAsia"/>
          </w:rPr>
          <w:t>半步</w:t>
        </w:r>
      </w:ins>
      <w:ins w:id="1525" w:author="Administrator" w:date="2019-07-02T23:43:00Z">
        <w:r w:rsidR="00A45D1B">
          <w:rPr>
            <w:rFonts w:hint="eastAsia"/>
          </w:rPr>
          <w:t>踏入</w:t>
        </w:r>
      </w:ins>
      <w:ins w:id="1526" w:author="Administrator" w:date="2019-07-07T19:14:00Z">
        <w:r w:rsidR="00A45D1B">
          <w:rPr>
            <w:rFonts w:hint="eastAsia"/>
          </w:rPr>
          <w:t>一流高手</w:t>
        </w:r>
      </w:ins>
      <w:ins w:id="1527" w:author="Administrator" w:date="2019-07-02T23:43:00Z">
        <w:r w:rsidR="00784075">
          <w:rPr>
            <w:rFonts w:hint="eastAsia"/>
          </w:rPr>
          <w:t>，</w:t>
        </w:r>
      </w:ins>
      <w:del w:id="1528" w:author="Administrator" w:date="2019-07-02T23:43:00Z">
        <w:r w:rsidDel="00784075">
          <w:rPr>
            <w:rFonts w:hint="eastAsia"/>
          </w:rPr>
          <w:delText>術，</w:delText>
        </w:r>
      </w:del>
      <w:r>
        <w:rPr>
          <w:rFonts w:hint="eastAsia"/>
        </w:rPr>
        <w:t>手勁</w:t>
      </w:r>
      <w:ins w:id="1529" w:author="Administrator" w:date="2019-07-02T23:43:00Z">
        <w:r w:rsidR="00784075">
          <w:rPr>
            <w:rFonts w:hint="eastAsia"/>
          </w:rPr>
          <w:t>大得很，</w:t>
        </w:r>
      </w:ins>
      <w:ins w:id="1530" w:author="Administrator" w:date="2019-07-02T23:44:00Z">
        <w:r w:rsidR="00784075">
          <w:rPr>
            <w:rFonts w:hint="eastAsia"/>
          </w:rPr>
          <w:t>此前也是他在比武場上暗中助了李龍飛一把。</w:t>
        </w:r>
      </w:ins>
    </w:p>
    <w:p w:rsidR="00784075" w:rsidRDefault="00784075" w:rsidP="00813907">
      <w:pPr>
        <w:spacing w:after="240"/>
        <w:rPr>
          <w:ins w:id="1531" w:author="Administrator" w:date="2019-07-02T23:46:00Z"/>
        </w:rPr>
      </w:pPr>
      <w:ins w:id="1532" w:author="Administrator" w:date="2019-07-02T23:44:00Z">
        <w:r>
          <w:rPr>
            <w:rFonts w:hint="eastAsia"/>
          </w:rPr>
          <w:t>想不到此事</w:t>
        </w:r>
      </w:ins>
      <w:ins w:id="1533" w:author="Administrator" w:date="2019-07-02T23:45:00Z">
        <w:r>
          <w:rPr>
            <w:rFonts w:hint="eastAsia"/>
          </w:rPr>
          <w:t>卻成了這次悲劇的導火線之一，他心中的悔恨不比李龍飛輕，但此時此地，卻明白得先保助自己小弟的</w:t>
        </w:r>
      </w:ins>
      <w:ins w:id="1534" w:author="Administrator" w:date="2019-07-02T23:46:00Z">
        <w:r>
          <w:rPr>
            <w:rFonts w:hint="eastAsia"/>
          </w:rPr>
          <w:t>血脈才行。</w:t>
        </w:r>
      </w:ins>
    </w:p>
    <w:p w:rsidR="00C04663" w:rsidDel="00784075" w:rsidRDefault="00A7259F" w:rsidP="00813907">
      <w:pPr>
        <w:spacing w:after="240"/>
        <w:rPr>
          <w:del w:id="1535" w:author="Administrator" w:date="2019-07-02T23:46:00Z"/>
        </w:rPr>
      </w:pPr>
      <w:del w:id="1536" w:author="Administrator" w:date="2019-07-02T23:46:00Z">
        <w:r w:rsidDel="00784075">
          <w:rPr>
            <w:rFonts w:hint="eastAsia"/>
          </w:rPr>
          <w:delText>很大。</w:delText>
        </w:r>
      </w:del>
    </w:p>
    <w:p w:rsidR="00C04663" w:rsidRDefault="00A7259F" w:rsidP="00813907">
      <w:pPr>
        <w:spacing w:after="240"/>
      </w:pPr>
      <w:r>
        <w:rPr>
          <w:rFonts w:hint="eastAsia"/>
        </w:rPr>
        <w:t>他這一擊，</w:t>
      </w:r>
      <w:ins w:id="1537" w:author="Administrator" w:date="2019-07-02T23:46:00Z">
        <w:r w:rsidR="00784075">
          <w:rPr>
            <w:rFonts w:hint="eastAsia"/>
          </w:rPr>
          <w:t>因為</w:t>
        </w:r>
      </w:ins>
      <w:r>
        <w:rPr>
          <w:rFonts w:hint="eastAsia"/>
        </w:rPr>
        <w:t>怕打傷了李龍飛，所以只用上了三分力，希望他能就此倒下</w:t>
      </w:r>
      <w:ins w:id="1538" w:author="Administrator" w:date="2019-07-02T23:47:00Z">
        <w:r w:rsidR="00784075">
          <w:rPr>
            <w:rFonts w:hint="eastAsia"/>
          </w:rPr>
          <w:t>，待到之後再</w:t>
        </w:r>
      </w:ins>
      <w:ins w:id="1539" w:author="Administrator" w:date="2019-07-02T23:49:00Z">
        <w:r w:rsidR="002A107E">
          <w:rPr>
            <w:rFonts w:hint="eastAsia"/>
          </w:rPr>
          <w:t>做打算。</w:t>
        </w:r>
      </w:ins>
      <w:del w:id="1540" w:author="Administrator" w:date="2019-07-02T23:49:00Z">
        <w:r w:rsidDel="002A107E">
          <w:rPr>
            <w:rFonts w:hint="eastAsia"/>
          </w:rPr>
          <w:delText>。</w:delText>
        </w:r>
      </w:del>
    </w:p>
    <w:p w:rsidR="00C04663" w:rsidRDefault="002A107E" w:rsidP="00813907">
      <w:pPr>
        <w:spacing w:after="240"/>
      </w:pPr>
      <w:ins w:id="1541" w:author="Administrator" w:date="2019-07-02T23:49:00Z">
        <w:r>
          <w:rPr>
            <w:rFonts w:hint="eastAsia"/>
          </w:rPr>
          <w:t>可</w:t>
        </w:r>
      </w:ins>
      <w:del w:id="1542" w:author="Administrator" w:date="2019-07-02T23:49:00Z">
        <w:r w:rsidR="00A7259F" w:rsidDel="002A107E">
          <w:rPr>
            <w:rFonts w:hint="eastAsia"/>
          </w:rPr>
          <w:delText>想不到</w:delText>
        </w:r>
      </w:del>
      <w:r w:rsidR="00A7259F">
        <w:rPr>
          <w:rFonts w:hint="eastAsia"/>
        </w:rPr>
        <w:t>李龍飛像是沒有感覺，仍是緊抓著木劍對著灰袍道人大喊，「殺人償命！你殺了我爹爹，我就要你償命！你不是要殺我？你下來阿！你下來阿！」</w:t>
      </w:r>
    </w:p>
    <w:p w:rsidR="00C04663" w:rsidRDefault="00A7259F" w:rsidP="00813907">
      <w:pPr>
        <w:spacing w:after="240"/>
      </w:pPr>
      <w:r>
        <w:rPr>
          <w:rFonts w:hint="eastAsia"/>
        </w:rPr>
        <w:t>就看到那灰袍道人轉過身來，兩眼冷冷看著李龍飛，嘴角似笑非笑，卻是讓人望之心寒，李忠心底一緊，他已經死了三弟，可不想連三弟唯一的兒子都死了。</w:t>
      </w:r>
    </w:p>
    <w:p w:rsidR="00C04663" w:rsidRDefault="00A7259F" w:rsidP="00813907">
      <w:pPr>
        <w:spacing w:after="240"/>
      </w:pPr>
      <w:r>
        <w:rPr>
          <w:rFonts w:hint="eastAsia"/>
        </w:rPr>
        <w:t>一咬牙，手上多加了點勁，以五分力道打了下去。</w:t>
      </w:r>
    </w:p>
    <w:p w:rsidR="00C04663" w:rsidRDefault="00A7259F" w:rsidP="00813907">
      <w:pPr>
        <w:spacing w:after="240"/>
      </w:pPr>
      <w:r>
        <w:rPr>
          <w:rFonts w:hint="eastAsia"/>
        </w:rPr>
        <w:t>但李龍飛</w:t>
      </w:r>
      <w:ins w:id="1543" w:author="Administrator" w:date="2019-07-02T23:50:00Z">
        <w:r w:rsidR="002A107E">
          <w:rPr>
            <w:rFonts w:hint="eastAsia"/>
          </w:rPr>
          <w:t>仍</w:t>
        </w:r>
      </w:ins>
      <w:del w:id="1544" w:author="Administrator" w:date="2019-07-02T23:50:00Z">
        <w:r w:rsidDel="002A107E">
          <w:rPr>
            <w:rFonts w:hint="eastAsia"/>
          </w:rPr>
          <w:delText>只</w:delText>
        </w:r>
      </w:del>
      <w:r>
        <w:rPr>
          <w:rFonts w:hint="eastAsia"/>
        </w:rPr>
        <w:t>是身子一晃，隨即又張口準備大叫，就在這時，李忠的二弟李仁，</w:t>
      </w:r>
      <w:ins w:id="1545" w:author="Administrator" w:date="2019-07-02T23:50:00Z">
        <w:r w:rsidR="002A107E">
          <w:rPr>
            <w:rFonts w:hint="eastAsia"/>
          </w:rPr>
          <w:t>衝了出來，伸手掏出</w:t>
        </w:r>
      </w:ins>
      <w:del w:id="1546" w:author="Administrator" w:date="2019-07-02T23:50:00Z">
        <w:r w:rsidDel="002A107E">
          <w:rPr>
            <w:rFonts w:hint="eastAsia"/>
          </w:rPr>
          <w:delText>以</w:delText>
        </w:r>
      </w:del>
      <w:r>
        <w:rPr>
          <w:rFonts w:hint="eastAsia"/>
        </w:rPr>
        <w:t>一</w:t>
      </w:r>
      <w:ins w:id="1547" w:author="Administrator" w:date="2019-07-02T23:50:00Z">
        <w:r w:rsidR="002A107E">
          <w:rPr>
            <w:rFonts w:hint="eastAsia"/>
          </w:rPr>
          <w:t>條沾滿迷藥的</w:t>
        </w:r>
      </w:ins>
      <w:del w:id="1548" w:author="Administrator" w:date="2019-07-02T23:50:00Z">
        <w:r w:rsidDel="002A107E">
          <w:rPr>
            <w:rFonts w:hint="eastAsia"/>
          </w:rPr>
          <w:delText>張</w:delText>
        </w:r>
      </w:del>
      <w:r>
        <w:rPr>
          <w:rFonts w:hint="eastAsia"/>
        </w:rPr>
        <w:t>手帕捂住了李龍飛的口鼻。</w:t>
      </w:r>
    </w:p>
    <w:p w:rsidR="00C04663" w:rsidRDefault="00A7259F" w:rsidP="00813907">
      <w:pPr>
        <w:spacing w:after="240"/>
      </w:pPr>
      <w:r>
        <w:rPr>
          <w:rFonts w:hint="eastAsia"/>
        </w:rPr>
        <w:t>李龍飛只感到一陣暈眩，立馬倒了下去。</w:t>
      </w:r>
    </w:p>
    <w:p w:rsidR="00C04663" w:rsidRDefault="00A7259F" w:rsidP="00813907">
      <w:pPr>
        <w:spacing w:after="240"/>
      </w:pPr>
      <w:r>
        <w:rPr>
          <w:rFonts w:hint="eastAsia"/>
        </w:rPr>
        <w:lastRenderedPageBreak/>
        <w:t>李忠見李仁抱住了李龍飛，連忙跪地一拜，顫聲說道，「小姪無知，望大仙念在他剛死了父親，原諒他的口不擇言，饒過他一命！」</w:t>
      </w:r>
    </w:p>
    <w:p w:rsidR="00C04663" w:rsidRDefault="00A7259F" w:rsidP="00813907">
      <w:pPr>
        <w:spacing w:after="240"/>
      </w:pPr>
      <w:r>
        <w:rPr>
          <w:rFonts w:hint="eastAsia"/>
        </w:rPr>
        <w:t>那灰袍道人面無表情説道，「我剛剛已經饒他一命，但他既然不知好歹，要我殺他，那我便成全了他，讓他跟他爹一起投胎是了！」</w:t>
      </w:r>
    </w:p>
    <w:p w:rsidR="00C04663" w:rsidRDefault="00A7259F" w:rsidP="00813907">
      <w:pPr>
        <w:spacing w:after="240"/>
      </w:pPr>
      <w:r>
        <w:rPr>
          <w:rFonts w:hint="eastAsia"/>
        </w:rPr>
        <w:t>說完手一揮，李龍飛手中的木劍再度飛起。</w:t>
      </w:r>
    </w:p>
    <w:p w:rsidR="00C04663" w:rsidRDefault="00A7259F" w:rsidP="00813907">
      <w:pPr>
        <w:spacing w:after="240"/>
      </w:pPr>
      <w:r>
        <w:rPr>
          <w:rFonts w:hint="eastAsia"/>
        </w:rPr>
        <w:t>就在此時，天空中一聲長嘆，一陣洪大的聲音說道，「天寶師弟，你既然已經取了一命，那剩下另一條命，也該饒了吧。」</w:t>
      </w:r>
    </w:p>
    <w:p w:rsidR="00C04663" w:rsidRDefault="00A7259F" w:rsidP="00813907">
      <w:pPr>
        <w:spacing w:after="240"/>
      </w:pPr>
      <w:r>
        <w:rPr>
          <w:rFonts w:hint="eastAsia"/>
        </w:rPr>
        <w:t>那灰袍道人臉色微微一變，</w:t>
      </w:r>
      <w:ins w:id="1549" w:author="Administrator" w:date="2019-09-14T00:11:00Z">
        <w:r w:rsidR="002D0022">
          <w:rPr>
            <w:rFonts w:hint="eastAsia"/>
          </w:rPr>
          <w:t>似乎想到了甚麼，</w:t>
        </w:r>
      </w:ins>
      <w:ins w:id="1550" w:author="Administrator" w:date="2019-09-13T11:18:00Z">
        <w:r w:rsidR="004D1639">
          <w:rPr>
            <w:rFonts w:hint="eastAsia"/>
          </w:rPr>
          <w:t>愣了幾秒，</w:t>
        </w:r>
      </w:ins>
      <w:r>
        <w:rPr>
          <w:rFonts w:hint="eastAsia"/>
        </w:rPr>
        <w:t>冷哼一聲，</w:t>
      </w:r>
      <w:ins w:id="1551" w:author="Administrator" w:date="2019-09-14T00:11:00Z">
        <w:r w:rsidR="002D0022">
          <w:rPr>
            <w:rFonts w:hint="eastAsia"/>
          </w:rPr>
          <w:t>這才</w:t>
        </w:r>
      </w:ins>
      <w:r>
        <w:rPr>
          <w:rFonts w:hint="eastAsia"/>
        </w:rPr>
        <w:t>轉身就走。</w:t>
      </w:r>
    </w:p>
    <w:p w:rsidR="00C04663" w:rsidRDefault="00A7259F" w:rsidP="00813907">
      <w:pPr>
        <w:spacing w:after="240"/>
      </w:pPr>
      <w:r>
        <w:rPr>
          <w:rFonts w:hint="eastAsia"/>
        </w:rPr>
        <w:t>只見天空中一個人影凝聚，一道光影射進了李龍飛的眉中，那聲音說道，「我將此子的記憶封印兩年，兩年之後，封印自解。若不是如此，我怕他受不了這等刺激，又會再想辦法找我師弟報仇。」</w:t>
      </w:r>
    </w:p>
    <w:p w:rsidR="00C04663" w:rsidRDefault="00A7259F" w:rsidP="00813907">
      <w:pPr>
        <w:spacing w:after="240"/>
      </w:pPr>
      <w:r>
        <w:rPr>
          <w:rFonts w:hint="eastAsia"/>
        </w:rPr>
        <w:t>「你們李府先祖曾經對我有恩，我以此一報，從今以後，再不出手，你們好自為知吧。」</w:t>
      </w:r>
    </w:p>
    <w:p w:rsidR="00C04663" w:rsidRDefault="00A7259F" w:rsidP="00813907">
      <w:pPr>
        <w:spacing w:after="240"/>
      </w:pPr>
      <w:r>
        <w:rPr>
          <w:rFonts w:hint="eastAsia"/>
        </w:rPr>
        <w:t>李府眾人聽完，連忙磕頭道謝，那聲音來得快去得也快，轉眼間天地又恢復自然，再無任何仙人的聲音，但眾人仍是為跪在地上，久久才敢起身</w:t>
      </w:r>
      <w:ins w:id="1552" w:author="Administrator" w:date="2019-07-04T00:04:00Z">
        <w:r w:rsidR="00271080">
          <w:rPr>
            <w:rFonts w:hint="eastAsia"/>
          </w:rPr>
          <w:t>…</w:t>
        </w:r>
      </w:ins>
      <w:del w:id="1553" w:author="Administrator" w:date="2019-07-04T00:04:00Z">
        <w:r w:rsidDel="00271080">
          <w:rPr>
            <w:rFonts w:hint="eastAsia"/>
          </w:rPr>
          <w:delText>。</w:delText>
        </w:r>
      </w:del>
    </w:p>
    <w:p w:rsidR="00C04663" w:rsidRPr="00271080" w:rsidRDefault="00C04663" w:rsidP="00813907">
      <w:pPr>
        <w:spacing w:after="240"/>
      </w:pPr>
    </w:p>
    <w:p w:rsidR="00C04663" w:rsidRDefault="00A7259F" w:rsidP="00813907">
      <w:pPr>
        <w:spacing w:after="240"/>
      </w:pPr>
      <w:r>
        <w:rPr>
          <w:rFonts w:hint="eastAsia"/>
        </w:rPr>
        <w:t>※※※</w:t>
      </w:r>
    </w:p>
    <w:p w:rsidR="00C04663" w:rsidRDefault="00A7259F" w:rsidP="00813907">
      <w:pPr>
        <w:spacing w:after="240"/>
      </w:pPr>
      <w:r>
        <w:rPr>
          <w:rFonts w:hint="eastAsia"/>
        </w:rPr>
        <w:t>經此一事，李家主人雖仍掛名李敦，但實際上卻是由李老太太跟李忠李仁一起處裡。</w:t>
      </w:r>
    </w:p>
    <w:p w:rsidR="00C04663" w:rsidRDefault="00A7259F" w:rsidP="00813907">
      <w:pPr>
        <w:spacing w:after="240"/>
      </w:pPr>
      <w:r>
        <w:rPr>
          <w:rFonts w:hint="eastAsia"/>
        </w:rPr>
        <w:t>對內，李家大大小小都被囑咐了對此事封口，絕口不在李龍飛面前提起，只編了一套說詞，說是因為冬菊的關係，北都皇上下令將李敦調派至別處，而王小石則是被定罪判死。</w:t>
      </w:r>
    </w:p>
    <w:p w:rsidR="00C04663" w:rsidRDefault="00A7259F" w:rsidP="00813907">
      <w:pPr>
        <w:spacing w:after="240"/>
      </w:pPr>
      <w:r>
        <w:rPr>
          <w:rFonts w:hint="eastAsia"/>
        </w:rPr>
        <w:t>對外，李</w:t>
      </w:r>
      <w:ins w:id="1554" w:author="Administrator" w:date="2019-07-03T00:29:00Z">
        <w:r w:rsidR="00A71841">
          <w:rPr>
            <w:rFonts w:hint="eastAsia"/>
          </w:rPr>
          <w:t>仁</w:t>
        </w:r>
      </w:ins>
      <w:del w:id="1555" w:author="Administrator" w:date="2019-07-03T00:29:00Z">
        <w:r w:rsidDel="00A71841">
          <w:rPr>
            <w:rFonts w:hint="eastAsia"/>
          </w:rPr>
          <w:delText>忠</w:delText>
        </w:r>
      </w:del>
      <w:r>
        <w:rPr>
          <w:rFonts w:hint="eastAsia"/>
        </w:rPr>
        <w:t>則親自前往了北都皇城，說明了事由並由皇上指派新的繼任下來。</w:t>
      </w:r>
    </w:p>
    <w:p w:rsidR="00C04663" w:rsidRDefault="00A7259F" w:rsidP="00813907">
      <w:pPr>
        <w:spacing w:after="240"/>
      </w:pPr>
      <w:r>
        <w:rPr>
          <w:rFonts w:hint="eastAsia"/>
        </w:rPr>
        <w:t>李家的格局從此變了，主事者暫代為李</w:t>
      </w:r>
      <w:ins w:id="1556" w:author="Administrator" w:date="2019-07-03T00:29:00Z">
        <w:r w:rsidR="00A71841">
          <w:rPr>
            <w:rFonts w:hint="eastAsia"/>
          </w:rPr>
          <w:t>仁</w:t>
        </w:r>
      </w:ins>
      <w:del w:id="1557" w:author="Administrator" w:date="2019-07-03T00:29:00Z">
        <w:r w:rsidDel="00A71841">
          <w:rPr>
            <w:rFonts w:hint="eastAsia"/>
          </w:rPr>
          <w:delText>忠</w:delText>
        </w:r>
      </w:del>
      <w:r>
        <w:rPr>
          <w:rFonts w:hint="eastAsia"/>
        </w:rPr>
        <w:t>，而原本李敦妻小一脈，雖說仍是住在原處，卻從此不再發號命令。</w:t>
      </w:r>
    </w:p>
    <w:p w:rsidR="00C04663" w:rsidRDefault="00A7259F" w:rsidP="00813907">
      <w:pPr>
        <w:spacing w:after="240"/>
      </w:pPr>
      <w:r>
        <w:rPr>
          <w:rFonts w:hint="eastAsia"/>
        </w:rPr>
        <w:t>李龍飛自然也感受到這樣的變化。</w:t>
      </w:r>
    </w:p>
    <w:p w:rsidR="00C04663" w:rsidRDefault="00A7259F" w:rsidP="00813907">
      <w:pPr>
        <w:spacing w:after="240"/>
      </w:pPr>
      <w:r>
        <w:rPr>
          <w:rFonts w:hint="eastAsia"/>
        </w:rPr>
        <w:t>雖然他覺得眾人見自己的眼光似乎都跟過去有點不同，但他一向我行我素慣了，</w:t>
      </w:r>
      <w:r>
        <w:rPr>
          <w:rFonts w:hint="eastAsia"/>
        </w:rPr>
        <w:lastRenderedPageBreak/>
        <w:t>倒也不是很在意。</w:t>
      </w:r>
    </w:p>
    <w:p w:rsidR="00C04663" w:rsidRDefault="00A7259F" w:rsidP="00813907">
      <w:pPr>
        <w:spacing w:after="240"/>
      </w:pPr>
      <w:r>
        <w:rPr>
          <w:rFonts w:hint="eastAsia"/>
        </w:rPr>
        <w:t>而他記憶中父親跟自己相處的最後一件事，就是責罵自己，並要他去思過庭面壁兩年。</w:t>
      </w:r>
    </w:p>
    <w:p w:rsidR="00C04663" w:rsidRDefault="00A7259F" w:rsidP="00813907">
      <w:pPr>
        <w:spacing w:after="240"/>
      </w:pPr>
      <w:r>
        <w:rPr>
          <w:rFonts w:hint="eastAsia"/>
        </w:rPr>
        <w:t>雖然一開始氣憤難耐，但在母親跟祖母的勸說下，他也就乖乖進了思過庭待了兩年。</w:t>
      </w:r>
    </w:p>
    <w:p w:rsidR="00C04663" w:rsidRDefault="00A7259F" w:rsidP="00813907">
      <w:pPr>
        <w:spacing w:after="240"/>
      </w:pPr>
      <w:r>
        <w:rPr>
          <w:rFonts w:hint="eastAsia"/>
        </w:rPr>
        <w:t>這段時間，他難得的靜下心來讀書，加上他天資聰穎，很快的，這兩年讀的書比起常人讀了十幾年的書都還要來的多。</w:t>
      </w:r>
    </w:p>
    <w:p w:rsidR="00C04663" w:rsidRDefault="00271080" w:rsidP="00813907">
      <w:pPr>
        <w:spacing w:after="240"/>
        <w:rPr>
          <w:ins w:id="1558" w:author="Administrator" w:date="2019-07-03T00:30:00Z"/>
        </w:rPr>
      </w:pPr>
      <w:ins w:id="1559" w:author="Administrator" w:date="2019-07-04T00:05:00Z">
        <w:r>
          <w:rPr>
            <w:rFonts w:hint="eastAsia"/>
          </w:rPr>
          <w:t>但</w:t>
        </w:r>
      </w:ins>
      <w:del w:id="1560" w:author="Administrator" w:date="2019-07-04T00:05:00Z">
        <w:r w:rsidR="00A7259F" w:rsidDel="00271080">
          <w:rPr>
            <w:rFonts w:hint="eastAsia"/>
          </w:rPr>
          <w:delText>而</w:delText>
        </w:r>
      </w:del>
      <w:r w:rsidR="00A7259F">
        <w:rPr>
          <w:rFonts w:hint="eastAsia"/>
        </w:rPr>
        <w:t>自己的大伯李忠，更是不知道吃錯甚麼藥，在這兩年內</w:t>
      </w:r>
      <w:ins w:id="1561" w:author="Administrator" w:date="2019-07-03T00:29:00Z">
        <w:r w:rsidR="007F309D">
          <w:rPr>
            <w:rFonts w:hint="eastAsia"/>
          </w:rPr>
          <w:t>不再</w:t>
        </w:r>
      </w:ins>
      <w:ins w:id="1562" w:author="Administrator" w:date="2019-07-03T00:30:00Z">
        <w:r w:rsidR="007F309D">
          <w:rPr>
            <w:rFonts w:hint="eastAsia"/>
          </w:rPr>
          <w:t>去外面闖蕩，而是心無旁騖地留在家中，</w:t>
        </w:r>
      </w:ins>
      <w:r w:rsidR="00A7259F">
        <w:rPr>
          <w:rFonts w:hint="eastAsia"/>
        </w:rPr>
        <w:t>強迫他</w:t>
      </w:r>
      <w:ins w:id="1563" w:author="Administrator" w:date="2019-07-03T00:31:00Z">
        <w:r w:rsidR="007F309D">
          <w:rPr>
            <w:rFonts w:hint="eastAsia"/>
          </w:rPr>
          <w:t>進行了</w:t>
        </w:r>
      </w:ins>
      <w:ins w:id="1564" w:author="Administrator" w:date="2019-07-03T00:36:00Z">
        <w:r w:rsidR="007F309D">
          <w:rPr>
            <w:rFonts w:hint="eastAsia"/>
          </w:rPr>
          <w:t>許多</w:t>
        </w:r>
      </w:ins>
      <w:ins w:id="1565" w:author="Administrator" w:date="2019-07-03T00:31:00Z">
        <w:r w:rsidR="007F309D">
          <w:rPr>
            <w:rFonts w:hint="eastAsia"/>
          </w:rPr>
          <w:t>超高強度的</w:t>
        </w:r>
      </w:ins>
      <w:ins w:id="1566" w:author="Administrator" w:date="2019-07-03T00:36:00Z">
        <w:r w:rsidR="007F309D">
          <w:rPr>
            <w:rFonts w:hint="eastAsia"/>
          </w:rPr>
          <w:t>習</w:t>
        </w:r>
      </w:ins>
      <w:del w:id="1567" w:author="Administrator" w:date="2019-07-03T00:31:00Z">
        <w:r w:rsidR="00A7259F" w:rsidDel="007F309D">
          <w:rPr>
            <w:rFonts w:hint="eastAsia"/>
          </w:rPr>
          <w:delText>練了許多</w:delText>
        </w:r>
      </w:del>
      <w:r w:rsidR="00A7259F">
        <w:rPr>
          <w:rFonts w:hint="eastAsia"/>
        </w:rPr>
        <w:t>武</w:t>
      </w:r>
      <w:ins w:id="1568" w:author="Administrator" w:date="2019-07-03T00:37:00Z">
        <w:r w:rsidR="007F309D">
          <w:rPr>
            <w:rFonts w:hint="eastAsia"/>
          </w:rPr>
          <w:t>訓練</w:t>
        </w:r>
      </w:ins>
      <w:del w:id="1569" w:author="Administrator" w:date="2019-07-03T00:36:00Z">
        <w:r w:rsidR="00A7259F" w:rsidDel="007F309D">
          <w:rPr>
            <w:rFonts w:hint="eastAsia"/>
          </w:rPr>
          <w:delText>術</w:delText>
        </w:r>
      </w:del>
      <w:r w:rsidR="00A7259F">
        <w:rPr>
          <w:rFonts w:hint="eastAsia"/>
        </w:rPr>
        <w:t>，甚至</w:t>
      </w:r>
      <w:del w:id="1570" w:author="Administrator" w:date="2019-07-03T00:30:00Z">
        <w:r w:rsidR="00A7259F" w:rsidDel="007F309D">
          <w:rPr>
            <w:rFonts w:hint="eastAsia"/>
          </w:rPr>
          <w:delText>板起臉孔</w:delText>
        </w:r>
      </w:del>
      <w:r w:rsidR="00A7259F">
        <w:rPr>
          <w:rFonts w:hint="eastAsia"/>
        </w:rPr>
        <w:t>動不動就</w:t>
      </w:r>
      <w:ins w:id="1571" w:author="Administrator" w:date="2019-07-03T00:30:00Z">
        <w:r w:rsidR="007F309D">
          <w:rPr>
            <w:rFonts w:hint="eastAsia"/>
          </w:rPr>
          <w:t>板起臉孔</w:t>
        </w:r>
      </w:ins>
      <w:del w:id="1572" w:author="Administrator" w:date="2019-07-03T00:30:00Z">
        <w:r w:rsidR="00A7259F" w:rsidDel="007F309D">
          <w:rPr>
            <w:rFonts w:hint="eastAsia"/>
          </w:rPr>
          <w:delText>是</w:delText>
        </w:r>
      </w:del>
      <w:r w:rsidR="00A7259F">
        <w:rPr>
          <w:rFonts w:hint="eastAsia"/>
        </w:rPr>
        <w:t>一陣責罵</w:t>
      </w:r>
      <w:ins w:id="1573" w:author="Administrator" w:date="2019-07-03T00:31:00Z">
        <w:r w:rsidR="007F309D">
          <w:rPr>
            <w:rFonts w:hint="eastAsia"/>
          </w:rPr>
          <w:t>鞭打</w:t>
        </w:r>
      </w:ins>
      <w:r w:rsidR="00A7259F">
        <w:rPr>
          <w:rFonts w:hint="eastAsia"/>
        </w:rPr>
        <w:t>。</w:t>
      </w:r>
    </w:p>
    <w:p w:rsidR="007F309D" w:rsidRDefault="007F309D" w:rsidP="00813907">
      <w:pPr>
        <w:spacing w:after="240"/>
        <w:rPr>
          <w:ins w:id="1574" w:author="Administrator" w:date="2019-07-03T00:31:00Z"/>
        </w:rPr>
      </w:pPr>
      <w:ins w:id="1575" w:author="Administrator" w:date="2019-07-03T00:36:00Z">
        <w:r>
          <w:rPr>
            <w:rFonts w:hint="eastAsia"/>
          </w:rPr>
          <w:t>要</w:t>
        </w:r>
      </w:ins>
      <w:ins w:id="1576" w:author="Administrator" w:date="2019-07-03T00:31:00Z">
        <w:r>
          <w:rPr>
            <w:rFonts w:hint="eastAsia"/>
          </w:rPr>
          <w:t>不是</w:t>
        </w:r>
      </w:ins>
      <w:ins w:id="1577" w:author="Administrator" w:date="2019-07-03T00:36:00Z">
        <w:r>
          <w:rPr>
            <w:rFonts w:hint="eastAsia"/>
          </w:rPr>
          <w:t>同時間李忠</w:t>
        </w:r>
      </w:ins>
      <w:ins w:id="1578" w:author="Administrator" w:date="2019-07-03T00:37:00Z">
        <w:r>
          <w:rPr>
            <w:rFonts w:hint="eastAsia"/>
          </w:rPr>
          <w:t>也以</w:t>
        </w:r>
      </w:ins>
      <w:ins w:id="1579" w:author="Administrator" w:date="2019-07-03T00:38:00Z">
        <w:r>
          <w:rPr>
            <w:rFonts w:hint="eastAsia"/>
          </w:rPr>
          <w:t>不少珍貴無比的藥材替李龍飛</w:t>
        </w:r>
      </w:ins>
      <w:ins w:id="1580" w:author="Administrator" w:date="2019-07-03T00:39:00Z">
        <w:r>
          <w:rPr>
            <w:rFonts w:hint="eastAsia"/>
          </w:rPr>
          <w:t>淬練身體，怕是後者都要以為大伯要謀害自己了。</w:t>
        </w:r>
      </w:ins>
    </w:p>
    <w:p w:rsidR="002723C5" w:rsidRDefault="007F309D" w:rsidP="00813907">
      <w:pPr>
        <w:spacing w:after="240"/>
        <w:rPr>
          <w:ins w:id="1581" w:author="Administrator" w:date="2019-07-03T00:40:00Z"/>
        </w:rPr>
      </w:pPr>
      <w:ins w:id="1582" w:author="Administrator" w:date="2019-07-03T00:30:00Z">
        <w:r>
          <w:rPr>
            <w:rFonts w:hint="eastAsia"/>
          </w:rPr>
          <w:t>好在這樣的習武成效也非比尋常，</w:t>
        </w:r>
      </w:ins>
      <w:ins w:id="1583" w:author="Administrator" w:date="2019-07-03T00:39:00Z">
        <w:r w:rsidR="002C2335">
          <w:rPr>
            <w:rFonts w:hint="eastAsia"/>
          </w:rPr>
          <w:t>短短兩年內，李龍飛居然</w:t>
        </w:r>
      </w:ins>
      <w:ins w:id="1584" w:author="Administrator" w:date="2019-07-03T00:40:00Z">
        <w:r>
          <w:rPr>
            <w:rFonts w:hint="eastAsia"/>
          </w:rPr>
          <w:t>硬生生提升到</w:t>
        </w:r>
      </w:ins>
      <w:ins w:id="1585" w:author="Administrator" w:date="2019-07-07T20:41:00Z">
        <w:r w:rsidR="002C2335">
          <w:rPr>
            <w:rFonts w:hint="eastAsia"/>
          </w:rPr>
          <w:t>二流</w:t>
        </w:r>
      </w:ins>
      <w:ins w:id="1586" w:author="Administrator" w:date="2019-07-03T00:40:00Z">
        <w:r w:rsidR="002C2335">
          <w:rPr>
            <w:rFonts w:hint="eastAsia"/>
          </w:rPr>
          <w:t>高手</w:t>
        </w:r>
      </w:ins>
      <w:ins w:id="1587" w:author="Administrator" w:date="2019-07-07T20:41:00Z">
        <w:r w:rsidR="002C2335">
          <w:rPr>
            <w:rFonts w:hint="eastAsia"/>
          </w:rPr>
          <w:t>頂峰</w:t>
        </w:r>
      </w:ins>
      <w:ins w:id="1588" w:author="Administrator" w:date="2019-07-03T00:40:00Z">
        <w:r w:rsidR="002C2335">
          <w:rPr>
            <w:rFonts w:hint="eastAsia"/>
          </w:rPr>
          <w:t>，只差一點，就踏入</w:t>
        </w:r>
      </w:ins>
      <w:ins w:id="1589" w:author="Administrator" w:date="2019-07-07T20:41:00Z">
        <w:r w:rsidR="002C2335">
          <w:rPr>
            <w:rFonts w:hint="eastAsia"/>
          </w:rPr>
          <w:t>一流高手</w:t>
        </w:r>
      </w:ins>
      <w:ins w:id="1590" w:author="Administrator" w:date="2019-07-03T00:40:00Z">
        <w:r w:rsidR="002723C5">
          <w:rPr>
            <w:rFonts w:hint="eastAsia"/>
          </w:rPr>
          <w:t>，</w:t>
        </w:r>
      </w:ins>
      <w:ins w:id="1591" w:author="Administrator" w:date="2019-07-07T20:42:00Z">
        <w:r w:rsidR="002C2335">
          <w:rPr>
            <w:rFonts w:hint="eastAsia"/>
          </w:rPr>
          <w:t>可以在</w:t>
        </w:r>
      </w:ins>
      <w:ins w:id="1592" w:author="Administrator" w:date="2019-07-03T00:40:00Z">
        <w:r w:rsidR="002723C5">
          <w:rPr>
            <w:rFonts w:hint="eastAsia"/>
          </w:rPr>
          <w:t>江湖上</w:t>
        </w:r>
      </w:ins>
      <w:ins w:id="1593" w:author="Administrator" w:date="2019-07-07T20:42:00Z">
        <w:r w:rsidR="002C2335">
          <w:rPr>
            <w:rFonts w:hint="eastAsia"/>
          </w:rPr>
          <w:t>開宗立派，成為一方宗師</w:t>
        </w:r>
      </w:ins>
      <w:ins w:id="1594" w:author="Administrator" w:date="2019-07-03T00:40:00Z">
        <w:r w:rsidR="002723C5">
          <w:rPr>
            <w:rFonts w:hint="eastAsia"/>
          </w:rPr>
          <w:t>。</w:t>
        </w:r>
      </w:ins>
    </w:p>
    <w:p w:rsidR="00271080" w:rsidRDefault="002723C5" w:rsidP="00813907">
      <w:pPr>
        <w:spacing w:after="240"/>
        <w:rPr>
          <w:ins w:id="1595" w:author="龍 Chris" w:date="2019-07-07T09:59:00Z"/>
        </w:rPr>
      </w:pPr>
      <w:ins w:id="1596" w:author="Administrator" w:date="2019-07-03T00:40:00Z">
        <w:r>
          <w:rPr>
            <w:rFonts w:hint="eastAsia"/>
          </w:rPr>
          <w:t>當然，</w:t>
        </w:r>
      </w:ins>
      <w:ins w:id="1597" w:author="Administrator" w:date="2019-07-04T00:05:00Z">
        <w:r w:rsidR="00271080">
          <w:rPr>
            <w:rFonts w:hint="eastAsia"/>
          </w:rPr>
          <w:t>這也只是武功「堪比」</w:t>
        </w:r>
      </w:ins>
      <w:ins w:id="1598" w:author="Administrator" w:date="2019-07-07T20:42:00Z">
        <w:r w:rsidR="002C2335">
          <w:rPr>
            <w:rFonts w:hint="eastAsia"/>
          </w:rPr>
          <w:t>二流高手頂峰</w:t>
        </w:r>
      </w:ins>
      <w:ins w:id="1599" w:author="Administrator" w:date="2019-07-04T00:05:00Z">
        <w:r w:rsidR="00271080">
          <w:rPr>
            <w:rFonts w:hint="eastAsia"/>
          </w:rPr>
          <w:t>而</w:t>
        </w:r>
      </w:ins>
      <w:ins w:id="1600" w:author="Administrator" w:date="2019-07-04T00:06:00Z">
        <w:r w:rsidR="00271080">
          <w:rPr>
            <w:rFonts w:hint="eastAsia"/>
          </w:rPr>
          <w:t>已，實戰經驗上，仍是少之又少，不過這也夠了驚人了。</w:t>
        </w:r>
      </w:ins>
    </w:p>
    <w:p w:rsidR="00C72990" w:rsidDel="00C72990" w:rsidRDefault="00C72990" w:rsidP="00813907">
      <w:pPr>
        <w:spacing w:after="240"/>
        <w:rPr>
          <w:del w:id="1601" w:author="龍 Chris" w:date="2019-07-07T10:07:00Z"/>
        </w:rPr>
      </w:pPr>
    </w:p>
    <w:p w:rsidR="00C04663" w:rsidRDefault="00A7259F" w:rsidP="00813907">
      <w:pPr>
        <w:spacing w:after="240"/>
      </w:pPr>
      <w:r>
        <w:rPr>
          <w:rFonts w:hint="eastAsia"/>
        </w:rPr>
        <w:t>兩年後的某一天，他的娘親李四娘，照慣例，又來到思過庭中來見他，還沒走進屋內，便聽到李龍飛在庭中練武的聲音。</w:t>
      </w:r>
    </w:p>
    <w:p w:rsidR="00C04663" w:rsidRDefault="00A7259F" w:rsidP="00813907">
      <w:pPr>
        <w:spacing w:after="240"/>
      </w:pPr>
      <w:r>
        <w:rPr>
          <w:rFonts w:hint="eastAsia"/>
        </w:rPr>
        <w:t>「飛兒，你最近看起來練武練得很勤阿？」李四娘雖然經過了兩年歲月，但臉上卻不見風霜，反而更加的年輕，卻是這兩年保養有功，常保青春了。</w:t>
      </w:r>
    </w:p>
    <w:p w:rsidR="00C04663" w:rsidRDefault="00A7259F" w:rsidP="00813907">
      <w:pPr>
        <w:spacing w:after="240"/>
      </w:pPr>
      <w:r>
        <w:rPr>
          <w:rFonts w:hint="eastAsia"/>
        </w:rPr>
        <w:t>「可不是嗎，娘，最近我可真的練得很勤阿，大伯請的那些師傅真沒有在對我留情的。」李龍飛一邊扎步打著正拳，一邊轉頭看向剛進庭的李四娘，「要不是我前幾天剛喝下四姐夫從藥鋪那抓來的幾帖補氣丹，加上二伯帶給我的瘀傷藥，我這會兒準還在床上</w:t>
      </w:r>
      <w:ins w:id="1602" w:author="Administrator" w:date="2019-09-14T02:48:00Z">
        <w:r w:rsidR="000A5049">
          <w:rPr>
            <w:rFonts w:hint="eastAsia"/>
          </w:rPr>
          <w:t>哀</w:t>
        </w:r>
      </w:ins>
      <w:del w:id="1603" w:author="Administrator" w:date="2019-09-14T02:48:00Z">
        <w:r w:rsidDel="000A5049">
          <w:rPr>
            <w:rFonts w:hint="eastAsia"/>
          </w:rPr>
          <w:delText>唉</w:delText>
        </w:r>
      </w:del>
      <w:r>
        <w:rPr>
          <w:rFonts w:hint="eastAsia"/>
        </w:rPr>
        <w:t>滾著呢。」</w:t>
      </w:r>
    </w:p>
    <w:p w:rsidR="00C04663" w:rsidRDefault="00A7259F" w:rsidP="00813907">
      <w:pPr>
        <w:spacing w:after="240"/>
      </w:pPr>
      <w:r>
        <w:rPr>
          <w:rFonts w:hint="eastAsia"/>
        </w:rPr>
        <w:t>李四娘慈祥地看著自己的兒子，雖然兩年前兒子闖下了大禍，但經過這兩年的思過，不管是在氣質上還是心態上，都好了很多。</w:t>
      </w:r>
    </w:p>
    <w:p w:rsidR="00C04663" w:rsidRDefault="00A7259F" w:rsidP="00813907">
      <w:pPr>
        <w:spacing w:after="240"/>
      </w:pPr>
      <w:r>
        <w:rPr>
          <w:rFonts w:hint="eastAsia"/>
        </w:rPr>
        <w:t>雖然偶爾還是會鬧倔強，但以前那些調皮搗蛋都少了很多。</w:t>
      </w:r>
    </w:p>
    <w:p w:rsidR="00C04663" w:rsidDel="00B031FA" w:rsidRDefault="00A7259F" w:rsidP="00813907">
      <w:pPr>
        <w:spacing w:after="240"/>
        <w:rPr>
          <w:del w:id="1604" w:author="Administrator" w:date="2019-07-04T00:07:00Z"/>
        </w:rPr>
      </w:pPr>
      <w:del w:id="1605" w:author="Administrator" w:date="2019-07-04T00:07:00Z">
        <w:r w:rsidDel="00B031FA">
          <w:rPr>
            <w:rFonts w:hint="eastAsia"/>
          </w:rPr>
          <w:delText>這多虧了李忠建議的練武要求。</w:delText>
        </w:r>
      </w:del>
    </w:p>
    <w:p w:rsidR="00C04663" w:rsidDel="00B031FA" w:rsidRDefault="00A7259F" w:rsidP="00813907">
      <w:pPr>
        <w:spacing w:after="240"/>
        <w:rPr>
          <w:del w:id="1606" w:author="Administrator" w:date="2019-07-04T00:07:00Z"/>
        </w:rPr>
      </w:pPr>
      <w:del w:id="1607" w:author="Administrator" w:date="2019-07-04T00:07:00Z">
        <w:r w:rsidDel="00B031FA">
          <w:rPr>
            <w:rFonts w:hint="eastAsia"/>
          </w:rPr>
          <w:delText>這不但讓年輕氣盛的李龍飛有了發洩的地方，另一層原因也是想讓他有些基本的防身能力。</w:delText>
        </w:r>
      </w:del>
    </w:p>
    <w:p w:rsidR="00C04663" w:rsidRDefault="00A7259F" w:rsidP="00813907">
      <w:pPr>
        <w:spacing w:after="240"/>
      </w:pPr>
      <w:r>
        <w:rPr>
          <w:rFonts w:hint="eastAsia"/>
        </w:rPr>
        <w:t>「若是他父親見到了他的變化，不知道是否會感到欣慰…」想起了李敦，李四娘原本平靜的心起了些波動。</w:t>
      </w:r>
    </w:p>
    <w:p w:rsidR="00C04663" w:rsidRDefault="00A7259F" w:rsidP="00813907">
      <w:pPr>
        <w:spacing w:after="240"/>
      </w:pPr>
      <w:r>
        <w:rPr>
          <w:rFonts w:hint="eastAsia"/>
        </w:rPr>
        <w:lastRenderedPageBreak/>
        <w:t>但在兒子面前，她卻藏得很好，仍是帶著笑容，聽著李龍飛叨叨絮絮訴說著一些事情。</w:t>
      </w:r>
    </w:p>
    <w:p w:rsidR="00C04663" w:rsidRDefault="00A7259F" w:rsidP="00813907">
      <w:pPr>
        <w:spacing w:after="240"/>
      </w:pPr>
      <w:r>
        <w:rPr>
          <w:rFonts w:hint="eastAsia"/>
        </w:rPr>
        <w:t>眼看兒子練得正勤，李四娘微微一笑，正準備轉身離開時，卻突然發現李龍飛停下了聲音，忙詫異地回頭看了過去。</w:t>
      </w:r>
    </w:p>
    <w:p w:rsidR="00C04663" w:rsidRDefault="00A7259F" w:rsidP="00813907">
      <w:pPr>
        <w:spacing w:after="240"/>
      </w:pPr>
      <w:r>
        <w:rPr>
          <w:rFonts w:hint="eastAsia"/>
        </w:rPr>
        <w:t>只見李龍飛眼神中有些迷茫，</w:t>
      </w:r>
      <w:ins w:id="1608" w:author="龍 Chris" w:date="2019-07-07T10:08:00Z">
        <w:r w:rsidR="00F45937">
          <w:rPr>
            <w:rFonts w:hint="eastAsia"/>
          </w:rPr>
          <w:t>原本正要打出的拳頭</w:t>
        </w:r>
      </w:ins>
      <w:ins w:id="1609" w:author="龍 Chris" w:date="2019-07-07T10:09:00Z">
        <w:r w:rsidR="00F45937">
          <w:rPr>
            <w:rFonts w:hint="eastAsia"/>
          </w:rPr>
          <w:t>微微顫抖，</w:t>
        </w:r>
      </w:ins>
      <w:r>
        <w:rPr>
          <w:rFonts w:hint="eastAsia"/>
        </w:rPr>
        <w:t>跟著似乎不敢置信</w:t>
      </w:r>
      <w:del w:id="1610" w:author="龍 Chris" w:date="2019-07-07T10:09:00Z">
        <w:r w:rsidDel="00F45937">
          <w:rPr>
            <w:rFonts w:hint="eastAsia"/>
          </w:rPr>
          <w:delText>跟思緒混亂</w:delText>
        </w:r>
      </w:del>
      <w:ins w:id="1611" w:author="龍 Chris" w:date="2019-07-07T10:09:00Z">
        <w:r w:rsidR="00F45937">
          <w:rPr>
            <w:rFonts w:hint="eastAsia"/>
          </w:rPr>
          <w:t>地望向自己</w:t>
        </w:r>
      </w:ins>
      <w:r>
        <w:rPr>
          <w:rFonts w:hint="eastAsia"/>
        </w:rPr>
        <w:t>，</w:t>
      </w:r>
      <w:del w:id="1612" w:author="龍 Chris" w:date="2019-07-07T10:09:00Z">
        <w:r w:rsidDel="00F45937">
          <w:rPr>
            <w:rFonts w:hint="eastAsia"/>
          </w:rPr>
          <w:delText>最後，居然</w:delText>
        </w:r>
      </w:del>
      <w:ins w:id="1613" w:author="龍 Chris" w:date="2019-07-07T10:09:00Z">
        <w:r w:rsidR="00F45937">
          <w:rPr>
            <w:rFonts w:hint="eastAsia"/>
          </w:rPr>
          <w:t>然後</w:t>
        </w:r>
      </w:ins>
      <w:r>
        <w:rPr>
          <w:rFonts w:hint="eastAsia"/>
        </w:rPr>
        <w:t>兩行淚水不自主地從眼中流出</w:t>
      </w:r>
      <w:del w:id="1614" w:author="龍 Chris" w:date="2019-07-07T10:09:00Z">
        <w:r w:rsidDel="00F45937">
          <w:rPr>
            <w:rFonts w:hint="eastAsia"/>
          </w:rPr>
          <w:delText>，雙唇微開有些顫抖地說不出話來</w:delText>
        </w:r>
      </w:del>
      <w:r>
        <w:rPr>
          <w:rFonts w:hint="eastAsia"/>
        </w:rPr>
        <w:t>。</w:t>
      </w:r>
    </w:p>
    <w:p w:rsidR="00C04663" w:rsidRDefault="00A7259F" w:rsidP="00813907">
      <w:pPr>
        <w:spacing w:after="240"/>
      </w:pPr>
      <w:r>
        <w:rPr>
          <w:rFonts w:hint="eastAsia"/>
        </w:rPr>
        <w:t>「飛兒…你…還好嗎？」李四娘心中一驚，雖然不知道怎麼了，但</w:t>
      </w:r>
      <w:ins w:id="1615" w:author="龍 Chris" w:date="2019-07-07T10:13:00Z">
        <w:r w:rsidR="00F45937">
          <w:rPr>
            <w:rFonts w:hint="eastAsia"/>
          </w:rPr>
          <w:t>卻下意識心底一緊</w:t>
        </w:r>
      </w:ins>
      <w:del w:id="1616" w:author="龍 Chris" w:date="2019-07-07T10:13:00Z">
        <w:r w:rsidDel="00F45937">
          <w:rPr>
            <w:rFonts w:hint="eastAsia"/>
          </w:rPr>
          <w:delText>卻隱隱覺得不好</w:delText>
        </w:r>
      </w:del>
      <w:r>
        <w:rPr>
          <w:rFonts w:hint="eastAsia"/>
        </w:rPr>
        <w:t>。</w:t>
      </w:r>
    </w:p>
    <w:p w:rsidR="00C04663" w:rsidRDefault="00A7259F" w:rsidP="00813907">
      <w:pPr>
        <w:spacing w:after="240"/>
      </w:pPr>
      <w:del w:id="1617" w:author="Administrator" w:date="2019-07-04T00:07:00Z">
        <w:r w:rsidDel="00B031FA">
          <w:rPr>
            <w:rFonts w:hint="eastAsia"/>
          </w:rPr>
          <w:delText>「娘</w:delText>
        </w:r>
        <w:r w:rsidDel="00B031FA">
          <w:rPr>
            <w:rFonts w:hint="eastAsia"/>
          </w:rPr>
          <w:delText>....</w:delText>
        </w:r>
        <w:r w:rsidDel="00B031FA">
          <w:rPr>
            <w:rFonts w:hint="eastAsia"/>
          </w:rPr>
          <w:delText>爹爹他</w:delText>
        </w:r>
        <w:r w:rsidDel="00B031FA">
          <w:rPr>
            <w:rFonts w:hint="eastAsia"/>
          </w:rPr>
          <w:delText>...</w:delText>
        </w:r>
        <w:r w:rsidDel="00B031FA">
          <w:rPr>
            <w:rFonts w:hint="eastAsia"/>
          </w:rPr>
          <w:delText>爹爹他，是不是死了？」</w:delText>
        </w:r>
      </w:del>
      <w:r>
        <w:rPr>
          <w:rFonts w:hint="eastAsia"/>
        </w:rPr>
        <w:t>李龍飛紅著眼，突然大口一吸，</w:t>
      </w:r>
      <w:ins w:id="1618" w:author="Administrator" w:date="2019-07-04T00:07:00Z">
        <w:r w:rsidR="00B031FA">
          <w:rPr>
            <w:rFonts w:hint="eastAsia"/>
          </w:rPr>
          <w:t>想要說些甚麼，卻又說不出口，最終</w:t>
        </w:r>
      </w:ins>
      <w:r>
        <w:rPr>
          <w:rFonts w:hint="eastAsia"/>
        </w:rPr>
        <w:t>轉過身子，背著李四娘，顫抖著身軀問道，</w:t>
      </w:r>
      <w:ins w:id="1619" w:author="Administrator" w:date="2019-07-04T00:07:00Z">
        <w:r w:rsidR="00B031FA">
          <w:rPr>
            <w:rFonts w:hint="eastAsia"/>
          </w:rPr>
          <w:t>「娘</w:t>
        </w:r>
        <w:r w:rsidR="00B031FA">
          <w:rPr>
            <w:rFonts w:hint="eastAsia"/>
          </w:rPr>
          <w:t>....</w:t>
        </w:r>
        <w:r w:rsidR="00B031FA">
          <w:rPr>
            <w:rFonts w:hint="eastAsia"/>
          </w:rPr>
          <w:t>爹爹他</w:t>
        </w:r>
        <w:r w:rsidR="00B031FA">
          <w:rPr>
            <w:rFonts w:hint="eastAsia"/>
          </w:rPr>
          <w:t>...</w:t>
        </w:r>
        <w:r w:rsidR="00B031FA">
          <w:rPr>
            <w:rFonts w:hint="eastAsia"/>
          </w:rPr>
          <w:t>爹爹他，是不是死了？」</w:t>
        </w:r>
      </w:ins>
    </w:p>
    <w:p w:rsidR="00C04663" w:rsidRDefault="00A7259F" w:rsidP="00813907">
      <w:pPr>
        <w:spacing w:after="240"/>
      </w:pPr>
      <w:r>
        <w:rPr>
          <w:rFonts w:hint="eastAsia"/>
        </w:rPr>
        <w:t>其實李四娘此次前來，本</w:t>
      </w:r>
      <w:del w:id="1620" w:author="龍 Chris" w:date="2019-07-07T10:17:00Z">
        <w:r w:rsidDel="00F45937">
          <w:rPr>
            <w:rFonts w:hint="eastAsia"/>
          </w:rPr>
          <w:delText>來</w:delText>
        </w:r>
      </w:del>
      <w:r>
        <w:rPr>
          <w:rFonts w:hint="eastAsia"/>
        </w:rPr>
        <w:t>就</w:t>
      </w:r>
      <w:ins w:id="1621" w:author="龍 Chris" w:date="2019-07-07T10:17:00Z">
        <w:r w:rsidR="00F45937">
          <w:rPr>
            <w:rFonts w:hint="eastAsia"/>
          </w:rPr>
          <w:t>是因為</w:t>
        </w:r>
      </w:ins>
      <w:del w:id="1622" w:author="龍 Chris" w:date="2019-07-07T10:17:00Z">
        <w:r w:rsidDel="00F45937">
          <w:rPr>
            <w:rFonts w:hint="eastAsia"/>
          </w:rPr>
          <w:delText>在猜</w:delText>
        </w:r>
      </w:del>
      <w:r>
        <w:rPr>
          <w:rFonts w:hint="eastAsia"/>
        </w:rPr>
        <w:t>兩年期限將到，</w:t>
      </w:r>
      <w:ins w:id="1623" w:author="龍 Chris" w:date="2019-07-07T10:18:00Z">
        <w:r w:rsidR="00F45937">
          <w:rPr>
            <w:rFonts w:hint="eastAsia"/>
          </w:rPr>
          <w:t>擔心</w:t>
        </w:r>
      </w:ins>
      <w:del w:id="1624" w:author="龍 Chris" w:date="2019-07-07T10:18:00Z">
        <w:r w:rsidDel="00F45937">
          <w:rPr>
            <w:rFonts w:hint="eastAsia"/>
          </w:rPr>
          <w:delText>不知道</w:delText>
        </w:r>
      </w:del>
      <w:r>
        <w:rPr>
          <w:rFonts w:hint="eastAsia"/>
        </w:rPr>
        <w:t>自己兒子</w:t>
      </w:r>
      <w:del w:id="1625" w:author="龍 Chris" w:date="2019-07-07T10:18:00Z">
        <w:r w:rsidDel="00F45937">
          <w:rPr>
            <w:rFonts w:hint="eastAsia"/>
          </w:rPr>
          <w:delText>甚麼時候</w:delText>
        </w:r>
      </w:del>
      <w:r>
        <w:rPr>
          <w:rFonts w:hint="eastAsia"/>
        </w:rPr>
        <w:t>恢復記憶</w:t>
      </w:r>
      <w:ins w:id="1626" w:author="龍 Chris" w:date="2019-07-07T10:18:00Z">
        <w:r w:rsidR="00F45937">
          <w:rPr>
            <w:rFonts w:hint="eastAsia"/>
          </w:rPr>
          <w:t>時出了事這才過來一看</w:t>
        </w:r>
      </w:ins>
      <w:r>
        <w:rPr>
          <w:rFonts w:hint="eastAsia"/>
        </w:rPr>
        <w:t>，</w:t>
      </w:r>
      <w:ins w:id="1627" w:author="龍 Chris" w:date="2019-07-07T10:18:00Z">
        <w:r w:rsidR="00F45937">
          <w:rPr>
            <w:rFonts w:hint="eastAsia"/>
          </w:rPr>
          <w:t>此時</w:t>
        </w:r>
      </w:ins>
      <w:del w:id="1628" w:author="龍 Chris" w:date="2019-07-07T10:18:00Z">
        <w:r w:rsidDel="00F45937">
          <w:rPr>
            <w:rFonts w:hint="eastAsia"/>
          </w:rPr>
          <w:delText>這時候</w:delText>
        </w:r>
      </w:del>
      <w:r>
        <w:rPr>
          <w:rFonts w:hint="eastAsia"/>
        </w:rPr>
        <w:t>聽到李龍飛一問，心知該來的避不了，也是眼眶一紅，嗚咽說道，「飛兒</w:t>
      </w:r>
      <w:r>
        <w:rPr>
          <w:rFonts w:hint="eastAsia"/>
        </w:rPr>
        <w:t>...</w:t>
      </w:r>
      <w:r>
        <w:rPr>
          <w:rFonts w:hint="eastAsia"/>
        </w:rPr>
        <w:t>你想起來了？」</w:t>
      </w:r>
    </w:p>
    <w:p w:rsidR="00C04663" w:rsidRDefault="00A7259F" w:rsidP="00813907">
      <w:pPr>
        <w:spacing w:after="240"/>
      </w:pPr>
      <w:r>
        <w:rPr>
          <w:rFonts w:hint="eastAsia"/>
        </w:rPr>
        <w:t>李龍飛再次轉身看著自己母親的背影，他腦中記憶一下子全都恢復了，思緒很快的前後貫通，他渾身發抖，跪下來磕了好幾個響頭後說，「</w:t>
      </w:r>
      <w:r>
        <w:t>…</w:t>
      </w:r>
      <w:r>
        <w:rPr>
          <w:rFonts w:hint="eastAsia"/>
        </w:rPr>
        <w:t>孩兒，孩兒都想起來了。是孩兒不對，孩兒的錯，是孩兒連累了爹爹和娘親等人。」</w:t>
      </w:r>
    </w:p>
    <w:p w:rsidR="00C04663" w:rsidRDefault="00A7259F" w:rsidP="00813907">
      <w:pPr>
        <w:spacing w:after="240"/>
      </w:pPr>
      <w:r>
        <w:rPr>
          <w:rFonts w:hint="eastAsia"/>
        </w:rPr>
        <w:t>李四娘轉身將他扶起，搖搖頭說，「一切都是命，如今你雖然憶起，但那都已經過去了，以後你好好做人，別讓你爹爹丟臉，你說好不好？」</w:t>
      </w:r>
    </w:p>
    <w:p w:rsidR="00C04663" w:rsidRDefault="00A7259F" w:rsidP="00813907">
      <w:pPr>
        <w:spacing w:after="240"/>
      </w:pPr>
      <w:r>
        <w:rPr>
          <w:rFonts w:hint="eastAsia"/>
        </w:rPr>
        <w:t>李龍飛沒有說話，只是不斷的哭泣，好像當初那時的淚水，至今都仍未乾竭。</w:t>
      </w:r>
    </w:p>
    <w:p w:rsidR="00C04663" w:rsidRDefault="00A7259F" w:rsidP="00813907">
      <w:pPr>
        <w:spacing w:after="240"/>
      </w:pPr>
      <w:r>
        <w:rPr>
          <w:rFonts w:hint="eastAsia"/>
        </w:rPr>
        <w:t>當夜，李四娘沒回到府內，而是留在這思過庭照顧起李龍飛。</w:t>
      </w:r>
    </w:p>
    <w:p w:rsidR="00C04663" w:rsidRDefault="00A7259F" w:rsidP="00813907">
      <w:pPr>
        <w:spacing w:after="240"/>
      </w:pPr>
      <w:r>
        <w:rPr>
          <w:rFonts w:hint="eastAsia"/>
        </w:rPr>
        <w:t>接下來幾天，李龍飛雖表面上漸漸不再那麼悲痛，但他心底卻是不斷的回憶當年的畫面。</w:t>
      </w:r>
    </w:p>
    <w:p w:rsidR="00C04663" w:rsidRDefault="00A7259F" w:rsidP="00813907">
      <w:pPr>
        <w:spacing w:after="240"/>
      </w:pPr>
      <w:r>
        <w:rPr>
          <w:rFonts w:hint="eastAsia"/>
        </w:rPr>
        <w:t>他本性本來就不壞，早前的調皮搗蛋多是被寵出來了，如今想起了自己的過錯，倒似一夕之間長大不少。</w:t>
      </w:r>
    </w:p>
    <w:p w:rsidR="00C04663" w:rsidRDefault="00A7259F" w:rsidP="00813907">
      <w:pPr>
        <w:spacing w:after="240"/>
      </w:pPr>
      <w:r>
        <w:rPr>
          <w:rFonts w:hint="eastAsia"/>
        </w:rPr>
        <w:t>一段日子過後，李四娘看李龍飛似乎沒甚麼大礙了，加上許久沒回李府，所以打算回去一趟，順便也跟李太太說明李龍飛的情況。</w:t>
      </w:r>
    </w:p>
    <w:p w:rsidR="00C04663" w:rsidRDefault="00A7259F" w:rsidP="00813907">
      <w:pPr>
        <w:spacing w:after="240"/>
      </w:pPr>
      <w:r>
        <w:rPr>
          <w:rFonts w:hint="eastAsia"/>
        </w:rPr>
        <w:t>只是她尚未跟李龍飛提起，李龍飛卻已經先找上她。</w:t>
      </w:r>
    </w:p>
    <w:p w:rsidR="00C04663" w:rsidRDefault="00A7259F" w:rsidP="00813907">
      <w:pPr>
        <w:spacing w:after="240"/>
      </w:pPr>
      <w:r>
        <w:rPr>
          <w:rFonts w:hint="eastAsia"/>
        </w:rPr>
        <w:t>「娘</w:t>
      </w:r>
      <w:r>
        <w:t>…</w:t>
      </w:r>
      <w:r>
        <w:rPr>
          <w:rFonts w:hint="eastAsia"/>
        </w:rPr>
        <w:t>」</w:t>
      </w:r>
    </w:p>
    <w:p w:rsidR="00C04663" w:rsidRDefault="00A7259F" w:rsidP="00813907">
      <w:pPr>
        <w:spacing w:after="240"/>
      </w:pPr>
      <w:r>
        <w:rPr>
          <w:rFonts w:hint="eastAsia"/>
        </w:rPr>
        <w:lastRenderedPageBreak/>
        <w:t>「飛兒，怎麼了？」李四娘看著眼前這個兒子，這段日子他清瘦不少，心底有些心疼；李龍飛頓了一下，沒有說些甚麼，只是許久之後，他才退後一步說，「娘親，孩兒已經下定決心！孩兒要去求仙，孩兒要當上仙人，將爹爹救起，並報仇雪恨，孩兒自知犯了錯，古人有云，知錯能改，善莫大焉！我定要彌補起我的過錯。」</w:t>
      </w:r>
    </w:p>
    <w:p w:rsidR="00C04663" w:rsidRDefault="00A7259F" w:rsidP="00813907">
      <w:pPr>
        <w:spacing w:after="240"/>
      </w:pPr>
      <w:r>
        <w:rPr>
          <w:rFonts w:hint="eastAsia"/>
        </w:rPr>
        <w:t>李四娘倒吸了一口氣，驚呼著，「求…求仙？你在說甚麼傻話？仙人都是天上星星掉下來的神明，你一個小小的孩童，求甚麼仙！」</w:t>
      </w:r>
    </w:p>
    <w:p w:rsidR="00C04663" w:rsidRDefault="00A7259F" w:rsidP="00813907">
      <w:pPr>
        <w:spacing w:after="240"/>
      </w:pPr>
      <w:r>
        <w:rPr>
          <w:rFonts w:hint="eastAsia"/>
        </w:rPr>
        <w:t>「不是的，娘，孩兒這幾天查閱古書許多，</w:t>
      </w:r>
      <w:ins w:id="1629" w:author="Administrator" w:date="2019-07-07T19:24:00Z">
        <w:r w:rsidR="0029300E">
          <w:rPr>
            <w:rFonts w:hint="eastAsia"/>
          </w:rPr>
          <w:t>古</w:t>
        </w:r>
      </w:ins>
      <w:ins w:id="1630" w:author="Administrator" w:date="2019-07-07T19:23:00Z">
        <w:r w:rsidR="0029300E">
          <w:rPr>
            <w:rFonts w:hint="eastAsia"/>
          </w:rPr>
          <w:t>遠的時候，</w:t>
        </w:r>
      </w:ins>
      <w:r>
        <w:rPr>
          <w:rFonts w:hint="eastAsia"/>
        </w:rPr>
        <w:t>仙人</w:t>
      </w:r>
      <w:ins w:id="1631" w:author="Administrator" w:date="2019-07-07T19:24:00Z">
        <w:r w:rsidR="0029300E">
          <w:rPr>
            <w:rFonts w:hint="eastAsia"/>
          </w:rPr>
          <w:t>也</w:t>
        </w:r>
      </w:ins>
      <w:del w:id="1632" w:author="Administrator" w:date="2019-07-07T19:24:00Z">
        <w:r w:rsidDel="0029300E">
          <w:rPr>
            <w:rFonts w:hint="eastAsia"/>
          </w:rPr>
          <w:delText>也</w:delText>
        </w:r>
      </w:del>
      <w:r>
        <w:rPr>
          <w:rFonts w:hint="eastAsia"/>
        </w:rPr>
        <w:t>是有從凡人</w:t>
      </w:r>
      <w:ins w:id="1633" w:author="Administrator" w:date="2019-07-07T18:35:00Z">
        <w:r w:rsidR="00E13EB3">
          <w:rPr>
            <w:rFonts w:hint="eastAsia"/>
          </w:rPr>
          <w:t>修</w:t>
        </w:r>
      </w:ins>
      <w:r>
        <w:rPr>
          <w:rFonts w:hint="eastAsia"/>
        </w:rPr>
        <w:t>練起的</w:t>
      </w:r>
      <w:ins w:id="1634" w:author="Administrator" w:date="2019-07-07T19:25:00Z">
        <w:r w:rsidR="0029300E">
          <w:rPr>
            <w:rFonts w:hint="eastAsia"/>
          </w:rPr>
          <w:t>；</w:t>
        </w:r>
      </w:ins>
      <w:del w:id="1635" w:author="Administrator" w:date="2019-07-07T19:25:00Z">
        <w:r w:rsidDel="0029300E">
          <w:rPr>
            <w:rFonts w:hint="eastAsia"/>
          </w:rPr>
          <w:delText>，</w:delText>
        </w:r>
      </w:del>
      <w:r>
        <w:rPr>
          <w:rFonts w:hint="eastAsia"/>
        </w:rPr>
        <w:t>書上古人曾說，這</w:t>
      </w:r>
      <w:del w:id="1636" w:author="Administrator" w:date="2019-07-07T19:25:00Z">
        <w:r w:rsidDel="0029300E">
          <w:rPr>
            <w:rFonts w:hint="eastAsia"/>
          </w:rPr>
          <w:delText>大半</w:delText>
        </w:r>
      </w:del>
      <w:ins w:id="1637" w:author="Administrator" w:date="2019-07-07T19:25:00Z">
        <w:r w:rsidR="0029300E">
          <w:rPr>
            <w:rFonts w:hint="eastAsia"/>
          </w:rPr>
          <w:t>天上</w:t>
        </w:r>
      </w:ins>
      <w:del w:id="1638" w:author="Administrator" w:date="2019-07-07T19:25:00Z">
        <w:r w:rsidDel="0029300E">
          <w:rPr>
            <w:rFonts w:hint="eastAsia"/>
          </w:rPr>
          <w:delText>的</w:delText>
        </w:r>
      </w:del>
      <w:r>
        <w:rPr>
          <w:rFonts w:hint="eastAsia"/>
        </w:rPr>
        <w:t>仙人天生天長的很少，多半的還是從凡人修練開始。既然如此，孩兒也去求仙，等成了仙，就找那仙人算帳，必定要報此仇。」李龍飛拿起手中的一捲書籍，對著李四娘說道。</w:t>
      </w:r>
    </w:p>
    <w:p w:rsidR="00C04663" w:rsidRDefault="00A7259F" w:rsidP="00813907">
      <w:pPr>
        <w:spacing w:after="240"/>
      </w:pPr>
      <w:r>
        <w:rPr>
          <w:rFonts w:hint="eastAsia"/>
        </w:rPr>
        <w:t>李四娘聽完這話，腦子發慌無法運轉，她</w:t>
      </w:r>
      <w:del w:id="1639" w:author="Administrator" w:date="2019-07-07T19:26:00Z">
        <w:r w:rsidDel="0029300E">
          <w:rPr>
            <w:rFonts w:hint="eastAsia"/>
          </w:rPr>
          <w:delText>也</w:delText>
        </w:r>
      </w:del>
      <w:ins w:id="1640" w:author="Administrator" w:date="2019-07-07T19:26:00Z">
        <w:r w:rsidR="0029300E">
          <w:rPr>
            <w:rFonts w:hint="eastAsia"/>
          </w:rPr>
          <w:t>從</w:t>
        </w:r>
      </w:ins>
      <w:del w:id="1641" w:author="Administrator" w:date="2019-07-07T19:25:00Z">
        <w:r w:rsidDel="0029300E">
          <w:rPr>
            <w:rFonts w:hint="eastAsia"/>
          </w:rPr>
          <w:delText>不</w:delText>
        </w:r>
      </w:del>
      <w:del w:id="1642" w:author="Administrator" w:date="2019-07-07T19:26:00Z">
        <w:r w:rsidDel="0029300E">
          <w:rPr>
            <w:rFonts w:hint="eastAsia"/>
          </w:rPr>
          <w:delText>是</w:delText>
        </w:r>
      </w:del>
      <w:r>
        <w:rPr>
          <w:rFonts w:hint="eastAsia"/>
        </w:rPr>
        <w:t>沒聽過這事，</w:t>
      </w:r>
      <w:ins w:id="1643" w:author="Administrator" w:date="2019-07-07T19:26:00Z">
        <w:r w:rsidR="0029300E">
          <w:rPr>
            <w:rFonts w:hint="eastAsia"/>
          </w:rPr>
          <w:t>而</w:t>
        </w:r>
      </w:ins>
      <w:del w:id="1644" w:author="Administrator" w:date="2019-07-07T19:26:00Z">
        <w:r w:rsidDel="0029300E">
          <w:rPr>
            <w:rFonts w:hint="eastAsia"/>
          </w:rPr>
          <w:delText>只是</w:delText>
        </w:r>
      </w:del>
      <w:r>
        <w:rPr>
          <w:rFonts w:hint="eastAsia"/>
        </w:rPr>
        <w:t>自己的丈夫兩年前過去了，現在兒子又說甚麼要去求仙，整個人不由得有些暈眩，看著李龍飛手中那卷有關神仙的記事書，她臉色蒼白退了兩步，扶著一旁的假山說，「你…你…你爹爹為了你犧牲了自己，你現在</w:t>
      </w:r>
      <w:ins w:id="1645" w:author="Administrator" w:date="2019-07-07T19:26:00Z">
        <w:r w:rsidR="00217A5F">
          <w:rPr>
            <w:rFonts w:hint="eastAsia"/>
          </w:rPr>
          <w:t>說甚麼要去找仙人</w:t>
        </w:r>
      </w:ins>
      <w:del w:id="1646" w:author="Administrator" w:date="2019-07-07T19:26:00Z">
        <w:r w:rsidDel="00217A5F">
          <w:rPr>
            <w:rFonts w:hint="eastAsia"/>
          </w:rPr>
          <w:delText>要</w:delText>
        </w:r>
      </w:del>
      <w:r>
        <w:rPr>
          <w:rFonts w:hint="eastAsia"/>
        </w:rPr>
        <w:t>報</w:t>
      </w:r>
      <w:ins w:id="1647" w:author="Administrator" w:date="2019-07-07T19:28:00Z">
        <w:r w:rsidR="00217A5F">
          <w:rPr>
            <w:rFonts w:hint="eastAsia"/>
          </w:rPr>
          <w:tab/>
        </w:r>
      </w:ins>
      <w:r>
        <w:rPr>
          <w:rFonts w:hint="eastAsia"/>
        </w:rPr>
        <w:t>仇，你這不是讓你爹爹白白送掉了一條命嗎？」</w:t>
      </w:r>
    </w:p>
    <w:p w:rsidR="00C04663" w:rsidRDefault="00A7259F" w:rsidP="00813907">
      <w:pPr>
        <w:spacing w:after="240"/>
      </w:pPr>
      <w:r>
        <w:rPr>
          <w:rFonts w:hint="eastAsia"/>
        </w:rPr>
        <w:t>李龍飛搖搖頭說，「娘親您說錯了，孩兒並不是要現在就去報仇，孩兒要去求仙，等當上了仙人，才去報仇！」</w:t>
      </w:r>
    </w:p>
    <w:p w:rsidR="00C04663" w:rsidRDefault="00A7259F" w:rsidP="00813907">
      <w:pPr>
        <w:spacing w:after="240"/>
      </w:pPr>
      <w:r>
        <w:rPr>
          <w:rFonts w:hint="eastAsia"/>
        </w:rPr>
        <w:t>「那有甚麼差別！那仙人法術那麼高強，肯定是一名傳說中的大仙人，你一個</w:t>
      </w:r>
      <w:del w:id="1648" w:author="Administrator" w:date="2019-09-14T02:52:00Z">
        <w:r w:rsidDel="00A8798C">
          <w:rPr>
            <w:rFonts w:hint="eastAsia"/>
          </w:rPr>
          <w:delText>凡</w:delText>
        </w:r>
      </w:del>
      <w:ins w:id="1649" w:author="Administrator" w:date="2019-09-14T02:52:00Z">
        <w:r w:rsidR="00A8798C">
          <w:rPr>
            <w:rFonts w:hint="eastAsia"/>
          </w:rPr>
          <w:t>凡夫俗子</w:t>
        </w:r>
      </w:ins>
      <w:del w:id="1650" w:author="Administrator" w:date="2019-09-14T02:52:00Z">
        <w:r w:rsidDel="00A8798C">
          <w:rPr>
            <w:rFonts w:hint="eastAsia"/>
          </w:rPr>
          <w:delText>人</w:delText>
        </w:r>
      </w:del>
      <w:r>
        <w:rPr>
          <w:rFonts w:hint="eastAsia"/>
        </w:rPr>
        <w:t>，就算真的當上了神仙，怎可以又找他去報仇！」</w:t>
      </w:r>
    </w:p>
    <w:p w:rsidR="00C04663" w:rsidRDefault="00A7259F" w:rsidP="00813907">
      <w:pPr>
        <w:spacing w:after="240"/>
      </w:pPr>
      <w:r>
        <w:rPr>
          <w:rFonts w:hint="eastAsia"/>
        </w:rPr>
        <w:t>李龍飛沉思了一下，知道自己娘親的擔心，於是改變說法說道，「那仙人當時逼著爹爹自殺，又想殺了孩兒，雖然孩兒有錯，說到底，也是因為那仙人仗著自己有仙法才敢這樣蠻橫不講理…既然娘親擔心，那孩兒便不去想那報仇一事，但一旦孩兒成仙，以仙人的法術，想必有辦法救活爹爹，屆時咱們家又可以一家團圓了！」</w:t>
      </w:r>
    </w:p>
    <w:p w:rsidR="00C04663" w:rsidRDefault="00A7259F" w:rsidP="00813907">
      <w:pPr>
        <w:spacing w:after="240"/>
      </w:pPr>
      <w:r>
        <w:rPr>
          <w:rFonts w:hint="eastAsia"/>
        </w:rPr>
        <w:t>李四娘一聽，雖然心中知道自己兒子倔性不可能改，但一想到若是李敦真的復活了，那自己日夜苦思的那人又能回到身邊，想到這，不免有些動搖。</w:t>
      </w:r>
    </w:p>
    <w:p w:rsidR="00C04663" w:rsidRDefault="00A7259F" w:rsidP="00813907">
      <w:pPr>
        <w:spacing w:after="240"/>
      </w:pPr>
      <w:r>
        <w:rPr>
          <w:rFonts w:hint="eastAsia"/>
        </w:rPr>
        <w:t>她看看李龍飛，知道這孩子從小就很倔強，這兩年雖然脾氣好轉，加上恢復記憶後看起來懂事許多，但這時性子倔起來，恐怕自己是阻他不了，再說這念頭雖說不妥，但孝心立意很好，一時之間難以反駁。</w:t>
      </w:r>
    </w:p>
    <w:p w:rsidR="00C04663" w:rsidRDefault="00A7259F" w:rsidP="00813907">
      <w:pPr>
        <w:spacing w:after="240"/>
      </w:pPr>
      <w:r>
        <w:rPr>
          <w:rFonts w:hint="eastAsia"/>
        </w:rPr>
        <w:t>無奈之下，她只得暫緩兒子，便說道，「你這不孝子，你想去求仙，那李家後裔怎辦！這事，我一時也拿捏不準，你先去問過你祖母，問過你大伯再說。」</w:t>
      </w:r>
    </w:p>
    <w:p w:rsidR="00C04663" w:rsidRDefault="00A7259F" w:rsidP="00813907">
      <w:pPr>
        <w:spacing w:after="240"/>
      </w:pPr>
      <w:r>
        <w:rPr>
          <w:rFonts w:hint="eastAsia"/>
        </w:rPr>
        <w:lastRenderedPageBreak/>
        <w:t>李龍飛聽母親這麼說，想一想覺得應當如此，於是點頭同意；當晚兩人便離開了思過庭，回到李府要找那李忠李仁與李家祖母說明此事。</w:t>
      </w:r>
    </w:p>
    <w:p w:rsidR="00C04663" w:rsidRDefault="00A7259F" w:rsidP="00813907">
      <w:pPr>
        <w:spacing w:after="240"/>
      </w:pPr>
      <w:r>
        <w:rPr>
          <w:rFonts w:hint="eastAsia"/>
        </w:rPr>
        <w:t>回到李府，兩年沒進，李龍飛看到那紅漆大門依舊，那大門兩旁石獅跟兩條金龍依舊盤繞，但最疼愛自己的親爹已經不在，心下一陣黯然，眼眶不由得又紅了起來，他走進了府內，此時李家祖母與大伯正圍繞在飯廳，聽到下人回報李龍飛回來，不由得又驚又喜忙出來迎接兩人。</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del w:id="1651" w:author="Administrator" w:date="2020-03-15T23:48:00Z">
        <w:r w:rsidDel="000D549F">
          <w:rPr>
            <w:rFonts w:hint="eastAsia"/>
          </w:rPr>
          <w:delText>拜師之路漫漫長長</w:delText>
        </w:r>
      </w:del>
      <w:ins w:id="1652" w:author="Administrator" w:date="2020-03-15T23:54:00Z">
        <w:r w:rsidR="00081F0C">
          <w:rPr>
            <w:rFonts w:hint="eastAsia"/>
          </w:rPr>
          <w:t>孽</w:t>
        </w:r>
      </w:ins>
      <w:ins w:id="1653" w:author="Administrator" w:date="2020-03-15T23:55:00Z">
        <w:r w:rsidR="00081F0C">
          <w:rPr>
            <w:rFonts w:hint="eastAsia"/>
          </w:rPr>
          <w:t>孫</w:t>
        </w:r>
      </w:ins>
    </w:p>
    <w:p w:rsidR="00C04663" w:rsidRDefault="00C04663" w:rsidP="00813907">
      <w:pPr>
        <w:pStyle w:val="12"/>
        <w:spacing w:after="240"/>
        <w:ind w:leftChars="0" w:left="360"/>
      </w:pPr>
    </w:p>
    <w:p w:rsidR="00C04663" w:rsidRDefault="00A7259F" w:rsidP="00813907">
      <w:pPr>
        <w:spacing w:after="240"/>
      </w:pPr>
      <w:r>
        <w:rPr>
          <w:rFonts w:hint="eastAsia"/>
        </w:rPr>
        <w:t>那李府此時正在晚膳，李老太太跟著兩個兒子及一眾子孫正在大餐廳裡吃飯，突然聽到李龍飛跟李四娘回來，眾人一陣嘩然之後，忙出門迎接兩人。</w:t>
      </w:r>
    </w:p>
    <w:p w:rsidR="00C04663" w:rsidRDefault="00A7259F" w:rsidP="00813907">
      <w:pPr>
        <w:spacing w:after="240"/>
      </w:pPr>
      <w:r>
        <w:rPr>
          <w:rFonts w:hint="eastAsia"/>
        </w:rPr>
        <w:t>只是當見到李龍飛臉上神情，再想到兩年之期差不多到了，眾人臉上表情均是極為複雜，千言萬語不知道從何說起，。</w:t>
      </w:r>
    </w:p>
    <w:p w:rsidR="00C04663" w:rsidRDefault="00A7259F" w:rsidP="00813907">
      <w:pPr>
        <w:spacing w:after="240"/>
      </w:pPr>
      <w:r>
        <w:rPr>
          <w:rFonts w:hint="eastAsia"/>
        </w:rPr>
        <w:t>李龍飛踏進房門，叩頭便向李老太太拜道，「孫兒不孝，請祖母大伯們原諒。」</w:t>
      </w:r>
    </w:p>
    <w:p w:rsidR="00C04663" w:rsidRDefault="00A7259F" w:rsidP="00813907">
      <w:pPr>
        <w:spacing w:after="240"/>
      </w:pPr>
      <w:r>
        <w:rPr>
          <w:rFonts w:hint="eastAsia"/>
        </w:rPr>
        <w:t>李老太太這時已經近九十大壽，被李龍飛這麼一拜，想起了兩年前死去的兒子，也是一陣熱淚說道，「好、好、好，哀家雖然少了一個兒子，但多了一個乖孫回來，也算是不幸中的大幸。快坐，快坐。」</w:t>
      </w:r>
    </w:p>
    <w:p w:rsidR="00C04663" w:rsidRDefault="00A7259F" w:rsidP="00813907">
      <w:pPr>
        <w:spacing w:after="240"/>
      </w:pPr>
      <w:r>
        <w:rPr>
          <w:rFonts w:hint="eastAsia"/>
        </w:rPr>
        <w:t>其他眾人連忙在李老太太身邊空下一個位置，要李龍飛坐上去。</w:t>
      </w:r>
    </w:p>
    <w:p w:rsidR="00C04663" w:rsidRDefault="00A7259F" w:rsidP="00813907">
      <w:pPr>
        <w:spacing w:after="240"/>
      </w:pPr>
      <w:r>
        <w:rPr>
          <w:rFonts w:hint="eastAsia"/>
        </w:rPr>
        <w:t>只見李龍飛淚流滿臉搖頭說道，「祖母，飛兒今天不只是來求原諒的！飛兒今天還是來請示祖母，讓飛兒能夠去求仙，等當上仙人，飛兒想復活爹爹回來。」</w:t>
      </w:r>
    </w:p>
    <w:p w:rsidR="00C04663" w:rsidRDefault="00A7259F" w:rsidP="00813907">
      <w:pPr>
        <w:spacing w:after="240"/>
      </w:pPr>
      <w:r>
        <w:rPr>
          <w:rFonts w:hint="eastAsia"/>
        </w:rPr>
        <w:t>李龍飛知道報仇在這眾人面前不可說出口，所以只有剛剛跟母親提起，現在這人多嘴雜，要是復仇一事流漏出去，恐怕會替李府惹來災禍，於是只說了想要復活父親這一個想法。</w:t>
      </w:r>
    </w:p>
    <w:p w:rsidR="0029300E" w:rsidRDefault="00A7259F" w:rsidP="00813907">
      <w:pPr>
        <w:spacing w:after="240"/>
        <w:rPr>
          <w:ins w:id="1654" w:author="Administrator" w:date="2019-07-07T19:17:00Z"/>
        </w:rPr>
      </w:pPr>
      <w:r>
        <w:rPr>
          <w:rFonts w:hint="eastAsia"/>
        </w:rPr>
        <w:t>那李老太太一愣，雖然心中也曾想過自個兒子若是還在就好，但她從沒想過人死還能復活，而且這求仙一</w:t>
      </w:r>
      <w:ins w:id="1655" w:author="Administrator" w:date="2019-07-07T19:17:00Z">
        <w:r w:rsidR="0029300E">
          <w:rPr>
            <w:rFonts w:hint="eastAsia"/>
          </w:rPr>
          <w:t>事飄渺無常，哪是說求就求得到的。</w:t>
        </w:r>
      </w:ins>
    </w:p>
    <w:p w:rsidR="000D549F" w:rsidRDefault="000D549F" w:rsidP="00813907">
      <w:pPr>
        <w:spacing w:after="240"/>
        <w:rPr>
          <w:ins w:id="1656" w:author="Administrator" w:date="2020-03-15T23:52:00Z"/>
        </w:rPr>
      </w:pPr>
      <w:ins w:id="1657" w:author="Administrator" w:date="2020-03-15T23:49:00Z">
        <w:r>
          <w:rPr>
            <w:rFonts w:hint="eastAsia"/>
          </w:rPr>
          <w:t>縱觀</w:t>
        </w:r>
      </w:ins>
      <w:ins w:id="1658" w:author="Administrator" w:date="2020-03-15T23:51:00Z">
        <w:r>
          <w:rPr>
            <w:rFonts w:hint="eastAsia"/>
          </w:rPr>
          <w:t>北都的</w:t>
        </w:r>
      </w:ins>
      <w:ins w:id="1659" w:author="Administrator" w:date="2020-03-15T23:48:00Z">
        <w:r>
          <w:rPr>
            <w:rFonts w:hint="eastAsia"/>
          </w:rPr>
          <w:t>歷史裡</w:t>
        </w:r>
      </w:ins>
      <w:ins w:id="1660" w:author="Administrator" w:date="2019-07-07T19:18:00Z">
        <w:r w:rsidR="0029300E">
          <w:rPr>
            <w:rFonts w:hint="eastAsia"/>
          </w:rPr>
          <w:t>，</w:t>
        </w:r>
      </w:ins>
      <w:ins w:id="1661" w:author="Administrator" w:date="2020-03-15T23:50:00Z">
        <w:r>
          <w:rPr>
            <w:rFonts w:hint="eastAsia"/>
          </w:rPr>
          <w:t>出過多少</w:t>
        </w:r>
      </w:ins>
      <w:del w:id="1662" w:author="Administrator" w:date="2019-07-07T19:17:00Z">
        <w:r w:rsidR="00A7259F" w:rsidDel="0029300E">
          <w:rPr>
            <w:rFonts w:hint="eastAsia"/>
          </w:rPr>
          <w:delText>路</w:delText>
        </w:r>
      </w:del>
      <w:del w:id="1663" w:author="Administrator" w:date="2019-07-07T19:18:00Z">
        <w:r w:rsidR="00A7259F" w:rsidDel="0029300E">
          <w:rPr>
            <w:rFonts w:hint="eastAsia"/>
          </w:rPr>
          <w:delText>有多難，</w:delText>
        </w:r>
      </w:del>
      <w:del w:id="1664" w:author="Administrator" w:date="2020-03-15T23:49:00Z">
        <w:r w:rsidR="00A7259F" w:rsidDel="000D549F">
          <w:rPr>
            <w:rFonts w:hint="eastAsia"/>
          </w:rPr>
          <w:delText>數</w:delText>
        </w:r>
      </w:del>
      <w:del w:id="1665" w:author="Administrator" w:date="2019-07-07T19:18:00Z">
        <w:r w:rsidR="00A7259F" w:rsidDel="0029300E">
          <w:rPr>
            <w:rFonts w:hint="eastAsia"/>
          </w:rPr>
          <w:delText>萬</w:delText>
        </w:r>
      </w:del>
      <w:del w:id="1666" w:author="Administrator" w:date="2020-03-15T23:49:00Z">
        <w:r w:rsidR="00A7259F" w:rsidDel="000D549F">
          <w:rPr>
            <w:rFonts w:hint="eastAsia"/>
          </w:rPr>
          <w:delText>名</w:delText>
        </w:r>
      </w:del>
      <w:del w:id="1667" w:author="Administrator" w:date="2020-03-15T23:50:00Z">
        <w:r w:rsidR="00A7259F" w:rsidDel="000D549F">
          <w:rPr>
            <w:rFonts w:hint="eastAsia"/>
          </w:rPr>
          <w:delText>凡人</w:delText>
        </w:r>
      </w:del>
      <w:ins w:id="1668" w:author="Administrator" w:date="2020-03-15T23:50:00Z">
        <w:r>
          <w:rPr>
            <w:rFonts w:hint="eastAsia"/>
          </w:rPr>
          <w:t>名</w:t>
        </w:r>
      </w:ins>
      <w:ins w:id="1669" w:author="Administrator" w:date="2020-03-15T23:51:00Z">
        <w:r>
          <w:rPr>
            <w:rFonts w:hint="eastAsia"/>
          </w:rPr>
          <w:t>將名師</w:t>
        </w:r>
      </w:ins>
      <w:ins w:id="1670" w:author="Administrator" w:date="2020-03-15T23:48:00Z">
        <w:r>
          <w:rPr>
            <w:rFonts w:hint="eastAsia"/>
          </w:rPr>
          <w:t>，</w:t>
        </w:r>
      </w:ins>
      <w:ins w:id="1671" w:author="Administrator" w:date="2020-03-15T23:50:00Z">
        <w:r>
          <w:rPr>
            <w:rFonts w:hint="eastAsia"/>
          </w:rPr>
          <w:t>可卻</w:t>
        </w:r>
      </w:ins>
      <w:ins w:id="1672" w:author="Administrator" w:date="2020-03-15T23:52:00Z">
        <w:r>
          <w:rPr>
            <w:rFonts w:hint="eastAsia"/>
          </w:rPr>
          <w:t>少有聽過</w:t>
        </w:r>
      </w:ins>
      <w:ins w:id="1673" w:author="Administrator" w:date="2020-03-15T23:50:00Z">
        <w:r>
          <w:rPr>
            <w:rFonts w:hint="eastAsia"/>
          </w:rPr>
          <w:t>出</w:t>
        </w:r>
      </w:ins>
      <w:del w:id="1674" w:author="Administrator" w:date="2020-03-15T23:48:00Z">
        <w:r w:rsidR="00A7259F" w:rsidDel="000D549F">
          <w:rPr>
            <w:rFonts w:hint="eastAsia"/>
          </w:rPr>
          <w:delText>恐怕</w:delText>
        </w:r>
      </w:del>
      <w:del w:id="1675" w:author="Administrator" w:date="2020-03-15T23:50:00Z">
        <w:r w:rsidR="00A7259F" w:rsidDel="000D549F">
          <w:rPr>
            <w:rFonts w:hint="eastAsia"/>
          </w:rPr>
          <w:delText>只</w:delText>
        </w:r>
      </w:del>
      <w:ins w:id="1676" w:author="Administrator" w:date="2020-03-15T23:52:00Z">
        <w:r>
          <w:rPr>
            <w:rFonts w:hint="eastAsia"/>
          </w:rPr>
          <w:t>了甚麼</w:t>
        </w:r>
      </w:ins>
      <w:del w:id="1677" w:author="Administrator" w:date="2019-07-07T19:18:00Z">
        <w:r w:rsidR="00A7259F" w:rsidDel="0029300E">
          <w:rPr>
            <w:rFonts w:hint="eastAsia"/>
          </w:rPr>
          <w:delText>出一名</w:delText>
        </w:r>
      </w:del>
      <w:r w:rsidR="00A7259F">
        <w:rPr>
          <w:rFonts w:hint="eastAsia"/>
        </w:rPr>
        <w:t>仙</w:t>
      </w:r>
      <w:ins w:id="1678" w:author="Administrator" w:date="2020-03-15T23:48:00Z">
        <w:r>
          <w:rPr>
            <w:rFonts w:hint="eastAsia"/>
          </w:rPr>
          <w:t>人</w:t>
        </w:r>
      </w:ins>
      <w:del w:id="1679" w:author="Administrator" w:date="2019-07-07T19:18:00Z">
        <w:r w:rsidR="00A7259F" w:rsidDel="0029300E">
          <w:rPr>
            <w:rFonts w:hint="eastAsia"/>
          </w:rPr>
          <w:delText>人</w:delText>
        </w:r>
      </w:del>
      <w:r w:rsidR="00A7259F">
        <w:rPr>
          <w:rFonts w:hint="eastAsia"/>
        </w:rPr>
        <w:t>，</w:t>
      </w:r>
      <w:ins w:id="1680" w:author="Administrator" w:date="2020-03-15T23:52:00Z">
        <w:r>
          <w:rPr>
            <w:rFonts w:hint="eastAsia"/>
          </w:rPr>
          <w:t>這求仙一事怎麼可能說求便求得到。</w:t>
        </w:r>
      </w:ins>
    </w:p>
    <w:p w:rsidR="000D549F" w:rsidRDefault="000D549F" w:rsidP="00813907">
      <w:pPr>
        <w:spacing w:after="240"/>
        <w:rPr>
          <w:ins w:id="1681" w:author="Administrator" w:date="2020-03-15T23:49:00Z"/>
        </w:rPr>
      </w:pPr>
      <w:ins w:id="1682" w:author="Administrator" w:date="2020-03-15T23:48:00Z">
        <w:r>
          <w:rPr>
            <w:rFonts w:hint="eastAsia"/>
          </w:rPr>
          <w:t>何況</w:t>
        </w:r>
      </w:ins>
      <w:ins w:id="1683" w:author="Administrator" w:date="2019-07-07T19:18:00Z">
        <w:r w:rsidR="0029300E">
          <w:rPr>
            <w:rFonts w:hint="eastAsia"/>
          </w:rPr>
          <w:t>一旦成仙，便等於與凡塵絕緣，</w:t>
        </w:r>
      </w:ins>
      <w:ins w:id="1684" w:author="Administrator" w:date="2020-03-15T23:49:00Z">
        <w:r>
          <w:rPr>
            <w:rFonts w:hint="eastAsia"/>
          </w:rPr>
          <w:t>那</w:t>
        </w:r>
      </w:ins>
      <w:ins w:id="1685" w:author="Administrator" w:date="2020-03-15T23:52:00Z">
        <w:r>
          <w:rPr>
            <w:rFonts w:hint="eastAsia"/>
          </w:rPr>
          <w:t>麼自己兒子</w:t>
        </w:r>
      </w:ins>
      <w:ins w:id="1686" w:author="Administrator" w:date="2020-03-15T23:49:00Z">
        <w:r>
          <w:rPr>
            <w:rFonts w:hint="eastAsia"/>
          </w:rPr>
          <w:t>李敦這脈</w:t>
        </w:r>
      </w:ins>
      <w:ins w:id="1687" w:author="Administrator" w:date="2020-03-15T23:52:00Z">
        <w:r>
          <w:rPr>
            <w:rFonts w:hint="eastAsia"/>
          </w:rPr>
          <w:t>，</w:t>
        </w:r>
      </w:ins>
      <w:ins w:id="1688" w:author="Administrator" w:date="2020-03-15T23:53:00Z">
        <w:r>
          <w:rPr>
            <w:rFonts w:hint="eastAsia"/>
          </w:rPr>
          <w:t>豈</w:t>
        </w:r>
      </w:ins>
      <w:ins w:id="1689" w:author="Administrator" w:date="2020-03-15T23:49:00Z">
        <w:r>
          <w:rPr>
            <w:rFonts w:hint="eastAsia"/>
          </w:rPr>
          <w:t>不就又等同於</w:t>
        </w:r>
      </w:ins>
      <w:ins w:id="1690" w:author="Administrator" w:date="2020-03-15T23:53:00Z">
        <w:r>
          <w:rPr>
            <w:rFonts w:hint="eastAsia"/>
          </w:rPr>
          <w:t>斷了</w:t>
        </w:r>
      </w:ins>
      <w:ins w:id="1691" w:author="Administrator" w:date="2020-03-15T23:49:00Z">
        <w:r>
          <w:rPr>
            <w:rFonts w:hint="eastAsia"/>
          </w:rPr>
          <w:t>後。</w:t>
        </w:r>
      </w:ins>
    </w:p>
    <w:p w:rsidR="00C04663" w:rsidRDefault="000D549F" w:rsidP="00813907">
      <w:pPr>
        <w:spacing w:after="240"/>
      </w:pPr>
      <w:ins w:id="1692" w:author="Administrator" w:date="2020-03-15T23:53:00Z">
        <w:r>
          <w:rPr>
            <w:rFonts w:hint="eastAsia"/>
          </w:rPr>
          <w:lastRenderedPageBreak/>
          <w:t>況且</w:t>
        </w:r>
      </w:ins>
      <w:del w:id="1693" w:author="Administrator" w:date="2019-07-07T19:18:00Z">
        <w:r w:rsidR="00A7259F" w:rsidDel="0029300E">
          <w:rPr>
            <w:rFonts w:hint="eastAsia"/>
          </w:rPr>
          <w:delText>而數萬名</w:delText>
        </w:r>
      </w:del>
      <w:r w:rsidR="00A7259F">
        <w:rPr>
          <w:rFonts w:hint="eastAsia"/>
        </w:rPr>
        <w:t>仙人</w:t>
      </w:r>
      <w:ins w:id="1694" w:author="Administrator" w:date="2019-07-07T19:18:00Z">
        <w:r w:rsidR="0029300E">
          <w:rPr>
            <w:rFonts w:hint="eastAsia"/>
          </w:rPr>
          <w:t>裡</w:t>
        </w:r>
      </w:ins>
      <w:r w:rsidR="00A7259F">
        <w:rPr>
          <w:rFonts w:hint="eastAsia"/>
        </w:rPr>
        <w:t>，</w:t>
      </w:r>
      <w:ins w:id="1695" w:author="Administrator" w:date="2019-07-07T19:18:00Z">
        <w:r w:rsidR="0029300E">
          <w:rPr>
            <w:rFonts w:hint="eastAsia"/>
          </w:rPr>
          <w:t>也不知道是否</w:t>
        </w:r>
      </w:ins>
      <w:r w:rsidR="00A7259F">
        <w:rPr>
          <w:rFonts w:hint="eastAsia"/>
        </w:rPr>
        <w:t>真</w:t>
      </w:r>
      <w:ins w:id="1696" w:author="Administrator" w:date="2019-07-07T19:19:00Z">
        <w:r w:rsidR="0029300E">
          <w:rPr>
            <w:rFonts w:hint="eastAsia"/>
          </w:rPr>
          <w:t>有那</w:t>
        </w:r>
      </w:ins>
      <w:r w:rsidR="00A7259F">
        <w:rPr>
          <w:rFonts w:hint="eastAsia"/>
        </w:rPr>
        <w:t>能讓人起死回生的</w:t>
      </w:r>
      <w:ins w:id="1697" w:author="Administrator" w:date="2019-07-07T19:19:00Z">
        <w:r w:rsidR="0029300E">
          <w:rPr>
            <w:rFonts w:hint="eastAsia"/>
          </w:rPr>
          <w:t>術法</w:t>
        </w:r>
      </w:ins>
      <w:del w:id="1698" w:author="Administrator" w:date="2020-03-15T23:53:00Z">
        <w:r w:rsidR="00A7259F" w:rsidDel="000D549F">
          <w:rPr>
            <w:rFonts w:hint="eastAsia"/>
          </w:rPr>
          <w:delText>，又能有幾個</w:delText>
        </w:r>
      </w:del>
      <w:r w:rsidR="00A7259F">
        <w:rPr>
          <w:rFonts w:hint="eastAsia"/>
        </w:rPr>
        <w:t>。</w:t>
      </w:r>
    </w:p>
    <w:p w:rsidR="00D55481" w:rsidRDefault="000D549F" w:rsidP="00813907">
      <w:pPr>
        <w:spacing w:after="240"/>
        <w:rPr>
          <w:ins w:id="1699" w:author="Administrator" w:date="2019-07-29T23:20:00Z"/>
        </w:rPr>
      </w:pPr>
      <w:ins w:id="1700" w:author="Administrator" w:date="2020-03-15T23:53:00Z">
        <w:r>
          <w:rPr>
            <w:rFonts w:hint="eastAsia"/>
          </w:rPr>
          <w:t>這孫</w:t>
        </w:r>
      </w:ins>
      <w:ins w:id="1701" w:author="Administrator" w:date="2019-07-29T23:05:00Z">
        <w:r w:rsidR="00081F0C">
          <w:rPr>
            <w:rFonts w:hint="eastAsia"/>
          </w:rPr>
          <w:t>不</w:t>
        </w:r>
      </w:ins>
      <w:ins w:id="1702" w:author="Administrator" w:date="2020-03-15T23:53:00Z">
        <w:r w:rsidR="00081F0C">
          <w:rPr>
            <w:rFonts w:hint="eastAsia"/>
          </w:rPr>
          <w:t>提</w:t>
        </w:r>
      </w:ins>
      <w:ins w:id="1703" w:author="Administrator" w:date="2019-07-29T23:05:00Z">
        <w:r w:rsidR="00081F0C">
          <w:rPr>
            <w:rFonts w:hint="eastAsia"/>
          </w:rPr>
          <w:t>還好，一</w:t>
        </w:r>
      </w:ins>
      <w:ins w:id="1704" w:author="Administrator" w:date="2020-03-15T23:53:00Z">
        <w:r w:rsidR="00081F0C">
          <w:rPr>
            <w:rFonts w:hint="eastAsia"/>
          </w:rPr>
          <w:t>提</w:t>
        </w:r>
      </w:ins>
      <w:ins w:id="1705" w:author="Administrator" w:date="2020-03-15T23:54:00Z">
        <w:r w:rsidR="00081F0C">
          <w:rPr>
            <w:rFonts w:hint="eastAsia"/>
          </w:rPr>
          <w:t>起這事</w:t>
        </w:r>
      </w:ins>
      <w:ins w:id="1706" w:author="Administrator" w:date="2019-07-29T23:05:00Z">
        <w:r w:rsidR="00D55481">
          <w:rPr>
            <w:rFonts w:hint="eastAsia"/>
          </w:rPr>
          <w:t>，</w:t>
        </w:r>
      </w:ins>
      <w:ins w:id="1707" w:author="Administrator" w:date="2019-07-29T23:19:00Z">
        <w:r w:rsidR="00CB324F">
          <w:rPr>
            <w:rFonts w:hint="eastAsia"/>
          </w:rPr>
          <w:t>再度刺痛李老太太</w:t>
        </w:r>
      </w:ins>
      <w:ins w:id="1708" w:author="Administrator" w:date="2019-07-29T23:20:00Z">
        <w:r w:rsidR="00CB324F">
          <w:rPr>
            <w:rFonts w:hint="eastAsia"/>
          </w:rPr>
          <w:t>心中的痛，她頓時一股心火衝上頭來，</w:t>
        </w:r>
      </w:ins>
      <w:ins w:id="1709" w:author="Administrator" w:date="2019-07-29T23:36:00Z">
        <w:r w:rsidR="00D1614E">
          <w:rPr>
            <w:rFonts w:hint="eastAsia"/>
          </w:rPr>
          <w:t>越想越氣，</w:t>
        </w:r>
      </w:ins>
      <w:ins w:id="1710" w:author="Administrator" w:date="2019-07-29T23:23:00Z">
        <w:r w:rsidR="00327A8B">
          <w:rPr>
            <w:rFonts w:hint="eastAsia"/>
          </w:rPr>
          <w:t>臉色轉眼變得鐵</w:t>
        </w:r>
        <w:r w:rsidR="00D1614E">
          <w:rPr>
            <w:rFonts w:hint="eastAsia"/>
          </w:rPr>
          <w:t>青</w:t>
        </w:r>
      </w:ins>
      <w:ins w:id="1711" w:author="Administrator" w:date="2019-07-29T23:36:00Z">
        <w:r w:rsidR="00D1614E">
          <w:rPr>
            <w:rFonts w:hint="eastAsia"/>
          </w:rPr>
          <w:t>，</w:t>
        </w:r>
      </w:ins>
      <w:ins w:id="1712" w:author="Administrator" w:date="2019-07-29T23:20:00Z">
        <w:r w:rsidR="00CB324F">
          <w:rPr>
            <w:rFonts w:hint="eastAsia"/>
          </w:rPr>
          <w:t>怒不可遏罵</w:t>
        </w:r>
      </w:ins>
      <w:ins w:id="1713" w:author="Administrator" w:date="2020-03-15T23:54:00Z">
        <w:r w:rsidR="00081F0C">
          <w:rPr>
            <w:rFonts w:hint="eastAsia"/>
          </w:rPr>
          <w:t>向李龍飛</w:t>
        </w:r>
      </w:ins>
      <w:ins w:id="1714" w:author="Administrator" w:date="2019-07-29T23:20:00Z">
        <w:r w:rsidR="00CB324F">
          <w:rPr>
            <w:rFonts w:hint="eastAsia"/>
          </w:rPr>
          <w:t>，</w:t>
        </w:r>
      </w:ins>
    </w:p>
    <w:p w:rsidR="00CB324F" w:rsidRDefault="00CB324F" w:rsidP="00813907">
      <w:pPr>
        <w:spacing w:after="240"/>
        <w:rPr>
          <w:ins w:id="1715" w:author="Administrator" w:date="2019-07-29T23:25:00Z"/>
        </w:rPr>
      </w:pPr>
      <w:ins w:id="1716" w:author="Administrator" w:date="2019-07-29T23:20:00Z">
        <w:r>
          <w:rPr>
            <w:rFonts w:hint="eastAsia"/>
          </w:rPr>
          <w:t>「你爹爹為了</w:t>
        </w:r>
      </w:ins>
      <w:ins w:id="1717" w:author="Administrator" w:date="2019-07-29T23:22:00Z">
        <w:r>
          <w:rPr>
            <w:rFonts w:hint="eastAsia"/>
          </w:rPr>
          <w:t>救</w:t>
        </w:r>
      </w:ins>
      <w:ins w:id="1718" w:author="Administrator" w:date="2019-07-29T23:20:00Z">
        <w:r>
          <w:rPr>
            <w:rFonts w:hint="eastAsia"/>
          </w:rPr>
          <w:t>你</w:t>
        </w:r>
      </w:ins>
      <w:ins w:id="1719" w:author="Administrator" w:date="2019-07-29T23:22:00Z">
        <w:r>
          <w:rPr>
            <w:rFonts w:hint="eastAsia"/>
          </w:rPr>
          <w:t>，</w:t>
        </w:r>
      </w:ins>
      <w:ins w:id="1720" w:author="Administrator" w:date="2019-07-29T23:20:00Z">
        <w:r>
          <w:rPr>
            <w:rFonts w:hint="eastAsia"/>
          </w:rPr>
          <w:t>連命都</w:t>
        </w:r>
      </w:ins>
      <w:ins w:id="1721" w:author="Administrator" w:date="2019-07-29T23:22:00Z">
        <w:r>
          <w:rPr>
            <w:rFonts w:hint="eastAsia"/>
          </w:rPr>
          <w:t>沒</w:t>
        </w:r>
      </w:ins>
      <w:ins w:id="1722" w:author="Administrator" w:date="2019-07-29T23:20:00Z">
        <w:r>
          <w:rPr>
            <w:rFonts w:hint="eastAsia"/>
          </w:rPr>
          <w:t>了，</w:t>
        </w:r>
      </w:ins>
      <w:ins w:id="1723" w:author="Administrator" w:date="2019-07-29T23:21:00Z">
        <w:r>
          <w:rPr>
            <w:rFonts w:hint="eastAsia"/>
          </w:rPr>
          <w:t>如今才兩年不到，連</w:t>
        </w:r>
      </w:ins>
      <w:ins w:id="1724" w:author="Administrator" w:date="2019-07-29T23:22:00Z">
        <w:r>
          <w:rPr>
            <w:rFonts w:hint="eastAsia"/>
          </w:rPr>
          <w:t>守孝三年都沒過，你就想離家，</w:t>
        </w:r>
      </w:ins>
      <w:ins w:id="1725" w:author="Administrator" w:date="2019-07-29T23:23:00Z">
        <w:r>
          <w:rPr>
            <w:rFonts w:hint="eastAsia"/>
          </w:rPr>
          <w:t>李家怎會有你這樣的不孝子孫，哀家怎會有</w:t>
        </w:r>
      </w:ins>
      <w:ins w:id="1726" w:author="Administrator" w:date="2019-07-29T23:24:00Z">
        <w:r w:rsidR="00081F0C">
          <w:rPr>
            <w:rFonts w:hint="eastAsia"/>
          </w:rPr>
          <w:t>如此剛愎自用，成事不足敗事有餘的</w:t>
        </w:r>
      </w:ins>
      <w:ins w:id="1727" w:author="Administrator" w:date="2020-03-15T23:54:00Z">
        <w:r w:rsidR="00081F0C">
          <w:rPr>
            <w:rFonts w:hint="eastAsia"/>
          </w:rPr>
          <w:t>孽子孽孫</w:t>
        </w:r>
      </w:ins>
      <w:ins w:id="1728" w:author="Administrator" w:date="2019-07-29T23:24:00Z">
        <w:r w:rsidR="00327A8B">
          <w:rPr>
            <w:rFonts w:hint="eastAsia"/>
          </w:rPr>
          <w:t>！」</w:t>
        </w:r>
      </w:ins>
    </w:p>
    <w:p w:rsidR="006F0DD2" w:rsidRDefault="00327A8B" w:rsidP="00813907">
      <w:pPr>
        <w:spacing w:after="240"/>
        <w:rPr>
          <w:ins w:id="1729" w:author="Administrator" w:date="2019-08-02T00:28:00Z"/>
        </w:rPr>
      </w:pPr>
      <w:ins w:id="1730" w:author="Administrator" w:date="2019-07-29T23:25:00Z">
        <w:r>
          <w:rPr>
            <w:rFonts w:hint="eastAsia"/>
          </w:rPr>
          <w:t>她這番話可說是</w:t>
        </w:r>
      </w:ins>
      <w:ins w:id="1731" w:author="Administrator" w:date="2019-07-29T23:54:00Z">
        <w:r w:rsidR="00DB671B">
          <w:rPr>
            <w:rFonts w:hint="eastAsia"/>
          </w:rPr>
          <w:t>自李龍飛懂事以來，第一次有人這麼重地責罵他，</w:t>
        </w:r>
      </w:ins>
      <w:ins w:id="1732" w:author="Administrator" w:date="2019-08-02T00:28:00Z">
        <w:r w:rsidR="00081F0C">
          <w:rPr>
            <w:rFonts w:hint="eastAsia"/>
          </w:rPr>
          <w:t>聽得他是</w:t>
        </w:r>
      </w:ins>
      <w:ins w:id="1733" w:author="Administrator" w:date="2020-03-15T23:55:00Z">
        <w:r w:rsidR="00081F0C">
          <w:rPr>
            <w:rFonts w:hint="eastAsia"/>
          </w:rPr>
          <w:t>眼眶泛紅</w:t>
        </w:r>
      </w:ins>
      <w:ins w:id="1734" w:author="Administrator" w:date="2019-08-02T00:28:00Z">
        <w:r w:rsidR="006F0DD2">
          <w:rPr>
            <w:rFonts w:hint="eastAsia"/>
          </w:rPr>
          <w:t>，心底酸楚難過。</w:t>
        </w:r>
      </w:ins>
    </w:p>
    <w:p w:rsidR="00327A8B" w:rsidRDefault="00DB671B" w:rsidP="00813907">
      <w:pPr>
        <w:spacing w:after="240"/>
        <w:rPr>
          <w:ins w:id="1735" w:author="Administrator" w:date="2019-08-02T00:17:00Z"/>
        </w:rPr>
      </w:pPr>
      <w:ins w:id="1736" w:author="Administrator" w:date="2019-07-29T23:54:00Z">
        <w:r>
          <w:rPr>
            <w:rFonts w:hint="eastAsia"/>
          </w:rPr>
          <w:t>可</w:t>
        </w:r>
      </w:ins>
      <w:ins w:id="1737" w:author="Administrator" w:date="2019-07-29T23:55:00Z">
        <w:r w:rsidR="006F0DD2">
          <w:rPr>
            <w:rFonts w:hint="eastAsia"/>
          </w:rPr>
          <w:t>他越是難過，</w:t>
        </w:r>
      </w:ins>
      <w:ins w:id="1738" w:author="Administrator" w:date="2019-08-02T00:29:00Z">
        <w:r w:rsidR="006F0DD2">
          <w:rPr>
            <w:rFonts w:hint="eastAsia"/>
          </w:rPr>
          <w:t>骨子裡</w:t>
        </w:r>
      </w:ins>
      <w:ins w:id="1739" w:author="Administrator" w:date="2019-08-02T00:30:00Z">
        <w:r w:rsidR="006F0DD2">
          <w:rPr>
            <w:rFonts w:hint="eastAsia"/>
          </w:rPr>
          <w:t>的</w:t>
        </w:r>
      </w:ins>
      <w:ins w:id="1740" w:author="Administrator" w:date="2019-08-02T00:14:00Z">
        <w:r w:rsidR="00DD3086">
          <w:rPr>
            <w:rFonts w:hint="eastAsia"/>
          </w:rPr>
          <w:t>倔強</w:t>
        </w:r>
      </w:ins>
      <w:ins w:id="1741" w:author="Administrator" w:date="2019-08-02T00:30:00Z">
        <w:r w:rsidR="006F0DD2">
          <w:rPr>
            <w:rFonts w:hint="eastAsia"/>
          </w:rPr>
          <w:t>越是浮</w:t>
        </w:r>
      </w:ins>
      <w:ins w:id="1742" w:author="Administrator" w:date="2019-08-02T00:31:00Z">
        <w:r w:rsidR="006F0DD2">
          <w:rPr>
            <w:rFonts w:hint="eastAsia"/>
          </w:rPr>
          <w:t>現</w:t>
        </w:r>
      </w:ins>
      <w:ins w:id="1743" w:author="Administrator" w:date="2019-08-02T00:14:00Z">
        <w:r w:rsidR="00DD3086">
          <w:rPr>
            <w:rFonts w:hint="eastAsia"/>
          </w:rPr>
          <w:t>，</w:t>
        </w:r>
      </w:ins>
      <w:ins w:id="1744" w:author="Administrator" w:date="2019-08-02T00:15:00Z">
        <w:r w:rsidR="006F0DD2">
          <w:rPr>
            <w:rFonts w:hint="eastAsia"/>
          </w:rPr>
          <w:t>在他</w:t>
        </w:r>
      </w:ins>
      <w:ins w:id="1745" w:author="Administrator" w:date="2019-08-02T00:29:00Z">
        <w:r w:rsidR="006F0DD2">
          <w:rPr>
            <w:rFonts w:hint="eastAsia"/>
          </w:rPr>
          <w:t>心底深處有個聲音喊著</w:t>
        </w:r>
      </w:ins>
      <w:ins w:id="1746" w:author="Administrator" w:date="2019-08-02T00:15:00Z">
        <w:r w:rsidR="00DD3086">
          <w:rPr>
            <w:rFonts w:hint="eastAsia"/>
          </w:rPr>
          <w:t>，自己明明是</w:t>
        </w:r>
      </w:ins>
      <w:ins w:id="1747" w:author="Administrator" w:date="2019-08-02T00:16:00Z">
        <w:r w:rsidR="00DD3086">
          <w:rPr>
            <w:rFonts w:hint="eastAsia"/>
          </w:rPr>
          <w:t>孝心想要救父，怎麼反倒好像成了</w:t>
        </w:r>
      </w:ins>
      <w:ins w:id="1748" w:author="Administrator" w:date="2019-08-02T00:17:00Z">
        <w:r w:rsidR="00DD3086">
          <w:rPr>
            <w:rFonts w:hint="eastAsia"/>
          </w:rPr>
          <w:t>錯事。</w:t>
        </w:r>
      </w:ins>
    </w:p>
    <w:p w:rsidR="00DD3086" w:rsidRDefault="00DD3086" w:rsidP="00813907">
      <w:pPr>
        <w:spacing w:after="240"/>
        <w:rPr>
          <w:ins w:id="1749" w:author="Administrator" w:date="2019-08-02T00:19:00Z"/>
        </w:rPr>
      </w:pPr>
      <w:ins w:id="1750" w:author="Administrator" w:date="2019-08-02T00:17:00Z">
        <w:r>
          <w:rPr>
            <w:rFonts w:hint="eastAsia"/>
          </w:rPr>
          <w:t>對，他是犯了大錯無誤，可是他</w:t>
        </w:r>
      </w:ins>
      <w:ins w:id="1751" w:author="Administrator" w:date="2019-08-02T00:19:00Z">
        <w:r>
          <w:rPr>
            <w:rFonts w:hint="eastAsia"/>
          </w:rPr>
          <w:t>不也因此痛改前非，想要扭轉乾坤嗎？</w:t>
        </w:r>
      </w:ins>
    </w:p>
    <w:p w:rsidR="00DD3086" w:rsidRDefault="00DD3086" w:rsidP="00813907">
      <w:pPr>
        <w:spacing w:after="240"/>
        <w:rPr>
          <w:ins w:id="1752" w:author="Administrator" w:date="2019-07-29T23:04:00Z"/>
        </w:rPr>
      </w:pPr>
      <w:ins w:id="1753" w:author="Administrator" w:date="2019-08-02T00:19:00Z">
        <w:r>
          <w:rPr>
            <w:rFonts w:hint="eastAsia"/>
          </w:rPr>
          <w:t>怎麼就沒人</w:t>
        </w:r>
      </w:ins>
      <w:ins w:id="1754" w:author="Administrator" w:date="2019-08-02T00:31:00Z">
        <w:r w:rsidR="006F0DD2">
          <w:rPr>
            <w:rFonts w:hint="eastAsia"/>
          </w:rPr>
          <w:t>能</w:t>
        </w:r>
      </w:ins>
      <w:ins w:id="1755" w:author="Administrator" w:date="2019-08-02T00:19:00Z">
        <w:r>
          <w:rPr>
            <w:rFonts w:hint="eastAsia"/>
          </w:rPr>
          <w:t>了解？</w:t>
        </w:r>
      </w:ins>
    </w:p>
    <w:p w:rsidR="00C04663" w:rsidRDefault="00DD3086" w:rsidP="00813907">
      <w:pPr>
        <w:spacing w:after="240"/>
      </w:pPr>
      <w:ins w:id="1756" w:author="Administrator" w:date="2019-08-02T00:19:00Z">
        <w:r>
          <w:rPr>
            <w:rFonts w:hint="eastAsia"/>
          </w:rPr>
          <w:t>李龍飛</w:t>
        </w:r>
      </w:ins>
      <w:del w:id="1757" w:author="Administrator" w:date="2019-08-02T00:19:00Z">
        <w:r w:rsidR="00A7259F" w:rsidDel="00DD3086">
          <w:rPr>
            <w:rFonts w:hint="eastAsia"/>
          </w:rPr>
          <w:delText>她</w:delText>
        </w:r>
      </w:del>
      <w:r w:rsidR="00A7259F">
        <w:rPr>
          <w:rFonts w:hint="eastAsia"/>
        </w:rPr>
        <w:t>心中一片</w:t>
      </w:r>
      <w:ins w:id="1758" w:author="Administrator" w:date="2019-08-02T00:19:00Z">
        <w:r>
          <w:rPr>
            <w:rFonts w:hint="eastAsia"/>
          </w:rPr>
          <w:t>悲憤</w:t>
        </w:r>
      </w:ins>
      <w:r w:rsidR="00A7259F">
        <w:rPr>
          <w:rFonts w:hint="eastAsia"/>
        </w:rPr>
        <w:t>茫然，四周眾人也都是安靜沉默，雖都知道李龍飛這是出自一番孝心，只是此事太匪夷所思，一時間卻也不知道該如何回應是好。</w:t>
      </w:r>
    </w:p>
    <w:p w:rsidR="006F0DD2" w:rsidRDefault="00A7259F" w:rsidP="00813907">
      <w:pPr>
        <w:spacing w:after="240"/>
        <w:rPr>
          <w:ins w:id="1759" w:author="Administrator" w:date="2019-08-02T00:31:00Z"/>
        </w:rPr>
      </w:pPr>
      <w:r>
        <w:rPr>
          <w:rFonts w:hint="eastAsia"/>
        </w:rPr>
        <w:t>更有幾人，</w:t>
      </w:r>
      <w:del w:id="1760" w:author="Administrator" w:date="2019-08-02T00:31:00Z">
        <w:r w:rsidDel="006F0DD2">
          <w:rPr>
            <w:rFonts w:hint="eastAsia"/>
          </w:rPr>
          <w:delText>心底</w:delText>
        </w:r>
      </w:del>
      <w:ins w:id="1761" w:author="Administrator" w:date="2019-08-02T00:23:00Z">
        <w:r w:rsidR="00DD3086">
          <w:rPr>
            <w:rFonts w:hint="eastAsia"/>
          </w:rPr>
          <w:t>同樣</w:t>
        </w:r>
      </w:ins>
      <w:r>
        <w:rPr>
          <w:rFonts w:hint="eastAsia"/>
        </w:rPr>
        <w:t>暗</w:t>
      </w:r>
      <w:ins w:id="1762" w:author="Administrator" w:date="2019-08-02T00:31:00Z">
        <w:r w:rsidR="006F0DD2">
          <w:rPr>
            <w:rFonts w:hint="eastAsia"/>
          </w:rPr>
          <w:t>自</w:t>
        </w:r>
      </w:ins>
      <w:del w:id="1763" w:author="Administrator" w:date="2019-08-02T00:31:00Z">
        <w:r w:rsidDel="006F0DD2">
          <w:rPr>
            <w:rFonts w:hint="eastAsia"/>
          </w:rPr>
          <w:delText>暗</w:delText>
        </w:r>
      </w:del>
      <w:r>
        <w:rPr>
          <w:rFonts w:hint="eastAsia"/>
        </w:rPr>
        <w:t>偷罵</w:t>
      </w:r>
      <w:ins w:id="1764" w:author="Administrator" w:date="2019-08-02T00:31:00Z">
        <w:r w:rsidR="006F0DD2">
          <w:rPr>
            <w:rFonts w:hint="eastAsia"/>
          </w:rPr>
          <w:t>。</w:t>
        </w:r>
      </w:ins>
    </w:p>
    <w:p w:rsidR="00C04663" w:rsidRDefault="006F0DD2" w:rsidP="00813907">
      <w:pPr>
        <w:spacing w:after="240"/>
      </w:pPr>
      <w:ins w:id="1765" w:author="Administrator" w:date="2019-08-02T00:31:00Z">
        <w:r>
          <w:rPr>
            <w:rFonts w:hint="eastAsia"/>
          </w:rPr>
          <w:t>「</w:t>
        </w:r>
      </w:ins>
      <w:del w:id="1766" w:author="Administrator" w:date="2019-08-02T00:31:00Z">
        <w:r w:rsidR="00A7259F" w:rsidDel="006F0DD2">
          <w:rPr>
            <w:rFonts w:hint="eastAsia"/>
          </w:rPr>
          <w:delText>，</w:delText>
        </w:r>
      </w:del>
      <w:r w:rsidR="00A7259F">
        <w:rPr>
          <w:rFonts w:hint="eastAsia"/>
        </w:rPr>
        <w:t>這不肖子當年害死自己爹爹，如今又在這說瘋話；這仙人如果如此好當，那自己早就去當了，還等得著你去求仙？果然這麼多年了，還是個養尊處優的富二代而已。</w:t>
      </w:r>
      <w:ins w:id="1767" w:author="Administrator" w:date="2019-08-02T00:31:00Z">
        <w:r>
          <w:rPr>
            <w:rFonts w:hint="eastAsia"/>
          </w:rPr>
          <w:t>」</w:t>
        </w:r>
      </w:ins>
    </w:p>
    <w:p w:rsidR="00C04663" w:rsidRDefault="00A7259F" w:rsidP="00813907">
      <w:pPr>
        <w:spacing w:after="240"/>
      </w:pPr>
      <w:r>
        <w:rPr>
          <w:rFonts w:hint="eastAsia"/>
        </w:rPr>
        <w:t>李敦的大哥李忠處事老練，想了一陣子之後才嘆口氣説，「賢姪能有這孝心很好，但</w:t>
      </w:r>
      <w:ins w:id="1768" w:author="Administrator" w:date="2019-07-07T19:34:00Z">
        <w:r w:rsidR="00217A5F">
          <w:rPr>
            <w:rFonts w:hint="eastAsia"/>
          </w:rPr>
          <w:t>這世上，哪來那麼多仙人，</w:t>
        </w:r>
      </w:ins>
      <w:del w:id="1769" w:author="Administrator" w:date="2019-07-07T19:34:00Z">
        <w:r w:rsidDel="00217A5F">
          <w:rPr>
            <w:rFonts w:hint="eastAsia"/>
          </w:rPr>
          <w:delText>是</w:delText>
        </w:r>
      </w:del>
      <w:r>
        <w:rPr>
          <w:rFonts w:hint="eastAsia"/>
        </w:rPr>
        <w:t>現在你才幾歲，咱三弟一脈又只剩你一個獨子，</w:t>
      </w:r>
      <w:ins w:id="1770" w:author="Administrator" w:date="2019-07-07T19:35:00Z">
        <w:r w:rsidR="00217A5F">
          <w:rPr>
            <w:rFonts w:hint="eastAsia"/>
          </w:rPr>
          <w:t>與其去求仙，不如好好練武或習文，以後成為一個大官或是一流高手都好。</w:t>
        </w:r>
      </w:ins>
      <w:del w:id="1771" w:author="Administrator" w:date="2019-07-07T19:35:00Z">
        <w:r w:rsidDel="00217A5F">
          <w:rPr>
            <w:rFonts w:hint="eastAsia"/>
          </w:rPr>
          <w:delText>你如果想去求仙，至少也得先留個後，之後要怎樣再說也好。</w:delText>
        </w:r>
      </w:del>
      <w:r>
        <w:rPr>
          <w:rFonts w:hint="eastAsia"/>
        </w:rPr>
        <w:t>」</w:t>
      </w:r>
    </w:p>
    <w:p w:rsidR="00C04663" w:rsidRDefault="00A7259F" w:rsidP="00813907">
      <w:pPr>
        <w:spacing w:after="240"/>
      </w:pPr>
      <w:r>
        <w:rPr>
          <w:rFonts w:hint="eastAsia"/>
        </w:rPr>
        <w:t>「</w:t>
      </w:r>
      <w:ins w:id="1772" w:author="Administrator" w:date="2019-07-07T19:35:00Z">
        <w:r w:rsidR="00217A5F">
          <w:rPr>
            <w:rFonts w:hint="eastAsia"/>
          </w:rPr>
          <w:t>何況你這麼一走，你爹爹一脈</w:t>
        </w:r>
      </w:ins>
      <w:ins w:id="1773" w:author="Administrator" w:date="2019-07-07T19:36:00Z">
        <w:r w:rsidR="00217A5F">
          <w:rPr>
            <w:rFonts w:hint="eastAsia"/>
          </w:rPr>
          <w:t>怎辦，</w:t>
        </w:r>
      </w:ins>
      <w:r>
        <w:rPr>
          <w:rFonts w:hint="eastAsia"/>
        </w:rPr>
        <w:t>要</w:t>
      </w:r>
      <w:ins w:id="1774" w:author="Administrator" w:date="2019-07-07T18:57:00Z">
        <w:r w:rsidR="00742998">
          <w:rPr>
            <w:rFonts w:hint="eastAsia"/>
          </w:rPr>
          <w:t>知</w:t>
        </w:r>
      </w:ins>
      <w:del w:id="1775" w:author="Administrator" w:date="2019-07-07T18:57:00Z">
        <w:r w:rsidDel="00742998">
          <w:rPr>
            <w:rFonts w:hint="eastAsia"/>
          </w:rPr>
          <w:delText>之</w:delText>
        </w:r>
      </w:del>
      <w:r>
        <w:rPr>
          <w:rFonts w:hint="eastAsia"/>
        </w:rPr>
        <w:t>到，不孝有三，無後為大；你爹爹為了你已經先我娘親一步離去，如今你如果不留個後，那可是不只你不孝，更也間接讓你爹蒙上不孝的名聲阿。」</w:t>
      </w:r>
    </w:p>
    <w:p w:rsidR="00C04663" w:rsidRDefault="00A7259F" w:rsidP="00813907">
      <w:pPr>
        <w:spacing w:after="240"/>
      </w:pPr>
      <w:r>
        <w:rPr>
          <w:rFonts w:hint="eastAsia"/>
        </w:rPr>
        <w:t>一旁</w:t>
      </w:r>
      <w:del w:id="1776" w:author="Administrator" w:date="2019-08-02T00:31:00Z">
        <w:r w:rsidDel="00F95F78">
          <w:rPr>
            <w:rFonts w:hint="eastAsia"/>
          </w:rPr>
          <w:delText>李老太太跟</w:delText>
        </w:r>
      </w:del>
      <w:r>
        <w:rPr>
          <w:rFonts w:hint="eastAsia"/>
        </w:rPr>
        <w:t>李四娘</w:t>
      </w:r>
      <w:ins w:id="1777" w:author="Administrator" w:date="2019-08-02T00:31:00Z">
        <w:r w:rsidR="00F95F78">
          <w:rPr>
            <w:rFonts w:hint="eastAsia"/>
          </w:rPr>
          <w:t>跟</w:t>
        </w:r>
      </w:ins>
      <w:ins w:id="1778" w:author="Administrator" w:date="2019-08-02T00:46:00Z">
        <w:r w:rsidR="00E1372B">
          <w:rPr>
            <w:rFonts w:hint="eastAsia"/>
          </w:rPr>
          <w:t>嚴管家</w:t>
        </w:r>
      </w:ins>
      <w:r>
        <w:rPr>
          <w:rFonts w:hint="eastAsia"/>
        </w:rPr>
        <w:t>連忙附和，直說</w:t>
      </w:r>
      <w:ins w:id="1779" w:author="Administrator" w:date="2019-07-07T19:38:00Z">
        <w:r w:rsidR="00CF6698">
          <w:rPr>
            <w:rFonts w:hint="eastAsia"/>
          </w:rPr>
          <w:t>認同</w:t>
        </w:r>
      </w:ins>
      <w:del w:id="1780" w:author="Administrator" w:date="2019-07-07T19:38:00Z">
        <w:r w:rsidDel="00CF6698">
          <w:rPr>
            <w:rFonts w:hint="eastAsia"/>
          </w:rPr>
          <w:delText>等之後再說</w:delText>
        </w:r>
      </w:del>
      <w:r>
        <w:rPr>
          <w:rFonts w:hint="eastAsia"/>
        </w:rPr>
        <w:t>。</w:t>
      </w:r>
    </w:p>
    <w:p w:rsidR="00081F0C" w:rsidRDefault="00A7259F" w:rsidP="00813907">
      <w:pPr>
        <w:spacing w:after="240"/>
        <w:rPr>
          <w:ins w:id="1781" w:author="Administrator" w:date="2020-03-15T23:56:00Z"/>
        </w:rPr>
      </w:pPr>
      <w:r>
        <w:rPr>
          <w:rFonts w:hint="eastAsia"/>
        </w:rPr>
        <w:t>李龍飛</w:t>
      </w:r>
      <w:ins w:id="1782" w:author="Administrator" w:date="2019-07-07T19:38:00Z">
        <w:r w:rsidR="00CF6698">
          <w:rPr>
            <w:rFonts w:hint="eastAsia"/>
          </w:rPr>
          <w:t>卻</w:t>
        </w:r>
      </w:ins>
      <w:ins w:id="1783" w:author="Administrator" w:date="2020-03-15T23:56:00Z">
        <w:r w:rsidR="00081F0C">
          <w:rPr>
            <w:rFonts w:hint="eastAsia"/>
          </w:rPr>
          <w:t>咬了咬牙，</w:t>
        </w:r>
      </w:ins>
      <w:r>
        <w:rPr>
          <w:rFonts w:hint="eastAsia"/>
        </w:rPr>
        <w:t>搖</w:t>
      </w:r>
      <w:del w:id="1784" w:author="Administrator" w:date="2020-03-15T23:56:00Z">
        <w:r w:rsidDel="00081F0C">
          <w:rPr>
            <w:rFonts w:hint="eastAsia"/>
          </w:rPr>
          <w:delText>了</w:delText>
        </w:r>
      </w:del>
      <w:r>
        <w:rPr>
          <w:rFonts w:hint="eastAsia"/>
        </w:rPr>
        <w:t>搖頭</w:t>
      </w:r>
      <w:ins w:id="1785" w:author="Administrator" w:date="2020-03-15T23:56:00Z">
        <w:r w:rsidR="00081F0C">
          <w:rPr>
            <w:rFonts w:hint="eastAsia"/>
          </w:rPr>
          <w:t>。</w:t>
        </w:r>
      </w:ins>
    </w:p>
    <w:p w:rsidR="00C04663" w:rsidDel="00CF6698" w:rsidRDefault="00A7259F" w:rsidP="00813907">
      <w:pPr>
        <w:spacing w:after="240"/>
        <w:rPr>
          <w:del w:id="1786" w:author="Administrator" w:date="2019-07-07T19:42:00Z"/>
        </w:rPr>
      </w:pPr>
      <w:del w:id="1787" w:author="Administrator" w:date="2020-03-15T23:56:00Z">
        <w:r w:rsidDel="00081F0C">
          <w:rPr>
            <w:rFonts w:hint="eastAsia"/>
          </w:rPr>
          <w:delText>，</w:delText>
        </w:r>
      </w:del>
      <w:r>
        <w:rPr>
          <w:rFonts w:hint="eastAsia"/>
        </w:rPr>
        <w:t>他</w:t>
      </w:r>
      <w:del w:id="1788" w:author="Administrator" w:date="2020-03-15T23:56:00Z">
        <w:r w:rsidDel="00081F0C">
          <w:rPr>
            <w:rFonts w:hint="eastAsia"/>
          </w:rPr>
          <w:delText>現在</w:delText>
        </w:r>
      </w:del>
      <w:ins w:id="1789" w:author="Administrator" w:date="2019-07-07T19:39:00Z">
        <w:r w:rsidR="00CF6698">
          <w:rPr>
            <w:rFonts w:hint="eastAsia"/>
          </w:rPr>
          <w:t>年紀</w:t>
        </w:r>
      </w:ins>
      <w:del w:id="1790" w:author="Administrator" w:date="2019-07-07T19:40:00Z">
        <w:r w:rsidDel="00CF6698">
          <w:rPr>
            <w:rFonts w:hint="eastAsia"/>
          </w:rPr>
          <w:delText>已經</w:delText>
        </w:r>
      </w:del>
      <w:ins w:id="1791" w:author="Administrator" w:date="2020-03-15T23:56:00Z">
        <w:r w:rsidR="00081F0C">
          <w:rPr>
            <w:rFonts w:hint="eastAsia"/>
          </w:rPr>
          <w:t>漸</w:t>
        </w:r>
      </w:ins>
      <w:del w:id="1792" w:author="Administrator" w:date="2020-03-15T23:56:00Z">
        <w:r w:rsidDel="00081F0C">
          <w:rPr>
            <w:rFonts w:hint="eastAsia"/>
          </w:rPr>
          <w:delText>較</w:delText>
        </w:r>
      </w:del>
      <w:r>
        <w:rPr>
          <w:rFonts w:hint="eastAsia"/>
        </w:rPr>
        <w:t>長，對</w:t>
      </w:r>
      <w:ins w:id="1793" w:author="Administrator" w:date="2019-07-07T19:40:00Z">
        <w:r w:rsidR="00CF6698">
          <w:rPr>
            <w:rFonts w:hint="eastAsia"/>
          </w:rPr>
          <w:t>於傳宗接代之事也略有耳聞，</w:t>
        </w:r>
      </w:ins>
      <w:del w:id="1794" w:author="Administrator" w:date="2019-07-07T19:40:00Z">
        <w:r w:rsidDel="00CF6698">
          <w:rPr>
            <w:rFonts w:hint="eastAsia"/>
          </w:rPr>
          <w:delText>男女之事漸了，如何不知道這些問題，</w:delText>
        </w:r>
      </w:del>
      <w:ins w:id="1795" w:author="Administrator" w:date="2019-07-07T19:40:00Z">
        <w:r w:rsidR="00CF6698">
          <w:rPr>
            <w:rFonts w:hint="eastAsia"/>
          </w:rPr>
          <w:t>可</w:t>
        </w:r>
      </w:ins>
      <w:del w:id="1796" w:author="Administrator" w:date="2019-07-07T19:40:00Z">
        <w:r w:rsidDel="00CF6698">
          <w:rPr>
            <w:rFonts w:hint="eastAsia"/>
          </w:rPr>
          <w:delText>但</w:delText>
        </w:r>
      </w:del>
      <w:r>
        <w:rPr>
          <w:rFonts w:hint="eastAsia"/>
        </w:rPr>
        <w:t>他從書上</w:t>
      </w:r>
      <w:ins w:id="1797" w:author="Administrator" w:date="2019-07-07T19:40:00Z">
        <w:r w:rsidR="00CF6698">
          <w:rPr>
            <w:rFonts w:hint="eastAsia"/>
          </w:rPr>
          <w:t>得</w:t>
        </w:r>
      </w:ins>
      <w:del w:id="1798" w:author="Administrator" w:date="2019-07-07T19:40:00Z">
        <w:r w:rsidDel="00CF6698">
          <w:rPr>
            <w:rFonts w:hint="eastAsia"/>
          </w:rPr>
          <w:delText>也</w:delText>
        </w:r>
      </w:del>
      <w:r>
        <w:rPr>
          <w:rFonts w:hint="eastAsia"/>
        </w:rPr>
        <w:t>知</w:t>
      </w:r>
      <w:del w:id="1799" w:author="Administrator" w:date="2019-07-07T19:40:00Z">
        <w:r w:rsidDel="00CF6698">
          <w:rPr>
            <w:rFonts w:hint="eastAsia"/>
          </w:rPr>
          <w:delText>道</w:delText>
        </w:r>
      </w:del>
      <w:r>
        <w:rPr>
          <w:rFonts w:hint="eastAsia"/>
        </w:rPr>
        <w:t>，</w:t>
      </w:r>
      <w:ins w:id="1800" w:author="Administrator" w:date="2019-07-07T19:41:00Z">
        <w:r w:rsidR="00CF6698">
          <w:rPr>
            <w:rFonts w:hint="eastAsia"/>
          </w:rPr>
          <w:t>求</w:t>
        </w:r>
      </w:ins>
      <w:del w:id="1801" w:author="Administrator" w:date="2019-07-07T19:41:00Z">
        <w:r w:rsidDel="00CF6698">
          <w:rPr>
            <w:rFonts w:hint="eastAsia"/>
          </w:rPr>
          <w:delText>成</w:delText>
        </w:r>
      </w:del>
      <w:r>
        <w:rPr>
          <w:rFonts w:hint="eastAsia"/>
        </w:rPr>
        <w:t>仙</w:t>
      </w:r>
      <w:ins w:id="1802" w:author="Administrator" w:date="2019-07-07T19:41:00Z">
        <w:r w:rsidR="00CF6698">
          <w:rPr>
            <w:rFonts w:hint="eastAsia"/>
          </w:rPr>
          <w:t>拜師</w:t>
        </w:r>
      </w:ins>
      <w:r>
        <w:rPr>
          <w:rFonts w:hint="eastAsia"/>
        </w:rPr>
        <w:t>，通常是越小</w:t>
      </w:r>
      <w:del w:id="1803" w:author="Administrator" w:date="2019-07-07T19:41:00Z">
        <w:r w:rsidDel="00CF6698">
          <w:rPr>
            <w:rFonts w:hint="eastAsia"/>
          </w:rPr>
          <w:delText>修練起</w:delText>
        </w:r>
      </w:del>
      <w:r>
        <w:rPr>
          <w:rFonts w:hint="eastAsia"/>
        </w:rPr>
        <w:t>越有希望，因為那成仙一路要能了卻雜念</w:t>
      </w:r>
      <w:ins w:id="1804" w:author="Administrator" w:date="2019-07-07T19:41:00Z">
        <w:r w:rsidR="00CF6698">
          <w:rPr>
            <w:rFonts w:hint="eastAsia"/>
          </w:rPr>
          <w:t>，</w:t>
        </w:r>
      </w:ins>
      <w:ins w:id="1805" w:author="Administrator" w:date="2019-07-07T19:42:00Z">
        <w:r w:rsidR="00CF6698">
          <w:rPr>
            <w:rFonts w:hint="eastAsia"/>
          </w:rPr>
          <w:t>可</w:t>
        </w:r>
      </w:ins>
      <w:del w:id="1806" w:author="Administrator" w:date="2019-07-07T19:41:00Z">
        <w:r w:rsidDel="00CF6698">
          <w:rPr>
            <w:rFonts w:hint="eastAsia"/>
          </w:rPr>
          <w:delText>。</w:delText>
        </w:r>
      </w:del>
    </w:p>
    <w:p w:rsidR="000A5B12" w:rsidRDefault="00A7259F" w:rsidP="00813907">
      <w:pPr>
        <w:spacing w:after="240"/>
        <w:rPr>
          <w:ins w:id="1807" w:author="Administrator" w:date="2019-07-07T19:51:00Z"/>
        </w:rPr>
      </w:pPr>
      <w:r>
        <w:rPr>
          <w:rFonts w:hint="eastAsia"/>
        </w:rPr>
        <w:t>成年人在凡塵內打滾越久，俗念越多，就算能成仙，也走不遠</w:t>
      </w:r>
      <w:ins w:id="1808" w:author="Administrator" w:date="2019-07-07T19:51:00Z">
        <w:r w:rsidR="000A5B12">
          <w:rPr>
            <w:rFonts w:hint="eastAsia"/>
          </w:rPr>
          <w:t>。</w:t>
        </w:r>
      </w:ins>
    </w:p>
    <w:p w:rsidR="00C04663" w:rsidRDefault="00A7259F" w:rsidP="00813907">
      <w:pPr>
        <w:spacing w:after="240"/>
      </w:pPr>
      <w:del w:id="1809" w:author="Administrator" w:date="2019-07-07T19:51:00Z">
        <w:r w:rsidDel="000A5B12">
          <w:rPr>
            <w:rFonts w:hint="eastAsia"/>
          </w:rPr>
          <w:lastRenderedPageBreak/>
          <w:delText>，</w:delText>
        </w:r>
      </w:del>
      <w:r>
        <w:rPr>
          <w:rFonts w:hint="eastAsia"/>
        </w:rPr>
        <w:t>所以很多仙人</w:t>
      </w:r>
      <w:ins w:id="1810" w:author="Administrator" w:date="2019-07-07T19:42:00Z">
        <w:r w:rsidR="00CF6698">
          <w:rPr>
            <w:rFonts w:hint="eastAsia"/>
          </w:rPr>
          <w:t>收徒</w:t>
        </w:r>
      </w:ins>
      <w:r>
        <w:rPr>
          <w:rFonts w:hint="eastAsia"/>
        </w:rPr>
        <w:t>都是</w:t>
      </w:r>
      <w:ins w:id="1811" w:author="Administrator" w:date="2019-07-07T19:42:00Z">
        <w:r w:rsidR="00CF6698">
          <w:rPr>
            <w:rFonts w:hint="eastAsia"/>
          </w:rPr>
          <w:t>打</w:t>
        </w:r>
      </w:ins>
      <w:del w:id="1812" w:author="Administrator" w:date="2019-07-07T19:42:00Z">
        <w:r w:rsidDel="00CF6698">
          <w:rPr>
            <w:rFonts w:hint="eastAsia"/>
          </w:rPr>
          <w:delText>從</w:delText>
        </w:r>
      </w:del>
      <w:r>
        <w:rPr>
          <w:rFonts w:hint="eastAsia"/>
        </w:rPr>
        <w:t>小培養起，像他這樣十二歲才去求仙的，已經可以說是十分晚了，如果等到結婚生子，那更是沒有希望</w:t>
      </w:r>
      <w:ins w:id="1813" w:author="Administrator" w:date="2019-07-07T19:42:00Z">
        <w:r w:rsidR="00CF6698">
          <w:rPr>
            <w:rFonts w:hint="eastAsia"/>
          </w:rPr>
          <w:t>入門</w:t>
        </w:r>
      </w:ins>
      <w:r>
        <w:rPr>
          <w:rFonts w:hint="eastAsia"/>
        </w:rPr>
        <w:t>了。</w:t>
      </w:r>
    </w:p>
    <w:p w:rsidR="000A5B12" w:rsidRDefault="00A7259F" w:rsidP="00813907">
      <w:pPr>
        <w:spacing w:after="240"/>
        <w:rPr>
          <w:ins w:id="1814" w:author="Administrator" w:date="2019-07-07T19:54:00Z"/>
        </w:rPr>
      </w:pPr>
      <w:r>
        <w:rPr>
          <w:rFonts w:hint="eastAsia"/>
        </w:rPr>
        <w:t>他</w:t>
      </w:r>
      <w:ins w:id="1815" w:author="Administrator" w:date="2019-08-04T09:05:00Z">
        <w:r w:rsidR="005017B8">
          <w:rPr>
            <w:rFonts w:hint="eastAsia"/>
          </w:rPr>
          <w:t>堅持自己的想法</w:t>
        </w:r>
      </w:ins>
      <w:del w:id="1816" w:author="Administrator" w:date="2019-08-04T09:05:00Z">
        <w:r w:rsidDel="005017B8">
          <w:rPr>
            <w:rFonts w:hint="eastAsia"/>
          </w:rPr>
          <w:delText>搖頭</w:delText>
        </w:r>
      </w:del>
      <w:ins w:id="1817" w:author="Administrator" w:date="2020-03-15T23:58:00Z">
        <w:r w:rsidR="00081F0C">
          <w:rPr>
            <w:rFonts w:hint="eastAsia"/>
          </w:rPr>
          <w:t>，開口說道</w:t>
        </w:r>
      </w:ins>
      <w:del w:id="1818" w:author="Administrator" w:date="2020-03-15T23:56:00Z">
        <w:r w:rsidDel="00081F0C">
          <w:rPr>
            <w:rFonts w:hint="eastAsia"/>
          </w:rPr>
          <w:delText>說道</w:delText>
        </w:r>
      </w:del>
      <w:r>
        <w:rPr>
          <w:rFonts w:hint="eastAsia"/>
        </w:rPr>
        <w:t>，「</w:t>
      </w:r>
      <w:ins w:id="1819" w:author="Administrator" w:date="2019-08-02T00:47:00Z">
        <w:r w:rsidR="00E1372B">
          <w:rPr>
            <w:rFonts w:hint="eastAsia"/>
          </w:rPr>
          <w:t>我</w:t>
        </w:r>
      </w:ins>
      <w:del w:id="1820" w:author="Administrator" w:date="2019-08-02T00:47:00Z">
        <w:r w:rsidDel="00E1372B">
          <w:rPr>
            <w:rFonts w:hint="eastAsia"/>
          </w:rPr>
          <w:delText>姪兒</w:delText>
        </w:r>
      </w:del>
      <w:del w:id="1821" w:author="Administrator" w:date="2019-08-04T09:05:00Z">
        <w:r w:rsidDel="005017B8">
          <w:rPr>
            <w:rFonts w:hint="eastAsia"/>
          </w:rPr>
          <w:delText>當然</w:delText>
        </w:r>
      </w:del>
      <w:r>
        <w:rPr>
          <w:rFonts w:hint="eastAsia"/>
        </w:rPr>
        <w:t>知道</w:t>
      </w:r>
      <w:ins w:id="1822" w:author="Administrator" w:date="2019-07-07T19:45:00Z">
        <w:r w:rsidR="00CF6698">
          <w:rPr>
            <w:rFonts w:hint="eastAsia"/>
          </w:rPr>
          <w:t>求仙困難，</w:t>
        </w:r>
      </w:ins>
      <w:ins w:id="1823" w:author="Administrator" w:date="2019-07-07T19:53:00Z">
        <w:r w:rsidR="00E1372B">
          <w:rPr>
            <w:rFonts w:hint="eastAsia"/>
          </w:rPr>
          <w:t>也</w:t>
        </w:r>
      </w:ins>
      <w:ins w:id="1824" w:author="Administrator" w:date="2019-08-02T00:47:00Z">
        <w:r w:rsidR="00E1372B">
          <w:rPr>
            <w:rFonts w:hint="eastAsia"/>
          </w:rPr>
          <w:t>知道</w:t>
        </w:r>
      </w:ins>
      <w:ins w:id="1825" w:author="Administrator" w:date="2019-08-02T00:48:00Z">
        <w:r w:rsidR="00E1372B">
          <w:rPr>
            <w:rFonts w:hint="eastAsia"/>
          </w:rPr>
          <w:t>傳宗接代的重要性</w:t>
        </w:r>
      </w:ins>
      <w:ins w:id="1826" w:author="Administrator" w:date="2019-07-07T19:53:00Z">
        <w:r w:rsidR="000A5B12">
          <w:rPr>
            <w:rFonts w:hint="eastAsia"/>
          </w:rPr>
          <w:t>，</w:t>
        </w:r>
      </w:ins>
      <w:ins w:id="1827" w:author="Administrator" w:date="2019-07-07T19:45:00Z">
        <w:r w:rsidR="00CF6698">
          <w:rPr>
            <w:rFonts w:hint="eastAsia"/>
          </w:rPr>
          <w:t>可就算</w:t>
        </w:r>
      </w:ins>
      <w:ins w:id="1828" w:author="Administrator" w:date="2019-08-02T00:48:00Z">
        <w:r w:rsidR="00E1372B">
          <w:rPr>
            <w:rFonts w:hint="eastAsia"/>
          </w:rPr>
          <w:t>我再怎麼努力，爹爹能回來嗎？不能</w:t>
        </w:r>
      </w:ins>
      <w:ins w:id="1829" w:author="Administrator" w:date="2019-08-02T00:49:00Z">
        <w:r w:rsidR="00E1372B">
          <w:rPr>
            <w:rFonts w:hint="eastAsia"/>
          </w:rPr>
          <w:t>！可</w:t>
        </w:r>
      </w:ins>
      <w:ins w:id="1830" w:author="Administrator" w:date="2019-08-02T00:48:00Z">
        <w:r w:rsidR="00E1372B">
          <w:rPr>
            <w:rFonts w:hint="eastAsia"/>
          </w:rPr>
          <w:t>如果我當上仙人，</w:t>
        </w:r>
      </w:ins>
      <w:ins w:id="1831" w:author="Administrator" w:date="2019-08-02T00:49:00Z">
        <w:r w:rsidR="00E1372B">
          <w:rPr>
            <w:rFonts w:hint="eastAsia"/>
          </w:rPr>
          <w:t>那將爹爹救活，自然一切都解決，也沒有甚麼傳宗不傳宗的問題，不是嗎？</w:t>
        </w:r>
      </w:ins>
      <w:ins w:id="1832" w:author="Administrator" w:date="2019-07-07T19:54:00Z">
        <w:r w:rsidR="000A5B12">
          <w:rPr>
            <w:rFonts w:hint="eastAsia"/>
          </w:rPr>
          <w:t>」</w:t>
        </w:r>
      </w:ins>
    </w:p>
    <w:p w:rsidR="00C04663" w:rsidRDefault="000A5B12" w:rsidP="00813907">
      <w:pPr>
        <w:spacing w:after="240"/>
        <w:rPr>
          <w:ins w:id="1833" w:author="Administrator" w:date="2019-07-07T19:55:00Z"/>
        </w:rPr>
      </w:pPr>
      <w:ins w:id="1834" w:author="Administrator" w:date="2019-07-07T19:54:00Z">
        <w:r>
          <w:rPr>
            <w:rFonts w:hint="eastAsia"/>
          </w:rPr>
          <w:t>「</w:t>
        </w:r>
      </w:ins>
      <w:ins w:id="1835" w:author="Administrator" w:date="2019-07-07T19:45:00Z">
        <w:r w:rsidR="00CF6698">
          <w:rPr>
            <w:rFonts w:hint="eastAsia"/>
          </w:rPr>
          <w:t>而</w:t>
        </w:r>
      </w:ins>
      <w:r w:rsidR="00A7259F">
        <w:rPr>
          <w:rFonts w:hint="eastAsia"/>
        </w:rPr>
        <w:t>傳宗接代</w:t>
      </w:r>
      <w:ins w:id="1836" w:author="Administrator" w:date="2019-07-07T19:46:00Z">
        <w:r w:rsidR="00CF6698">
          <w:rPr>
            <w:rFonts w:hint="eastAsia"/>
          </w:rPr>
          <w:t>雖然</w:t>
        </w:r>
      </w:ins>
      <w:ins w:id="1837" w:author="Administrator" w:date="2019-07-07T19:54:00Z">
        <w:r>
          <w:rPr>
            <w:rFonts w:hint="eastAsia"/>
          </w:rPr>
          <w:t>事</w:t>
        </w:r>
      </w:ins>
      <w:ins w:id="1838" w:author="Administrator" w:date="2019-07-07T19:46:00Z">
        <w:r w:rsidR="00CF6698">
          <w:rPr>
            <w:rFonts w:hint="eastAsia"/>
          </w:rPr>
          <w:t>關重大，</w:t>
        </w:r>
      </w:ins>
      <w:del w:id="1839" w:author="Administrator" w:date="2019-07-07T19:46:00Z">
        <w:r w:rsidR="00A7259F" w:rsidDel="00CF6698">
          <w:rPr>
            <w:rFonts w:hint="eastAsia"/>
          </w:rPr>
          <w:delText>這事意義重大</w:delText>
        </w:r>
      </w:del>
      <w:del w:id="1840" w:author="Administrator" w:date="2019-07-07T19:54:00Z">
        <w:r w:rsidR="00A7259F" w:rsidDel="000A5B12">
          <w:rPr>
            <w:rFonts w:hint="eastAsia"/>
          </w:rPr>
          <w:delText>，</w:delText>
        </w:r>
      </w:del>
      <w:r w:rsidR="00A7259F">
        <w:rPr>
          <w:rFonts w:hint="eastAsia"/>
        </w:rPr>
        <w:t>但成仙一路，越早越好，</w:t>
      </w:r>
      <w:ins w:id="1841" w:author="Administrator" w:date="2019-08-04T09:05:00Z">
        <w:r w:rsidR="005017B8">
          <w:rPr>
            <w:rFonts w:hint="eastAsia"/>
          </w:rPr>
          <w:t>我</w:t>
        </w:r>
      </w:ins>
      <w:del w:id="1842" w:author="Administrator" w:date="2019-08-04T09:05:00Z">
        <w:r w:rsidR="00A7259F" w:rsidDel="005017B8">
          <w:rPr>
            <w:rFonts w:hint="eastAsia"/>
          </w:rPr>
          <w:delText>姪兒</w:delText>
        </w:r>
      </w:del>
      <w:r w:rsidR="00A7259F">
        <w:rPr>
          <w:rFonts w:hint="eastAsia"/>
        </w:rPr>
        <w:t>已經晚了許多</w:t>
      </w:r>
      <w:ins w:id="1843" w:author="Administrator" w:date="2019-08-04T09:05:00Z">
        <w:r w:rsidR="005017B8">
          <w:rPr>
            <w:rFonts w:hint="eastAsia"/>
          </w:rPr>
          <w:t>年</w:t>
        </w:r>
      </w:ins>
      <w:r w:rsidR="00A7259F">
        <w:rPr>
          <w:rFonts w:hint="eastAsia"/>
        </w:rPr>
        <w:t>，再晚下去，怕是連拜進仙門都無望。後繼一事，當年爹爹曾收寧哥哥為子，現在他名義上也是我父親這一脈，由他繼承，也沒有任何不妥。」</w:t>
      </w:r>
    </w:p>
    <w:p w:rsidR="000A5B12" w:rsidRDefault="000A5B12" w:rsidP="00813907">
      <w:pPr>
        <w:spacing w:after="240"/>
      </w:pPr>
      <w:ins w:id="1844" w:author="Administrator" w:date="2019-07-07T19:55:00Z">
        <w:r>
          <w:rPr>
            <w:rFonts w:hint="eastAsia"/>
          </w:rPr>
          <w:t>「如果孩兒真的求仙不成，幾年之後</w:t>
        </w:r>
      </w:ins>
      <w:ins w:id="1845" w:author="Administrator" w:date="2019-07-07T19:59:00Z">
        <w:r w:rsidR="00324341">
          <w:rPr>
            <w:rFonts w:hint="eastAsia"/>
          </w:rPr>
          <w:t>，必當回來傳承後代，也算是給我爹娘一個交待。」</w:t>
        </w:r>
      </w:ins>
    </w:p>
    <w:p w:rsidR="00C04663" w:rsidRDefault="00A7259F" w:rsidP="00813907">
      <w:pPr>
        <w:spacing w:after="240"/>
      </w:pPr>
      <w:r>
        <w:rPr>
          <w:rFonts w:hint="eastAsia"/>
        </w:rPr>
        <w:t>李仁聽到這，心中一喜，表面上仍是不動聲色說道，「這怎麼成，寧兒他在你出生後，就已經不是正統繼承人了，現在再換回來，怕是有些不妥。」</w:t>
      </w:r>
    </w:p>
    <w:p w:rsidR="00C04663" w:rsidRDefault="00A7259F" w:rsidP="00813907">
      <w:pPr>
        <w:spacing w:after="240"/>
      </w:pPr>
      <w:r>
        <w:rPr>
          <w:rFonts w:hint="eastAsia"/>
        </w:rPr>
        <w:t>李府一脈，雖然只有數代，但也是有許多分支，一些較無希望繼承的都去外打拼了，剩下李敦李忠李仁三人，當年都是有機會繼續府主之名，但因為李敦為人正派，被北都皇上喜歡，指定為官，所以自然成了李府之主。</w:t>
      </w:r>
    </w:p>
    <w:p w:rsidR="00C04663" w:rsidRDefault="00A7259F" w:rsidP="00813907">
      <w:pPr>
        <w:spacing w:after="240"/>
      </w:pPr>
      <w:r>
        <w:rPr>
          <w:rFonts w:hint="eastAsia"/>
        </w:rPr>
        <w:t>李忠因此還去江湖闖蕩了一番才回來，現在李龍飛說要把府主之名讓給了李仁的兒子李寧，雖然說名義上還是李敦一脈，但這對李仁來講已經是十分不錯的事了。</w:t>
      </w:r>
    </w:p>
    <w:p w:rsidR="00C04663" w:rsidRDefault="00A7259F" w:rsidP="00813907">
      <w:pPr>
        <w:spacing w:after="240"/>
      </w:pPr>
      <w:r>
        <w:rPr>
          <w:rFonts w:hint="eastAsia"/>
        </w:rPr>
        <w:t>李龍飛對此並不知情，他</w:t>
      </w:r>
      <w:ins w:id="1846" w:author="Administrator" w:date="2020-03-16T00:00:00Z">
        <w:r w:rsidR="00081F0C">
          <w:rPr>
            <w:rFonts w:hint="eastAsia"/>
          </w:rPr>
          <w:t>急著</w:t>
        </w:r>
      </w:ins>
      <w:del w:id="1847" w:author="Administrator" w:date="2020-03-16T00:00:00Z">
        <w:r w:rsidDel="00081F0C">
          <w:rPr>
            <w:rFonts w:hint="eastAsia"/>
          </w:rPr>
          <w:delText>淡淡</w:delText>
        </w:r>
      </w:del>
      <w:r>
        <w:rPr>
          <w:rFonts w:hint="eastAsia"/>
        </w:rPr>
        <w:t>說，「二伯一向對我跟親爹一樣好，寧哥也跟著我一起長大的，現在我父親沒了，我要去修仙，如果能把府主之名交給寧哥，我相信這對我大媽跟娘親等人，是最安心的選擇。」</w:t>
      </w:r>
    </w:p>
    <w:p w:rsidR="00C04663" w:rsidRDefault="00A7259F" w:rsidP="00813907">
      <w:pPr>
        <w:spacing w:after="240"/>
      </w:pPr>
      <w:r>
        <w:rPr>
          <w:rFonts w:hint="eastAsia"/>
        </w:rPr>
        <w:t>李忠聽到這話，再</w:t>
      </w:r>
      <w:ins w:id="1848" w:author="Administrator" w:date="2020-03-16T00:01:00Z">
        <w:r w:rsidR="00081F0C">
          <w:rPr>
            <w:rFonts w:hint="eastAsia"/>
          </w:rPr>
          <w:t>瞄</w:t>
        </w:r>
      </w:ins>
      <w:del w:id="1849" w:author="Administrator" w:date="2020-03-16T00:01:00Z">
        <w:r w:rsidDel="00081F0C">
          <w:rPr>
            <w:rFonts w:hint="eastAsia"/>
          </w:rPr>
          <w:delText>看</w:delText>
        </w:r>
      </w:del>
      <w:ins w:id="1850" w:author="Administrator" w:date="2020-03-16T00:01:00Z">
        <w:r w:rsidR="00081F0C">
          <w:rPr>
            <w:rFonts w:hint="eastAsia"/>
          </w:rPr>
          <w:t>到</w:t>
        </w:r>
      </w:ins>
      <w:del w:id="1851" w:author="Administrator" w:date="2020-03-16T00:01:00Z">
        <w:r w:rsidDel="00081F0C">
          <w:rPr>
            <w:rFonts w:hint="eastAsia"/>
          </w:rPr>
          <w:delText>向</w:delText>
        </w:r>
      </w:del>
      <w:r>
        <w:rPr>
          <w:rFonts w:hint="eastAsia"/>
        </w:rPr>
        <w:t>李寧的眼神流動，</w:t>
      </w:r>
      <w:ins w:id="1852" w:author="Administrator" w:date="2020-03-16T00:01:00Z">
        <w:r w:rsidR="00081F0C">
          <w:rPr>
            <w:rFonts w:hint="eastAsia"/>
          </w:rPr>
          <w:t>心</w:t>
        </w:r>
      </w:ins>
      <w:r>
        <w:rPr>
          <w:rFonts w:hint="eastAsia"/>
        </w:rPr>
        <w:t>知</w:t>
      </w:r>
      <w:del w:id="1853" w:author="Administrator" w:date="2020-03-16T00:01:00Z">
        <w:r w:rsidDel="00081F0C">
          <w:rPr>
            <w:rFonts w:hint="eastAsia"/>
          </w:rPr>
          <w:delText>道自己</w:delText>
        </w:r>
      </w:del>
      <w:r>
        <w:rPr>
          <w:rFonts w:hint="eastAsia"/>
        </w:rPr>
        <w:t>二弟已經動了心念，如果他再勸說，怕是</w:t>
      </w:r>
      <w:ins w:id="1854" w:author="Administrator" w:date="2020-03-16T00:01:00Z">
        <w:r w:rsidR="00081F0C">
          <w:rPr>
            <w:rFonts w:hint="eastAsia"/>
          </w:rPr>
          <w:t>換</w:t>
        </w:r>
      </w:ins>
      <w:r>
        <w:rPr>
          <w:rFonts w:hint="eastAsia"/>
        </w:rPr>
        <w:t>二弟</w:t>
      </w:r>
      <w:del w:id="1855" w:author="Administrator" w:date="2020-03-16T00:01:00Z">
        <w:r w:rsidDel="00081F0C">
          <w:rPr>
            <w:rFonts w:hint="eastAsia"/>
          </w:rPr>
          <w:delText>會</w:delText>
        </w:r>
      </w:del>
      <w:r>
        <w:rPr>
          <w:rFonts w:hint="eastAsia"/>
        </w:rPr>
        <w:t>埋怨自己</w:t>
      </w:r>
      <w:ins w:id="1856" w:author="Administrator" w:date="2020-03-16T00:01:00Z">
        <w:r w:rsidR="00081F0C">
          <w:rPr>
            <w:rFonts w:hint="eastAsia"/>
          </w:rPr>
          <w:t>了</w:t>
        </w:r>
      </w:ins>
      <w:r>
        <w:rPr>
          <w:rFonts w:hint="eastAsia"/>
        </w:rPr>
        <w:t>。</w:t>
      </w:r>
    </w:p>
    <w:p w:rsidR="00081F0C" w:rsidRDefault="00A7259F" w:rsidP="00813907">
      <w:pPr>
        <w:spacing w:after="240"/>
        <w:rPr>
          <w:ins w:id="1857" w:author="Administrator" w:date="2020-03-16T00:02:00Z"/>
        </w:rPr>
      </w:pPr>
      <w:r>
        <w:rPr>
          <w:rFonts w:hint="eastAsia"/>
        </w:rPr>
        <w:t>他</w:t>
      </w:r>
      <w:ins w:id="1858" w:author="Administrator" w:date="2020-03-16T00:02:00Z">
        <w:r w:rsidR="00081F0C">
          <w:rPr>
            <w:rFonts w:hint="eastAsia"/>
          </w:rPr>
          <w:t>嘆了口氣，心底雖</w:t>
        </w:r>
      </w:ins>
      <w:del w:id="1859" w:author="Administrator" w:date="2020-03-16T00:02:00Z">
        <w:r w:rsidDel="00081F0C">
          <w:rPr>
            <w:rFonts w:hint="eastAsia"/>
          </w:rPr>
          <w:delText>雖然</w:delText>
        </w:r>
      </w:del>
      <w:r>
        <w:rPr>
          <w:rFonts w:hint="eastAsia"/>
        </w:rPr>
        <w:t>不捨三弟，</w:t>
      </w:r>
      <w:ins w:id="1860" w:author="Administrator" w:date="2020-03-16T00:02:00Z">
        <w:r w:rsidR="00081F0C">
          <w:rPr>
            <w:rFonts w:hint="eastAsia"/>
          </w:rPr>
          <w:t>可</w:t>
        </w:r>
      </w:ins>
      <w:del w:id="1861" w:author="Administrator" w:date="2020-03-16T00:02:00Z">
        <w:r w:rsidDel="00081F0C">
          <w:rPr>
            <w:rFonts w:hint="eastAsia"/>
          </w:rPr>
          <w:delText>但</w:delText>
        </w:r>
      </w:del>
      <w:r>
        <w:rPr>
          <w:rFonts w:hint="eastAsia"/>
        </w:rPr>
        <w:t>不論三弟還</w:t>
      </w:r>
      <w:del w:id="1862" w:author="Administrator" w:date="2020-03-16T00:02:00Z">
        <w:r w:rsidDel="00081F0C">
          <w:rPr>
            <w:rFonts w:hint="eastAsia"/>
          </w:rPr>
          <w:delText>自己</w:delText>
        </w:r>
      </w:del>
      <w:r>
        <w:rPr>
          <w:rFonts w:hint="eastAsia"/>
        </w:rPr>
        <w:t>二弟，終歸都是李家</w:t>
      </w:r>
      <w:ins w:id="1863" w:author="Administrator" w:date="2020-03-16T00:02:00Z">
        <w:r w:rsidR="00081F0C">
          <w:rPr>
            <w:rFonts w:hint="eastAsia"/>
          </w:rPr>
          <w:t>自己</w:t>
        </w:r>
      </w:ins>
      <w:r>
        <w:rPr>
          <w:rFonts w:hint="eastAsia"/>
        </w:rPr>
        <w:t>人</w:t>
      </w:r>
      <w:ins w:id="1864" w:author="Administrator" w:date="2020-03-16T00:03:00Z">
        <w:r w:rsidR="00081F0C">
          <w:rPr>
            <w:rFonts w:hint="eastAsia"/>
          </w:rPr>
          <w:t>，沒必要壞了自家的和氣</w:t>
        </w:r>
      </w:ins>
      <w:ins w:id="1865" w:author="Administrator" w:date="2020-03-16T00:02:00Z">
        <w:r w:rsidR="00081F0C">
          <w:rPr>
            <w:rFonts w:hint="eastAsia"/>
          </w:rPr>
          <w:t>。</w:t>
        </w:r>
      </w:ins>
    </w:p>
    <w:p w:rsidR="00C04663" w:rsidRDefault="00A7259F" w:rsidP="00813907">
      <w:pPr>
        <w:spacing w:after="240"/>
      </w:pPr>
      <w:del w:id="1866" w:author="Administrator" w:date="2020-03-16T00:02:00Z">
        <w:r w:rsidDel="00081F0C">
          <w:rPr>
            <w:rFonts w:hint="eastAsia"/>
          </w:rPr>
          <w:delText>，</w:delText>
        </w:r>
      </w:del>
      <w:ins w:id="1867" w:author="Administrator" w:date="2020-03-16T00:03:00Z">
        <w:r w:rsidR="00081F0C">
          <w:rPr>
            <w:rFonts w:hint="eastAsia"/>
          </w:rPr>
          <w:t>既然</w:t>
        </w:r>
      </w:ins>
      <w:del w:id="1868" w:author="Administrator" w:date="2020-03-16T00:02:00Z">
        <w:r w:rsidDel="00081F0C">
          <w:rPr>
            <w:rFonts w:hint="eastAsia"/>
          </w:rPr>
          <w:delText>加上</w:delText>
        </w:r>
      </w:del>
      <w:r>
        <w:rPr>
          <w:rFonts w:hint="eastAsia"/>
        </w:rPr>
        <w:t>三弟已死，如果讓二弟接任李家掌事，</w:t>
      </w:r>
      <w:ins w:id="1869" w:author="Administrator" w:date="2020-03-16T00:03:00Z">
        <w:r w:rsidR="00081F0C">
          <w:rPr>
            <w:rFonts w:hint="eastAsia"/>
          </w:rPr>
          <w:t>倒</w:t>
        </w:r>
      </w:ins>
      <w:r>
        <w:rPr>
          <w:rFonts w:hint="eastAsia"/>
        </w:rPr>
        <w:t>也不是一件壞事，只是這事終究</w:t>
      </w:r>
      <w:ins w:id="1870" w:author="Administrator" w:date="2020-03-16T00:03:00Z">
        <w:r w:rsidR="00081F0C">
          <w:rPr>
            <w:rFonts w:hint="eastAsia"/>
          </w:rPr>
          <w:t>委屈了三弟一脈，一念及此，他</w:t>
        </w:r>
      </w:ins>
      <w:del w:id="1871" w:author="Administrator" w:date="2020-03-16T00:03:00Z">
        <w:r w:rsidDel="00081F0C">
          <w:rPr>
            <w:rFonts w:hint="eastAsia"/>
          </w:rPr>
          <w:delText>由不得自己決定，於是</w:delText>
        </w:r>
      </w:del>
      <w:ins w:id="1872" w:author="Administrator" w:date="2020-03-16T00:03:00Z">
        <w:r w:rsidR="00081F0C">
          <w:rPr>
            <w:rFonts w:hint="eastAsia"/>
          </w:rPr>
          <w:t>不由得</w:t>
        </w:r>
      </w:ins>
      <w:r>
        <w:rPr>
          <w:rFonts w:hint="eastAsia"/>
        </w:rPr>
        <w:t>望向李老夫人</w:t>
      </w:r>
      <w:ins w:id="1873" w:author="Administrator" w:date="2020-03-16T00:03:00Z">
        <w:r w:rsidR="00081F0C">
          <w:rPr>
            <w:rFonts w:hint="eastAsia"/>
          </w:rPr>
          <w:t>，希</w:t>
        </w:r>
      </w:ins>
      <w:ins w:id="1874" w:author="Administrator" w:date="2020-03-16T00:04:00Z">
        <w:r w:rsidR="00081F0C">
          <w:rPr>
            <w:rFonts w:hint="eastAsia"/>
          </w:rPr>
          <w:t>望對方能做個定奪</w:t>
        </w:r>
      </w:ins>
      <w:r>
        <w:rPr>
          <w:rFonts w:hint="eastAsia"/>
        </w:rPr>
        <w:t>。</w:t>
      </w:r>
    </w:p>
    <w:p w:rsidR="005F198B" w:rsidRDefault="00A7259F" w:rsidP="00813907">
      <w:pPr>
        <w:spacing w:after="240"/>
        <w:rPr>
          <w:ins w:id="1875" w:author="Administrator" w:date="2019-08-04T09:19:00Z"/>
        </w:rPr>
      </w:pPr>
      <w:r>
        <w:rPr>
          <w:rFonts w:hint="eastAsia"/>
        </w:rPr>
        <w:t>李老夫人</w:t>
      </w:r>
      <w:ins w:id="1876" w:author="Administrator" w:date="2020-03-16T00:04:00Z">
        <w:r w:rsidR="00B17C87">
          <w:rPr>
            <w:rFonts w:hint="eastAsia"/>
          </w:rPr>
          <w:t>又怎會不知他的想法，可她</w:t>
        </w:r>
      </w:ins>
      <w:ins w:id="1877" w:author="Administrator" w:date="2019-08-04T09:12:00Z">
        <w:r w:rsidR="005017B8">
          <w:rPr>
            <w:rFonts w:hint="eastAsia"/>
          </w:rPr>
          <w:t>此時已經氣</w:t>
        </w:r>
      </w:ins>
      <w:ins w:id="1878" w:author="Administrator" w:date="2019-08-04T09:13:00Z">
        <w:r w:rsidR="005017B8">
          <w:rPr>
            <w:rFonts w:hint="eastAsia"/>
          </w:rPr>
          <w:t>急敗壞，</w:t>
        </w:r>
      </w:ins>
      <w:ins w:id="1879" w:author="Administrator" w:date="2020-03-16T00:04:00Z">
        <w:r w:rsidR="00B17C87">
          <w:rPr>
            <w:rFonts w:hint="eastAsia"/>
          </w:rPr>
          <w:t>心中只對這孫的主意極力反感，</w:t>
        </w:r>
      </w:ins>
      <w:ins w:id="1880" w:author="Administrator" w:date="2020-03-16T00:05:00Z">
        <w:r w:rsidR="00B17C87">
          <w:rPr>
            <w:rFonts w:hint="eastAsia"/>
          </w:rPr>
          <w:t>當下</w:t>
        </w:r>
      </w:ins>
      <w:ins w:id="1881" w:author="Administrator" w:date="2019-08-04T09:19:00Z">
        <w:r w:rsidR="005F198B">
          <w:rPr>
            <w:rFonts w:hint="eastAsia"/>
          </w:rPr>
          <w:t>怒目橫視著一旁眾人</w:t>
        </w:r>
      </w:ins>
      <w:ins w:id="1882" w:author="Administrator" w:date="2020-03-16T00:05:00Z">
        <w:r w:rsidR="00B17C87">
          <w:rPr>
            <w:rFonts w:hint="eastAsia"/>
          </w:rPr>
          <w:t>，瞪著他們是一個個低下頭去</w:t>
        </w:r>
      </w:ins>
      <w:ins w:id="1883" w:author="Administrator" w:date="2019-08-04T09:19:00Z">
        <w:r w:rsidR="005F198B">
          <w:rPr>
            <w:rFonts w:hint="eastAsia"/>
          </w:rPr>
          <w:t>。</w:t>
        </w:r>
      </w:ins>
    </w:p>
    <w:p w:rsidR="005F198B" w:rsidRDefault="005F198B" w:rsidP="00813907">
      <w:pPr>
        <w:spacing w:after="240"/>
        <w:rPr>
          <w:ins w:id="1884" w:author="Administrator" w:date="2019-08-04T09:26:00Z"/>
        </w:rPr>
      </w:pPr>
      <w:ins w:id="1885" w:author="Administrator" w:date="2019-08-04T09:18:00Z">
        <w:r>
          <w:rPr>
            <w:rFonts w:hint="eastAsia"/>
          </w:rPr>
          <w:t>在她心中，已經</w:t>
        </w:r>
      </w:ins>
      <w:ins w:id="1886" w:author="Administrator" w:date="2019-08-04T09:25:00Z">
        <w:r w:rsidR="00B17C87">
          <w:rPr>
            <w:rFonts w:hint="eastAsia"/>
          </w:rPr>
          <w:t>死了一個兒子，</w:t>
        </w:r>
      </w:ins>
      <w:ins w:id="1887" w:author="Administrator" w:date="2020-03-16T00:05:00Z">
        <w:r w:rsidR="00B17C87">
          <w:rPr>
            <w:rFonts w:hint="eastAsia"/>
          </w:rPr>
          <w:t>如今若</w:t>
        </w:r>
      </w:ins>
      <w:ins w:id="1888" w:author="Administrator" w:date="2020-03-16T00:06:00Z">
        <w:r w:rsidR="00B17C87">
          <w:rPr>
            <w:rFonts w:hint="eastAsia"/>
          </w:rPr>
          <w:t>再</w:t>
        </w:r>
      </w:ins>
      <w:ins w:id="1889" w:author="Administrator" w:date="2019-08-04T09:25:00Z">
        <w:r w:rsidR="00844639">
          <w:rPr>
            <w:rFonts w:hint="eastAsia"/>
          </w:rPr>
          <w:t>出</w:t>
        </w:r>
      </w:ins>
      <w:ins w:id="1890" w:author="Administrator" w:date="2020-03-16T00:06:00Z">
        <w:r w:rsidR="00B17C87">
          <w:rPr>
            <w:rFonts w:hint="eastAsia"/>
          </w:rPr>
          <w:t>走</w:t>
        </w:r>
      </w:ins>
      <w:ins w:id="1891" w:author="Administrator" w:date="2019-08-04T09:25:00Z">
        <w:r w:rsidR="00844639">
          <w:rPr>
            <w:rFonts w:hint="eastAsia"/>
          </w:rPr>
          <w:t>一個孫子，</w:t>
        </w:r>
      </w:ins>
      <w:ins w:id="1892" w:author="Administrator" w:date="2019-08-04T09:26:00Z">
        <w:r w:rsidR="00B17C87">
          <w:rPr>
            <w:rFonts w:hint="eastAsia"/>
          </w:rPr>
          <w:t>就算</w:t>
        </w:r>
      </w:ins>
      <w:ins w:id="1893" w:author="Administrator" w:date="2020-03-16T00:06:00Z">
        <w:r w:rsidR="00B17C87">
          <w:rPr>
            <w:rFonts w:hint="eastAsia"/>
          </w:rPr>
          <w:t>是孽子，但那也是</w:t>
        </w:r>
      </w:ins>
      <w:ins w:id="1894" w:author="Administrator" w:date="2019-08-04T09:26:00Z">
        <w:r w:rsidR="00844639">
          <w:rPr>
            <w:rFonts w:hint="eastAsia"/>
          </w:rPr>
          <w:lastRenderedPageBreak/>
          <w:t>她</w:t>
        </w:r>
      </w:ins>
      <w:ins w:id="1895" w:author="Administrator" w:date="2020-03-16T00:06:00Z">
        <w:r w:rsidR="00B17C87">
          <w:rPr>
            <w:rFonts w:hint="eastAsia"/>
          </w:rPr>
          <w:t>兒子</w:t>
        </w:r>
      </w:ins>
      <w:ins w:id="1896" w:author="Administrator" w:date="2019-08-04T09:26:00Z">
        <w:r w:rsidR="00B17C87">
          <w:rPr>
            <w:rFonts w:hint="eastAsia"/>
          </w:rPr>
          <w:t>生的，</w:t>
        </w:r>
        <w:r w:rsidR="00844639">
          <w:rPr>
            <w:rFonts w:hint="eastAsia"/>
          </w:rPr>
          <w:t>也是她李家的骨肉阿，怎麼</w:t>
        </w:r>
      </w:ins>
      <w:ins w:id="1897" w:author="Administrator" w:date="2020-03-16T00:06:00Z">
        <w:r w:rsidR="00B17C87">
          <w:rPr>
            <w:rFonts w:hint="eastAsia"/>
          </w:rPr>
          <w:t>能就這樣失去！</w:t>
        </w:r>
      </w:ins>
    </w:p>
    <w:p w:rsidR="00844639" w:rsidRDefault="00844639" w:rsidP="00813907">
      <w:pPr>
        <w:spacing w:after="240"/>
        <w:rPr>
          <w:ins w:id="1898" w:author="Administrator" w:date="2019-08-04T09:30:00Z"/>
        </w:rPr>
      </w:pPr>
      <w:ins w:id="1899" w:author="Administrator" w:date="2019-08-04T09:26:00Z">
        <w:r>
          <w:rPr>
            <w:rFonts w:hint="eastAsia"/>
          </w:rPr>
          <w:t>「不成！</w:t>
        </w:r>
      </w:ins>
      <w:ins w:id="1900" w:author="Administrator" w:date="2019-08-04T09:28:00Z">
        <w:r>
          <w:rPr>
            <w:rFonts w:hint="eastAsia"/>
          </w:rPr>
          <w:t>誰說都不成！</w:t>
        </w:r>
      </w:ins>
      <w:ins w:id="1901" w:author="Administrator" w:date="2019-08-04T09:29:00Z">
        <w:r>
          <w:rPr>
            <w:rFonts w:hint="eastAsia"/>
          </w:rPr>
          <w:t>只要我還活著的一天，你就不准給我踏出李府家門一步！來人阿，把長公子給請回房去！」李老夫人站起身來，往桌面一拍，</w:t>
        </w:r>
      </w:ins>
      <w:ins w:id="1902" w:author="Administrator" w:date="2019-08-04T09:30:00Z">
        <w:r>
          <w:rPr>
            <w:rFonts w:hint="eastAsia"/>
          </w:rPr>
          <w:t>怒視著一旁的下人。</w:t>
        </w:r>
      </w:ins>
    </w:p>
    <w:p w:rsidR="00844639" w:rsidRDefault="00844639" w:rsidP="00813907">
      <w:pPr>
        <w:spacing w:after="240"/>
        <w:rPr>
          <w:ins w:id="1903" w:author="Administrator" w:date="2019-08-04T09:34:00Z"/>
        </w:rPr>
      </w:pPr>
      <w:ins w:id="1904" w:author="Administrator" w:date="2019-08-04T09:31:00Z">
        <w:r>
          <w:rPr>
            <w:rFonts w:hint="eastAsia"/>
          </w:rPr>
          <w:t>這些奴僕一個個面面相覷，不知道該如何是好，卻沒有人敢先站上來。</w:t>
        </w:r>
      </w:ins>
    </w:p>
    <w:p w:rsidR="00844639" w:rsidRDefault="00844639" w:rsidP="00813907">
      <w:pPr>
        <w:spacing w:after="240"/>
        <w:rPr>
          <w:ins w:id="1905" w:author="Administrator" w:date="2019-08-04T09:31:00Z"/>
        </w:rPr>
      </w:pPr>
      <w:ins w:id="1906" w:author="Administrator" w:date="2019-08-04T09:34:00Z">
        <w:r>
          <w:rPr>
            <w:rFonts w:hint="eastAsia"/>
          </w:rPr>
          <w:t>誰都知道得罪了長公子，下場可不是那麼好過的。</w:t>
        </w:r>
      </w:ins>
    </w:p>
    <w:p w:rsidR="00844639" w:rsidRDefault="00844639" w:rsidP="00813907">
      <w:pPr>
        <w:spacing w:after="240"/>
        <w:rPr>
          <w:ins w:id="1907" w:author="Administrator" w:date="2019-08-04T09:33:00Z"/>
        </w:rPr>
      </w:pPr>
      <w:ins w:id="1908" w:author="Administrator" w:date="2019-08-04T09:35:00Z">
        <w:r>
          <w:rPr>
            <w:rFonts w:hint="eastAsia"/>
          </w:rPr>
          <w:t>可這就把</w:t>
        </w:r>
      </w:ins>
      <w:ins w:id="1909" w:author="Administrator" w:date="2019-08-04T09:33:00Z">
        <w:r>
          <w:rPr>
            <w:rFonts w:hint="eastAsia"/>
          </w:rPr>
          <w:t>李老夫人</w:t>
        </w:r>
      </w:ins>
      <w:ins w:id="1910" w:author="Administrator" w:date="2019-08-04T09:35:00Z">
        <w:r>
          <w:rPr>
            <w:rFonts w:hint="eastAsia"/>
          </w:rPr>
          <w:t>氣得更重了，她</w:t>
        </w:r>
      </w:ins>
      <w:ins w:id="1911" w:author="Administrator" w:date="2019-08-04T09:33:00Z">
        <w:r>
          <w:rPr>
            <w:rFonts w:hint="eastAsia"/>
          </w:rPr>
          <w:t>看向嚴總管，臉色沉了下去</w:t>
        </w:r>
      </w:ins>
      <w:ins w:id="1912" w:author="Administrator" w:date="2019-08-04T09:35:00Z">
        <w:r>
          <w:rPr>
            <w:rFonts w:hint="eastAsia"/>
          </w:rPr>
          <w:t>，「怎麼，哀家的話現在都沒人聽了是嗎？嚴德，你底下的人何時這麼大膽了！」</w:t>
        </w:r>
      </w:ins>
    </w:p>
    <w:p w:rsidR="00844639" w:rsidRDefault="00844639" w:rsidP="00813907">
      <w:pPr>
        <w:spacing w:after="240"/>
        <w:rPr>
          <w:ins w:id="1913" w:author="Administrator" w:date="2019-08-04T09:37:00Z"/>
        </w:rPr>
      </w:pPr>
      <w:ins w:id="1914" w:author="Administrator" w:date="2019-08-04T09:33:00Z">
        <w:r>
          <w:rPr>
            <w:rFonts w:hint="eastAsia"/>
          </w:rPr>
          <w:t>嚴總管心頭苦笑一聲，</w:t>
        </w:r>
      </w:ins>
      <w:ins w:id="1915" w:author="Administrator" w:date="2019-08-04T09:34:00Z">
        <w:r>
          <w:rPr>
            <w:rFonts w:hint="eastAsia"/>
          </w:rPr>
          <w:t>站上前去，</w:t>
        </w:r>
      </w:ins>
      <w:ins w:id="1916" w:author="Administrator" w:date="2019-08-04T09:37:00Z">
        <w:r w:rsidR="002714A0">
          <w:rPr>
            <w:rFonts w:hint="eastAsia"/>
          </w:rPr>
          <w:t>對著李龍飛躬身說道，「長公子，您還是請回房</w:t>
        </w:r>
      </w:ins>
      <w:ins w:id="1917" w:author="Administrator" w:date="2019-08-04T09:38:00Z">
        <w:r w:rsidR="002714A0">
          <w:rPr>
            <w:rFonts w:hint="eastAsia"/>
          </w:rPr>
          <w:t>歇著</w:t>
        </w:r>
      </w:ins>
      <w:ins w:id="1918" w:author="Administrator" w:date="2019-08-04T09:37:00Z">
        <w:r w:rsidR="002714A0">
          <w:rPr>
            <w:rFonts w:hint="eastAsia"/>
          </w:rPr>
          <w:t>吧！</w:t>
        </w:r>
      </w:ins>
      <w:ins w:id="1919" w:author="Administrator" w:date="2019-08-04T09:38:00Z">
        <w:r w:rsidR="002714A0">
          <w:rPr>
            <w:rFonts w:hint="eastAsia"/>
          </w:rPr>
          <w:t>晚點我再勸勸老夫人…</w:t>
        </w:r>
      </w:ins>
      <w:ins w:id="1920" w:author="Administrator" w:date="2019-08-04T09:37:00Z">
        <w:r w:rsidR="002714A0">
          <w:rPr>
            <w:rFonts w:hint="eastAsia"/>
          </w:rPr>
          <w:t>」</w:t>
        </w:r>
      </w:ins>
    </w:p>
    <w:p w:rsidR="002714A0" w:rsidRDefault="002714A0" w:rsidP="00813907">
      <w:pPr>
        <w:spacing w:after="240"/>
        <w:rPr>
          <w:ins w:id="1921" w:author="Administrator" w:date="2019-08-04T09:42:00Z"/>
        </w:rPr>
      </w:pPr>
      <w:ins w:id="1922" w:author="Administrator" w:date="2019-08-04T09:41:00Z">
        <w:r>
          <w:rPr>
            <w:rFonts w:hint="eastAsia"/>
          </w:rPr>
          <w:t>李龍飛看了他一眼，心中雖然</w:t>
        </w:r>
      </w:ins>
      <w:ins w:id="1923" w:author="Administrator" w:date="2019-08-04T09:42:00Z">
        <w:r>
          <w:rPr>
            <w:rFonts w:hint="eastAsia"/>
          </w:rPr>
          <w:t>不願，但也知道此時改變不了甚麼，一言不與，轉身就要回房。</w:t>
        </w:r>
      </w:ins>
    </w:p>
    <w:p w:rsidR="00EF7E50" w:rsidRDefault="002714A0">
      <w:pPr>
        <w:spacing w:after="240"/>
        <w:rPr>
          <w:del w:id="1924" w:author="Administrator" w:date="2019-08-04T09:42:00Z"/>
        </w:rPr>
      </w:pPr>
      <w:ins w:id="1925" w:author="Administrator" w:date="2019-08-04T09:42:00Z">
        <w:r>
          <w:rPr>
            <w:rFonts w:hint="eastAsia"/>
          </w:rPr>
          <w:t>離開之際，扔下了一句話，</w:t>
        </w:r>
      </w:ins>
      <w:del w:id="1926" w:author="Administrator" w:date="2019-08-04T09:42:00Z">
        <w:r w:rsidR="00A7259F" w:rsidDel="002714A0">
          <w:rPr>
            <w:rFonts w:hint="eastAsia"/>
          </w:rPr>
          <w:delText>年輕時也是個果敢決斷的人，她尋思李敦死後，李龍飛這一脈勢必衰弱，而李仁兒子李寧，雖仍年輕，但有其父輔佐，對李家未來發展終究比較順利，她再看向李龍飛，透過眼神，知道李龍飛其實已經想清楚了，於是沉聲說道，「你已經決定了？不再反悔？」</w:delText>
        </w:r>
      </w:del>
    </w:p>
    <w:p w:rsidR="00C04663" w:rsidRDefault="00A7259F" w:rsidP="002714A0">
      <w:pPr>
        <w:spacing w:after="240"/>
      </w:pPr>
      <w:del w:id="1927" w:author="Administrator" w:date="2019-08-04T09:42:00Z">
        <w:r w:rsidDel="002714A0">
          <w:rPr>
            <w:rFonts w:hint="eastAsia"/>
          </w:rPr>
          <w:delText>李龍飛眼神堅定，看向眾人說，</w:delText>
        </w:r>
      </w:del>
      <w:r>
        <w:rPr>
          <w:rFonts w:hint="eastAsia"/>
        </w:rPr>
        <w:t>「</w:t>
      </w:r>
      <w:ins w:id="1928" w:author="Administrator" w:date="2020-03-16T00:07:00Z">
        <w:r w:rsidR="00C17743">
          <w:rPr>
            <w:rFonts w:hint="eastAsia"/>
          </w:rPr>
          <w:t>奶奶，妳阻止不了我的，</w:t>
        </w:r>
      </w:ins>
      <w:del w:id="1929" w:author="Administrator" w:date="2020-03-16T00:07:00Z">
        <w:r w:rsidDel="00C17743">
          <w:rPr>
            <w:rFonts w:hint="eastAsia"/>
          </w:rPr>
          <w:delText>求仙一路，無怨無悔，</w:delText>
        </w:r>
      </w:del>
      <w:r>
        <w:rPr>
          <w:rFonts w:hint="eastAsia"/>
        </w:rPr>
        <w:t>只要能復活爹爹，再怎麼</w:t>
      </w:r>
      <w:ins w:id="1930" w:author="Administrator" w:date="2020-03-16T00:07:00Z">
        <w:r w:rsidR="00C17743">
          <w:rPr>
            <w:rFonts w:hint="eastAsia"/>
          </w:rPr>
          <w:t>困難我都會去做，我一定會把爹爹給帶回來的！</w:t>
        </w:r>
      </w:ins>
      <w:del w:id="1931" w:author="Administrator" w:date="2020-03-16T00:07:00Z">
        <w:r w:rsidDel="00C17743">
          <w:rPr>
            <w:rFonts w:hint="eastAsia"/>
          </w:rPr>
          <w:delText>吃苦我都會忍下去。</w:delText>
        </w:r>
      </w:del>
      <w:r>
        <w:rPr>
          <w:rFonts w:hint="eastAsia"/>
        </w:rPr>
        <w:t>」</w:t>
      </w:r>
    </w:p>
    <w:p w:rsidR="00B0708E" w:rsidRDefault="002714A0" w:rsidP="00813907">
      <w:pPr>
        <w:spacing w:after="240"/>
        <w:rPr>
          <w:ins w:id="1932" w:author="Administrator" w:date="2019-08-04T09:48:00Z"/>
        </w:rPr>
      </w:pPr>
      <w:ins w:id="1933" w:author="Administrator" w:date="2019-08-04T09:44:00Z">
        <w:r>
          <w:rPr>
            <w:rFonts w:hint="eastAsia"/>
          </w:rPr>
          <w:t>李四娘</w:t>
        </w:r>
      </w:ins>
      <w:del w:id="1934" w:author="Administrator" w:date="2019-08-04T09:44:00Z">
        <w:r w:rsidR="00A7259F" w:rsidDel="002714A0">
          <w:rPr>
            <w:rFonts w:hint="eastAsia"/>
          </w:rPr>
          <w:delText>李老太太</w:delText>
        </w:r>
      </w:del>
      <w:r w:rsidR="00A7259F">
        <w:rPr>
          <w:rFonts w:hint="eastAsia"/>
        </w:rPr>
        <w:t>眼眶一紅，明白今日這事已成定局，她雖心中</w:t>
      </w:r>
      <w:del w:id="1935" w:author="Administrator" w:date="2020-03-16T00:07:00Z">
        <w:r w:rsidR="00A7259F" w:rsidDel="00C17743">
          <w:rPr>
            <w:rFonts w:hint="eastAsia"/>
          </w:rPr>
          <w:delText>不捨</w:delText>
        </w:r>
      </w:del>
      <w:ins w:id="1936" w:author="Administrator" w:date="2020-03-16T00:07:00Z">
        <w:r w:rsidR="00C17743">
          <w:rPr>
            <w:rFonts w:hint="eastAsia"/>
          </w:rPr>
          <w:t>五味雜陳</w:t>
        </w:r>
      </w:ins>
      <w:r w:rsidR="00A7259F">
        <w:rPr>
          <w:rFonts w:hint="eastAsia"/>
        </w:rPr>
        <w:t>，但</w:t>
      </w:r>
      <w:ins w:id="1937" w:author="Administrator" w:date="2019-08-04T09:47:00Z">
        <w:r w:rsidR="00B0708E">
          <w:rPr>
            <w:rFonts w:hint="eastAsia"/>
          </w:rPr>
          <w:t>也明白李老夫人是</w:t>
        </w:r>
      </w:ins>
      <w:r w:rsidR="00A7259F">
        <w:rPr>
          <w:rFonts w:hint="eastAsia"/>
        </w:rPr>
        <w:t>為了李</w:t>
      </w:r>
      <w:ins w:id="1938" w:author="Administrator" w:date="2019-08-04T09:47:00Z">
        <w:r w:rsidR="00B0708E">
          <w:rPr>
            <w:rFonts w:hint="eastAsia"/>
          </w:rPr>
          <w:t>龍飛好</w:t>
        </w:r>
      </w:ins>
      <w:del w:id="1939" w:author="Administrator" w:date="2019-08-04T09:47:00Z">
        <w:r w:rsidR="00A7259F" w:rsidDel="00B0708E">
          <w:rPr>
            <w:rFonts w:hint="eastAsia"/>
          </w:rPr>
          <w:delText>家長遠來看</w:delText>
        </w:r>
      </w:del>
      <w:r w:rsidR="00A7259F">
        <w:rPr>
          <w:rFonts w:hint="eastAsia"/>
        </w:rPr>
        <w:t>，只得長</w:t>
      </w:r>
      <w:ins w:id="1940" w:author="Administrator" w:date="2019-08-04T09:48:00Z">
        <w:r w:rsidR="00B0708E">
          <w:rPr>
            <w:rFonts w:hint="eastAsia"/>
          </w:rPr>
          <w:t>嘆</w:t>
        </w:r>
      </w:ins>
      <w:del w:id="1941" w:author="Administrator" w:date="2019-08-04T09:48:00Z">
        <w:r w:rsidR="00A7259F" w:rsidDel="00B0708E">
          <w:rPr>
            <w:rFonts w:hint="eastAsia"/>
          </w:rPr>
          <w:delText>噓</w:delText>
        </w:r>
      </w:del>
      <w:r w:rsidR="00A7259F">
        <w:rPr>
          <w:rFonts w:hint="eastAsia"/>
        </w:rPr>
        <w:t>一口氣</w:t>
      </w:r>
      <w:ins w:id="1942" w:author="Administrator" w:date="2019-08-04T09:48:00Z">
        <w:r w:rsidR="00B0708E">
          <w:rPr>
            <w:rFonts w:hint="eastAsia"/>
          </w:rPr>
          <w:t>，陪著李龍飛回房。</w:t>
        </w:r>
      </w:ins>
    </w:p>
    <w:p w:rsidR="00B0708E" w:rsidRDefault="00B0708E" w:rsidP="00813907">
      <w:pPr>
        <w:spacing w:after="240"/>
        <w:rPr>
          <w:ins w:id="1943" w:author="Administrator" w:date="2019-08-04T09:50:00Z"/>
        </w:rPr>
      </w:pPr>
      <w:ins w:id="1944" w:author="Administrator" w:date="2019-08-04T09:48:00Z">
        <w:r>
          <w:rPr>
            <w:rFonts w:hint="eastAsia"/>
          </w:rPr>
          <w:t>剩下幾人，</w:t>
        </w:r>
      </w:ins>
      <w:ins w:id="1945" w:author="Administrator" w:date="2019-08-04T09:50:00Z">
        <w:r w:rsidR="00240EFA">
          <w:rPr>
            <w:rFonts w:hint="eastAsia"/>
          </w:rPr>
          <w:t>眼看李老夫人仍舊</w:t>
        </w:r>
      </w:ins>
      <w:ins w:id="1946" w:author="Administrator" w:date="2020-03-16T00:08:00Z">
        <w:r w:rsidR="00240EFA">
          <w:rPr>
            <w:rFonts w:hint="eastAsia"/>
          </w:rPr>
          <w:t>動怒</w:t>
        </w:r>
      </w:ins>
      <w:ins w:id="1947" w:author="Administrator" w:date="2019-08-04T09:50:00Z">
        <w:r>
          <w:rPr>
            <w:rFonts w:hint="eastAsia"/>
          </w:rPr>
          <w:t>，這飯也食之無味，紛紛隨口扒了幾下，跟著草草的就結束回房去了。</w:t>
        </w:r>
      </w:ins>
    </w:p>
    <w:p w:rsidR="00B0708E" w:rsidRDefault="00B0708E" w:rsidP="00813907">
      <w:pPr>
        <w:spacing w:after="240"/>
        <w:rPr>
          <w:ins w:id="1948" w:author="Administrator" w:date="2019-08-04T09:58:00Z"/>
        </w:rPr>
      </w:pPr>
      <w:ins w:id="1949" w:author="Administrator" w:date="2019-08-04T09:52:00Z">
        <w:r>
          <w:rPr>
            <w:rFonts w:hint="eastAsia"/>
          </w:rPr>
          <w:t>當天夜裡，李龍飛收了幾件衣服，</w:t>
        </w:r>
      </w:ins>
      <w:ins w:id="1950" w:author="Administrator" w:date="2019-08-04T09:57:00Z">
        <w:r>
          <w:rPr>
            <w:rFonts w:hint="eastAsia"/>
          </w:rPr>
          <w:t>帶著</w:t>
        </w:r>
        <w:r w:rsidR="00A405E0">
          <w:rPr>
            <w:rFonts w:hint="eastAsia"/>
          </w:rPr>
          <w:t>幾盒金銀飾品，打成了一個包裹</w:t>
        </w:r>
      </w:ins>
      <w:ins w:id="1951" w:author="Administrator" w:date="2019-08-04T09:58:00Z">
        <w:r w:rsidR="00A405E0">
          <w:rPr>
            <w:rFonts w:hint="eastAsia"/>
          </w:rPr>
          <w:t>背著，便準備悄悄離開李府。</w:t>
        </w:r>
      </w:ins>
    </w:p>
    <w:p w:rsidR="00A405E0" w:rsidRDefault="002E622D" w:rsidP="00813907">
      <w:pPr>
        <w:spacing w:after="240"/>
        <w:rPr>
          <w:ins w:id="1952" w:author="Administrator" w:date="2019-08-04T10:02:00Z"/>
        </w:rPr>
      </w:pPr>
      <w:ins w:id="1953" w:author="Administrator" w:date="2019-08-04T09:59:00Z">
        <w:r>
          <w:rPr>
            <w:rFonts w:hint="eastAsia"/>
          </w:rPr>
          <w:t>離開房間之際，他看著牆上一幅人像畫，駐足許久，最終忍不住還是拿了下來</w:t>
        </w:r>
      </w:ins>
      <w:ins w:id="1954" w:author="Administrator" w:date="2019-08-04T10:00:00Z">
        <w:r>
          <w:rPr>
            <w:rFonts w:hint="eastAsia"/>
          </w:rPr>
          <w:t>，卷成一卷，</w:t>
        </w:r>
      </w:ins>
      <w:ins w:id="1955" w:author="Administrator" w:date="2019-08-04T10:02:00Z">
        <w:r>
          <w:rPr>
            <w:rFonts w:hint="eastAsia"/>
          </w:rPr>
          <w:t>珍惜地放進行裏裡面。</w:t>
        </w:r>
      </w:ins>
    </w:p>
    <w:p w:rsidR="002E622D" w:rsidRDefault="002E622D" w:rsidP="00813907">
      <w:pPr>
        <w:spacing w:after="240"/>
        <w:rPr>
          <w:ins w:id="1956" w:author="Administrator" w:date="2019-08-04T10:03:00Z"/>
        </w:rPr>
      </w:pPr>
      <w:ins w:id="1957" w:author="Administrator" w:date="2019-08-04T10:02:00Z">
        <w:r>
          <w:rPr>
            <w:rFonts w:hint="eastAsia"/>
          </w:rPr>
          <w:t>那幅畫是</w:t>
        </w:r>
      </w:ins>
      <w:ins w:id="1958" w:author="Administrator" w:date="2019-08-04T10:03:00Z">
        <w:r>
          <w:rPr>
            <w:rFonts w:hint="eastAsia"/>
          </w:rPr>
          <w:t>他小時後照的爹爹的樣子畫的，雖然很醜，可是卻是韻味十足。</w:t>
        </w:r>
      </w:ins>
    </w:p>
    <w:p w:rsidR="002E622D" w:rsidRDefault="002E622D" w:rsidP="00813907">
      <w:pPr>
        <w:spacing w:after="240"/>
        <w:rPr>
          <w:ins w:id="1959" w:author="Administrator" w:date="2019-08-04T10:08:00Z"/>
        </w:rPr>
      </w:pPr>
      <w:ins w:id="1960" w:author="Administrator" w:date="2019-08-04T10:03:00Z">
        <w:r>
          <w:rPr>
            <w:rFonts w:hint="eastAsia"/>
          </w:rPr>
          <w:t>如今要離開這</w:t>
        </w:r>
      </w:ins>
      <w:ins w:id="1961" w:author="Administrator" w:date="2019-08-04T10:04:00Z">
        <w:r>
          <w:rPr>
            <w:rFonts w:hint="eastAsia"/>
          </w:rPr>
          <w:t>個家去修仙了，一路上困難重重，帶著這畫只是徒增</w:t>
        </w:r>
      </w:ins>
      <w:ins w:id="1962" w:author="Administrator" w:date="2019-08-04T10:07:00Z">
        <w:r w:rsidR="002E1E2C">
          <w:rPr>
            <w:rFonts w:hint="eastAsia"/>
          </w:rPr>
          <w:t>麻煩，可他卻捨不得這畫，</w:t>
        </w:r>
      </w:ins>
      <w:ins w:id="1963" w:author="Administrator" w:date="2019-08-04T10:08:00Z">
        <w:r w:rsidR="002E1E2C">
          <w:rPr>
            <w:rFonts w:hint="eastAsia"/>
          </w:rPr>
          <w:t>最終忍不住拿了下來。</w:t>
        </w:r>
      </w:ins>
    </w:p>
    <w:p w:rsidR="002E1E2C" w:rsidRDefault="002E1E2C" w:rsidP="00813907">
      <w:pPr>
        <w:spacing w:after="240"/>
        <w:rPr>
          <w:ins w:id="1964" w:author="Administrator" w:date="2019-08-04T10:13:00Z"/>
        </w:rPr>
      </w:pPr>
      <w:ins w:id="1965" w:author="Administrator" w:date="2019-08-04T10:13:00Z">
        <w:r>
          <w:rPr>
            <w:rFonts w:hint="eastAsia"/>
          </w:rPr>
          <w:t>突然，身後一個嘆息聲傳來，</w:t>
        </w:r>
      </w:ins>
      <w:ins w:id="1966" w:author="Administrator" w:date="2019-08-04T10:10:00Z">
        <w:r>
          <w:rPr>
            <w:rFonts w:hint="eastAsia"/>
          </w:rPr>
          <w:t>「</w:t>
        </w:r>
      </w:ins>
      <w:ins w:id="1967" w:author="Administrator" w:date="2019-08-04T10:13:00Z">
        <w:r>
          <w:rPr>
            <w:rFonts w:hint="eastAsia"/>
          </w:rPr>
          <w:t>唉…</w:t>
        </w:r>
      </w:ins>
      <w:ins w:id="1968" w:author="Administrator" w:date="2019-08-04T10:10:00Z">
        <w:r>
          <w:rPr>
            <w:rFonts w:hint="eastAsia"/>
          </w:rPr>
          <w:t>你終究是要離開</w:t>
        </w:r>
      </w:ins>
      <w:ins w:id="1969" w:author="Administrator" w:date="2020-03-16T00:08:00Z">
        <w:r w:rsidR="001913A7">
          <w:rPr>
            <w:rFonts w:hint="eastAsia"/>
          </w:rPr>
          <w:t>家裡</w:t>
        </w:r>
      </w:ins>
      <w:ins w:id="1970" w:author="Administrator" w:date="2019-08-04T10:10:00Z">
        <w:r>
          <w:rPr>
            <w:rFonts w:hint="eastAsia"/>
          </w:rPr>
          <w:t>，去尋找那虛無縹緲的求仙之道是嗎？」</w:t>
        </w:r>
      </w:ins>
    </w:p>
    <w:p w:rsidR="002E1E2C" w:rsidRDefault="002E1E2C" w:rsidP="00813907">
      <w:pPr>
        <w:spacing w:after="240"/>
        <w:rPr>
          <w:ins w:id="1971" w:author="Administrator" w:date="2019-08-04T23:46:00Z"/>
        </w:rPr>
      </w:pPr>
      <w:ins w:id="1972" w:author="Administrator" w:date="2019-08-04T10:13:00Z">
        <w:r>
          <w:rPr>
            <w:rFonts w:hint="eastAsia"/>
          </w:rPr>
          <w:t>李龍飛愣了一下，許久才轉過頭來，只見</w:t>
        </w:r>
      </w:ins>
      <w:ins w:id="1973" w:author="Administrator" w:date="2019-08-04T23:46:00Z">
        <w:r w:rsidR="00EF7E50">
          <w:rPr>
            <w:rFonts w:hint="eastAsia"/>
          </w:rPr>
          <w:t>李四娘一臉不捨，雙頰沾滿淚光，紅著</w:t>
        </w:r>
        <w:r w:rsidR="00EF7E50">
          <w:rPr>
            <w:rFonts w:hint="eastAsia"/>
          </w:rPr>
          <w:lastRenderedPageBreak/>
          <w:t>眼靠在門邊看著他。</w:t>
        </w:r>
      </w:ins>
    </w:p>
    <w:p w:rsidR="00EF7E50" w:rsidRDefault="00EF7E50" w:rsidP="00813907">
      <w:pPr>
        <w:spacing w:after="240"/>
        <w:rPr>
          <w:ins w:id="1974" w:author="Administrator" w:date="2019-08-04T23:47:00Z"/>
        </w:rPr>
      </w:pPr>
      <w:ins w:id="1975" w:author="Administrator" w:date="2019-08-04T23:47:00Z">
        <w:r>
          <w:rPr>
            <w:rFonts w:hint="eastAsia"/>
          </w:rPr>
          <w:t>不知道為甚麼，李龍飛下意識地低下了頭，</w:t>
        </w:r>
      </w:ins>
    </w:p>
    <w:p w:rsidR="00EF7E50" w:rsidRDefault="00EF7E50" w:rsidP="00813907">
      <w:pPr>
        <w:spacing w:after="240"/>
        <w:rPr>
          <w:ins w:id="1976" w:author="Administrator" w:date="2019-08-04T23:47:00Z"/>
        </w:rPr>
      </w:pPr>
      <w:ins w:id="1977" w:author="Administrator" w:date="2019-08-04T23:47:00Z">
        <w:r>
          <w:rPr>
            <w:rFonts w:hint="eastAsia"/>
          </w:rPr>
          <w:t>「孩兒不孝，但不去試這麼一試，孩兒心中總不甘心…」</w:t>
        </w:r>
      </w:ins>
    </w:p>
    <w:p w:rsidR="00EF7E50" w:rsidRDefault="00EF7E50" w:rsidP="00813907">
      <w:pPr>
        <w:spacing w:after="240"/>
        <w:rPr>
          <w:ins w:id="1978" w:author="Administrator" w:date="2019-08-04T09:48:00Z"/>
        </w:rPr>
      </w:pPr>
      <w:ins w:id="1979" w:author="Administrator" w:date="2019-08-04T23:47:00Z">
        <w:r>
          <w:rPr>
            <w:rFonts w:hint="eastAsia"/>
          </w:rPr>
          <w:t>「試一試嗎？你可知</w:t>
        </w:r>
      </w:ins>
      <w:ins w:id="1980" w:author="Administrator" w:date="2019-08-04T23:48:00Z">
        <w:r>
          <w:rPr>
            <w:rFonts w:hint="eastAsia"/>
          </w:rPr>
          <w:t>道你這麼一試，也許就把命給賠了？就算沒有，真的尋到仙途，那之後又</w:t>
        </w:r>
      </w:ins>
      <w:ins w:id="1981" w:author="Administrator" w:date="2019-08-10T00:16:00Z">
        <w:r w:rsidR="006644FF">
          <w:rPr>
            <w:rFonts w:hint="eastAsia"/>
          </w:rPr>
          <w:t>如何？復活你爹？那我們呢？你就這麼不顧娘，不顧你奶奶，你大伯二伯他</w:t>
        </w:r>
      </w:ins>
      <w:ins w:id="1982" w:author="Administrator" w:date="2019-08-10T00:17:00Z">
        <w:r w:rsidR="006644FF">
          <w:rPr>
            <w:rFonts w:hint="eastAsia"/>
          </w:rPr>
          <w:t>們嗎？」</w:t>
        </w:r>
      </w:ins>
      <w:ins w:id="1983" w:author="Administrator" w:date="2019-08-10T00:19:00Z">
        <w:r w:rsidR="006644FF">
          <w:rPr>
            <w:rFonts w:hint="eastAsia"/>
          </w:rPr>
          <w:t>李四娘心情少有的激動，</w:t>
        </w:r>
      </w:ins>
      <w:ins w:id="1984" w:author="Administrator" w:date="2019-08-10T00:20:00Z">
        <w:r w:rsidR="006644FF">
          <w:rPr>
            <w:rFonts w:hint="eastAsia"/>
          </w:rPr>
          <w:t>強忍著淚光將心中的話一股腦說了出來。</w:t>
        </w:r>
      </w:ins>
    </w:p>
    <w:p w:rsidR="00B0708E" w:rsidRPr="006644FF" w:rsidRDefault="006644FF" w:rsidP="00813907">
      <w:pPr>
        <w:spacing w:after="240"/>
        <w:rPr>
          <w:ins w:id="1985" w:author="Administrator" w:date="2019-08-04T09:48:00Z"/>
        </w:rPr>
      </w:pPr>
      <w:ins w:id="1986" w:author="Administrator" w:date="2019-08-10T00:20:00Z">
        <w:r>
          <w:rPr>
            <w:rFonts w:hint="eastAsia"/>
          </w:rPr>
          <w:t>「我…</w:t>
        </w:r>
      </w:ins>
      <w:ins w:id="1987" w:author="Administrator" w:date="2019-08-10T00:21:00Z">
        <w:r w:rsidR="002C73A6">
          <w:rPr>
            <w:rFonts w:hint="eastAsia"/>
          </w:rPr>
          <w:t>我…</w:t>
        </w:r>
      </w:ins>
      <w:ins w:id="1988" w:author="Administrator" w:date="2019-08-10T00:20:00Z">
        <w:r>
          <w:rPr>
            <w:rFonts w:hint="eastAsia"/>
          </w:rPr>
          <w:t>」</w:t>
        </w:r>
      </w:ins>
      <w:ins w:id="1989" w:author="Administrator" w:date="2019-08-10T00:21:00Z">
        <w:r w:rsidR="000C0FF6">
          <w:rPr>
            <w:rFonts w:hint="eastAsia"/>
          </w:rPr>
          <w:t>李龍飛心下黯然，不知道該如何回答，</w:t>
        </w:r>
      </w:ins>
      <w:ins w:id="1990" w:author="Administrator" w:date="2020-03-16T00:08:00Z">
        <w:r w:rsidR="000C0FF6">
          <w:rPr>
            <w:rFonts w:hint="eastAsia"/>
          </w:rPr>
          <w:t>可他與生俱來的</w:t>
        </w:r>
      </w:ins>
      <w:ins w:id="1991" w:author="Administrator" w:date="2020-03-16T00:09:00Z">
        <w:r w:rsidR="000C0FF6">
          <w:rPr>
            <w:rFonts w:hint="eastAsia"/>
          </w:rPr>
          <w:t>脾氣，卻</w:t>
        </w:r>
      </w:ins>
      <w:ins w:id="1992" w:author="Administrator" w:date="2019-08-10T00:21:00Z">
        <w:r w:rsidR="002C73A6">
          <w:rPr>
            <w:rFonts w:hint="eastAsia"/>
          </w:rPr>
          <w:t>也無法就這樣放棄想法。</w:t>
        </w:r>
      </w:ins>
    </w:p>
    <w:p w:rsidR="00C04663" w:rsidRDefault="00A7259F" w:rsidP="00813907">
      <w:pPr>
        <w:spacing w:after="240"/>
        <w:rPr>
          <w:ins w:id="1993" w:author="Administrator" w:date="2019-08-10T00:26:00Z"/>
        </w:rPr>
      </w:pPr>
      <w:del w:id="1994" w:author="Administrator" w:date="2019-08-10T00:21:00Z">
        <w:r w:rsidDel="002C73A6">
          <w:rPr>
            <w:rFonts w:hint="eastAsia"/>
          </w:rPr>
          <w:delText>說，</w:delText>
        </w:r>
      </w:del>
      <w:r>
        <w:rPr>
          <w:rFonts w:hint="eastAsia"/>
        </w:rPr>
        <w:t>「</w:t>
      </w:r>
      <w:ins w:id="1995" w:author="Administrator" w:date="2019-08-10T00:21:00Z">
        <w:r w:rsidR="002C73A6">
          <w:rPr>
            <w:rFonts w:hint="eastAsia"/>
          </w:rPr>
          <w:t>算了</w:t>
        </w:r>
      </w:ins>
      <w:del w:id="1996" w:author="Administrator" w:date="2019-08-10T00:21:00Z">
        <w:r w:rsidDel="002C73A6">
          <w:rPr>
            <w:rFonts w:hint="eastAsia"/>
          </w:rPr>
          <w:delText>好吧</w:delText>
        </w:r>
      </w:del>
      <w:r>
        <w:rPr>
          <w:rFonts w:hint="eastAsia"/>
        </w:rPr>
        <w:t>，既然你心意已決，那就照你說的做吧！但是你記得，不管怎樣，你都是</w:t>
      </w:r>
      <w:ins w:id="1997" w:author="Administrator" w:date="2019-08-10T00:21:00Z">
        <w:r w:rsidR="002C73A6">
          <w:rPr>
            <w:rFonts w:hint="eastAsia"/>
          </w:rPr>
          <w:t>娘的寶貝</w:t>
        </w:r>
      </w:ins>
      <w:ins w:id="1998" w:author="Administrator" w:date="2019-08-10T00:22:00Z">
        <w:r w:rsidR="002C73A6">
          <w:rPr>
            <w:rFonts w:hint="eastAsia"/>
          </w:rPr>
          <w:t>兒子，娘已經失去了你爹，不能再失去你…</w:t>
        </w:r>
      </w:ins>
      <w:del w:id="1999" w:author="Administrator" w:date="2019-08-10T00:21:00Z">
        <w:r w:rsidDel="002C73A6">
          <w:rPr>
            <w:rFonts w:hint="eastAsia"/>
          </w:rPr>
          <w:delText>我</w:delText>
        </w:r>
      </w:del>
      <w:del w:id="2000" w:author="Administrator" w:date="2019-08-10T00:22:00Z">
        <w:r w:rsidDel="002C73A6">
          <w:rPr>
            <w:rFonts w:hint="eastAsia"/>
          </w:rPr>
          <w:delText>李府的孫兒，</w:delText>
        </w:r>
      </w:del>
      <w:r>
        <w:rPr>
          <w:rFonts w:hint="eastAsia"/>
        </w:rPr>
        <w:t>如果拜不了仙門，那就回來吧，</w:t>
      </w:r>
      <w:ins w:id="2001" w:author="Administrator" w:date="2019-08-10T00:23:00Z">
        <w:r w:rsidR="002C73A6">
          <w:rPr>
            <w:rFonts w:hint="eastAsia"/>
          </w:rPr>
          <w:t>娘隨時在這等你</w:t>
        </w:r>
      </w:ins>
      <w:del w:id="2002" w:author="Administrator" w:date="2019-08-10T00:23:00Z">
        <w:r w:rsidDel="002C73A6">
          <w:rPr>
            <w:rFonts w:hint="eastAsia"/>
          </w:rPr>
          <w:delText>李府隨時都有你的位置</w:delText>
        </w:r>
      </w:del>
      <w:ins w:id="2003" w:author="Administrator" w:date="2019-08-10T00:23:00Z">
        <w:r w:rsidR="002C73A6">
          <w:rPr>
            <w:rFonts w:hint="eastAsia"/>
          </w:rPr>
          <w:t>…</w:t>
        </w:r>
      </w:ins>
      <w:del w:id="2004" w:author="Administrator" w:date="2019-08-10T00:23:00Z">
        <w:r w:rsidDel="002C73A6">
          <w:rPr>
            <w:rFonts w:hint="eastAsia"/>
          </w:rPr>
          <w:delText>。</w:delText>
        </w:r>
      </w:del>
      <w:r>
        <w:rPr>
          <w:rFonts w:hint="eastAsia"/>
        </w:rPr>
        <w:t>」</w:t>
      </w:r>
    </w:p>
    <w:p w:rsidR="002C73A6" w:rsidRDefault="002C73A6" w:rsidP="00813907">
      <w:pPr>
        <w:spacing w:after="240"/>
        <w:rPr>
          <w:ins w:id="2005" w:author="Administrator" w:date="2019-08-10T00:27:00Z"/>
        </w:rPr>
      </w:pPr>
      <w:ins w:id="2006" w:author="Administrator" w:date="2019-08-10T00:26:00Z">
        <w:r>
          <w:rPr>
            <w:rFonts w:hint="eastAsia"/>
          </w:rPr>
          <w:t>說罷，李四娘拿出一</w:t>
        </w:r>
      </w:ins>
      <w:ins w:id="2007" w:author="Administrator" w:date="2019-08-10T00:27:00Z">
        <w:r>
          <w:rPr>
            <w:rFonts w:hint="eastAsia"/>
          </w:rPr>
          <w:t>袱小包，遞給了李龍飛，跟著不再言語。</w:t>
        </w:r>
      </w:ins>
    </w:p>
    <w:p w:rsidR="002C73A6" w:rsidDel="002C73A6" w:rsidRDefault="002C73A6" w:rsidP="00813907">
      <w:pPr>
        <w:spacing w:after="240"/>
        <w:rPr>
          <w:del w:id="2008" w:author="Administrator" w:date="2019-08-10T00:28:00Z"/>
        </w:rPr>
      </w:pPr>
      <w:ins w:id="2009" w:author="Administrator" w:date="2019-08-10T00:27:00Z">
        <w:r>
          <w:rPr>
            <w:rFonts w:hint="eastAsia"/>
          </w:rPr>
          <w:t>李龍飛接過包袱，不敢多看</w:t>
        </w:r>
      </w:ins>
      <w:ins w:id="2010" w:author="Administrator" w:date="2019-08-10T00:28:00Z">
        <w:r>
          <w:rPr>
            <w:rFonts w:hint="eastAsia"/>
          </w:rPr>
          <w:t>李四娘，朝著</w:t>
        </w:r>
      </w:ins>
    </w:p>
    <w:p w:rsidR="002C73A6" w:rsidRDefault="00A7259F" w:rsidP="00813907">
      <w:pPr>
        <w:spacing w:after="240"/>
        <w:rPr>
          <w:ins w:id="2011" w:author="Administrator" w:date="2019-08-10T00:29:00Z"/>
        </w:rPr>
      </w:pPr>
      <w:del w:id="2012" w:author="Administrator" w:date="2019-08-10T00:28:00Z">
        <w:r w:rsidDel="002C73A6">
          <w:rPr>
            <w:rFonts w:hint="eastAsia"/>
          </w:rPr>
          <w:delText>李龍飛不再多說，</w:delText>
        </w:r>
      </w:del>
      <w:ins w:id="2013" w:author="Administrator" w:date="2019-08-10T00:28:00Z">
        <w:r w:rsidR="002C73A6">
          <w:rPr>
            <w:rFonts w:hint="eastAsia"/>
          </w:rPr>
          <w:t>自己娘親</w:t>
        </w:r>
      </w:ins>
      <w:del w:id="2014" w:author="Administrator" w:date="2019-08-10T00:28:00Z">
        <w:r w:rsidDel="002C73A6">
          <w:rPr>
            <w:rFonts w:hint="eastAsia"/>
          </w:rPr>
          <w:delText>朝</w:delText>
        </w:r>
        <w:r w:rsidR="002C73A6" w:rsidDel="002C73A6">
          <w:rPr>
            <w:rFonts w:hint="eastAsia"/>
          </w:rPr>
          <w:delText>李老太太</w:delText>
        </w:r>
      </w:del>
      <w:del w:id="2015" w:author="Administrator" w:date="2019-08-10T00:39:00Z">
        <w:r w:rsidDel="00920FF0">
          <w:rPr>
            <w:rFonts w:hint="eastAsia"/>
          </w:rPr>
          <w:delText>又</w:delText>
        </w:r>
      </w:del>
      <w:ins w:id="2016" w:author="Administrator" w:date="2019-08-10T00:39:00Z">
        <w:r w:rsidR="00920FF0">
          <w:rPr>
            <w:rFonts w:hint="eastAsia"/>
          </w:rPr>
          <w:t>三跪九叩幾拜</w:t>
        </w:r>
      </w:ins>
      <w:del w:id="2017" w:author="Administrator" w:date="2019-08-10T00:39:00Z">
        <w:r w:rsidDel="00920FF0">
          <w:rPr>
            <w:rFonts w:hint="eastAsia"/>
          </w:rPr>
          <w:delText>是一拜</w:delText>
        </w:r>
      </w:del>
      <w:r>
        <w:rPr>
          <w:rFonts w:hint="eastAsia"/>
        </w:rPr>
        <w:t>，</w:t>
      </w:r>
      <w:ins w:id="2018" w:author="Administrator" w:date="2019-08-10T00:39:00Z">
        <w:r w:rsidR="00920FF0">
          <w:rPr>
            <w:rFonts w:hint="eastAsia"/>
          </w:rPr>
          <w:t>這</w:t>
        </w:r>
      </w:ins>
      <w:del w:id="2019" w:author="Administrator" w:date="2019-08-10T00:39:00Z">
        <w:r w:rsidDel="00920FF0">
          <w:rPr>
            <w:rFonts w:hint="eastAsia"/>
          </w:rPr>
          <w:delText>跟著</w:delText>
        </w:r>
      </w:del>
      <w:ins w:id="2020" w:author="Administrator" w:date="2019-08-10T00:29:00Z">
        <w:r w:rsidR="002C73A6">
          <w:rPr>
            <w:rFonts w:hint="eastAsia"/>
          </w:rPr>
          <w:t>才轉身朝著大門走去。</w:t>
        </w:r>
      </w:ins>
    </w:p>
    <w:p w:rsidR="00920FF0" w:rsidRDefault="002C73A6" w:rsidP="00813907">
      <w:pPr>
        <w:spacing w:after="240"/>
        <w:rPr>
          <w:ins w:id="2021" w:author="Administrator" w:date="2019-08-10T00:36:00Z"/>
        </w:rPr>
      </w:pPr>
      <w:ins w:id="2022" w:author="Administrator" w:date="2019-08-10T00:29:00Z">
        <w:r>
          <w:rPr>
            <w:rFonts w:hint="eastAsia"/>
          </w:rPr>
          <w:t>來到李府大門，只見</w:t>
        </w:r>
      </w:ins>
      <w:ins w:id="2023" w:author="Administrator" w:date="2019-08-10T00:31:00Z">
        <w:r w:rsidR="00920FF0">
          <w:rPr>
            <w:rFonts w:hint="eastAsia"/>
          </w:rPr>
          <w:t>一群人已經站在門口兩側，裡頭有大伯二伯，也有</w:t>
        </w:r>
      </w:ins>
      <w:ins w:id="2024" w:author="Administrator" w:date="2019-08-10T00:36:00Z">
        <w:r w:rsidR="00920FF0">
          <w:rPr>
            <w:rFonts w:hint="eastAsia"/>
          </w:rPr>
          <w:t>大媽跟</w:t>
        </w:r>
      </w:ins>
      <w:ins w:id="2025" w:author="Administrator" w:date="2019-08-10T00:32:00Z">
        <w:r w:rsidR="00920FF0">
          <w:rPr>
            <w:rFonts w:hint="eastAsia"/>
          </w:rPr>
          <w:t>幾位姐姐</w:t>
        </w:r>
      </w:ins>
      <w:ins w:id="2026" w:author="Administrator" w:date="2019-08-10T00:36:00Z">
        <w:r w:rsidR="00920FF0">
          <w:rPr>
            <w:rFonts w:hint="eastAsia"/>
          </w:rPr>
          <w:t>們</w:t>
        </w:r>
      </w:ins>
      <w:ins w:id="2027" w:author="Administrator" w:date="2019-08-10T00:32:00Z">
        <w:r w:rsidR="00920FF0">
          <w:rPr>
            <w:rFonts w:hint="eastAsia"/>
          </w:rPr>
          <w:t>，就連李老太太也由嚴管家扶</w:t>
        </w:r>
      </w:ins>
      <w:ins w:id="2028" w:author="Administrator" w:date="2019-08-10T00:36:00Z">
        <w:r w:rsidR="00920FF0">
          <w:rPr>
            <w:rFonts w:hint="eastAsia"/>
          </w:rPr>
          <w:t>在人群中</w:t>
        </w:r>
      </w:ins>
      <w:ins w:id="2029" w:author="Administrator" w:date="2019-08-10T00:32:00Z">
        <w:r w:rsidR="00920FF0">
          <w:rPr>
            <w:rFonts w:hint="eastAsia"/>
          </w:rPr>
          <w:t>，背對著他，不</w:t>
        </w:r>
      </w:ins>
      <w:ins w:id="2030" w:author="Administrator" w:date="2019-08-10T00:33:00Z">
        <w:r w:rsidR="00920FF0">
          <w:rPr>
            <w:rFonts w:hint="eastAsia"/>
          </w:rPr>
          <w:t>發一語</w:t>
        </w:r>
      </w:ins>
      <w:ins w:id="2031" w:author="Administrator" w:date="2019-08-10T00:36:00Z">
        <w:r w:rsidR="00920FF0">
          <w:rPr>
            <w:rFonts w:hint="eastAsia"/>
          </w:rPr>
          <w:t>站</w:t>
        </w:r>
      </w:ins>
      <w:del w:id="2032" w:author="Administrator" w:date="2019-08-10T00:29:00Z">
        <w:r w:rsidR="00A7259F" w:rsidDel="002C73A6">
          <w:rPr>
            <w:rFonts w:hint="eastAsia"/>
          </w:rPr>
          <w:delText>對</w:delText>
        </w:r>
      </w:del>
      <w:r w:rsidR="00A7259F">
        <w:rPr>
          <w:rFonts w:hint="eastAsia"/>
        </w:rPr>
        <w:t>著</w:t>
      </w:r>
      <w:ins w:id="2033" w:author="Administrator" w:date="2019-08-10T00:36:00Z">
        <w:r w:rsidR="00920FF0">
          <w:rPr>
            <w:rFonts w:hint="eastAsia"/>
          </w:rPr>
          <w:t>。</w:t>
        </w:r>
      </w:ins>
    </w:p>
    <w:p w:rsidR="001955B9" w:rsidRDefault="00920FF0" w:rsidP="00813907">
      <w:pPr>
        <w:spacing w:after="240"/>
        <w:rPr>
          <w:ins w:id="2034" w:author="Administrator" w:date="2019-08-10T00:51:00Z"/>
        </w:rPr>
      </w:pPr>
      <w:ins w:id="2035" w:author="Administrator" w:date="2019-08-10T00:36:00Z">
        <w:r>
          <w:rPr>
            <w:rFonts w:hint="eastAsia"/>
          </w:rPr>
          <w:t>李龍飛一愣，</w:t>
        </w:r>
      </w:ins>
      <w:ins w:id="2036" w:author="Administrator" w:date="2019-08-10T00:37:00Z">
        <w:r>
          <w:rPr>
            <w:rFonts w:hint="eastAsia"/>
          </w:rPr>
          <w:t>心中百感交集，</w:t>
        </w:r>
      </w:ins>
      <w:del w:id="2037" w:author="Administrator" w:date="2019-08-10T00:37:00Z">
        <w:r w:rsidR="00A7259F" w:rsidDel="00920FF0">
          <w:rPr>
            <w:rFonts w:hint="eastAsia"/>
          </w:rPr>
          <w:delText>娘親三跪九叩，</w:delText>
        </w:r>
      </w:del>
      <w:r w:rsidR="00A7259F">
        <w:rPr>
          <w:rFonts w:hint="eastAsia"/>
        </w:rPr>
        <w:t>朝其他長輩</w:t>
      </w:r>
      <w:ins w:id="2038" w:author="Administrator" w:date="2019-08-10T00:37:00Z">
        <w:r>
          <w:rPr>
            <w:rFonts w:hint="eastAsia"/>
          </w:rPr>
          <w:t>一一</w:t>
        </w:r>
      </w:ins>
      <w:r w:rsidR="00A7259F">
        <w:rPr>
          <w:rFonts w:hint="eastAsia"/>
        </w:rPr>
        <w:t>行禮，</w:t>
      </w:r>
      <w:ins w:id="2039" w:author="Administrator" w:date="2019-08-10T00:37:00Z">
        <w:r>
          <w:rPr>
            <w:rFonts w:hint="eastAsia"/>
          </w:rPr>
          <w:t>跟著又來到李老太太</w:t>
        </w:r>
      </w:ins>
      <w:ins w:id="2040" w:author="Administrator" w:date="2020-03-16T21:07:00Z">
        <w:r w:rsidR="00A05213">
          <w:rPr>
            <w:rFonts w:hint="eastAsia"/>
          </w:rPr>
          <w:t>跟</w:t>
        </w:r>
      </w:ins>
      <w:ins w:id="2041" w:author="Administrator" w:date="2019-08-10T00:37:00Z">
        <w:r>
          <w:rPr>
            <w:rFonts w:hint="eastAsia"/>
          </w:rPr>
          <w:t>前</w:t>
        </w:r>
      </w:ins>
      <w:ins w:id="2042" w:author="Administrator" w:date="2020-03-16T21:07:00Z">
        <w:r w:rsidR="00A05213">
          <w:rPr>
            <w:rFonts w:hint="eastAsia"/>
          </w:rPr>
          <w:t>跪地</w:t>
        </w:r>
      </w:ins>
      <w:ins w:id="2043" w:author="Administrator" w:date="2019-08-10T00:37:00Z">
        <w:r>
          <w:rPr>
            <w:rFonts w:hint="eastAsia"/>
          </w:rPr>
          <w:t>一拜，</w:t>
        </w:r>
      </w:ins>
      <w:r w:rsidR="00A7259F">
        <w:rPr>
          <w:rFonts w:hint="eastAsia"/>
        </w:rPr>
        <w:t>然後</w:t>
      </w:r>
      <w:del w:id="2044" w:author="Administrator" w:date="2019-08-10T00:40:00Z">
        <w:r w:rsidR="00A7259F" w:rsidDel="00920FF0">
          <w:rPr>
            <w:rFonts w:hint="eastAsia"/>
          </w:rPr>
          <w:delText>回到了房間</w:delText>
        </w:r>
      </w:del>
      <w:ins w:id="2045" w:author="Administrator" w:date="2019-08-10T00:40:00Z">
        <w:r>
          <w:rPr>
            <w:rFonts w:hint="eastAsia"/>
          </w:rPr>
          <w:t>踏出大門，</w:t>
        </w:r>
      </w:ins>
      <w:ins w:id="2046" w:author="Administrator" w:date="2019-08-10T00:46:00Z">
        <w:r w:rsidR="001955B9">
          <w:rPr>
            <w:rFonts w:hint="eastAsia"/>
          </w:rPr>
          <w:t>不再回頭。</w:t>
        </w:r>
      </w:ins>
    </w:p>
    <w:p w:rsidR="001955B9" w:rsidRDefault="001955B9" w:rsidP="00813907">
      <w:pPr>
        <w:spacing w:after="240"/>
        <w:rPr>
          <w:ins w:id="2047" w:author="Administrator" w:date="2019-08-10T00:46:00Z"/>
        </w:rPr>
      </w:pPr>
      <w:ins w:id="2048" w:author="Administrator" w:date="2019-08-10T00:51:00Z">
        <w:r>
          <w:rPr>
            <w:rFonts w:hint="eastAsia"/>
          </w:rPr>
          <w:t>李府的一切在他後面，越來越遠，越來越小，而他的心中底，也越來越孤寂，越來越</w:t>
        </w:r>
      </w:ins>
      <w:ins w:id="2049" w:author="Administrator" w:date="2019-08-10T00:52:00Z">
        <w:r>
          <w:rPr>
            <w:rFonts w:hint="eastAsia"/>
          </w:rPr>
          <w:t>平靜。</w:t>
        </w:r>
      </w:ins>
    </w:p>
    <w:p w:rsidR="001955B9" w:rsidRDefault="001955B9" w:rsidP="00813907">
      <w:pPr>
        <w:spacing w:after="240"/>
        <w:rPr>
          <w:ins w:id="2050" w:author="Administrator" w:date="2019-08-10T00:52:00Z"/>
        </w:rPr>
      </w:pPr>
      <w:ins w:id="2051" w:author="Administrator" w:date="2019-08-10T00:47:00Z">
        <w:r>
          <w:rPr>
            <w:rFonts w:hint="eastAsia"/>
          </w:rPr>
          <w:t>正所謂</w:t>
        </w:r>
      </w:ins>
      <w:ins w:id="2052" w:author="Administrator" w:date="2019-08-10T00:50:00Z">
        <w:r>
          <w:rPr>
            <w:rFonts w:hint="eastAsia"/>
          </w:rPr>
          <w:t>風林一葉下，露草百蟲鳴，</w:t>
        </w:r>
      </w:ins>
      <w:ins w:id="2053" w:author="Administrator" w:date="2019-08-10T00:52:00Z">
        <w:r>
          <w:rPr>
            <w:rFonts w:hint="eastAsia"/>
          </w:rPr>
          <w:t>從今天起，自己就得孤身一人，獨闖天涯了，想到這，李龍飛不禁有些害怕</w:t>
        </w:r>
      </w:ins>
      <w:ins w:id="2054" w:author="Administrator" w:date="2019-08-10T00:53:00Z">
        <w:r>
          <w:rPr>
            <w:rFonts w:hint="eastAsia"/>
          </w:rPr>
          <w:t>跟茫然</w:t>
        </w:r>
      </w:ins>
      <w:ins w:id="2055" w:author="Administrator" w:date="2019-08-10T00:52:00Z">
        <w:r>
          <w:rPr>
            <w:rFonts w:hint="eastAsia"/>
          </w:rPr>
          <w:t>。</w:t>
        </w:r>
      </w:ins>
    </w:p>
    <w:p w:rsidR="00C04663" w:rsidDel="001955B9" w:rsidRDefault="001955B9" w:rsidP="00813907">
      <w:pPr>
        <w:spacing w:after="240"/>
        <w:rPr>
          <w:del w:id="2056" w:author="Administrator" w:date="2019-08-10T00:53:00Z"/>
        </w:rPr>
      </w:pPr>
      <w:ins w:id="2057" w:author="Administrator" w:date="2019-08-10T00:52:00Z">
        <w:r>
          <w:rPr>
            <w:rFonts w:hint="eastAsia"/>
          </w:rPr>
          <w:t>可</w:t>
        </w:r>
      </w:ins>
      <w:ins w:id="2058" w:author="Administrator" w:date="2019-08-10T00:53:00Z">
        <w:r>
          <w:rPr>
            <w:rFonts w:hint="eastAsia"/>
          </w:rPr>
          <w:t>再一想到爹爹，他又咬緊了牙，往前方的路途走去，一步一步，漸漸地消逝在黑夜之中。</w:t>
        </w:r>
      </w:ins>
      <w:del w:id="2059" w:author="Administrator" w:date="2019-08-10T00:53:00Z">
        <w:r w:rsidR="00A7259F" w:rsidDel="001955B9">
          <w:rPr>
            <w:rFonts w:hint="eastAsia"/>
          </w:rPr>
          <w:delText>，開始準備拜師途中該有的一些行李了。</w:delText>
        </w:r>
      </w:del>
    </w:p>
    <w:p w:rsidR="00C04663" w:rsidDel="001955B9" w:rsidRDefault="00A7259F" w:rsidP="00813907">
      <w:pPr>
        <w:spacing w:after="240"/>
        <w:rPr>
          <w:del w:id="2060" w:author="Administrator" w:date="2019-08-10T00:53:00Z"/>
        </w:rPr>
      </w:pPr>
      <w:del w:id="2061" w:author="Administrator" w:date="2019-08-10T00:53:00Z">
        <w:r w:rsidDel="001955B9">
          <w:rPr>
            <w:rFonts w:hint="eastAsia"/>
          </w:rPr>
          <w:delText>原本李家老太太跟李四娘還打算給李龍飛帶個奴僕跟著服侍他，但李龍飛一想到王小石一事後，便覺得若那奴僕一個弄不好，又坑了自己，誤了求仙之路，那豈不是萬事具灰，於是他死命拒絕，最後無可奈何下，李四娘等只能多替他燒香拜拜，祈求平安。</w:delText>
        </w:r>
      </w:del>
    </w:p>
    <w:p w:rsidR="00C04663" w:rsidDel="001955B9" w:rsidRDefault="00A7259F" w:rsidP="00813907">
      <w:pPr>
        <w:spacing w:after="240"/>
        <w:rPr>
          <w:del w:id="2062" w:author="Administrator" w:date="2019-08-10T00:53:00Z"/>
        </w:rPr>
      </w:pPr>
      <w:del w:id="2063" w:author="Administrator" w:date="2019-08-10T00:53:00Z">
        <w:r w:rsidDel="001955B9">
          <w:rPr>
            <w:rFonts w:hint="eastAsia"/>
          </w:rPr>
          <w:delText>隔天一大早，李龍飛背起了簡單的行囊，帶著老太太給的盤纏，跟娘親再三道別後，準備離開李府。</w:delText>
        </w:r>
      </w:del>
    </w:p>
    <w:p w:rsidR="00C04663" w:rsidDel="001955B9" w:rsidRDefault="00A7259F" w:rsidP="00813907">
      <w:pPr>
        <w:spacing w:after="240"/>
        <w:rPr>
          <w:del w:id="2064" w:author="Administrator" w:date="2019-08-10T00:53:00Z"/>
        </w:rPr>
      </w:pPr>
      <w:del w:id="2065" w:author="Administrator" w:date="2019-08-10T00:53:00Z">
        <w:r w:rsidDel="001955B9">
          <w:rPr>
            <w:rFonts w:hint="eastAsia"/>
          </w:rPr>
          <w:delText>李四娘淚眼婆娑，緊握著他的手，不捨地看著他許久後，從手腕上摘下一只玉鐲，塞在他的手中說，「這玉鐲你收著，這是當年你爹爹在娶我時，送給我的嫁妝，一直以來我都戴在手上。」</w:delText>
        </w:r>
      </w:del>
    </w:p>
    <w:p w:rsidR="00C04663" w:rsidDel="001955B9" w:rsidRDefault="00A7259F" w:rsidP="00813907">
      <w:pPr>
        <w:spacing w:after="240"/>
        <w:rPr>
          <w:del w:id="2066" w:author="Administrator" w:date="2019-08-10T00:53:00Z"/>
        </w:rPr>
      </w:pPr>
      <w:del w:id="2067" w:author="Administrator" w:date="2019-08-10T00:53:00Z">
        <w:r w:rsidDel="001955B9">
          <w:rPr>
            <w:rFonts w:hint="eastAsia"/>
          </w:rPr>
          <w:delText>「今天你要去求仙，這求仙之路也不知道有多遠，你盤纏雖然足夠，但總是得有個預防。你帶著個個玉鐲，如果哪天錢不夠用了，拿去當了換點銀兩用，也給自己留點旅費回家裡來。」</w:delText>
        </w:r>
      </w:del>
    </w:p>
    <w:p w:rsidR="00C04663" w:rsidDel="001955B9" w:rsidRDefault="00A7259F" w:rsidP="00813907">
      <w:pPr>
        <w:spacing w:after="240"/>
        <w:rPr>
          <w:del w:id="2068" w:author="Administrator" w:date="2019-08-10T00:53:00Z"/>
        </w:rPr>
      </w:pPr>
      <w:del w:id="2069" w:author="Administrator" w:date="2019-08-10T00:53:00Z">
        <w:r w:rsidDel="001955B9">
          <w:rPr>
            <w:rFonts w:hint="eastAsia"/>
          </w:rPr>
          <w:delText>李龍飛一聽，忙推回去說，「娘，這怎麼行，這是爹爹給您的，您留在身邊才好。這銀倆我帶足了，自個也會省點用，您就不要擔心了。」</w:delText>
        </w:r>
      </w:del>
    </w:p>
    <w:p w:rsidR="00C04663" w:rsidDel="001955B9" w:rsidRDefault="00A7259F" w:rsidP="00813907">
      <w:pPr>
        <w:spacing w:after="240"/>
        <w:rPr>
          <w:del w:id="2070" w:author="Administrator" w:date="2019-08-10T00:53:00Z"/>
        </w:rPr>
      </w:pPr>
      <w:del w:id="2071" w:author="Administrator" w:date="2019-08-10T00:53:00Z">
        <w:r w:rsidDel="001955B9">
          <w:rPr>
            <w:rFonts w:hint="eastAsia"/>
          </w:rPr>
          <w:delText>李四娘搖搖頭，硬是把玉鐲塞在李龍飛手中說，「這玉鐲在你身邊，如果你想起娘時，看看玉鐲也算是個寄託。你爹送我的珠寶我難道還閒不夠嗎？這是給你一個依託。」</w:delText>
        </w:r>
      </w:del>
    </w:p>
    <w:p w:rsidR="00C04663" w:rsidDel="001955B9" w:rsidRDefault="00A7259F" w:rsidP="00813907">
      <w:pPr>
        <w:spacing w:after="240"/>
        <w:rPr>
          <w:del w:id="2072" w:author="Administrator" w:date="2019-08-10T00:53:00Z"/>
        </w:rPr>
      </w:pPr>
      <w:del w:id="2073" w:author="Administrator" w:date="2019-08-10T00:53:00Z">
        <w:r w:rsidDel="001955B9">
          <w:rPr>
            <w:rFonts w:hint="eastAsia"/>
          </w:rPr>
          <w:delText>一旁的李老太太也說，「是阿，乖孫，你就好好收著吧。哪天想起妳娘時，看看玉鐲也好。」</w:delText>
        </w:r>
      </w:del>
    </w:p>
    <w:p w:rsidR="00C04663" w:rsidDel="001955B9" w:rsidRDefault="00A7259F" w:rsidP="00813907">
      <w:pPr>
        <w:spacing w:after="240"/>
        <w:rPr>
          <w:del w:id="2074" w:author="Administrator" w:date="2019-08-10T00:53:00Z"/>
        </w:rPr>
      </w:pPr>
      <w:del w:id="2075" w:author="Administrator" w:date="2019-08-10T00:53:00Z">
        <w:r w:rsidDel="001955B9">
          <w:rPr>
            <w:rFonts w:hint="eastAsia"/>
          </w:rPr>
          <w:delText>李龍飛見娘親這樣堅持，也就不多說甚麼，將那玉鐲收進了囊中，再拜了幾拜後離開了李府。</w:delText>
        </w:r>
      </w:del>
    </w:p>
    <w:p w:rsidR="00C04663" w:rsidDel="001955B9" w:rsidRDefault="00A7259F" w:rsidP="00813907">
      <w:pPr>
        <w:spacing w:after="240"/>
        <w:rPr>
          <w:del w:id="2076" w:author="Administrator" w:date="2019-08-10T00:53:00Z"/>
        </w:rPr>
      </w:pPr>
      <w:del w:id="2077" w:author="Administrator" w:date="2019-08-10T00:53:00Z">
        <w:r w:rsidDel="001955B9">
          <w:rPr>
            <w:rFonts w:hint="eastAsia"/>
          </w:rPr>
          <w:delText>李府位在胭脂山腳下，這胭脂山既然因胭脂仙人聞名，自然也有個名叫胭脂門的仙門。</w:delText>
        </w:r>
      </w:del>
    </w:p>
    <w:p w:rsidR="00C04663" w:rsidDel="001955B9" w:rsidRDefault="00A7259F" w:rsidP="00813907">
      <w:pPr>
        <w:spacing w:after="240"/>
        <w:rPr>
          <w:del w:id="2078" w:author="Administrator" w:date="2019-08-10T00:53:00Z"/>
        </w:rPr>
      </w:pPr>
      <w:del w:id="2079" w:author="Administrator" w:date="2019-08-10T00:53:00Z">
        <w:r w:rsidDel="001955B9">
          <w:rPr>
            <w:rFonts w:hint="eastAsia"/>
          </w:rPr>
          <w:delText>只是相傳胭脂派只收女不收男，就算收男，以胭脂山的兇險，只怕尚未找到胭脂派，李龍飛已經命喪於其中。</w:delText>
        </w:r>
      </w:del>
    </w:p>
    <w:p w:rsidR="00C04663" w:rsidDel="001955B9" w:rsidRDefault="00A7259F" w:rsidP="00813907">
      <w:pPr>
        <w:spacing w:after="240"/>
        <w:rPr>
          <w:del w:id="2080" w:author="Administrator" w:date="2019-08-10T00:53:00Z"/>
        </w:rPr>
      </w:pPr>
      <w:del w:id="2081" w:author="Administrator" w:date="2019-08-10T00:53:00Z">
        <w:r w:rsidDel="001955B9">
          <w:rPr>
            <w:rFonts w:hint="eastAsia"/>
          </w:rPr>
          <w:delText>而昨天晚上，在收行李時他跟對江湖小道消息較靈通的大伯談了一整晚，加上自己這兩年看書所得，對於自己的拜仙人為師一路，規劃出了三條路線。</w:delText>
        </w:r>
      </w:del>
    </w:p>
    <w:p w:rsidR="00C04663" w:rsidDel="001955B9" w:rsidRDefault="00A7259F" w:rsidP="00813907">
      <w:pPr>
        <w:spacing w:after="240"/>
        <w:rPr>
          <w:del w:id="2082" w:author="Administrator" w:date="2019-08-10T00:53:00Z"/>
        </w:rPr>
      </w:pPr>
      <w:del w:id="2083" w:author="Administrator" w:date="2019-08-10T00:53:00Z">
        <w:r w:rsidDel="001955B9">
          <w:rPr>
            <w:rFonts w:hint="eastAsia"/>
          </w:rPr>
          <w:delText>首先，胭脂山一帶，除了胭脂門外，據傳還有幾個較出名的仙門道派。</w:delText>
        </w:r>
      </w:del>
    </w:p>
    <w:p w:rsidR="00C04663" w:rsidDel="001955B9" w:rsidRDefault="00A7259F" w:rsidP="00813907">
      <w:pPr>
        <w:spacing w:after="240"/>
        <w:rPr>
          <w:del w:id="2084" w:author="Administrator" w:date="2019-08-10T00:53:00Z"/>
        </w:rPr>
      </w:pPr>
      <w:del w:id="2085" w:author="Administrator" w:date="2019-08-10T00:53:00Z">
        <w:r w:rsidDel="001955B9">
          <w:rPr>
            <w:rFonts w:hint="eastAsia"/>
          </w:rPr>
          <w:delText>其一，聽聞在在李府西方幾百里外，有個名叫靈崇觀的道觀，據說是數一數二的大仙派，其觀主</w:delText>
        </w:r>
      </w:del>
      <w:ins w:id="2086" w:author="簡新佳" w:date="2019-04-01T10:36:00Z">
        <w:del w:id="2087" w:author="Administrator" w:date="2019-08-10T00:53:00Z">
          <w:r w:rsidR="00FF5670" w:rsidDel="001955B9">
            <w:rPr>
              <w:rFonts w:hint="eastAsia"/>
            </w:rPr>
            <w:delText>歐陽上人</w:delText>
          </w:r>
        </w:del>
      </w:ins>
      <w:del w:id="2088" w:author="Administrator" w:date="2019-08-10T00:53:00Z">
        <w:r w:rsidDel="001955B9">
          <w:rPr>
            <w:rFonts w:hint="eastAsia"/>
          </w:rPr>
          <w:delText>更是謠傳活了上千年，每次一睡便是數百年，很是駭人。</w:delText>
        </w:r>
      </w:del>
    </w:p>
    <w:p w:rsidR="00C04663" w:rsidDel="001955B9" w:rsidRDefault="00A7259F" w:rsidP="00813907">
      <w:pPr>
        <w:spacing w:after="240"/>
        <w:rPr>
          <w:del w:id="2089" w:author="Administrator" w:date="2019-08-10T00:53:00Z"/>
        </w:rPr>
      </w:pPr>
      <w:del w:id="2090" w:author="Administrator" w:date="2019-08-10T00:53:00Z">
        <w:r w:rsidDel="001955B9">
          <w:rPr>
            <w:rFonts w:hint="eastAsia"/>
          </w:rPr>
          <w:delText>而且這靈崇觀每隔幾年便會派人出觀收徒，被選上的都是極為不凡的孩童，日後都能呼風喚雨，很是神奇。</w:delText>
        </w:r>
      </w:del>
    </w:p>
    <w:p w:rsidR="00C04663" w:rsidDel="001955B9" w:rsidRDefault="00A7259F" w:rsidP="00813907">
      <w:pPr>
        <w:spacing w:after="240"/>
        <w:rPr>
          <w:del w:id="2091" w:author="Administrator" w:date="2019-08-10T00:53:00Z"/>
        </w:rPr>
      </w:pPr>
      <w:del w:id="2092" w:author="Administrator" w:date="2019-08-10T00:53:00Z">
        <w:r w:rsidDel="001955B9">
          <w:rPr>
            <w:rFonts w:hint="eastAsia"/>
          </w:rPr>
          <w:delText>不過李龍飛暗忖自己一來不是甚麼神仙轉世，二來不過是凡夫俗子，想進去的機會可以說是十分渺小。</w:delText>
        </w:r>
      </w:del>
    </w:p>
    <w:p w:rsidR="00C04663" w:rsidDel="001955B9" w:rsidRDefault="00A7259F" w:rsidP="00813907">
      <w:pPr>
        <w:spacing w:after="240"/>
        <w:rPr>
          <w:del w:id="2093" w:author="Administrator" w:date="2019-08-10T00:53:00Z"/>
        </w:rPr>
      </w:pPr>
      <w:del w:id="2094" w:author="Administrator" w:date="2019-08-10T00:53:00Z">
        <w:r w:rsidDel="001955B9">
          <w:rPr>
            <w:rFonts w:hint="eastAsia"/>
          </w:rPr>
          <w:delText>再來，除了靈崇觀外，千里之外，在北</w:delText>
        </w:r>
        <w:r w:rsidR="000852D1" w:rsidDel="001955B9">
          <w:rPr>
            <w:rFonts w:hint="eastAsia"/>
          </w:rPr>
          <w:delText>都</w:delText>
        </w:r>
        <w:r w:rsidDel="001955B9">
          <w:rPr>
            <w:rFonts w:hint="eastAsia"/>
          </w:rPr>
          <w:delText>國南北，曾聽聞有兩個仙門各在一方，南邊是名叫鬼屍門，北邊則是刀仙宗。</w:delText>
        </w:r>
      </w:del>
    </w:p>
    <w:p w:rsidR="00C04663" w:rsidDel="001955B9" w:rsidRDefault="00A7259F" w:rsidP="00813907">
      <w:pPr>
        <w:spacing w:after="240"/>
        <w:rPr>
          <w:del w:id="2095" w:author="Administrator" w:date="2019-08-10T00:53:00Z"/>
        </w:rPr>
      </w:pPr>
      <w:del w:id="2096" w:author="Administrator" w:date="2019-08-10T00:53:00Z">
        <w:r w:rsidDel="001955B9">
          <w:rPr>
            <w:rFonts w:hint="eastAsia"/>
          </w:rPr>
          <w:delText>這兩個門派，光聽名字李龍飛下意識是比較喜歡刀仙宗的，因為那鬼屍門，聽起來就不怎麼正派，有點邪門，自己出生清白，斷不能去學甚麼邪術的。</w:delText>
        </w:r>
      </w:del>
    </w:p>
    <w:p w:rsidR="00C04663" w:rsidDel="001955B9" w:rsidRDefault="00A7259F" w:rsidP="00813907">
      <w:pPr>
        <w:spacing w:after="240"/>
        <w:rPr>
          <w:del w:id="2097" w:author="Administrator" w:date="2019-08-10T00:53:00Z"/>
        </w:rPr>
      </w:pPr>
      <w:del w:id="2098" w:author="Administrator" w:date="2019-08-10T00:53:00Z">
        <w:r w:rsidDel="001955B9">
          <w:rPr>
            <w:rFonts w:hint="eastAsia"/>
          </w:rPr>
          <w:delText>不過，真正叫李龍飛心動的，則是其大伯說的，在遙遠的西邊，比傳說中靈崇觀再過去不知多遠，有個名叫</w:delText>
        </w:r>
        <w:r w:rsidR="000852D1" w:rsidDel="001955B9">
          <w:rPr>
            <w:rFonts w:hint="eastAsia"/>
          </w:rPr>
          <w:delText>齊國</w:delText>
        </w:r>
        <w:r w:rsidDel="001955B9">
          <w:rPr>
            <w:rFonts w:hint="eastAsia"/>
          </w:rPr>
          <w:delText>的國家，裡頭據傳舉國信奉一門赫赫有名的仙門，名叫赤劍宗，其宗主聽說劍法出神，已然成為劍仙，看過其出手的敵人，從沒有一個活下來的，威鎮八方。</w:delText>
        </w:r>
      </w:del>
    </w:p>
    <w:p w:rsidR="00C04663" w:rsidDel="001955B9" w:rsidRDefault="00A7259F" w:rsidP="00813907">
      <w:pPr>
        <w:spacing w:after="240"/>
        <w:rPr>
          <w:del w:id="2099" w:author="Administrator" w:date="2019-08-10T00:53:00Z"/>
        </w:rPr>
      </w:pPr>
      <w:del w:id="2100" w:author="Administrator" w:date="2019-08-10T00:53:00Z">
        <w:r w:rsidDel="001955B9">
          <w:rPr>
            <w:rFonts w:hint="eastAsia"/>
          </w:rPr>
          <w:delText>這赤劍宗，是李龍飛最想去的仙門。</w:delText>
        </w:r>
      </w:del>
    </w:p>
    <w:p w:rsidR="00C04663" w:rsidDel="001955B9" w:rsidRDefault="00A7259F" w:rsidP="00813907">
      <w:pPr>
        <w:spacing w:after="240"/>
        <w:rPr>
          <w:del w:id="2101" w:author="Administrator" w:date="2019-08-10T00:53:00Z"/>
        </w:rPr>
      </w:pPr>
      <w:del w:id="2102" w:author="Administrator" w:date="2019-08-10T00:53:00Z">
        <w:r w:rsidDel="001955B9">
          <w:rPr>
            <w:rFonts w:hint="eastAsia"/>
          </w:rPr>
          <w:delText>因為那</w:delText>
        </w:r>
        <w:r w:rsidR="000852D1" w:rsidDel="001955B9">
          <w:rPr>
            <w:rFonts w:hint="eastAsia"/>
          </w:rPr>
          <w:delText>齊國</w:delText>
        </w:r>
        <w:r w:rsidDel="001955B9">
          <w:rPr>
            <w:rFonts w:hint="eastAsia"/>
          </w:rPr>
          <w:delText>是真真切切坐落在那裡，而非其他虛無縹緲的存在，但它的位置最遠，路途也最久，沿途困難重重，便是大人也不見得能順利到達，更何況是他一個毛都沒長齊的孩童。</w:delText>
        </w:r>
      </w:del>
    </w:p>
    <w:p w:rsidR="00C04663" w:rsidDel="001955B9" w:rsidRDefault="00A7259F" w:rsidP="00813907">
      <w:pPr>
        <w:spacing w:after="240"/>
        <w:rPr>
          <w:del w:id="2103" w:author="Administrator" w:date="2019-08-10T00:53:00Z"/>
        </w:rPr>
      </w:pPr>
      <w:del w:id="2104" w:author="Administrator" w:date="2019-08-10T00:53:00Z">
        <w:r w:rsidDel="001955B9">
          <w:rPr>
            <w:rFonts w:hint="eastAsia"/>
          </w:rPr>
          <w:delText>「但既然已經決定求仙，那哪怕再困難，我也要一試，否則，何來報仇可能。更何況，途中可以先去那傳說中的靈崇觀看看，也許遇上機緣，被仙人收了進去也不一定。」李龍飛打定了主意，不再害怕辛苦，便往西邊走去。</w:delText>
        </w:r>
      </w:del>
    </w:p>
    <w:p w:rsidR="00C04663" w:rsidDel="001955B9" w:rsidRDefault="00C04663" w:rsidP="00813907">
      <w:pPr>
        <w:spacing w:after="240"/>
        <w:rPr>
          <w:del w:id="2105" w:author="Administrator" w:date="2019-08-10T00:53:00Z"/>
        </w:rPr>
      </w:pPr>
    </w:p>
    <w:p w:rsidR="000F0075" w:rsidRDefault="00A7259F">
      <w:pPr>
        <w:pStyle w:val="12"/>
        <w:numPr>
          <w:ilvl w:val="0"/>
          <w:numId w:val="1"/>
        </w:numPr>
        <w:spacing w:after="240"/>
        <w:ind w:leftChars="0" w:left="357" w:hanging="357"/>
        <w:outlineLvl w:val="0"/>
        <w:rPr>
          <w:del w:id="2106" w:author="Administrator" w:date="2019-08-10T00:54:00Z"/>
        </w:rPr>
        <w:pPrChange w:id="2107" w:author="Administrator" w:date="2019-08-10T12:00:00Z">
          <w:pPr>
            <w:spacing w:after="240"/>
          </w:pPr>
        </w:pPrChange>
      </w:pPr>
      <w:del w:id="2108" w:author="Administrator" w:date="2019-08-10T12:00:00Z">
        <w:r w:rsidDel="00242542">
          <w:rPr>
            <w:rFonts w:hint="eastAsia"/>
          </w:rPr>
          <w:delText>覬覦</w:delText>
        </w:r>
      </w:del>
    </w:p>
    <w:p w:rsidR="000F0075" w:rsidRDefault="000F0075">
      <w:pPr>
        <w:pStyle w:val="12"/>
        <w:spacing w:after="240"/>
        <w:ind w:leftChars="0" w:left="0"/>
        <w:rPr>
          <w:del w:id="2109" w:author="Administrator" w:date="2019-08-10T12:00:00Z"/>
        </w:rPr>
        <w:pPrChange w:id="2110" w:author="Administrator" w:date="2019-08-10T12:00:00Z">
          <w:pPr>
            <w:spacing w:after="240"/>
          </w:pPr>
        </w:pPrChange>
      </w:pPr>
    </w:p>
    <w:p w:rsidR="00360C40" w:rsidRDefault="00A7259F">
      <w:pPr>
        <w:spacing w:after="240"/>
        <w:rPr>
          <w:del w:id="2111" w:author="Administrator" w:date="2019-08-10T12:01:00Z"/>
        </w:rPr>
      </w:pPr>
      <w:del w:id="2112" w:author="Administrator" w:date="2019-08-10T12:01:00Z">
        <w:r w:rsidDel="00242542">
          <w:rPr>
            <w:rFonts w:hint="eastAsia"/>
          </w:rPr>
          <w:delText>這一走，就走了一個多月。</w:delText>
        </w:r>
      </w:del>
    </w:p>
    <w:p w:rsidR="00360C40" w:rsidRDefault="00A7259F">
      <w:pPr>
        <w:spacing w:after="240"/>
        <w:rPr>
          <w:del w:id="2113" w:author="Administrator" w:date="2019-08-10T12:01:00Z"/>
        </w:rPr>
      </w:pPr>
      <w:del w:id="2114" w:author="Administrator" w:date="2019-08-10T12:01:00Z">
        <w:r w:rsidDel="00242542">
          <w:rPr>
            <w:rFonts w:hint="eastAsia"/>
          </w:rPr>
          <w:delText>一個月以來，雖說李龍飛第一次出遠門，但他平常跟著父親也算是見識過許多事物，加上從其大伯與書中所知不少，倒也不像一般富家子弟甚麼都不懂，得要僕人看著。</w:delText>
        </w:r>
      </w:del>
    </w:p>
    <w:p w:rsidR="00360C40" w:rsidRDefault="00A7259F">
      <w:pPr>
        <w:spacing w:after="240"/>
        <w:rPr>
          <w:del w:id="2115" w:author="Administrator" w:date="2019-08-10T12:01:00Z"/>
        </w:rPr>
      </w:pPr>
      <w:del w:id="2116" w:author="Administrator" w:date="2019-08-10T12:01:00Z">
        <w:r w:rsidDel="00242542">
          <w:rPr>
            <w:rFonts w:hint="eastAsia"/>
          </w:rPr>
          <w:delText>而李府所在，乃</w:delText>
        </w:r>
        <w:r w:rsidR="000852D1" w:rsidDel="00242542">
          <w:rPr>
            <w:rFonts w:hint="eastAsia"/>
          </w:rPr>
          <w:delText>北都</w:delText>
        </w:r>
        <w:r w:rsidDel="00242542">
          <w:rPr>
            <w:rFonts w:hint="eastAsia"/>
          </w:rPr>
          <w:delText>國的安平縣，縣裡雖不說是路不拾遺，夜不閉戶，但在之前李敦的治理下，也算是安和樂利，因此這一路走來，李龍飛倒是走得平平順順。</w:delText>
        </w:r>
      </w:del>
    </w:p>
    <w:p w:rsidR="00360C40" w:rsidRDefault="00A7259F">
      <w:pPr>
        <w:spacing w:after="240"/>
        <w:rPr>
          <w:del w:id="2117" w:author="Administrator" w:date="2019-08-10T12:01:00Z"/>
        </w:rPr>
      </w:pPr>
      <w:del w:id="2118" w:author="Administrator" w:date="2019-08-10T12:01:00Z">
        <w:r w:rsidDel="00242542">
          <w:rPr>
            <w:rFonts w:hint="eastAsia"/>
          </w:rPr>
          <w:delText>只不過，李龍飛從原本過慣了的富家子弟生活，變成獨自一人在外行走的遊子，雖說身上帶了不少盤產，但以他不懂節約的個性，很快的便在第一個月就花了大半。</w:delText>
        </w:r>
      </w:del>
    </w:p>
    <w:p w:rsidR="00360C40" w:rsidRDefault="00A7259F">
      <w:pPr>
        <w:spacing w:after="240"/>
        <w:rPr>
          <w:del w:id="2119" w:author="Administrator" w:date="2019-08-10T12:01:00Z"/>
        </w:rPr>
      </w:pPr>
      <w:del w:id="2120" w:author="Administrator" w:date="2019-08-10T12:01:00Z">
        <w:r w:rsidDel="00242542">
          <w:rPr>
            <w:rFonts w:hint="eastAsia"/>
          </w:rPr>
          <w:delText>一想到往後的路途還長，李龍飛看看腰包內剩於的銀兩，雖有些鬱悶，但也明白該省著點用了。</w:delText>
        </w:r>
      </w:del>
    </w:p>
    <w:p w:rsidR="00360C40" w:rsidRDefault="00A7259F">
      <w:pPr>
        <w:spacing w:after="240"/>
        <w:rPr>
          <w:del w:id="2121" w:author="Administrator" w:date="2019-08-10T12:01:00Z"/>
        </w:rPr>
      </w:pPr>
      <w:del w:id="2122" w:author="Administrator" w:date="2019-08-10T12:01:00Z">
        <w:r w:rsidDel="00242542">
          <w:rPr>
            <w:rFonts w:hint="eastAsia"/>
          </w:rPr>
          <w:delText>這天，他來到安平縣的最西邊，一個名叫渡口村的小鎮。</w:delText>
        </w:r>
      </w:del>
    </w:p>
    <w:p w:rsidR="00360C40" w:rsidRDefault="00A7259F">
      <w:pPr>
        <w:spacing w:after="240"/>
        <w:rPr>
          <w:del w:id="2123" w:author="Administrator" w:date="2019-08-10T12:01:00Z"/>
        </w:rPr>
      </w:pPr>
      <w:del w:id="2124" w:author="Administrator" w:date="2019-08-10T12:01:00Z">
        <w:r w:rsidDel="00242542">
          <w:rPr>
            <w:rFonts w:hint="eastAsia"/>
          </w:rPr>
          <w:delText>這渡口村，雖然叫村，但其實乃是一個小鎮，比一般村子來得大多了，原因無他，因為在村內有一條胭脂山上流下來的小河，名喚青河。</w:delText>
        </w:r>
      </w:del>
    </w:p>
    <w:p w:rsidR="00360C40" w:rsidRDefault="00A7259F">
      <w:pPr>
        <w:spacing w:after="240"/>
        <w:rPr>
          <w:del w:id="2125" w:author="Administrator" w:date="2019-08-10T12:01:00Z"/>
        </w:rPr>
      </w:pPr>
      <w:del w:id="2126" w:author="Administrator" w:date="2019-08-10T12:01:00Z">
        <w:r w:rsidDel="00242542">
          <w:rPr>
            <w:rFonts w:hint="eastAsia"/>
          </w:rPr>
          <w:delText>青河雖說不大，但好歹也有幾十丈寬，想要過去，只得渡船經過，若是繞路，得多走十幾里才有路通，因此往來東西的人潮，多半會在這村內等著渡船。</w:delText>
        </w:r>
      </w:del>
    </w:p>
    <w:p w:rsidR="00360C40" w:rsidRDefault="00A7259F">
      <w:pPr>
        <w:spacing w:after="240"/>
        <w:rPr>
          <w:del w:id="2127" w:author="Administrator" w:date="2019-08-10T12:01:00Z"/>
        </w:rPr>
      </w:pPr>
      <w:del w:id="2128" w:author="Administrator" w:date="2019-08-10T12:01:00Z">
        <w:r w:rsidDel="00242542">
          <w:rPr>
            <w:rFonts w:hint="eastAsia"/>
          </w:rPr>
          <w:delText>時間久了，這渡船的人偶爾會相約在此會同夥伴，既然如此，一些吃的住的少不了需要人打點，也因此漸漸發展成一個小村，爾後又因為一些因緣既會，讓這渡口村慢慢搬移了更多人口進來，竟也發展成一個數百人住的小鎮。</w:delText>
        </w:r>
      </w:del>
    </w:p>
    <w:p w:rsidR="00360C40" w:rsidRDefault="00A7259F">
      <w:pPr>
        <w:spacing w:after="240"/>
        <w:rPr>
          <w:del w:id="2129" w:author="Administrator" w:date="2019-08-10T12:01:00Z"/>
        </w:rPr>
      </w:pPr>
      <w:del w:id="2130" w:author="Administrator" w:date="2019-08-10T12:01:00Z">
        <w:r w:rsidDel="00242542">
          <w:rPr>
            <w:rFonts w:hint="eastAsia"/>
          </w:rPr>
          <w:delText>鎮內應有盡有，既有酒樓，也有客棧，便是錢莊青樓，也有那僅有的一間，當然，最重要少不了的，是每天渡船的船隻，隨便望眼看去，就有十來艄停在河岸兩側，等待客人上門。</w:delText>
        </w:r>
      </w:del>
    </w:p>
    <w:p w:rsidR="00360C40" w:rsidRDefault="00A7259F">
      <w:pPr>
        <w:spacing w:after="240"/>
        <w:rPr>
          <w:del w:id="2131" w:author="Administrator" w:date="2019-08-10T12:01:00Z"/>
        </w:rPr>
      </w:pPr>
      <w:del w:id="2132" w:author="Administrator" w:date="2019-08-10T12:01:00Z">
        <w:r w:rsidDel="00242542">
          <w:rPr>
            <w:rFonts w:hint="eastAsia"/>
          </w:rPr>
          <w:delText>一般來說，這渡船的費用分為上中下三等，上等畫舫那是大戶人家遊河所租的大船，租一次費用頗貴。</w:delText>
        </w:r>
      </w:del>
    </w:p>
    <w:p w:rsidR="00360C40" w:rsidRDefault="00A7259F">
      <w:pPr>
        <w:spacing w:after="240"/>
        <w:rPr>
          <w:del w:id="2133" w:author="Administrator" w:date="2019-08-10T12:01:00Z"/>
        </w:rPr>
      </w:pPr>
      <w:del w:id="2134" w:author="Administrator" w:date="2019-08-10T12:01:00Z">
        <w:r w:rsidDel="00242542">
          <w:rPr>
            <w:rFonts w:hint="eastAsia"/>
          </w:rPr>
          <w:delText>而下等的船隻通常都是簡單的一艄小舟而已，費用最為便宜但也最為危險，數十次裡面約有一次會有翻船的可能性，是普通平民為了生活不得不冒這風險過河時所乘坐。</w:delText>
        </w:r>
      </w:del>
    </w:p>
    <w:p w:rsidR="00360C40" w:rsidRDefault="00A7259F">
      <w:pPr>
        <w:spacing w:after="240"/>
        <w:rPr>
          <w:del w:id="2135" w:author="Administrator" w:date="2019-08-10T12:01:00Z"/>
        </w:rPr>
      </w:pPr>
      <w:del w:id="2136" w:author="Administrator" w:date="2019-08-10T12:01:00Z">
        <w:r w:rsidDel="00242542">
          <w:rPr>
            <w:rFonts w:hint="eastAsia"/>
          </w:rPr>
          <w:delText>而那些有點錢，但又只是要過河的旅客，通常會搭乘一種由漁船改裝而成的簡單小船，上頭有船倉船帆等等，速度稍快又可以讓旅客入內休息，費用也不至於讓人負擔不起。</w:delText>
        </w:r>
      </w:del>
    </w:p>
    <w:p w:rsidR="00360C40" w:rsidRDefault="00A7259F">
      <w:pPr>
        <w:spacing w:after="240"/>
        <w:rPr>
          <w:del w:id="2137" w:author="Administrator" w:date="2019-08-10T12:01:00Z"/>
        </w:rPr>
      </w:pPr>
      <w:del w:id="2138" w:author="Administrator" w:date="2019-08-10T12:01:00Z">
        <w:r w:rsidDel="00242542">
          <w:rPr>
            <w:rFonts w:hint="eastAsia"/>
          </w:rPr>
          <w:delText>李龍飛來到岸頭邊，看著河水波光粼粼，眼神也忍不住一亮讚道。</w:delText>
        </w:r>
      </w:del>
    </w:p>
    <w:p w:rsidR="00360C40" w:rsidRDefault="00A7259F">
      <w:pPr>
        <w:spacing w:after="240"/>
        <w:rPr>
          <w:del w:id="2139" w:author="Administrator" w:date="2019-08-10T12:01:00Z"/>
        </w:rPr>
      </w:pPr>
      <w:del w:id="2140" w:author="Administrator" w:date="2019-08-10T12:01:00Z">
        <w:r w:rsidDel="00242542">
          <w:rPr>
            <w:rFonts w:hint="eastAsia"/>
          </w:rPr>
          <w:delText>「古人曾說『柳岸堤邊看渡船，金山山上訪金仙。』，今天我來到這河邊，倒也是符合這等意境。」</w:delText>
        </w:r>
      </w:del>
    </w:p>
    <w:p w:rsidR="00C04663" w:rsidDel="00242542" w:rsidRDefault="00A7259F" w:rsidP="00813907">
      <w:pPr>
        <w:spacing w:after="240"/>
        <w:rPr>
          <w:del w:id="2141" w:author="Administrator" w:date="2019-08-10T12:01:00Z"/>
        </w:rPr>
      </w:pPr>
      <w:del w:id="2142" w:author="Administrator" w:date="2019-08-10T12:01:00Z">
        <w:r w:rsidDel="00242542">
          <w:rPr>
            <w:rFonts w:hint="eastAsia"/>
          </w:rPr>
          <w:delText>在他心中，過了這河，便是</w:delText>
        </w:r>
        <w:r w:rsidR="000852D1" w:rsidDel="00242542">
          <w:rPr>
            <w:rFonts w:hint="eastAsia"/>
          </w:rPr>
          <w:delText>北都</w:delText>
        </w:r>
        <w:r w:rsidDel="00242542">
          <w:rPr>
            <w:rFonts w:hint="eastAsia"/>
          </w:rPr>
          <w:delText>國的國境之外，自己踏上這求仙之路，與這詩句中所提的，恰好一模一樣。</w:delText>
        </w:r>
      </w:del>
    </w:p>
    <w:p w:rsidR="00C04663" w:rsidDel="00242542" w:rsidRDefault="00A7259F" w:rsidP="00813907">
      <w:pPr>
        <w:spacing w:after="240"/>
        <w:rPr>
          <w:del w:id="2143" w:author="Administrator" w:date="2019-08-10T12:01:00Z"/>
        </w:rPr>
      </w:pPr>
      <w:del w:id="2144" w:author="Administrator" w:date="2019-08-10T12:01:00Z">
        <w:r w:rsidDel="00242542">
          <w:rPr>
            <w:rFonts w:hint="eastAsia"/>
          </w:rPr>
          <w:delText>旁邊一個正在等客的老船翁，帶著斗笠坐在小漁船改造的渡船邊抽著旱煙，抬起頭來一臉狐疑地看了他一下，隨即又低下頭去拿起了腰間的煙袋，戳了幾口煙絲放進那煙袋鍋內捏了捏，吸了一口。</w:delText>
        </w:r>
      </w:del>
    </w:p>
    <w:p w:rsidR="00C04663" w:rsidDel="00242542" w:rsidRDefault="00A7259F" w:rsidP="00813907">
      <w:pPr>
        <w:spacing w:after="240"/>
        <w:rPr>
          <w:del w:id="2145" w:author="Administrator" w:date="2019-08-10T12:01:00Z"/>
        </w:rPr>
      </w:pPr>
      <w:del w:id="2146" w:author="Administrator" w:date="2019-08-10T12:01:00Z">
        <w:r w:rsidDel="00242542">
          <w:rPr>
            <w:rFonts w:hint="eastAsia"/>
          </w:rPr>
          <w:delText>他可聽不懂甚麼金山不金山的，但看這少年的一身打扮，想來是個大戶人家，自己也不好多注目太久。</w:delText>
        </w:r>
      </w:del>
    </w:p>
    <w:p w:rsidR="00C04663" w:rsidDel="00242542" w:rsidRDefault="00A7259F" w:rsidP="00813907">
      <w:pPr>
        <w:spacing w:after="240"/>
        <w:rPr>
          <w:del w:id="2147" w:author="Administrator" w:date="2019-08-10T12:01:00Z"/>
        </w:rPr>
      </w:pPr>
      <w:del w:id="2148" w:author="Administrator" w:date="2019-08-10T12:01:00Z">
        <w:r w:rsidDel="00242542">
          <w:rPr>
            <w:rFonts w:hint="eastAsia"/>
          </w:rPr>
          <w:delText>但離那船翁不遠，一名黑衣中年，其相貌消受枯黃，看起來體格卻頗為精實，此時卻眼神一亮，注視著李龍飛緊緊不放。</w:delText>
        </w:r>
      </w:del>
    </w:p>
    <w:p w:rsidR="00C04663" w:rsidDel="00242542" w:rsidRDefault="00A7259F" w:rsidP="00813907">
      <w:pPr>
        <w:spacing w:after="240"/>
        <w:rPr>
          <w:del w:id="2149" w:author="Administrator" w:date="2019-08-10T12:01:00Z"/>
        </w:rPr>
      </w:pPr>
      <w:del w:id="2150" w:author="Administrator" w:date="2019-08-10T12:01:00Z">
        <w:r w:rsidDel="00242542">
          <w:rPr>
            <w:rFonts w:hint="eastAsia"/>
          </w:rPr>
          <w:delText>李龍飛吟完一句詩，心情舒暢，跟著便走到那老船翁旁說道，「船家，請問你渡船到對岸所費多少？是否可以即刻動身？」</w:delText>
        </w:r>
      </w:del>
    </w:p>
    <w:p w:rsidR="00C04663" w:rsidDel="00242542" w:rsidRDefault="00A7259F" w:rsidP="00813907">
      <w:pPr>
        <w:spacing w:after="240"/>
        <w:rPr>
          <w:del w:id="2151" w:author="Administrator" w:date="2019-08-10T12:01:00Z"/>
        </w:rPr>
      </w:pPr>
      <w:del w:id="2152" w:author="Administrator" w:date="2019-08-10T12:01:00Z">
        <w:r w:rsidDel="00242542">
          <w:rPr>
            <w:rFonts w:hint="eastAsia"/>
          </w:rPr>
          <w:delText>老老船翁剛拿起旱煙抽了兩口，聽到李龍飛尋問，連忙放下煙桿，伸出手比了個五，啞著聲說道，「八百，一趟八百紋錢，若有八人，一個人收兩百紋錢就好，公子要不要再等一會，人很快就能齊，齊了便可啟程。」</w:delText>
        </w:r>
      </w:del>
    </w:p>
    <w:p w:rsidR="00C04663" w:rsidDel="00242542" w:rsidRDefault="00A7259F" w:rsidP="00813907">
      <w:pPr>
        <w:spacing w:after="240"/>
        <w:rPr>
          <w:del w:id="2153" w:author="Administrator" w:date="2019-08-10T12:01:00Z"/>
        </w:rPr>
      </w:pPr>
      <w:del w:id="2154" w:author="Administrator" w:date="2019-08-10T12:01:00Z">
        <w:r w:rsidDel="00242542">
          <w:rPr>
            <w:rFonts w:hint="eastAsia"/>
          </w:rPr>
          <w:delText>李龍飛琢磨了一下自己身上還剩的銀兩，心想八百紋錢也不過半兩多銀子，這點花費不算太高，便思量著是否該直接包下船來。</w:delText>
        </w:r>
      </w:del>
    </w:p>
    <w:p w:rsidR="00C04663" w:rsidDel="00242542" w:rsidRDefault="00A7259F" w:rsidP="00813907">
      <w:pPr>
        <w:spacing w:after="240"/>
        <w:rPr>
          <w:del w:id="2155" w:author="Administrator" w:date="2019-08-10T12:01:00Z"/>
        </w:rPr>
      </w:pPr>
      <w:del w:id="2156" w:author="Administrator" w:date="2019-08-10T12:01:00Z">
        <w:r w:rsidDel="00242542">
          <w:rPr>
            <w:rFonts w:hint="eastAsia"/>
          </w:rPr>
          <w:delText>倒也不是他不願等待，而是他行李較多，跟著別人搭船，一個人佔了兩個位置，頗為尷尬，他富家子弟，臉皮薄，便想花錢了事，省得別人在心中腹謗。</w:delText>
        </w:r>
      </w:del>
    </w:p>
    <w:p w:rsidR="00C04663" w:rsidDel="00242542" w:rsidRDefault="00A7259F" w:rsidP="00813907">
      <w:pPr>
        <w:spacing w:after="240"/>
        <w:rPr>
          <w:del w:id="2157" w:author="Administrator" w:date="2019-08-10T12:01:00Z"/>
        </w:rPr>
      </w:pPr>
      <w:del w:id="2158" w:author="Administrator" w:date="2019-08-10T12:01:00Z">
        <w:r w:rsidDel="00242542">
          <w:rPr>
            <w:rFonts w:hint="eastAsia"/>
          </w:rPr>
          <w:delText>「船家，我要包船，即刻就給我啟程！」卻在這時，旁邊一個聲音響起，李龍飛轉頭一看，只見一名黃臉中年，一身黑衣朝這走來。</w:delText>
        </w:r>
      </w:del>
    </w:p>
    <w:p w:rsidR="00C04663" w:rsidDel="00242542" w:rsidRDefault="00A7259F" w:rsidP="00813907">
      <w:pPr>
        <w:spacing w:after="240"/>
        <w:rPr>
          <w:del w:id="2159" w:author="Administrator" w:date="2019-08-10T12:01:00Z"/>
        </w:rPr>
      </w:pPr>
      <w:del w:id="2160" w:author="Administrator" w:date="2019-08-10T12:01:00Z">
        <w:r w:rsidDel="00242542">
          <w:rPr>
            <w:rFonts w:hint="eastAsia"/>
          </w:rPr>
          <w:delText>那船家略一發愣，回頭看了看李龍飛，有些犯愁地對著那黑衣大漢說，「客倌，不好意思，方才這位小兄弟已經說要搭乘…要不，您倆一起渡船，我少收大爺您兩百紋錢好嗎？」</w:delText>
        </w:r>
      </w:del>
    </w:p>
    <w:p w:rsidR="00C04663" w:rsidDel="00242542" w:rsidRDefault="00A7259F" w:rsidP="00813907">
      <w:pPr>
        <w:spacing w:after="240"/>
        <w:rPr>
          <w:del w:id="2161" w:author="Administrator" w:date="2019-08-10T12:01:00Z"/>
        </w:rPr>
      </w:pPr>
      <w:del w:id="2162" w:author="Administrator" w:date="2019-08-10T12:01:00Z">
        <w:r w:rsidDel="00242542">
          <w:rPr>
            <w:rFonts w:hint="eastAsia"/>
          </w:rPr>
          <w:delText>船家這也是權宜之計，畢竟這包船價是八百紋錢，若是少了兩百紋錢加上李龍飛的兩百紋錢，這樣倒也打平沒有吃虧。</w:delText>
        </w:r>
      </w:del>
    </w:p>
    <w:p w:rsidR="00C04663" w:rsidDel="00242542" w:rsidRDefault="00A7259F" w:rsidP="00813907">
      <w:pPr>
        <w:spacing w:after="240"/>
        <w:rPr>
          <w:del w:id="2163" w:author="Administrator" w:date="2019-08-10T12:01:00Z"/>
        </w:rPr>
      </w:pPr>
      <w:del w:id="2164" w:author="Administrator" w:date="2019-08-10T12:01:00Z">
        <w:r w:rsidDel="00242542">
          <w:rPr>
            <w:rFonts w:hint="eastAsia"/>
          </w:rPr>
          <w:delText>只是那黑衣人一聽卻眉頭一皺，冷哼一聲，眼角略帶不屑看了李龍飛一眼，「少囉嗦，本大爺有的是錢，一兩銀子給你，馬上就給我開船。」</w:delText>
        </w:r>
      </w:del>
    </w:p>
    <w:p w:rsidR="00C04663" w:rsidDel="00242542" w:rsidRDefault="00A7259F" w:rsidP="00813907">
      <w:pPr>
        <w:spacing w:after="240"/>
        <w:rPr>
          <w:del w:id="2165" w:author="Administrator" w:date="2019-08-10T12:01:00Z"/>
        </w:rPr>
      </w:pPr>
      <w:del w:id="2166" w:author="Administrator" w:date="2019-08-10T12:01:00Z">
        <w:r w:rsidDel="00242542">
          <w:rPr>
            <w:rFonts w:hint="eastAsia"/>
          </w:rPr>
          <w:delText>說完，扔出一兩銀子，不偏不移正好丟在船翁的面前。</w:delText>
        </w:r>
      </w:del>
    </w:p>
    <w:p w:rsidR="00C04663" w:rsidDel="00242542" w:rsidRDefault="00A7259F" w:rsidP="00813907">
      <w:pPr>
        <w:spacing w:after="240"/>
        <w:rPr>
          <w:del w:id="2167" w:author="Administrator" w:date="2019-08-10T12:01:00Z"/>
        </w:rPr>
      </w:pPr>
      <w:del w:id="2168" w:author="Administrator" w:date="2019-08-10T12:01:00Z">
        <w:r w:rsidDel="00242542">
          <w:rPr>
            <w:rFonts w:hint="eastAsia"/>
          </w:rPr>
          <w:delText>李龍飛在一旁本不做聲，但一聽對方態度如此囂張，他心中一股氣就升上來，暗忖從前在李府除了李敦之外，從沒人敢冒犯自己，如今在外不過渡個船，居然就有人壓到自己頭上，何況這一兩銀子自己也不是出不起，有甚麼好得意的，便從懷中掏出半兩金子，同樣學著那黑衣人的手法扔到那船翁面前說道，「銀子我是沒有，但金子我倒是不少，這半兩金子給你，就算是我包船的費用，也不用找了，下次我再回來，送我一程便可！」，說完，下巴微微抬起，斜眼看向那黑衣人。</w:delText>
        </w:r>
      </w:del>
    </w:p>
    <w:p w:rsidR="00C04663" w:rsidDel="00242542" w:rsidRDefault="00A7259F" w:rsidP="00813907">
      <w:pPr>
        <w:spacing w:after="240"/>
        <w:rPr>
          <w:del w:id="2169" w:author="Administrator" w:date="2019-08-10T12:01:00Z"/>
        </w:rPr>
      </w:pPr>
      <w:del w:id="2170" w:author="Administrator" w:date="2019-08-10T12:01:00Z">
        <w:r w:rsidDel="00242542">
          <w:rPr>
            <w:rFonts w:hint="eastAsia"/>
          </w:rPr>
          <w:delText>那黑衣人見狀，並沒有說些甚麼，反而眼神深處閃過一絲不可見的陰冷笑意，低身拿起那枚銀子，轉頭便走了開來。</w:delText>
        </w:r>
      </w:del>
    </w:p>
    <w:p w:rsidR="00C04663" w:rsidDel="00242542" w:rsidRDefault="00A7259F" w:rsidP="00813907">
      <w:pPr>
        <w:spacing w:after="240"/>
        <w:rPr>
          <w:del w:id="2171" w:author="Administrator" w:date="2019-08-10T12:01:00Z"/>
        </w:rPr>
      </w:pPr>
      <w:del w:id="2172" w:author="Administrator" w:date="2019-08-10T12:01:00Z">
        <w:r w:rsidDel="00242542">
          <w:rPr>
            <w:rFonts w:hint="eastAsia"/>
          </w:rPr>
          <w:delText>那船翁在這渡船渡了一輩子，從沒遇過這樣子的事情，看著那黑衣人離去，連忙彎下腰去撿起那半兩金子，拾起來時，老邁的雙手忍不住有些顫抖。</w:delText>
        </w:r>
      </w:del>
    </w:p>
    <w:p w:rsidR="00C04663" w:rsidDel="00242542" w:rsidRDefault="00A7259F" w:rsidP="00813907">
      <w:pPr>
        <w:spacing w:after="240"/>
        <w:rPr>
          <w:del w:id="2173" w:author="Administrator" w:date="2019-08-10T12:01:00Z"/>
        </w:rPr>
      </w:pPr>
      <w:del w:id="2174" w:author="Administrator" w:date="2019-08-10T12:01:00Z">
        <w:r w:rsidDel="00242542">
          <w:rPr>
            <w:rFonts w:hint="eastAsia"/>
          </w:rPr>
          <w:delText>實在是這看起來像是大戶人家的少爺出手太為大方了，一次就給了十趟包船的錢，要是這生意多來幾趟，那他搞不好就能換艄大一點的船，賺更多的錢了。</w:delText>
        </w:r>
      </w:del>
    </w:p>
    <w:p w:rsidR="00C04663" w:rsidDel="00242542" w:rsidRDefault="00A7259F" w:rsidP="00813907">
      <w:pPr>
        <w:spacing w:after="240"/>
        <w:rPr>
          <w:del w:id="2175" w:author="Administrator" w:date="2019-08-10T12:01:00Z"/>
        </w:rPr>
      </w:pPr>
      <w:del w:id="2176" w:author="Administrator" w:date="2019-08-10T12:01:00Z">
        <w:r w:rsidDel="00242542">
          <w:rPr>
            <w:rFonts w:hint="eastAsia"/>
          </w:rPr>
          <w:delText>李龍飛看到那黑衣人離開，表情有些得意，雖然心底深處隱隱覺得有些不妥，但他也沒有多在意，而是催促著船翁，趕快啟程。</w:delText>
        </w:r>
      </w:del>
    </w:p>
    <w:p w:rsidR="00C04663" w:rsidDel="00242542" w:rsidRDefault="00A7259F" w:rsidP="00813907">
      <w:pPr>
        <w:spacing w:after="240"/>
        <w:rPr>
          <w:del w:id="2177" w:author="Administrator" w:date="2019-08-10T12:01:00Z"/>
        </w:rPr>
      </w:pPr>
      <w:del w:id="2178" w:author="Administrator" w:date="2019-08-10T12:01:00Z">
        <w:r w:rsidDel="00242542">
          <w:rPr>
            <w:rFonts w:hint="eastAsia"/>
          </w:rPr>
          <w:delText>那船翁收下了那金燦燦的金子，當然也沒有意見，連忙將船繩解開，替李龍飛拿了身後的行李，啟程渡航。</w:delText>
        </w:r>
      </w:del>
    </w:p>
    <w:p w:rsidR="00C04663" w:rsidDel="00242542" w:rsidRDefault="00A7259F" w:rsidP="00813907">
      <w:pPr>
        <w:spacing w:after="240"/>
        <w:rPr>
          <w:del w:id="2179" w:author="Administrator" w:date="2019-08-10T12:01:00Z"/>
        </w:rPr>
      </w:pPr>
      <w:del w:id="2180" w:author="Administrator" w:date="2019-08-10T12:01:00Z">
        <w:r w:rsidDel="00242542">
          <w:rPr>
            <w:rFonts w:hint="eastAsia"/>
          </w:rPr>
          <w:delText>這船身不大，在青河上，有如一片小葉，乘著浪緩緩往對岸划去。</w:delText>
        </w:r>
      </w:del>
    </w:p>
    <w:p w:rsidR="00C04663" w:rsidDel="00242542" w:rsidRDefault="00A7259F" w:rsidP="00813907">
      <w:pPr>
        <w:spacing w:after="240"/>
        <w:rPr>
          <w:del w:id="2181" w:author="Administrator" w:date="2019-08-10T12:01:00Z"/>
        </w:rPr>
      </w:pPr>
      <w:del w:id="2182" w:author="Administrator" w:date="2019-08-10T12:01:00Z">
        <w:r w:rsidDel="00242542">
          <w:rPr>
            <w:rFonts w:hint="eastAsia"/>
          </w:rPr>
          <w:delText>李龍飛在船倉內，靠著船倉旁掀起一半的簾子，眼中看著江水滔滔，耳裡聽著河水嘩嘩，想到自己一輩子都沒離開</w:delText>
        </w:r>
        <w:r w:rsidR="000852D1" w:rsidDel="00242542">
          <w:rPr>
            <w:rFonts w:hint="eastAsia"/>
          </w:rPr>
          <w:delText>北都</w:delText>
        </w:r>
        <w:r w:rsidDel="00242542">
          <w:rPr>
            <w:rFonts w:hint="eastAsia"/>
          </w:rPr>
          <w:delText>國，這次第一次離開，便要去離家不知幾百里遠的地方，心中不由得有些惆悵。</w:delText>
        </w:r>
      </w:del>
    </w:p>
    <w:p w:rsidR="00C04663" w:rsidDel="00242542" w:rsidRDefault="00A7259F" w:rsidP="00813907">
      <w:pPr>
        <w:spacing w:after="240"/>
        <w:rPr>
          <w:del w:id="2183" w:author="Administrator" w:date="2019-08-10T12:01:00Z"/>
        </w:rPr>
      </w:pPr>
      <w:del w:id="2184" w:author="Administrator" w:date="2019-08-10T12:01:00Z">
        <w:r w:rsidDel="00242542">
          <w:rPr>
            <w:rFonts w:hint="eastAsia"/>
          </w:rPr>
          <w:delText>不過他性格中固執帶點拗性，一旦決定的事，不達到目地就不絕不罷手，所以倒也沒有想過要往回頭。</w:delText>
        </w:r>
      </w:del>
    </w:p>
    <w:p w:rsidR="00C04663" w:rsidDel="00242542" w:rsidRDefault="00A7259F" w:rsidP="00813907">
      <w:pPr>
        <w:spacing w:after="240"/>
        <w:rPr>
          <w:del w:id="2185" w:author="Administrator" w:date="2019-08-10T12:01:00Z"/>
        </w:rPr>
      </w:pPr>
      <w:del w:id="2186" w:author="Administrator" w:date="2019-08-10T12:01:00Z">
        <w:r w:rsidDel="00242542">
          <w:rPr>
            <w:rFonts w:hint="eastAsia"/>
          </w:rPr>
          <w:delText>正當他還沉浸在思緒之中，突然間船身一陣劇烈的碰撞，跟著一陣倉促的腳步聲從船倉外傳來。</w:delText>
        </w:r>
      </w:del>
    </w:p>
    <w:p w:rsidR="00C04663" w:rsidDel="00242542" w:rsidRDefault="00A7259F" w:rsidP="00813907">
      <w:pPr>
        <w:spacing w:after="240"/>
        <w:rPr>
          <w:del w:id="2187" w:author="Administrator" w:date="2019-08-10T12:01:00Z"/>
        </w:rPr>
      </w:pPr>
      <w:del w:id="2188" w:author="Administrator" w:date="2019-08-10T12:01:00Z">
        <w:r w:rsidDel="00242542">
          <w:rPr>
            <w:rFonts w:hint="eastAsia"/>
          </w:rPr>
          <w:delText>李龍飛尚未來得及出船倉尋問船翁發生甚麼事，便聽到外頭一個低沉的聲音低喝著，「老傢伙給我安靜趴著，省得我廢事連你也一起宰了！」</w:delText>
        </w:r>
      </w:del>
    </w:p>
    <w:p w:rsidR="00C04663" w:rsidDel="00242542" w:rsidRDefault="00A7259F" w:rsidP="00813907">
      <w:pPr>
        <w:spacing w:after="240"/>
        <w:rPr>
          <w:del w:id="2189" w:author="Administrator" w:date="2019-08-10T12:01:00Z"/>
        </w:rPr>
      </w:pPr>
      <w:del w:id="2190" w:author="Administrator" w:date="2019-08-10T12:01:00Z">
        <w:r w:rsidDel="00242542">
          <w:rPr>
            <w:rFonts w:hint="eastAsia"/>
          </w:rPr>
          <w:delText>李龍飛嚇了一跳，不知道發生何事，下意識便想往船倉另一頭走去，卻聽到那腳步聲像早料到的似，搭搭搭快速繞到另一頭，伸頭便往倉內探來，「小鬼，給我乖乖滾出來，否則老子便不客氣了！」</w:delText>
        </w:r>
      </w:del>
    </w:p>
    <w:p w:rsidR="00A724AF" w:rsidDel="00242542" w:rsidRDefault="00A7259F" w:rsidP="00813907">
      <w:pPr>
        <w:spacing w:after="240"/>
        <w:rPr>
          <w:del w:id="2191" w:author="Administrator" w:date="2019-08-10T12:01:00Z"/>
        </w:rPr>
      </w:pPr>
      <w:del w:id="2192" w:author="Administrator" w:date="2019-08-10T12:01:00Z">
        <w:r w:rsidDel="00242542">
          <w:rPr>
            <w:rFonts w:hint="eastAsia"/>
          </w:rPr>
          <w:delText>李龍飛心頭一緊，只見那人臉上蒙著一塊黑布，雖見不清面貌，但依稀與方才那岸那黑衣人有些眼熟，忍不住</w:delText>
        </w:r>
      </w:del>
      <w:del w:id="2193" w:author="Administrator" w:date="2019-07-04T11:40:00Z">
        <w:r w:rsidDel="00A724AF">
          <w:rPr>
            <w:rFonts w:hint="eastAsia"/>
          </w:rPr>
          <w:delText>顫聲說道</w:delText>
        </w:r>
      </w:del>
      <w:del w:id="2194" w:author="Administrator" w:date="2019-08-10T12:01:00Z">
        <w:r w:rsidDel="00242542">
          <w:rPr>
            <w:rFonts w:hint="eastAsia"/>
          </w:rPr>
          <w:delText>，「</w:delText>
        </w:r>
      </w:del>
      <w:del w:id="2195" w:author="Administrator" w:date="2019-07-04T11:40:00Z">
        <w:r w:rsidDel="00A724AF">
          <w:rPr>
            <w:rFonts w:hint="eastAsia"/>
          </w:rPr>
          <w:delText>這位大哥</w:delText>
        </w:r>
      </w:del>
      <w:del w:id="2196" w:author="Administrator" w:date="2019-08-10T12:01:00Z">
        <w:r w:rsidDel="00242542">
          <w:rPr>
            <w:rFonts w:hint="eastAsia"/>
          </w:rPr>
          <w:delText>…</w:delText>
        </w:r>
      </w:del>
      <w:del w:id="2197" w:author="Administrator" w:date="2019-07-04T11:40:00Z">
        <w:r w:rsidDel="00A724AF">
          <w:rPr>
            <w:rFonts w:hint="eastAsia"/>
          </w:rPr>
          <w:delText>有話好好說</w:delText>
        </w:r>
      </w:del>
      <w:del w:id="2198" w:author="Administrator" w:date="2019-08-10T12:01:00Z">
        <w:r w:rsidDel="00242542">
          <w:rPr>
            <w:rFonts w:hint="eastAsia"/>
          </w:rPr>
          <w:delText>，</w:delText>
        </w:r>
      </w:del>
      <w:del w:id="2199" w:author="Administrator" w:date="2019-07-04T11:40:00Z">
        <w:r w:rsidDel="00A724AF">
          <w:rPr>
            <w:rFonts w:hint="eastAsia"/>
          </w:rPr>
          <w:delText>剛剛是我不對，你別放在心上</w:delText>
        </w:r>
      </w:del>
      <w:del w:id="2200" w:author="Administrator" w:date="2019-07-04T11:41:00Z">
        <w:r w:rsidDel="00A724AF">
          <w:rPr>
            <w:rFonts w:hint="eastAsia"/>
          </w:rPr>
          <w:delText>，回頭我跟你賠個不是好嗎？</w:delText>
        </w:r>
      </w:del>
      <w:del w:id="2201" w:author="Administrator" w:date="2019-08-10T12:01:00Z">
        <w:r w:rsidDel="00242542">
          <w:rPr>
            <w:rFonts w:hint="eastAsia"/>
          </w:rPr>
          <w:delText>」</w:delText>
        </w:r>
      </w:del>
    </w:p>
    <w:p w:rsidR="00A724AF" w:rsidDel="00A724AF" w:rsidRDefault="00A7259F" w:rsidP="00813907">
      <w:pPr>
        <w:spacing w:after="240"/>
        <w:rPr>
          <w:del w:id="2202" w:author="Administrator" w:date="2019-07-04T11:45:00Z"/>
        </w:rPr>
      </w:pPr>
      <w:del w:id="2203" w:author="Administrator" w:date="2019-08-10T12:01:00Z">
        <w:r w:rsidDel="00242542">
          <w:rPr>
            <w:rFonts w:hint="eastAsia"/>
          </w:rPr>
          <w:delText>那黑衣人乾笑兩聲，抬起手中一把亮晃晃的銀刀，冷漠地說，「賠罪倒是不用了，我在岸邊等了那麼久，終於讓我找到一隻肥羊，你</w:delText>
        </w:r>
      </w:del>
      <w:del w:id="2204" w:author="Administrator" w:date="2019-07-04T11:44:00Z">
        <w:r w:rsidDel="00A724AF">
          <w:rPr>
            <w:rFonts w:hint="eastAsia"/>
          </w:rPr>
          <w:delText>把身上的行李都給我，我就放你一馬。</w:delText>
        </w:r>
      </w:del>
      <w:del w:id="2205" w:author="Administrator" w:date="2019-08-10T12:01:00Z">
        <w:r w:rsidDel="00242542">
          <w:rPr>
            <w:rFonts w:hint="eastAsia"/>
          </w:rPr>
          <w:delText>」</w:delText>
        </w:r>
      </w:del>
    </w:p>
    <w:p w:rsidR="00C04663" w:rsidDel="00242542" w:rsidRDefault="00A7259F" w:rsidP="00813907">
      <w:pPr>
        <w:spacing w:after="240"/>
        <w:rPr>
          <w:del w:id="2206" w:author="Administrator" w:date="2019-08-10T12:01:00Z"/>
        </w:rPr>
      </w:pPr>
      <w:del w:id="2207" w:author="Administrator" w:date="2019-08-10T12:01:00Z">
        <w:r w:rsidDel="00242542">
          <w:rPr>
            <w:rFonts w:hint="eastAsia"/>
          </w:rPr>
          <w:delText>「該死的，這莫不是大伯說過的，江湖上常見的水匪，聽說這些傢伙每個都是官府抓拿的要犯，我怎那麼衰</w:delText>
        </w:r>
      </w:del>
      <w:del w:id="2208" w:author="Administrator" w:date="2019-07-04T11:45:00Z">
        <w:r w:rsidDel="00A724AF">
          <w:rPr>
            <w:rFonts w:hint="eastAsia"/>
          </w:rPr>
          <w:delText>在這便遇上一個</w:delText>
        </w:r>
      </w:del>
      <w:del w:id="2209" w:author="Administrator" w:date="2019-08-10T12:01:00Z">
        <w:r w:rsidDel="00242542">
          <w:rPr>
            <w:rFonts w:hint="eastAsia"/>
          </w:rPr>
          <w:delText>。」李龍飛</w:delText>
        </w:r>
      </w:del>
      <w:del w:id="2210" w:author="Administrator" w:date="2019-07-04T11:46:00Z">
        <w:r w:rsidDel="00A724AF">
          <w:rPr>
            <w:rFonts w:hint="eastAsia"/>
          </w:rPr>
          <w:delText>欲哭無淚，這才知道</w:delText>
        </w:r>
      </w:del>
      <w:del w:id="2211" w:author="Administrator" w:date="2019-08-10T12:01:00Z">
        <w:r w:rsidDel="00242542">
          <w:rPr>
            <w:rFonts w:hint="eastAsia"/>
          </w:rPr>
          <w:delText>對方早已盯上自己，這麼一來，自己絕不能被對方抓到，否則像他這樣的富家子弟，要嘛是被勒索大量贖金，要嘛是被搶奪錢財之後宰了。</w:delText>
        </w:r>
      </w:del>
    </w:p>
    <w:p w:rsidR="000B3937" w:rsidRPr="000B3937" w:rsidDel="00242542" w:rsidRDefault="00A7259F" w:rsidP="00813907">
      <w:pPr>
        <w:spacing w:after="240"/>
        <w:rPr>
          <w:del w:id="2212" w:author="Administrator" w:date="2019-08-10T12:01:00Z"/>
        </w:rPr>
      </w:pPr>
      <w:del w:id="2213" w:author="Administrator" w:date="2019-07-04T11:46:00Z">
        <w:r w:rsidDel="00A724AF">
          <w:rPr>
            <w:rFonts w:hint="eastAsia"/>
          </w:rPr>
          <w:delText>慌亂</w:delText>
        </w:r>
      </w:del>
      <w:del w:id="2214" w:author="Administrator" w:date="2019-08-10T12:01:00Z">
        <w:r w:rsidDel="00242542">
          <w:rPr>
            <w:rFonts w:hint="eastAsia"/>
          </w:rPr>
          <w:delText>之下，他抓起了行李，掀開船倉側邊簾子便要往河裡跳。</w:delText>
        </w:r>
      </w:del>
    </w:p>
    <w:p w:rsidR="00C04663" w:rsidDel="00242542" w:rsidRDefault="00A7259F" w:rsidP="00813907">
      <w:pPr>
        <w:spacing w:after="240"/>
        <w:rPr>
          <w:del w:id="2215" w:author="Administrator" w:date="2019-08-10T12:01:00Z"/>
        </w:rPr>
      </w:pPr>
      <w:del w:id="2216" w:author="Administrator" w:date="2019-08-10T12:01:00Z">
        <w:r w:rsidDel="00242542">
          <w:rPr>
            <w:rFonts w:hint="eastAsia"/>
          </w:rPr>
          <w:delText>這青河河水雖然不是十分湍急，常人下去之後也難保能遊到對岸，只是眼下情況危急，比起被水匪抓到，跳下河去還有那麼一絲希望。</w:delText>
        </w:r>
      </w:del>
    </w:p>
    <w:p w:rsidR="00C04663" w:rsidDel="00242542" w:rsidRDefault="00A7259F" w:rsidP="00813907">
      <w:pPr>
        <w:spacing w:after="240"/>
        <w:rPr>
          <w:del w:id="2217" w:author="Administrator" w:date="2019-08-10T12:01:00Z"/>
        </w:rPr>
      </w:pPr>
      <w:del w:id="2218" w:author="Administrator" w:date="2019-08-10T12:01:00Z">
        <w:r w:rsidDel="00242542">
          <w:rPr>
            <w:rFonts w:hint="eastAsia"/>
          </w:rPr>
          <w:delText>那黑衣人一見李龍飛</w:delText>
        </w:r>
      </w:del>
      <w:del w:id="2219" w:author="Administrator" w:date="2019-07-14T19:42:00Z">
        <w:r w:rsidDel="000B3937">
          <w:rPr>
            <w:rFonts w:hint="eastAsia"/>
          </w:rPr>
          <w:delText>不理自己要往旁邊跳</w:delText>
        </w:r>
      </w:del>
      <w:del w:id="2220" w:author="Administrator" w:date="2019-08-10T12:01:00Z">
        <w:r w:rsidDel="00242542">
          <w:rPr>
            <w:rFonts w:hint="eastAsia"/>
          </w:rPr>
          <w:delText>，</w:delText>
        </w:r>
      </w:del>
      <w:del w:id="2221" w:author="Administrator" w:date="2019-07-14T19:56:00Z">
        <w:r w:rsidDel="00007713">
          <w:rPr>
            <w:rFonts w:hint="eastAsia"/>
          </w:rPr>
          <w:delText>連</w:delText>
        </w:r>
      </w:del>
      <w:del w:id="2222" w:author="Administrator" w:date="2019-08-10T12:01:00Z">
        <w:r w:rsidDel="00242542">
          <w:rPr>
            <w:rFonts w:hint="eastAsia"/>
          </w:rPr>
          <w:delText>忙彎下腰想要衝進船倉裡抓對方，</w:delText>
        </w:r>
      </w:del>
      <w:del w:id="2223" w:author="Administrator" w:date="2019-07-14T19:56:00Z">
        <w:r w:rsidDel="00007713">
          <w:rPr>
            <w:rFonts w:hint="eastAsia"/>
          </w:rPr>
          <w:delText>但終究</w:delText>
        </w:r>
      </w:del>
      <w:del w:id="2224" w:author="Administrator" w:date="2019-08-10T12:01:00Z">
        <w:r w:rsidDel="00242542">
          <w:rPr>
            <w:rFonts w:hint="eastAsia"/>
          </w:rPr>
          <w:delText>慢了一步，只抓到行李的一角。</w:delText>
        </w:r>
      </w:del>
    </w:p>
    <w:p w:rsidR="00C04663" w:rsidDel="00242542" w:rsidRDefault="00A7259F" w:rsidP="00813907">
      <w:pPr>
        <w:spacing w:after="240"/>
        <w:rPr>
          <w:del w:id="2225" w:author="Administrator" w:date="2019-08-10T12:01:00Z"/>
        </w:rPr>
      </w:pPr>
      <w:del w:id="2226" w:author="Administrator" w:date="2019-08-10T12:01:00Z">
        <w:r w:rsidDel="00242542">
          <w:rPr>
            <w:rFonts w:hint="eastAsia"/>
          </w:rPr>
          <w:delText>嘶一聲，李龍飛背上的包裹裂了開來，但他卻成功逃進了水底，黑衣</w:delText>
        </w:r>
      </w:del>
      <w:del w:id="2227" w:author="Administrator" w:date="2019-07-04T11:47:00Z">
        <w:r w:rsidDel="00A724AF">
          <w:rPr>
            <w:rFonts w:hint="eastAsia"/>
          </w:rPr>
          <w:delText>男</w:delText>
        </w:r>
      </w:del>
      <w:del w:id="2228" w:author="Administrator" w:date="2019-08-10T12:01:00Z">
        <w:r w:rsidDel="00242542">
          <w:rPr>
            <w:rFonts w:hint="eastAsia"/>
          </w:rPr>
          <w:delText>氣急敗壞衝出船倉，想找尋他的下落，但河面浪花滾滾，卻哪裡還能看得見李龍飛的蹤影。</w:delText>
        </w:r>
      </w:del>
    </w:p>
    <w:p w:rsidR="00C04663" w:rsidRDefault="00C04663" w:rsidP="00813907">
      <w:pPr>
        <w:spacing w:after="240"/>
      </w:pPr>
    </w:p>
    <w:p w:rsidR="00242542" w:rsidRDefault="00242542" w:rsidP="00242542">
      <w:pPr>
        <w:pStyle w:val="12"/>
        <w:numPr>
          <w:ilvl w:val="0"/>
          <w:numId w:val="1"/>
        </w:numPr>
        <w:spacing w:after="240"/>
        <w:ind w:leftChars="0" w:left="357" w:hanging="357"/>
        <w:outlineLvl w:val="0"/>
        <w:rPr>
          <w:ins w:id="2229" w:author="Administrator" w:date="2019-08-10T12:02:00Z"/>
        </w:rPr>
      </w:pPr>
      <w:ins w:id="2230" w:author="Administrator" w:date="2019-08-10T12:02:00Z">
        <w:r>
          <w:rPr>
            <w:rFonts w:hint="eastAsia"/>
          </w:rPr>
          <w:t>覬覦</w:t>
        </w:r>
      </w:ins>
    </w:p>
    <w:p w:rsidR="000F0075" w:rsidRDefault="00242542">
      <w:pPr>
        <w:pStyle w:val="12"/>
        <w:spacing w:after="240"/>
        <w:ind w:leftChars="0" w:left="0"/>
        <w:rPr>
          <w:ins w:id="2231" w:author="Administrator" w:date="2019-08-10T12:03:00Z"/>
        </w:rPr>
        <w:pPrChange w:id="2232" w:author="Administrator" w:date="2019-08-10T12:03:00Z">
          <w:pPr>
            <w:spacing w:after="240"/>
          </w:pPr>
        </w:pPrChange>
      </w:pPr>
      <w:ins w:id="2233" w:author="Administrator" w:date="2019-08-10T12:03:00Z">
        <w:r>
          <w:rPr>
            <w:rFonts w:hint="eastAsia"/>
          </w:rPr>
          <w:t>這一走，就走了一個多月。</w:t>
        </w:r>
      </w:ins>
    </w:p>
    <w:p w:rsidR="00242542" w:rsidRDefault="00242542" w:rsidP="00242542">
      <w:pPr>
        <w:spacing w:after="240"/>
        <w:rPr>
          <w:ins w:id="2234" w:author="Administrator" w:date="2019-08-10T12:03:00Z"/>
        </w:rPr>
      </w:pPr>
      <w:ins w:id="2235" w:author="Administrator" w:date="2019-08-10T12:03:00Z">
        <w:r>
          <w:rPr>
            <w:rFonts w:hint="eastAsia"/>
          </w:rPr>
          <w:t>一個月以來，雖說李龍飛第一次出遠門，但他平常跟著父親也算是見識過許多事</w:t>
        </w:r>
        <w:r>
          <w:rPr>
            <w:rFonts w:hint="eastAsia"/>
          </w:rPr>
          <w:lastRenderedPageBreak/>
          <w:t>物，加上從其大伯與書中所知不少，倒也不像一般富家子弟甚麼都不懂，得要僕人</w:t>
        </w:r>
      </w:ins>
      <w:ins w:id="2236" w:author="Administrator" w:date="2019-08-10T12:05:00Z">
        <w:r>
          <w:rPr>
            <w:rFonts w:hint="eastAsia"/>
          </w:rPr>
          <w:t>幫</w:t>
        </w:r>
      </w:ins>
      <w:ins w:id="2237" w:author="Administrator" w:date="2019-08-10T12:03:00Z">
        <w:r>
          <w:rPr>
            <w:rFonts w:hint="eastAsia"/>
          </w:rPr>
          <w:t>著。</w:t>
        </w:r>
      </w:ins>
    </w:p>
    <w:p w:rsidR="00242542" w:rsidRDefault="00242542" w:rsidP="00242542">
      <w:pPr>
        <w:spacing w:after="240"/>
        <w:rPr>
          <w:ins w:id="2238" w:author="Administrator" w:date="2019-08-10T12:03:00Z"/>
        </w:rPr>
      </w:pPr>
      <w:ins w:id="2239" w:author="Administrator" w:date="2019-08-10T12:03:00Z">
        <w:r>
          <w:rPr>
            <w:rFonts w:hint="eastAsia"/>
          </w:rPr>
          <w:t>而他前往的目標，是北都國的西方。</w:t>
        </w:r>
      </w:ins>
    </w:p>
    <w:p w:rsidR="00242542" w:rsidRDefault="00242542" w:rsidP="00242542">
      <w:pPr>
        <w:spacing w:after="240"/>
        <w:rPr>
          <w:ins w:id="2240" w:author="Administrator" w:date="2019-08-10T12:03:00Z"/>
        </w:rPr>
      </w:pPr>
      <w:ins w:id="2241" w:author="Administrator" w:date="2019-08-10T12:03:00Z">
        <w:r>
          <w:rPr>
            <w:rFonts w:hint="eastAsia"/>
          </w:rPr>
          <w:t>相傳在胭脂山以東分支座靈山，名叫九崇山，山上有座道觀，裡頭住的都是仙人，被人稱做靈崇觀，觀內的仙人很是不凡，比起胭脂仙人也不遑多讓。</w:t>
        </w:r>
      </w:ins>
    </w:p>
    <w:p w:rsidR="00242542" w:rsidRDefault="00242542" w:rsidP="00242542">
      <w:pPr>
        <w:spacing w:after="240"/>
        <w:rPr>
          <w:ins w:id="2242" w:author="Administrator" w:date="2019-08-10T12:03:00Z"/>
        </w:rPr>
      </w:pPr>
      <w:ins w:id="2243" w:author="Administrator" w:date="2019-08-10T12:03:00Z">
        <w:r>
          <w:rPr>
            <w:rFonts w:hint="eastAsia"/>
          </w:rPr>
          <w:t>尤其觀主歐陽上人，更是謠傳活了上千年，每次一睡便是數百年，很是駭人。</w:t>
        </w:r>
      </w:ins>
    </w:p>
    <w:p w:rsidR="00242542" w:rsidRDefault="00242542" w:rsidP="00242542">
      <w:pPr>
        <w:spacing w:after="240"/>
        <w:rPr>
          <w:ins w:id="2244" w:author="Administrator" w:date="2019-08-10T12:03:00Z"/>
        </w:rPr>
      </w:pPr>
      <w:ins w:id="2245" w:author="Administrator" w:date="2019-08-10T12:03:00Z">
        <w:r>
          <w:rPr>
            <w:rFonts w:hint="eastAsia"/>
          </w:rPr>
          <w:t>雖說靈崇觀每隔數十年便會派人出觀收徒，但選上之人都是極為不凡的神童，李龍飛一來不是甚麼神童轉世，二來也年紀不小了，想進去的機會可以說是十分渺小。</w:t>
        </w:r>
      </w:ins>
    </w:p>
    <w:p w:rsidR="00242542" w:rsidRDefault="00242542" w:rsidP="00242542">
      <w:pPr>
        <w:spacing w:after="240"/>
        <w:rPr>
          <w:ins w:id="2246" w:author="Administrator" w:date="2019-08-10T12:03:00Z"/>
        </w:rPr>
      </w:pPr>
      <w:ins w:id="2247" w:author="Administrator" w:date="2019-08-10T12:03:00Z">
        <w:r>
          <w:rPr>
            <w:rFonts w:hint="eastAsia"/>
          </w:rPr>
          <w:t>但這仍不足以打消他的念頭，</w:t>
        </w:r>
      </w:ins>
    </w:p>
    <w:p w:rsidR="00242542" w:rsidRDefault="00242542" w:rsidP="00242542">
      <w:pPr>
        <w:spacing w:after="240"/>
        <w:rPr>
          <w:ins w:id="2248" w:author="Administrator" w:date="2019-08-10T12:03:00Z"/>
        </w:rPr>
      </w:pPr>
      <w:ins w:id="2249" w:author="Administrator" w:date="2019-08-10T12:03:00Z">
        <w:r>
          <w:rPr>
            <w:rFonts w:hint="eastAsia"/>
          </w:rPr>
          <w:t>「既然已經決定求仙，那哪怕再困難，我也要一試，否則，何來復活爹爹的可能。更何況，誰說我一定進不去呢？說不定我機緣不錯，仙人肯收我進去也不一定。」</w:t>
        </w:r>
      </w:ins>
    </w:p>
    <w:p w:rsidR="00242542" w:rsidRPr="00A05E2E" w:rsidRDefault="00242542" w:rsidP="00242542">
      <w:pPr>
        <w:spacing w:after="240"/>
        <w:rPr>
          <w:ins w:id="2250" w:author="Administrator" w:date="2019-08-10T12:03:00Z"/>
        </w:rPr>
      </w:pPr>
      <w:ins w:id="2251" w:author="Administrator" w:date="2019-08-10T12:03:00Z">
        <w:r>
          <w:rPr>
            <w:rFonts w:hint="eastAsia"/>
          </w:rPr>
          <w:t>李龍飛心中豪氣萬丈尋思著。</w:t>
        </w:r>
      </w:ins>
    </w:p>
    <w:p w:rsidR="00242542" w:rsidRDefault="00242542" w:rsidP="00242542">
      <w:pPr>
        <w:spacing w:after="240"/>
        <w:rPr>
          <w:ins w:id="2252" w:author="Administrator" w:date="2019-08-10T12:03:00Z"/>
        </w:rPr>
      </w:pPr>
      <w:ins w:id="2253" w:author="Administrator" w:date="2019-08-10T12:03:00Z">
        <w:r>
          <w:rPr>
            <w:rFonts w:hint="eastAsia"/>
          </w:rPr>
          <w:t>原本李龍飛第一目標是找尋胭脂仙人所傳下的胭脂仙門，可大伯告訴他，胭脂門不但飄渺雲煙，且傳聞只收女不收男，就算不是如此，以胭脂山的兇險，只怕尚未找到胭脂派，尋仙之人已經命喪於其中。</w:t>
        </w:r>
      </w:ins>
    </w:p>
    <w:p w:rsidR="00242542" w:rsidRDefault="00242542" w:rsidP="00242542">
      <w:pPr>
        <w:spacing w:after="240"/>
        <w:rPr>
          <w:ins w:id="2254" w:author="Administrator" w:date="2019-08-10T12:03:00Z"/>
        </w:rPr>
      </w:pPr>
      <w:ins w:id="2255" w:author="Administrator" w:date="2019-08-10T12:03:00Z">
        <w:r>
          <w:rPr>
            <w:rFonts w:hint="eastAsia"/>
          </w:rPr>
          <w:t>因此李龍飛思考之後，才打算找尋靈崇觀入門。</w:t>
        </w:r>
      </w:ins>
    </w:p>
    <w:p w:rsidR="00242542" w:rsidRDefault="00242542" w:rsidP="00242542">
      <w:pPr>
        <w:spacing w:after="240"/>
        <w:rPr>
          <w:ins w:id="2256" w:author="Administrator" w:date="2019-08-10T12:03:00Z"/>
        </w:rPr>
      </w:pPr>
      <w:ins w:id="2257" w:author="Administrator" w:date="2019-08-10T12:03:00Z">
        <w:r>
          <w:rPr>
            <w:rFonts w:hint="eastAsia"/>
          </w:rPr>
          <w:t>其實除了靈崇觀外，據傳還有幾個古老傳說的仙門道派。</w:t>
        </w:r>
      </w:ins>
    </w:p>
    <w:p w:rsidR="00242542" w:rsidRDefault="00242542" w:rsidP="00242542">
      <w:pPr>
        <w:spacing w:after="240"/>
        <w:rPr>
          <w:ins w:id="2258" w:author="Administrator" w:date="2019-08-10T12:03:00Z"/>
        </w:rPr>
      </w:pPr>
      <w:ins w:id="2259" w:author="Administrator" w:date="2019-08-10T12:03:00Z">
        <w:r>
          <w:rPr>
            <w:rFonts w:hint="eastAsia"/>
          </w:rPr>
          <w:t>如北都國南北千里之外，都分別聽聞有仙門各在一方，南邊是名叫鬼屍門，北邊則是刀仙宗。</w:t>
        </w:r>
      </w:ins>
    </w:p>
    <w:p w:rsidR="00242542" w:rsidRDefault="00242542" w:rsidP="00242542">
      <w:pPr>
        <w:spacing w:after="240"/>
        <w:rPr>
          <w:ins w:id="2260" w:author="Administrator" w:date="2019-08-10T12:03:00Z"/>
        </w:rPr>
      </w:pPr>
      <w:ins w:id="2261" w:author="Administrator" w:date="2019-08-10T12:03:00Z">
        <w:r>
          <w:rPr>
            <w:rFonts w:hint="eastAsia"/>
          </w:rPr>
          <w:t>但這兩個</w:t>
        </w:r>
      </w:ins>
      <w:ins w:id="2262" w:author="Administrator" w:date="2019-08-10T12:06:00Z">
        <w:r>
          <w:rPr>
            <w:rFonts w:hint="eastAsia"/>
          </w:rPr>
          <w:t>仙</w:t>
        </w:r>
      </w:ins>
      <w:ins w:id="2263" w:author="Administrator" w:date="2019-08-10T12:03:00Z">
        <w:r>
          <w:rPr>
            <w:rFonts w:hint="eastAsia"/>
          </w:rPr>
          <w:t>門，聽名字就比靈崇觀遜色一籌，刀仙宗感覺像是江湖門派，而鬼屍門，聽起來更是不太正</w:t>
        </w:r>
      </w:ins>
      <w:ins w:id="2264" w:author="Administrator" w:date="2019-08-10T12:06:00Z">
        <w:r>
          <w:rPr>
            <w:rFonts w:hint="eastAsia"/>
          </w:rPr>
          <w:t>經</w:t>
        </w:r>
      </w:ins>
      <w:ins w:id="2265" w:author="Administrator" w:date="2019-08-10T12:03:00Z">
        <w:r>
          <w:rPr>
            <w:rFonts w:hint="eastAsia"/>
          </w:rPr>
          <w:t>，很是邪門，李龍飛自詡出生清白，斷不能去甚麼邪</w:t>
        </w:r>
      </w:ins>
      <w:ins w:id="2266" w:author="Administrator" w:date="2019-08-10T12:06:00Z">
        <w:r>
          <w:rPr>
            <w:rFonts w:hint="eastAsia"/>
          </w:rPr>
          <w:t>派</w:t>
        </w:r>
      </w:ins>
      <w:ins w:id="2267" w:author="Administrator" w:date="2019-08-10T12:03:00Z">
        <w:r>
          <w:rPr>
            <w:rFonts w:hint="eastAsia"/>
          </w:rPr>
          <w:t>的。</w:t>
        </w:r>
      </w:ins>
    </w:p>
    <w:p w:rsidR="00242542" w:rsidRDefault="00242542" w:rsidP="00242542">
      <w:pPr>
        <w:spacing w:after="240"/>
        <w:rPr>
          <w:ins w:id="2268" w:author="Administrator" w:date="2019-08-10T12:03:00Z"/>
        </w:rPr>
      </w:pPr>
      <w:ins w:id="2269" w:author="Administrator" w:date="2019-08-10T12:03:00Z">
        <w:r>
          <w:rPr>
            <w:rFonts w:hint="eastAsia"/>
          </w:rPr>
          <w:t>不過，真正叫李龍飛心動的，則是其大伯說的，在遙遠的西邊，比傳說中靈崇觀再過去不知多遠，有個名叫齊國的國家，裡頭據傳舉國信奉一門赫赫有名的仙門，名叫赤劍宗，其宗主聽說劍法出神，已然成為劍仙，看過其出手的敵人，從沒有一個活下來的，威鎮八方。</w:t>
        </w:r>
      </w:ins>
    </w:p>
    <w:p w:rsidR="00242542" w:rsidRDefault="00242542" w:rsidP="00242542">
      <w:pPr>
        <w:spacing w:after="240"/>
        <w:rPr>
          <w:ins w:id="2270" w:author="Administrator" w:date="2019-08-10T12:03:00Z"/>
        </w:rPr>
      </w:pPr>
      <w:ins w:id="2271" w:author="Administrator" w:date="2019-08-10T12:03:00Z">
        <w:r>
          <w:rPr>
            <w:rFonts w:hint="eastAsia"/>
          </w:rPr>
          <w:t>這赤劍宗，是李龍飛最想去的仙門。</w:t>
        </w:r>
      </w:ins>
    </w:p>
    <w:p w:rsidR="00242542" w:rsidRDefault="00242542" w:rsidP="00242542">
      <w:pPr>
        <w:spacing w:after="240"/>
        <w:rPr>
          <w:ins w:id="2272" w:author="Administrator" w:date="2019-08-10T12:09:00Z"/>
        </w:rPr>
      </w:pPr>
      <w:ins w:id="2273" w:author="Administrator" w:date="2019-08-10T12:03:00Z">
        <w:r>
          <w:rPr>
            <w:rFonts w:hint="eastAsia"/>
          </w:rPr>
          <w:lastRenderedPageBreak/>
          <w:t>因為那齊國是真真切切坐落在那裡，而非其他虛無縹緲的存在，</w:t>
        </w:r>
      </w:ins>
      <w:ins w:id="2274" w:author="Administrator" w:date="2019-08-10T12:08:00Z">
        <w:r>
          <w:rPr>
            <w:rFonts w:hint="eastAsia"/>
          </w:rPr>
          <w:t>何況劍仙，聽起來就是仙風道古，</w:t>
        </w:r>
      </w:ins>
      <w:ins w:id="2275" w:author="Administrator" w:date="2019-08-10T12:09:00Z">
        <w:r>
          <w:rPr>
            <w:rFonts w:hint="eastAsia"/>
          </w:rPr>
          <w:t>正氣凜然</w:t>
        </w:r>
      </w:ins>
      <w:ins w:id="2276" w:author="Administrator" w:date="2019-08-10T12:08:00Z">
        <w:r>
          <w:rPr>
            <w:rFonts w:hint="eastAsia"/>
          </w:rPr>
          <w:t>的樣子</w:t>
        </w:r>
      </w:ins>
      <w:ins w:id="2277" w:author="Administrator" w:date="2019-08-10T12:09:00Z">
        <w:r>
          <w:rPr>
            <w:rFonts w:hint="eastAsia"/>
          </w:rPr>
          <w:t>，李龍飛光是在書上看到，就覺得肯定是</w:t>
        </w:r>
      </w:ins>
      <w:ins w:id="2278" w:author="Administrator" w:date="2019-08-10T12:10:00Z">
        <w:r w:rsidR="003C73AC">
          <w:rPr>
            <w:rFonts w:hint="eastAsia"/>
          </w:rPr>
          <w:t>自己心目中理想</w:t>
        </w:r>
      </w:ins>
      <w:ins w:id="2279" w:author="Administrator" w:date="2019-08-10T12:11:00Z">
        <w:r w:rsidR="003C73AC">
          <w:rPr>
            <w:rFonts w:hint="eastAsia"/>
          </w:rPr>
          <w:t>的仙人樣子。</w:t>
        </w:r>
      </w:ins>
    </w:p>
    <w:p w:rsidR="00242542" w:rsidRDefault="003C73AC" w:rsidP="00242542">
      <w:pPr>
        <w:spacing w:after="240"/>
        <w:rPr>
          <w:ins w:id="2280" w:author="Administrator" w:date="2019-08-10T12:11:00Z"/>
        </w:rPr>
      </w:pPr>
      <w:ins w:id="2281" w:author="Administrator" w:date="2019-08-10T12:11:00Z">
        <w:r>
          <w:rPr>
            <w:rFonts w:hint="eastAsia"/>
          </w:rPr>
          <w:t>可現實考量中，</w:t>
        </w:r>
      </w:ins>
      <w:ins w:id="2282" w:author="Administrator" w:date="2019-08-10T12:03:00Z">
        <w:r w:rsidR="00242542">
          <w:rPr>
            <w:rFonts w:hint="eastAsia"/>
          </w:rPr>
          <w:t>它的位置最遠，路途也最久，沿途困難重重，便是大人也不見得能順利到達，更何況是他一個毛都沒長齊的孩童。</w:t>
        </w:r>
      </w:ins>
    </w:p>
    <w:p w:rsidR="003C73AC" w:rsidRPr="003C73AC" w:rsidRDefault="003C73AC" w:rsidP="00242542">
      <w:pPr>
        <w:spacing w:after="240"/>
        <w:rPr>
          <w:ins w:id="2283" w:author="Administrator" w:date="2019-08-10T12:03:00Z"/>
        </w:rPr>
      </w:pPr>
      <w:ins w:id="2284" w:author="Administrator" w:date="2019-08-10T12:11:00Z">
        <w:r>
          <w:rPr>
            <w:rFonts w:hint="eastAsia"/>
          </w:rPr>
          <w:t>因此</w:t>
        </w:r>
      </w:ins>
      <w:ins w:id="2285" w:author="Administrator" w:date="2019-08-10T12:13:00Z">
        <w:r>
          <w:rPr>
            <w:rFonts w:hint="eastAsia"/>
          </w:rPr>
          <w:t>李龍飛只得放棄這念頭，改而先往西邊的靈崇觀試看看。</w:t>
        </w:r>
      </w:ins>
    </w:p>
    <w:p w:rsidR="00242542" w:rsidRDefault="003C73AC" w:rsidP="00242542">
      <w:pPr>
        <w:spacing w:after="240"/>
        <w:rPr>
          <w:ins w:id="2286" w:author="Administrator" w:date="2019-08-10T12:03:00Z"/>
        </w:rPr>
      </w:pPr>
      <w:ins w:id="2287" w:author="Administrator" w:date="2019-08-10T12:14:00Z">
        <w:r>
          <w:rPr>
            <w:rFonts w:hint="eastAsia"/>
          </w:rPr>
          <w:t>不得不說，</w:t>
        </w:r>
      </w:ins>
      <w:ins w:id="2288" w:author="Administrator" w:date="2019-08-10T12:03:00Z">
        <w:r>
          <w:rPr>
            <w:rFonts w:hint="eastAsia"/>
          </w:rPr>
          <w:t>李府所在</w:t>
        </w:r>
        <w:r w:rsidR="00242542">
          <w:rPr>
            <w:rFonts w:hint="eastAsia"/>
          </w:rPr>
          <w:t>的安平縣，縣裡雖不說是</w:t>
        </w:r>
        <w:r>
          <w:rPr>
            <w:rFonts w:hint="eastAsia"/>
          </w:rPr>
          <w:t>路不拾遺，夜不閉戶，但在之前李敦的治理下，也算是安和樂利，因此</w:t>
        </w:r>
        <w:r w:rsidR="00242542">
          <w:rPr>
            <w:rFonts w:hint="eastAsia"/>
          </w:rPr>
          <w:t>一路走來，李龍飛</w:t>
        </w:r>
      </w:ins>
      <w:ins w:id="2289" w:author="Administrator" w:date="2019-08-10T12:15:00Z">
        <w:r>
          <w:rPr>
            <w:rFonts w:hint="eastAsia"/>
          </w:rPr>
          <w:t>也算</w:t>
        </w:r>
      </w:ins>
      <w:ins w:id="2290" w:author="Administrator" w:date="2019-08-10T12:03:00Z">
        <w:r w:rsidR="00242542">
          <w:rPr>
            <w:rFonts w:hint="eastAsia"/>
          </w:rPr>
          <w:t>是走得平平順順。</w:t>
        </w:r>
      </w:ins>
    </w:p>
    <w:p w:rsidR="00242542" w:rsidRDefault="00242542" w:rsidP="00242542">
      <w:pPr>
        <w:spacing w:after="240"/>
        <w:rPr>
          <w:ins w:id="2291" w:author="Administrator" w:date="2019-08-10T12:03:00Z"/>
        </w:rPr>
      </w:pPr>
      <w:ins w:id="2292" w:author="Administrator" w:date="2019-08-10T12:03:00Z">
        <w:r>
          <w:rPr>
            <w:rFonts w:hint="eastAsia"/>
          </w:rPr>
          <w:t>只不過，從原本過慣了的富家子弟生活，變成獨自一人在外行走的遊子，</w:t>
        </w:r>
      </w:ins>
      <w:ins w:id="2293" w:author="Administrator" w:date="2019-08-10T12:15:00Z">
        <w:r w:rsidR="003C73AC">
          <w:rPr>
            <w:rFonts w:hint="eastAsia"/>
          </w:rPr>
          <w:t>李龍飛</w:t>
        </w:r>
      </w:ins>
      <w:ins w:id="2294" w:author="Administrator" w:date="2019-08-10T12:03:00Z">
        <w:r w:rsidR="003C73AC">
          <w:rPr>
            <w:rFonts w:hint="eastAsia"/>
          </w:rPr>
          <w:t>雖</w:t>
        </w:r>
      </w:ins>
      <w:ins w:id="2295" w:author="Administrator" w:date="2019-08-10T12:15:00Z">
        <w:r w:rsidR="003C73AC">
          <w:rPr>
            <w:rFonts w:hint="eastAsia"/>
          </w:rPr>
          <w:t>然</w:t>
        </w:r>
      </w:ins>
      <w:ins w:id="2296" w:author="Administrator" w:date="2019-08-10T12:03:00Z">
        <w:r>
          <w:rPr>
            <w:rFonts w:hint="eastAsia"/>
          </w:rPr>
          <w:t>身上帶了不少盤產，但以他不懂節約的個性，很快的便在第一個月就花了大半。</w:t>
        </w:r>
      </w:ins>
    </w:p>
    <w:p w:rsidR="00242542" w:rsidRDefault="00242542" w:rsidP="00242542">
      <w:pPr>
        <w:spacing w:after="240"/>
        <w:rPr>
          <w:ins w:id="2297" w:author="Administrator" w:date="2019-08-10T12:15:00Z"/>
        </w:rPr>
      </w:pPr>
      <w:ins w:id="2298" w:author="Administrator" w:date="2019-08-10T12:03:00Z">
        <w:r>
          <w:rPr>
            <w:rFonts w:hint="eastAsia"/>
          </w:rPr>
          <w:t>一想到往後的路途還長，李龍飛看看腰包內剩於的銀兩，雖有些鬱悶，但也明白該省著點用了。</w:t>
        </w:r>
      </w:ins>
    </w:p>
    <w:p w:rsidR="003C73AC" w:rsidRDefault="003C73AC" w:rsidP="00242542">
      <w:pPr>
        <w:spacing w:after="240"/>
        <w:rPr>
          <w:ins w:id="2299" w:author="Administrator" w:date="2019-08-11T20:14:00Z"/>
        </w:rPr>
      </w:pPr>
      <w:ins w:id="2300" w:author="Administrator" w:date="2019-08-10T12:15:00Z">
        <w:r>
          <w:rPr>
            <w:rFonts w:hint="eastAsia"/>
          </w:rPr>
          <w:t>他匆忙出門，其實帶的</w:t>
        </w:r>
      </w:ins>
      <w:ins w:id="2301" w:author="Administrator" w:date="2019-08-10T12:17:00Z">
        <w:r>
          <w:rPr>
            <w:rFonts w:hint="eastAsia"/>
          </w:rPr>
          <w:t>錢</w:t>
        </w:r>
      </w:ins>
      <w:ins w:id="2302" w:author="Administrator" w:date="2019-08-10T12:18:00Z">
        <w:r>
          <w:rPr>
            <w:rFonts w:hint="eastAsia"/>
          </w:rPr>
          <w:t>財</w:t>
        </w:r>
      </w:ins>
      <w:ins w:id="2303" w:author="Administrator" w:date="2019-08-10T12:15:00Z">
        <w:r>
          <w:rPr>
            <w:rFonts w:hint="eastAsia"/>
          </w:rPr>
          <w:t>不多，</w:t>
        </w:r>
      </w:ins>
      <w:ins w:id="2304" w:author="Administrator" w:date="2019-08-10T12:17:00Z">
        <w:r>
          <w:rPr>
            <w:rFonts w:hint="eastAsia"/>
          </w:rPr>
          <w:t>這些多的銀兩</w:t>
        </w:r>
      </w:ins>
      <w:ins w:id="2305" w:author="Administrator" w:date="2019-08-10T12:18:00Z">
        <w:r>
          <w:rPr>
            <w:rFonts w:hint="eastAsia"/>
          </w:rPr>
          <w:t>，還是他娘親李四娘給的包袱裡裝的。</w:t>
        </w:r>
      </w:ins>
    </w:p>
    <w:p w:rsidR="00360C40" w:rsidRDefault="00360C40" w:rsidP="00242542">
      <w:pPr>
        <w:spacing w:after="240"/>
        <w:rPr>
          <w:ins w:id="2306" w:author="Administrator" w:date="2019-08-11T20:24:00Z"/>
        </w:rPr>
      </w:pPr>
      <w:ins w:id="2307" w:author="Administrator" w:date="2019-08-11T20:14:00Z">
        <w:r>
          <w:rPr>
            <w:rFonts w:hint="eastAsia"/>
          </w:rPr>
          <w:t>李四娘</w:t>
        </w:r>
      </w:ins>
      <w:ins w:id="2308" w:author="Administrator" w:date="2019-08-11T20:21:00Z">
        <w:r>
          <w:rPr>
            <w:rFonts w:hint="eastAsia"/>
          </w:rPr>
          <w:t>懷胎十月，怎會不知道自己兒子的個性，早在</w:t>
        </w:r>
      </w:ins>
      <w:ins w:id="2309" w:author="Administrator" w:date="2019-08-11T20:22:00Z">
        <w:r>
          <w:rPr>
            <w:rFonts w:hint="eastAsia"/>
          </w:rPr>
          <w:t>他</w:t>
        </w:r>
      </w:ins>
      <w:ins w:id="2310" w:author="Administrator" w:date="2019-08-11T20:23:00Z">
        <w:r>
          <w:rPr>
            <w:rFonts w:hint="eastAsia"/>
          </w:rPr>
          <w:t>轉身回房之際，就料到他肯定不會就這麼乖乖聽話，當下就暗中囑咐下人，將</w:t>
        </w:r>
      </w:ins>
      <w:ins w:id="2311" w:author="Administrator" w:date="2019-08-11T20:24:00Z">
        <w:r>
          <w:rPr>
            <w:rFonts w:hint="eastAsia"/>
          </w:rPr>
          <w:t>幾件</w:t>
        </w:r>
      </w:ins>
      <w:ins w:id="2312" w:author="Administrator" w:date="2019-08-11T20:23:00Z">
        <w:r>
          <w:rPr>
            <w:rFonts w:hint="eastAsia"/>
          </w:rPr>
          <w:t>細</w:t>
        </w:r>
      </w:ins>
      <w:ins w:id="2313" w:author="Administrator" w:date="2019-08-11T20:24:00Z">
        <w:r>
          <w:rPr>
            <w:rFonts w:hint="eastAsia"/>
          </w:rPr>
          <w:t>軟收拾成小包裹，方便李龍飛帶著上路。</w:t>
        </w:r>
      </w:ins>
    </w:p>
    <w:p w:rsidR="00365101" w:rsidRDefault="00360C40" w:rsidP="00C03580">
      <w:pPr>
        <w:spacing w:after="240"/>
        <w:rPr>
          <w:ins w:id="2314" w:author="Administrator" w:date="2019-08-11T20:26:00Z"/>
        </w:rPr>
      </w:pPr>
      <w:ins w:id="2315" w:author="Administrator" w:date="2019-08-11T20:24:00Z">
        <w:r>
          <w:rPr>
            <w:rFonts w:hint="eastAsia"/>
          </w:rPr>
          <w:t>裡頭除了金</w:t>
        </w:r>
      </w:ins>
      <w:ins w:id="2316" w:author="Administrator" w:date="2019-08-11T20:25:00Z">
        <w:r w:rsidR="00C03580">
          <w:rPr>
            <w:rFonts w:hint="eastAsia"/>
          </w:rPr>
          <w:t>卷銀卷，還有不少貴重珠寶，甚至連李四娘隨身</w:t>
        </w:r>
      </w:ins>
      <w:ins w:id="2317" w:author="Administrator" w:date="2019-08-11T20:26:00Z">
        <w:r w:rsidR="00C03580">
          <w:rPr>
            <w:rFonts w:hint="eastAsia"/>
          </w:rPr>
          <w:t>攜帶的一只玉鐲，都放在了裡頭。</w:t>
        </w:r>
      </w:ins>
    </w:p>
    <w:p w:rsidR="00C03580" w:rsidRDefault="00C03580" w:rsidP="00C03580">
      <w:pPr>
        <w:spacing w:after="240"/>
        <w:rPr>
          <w:ins w:id="2318" w:author="Administrator" w:date="2019-08-11T20:27:00Z"/>
        </w:rPr>
      </w:pPr>
      <w:ins w:id="2319" w:author="Administrator" w:date="2019-08-11T20:26:00Z">
        <w:r>
          <w:rPr>
            <w:rFonts w:hint="eastAsia"/>
          </w:rPr>
          <w:t>那玉鐲價值不高，可卻是李四娘心中最珍貴的寶貝，李龍飛還記得娘親</w:t>
        </w:r>
      </w:ins>
      <w:ins w:id="2320" w:author="Administrator" w:date="2019-08-11T20:28:00Z">
        <w:r>
          <w:rPr>
            <w:rFonts w:hint="eastAsia"/>
          </w:rPr>
          <w:t>曾</w:t>
        </w:r>
      </w:ins>
      <w:ins w:id="2321" w:author="Administrator" w:date="2019-08-11T20:26:00Z">
        <w:r>
          <w:rPr>
            <w:rFonts w:hint="eastAsia"/>
          </w:rPr>
          <w:t>拿著那玉鐲對著他說，</w:t>
        </w:r>
      </w:ins>
      <w:ins w:id="2322" w:author="Administrator" w:date="2019-08-11T20:27:00Z">
        <w:r>
          <w:t>「這玉鐲是當年你爹爹在娶我時，送給我的嫁妝，一直以來我都戴在手上</w:t>
        </w:r>
        <w:r>
          <w:rPr>
            <w:rFonts w:hint="eastAsia"/>
          </w:rPr>
          <w:t>，是我最珍貴的寶物</w:t>
        </w:r>
        <w:r>
          <w:t>。」</w:t>
        </w:r>
      </w:ins>
    </w:p>
    <w:p w:rsidR="00C03580" w:rsidRDefault="00C03580" w:rsidP="00C03580">
      <w:pPr>
        <w:spacing w:after="240"/>
        <w:rPr>
          <w:ins w:id="2323" w:author="Administrator" w:date="2019-08-11T20:29:00Z"/>
        </w:rPr>
      </w:pPr>
      <w:ins w:id="2324" w:author="Administrator" w:date="2019-08-11T20:27:00Z">
        <w:r>
          <w:rPr>
            <w:rFonts w:hint="eastAsia"/>
          </w:rPr>
          <w:t>當時</w:t>
        </w:r>
      </w:ins>
      <w:ins w:id="2325" w:author="Administrator" w:date="2019-08-11T20:28:00Z">
        <w:r>
          <w:rPr>
            <w:rFonts w:hint="eastAsia"/>
          </w:rPr>
          <w:t>李四娘臉上喜悅的表情仍歷歷在目，可如今，這玉鐲卻是失去了主人，擱在自己的包</w:t>
        </w:r>
      </w:ins>
      <w:ins w:id="2326" w:author="Administrator" w:date="2019-08-11T20:29:00Z">
        <w:r>
          <w:rPr>
            <w:rFonts w:hint="eastAsia"/>
          </w:rPr>
          <w:t>裹裡頭。</w:t>
        </w:r>
      </w:ins>
    </w:p>
    <w:p w:rsidR="003C73AC" w:rsidRPr="00365101" w:rsidRDefault="00C03580" w:rsidP="00242542">
      <w:pPr>
        <w:spacing w:after="240"/>
        <w:rPr>
          <w:ins w:id="2327" w:author="Administrator" w:date="2019-08-10T12:03:00Z"/>
        </w:rPr>
      </w:pPr>
      <w:ins w:id="2328" w:author="Administrator" w:date="2019-08-11T20:29:00Z">
        <w:r>
          <w:rPr>
            <w:rFonts w:hint="eastAsia"/>
          </w:rPr>
          <w:t>李龍飛心中一緊，他暗暗發誓，哪怕山窮水盡，也不能將這玉鐲給弄丟，等自己求仙回來，定要</w:t>
        </w:r>
      </w:ins>
      <w:ins w:id="2329" w:author="Administrator" w:date="2019-08-11T20:30:00Z">
        <w:r>
          <w:rPr>
            <w:rFonts w:hint="eastAsia"/>
          </w:rPr>
          <w:t>將爹爹復活回來，連同</w:t>
        </w:r>
      </w:ins>
      <w:ins w:id="2330" w:author="Administrator" w:date="2019-08-11T20:29:00Z">
        <w:r>
          <w:rPr>
            <w:rFonts w:hint="eastAsia"/>
          </w:rPr>
          <w:t>玉鐲</w:t>
        </w:r>
      </w:ins>
      <w:ins w:id="2331" w:author="Administrator" w:date="2019-08-11T20:30:00Z">
        <w:r>
          <w:rPr>
            <w:rFonts w:hint="eastAsia"/>
          </w:rPr>
          <w:t>，</w:t>
        </w:r>
      </w:ins>
      <w:ins w:id="2332" w:author="Administrator" w:date="2019-08-11T20:29:00Z">
        <w:r>
          <w:rPr>
            <w:rFonts w:hint="eastAsia"/>
          </w:rPr>
          <w:t>還給娘親，</w:t>
        </w:r>
      </w:ins>
      <w:ins w:id="2333" w:author="Administrator" w:date="2019-08-11T20:30:00Z">
        <w:r>
          <w:rPr>
            <w:rFonts w:hint="eastAsia"/>
          </w:rPr>
          <w:t>還給李府一個一切如舊的日子。</w:t>
        </w:r>
      </w:ins>
    </w:p>
    <w:p w:rsidR="00242542" w:rsidRDefault="00242542" w:rsidP="00242542">
      <w:pPr>
        <w:spacing w:after="240"/>
        <w:rPr>
          <w:ins w:id="2334" w:author="Administrator" w:date="2019-08-10T12:03:00Z"/>
        </w:rPr>
      </w:pPr>
      <w:ins w:id="2335" w:author="Administrator" w:date="2019-08-10T12:03:00Z">
        <w:r>
          <w:rPr>
            <w:rFonts w:hint="eastAsia"/>
          </w:rPr>
          <w:t>這天，他來到安平縣的最西邊，一個名叫渡口村的小鎮。</w:t>
        </w:r>
      </w:ins>
    </w:p>
    <w:p w:rsidR="00242542" w:rsidRDefault="00242542" w:rsidP="00242542">
      <w:pPr>
        <w:spacing w:after="240"/>
        <w:rPr>
          <w:ins w:id="2336" w:author="Administrator" w:date="2019-08-10T12:03:00Z"/>
        </w:rPr>
      </w:pPr>
      <w:ins w:id="2337" w:author="Administrator" w:date="2019-08-10T12:03:00Z">
        <w:r>
          <w:rPr>
            <w:rFonts w:hint="eastAsia"/>
          </w:rPr>
          <w:t>這渡口村，雖然叫村，但其實乃是一個小鎮，比一般村子來得大多了，原因無他，</w:t>
        </w:r>
        <w:r>
          <w:rPr>
            <w:rFonts w:hint="eastAsia"/>
          </w:rPr>
          <w:lastRenderedPageBreak/>
          <w:t>因為在村內有一條胭脂山上流下來的小河，名喚青河。</w:t>
        </w:r>
      </w:ins>
    </w:p>
    <w:p w:rsidR="00242542" w:rsidRDefault="00242542" w:rsidP="00242542">
      <w:pPr>
        <w:spacing w:after="240"/>
        <w:rPr>
          <w:ins w:id="2338" w:author="Administrator" w:date="2019-08-10T12:03:00Z"/>
        </w:rPr>
      </w:pPr>
      <w:ins w:id="2339" w:author="Administrator" w:date="2019-08-10T12:03:00Z">
        <w:r>
          <w:rPr>
            <w:rFonts w:hint="eastAsia"/>
          </w:rPr>
          <w:t>青河雖說不大，但好歹也有幾十丈寬，想要過去，只得渡船經過，若是繞路，得多走十幾里才有路通，因此往來東西的人潮，多半會在這村內等著渡船。</w:t>
        </w:r>
      </w:ins>
    </w:p>
    <w:p w:rsidR="00242542" w:rsidRDefault="00242542" w:rsidP="00242542">
      <w:pPr>
        <w:spacing w:after="240"/>
        <w:rPr>
          <w:ins w:id="2340" w:author="Administrator" w:date="2019-08-10T12:03:00Z"/>
        </w:rPr>
      </w:pPr>
      <w:ins w:id="2341" w:author="Administrator" w:date="2019-08-10T12:03:00Z">
        <w:r>
          <w:rPr>
            <w:rFonts w:hint="eastAsia"/>
          </w:rPr>
          <w:t>時間久了，這渡船的人偶爾會相約在此會同夥伴，既然如此，一些吃的住的少不了需要人打點，也因此漸漸發展成一個小村，爾後又因為一些因緣既會，讓這渡口村慢慢搬移了更多人口進來，竟也發展成一個數百人住的小鎮。</w:t>
        </w:r>
      </w:ins>
    </w:p>
    <w:p w:rsidR="00242542" w:rsidRDefault="00242542" w:rsidP="00242542">
      <w:pPr>
        <w:spacing w:after="240"/>
        <w:rPr>
          <w:ins w:id="2342" w:author="Administrator" w:date="2019-08-10T12:03:00Z"/>
        </w:rPr>
      </w:pPr>
      <w:ins w:id="2343" w:author="Administrator" w:date="2019-08-10T12:03:00Z">
        <w:r>
          <w:rPr>
            <w:rFonts w:hint="eastAsia"/>
          </w:rPr>
          <w:t>鎮內應有盡有，既有酒樓，也有客棧，便是錢莊青樓，也有那僅有的一間，當然，最重要少不了的，是每天渡船的船隻，隨便望眼看去，就有十來艄停在河岸兩側，等待客人上門。</w:t>
        </w:r>
      </w:ins>
    </w:p>
    <w:p w:rsidR="00242542" w:rsidRDefault="00242542" w:rsidP="00242542">
      <w:pPr>
        <w:spacing w:after="240"/>
        <w:rPr>
          <w:ins w:id="2344" w:author="Administrator" w:date="2019-08-10T12:03:00Z"/>
        </w:rPr>
      </w:pPr>
      <w:ins w:id="2345" w:author="Administrator" w:date="2019-08-10T12:03:00Z">
        <w:r>
          <w:rPr>
            <w:rFonts w:hint="eastAsia"/>
          </w:rPr>
          <w:t>一般來說，這渡船的費用分為上中下三等，上等畫舫那是大戶人家遊河所租的大船，租一次費用頗貴。</w:t>
        </w:r>
      </w:ins>
    </w:p>
    <w:p w:rsidR="00242542" w:rsidRDefault="00242542" w:rsidP="00242542">
      <w:pPr>
        <w:spacing w:after="240"/>
        <w:rPr>
          <w:ins w:id="2346" w:author="Administrator" w:date="2019-08-10T12:03:00Z"/>
        </w:rPr>
      </w:pPr>
      <w:ins w:id="2347" w:author="Administrator" w:date="2019-08-10T12:03:00Z">
        <w:r>
          <w:rPr>
            <w:rFonts w:hint="eastAsia"/>
          </w:rPr>
          <w:t>而下等的船隻通常都是簡單的一艄小舟而已，費用最為便宜但也最為危險，數十次裡面約有一次會有翻船的可能性，是普通平民為了生活不得不冒這風險過河時所乘坐。</w:t>
        </w:r>
      </w:ins>
    </w:p>
    <w:p w:rsidR="00242542" w:rsidRDefault="00242542" w:rsidP="00242542">
      <w:pPr>
        <w:spacing w:after="240"/>
        <w:rPr>
          <w:ins w:id="2348" w:author="Administrator" w:date="2019-08-10T12:03:00Z"/>
        </w:rPr>
      </w:pPr>
      <w:ins w:id="2349" w:author="Administrator" w:date="2019-08-10T12:03:00Z">
        <w:r>
          <w:rPr>
            <w:rFonts w:hint="eastAsia"/>
          </w:rPr>
          <w:t>而那些有點錢，但又只是要過河的旅客，通常會搭乘一種由漁船改裝而成的簡單小船，上頭有船倉船帆等等，速度稍快又可以讓旅客入內休息，費用也不至於讓人負擔不起。</w:t>
        </w:r>
      </w:ins>
    </w:p>
    <w:p w:rsidR="00242542" w:rsidRDefault="00242542" w:rsidP="00242542">
      <w:pPr>
        <w:spacing w:after="240"/>
        <w:rPr>
          <w:ins w:id="2350" w:author="Administrator" w:date="2019-08-10T12:03:00Z"/>
        </w:rPr>
      </w:pPr>
      <w:ins w:id="2351" w:author="Administrator" w:date="2019-08-10T12:03:00Z">
        <w:r>
          <w:rPr>
            <w:rFonts w:hint="eastAsia"/>
          </w:rPr>
          <w:t>李龍飛來到岸頭邊，看著河水波光粼粼，眼神也忍不住一亮讚道。</w:t>
        </w:r>
      </w:ins>
    </w:p>
    <w:p w:rsidR="00242542" w:rsidRDefault="00242542" w:rsidP="00242542">
      <w:pPr>
        <w:spacing w:after="240"/>
        <w:rPr>
          <w:ins w:id="2352" w:author="Administrator" w:date="2019-08-10T12:03:00Z"/>
        </w:rPr>
      </w:pPr>
      <w:ins w:id="2353" w:author="Administrator" w:date="2019-08-10T12:03:00Z">
        <w:r>
          <w:rPr>
            <w:rFonts w:hint="eastAsia"/>
          </w:rPr>
          <w:t>「古人曾說『柳岸堤邊看渡船，金山山上訪金仙。』，今天我來到這河邊，倒也是符合這等意境。」</w:t>
        </w:r>
      </w:ins>
    </w:p>
    <w:p w:rsidR="00242542" w:rsidRDefault="00242542" w:rsidP="00242542">
      <w:pPr>
        <w:spacing w:after="240"/>
        <w:rPr>
          <w:ins w:id="2354" w:author="Administrator" w:date="2019-08-10T12:03:00Z"/>
        </w:rPr>
      </w:pPr>
      <w:ins w:id="2355" w:author="Administrator" w:date="2019-08-10T12:03:00Z">
        <w:r>
          <w:rPr>
            <w:rFonts w:hint="eastAsia"/>
          </w:rPr>
          <w:t>在他心中，過了這河，便是北都國的國境之外，自己踏上這求仙之路，與這詩句中所提的，恰好一模一樣。</w:t>
        </w:r>
      </w:ins>
    </w:p>
    <w:p w:rsidR="00242542" w:rsidRDefault="00242542" w:rsidP="00242542">
      <w:pPr>
        <w:spacing w:after="240"/>
        <w:rPr>
          <w:ins w:id="2356" w:author="Administrator" w:date="2019-08-10T12:03:00Z"/>
        </w:rPr>
      </w:pPr>
      <w:ins w:id="2357" w:author="Administrator" w:date="2019-08-10T12:03:00Z">
        <w:r>
          <w:rPr>
            <w:rFonts w:hint="eastAsia"/>
          </w:rPr>
          <w:t>旁邊一個正在等客的老船翁，帶著斗笠坐在小漁船改造的渡船邊抽著旱煙，抬起頭來一臉狐疑地看了他一下，隨即又低下頭去拿起了腰間的煙袋，戳了幾口煙絲放進那煙袋鍋內捏了捏，吸了一口。</w:t>
        </w:r>
      </w:ins>
    </w:p>
    <w:p w:rsidR="00242542" w:rsidRDefault="00242542" w:rsidP="00242542">
      <w:pPr>
        <w:spacing w:after="240"/>
        <w:rPr>
          <w:ins w:id="2358" w:author="Administrator" w:date="2019-08-10T12:03:00Z"/>
        </w:rPr>
      </w:pPr>
      <w:ins w:id="2359" w:author="Administrator" w:date="2019-08-10T12:03:00Z">
        <w:r>
          <w:rPr>
            <w:rFonts w:hint="eastAsia"/>
          </w:rPr>
          <w:t>他可聽不懂甚麼金山不金山的，但看這少年的一身打扮，想來是個大戶人家，自己也不好多注目太久。</w:t>
        </w:r>
      </w:ins>
    </w:p>
    <w:p w:rsidR="00242542" w:rsidRDefault="00242542" w:rsidP="00242542">
      <w:pPr>
        <w:spacing w:after="240"/>
        <w:rPr>
          <w:ins w:id="2360" w:author="Administrator" w:date="2019-08-10T12:03:00Z"/>
        </w:rPr>
      </w:pPr>
      <w:ins w:id="2361" w:author="Administrator" w:date="2019-08-10T12:03:00Z">
        <w:r>
          <w:rPr>
            <w:rFonts w:hint="eastAsia"/>
          </w:rPr>
          <w:t>但離那船翁不遠，一名黑衣中年，其相貌消受枯黃，看起來體格卻頗為精實，此時卻眼神一亮，注視著李龍飛緊緊不放。</w:t>
        </w:r>
      </w:ins>
    </w:p>
    <w:p w:rsidR="00242542" w:rsidRDefault="00242542" w:rsidP="00242542">
      <w:pPr>
        <w:spacing w:after="240"/>
        <w:rPr>
          <w:ins w:id="2362" w:author="Administrator" w:date="2019-08-10T12:03:00Z"/>
        </w:rPr>
      </w:pPr>
      <w:ins w:id="2363" w:author="Administrator" w:date="2019-08-10T12:03:00Z">
        <w:r>
          <w:rPr>
            <w:rFonts w:hint="eastAsia"/>
          </w:rPr>
          <w:t>李龍飛吟完一句詩，心情舒暢，跟著便走到那老船翁旁說道，「船家，請問你渡</w:t>
        </w:r>
        <w:r>
          <w:rPr>
            <w:rFonts w:hint="eastAsia"/>
          </w:rPr>
          <w:lastRenderedPageBreak/>
          <w:t>船到對岸所費多少？是否可以即刻動身？」</w:t>
        </w:r>
      </w:ins>
    </w:p>
    <w:p w:rsidR="00242542" w:rsidRDefault="00242542" w:rsidP="00242542">
      <w:pPr>
        <w:spacing w:after="240"/>
        <w:rPr>
          <w:ins w:id="2364" w:author="Administrator" w:date="2019-08-10T12:03:00Z"/>
        </w:rPr>
      </w:pPr>
      <w:ins w:id="2365" w:author="Administrator" w:date="2019-08-10T12:03:00Z">
        <w:r>
          <w:rPr>
            <w:rFonts w:hint="eastAsia"/>
          </w:rPr>
          <w:t>老老船翁剛拿起旱煙抽了兩口，聽到李龍飛尋問，連忙放下煙桿，伸出手比了個五，啞著聲說道，「八百，一趟八百紋錢，若有八人，一個人收兩百紋錢就好，公子要不要再等一會，人很快就能齊，齊了便可啟程。」</w:t>
        </w:r>
      </w:ins>
    </w:p>
    <w:p w:rsidR="00242542" w:rsidRDefault="00242542" w:rsidP="00242542">
      <w:pPr>
        <w:spacing w:after="240"/>
        <w:rPr>
          <w:ins w:id="2366" w:author="Administrator" w:date="2019-08-10T12:03:00Z"/>
        </w:rPr>
      </w:pPr>
      <w:ins w:id="2367" w:author="Administrator" w:date="2019-08-10T12:03:00Z">
        <w:r>
          <w:rPr>
            <w:rFonts w:hint="eastAsia"/>
          </w:rPr>
          <w:t>李龍飛琢磨了一下自己身上還剩的銀兩，心想八百紋錢也不過半兩多銀子，這點花費不算太高，便思量著是否該直接包下船來。</w:t>
        </w:r>
      </w:ins>
    </w:p>
    <w:p w:rsidR="00242542" w:rsidRDefault="00242542" w:rsidP="00242542">
      <w:pPr>
        <w:spacing w:after="240"/>
        <w:rPr>
          <w:ins w:id="2368" w:author="Administrator" w:date="2019-08-10T12:03:00Z"/>
        </w:rPr>
      </w:pPr>
      <w:ins w:id="2369" w:author="Administrator" w:date="2019-08-10T12:03:00Z">
        <w:r>
          <w:rPr>
            <w:rFonts w:hint="eastAsia"/>
          </w:rPr>
          <w:t>倒也不是他不願等待，而是他行李較多，跟著別人搭船，一個人佔了兩個位置，頗為尷尬，他富家子弟，臉皮薄，便想花錢了事，省得別人在心中腹謗。</w:t>
        </w:r>
      </w:ins>
    </w:p>
    <w:p w:rsidR="00242542" w:rsidRDefault="00242542" w:rsidP="00242542">
      <w:pPr>
        <w:spacing w:after="240"/>
        <w:rPr>
          <w:ins w:id="2370" w:author="Administrator" w:date="2019-08-10T12:03:00Z"/>
        </w:rPr>
      </w:pPr>
      <w:ins w:id="2371" w:author="Administrator" w:date="2019-08-10T12:03:00Z">
        <w:r>
          <w:rPr>
            <w:rFonts w:hint="eastAsia"/>
          </w:rPr>
          <w:t>「船家，我要包船，即刻就給我啟程！」卻在這時，旁邊一個聲音響起，李龍飛轉頭一看，只見一名黃臉中年，一身黑衣朝這走來。</w:t>
        </w:r>
      </w:ins>
    </w:p>
    <w:p w:rsidR="00242542" w:rsidRDefault="00242542" w:rsidP="00242542">
      <w:pPr>
        <w:spacing w:after="240"/>
        <w:rPr>
          <w:ins w:id="2372" w:author="Administrator" w:date="2019-08-10T12:03:00Z"/>
        </w:rPr>
      </w:pPr>
      <w:ins w:id="2373" w:author="Administrator" w:date="2019-08-10T12:03:00Z">
        <w:r>
          <w:rPr>
            <w:rFonts w:hint="eastAsia"/>
          </w:rPr>
          <w:t>那船家略一發愣，回頭看了看李龍飛，有些犯愁地對著那黑衣大漢說，「客倌，不好意思，方才這位小兄弟已經說要搭乘…要不，您倆一起渡船，我少收大爺您兩百紋錢好嗎？」</w:t>
        </w:r>
      </w:ins>
    </w:p>
    <w:p w:rsidR="00242542" w:rsidRDefault="00242542" w:rsidP="00242542">
      <w:pPr>
        <w:spacing w:after="240"/>
        <w:rPr>
          <w:ins w:id="2374" w:author="Administrator" w:date="2019-08-10T12:03:00Z"/>
        </w:rPr>
      </w:pPr>
      <w:ins w:id="2375" w:author="Administrator" w:date="2019-08-10T12:03:00Z">
        <w:r>
          <w:rPr>
            <w:rFonts w:hint="eastAsia"/>
          </w:rPr>
          <w:t>船家這也是權宜之計，畢竟這包船價是八百紋錢，若是少了兩百紋錢加上李龍飛的兩百紋錢，這樣倒也打平沒有吃虧。</w:t>
        </w:r>
      </w:ins>
    </w:p>
    <w:p w:rsidR="00242542" w:rsidRDefault="00242542" w:rsidP="00242542">
      <w:pPr>
        <w:spacing w:after="240"/>
        <w:rPr>
          <w:ins w:id="2376" w:author="Administrator" w:date="2019-08-10T12:03:00Z"/>
        </w:rPr>
      </w:pPr>
      <w:ins w:id="2377" w:author="Administrator" w:date="2019-08-10T12:03:00Z">
        <w:r>
          <w:rPr>
            <w:rFonts w:hint="eastAsia"/>
          </w:rPr>
          <w:t>只是那黑衣人一聽卻眉頭一皺，冷哼一聲，眼角略帶不屑看了李龍飛一眼，「少囉嗦，本大爺有的是錢，一兩銀子給你，馬上就給我開船。」</w:t>
        </w:r>
      </w:ins>
    </w:p>
    <w:p w:rsidR="00242542" w:rsidRDefault="00242542" w:rsidP="00242542">
      <w:pPr>
        <w:spacing w:after="240"/>
        <w:rPr>
          <w:ins w:id="2378" w:author="Administrator" w:date="2019-08-10T12:03:00Z"/>
        </w:rPr>
      </w:pPr>
      <w:ins w:id="2379" w:author="Administrator" w:date="2019-08-10T12:03:00Z">
        <w:r>
          <w:rPr>
            <w:rFonts w:hint="eastAsia"/>
          </w:rPr>
          <w:t>說完，扔出一兩銀子，不偏不移正好丟在船翁的面前。</w:t>
        </w:r>
      </w:ins>
    </w:p>
    <w:p w:rsidR="00242542" w:rsidRDefault="00242542" w:rsidP="00242542">
      <w:pPr>
        <w:spacing w:after="240"/>
        <w:rPr>
          <w:ins w:id="2380" w:author="Administrator" w:date="2019-08-10T12:03:00Z"/>
        </w:rPr>
      </w:pPr>
      <w:ins w:id="2381" w:author="Administrator" w:date="2019-08-10T12:03:00Z">
        <w:r>
          <w:rPr>
            <w:rFonts w:hint="eastAsia"/>
          </w:rPr>
          <w:t>李龍飛在一旁本不做聲，但一聽對方態度如此囂張，他心中一股氣就升上來，暗忖從前在李府除了李敦之外，從沒人敢冒犯自己，如今在外不過渡個船，居然就有人壓到自己頭上，何況這一兩銀子自己也不是出不起，有甚麼好得意的，便從懷中掏出半兩金子，同樣學著那黑衣人的手法扔到那船翁面前說道，</w:t>
        </w:r>
      </w:ins>
    </w:p>
    <w:p w:rsidR="00242542" w:rsidRDefault="00242542" w:rsidP="00242542">
      <w:pPr>
        <w:spacing w:after="240"/>
        <w:rPr>
          <w:ins w:id="2382" w:author="Administrator" w:date="2019-08-10T12:03:00Z"/>
        </w:rPr>
      </w:pPr>
      <w:ins w:id="2383" w:author="Administrator" w:date="2019-08-10T12:03:00Z">
        <w:r>
          <w:rPr>
            <w:rFonts w:hint="eastAsia"/>
          </w:rPr>
          <w:t>「銀子我是沒有，但金子我倒是不少，這半兩金子給你，就算是我包船的費用，也不用找了，下次我再回來，送我一程便可！」，說完，下巴微微抬起，斜眼看向那黑衣人。</w:t>
        </w:r>
      </w:ins>
    </w:p>
    <w:p w:rsidR="00242542" w:rsidRDefault="00242542" w:rsidP="00242542">
      <w:pPr>
        <w:spacing w:after="240"/>
        <w:rPr>
          <w:ins w:id="2384" w:author="Administrator" w:date="2019-08-10T12:03:00Z"/>
        </w:rPr>
      </w:pPr>
      <w:ins w:id="2385" w:author="Administrator" w:date="2019-08-10T12:03:00Z">
        <w:r>
          <w:rPr>
            <w:rFonts w:hint="eastAsia"/>
          </w:rPr>
          <w:t>那黑衣人見狀，並沒有說些甚麼，反而眼神深處閃過一絲不可見的陰冷笑意，低身拿起那枚銀子，轉頭便走了開來。</w:t>
        </w:r>
      </w:ins>
    </w:p>
    <w:p w:rsidR="00242542" w:rsidRDefault="00242542" w:rsidP="00242542">
      <w:pPr>
        <w:spacing w:after="240"/>
        <w:rPr>
          <w:ins w:id="2386" w:author="Administrator" w:date="2019-08-10T12:03:00Z"/>
        </w:rPr>
      </w:pPr>
      <w:ins w:id="2387" w:author="Administrator" w:date="2019-08-10T12:03:00Z">
        <w:r>
          <w:rPr>
            <w:rFonts w:hint="eastAsia"/>
          </w:rPr>
          <w:t>那船翁在這渡船渡了一輩子，從沒遇過這樣子的事情，看著那黑衣人離去，連忙彎下腰去撿起那半兩金子，拾起來時，老邁的雙手忍不住有些顫抖。</w:t>
        </w:r>
      </w:ins>
    </w:p>
    <w:p w:rsidR="00242542" w:rsidRDefault="00242542" w:rsidP="00242542">
      <w:pPr>
        <w:spacing w:after="240"/>
        <w:rPr>
          <w:ins w:id="2388" w:author="Administrator" w:date="2019-08-11T20:37:00Z"/>
        </w:rPr>
      </w:pPr>
      <w:ins w:id="2389" w:author="Administrator" w:date="2019-08-10T12:03:00Z">
        <w:r>
          <w:rPr>
            <w:rFonts w:hint="eastAsia"/>
          </w:rPr>
          <w:t>實在是這看起來像是大戶人家的少爺出手太為大方了，一次就給了十趟包船的錢，</w:t>
        </w:r>
        <w:r>
          <w:rPr>
            <w:rFonts w:hint="eastAsia"/>
          </w:rPr>
          <w:lastRenderedPageBreak/>
          <w:t>要是這生意多來幾趟，那他搞不好就能換艄大一點的船，賺更多的錢了。</w:t>
        </w:r>
      </w:ins>
    </w:p>
    <w:p w:rsidR="00C239ED" w:rsidRDefault="00C239ED" w:rsidP="00242542">
      <w:pPr>
        <w:spacing w:after="240"/>
        <w:rPr>
          <w:ins w:id="2390" w:author="Administrator" w:date="2019-08-11T20:41:00Z"/>
        </w:rPr>
      </w:pPr>
      <w:ins w:id="2391" w:author="Administrator" w:date="2019-08-11T20:37:00Z">
        <w:r>
          <w:rPr>
            <w:rFonts w:hint="eastAsia"/>
          </w:rPr>
          <w:t>可他心底深處，卻念起了阿彌陀佛，顫顫兢兢，不敢抬頭看向李龍飛</w:t>
        </w:r>
      </w:ins>
      <w:ins w:id="2392" w:author="Administrator" w:date="2019-08-11T20:39:00Z">
        <w:r>
          <w:rPr>
            <w:rFonts w:hint="eastAsia"/>
          </w:rPr>
          <w:t>，原因無它，以他多年的經驗，這大戶少爺如此行為，</w:t>
        </w:r>
      </w:ins>
      <w:ins w:id="2393" w:author="Administrator" w:date="2019-08-11T20:40:00Z">
        <w:r>
          <w:rPr>
            <w:rFonts w:hint="eastAsia"/>
          </w:rPr>
          <w:t>太不妥了</w:t>
        </w:r>
      </w:ins>
      <w:ins w:id="2394" w:author="Administrator" w:date="2019-08-11T20:51:00Z">
        <w:r w:rsidR="00021338">
          <w:rPr>
            <w:rFonts w:hint="eastAsia"/>
          </w:rPr>
          <w:t>些</w:t>
        </w:r>
      </w:ins>
      <w:ins w:id="2395" w:author="Administrator" w:date="2019-08-11T20:40:00Z">
        <w:r>
          <w:rPr>
            <w:rFonts w:hint="eastAsia"/>
          </w:rPr>
          <w:t>，很容易引起其他的人覬覦，甚</w:t>
        </w:r>
      </w:ins>
      <w:ins w:id="2396" w:author="Administrator" w:date="2019-08-11T20:41:00Z">
        <w:r>
          <w:rPr>
            <w:rFonts w:hint="eastAsia"/>
          </w:rPr>
          <w:t>至引來殺身之禍。</w:t>
        </w:r>
      </w:ins>
    </w:p>
    <w:p w:rsidR="00C239ED" w:rsidRDefault="00C239ED" w:rsidP="00242542">
      <w:pPr>
        <w:spacing w:after="240"/>
        <w:rPr>
          <w:ins w:id="2397" w:author="Administrator" w:date="2019-08-10T12:03:00Z"/>
        </w:rPr>
      </w:pPr>
      <w:ins w:id="2398" w:author="Administrator" w:date="2019-08-11T20:41:00Z">
        <w:r>
          <w:rPr>
            <w:rFonts w:hint="eastAsia"/>
          </w:rPr>
          <w:t>但這話他卻不能說，說了，</w:t>
        </w:r>
      </w:ins>
      <w:ins w:id="2399" w:author="Administrator" w:date="2019-08-11T20:42:00Z">
        <w:r>
          <w:rPr>
            <w:rFonts w:hint="eastAsia"/>
          </w:rPr>
          <w:t>怕</w:t>
        </w:r>
      </w:ins>
      <w:ins w:id="2400" w:author="Administrator" w:date="2019-08-11T20:41:00Z">
        <w:r>
          <w:rPr>
            <w:rFonts w:hint="eastAsia"/>
          </w:rPr>
          <w:t>得罪</w:t>
        </w:r>
      </w:ins>
      <w:ins w:id="2401" w:author="Administrator" w:date="2019-08-11T20:42:00Z">
        <w:r>
          <w:rPr>
            <w:rFonts w:hint="eastAsia"/>
          </w:rPr>
          <w:t>大戶少爺</w:t>
        </w:r>
      </w:ins>
      <w:ins w:id="2402" w:author="Administrator" w:date="2019-08-11T20:41:00Z">
        <w:r>
          <w:rPr>
            <w:rFonts w:hint="eastAsia"/>
          </w:rPr>
          <w:t>，不說，又怕受到牽連，只得</w:t>
        </w:r>
      </w:ins>
      <w:ins w:id="2403" w:author="Administrator" w:date="2019-08-11T20:42:00Z">
        <w:r>
          <w:rPr>
            <w:rFonts w:hint="eastAsia"/>
          </w:rPr>
          <w:t>求神保佑，這一趟渡船別出甚麼意外。</w:t>
        </w:r>
      </w:ins>
    </w:p>
    <w:p w:rsidR="00242542" w:rsidRDefault="00242542" w:rsidP="00242542">
      <w:pPr>
        <w:spacing w:after="240"/>
        <w:rPr>
          <w:ins w:id="2404" w:author="Administrator" w:date="2019-08-10T12:03:00Z"/>
        </w:rPr>
      </w:pPr>
      <w:ins w:id="2405" w:author="Administrator" w:date="2019-08-10T12:03:00Z">
        <w:r>
          <w:rPr>
            <w:rFonts w:hint="eastAsia"/>
          </w:rPr>
          <w:t>李龍飛</w:t>
        </w:r>
      </w:ins>
      <w:ins w:id="2406" w:author="Administrator" w:date="2019-08-11T20:42:00Z">
        <w:r w:rsidR="00C239ED">
          <w:rPr>
            <w:rFonts w:hint="eastAsia"/>
          </w:rPr>
          <w:t>卻不知道船翁內心的掙扎，</w:t>
        </w:r>
      </w:ins>
      <w:ins w:id="2407" w:author="Administrator" w:date="2019-08-10T12:03:00Z">
        <w:r>
          <w:rPr>
            <w:rFonts w:hint="eastAsia"/>
          </w:rPr>
          <w:t>看到那黑衣人離開，表情有些得意，</w:t>
        </w:r>
      </w:ins>
      <w:ins w:id="2408" w:author="Administrator" w:date="2019-08-11T20:42:00Z">
        <w:r w:rsidR="00C239ED">
          <w:rPr>
            <w:rFonts w:hint="eastAsia"/>
          </w:rPr>
          <w:t>跳上了船，</w:t>
        </w:r>
      </w:ins>
      <w:ins w:id="2409" w:author="Administrator" w:date="2019-08-10T12:03:00Z">
        <w:r>
          <w:rPr>
            <w:rFonts w:hint="eastAsia"/>
          </w:rPr>
          <w:t>催促著船翁，趕快啟程。</w:t>
        </w:r>
      </w:ins>
    </w:p>
    <w:p w:rsidR="00242542" w:rsidRDefault="00C239ED" w:rsidP="00242542">
      <w:pPr>
        <w:spacing w:after="240"/>
        <w:rPr>
          <w:ins w:id="2410" w:author="Administrator" w:date="2019-08-11T20:33:00Z"/>
        </w:rPr>
      </w:pPr>
      <w:ins w:id="2411" w:author="Administrator" w:date="2019-08-11T20:43:00Z">
        <w:r>
          <w:rPr>
            <w:rFonts w:hint="eastAsia"/>
          </w:rPr>
          <w:t>很快的，</w:t>
        </w:r>
      </w:ins>
      <w:ins w:id="2412" w:author="Administrator" w:date="2019-08-10T12:03:00Z">
        <w:r w:rsidR="00242542">
          <w:rPr>
            <w:rFonts w:hint="eastAsia"/>
          </w:rPr>
          <w:t>船翁收下了那金燦燦的金子，</w:t>
        </w:r>
        <w:r w:rsidR="00C03580">
          <w:rPr>
            <w:rFonts w:hint="eastAsia"/>
          </w:rPr>
          <w:t>將船繩解開，替李龍飛拿了身後的行李，啟程渡航</w:t>
        </w:r>
      </w:ins>
      <w:ins w:id="2413" w:author="Administrator" w:date="2019-08-11T20:33:00Z">
        <w:r w:rsidR="00C03580">
          <w:rPr>
            <w:rFonts w:hint="eastAsia"/>
          </w:rPr>
          <w:t>。</w:t>
        </w:r>
      </w:ins>
    </w:p>
    <w:p w:rsidR="00021338" w:rsidRDefault="00242542" w:rsidP="00242542">
      <w:pPr>
        <w:spacing w:after="240"/>
        <w:rPr>
          <w:ins w:id="2414" w:author="Administrator" w:date="2019-08-11T20:55:00Z"/>
        </w:rPr>
      </w:pPr>
      <w:ins w:id="2415" w:author="Administrator" w:date="2019-08-10T12:03:00Z">
        <w:r>
          <w:rPr>
            <w:rFonts w:hint="eastAsia"/>
          </w:rPr>
          <w:t>在青河上，</w:t>
        </w:r>
      </w:ins>
      <w:ins w:id="2416" w:author="Administrator" w:date="2019-08-11T20:51:00Z">
        <w:r w:rsidR="00021338">
          <w:rPr>
            <w:rFonts w:hint="eastAsia"/>
          </w:rPr>
          <w:t>不大的船身，便</w:t>
        </w:r>
      </w:ins>
      <w:ins w:id="2417" w:author="Administrator" w:date="2019-08-10T12:03:00Z">
        <w:r>
          <w:rPr>
            <w:rFonts w:hint="eastAsia"/>
          </w:rPr>
          <w:t>有如一片小葉，乘著浪</w:t>
        </w:r>
      </w:ins>
      <w:ins w:id="2418" w:author="Administrator" w:date="2020-03-16T21:10:00Z">
        <w:r w:rsidR="00A05213">
          <w:rPr>
            <w:rFonts w:hint="eastAsia"/>
          </w:rPr>
          <w:t>，晃晃攸攸，</w:t>
        </w:r>
      </w:ins>
      <w:ins w:id="2419" w:author="Administrator" w:date="2019-08-10T12:03:00Z">
        <w:r w:rsidR="00A05213">
          <w:rPr>
            <w:rFonts w:hint="eastAsia"/>
          </w:rPr>
          <w:t>緩緩往對岸</w:t>
        </w:r>
      </w:ins>
      <w:ins w:id="2420" w:author="Administrator" w:date="2020-03-16T21:11:00Z">
        <w:r w:rsidR="00A05213">
          <w:rPr>
            <w:rFonts w:hint="eastAsia"/>
          </w:rPr>
          <w:t>飄</w:t>
        </w:r>
      </w:ins>
      <w:ins w:id="2421" w:author="Administrator" w:date="2019-08-10T12:03:00Z">
        <w:r>
          <w:rPr>
            <w:rFonts w:hint="eastAsia"/>
          </w:rPr>
          <w:t>去。</w:t>
        </w:r>
      </w:ins>
    </w:p>
    <w:p w:rsidR="00021338" w:rsidRPr="00021338" w:rsidRDefault="00021338" w:rsidP="00242542">
      <w:pPr>
        <w:spacing w:after="240"/>
        <w:rPr>
          <w:ins w:id="2422" w:author="Administrator" w:date="2019-08-10T12:03:00Z"/>
        </w:rPr>
      </w:pPr>
    </w:p>
    <w:p w:rsidR="00C04663" w:rsidRDefault="00A7259F" w:rsidP="00813907">
      <w:pPr>
        <w:pStyle w:val="12"/>
        <w:numPr>
          <w:ilvl w:val="0"/>
          <w:numId w:val="1"/>
        </w:numPr>
        <w:spacing w:after="240"/>
        <w:ind w:leftChars="0" w:left="357" w:hanging="357"/>
        <w:outlineLvl w:val="0"/>
      </w:pPr>
      <w:r>
        <w:rPr>
          <w:rFonts w:hint="eastAsia"/>
        </w:rPr>
        <w:t>落</w:t>
      </w:r>
      <w:ins w:id="2423" w:author="Administrator" w:date="2019-09-15T04:14:00Z">
        <w:r w:rsidR="003D1245">
          <w:rPr>
            <w:rFonts w:hint="eastAsia"/>
          </w:rPr>
          <w:t>難公子</w:t>
        </w:r>
      </w:ins>
      <w:ins w:id="2424" w:author="Administrator" w:date="2019-09-15T14:10:00Z">
        <w:r w:rsidR="008B6947">
          <w:rPr>
            <w:rFonts w:hint="eastAsia"/>
          </w:rPr>
          <w:t>不如雞</w:t>
        </w:r>
      </w:ins>
      <w:del w:id="2425" w:author="Administrator" w:date="2019-09-15T04:14:00Z">
        <w:r w:rsidDel="003D1245">
          <w:rPr>
            <w:rFonts w:hint="eastAsia"/>
          </w:rPr>
          <w:delText>魄</w:delText>
        </w:r>
      </w:del>
    </w:p>
    <w:p w:rsidR="00021338" w:rsidRDefault="00021338" w:rsidP="00021338">
      <w:pPr>
        <w:spacing w:after="240"/>
        <w:rPr>
          <w:ins w:id="2426" w:author="Administrator" w:date="2019-09-14T03:21:00Z"/>
        </w:rPr>
      </w:pPr>
      <w:ins w:id="2427" w:author="Administrator" w:date="2019-08-11T20:52:00Z">
        <w:r>
          <w:rPr>
            <w:rFonts w:hint="eastAsia"/>
          </w:rPr>
          <w:t>船倉內，</w:t>
        </w:r>
      </w:ins>
      <w:ins w:id="2428" w:author="Administrator" w:date="2020-03-16T21:11:00Z">
        <w:r w:rsidR="00B60D8F">
          <w:rPr>
            <w:rFonts w:hint="eastAsia"/>
          </w:rPr>
          <w:t>李龍飛正</w:t>
        </w:r>
      </w:ins>
      <w:ins w:id="2429" w:author="Administrator" w:date="2019-08-11T20:52:00Z">
        <w:r>
          <w:rPr>
            <w:rFonts w:hint="eastAsia"/>
          </w:rPr>
          <w:t>靠著船倉旁掀起一半的簾子，眼中看著江水滔滔，耳裡聽著河水嘩嘩，想到自己一輩子都沒離開北都國，這</w:t>
        </w:r>
        <w:r w:rsidR="008E43B9">
          <w:rPr>
            <w:rFonts w:hint="eastAsia"/>
          </w:rPr>
          <w:t>次第一次離開，便要去離家不知幾百里遠的地方，心中不由得有些惆悵</w:t>
        </w:r>
      </w:ins>
      <w:ins w:id="2430" w:author="Administrator" w:date="2019-09-14T04:06:00Z">
        <w:r w:rsidR="008E43B9">
          <w:rPr>
            <w:rFonts w:hint="eastAsia"/>
          </w:rPr>
          <w:t>，忍</w:t>
        </w:r>
      </w:ins>
      <w:ins w:id="2431" w:author="Administrator" w:date="2019-09-14T04:07:00Z">
        <w:r w:rsidR="008E43B9">
          <w:rPr>
            <w:rFonts w:hint="eastAsia"/>
          </w:rPr>
          <w:t>不住喃喃念起詩句，</w:t>
        </w:r>
      </w:ins>
    </w:p>
    <w:p w:rsidR="003622E0" w:rsidRDefault="003622E0" w:rsidP="00021338">
      <w:pPr>
        <w:spacing w:after="240"/>
        <w:rPr>
          <w:ins w:id="2432" w:author="Administrator" w:date="2019-08-11T20:52:00Z"/>
        </w:rPr>
      </w:pPr>
      <w:ins w:id="2433" w:author="Administrator" w:date="2019-09-14T03:21:00Z">
        <w:r>
          <w:rPr>
            <w:rFonts w:hint="eastAsia"/>
          </w:rPr>
          <w:t>「孤帆遠影</w:t>
        </w:r>
      </w:ins>
      <w:ins w:id="2434" w:author="Administrator" w:date="2019-09-14T04:06:00Z">
        <w:r w:rsidR="008E43B9">
          <w:rPr>
            <w:rFonts w:hint="eastAsia"/>
          </w:rPr>
          <w:t>碧山</w:t>
        </w:r>
      </w:ins>
      <w:ins w:id="2435" w:author="Administrator" w:date="2019-09-14T03:21:00Z">
        <w:r>
          <w:rPr>
            <w:rFonts w:hint="eastAsia"/>
          </w:rPr>
          <w:t>盡，唯見長</w:t>
        </w:r>
      </w:ins>
      <w:ins w:id="2436" w:author="Administrator" w:date="2019-09-14T04:06:00Z">
        <w:r w:rsidR="008E43B9">
          <w:rPr>
            <w:rFonts w:hint="eastAsia"/>
          </w:rPr>
          <w:t>江天際流</w:t>
        </w:r>
      </w:ins>
      <w:ins w:id="2437" w:author="Administrator" w:date="2019-09-14T04:07:00Z">
        <w:r w:rsidR="008E43B9">
          <w:rPr>
            <w:rFonts w:hint="eastAsia"/>
          </w:rPr>
          <w:t>…</w:t>
        </w:r>
      </w:ins>
      <w:ins w:id="2438" w:author="Administrator" w:date="2019-09-14T03:21:00Z">
        <w:r>
          <w:rPr>
            <w:rFonts w:hint="eastAsia"/>
          </w:rPr>
          <w:t>」</w:t>
        </w:r>
      </w:ins>
    </w:p>
    <w:p w:rsidR="00021338" w:rsidRDefault="00021338" w:rsidP="00021338">
      <w:pPr>
        <w:spacing w:after="240"/>
        <w:rPr>
          <w:ins w:id="2439" w:author="Administrator" w:date="2019-08-11T20:52:00Z"/>
        </w:rPr>
      </w:pPr>
      <w:ins w:id="2440" w:author="Administrator" w:date="2019-08-11T20:52:00Z">
        <w:r>
          <w:rPr>
            <w:rFonts w:hint="eastAsia"/>
          </w:rPr>
          <w:t>不過他性格中固執帶點拗性，一旦決定的事，不達到目地就不絕不罷手，所以倒也沒有想過要往回頭。</w:t>
        </w:r>
      </w:ins>
    </w:p>
    <w:p w:rsidR="00021338" w:rsidRDefault="00021338" w:rsidP="00021338">
      <w:pPr>
        <w:spacing w:after="240"/>
        <w:rPr>
          <w:ins w:id="2441" w:author="Administrator" w:date="2019-08-11T20:52:00Z"/>
        </w:rPr>
      </w:pPr>
      <w:ins w:id="2442" w:author="Administrator" w:date="2019-08-11T20:52:00Z">
        <w:r>
          <w:rPr>
            <w:rFonts w:hint="eastAsia"/>
          </w:rPr>
          <w:t>正當他還沉浸在思緒之中，突然間船身一陣劇烈的碰撞，跟著一陣倉促的腳步聲從船倉外傳來。</w:t>
        </w:r>
      </w:ins>
    </w:p>
    <w:p w:rsidR="00021338" w:rsidRDefault="00021338" w:rsidP="00021338">
      <w:pPr>
        <w:spacing w:after="240"/>
        <w:rPr>
          <w:ins w:id="2443" w:author="Administrator" w:date="2019-08-11T20:52:00Z"/>
        </w:rPr>
      </w:pPr>
      <w:ins w:id="2444" w:author="Administrator" w:date="2019-08-11T20:52:00Z">
        <w:r>
          <w:rPr>
            <w:rFonts w:hint="eastAsia"/>
          </w:rPr>
          <w:t>李龍飛尚未來得及出船倉尋問船翁發生甚麼事，便聽到外頭一個低沉的聲音低喝著，「老傢伙給我安靜趴著，省得我廢事連你也一起宰了！」</w:t>
        </w:r>
      </w:ins>
    </w:p>
    <w:p w:rsidR="00021338" w:rsidRDefault="00021338" w:rsidP="00021338">
      <w:pPr>
        <w:spacing w:after="240"/>
        <w:rPr>
          <w:ins w:id="2445" w:author="Administrator" w:date="2019-08-11T20:52:00Z"/>
        </w:rPr>
      </w:pPr>
      <w:ins w:id="2446" w:author="Administrator" w:date="2019-08-11T20:52:00Z">
        <w:r>
          <w:rPr>
            <w:rFonts w:hint="eastAsia"/>
          </w:rPr>
          <w:t>李龍飛嚇了一跳，不知道發生何事，下意識便想往船倉另一頭走去，卻聽到那腳步聲像早料到的似，搭搭搭快速繞到另一頭，伸頭便往倉內探來，「小鬼，給我乖乖滾出來，否則老子便不客氣了！」</w:t>
        </w:r>
      </w:ins>
    </w:p>
    <w:p w:rsidR="00021338" w:rsidRDefault="00021338" w:rsidP="00021338">
      <w:pPr>
        <w:spacing w:after="240"/>
        <w:rPr>
          <w:ins w:id="2447" w:author="Administrator" w:date="2019-08-11T20:52:00Z"/>
        </w:rPr>
      </w:pPr>
      <w:ins w:id="2448" w:author="Administrator" w:date="2019-08-11T20:52:00Z">
        <w:r>
          <w:rPr>
            <w:rFonts w:hint="eastAsia"/>
          </w:rPr>
          <w:t>李龍飛心頭一緊，只見那人臉上蒙著一塊黑布，雖見不清面貌，但依稀與方才那岸那黑衣人有些眼熟，忍不住皺眉喝道，「你敢行搶？難道你不怕官府追捕嗎！」</w:t>
        </w:r>
      </w:ins>
    </w:p>
    <w:p w:rsidR="00021338" w:rsidRDefault="00021338" w:rsidP="00021338">
      <w:pPr>
        <w:spacing w:after="240"/>
        <w:rPr>
          <w:ins w:id="2449" w:author="Administrator" w:date="2019-08-11T20:52:00Z"/>
        </w:rPr>
      </w:pPr>
      <w:ins w:id="2450" w:author="Administrator" w:date="2019-08-11T20:52:00Z">
        <w:r>
          <w:rPr>
            <w:rFonts w:hint="eastAsia"/>
          </w:rPr>
          <w:lastRenderedPageBreak/>
          <w:t>他雖然鮮少在江湖行走，但聽多了大伯說的事，對於這種事也略之一二，當下直接將對方的目地點了出來，反正自己身為二流高手，至不濟也還可以抵擋一下，等上了岸邊，對方也奈何不了自己。</w:t>
        </w:r>
      </w:ins>
    </w:p>
    <w:p w:rsidR="00D84518" w:rsidRDefault="00D84518" w:rsidP="00021338">
      <w:pPr>
        <w:spacing w:after="240"/>
        <w:rPr>
          <w:ins w:id="2451" w:author="Administrator" w:date="2019-08-11T21:27:00Z"/>
        </w:rPr>
      </w:pPr>
      <w:ins w:id="2452" w:author="Administrator" w:date="2019-08-11T20:52:00Z">
        <w:r>
          <w:rPr>
            <w:rFonts w:hint="eastAsia"/>
          </w:rPr>
          <w:t>那黑衣人乾笑兩聲，抬起手中一把亮晃晃的銀刀，冷漠地說，「</w:t>
        </w:r>
      </w:ins>
      <w:ins w:id="2453" w:author="Administrator" w:date="2019-08-11T21:27:00Z">
        <w:r>
          <w:rPr>
            <w:rFonts w:hint="eastAsia"/>
          </w:rPr>
          <w:t>怕當然怕了，可若是沒有人證，誰知道這裡發生了甚麼事情！」</w:t>
        </w:r>
      </w:ins>
    </w:p>
    <w:p w:rsidR="00D84518" w:rsidRDefault="00D84518" w:rsidP="00021338">
      <w:pPr>
        <w:spacing w:after="240"/>
        <w:rPr>
          <w:ins w:id="2454" w:author="Administrator" w:date="2019-08-11T21:28:00Z"/>
        </w:rPr>
      </w:pPr>
      <w:ins w:id="2455" w:author="Administrator" w:date="2019-08-11T21:27:00Z">
        <w:r>
          <w:rPr>
            <w:rFonts w:hint="eastAsia"/>
          </w:rPr>
          <w:t>「</w:t>
        </w:r>
      </w:ins>
      <w:ins w:id="2456" w:author="Administrator" w:date="2019-08-11T21:28:00Z">
        <w:r>
          <w:rPr>
            <w:rFonts w:hint="eastAsia"/>
          </w:rPr>
          <w:t>你想殺人滅口？」李龍飛倒抽了一口氣，他原本只以為對方想搶劫自己而已，想不到，對方卻是想直接滅口。</w:t>
        </w:r>
      </w:ins>
    </w:p>
    <w:p w:rsidR="00021338" w:rsidRDefault="00D84518" w:rsidP="00021338">
      <w:pPr>
        <w:spacing w:after="240"/>
        <w:rPr>
          <w:ins w:id="2457" w:author="Administrator" w:date="2019-08-11T20:52:00Z"/>
        </w:rPr>
      </w:pPr>
      <w:ins w:id="2458" w:author="Administrator" w:date="2019-08-11T21:28:00Z">
        <w:r>
          <w:rPr>
            <w:rFonts w:hint="eastAsia"/>
          </w:rPr>
          <w:t>「你說對了</w:t>
        </w:r>
      </w:ins>
      <w:ins w:id="2459" w:author="Administrator" w:date="2019-08-11T21:29:00Z">
        <w:r>
          <w:rPr>
            <w:rFonts w:hint="eastAsia"/>
          </w:rPr>
          <w:t>！</w:t>
        </w:r>
      </w:ins>
      <w:ins w:id="2460" w:author="Administrator" w:date="2019-08-11T20:52:00Z">
        <w:r w:rsidR="00021338">
          <w:rPr>
            <w:rFonts w:hint="eastAsia"/>
          </w:rPr>
          <w:t>我在岸邊等了那麼久，終於讓我找到一隻肥羊，</w:t>
        </w:r>
      </w:ins>
      <w:ins w:id="2461" w:author="Administrator" w:date="2019-08-11T21:29:00Z">
        <w:r>
          <w:rPr>
            <w:rFonts w:hint="eastAsia"/>
          </w:rPr>
          <w:t>只要幹了你這一票，夠我黑山刀頭快活幾年了！</w:t>
        </w:r>
      </w:ins>
      <w:ins w:id="2462" w:author="Administrator" w:date="2019-08-11T20:52:00Z">
        <w:r w:rsidR="00021338">
          <w:rPr>
            <w:rFonts w:hint="eastAsia"/>
          </w:rPr>
          <w:t>大夥子，給我通通上！」</w:t>
        </w:r>
      </w:ins>
    </w:p>
    <w:p w:rsidR="00021338" w:rsidRDefault="00021338" w:rsidP="00021338">
      <w:pPr>
        <w:spacing w:after="240"/>
        <w:rPr>
          <w:ins w:id="2463" w:author="Administrator" w:date="2019-08-11T20:52:00Z"/>
        </w:rPr>
      </w:pPr>
      <w:ins w:id="2464" w:author="Administrator" w:date="2019-08-11T20:52:00Z">
        <w:r>
          <w:rPr>
            <w:rFonts w:hint="eastAsia"/>
          </w:rPr>
          <w:t>就看到小船邊很快的又爬上了兩三個人，全身溼透透的，手中都提著亮晃晃的鋼刀，敢情是方才潛在水中，趁機尾隨著小船，此時才現身出來。</w:t>
        </w:r>
      </w:ins>
    </w:p>
    <w:p w:rsidR="00021338" w:rsidRDefault="00805915" w:rsidP="00021338">
      <w:pPr>
        <w:spacing w:after="240"/>
        <w:rPr>
          <w:ins w:id="2465" w:author="Administrator" w:date="2019-08-11T20:52:00Z"/>
        </w:rPr>
      </w:pPr>
      <w:ins w:id="2466" w:author="Administrator" w:date="2019-08-11T20:52:00Z">
        <w:r>
          <w:rPr>
            <w:rFonts w:hint="eastAsia"/>
          </w:rPr>
          <w:t>李龍飛臉色一變，心中恨道，「該死的，</w:t>
        </w:r>
        <w:r w:rsidR="00021338">
          <w:rPr>
            <w:rFonts w:hint="eastAsia"/>
          </w:rPr>
          <w:t>大伯</w:t>
        </w:r>
      </w:ins>
      <w:ins w:id="2467" w:author="Administrator" w:date="2019-08-11T21:30:00Z">
        <w:r>
          <w:rPr>
            <w:rFonts w:hint="eastAsia"/>
          </w:rPr>
          <w:t>早就提醒過我，在江湖上走，要低調些，想不到我一出來就犯了這個大忌，引來這些</w:t>
        </w:r>
      </w:ins>
      <w:ins w:id="2468" w:author="Administrator" w:date="2019-08-11T20:52:00Z">
        <w:r>
          <w:rPr>
            <w:rFonts w:hint="eastAsia"/>
          </w:rPr>
          <w:t>水匪</w:t>
        </w:r>
      </w:ins>
      <w:ins w:id="2469" w:author="Administrator" w:date="2019-08-11T21:30:00Z">
        <w:r>
          <w:rPr>
            <w:rFonts w:hint="eastAsia"/>
          </w:rPr>
          <w:t>；</w:t>
        </w:r>
      </w:ins>
      <w:ins w:id="2470" w:author="Administrator" w:date="2019-08-11T20:52:00Z">
        <w:r w:rsidR="00021338">
          <w:rPr>
            <w:rFonts w:hint="eastAsia"/>
          </w:rPr>
          <w:t>這些傢伙</w:t>
        </w:r>
      </w:ins>
      <w:ins w:id="2471" w:author="Administrator" w:date="2019-08-11T21:30:00Z">
        <w:r>
          <w:rPr>
            <w:rFonts w:hint="eastAsia"/>
          </w:rPr>
          <w:t>恐怕</w:t>
        </w:r>
      </w:ins>
      <w:ins w:id="2472" w:author="Administrator" w:date="2019-08-11T20:52:00Z">
        <w:r w:rsidR="00021338">
          <w:rPr>
            <w:rFonts w:hint="eastAsia"/>
          </w:rPr>
          <w:t>每個都是官府抓拿的要犯，我</w:t>
        </w:r>
      </w:ins>
      <w:ins w:id="2473" w:author="Administrator" w:date="2019-08-11T21:30:00Z">
        <w:r>
          <w:rPr>
            <w:rFonts w:hint="eastAsia"/>
          </w:rPr>
          <w:t>若是被抓住了，肯定是小命不保</w:t>
        </w:r>
      </w:ins>
      <w:ins w:id="2474" w:author="Administrator" w:date="2019-08-11T20:52:00Z">
        <w:r w:rsidR="00021338">
          <w:rPr>
            <w:rFonts w:hint="eastAsia"/>
          </w:rPr>
          <w:t>。」</w:t>
        </w:r>
      </w:ins>
    </w:p>
    <w:p w:rsidR="00021338" w:rsidRDefault="00021338" w:rsidP="00021338">
      <w:pPr>
        <w:spacing w:after="240"/>
        <w:rPr>
          <w:ins w:id="2475" w:author="Administrator" w:date="2019-08-11T20:52:00Z"/>
        </w:rPr>
      </w:pPr>
      <w:ins w:id="2476" w:author="Administrator" w:date="2019-08-11T20:52:00Z">
        <w:r>
          <w:rPr>
            <w:rFonts w:hint="eastAsia"/>
          </w:rPr>
          <w:t>雖然自己已經是</w:t>
        </w:r>
        <w:r w:rsidR="00B60D8F">
          <w:rPr>
            <w:rFonts w:hint="eastAsia"/>
          </w:rPr>
          <w:t>二流高手，可在小船上佔地不大，加上多方人多勢眾，真的要打起來，</w:t>
        </w:r>
      </w:ins>
      <w:ins w:id="2477" w:author="Administrator" w:date="2020-03-16T21:12:00Z">
        <w:r w:rsidR="00B60D8F">
          <w:rPr>
            <w:rFonts w:hint="eastAsia"/>
          </w:rPr>
          <w:t>怕</w:t>
        </w:r>
      </w:ins>
      <w:ins w:id="2478" w:author="Administrator" w:date="2019-08-11T20:52:00Z">
        <w:r>
          <w:rPr>
            <w:rFonts w:hint="eastAsia"/>
          </w:rPr>
          <w:t>是李龍飛也難有勝算。</w:t>
        </w:r>
      </w:ins>
    </w:p>
    <w:p w:rsidR="00021338" w:rsidRDefault="00021338" w:rsidP="00021338">
      <w:pPr>
        <w:spacing w:after="240"/>
        <w:rPr>
          <w:ins w:id="2479" w:author="Administrator" w:date="2019-08-11T20:52:00Z"/>
        </w:rPr>
      </w:pPr>
      <w:ins w:id="2480" w:author="Administrator" w:date="2019-08-11T20:52:00Z">
        <w:r>
          <w:rPr>
            <w:rFonts w:hint="eastAsia"/>
          </w:rPr>
          <w:t>而且對方早已盯上自己，這麼一來，自己絕不能被對方抓到，否則像他這樣的富家子弟，</w:t>
        </w:r>
      </w:ins>
      <w:ins w:id="2481" w:author="Administrator" w:date="2019-08-11T21:37:00Z">
        <w:r w:rsidR="00805915">
          <w:rPr>
            <w:rFonts w:hint="eastAsia"/>
          </w:rPr>
          <w:t>怕是先</w:t>
        </w:r>
      </w:ins>
      <w:ins w:id="2482" w:author="Administrator" w:date="2019-08-11T20:52:00Z">
        <w:r>
          <w:rPr>
            <w:rFonts w:hint="eastAsia"/>
          </w:rPr>
          <w:t>被勒索大量贖金，之後</w:t>
        </w:r>
      </w:ins>
      <w:ins w:id="2483" w:author="Administrator" w:date="2019-08-11T21:37:00Z">
        <w:r w:rsidR="00805915">
          <w:rPr>
            <w:rFonts w:hint="eastAsia"/>
          </w:rPr>
          <w:t>更是</w:t>
        </w:r>
      </w:ins>
      <w:ins w:id="2484" w:author="Administrator" w:date="2019-08-11T20:52:00Z">
        <w:r>
          <w:rPr>
            <w:rFonts w:hint="eastAsia"/>
          </w:rPr>
          <w:t>宰了</w:t>
        </w:r>
      </w:ins>
      <w:ins w:id="2485" w:author="Administrator" w:date="2019-08-11T21:37:00Z">
        <w:r w:rsidR="00805915">
          <w:rPr>
            <w:rFonts w:hint="eastAsia"/>
          </w:rPr>
          <w:t>滅口</w:t>
        </w:r>
      </w:ins>
      <w:ins w:id="2486" w:author="Administrator" w:date="2019-08-11T20:52:00Z">
        <w:r>
          <w:rPr>
            <w:rFonts w:hint="eastAsia"/>
          </w:rPr>
          <w:t>。</w:t>
        </w:r>
      </w:ins>
    </w:p>
    <w:p w:rsidR="00021338" w:rsidRDefault="00021338" w:rsidP="00021338">
      <w:pPr>
        <w:spacing w:after="240"/>
        <w:rPr>
          <w:ins w:id="2487" w:author="Administrator" w:date="2019-08-11T20:52:00Z"/>
        </w:rPr>
      </w:pPr>
      <w:ins w:id="2488" w:author="Administrator" w:date="2019-08-11T20:52:00Z">
        <w:r>
          <w:rPr>
            <w:rFonts w:hint="eastAsia"/>
          </w:rPr>
          <w:t>情急之下，他抽出了腰間繫帶的長劍，一招孤鴉渡江橫掃過去。</w:t>
        </w:r>
      </w:ins>
    </w:p>
    <w:p w:rsidR="00021338" w:rsidRDefault="00021338" w:rsidP="00021338">
      <w:pPr>
        <w:spacing w:after="240"/>
        <w:rPr>
          <w:ins w:id="2489" w:author="Administrator" w:date="2019-09-14T23:47:00Z"/>
        </w:rPr>
      </w:pPr>
      <w:ins w:id="2490" w:author="Administrator" w:date="2019-08-11T20:52:00Z">
        <w:r>
          <w:rPr>
            <w:rFonts w:hint="eastAsia"/>
          </w:rPr>
          <w:t>既然躲不過，只好先下手為強，將對方頭頭給一擊斃了，看能否震懾住對方。</w:t>
        </w:r>
      </w:ins>
    </w:p>
    <w:p w:rsidR="00F9622C" w:rsidRPr="00F9622C" w:rsidRDefault="00F9622C" w:rsidP="00021338">
      <w:pPr>
        <w:spacing w:after="240"/>
        <w:rPr>
          <w:ins w:id="2491" w:author="Administrator" w:date="2019-09-14T23:40:00Z"/>
        </w:rPr>
      </w:pPr>
      <w:ins w:id="2492" w:author="Administrator" w:date="2019-09-14T23:47:00Z">
        <w:r>
          <w:rPr>
            <w:rFonts w:hint="eastAsia"/>
          </w:rPr>
          <w:t>這些年的練武，李龍飛雖然沒能升上一流高手，但在二流之中，也算是頂鋒的存在，這一劍刺去，掀起的劍風聲呼呼，若沒有兩把刷子，怕是聞之都會色變。</w:t>
        </w:r>
      </w:ins>
    </w:p>
    <w:p w:rsidR="00FE79BF" w:rsidRDefault="009718E4" w:rsidP="00021338">
      <w:pPr>
        <w:spacing w:after="240"/>
        <w:rPr>
          <w:ins w:id="2493" w:author="Administrator" w:date="2019-09-14T23:54:00Z"/>
        </w:rPr>
      </w:pPr>
      <w:ins w:id="2494" w:author="Administrator" w:date="2019-09-14T23:40:00Z">
        <w:r>
          <w:rPr>
            <w:rFonts w:hint="eastAsia"/>
          </w:rPr>
          <w:t>這孤鴉渡江乃是</w:t>
        </w:r>
      </w:ins>
      <w:ins w:id="2495" w:author="Administrator" w:date="2019-09-14T23:42:00Z">
        <w:r>
          <w:rPr>
            <w:rFonts w:hint="eastAsia"/>
          </w:rPr>
          <w:t>「</w:t>
        </w:r>
      </w:ins>
      <w:ins w:id="2496" w:author="Administrator" w:date="2019-09-14T23:40:00Z">
        <w:r>
          <w:rPr>
            <w:rFonts w:hint="eastAsia"/>
          </w:rPr>
          <w:t>快劍一十三</w:t>
        </w:r>
      </w:ins>
      <w:ins w:id="2497" w:author="Administrator" w:date="2019-09-14T23:42:00Z">
        <w:r>
          <w:rPr>
            <w:rFonts w:hint="eastAsia"/>
          </w:rPr>
          <w:t>」</w:t>
        </w:r>
      </w:ins>
      <w:ins w:id="2498" w:author="Administrator" w:date="2019-09-14T23:40:00Z">
        <w:r>
          <w:rPr>
            <w:rFonts w:hint="eastAsia"/>
          </w:rPr>
          <w:t>中的第</w:t>
        </w:r>
      </w:ins>
      <w:ins w:id="2499" w:author="Administrator" w:date="2019-09-14T23:42:00Z">
        <w:r>
          <w:rPr>
            <w:rFonts w:hint="eastAsia"/>
          </w:rPr>
          <w:t>七</w:t>
        </w:r>
      </w:ins>
      <w:ins w:id="2500" w:author="Administrator" w:date="2019-09-14T23:40:00Z">
        <w:r>
          <w:rPr>
            <w:rFonts w:hint="eastAsia"/>
          </w:rPr>
          <w:t>式，</w:t>
        </w:r>
      </w:ins>
      <w:ins w:id="2501" w:author="Administrator" w:date="2019-09-14T23:48:00Z">
        <w:r w:rsidR="00837403">
          <w:rPr>
            <w:rFonts w:hint="eastAsia"/>
          </w:rPr>
          <w:t>而</w:t>
        </w:r>
      </w:ins>
      <w:ins w:id="2502" w:author="Administrator" w:date="2019-09-14T23:49:00Z">
        <w:r w:rsidR="00837403">
          <w:rPr>
            <w:rFonts w:hint="eastAsia"/>
          </w:rPr>
          <w:t>「快劍一十三」則是</w:t>
        </w:r>
      </w:ins>
      <w:ins w:id="2503" w:author="Administrator" w:date="2019-09-14T23:52:00Z">
        <w:r w:rsidR="00FE79BF">
          <w:rPr>
            <w:rFonts w:hint="eastAsia"/>
          </w:rPr>
          <w:t>李忠</w:t>
        </w:r>
      </w:ins>
      <w:ins w:id="2504" w:author="Administrator" w:date="2019-09-14T23:53:00Z">
        <w:r w:rsidR="00FE79BF">
          <w:rPr>
            <w:rFonts w:hint="eastAsia"/>
          </w:rPr>
          <w:t>從江湖上重金購買而來，說是頂</w:t>
        </w:r>
      </w:ins>
      <w:ins w:id="2505" w:author="Administrator" w:date="2019-09-14T23:54:00Z">
        <w:r w:rsidR="00FE79BF">
          <w:rPr>
            <w:rFonts w:hint="eastAsia"/>
          </w:rPr>
          <w:t>級劍法也不為過。</w:t>
        </w:r>
      </w:ins>
    </w:p>
    <w:p w:rsidR="00FE79BF" w:rsidRDefault="00FE79BF" w:rsidP="00021338">
      <w:pPr>
        <w:spacing w:after="240"/>
        <w:rPr>
          <w:ins w:id="2506" w:author="Administrator" w:date="2019-09-14T23:53:00Z"/>
        </w:rPr>
      </w:pPr>
      <w:ins w:id="2507" w:author="Administrator" w:date="2019-09-14T23:54:00Z">
        <w:r>
          <w:rPr>
            <w:rFonts w:hint="eastAsia"/>
          </w:rPr>
          <w:t>光是</w:t>
        </w:r>
      </w:ins>
      <w:ins w:id="2508" w:author="Administrator" w:date="2019-09-15T00:00:00Z">
        <w:r w:rsidR="00277082">
          <w:rPr>
            <w:rFonts w:hint="eastAsia"/>
          </w:rPr>
          <w:t>其</w:t>
        </w:r>
      </w:ins>
      <w:ins w:id="2509" w:author="Administrator" w:date="2019-09-14T23:54:00Z">
        <w:r>
          <w:rPr>
            <w:rFonts w:hint="eastAsia"/>
          </w:rPr>
          <w:t>第一招起手式的小橋流水，就是精倫無比的</w:t>
        </w:r>
      </w:ins>
      <w:ins w:id="2510" w:author="Administrator" w:date="2019-09-14T23:55:00Z">
        <w:r>
          <w:rPr>
            <w:rFonts w:hint="eastAsia"/>
          </w:rPr>
          <w:t>絕招。</w:t>
        </w:r>
      </w:ins>
    </w:p>
    <w:p w:rsidR="00602564" w:rsidRDefault="00FE79BF" w:rsidP="00021338">
      <w:pPr>
        <w:spacing w:after="240"/>
        <w:rPr>
          <w:ins w:id="2511" w:author="Administrator" w:date="2019-09-14T23:57:00Z"/>
        </w:rPr>
      </w:pPr>
      <w:ins w:id="2512" w:author="Administrator" w:date="2019-09-14T23:55:00Z">
        <w:r>
          <w:rPr>
            <w:rFonts w:hint="eastAsia"/>
          </w:rPr>
          <w:t>李龍飛這幾年練下來，</w:t>
        </w:r>
      </w:ins>
      <w:ins w:id="2513" w:author="Administrator" w:date="2019-09-14T23:56:00Z">
        <w:r w:rsidR="00602564">
          <w:rPr>
            <w:rFonts w:hint="eastAsia"/>
          </w:rPr>
          <w:t>雖然把每一招的劍式都練得純熟，可在實戰上，卻是</w:t>
        </w:r>
      </w:ins>
      <w:ins w:id="2514" w:author="Administrator" w:date="2019-09-14T23:57:00Z">
        <w:r w:rsidR="00602564">
          <w:rPr>
            <w:rFonts w:hint="eastAsia"/>
          </w:rPr>
          <w:t>初次使用出</w:t>
        </w:r>
        <w:r w:rsidR="00277082">
          <w:rPr>
            <w:rFonts w:hint="eastAsia"/>
          </w:rPr>
          <w:t>來</w:t>
        </w:r>
      </w:ins>
      <w:ins w:id="2515" w:author="Administrator" w:date="2019-09-15T00:00:00Z">
        <w:r w:rsidR="00277082">
          <w:rPr>
            <w:rFonts w:hint="eastAsia"/>
          </w:rPr>
          <w:t>，一時間，卻是沒有發揮其真正應有的本領。</w:t>
        </w:r>
      </w:ins>
    </w:p>
    <w:p w:rsidR="00602564" w:rsidRDefault="00602564" w:rsidP="00021338">
      <w:pPr>
        <w:spacing w:after="240"/>
        <w:rPr>
          <w:ins w:id="2516" w:author="Administrator" w:date="2019-09-14T23:58:00Z"/>
        </w:rPr>
      </w:pPr>
      <w:ins w:id="2517" w:author="Administrator" w:date="2019-09-14T23:57:00Z">
        <w:r>
          <w:rPr>
            <w:rFonts w:hint="eastAsia"/>
          </w:rPr>
          <w:t>這招孤鴉渡江，雖然威力極大，招式</w:t>
        </w:r>
      </w:ins>
      <w:ins w:id="2518" w:author="Administrator" w:date="2019-09-14T23:58:00Z">
        <w:r>
          <w:rPr>
            <w:rFonts w:hint="eastAsia"/>
          </w:rPr>
          <w:t>不凡，可卻使錯了順序。</w:t>
        </w:r>
      </w:ins>
    </w:p>
    <w:p w:rsidR="00F9622C" w:rsidRDefault="00602564" w:rsidP="00021338">
      <w:pPr>
        <w:spacing w:after="240"/>
        <w:rPr>
          <w:ins w:id="2519" w:author="Administrator" w:date="2019-08-11T20:52:00Z"/>
        </w:rPr>
      </w:pPr>
      <w:ins w:id="2520" w:author="Administrator" w:date="2019-09-14T23:58:00Z">
        <w:r>
          <w:rPr>
            <w:rFonts w:hint="eastAsia"/>
          </w:rPr>
          <w:lastRenderedPageBreak/>
          <w:t>孤鴉渡江</w:t>
        </w:r>
      </w:ins>
      <w:ins w:id="2521" w:author="Administrator" w:date="2019-09-14T23:42:00Z">
        <w:r w:rsidR="009718E4">
          <w:rPr>
            <w:rFonts w:hint="eastAsia"/>
          </w:rPr>
          <w:t>本是接在第五式的</w:t>
        </w:r>
      </w:ins>
      <w:ins w:id="2522" w:author="Administrator" w:date="2019-09-14T23:43:00Z">
        <w:r w:rsidR="009718E4">
          <w:rPr>
            <w:rFonts w:hint="eastAsia"/>
          </w:rPr>
          <w:t>疾風破浪之後，</w:t>
        </w:r>
      </w:ins>
      <w:ins w:id="2523" w:author="Administrator" w:date="2019-09-14T23:40:00Z">
        <w:r w:rsidR="009718E4">
          <w:rPr>
            <w:rFonts w:hint="eastAsia"/>
          </w:rPr>
          <w:t>講</w:t>
        </w:r>
      </w:ins>
      <w:ins w:id="2524" w:author="Administrator" w:date="2019-09-14T23:43:00Z">
        <w:r w:rsidR="009718E4">
          <w:rPr>
            <w:rFonts w:hint="eastAsia"/>
          </w:rPr>
          <w:t>求的是</w:t>
        </w:r>
      </w:ins>
      <w:ins w:id="2525" w:author="Administrator" w:date="2019-09-14T23:58:00Z">
        <w:r>
          <w:rPr>
            <w:rFonts w:hint="eastAsia"/>
          </w:rPr>
          <w:t>以快劍如風一般</w:t>
        </w:r>
      </w:ins>
      <w:ins w:id="2526" w:author="Administrator" w:date="2019-09-14T23:44:00Z">
        <w:r w:rsidR="00F9622C">
          <w:rPr>
            <w:rFonts w:hint="eastAsia"/>
          </w:rPr>
          <w:t>破浪</w:t>
        </w:r>
      </w:ins>
      <w:ins w:id="2527" w:author="Administrator" w:date="2019-09-15T00:01:00Z">
        <w:r w:rsidR="00277082">
          <w:rPr>
            <w:rFonts w:hint="eastAsia"/>
          </w:rPr>
          <w:t>擾敵</w:t>
        </w:r>
      </w:ins>
      <w:ins w:id="2528" w:author="Administrator" w:date="2019-09-14T23:44:00Z">
        <w:r w:rsidR="00F9622C">
          <w:rPr>
            <w:rFonts w:hint="eastAsia"/>
          </w:rPr>
          <w:t>之後，</w:t>
        </w:r>
      </w:ins>
      <w:ins w:id="2529" w:author="Administrator" w:date="2019-09-14T23:59:00Z">
        <w:r>
          <w:rPr>
            <w:rFonts w:hint="eastAsia"/>
          </w:rPr>
          <w:t>再如</w:t>
        </w:r>
      </w:ins>
      <w:ins w:id="2530" w:author="Administrator" w:date="2019-09-14T23:44:00Z">
        <w:r w:rsidR="00F9622C">
          <w:rPr>
            <w:rFonts w:hint="eastAsia"/>
          </w:rPr>
          <w:t>一隻孤鴉</w:t>
        </w:r>
      </w:ins>
      <w:ins w:id="2531" w:author="Administrator" w:date="2019-09-14T23:59:00Z">
        <w:r>
          <w:rPr>
            <w:rFonts w:hint="eastAsia"/>
          </w:rPr>
          <w:t>橫江一般</w:t>
        </w:r>
      </w:ins>
      <w:ins w:id="2532" w:author="Administrator" w:date="2019-09-14T23:44:00Z">
        <w:r w:rsidR="00F9622C">
          <w:rPr>
            <w:rFonts w:hint="eastAsia"/>
          </w:rPr>
          <w:t>獨闖敵營，有去無返，以求一擊必殺的猛</w:t>
        </w:r>
      </w:ins>
      <w:ins w:id="2533" w:author="Administrator" w:date="2019-09-14T23:45:00Z">
        <w:r w:rsidR="00F9622C">
          <w:rPr>
            <w:rFonts w:hint="eastAsia"/>
          </w:rPr>
          <w:t>勁。</w:t>
        </w:r>
      </w:ins>
    </w:p>
    <w:p w:rsidR="00021338" w:rsidRDefault="00277082" w:rsidP="00021338">
      <w:pPr>
        <w:spacing w:after="240"/>
        <w:rPr>
          <w:ins w:id="2534" w:author="Administrator" w:date="2019-08-11T20:52:00Z"/>
        </w:rPr>
      </w:pPr>
      <w:ins w:id="2535" w:author="Administrator" w:date="2019-09-14T23:59:00Z">
        <w:r>
          <w:rPr>
            <w:rFonts w:hint="eastAsia"/>
          </w:rPr>
          <w:t>可他此時使出，</w:t>
        </w:r>
      </w:ins>
      <w:ins w:id="2536" w:author="Administrator" w:date="2019-09-15T00:00:00Z">
        <w:r>
          <w:rPr>
            <w:rFonts w:hint="eastAsia"/>
          </w:rPr>
          <w:t>猛雖猛了，可少了</w:t>
        </w:r>
      </w:ins>
      <w:ins w:id="2537" w:author="Administrator" w:date="2019-09-15T00:01:00Z">
        <w:r>
          <w:rPr>
            <w:rFonts w:hint="eastAsia"/>
          </w:rPr>
          <w:t>擾敵的事先動作，卻顯得有些易於看破了。</w:t>
        </w:r>
      </w:ins>
    </w:p>
    <w:p w:rsidR="004559D8" w:rsidRDefault="00805915" w:rsidP="00021338">
      <w:pPr>
        <w:spacing w:after="240"/>
        <w:rPr>
          <w:ins w:id="2538" w:author="Administrator" w:date="2019-09-15T00:02:00Z"/>
        </w:rPr>
      </w:pPr>
      <w:ins w:id="2539" w:author="Administrator" w:date="2019-08-11T20:52:00Z">
        <w:r>
          <w:rPr>
            <w:rFonts w:hint="eastAsia"/>
          </w:rPr>
          <w:t>那黑衣人</w:t>
        </w:r>
      </w:ins>
      <w:ins w:id="2540" w:author="Administrator" w:date="2019-08-11T21:37:00Z">
        <w:r w:rsidR="00277082">
          <w:rPr>
            <w:rFonts w:hint="eastAsia"/>
          </w:rPr>
          <w:t>雖</w:t>
        </w:r>
      </w:ins>
      <w:ins w:id="2541" w:author="Administrator" w:date="2019-09-15T00:01:00Z">
        <w:r w:rsidR="00277082">
          <w:rPr>
            <w:rFonts w:hint="eastAsia"/>
          </w:rPr>
          <w:t>然</w:t>
        </w:r>
      </w:ins>
      <w:ins w:id="2542" w:author="Administrator" w:date="2019-08-11T21:42:00Z">
        <w:r w:rsidR="007038B4">
          <w:rPr>
            <w:rFonts w:hint="eastAsia"/>
          </w:rPr>
          <w:t>武藝</w:t>
        </w:r>
      </w:ins>
      <w:ins w:id="2543" w:author="Administrator" w:date="2019-09-15T00:02:00Z">
        <w:r w:rsidR="00277082">
          <w:rPr>
            <w:rFonts w:hint="eastAsia"/>
          </w:rPr>
          <w:t>不算</w:t>
        </w:r>
      </w:ins>
      <w:ins w:id="2544" w:author="Administrator" w:date="2019-08-11T21:42:00Z">
        <w:r w:rsidR="007038B4">
          <w:rPr>
            <w:rFonts w:hint="eastAsia"/>
          </w:rPr>
          <w:t>多高</w:t>
        </w:r>
      </w:ins>
      <w:ins w:id="2545" w:author="Administrator" w:date="2019-08-11T21:37:00Z">
        <w:r>
          <w:rPr>
            <w:rFonts w:hint="eastAsia"/>
          </w:rPr>
          <w:t>，</w:t>
        </w:r>
      </w:ins>
      <w:ins w:id="2546" w:author="Administrator" w:date="2019-09-15T00:02:00Z">
        <w:r w:rsidR="00277082">
          <w:rPr>
            <w:rFonts w:hint="eastAsia"/>
          </w:rPr>
          <w:t>可在江湖闖蕩多年，眼界卻是不低。</w:t>
        </w:r>
      </w:ins>
    </w:p>
    <w:p w:rsidR="004559D8" w:rsidRDefault="004559D8" w:rsidP="00021338">
      <w:pPr>
        <w:spacing w:after="240"/>
        <w:rPr>
          <w:ins w:id="2547" w:author="Administrator" w:date="2019-09-15T00:04:00Z"/>
        </w:rPr>
      </w:pPr>
      <w:ins w:id="2548" w:author="Administrator" w:date="2019-09-15T00:02:00Z">
        <w:r>
          <w:rPr>
            <w:rFonts w:hint="eastAsia"/>
          </w:rPr>
          <w:t>他一</w:t>
        </w:r>
      </w:ins>
      <w:ins w:id="2549" w:author="Administrator" w:date="2019-09-15T00:03:00Z">
        <w:r>
          <w:rPr>
            <w:rFonts w:hint="eastAsia"/>
          </w:rPr>
          <w:t>看這一劍去勢迅捷，似乎是毫無破綻，心中頓時一凜</w:t>
        </w:r>
      </w:ins>
      <w:ins w:id="2550" w:author="Administrator" w:date="2019-09-15T00:04:00Z">
        <w:r>
          <w:rPr>
            <w:rFonts w:hint="eastAsia"/>
          </w:rPr>
          <w:t>，</w:t>
        </w:r>
      </w:ins>
    </w:p>
    <w:p w:rsidR="004559D8" w:rsidRDefault="004559D8" w:rsidP="00021338">
      <w:pPr>
        <w:spacing w:after="240"/>
        <w:rPr>
          <w:ins w:id="2551" w:author="Administrator" w:date="2019-09-15T00:04:00Z"/>
        </w:rPr>
      </w:pPr>
      <w:ins w:id="2552" w:author="Administrator" w:date="2019-09-15T00:03:00Z">
        <w:r>
          <w:rPr>
            <w:rFonts w:hint="eastAsia"/>
          </w:rPr>
          <w:t>「他</w:t>
        </w:r>
      </w:ins>
      <w:ins w:id="2553" w:author="Administrator" w:date="2019-09-15T00:04:00Z">
        <w:r>
          <w:rPr>
            <w:rFonts w:hint="eastAsia"/>
          </w:rPr>
          <w:t>奶奶的，看不出來這混少爺卻是個高手阿！這下子得小心點了！」</w:t>
        </w:r>
      </w:ins>
    </w:p>
    <w:p w:rsidR="00964B87" w:rsidRDefault="00964B87" w:rsidP="00021338">
      <w:pPr>
        <w:spacing w:after="240"/>
        <w:rPr>
          <w:ins w:id="2554" w:author="Administrator" w:date="2019-09-15T00:15:00Z"/>
        </w:rPr>
      </w:pPr>
      <w:ins w:id="2555" w:author="Administrator" w:date="2019-09-15T00:14:00Z">
        <w:r>
          <w:rPr>
            <w:rFonts w:hint="eastAsia"/>
          </w:rPr>
          <w:t>以</w:t>
        </w:r>
      </w:ins>
      <w:ins w:id="2556" w:author="Administrator" w:date="2019-09-15T00:16:00Z">
        <w:r w:rsidR="00F62CBC">
          <w:rPr>
            <w:rFonts w:hint="eastAsia"/>
          </w:rPr>
          <w:t>黑衣人</w:t>
        </w:r>
      </w:ins>
      <w:ins w:id="2557" w:author="Administrator" w:date="2019-09-15T00:14:00Z">
        <w:r>
          <w:rPr>
            <w:rFonts w:hint="eastAsia"/>
          </w:rPr>
          <w:t>的武藝，</w:t>
        </w:r>
      </w:ins>
      <w:ins w:id="2558" w:author="Administrator" w:date="2019-09-15T00:16:00Z">
        <w:r w:rsidR="00F62CBC">
          <w:rPr>
            <w:rFonts w:hint="eastAsia"/>
          </w:rPr>
          <w:t>自然</w:t>
        </w:r>
      </w:ins>
      <w:ins w:id="2559" w:author="Administrator" w:date="2019-09-15T00:05:00Z">
        <w:r w:rsidR="004559D8">
          <w:rPr>
            <w:rFonts w:hint="eastAsia"/>
          </w:rPr>
          <w:t>看不穿這孤鴉渡江的破綻，敵不住這一擊</w:t>
        </w:r>
      </w:ins>
      <w:ins w:id="2560" w:author="Administrator" w:date="2019-09-15T00:06:00Z">
        <w:r w:rsidR="00E44B9E">
          <w:rPr>
            <w:rFonts w:hint="eastAsia"/>
          </w:rPr>
          <w:t>快劍，但</w:t>
        </w:r>
      </w:ins>
      <w:ins w:id="2561" w:author="Administrator" w:date="2019-09-15T00:14:00Z">
        <w:r>
          <w:rPr>
            <w:rFonts w:hint="eastAsia"/>
          </w:rPr>
          <w:t>這卻不防礙他檔下這招劍式。</w:t>
        </w:r>
      </w:ins>
    </w:p>
    <w:p w:rsidR="00805915" w:rsidRDefault="00964B87" w:rsidP="00021338">
      <w:pPr>
        <w:spacing w:after="240"/>
        <w:rPr>
          <w:ins w:id="2562" w:author="Administrator" w:date="2019-08-11T21:38:00Z"/>
        </w:rPr>
      </w:pPr>
      <w:ins w:id="2563" w:author="Administrator" w:date="2019-09-15T00:15:00Z">
        <w:r>
          <w:rPr>
            <w:rFonts w:hint="eastAsia"/>
          </w:rPr>
          <w:t>憑著</w:t>
        </w:r>
      </w:ins>
      <w:ins w:id="2564" w:author="Administrator" w:date="2019-09-15T00:16:00Z">
        <w:r w:rsidR="00F62CBC">
          <w:rPr>
            <w:rFonts w:hint="eastAsia"/>
          </w:rPr>
          <w:t>他</w:t>
        </w:r>
      </w:ins>
      <w:ins w:id="2565" w:author="Administrator" w:date="2019-09-15T00:06:00Z">
        <w:r w:rsidR="00E44B9E">
          <w:rPr>
            <w:rFonts w:hint="eastAsia"/>
          </w:rPr>
          <w:t>血戰江湖多年的實戰經驗，</w:t>
        </w:r>
      </w:ins>
      <w:ins w:id="2566" w:author="Administrator" w:date="2019-08-11T20:52:00Z">
        <w:r w:rsidR="00805915">
          <w:rPr>
            <w:rFonts w:hint="eastAsia"/>
          </w:rPr>
          <w:t>就看到他</w:t>
        </w:r>
      </w:ins>
      <w:ins w:id="2567" w:author="Administrator" w:date="2019-08-11T21:37:00Z">
        <w:r w:rsidR="00805915">
          <w:rPr>
            <w:rFonts w:hint="eastAsia"/>
          </w:rPr>
          <w:t>舉起一</w:t>
        </w:r>
      </w:ins>
      <w:ins w:id="2568" w:author="Administrator" w:date="2019-08-11T21:38:00Z">
        <w:r w:rsidR="00805915">
          <w:rPr>
            <w:rFonts w:hint="eastAsia"/>
          </w:rPr>
          <w:t>面</w:t>
        </w:r>
      </w:ins>
      <w:ins w:id="2569" w:author="Administrator" w:date="2019-08-11T21:42:00Z">
        <w:r w:rsidR="007038B4">
          <w:rPr>
            <w:rFonts w:hint="eastAsia"/>
          </w:rPr>
          <w:t>小</w:t>
        </w:r>
      </w:ins>
      <w:ins w:id="2570" w:author="Administrator" w:date="2019-08-11T21:38:00Z">
        <w:r w:rsidR="00805915">
          <w:rPr>
            <w:rFonts w:hint="eastAsia"/>
          </w:rPr>
          <w:t>鐵盾，</w:t>
        </w:r>
      </w:ins>
      <w:ins w:id="2571" w:author="Administrator" w:date="2019-08-11T20:52:00Z">
        <w:r w:rsidR="00805915">
          <w:rPr>
            <w:rFonts w:hint="eastAsia"/>
          </w:rPr>
          <w:t>橫胸一</w:t>
        </w:r>
      </w:ins>
      <w:ins w:id="2572" w:author="Administrator" w:date="2019-08-11T21:38:00Z">
        <w:r w:rsidR="00805915">
          <w:rPr>
            <w:rFonts w:hint="eastAsia"/>
          </w:rPr>
          <w:t>擋</w:t>
        </w:r>
      </w:ins>
      <w:ins w:id="2573" w:author="Administrator" w:date="2019-08-11T20:52:00Z">
        <w:r w:rsidR="00805915">
          <w:rPr>
            <w:rFonts w:hint="eastAsia"/>
          </w:rPr>
          <w:t>，不急不徐恰恰好擋住李龍飛這一劍</w:t>
        </w:r>
      </w:ins>
      <w:ins w:id="2574" w:author="Administrator" w:date="2019-08-11T21:38:00Z">
        <w:r w:rsidR="00805915">
          <w:rPr>
            <w:rFonts w:hint="eastAsia"/>
          </w:rPr>
          <w:t>。</w:t>
        </w:r>
      </w:ins>
    </w:p>
    <w:p w:rsidR="007038B4" w:rsidRDefault="00805915" w:rsidP="00021338">
      <w:pPr>
        <w:spacing w:after="240"/>
        <w:rPr>
          <w:ins w:id="2575" w:author="Administrator" w:date="2019-08-11T21:40:00Z"/>
        </w:rPr>
      </w:pPr>
      <w:ins w:id="2576" w:author="Administrator" w:date="2019-08-11T21:38:00Z">
        <w:r>
          <w:rPr>
            <w:rFonts w:hint="eastAsia"/>
          </w:rPr>
          <w:t>李龍飛的長劍雖然不錯</w:t>
        </w:r>
      </w:ins>
      <w:ins w:id="2577" w:author="Administrator" w:date="2019-08-11T21:39:00Z">
        <w:r>
          <w:rPr>
            <w:rFonts w:hint="eastAsia"/>
          </w:rPr>
          <w:t>，可卻不是削鐵如泥的寶劍，與那鐵盾一擊，濺出了</w:t>
        </w:r>
      </w:ins>
      <w:ins w:id="2578" w:author="Administrator" w:date="2019-08-11T21:40:00Z">
        <w:r>
          <w:rPr>
            <w:rFonts w:hint="eastAsia"/>
          </w:rPr>
          <w:t>不少火花，並在鐵盾上留下長長的道傷痕，卻始終沒能</w:t>
        </w:r>
        <w:r w:rsidR="007038B4">
          <w:rPr>
            <w:rFonts w:hint="eastAsia"/>
          </w:rPr>
          <w:t>傷到對方一絲一毫。</w:t>
        </w:r>
      </w:ins>
    </w:p>
    <w:p w:rsidR="003E38A6" w:rsidRDefault="003E38A6" w:rsidP="00021338">
      <w:pPr>
        <w:spacing w:after="240"/>
        <w:rPr>
          <w:ins w:id="2579" w:author="Administrator" w:date="2019-09-15T02:09:00Z"/>
        </w:rPr>
      </w:pPr>
      <w:ins w:id="2580" w:author="Administrator" w:date="2019-09-15T02:09:00Z">
        <w:r>
          <w:rPr>
            <w:rFonts w:hint="eastAsia"/>
          </w:rPr>
          <w:t>「呔！」</w:t>
        </w:r>
      </w:ins>
    </w:p>
    <w:p w:rsidR="00021338" w:rsidRDefault="007038B4" w:rsidP="00021338">
      <w:pPr>
        <w:spacing w:after="240"/>
        <w:rPr>
          <w:ins w:id="2581" w:author="Administrator" w:date="2019-09-15T00:20:00Z"/>
        </w:rPr>
      </w:pPr>
      <w:ins w:id="2582" w:author="Administrator" w:date="2019-08-11T21:40:00Z">
        <w:r>
          <w:rPr>
            <w:rFonts w:hint="eastAsia"/>
          </w:rPr>
          <w:t>那黑衣人</w:t>
        </w:r>
      </w:ins>
      <w:ins w:id="2583" w:author="Administrator" w:date="2019-08-11T21:41:00Z">
        <w:r>
          <w:rPr>
            <w:rFonts w:hint="eastAsia"/>
          </w:rPr>
          <w:t>趁著</w:t>
        </w:r>
      </w:ins>
      <w:ins w:id="2584" w:author="Administrator" w:date="2019-08-11T21:40:00Z">
        <w:r>
          <w:rPr>
            <w:rFonts w:hint="eastAsia"/>
          </w:rPr>
          <w:t>李龍</w:t>
        </w:r>
      </w:ins>
      <w:ins w:id="2585" w:author="Administrator" w:date="2019-08-11T21:41:00Z">
        <w:r>
          <w:rPr>
            <w:rFonts w:hint="eastAsia"/>
          </w:rPr>
          <w:t>飛招式一老，</w:t>
        </w:r>
      </w:ins>
      <w:ins w:id="2586" w:author="Administrator" w:date="2019-09-15T02:09:00Z">
        <w:r w:rsidR="003E38A6">
          <w:rPr>
            <w:rFonts w:hint="eastAsia"/>
          </w:rPr>
          <w:t>突然</w:t>
        </w:r>
      </w:ins>
      <w:ins w:id="2587" w:author="Administrator" w:date="2019-08-11T21:41:00Z">
        <w:r>
          <w:rPr>
            <w:rFonts w:hint="eastAsia"/>
          </w:rPr>
          <w:t>鐵盾一放，</w:t>
        </w:r>
      </w:ins>
      <w:ins w:id="2588" w:author="Administrator" w:date="2019-09-15T02:09:00Z">
        <w:r w:rsidR="003E38A6">
          <w:rPr>
            <w:rFonts w:hint="eastAsia"/>
          </w:rPr>
          <w:t>爆喝一聲，</w:t>
        </w:r>
      </w:ins>
      <w:ins w:id="2589" w:author="Administrator" w:date="2019-09-15T02:10:00Z">
        <w:r w:rsidR="003E38A6">
          <w:rPr>
            <w:rFonts w:hint="eastAsia"/>
          </w:rPr>
          <w:t>如晴空中驚雷一劈，眼中閃出異樣的光芒，</w:t>
        </w:r>
      </w:ins>
      <w:ins w:id="2590" w:author="Administrator" w:date="2019-08-11T20:52:00Z">
        <w:r w:rsidR="00021338">
          <w:rPr>
            <w:rFonts w:hint="eastAsia"/>
          </w:rPr>
          <w:t>反手一揮，一抹亮晃晃的刀光便朝李龍飛這劈來。</w:t>
        </w:r>
      </w:ins>
    </w:p>
    <w:p w:rsidR="00865EEA" w:rsidRDefault="00865EEA" w:rsidP="00021338">
      <w:pPr>
        <w:spacing w:after="240"/>
        <w:rPr>
          <w:ins w:id="2591" w:author="Administrator" w:date="2019-09-15T00:21:00Z"/>
        </w:rPr>
      </w:pPr>
      <w:ins w:id="2592" w:author="Administrator" w:date="2019-09-15T00:20:00Z">
        <w:r>
          <w:rPr>
            <w:rFonts w:hint="eastAsia"/>
          </w:rPr>
          <w:t>同一時間，他也不忘了</w:t>
        </w:r>
      </w:ins>
      <w:ins w:id="2593" w:author="Administrator" w:date="2019-09-15T00:21:00Z">
        <w:r>
          <w:rPr>
            <w:rFonts w:hint="eastAsia"/>
          </w:rPr>
          <w:t>呼叫幫手，</w:t>
        </w:r>
      </w:ins>
    </w:p>
    <w:p w:rsidR="00865EEA" w:rsidRDefault="00865EEA" w:rsidP="00021338">
      <w:pPr>
        <w:spacing w:after="240"/>
        <w:rPr>
          <w:ins w:id="2594" w:author="Administrator" w:date="2019-09-15T00:21:00Z"/>
        </w:rPr>
      </w:pPr>
      <w:ins w:id="2595" w:author="Administrator" w:date="2019-09-15T00:21:00Z">
        <w:r>
          <w:rPr>
            <w:rFonts w:hint="eastAsia"/>
          </w:rPr>
          <w:t>「兄弟們，上！」</w:t>
        </w:r>
      </w:ins>
    </w:p>
    <w:p w:rsidR="00865EEA" w:rsidRDefault="00865EEA" w:rsidP="00021338">
      <w:pPr>
        <w:spacing w:after="240"/>
        <w:rPr>
          <w:ins w:id="2596" w:author="Administrator" w:date="2019-08-11T20:52:00Z"/>
        </w:rPr>
      </w:pPr>
      <w:ins w:id="2597" w:author="Administrator" w:date="2019-09-15T00:21:00Z">
        <w:r>
          <w:rPr>
            <w:rFonts w:hint="eastAsia"/>
          </w:rPr>
          <w:t>「殺阿！」</w:t>
        </w:r>
      </w:ins>
    </w:p>
    <w:p w:rsidR="00865EEA" w:rsidRDefault="003E38A6" w:rsidP="00021338">
      <w:pPr>
        <w:spacing w:after="240"/>
        <w:rPr>
          <w:ins w:id="2598" w:author="Administrator" w:date="2019-09-15T00:23:00Z"/>
        </w:rPr>
      </w:pPr>
      <w:ins w:id="2599" w:author="Administrator" w:date="2019-09-15T02:09:00Z">
        <w:r>
          <w:rPr>
            <w:rFonts w:hint="eastAsia"/>
          </w:rPr>
          <w:t>李龍飛給黑衣人這一聲爆喝，驚得耳朵嗡嗡直</w:t>
        </w:r>
      </w:ins>
      <w:ins w:id="2600" w:author="Administrator" w:date="2019-09-15T02:10:00Z">
        <w:r>
          <w:rPr>
            <w:rFonts w:hint="eastAsia"/>
          </w:rPr>
          <w:t>響，手中長劍一緩，頓</w:t>
        </w:r>
      </w:ins>
      <w:ins w:id="2601" w:author="Administrator" w:date="2019-09-15T02:11:00Z">
        <w:r>
          <w:rPr>
            <w:rFonts w:hint="eastAsia"/>
          </w:rPr>
          <w:t>時被</w:t>
        </w:r>
      </w:ins>
      <w:ins w:id="2602" w:author="Administrator" w:date="2019-08-11T20:52:00Z">
        <w:r w:rsidR="00021338">
          <w:rPr>
            <w:rFonts w:hint="eastAsia"/>
          </w:rPr>
          <w:t>這一招</w:t>
        </w:r>
      </w:ins>
      <w:ins w:id="2603" w:author="Administrator" w:date="2019-09-15T02:11:00Z">
        <w:r>
          <w:rPr>
            <w:rFonts w:hint="eastAsia"/>
          </w:rPr>
          <w:t>刀式給逼退兩步</w:t>
        </w:r>
      </w:ins>
      <w:ins w:id="2604" w:author="Administrator" w:date="2019-09-15T00:22:00Z">
        <w:r w:rsidR="00865EEA">
          <w:rPr>
            <w:rFonts w:hint="eastAsia"/>
          </w:rPr>
          <w:t>，</w:t>
        </w:r>
      </w:ins>
      <w:ins w:id="2605" w:author="Administrator" w:date="2019-09-15T02:11:00Z">
        <w:r>
          <w:rPr>
            <w:rFonts w:hint="eastAsia"/>
          </w:rPr>
          <w:t>跟著</w:t>
        </w:r>
      </w:ins>
      <w:ins w:id="2606" w:author="Administrator" w:date="2019-09-15T00:22:00Z">
        <w:r>
          <w:rPr>
            <w:rFonts w:hint="eastAsia"/>
          </w:rPr>
          <w:t>其他水匪</w:t>
        </w:r>
        <w:r w:rsidR="00865EEA">
          <w:rPr>
            <w:rFonts w:hint="eastAsia"/>
          </w:rPr>
          <w:t>衝了上來，</w:t>
        </w:r>
      </w:ins>
      <w:ins w:id="2607" w:author="Administrator" w:date="2019-08-11T20:52:00Z">
        <w:r w:rsidR="00021338">
          <w:rPr>
            <w:rFonts w:hint="eastAsia"/>
          </w:rPr>
          <w:t>看得李龍飛</w:t>
        </w:r>
      </w:ins>
      <w:ins w:id="2608" w:author="Administrator" w:date="2019-09-15T00:22:00Z">
        <w:r w:rsidR="00865EEA">
          <w:rPr>
            <w:rFonts w:hint="eastAsia"/>
          </w:rPr>
          <w:t>是心底直沉</w:t>
        </w:r>
      </w:ins>
      <w:ins w:id="2609" w:author="Administrator" w:date="2019-09-15T00:23:00Z">
        <w:r w:rsidR="00865EEA">
          <w:rPr>
            <w:rFonts w:hint="eastAsia"/>
          </w:rPr>
          <w:t>，</w:t>
        </w:r>
      </w:ins>
    </w:p>
    <w:p w:rsidR="00865EEA" w:rsidRDefault="00865EEA" w:rsidP="00021338">
      <w:pPr>
        <w:spacing w:after="240"/>
        <w:rPr>
          <w:ins w:id="2610" w:author="Administrator" w:date="2019-09-15T00:23:00Z"/>
        </w:rPr>
      </w:pPr>
      <w:ins w:id="2611" w:author="Administrator" w:date="2019-09-15T00:23:00Z">
        <w:r>
          <w:rPr>
            <w:rFonts w:hint="eastAsia"/>
          </w:rPr>
          <w:t>「</w:t>
        </w:r>
      </w:ins>
      <w:ins w:id="2612" w:author="Administrator" w:date="2019-08-11T20:52:00Z">
        <w:r w:rsidR="00021338">
          <w:rPr>
            <w:rFonts w:hint="eastAsia"/>
          </w:rPr>
          <w:t>沒想到區區一名水匪，身手竟如此了得，</w:t>
        </w:r>
      </w:ins>
      <w:ins w:id="2613" w:author="Administrator" w:date="2019-09-15T00:23:00Z">
        <w:r>
          <w:rPr>
            <w:rFonts w:hint="eastAsia"/>
          </w:rPr>
          <w:t>居然擋住了我的必殺一擊！」</w:t>
        </w:r>
      </w:ins>
    </w:p>
    <w:p w:rsidR="00021338" w:rsidRDefault="007F5F40" w:rsidP="00021338">
      <w:pPr>
        <w:spacing w:after="240"/>
        <w:rPr>
          <w:ins w:id="2614" w:author="Administrator" w:date="2019-08-11T20:52:00Z"/>
        </w:rPr>
      </w:pPr>
      <w:ins w:id="2615" w:author="Administrator" w:date="2019-09-15T01:36:00Z">
        <w:r>
          <w:rPr>
            <w:rFonts w:hint="eastAsia"/>
          </w:rPr>
          <w:t>眼看殺不死對方領頭，如果被包圍之下，</w:t>
        </w:r>
      </w:ins>
      <w:ins w:id="2616" w:author="Administrator" w:date="2019-09-15T02:11:00Z">
        <w:r w:rsidR="00C2569A">
          <w:rPr>
            <w:rFonts w:hint="eastAsia"/>
          </w:rPr>
          <w:t>在船倉中手腳放不開來，</w:t>
        </w:r>
      </w:ins>
      <w:ins w:id="2617" w:author="Administrator" w:date="2019-09-15T01:36:00Z">
        <w:r>
          <w:rPr>
            <w:rFonts w:hint="eastAsia"/>
          </w:rPr>
          <w:t>必死無疑，</w:t>
        </w:r>
      </w:ins>
      <w:ins w:id="2618" w:author="Administrator" w:date="2019-09-15T00:23:00Z">
        <w:r>
          <w:rPr>
            <w:rFonts w:hint="eastAsia"/>
          </w:rPr>
          <w:t>無奈</w:t>
        </w:r>
        <w:r w:rsidR="00EB5EA8">
          <w:rPr>
            <w:rFonts w:hint="eastAsia"/>
          </w:rPr>
          <w:t>下，</w:t>
        </w:r>
      </w:ins>
      <w:ins w:id="2619" w:author="Administrator" w:date="2019-09-15T01:37:00Z">
        <w:r>
          <w:rPr>
            <w:rFonts w:hint="eastAsia"/>
          </w:rPr>
          <w:t>李龍飛</w:t>
        </w:r>
      </w:ins>
      <w:ins w:id="2620" w:author="Administrator" w:date="2019-09-15T00:23:00Z">
        <w:r w:rsidR="00EB5EA8">
          <w:rPr>
            <w:rFonts w:hint="eastAsia"/>
          </w:rPr>
          <w:t>只得放棄</w:t>
        </w:r>
      </w:ins>
      <w:ins w:id="2621" w:author="Administrator" w:date="2019-09-15T00:24:00Z">
        <w:r w:rsidR="00EB5EA8">
          <w:rPr>
            <w:rFonts w:hint="eastAsia"/>
          </w:rPr>
          <w:t>繼續纏鬥，手中</w:t>
        </w:r>
      </w:ins>
      <w:ins w:id="2622" w:author="Administrator" w:date="2019-08-11T20:52:00Z">
        <w:r w:rsidR="00021338">
          <w:rPr>
            <w:rFonts w:hint="eastAsia"/>
          </w:rPr>
          <w:t>長劍</w:t>
        </w:r>
      </w:ins>
      <w:ins w:id="2623" w:author="Administrator" w:date="2019-09-15T00:24:00Z">
        <w:r w:rsidR="00C2569A">
          <w:rPr>
            <w:rFonts w:hint="eastAsia"/>
          </w:rPr>
          <w:t>往</w:t>
        </w:r>
      </w:ins>
      <w:ins w:id="2624" w:author="Administrator" w:date="2019-09-15T02:11:00Z">
        <w:r w:rsidR="00C2569A">
          <w:rPr>
            <w:rFonts w:hint="eastAsia"/>
          </w:rPr>
          <w:t>眼前的水匪</w:t>
        </w:r>
      </w:ins>
      <w:ins w:id="2625" w:author="Administrator" w:date="2019-09-15T00:24:00Z">
        <w:r w:rsidR="00EB5EA8">
          <w:rPr>
            <w:rFonts w:hint="eastAsia"/>
          </w:rPr>
          <w:t>一刺一扔，跟著</w:t>
        </w:r>
      </w:ins>
      <w:ins w:id="2626" w:author="Administrator" w:date="2019-08-11T20:52:00Z">
        <w:r w:rsidR="00021338">
          <w:rPr>
            <w:rFonts w:hint="eastAsia"/>
          </w:rPr>
          <w:t>顧不得其他，抓起了行李，掀開船倉側邊簾子，棄戰便要往河裡跳。</w:t>
        </w:r>
      </w:ins>
    </w:p>
    <w:p w:rsidR="00021338" w:rsidRPr="000B3937" w:rsidRDefault="00E7400F" w:rsidP="00021338">
      <w:pPr>
        <w:spacing w:after="240"/>
        <w:rPr>
          <w:ins w:id="2627" w:author="Administrator" w:date="2019-08-11T20:52:00Z"/>
        </w:rPr>
      </w:pPr>
      <w:ins w:id="2628" w:author="Administrator" w:date="2019-08-11T20:52:00Z">
        <w:r>
          <w:rPr>
            <w:rFonts w:hint="eastAsia"/>
          </w:rPr>
          <w:t>他這時也清楚了，對</w:t>
        </w:r>
      </w:ins>
      <w:ins w:id="2629" w:author="Administrator" w:date="2019-09-15T02:11:00Z">
        <w:r>
          <w:rPr>
            <w:rFonts w:hint="eastAsia"/>
          </w:rPr>
          <w:t>群人</w:t>
        </w:r>
      </w:ins>
      <w:ins w:id="2630" w:author="Administrator" w:date="2019-08-11T20:52:00Z">
        <w:r w:rsidR="00021338">
          <w:rPr>
            <w:rFonts w:hint="eastAsia"/>
          </w:rPr>
          <w:t>肯定不是普通水匪，雖不知來龍去脈，但還是先逃得好。</w:t>
        </w:r>
      </w:ins>
    </w:p>
    <w:p w:rsidR="00021338" w:rsidRDefault="007038B4" w:rsidP="00021338">
      <w:pPr>
        <w:spacing w:after="240"/>
        <w:rPr>
          <w:ins w:id="2631" w:author="Administrator" w:date="2019-08-11T20:52:00Z"/>
        </w:rPr>
      </w:pPr>
      <w:ins w:id="2632" w:author="Administrator" w:date="2019-08-11T21:43:00Z">
        <w:r>
          <w:rPr>
            <w:rFonts w:hint="eastAsia"/>
          </w:rPr>
          <w:t>那</w:t>
        </w:r>
      </w:ins>
      <w:ins w:id="2633" w:author="Administrator" w:date="2019-08-11T20:52:00Z">
        <w:r>
          <w:rPr>
            <w:rFonts w:hint="eastAsia"/>
          </w:rPr>
          <w:t>青河河水</w:t>
        </w:r>
      </w:ins>
      <w:ins w:id="2634" w:author="Administrator" w:date="2019-08-11T21:43:00Z">
        <w:r>
          <w:rPr>
            <w:rFonts w:hint="eastAsia"/>
          </w:rPr>
          <w:t>並</w:t>
        </w:r>
      </w:ins>
      <w:ins w:id="2635" w:author="Administrator" w:date="2019-08-11T20:52:00Z">
        <w:r w:rsidR="00021338">
          <w:rPr>
            <w:rFonts w:hint="eastAsia"/>
          </w:rPr>
          <w:t>不是十分湍急，</w:t>
        </w:r>
      </w:ins>
      <w:ins w:id="2636" w:author="Administrator" w:date="2019-08-11T21:43:00Z">
        <w:r>
          <w:rPr>
            <w:rFonts w:hint="eastAsia"/>
          </w:rPr>
          <w:t>但</w:t>
        </w:r>
      </w:ins>
      <w:ins w:id="2637" w:author="Administrator" w:date="2019-08-11T20:52:00Z">
        <w:r>
          <w:rPr>
            <w:rFonts w:hint="eastAsia"/>
          </w:rPr>
          <w:t>常人下去之後也難保能遊到對岸，</w:t>
        </w:r>
      </w:ins>
      <w:ins w:id="2638" w:author="Administrator" w:date="2019-08-11T21:43:00Z">
        <w:r>
          <w:rPr>
            <w:rFonts w:hint="eastAsia"/>
          </w:rPr>
          <w:t>可</w:t>
        </w:r>
      </w:ins>
      <w:ins w:id="2639" w:author="Administrator" w:date="2019-08-11T20:52:00Z">
        <w:r w:rsidR="00021338">
          <w:rPr>
            <w:rFonts w:hint="eastAsia"/>
          </w:rPr>
          <w:t>眼下情況危急，比起被水匪抓到，跳下河去還有那麼一絲希望。</w:t>
        </w:r>
      </w:ins>
    </w:p>
    <w:p w:rsidR="00021338" w:rsidRDefault="00021338" w:rsidP="00021338">
      <w:pPr>
        <w:spacing w:after="240"/>
        <w:rPr>
          <w:ins w:id="2640" w:author="Administrator" w:date="2019-08-11T20:52:00Z"/>
        </w:rPr>
      </w:pPr>
      <w:ins w:id="2641" w:author="Administrator" w:date="2019-08-11T20:52:00Z">
        <w:r>
          <w:rPr>
            <w:rFonts w:hint="eastAsia"/>
          </w:rPr>
          <w:lastRenderedPageBreak/>
          <w:t>那黑衣人</w:t>
        </w:r>
      </w:ins>
      <w:ins w:id="2642" w:author="Administrator" w:date="2019-09-15T02:12:00Z">
        <w:r w:rsidR="001021A5">
          <w:rPr>
            <w:rFonts w:hint="eastAsia"/>
          </w:rPr>
          <w:t>被其他水匪擋在後頭，</w:t>
        </w:r>
      </w:ins>
      <w:ins w:id="2643" w:author="Administrator" w:date="2019-08-11T20:52:00Z">
        <w:r w:rsidR="001021A5">
          <w:rPr>
            <w:rFonts w:hint="eastAsia"/>
          </w:rPr>
          <w:t>一見李龍飛棄戰而逃，也是有些</w:t>
        </w:r>
      </w:ins>
      <w:ins w:id="2644" w:author="Administrator" w:date="2019-09-15T02:12:00Z">
        <w:r w:rsidR="001021A5">
          <w:rPr>
            <w:rFonts w:hint="eastAsia"/>
          </w:rPr>
          <w:t>失算</w:t>
        </w:r>
      </w:ins>
      <w:ins w:id="2645" w:author="Administrator" w:date="2019-08-11T20:52:00Z">
        <w:r>
          <w:rPr>
            <w:rFonts w:hint="eastAsia"/>
          </w:rPr>
          <w:t>，等他忙彎下腰想要衝進船倉裡抓對方時，已經慢了一步，只抓到行李的一角。</w:t>
        </w:r>
      </w:ins>
    </w:p>
    <w:p w:rsidR="00812D93" w:rsidRDefault="00021338" w:rsidP="00813907">
      <w:pPr>
        <w:spacing w:after="240"/>
        <w:rPr>
          <w:ins w:id="2646" w:author="Administrator" w:date="2019-09-15T02:12:00Z"/>
        </w:rPr>
      </w:pPr>
      <w:ins w:id="2647" w:author="Administrator" w:date="2019-08-11T20:52:00Z">
        <w:r>
          <w:rPr>
            <w:rFonts w:hint="eastAsia"/>
          </w:rPr>
          <w:t>嘶一聲，李龍飛背上的包裹裂了開來，</w:t>
        </w:r>
      </w:ins>
      <w:ins w:id="2648" w:author="Administrator" w:date="2019-08-11T21:43:00Z">
        <w:r w:rsidR="007038B4">
          <w:rPr>
            <w:rFonts w:hint="eastAsia"/>
          </w:rPr>
          <w:t>大批金銀珠寶滾了出來，</w:t>
        </w:r>
      </w:ins>
      <w:ins w:id="2649" w:author="Administrator" w:date="2019-08-11T20:52:00Z">
        <w:r w:rsidR="007038B4">
          <w:rPr>
            <w:rFonts w:hint="eastAsia"/>
          </w:rPr>
          <w:t>但</w:t>
        </w:r>
      </w:ins>
      <w:ins w:id="2650" w:author="Administrator" w:date="2019-08-11T21:43:00Z">
        <w:r w:rsidR="007038B4">
          <w:rPr>
            <w:rFonts w:hint="eastAsia"/>
          </w:rPr>
          <w:t>人總算是</w:t>
        </w:r>
      </w:ins>
      <w:ins w:id="2651" w:author="Administrator" w:date="2019-08-11T20:52:00Z">
        <w:r>
          <w:rPr>
            <w:rFonts w:hint="eastAsia"/>
          </w:rPr>
          <w:t>成功逃進了水底，</w:t>
        </w:r>
      </w:ins>
      <w:ins w:id="2652" w:author="Administrator" w:date="2019-09-15T01:46:00Z">
        <w:r w:rsidR="0016511C">
          <w:rPr>
            <w:rFonts w:hint="eastAsia"/>
          </w:rPr>
          <w:t>一</w:t>
        </w:r>
      </w:ins>
      <w:ins w:id="2653" w:author="Administrator" w:date="2019-09-15T02:12:00Z">
        <w:r w:rsidR="00812D93">
          <w:rPr>
            <w:rFonts w:hint="eastAsia"/>
          </w:rPr>
          <w:t>下子整個人成了落湯雞，混身</w:t>
        </w:r>
      </w:ins>
      <w:ins w:id="2654" w:author="Administrator" w:date="2019-09-15T02:13:00Z">
        <w:r w:rsidR="00812D93">
          <w:rPr>
            <w:rFonts w:hint="eastAsia"/>
          </w:rPr>
          <w:t>濕漉漉，披頭散髮隨著水流載浮載沉的，狼狽不堪。</w:t>
        </w:r>
      </w:ins>
    </w:p>
    <w:p w:rsidR="00C04663" w:rsidRDefault="00812D93" w:rsidP="00813907">
      <w:pPr>
        <w:spacing w:after="240"/>
        <w:rPr>
          <w:ins w:id="2655" w:author="Administrator" w:date="2019-09-15T03:53:00Z"/>
        </w:rPr>
      </w:pPr>
      <w:ins w:id="2656" w:author="Administrator" w:date="2019-09-15T02:13:00Z">
        <w:r>
          <w:rPr>
            <w:rFonts w:hint="eastAsia"/>
          </w:rPr>
          <w:t>等</w:t>
        </w:r>
      </w:ins>
      <w:ins w:id="2657" w:author="Administrator" w:date="2019-08-11T20:52:00Z">
        <w:r w:rsidR="00021338">
          <w:rPr>
            <w:rFonts w:hint="eastAsia"/>
          </w:rPr>
          <w:t>黑衣人</w:t>
        </w:r>
        <w:r>
          <w:rPr>
            <w:rFonts w:hint="eastAsia"/>
          </w:rPr>
          <w:t>氣急敗壞衝出船倉，想找尋他的下落，</w:t>
        </w:r>
      </w:ins>
      <w:ins w:id="2658" w:author="Administrator" w:date="2019-09-15T02:13:00Z">
        <w:r>
          <w:rPr>
            <w:rFonts w:hint="eastAsia"/>
          </w:rPr>
          <w:t>卻見</w:t>
        </w:r>
      </w:ins>
      <w:ins w:id="2659" w:author="Administrator" w:date="2019-08-11T20:52:00Z">
        <w:r>
          <w:rPr>
            <w:rFonts w:hint="eastAsia"/>
          </w:rPr>
          <w:t>河面浪花滾滾，</w:t>
        </w:r>
        <w:r w:rsidR="00021338">
          <w:rPr>
            <w:rFonts w:hint="eastAsia"/>
          </w:rPr>
          <w:t>哪裡還能看得見李龍飛的蹤影</w:t>
        </w:r>
      </w:ins>
      <w:ins w:id="2660" w:author="Administrator" w:date="2019-08-11T21:44:00Z">
        <w:r w:rsidR="007038B4">
          <w:rPr>
            <w:rFonts w:hint="eastAsia"/>
          </w:rPr>
          <w:t>，</w:t>
        </w:r>
      </w:ins>
      <w:ins w:id="2661" w:author="Administrator" w:date="2019-09-15T02:14:00Z">
        <w:r>
          <w:rPr>
            <w:rFonts w:hint="eastAsia"/>
          </w:rPr>
          <w:t>無可奈何下，</w:t>
        </w:r>
      </w:ins>
      <w:ins w:id="2662" w:author="Administrator" w:date="2019-08-11T21:44:00Z">
        <w:r w:rsidR="007038B4">
          <w:rPr>
            <w:rFonts w:hint="eastAsia"/>
          </w:rPr>
          <w:t>只得招呼自己的小弟，將滾落在倉裡的錢財給拾了起來</w:t>
        </w:r>
      </w:ins>
      <w:ins w:id="2663" w:author="Administrator" w:date="2019-09-15T02:14:00Z">
        <w:r>
          <w:rPr>
            <w:rFonts w:hint="eastAsia"/>
          </w:rPr>
          <w:t>，也算有所收穫</w:t>
        </w:r>
      </w:ins>
      <w:ins w:id="2664" w:author="Administrator" w:date="2019-08-11T21:44:00Z">
        <w:r w:rsidR="007038B4">
          <w:rPr>
            <w:rFonts w:hint="eastAsia"/>
          </w:rPr>
          <w:t>。</w:t>
        </w:r>
      </w:ins>
    </w:p>
    <w:p w:rsidR="004447B0" w:rsidRDefault="004447B0" w:rsidP="00813907">
      <w:pPr>
        <w:spacing w:after="240"/>
        <w:rPr>
          <w:ins w:id="2665" w:author="Administrator" w:date="2019-09-15T03:55:00Z"/>
        </w:rPr>
      </w:pPr>
      <w:ins w:id="2666" w:author="Administrator" w:date="2019-09-15T03:53:00Z">
        <w:r>
          <w:rPr>
            <w:rFonts w:hint="eastAsia"/>
          </w:rPr>
          <w:t>至於倒霉的船伕，卻是同樣沒有甚麼</w:t>
        </w:r>
      </w:ins>
      <w:ins w:id="2667" w:author="Administrator" w:date="2019-09-15T03:54:00Z">
        <w:r>
          <w:rPr>
            <w:rFonts w:hint="eastAsia"/>
          </w:rPr>
          <w:t>好下場，若是時間能重頭，也許，</w:t>
        </w:r>
      </w:ins>
      <w:ins w:id="2668" w:author="Administrator" w:date="2019-09-15T03:55:00Z">
        <w:r>
          <w:rPr>
            <w:rFonts w:hint="eastAsia"/>
          </w:rPr>
          <w:t>打從一開始，他就不該接李龍飛這一單索命單了…</w:t>
        </w:r>
      </w:ins>
    </w:p>
    <w:p w:rsidR="004447B0" w:rsidRPr="00021338" w:rsidRDefault="004447B0" w:rsidP="00813907">
      <w:pPr>
        <w:spacing w:after="240"/>
      </w:pPr>
      <w:ins w:id="2669" w:author="Administrator" w:date="2019-09-15T03:55:00Z">
        <w:r>
          <w:rPr>
            <w:rFonts w:hint="eastAsia"/>
          </w:rPr>
          <w:t>但，誰又真的能，早知當初呢？</w:t>
        </w:r>
      </w:ins>
    </w:p>
    <w:p w:rsidR="00C04663" w:rsidRDefault="004447B0" w:rsidP="00813907">
      <w:pPr>
        <w:spacing w:after="240"/>
      </w:pPr>
      <w:ins w:id="2670" w:author="Administrator" w:date="2019-09-15T03:55:00Z">
        <w:r>
          <w:rPr>
            <w:rFonts w:hint="eastAsia"/>
          </w:rPr>
          <w:t>再說那</w:t>
        </w:r>
      </w:ins>
      <w:ins w:id="2671" w:author="Administrator" w:date="2019-09-15T02:14:00Z">
        <w:r w:rsidR="00812D93">
          <w:rPr>
            <w:rFonts w:hint="eastAsia"/>
          </w:rPr>
          <w:t>李龍飛滾落</w:t>
        </w:r>
      </w:ins>
      <w:ins w:id="2672" w:author="Administrator" w:date="2019-09-15T02:15:00Z">
        <w:r w:rsidR="00812D93">
          <w:rPr>
            <w:rFonts w:hint="eastAsia"/>
          </w:rPr>
          <w:t>河中，</w:t>
        </w:r>
      </w:ins>
      <w:r w:rsidR="00A7259F">
        <w:rPr>
          <w:rFonts w:hint="eastAsia"/>
        </w:rPr>
        <w:t>也不知道在</w:t>
      </w:r>
      <w:ins w:id="2673" w:author="Administrator" w:date="2019-09-15T02:15:00Z">
        <w:r w:rsidR="00812D93">
          <w:rPr>
            <w:rFonts w:hint="eastAsia"/>
          </w:rPr>
          <w:t>在其中</w:t>
        </w:r>
      </w:ins>
      <w:del w:id="2674" w:author="Administrator" w:date="2019-09-15T02:15:00Z">
        <w:r w:rsidR="00A7259F" w:rsidDel="00812D93">
          <w:rPr>
            <w:rFonts w:hint="eastAsia"/>
          </w:rPr>
          <w:delText>河底</w:delText>
        </w:r>
      </w:del>
      <w:r w:rsidR="00A7259F">
        <w:rPr>
          <w:rFonts w:hint="eastAsia"/>
        </w:rPr>
        <w:t>沉浮了多久，當</w:t>
      </w:r>
      <w:ins w:id="2675" w:author="Administrator" w:date="2019-09-15T03:56:00Z">
        <w:r>
          <w:rPr>
            <w:rFonts w:hint="eastAsia"/>
          </w:rPr>
          <w:t>他再</w:t>
        </w:r>
      </w:ins>
      <w:del w:id="2676" w:author="Administrator" w:date="2019-09-15T03:56:00Z">
        <w:r w:rsidR="00A7259F" w:rsidDel="004447B0">
          <w:rPr>
            <w:rFonts w:hint="eastAsia"/>
          </w:rPr>
          <w:delText>李龍飛</w:delText>
        </w:r>
      </w:del>
      <w:r w:rsidR="00A7259F">
        <w:rPr>
          <w:rFonts w:hint="eastAsia"/>
        </w:rPr>
        <w:t>睜開眼時，只見自己正在滿是泥濘的河岸邊趴著，一隻不知死活的河蟹爬在他面前，張著螯正橫走著。</w:t>
      </w:r>
    </w:p>
    <w:p w:rsidR="00C04663" w:rsidRDefault="00A7259F" w:rsidP="00813907">
      <w:pPr>
        <w:spacing w:after="240"/>
        <w:rPr>
          <w:ins w:id="2677" w:author="Administrator" w:date="2019-09-15T03:56:00Z"/>
        </w:rPr>
      </w:pPr>
      <w:r>
        <w:rPr>
          <w:rFonts w:hint="eastAsia"/>
        </w:rPr>
        <w:t>李龍飛抬起上身，一陣痛楚從全身上下傳來，讓他忍不住悶哼了一聲。</w:t>
      </w:r>
    </w:p>
    <w:p w:rsidR="00D67B53" w:rsidRPr="00D67B53" w:rsidRDefault="004447B0" w:rsidP="00813907">
      <w:pPr>
        <w:spacing w:after="240"/>
      </w:pPr>
      <w:ins w:id="2678" w:author="Administrator" w:date="2019-09-15T03:56:00Z">
        <w:r>
          <w:rPr>
            <w:rFonts w:hint="eastAsia"/>
          </w:rPr>
          <w:t>以他</w:t>
        </w:r>
      </w:ins>
      <w:ins w:id="2679" w:author="Administrator" w:date="2019-09-15T03:57:00Z">
        <w:r w:rsidR="00D67B53">
          <w:rPr>
            <w:rFonts w:hint="eastAsia"/>
          </w:rPr>
          <w:t>過往</w:t>
        </w:r>
      </w:ins>
      <w:ins w:id="2680" w:author="Administrator" w:date="2019-09-15T03:56:00Z">
        <w:r>
          <w:rPr>
            <w:rFonts w:hint="eastAsia"/>
          </w:rPr>
          <w:t>練武的經驗，明白自己這是受了</w:t>
        </w:r>
        <w:r w:rsidR="00D67B53">
          <w:rPr>
            <w:rFonts w:hint="eastAsia"/>
          </w:rPr>
          <w:t>不淺的</w:t>
        </w:r>
        <w:r>
          <w:rPr>
            <w:rFonts w:hint="eastAsia"/>
          </w:rPr>
          <w:t>內傷</w:t>
        </w:r>
        <w:r w:rsidR="00D67B53">
          <w:rPr>
            <w:rFonts w:hint="eastAsia"/>
          </w:rPr>
          <w:t>，損及筋骨，所以才會如此</w:t>
        </w:r>
      </w:ins>
      <w:ins w:id="2681" w:author="Administrator" w:date="2019-09-15T03:57:00Z">
        <w:r w:rsidR="00D67B53">
          <w:rPr>
            <w:rFonts w:hint="eastAsia"/>
          </w:rPr>
          <w:t>疼痛。</w:t>
        </w:r>
      </w:ins>
    </w:p>
    <w:p w:rsidR="00C04663" w:rsidRDefault="00D67B53" w:rsidP="00813907">
      <w:pPr>
        <w:spacing w:after="240"/>
      </w:pPr>
      <w:ins w:id="2682" w:author="Administrator" w:date="2019-09-15T03:57:00Z">
        <w:r>
          <w:rPr>
            <w:rFonts w:hint="eastAsia"/>
          </w:rPr>
          <w:t>低頭</w:t>
        </w:r>
      </w:ins>
      <w:del w:id="2683" w:author="Administrator" w:date="2019-09-15T03:57:00Z">
        <w:r w:rsidR="00A7259F" w:rsidDel="00D67B53">
          <w:rPr>
            <w:rFonts w:hint="eastAsia"/>
          </w:rPr>
          <w:delText>回頭</w:delText>
        </w:r>
      </w:del>
      <w:r w:rsidR="00A7259F">
        <w:rPr>
          <w:rFonts w:hint="eastAsia"/>
        </w:rPr>
        <w:t>一看，自己身上全是傷痕，行李也滾在一旁，裡頭散落出來的糧食上被幾隻河邊棲息的蟹貝給啃蝕得差不多。</w:t>
      </w:r>
    </w:p>
    <w:p w:rsidR="00D67B53" w:rsidRDefault="00A7259F" w:rsidP="00813907">
      <w:pPr>
        <w:spacing w:after="240"/>
        <w:rPr>
          <w:ins w:id="2684" w:author="Administrator" w:date="2019-09-15T03:59:00Z"/>
        </w:rPr>
      </w:pPr>
      <w:r>
        <w:rPr>
          <w:rFonts w:hint="eastAsia"/>
        </w:rPr>
        <w:t>他忍著痛爬起來抱頭回憶，記起自己是逃進了河裡，後來在河水沖擊下，不斷往下遊</w:t>
      </w:r>
      <w:ins w:id="2685" w:author="Administrator" w:date="2019-09-15T03:58:00Z">
        <w:r w:rsidR="00D67B53">
          <w:rPr>
            <w:rFonts w:hint="eastAsia"/>
          </w:rPr>
          <w:t>滾</w:t>
        </w:r>
      </w:ins>
      <w:del w:id="2686" w:author="Administrator" w:date="2019-09-15T03:58:00Z">
        <w:r w:rsidDel="00D67B53">
          <w:rPr>
            <w:rFonts w:hint="eastAsia"/>
          </w:rPr>
          <w:delText>漂</w:delText>
        </w:r>
      </w:del>
      <w:r>
        <w:rPr>
          <w:rFonts w:hint="eastAsia"/>
        </w:rPr>
        <w:t>去，</w:t>
      </w:r>
      <w:ins w:id="2687" w:author="Administrator" w:date="2019-09-15T03:58:00Z">
        <w:r w:rsidR="00D67B53">
          <w:rPr>
            <w:rFonts w:hint="eastAsia"/>
          </w:rPr>
          <w:t>途中不乏撞到不少亂石，想來自己的內傷就是當時造成</w:t>
        </w:r>
      </w:ins>
      <w:ins w:id="2688" w:author="Administrator" w:date="2019-09-15T03:59:00Z">
        <w:r w:rsidR="00D67B53">
          <w:rPr>
            <w:rFonts w:hint="eastAsia"/>
          </w:rPr>
          <w:t>的。</w:t>
        </w:r>
      </w:ins>
    </w:p>
    <w:p w:rsidR="00C04663" w:rsidRDefault="00A7259F" w:rsidP="00813907">
      <w:pPr>
        <w:spacing w:after="240"/>
      </w:pPr>
      <w:r>
        <w:rPr>
          <w:rFonts w:hint="eastAsia"/>
        </w:rPr>
        <w:t>要不是當初曾學過游泳，懂得點水性，</w:t>
      </w:r>
      <w:ins w:id="2689" w:author="Administrator" w:date="2019-07-04T11:47:00Z">
        <w:r w:rsidR="00DB7D7F">
          <w:rPr>
            <w:rFonts w:hint="eastAsia"/>
          </w:rPr>
          <w:t>加上身子健壯，</w:t>
        </w:r>
      </w:ins>
      <w:r>
        <w:rPr>
          <w:rFonts w:hint="eastAsia"/>
        </w:rPr>
        <w:t>最終攀著幾顆大石連滾帶爬來到岸邊</w:t>
      </w:r>
      <w:ins w:id="2690" w:author="Administrator" w:date="2019-09-15T03:59:00Z">
        <w:r w:rsidR="00D67B53">
          <w:rPr>
            <w:rFonts w:hint="eastAsia"/>
          </w:rPr>
          <w:t>，此時恐怕已經溺死在河水之中</w:t>
        </w:r>
      </w:ins>
      <w:del w:id="2691" w:author="Administrator" w:date="2019-07-04T11:47:00Z">
        <w:r w:rsidDel="00F11D91">
          <w:rPr>
            <w:rFonts w:hint="eastAsia"/>
          </w:rPr>
          <w:delText>後，這才不支倒地</w:delText>
        </w:r>
      </w:del>
      <w:r>
        <w:rPr>
          <w:rFonts w:hint="eastAsia"/>
        </w:rPr>
        <w:t>。</w:t>
      </w:r>
    </w:p>
    <w:p w:rsidR="00C04663" w:rsidRDefault="00A7259F" w:rsidP="00813907">
      <w:pPr>
        <w:spacing w:after="240"/>
      </w:pPr>
      <w:r>
        <w:rPr>
          <w:rFonts w:hint="eastAsia"/>
        </w:rPr>
        <w:t>想到這，李龍飛趕忙將行李翻開來察看，只見那袋底破了個洞，裡頭不少東西都消失無蹤，讓他不禁臉色鐵青，一時間不知道該說甚麼才好。</w:t>
      </w:r>
    </w:p>
    <w:p w:rsidR="00C04663" w:rsidRDefault="00A7259F" w:rsidP="00813907">
      <w:pPr>
        <w:spacing w:after="240"/>
      </w:pPr>
      <w:r>
        <w:rPr>
          <w:rFonts w:hint="eastAsia"/>
        </w:rPr>
        <w:t>這乾糧不見就算，幾套衣服沒了那也是小事，但自己帶的大半金子銀兩，在這落水時全都掉落，若不是身上還有幾錠金子在懷中，可以說是身無半文了。</w:t>
      </w:r>
    </w:p>
    <w:p w:rsidR="00C04663" w:rsidRDefault="00A7259F" w:rsidP="00813907">
      <w:pPr>
        <w:spacing w:after="240"/>
      </w:pPr>
      <w:r>
        <w:rPr>
          <w:rFonts w:hint="eastAsia"/>
        </w:rPr>
        <w:t>他掏出懷中的錢數了下，一共還剩七兩多金子，加上零頭的幾兩白銀，可以說是就連原本的十分之一也不到。</w:t>
      </w:r>
    </w:p>
    <w:p w:rsidR="00C04663" w:rsidRDefault="00A7259F" w:rsidP="00813907">
      <w:pPr>
        <w:spacing w:after="240"/>
      </w:pPr>
      <w:r>
        <w:rPr>
          <w:rFonts w:hint="eastAsia"/>
        </w:rPr>
        <w:lastRenderedPageBreak/>
        <w:t>想到要去赤劍宗的路途還這麼遙遠，錢卻已經快沒了，李龍飛不由得萌生回家一趟的念頭。</w:t>
      </w:r>
    </w:p>
    <w:p w:rsidR="00C04663" w:rsidRDefault="00A7259F" w:rsidP="00813907">
      <w:pPr>
        <w:spacing w:after="240"/>
        <w:rPr>
          <w:ins w:id="2692" w:author="Administrator" w:date="2020-04-04T15:43:00Z"/>
        </w:rPr>
      </w:pPr>
      <w:r>
        <w:rPr>
          <w:rFonts w:hint="eastAsia"/>
        </w:rPr>
        <w:t>但這念頭剛起，他便咬著牙搖搖頭否決了，「我才離開家不到兩個月，如果這就回去了，那肯定被人笑死！而且要是讓奶奶他們知道我被打劫了，那要再出來求仙，肯定是不可能了。不成，就算是省著點，我也要繼續往赤劍宗走去。」</w:t>
      </w:r>
    </w:p>
    <w:p w:rsidR="001730BD" w:rsidRDefault="001730BD" w:rsidP="00813907">
      <w:pPr>
        <w:spacing w:after="240"/>
      </w:pPr>
      <w:ins w:id="2693" w:author="Administrator" w:date="2020-04-04T15:43:00Z">
        <w:r>
          <w:rPr>
            <w:rFonts w:hint="eastAsia"/>
          </w:rPr>
          <w:t>跟著，李龍飛將其他東西綑了綑，打成了個包袱，背在後頭，毅然而然</w:t>
        </w:r>
      </w:ins>
      <w:ins w:id="2694" w:author="Administrator" w:date="2020-04-04T15:44:00Z">
        <w:r>
          <w:rPr>
            <w:rFonts w:hint="eastAsia"/>
          </w:rPr>
          <w:t>地繼續往前走去。</w:t>
        </w:r>
      </w:ins>
    </w:p>
    <w:p w:rsidR="00C04663" w:rsidRDefault="003D1245" w:rsidP="00813907">
      <w:pPr>
        <w:spacing w:after="240"/>
      </w:pPr>
      <w:ins w:id="2695" w:author="Administrator" w:date="2019-09-15T04:13:00Z">
        <w:r>
          <w:rPr>
            <w:rFonts w:hint="eastAsia"/>
          </w:rPr>
          <w:t>只是說得容易做得難，</w:t>
        </w:r>
      </w:ins>
      <w:ins w:id="2696" w:author="Administrator" w:date="2019-09-15T04:16:00Z">
        <w:r w:rsidR="009D39EA">
          <w:rPr>
            <w:rFonts w:hint="eastAsia"/>
          </w:rPr>
          <w:t>如果</w:t>
        </w:r>
      </w:ins>
      <w:ins w:id="2697" w:author="Administrator" w:date="2019-09-15T04:17:00Z">
        <w:r w:rsidR="009D39EA">
          <w:rPr>
            <w:rFonts w:hint="eastAsia"/>
          </w:rPr>
          <w:t>天下事只需要用口說說，</w:t>
        </w:r>
      </w:ins>
      <w:ins w:id="2698" w:author="Administrator" w:date="2019-09-15T04:29:00Z">
        <w:r w:rsidR="0040110C">
          <w:rPr>
            <w:rFonts w:hint="eastAsia"/>
          </w:rPr>
          <w:t>怕是沒甚麼成不了的了</w:t>
        </w:r>
      </w:ins>
      <w:del w:id="2699" w:author="Administrator" w:date="2019-09-15T04:13:00Z">
        <w:r w:rsidR="00A7259F" w:rsidDel="003D1245">
          <w:rPr>
            <w:rFonts w:hint="eastAsia"/>
          </w:rPr>
          <w:delText>但他這信念，很快就遇到了挑戰</w:delText>
        </w:r>
      </w:del>
      <w:r w:rsidR="00A7259F">
        <w:rPr>
          <w:rFonts w:hint="eastAsia"/>
        </w:rPr>
        <w:t>。</w:t>
      </w:r>
    </w:p>
    <w:p w:rsidR="00C04663" w:rsidDel="003D1245" w:rsidRDefault="00A7259F" w:rsidP="00813907">
      <w:pPr>
        <w:spacing w:after="240"/>
        <w:rPr>
          <w:del w:id="2700" w:author="Administrator" w:date="2019-09-15T04:13:00Z"/>
        </w:rPr>
      </w:pPr>
      <w:del w:id="2701" w:author="Administrator" w:date="2019-09-15T04:13:00Z">
        <w:r w:rsidDel="003D1245">
          <w:rPr>
            <w:rFonts w:hint="eastAsia"/>
          </w:rPr>
          <w:delText>離開岸邊，他順著有人走過的痕跡，很快的來到青河另一側的小村。</w:delText>
        </w:r>
      </w:del>
    </w:p>
    <w:p w:rsidR="00C04663" w:rsidDel="003D1245" w:rsidRDefault="00A7259F" w:rsidP="00813907">
      <w:pPr>
        <w:spacing w:after="240"/>
        <w:rPr>
          <w:del w:id="2702" w:author="Administrator" w:date="2019-09-15T04:13:00Z"/>
        </w:rPr>
      </w:pPr>
      <w:del w:id="2703" w:author="Administrator" w:date="2019-09-15T04:13:00Z">
        <w:r w:rsidDel="003D1245">
          <w:rPr>
            <w:rFonts w:hint="eastAsia"/>
          </w:rPr>
          <w:delText>這裡已經不是北</w:delText>
        </w:r>
        <w:r w:rsidR="000852D1" w:rsidDel="003D1245">
          <w:rPr>
            <w:rFonts w:hint="eastAsia"/>
          </w:rPr>
          <w:delText>都</w:delText>
        </w:r>
        <w:r w:rsidDel="003D1245">
          <w:rPr>
            <w:rFonts w:hint="eastAsia"/>
          </w:rPr>
          <w:delText>國的領土，村內都是另一個小國</w:delText>
        </w:r>
      </w:del>
      <w:ins w:id="2704" w:author="簡新佳" w:date="2019-04-01T10:38:00Z">
        <w:del w:id="2705" w:author="Administrator" w:date="2019-09-15T04:13:00Z">
          <w:r w:rsidR="00FF5670" w:rsidDel="003D1245">
            <w:rPr>
              <w:rFonts w:hint="eastAsia"/>
            </w:rPr>
            <w:delText>武祁國</w:delText>
          </w:r>
        </w:del>
      </w:ins>
      <w:del w:id="2706" w:author="Administrator" w:date="2019-09-15T04:13:00Z">
        <w:r w:rsidDel="003D1245">
          <w:rPr>
            <w:rFonts w:hint="eastAsia"/>
          </w:rPr>
          <w:delText>武國的民眾。</w:delText>
        </w:r>
      </w:del>
    </w:p>
    <w:p w:rsidR="00C04663" w:rsidDel="003D1245" w:rsidRDefault="00FF5670" w:rsidP="00813907">
      <w:pPr>
        <w:spacing w:after="240"/>
        <w:rPr>
          <w:del w:id="2707" w:author="Administrator" w:date="2019-09-15T04:13:00Z"/>
        </w:rPr>
      </w:pPr>
      <w:ins w:id="2708" w:author="簡新佳" w:date="2019-04-01T10:38:00Z">
        <w:del w:id="2709" w:author="Administrator" w:date="2019-09-15T04:13:00Z">
          <w:r w:rsidDel="003D1245">
            <w:rPr>
              <w:rFonts w:hint="eastAsia"/>
            </w:rPr>
            <w:delText>武祁國</w:delText>
          </w:r>
        </w:del>
      </w:ins>
      <w:del w:id="2710" w:author="Administrator" w:date="2019-09-15T04:13:00Z">
        <w:r w:rsidR="00A7259F" w:rsidDel="003D1245">
          <w:rPr>
            <w:rFonts w:hint="eastAsia"/>
          </w:rPr>
          <w:delText>武國不比</w:delText>
        </w:r>
        <w:r w:rsidR="000852D1" w:rsidDel="003D1245">
          <w:rPr>
            <w:rFonts w:hint="eastAsia"/>
          </w:rPr>
          <w:delText>北都</w:delText>
        </w:r>
        <w:r w:rsidR="00A7259F" w:rsidDel="003D1245">
          <w:rPr>
            <w:rFonts w:hint="eastAsia"/>
          </w:rPr>
          <w:delText>國富裕，治安當然也相對差了一些。</w:delText>
        </w:r>
      </w:del>
    </w:p>
    <w:p w:rsidR="00C04663" w:rsidDel="003D1245" w:rsidRDefault="00A7259F" w:rsidP="00813907">
      <w:pPr>
        <w:spacing w:after="240"/>
        <w:rPr>
          <w:del w:id="2711" w:author="Administrator" w:date="2019-09-15T04:13:00Z"/>
        </w:rPr>
      </w:pPr>
      <w:del w:id="2712" w:author="Administrator" w:date="2019-09-15T04:13:00Z">
        <w:r w:rsidDel="003D1245">
          <w:rPr>
            <w:rFonts w:hint="eastAsia"/>
          </w:rPr>
          <w:delText>李龍飛一身狼狽，全身是傷的樣子，很快的就引起村內其他人的注意。</w:delText>
        </w:r>
      </w:del>
    </w:p>
    <w:p w:rsidR="00C04663" w:rsidDel="003D1245" w:rsidRDefault="00A7259F" w:rsidP="00813907">
      <w:pPr>
        <w:spacing w:after="240"/>
        <w:rPr>
          <w:del w:id="2713" w:author="Administrator" w:date="2019-09-15T04:13:00Z"/>
        </w:rPr>
      </w:pPr>
      <w:del w:id="2714" w:author="Administrator" w:date="2019-09-15T04:13:00Z">
        <w:r w:rsidDel="003D1245">
          <w:rPr>
            <w:rFonts w:hint="eastAsia"/>
          </w:rPr>
          <w:delText>好在這裡雖屬</w:delText>
        </w:r>
      </w:del>
      <w:ins w:id="2715" w:author="簡新佳" w:date="2019-04-01T10:38:00Z">
        <w:del w:id="2716" w:author="Administrator" w:date="2019-09-15T04:13:00Z">
          <w:r w:rsidR="00FF5670" w:rsidDel="003D1245">
            <w:rPr>
              <w:rFonts w:hint="eastAsia"/>
            </w:rPr>
            <w:delText>武祁國</w:delText>
          </w:r>
        </w:del>
      </w:ins>
      <w:del w:id="2717" w:author="Administrator" w:date="2019-09-15T04:13:00Z">
        <w:r w:rsidDel="003D1245">
          <w:rPr>
            <w:rFonts w:hint="eastAsia"/>
          </w:rPr>
          <w:delText>武國，但靠近</w:delText>
        </w:r>
        <w:r w:rsidR="000852D1" w:rsidDel="003D1245">
          <w:rPr>
            <w:rFonts w:hint="eastAsia"/>
          </w:rPr>
          <w:delText>北都</w:delText>
        </w:r>
        <w:r w:rsidDel="003D1245">
          <w:rPr>
            <w:rFonts w:hint="eastAsia"/>
          </w:rPr>
          <w:delText>國，治安還算平穩；雖說村內也是有幾名地痞流氓，但見他落魄的樣子，也沒太多人去管他。</w:delText>
        </w:r>
      </w:del>
    </w:p>
    <w:p w:rsidR="00C04663" w:rsidDel="003D1245" w:rsidRDefault="00A7259F" w:rsidP="00813907">
      <w:pPr>
        <w:spacing w:after="240"/>
        <w:rPr>
          <w:del w:id="2718" w:author="Administrator" w:date="2019-09-15T04:13:00Z"/>
        </w:rPr>
      </w:pPr>
      <w:del w:id="2719" w:author="Administrator" w:date="2019-09-15T04:13:00Z">
        <w:r w:rsidDel="003D1245">
          <w:rPr>
            <w:rFonts w:hint="eastAsia"/>
          </w:rPr>
          <w:delText>李龍飛在村內買了些創傷藥，胡亂塗抹一番後，思考著自己遇到的衰事。</w:delText>
        </w:r>
      </w:del>
    </w:p>
    <w:p w:rsidR="00C04663" w:rsidDel="003D1245" w:rsidRDefault="00A7259F" w:rsidP="00813907">
      <w:pPr>
        <w:spacing w:after="240"/>
        <w:rPr>
          <w:del w:id="2720" w:author="Administrator" w:date="2019-09-15T04:13:00Z"/>
        </w:rPr>
      </w:pPr>
      <w:del w:id="2721" w:author="Administrator" w:date="2019-09-15T04:13:00Z">
        <w:r w:rsidDel="003D1245">
          <w:rPr>
            <w:rFonts w:hint="eastAsia"/>
          </w:rPr>
          <w:delText>僅管沒有誰能料到會遇到水匪，但若不是當時自己拿出那半兩金子，想來對方也不會尾隨而上。</w:delText>
        </w:r>
      </w:del>
    </w:p>
    <w:p w:rsidR="00C04663" w:rsidDel="003D1245" w:rsidRDefault="00A7259F" w:rsidP="00813907">
      <w:pPr>
        <w:spacing w:after="240"/>
        <w:rPr>
          <w:del w:id="2722" w:author="Administrator" w:date="2019-09-15T04:13:00Z"/>
        </w:rPr>
      </w:pPr>
      <w:del w:id="2723" w:author="Administrator" w:date="2019-09-15T04:13:00Z">
        <w:r w:rsidDel="003D1245">
          <w:rPr>
            <w:rFonts w:hint="eastAsia"/>
          </w:rPr>
          <w:delText>他雖然紈絝，但並不是一個笨蛋，意識到自己問題所在之後，便深深檢討了一番。</w:delText>
        </w:r>
      </w:del>
    </w:p>
    <w:p w:rsidR="00C04663" w:rsidDel="003D1245" w:rsidRDefault="00A7259F" w:rsidP="00813907">
      <w:pPr>
        <w:spacing w:after="240"/>
        <w:rPr>
          <w:del w:id="2724" w:author="Administrator" w:date="2019-09-15T04:13:00Z"/>
        </w:rPr>
      </w:pPr>
      <w:del w:id="2725" w:author="Administrator" w:date="2019-09-15T04:13:00Z">
        <w:r w:rsidDel="003D1245">
          <w:rPr>
            <w:rFonts w:hint="eastAsia"/>
          </w:rPr>
          <w:delText>接下來的路程上，他收起原本大氣的習慣，改為一點一點的花費。</w:delText>
        </w:r>
      </w:del>
    </w:p>
    <w:p w:rsidR="00C04663" w:rsidDel="003D1245" w:rsidRDefault="00A7259F" w:rsidP="00813907">
      <w:pPr>
        <w:spacing w:after="240"/>
        <w:rPr>
          <w:del w:id="2726" w:author="Administrator" w:date="2019-09-15T04:13:00Z"/>
        </w:rPr>
      </w:pPr>
      <w:del w:id="2727" w:author="Administrator" w:date="2019-09-15T04:13:00Z">
        <w:r w:rsidDel="003D1245">
          <w:rPr>
            <w:rFonts w:hint="eastAsia"/>
          </w:rPr>
          <w:delText>當然，這另一方面也是其身上沒有錢了，如果不省著點用，恐怕不到幾天就沒有錢花了。</w:delText>
        </w:r>
      </w:del>
    </w:p>
    <w:p w:rsidR="00C04663" w:rsidDel="003D1245" w:rsidRDefault="00A7259F" w:rsidP="00813907">
      <w:pPr>
        <w:spacing w:after="240"/>
        <w:rPr>
          <w:del w:id="2728" w:author="Administrator" w:date="2019-09-15T04:13:00Z"/>
        </w:rPr>
      </w:pPr>
      <w:del w:id="2729" w:author="Administrator" w:date="2019-09-15T04:13:00Z">
        <w:r w:rsidDel="003D1245">
          <w:rPr>
            <w:rFonts w:hint="eastAsia"/>
          </w:rPr>
          <w:delText>但即使李龍飛已經意識到自己該花少一點錢，但他骨子裡的那富家子弟個性卻讓他不知道甚麼才叫作真的節省。</w:delText>
        </w:r>
      </w:del>
    </w:p>
    <w:p w:rsidR="00C04663" w:rsidDel="003D1245" w:rsidRDefault="00A7259F" w:rsidP="00813907">
      <w:pPr>
        <w:spacing w:after="240"/>
        <w:rPr>
          <w:del w:id="2730" w:author="Administrator" w:date="2019-09-15T04:13:00Z"/>
        </w:rPr>
      </w:pPr>
      <w:del w:id="2731" w:author="Administrator" w:date="2019-09-15T04:13:00Z">
        <w:r w:rsidDel="003D1245">
          <w:rPr>
            <w:rFonts w:hint="eastAsia"/>
          </w:rPr>
          <w:delText>在他來看，住小客棧，吃不是大館子的飯食，坐手拉車而不是馬車便是一種省錢的表現了。</w:delText>
        </w:r>
      </w:del>
    </w:p>
    <w:p w:rsidR="00C04663" w:rsidDel="003D1245" w:rsidRDefault="00A7259F" w:rsidP="00813907">
      <w:pPr>
        <w:spacing w:after="240"/>
        <w:rPr>
          <w:del w:id="2732" w:author="Administrator" w:date="2019-09-15T04:13:00Z"/>
        </w:rPr>
      </w:pPr>
      <w:del w:id="2733" w:author="Administrator" w:date="2019-09-15T04:13:00Z">
        <w:r w:rsidDel="003D1245">
          <w:rPr>
            <w:rFonts w:hint="eastAsia"/>
          </w:rPr>
          <w:delText>他甚至沒想過晚上的夜消應該不要再吃了，依舊在每天的夜裡吃著往常都必買的細果煎餅子等。</w:delText>
        </w:r>
      </w:del>
    </w:p>
    <w:p w:rsidR="00C04663" w:rsidDel="003D1245" w:rsidRDefault="00A7259F" w:rsidP="00813907">
      <w:pPr>
        <w:spacing w:after="240"/>
        <w:rPr>
          <w:del w:id="2734" w:author="Administrator" w:date="2019-09-15T04:13:00Z"/>
        </w:rPr>
      </w:pPr>
      <w:del w:id="2735" w:author="Administrator" w:date="2019-09-15T04:13:00Z">
        <w:r w:rsidDel="003D1245">
          <w:rPr>
            <w:rFonts w:hint="eastAsia"/>
          </w:rPr>
          <w:delText>想當然爾，這般花費下去，再過一個月，李龍飛身上的盤纏終究是花得一乾二淨了。</w:delText>
        </w:r>
      </w:del>
    </w:p>
    <w:p w:rsidR="00C04663" w:rsidDel="003D1245" w:rsidRDefault="00A7259F" w:rsidP="00813907">
      <w:pPr>
        <w:spacing w:after="240"/>
        <w:rPr>
          <w:del w:id="2736" w:author="Administrator" w:date="2019-09-15T04:13:00Z"/>
        </w:rPr>
      </w:pPr>
      <w:del w:id="2737" w:author="Administrator" w:date="2019-09-15T04:13:00Z">
        <w:r w:rsidDel="003D1245">
          <w:rPr>
            <w:rFonts w:hint="eastAsia"/>
          </w:rPr>
          <w:delText>在他來到</w:delText>
        </w:r>
        <w:r w:rsidR="000852D1" w:rsidDel="003D1245">
          <w:rPr>
            <w:rFonts w:hint="eastAsia"/>
          </w:rPr>
          <w:delText>北都</w:delText>
        </w:r>
        <w:r w:rsidDel="003D1245">
          <w:rPr>
            <w:rFonts w:hint="eastAsia"/>
          </w:rPr>
          <w:delText>國西邊邊境外一個小鎮內，花完最後的五文錢時，李龍飛臉色難看，拿著買來的大饅頭，咬了一口，忍不住眼淚滴了下來。</w:delText>
        </w:r>
      </w:del>
    </w:p>
    <w:p w:rsidR="00C04663" w:rsidDel="003D1245" w:rsidRDefault="00A7259F" w:rsidP="00813907">
      <w:pPr>
        <w:spacing w:after="240"/>
        <w:rPr>
          <w:del w:id="2738" w:author="Administrator" w:date="2019-09-15T04:13:00Z"/>
        </w:rPr>
      </w:pPr>
      <w:del w:id="2739" w:author="Administrator" w:date="2019-09-15T04:13:00Z">
        <w:r w:rsidDel="003D1245">
          <w:rPr>
            <w:rFonts w:hint="eastAsia"/>
          </w:rPr>
          <w:delText>他已經一天多沒吃飯了，身上這五文錢，是他打算在最後緊要關頭使用的。</w:delText>
        </w:r>
      </w:del>
    </w:p>
    <w:p w:rsidR="00C04663" w:rsidDel="003D1245" w:rsidRDefault="00A7259F" w:rsidP="00813907">
      <w:pPr>
        <w:spacing w:after="240"/>
        <w:rPr>
          <w:del w:id="2740" w:author="Administrator" w:date="2019-09-15T04:13:00Z"/>
        </w:rPr>
      </w:pPr>
      <w:del w:id="2741" w:author="Administrator" w:date="2019-09-15T04:13:00Z">
        <w:r w:rsidDel="003D1245">
          <w:rPr>
            <w:rFonts w:hint="eastAsia"/>
          </w:rPr>
          <w:delText>但在餓了三四頓飯後，他終究沒能忍住，掏出了這五枚銅錢，買了一個巴掌大的饅頭充饑。</w:delText>
        </w:r>
      </w:del>
    </w:p>
    <w:p w:rsidR="00C04663" w:rsidDel="003D1245" w:rsidRDefault="00A7259F" w:rsidP="00813907">
      <w:pPr>
        <w:spacing w:after="240"/>
        <w:rPr>
          <w:del w:id="2742" w:author="Administrator" w:date="2019-09-15T04:13:00Z"/>
        </w:rPr>
      </w:pPr>
      <w:del w:id="2743" w:author="Administrator" w:date="2019-09-15T04:13:00Z">
        <w:r w:rsidDel="003D1245">
          <w:rPr>
            <w:rFonts w:hint="eastAsia"/>
          </w:rPr>
          <w:delText>這饅頭又乾又硬，以前就算是送給他吃，他都會不屑而拿去餵狗的。</w:delText>
        </w:r>
      </w:del>
    </w:p>
    <w:p w:rsidR="00C04663" w:rsidDel="003D1245" w:rsidRDefault="00A7259F" w:rsidP="00813907">
      <w:pPr>
        <w:spacing w:after="240"/>
        <w:rPr>
          <w:del w:id="2744" w:author="Administrator" w:date="2019-09-15T04:13:00Z"/>
        </w:rPr>
      </w:pPr>
      <w:del w:id="2745" w:author="Administrator" w:date="2019-09-15T04:13:00Z">
        <w:r w:rsidDel="003D1245">
          <w:rPr>
            <w:rFonts w:hint="eastAsia"/>
          </w:rPr>
          <w:delText>但如今在饑不擇食的情況下，他啃起這饅頭，竟覺得格外的好吃。</w:delText>
        </w:r>
      </w:del>
    </w:p>
    <w:p w:rsidR="00C04663" w:rsidDel="003D1245" w:rsidRDefault="00A7259F" w:rsidP="00813907">
      <w:pPr>
        <w:spacing w:after="240"/>
        <w:rPr>
          <w:del w:id="2746" w:author="Administrator" w:date="2019-09-15T04:13:00Z"/>
        </w:rPr>
      </w:pPr>
      <w:del w:id="2747" w:author="Administrator" w:date="2019-09-15T04:13:00Z">
        <w:r w:rsidDel="003D1245">
          <w:rPr>
            <w:rFonts w:hint="eastAsia"/>
          </w:rPr>
          <w:delText>他越吃眼前越是模糊，嘴裡的饅頭和著不知道是口水還是淚水，鹹鹹甜甜的，讓他一口接著一口，不一會便完全吃光了。</w:delText>
        </w:r>
      </w:del>
    </w:p>
    <w:p w:rsidR="00C04663" w:rsidDel="003D1245" w:rsidRDefault="00A7259F" w:rsidP="00813907">
      <w:pPr>
        <w:spacing w:after="240"/>
        <w:rPr>
          <w:del w:id="2748" w:author="Administrator" w:date="2019-09-15T04:13:00Z"/>
        </w:rPr>
      </w:pPr>
      <w:del w:id="2749" w:author="Administrator" w:date="2019-09-15T04:13:00Z">
        <w:r w:rsidDel="003D1245">
          <w:rPr>
            <w:rFonts w:hint="eastAsia"/>
          </w:rPr>
          <w:delText>那賣饅頭的攤子看著他的打扮，有些不解地懷疑，難不成這位小弟是從拐騙孩童的歹人手中逃出來嗎，不然怎麼看起來衣服穿得不錯，但臉上卻是髒兮兮的樣子？</w:delText>
        </w:r>
      </w:del>
    </w:p>
    <w:p w:rsidR="00C04663" w:rsidDel="003D1245" w:rsidRDefault="00A7259F" w:rsidP="00813907">
      <w:pPr>
        <w:spacing w:after="240"/>
        <w:rPr>
          <w:del w:id="2750" w:author="Administrator" w:date="2019-09-15T04:13:00Z"/>
        </w:rPr>
      </w:pPr>
      <w:del w:id="2751" w:author="Administrator" w:date="2019-09-15T04:13:00Z">
        <w:r w:rsidDel="003D1245">
          <w:rPr>
            <w:rFonts w:hint="eastAsia"/>
          </w:rPr>
          <w:delText>這小鎮位在</w:delText>
        </w:r>
        <w:r w:rsidR="000852D1" w:rsidDel="003D1245">
          <w:rPr>
            <w:rFonts w:hint="eastAsia"/>
          </w:rPr>
          <w:delText>北都</w:delText>
        </w:r>
        <w:r w:rsidDel="003D1245">
          <w:rPr>
            <w:rFonts w:hint="eastAsia"/>
          </w:rPr>
          <w:delText>國跟武祁國的邊境，治安不是很好，偷拐小孩的事情可說是曾出不窮。</w:delText>
        </w:r>
      </w:del>
    </w:p>
    <w:p w:rsidR="00C04663" w:rsidDel="003D1245" w:rsidRDefault="00A7259F" w:rsidP="00813907">
      <w:pPr>
        <w:spacing w:after="240"/>
        <w:rPr>
          <w:del w:id="2752" w:author="Administrator" w:date="2019-09-15T04:13:00Z"/>
        </w:rPr>
      </w:pPr>
      <w:del w:id="2753" w:author="Administrator" w:date="2019-09-15T04:13:00Z">
        <w:r w:rsidDel="003D1245">
          <w:rPr>
            <w:rFonts w:hint="eastAsia"/>
          </w:rPr>
          <w:delText>李龍飛在吃完手中的饅頭後，稍微平靜了一點心情，跟著便向那饅頭攤販打聽了下，這才離開前往鎮內其中的一家當鋪走去。</w:delText>
        </w:r>
      </w:del>
    </w:p>
    <w:p w:rsidR="00C04663" w:rsidDel="003D1245" w:rsidRDefault="00A7259F" w:rsidP="00813907">
      <w:pPr>
        <w:spacing w:after="240"/>
        <w:rPr>
          <w:del w:id="2754" w:author="Administrator" w:date="2019-09-15T04:13:00Z"/>
        </w:rPr>
      </w:pPr>
      <w:del w:id="2755" w:author="Administrator" w:date="2019-09-15T04:13:00Z">
        <w:r w:rsidDel="003D1245">
          <w:rPr>
            <w:rFonts w:hint="eastAsia"/>
          </w:rPr>
          <w:delText>再出來時，他已經換上一身麻布衣，行李袋也縮小了許多，只留下一些必需的物品，剩下的全都拿去典當成銀兩使用了。</w:delText>
        </w:r>
      </w:del>
    </w:p>
    <w:p w:rsidR="00C04663" w:rsidDel="003D1245" w:rsidRDefault="00A7259F" w:rsidP="00813907">
      <w:pPr>
        <w:spacing w:after="240"/>
        <w:rPr>
          <w:del w:id="2756" w:author="Administrator" w:date="2019-09-15T04:13:00Z"/>
        </w:rPr>
      </w:pPr>
      <w:del w:id="2757" w:author="Administrator" w:date="2019-09-15T04:13:00Z">
        <w:r w:rsidDel="003D1245">
          <w:rPr>
            <w:rFonts w:hint="eastAsia"/>
          </w:rPr>
          <w:delText>他看著手中的十七兩銀子，還有一只溫潤的玉鐲，心情又沉重了起來。</w:delText>
        </w:r>
      </w:del>
    </w:p>
    <w:p w:rsidR="00C04663" w:rsidDel="003D1245" w:rsidRDefault="00A7259F" w:rsidP="00813907">
      <w:pPr>
        <w:spacing w:after="240"/>
        <w:rPr>
          <w:del w:id="2758" w:author="Administrator" w:date="2019-09-15T04:13:00Z"/>
        </w:rPr>
      </w:pPr>
      <w:del w:id="2759" w:author="Administrator" w:date="2019-09-15T04:13:00Z">
        <w:r w:rsidDel="003D1245">
          <w:rPr>
            <w:rFonts w:hint="eastAsia"/>
          </w:rPr>
          <w:delText>這是他把一身行頭都換掉後，所得到的錢財了。</w:delText>
        </w:r>
      </w:del>
    </w:p>
    <w:p w:rsidR="00C04663" w:rsidDel="003D1245" w:rsidRDefault="00A7259F" w:rsidP="00813907">
      <w:pPr>
        <w:spacing w:after="240"/>
        <w:rPr>
          <w:del w:id="2760" w:author="Administrator" w:date="2019-09-15T04:13:00Z"/>
        </w:rPr>
      </w:pPr>
      <w:del w:id="2761" w:author="Administrator" w:date="2019-09-15T04:13:00Z">
        <w:r w:rsidDel="003D1245">
          <w:rPr>
            <w:rFonts w:hint="eastAsia"/>
          </w:rPr>
          <w:delText>那只玉鐲，是他出發前娘親給他的東西，</w:delText>
        </w:r>
      </w:del>
      <w:del w:id="2762" w:author="Administrator" w:date="2019-08-11T22:16:00Z">
        <w:r w:rsidDel="00C44A3D">
          <w:rPr>
            <w:rFonts w:hint="eastAsia"/>
          </w:rPr>
          <w:delText>雖然他方才也曾想換取銀兩，但一想到娘親的臉孔，終究還是跟老闆要了回來。</w:delText>
        </w:r>
      </w:del>
    </w:p>
    <w:p w:rsidR="00C04663" w:rsidDel="003D1245" w:rsidRDefault="00A7259F" w:rsidP="00813907">
      <w:pPr>
        <w:spacing w:after="240"/>
        <w:rPr>
          <w:del w:id="2763" w:author="Administrator" w:date="2019-09-15T04:13:00Z"/>
        </w:rPr>
      </w:pPr>
      <w:del w:id="2764" w:author="Administrator" w:date="2019-09-15T04:13:00Z">
        <w:r w:rsidDel="003D1245">
          <w:rPr>
            <w:rFonts w:hint="eastAsia"/>
          </w:rPr>
          <w:delText>「如果真的到要典當這玉鐲地步，那就是叫我該往回程的時後了…」李龍飛在經歷照幾個月的苦頭後，這才慢慢明白，當初自己的想法是有多天真了。</w:delText>
        </w:r>
      </w:del>
    </w:p>
    <w:p w:rsidR="00C04663" w:rsidDel="003D1245" w:rsidRDefault="00A7259F" w:rsidP="00813907">
      <w:pPr>
        <w:spacing w:after="240"/>
        <w:rPr>
          <w:del w:id="2765" w:author="Administrator" w:date="2019-09-15T04:13:00Z"/>
        </w:rPr>
      </w:pPr>
      <w:del w:id="2766" w:author="Administrator" w:date="2019-09-15T04:13:00Z">
        <w:r w:rsidDel="003D1245">
          <w:rPr>
            <w:rFonts w:hint="eastAsia"/>
          </w:rPr>
          <w:delText>也許是他終於有所體悟，也明白甚麼才叫做省錢，在典當這些物品後，雖仍是有一餐沒一餐的，但一路走來，居然又讓他多走了兩個多月。</w:delText>
        </w:r>
      </w:del>
    </w:p>
    <w:p w:rsidR="00C04663" w:rsidDel="003D1245" w:rsidRDefault="00A7259F" w:rsidP="00813907">
      <w:pPr>
        <w:spacing w:after="240"/>
        <w:rPr>
          <w:del w:id="2767" w:author="Administrator" w:date="2019-09-15T04:13:00Z"/>
        </w:rPr>
      </w:pPr>
      <w:del w:id="2768" w:author="Administrator" w:date="2019-09-15T04:13:00Z">
        <w:r w:rsidDel="003D1245">
          <w:rPr>
            <w:rFonts w:hint="eastAsia"/>
          </w:rPr>
          <w:delText>這兩個多月，他已經是竭盡所能的省著用了，走到甚至連鞋子都磨破皮了，他也沒有替換。</w:delText>
        </w:r>
      </w:del>
    </w:p>
    <w:p w:rsidR="00C04663" w:rsidDel="003D1245" w:rsidRDefault="00A7259F" w:rsidP="00813907">
      <w:pPr>
        <w:spacing w:after="240"/>
        <w:rPr>
          <w:del w:id="2769" w:author="Administrator" w:date="2019-09-15T04:13:00Z"/>
        </w:rPr>
      </w:pPr>
      <w:del w:id="2770" w:author="Administrator" w:date="2019-09-15T04:13:00Z">
        <w:r w:rsidDel="003D1245">
          <w:rPr>
            <w:rFonts w:hint="eastAsia"/>
          </w:rPr>
          <w:delText>但以十七兩銀子，要從武祁國走到</w:delText>
        </w:r>
        <w:r w:rsidR="000852D1" w:rsidDel="003D1245">
          <w:rPr>
            <w:rFonts w:hint="eastAsia"/>
          </w:rPr>
          <w:delText>齊國</w:delText>
        </w:r>
        <w:r w:rsidDel="003D1245">
          <w:rPr>
            <w:rFonts w:hint="eastAsia"/>
          </w:rPr>
          <w:delText>，就算是大人也仍是差得遠了，更何況他還是名</w:delText>
        </w:r>
      </w:del>
      <w:del w:id="2771" w:author="Administrator" w:date="2019-07-14T20:42:00Z">
        <w:r w:rsidDel="00EB118E">
          <w:rPr>
            <w:rFonts w:hint="eastAsia"/>
          </w:rPr>
          <w:delText>孩子</w:delText>
        </w:r>
      </w:del>
      <w:del w:id="2772" w:author="Administrator" w:date="2019-09-15T04:13:00Z">
        <w:r w:rsidDel="003D1245">
          <w:rPr>
            <w:rFonts w:hint="eastAsia"/>
          </w:rPr>
          <w:delText>，更是絕無可能的事情。</w:delText>
        </w:r>
      </w:del>
    </w:p>
    <w:p w:rsidR="00C04663" w:rsidDel="003D1245" w:rsidRDefault="00A7259F" w:rsidP="00813907">
      <w:pPr>
        <w:spacing w:after="240"/>
        <w:rPr>
          <w:del w:id="2773" w:author="Administrator" w:date="2019-09-15T04:13:00Z"/>
        </w:rPr>
      </w:pPr>
      <w:del w:id="2774" w:author="Administrator" w:date="2019-09-15T04:13:00Z">
        <w:r w:rsidDel="003D1245">
          <w:rPr>
            <w:rFonts w:hint="eastAsia"/>
          </w:rPr>
          <w:delText>此時他衣衫不整，滿身髒亂的走在武祁國西邊的一處城間小路，就是認識的人見了，也會以為是哪來的乞兒，更別提不認識的路人。</w:delText>
        </w:r>
      </w:del>
    </w:p>
    <w:p w:rsidR="00C04663" w:rsidDel="00C44A3D" w:rsidRDefault="00A7259F" w:rsidP="00813907">
      <w:pPr>
        <w:spacing w:after="240"/>
        <w:rPr>
          <w:del w:id="2775" w:author="Administrator" w:date="2019-08-11T22:20:00Z"/>
        </w:rPr>
      </w:pPr>
      <w:del w:id="2776" w:author="Administrator" w:date="2019-09-15T04:13:00Z">
        <w:r w:rsidDel="003D1245">
          <w:rPr>
            <w:rFonts w:hint="eastAsia"/>
          </w:rPr>
          <w:delText>好幾次，李龍飛都差點想放棄回府算了，若是意志較薄弱點的人，恐怕早已打消求仙的念頭，但他每次一往回走，心中一股倔強之氣跟想要復活父親的強烈念頭就湧上心頭，硬是撐著他繼續回頭往西邊前去。</w:delText>
        </w:r>
      </w:del>
    </w:p>
    <w:p w:rsidR="00C04663" w:rsidDel="00C44A3D" w:rsidRDefault="00A7259F" w:rsidP="00813907">
      <w:pPr>
        <w:spacing w:after="240"/>
        <w:rPr>
          <w:del w:id="2777" w:author="Administrator" w:date="2019-08-11T22:20:00Z"/>
        </w:rPr>
      </w:pPr>
      <w:del w:id="2778" w:author="Administrator" w:date="2019-08-11T22:20:00Z">
        <w:r w:rsidDel="00C44A3D">
          <w:rPr>
            <w:rFonts w:hint="eastAsia"/>
          </w:rPr>
          <w:delText>不過辦不到的事終究是辦不到，就在他山窮水盡，餓肚子餓了好幾天後，他拿起玉鐲，心知只剩把玉鐲典當後換錢回家一途時，一個扭轉他人生的機緣，竟意想不到的給他碰上了。</w:delText>
        </w:r>
      </w:del>
    </w:p>
    <w:p w:rsidR="00C04663" w:rsidDel="003D1245" w:rsidRDefault="00C04663" w:rsidP="00813907">
      <w:pPr>
        <w:spacing w:after="240"/>
        <w:rPr>
          <w:del w:id="2779" w:author="Administrator" w:date="2019-09-15T04:13:00Z"/>
        </w:rPr>
      </w:pPr>
    </w:p>
    <w:p w:rsidR="00C04663" w:rsidRDefault="00DE74D7" w:rsidP="00813907">
      <w:pPr>
        <w:pStyle w:val="12"/>
        <w:numPr>
          <w:ilvl w:val="0"/>
          <w:numId w:val="1"/>
        </w:numPr>
        <w:spacing w:after="240"/>
        <w:ind w:leftChars="0" w:left="357" w:hanging="357"/>
        <w:outlineLvl w:val="0"/>
      </w:pPr>
      <w:ins w:id="2780" w:author="Administrator" w:date="2019-08-11T23:21:00Z">
        <w:r>
          <w:rPr>
            <w:rFonts w:hint="eastAsia"/>
          </w:rPr>
          <w:t>行</w:t>
        </w:r>
      </w:ins>
      <w:ins w:id="2781" w:author="Administrator" w:date="2019-08-11T23:22:00Z">
        <w:r>
          <w:rPr>
            <w:rFonts w:hint="eastAsia"/>
          </w:rPr>
          <w:t>乞</w:t>
        </w:r>
      </w:ins>
      <w:del w:id="2782" w:author="Administrator" w:date="2019-08-11T23:21:00Z">
        <w:r w:rsidR="00A7259F" w:rsidDel="00DE74D7">
          <w:rPr>
            <w:rFonts w:hint="eastAsia"/>
          </w:rPr>
          <w:delText>黑虎</w:delText>
        </w:r>
      </w:del>
    </w:p>
    <w:p w:rsidR="003D1245" w:rsidRDefault="003D1245" w:rsidP="003D1245">
      <w:pPr>
        <w:spacing w:after="240"/>
        <w:rPr>
          <w:ins w:id="2783" w:author="Administrator" w:date="2019-09-15T04:14:00Z"/>
        </w:rPr>
      </w:pPr>
      <w:ins w:id="2784" w:author="Administrator" w:date="2019-09-15T04:14:00Z">
        <w:r>
          <w:rPr>
            <w:rFonts w:hint="eastAsia"/>
          </w:rPr>
          <w:t>離開岸邊，</w:t>
        </w:r>
      </w:ins>
      <w:ins w:id="2785" w:author="Administrator" w:date="2019-09-15T04:15:00Z">
        <w:r>
          <w:rPr>
            <w:rFonts w:hint="eastAsia"/>
          </w:rPr>
          <w:t>李龍飛</w:t>
        </w:r>
      </w:ins>
      <w:ins w:id="2786" w:author="Administrator" w:date="2019-09-15T04:14:00Z">
        <w:r>
          <w:rPr>
            <w:rFonts w:hint="eastAsia"/>
          </w:rPr>
          <w:t>順著有人走過的痕跡，很快的來到青河另一側的小村。</w:t>
        </w:r>
      </w:ins>
    </w:p>
    <w:p w:rsidR="003D1245" w:rsidRDefault="003D1245" w:rsidP="003D1245">
      <w:pPr>
        <w:spacing w:after="240"/>
        <w:rPr>
          <w:ins w:id="2787" w:author="Administrator" w:date="2019-09-15T04:14:00Z"/>
        </w:rPr>
      </w:pPr>
      <w:ins w:id="2788" w:author="Administrator" w:date="2019-09-15T04:14:00Z">
        <w:r>
          <w:rPr>
            <w:rFonts w:hint="eastAsia"/>
          </w:rPr>
          <w:t>這裡已經不是北都國的領土，村內是另一個小國武祁國的民眾。</w:t>
        </w:r>
      </w:ins>
    </w:p>
    <w:p w:rsidR="003D1245" w:rsidRDefault="003D1245" w:rsidP="003D1245">
      <w:pPr>
        <w:spacing w:after="240"/>
        <w:rPr>
          <w:ins w:id="2789" w:author="Administrator" w:date="2019-09-15T04:14:00Z"/>
        </w:rPr>
      </w:pPr>
      <w:ins w:id="2790" w:author="Administrator" w:date="2019-09-15T04:14:00Z">
        <w:r>
          <w:rPr>
            <w:rFonts w:hint="eastAsia"/>
          </w:rPr>
          <w:t>武祁國不比北都國富裕，治安當然也相對差了一些。</w:t>
        </w:r>
      </w:ins>
    </w:p>
    <w:p w:rsidR="003D1245" w:rsidRDefault="003D1245" w:rsidP="003D1245">
      <w:pPr>
        <w:spacing w:after="240"/>
        <w:rPr>
          <w:ins w:id="2791" w:author="Administrator" w:date="2019-09-15T04:14:00Z"/>
        </w:rPr>
      </w:pPr>
      <w:ins w:id="2792" w:author="Administrator" w:date="2019-09-15T04:14:00Z">
        <w:r>
          <w:rPr>
            <w:rFonts w:hint="eastAsia"/>
          </w:rPr>
          <w:t>李龍飛</w:t>
        </w:r>
      </w:ins>
      <w:ins w:id="2793" w:author="Administrator" w:date="2019-09-15T04:16:00Z">
        <w:r w:rsidR="009D39EA">
          <w:rPr>
            <w:rFonts w:hint="eastAsia"/>
          </w:rPr>
          <w:t>身上</w:t>
        </w:r>
      </w:ins>
      <w:ins w:id="2794" w:author="Administrator" w:date="2019-09-15T04:14:00Z">
        <w:r>
          <w:rPr>
            <w:rFonts w:hint="eastAsia"/>
          </w:rPr>
          <w:t>一身狼狽，全身是傷的樣子，很快的就引起村內其他人的注意。</w:t>
        </w:r>
      </w:ins>
    </w:p>
    <w:p w:rsidR="003D1245" w:rsidRDefault="003D1245" w:rsidP="003D1245">
      <w:pPr>
        <w:spacing w:after="240"/>
        <w:rPr>
          <w:ins w:id="2795" w:author="Administrator" w:date="2019-09-15T04:14:00Z"/>
        </w:rPr>
      </w:pPr>
      <w:ins w:id="2796" w:author="Administrator" w:date="2019-09-15T04:14:00Z">
        <w:r>
          <w:rPr>
            <w:rFonts w:hint="eastAsia"/>
          </w:rPr>
          <w:t>好在這裡雖屬武祁國，但靠近北都國，治安還算平穩；雖說村內也是有幾名地痞流氓，但見他落魄的樣子，也沒太多人去管他。</w:t>
        </w:r>
      </w:ins>
    </w:p>
    <w:p w:rsidR="003D1245" w:rsidRDefault="003D1245" w:rsidP="003D1245">
      <w:pPr>
        <w:spacing w:after="240"/>
        <w:rPr>
          <w:ins w:id="2797" w:author="Administrator" w:date="2019-09-15T04:14:00Z"/>
        </w:rPr>
      </w:pPr>
      <w:ins w:id="2798" w:author="Administrator" w:date="2019-09-15T04:14:00Z">
        <w:r>
          <w:rPr>
            <w:rFonts w:hint="eastAsia"/>
          </w:rPr>
          <w:t>李龍飛在村內買了些創傷藥，胡亂塗抹一番後，思考著自己遇到的衰事。</w:t>
        </w:r>
      </w:ins>
    </w:p>
    <w:p w:rsidR="003D1245" w:rsidRDefault="003D1245" w:rsidP="003D1245">
      <w:pPr>
        <w:spacing w:after="240"/>
        <w:rPr>
          <w:ins w:id="2799" w:author="Administrator" w:date="2019-09-15T04:14:00Z"/>
        </w:rPr>
      </w:pPr>
      <w:ins w:id="2800" w:author="Administrator" w:date="2019-09-15T04:14:00Z">
        <w:r>
          <w:rPr>
            <w:rFonts w:hint="eastAsia"/>
          </w:rPr>
          <w:t>僅管沒有誰能料到會遇到水匪，但若不是當時自己拿出那半兩金子，想來對方也不會尾隨而上。</w:t>
        </w:r>
      </w:ins>
    </w:p>
    <w:p w:rsidR="003D1245" w:rsidRDefault="003D1245" w:rsidP="003D1245">
      <w:pPr>
        <w:spacing w:after="240"/>
        <w:rPr>
          <w:ins w:id="2801" w:author="Administrator" w:date="2019-09-15T04:14:00Z"/>
        </w:rPr>
      </w:pPr>
      <w:ins w:id="2802" w:author="Administrator" w:date="2019-09-15T04:14:00Z">
        <w:r>
          <w:rPr>
            <w:rFonts w:hint="eastAsia"/>
          </w:rPr>
          <w:t>他雖然紈絝，但並不是一個笨蛋，意識到自己問題所在之後，便深深檢討了一番。</w:t>
        </w:r>
      </w:ins>
    </w:p>
    <w:p w:rsidR="003D1245" w:rsidRDefault="003D1245" w:rsidP="003D1245">
      <w:pPr>
        <w:spacing w:after="240"/>
        <w:rPr>
          <w:ins w:id="2803" w:author="Administrator" w:date="2019-09-15T04:14:00Z"/>
        </w:rPr>
      </w:pPr>
      <w:ins w:id="2804" w:author="Administrator" w:date="2019-09-15T04:14:00Z">
        <w:r>
          <w:rPr>
            <w:rFonts w:hint="eastAsia"/>
          </w:rPr>
          <w:t>接下來的路程上，他</w:t>
        </w:r>
      </w:ins>
      <w:ins w:id="2805" w:author="Administrator" w:date="2019-09-15T14:11:00Z">
        <w:r w:rsidR="008B6947">
          <w:rPr>
            <w:rFonts w:hint="eastAsia"/>
          </w:rPr>
          <w:t>一改</w:t>
        </w:r>
      </w:ins>
      <w:ins w:id="2806" w:author="Administrator" w:date="2019-09-15T04:14:00Z">
        <w:r>
          <w:rPr>
            <w:rFonts w:hint="eastAsia"/>
          </w:rPr>
          <w:t>原本大</w:t>
        </w:r>
        <w:r w:rsidR="008B6947">
          <w:rPr>
            <w:rFonts w:hint="eastAsia"/>
          </w:rPr>
          <w:t>氣的習慣，</w:t>
        </w:r>
      </w:ins>
      <w:ins w:id="2807" w:author="Administrator" w:date="2019-09-15T14:11:00Z">
        <w:r w:rsidR="008B6947">
          <w:rPr>
            <w:rFonts w:hint="eastAsia"/>
          </w:rPr>
          <w:t>轉為</w:t>
        </w:r>
      </w:ins>
      <w:ins w:id="2808" w:author="Administrator" w:date="2019-09-15T04:14:00Z">
        <w:r>
          <w:rPr>
            <w:rFonts w:hint="eastAsia"/>
          </w:rPr>
          <w:t>一點一點的花費。</w:t>
        </w:r>
      </w:ins>
    </w:p>
    <w:p w:rsidR="003D1245" w:rsidRDefault="003D1245" w:rsidP="003D1245">
      <w:pPr>
        <w:spacing w:after="240"/>
        <w:rPr>
          <w:ins w:id="2809" w:author="Administrator" w:date="2019-09-15T04:14:00Z"/>
        </w:rPr>
      </w:pPr>
      <w:ins w:id="2810" w:author="Administrator" w:date="2019-09-15T04:14:00Z">
        <w:r>
          <w:rPr>
            <w:rFonts w:hint="eastAsia"/>
          </w:rPr>
          <w:t>當然，這另一方面也是其身上沒有錢了，如果不省著點用，恐怕不到幾天就沒有錢花了。</w:t>
        </w:r>
      </w:ins>
    </w:p>
    <w:p w:rsidR="003D1245" w:rsidRDefault="003D1245" w:rsidP="003D1245">
      <w:pPr>
        <w:spacing w:after="240"/>
        <w:rPr>
          <w:ins w:id="2811" w:author="Administrator" w:date="2019-09-15T04:14:00Z"/>
        </w:rPr>
      </w:pPr>
      <w:ins w:id="2812" w:author="Administrator" w:date="2019-09-15T04:14:00Z">
        <w:r>
          <w:rPr>
            <w:rFonts w:hint="eastAsia"/>
          </w:rPr>
          <w:t>但即使李龍飛已經意識到自己該花少一點錢，但他骨子裡的那富家子弟個性卻讓他不知道甚麼才叫作真的節省。</w:t>
        </w:r>
      </w:ins>
    </w:p>
    <w:p w:rsidR="003D1245" w:rsidRDefault="003D1245" w:rsidP="003D1245">
      <w:pPr>
        <w:spacing w:after="240"/>
        <w:rPr>
          <w:ins w:id="2813" w:author="Administrator" w:date="2019-09-15T04:14:00Z"/>
        </w:rPr>
      </w:pPr>
      <w:ins w:id="2814" w:author="Administrator" w:date="2019-09-15T04:14:00Z">
        <w:r>
          <w:rPr>
            <w:rFonts w:hint="eastAsia"/>
          </w:rPr>
          <w:t>在他來看，住小客棧，吃不是大館子的飯食，坐手拉車而不是馬車便是一種省錢的表現了。</w:t>
        </w:r>
      </w:ins>
    </w:p>
    <w:p w:rsidR="003D1245" w:rsidRDefault="003D1245" w:rsidP="003D1245">
      <w:pPr>
        <w:spacing w:after="240"/>
        <w:rPr>
          <w:ins w:id="2815" w:author="Administrator" w:date="2019-09-15T04:14:00Z"/>
        </w:rPr>
      </w:pPr>
      <w:ins w:id="2816" w:author="Administrator" w:date="2019-09-15T04:14:00Z">
        <w:r>
          <w:rPr>
            <w:rFonts w:hint="eastAsia"/>
          </w:rPr>
          <w:t>他甚至沒想過晚上的夜消應該不要再吃了，依舊在每天的夜裡吃著往常都必買的</w:t>
        </w:r>
        <w:r>
          <w:rPr>
            <w:rFonts w:hint="eastAsia"/>
          </w:rPr>
          <w:lastRenderedPageBreak/>
          <w:t>細果煎餅子等。</w:t>
        </w:r>
      </w:ins>
    </w:p>
    <w:p w:rsidR="003D1245" w:rsidRDefault="003D1245" w:rsidP="003D1245">
      <w:pPr>
        <w:spacing w:after="240"/>
        <w:rPr>
          <w:ins w:id="2817" w:author="Administrator" w:date="2019-09-15T04:14:00Z"/>
        </w:rPr>
      </w:pPr>
      <w:ins w:id="2818" w:author="Administrator" w:date="2019-09-15T04:14:00Z">
        <w:r>
          <w:rPr>
            <w:rFonts w:hint="eastAsia"/>
          </w:rPr>
          <w:t>想當然爾，這般花費下去，再過一個月，李龍飛身上的盤纏終究是花得一乾二淨了。</w:t>
        </w:r>
      </w:ins>
    </w:p>
    <w:p w:rsidR="003D1245" w:rsidRDefault="003D1245" w:rsidP="003D1245">
      <w:pPr>
        <w:spacing w:after="240"/>
        <w:rPr>
          <w:ins w:id="2819" w:author="Administrator" w:date="2019-09-15T04:14:00Z"/>
        </w:rPr>
      </w:pPr>
      <w:ins w:id="2820" w:author="Administrator" w:date="2019-09-15T04:14:00Z">
        <w:r>
          <w:rPr>
            <w:rFonts w:hint="eastAsia"/>
          </w:rPr>
          <w:t>在他來到北都國西邊邊境外一個小鎮內，花完最後的五文錢時，李龍飛臉色難看，拿著買來的大饅頭，咬了一口，忍不住眼淚滴了下來。</w:t>
        </w:r>
      </w:ins>
    </w:p>
    <w:p w:rsidR="003D1245" w:rsidRDefault="003D1245" w:rsidP="003D1245">
      <w:pPr>
        <w:spacing w:after="240"/>
        <w:rPr>
          <w:ins w:id="2821" w:author="Administrator" w:date="2019-09-15T04:14:00Z"/>
        </w:rPr>
      </w:pPr>
      <w:ins w:id="2822" w:author="Administrator" w:date="2019-09-15T04:14:00Z">
        <w:r>
          <w:rPr>
            <w:rFonts w:hint="eastAsia"/>
          </w:rPr>
          <w:t>他已經一天多沒吃飯了，身上這五文錢，是他打算在最後緊要關頭使用的。</w:t>
        </w:r>
      </w:ins>
    </w:p>
    <w:p w:rsidR="003D1245" w:rsidRDefault="003D1245" w:rsidP="003D1245">
      <w:pPr>
        <w:spacing w:after="240"/>
        <w:rPr>
          <w:ins w:id="2823" w:author="Administrator" w:date="2019-09-15T04:14:00Z"/>
        </w:rPr>
      </w:pPr>
      <w:ins w:id="2824" w:author="Administrator" w:date="2019-09-15T04:14:00Z">
        <w:r>
          <w:rPr>
            <w:rFonts w:hint="eastAsia"/>
          </w:rPr>
          <w:t>但在餓了三四頓飯後，他終究沒能忍住，掏出了這五枚銅錢，買了一個巴掌大的饅頭充饑。</w:t>
        </w:r>
      </w:ins>
    </w:p>
    <w:p w:rsidR="003D1245" w:rsidRDefault="003D1245" w:rsidP="003D1245">
      <w:pPr>
        <w:spacing w:after="240"/>
        <w:rPr>
          <w:ins w:id="2825" w:author="Administrator" w:date="2019-09-15T04:14:00Z"/>
        </w:rPr>
      </w:pPr>
      <w:ins w:id="2826" w:author="Administrator" w:date="2019-09-15T04:14:00Z">
        <w:r>
          <w:rPr>
            <w:rFonts w:hint="eastAsia"/>
          </w:rPr>
          <w:t>這饅頭又乾又硬，以前就算是送給他吃，他都會不屑而拿去餵狗的。</w:t>
        </w:r>
      </w:ins>
    </w:p>
    <w:p w:rsidR="003D1245" w:rsidRDefault="003D1245" w:rsidP="003D1245">
      <w:pPr>
        <w:spacing w:after="240"/>
        <w:rPr>
          <w:ins w:id="2827" w:author="Administrator" w:date="2019-09-15T04:14:00Z"/>
        </w:rPr>
      </w:pPr>
      <w:ins w:id="2828" w:author="Administrator" w:date="2019-09-15T04:14:00Z">
        <w:r>
          <w:rPr>
            <w:rFonts w:hint="eastAsia"/>
          </w:rPr>
          <w:t>但如今在饑不擇食的情況下，他啃起這饅頭，竟覺得格外的好吃。</w:t>
        </w:r>
      </w:ins>
    </w:p>
    <w:p w:rsidR="003D1245" w:rsidRDefault="003D1245" w:rsidP="003D1245">
      <w:pPr>
        <w:spacing w:after="240"/>
        <w:rPr>
          <w:ins w:id="2829" w:author="Administrator" w:date="2019-09-15T04:14:00Z"/>
        </w:rPr>
      </w:pPr>
      <w:ins w:id="2830" w:author="Administrator" w:date="2019-09-15T04:14:00Z">
        <w:r>
          <w:rPr>
            <w:rFonts w:hint="eastAsia"/>
          </w:rPr>
          <w:t>他越吃眼前越是模糊，嘴裡的饅頭和著不知道是口水還是淚水，鹹鹹甜甜的，讓他一口接著一口，不一會便完全吃光了。</w:t>
        </w:r>
      </w:ins>
    </w:p>
    <w:p w:rsidR="003D1245" w:rsidRDefault="003D1245" w:rsidP="003D1245">
      <w:pPr>
        <w:spacing w:after="240"/>
        <w:rPr>
          <w:ins w:id="2831" w:author="Administrator" w:date="2019-09-15T04:14:00Z"/>
        </w:rPr>
      </w:pPr>
      <w:ins w:id="2832" w:author="Administrator" w:date="2019-09-15T04:14:00Z">
        <w:r>
          <w:rPr>
            <w:rFonts w:hint="eastAsia"/>
          </w:rPr>
          <w:t>那賣饅頭的攤子看著他的打扮，有些不解地懷疑，難不成這位小弟是從拐騙孩童的歹人手中逃出來嗎，不然怎麼看起來衣服穿得不錯，但臉上卻是髒兮兮的樣子？</w:t>
        </w:r>
      </w:ins>
    </w:p>
    <w:p w:rsidR="003D1245" w:rsidRDefault="003D1245" w:rsidP="003D1245">
      <w:pPr>
        <w:spacing w:after="240"/>
        <w:rPr>
          <w:ins w:id="2833" w:author="Administrator" w:date="2019-09-15T04:14:00Z"/>
        </w:rPr>
      </w:pPr>
      <w:ins w:id="2834" w:author="Administrator" w:date="2019-09-15T04:14:00Z">
        <w:r>
          <w:rPr>
            <w:rFonts w:hint="eastAsia"/>
          </w:rPr>
          <w:t>這小鎮位在北都國跟武祁國的邊境，治安不是很好，偷拐小孩的事情可說是曾出不窮。</w:t>
        </w:r>
      </w:ins>
    </w:p>
    <w:p w:rsidR="00E30A00" w:rsidRDefault="003D1245" w:rsidP="003D1245">
      <w:pPr>
        <w:spacing w:after="240"/>
        <w:rPr>
          <w:ins w:id="2835" w:author="Administrator" w:date="2020-04-04T23:32:00Z"/>
        </w:rPr>
      </w:pPr>
      <w:ins w:id="2836" w:author="Administrator" w:date="2019-09-15T04:14:00Z">
        <w:r>
          <w:rPr>
            <w:rFonts w:hint="eastAsia"/>
          </w:rPr>
          <w:t>李龍飛在吃完手中的饅頭後，稍微平靜了一點心情，跟著便向那饅頭攤販打聽了下</w:t>
        </w:r>
      </w:ins>
      <w:ins w:id="2837" w:author="Administrator" w:date="2020-04-04T23:32:00Z">
        <w:r w:rsidR="00E30A00">
          <w:rPr>
            <w:rFonts w:hint="eastAsia"/>
          </w:rPr>
          <w:t>仙人的消息。</w:t>
        </w:r>
      </w:ins>
    </w:p>
    <w:p w:rsidR="00E30A00" w:rsidRDefault="00E30A00" w:rsidP="003D1245">
      <w:pPr>
        <w:spacing w:after="240"/>
        <w:rPr>
          <w:ins w:id="2838" w:author="Administrator" w:date="2020-04-04T23:33:00Z"/>
        </w:rPr>
      </w:pPr>
      <w:ins w:id="2839" w:author="Administrator" w:date="2020-04-04T23:32:00Z">
        <w:r>
          <w:rPr>
            <w:rFonts w:hint="eastAsia"/>
          </w:rPr>
          <w:t>可惜的是，那賣饅頭的一聽他要尋找仙人，先是</w:t>
        </w:r>
      </w:ins>
      <w:ins w:id="2840" w:author="Administrator" w:date="2020-04-04T23:33:00Z">
        <w:r>
          <w:rPr>
            <w:rFonts w:hint="eastAsia"/>
          </w:rPr>
          <w:t>冷笑了兩聲，跟著對那些仙人傳說</w:t>
        </w:r>
      </w:ins>
      <w:ins w:id="2841" w:author="Administrator" w:date="2020-04-04T23:32:00Z">
        <w:r>
          <w:rPr>
            <w:rFonts w:hint="eastAsia"/>
          </w:rPr>
          <w:t>嗤之以鼻</w:t>
        </w:r>
      </w:ins>
      <w:ins w:id="2842" w:author="Administrator" w:date="2019-09-15T04:14:00Z">
        <w:r w:rsidR="003D1245">
          <w:rPr>
            <w:rFonts w:hint="eastAsia"/>
          </w:rPr>
          <w:t>，</w:t>
        </w:r>
      </w:ins>
      <w:ins w:id="2843" w:author="Administrator" w:date="2020-04-04T23:33:00Z">
        <w:r>
          <w:rPr>
            <w:rFonts w:hint="eastAsia"/>
          </w:rPr>
          <w:t>直言那都是騙人的，當場就把李龍飛給波了一桶冷水。</w:t>
        </w:r>
      </w:ins>
    </w:p>
    <w:p w:rsidR="009B441A" w:rsidRDefault="009B441A" w:rsidP="003D1245">
      <w:pPr>
        <w:spacing w:after="240"/>
        <w:rPr>
          <w:ins w:id="2844" w:author="Administrator" w:date="2020-04-04T23:38:00Z"/>
        </w:rPr>
      </w:pPr>
      <w:ins w:id="2845" w:author="Administrator" w:date="2020-04-04T23:34:00Z">
        <w:r>
          <w:rPr>
            <w:rFonts w:hint="eastAsia"/>
          </w:rPr>
          <w:t>李龍飛不死心，又問了街上幾個攤販</w:t>
        </w:r>
      </w:ins>
      <w:ins w:id="2846" w:author="Administrator" w:date="2020-04-04T23:37:00Z">
        <w:r>
          <w:rPr>
            <w:rFonts w:hint="eastAsia"/>
          </w:rPr>
          <w:t>，有些看他可憐，還給了他幾個銅板打發他走，更多的</w:t>
        </w:r>
      </w:ins>
      <w:ins w:id="2847" w:author="Administrator" w:date="2020-04-04T23:38:00Z">
        <w:r>
          <w:rPr>
            <w:rFonts w:hint="eastAsia"/>
          </w:rPr>
          <w:t>是把他當成了小瘋子，直接趕他離開。</w:t>
        </w:r>
      </w:ins>
    </w:p>
    <w:p w:rsidR="009B441A" w:rsidRDefault="009B441A" w:rsidP="003D1245">
      <w:pPr>
        <w:spacing w:after="240"/>
        <w:rPr>
          <w:ins w:id="2848" w:author="Administrator" w:date="2020-04-04T23:39:00Z"/>
        </w:rPr>
      </w:pPr>
      <w:ins w:id="2849" w:author="Administrator" w:date="2020-04-04T23:38:00Z">
        <w:r>
          <w:rPr>
            <w:rFonts w:hint="eastAsia"/>
          </w:rPr>
          <w:t>這讓李龍飛心中卻是一突，頓時眼前有些</w:t>
        </w:r>
      </w:ins>
      <w:ins w:id="2850" w:author="Administrator" w:date="2020-04-04T23:39:00Z">
        <w:r>
          <w:rPr>
            <w:rFonts w:hint="eastAsia"/>
          </w:rPr>
          <w:t>發</w:t>
        </w:r>
      </w:ins>
      <w:ins w:id="2851" w:author="Administrator" w:date="2020-04-04T23:38:00Z">
        <w:r>
          <w:rPr>
            <w:rFonts w:hint="eastAsia"/>
          </w:rPr>
          <w:t>黑。</w:t>
        </w:r>
      </w:ins>
    </w:p>
    <w:p w:rsidR="009B441A" w:rsidRDefault="009B441A" w:rsidP="003D1245">
      <w:pPr>
        <w:spacing w:after="240"/>
        <w:rPr>
          <w:ins w:id="2852" w:author="Administrator" w:date="2020-04-04T23:39:00Z"/>
        </w:rPr>
      </w:pPr>
      <w:ins w:id="2853" w:author="Administrator" w:date="2020-04-04T23:39:00Z">
        <w:r>
          <w:rPr>
            <w:rFonts w:hint="eastAsia"/>
          </w:rPr>
          <w:t>「的確…我這一路走來，甚少聽到有人說仙人之事，難道…難道那些仙人之事都是假的嗎？」</w:t>
        </w:r>
      </w:ins>
    </w:p>
    <w:p w:rsidR="009B441A" w:rsidRDefault="009B441A" w:rsidP="003D1245">
      <w:pPr>
        <w:spacing w:after="240"/>
        <w:rPr>
          <w:ins w:id="2854" w:author="Administrator" w:date="2020-04-04T23:41:00Z"/>
        </w:rPr>
      </w:pPr>
      <w:ins w:id="2855" w:author="Administrator" w:date="2020-04-04T23:39:00Z">
        <w:r>
          <w:rPr>
            <w:rFonts w:hint="eastAsia"/>
          </w:rPr>
          <w:t>李龍飛有些茫然，他卻不知，</w:t>
        </w:r>
      </w:ins>
      <w:ins w:id="2856" w:author="Administrator" w:date="2020-04-04T23:40:00Z">
        <w:r>
          <w:rPr>
            <w:rFonts w:hint="eastAsia"/>
          </w:rPr>
          <w:t>即使在這東萊國裡，仙人畢竟還是離凡人太遠，一般來說，尋常百姓跟本沒有機會聽說，更別</w:t>
        </w:r>
      </w:ins>
      <w:ins w:id="2857" w:author="Administrator" w:date="2020-04-04T23:41:00Z">
        <w:r>
          <w:rPr>
            <w:rFonts w:hint="eastAsia"/>
          </w:rPr>
          <w:t>提知道甚麼消息了。</w:t>
        </w:r>
      </w:ins>
    </w:p>
    <w:p w:rsidR="009B441A" w:rsidRDefault="009B441A" w:rsidP="003D1245">
      <w:pPr>
        <w:spacing w:after="240"/>
        <w:rPr>
          <w:ins w:id="2858" w:author="Administrator" w:date="2020-04-04T23:42:00Z"/>
        </w:rPr>
      </w:pPr>
      <w:ins w:id="2859" w:author="Administrator" w:date="2020-04-04T23:41:00Z">
        <w:r>
          <w:rPr>
            <w:rFonts w:hint="eastAsia"/>
          </w:rPr>
          <w:lastRenderedPageBreak/>
          <w:t>若不是他出生大戶人家，家赫顯貴，對於一些秘辛傳聞略有耳聞，恐</w:t>
        </w:r>
      </w:ins>
      <w:ins w:id="2860" w:author="Administrator" w:date="2020-04-04T23:42:00Z">
        <w:r>
          <w:rPr>
            <w:rFonts w:hint="eastAsia"/>
          </w:rPr>
          <w:t>怕也不會知曉。</w:t>
        </w:r>
      </w:ins>
    </w:p>
    <w:p w:rsidR="009B441A" w:rsidRDefault="009B441A" w:rsidP="003D1245">
      <w:pPr>
        <w:spacing w:after="240"/>
        <w:rPr>
          <w:ins w:id="2861" w:author="Administrator" w:date="2020-04-04T23:44:00Z"/>
        </w:rPr>
      </w:pPr>
      <w:ins w:id="2862" w:author="Administrator" w:date="2020-04-04T23:42:00Z">
        <w:r>
          <w:rPr>
            <w:rFonts w:hint="eastAsia"/>
          </w:rPr>
          <w:t>更別提他那些</w:t>
        </w:r>
      </w:ins>
      <w:ins w:id="2863" w:author="Administrator" w:date="2020-04-04T23:43:00Z">
        <w:r>
          <w:rPr>
            <w:rFonts w:hint="eastAsia"/>
          </w:rPr>
          <w:t>古書，多半都是從他大伯得來，而他大伯乃是江湖中人，常年行走在江湖上，自然對於這些仙家之事更</w:t>
        </w:r>
      </w:ins>
      <w:ins w:id="2864" w:author="Administrator" w:date="2020-04-04T23:44:00Z">
        <w:r>
          <w:rPr>
            <w:rFonts w:hint="eastAsia"/>
          </w:rPr>
          <w:t>有機會觸得。</w:t>
        </w:r>
      </w:ins>
    </w:p>
    <w:p w:rsidR="009B441A" w:rsidRPr="009B441A" w:rsidRDefault="009B441A" w:rsidP="003D1245">
      <w:pPr>
        <w:spacing w:after="240"/>
        <w:rPr>
          <w:ins w:id="2865" w:author="Administrator" w:date="2020-04-04T23:39:00Z"/>
        </w:rPr>
      </w:pPr>
      <w:ins w:id="2866" w:author="Administrator" w:date="2020-04-04T23:44:00Z">
        <w:r>
          <w:rPr>
            <w:rFonts w:hint="eastAsia"/>
          </w:rPr>
          <w:t>如今他尋問一般百姓，當然是一問三不知，更別提指點了。</w:t>
        </w:r>
      </w:ins>
    </w:p>
    <w:p w:rsidR="003D1245" w:rsidRDefault="009B441A" w:rsidP="003D1245">
      <w:pPr>
        <w:spacing w:after="240"/>
        <w:rPr>
          <w:ins w:id="2867" w:author="Administrator" w:date="2020-04-04T23:45:00Z"/>
        </w:rPr>
      </w:pPr>
      <w:ins w:id="2868" w:author="Administrator" w:date="2020-04-04T23:44:00Z">
        <w:r>
          <w:rPr>
            <w:rFonts w:hint="eastAsia"/>
          </w:rPr>
          <w:t>李龍飛在街上愣了許久，</w:t>
        </w:r>
        <w:r w:rsidR="0049097F">
          <w:rPr>
            <w:rFonts w:hint="eastAsia"/>
          </w:rPr>
          <w:t>雖然心中一時有所動搖</w:t>
        </w:r>
      </w:ins>
      <w:ins w:id="2869" w:author="Administrator" w:date="2020-04-04T23:45:00Z">
        <w:r w:rsidR="0049097F">
          <w:rPr>
            <w:rFonts w:hint="eastAsia"/>
          </w:rPr>
          <w:t>，但他意志堅定，決定的事就一路到底，想了許久</w:t>
        </w:r>
      </w:ins>
      <w:ins w:id="2870" w:author="Administrator" w:date="2019-09-15T04:14:00Z">
        <w:r w:rsidR="003D1245">
          <w:rPr>
            <w:rFonts w:hint="eastAsia"/>
          </w:rPr>
          <w:t>這才離開前往鎮內其中的一家當鋪走去。</w:t>
        </w:r>
      </w:ins>
    </w:p>
    <w:p w:rsidR="0049097F" w:rsidRDefault="0049097F" w:rsidP="003D1245">
      <w:pPr>
        <w:spacing w:after="240"/>
        <w:rPr>
          <w:ins w:id="2871" w:author="Administrator" w:date="2019-09-15T04:14:00Z"/>
        </w:rPr>
      </w:pPr>
      <w:ins w:id="2872" w:author="Administrator" w:date="2020-04-04T23:45:00Z">
        <w:r>
          <w:rPr>
            <w:rFonts w:hint="eastAsia"/>
          </w:rPr>
          <w:t>「不可能，那些古書上明明記載著仙人之事，這些百姓不知道，不代表</w:t>
        </w:r>
      </w:ins>
      <w:ins w:id="2873" w:author="Administrator" w:date="2020-04-04T23:46:00Z">
        <w:r>
          <w:rPr>
            <w:rFonts w:hint="eastAsia"/>
          </w:rPr>
          <w:t>沒有，只能說我離仙人門派還很遠而已。只要我繼續走下去，肯定會有機會遇到的。」</w:t>
        </w:r>
      </w:ins>
    </w:p>
    <w:p w:rsidR="003D1245" w:rsidRDefault="00220AB5" w:rsidP="003D1245">
      <w:pPr>
        <w:spacing w:after="240"/>
        <w:rPr>
          <w:ins w:id="2874" w:author="Administrator" w:date="2019-09-15T04:14:00Z"/>
        </w:rPr>
      </w:pPr>
      <w:ins w:id="2875" w:author="Administrator" w:date="2020-04-04T23:46:00Z">
        <w:r>
          <w:rPr>
            <w:rFonts w:hint="eastAsia"/>
          </w:rPr>
          <w:t>等他</w:t>
        </w:r>
      </w:ins>
      <w:ins w:id="2876" w:author="Administrator" w:date="2019-09-15T04:14:00Z">
        <w:r>
          <w:rPr>
            <w:rFonts w:hint="eastAsia"/>
          </w:rPr>
          <w:t>再出來時，</w:t>
        </w:r>
      </w:ins>
      <w:ins w:id="2877" w:author="Administrator" w:date="2020-04-04T23:46:00Z">
        <w:r>
          <w:rPr>
            <w:rFonts w:hint="eastAsia"/>
          </w:rPr>
          <w:t>其身上</w:t>
        </w:r>
      </w:ins>
      <w:ins w:id="2878" w:author="Administrator" w:date="2019-09-15T04:14:00Z">
        <w:r w:rsidR="003D1245">
          <w:rPr>
            <w:rFonts w:hint="eastAsia"/>
          </w:rPr>
          <w:t>已經換上一身麻布衣，行李袋也縮小了許多，只留下一些必需的物品，剩下的全都拿去典當成銀兩使用了。</w:t>
        </w:r>
      </w:ins>
    </w:p>
    <w:p w:rsidR="003D1245" w:rsidRDefault="003D1245" w:rsidP="003D1245">
      <w:pPr>
        <w:spacing w:after="240"/>
        <w:rPr>
          <w:ins w:id="2879" w:author="Administrator" w:date="2019-09-15T04:14:00Z"/>
        </w:rPr>
      </w:pPr>
      <w:ins w:id="2880" w:author="Administrator" w:date="2019-09-15T04:14:00Z">
        <w:r>
          <w:rPr>
            <w:rFonts w:hint="eastAsia"/>
          </w:rPr>
          <w:t>他看著手中的十七兩銀子，還有</w:t>
        </w:r>
      </w:ins>
      <w:ins w:id="2881" w:author="Administrator" w:date="2020-04-04T23:46:00Z">
        <w:r w:rsidR="006222FD">
          <w:rPr>
            <w:rFonts w:hint="eastAsia"/>
          </w:rPr>
          <w:t>包袱裡</w:t>
        </w:r>
      </w:ins>
      <w:ins w:id="2882" w:author="Administrator" w:date="2020-04-04T23:47:00Z">
        <w:r w:rsidR="006222FD">
          <w:rPr>
            <w:rFonts w:hint="eastAsia"/>
          </w:rPr>
          <w:t>僅剩的幾樣東西，包括</w:t>
        </w:r>
      </w:ins>
      <w:ins w:id="2883" w:author="Administrator" w:date="2019-09-15T04:14:00Z">
        <w:r>
          <w:rPr>
            <w:rFonts w:hint="eastAsia"/>
          </w:rPr>
          <w:t>一只溫潤的玉鐲，</w:t>
        </w:r>
      </w:ins>
      <w:ins w:id="2884" w:author="Administrator" w:date="2019-09-15T14:15:00Z">
        <w:r w:rsidR="008B6947">
          <w:rPr>
            <w:rFonts w:hint="eastAsia"/>
          </w:rPr>
          <w:t>一柄短木劍，一卷人像畫，</w:t>
        </w:r>
      </w:ins>
      <w:ins w:id="2885" w:author="Administrator" w:date="2019-09-15T04:14:00Z">
        <w:r>
          <w:rPr>
            <w:rFonts w:hint="eastAsia"/>
          </w:rPr>
          <w:t>心情又沉重了起來。</w:t>
        </w:r>
      </w:ins>
    </w:p>
    <w:p w:rsidR="003D1245" w:rsidRDefault="008B6947" w:rsidP="003D1245">
      <w:pPr>
        <w:spacing w:after="240"/>
        <w:rPr>
          <w:ins w:id="2886" w:author="Administrator" w:date="2019-09-15T04:14:00Z"/>
        </w:rPr>
      </w:pPr>
      <w:ins w:id="2887" w:author="Administrator" w:date="2019-09-15T14:16:00Z">
        <w:r>
          <w:rPr>
            <w:rFonts w:hint="eastAsia"/>
          </w:rPr>
          <w:t>這都是他打死也不可能賣的東西，其餘的，全</w:t>
        </w:r>
      </w:ins>
      <w:ins w:id="2888" w:author="Administrator" w:date="2019-09-15T04:14:00Z">
        <w:r>
          <w:rPr>
            <w:rFonts w:hint="eastAsia"/>
          </w:rPr>
          <w:t>換</w:t>
        </w:r>
      </w:ins>
      <w:ins w:id="2889" w:author="Administrator" w:date="2019-09-15T14:16:00Z">
        <w:r>
          <w:rPr>
            <w:rFonts w:hint="eastAsia"/>
          </w:rPr>
          <w:t>成</w:t>
        </w:r>
      </w:ins>
      <w:ins w:id="2890" w:author="Administrator" w:date="2019-09-15T04:14:00Z">
        <w:r w:rsidR="003D1245">
          <w:rPr>
            <w:rFonts w:hint="eastAsia"/>
          </w:rPr>
          <w:t>錢財</w:t>
        </w:r>
      </w:ins>
      <w:ins w:id="2891" w:author="Administrator" w:date="2019-09-15T14:16:00Z">
        <w:r>
          <w:rPr>
            <w:rFonts w:hint="eastAsia"/>
          </w:rPr>
          <w:t>，也才值那麼一點</w:t>
        </w:r>
      </w:ins>
      <w:ins w:id="2892" w:author="Administrator" w:date="2019-09-15T04:14:00Z">
        <w:r w:rsidR="003D1245">
          <w:rPr>
            <w:rFonts w:hint="eastAsia"/>
          </w:rPr>
          <w:t>了。</w:t>
        </w:r>
      </w:ins>
    </w:p>
    <w:p w:rsidR="003D1245" w:rsidRDefault="008B6947" w:rsidP="003D1245">
      <w:pPr>
        <w:spacing w:after="240"/>
        <w:rPr>
          <w:ins w:id="2893" w:author="Administrator" w:date="2019-09-15T14:16:00Z"/>
        </w:rPr>
      </w:pPr>
      <w:ins w:id="2894" w:author="Administrator" w:date="2019-09-15T04:14:00Z">
        <w:r>
          <w:rPr>
            <w:rFonts w:hint="eastAsia"/>
          </w:rPr>
          <w:t>那只玉鐲，是他出發前娘親給他的東西，再</w:t>
        </w:r>
      </w:ins>
      <w:ins w:id="2895" w:author="Administrator" w:date="2019-09-15T14:18:00Z">
        <w:r>
          <w:rPr>
            <w:rFonts w:hint="eastAsia"/>
          </w:rPr>
          <w:t>怎樣</w:t>
        </w:r>
      </w:ins>
      <w:ins w:id="2896" w:author="Administrator" w:date="2019-09-15T04:14:00Z">
        <w:r>
          <w:rPr>
            <w:rFonts w:hint="eastAsia"/>
          </w:rPr>
          <w:t>，</w:t>
        </w:r>
      </w:ins>
      <w:ins w:id="2897" w:author="Administrator" w:date="2019-09-15T14:18:00Z">
        <w:r>
          <w:rPr>
            <w:rFonts w:hint="eastAsia"/>
          </w:rPr>
          <w:t>能不換</w:t>
        </w:r>
      </w:ins>
      <w:ins w:id="2898" w:author="Administrator" w:date="2019-09-15T14:19:00Z">
        <w:r>
          <w:rPr>
            <w:rFonts w:hint="eastAsia"/>
          </w:rPr>
          <w:t>就不該</w:t>
        </w:r>
      </w:ins>
      <w:ins w:id="2899" w:author="Administrator" w:date="2019-09-15T04:14:00Z">
        <w:r w:rsidR="003D1245">
          <w:rPr>
            <w:rFonts w:hint="eastAsia"/>
          </w:rPr>
          <w:t>換的。</w:t>
        </w:r>
      </w:ins>
    </w:p>
    <w:p w:rsidR="008B6947" w:rsidRDefault="008B6947" w:rsidP="003D1245">
      <w:pPr>
        <w:spacing w:after="240"/>
        <w:rPr>
          <w:ins w:id="2900" w:author="Administrator" w:date="2019-09-15T14:17:00Z"/>
        </w:rPr>
      </w:pPr>
      <w:ins w:id="2901" w:author="Administrator" w:date="2019-09-15T14:16:00Z">
        <w:r>
          <w:rPr>
            <w:rFonts w:hint="eastAsia"/>
          </w:rPr>
          <w:t>而</w:t>
        </w:r>
      </w:ins>
      <w:ins w:id="2902" w:author="Administrator" w:date="2019-09-15T14:17:00Z">
        <w:r>
          <w:rPr>
            <w:rFonts w:hint="eastAsia"/>
          </w:rPr>
          <w:t>那人像畫，乃是用來緬懷爹爹所用，更是不可能典當得了。</w:t>
        </w:r>
      </w:ins>
    </w:p>
    <w:p w:rsidR="008B6947" w:rsidRDefault="008B6947" w:rsidP="003D1245">
      <w:pPr>
        <w:spacing w:after="240"/>
        <w:rPr>
          <w:ins w:id="2903" w:author="Administrator" w:date="2019-09-15T14:21:00Z"/>
        </w:rPr>
      </w:pPr>
      <w:ins w:id="2904" w:author="Administrator" w:date="2019-09-15T14:17:00Z">
        <w:r>
          <w:rPr>
            <w:rFonts w:hint="eastAsia"/>
          </w:rPr>
          <w:t>至於那柄木劍上，還沾</w:t>
        </w:r>
      </w:ins>
      <w:ins w:id="2905" w:author="Administrator" w:date="2019-09-15T14:19:00Z">
        <w:r>
          <w:rPr>
            <w:rFonts w:hint="eastAsia"/>
          </w:rPr>
          <w:t>染了</w:t>
        </w:r>
      </w:ins>
      <w:ins w:id="2906" w:author="Administrator" w:date="2019-09-15T14:18:00Z">
        <w:r>
          <w:rPr>
            <w:rFonts w:hint="eastAsia"/>
          </w:rPr>
          <w:t>當時李敦的血，是李龍飛特地帶出來，發誓有朝一日將將它</w:t>
        </w:r>
      </w:ins>
      <w:ins w:id="2907" w:author="Administrator" w:date="2019-09-15T14:19:00Z">
        <w:r>
          <w:rPr>
            <w:rFonts w:hint="eastAsia"/>
          </w:rPr>
          <w:t>狠狠插在</w:t>
        </w:r>
      </w:ins>
      <w:ins w:id="2908" w:author="Administrator" w:date="2019-09-15T14:20:00Z">
        <w:r w:rsidR="00564470">
          <w:rPr>
            <w:rFonts w:hint="eastAsia"/>
          </w:rPr>
          <w:t>灰袍道人身上</w:t>
        </w:r>
      </w:ins>
      <w:ins w:id="2909" w:author="Administrator" w:date="2019-09-15T14:21:00Z">
        <w:r w:rsidR="00564470">
          <w:rPr>
            <w:rFonts w:hint="eastAsia"/>
          </w:rPr>
          <w:t>報仇用的。</w:t>
        </w:r>
      </w:ins>
    </w:p>
    <w:p w:rsidR="00564470" w:rsidRDefault="00564470" w:rsidP="003D1245">
      <w:pPr>
        <w:spacing w:after="240"/>
        <w:rPr>
          <w:ins w:id="2910" w:author="Administrator" w:date="2019-09-15T14:13:00Z"/>
        </w:rPr>
      </w:pPr>
      <w:ins w:id="2911" w:author="Administrator" w:date="2019-09-15T14:21:00Z">
        <w:r>
          <w:rPr>
            <w:rFonts w:hint="eastAsia"/>
          </w:rPr>
          <w:t>這三件東西，各有各的意義，哪怕如今他已經</w:t>
        </w:r>
      </w:ins>
      <w:ins w:id="2912" w:author="Administrator" w:date="2019-09-15T14:22:00Z">
        <w:r>
          <w:rPr>
            <w:rFonts w:hint="eastAsia"/>
          </w:rPr>
          <w:t>窮途末路，還是不願意輕易將之換錢的。</w:t>
        </w:r>
      </w:ins>
    </w:p>
    <w:p w:rsidR="003D1245" w:rsidRDefault="003D1245" w:rsidP="003D1245">
      <w:pPr>
        <w:spacing w:after="240"/>
        <w:rPr>
          <w:ins w:id="2913" w:author="Administrator" w:date="2019-09-15T04:14:00Z"/>
        </w:rPr>
      </w:pPr>
      <w:ins w:id="2914" w:author="Administrator" w:date="2019-09-15T04:14:00Z">
        <w:r>
          <w:rPr>
            <w:rFonts w:hint="eastAsia"/>
          </w:rPr>
          <w:t>「如果真的到要到典當這玉鐲才行的地步，那就是叫我該往回程的時後了…」李龍飛在經歷照幾個月的苦頭後，這才慢慢明白，當初自己的想法是有多天真了。</w:t>
        </w:r>
      </w:ins>
    </w:p>
    <w:p w:rsidR="003D1245" w:rsidRDefault="003D1245" w:rsidP="003D1245">
      <w:pPr>
        <w:spacing w:after="240"/>
        <w:rPr>
          <w:ins w:id="2915" w:author="Administrator" w:date="2019-09-15T04:14:00Z"/>
        </w:rPr>
      </w:pPr>
      <w:ins w:id="2916" w:author="Administrator" w:date="2019-09-15T04:14:00Z">
        <w:r>
          <w:rPr>
            <w:rFonts w:hint="eastAsia"/>
          </w:rPr>
          <w:t>也許是他終於有所體悟，也明白甚麼才叫做省錢，在典當這些物品後，雖仍是有一餐沒一餐的，但一路走來，居然又讓他多走了兩個多月。</w:t>
        </w:r>
      </w:ins>
    </w:p>
    <w:p w:rsidR="003D1245" w:rsidRDefault="003D1245" w:rsidP="003D1245">
      <w:pPr>
        <w:spacing w:after="240"/>
        <w:rPr>
          <w:ins w:id="2917" w:author="Administrator" w:date="2019-09-15T04:14:00Z"/>
        </w:rPr>
      </w:pPr>
      <w:ins w:id="2918" w:author="Administrator" w:date="2019-09-15T04:14:00Z">
        <w:r>
          <w:rPr>
            <w:rFonts w:hint="eastAsia"/>
          </w:rPr>
          <w:t>這兩個多月，他已經是竭盡所能的省著用了，走到甚至連鞋子都磨破皮了，他也沒有替換。</w:t>
        </w:r>
      </w:ins>
    </w:p>
    <w:p w:rsidR="003D1245" w:rsidRDefault="003D1245" w:rsidP="003D1245">
      <w:pPr>
        <w:spacing w:after="240"/>
        <w:rPr>
          <w:ins w:id="2919" w:author="Administrator" w:date="2019-09-15T04:14:00Z"/>
        </w:rPr>
      </w:pPr>
      <w:ins w:id="2920" w:author="Administrator" w:date="2019-09-15T04:14:00Z">
        <w:r>
          <w:rPr>
            <w:rFonts w:hint="eastAsia"/>
          </w:rPr>
          <w:t>但以十七兩銀子，要從武祁國走到齊國，就算是大人也仍是差得遠了，更何況他還是名少年，更是絕無可能的事情。</w:t>
        </w:r>
      </w:ins>
    </w:p>
    <w:p w:rsidR="003D1245" w:rsidRDefault="003D1245" w:rsidP="003D1245">
      <w:pPr>
        <w:spacing w:after="240"/>
        <w:rPr>
          <w:ins w:id="2921" w:author="Administrator" w:date="2019-09-15T04:14:00Z"/>
        </w:rPr>
      </w:pPr>
      <w:ins w:id="2922" w:author="Administrator" w:date="2019-09-15T04:14:00Z">
        <w:r>
          <w:rPr>
            <w:rFonts w:hint="eastAsia"/>
          </w:rPr>
          <w:lastRenderedPageBreak/>
          <w:t>此時他衣衫不整，滿身髒亂的走在武祁國西邊的一處城間小路，就是認識的人見了，也會以為是哪來的乞兒，更別提不認識的路人。</w:t>
        </w:r>
      </w:ins>
    </w:p>
    <w:p w:rsidR="003D1245" w:rsidRPr="003D1245" w:rsidRDefault="003D1245" w:rsidP="00C44A3D">
      <w:pPr>
        <w:spacing w:after="240"/>
        <w:rPr>
          <w:ins w:id="2923" w:author="Administrator" w:date="2019-09-15T04:14:00Z"/>
        </w:rPr>
      </w:pPr>
      <w:ins w:id="2924" w:author="Administrator" w:date="2019-09-15T04:14:00Z">
        <w:r>
          <w:rPr>
            <w:rFonts w:hint="eastAsia"/>
          </w:rPr>
          <w:t>好幾次，李龍飛都差點想放棄回府算了，若是意志較薄弱點的人，恐怕早已打消求仙的念頭，但他每次一往回走，心中一股倔強之氣跟想要復活父親的強烈念頭就湧上心頭，硬是撐著他繼續回頭往西邊前去。</w:t>
        </w:r>
      </w:ins>
    </w:p>
    <w:p w:rsidR="00C44A3D" w:rsidRDefault="003D1245" w:rsidP="00C44A3D">
      <w:pPr>
        <w:spacing w:after="240"/>
        <w:rPr>
          <w:ins w:id="2925" w:author="Administrator" w:date="2019-08-11T22:23:00Z"/>
        </w:rPr>
      </w:pPr>
      <w:ins w:id="2926" w:author="Administrator" w:date="2019-09-15T04:14:00Z">
        <w:r>
          <w:rPr>
            <w:rFonts w:hint="eastAsia"/>
          </w:rPr>
          <w:t>不</w:t>
        </w:r>
      </w:ins>
      <w:ins w:id="2927" w:author="Administrator" w:date="2019-08-11T22:21:00Z">
        <w:r w:rsidR="00C44A3D">
          <w:rPr>
            <w:rFonts w:hint="eastAsia"/>
          </w:rPr>
          <w:t>過</w:t>
        </w:r>
      </w:ins>
      <w:ins w:id="2928" w:author="Administrator" w:date="2019-08-11T22:22:00Z">
        <w:r w:rsidR="00C44A3D">
          <w:rPr>
            <w:rFonts w:hint="eastAsia"/>
          </w:rPr>
          <w:t>這世上，並不是努力就一定可以成功，</w:t>
        </w:r>
      </w:ins>
      <w:ins w:id="2929" w:author="Administrator" w:date="2019-08-11T22:21:00Z">
        <w:r w:rsidR="00C44A3D">
          <w:rPr>
            <w:rFonts w:hint="eastAsia"/>
          </w:rPr>
          <w:t>辦不到的事終究是辦不到，就在</w:t>
        </w:r>
      </w:ins>
      <w:ins w:id="2930" w:author="Administrator" w:date="2019-08-11T22:22:00Z">
        <w:r w:rsidR="00C44A3D">
          <w:rPr>
            <w:rFonts w:hint="eastAsia"/>
          </w:rPr>
          <w:t>李龍飛不知道第幾次撐著往西邊前行，</w:t>
        </w:r>
      </w:ins>
      <w:ins w:id="2931" w:author="Administrator" w:date="2019-08-11T22:23:00Z">
        <w:r w:rsidR="00DE74D7">
          <w:rPr>
            <w:rFonts w:hint="eastAsia"/>
          </w:rPr>
          <w:t>他的</w:t>
        </w:r>
      </w:ins>
      <w:ins w:id="2932" w:author="Administrator" w:date="2019-08-11T23:22:00Z">
        <w:r w:rsidR="00DE74D7">
          <w:rPr>
            <w:rFonts w:hint="eastAsia"/>
          </w:rPr>
          <w:t>行</w:t>
        </w:r>
      </w:ins>
      <w:ins w:id="2933" w:author="Administrator" w:date="2019-08-11T23:24:00Z">
        <w:r w:rsidR="00DE74D7">
          <w:rPr>
            <w:rFonts w:hint="eastAsia"/>
          </w:rPr>
          <w:t>李</w:t>
        </w:r>
      </w:ins>
      <w:ins w:id="2934" w:author="Administrator" w:date="2019-08-11T22:23:00Z">
        <w:r w:rsidR="00C44A3D">
          <w:rPr>
            <w:rFonts w:hint="eastAsia"/>
          </w:rPr>
          <w:t>裡，除了那個玉鐲</w:t>
        </w:r>
      </w:ins>
      <w:ins w:id="2935" w:author="Administrator" w:date="2019-09-15T14:24:00Z">
        <w:r w:rsidR="00564470">
          <w:rPr>
            <w:rFonts w:hint="eastAsia"/>
          </w:rPr>
          <w:t>、</w:t>
        </w:r>
      </w:ins>
      <w:ins w:id="2936" w:author="Administrator" w:date="2019-08-11T23:22:00Z">
        <w:r w:rsidR="00DE74D7">
          <w:rPr>
            <w:rFonts w:hint="eastAsia"/>
          </w:rPr>
          <w:t>木劍</w:t>
        </w:r>
      </w:ins>
      <w:ins w:id="2937" w:author="Administrator" w:date="2019-09-15T14:24:00Z">
        <w:r w:rsidR="00564470">
          <w:rPr>
            <w:rFonts w:hint="eastAsia"/>
          </w:rPr>
          <w:t>和畫卷外</w:t>
        </w:r>
      </w:ins>
      <w:ins w:id="2938" w:author="Administrator" w:date="2019-08-11T22:23:00Z">
        <w:r w:rsidR="00C44A3D">
          <w:rPr>
            <w:rFonts w:hint="eastAsia"/>
          </w:rPr>
          <w:t>，已經甚麼都沒有了。</w:t>
        </w:r>
      </w:ins>
    </w:p>
    <w:p w:rsidR="00D4540F" w:rsidRDefault="00C44A3D" w:rsidP="00C44A3D">
      <w:pPr>
        <w:spacing w:after="240"/>
        <w:rPr>
          <w:ins w:id="2939" w:author="Administrator" w:date="2019-08-11T22:26:00Z"/>
        </w:rPr>
      </w:pPr>
      <w:ins w:id="2940" w:author="Administrator" w:date="2019-08-11T22:23:00Z">
        <w:r>
          <w:rPr>
            <w:rFonts w:hint="eastAsia"/>
          </w:rPr>
          <w:t>而他自己，在</w:t>
        </w:r>
      </w:ins>
      <w:ins w:id="2941" w:author="Administrator" w:date="2019-08-11T22:21:00Z">
        <w:r>
          <w:rPr>
            <w:rFonts w:hint="eastAsia"/>
          </w:rPr>
          <w:t>餓</w:t>
        </w:r>
      </w:ins>
      <w:ins w:id="2942" w:author="Administrator" w:date="2019-08-11T22:23:00Z">
        <w:r>
          <w:rPr>
            <w:rFonts w:hint="eastAsia"/>
          </w:rPr>
          <w:t>了</w:t>
        </w:r>
      </w:ins>
      <w:ins w:id="2943" w:author="Administrator" w:date="2019-08-11T22:25:00Z">
        <w:r>
          <w:rPr>
            <w:rFonts w:hint="eastAsia"/>
          </w:rPr>
          <w:t>幾天幾</w:t>
        </w:r>
      </w:ins>
      <w:ins w:id="2944" w:author="Administrator" w:date="2019-08-11T22:23:00Z">
        <w:r>
          <w:rPr>
            <w:rFonts w:hint="eastAsia"/>
          </w:rPr>
          <w:t>夜後，</w:t>
        </w:r>
      </w:ins>
      <w:ins w:id="2945" w:author="Administrator" w:date="2019-08-11T22:21:00Z">
        <w:r>
          <w:rPr>
            <w:rFonts w:hint="eastAsia"/>
          </w:rPr>
          <w:t>肚子</w:t>
        </w:r>
      </w:ins>
      <w:ins w:id="2946" w:author="Administrator" w:date="2019-08-11T22:25:00Z">
        <w:r>
          <w:rPr>
            <w:rFonts w:hint="eastAsia"/>
          </w:rPr>
          <w:t>咕咕</w:t>
        </w:r>
      </w:ins>
      <w:ins w:id="2947" w:author="Administrator" w:date="2019-08-11T22:26:00Z">
        <w:r>
          <w:rPr>
            <w:rFonts w:hint="eastAsia"/>
          </w:rPr>
          <w:t>咕地直叫，整個人每走一步，就像</w:t>
        </w:r>
        <w:r w:rsidR="00D4540F">
          <w:rPr>
            <w:rFonts w:hint="eastAsia"/>
          </w:rPr>
          <w:t>身上有千斤重的鐵練纏身一樣，步履蹣跚。</w:t>
        </w:r>
      </w:ins>
    </w:p>
    <w:p w:rsidR="00D4540F" w:rsidRDefault="00D4540F" w:rsidP="00C44A3D">
      <w:pPr>
        <w:spacing w:after="240"/>
        <w:rPr>
          <w:ins w:id="2948" w:author="Administrator" w:date="2019-08-11T22:31:00Z"/>
        </w:rPr>
      </w:pPr>
      <w:ins w:id="2949" w:author="Administrator" w:date="2019-08-11T22:28:00Z">
        <w:r>
          <w:rPr>
            <w:rFonts w:hint="eastAsia"/>
          </w:rPr>
          <w:t>這樣的情況下，即使鐵打的毅力，也難以讓人支撐下去，</w:t>
        </w:r>
      </w:ins>
      <w:ins w:id="2950" w:author="Administrator" w:date="2019-08-11T22:26:00Z">
        <w:r>
          <w:rPr>
            <w:rFonts w:hint="eastAsia"/>
          </w:rPr>
          <w:t>眼</w:t>
        </w:r>
      </w:ins>
      <w:ins w:id="2951" w:author="Administrator" w:date="2019-08-11T22:28:00Z">
        <w:r>
          <w:rPr>
            <w:rFonts w:hint="eastAsia"/>
          </w:rPr>
          <w:t>看</w:t>
        </w:r>
      </w:ins>
      <w:ins w:id="2952" w:author="Administrator" w:date="2019-08-11T22:48:00Z">
        <w:r w:rsidR="005E79B4">
          <w:rPr>
            <w:rFonts w:hint="eastAsia"/>
          </w:rPr>
          <w:t>城鎮中</w:t>
        </w:r>
      </w:ins>
      <w:ins w:id="2953" w:author="Administrator" w:date="2019-08-11T22:26:00Z">
        <w:r>
          <w:rPr>
            <w:rFonts w:hint="eastAsia"/>
          </w:rPr>
          <w:t>路旁</w:t>
        </w:r>
      </w:ins>
      <w:ins w:id="2954" w:author="Administrator" w:date="2019-08-11T22:48:00Z">
        <w:r w:rsidR="005E79B4">
          <w:rPr>
            <w:rFonts w:hint="eastAsia"/>
          </w:rPr>
          <w:t>一</w:t>
        </w:r>
      </w:ins>
      <w:ins w:id="2955" w:author="Administrator" w:date="2019-08-11T22:28:00Z">
        <w:r>
          <w:rPr>
            <w:rFonts w:hint="eastAsia"/>
          </w:rPr>
          <w:t>個賣</w:t>
        </w:r>
      </w:ins>
      <w:ins w:id="2956" w:author="Administrator" w:date="2019-08-11T22:29:00Z">
        <w:r>
          <w:rPr>
            <w:rFonts w:hint="eastAsia"/>
          </w:rPr>
          <w:t>饅頭的攤子，上面剛蒸好的饅頭熱呼呼的仍舊散發著香氣，可攤販老闆卻</w:t>
        </w:r>
      </w:ins>
      <w:ins w:id="2957" w:author="Administrator" w:date="2019-08-11T22:30:00Z">
        <w:r>
          <w:rPr>
            <w:rFonts w:hint="eastAsia"/>
          </w:rPr>
          <w:t>只顧著跟旁邊賣豆花的女販聊天，李龍飛心下</w:t>
        </w:r>
      </w:ins>
      <w:ins w:id="2958" w:author="Administrator" w:date="2019-08-11T22:31:00Z">
        <w:r>
          <w:rPr>
            <w:rFonts w:hint="eastAsia"/>
          </w:rPr>
          <w:t>一熱，便想伸手偷拿些幾個。</w:t>
        </w:r>
      </w:ins>
    </w:p>
    <w:p w:rsidR="00D4540F" w:rsidRDefault="00D4540F" w:rsidP="00C44A3D">
      <w:pPr>
        <w:spacing w:after="240"/>
        <w:rPr>
          <w:ins w:id="2959" w:author="Administrator" w:date="2019-08-11T22:34:00Z"/>
        </w:rPr>
      </w:pPr>
      <w:ins w:id="2960" w:author="Administrator" w:date="2019-08-11T22:31:00Z">
        <w:r>
          <w:rPr>
            <w:rFonts w:hint="eastAsia"/>
          </w:rPr>
          <w:t>可這手剛伸出去，一個念頭隨即想起，「這饅頭是有主之物，我雖然餓了，可</w:t>
        </w:r>
      </w:ins>
      <w:ins w:id="2961" w:author="Administrator" w:date="2019-08-11T22:32:00Z">
        <w:r>
          <w:rPr>
            <w:rFonts w:hint="eastAsia"/>
          </w:rPr>
          <w:t>再怎樣都不該偷拿。一旦拿了，就是小賊，我堂堂一個李府</w:t>
        </w:r>
      </w:ins>
      <w:ins w:id="2962" w:author="Administrator" w:date="2019-08-11T22:33:00Z">
        <w:r>
          <w:rPr>
            <w:rFonts w:hint="eastAsia"/>
          </w:rPr>
          <w:t>長孫，若是讓人知道這事了，怎麼</w:t>
        </w:r>
      </w:ins>
      <w:ins w:id="2963" w:author="Administrator" w:date="2019-08-11T22:34:00Z">
        <w:r>
          <w:rPr>
            <w:rFonts w:hint="eastAsia"/>
          </w:rPr>
          <w:t>做人？」</w:t>
        </w:r>
      </w:ins>
    </w:p>
    <w:p w:rsidR="00D4540F" w:rsidRDefault="00D4540F" w:rsidP="00C44A3D">
      <w:pPr>
        <w:spacing w:after="240"/>
        <w:rPr>
          <w:ins w:id="2964" w:author="Administrator" w:date="2019-08-11T22:35:00Z"/>
        </w:rPr>
      </w:pPr>
      <w:ins w:id="2965" w:author="Administrator" w:date="2019-08-11T22:34:00Z">
        <w:r>
          <w:rPr>
            <w:rFonts w:hint="eastAsia"/>
          </w:rPr>
          <w:t>「何況當初我就是因為一點小錯害死了爹爹，如今我要求仙復</w:t>
        </w:r>
      </w:ins>
      <w:ins w:id="2966" w:author="Administrator" w:date="2019-08-11T22:35:00Z">
        <w:r>
          <w:rPr>
            <w:rFonts w:hint="eastAsia"/>
          </w:rPr>
          <w:t>活爹爹，若是幹了這盜賊之事，怎麼當上仙人？」</w:t>
        </w:r>
      </w:ins>
    </w:p>
    <w:p w:rsidR="00094194" w:rsidRDefault="00D4540F" w:rsidP="00C44A3D">
      <w:pPr>
        <w:spacing w:after="240"/>
        <w:rPr>
          <w:ins w:id="2967" w:author="Administrator" w:date="2019-08-11T22:42:00Z"/>
        </w:rPr>
      </w:pPr>
      <w:ins w:id="2968" w:author="Administrator" w:date="2019-08-11T22:35:00Z">
        <w:r>
          <w:rPr>
            <w:rFonts w:hint="eastAsia"/>
          </w:rPr>
          <w:t>他</w:t>
        </w:r>
      </w:ins>
      <w:ins w:id="2969" w:author="Administrator" w:date="2019-08-11T22:37:00Z">
        <w:r>
          <w:rPr>
            <w:rFonts w:hint="eastAsia"/>
          </w:rPr>
          <w:t>幼承庭訓，雖然本性倔強，可卻是</w:t>
        </w:r>
      </w:ins>
      <w:ins w:id="2970" w:author="Administrator" w:date="2019-08-11T22:39:00Z">
        <w:r w:rsidR="00094194">
          <w:rPr>
            <w:rFonts w:hint="eastAsia"/>
          </w:rPr>
          <w:t>大</w:t>
        </w:r>
      </w:ins>
      <w:ins w:id="2971" w:author="Administrator" w:date="2019-08-11T22:37:00Z">
        <w:r w:rsidR="00094194">
          <w:rPr>
            <w:rFonts w:hint="eastAsia"/>
          </w:rPr>
          <w:t>是</w:t>
        </w:r>
      </w:ins>
      <w:ins w:id="2972" w:author="Administrator" w:date="2019-08-11T22:39:00Z">
        <w:r w:rsidR="00094194">
          <w:rPr>
            <w:rFonts w:hint="eastAsia"/>
          </w:rPr>
          <w:t>大</w:t>
        </w:r>
      </w:ins>
      <w:ins w:id="2973" w:author="Administrator" w:date="2019-08-11T22:37:00Z">
        <w:r w:rsidR="00094194">
          <w:rPr>
            <w:rFonts w:hint="eastAsia"/>
          </w:rPr>
          <w:t>非</w:t>
        </w:r>
      </w:ins>
      <w:ins w:id="2974" w:author="Administrator" w:date="2019-08-11T22:39:00Z">
        <w:r w:rsidR="00094194">
          <w:rPr>
            <w:rFonts w:hint="eastAsia"/>
          </w:rPr>
          <w:t>還是分的清的</w:t>
        </w:r>
      </w:ins>
      <w:ins w:id="2975" w:author="Administrator" w:date="2019-08-11T22:37:00Z">
        <w:r w:rsidR="00094194">
          <w:rPr>
            <w:rFonts w:hint="eastAsia"/>
          </w:rPr>
          <w:t>，知道</w:t>
        </w:r>
      </w:ins>
      <w:ins w:id="2976" w:author="Administrator" w:date="2019-08-11T22:39:00Z">
        <w:r w:rsidR="00094194">
          <w:rPr>
            <w:rFonts w:hint="eastAsia"/>
          </w:rPr>
          <w:t>凡事</w:t>
        </w:r>
      </w:ins>
      <w:ins w:id="2977" w:author="Administrator" w:date="2019-08-11T22:38:00Z">
        <w:r w:rsidR="00094194">
          <w:rPr>
            <w:rFonts w:hint="eastAsia"/>
          </w:rPr>
          <w:t>勿</w:t>
        </w:r>
      </w:ins>
      <w:ins w:id="2978" w:author="Administrator" w:date="2019-08-11T22:39:00Z">
        <w:r w:rsidR="00094194">
          <w:rPr>
            <w:rFonts w:hint="eastAsia"/>
          </w:rPr>
          <w:t>以</w:t>
        </w:r>
      </w:ins>
      <w:ins w:id="2979" w:author="Administrator" w:date="2019-08-11T22:40:00Z">
        <w:r w:rsidR="00094194">
          <w:rPr>
            <w:rFonts w:hint="eastAsia"/>
          </w:rPr>
          <w:t>善小</w:t>
        </w:r>
      </w:ins>
      <w:ins w:id="2980" w:author="Administrator" w:date="2019-08-11T22:41:00Z">
        <w:r w:rsidR="00094194">
          <w:rPr>
            <w:rFonts w:hint="eastAsia"/>
          </w:rPr>
          <w:t>而不為，勿以</w:t>
        </w:r>
      </w:ins>
      <w:ins w:id="2981" w:author="Administrator" w:date="2019-08-11T22:37:00Z">
        <w:r w:rsidR="00094194">
          <w:rPr>
            <w:rFonts w:hint="eastAsia"/>
          </w:rPr>
          <w:t>惡小而</w:t>
        </w:r>
      </w:ins>
      <w:ins w:id="2982" w:author="Administrator" w:date="2019-08-11T22:38:00Z">
        <w:r w:rsidR="00094194">
          <w:rPr>
            <w:rFonts w:hint="eastAsia"/>
          </w:rPr>
          <w:t>為之的道理，</w:t>
        </w:r>
      </w:ins>
      <w:ins w:id="2983" w:author="Administrator" w:date="2019-08-11T22:41:00Z">
        <w:r w:rsidR="00094194">
          <w:rPr>
            <w:rFonts w:hint="eastAsia"/>
          </w:rPr>
          <w:t>如果今天偷了這饅頭，那明天偷之雞，後天可能就偷隻</w:t>
        </w:r>
      </w:ins>
      <w:ins w:id="2984" w:author="Administrator" w:date="2019-08-11T22:42:00Z">
        <w:r w:rsidR="00094194">
          <w:rPr>
            <w:rFonts w:hint="eastAsia"/>
          </w:rPr>
          <w:t>豬了，到時後，別說做仙人，怕是淪落為盜匪，那可是真正的給李府蒙羞。</w:t>
        </w:r>
      </w:ins>
    </w:p>
    <w:p w:rsidR="00094194" w:rsidRDefault="00094194" w:rsidP="00C44A3D">
      <w:pPr>
        <w:spacing w:after="240"/>
        <w:rPr>
          <w:ins w:id="2985" w:author="Administrator" w:date="2019-08-11T22:44:00Z"/>
        </w:rPr>
      </w:pPr>
      <w:ins w:id="2986" w:author="Administrator" w:date="2019-08-11T22:42:00Z">
        <w:r>
          <w:rPr>
            <w:rFonts w:hint="eastAsia"/>
          </w:rPr>
          <w:t>想到這，他不禁背上</w:t>
        </w:r>
      </w:ins>
      <w:ins w:id="2987" w:author="Administrator" w:date="2019-08-11T22:43:00Z">
        <w:r>
          <w:rPr>
            <w:rFonts w:hint="eastAsia"/>
          </w:rPr>
          <w:t>出了一身冷汗，原本</w:t>
        </w:r>
      </w:ins>
      <w:ins w:id="2988" w:author="Administrator" w:date="2019-08-11T22:21:00Z">
        <w:r w:rsidR="00C44A3D">
          <w:rPr>
            <w:rFonts w:hint="eastAsia"/>
          </w:rPr>
          <w:t>餓</w:t>
        </w:r>
      </w:ins>
      <w:ins w:id="2989" w:author="Administrator" w:date="2019-08-11T22:44:00Z">
        <w:r>
          <w:rPr>
            <w:rFonts w:hint="eastAsia"/>
          </w:rPr>
          <w:t>得發昏的腦袋，頓時清醒了幾分。</w:t>
        </w:r>
      </w:ins>
    </w:p>
    <w:p w:rsidR="00094194" w:rsidRDefault="00094194" w:rsidP="00C44A3D">
      <w:pPr>
        <w:spacing w:after="240"/>
        <w:rPr>
          <w:ins w:id="2990" w:author="Administrator" w:date="2019-08-11T22:53:00Z"/>
        </w:rPr>
      </w:pPr>
      <w:ins w:id="2991" w:author="Administrator" w:date="2019-08-11T22:45:00Z">
        <w:r>
          <w:rPr>
            <w:rFonts w:hint="eastAsia"/>
          </w:rPr>
          <w:t>可</w:t>
        </w:r>
      </w:ins>
      <w:ins w:id="2992" w:author="Administrator" w:date="2019-08-11T22:46:00Z">
        <w:r>
          <w:rPr>
            <w:rFonts w:hint="eastAsia"/>
          </w:rPr>
          <w:t>不醒還好，這麼一清醒，感覺更餓了幾分，</w:t>
        </w:r>
      </w:ins>
      <w:ins w:id="2993" w:author="Administrator" w:date="2019-08-11T22:47:00Z">
        <w:r>
          <w:rPr>
            <w:rFonts w:hint="eastAsia"/>
          </w:rPr>
          <w:t>熬不住痛苦，李龍飛</w:t>
        </w:r>
      </w:ins>
      <w:ins w:id="2994" w:author="Administrator" w:date="2019-08-11T22:48:00Z">
        <w:r>
          <w:rPr>
            <w:rFonts w:hint="eastAsia"/>
          </w:rPr>
          <w:t>邁</w:t>
        </w:r>
        <w:r w:rsidR="005E79B4">
          <w:rPr>
            <w:rFonts w:hint="eastAsia"/>
          </w:rPr>
          <w:t>步快快離開了</w:t>
        </w:r>
      </w:ins>
      <w:ins w:id="2995" w:author="Administrator" w:date="2019-08-11T22:49:00Z">
        <w:r w:rsidR="005E79B4">
          <w:rPr>
            <w:rFonts w:hint="eastAsia"/>
          </w:rPr>
          <w:t>城鎮，來到了一個小村，</w:t>
        </w:r>
      </w:ins>
      <w:ins w:id="2996" w:author="Administrator" w:date="2019-08-11T22:52:00Z">
        <w:r w:rsidR="005E79B4">
          <w:rPr>
            <w:rFonts w:hint="eastAsia"/>
          </w:rPr>
          <w:t>趁著人煙稀少，找了戶人家，敲了敲門，</w:t>
        </w:r>
      </w:ins>
      <w:ins w:id="2997" w:author="Administrator" w:date="2019-08-11T22:53:00Z">
        <w:r w:rsidR="005E79B4">
          <w:rPr>
            <w:rFonts w:hint="eastAsia"/>
          </w:rPr>
          <w:t>想要乞討一些食物吃。</w:t>
        </w:r>
      </w:ins>
    </w:p>
    <w:p w:rsidR="005E79B4" w:rsidRDefault="005E79B4" w:rsidP="00C44A3D">
      <w:pPr>
        <w:spacing w:after="240"/>
        <w:rPr>
          <w:ins w:id="2998" w:author="Administrator" w:date="2019-08-11T22:57:00Z"/>
        </w:rPr>
      </w:pPr>
      <w:ins w:id="2999" w:author="Administrator" w:date="2019-08-11T22:54:00Z">
        <w:r>
          <w:rPr>
            <w:rFonts w:hint="eastAsia"/>
          </w:rPr>
          <w:t>他這一輩子茶來伸手，飯來張口，過</w:t>
        </w:r>
      </w:ins>
      <w:ins w:id="3000" w:author="Administrator" w:date="2019-08-11T22:55:00Z">
        <w:r>
          <w:rPr>
            <w:rFonts w:hint="eastAsia"/>
          </w:rPr>
          <w:t>慣了大戶人家公子哥兒的生活，何曾有跟人乞求過甚麼的經驗，</w:t>
        </w:r>
      </w:ins>
      <w:ins w:id="3001" w:author="Administrator" w:date="2019-08-11T22:56:00Z">
        <w:r>
          <w:rPr>
            <w:rFonts w:hint="eastAsia"/>
          </w:rPr>
          <w:t>門一打開，囁囁嚅嚅地說了幾句像蚊子般</w:t>
        </w:r>
      </w:ins>
      <w:ins w:id="3002" w:author="Administrator" w:date="2019-08-11T22:57:00Z">
        <w:r>
          <w:rPr>
            <w:rFonts w:hint="eastAsia"/>
          </w:rPr>
          <w:t>細</w:t>
        </w:r>
      </w:ins>
      <w:ins w:id="3003" w:author="Administrator" w:date="2019-08-11T22:56:00Z">
        <w:r>
          <w:rPr>
            <w:rFonts w:hint="eastAsia"/>
          </w:rPr>
          <w:t>小</w:t>
        </w:r>
      </w:ins>
      <w:ins w:id="3004" w:author="Administrator" w:date="2019-08-11T22:57:00Z">
        <w:r>
          <w:rPr>
            <w:rFonts w:hint="eastAsia"/>
          </w:rPr>
          <w:t>聲</w:t>
        </w:r>
      </w:ins>
      <w:ins w:id="3005" w:author="Administrator" w:date="2019-08-11T22:56:00Z">
        <w:r>
          <w:rPr>
            <w:rFonts w:hint="eastAsia"/>
          </w:rPr>
          <w:t>的話語，滿臉通紅，低著頭連看都不敢看門后之</w:t>
        </w:r>
      </w:ins>
      <w:ins w:id="3006" w:author="Administrator" w:date="2019-08-11T22:57:00Z">
        <w:r>
          <w:rPr>
            <w:rFonts w:hint="eastAsia"/>
          </w:rPr>
          <w:t>人。</w:t>
        </w:r>
      </w:ins>
    </w:p>
    <w:p w:rsidR="005C49FB" w:rsidRDefault="005E79B4" w:rsidP="00C44A3D">
      <w:pPr>
        <w:spacing w:after="240"/>
        <w:rPr>
          <w:ins w:id="3007" w:author="Administrator" w:date="2019-08-11T23:12:00Z"/>
        </w:rPr>
      </w:pPr>
      <w:ins w:id="3008" w:author="Administrator" w:date="2019-08-11T22:58:00Z">
        <w:r>
          <w:rPr>
            <w:rFonts w:hint="eastAsia"/>
          </w:rPr>
          <w:t>那門后是一個鄉村的農夫，這天正</w:t>
        </w:r>
      </w:ins>
      <w:ins w:id="3009" w:author="Administrator" w:date="2019-08-11T23:10:00Z">
        <w:r w:rsidR="005C49FB">
          <w:rPr>
            <w:rFonts w:hint="eastAsia"/>
          </w:rPr>
          <w:t>跟</w:t>
        </w:r>
      </w:ins>
      <w:ins w:id="3010" w:author="Administrator" w:date="2019-08-11T23:11:00Z">
        <w:r w:rsidR="005C49FB">
          <w:rPr>
            <w:rFonts w:hint="eastAsia"/>
          </w:rPr>
          <w:t>老婆吵了一架，滿肚子氣找不到地方發洩，一看到李龍飛來乞討，罵罵咧咧</w:t>
        </w:r>
      </w:ins>
      <w:ins w:id="3011" w:author="Administrator" w:date="2019-08-11T23:12:00Z">
        <w:r w:rsidR="005C49FB">
          <w:rPr>
            <w:rFonts w:hint="eastAsia"/>
          </w:rPr>
          <w:t>將他給教訓個狗血淋頭，</w:t>
        </w:r>
      </w:ins>
    </w:p>
    <w:p w:rsidR="005C49FB" w:rsidRDefault="005C49FB" w:rsidP="00C44A3D">
      <w:pPr>
        <w:spacing w:after="240"/>
        <w:rPr>
          <w:ins w:id="3012" w:author="Administrator" w:date="2019-08-11T23:17:00Z"/>
        </w:rPr>
      </w:pPr>
      <w:ins w:id="3013" w:author="Administrator" w:date="2019-08-11T23:12:00Z">
        <w:r>
          <w:rPr>
            <w:rFonts w:hint="eastAsia"/>
          </w:rPr>
          <w:lastRenderedPageBreak/>
          <w:t>「你這個懶鬼，</w:t>
        </w:r>
      </w:ins>
      <w:ins w:id="3014" w:author="Administrator" w:date="2019-08-11T23:13:00Z">
        <w:r>
          <w:rPr>
            <w:rFonts w:hint="eastAsia"/>
          </w:rPr>
          <w:t>有手有腳</w:t>
        </w:r>
      </w:ins>
      <w:ins w:id="3015" w:author="Administrator" w:date="2019-08-11T23:14:00Z">
        <w:r>
          <w:rPr>
            <w:rFonts w:hint="eastAsia"/>
          </w:rPr>
          <w:t>不懂得自己努力找事做，學人家乞討過日子，</w:t>
        </w:r>
      </w:ins>
      <w:ins w:id="3016" w:author="Administrator" w:date="2019-08-11T23:15:00Z">
        <w:r>
          <w:rPr>
            <w:rFonts w:hint="eastAsia"/>
          </w:rPr>
          <w:t>虧你體</w:t>
        </w:r>
      </w:ins>
      <w:ins w:id="3017" w:author="Administrator" w:date="2019-08-11T23:16:00Z">
        <w:r>
          <w:rPr>
            <w:rFonts w:hint="eastAsia"/>
          </w:rPr>
          <w:t>格</w:t>
        </w:r>
      </w:ins>
      <w:ins w:id="3018" w:author="Administrator" w:date="2019-08-11T23:15:00Z">
        <w:r>
          <w:rPr>
            <w:rFonts w:hint="eastAsia"/>
          </w:rPr>
          <w:t>不錯，臉蛋</w:t>
        </w:r>
      </w:ins>
      <w:ins w:id="3019" w:author="Administrator" w:date="2019-08-11T23:16:00Z">
        <w:r>
          <w:rPr>
            <w:rFonts w:hint="eastAsia"/>
          </w:rPr>
          <w:t>子俊俏</w:t>
        </w:r>
      </w:ins>
      <w:ins w:id="3020" w:author="Administrator" w:date="2019-08-11T23:15:00Z">
        <w:r>
          <w:rPr>
            <w:rFonts w:hint="eastAsia"/>
          </w:rPr>
          <w:t>，但不肯學好，</w:t>
        </w:r>
      </w:ins>
      <w:ins w:id="3021" w:author="Administrator" w:date="2019-08-11T23:16:00Z">
        <w:r>
          <w:rPr>
            <w:rFonts w:hint="eastAsia"/>
          </w:rPr>
          <w:t>有個屁用？難不成還得學那</w:t>
        </w:r>
      </w:ins>
      <w:ins w:id="3022" w:author="Administrator" w:date="2019-08-11T23:17:00Z">
        <w:r>
          <w:rPr>
            <w:rFonts w:hint="eastAsia"/>
          </w:rPr>
          <w:t>鎮上的男妓，給人家當小白臉養嗎</w:t>
        </w:r>
      </w:ins>
      <w:ins w:id="3023" w:author="Administrator" w:date="2019-08-11T23:18:00Z">
        <w:r>
          <w:rPr>
            <w:rFonts w:hint="eastAsia"/>
          </w:rPr>
          <w:t>…</w:t>
        </w:r>
      </w:ins>
      <w:ins w:id="3024" w:author="Administrator" w:date="2019-08-11T23:17:00Z">
        <w:r>
          <w:rPr>
            <w:rFonts w:hint="eastAsia"/>
          </w:rPr>
          <w:t>」</w:t>
        </w:r>
      </w:ins>
    </w:p>
    <w:p w:rsidR="00DE74D7" w:rsidRDefault="005C49FB" w:rsidP="00C44A3D">
      <w:pPr>
        <w:spacing w:after="240"/>
        <w:rPr>
          <w:ins w:id="3025" w:author="Administrator" w:date="2019-08-11T23:20:00Z"/>
        </w:rPr>
      </w:pPr>
      <w:ins w:id="3026" w:author="Administrator" w:date="2019-08-11T23:17:00Z">
        <w:r>
          <w:rPr>
            <w:rFonts w:hint="eastAsia"/>
          </w:rPr>
          <w:t>那農夫每罵一句，李龍飛</w:t>
        </w:r>
      </w:ins>
      <w:ins w:id="3027" w:author="Administrator" w:date="2019-08-11T23:18:00Z">
        <w:r>
          <w:rPr>
            <w:rFonts w:hint="eastAsia"/>
          </w:rPr>
          <w:t>心底就揪一次，他鐵青著臉，強忍住自己的怒氣，可聽到最後，實在忍不住，一掌打在那門上，將那木門給</w:t>
        </w:r>
      </w:ins>
      <w:ins w:id="3028" w:author="Administrator" w:date="2019-08-11T23:19:00Z">
        <w:r>
          <w:rPr>
            <w:rFonts w:hint="eastAsia"/>
          </w:rPr>
          <w:t>打個</w:t>
        </w:r>
        <w:r w:rsidR="00DE74D7">
          <w:rPr>
            <w:rFonts w:hint="eastAsia"/>
          </w:rPr>
          <w:t>隆隆作響，這才震住了對方</w:t>
        </w:r>
      </w:ins>
      <w:ins w:id="3029" w:author="Administrator" w:date="2019-08-11T23:20:00Z">
        <w:r w:rsidR="00DE74D7">
          <w:rPr>
            <w:rFonts w:hint="eastAsia"/>
          </w:rPr>
          <w:t>。</w:t>
        </w:r>
      </w:ins>
    </w:p>
    <w:p w:rsidR="00DE74D7" w:rsidRDefault="00DE74D7" w:rsidP="00C44A3D">
      <w:pPr>
        <w:spacing w:after="240"/>
        <w:rPr>
          <w:ins w:id="3030" w:author="Administrator" w:date="2019-08-11T23:21:00Z"/>
        </w:rPr>
      </w:pPr>
      <w:ins w:id="3031" w:author="Administrator" w:date="2019-08-11T23:20:00Z">
        <w:r>
          <w:rPr>
            <w:rFonts w:hint="eastAsia"/>
          </w:rPr>
          <w:t>可那農夫也是</w:t>
        </w:r>
      </w:ins>
      <w:ins w:id="3032" w:author="Administrator" w:date="2019-08-11T23:36:00Z">
        <w:r w:rsidR="00416D75">
          <w:rPr>
            <w:rFonts w:hint="eastAsia"/>
          </w:rPr>
          <w:t>個</w:t>
        </w:r>
      </w:ins>
      <w:ins w:id="3033" w:author="Administrator" w:date="2019-08-11T23:20:00Z">
        <w:r>
          <w:rPr>
            <w:rFonts w:hint="eastAsia"/>
          </w:rPr>
          <w:t>硬</w:t>
        </w:r>
      </w:ins>
      <w:ins w:id="3034" w:author="Administrator" w:date="2019-08-11T23:37:00Z">
        <w:r w:rsidR="00416D75">
          <w:rPr>
            <w:rFonts w:hint="eastAsia"/>
          </w:rPr>
          <w:t>漢</w:t>
        </w:r>
      </w:ins>
      <w:ins w:id="3035" w:author="Administrator" w:date="2019-08-11T23:20:00Z">
        <w:r>
          <w:rPr>
            <w:rFonts w:hint="eastAsia"/>
          </w:rPr>
          <w:t>，他愣了一下，從門後舉起鋤頭</w:t>
        </w:r>
      </w:ins>
      <w:ins w:id="3036" w:author="Administrator" w:date="2019-08-11T23:27:00Z">
        <w:r>
          <w:rPr>
            <w:rFonts w:hint="eastAsia"/>
          </w:rPr>
          <w:t>朝他</w:t>
        </w:r>
      </w:ins>
      <w:ins w:id="3037" w:author="Administrator" w:date="2019-08-11T23:20:00Z">
        <w:r>
          <w:rPr>
            <w:rFonts w:hint="eastAsia"/>
          </w:rPr>
          <w:t>揮</w:t>
        </w:r>
      </w:ins>
      <w:ins w:id="3038" w:author="Administrator" w:date="2019-08-11T23:27:00Z">
        <w:r>
          <w:rPr>
            <w:rFonts w:hint="eastAsia"/>
          </w:rPr>
          <w:t>來</w:t>
        </w:r>
      </w:ins>
      <w:ins w:id="3039" w:author="Administrator" w:date="2019-08-11T23:20:00Z">
        <w:r>
          <w:rPr>
            <w:rFonts w:hint="eastAsia"/>
          </w:rPr>
          <w:t>，怒道，「怎麼，乞討不成還想打人是嗎？有種你就來跟</w:t>
        </w:r>
      </w:ins>
      <w:ins w:id="3040" w:author="Administrator" w:date="2019-08-11T23:37:00Z">
        <w:r w:rsidR="00416D75">
          <w:rPr>
            <w:rFonts w:hint="eastAsia"/>
          </w:rPr>
          <w:t>俺</w:t>
        </w:r>
      </w:ins>
      <w:ins w:id="3041" w:author="Administrator" w:date="2019-08-11T23:20:00Z">
        <w:r>
          <w:rPr>
            <w:rFonts w:hint="eastAsia"/>
          </w:rPr>
          <w:t>拼命阿！</w:t>
        </w:r>
      </w:ins>
      <w:ins w:id="3042" w:author="Administrator" w:date="2019-08-11T23:21:00Z">
        <w:r>
          <w:rPr>
            <w:rFonts w:hint="eastAsia"/>
          </w:rPr>
          <w:t>」</w:t>
        </w:r>
      </w:ins>
    </w:p>
    <w:p w:rsidR="00DE74D7" w:rsidRDefault="00DE74D7" w:rsidP="00C44A3D">
      <w:pPr>
        <w:spacing w:after="240"/>
        <w:rPr>
          <w:ins w:id="3043" w:author="Administrator" w:date="2019-08-11T23:31:00Z"/>
        </w:rPr>
      </w:pPr>
      <w:ins w:id="3044" w:author="Administrator" w:date="2019-08-11T23:21:00Z">
        <w:r>
          <w:rPr>
            <w:rFonts w:hint="eastAsia"/>
          </w:rPr>
          <w:t>李龍飛</w:t>
        </w:r>
      </w:ins>
      <w:ins w:id="3045" w:author="Administrator" w:date="2019-08-11T23:27:00Z">
        <w:r>
          <w:rPr>
            <w:rFonts w:hint="eastAsia"/>
          </w:rPr>
          <w:t>大怒，閃過</w:t>
        </w:r>
      </w:ins>
      <w:ins w:id="3046" w:author="Administrator" w:date="2019-08-11T23:38:00Z">
        <w:r w:rsidR="00416D75">
          <w:rPr>
            <w:rFonts w:hint="eastAsia"/>
          </w:rPr>
          <w:t>鋤頭</w:t>
        </w:r>
      </w:ins>
      <w:ins w:id="3047" w:author="Administrator" w:date="2019-08-11T23:27:00Z">
        <w:r>
          <w:rPr>
            <w:rFonts w:hint="eastAsia"/>
          </w:rPr>
          <w:t>舉掌便要向他打去，可</w:t>
        </w:r>
      </w:ins>
      <w:ins w:id="3048" w:author="Administrator" w:date="2019-08-11T23:28:00Z">
        <w:r>
          <w:rPr>
            <w:rFonts w:hint="eastAsia"/>
          </w:rPr>
          <w:t>陡然想起，自己習武時</w:t>
        </w:r>
      </w:ins>
      <w:ins w:id="3049" w:author="Administrator" w:date="2019-08-11T23:29:00Z">
        <w:r>
          <w:rPr>
            <w:rFonts w:hint="eastAsia"/>
          </w:rPr>
          <w:t>，</w:t>
        </w:r>
      </w:ins>
      <w:ins w:id="3050" w:author="Administrator" w:date="2019-08-11T23:30:00Z">
        <w:r w:rsidR="00416D75">
          <w:rPr>
            <w:rFonts w:hint="eastAsia"/>
          </w:rPr>
          <w:t>教頭跟大伯百般的教導，習武之人是用來防身行善，自己如果因為乞討</w:t>
        </w:r>
      </w:ins>
      <w:ins w:id="3051" w:author="Administrator" w:date="2019-08-11T23:31:00Z">
        <w:r w:rsidR="00416D75">
          <w:rPr>
            <w:rFonts w:hint="eastAsia"/>
          </w:rPr>
          <w:t>不成，而傷害對方，那豈不是笑話一場。</w:t>
        </w:r>
      </w:ins>
    </w:p>
    <w:p w:rsidR="00416D75" w:rsidRDefault="00416D75" w:rsidP="00C44A3D">
      <w:pPr>
        <w:spacing w:after="240"/>
        <w:rPr>
          <w:ins w:id="3052" w:author="Administrator" w:date="2019-08-11T23:35:00Z"/>
        </w:rPr>
      </w:pPr>
      <w:ins w:id="3053" w:author="Administrator" w:date="2019-08-11T23:32:00Z">
        <w:r>
          <w:rPr>
            <w:rFonts w:hint="eastAsia"/>
          </w:rPr>
          <w:t>想到這，他便硬生生想要將這掌收回，可他含怒出手，力道太大，</w:t>
        </w:r>
      </w:ins>
      <w:ins w:id="3054" w:author="Administrator" w:date="2019-08-11T23:33:00Z">
        <w:r>
          <w:rPr>
            <w:rFonts w:hint="eastAsia"/>
          </w:rPr>
          <w:t>一個收手不易，腳下不穩，反倒撞上了鋤桿，將農夫的</w:t>
        </w:r>
      </w:ins>
      <w:ins w:id="3055" w:author="Administrator" w:date="2019-08-11T23:34:00Z">
        <w:r>
          <w:rPr>
            <w:rFonts w:hint="eastAsia"/>
          </w:rPr>
          <w:t>鋤頭給撞飛了出去，自己也因為這樣，</w:t>
        </w:r>
      </w:ins>
      <w:ins w:id="3056" w:author="Administrator" w:date="2019-08-11T23:42:00Z">
        <w:r w:rsidR="008C774F">
          <w:rPr>
            <w:rFonts w:hint="eastAsia"/>
          </w:rPr>
          <w:t>跌</w:t>
        </w:r>
      </w:ins>
      <w:ins w:id="3057" w:author="Administrator" w:date="2019-08-11T23:34:00Z">
        <w:r>
          <w:rPr>
            <w:rFonts w:hint="eastAsia"/>
          </w:rPr>
          <w:t>倒在地</w:t>
        </w:r>
      </w:ins>
      <w:ins w:id="3058" w:author="Administrator" w:date="2019-08-11T23:44:00Z">
        <w:r w:rsidR="008C774F">
          <w:rPr>
            <w:rFonts w:hint="eastAsia"/>
          </w:rPr>
          <w:t>，</w:t>
        </w:r>
      </w:ins>
      <w:ins w:id="3059" w:author="Administrator" w:date="2019-08-11T23:34:00Z">
        <w:r>
          <w:rPr>
            <w:rFonts w:hint="eastAsia"/>
          </w:rPr>
          <w:t>頭上腫了個大</w:t>
        </w:r>
      </w:ins>
      <w:ins w:id="3060" w:author="Administrator" w:date="2019-08-11T23:35:00Z">
        <w:r>
          <w:rPr>
            <w:rFonts w:hint="eastAsia"/>
          </w:rPr>
          <w:t>包。</w:t>
        </w:r>
      </w:ins>
    </w:p>
    <w:p w:rsidR="00416D75" w:rsidRDefault="00416D75" w:rsidP="00C44A3D">
      <w:pPr>
        <w:spacing w:after="240"/>
        <w:rPr>
          <w:ins w:id="3061" w:author="Administrator" w:date="2019-08-11T23:40:00Z"/>
        </w:rPr>
      </w:pPr>
      <w:ins w:id="3062" w:author="Administrator" w:date="2019-08-11T23:35:00Z">
        <w:r>
          <w:rPr>
            <w:rFonts w:hint="eastAsia"/>
          </w:rPr>
          <w:t>那農夫被這麼一撞，雖沒有受傷，可握住鋤頭的手隱隱作痛，</w:t>
        </w:r>
      </w:ins>
      <w:ins w:id="3063" w:author="Administrator" w:date="2019-08-11T23:36:00Z">
        <w:r>
          <w:rPr>
            <w:rFonts w:hint="eastAsia"/>
          </w:rPr>
          <w:t>這才驚知李龍飛力氣之大</w:t>
        </w:r>
      </w:ins>
      <w:ins w:id="3064" w:author="Administrator" w:date="2019-08-11T23:39:00Z">
        <w:r>
          <w:rPr>
            <w:rFonts w:hint="eastAsia"/>
          </w:rPr>
          <w:t>，也明白對方是故</w:t>
        </w:r>
      </w:ins>
      <w:ins w:id="3065" w:author="Administrator" w:date="2019-08-11T23:40:00Z">
        <w:r>
          <w:rPr>
            <w:rFonts w:hint="eastAsia"/>
          </w:rPr>
          <w:t>意</w:t>
        </w:r>
        <w:r w:rsidR="008C774F">
          <w:rPr>
            <w:rFonts w:hint="eastAsia"/>
          </w:rPr>
          <w:t>打空這一掌。</w:t>
        </w:r>
      </w:ins>
    </w:p>
    <w:p w:rsidR="008C774F" w:rsidRDefault="008C774F" w:rsidP="00C44A3D">
      <w:pPr>
        <w:spacing w:after="240"/>
        <w:rPr>
          <w:ins w:id="3066" w:author="Administrator" w:date="2019-08-11T23:49:00Z"/>
        </w:rPr>
      </w:pPr>
      <w:ins w:id="3067" w:author="Administrator" w:date="2019-08-11T23:44:00Z">
        <w:r>
          <w:rPr>
            <w:rFonts w:hint="eastAsia"/>
          </w:rPr>
          <w:t>他怒</w:t>
        </w:r>
      </w:ins>
      <w:ins w:id="3068" w:author="Administrator" w:date="2019-08-11T23:45:00Z">
        <w:r>
          <w:rPr>
            <w:rFonts w:hint="eastAsia"/>
          </w:rPr>
          <w:t>視著李龍飛，</w:t>
        </w:r>
      </w:ins>
      <w:ins w:id="3069" w:author="簡新佳" w:date="2019-08-12T21:43:00Z">
        <w:r w:rsidR="004C2E94">
          <w:rPr>
            <w:rFonts w:hint="eastAsia"/>
          </w:rPr>
          <w:t>思考了半晌，</w:t>
        </w:r>
      </w:ins>
      <w:ins w:id="3070" w:author="Administrator" w:date="2019-08-11T23:48:00Z">
        <w:r>
          <w:rPr>
            <w:rFonts w:hint="eastAsia"/>
          </w:rPr>
          <w:t>朝他身上</w:t>
        </w:r>
      </w:ins>
      <w:ins w:id="3071" w:author="簡新佳" w:date="2019-08-12T21:43:00Z">
        <w:r w:rsidR="004C2E94">
          <w:rPr>
            <w:rFonts w:hint="eastAsia"/>
          </w:rPr>
          <w:t>恨恨</w:t>
        </w:r>
      </w:ins>
      <w:ins w:id="3072" w:author="Administrator" w:date="2019-08-11T23:45:00Z">
        <w:r>
          <w:rPr>
            <w:rFonts w:hint="eastAsia"/>
          </w:rPr>
          <w:t>吐了一口唾</w:t>
        </w:r>
      </w:ins>
      <w:ins w:id="3073" w:author="Administrator" w:date="2019-08-11T23:46:00Z">
        <w:r>
          <w:rPr>
            <w:rFonts w:hint="eastAsia"/>
          </w:rPr>
          <w:t>沫</w:t>
        </w:r>
      </w:ins>
      <w:ins w:id="3074" w:author="Administrator" w:date="2019-08-11T23:45:00Z">
        <w:r>
          <w:rPr>
            <w:rFonts w:hint="eastAsia"/>
          </w:rPr>
          <w:t>，</w:t>
        </w:r>
      </w:ins>
      <w:ins w:id="3075" w:author="Administrator" w:date="2019-08-11T23:48:00Z">
        <w:r>
          <w:rPr>
            <w:rFonts w:hint="eastAsia"/>
          </w:rPr>
          <w:t>這才</w:t>
        </w:r>
      </w:ins>
      <w:ins w:id="3076" w:author="Administrator" w:date="2019-08-11T23:49:00Z">
        <w:r>
          <w:rPr>
            <w:rFonts w:hint="eastAsia"/>
          </w:rPr>
          <w:t>回過頭去，走進屋內。</w:t>
        </w:r>
      </w:ins>
    </w:p>
    <w:p w:rsidR="008C774F" w:rsidRDefault="008C774F" w:rsidP="00C44A3D">
      <w:pPr>
        <w:spacing w:after="240"/>
        <w:rPr>
          <w:ins w:id="3077" w:author="Administrator" w:date="2019-08-12T00:02:00Z"/>
        </w:rPr>
      </w:pPr>
      <w:ins w:id="3078" w:author="Administrator" w:date="2019-08-11T23:49:00Z">
        <w:r>
          <w:rPr>
            <w:rFonts w:hint="eastAsia"/>
          </w:rPr>
          <w:t>李龍飛倒在地上暈暈沉沉，又受到這樣的羞辱，</w:t>
        </w:r>
      </w:ins>
      <w:ins w:id="3079" w:author="Administrator" w:date="2019-08-11T23:52:00Z">
        <w:r w:rsidR="000301A9">
          <w:rPr>
            <w:rFonts w:hint="eastAsia"/>
          </w:rPr>
          <w:t>心中又氣又怒，掙扎著想要起來，</w:t>
        </w:r>
      </w:ins>
      <w:ins w:id="3080" w:author="Administrator" w:date="2019-08-11T23:53:00Z">
        <w:r w:rsidR="000301A9">
          <w:rPr>
            <w:rFonts w:hint="eastAsia"/>
          </w:rPr>
          <w:t>可</w:t>
        </w:r>
      </w:ins>
      <w:ins w:id="3081" w:author="Administrator" w:date="2019-08-12T00:02:00Z">
        <w:r w:rsidR="000301A9">
          <w:rPr>
            <w:rFonts w:hint="eastAsia"/>
          </w:rPr>
          <w:t>他頭上受到重擊，又餓了好幾天，一時間竟爬不起</w:t>
        </w:r>
        <w:r w:rsidR="00223AE9">
          <w:rPr>
            <w:rFonts w:hint="eastAsia"/>
          </w:rPr>
          <w:t>來。</w:t>
        </w:r>
      </w:ins>
    </w:p>
    <w:p w:rsidR="00223AE9" w:rsidRDefault="00223AE9" w:rsidP="00C44A3D">
      <w:pPr>
        <w:spacing w:after="240"/>
        <w:rPr>
          <w:ins w:id="3082" w:author="Administrator" w:date="2019-08-12T00:05:00Z"/>
        </w:rPr>
      </w:pPr>
      <w:ins w:id="3083" w:author="Administrator" w:date="2019-08-12T00:03:00Z">
        <w:r>
          <w:rPr>
            <w:rFonts w:hint="eastAsia"/>
          </w:rPr>
          <w:t>正在這狼狽不堪之際，那農夫又走了出來，拿出三根地薯，丟</w:t>
        </w:r>
      </w:ins>
      <w:ins w:id="3084" w:author="Administrator" w:date="2019-08-12T00:04:00Z">
        <w:r>
          <w:rPr>
            <w:rFonts w:hint="eastAsia"/>
          </w:rPr>
          <w:t>在他的身上罵道，「吃吧，吃完之後，快點找個事做，小小年紀就好吃懶作，</w:t>
        </w:r>
      </w:ins>
      <w:ins w:id="3085" w:author="Administrator" w:date="2019-08-12T00:05:00Z">
        <w:r>
          <w:rPr>
            <w:rFonts w:hint="eastAsia"/>
          </w:rPr>
          <w:t>長大怎麼得了！」</w:t>
        </w:r>
      </w:ins>
    </w:p>
    <w:p w:rsidR="00223AE9" w:rsidRDefault="00223AE9" w:rsidP="00C44A3D">
      <w:pPr>
        <w:spacing w:after="240"/>
        <w:rPr>
          <w:ins w:id="3086" w:author="Administrator" w:date="2019-08-12T00:06:00Z"/>
        </w:rPr>
      </w:pPr>
      <w:ins w:id="3087" w:author="Administrator" w:date="2019-08-12T00:05:00Z">
        <w:r>
          <w:rPr>
            <w:rFonts w:hint="eastAsia"/>
          </w:rPr>
          <w:t>李龍飛聽到這話，怒氣又衝了上來，拿起地薯就要丟掉，卻見那農夫冷笑，「有種你丟阿，你丟了之後，</w:t>
        </w:r>
      </w:ins>
      <w:ins w:id="3088" w:author="Administrator" w:date="2019-08-12T00:06:00Z">
        <w:r>
          <w:rPr>
            <w:rFonts w:hint="eastAsia"/>
          </w:rPr>
          <w:t>就別再撿回來吃，我看你怎麼餓死！」</w:t>
        </w:r>
      </w:ins>
    </w:p>
    <w:p w:rsidR="00223AE9" w:rsidRDefault="00223AE9" w:rsidP="00C44A3D">
      <w:pPr>
        <w:spacing w:after="240"/>
        <w:rPr>
          <w:ins w:id="3089" w:author="Administrator" w:date="2019-08-12T00:08:00Z"/>
        </w:rPr>
      </w:pPr>
      <w:ins w:id="3090" w:author="Administrator" w:date="2019-08-12T00:06:00Z">
        <w:r>
          <w:rPr>
            <w:rFonts w:hint="eastAsia"/>
          </w:rPr>
          <w:t>李龍飛心想，「我若這樣餓死了，那爹爹就救</w:t>
        </w:r>
      </w:ins>
      <w:ins w:id="3091" w:author="Administrator" w:date="2019-08-12T00:07:00Z">
        <w:r>
          <w:rPr>
            <w:rFonts w:hint="eastAsia"/>
          </w:rPr>
          <w:t>不回來了，而且還白白浪費了一條性命。我既然</w:t>
        </w:r>
      </w:ins>
      <w:ins w:id="3092" w:author="Administrator" w:date="2019-08-12T00:08:00Z">
        <w:r>
          <w:rPr>
            <w:rFonts w:hint="eastAsia"/>
          </w:rPr>
          <w:t>說要出來</w:t>
        </w:r>
      </w:ins>
      <w:ins w:id="3093" w:author="Administrator" w:date="2019-08-12T00:07:00Z">
        <w:r>
          <w:rPr>
            <w:rFonts w:hint="eastAsia"/>
          </w:rPr>
          <w:t>，那多麼痛苦的事我都要忍下來，</w:t>
        </w:r>
      </w:ins>
      <w:ins w:id="3094" w:author="Administrator" w:date="2019-08-12T00:08:00Z">
        <w:r>
          <w:rPr>
            <w:rFonts w:hint="eastAsia"/>
          </w:rPr>
          <w:t>否則還求甚麼仙？」</w:t>
        </w:r>
      </w:ins>
    </w:p>
    <w:p w:rsidR="00223AE9" w:rsidRDefault="00223AE9" w:rsidP="00C44A3D">
      <w:pPr>
        <w:spacing w:after="240"/>
        <w:rPr>
          <w:ins w:id="3095" w:author="Administrator" w:date="2019-08-12T00:08:00Z"/>
        </w:rPr>
      </w:pPr>
      <w:ins w:id="3096" w:author="Administrator" w:date="2019-08-12T00:08:00Z">
        <w:r>
          <w:rPr>
            <w:rFonts w:hint="eastAsia"/>
          </w:rPr>
          <w:t>想到這，便冷靜下來，低聲說道，「謝…謝你了！」</w:t>
        </w:r>
      </w:ins>
    </w:p>
    <w:p w:rsidR="00223AE9" w:rsidRDefault="00223AE9" w:rsidP="00C44A3D">
      <w:pPr>
        <w:spacing w:after="240"/>
        <w:rPr>
          <w:ins w:id="3097" w:author="Administrator" w:date="2019-08-12T00:10:00Z"/>
        </w:rPr>
      </w:pPr>
      <w:ins w:id="3098" w:author="Administrator" w:date="2019-08-12T00:08:00Z">
        <w:r>
          <w:rPr>
            <w:rFonts w:hint="eastAsia"/>
          </w:rPr>
          <w:t>那</w:t>
        </w:r>
      </w:ins>
      <w:ins w:id="3099" w:author="Administrator" w:date="2019-08-12T00:09:00Z">
        <w:r>
          <w:rPr>
            <w:rFonts w:hint="eastAsia"/>
          </w:rPr>
          <w:t>農夫臉色稍緩，哼了一聲，又丟了幾條地薯出來，</w:t>
        </w:r>
      </w:ins>
      <w:ins w:id="3100" w:author="Administrator" w:date="2019-08-12T00:10:00Z">
        <w:r>
          <w:rPr>
            <w:rFonts w:hint="eastAsia"/>
          </w:rPr>
          <w:t>轉身回到屋內，</w:t>
        </w:r>
      </w:ins>
      <w:ins w:id="3101" w:author="Administrator" w:date="2019-08-12T00:09:00Z">
        <w:r>
          <w:rPr>
            <w:rFonts w:hint="eastAsia"/>
          </w:rPr>
          <w:t>喃喃唸著，「也不知道是誰家的</w:t>
        </w:r>
      </w:ins>
      <w:ins w:id="3102" w:author="Administrator" w:date="2019-08-12T00:10:00Z">
        <w:r>
          <w:rPr>
            <w:rFonts w:hint="eastAsia"/>
          </w:rPr>
          <w:t>孩子，明明看起來頗為</w:t>
        </w:r>
      </w:ins>
      <w:ins w:id="3103" w:author="Administrator" w:date="2019-08-12T00:11:00Z">
        <w:r>
          <w:rPr>
            <w:rFonts w:hint="eastAsia"/>
          </w:rPr>
          <w:t>像</w:t>
        </w:r>
      </w:ins>
      <w:ins w:id="3104" w:author="Administrator" w:date="2019-08-12T00:10:00Z">
        <w:r>
          <w:rPr>
            <w:rFonts w:hint="eastAsia"/>
          </w:rPr>
          <w:t>樣，怎麼淪落至此…唉，我若有這樣的兒子</w:t>
        </w:r>
      </w:ins>
      <w:ins w:id="3105" w:author="簡新佳" w:date="2019-08-12T21:44:00Z">
        <w:r w:rsidR="004C2E94">
          <w:rPr>
            <w:rFonts w:hint="eastAsia"/>
          </w:rPr>
          <w:t>，</w:t>
        </w:r>
      </w:ins>
      <w:ins w:id="3106" w:author="Administrator" w:date="2019-08-12T00:10:00Z">
        <w:r>
          <w:rPr>
            <w:rFonts w:hint="eastAsia"/>
          </w:rPr>
          <w:t>可就好了…」</w:t>
        </w:r>
      </w:ins>
    </w:p>
    <w:p w:rsidR="00223AE9" w:rsidRDefault="00E26C23" w:rsidP="00C44A3D">
      <w:pPr>
        <w:spacing w:after="240"/>
        <w:rPr>
          <w:ins w:id="3107" w:author="Administrator" w:date="2019-08-12T00:12:00Z"/>
        </w:rPr>
      </w:pPr>
      <w:ins w:id="3108" w:author="Administrator" w:date="2019-08-12T00:11:00Z">
        <w:r>
          <w:rPr>
            <w:rFonts w:hint="eastAsia"/>
          </w:rPr>
          <w:lastRenderedPageBreak/>
          <w:t>就這樣，李龍飛一路乞食，有時後餓得狠了，連山野裡的野草樹皮都啃來吃，</w:t>
        </w:r>
      </w:ins>
      <w:ins w:id="3109" w:author="Administrator" w:date="2019-08-12T00:12:00Z">
        <w:r>
          <w:rPr>
            <w:rFonts w:hint="eastAsia"/>
          </w:rPr>
          <w:t>一開始還吃壞了幾次肚子，好在他體魄不錯，倒也沒有出甚麼大事。</w:t>
        </w:r>
      </w:ins>
    </w:p>
    <w:p w:rsidR="00E26C23" w:rsidRDefault="00E26C23" w:rsidP="00C44A3D">
      <w:pPr>
        <w:spacing w:after="240"/>
        <w:rPr>
          <w:ins w:id="3110" w:author="Administrator" w:date="2019-08-12T00:16:00Z"/>
        </w:rPr>
      </w:pPr>
      <w:ins w:id="3111" w:author="Administrator" w:date="2019-08-12T00:12:00Z">
        <w:r>
          <w:rPr>
            <w:rFonts w:hint="eastAsia"/>
          </w:rPr>
          <w:t>而</w:t>
        </w:r>
      </w:ins>
      <w:ins w:id="3112" w:author="Administrator" w:date="2019-08-12T00:14:00Z">
        <w:r w:rsidR="00EA4857">
          <w:rPr>
            <w:rFonts w:hint="eastAsia"/>
          </w:rPr>
          <w:t>武祁國到齊國</w:t>
        </w:r>
      </w:ins>
      <w:ins w:id="3113" w:author="Administrator" w:date="2019-08-12T00:15:00Z">
        <w:r w:rsidR="00EA4857">
          <w:rPr>
            <w:rFonts w:hint="eastAsia"/>
          </w:rPr>
          <w:t>間，雖沒有北都國富裕，可也不算貧困，幾個村鎮內的人家都還有餘糧，偶爾遇到善心人士的，便給</w:t>
        </w:r>
      </w:ins>
      <w:ins w:id="3114" w:author="Administrator" w:date="2019-08-12T00:16:00Z">
        <w:r w:rsidR="00EA4857">
          <w:rPr>
            <w:rFonts w:hint="eastAsia"/>
          </w:rPr>
          <w:t>了李龍飛方便，讓他飽餐了幾頓，足夠繼續走下去。</w:t>
        </w:r>
      </w:ins>
    </w:p>
    <w:p w:rsidR="00EA4857" w:rsidRDefault="00EA4857" w:rsidP="00C44A3D">
      <w:pPr>
        <w:spacing w:after="240"/>
        <w:rPr>
          <w:ins w:id="3115" w:author="Administrator" w:date="2019-08-12T00:18:00Z"/>
        </w:rPr>
      </w:pPr>
      <w:ins w:id="3116" w:author="Administrator" w:date="2019-08-12T00:16:00Z">
        <w:r>
          <w:rPr>
            <w:rFonts w:hint="eastAsia"/>
          </w:rPr>
          <w:t>他沿途有一餐沒有餐，打聽著</w:t>
        </w:r>
      </w:ins>
      <w:ins w:id="3117" w:author="Administrator" w:date="2019-08-12T00:17:00Z">
        <w:r>
          <w:rPr>
            <w:rFonts w:hint="eastAsia"/>
          </w:rPr>
          <w:t>靈崇觀的所在地，可</w:t>
        </w:r>
      </w:ins>
      <w:ins w:id="3118" w:author="Administrator" w:date="2020-04-05T18:57:00Z">
        <w:r w:rsidR="00931209">
          <w:rPr>
            <w:rFonts w:hint="eastAsia"/>
          </w:rPr>
          <w:t>大部份的人都是沒聽過，就算少數幾個</w:t>
        </w:r>
      </w:ins>
      <w:ins w:id="3119" w:author="Administrator" w:date="2019-08-12T00:17:00Z">
        <w:r>
          <w:rPr>
            <w:rFonts w:hint="eastAsia"/>
          </w:rPr>
          <w:t>聽過的，</w:t>
        </w:r>
      </w:ins>
      <w:ins w:id="3120" w:author="Administrator" w:date="2020-04-05T18:57:00Z">
        <w:r w:rsidR="00931209">
          <w:rPr>
            <w:rFonts w:hint="eastAsia"/>
          </w:rPr>
          <w:t>對於觀廟</w:t>
        </w:r>
      </w:ins>
      <w:ins w:id="3121" w:author="Administrator" w:date="2020-04-05T18:58:00Z">
        <w:r w:rsidR="00931209">
          <w:rPr>
            <w:rFonts w:hint="eastAsia"/>
          </w:rPr>
          <w:t>所在的</w:t>
        </w:r>
      </w:ins>
      <w:ins w:id="3122" w:author="Administrator" w:date="2019-08-12T00:17:00Z">
        <w:r>
          <w:rPr>
            <w:rFonts w:hint="eastAsia"/>
          </w:rPr>
          <w:t>位置或消息，卻是</w:t>
        </w:r>
      </w:ins>
      <w:ins w:id="3123" w:author="Administrator" w:date="2020-04-05T18:58:00Z">
        <w:r w:rsidR="00931209">
          <w:rPr>
            <w:rFonts w:hint="eastAsia"/>
          </w:rPr>
          <w:t>一問三不知</w:t>
        </w:r>
      </w:ins>
      <w:ins w:id="3124" w:author="Administrator" w:date="2019-08-12T00:18:00Z">
        <w:r>
          <w:rPr>
            <w:rFonts w:hint="eastAsia"/>
          </w:rPr>
          <w:t>。</w:t>
        </w:r>
      </w:ins>
    </w:p>
    <w:p w:rsidR="004C2E94" w:rsidRDefault="004C2E94" w:rsidP="00C44A3D">
      <w:pPr>
        <w:spacing w:after="240"/>
        <w:rPr>
          <w:ins w:id="3125" w:author="簡新佳" w:date="2019-08-12T21:44:00Z"/>
        </w:rPr>
      </w:pPr>
      <w:ins w:id="3126" w:author="簡新佳" w:date="2019-08-12T21:44:00Z">
        <w:del w:id="3127" w:author="Administrator" w:date="2020-04-05T18:58:00Z">
          <w:r w:rsidDel="00931209">
            <w:rPr>
              <w:rFonts w:hint="eastAsia"/>
            </w:rPr>
            <w:delText>能聽到的</w:delText>
          </w:r>
        </w:del>
      </w:ins>
      <w:ins w:id="3128" w:author="Administrator" w:date="2020-04-05T18:58:00Z">
        <w:r w:rsidR="00931209">
          <w:rPr>
            <w:rFonts w:hint="eastAsia"/>
          </w:rPr>
          <w:t>那些知道的消息</w:t>
        </w:r>
      </w:ins>
      <w:ins w:id="3129" w:author="簡新佳" w:date="2019-08-12T21:44:00Z">
        <w:r>
          <w:rPr>
            <w:rFonts w:hint="eastAsia"/>
          </w:rPr>
          <w:t>，</w:t>
        </w:r>
      </w:ins>
      <w:ins w:id="3130" w:author="Administrator" w:date="2019-08-12T00:18:00Z">
        <w:r w:rsidR="00931209">
          <w:rPr>
            <w:rFonts w:hint="eastAsia"/>
          </w:rPr>
          <w:t>多半</w:t>
        </w:r>
        <w:r w:rsidR="00EA4857">
          <w:rPr>
            <w:rFonts w:hint="eastAsia"/>
          </w:rPr>
          <w:t>是一些</w:t>
        </w:r>
      </w:ins>
      <w:ins w:id="3131" w:author="Administrator" w:date="2019-08-12T00:21:00Z">
        <w:r w:rsidR="00EA4857">
          <w:rPr>
            <w:rFonts w:hint="eastAsia"/>
          </w:rPr>
          <w:t>古</w:t>
        </w:r>
      </w:ins>
      <w:ins w:id="3132" w:author="Administrator" w:date="2019-08-12T00:18:00Z">
        <w:r w:rsidR="00EA4857">
          <w:rPr>
            <w:rFonts w:hint="eastAsia"/>
          </w:rPr>
          <w:t>老的</w:t>
        </w:r>
      </w:ins>
      <w:ins w:id="3133" w:author="Administrator" w:date="2019-08-12T00:21:00Z">
        <w:r w:rsidR="00931209">
          <w:rPr>
            <w:rFonts w:hint="eastAsia"/>
          </w:rPr>
          <w:t>傳說，或是</w:t>
        </w:r>
        <w:r w:rsidR="00EA4857">
          <w:rPr>
            <w:rFonts w:hint="eastAsia"/>
          </w:rPr>
          <w:t>耆老</w:t>
        </w:r>
      </w:ins>
      <w:ins w:id="3134" w:author="簡新佳" w:date="2019-08-12T21:44:00Z">
        <w:r>
          <w:rPr>
            <w:rFonts w:hint="eastAsia"/>
          </w:rPr>
          <w:t>口耳相傳留下來的</w:t>
        </w:r>
      </w:ins>
      <w:ins w:id="3135" w:author="Administrator" w:date="2019-08-12T00:21:00Z">
        <w:del w:id="3136" w:author="簡新佳" w:date="2019-08-12T21:44:00Z">
          <w:r w:rsidR="00EA4857" w:rsidDel="004C2E94">
            <w:rPr>
              <w:rFonts w:hint="eastAsia"/>
            </w:rPr>
            <w:delText>留傳下來的故</w:delText>
          </w:r>
        </w:del>
        <w:r w:rsidR="00EA4857">
          <w:rPr>
            <w:rFonts w:hint="eastAsia"/>
          </w:rPr>
          <w:t>事</w:t>
        </w:r>
      </w:ins>
      <w:ins w:id="3137" w:author="簡新佳" w:date="2019-08-12T21:44:00Z">
        <w:r>
          <w:rPr>
            <w:rFonts w:hint="eastAsia"/>
          </w:rPr>
          <w:t>蹟</w:t>
        </w:r>
      </w:ins>
      <w:ins w:id="3138" w:author="Administrator" w:date="2019-08-12T00:21:00Z">
        <w:r w:rsidR="00EA4857">
          <w:rPr>
            <w:rFonts w:hint="eastAsia"/>
          </w:rPr>
          <w:t>，</w:t>
        </w:r>
      </w:ins>
      <w:ins w:id="3139" w:author="簡新佳" w:date="2019-08-12T21:44:00Z">
        <w:del w:id="3140" w:author="Administrator" w:date="2020-04-05T18:58:00Z">
          <w:r w:rsidDel="00931209">
            <w:rPr>
              <w:rFonts w:hint="eastAsia"/>
            </w:rPr>
            <w:delText>也沒有人能確定是否正確，</w:delText>
          </w:r>
        </w:del>
      </w:ins>
      <w:ins w:id="3141" w:author="簡新佳" w:date="2019-08-12T21:45:00Z">
        <w:del w:id="3142" w:author="Administrator" w:date="2020-04-05T18:58:00Z">
          <w:r w:rsidDel="00931209">
            <w:rPr>
              <w:rFonts w:hint="eastAsia"/>
            </w:rPr>
            <w:delText>更</w:delText>
          </w:r>
        </w:del>
        <w:r>
          <w:rPr>
            <w:rFonts w:hint="eastAsia"/>
          </w:rPr>
          <w:t>別</w:t>
        </w:r>
      </w:ins>
      <w:ins w:id="3143" w:author="Administrator" w:date="2020-04-05T18:58:00Z">
        <w:r w:rsidR="00931209">
          <w:rPr>
            <w:rFonts w:hint="eastAsia"/>
          </w:rPr>
          <w:t>說</w:t>
        </w:r>
      </w:ins>
      <w:ins w:id="3144" w:author="簡新佳" w:date="2019-08-12T21:45:00Z">
        <w:del w:id="3145" w:author="Administrator" w:date="2020-04-05T18:58:00Z">
          <w:r w:rsidDel="00931209">
            <w:rPr>
              <w:rFonts w:hint="eastAsia"/>
            </w:rPr>
            <w:delText>提</w:delText>
          </w:r>
        </w:del>
        <w:r>
          <w:rPr>
            <w:rFonts w:hint="eastAsia"/>
          </w:rPr>
          <w:t>親眼看到了</w:t>
        </w:r>
      </w:ins>
      <w:ins w:id="3146" w:author="Administrator" w:date="2020-04-05T18:58:00Z">
        <w:r w:rsidR="00931209">
          <w:rPr>
            <w:rFonts w:hint="eastAsia"/>
          </w:rPr>
          <w:t>，到</w:t>
        </w:r>
      </w:ins>
      <w:ins w:id="3147" w:author="Administrator" w:date="2020-04-05T18:59:00Z">
        <w:r w:rsidR="00931209">
          <w:rPr>
            <w:rFonts w:hint="eastAsia"/>
          </w:rPr>
          <w:t>底是真是假，都</w:t>
        </w:r>
      </w:ins>
      <w:ins w:id="3148" w:author="Administrator" w:date="2020-04-05T18:58:00Z">
        <w:r w:rsidR="00931209">
          <w:rPr>
            <w:rFonts w:hint="eastAsia"/>
          </w:rPr>
          <w:t>沒人能確定</w:t>
        </w:r>
      </w:ins>
      <w:ins w:id="3149" w:author="簡新佳" w:date="2019-08-12T21:45:00Z">
        <w:r>
          <w:rPr>
            <w:rFonts w:hint="eastAsia"/>
          </w:rPr>
          <w:t>。</w:t>
        </w:r>
      </w:ins>
    </w:p>
    <w:p w:rsidR="00EA4857" w:rsidRDefault="004C2E94" w:rsidP="00C44A3D">
      <w:pPr>
        <w:spacing w:after="240"/>
        <w:rPr>
          <w:ins w:id="3150" w:author="Administrator" w:date="2019-08-12T00:21:00Z"/>
        </w:rPr>
      </w:pPr>
      <w:ins w:id="3151" w:author="簡新佳" w:date="2019-08-12T21:45:00Z">
        <w:r>
          <w:rPr>
            <w:rFonts w:hint="eastAsia"/>
          </w:rPr>
          <w:t>眼看這樣的日子一天度過一天，李龍飛就算有鐵打的心志，此時也被磨成了</w:t>
        </w:r>
      </w:ins>
      <w:ins w:id="3152" w:author="簡新佳" w:date="2019-08-12T21:46:00Z">
        <w:r>
          <w:rPr>
            <w:rFonts w:hint="eastAsia"/>
          </w:rPr>
          <w:t>碎屑，在夜深人靜之時，他總是頂著寒風，瑟瑟發抖縮在街角想著，自己是不是真的做錯了，這</w:t>
        </w:r>
      </w:ins>
      <w:ins w:id="3153" w:author="簡新佳" w:date="2019-08-12T21:47:00Z">
        <w:r>
          <w:rPr>
            <w:rFonts w:hint="eastAsia"/>
          </w:rPr>
          <w:t>世上，哪有那麼容易成仙的呢？</w:t>
        </w:r>
      </w:ins>
      <w:ins w:id="3154" w:author="Administrator" w:date="2019-08-12T00:21:00Z">
        <w:del w:id="3155" w:author="簡新佳" w:date="2019-08-12T21:44:00Z">
          <w:r w:rsidR="00EA4857" w:rsidDel="004C2E94">
            <w:rPr>
              <w:rFonts w:hint="eastAsia"/>
            </w:rPr>
            <w:delText>少有真實看過的人。</w:delText>
          </w:r>
        </w:del>
      </w:ins>
    </w:p>
    <w:p w:rsidR="00C04663" w:rsidRPr="00C44A3D" w:rsidDel="00094194" w:rsidRDefault="00C04663" w:rsidP="00C44A3D">
      <w:pPr>
        <w:spacing w:after="240"/>
        <w:rPr>
          <w:del w:id="3156" w:author="Administrator" w:date="2019-08-11T22:44:00Z"/>
        </w:rPr>
      </w:pPr>
    </w:p>
    <w:p w:rsidR="00957BD4" w:rsidRDefault="00A7259F" w:rsidP="00813907">
      <w:pPr>
        <w:spacing w:after="240"/>
        <w:rPr>
          <w:ins w:id="3157" w:author="Administrator" w:date="2019-08-12T00:31:00Z"/>
        </w:rPr>
      </w:pPr>
      <w:r>
        <w:rPr>
          <w:rFonts w:hint="eastAsia"/>
        </w:rPr>
        <w:t>這一日，在他心灰意冷，</w:t>
      </w:r>
      <w:ins w:id="3158" w:author="Administrator" w:date="2019-08-12T00:31:00Z">
        <w:del w:id="3159" w:author="簡新佳" w:date="2019-08-12T21:47:00Z">
          <w:r w:rsidR="00957BD4" w:rsidDel="004C2E94">
            <w:rPr>
              <w:rFonts w:hint="eastAsia"/>
            </w:rPr>
            <w:delText>又</w:delText>
          </w:r>
        </w:del>
        <w:r w:rsidR="007C1D29">
          <w:rPr>
            <w:rFonts w:hint="eastAsia"/>
          </w:rPr>
          <w:t>來到了一個名叫青牛</w:t>
        </w:r>
      </w:ins>
      <w:ins w:id="3160" w:author="Administrator" w:date="2019-08-18T21:45:00Z">
        <w:r w:rsidR="007C1D29">
          <w:rPr>
            <w:rFonts w:hint="eastAsia"/>
          </w:rPr>
          <w:t>村</w:t>
        </w:r>
      </w:ins>
      <w:ins w:id="3161" w:author="Administrator" w:date="2019-08-12T00:31:00Z">
        <w:r w:rsidR="00957BD4">
          <w:rPr>
            <w:rFonts w:hint="eastAsia"/>
          </w:rPr>
          <w:t>的小村。</w:t>
        </w:r>
      </w:ins>
    </w:p>
    <w:p w:rsidR="00957BD4" w:rsidRDefault="00957BD4" w:rsidP="00813907">
      <w:pPr>
        <w:spacing w:after="240"/>
        <w:rPr>
          <w:ins w:id="3162" w:author="Administrator" w:date="2019-08-12T00:32:00Z"/>
        </w:rPr>
      </w:pPr>
      <w:ins w:id="3163" w:author="Administrator" w:date="2019-08-12T00:31:00Z">
        <w:r>
          <w:rPr>
            <w:rFonts w:hint="eastAsia"/>
          </w:rPr>
          <w:t>這村已經是離</w:t>
        </w:r>
      </w:ins>
      <w:ins w:id="3164" w:author="Administrator" w:date="2019-09-15T14:27:00Z">
        <w:r w:rsidR="009A6ACE">
          <w:rPr>
            <w:rFonts w:hint="eastAsia"/>
          </w:rPr>
          <w:t>北都</w:t>
        </w:r>
      </w:ins>
      <w:ins w:id="3165" w:author="Administrator" w:date="2019-08-12T00:32:00Z">
        <w:r w:rsidR="009A6ACE">
          <w:rPr>
            <w:rFonts w:hint="eastAsia"/>
          </w:rPr>
          <w:t>相當遠的地方，靠近</w:t>
        </w:r>
      </w:ins>
      <w:ins w:id="3166" w:author="Administrator" w:date="2019-09-15T14:27:00Z">
        <w:r w:rsidR="009A6ACE">
          <w:rPr>
            <w:rFonts w:hint="eastAsia"/>
          </w:rPr>
          <w:t>武祁國</w:t>
        </w:r>
      </w:ins>
      <w:ins w:id="3167" w:author="Administrator" w:date="2019-08-12T00:32:00Z">
        <w:r w:rsidR="009A6ACE">
          <w:rPr>
            <w:rFonts w:hint="eastAsia"/>
          </w:rPr>
          <w:t>的</w:t>
        </w:r>
      </w:ins>
      <w:ins w:id="3168" w:author="Administrator" w:date="2019-09-15T14:27:00Z">
        <w:r w:rsidR="009A6ACE">
          <w:rPr>
            <w:rFonts w:hint="eastAsia"/>
          </w:rPr>
          <w:t>西</w:t>
        </w:r>
      </w:ins>
      <w:ins w:id="3169" w:author="Administrator" w:date="2019-08-12T00:32:00Z">
        <w:r w:rsidR="009A6ACE">
          <w:rPr>
            <w:rFonts w:hint="eastAsia"/>
          </w:rPr>
          <w:t>邊國界附近</w:t>
        </w:r>
        <w:r>
          <w:rPr>
            <w:rFonts w:hint="eastAsia"/>
          </w:rPr>
          <w:t>。</w:t>
        </w:r>
      </w:ins>
    </w:p>
    <w:p w:rsidR="00957BD4" w:rsidRDefault="004C2E94" w:rsidP="00813907">
      <w:pPr>
        <w:spacing w:after="240"/>
        <w:rPr>
          <w:ins w:id="3170" w:author="簡新佳" w:date="2019-08-12T21:48:00Z"/>
        </w:rPr>
      </w:pPr>
      <w:ins w:id="3171" w:author="簡新佳" w:date="2019-08-12T21:47:00Z">
        <w:r>
          <w:rPr>
            <w:rFonts w:hint="eastAsia"/>
          </w:rPr>
          <w:t>李龍飛在這村里，同樣沒有聽到甚麼有用的消息，反而</w:t>
        </w:r>
      </w:ins>
      <w:ins w:id="3172" w:author="簡新佳" w:date="2019-08-12T21:48:00Z">
        <w:r>
          <w:rPr>
            <w:rFonts w:hint="eastAsia"/>
          </w:rPr>
          <w:t>被不少莊漢當成傻子，嗤之以鼻。</w:t>
        </w:r>
      </w:ins>
    </w:p>
    <w:p w:rsidR="004C2E94" w:rsidRDefault="004C2E94" w:rsidP="00813907">
      <w:pPr>
        <w:spacing w:after="240"/>
        <w:rPr>
          <w:ins w:id="3173" w:author="簡新佳" w:date="2019-08-12T21:49:00Z"/>
        </w:rPr>
      </w:pPr>
      <w:ins w:id="3174" w:author="簡新佳" w:date="2019-08-12T21:48:00Z">
        <w:r>
          <w:rPr>
            <w:rFonts w:hint="eastAsia"/>
          </w:rPr>
          <w:t>他也沒有生氣，只是氣餒</w:t>
        </w:r>
      </w:ins>
      <w:ins w:id="3175" w:author="簡新佳" w:date="2019-08-12T21:49:00Z">
        <w:r>
          <w:rPr>
            <w:rFonts w:hint="eastAsia"/>
          </w:rPr>
          <w:t>地想要討口飯吃，以度過今日。</w:t>
        </w:r>
      </w:ins>
    </w:p>
    <w:p w:rsidR="004C2E94" w:rsidRDefault="004C2E94" w:rsidP="00813907">
      <w:pPr>
        <w:spacing w:after="240"/>
        <w:rPr>
          <w:ins w:id="3176" w:author="Administrator" w:date="2019-08-18T15:36:00Z"/>
        </w:rPr>
      </w:pPr>
      <w:ins w:id="3177" w:author="簡新佳" w:date="2019-08-12T21:49:00Z">
        <w:r>
          <w:rPr>
            <w:rFonts w:hint="eastAsia"/>
          </w:rPr>
          <w:t>就在他正打算敲其中一戶農家的門時，突然間，</w:t>
        </w:r>
      </w:ins>
      <w:ins w:id="3178" w:author="Administrator" w:date="2019-08-18T15:38:00Z">
        <w:r w:rsidR="00533666">
          <w:rPr>
            <w:rFonts w:hint="eastAsia"/>
          </w:rPr>
          <w:t>村道</w:t>
        </w:r>
      </w:ins>
      <w:ins w:id="3179" w:author="Administrator" w:date="2019-08-18T15:45:00Z">
        <w:r w:rsidR="00533666">
          <w:rPr>
            <w:rFonts w:hint="eastAsia"/>
          </w:rPr>
          <w:t>遠方傳來一陣</w:t>
        </w:r>
      </w:ins>
      <w:ins w:id="3180" w:author="Administrator" w:date="2019-08-18T15:39:00Z">
        <w:r w:rsidR="00533666" w:rsidRPr="00533666">
          <w:rPr>
            <w:rFonts w:hint="eastAsia"/>
          </w:rPr>
          <w:t>磕擦擦磕擦擦</w:t>
        </w:r>
      </w:ins>
      <w:ins w:id="3181" w:author="Administrator" w:date="2019-08-18T15:45:00Z">
        <w:r w:rsidR="00533666">
          <w:rPr>
            <w:rFonts w:hint="eastAsia"/>
          </w:rPr>
          <w:t>讀</w:t>
        </w:r>
      </w:ins>
      <w:ins w:id="3182" w:author="Administrator" w:date="2019-08-18T15:39:00Z">
        <w:r w:rsidR="00533666">
          <w:rPr>
            <w:rFonts w:hint="eastAsia"/>
          </w:rPr>
          <w:t>馬蹄聲，跟著</w:t>
        </w:r>
      </w:ins>
      <w:ins w:id="3183" w:author="Administrator" w:date="2019-08-18T15:44:00Z">
        <w:r w:rsidR="00533666">
          <w:rPr>
            <w:rFonts w:hint="eastAsia"/>
          </w:rPr>
          <w:t>一隊人馬</w:t>
        </w:r>
      </w:ins>
      <w:ins w:id="3184" w:author="Administrator" w:date="2019-08-18T21:50:00Z">
        <w:r w:rsidR="0038622B">
          <w:rPr>
            <w:rFonts w:hint="eastAsia"/>
          </w:rPr>
          <w:t>，約莫</w:t>
        </w:r>
      </w:ins>
      <w:ins w:id="3185" w:author="Administrator" w:date="2020-04-04T15:37:00Z">
        <w:r w:rsidR="0038622B">
          <w:rPr>
            <w:rFonts w:hint="eastAsia"/>
          </w:rPr>
          <w:t>二三十</w:t>
        </w:r>
      </w:ins>
      <w:ins w:id="3186" w:author="Administrator" w:date="2019-08-18T21:50:00Z">
        <w:r w:rsidR="007C1D29">
          <w:rPr>
            <w:rFonts w:hint="eastAsia"/>
          </w:rPr>
          <w:t>人</w:t>
        </w:r>
      </w:ins>
      <w:ins w:id="3187" w:author="Administrator" w:date="2019-08-26T23:27:00Z">
        <w:r w:rsidR="009E2298">
          <w:rPr>
            <w:rFonts w:hint="eastAsia"/>
          </w:rPr>
          <w:t>，打扮一副混子</w:t>
        </w:r>
      </w:ins>
      <w:ins w:id="3188" w:author="Administrator" w:date="2019-08-26T23:28:00Z">
        <w:r w:rsidR="009E2298">
          <w:rPr>
            <w:rFonts w:hint="eastAsia"/>
          </w:rPr>
          <w:t>模</w:t>
        </w:r>
      </w:ins>
      <w:ins w:id="3189" w:author="Administrator" w:date="2019-08-26T23:27:00Z">
        <w:r w:rsidR="009E2298">
          <w:rPr>
            <w:rFonts w:hint="eastAsia"/>
          </w:rPr>
          <w:t>樣</w:t>
        </w:r>
      </w:ins>
      <w:ins w:id="3190" w:author="Administrator" w:date="2019-08-18T15:44:00Z">
        <w:r w:rsidR="00533666">
          <w:rPr>
            <w:rFonts w:hint="eastAsia"/>
          </w:rPr>
          <w:t>，隨著</w:t>
        </w:r>
      </w:ins>
      <w:ins w:id="3191" w:author="Administrator" w:date="2019-08-18T15:45:00Z">
        <w:r w:rsidR="00533666">
          <w:rPr>
            <w:rFonts w:hint="eastAsia"/>
          </w:rPr>
          <w:t>聲響，騎著</w:t>
        </w:r>
      </w:ins>
      <w:ins w:id="3192" w:author="Administrator" w:date="2019-08-18T15:47:00Z">
        <w:r w:rsidR="00F01D7A">
          <w:rPr>
            <w:rFonts w:hint="eastAsia"/>
          </w:rPr>
          <w:t>駿馬衝了過來。</w:t>
        </w:r>
      </w:ins>
      <w:ins w:id="3193" w:author="簡新佳" w:date="2019-08-12T21:49:00Z">
        <w:del w:id="3194" w:author="Administrator" w:date="2019-08-18T15:38:00Z">
          <w:r w:rsidDel="00533666">
            <w:rPr>
              <w:rFonts w:hint="eastAsia"/>
            </w:rPr>
            <w:delText>他看到街角，有</w:delText>
          </w:r>
        </w:del>
        <w:del w:id="3195" w:author="Administrator" w:date="2019-08-18T15:37:00Z">
          <w:r w:rsidDel="00533666">
            <w:rPr>
              <w:rFonts w:hint="eastAsia"/>
            </w:rPr>
            <w:delText>一個</w:delText>
          </w:r>
        </w:del>
      </w:ins>
    </w:p>
    <w:p w:rsidR="00533666" w:rsidRDefault="00F01D7A" w:rsidP="00813907">
      <w:pPr>
        <w:spacing w:after="240"/>
        <w:rPr>
          <w:ins w:id="3196" w:author="Administrator" w:date="2019-08-18T15:50:00Z"/>
        </w:rPr>
      </w:pPr>
      <w:ins w:id="3197" w:author="Administrator" w:date="2019-08-18T15:48:00Z">
        <w:r>
          <w:rPr>
            <w:rFonts w:hint="eastAsia"/>
          </w:rPr>
          <w:t>一些正在耕田務農的農民，看到此景，連忙拋下工作，衝回家中躲了起來，幾名</w:t>
        </w:r>
      </w:ins>
      <w:ins w:id="3198" w:author="Administrator" w:date="2019-08-18T15:49:00Z">
        <w:r>
          <w:rPr>
            <w:rFonts w:hint="eastAsia"/>
          </w:rPr>
          <w:t>年輕農婦，更是瑟瑟縮縮，拉著孩子躲進樹林裡，轉眼就藏匿起來，</w:t>
        </w:r>
      </w:ins>
      <w:ins w:id="3199" w:author="Administrator" w:date="2019-08-18T15:50:00Z">
        <w:r>
          <w:rPr>
            <w:rFonts w:hint="eastAsia"/>
          </w:rPr>
          <w:t>消失不見。</w:t>
        </w:r>
      </w:ins>
    </w:p>
    <w:p w:rsidR="00F01D7A" w:rsidRDefault="00F01D7A" w:rsidP="00813907">
      <w:pPr>
        <w:spacing w:after="240"/>
        <w:rPr>
          <w:ins w:id="3200" w:author="Administrator" w:date="2019-08-18T16:21:00Z"/>
        </w:rPr>
      </w:pPr>
      <w:ins w:id="3201" w:author="Administrator" w:date="2019-08-18T15:50:00Z">
        <w:r>
          <w:rPr>
            <w:rFonts w:hint="eastAsia"/>
          </w:rPr>
          <w:t>李龍飛正在納悶之際，</w:t>
        </w:r>
      </w:ins>
      <w:ins w:id="3202" w:author="Administrator" w:date="2019-08-18T15:53:00Z">
        <w:r>
          <w:rPr>
            <w:rFonts w:hint="eastAsia"/>
          </w:rPr>
          <w:t>就看到</w:t>
        </w:r>
      </w:ins>
      <w:ins w:id="3203" w:author="Administrator" w:date="2019-08-18T15:55:00Z">
        <w:r>
          <w:rPr>
            <w:rFonts w:hint="eastAsia"/>
          </w:rPr>
          <w:t>不遠處</w:t>
        </w:r>
      </w:ins>
      <w:ins w:id="3204" w:author="Administrator" w:date="2019-08-18T15:53:00Z">
        <w:r>
          <w:rPr>
            <w:rFonts w:hint="eastAsia"/>
          </w:rPr>
          <w:t>那隊人</w:t>
        </w:r>
      </w:ins>
      <w:ins w:id="3205" w:author="Administrator" w:date="2019-08-18T15:54:00Z">
        <w:r>
          <w:rPr>
            <w:rFonts w:hint="eastAsia"/>
          </w:rPr>
          <w:t>馬之中，</w:t>
        </w:r>
      </w:ins>
      <w:ins w:id="3206" w:author="Administrator" w:date="2020-04-04T15:37:00Z">
        <w:r w:rsidR="0038622B">
          <w:rPr>
            <w:rFonts w:hint="eastAsia"/>
          </w:rPr>
          <w:t>為首</w:t>
        </w:r>
      </w:ins>
      <w:ins w:id="3207" w:author="Administrator" w:date="2019-08-18T15:54:00Z">
        <w:r>
          <w:rPr>
            <w:rFonts w:hint="eastAsia"/>
          </w:rPr>
          <w:t>一名滿臉</w:t>
        </w:r>
      </w:ins>
      <w:ins w:id="3208" w:author="Administrator" w:date="2019-08-18T16:41:00Z">
        <w:r w:rsidR="00956729">
          <w:rPr>
            <w:rFonts w:hint="eastAsia"/>
          </w:rPr>
          <w:t>鬍渣</w:t>
        </w:r>
      </w:ins>
      <w:ins w:id="3209" w:author="Administrator" w:date="2019-08-18T15:54:00Z">
        <w:r>
          <w:rPr>
            <w:rFonts w:hint="eastAsia"/>
          </w:rPr>
          <w:t>，面貌猙獰的大漢，翻下馬匹，</w:t>
        </w:r>
      </w:ins>
      <w:ins w:id="3210" w:author="Administrator" w:date="2019-08-18T15:55:00Z">
        <w:r>
          <w:rPr>
            <w:rFonts w:hint="eastAsia"/>
          </w:rPr>
          <w:t>一腳踹開了其中一戶農家屋門，罵罵咧咧喊著，「</w:t>
        </w:r>
      </w:ins>
      <w:ins w:id="3211" w:author="Administrator" w:date="2019-08-18T15:56:00Z">
        <w:r>
          <w:rPr>
            <w:rFonts w:hint="eastAsia"/>
          </w:rPr>
          <w:t>老李，這個月的會費還沒繳出來，</w:t>
        </w:r>
      </w:ins>
      <w:ins w:id="3212" w:author="Administrator" w:date="2019-08-18T16:21:00Z">
        <w:r w:rsidR="00FA0F0D">
          <w:rPr>
            <w:rFonts w:hint="eastAsia"/>
          </w:rPr>
          <w:t>你還不快點出來見我。」</w:t>
        </w:r>
      </w:ins>
    </w:p>
    <w:p w:rsidR="00FA0F0D" w:rsidRDefault="00FA0F0D" w:rsidP="00813907">
      <w:pPr>
        <w:spacing w:after="240"/>
        <w:rPr>
          <w:ins w:id="3213" w:author="Administrator" w:date="2019-11-12T23:57:00Z"/>
        </w:rPr>
      </w:pPr>
      <w:ins w:id="3214" w:author="Administrator" w:date="2019-08-18T16:21:00Z">
        <w:r>
          <w:rPr>
            <w:rFonts w:hint="eastAsia"/>
          </w:rPr>
          <w:t>屋內</w:t>
        </w:r>
      </w:ins>
      <w:ins w:id="3215" w:author="Administrator" w:date="2019-08-18T16:36:00Z">
        <w:r w:rsidR="00956729">
          <w:rPr>
            <w:rFonts w:hint="eastAsia"/>
          </w:rPr>
          <w:t>一個蒼老的聲音</w:t>
        </w:r>
      </w:ins>
      <w:ins w:id="3216" w:author="Administrator" w:date="2019-11-12T23:57:00Z">
        <w:r w:rsidR="00607B22">
          <w:rPr>
            <w:rFonts w:hint="eastAsia"/>
          </w:rPr>
          <w:t>連忙</w:t>
        </w:r>
      </w:ins>
      <w:ins w:id="3217" w:author="Administrator" w:date="2019-08-18T16:36:00Z">
        <w:r w:rsidR="00956729">
          <w:rPr>
            <w:rFonts w:hint="eastAsia"/>
          </w:rPr>
          <w:t>顫顫驚驚響起，「</w:t>
        </w:r>
      </w:ins>
      <w:ins w:id="3218" w:author="Administrator" w:date="2019-08-18T16:37:00Z">
        <w:r w:rsidR="00956729">
          <w:rPr>
            <w:rFonts w:hint="eastAsia"/>
          </w:rPr>
          <w:t>四爺…您，</w:t>
        </w:r>
      </w:ins>
      <w:ins w:id="3219" w:author="Administrator" w:date="2019-08-18T16:38:00Z">
        <w:r w:rsidR="00956729">
          <w:rPr>
            <w:rFonts w:hint="eastAsia"/>
          </w:rPr>
          <w:t>您老上個月不是才來過嗎？怎麼…這個月又來了？」</w:t>
        </w:r>
      </w:ins>
    </w:p>
    <w:p w:rsidR="00607B22" w:rsidRDefault="00607B22" w:rsidP="00813907">
      <w:pPr>
        <w:spacing w:after="240"/>
        <w:rPr>
          <w:ins w:id="3220" w:author="Administrator" w:date="2019-08-18T16:38:00Z"/>
        </w:rPr>
      </w:pPr>
      <w:ins w:id="3221" w:author="Administrator" w:date="2019-11-12T23:57:00Z">
        <w:r>
          <w:rPr>
            <w:rFonts w:hint="eastAsia"/>
          </w:rPr>
          <w:t>跟著門呀一聲地打開了半個</w:t>
        </w:r>
      </w:ins>
      <w:ins w:id="3222" w:author="Administrator" w:date="2019-11-12T23:58:00Z">
        <w:r>
          <w:rPr>
            <w:rFonts w:hint="eastAsia"/>
          </w:rPr>
          <w:t>縫，從裡頭探出一個頭髮都斑白的老頭囁嚅說道。</w:t>
        </w:r>
      </w:ins>
    </w:p>
    <w:p w:rsidR="00956729" w:rsidRDefault="00956729" w:rsidP="00813907">
      <w:pPr>
        <w:spacing w:after="240"/>
        <w:rPr>
          <w:ins w:id="3223" w:author="Administrator" w:date="2019-08-18T16:45:00Z"/>
        </w:rPr>
      </w:pPr>
      <w:ins w:id="3224" w:author="Administrator" w:date="2019-08-18T16:38:00Z">
        <w:r>
          <w:rPr>
            <w:rFonts w:hint="eastAsia"/>
          </w:rPr>
          <w:t>「我上個月來，這個月就不能來嗎？」那</w:t>
        </w:r>
      </w:ins>
      <w:ins w:id="3225" w:author="Administrator" w:date="2019-08-18T16:41:00Z">
        <w:r>
          <w:rPr>
            <w:rFonts w:hint="eastAsia"/>
          </w:rPr>
          <w:t>鬍渣漢子</w:t>
        </w:r>
      </w:ins>
      <w:ins w:id="3226" w:author="Administrator" w:date="2019-08-18T17:44:00Z">
        <w:r w:rsidR="001C4CC1">
          <w:rPr>
            <w:rFonts w:hint="eastAsia"/>
          </w:rPr>
          <w:t>呸了一聲，</w:t>
        </w:r>
      </w:ins>
      <w:ins w:id="3227" w:author="Administrator" w:date="2019-08-18T16:42:00Z">
        <w:r>
          <w:rPr>
            <w:rFonts w:hint="eastAsia"/>
          </w:rPr>
          <w:t>站在門邊，一把</w:t>
        </w:r>
      </w:ins>
      <w:ins w:id="3228" w:author="Administrator" w:date="2019-11-12T23:58:00Z">
        <w:r w:rsidR="00607B22">
          <w:rPr>
            <w:rFonts w:hint="eastAsia"/>
          </w:rPr>
          <w:t>將</w:t>
        </w:r>
      </w:ins>
      <w:ins w:id="3229" w:author="Administrator" w:date="2019-11-12T23:59:00Z">
        <w:r w:rsidR="00607B22">
          <w:rPr>
            <w:rFonts w:hint="eastAsia"/>
          </w:rPr>
          <w:lastRenderedPageBreak/>
          <w:t>那</w:t>
        </w:r>
      </w:ins>
      <w:ins w:id="3230" w:author="Administrator" w:date="2019-08-18T16:43:00Z">
        <w:r>
          <w:rPr>
            <w:rFonts w:hint="eastAsia"/>
          </w:rPr>
          <w:t>老頭</w:t>
        </w:r>
      </w:ins>
      <w:ins w:id="3231" w:author="Administrator" w:date="2019-11-12T23:59:00Z">
        <w:r w:rsidR="00607B22">
          <w:rPr>
            <w:rFonts w:hint="eastAsia"/>
          </w:rPr>
          <w:t>扯了出來</w:t>
        </w:r>
      </w:ins>
      <w:ins w:id="3232" w:author="Administrator" w:date="2019-08-18T16:44:00Z">
        <w:r>
          <w:rPr>
            <w:rFonts w:hint="eastAsia"/>
          </w:rPr>
          <w:t>，兇狠地</w:t>
        </w:r>
      </w:ins>
      <w:ins w:id="3233" w:author="Administrator" w:date="2019-11-12T23:59:00Z">
        <w:r w:rsidR="00607B22">
          <w:rPr>
            <w:rFonts w:hint="eastAsia"/>
          </w:rPr>
          <w:t>指著他的臉</w:t>
        </w:r>
      </w:ins>
      <w:ins w:id="3234" w:author="Administrator" w:date="2019-08-18T16:44:00Z">
        <w:r w:rsidR="00607B22">
          <w:rPr>
            <w:rFonts w:hint="eastAsia"/>
          </w:rPr>
          <w:t>罵</w:t>
        </w:r>
      </w:ins>
      <w:ins w:id="3235" w:author="Administrator" w:date="2019-11-12T23:59:00Z">
        <w:r w:rsidR="00607B22">
          <w:rPr>
            <w:rFonts w:hint="eastAsia"/>
          </w:rPr>
          <w:t>道</w:t>
        </w:r>
      </w:ins>
      <w:ins w:id="3236" w:author="Administrator" w:date="2019-08-18T16:44:00Z">
        <w:r>
          <w:rPr>
            <w:rFonts w:hint="eastAsia"/>
          </w:rPr>
          <w:t>，「我告訴你，今年</w:t>
        </w:r>
      </w:ins>
      <w:ins w:id="3237" w:author="Administrator" w:date="2019-08-18T16:45:00Z">
        <w:r>
          <w:rPr>
            <w:rFonts w:hint="eastAsia"/>
          </w:rPr>
          <w:t>的會費</w:t>
        </w:r>
      </w:ins>
      <w:ins w:id="3238" w:author="Administrator" w:date="2019-08-18T21:46:00Z">
        <w:r w:rsidR="007C1D29">
          <w:rPr>
            <w:rFonts w:hint="eastAsia"/>
          </w:rPr>
          <w:t>次數</w:t>
        </w:r>
      </w:ins>
      <w:ins w:id="3239" w:author="Administrator" w:date="2019-08-18T21:47:00Z">
        <w:r w:rsidR="007C1D29">
          <w:rPr>
            <w:rFonts w:hint="eastAsia"/>
          </w:rPr>
          <w:t>變多</w:t>
        </w:r>
      </w:ins>
      <w:ins w:id="3240" w:author="Administrator" w:date="2019-08-18T16:45:00Z">
        <w:r w:rsidR="007C1D29">
          <w:rPr>
            <w:rFonts w:hint="eastAsia"/>
          </w:rPr>
          <w:t>了，</w:t>
        </w:r>
      </w:ins>
      <w:ins w:id="3241" w:author="Administrator" w:date="2019-08-18T21:47:00Z">
        <w:r w:rsidR="007C1D29">
          <w:rPr>
            <w:rFonts w:hint="eastAsia"/>
          </w:rPr>
          <w:t>這</w:t>
        </w:r>
      </w:ins>
      <w:ins w:id="3242" w:author="Administrator" w:date="2019-08-18T16:45:00Z">
        <w:r>
          <w:rPr>
            <w:rFonts w:hint="eastAsia"/>
          </w:rPr>
          <w:t>個月要</w:t>
        </w:r>
      </w:ins>
      <w:ins w:id="3243" w:author="Administrator" w:date="2019-08-18T21:47:00Z">
        <w:r w:rsidR="007C1D29">
          <w:rPr>
            <w:rFonts w:hint="eastAsia"/>
          </w:rPr>
          <w:t>再</w:t>
        </w:r>
      </w:ins>
      <w:ins w:id="3244" w:author="Administrator" w:date="2019-08-18T16:45:00Z">
        <w:r>
          <w:rPr>
            <w:rFonts w:hint="eastAsia"/>
          </w:rPr>
          <w:t>繳一次，如果繳不出來的話，別怪我風雷幫無情！」</w:t>
        </w:r>
      </w:ins>
    </w:p>
    <w:p w:rsidR="006979F3" w:rsidRDefault="00956729" w:rsidP="00813907">
      <w:pPr>
        <w:spacing w:after="240"/>
        <w:rPr>
          <w:ins w:id="3245" w:author="Administrator" w:date="2019-08-18T17:02:00Z"/>
        </w:rPr>
      </w:pPr>
      <w:ins w:id="3246" w:author="Administrator" w:date="2019-08-18T16:46:00Z">
        <w:r>
          <w:rPr>
            <w:rFonts w:hint="eastAsia"/>
          </w:rPr>
          <w:t>「四爺…這不行阿…</w:t>
        </w:r>
        <w:r w:rsidR="006979F3">
          <w:rPr>
            <w:rFonts w:hint="eastAsia"/>
          </w:rPr>
          <w:t>咱們作農的，一年也就那麼收成個</w:t>
        </w:r>
      </w:ins>
      <w:ins w:id="3247" w:author="Administrator" w:date="2019-08-18T16:47:00Z">
        <w:r w:rsidR="006979F3">
          <w:rPr>
            <w:rFonts w:hint="eastAsia"/>
          </w:rPr>
          <w:t>那麼一次秋季，頂多再加一季</w:t>
        </w:r>
      </w:ins>
      <w:ins w:id="3248" w:author="Administrator" w:date="2019-08-18T16:48:00Z">
        <w:r w:rsidR="006979F3">
          <w:rPr>
            <w:rFonts w:hint="eastAsia"/>
          </w:rPr>
          <w:t>春耕，要是每個月都要繳會費…那咱們就沒飯吃了阿…」哪老頭一聽，</w:t>
        </w:r>
      </w:ins>
      <w:ins w:id="3249" w:author="Administrator" w:date="2019-08-18T16:49:00Z">
        <w:r w:rsidR="006979F3">
          <w:rPr>
            <w:rFonts w:hint="eastAsia"/>
          </w:rPr>
          <w:t>苦繃著臉，整個</w:t>
        </w:r>
      </w:ins>
      <w:ins w:id="3250" w:author="Administrator" w:date="2019-08-18T16:50:00Z">
        <w:r w:rsidR="006979F3">
          <w:rPr>
            <w:rFonts w:hint="eastAsia"/>
          </w:rPr>
          <w:t>人</w:t>
        </w:r>
      </w:ins>
      <w:ins w:id="3251" w:author="Administrator" w:date="2019-08-18T16:49:00Z">
        <w:r w:rsidR="006979F3">
          <w:rPr>
            <w:rFonts w:hint="eastAsia"/>
          </w:rPr>
          <w:t>面上皺紋都縮在了一起，</w:t>
        </w:r>
      </w:ins>
      <w:ins w:id="3252" w:author="Administrator" w:date="2019-08-18T16:54:00Z">
        <w:r w:rsidR="006979F3">
          <w:rPr>
            <w:rFonts w:hint="eastAsia"/>
          </w:rPr>
          <w:t>畏懼地求饒</w:t>
        </w:r>
        <w:r w:rsidR="00057B69">
          <w:rPr>
            <w:rFonts w:hint="eastAsia"/>
          </w:rPr>
          <w:t>著</w:t>
        </w:r>
      </w:ins>
      <w:ins w:id="3253" w:author="Administrator" w:date="2019-08-18T17:02:00Z">
        <w:r w:rsidR="00057B69">
          <w:rPr>
            <w:rFonts w:hint="eastAsia"/>
          </w:rPr>
          <w:t>。</w:t>
        </w:r>
      </w:ins>
    </w:p>
    <w:p w:rsidR="00057B69" w:rsidRDefault="00057B69" w:rsidP="00813907">
      <w:pPr>
        <w:spacing w:after="240"/>
        <w:rPr>
          <w:ins w:id="3254" w:author="Administrator" w:date="2019-11-12T23:59:00Z"/>
        </w:rPr>
      </w:pPr>
      <w:ins w:id="3255" w:author="Administrator" w:date="2019-08-18T17:02:00Z">
        <w:r>
          <w:rPr>
            <w:rFonts w:hint="eastAsia"/>
          </w:rPr>
          <w:t>其他旁邊的農民聽到，臉上也都是擔憂，可卻沒有人敢站上前去，違逆那鬍渣漢子的意思。</w:t>
        </w:r>
      </w:ins>
    </w:p>
    <w:p w:rsidR="00607B22" w:rsidRDefault="00607B22" w:rsidP="00813907">
      <w:pPr>
        <w:spacing w:after="240"/>
        <w:rPr>
          <w:ins w:id="3256" w:author="Administrator" w:date="2019-08-18T17:02:00Z"/>
        </w:rPr>
      </w:pPr>
      <w:ins w:id="3257" w:author="Administrator" w:date="2019-11-12T23:59:00Z">
        <w:r>
          <w:rPr>
            <w:rFonts w:hint="eastAsia"/>
          </w:rPr>
          <w:t>實在是他們在這村子裡住久了，深知道那四爺背</w:t>
        </w:r>
      </w:ins>
      <w:ins w:id="3258" w:author="Administrator" w:date="2019-11-13T00:00:00Z">
        <w:r>
          <w:rPr>
            <w:rFonts w:hint="eastAsia"/>
          </w:rPr>
          <w:t>後的勢力有多大，誰都惹不起阿。</w:t>
        </w:r>
      </w:ins>
    </w:p>
    <w:p w:rsidR="00607B22" w:rsidRDefault="00607B22" w:rsidP="00813907">
      <w:pPr>
        <w:spacing w:after="240"/>
        <w:rPr>
          <w:ins w:id="3259" w:author="Administrator" w:date="2019-11-13T00:00:00Z"/>
        </w:rPr>
      </w:pPr>
      <w:ins w:id="3260" w:author="Administrator" w:date="2019-11-13T00:00:00Z">
        <w:r>
          <w:rPr>
            <w:rFonts w:hint="eastAsia"/>
          </w:rPr>
          <w:t>只有</w:t>
        </w:r>
      </w:ins>
      <w:ins w:id="3261" w:author="Administrator" w:date="2019-08-18T17:02:00Z">
        <w:r w:rsidR="00057B69">
          <w:rPr>
            <w:rFonts w:hint="eastAsia"/>
          </w:rPr>
          <w:t>李龍飛</w:t>
        </w:r>
      </w:ins>
      <w:ins w:id="3262" w:author="Administrator" w:date="2019-11-13T00:00:00Z">
        <w:r>
          <w:rPr>
            <w:rFonts w:hint="eastAsia"/>
          </w:rPr>
          <w:t>一個外人，站在一戶人家門口，歪著腦袋，若有所思想著。</w:t>
        </w:r>
      </w:ins>
    </w:p>
    <w:p w:rsidR="00057B69" w:rsidRDefault="00607B22" w:rsidP="00813907">
      <w:pPr>
        <w:spacing w:after="240"/>
        <w:rPr>
          <w:ins w:id="3263" w:author="Administrator" w:date="2019-08-18T17:17:00Z"/>
        </w:rPr>
      </w:pPr>
      <w:ins w:id="3264" w:author="Administrator" w:date="2019-11-13T00:00:00Z">
        <w:r>
          <w:rPr>
            <w:rFonts w:hint="eastAsia"/>
          </w:rPr>
          <w:t>那戶人家裡頭，</w:t>
        </w:r>
      </w:ins>
      <w:ins w:id="3265" w:author="Administrator" w:date="2019-08-18T17:03:00Z">
        <w:r w:rsidR="00057B69">
          <w:rPr>
            <w:rFonts w:hint="eastAsia"/>
          </w:rPr>
          <w:t>本來大門還是關著，聽到外面動靜，</w:t>
        </w:r>
      </w:ins>
      <w:ins w:id="3266" w:author="Administrator" w:date="2019-08-18T17:46:00Z">
        <w:r w:rsidR="009B1592">
          <w:rPr>
            <w:rFonts w:hint="eastAsia"/>
          </w:rPr>
          <w:t>裡面的人</w:t>
        </w:r>
      </w:ins>
      <w:ins w:id="3267" w:author="Administrator" w:date="2019-11-13T00:00:00Z">
        <w:r>
          <w:rPr>
            <w:rFonts w:hint="eastAsia"/>
          </w:rPr>
          <w:t>也</w:t>
        </w:r>
      </w:ins>
      <w:ins w:id="3268" w:author="Administrator" w:date="2019-08-18T17:20:00Z">
        <w:r w:rsidR="007002B0">
          <w:rPr>
            <w:rFonts w:hint="eastAsia"/>
          </w:rPr>
          <w:t>忍不住</w:t>
        </w:r>
      </w:ins>
      <w:ins w:id="3269" w:author="Administrator" w:date="2019-08-18T17:03:00Z">
        <w:r w:rsidR="00057B69">
          <w:rPr>
            <w:rFonts w:hint="eastAsia"/>
          </w:rPr>
          <w:t>打開來一探究竟，</w:t>
        </w:r>
      </w:ins>
      <w:ins w:id="3270" w:author="Administrator" w:date="2019-08-18T17:17:00Z">
        <w:r w:rsidR="007002B0">
          <w:rPr>
            <w:rFonts w:hint="eastAsia"/>
          </w:rPr>
          <w:t>見到</w:t>
        </w:r>
      </w:ins>
      <w:ins w:id="3271" w:author="Administrator" w:date="2019-08-18T17:20:00Z">
        <w:r w:rsidR="007002B0">
          <w:rPr>
            <w:rFonts w:hint="eastAsia"/>
          </w:rPr>
          <w:t>外面的</w:t>
        </w:r>
      </w:ins>
      <w:ins w:id="3272" w:author="Administrator" w:date="2019-08-18T17:17:00Z">
        <w:r w:rsidR="007002B0">
          <w:rPr>
            <w:rFonts w:hint="eastAsia"/>
          </w:rPr>
          <w:t>李龍飛，還想趕他走開，但再一看到那鬍渣漢子，</w:t>
        </w:r>
      </w:ins>
      <w:ins w:id="3273" w:author="Administrator" w:date="2019-08-18T17:20:00Z">
        <w:r w:rsidR="007002B0">
          <w:rPr>
            <w:rFonts w:hint="eastAsia"/>
          </w:rPr>
          <w:t>不由得</w:t>
        </w:r>
      </w:ins>
      <w:ins w:id="3274" w:author="Administrator" w:date="2019-08-18T17:17:00Z">
        <w:r w:rsidR="007002B0">
          <w:rPr>
            <w:rFonts w:hint="eastAsia"/>
          </w:rPr>
          <w:t>一個哆嗦，就要關起門來。</w:t>
        </w:r>
      </w:ins>
    </w:p>
    <w:p w:rsidR="00337FE2" w:rsidRDefault="007002B0" w:rsidP="00813907">
      <w:pPr>
        <w:spacing w:after="240"/>
        <w:rPr>
          <w:ins w:id="3275" w:author="Administrator" w:date="2019-08-18T17:24:00Z"/>
        </w:rPr>
      </w:pPr>
      <w:ins w:id="3276" w:author="Administrator" w:date="2019-08-18T17:17:00Z">
        <w:r>
          <w:rPr>
            <w:rFonts w:hint="eastAsia"/>
          </w:rPr>
          <w:t>「等等…</w:t>
        </w:r>
      </w:ins>
      <w:ins w:id="3277" w:author="Administrator" w:date="2019-08-18T17:46:00Z">
        <w:r w:rsidR="009B1592">
          <w:rPr>
            <w:rFonts w:hint="eastAsia"/>
          </w:rPr>
          <w:t>先別關門，</w:t>
        </w:r>
      </w:ins>
      <w:ins w:id="3278" w:author="Administrator" w:date="2019-08-18T17:17:00Z">
        <w:r>
          <w:rPr>
            <w:rFonts w:hint="eastAsia"/>
          </w:rPr>
          <w:t>你告訴我，為甚麼你</w:t>
        </w:r>
      </w:ins>
      <w:ins w:id="3279" w:author="Administrator" w:date="2019-08-18T17:18:00Z">
        <w:r>
          <w:rPr>
            <w:rFonts w:hint="eastAsia"/>
          </w:rPr>
          <w:t>們那麼怕那個四爺？還有風雷幫又是甚麼</w:t>
        </w:r>
      </w:ins>
      <w:ins w:id="3280" w:author="Administrator" w:date="2019-08-18T17:46:00Z">
        <w:r w:rsidR="009B1592">
          <w:rPr>
            <w:rFonts w:hint="eastAsia"/>
          </w:rPr>
          <w:t>東西</w:t>
        </w:r>
      </w:ins>
      <w:ins w:id="3281" w:author="Administrator" w:date="2019-08-18T17:18:00Z">
        <w:r>
          <w:rPr>
            <w:rFonts w:hint="eastAsia"/>
          </w:rPr>
          <w:t>？」李龍飛</w:t>
        </w:r>
      </w:ins>
      <w:ins w:id="3282" w:author="Administrator" w:date="2019-08-18T17:20:00Z">
        <w:r>
          <w:rPr>
            <w:rFonts w:hint="eastAsia"/>
          </w:rPr>
          <w:t>此時也忘了自己原本的目地，</w:t>
        </w:r>
      </w:ins>
      <w:ins w:id="3283" w:author="Administrator" w:date="2019-08-18T17:24:00Z">
        <w:r w:rsidR="00337FE2">
          <w:rPr>
            <w:rFonts w:hint="eastAsia"/>
          </w:rPr>
          <w:t>連忙開口尋問。</w:t>
        </w:r>
      </w:ins>
    </w:p>
    <w:p w:rsidR="00036522" w:rsidRDefault="00337FE2" w:rsidP="00813907">
      <w:pPr>
        <w:spacing w:after="240"/>
        <w:rPr>
          <w:ins w:id="3284" w:author="Administrator" w:date="2019-08-18T18:11:00Z"/>
        </w:rPr>
      </w:pPr>
      <w:ins w:id="3285" w:author="Administrator" w:date="2019-08-18T17:25:00Z">
        <w:r>
          <w:rPr>
            <w:rFonts w:hint="eastAsia"/>
          </w:rPr>
          <w:t>開門的</w:t>
        </w:r>
      </w:ins>
      <w:ins w:id="3286" w:author="Administrator" w:date="2019-08-18T17:24:00Z">
        <w:r>
          <w:rPr>
            <w:rFonts w:hint="eastAsia"/>
          </w:rPr>
          <w:t>是個</w:t>
        </w:r>
      </w:ins>
      <w:ins w:id="3287" w:author="Administrator" w:date="2019-08-18T18:11:00Z">
        <w:r w:rsidR="00036522">
          <w:rPr>
            <w:rFonts w:hint="eastAsia"/>
          </w:rPr>
          <w:t>醜</w:t>
        </w:r>
      </w:ins>
      <w:ins w:id="3288" w:author="Administrator" w:date="2019-08-18T17:24:00Z">
        <w:r>
          <w:rPr>
            <w:rFonts w:hint="eastAsia"/>
          </w:rPr>
          <w:t>農婦</w:t>
        </w:r>
      </w:ins>
      <w:ins w:id="3289" w:author="Administrator" w:date="2019-08-18T17:25:00Z">
        <w:r>
          <w:rPr>
            <w:rFonts w:hint="eastAsia"/>
          </w:rPr>
          <w:t>，她看著李龍飛</w:t>
        </w:r>
      </w:ins>
      <w:ins w:id="3290" w:author="Administrator" w:date="2019-08-18T17:35:00Z">
        <w:r w:rsidR="001C4CC1">
          <w:rPr>
            <w:rFonts w:hint="eastAsia"/>
          </w:rPr>
          <w:t>的</w:t>
        </w:r>
      </w:ins>
      <w:ins w:id="3291" w:author="Administrator" w:date="2019-08-18T17:25:00Z">
        <w:r>
          <w:rPr>
            <w:rFonts w:hint="eastAsia"/>
          </w:rPr>
          <w:t>眼神</w:t>
        </w:r>
      </w:ins>
      <w:ins w:id="3292" w:author="Administrator" w:date="2019-08-18T17:36:00Z">
        <w:r w:rsidR="001C4CC1">
          <w:rPr>
            <w:rFonts w:hint="eastAsia"/>
          </w:rPr>
          <w:t>有些</w:t>
        </w:r>
      </w:ins>
      <w:ins w:id="3293" w:author="Administrator" w:date="2019-08-18T17:25:00Z">
        <w:r>
          <w:rPr>
            <w:rFonts w:hint="eastAsia"/>
          </w:rPr>
          <w:t>疑惑，</w:t>
        </w:r>
      </w:ins>
      <w:ins w:id="3294" w:author="Administrator" w:date="2019-08-18T17:36:00Z">
        <w:r w:rsidR="001C4CC1">
          <w:rPr>
            <w:rFonts w:hint="eastAsia"/>
          </w:rPr>
          <w:t>不解這個穿著破爛</w:t>
        </w:r>
      </w:ins>
      <w:ins w:id="3295" w:author="Administrator" w:date="2019-08-18T17:46:00Z">
        <w:r w:rsidR="009B1592">
          <w:rPr>
            <w:rFonts w:hint="eastAsia"/>
          </w:rPr>
          <w:t>衣</w:t>
        </w:r>
      </w:ins>
      <w:ins w:id="3296" w:author="Administrator" w:date="2019-08-18T17:36:00Z">
        <w:r w:rsidR="001C4CC1">
          <w:rPr>
            <w:rFonts w:hint="eastAsia"/>
          </w:rPr>
          <w:t>服的</w:t>
        </w:r>
      </w:ins>
      <w:ins w:id="3297" w:author="Administrator" w:date="2019-08-18T17:46:00Z">
        <w:r w:rsidR="009B1592">
          <w:rPr>
            <w:rFonts w:hint="eastAsia"/>
          </w:rPr>
          <w:t>少年是甚麼來頭，</w:t>
        </w:r>
      </w:ins>
      <w:ins w:id="3298" w:author="Administrator" w:date="2019-08-18T17:50:00Z">
        <w:r w:rsidR="009B1592">
          <w:rPr>
            <w:rFonts w:hint="eastAsia"/>
          </w:rPr>
          <w:t>「你沒聽過風雷幫？你不是本地人吧，風雷幫是這附近最大的兩個幫派之一，</w:t>
        </w:r>
      </w:ins>
      <w:ins w:id="3299" w:author="Administrator" w:date="2019-08-18T18:07:00Z">
        <w:r w:rsidR="00036522">
          <w:rPr>
            <w:rFonts w:hint="eastAsia"/>
          </w:rPr>
          <w:t>跟巨鯨幫併</w:t>
        </w:r>
      </w:ins>
      <w:ins w:id="3300" w:author="Administrator" w:date="2019-08-18T18:08:00Z">
        <w:r w:rsidR="00036522">
          <w:rPr>
            <w:rFonts w:hint="eastAsia"/>
          </w:rPr>
          <w:t>稱</w:t>
        </w:r>
      </w:ins>
      <w:ins w:id="3301" w:author="Administrator" w:date="2019-08-18T18:10:00Z">
        <w:r w:rsidR="00036522">
          <w:rPr>
            <w:rFonts w:hint="eastAsia"/>
          </w:rPr>
          <w:t>吳郡雙雄，在西</w:t>
        </w:r>
      </w:ins>
      <w:ins w:id="3302" w:author="Administrator" w:date="2019-08-18T18:11:00Z">
        <w:r w:rsidR="00036522">
          <w:rPr>
            <w:rFonts w:hint="eastAsia"/>
          </w:rPr>
          <w:t>湖這邊盤距上百年了。</w:t>
        </w:r>
      </w:ins>
      <w:ins w:id="3303" w:author="Administrator" w:date="2019-08-18T18:27:00Z">
        <w:r w:rsidR="00194B81">
          <w:rPr>
            <w:rFonts w:hint="eastAsia"/>
          </w:rPr>
          <w:t>那四爺便是風</w:t>
        </w:r>
      </w:ins>
      <w:ins w:id="3304" w:author="Administrator" w:date="2019-08-18T18:28:00Z">
        <w:r w:rsidR="007C1D29">
          <w:rPr>
            <w:rFonts w:hint="eastAsia"/>
          </w:rPr>
          <w:t>雷幫內派來</w:t>
        </w:r>
      </w:ins>
      <w:ins w:id="3305" w:author="Administrator" w:date="2019-08-18T21:48:00Z">
        <w:r w:rsidR="007C1D29">
          <w:rPr>
            <w:rFonts w:hint="eastAsia"/>
          </w:rPr>
          <w:t>村內</w:t>
        </w:r>
      </w:ins>
      <w:ins w:id="3306" w:author="Administrator" w:date="2019-08-18T18:28:00Z">
        <w:r w:rsidR="00194B81">
          <w:rPr>
            <w:rFonts w:hint="eastAsia"/>
          </w:rPr>
          <w:t>收會費的人，大夥當然怕他了。</w:t>
        </w:r>
      </w:ins>
      <w:ins w:id="3307" w:author="Administrator" w:date="2019-08-18T18:11:00Z">
        <w:r w:rsidR="00036522">
          <w:rPr>
            <w:rFonts w:hint="eastAsia"/>
          </w:rPr>
          <w:t>」</w:t>
        </w:r>
      </w:ins>
    </w:p>
    <w:p w:rsidR="00337FE2" w:rsidRDefault="00036522" w:rsidP="00813907">
      <w:pPr>
        <w:spacing w:after="240"/>
        <w:rPr>
          <w:ins w:id="3308" w:author="Administrator" w:date="2019-08-18T18:14:00Z"/>
        </w:rPr>
      </w:pPr>
      <w:ins w:id="3309" w:author="Administrator" w:date="2019-08-18T18:11:00Z">
        <w:r>
          <w:rPr>
            <w:rFonts w:hint="eastAsia"/>
          </w:rPr>
          <w:t>那醜婦心底還有幾句話沒說，風雷幫雖然號稱吳</w:t>
        </w:r>
      </w:ins>
      <w:ins w:id="3310" w:author="Administrator" w:date="2019-08-18T18:12:00Z">
        <w:r>
          <w:rPr>
            <w:rFonts w:hint="eastAsia"/>
          </w:rPr>
          <w:t>郡雙雄，可實際上每</w:t>
        </w:r>
      </w:ins>
      <w:ins w:id="3311" w:author="Administrator" w:date="2019-08-18T18:11:00Z">
        <w:r>
          <w:rPr>
            <w:rFonts w:hint="eastAsia"/>
          </w:rPr>
          <w:t>一年都會來這收會費三次，美其名是保護</w:t>
        </w:r>
      </w:ins>
      <w:ins w:id="3312" w:author="Administrator" w:date="2019-08-18T18:12:00Z">
        <w:r>
          <w:rPr>
            <w:rFonts w:hint="eastAsia"/>
          </w:rPr>
          <w:t>農民</w:t>
        </w:r>
      </w:ins>
      <w:ins w:id="3313" w:author="Administrator" w:date="2019-08-18T18:11:00Z">
        <w:r>
          <w:rPr>
            <w:rFonts w:hint="eastAsia"/>
          </w:rPr>
          <w:t>賣米的過秤費，實際上，</w:t>
        </w:r>
      </w:ins>
      <w:ins w:id="3314" w:author="Administrator" w:date="2019-08-18T18:12:00Z">
        <w:r>
          <w:rPr>
            <w:rFonts w:hint="eastAsia"/>
          </w:rPr>
          <w:t>卻根本就是</w:t>
        </w:r>
      </w:ins>
      <w:ins w:id="3315" w:author="Administrator" w:date="2019-08-18T18:11:00Z">
        <w:r>
          <w:rPr>
            <w:rFonts w:hint="eastAsia"/>
          </w:rPr>
          <w:t>欺壓農民，</w:t>
        </w:r>
      </w:ins>
      <w:ins w:id="3316" w:author="Administrator" w:date="2019-08-18T18:14:00Z">
        <w:r>
          <w:rPr>
            <w:rFonts w:hint="eastAsia"/>
          </w:rPr>
          <w:t>勒索豪奪的行為。</w:t>
        </w:r>
      </w:ins>
    </w:p>
    <w:p w:rsidR="00036522" w:rsidRDefault="00036522" w:rsidP="00813907">
      <w:pPr>
        <w:spacing w:after="240"/>
        <w:rPr>
          <w:ins w:id="3317" w:author="Administrator" w:date="2019-08-18T18:17:00Z"/>
        </w:rPr>
      </w:pPr>
      <w:ins w:id="3318" w:author="Administrator" w:date="2019-08-18T18:14:00Z">
        <w:r>
          <w:rPr>
            <w:rFonts w:hint="eastAsia"/>
          </w:rPr>
          <w:t>一旦有農民不肯繳會費，</w:t>
        </w:r>
      </w:ins>
      <w:ins w:id="3319" w:author="Administrator" w:date="2019-08-18T18:15:00Z">
        <w:r>
          <w:rPr>
            <w:rFonts w:hint="eastAsia"/>
          </w:rPr>
          <w:t>則</w:t>
        </w:r>
      </w:ins>
      <w:ins w:id="3320" w:author="Administrator" w:date="2019-08-18T18:16:00Z">
        <w:r w:rsidR="0065300F">
          <w:rPr>
            <w:rFonts w:hint="eastAsia"/>
          </w:rPr>
          <w:t>風雷幫便會派人上門搗亂，讓農民賣不出稻米，甚至佯裝土匪搶奪米</w:t>
        </w:r>
      </w:ins>
      <w:ins w:id="3321" w:author="Administrator" w:date="2019-08-18T18:17:00Z">
        <w:r w:rsidR="0065300F">
          <w:rPr>
            <w:rFonts w:hint="eastAsia"/>
          </w:rPr>
          <w:t>糧。</w:t>
        </w:r>
      </w:ins>
    </w:p>
    <w:p w:rsidR="0065300F" w:rsidRDefault="0065300F" w:rsidP="00813907">
      <w:pPr>
        <w:spacing w:after="240"/>
        <w:rPr>
          <w:ins w:id="3322" w:author="Administrator" w:date="2019-08-18T18:20:00Z"/>
        </w:rPr>
      </w:pPr>
      <w:ins w:id="3323" w:author="Administrator" w:date="2019-08-18T18:17:00Z">
        <w:r>
          <w:rPr>
            <w:rFonts w:hint="eastAsia"/>
          </w:rPr>
          <w:t>沒了米糧，則農民可說是斷了生計，死路一條，</w:t>
        </w:r>
      </w:ins>
      <w:ins w:id="3324" w:author="Administrator" w:date="2019-08-18T18:18:00Z">
        <w:r w:rsidR="007C1D29">
          <w:rPr>
            <w:rFonts w:hint="eastAsia"/>
          </w:rPr>
          <w:t>因此對青牛</w:t>
        </w:r>
      </w:ins>
      <w:ins w:id="3325" w:author="Administrator" w:date="2019-08-18T21:48:00Z">
        <w:r w:rsidR="007C1D29">
          <w:rPr>
            <w:rFonts w:hint="eastAsia"/>
          </w:rPr>
          <w:t>村</w:t>
        </w:r>
      </w:ins>
      <w:ins w:id="3326" w:author="Administrator" w:date="2019-08-18T18:18:00Z">
        <w:r>
          <w:rPr>
            <w:rFonts w:hint="eastAsia"/>
          </w:rPr>
          <w:t>的</w:t>
        </w:r>
      </w:ins>
      <w:ins w:id="3327" w:author="Administrator" w:date="2019-08-18T18:19:00Z">
        <w:r>
          <w:rPr>
            <w:rFonts w:hint="eastAsia"/>
          </w:rPr>
          <w:t>人來說，這些風雷幫的人，可說是吃人不吐骨頭，如狼似虎，欺善怕惡的壞蛋</w:t>
        </w:r>
      </w:ins>
      <w:ins w:id="3328" w:author="Administrator" w:date="2019-08-18T18:20:00Z">
        <w:r>
          <w:rPr>
            <w:rFonts w:hint="eastAsia"/>
          </w:rPr>
          <w:t>份子。</w:t>
        </w:r>
      </w:ins>
    </w:p>
    <w:p w:rsidR="00194B81" w:rsidRDefault="0065300F" w:rsidP="00813907">
      <w:pPr>
        <w:spacing w:after="240"/>
        <w:rPr>
          <w:ins w:id="3329" w:author="Administrator" w:date="2019-08-18T18:29:00Z"/>
        </w:rPr>
      </w:pPr>
      <w:ins w:id="3330" w:author="Administrator" w:date="2019-08-18T18:20:00Z">
        <w:r>
          <w:rPr>
            <w:rFonts w:hint="eastAsia"/>
          </w:rPr>
          <w:t>李龍飛</w:t>
        </w:r>
      </w:ins>
      <w:ins w:id="3331" w:author="Administrator" w:date="2019-08-18T18:25:00Z">
        <w:r>
          <w:rPr>
            <w:rFonts w:hint="eastAsia"/>
          </w:rPr>
          <w:t>長在大戶人家，對這些事一點兒都不懂，</w:t>
        </w:r>
      </w:ins>
      <w:ins w:id="3332" w:author="Administrator" w:date="2019-08-18T18:26:00Z">
        <w:r>
          <w:rPr>
            <w:rFonts w:hint="eastAsia"/>
          </w:rPr>
          <w:t>但他</w:t>
        </w:r>
      </w:ins>
      <w:ins w:id="3333" w:author="Administrator" w:date="2019-08-18T18:27:00Z">
        <w:r w:rsidR="00194B81">
          <w:rPr>
            <w:rFonts w:hint="eastAsia"/>
          </w:rPr>
          <w:t>卻從醜婦的話中聽出了一點端倪，沉思說道，「</w:t>
        </w:r>
      </w:ins>
      <w:ins w:id="3334" w:author="Administrator" w:date="2019-08-18T18:29:00Z">
        <w:r w:rsidR="00194B81">
          <w:rPr>
            <w:rFonts w:hint="eastAsia"/>
          </w:rPr>
          <w:t>難道這會費不能不繳嗎？」</w:t>
        </w:r>
      </w:ins>
    </w:p>
    <w:p w:rsidR="0065300F" w:rsidRDefault="00194B81" w:rsidP="00813907">
      <w:pPr>
        <w:spacing w:after="240"/>
        <w:rPr>
          <w:ins w:id="3335" w:author="Administrator" w:date="2019-08-18T18:31:00Z"/>
        </w:rPr>
      </w:pPr>
      <w:ins w:id="3336" w:author="Administrator" w:date="2019-08-18T18:30:00Z">
        <w:r>
          <w:rPr>
            <w:rFonts w:hint="eastAsia"/>
          </w:rPr>
          <w:t>醜婦哼了一聲，像聽到甚麼天大的笑話一般，啞然一笑，「不</w:t>
        </w:r>
      </w:ins>
      <w:ins w:id="3337" w:author="Administrator" w:date="2019-08-18T18:31:00Z">
        <w:r>
          <w:rPr>
            <w:rFonts w:hint="eastAsia"/>
          </w:rPr>
          <w:t>繳？</w:t>
        </w:r>
      </w:ins>
      <w:ins w:id="3338" w:author="Administrator" w:date="2019-08-18T20:20:00Z">
        <w:r w:rsidR="00F113CF">
          <w:rPr>
            <w:rFonts w:hint="eastAsia"/>
          </w:rPr>
          <w:t>誰敢</w:t>
        </w:r>
      </w:ins>
      <w:ins w:id="3339" w:author="Administrator" w:date="2019-08-18T18:31:00Z">
        <w:r>
          <w:rPr>
            <w:rFonts w:hint="eastAsia"/>
          </w:rPr>
          <w:t>不繳就等死吧！」</w:t>
        </w:r>
      </w:ins>
    </w:p>
    <w:p w:rsidR="00194B81" w:rsidRDefault="00194B81" w:rsidP="00813907">
      <w:pPr>
        <w:spacing w:after="240"/>
        <w:rPr>
          <w:ins w:id="3340" w:author="Administrator" w:date="2019-08-18T20:36:00Z"/>
        </w:rPr>
      </w:pPr>
      <w:ins w:id="3341" w:author="Administrator" w:date="2019-08-18T18:31:00Z">
        <w:r>
          <w:rPr>
            <w:rFonts w:hint="eastAsia"/>
          </w:rPr>
          <w:lastRenderedPageBreak/>
          <w:t>「難道州府都沒有管這事嗎？」</w:t>
        </w:r>
      </w:ins>
      <w:ins w:id="3342" w:author="Administrator" w:date="2019-08-18T18:42:00Z">
        <w:r w:rsidR="00037972">
          <w:rPr>
            <w:rFonts w:hint="eastAsia"/>
          </w:rPr>
          <w:t>李龍飛</w:t>
        </w:r>
      </w:ins>
      <w:ins w:id="3343" w:author="Administrator" w:date="2019-08-18T20:20:00Z">
        <w:r w:rsidR="00F113CF">
          <w:rPr>
            <w:rFonts w:hint="eastAsia"/>
          </w:rPr>
          <w:t>聽完</w:t>
        </w:r>
      </w:ins>
      <w:ins w:id="3344" w:author="Administrator" w:date="2019-08-18T18:42:00Z">
        <w:r w:rsidR="00037972">
          <w:rPr>
            <w:rFonts w:hint="eastAsia"/>
          </w:rPr>
          <w:t>有些吃驚</w:t>
        </w:r>
      </w:ins>
      <w:ins w:id="3345" w:author="Administrator" w:date="2019-08-18T20:34:00Z">
        <w:r w:rsidR="00F56AE7">
          <w:rPr>
            <w:rFonts w:hint="eastAsia"/>
          </w:rPr>
          <w:t>，</w:t>
        </w:r>
      </w:ins>
      <w:ins w:id="3346" w:author="Administrator" w:date="2019-08-18T20:35:00Z">
        <w:r w:rsidR="00F56AE7">
          <w:rPr>
            <w:rFonts w:hint="eastAsia"/>
          </w:rPr>
          <w:t>在他心中，這些平民老百姓</w:t>
        </w:r>
      </w:ins>
      <w:ins w:id="3347" w:author="Administrator" w:date="2019-08-18T20:36:00Z">
        <w:r w:rsidR="00F56AE7">
          <w:rPr>
            <w:rFonts w:hint="eastAsia"/>
          </w:rPr>
          <w:t>的稅賦</w:t>
        </w:r>
      </w:ins>
      <w:ins w:id="3348" w:author="Administrator" w:date="2019-08-18T20:35:00Z">
        <w:r w:rsidR="00F56AE7">
          <w:rPr>
            <w:rFonts w:hint="eastAsia"/>
          </w:rPr>
          <w:t>都歸</w:t>
        </w:r>
      </w:ins>
      <w:ins w:id="3349" w:author="Administrator" w:date="2019-08-18T20:36:00Z">
        <w:r w:rsidR="00F56AE7">
          <w:rPr>
            <w:rFonts w:hint="eastAsia"/>
          </w:rPr>
          <w:t>朝庭所管，像這般私下徵收，應該是不允許的。</w:t>
        </w:r>
      </w:ins>
    </w:p>
    <w:p w:rsidR="00F56AE7" w:rsidRDefault="00F56AE7" w:rsidP="00813907">
      <w:pPr>
        <w:spacing w:after="240"/>
        <w:rPr>
          <w:ins w:id="3350" w:author="Administrator" w:date="2019-08-18T20:20:00Z"/>
        </w:rPr>
      </w:pPr>
      <w:ins w:id="3351" w:author="Administrator" w:date="2019-08-18T20:36:00Z">
        <w:r>
          <w:rPr>
            <w:rFonts w:hint="eastAsia"/>
          </w:rPr>
          <w:t>哪怕這裡已經不是</w:t>
        </w:r>
      </w:ins>
      <w:ins w:id="3352" w:author="Administrator" w:date="2019-08-18T20:41:00Z">
        <w:r w:rsidR="007C1D29">
          <w:rPr>
            <w:rFonts w:hint="eastAsia"/>
          </w:rPr>
          <w:t>北都國，而是武祁國境內，可是這裡應該也有王法，不會如此</w:t>
        </w:r>
      </w:ins>
      <w:ins w:id="3353" w:author="Administrator" w:date="2019-08-18T20:52:00Z">
        <w:r w:rsidR="007C1D29">
          <w:rPr>
            <w:rFonts w:hint="eastAsia"/>
          </w:rPr>
          <w:t>混亂</w:t>
        </w:r>
      </w:ins>
      <w:ins w:id="3354" w:author="Administrator" w:date="2019-08-18T20:41:00Z">
        <w:r w:rsidR="006C471A">
          <w:rPr>
            <w:rFonts w:hint="eastAsia"/>
          </w:rPr>
          <w:t>才是。</w:t>
        </w:r>
      </w:ins>
    </w:p>
    <w:p w:rsidR="007C1D29" w:rsidRDefault="006C471A" w:rsidP="00813907">
      <w:pPr>
        <w:spacing w:after="240"/>
        <w:rPr>
          <w:ins w:id="3355" w:author="Administrator" w:date="2019-08-18T20:57:00Z"/>
        </w:rPr>
      </w:pPr>
      <w:ins w:id="3356" w:author="Administrator" w:date="2019-08-18T20:41:00Z">
        <w:r>
          <w:rPr>
            <w:rFonts w:hint="eastAsia"/>
          </w:rPr>
          <w:t>那醜婦聽聞此話，臉上譏笑的意思更濃，呸了</w:t>
        </w:r>
      </w:ins>
      <w:ins w:id="3357" w:author="Administrator" w:date="2019-08-18T20:42:00Z">
        <w:r>
          <w:rPr>
            <w:rFonts w:hint="eastAsia"/>
          </w:rPr>
          <w:t>一聲說道，</w:t>
        </w:r>
      </w:ins>
      <w:ins w:id="3358" w:author="Administrator" w:date="2019-08-18T20:21:00Z">
        <w:r w:rsidR="00F113CF">
          <w:rPr>
            <w:rFonts w:hint="eastAsia"/>
          </w:rPr>
          <w:t>「州府的人？哼？</w:t>
        </w:r>
      </w:ins>
      <w:ins w:id="3359" w:author="Administrator" w:date="2019-08-18T20:53:00Z">
        <w:r w:rsidR="007C1D29">
          <w:rPr>
            <w:rFonts w:hint="eastAsia"/>
          </w:rPr>
          <w:t>那群兇神惡煞</w:t>
        </w:r>
      </w:ins>
      <w:ins w:id="3360" w:author="Administrator" w:date="2019-08-18T20:55:00Z">
        <w:r w:rsidR="007C1D29">
          <w:rPr>
            <w:rFonts w:hint="eastAsia"/>
          </w:rPr>
          <w:t>的官老爺</w:t>
        </w:r>
      </w:ins>
      <w:ins w:id="3361" w:author="Administrator" w:date="2019-08-18T20:53:00Z">
        <w:r w:rsidR="007C1D29">
          <w:rPr>
            <w:rFonts w:hint="eastAsia"/>
          </w:rPr>
          <w:t>，只敢在我們小老百姓面前裝狠，遇上了</w:t>
        </w:r>
      </w:ins>
      <w:ins w:id="3362" w:author="Administrator" w:date="2019-08-18T20:55:00Z">
        <w:r w:rsidR="007C1D29">
          <w:rPr>
            <w:rFonts w:hint="eastAsia"/>
          </w:rPr>
          <w:t>比他們更狠的土匪們，哪個不是躲得遠遠的</w:t>
        </w:r>
      </w:ins>
      <w:ins w:id="3363" w:author="Administrator" w:date="2019-08-18T20:56:00Z">
        <w:r w:rsidR="007C1D29">
          <w:rPr>
            <w:rFonts w:hint="eastAsia"/>
          </w:rPr>
          <w:t>？靠他們管，還不如我們</w:t>
        </w:r>
      </w:ins>
      <w:ins w:id="3364" w:author="Administrator" w:date="2019-08-18T21:49:00Z">
        <w:r w:rsidR="007C1D29">
          <w:rPr>
            <w:rFonts w:hint="eastAsia"/>
          </w:rPr>
          <w:t>村裡</w:t>
        </w:r>
      </w:ins>
      <w:ins w:id="3365" w:author="Administrator" w:date="2019-08-18T20:56:00Z">
        <w:r w:rsidR="007C1D29">
          <w:rPr>
            <w:rFonts w:hint="eastAsia"/>
          </w:rPr>
          <w:t>的</w:t>
        </w:r>
      </w:ins>
      <w:ins w:id="3366" w:author="Administrator" w:date="2019-08-18T20:57:00Z">
        <w:r w:rsidR="007C1D29">
          <w:rPr>
            <w:rFonts w:hint="eastAsia"/>
          </w:rPr>
          <w:t>鐵牛哥來得靠譜…」</w:t>
        </w:r>
      </w:ins>
    </w:p>
    <w:p w:rsidR="007C1D29" w:rsidRDefault="007C1D29" w:rsidP="00813907">
      <w:pPr>
        <w:spacing w:after="240"/>
        <w:rPr>
          <w:ins w:id="3367" w:author="Administrator" w:date="2019-08-18T21:06:00Z"/>
        </w:rPr>
      </w:pPr>
      <w:ins w:id="3368" w:author="Administrator" w:date="2019-08-18T20:57:00Z">
        <w:r>
          <w:rPr>
            <w:rFonts w:hint="eastAsia"/>
          </w:rPr>
          <w:t>話正說到一半，就聽到</w:t>
        </w:r>
      </w:ins>
      <w:ins w:id="3369" w:author="Administrator" w:date="2019-08-18T20:58:00Z">
        <w:r>
          <w:rPr>
            <w:rFonts w:hint="eastAsia"/>
          </w:rPr>
          <w:t>另一個斗大的嗓門聲大喊著，「四</w:t>
        </w:r>
      </w:ins>
      <w:ins w:id="3370" w:author="Administrator" w:date="2019-08-18T21:02:00Z">
        <w:r>
          <w:rPr>
            <w:rFonts w:hint="eastAsia"/>
          </w:rPr>
          <w:t>哥</w:t>
        </w:r>
      </w:ins>
      <w:ins w:id="3371" w:author="Administrator" w:date="2019-08-18T20:58:00Z">
        <w:r>
          <w:rPr>
            <w:rFonts w:hint="eastAsia"/>
          </w:rPr>
          <w:t>，</w:t>
        </w:r>
      </w:ins>
      <w:ins w:id="3372" w:author="Administrator" w:date="2019-08-18T21:02:00Z">
        <w:r>
          <w:rPr>
            <w:rFonts w:hint="eastAsia"/>
          </w:rPr>
          <w:t>你這次怎麼來得那麼早，</w:t>
        </w:r>
      </w:ins>
      <w:ins w:id="3373" w:author="Administrator" w:date="2019-08-18T21:05:00Z">
        <w:r>
          <w:rPr>
            <w:rFonts w:hint="eastAsia"/>
          </w:rPr>
          <w:t>這特嗎的</w:t>
        </w:r>
      </w:ins>
      <w:ins w:id="3374" w:author="Administrator" w:date="2019-08-18T21:06:00Z">
        <w:r>
          <w:rPr>
            <w:rFonts w:hint="eastAsia"/>
          </w:rPr>
          <w:t>不是都還沒</w:t>
        </w:r>
      </w:ins>
      <w:ins w:id="3375" w:author="Administrator" w:date="2019-08-18T21:02:00Z">
        <w:r>
          <w:rPr>
            <w:rFonts w:hint="eastAsia"/>
          </w:rPr>
          <w:t>過</w:t>
        </w:r>
      </w:ins>
      <w:ins w:id="3376" w:author="Administrator" w:date="2019-08-18T21:06:00Z">
        <w:r>
          <w:rPr>
            <w:rFonts w:hint="eastAsia"/>
          </w:rPr>
          <w:t>三個月嗎？這麼早就想弟弟來的阿？」</w:t>
        </w:r>
      </w:ins>
    </w:p>
    <w:p w:rsidR="006979F3" w:rsidRPr="00194B81" w:rsidRDefault="006979F3" w:rsidP="00813907">
      <w:pPr>
        <w:spacing w:after="240"/>
        <w:rPr>
          <w:ins w:id="3377" w:author="Administrator" w:date="2019-08-18T15:36:00Z"/>
        </w:rPr>
      </w:pPr>
    </w:p>
    <w:p w:rsidR="00533666" w:rsidRDefault="007C1D29" w:rsidP="00533666">
      <w:pPr>
        <w:pStyle w:val="12"/>
        <w:numPr>
          <w:ilvl w:val="0"/>
          <w:numId w:val="1"/>
        </w:numPr>
        <w:spacing w:after="240"/>
        <w:ind w:leftChars="0" w:left="357" w:hanging="357"/>
        <w:outlineLvl w:val="0"/>
        <w:rPr>
          <w:ins w:id="3378" w:author="Administrator" w:date="2019-08-18T21:12:00Z"/>
        </w:rPr>
      </w:pPr>
      <w:ins w:id="3379" w:author="Administrator" w:date="2019-08-18T21:11:00Z">
        <w:r>
          <w:rPr>
            <w:rFonts w:hint="eastAsia"/>
          </w:rPr>
          <w:t>仗義勇為，</w:t>
        </w:r>
      </w:ins>
      <w:ins w:id="3380" w:author="Administrator" w:date="2019-08-18T21:12:00Z">
        <w:r>
          <w:rPr>
            <w:rFonts w:hint="eastAsia"/>
          </w:rPr>
          <w:t>是蠢是勇？</w:t>
        </w:r>
      </w:ins>
    </w:p>
    <w:p w:rsidR="000F0075" w:rsidRDefault="007C1D29">
      <w:pPr>
        <w:pStyle w:val="12"/>
        <w:spacing w:after="240"/>
        <w:ind w:leftChars="0" w:left="0"/>
        <w:rPr>
          <w:ins w:id="3381" w:author="Administrator" w:date="2019-08-18T21:14:00Z"/>
        </w:rPr>
        <w:pPrChange w:id="3382" w:author="Administrator" w:date="2019-08-18T21:12:00Z">
          <w:pPr>
            <w:pStyle w:val="12"/>
            <w:numPr>
              <w:numId w:val="1"/>
            </w:numPr>
            <w:spacing w:after="240"/>
            <w:ind w:leftChars="0" w:left="357" w:hanging="357"/>
            <w:outlineLvl w:val="0"/>
          </w:pPr>
        </w:pPrChange>
      </w:pPr>
      <w:ins w:id="3383" w:author="Administrator" w:date="2019-08-18T21:12:00Z">
        <w:r>
          <w:rPr>
            <w:rFonts w:hint="eastAsia"/>
          </w:rPr>
          <w:t>那叫聲斗大，幾</w:t>
        </w:r>
      </w:ins>
      <w:ins w:id="3384" w:author="Administrator" w:date="2019-08-18T21:13:00Z">
        <w:r>
          <w:rPr>
            <w:rFonts w:hint="eastAsia"/>
          </w:rPr>
          <w:t>十尺內的人都聽到了，當然也包括了那麼更揪著老農的鬍渣</w:t>
        </w:r>
      </w:ins>
      <w:ins w:id="3385" w:author="Administrator" w:date="2019-08-18T21:14:00Z">
        <w:r>
          <w:rPr>
            <w:rFonts w:hint="eastAsia"/>
          </w:rPr>
          <w:t>大</w:t>
        </w:r>
      </w:ins>
      <w:ins w:id="3386" w:author="Administrator" w:date="2019-08-18T21:13:00Z">
        <w:r>
          <w:rPr>
            <w:rFonts w:hint="eastAsia"/>
          </w:rPr>
          <w:t>漢</w:t>
        </w:r>
      </w:ins>
      <w:ins w:id="3387" w:author="Administrator" w:date="2019-08-18T21:14:00Z">
        <w:r>
          <w:rPr>
            <w:rFonts w:hint="eastAsia"/>
          </w:rPr>
          <w:t>。</w:t>
        </w:r>
      </w:ins>
    </w:p>
    <w:p w:rsidR="000F0075" w:rsidRDefault="007C1D29">
      <w:pPr>
        <w:pStyle w:val="12"/>
        <w:spacing w:after="240"/>
        <w:ind w:leftChars="0" w:left="0"/>
        <w:rPr>
          <w:ins w:id="3388" w:author="Administrator" w:date="2019-08-18T21:15:00Z"/>
        </w:rPr>
        <w:pPrChange w:id="3389" w:author="Administrator" w:date="2019-08-18T21:12:00Z">
          <w:pPr>
            <w:pStyle w:val="12"/>
            <w:numPr>
              <w:numId w:val="1"/>
            </w:numPr>
            <w:spacing w:after="240"/>
            <w:ind w:leftChars="0" w:left="357" w:hanging="357"/>
            <w:outlineLvl w:val="0"/>
          </w:pPr>
        </w:pPrChange>
      </w:pPr>
      <w:ins w:id="3390" w:author="Administrator" w:date="2019-08-18T21:14:00Z">
        <w:r>
          <w:rPr>
            <w:rFonts w:hint="eastAsia"/>
          </w:rPr>
          <w:t>他眉頭微微一皺，隨即又鬆了開來，笑罵道，「誰是你四哥了，鐵牛，我說過了，看在你的面子上，我可以盡量不</w:t>
        </w:r>
      </w:ins>
      <w:ins w:id="3391" w:author="Administrator" w:date="2019-08-18T21:15:00Z">
        <w:r>
          <w:rPr>
            <w:rFonts w:hint="eastAsia"/>
          </w:rPr>
          <w:t>對</w:t>
        </w:r>
      </w:ins>
      <w:ins w:id="3392" w:author="Administrator" w:date="2019-08-18T21:14:00Z">
        <w:r>
          <w:rPr>
            <w:rFonts w:hint="eastAsia"/>
          </w:rPr>
          <w:t>青牛</w:t>
        </w:r>
      </w:ins>
      <w:ins w:id="3393" w:author="Administrator" w:date="2019-08-18T21:49:00Z">
        <w:r>
          <w:rPr>
            <w:rFonts w:hint="eastAsia"/>
          </w:rPr>
          <w:t>村</w:t>
        </w:r>
      </w:ins>
      <w:ins w:id="3394" w:author="Administrator" w:date="2019-08-18T21:14:00Z">
        <w:r>
          <w:rPr>
            <w:rFonts w:hint="eastAsia"/>
          </w:rPr>
          <w:t>內</w:t>
        </w:r>
      </w:ins>
      <w:ins w:id="3395" w:author="Administrator" w:date="2019-08-18T21:15:00Z">
        <w:r>
          <w:rPr>
            <w:rFonts w:hint="eastAsia"/>
          </w:rPr>
          <w:t>的人動手，可這可不是說我就怕了你了。」</w:t>
        </w:r>
      </w:ins>
    </w:p>
    <w:p w:rsidR="000F0075" w:rsidRDefault="007C1D29">
      <w:pPr>
        <w:pStyle w:val="12"/>
        <w:spacing w:after="240"/>
        <w:ind w:leftChars="0" w:left="0"/>
        <w:rPr>
          <w:ins w:id="3396" w:author="Administrator" w:date="2019-08-18T21:22:00Z"/>
        </w:rPr>
        <w:pPrChange w:id="3397" w:author="Administrator" w:date="2019-08-18T21:12:00Z">
          <w:pPr>
            <w:pStyle w:val="12"/>
            <w:numPr>
              <w:numId w:val="1"/>
            </w:numPr>
            <w:spacing w:after="240"/>
            <w:ind w:leftChars="0" w:left="357" w:hanging="357"/>
            <w:outlineLvl w:val="0"/>
          </w:pPr>
        </w:pPrChange>
      </w:pPr>
      <w:ins w:id="3398" w:author="Administrator" w:date="2019-08-18T21:15:00Z">
        <w:r>
          <w:rPr>
            <w:rFonts w:hint="eastAsia"/>
          </w:rPr>
          <w:t>被稱作鐵牛的農夫</w:t>
        </w:r>
      </w:ins>
      <w:ins w:id="3399" w:author="Administrator" w:date="2019-08-18T21:17:00Z">
        <w:r>
          <w:rPr>
            <w:rFonts w:hint="eastAsia"/>
          </w:rPr>
          <w:t>三步併作兩</w:t>
        </w:r>
      </w:ins>
      <w:ins w:id="3400" w:author="Administrator" w:date="2019-08-18T21:18:00Z">
        <w:r>
          <w:rPr>
            <w:rFonts w:hint="eastAsia"/>
          </w:rPr>
          <w:t>步跑了過來，手上的鋤頭還沒放下，就一臉熱絡地迎上那鬍渣漢子說道，「诶？四哥，你怎麼這麼說呢？</w:t>
        </w:r>
      </w:ins>
      <w:ins w:id="3401" w:author="Administrator" w:date="2019-08-18T21:19:00Z">
        <w:r>
          <w:rPr>
            <w:rFonts w:hint="eastAsia"/>
          </w:rPr>
          <w:t>雖然說你風雷幫李四的名字現在是大名鼎鼎，可小時後，咱們不是也一起玩耍過嗎？怎，發了</w:t>
        </w:r>
      </w:ins>
      <w:ins w:id="3402" w:author="Administrator" w:date="2019-08-18T21:20:00Z">
        <w:r>
          <w:rPr>
            <w:rFonts w:hint="eastAsia"/>
          </w:rPr>
          <w:t>達</w:t>
        </w:r>
      </w:ins>
      <w:ins w:id="3403" w:author="Administrator" w:date="2019-08-18T21:19:00Z">
        <w:r>
          <w:rPr>
            <w:rFonts w:hint="eastAsia"/>
          </w:rPr>
          <w:t>就不認小弟了？」</w:t>
        </w:r>
      </w:ins>
    </w:p>
    <w:p w:rsidR="000F0075" w:rsidRDefault="007C1D29">
      <w:pPr>
        <w:pStyle w:val="12"/>
        <w:spacing w:after="240"/>
        <w:ind w:leftChars="0" w:left="0"/>
        <w:rPr>
          <w:ins w:id="3404" w:author="Administrator" w:date="2019-08-18T21:28:00Z"/>
        </w:rPr>
        <w:pPrChange w:id="3405" w:author="Administrator" w:date="2019-08-18T21:12:00Z">
          <w:pPr>
            <w:pStyle w:val="12"/>
            <w:numPr>
              <w:numId w:val="1"/>
            </w:numPr>
            <w:spacing w:after="240"/>
            <w:ind w:leftChars="0" w:left="357" w:hanging="357"/>
            <w:outlineLvl w:val="0"/>
          </w:pPr>
        </w:pPrChange>
      </w:pPr>
      <w:ins w:id="3406" w:author="Administrator" w:date="2019-08-18T21:22:00Z">
        <w:r>
          <w:rPr>
            <w:rFonts w:hint="eastAsia"/>
          </w:rPr>
          <w:t>李四</w:t>
        </w:r>
      </w:ins>
      <w:ins w:id="3407" w:author="Administrator" w:date="2019-08-18T22:54:00Z">
        <w:r w:rsidR="009E2298">
          <w:rPr>
            <w:rFonts w:hint="eastAsia"/>
          </w:rPr>
          <w:t>感覺到後頭幾名</w:t>
        </w:r>
      </w:ins>
      <w:ins w:id="3408" w:author="Administrator" w:date="2019-08-26T23:28:00Z">
        <w:r w:rsidR="009E2298">
          <w:rPr>
            <w:rFonts w:hint="eastAsia"/>
          </w:rPr>
          <w:t>混子</w:t>
        </w:r>
      </w:ins>
      <w:ins w:id="3409" w:author="Administrator" w:date="2019-08-18T22:54:00Z">
        <w:r>
          <w:rPr>
            <w:rFonts w:hint="eastAsia"/>
          </w:rPr>
          <w:t>的視線，</w:t>
        </w:r>
      </w:ins>
      <w:ins w:id="3410" w:author="Administrator" w:date="2019-08-18T21:22:00Z">
        <w:r>
          <w:rPr>
            <w:rFonts w:hint="eastAsia"/>
          </w:rPr>
          <w:t>笑</w:t>
        </w:r>
      </w:ins>
      <w:ins w:id="3411" w:author="Administrator" w:date="2019-08-18T22:54:00Z">
        <w:r>
          <w:rPr>
            <w:rFonts w:hint="eastAsia"/>
          </w:rPr>
          <w:t>容有些僵硬</w:t>
        </w:r>
      </w:ins>
      <w:ins w:id="3412" w:author="Administrator" w:date="2019-08-18T21:22:00Z">
        <w:r>
          <w:rPr>
            <w:rFonts w:hint="eastAsia"/>
          </w:rPr>
          <w:t>，莫可奈何</w:t>
        </w:r>
      </w:ins>
      <w:ins w:id="3413" w:author="Administrator" w:date="2019-08-18T22:55:00Z">
        <w:r>
          <w:rPr>
            <w:rFonts w:hint="eastAsia"/>
          </w:rPr>
          <w:t>地苦笑了下</w:t>
        </w:r>
      </w:ins>
      <w:ins w:id="3414" w:author="Administrator" w:date="2019-08-18T21:22:00Z">
        <w:r>
          <w:rPr>
            <w:rFonts w:hint="eastAsia"/>
          </w:rPr>
          <w:t>，許久才揮揮手說，「行</w:t>
        </w:r>
      </w:ins>
      <w:ins w:id="3415" w:author="Administrator" w:date="2019-08-18T21:23:00Z">
        <w:r>
          <w:rPr>
            <w:rFonts w:hint="eastAsia"/>
          </w:rPr>
          <w:t>了</w:t>
        </w:r>
      </w:ins>
      <w:ins w:id="3416" w:author="Administrator" w:date="2019-08-18T21:22:00Z">
        <w:r>
          <w:rPr>
            <w:rFonts w:hint="eastAsia"/>
          </w:rPr>
          <w:t>，</w:t>
        </w:r>
      </w:ins>
      <w:ins w:id="3417" w:author="Administrator" w:date="2019-08-18T21:23:00Z">
        <w:r>
          <w:rPr>
            <w:rFonts w:hint="eastAsia"/>
          </w:rPr>
          <w:t>不用再說了，這次</w:t>
        </w:r>
      </w:ins>
      <w:ins w:id="3418" w:author="Administrator" w:date="2019-08-18T21:25:00Z">
        <w:r>
          <w:rPr>
            <w:rFonts w:hint="eastAsia"/>
          </w:rPr>
          <w:t>多來徵收的</w:t>
        </w:r>
      </w:ins>
      <w:ins w:id="3419" w:author="Administrator" w:date="2019-08-18T21:26:00Z">
        <w:r>
          <w:rPr>
            <w:rFonts w:hint="eastAsia"/>
          </w:rPr>
          <w:t>原因是</w:t>
        </w:r>
      </w:ins>
      <w:ins w:id="3420" w:author="Administrator" w:date="2019-08-18T21:27:00Z">
        <w:r>
          <w:rPr>
            <w:rFonts w:hint="eastAsia"/>
          </w:rPr>
          <w:t>頂頭幫主的命令，就算你求我，我也得照</w:t>
        </w:r>
      </w:ins>
      <w:ins w:id="3421" w:author="Administrator" w:date="2019-08-18T21:28:00Z">
        <w:r>
          <w:rPr>
            <w:rFonts w:hint="eastAsia"/>
          </w:rPr>
          <w:t>辦</w:t>
        </w:r>
      </w:ins>
      <w:ins w:id="3422" w:author="Administrator" w:date="2019-08-18T21:27:00Z">
        <w:r>
          <w:rPr>
            <w:rFonts w:hint="eastAsia"/>
          </w:rPr>
          <w:t>，</w:t>
        </w:r>
      </w:ins>
      <w:ins w:id="3423" w:author="Administrator" w:date="2019-08-18T21:28:00Z">
        <w:r>
          <w:rPr>
            <w:rFonts w:hint="eastAsia"/>
          </w:rPr>
          <w:t>否則回去不好交待。」</w:t>
        </w:r>
      </w:ins>
    </w:p>
    <w:p w:rsidR="000F0075" w:rsidRDefault="007C1D29">
      <w:pPr>
        <w:pStyle w:val="12"/>
        <w:spacing w:after="240"/>
        <w:ind w:leftChars="0" w:left="0"/>
        <w:rPr>
          <w:ins w:id="3424" w:author="Administrator" w:date="2019-08-18T22:57:00Z"/>
        </w:rPr>
        <w:pPrChange w:id="3425" w:author="Administrator" w:date="2019-08-18T21:12:00Z">
          <w:pPr>
            <w:pStyle w:val="12"/>
            <w:numPr>
              <w:numId w:val="1"/>
            </w:numPr>
            <w:spacing w:after="240"/>
            <w:ind w:leftChars="0" w:left="357" w:hanging="357"/>
            <w:outlineLvl w:val="0"/>
          </w:pPr>
        </w:pPrChange>
      </w:pPr>
      <w:ins w:id="3426" w:author="Administrator" w:date="2019-08-18T21:36:00Z">
        <w:r>
          <w:rPr>
            <w:rFonts w:hint="eastAsia"/>
          </w:rPr>
          <w:t>聽到這話，</w:t>
        </w:r>
      </w:ins>
      <w:ins w:id="3427" w:author="Administrator" w:date="2019-08-18T21:35:00Z">
        <w:r>
          <w:rPr>
            <w:rFonts w:hint="eastAsia"/>
          </w:rPr>
          <w:t>鐵牛</w:t>
        </w:r>
      </w:ins>
      <w:ins w:id="3428" w:author="Administrator" w:date="2019-08-18T21:36:00Z">
        <w:r>
          <w:rPr>
            <w:rFonts w:hint="eastAsia"/>
          </w:rPr>
          <w:t>眼中微不可見地閃過一絲陰霾，</w:t>
        </w:r>
      </w:ins>
      <w:ins w:id="3429" w:author="Administrator" w:date="2019-08-18T21:39:00Z">
        <w:r>
          <w:rPr>
            <w:rFonts w:hint="eastAsia"/>
          </w:rPr>
          <w:t>但還是強堆起笑容說，「</w:t>
        </w:r>
      </w:ins>
      <w:ins w:id="3430" w:author="Administrator" w:date="2019-08-18T21:40:00Z">
        <w:r>
          <w:rPr>
            <w:rFonts w:hint="eastAsia"/>
          </w:rPr>
          <w:t>話不是這麼說…</w:t>
        </w:r>
      </w:ins>
      <w:ins w:id="3431" w:author="Administrator" w:date="2019-08-18T22:56:00Z">
        <w:r>
          <w:rPr>
            <w:rFonts w:hint="eastAsia"/>
          </w:rPr>
          <w:t>四</w:t>
        </w:r>
      </w:ins>
      <w:ins w:id="3432" w:author="Administrator" w:date="2019-08-18T21:40:00Z">
        <w:r>
          <w:rPr>
            <w:rFonts w:hint="eastAsia"/>
          </w:rPr>
          <w:t>哥，你也知道，咱們村裡，不就是幾畝田地而已，就算風雷幫幫主下令，可我們</w:t>
        </w:r>
      </w:ins>
      <w:ins w:id="3433" w:author="Administrator" w:date="2019-08-18T21:41:00Z">
        <w:r>
          <w:rPr>
            <w:rFonts w:hint="eastAsia"/>
          </w:rPr>
          <w:t>村裡的人繳不出錢來就是繳不出阿，</w:t>
        </w:r>
      </w:ins>
      <w:ins w:id="3434" w:author="Administrator" w:date="2019-08-18T22:55:00Z">
        <w:r>
          <w:rPr>
            <w:rFonts w:hint="eastAsia"/>
          </w:rPr>
          <w:t>總不可能去偷去搶吧？就算要搶，也得有地方搶才行，</w:t>
        </w:r>
      </w:ins>
      <w:ins w:id="3435" w:author="Administrator" w:date="2019-08-18T22:56:00Z">
        <w:r>
          <w:rPr>
            <w:rFonts w:hint="eastAsia"/>
          </w:rPr>
          <w:t>可這附近都是這樣的小荒村，哪來多餘的糧搶呢？這樣吧，四哥您跟頂頭的回報一下，</w:t>
        </w:r>
      </w:ins>
      <w:ins w:id="3436" w:author="Administrator" w:date="2019-08-18T21:41:00Z">
        <w:r>
          <w:rPr>
            <w:rFonts w:hint="eastAsia"/>
          </w:rPr>
          <w:t>能不能再寬融個幾</w:t>
        </w:r>
      </w:ins>
      <w:ins w:id="3437" w:author="Administrator" w:date="2019-08-18T21:42:00Z">
        <w:r>
          <w:rPr>
            <w:rFonts w:hint="eastAsia"/>
          </w:rPr>
          <w:t>週，</w:t>
        </w:r>
      </w:ins>
      <w:ins w:id="3438" w:author="Administrator" w:date="2019-08-18T21:43:00Z">
        <w:r>
          <w:rPr>
            <w:rFonts w:hint="eastAsia"/>
          </w:rPr>
          <w:t>我叫他們去林內打打野味</w:t>
        </w:r>
      </w:ins>
      <w:ins w:id="3439" w:author="Administrator" w:date="2019-08-18T22:56:00Z">
        <w:r>
          <w:rPr>
            <w:rFonts w:hint="eastAsia"/>
          </w:rPr>
          <w:t>，抓抓</w:t>
        </w:r>
      </w:ins>
      <w:ins w:id="3440" w:author="Administrator" w:date="2019-08-18T22:57:00Z">
        <w:r>
          <w:rPr>
            <w:rFonts w:hint="eastAsia"/>
          </w:rPr>
          <w:t>青</w:t>
        </w:r>
      </w:ins>
      <w:ins w:id="3441" w:author="Administrator" w:date="2019-08-18T22:56:00Z">
        <w:r>
          <w:rPr>
            <w:rFonts w:hint="eastAsia"/>
          </w:rPr>
          <w:t>蛇</w:t>
        </w:r>
      </w:ins>
      <w:ins w:id="3442" w:author="Administrator" w:date="2019-08-18T21:43:00Z">
        <w:r>
          <w:rPr>
            <w:rFonts w:hint="eastAsia"/>
          </w:rPr>
          <w:t>，</w:t>
        </w:r>
      </w:ins>
      <w:ins w:id="3443" w:author="Administrator" w:date="2019-08-18T21:45:00Z">
        <w:r>
          <w:rPr>
            <w:rFonts w:hint="eastAsia"/>
          </w:rPr>
          <w:t>賣到鎮上</w:t>
        </w:r>
      </w:ins>
      <w:ins w:id="3444" w:author="Administrator" w:date="2019-08-18T21:43:00Z">
        <w:r>
          <w:rPr>
            <w:rFonts w:hint="eastAsia"/>
          </w:rPr>
          <w:t>湊點錢，</w:t>
        </w:r>
      </w:ins>
      <w:ins w:id="3445" w:author="Administrator" w:date="2019-08-18T22:57:00Z">
        <w:r>
          <w:rPr>
            <w:rFonts w:hint="eastAsia"/>
          </w:rPr>
          <w:t>回頭趕忙就把這會費給補繳了，好嗎？」</w:t>
        </w:r>
      </w:ins>
    </w:p>
    <w:p w:rsidR="000F0075" w:rsidRDefault="007C1D29">
      <w:pPr>
        <w:pStyle w:val="12"/>
        <w:spacing w:after="240"/>
        <w:ind w:leftChars="0" w:left="0"/>
        <w:rPr>
          <w:ins w:id="3446" w:author="Administrator" w:date="2019-08-18T22:58:00Z"/>
        </w:rPr>
        <w:pPrChange w:id="3447" w:author="Administrator" w:date="2019-08-18T21:12:00Z">
          <w:pPr>
            <w:pStyle w:val="12"/>
            <w:numPr>
              <w:numId w:val="1"/>
            </w:numPr>
            <w:spacing w:after="240"/>
            <w:ind w:leftChars="0" w:left="357" w:hanging="357"/>
            <w:outlineLvl w:val="0"/>
          </w:pPr>
        </w:pPrChange>
      </w:pPr>
      <w:ins w:id="3448" w:author="Administrator" w:date="2019-08-18T22:57:00Z">
        <w:r>
          <w:rPr>
            <w:rFonts w:hint="eastAsia"/>
          </w:rPr>
          <w:t>這翻話說得是合情合理，既給對方</w:t>
        </w:r>
      </w:ins>
      <w:ins w:id="3449" w:author="Administrator" w:date="2019-08-18T22:58:00Z">
        <w:r>
          <w:rPr>
            <w:rFonts w:hint="eastAsia"/>
          </w:rPr>
          <w:t>台階下了，又找一個方法讓彼此好過，哪怕是李龍飛聽到了，都覺得沒有更好的方法了。</w:t>
        </w:r>
      </w:ins>
    </w:p>
    <w:p w:rsidR="000F0075" w:rsidRDefault="007C1D29">
      <w:pPr>
        <w:pStyle w:val="12"/>
        <w:spacing w:after="240"/>
        <w:ind w:leftChars="0" w:left="0"/>
        <w:rPr>
          <w:ins w:id="3450" w:author="Administrator" w:date="2019-08-18T23:24:00Z"/>
        </w:rPr>
        <w:pPrChange w:id="3451" w:author="Administrator" w:date="2019-08-18T21:12:00Z">
          <w:pPr>
            <w:pStyle w:val="12"/>
            <w:numPr>
              <w:numId w:val="1"/>
            </w:numPr>
            <w:spacing w:after="240"/>
            <w:ind w:leftChars="0" w:left="357" w:hanging="357"/>
            <w:outlineLvl w:val="0"/>
          </w:pPr>
        </w:pPrChange>
      </w:pPr>
      <w:ins w:id="3452" w:author="Administrator" w:date="2019-08-18T22:58:00Z">
        <w:r>
          <w:rPr>
            <w:rFonts w:hint="eastAsia"/>
          </w:rPr>
          <w:lastRenderedPageBreak/>
          <w:t>可那李四聽了，臉</w:t>
        </w:r>
      </w:ins>
      <w:ins w:id="3453" w:author="Administrator" w:date="2019-08-18T22:59:00Z">
        <w:r>
          <w:rPr>
            <w:rFonts w:hint="eastAsia"/>
          </w:rPr>
          <w:t>色黯了下來，沉聲說道，「</w:t>
        </w:r>
      </w:ins>
      <w:ins w:id="3454" w:author="Administrator" w:date="2019-08-18T23:22:00Z">
        <w:r>
          <w:rPr>
            <w:rFonts w:hint="eastAsia"/>
          </w:rPr>
          <w:t>鐵牛，我跟你是打小一起長大的，也不瞞你了，過些日，咱風雷幫跟巨</w:t>
        </w:r>
      </w:ins>
      <w:ins w:id="3455" w:author="Administrator" w:date="2019-08-18T23:23:00Z">
        <w:r>
          <w:rPr>
            <w:rFonts w:hint="eastAsia"/>
          </w:rPr>
          <w:t>鯨幫要跟外地的有些交易，這手頭上的銀倆，是少了些，所以幫主下令要</w:t>
        </w:r>
      </w:ins>
      <w:ins w:id="3456" w:author="Administrator" w:date="2019-08-18T23:24:00Z">
        <w:r>
          <w:rPr>
            <w:rFonts w:hint="eastAsia"/>
          </w:rPr>
          <w:t>籌點錢用。」</w:t>
        </w:r>
      </w:ins>
    </w:p>
    <w:p w:rsidR="000F0075" w:rsidRDefault="007C1D29">
      <w:pPr>
        <w:pStyle w:val="12"/>
        <w:spacing w:after="240"/>
        <w:ind w:leftChars="0" w:left="0"/>
        <w:rPr>
          <w:ins w:id="3457" w:author="Administrator" w:date="2019-08-18T23:25:00Z"/>
        </w:rPr>
        <w:pPrChange w:id="3458" w:author="Administrator" w:date="2019-08-18T21:12:00Z">
          <w:pPr>
            <w:pStyle w:val="12"/>
            <w:numPr>
              <w:numId w:val="1"/>
            </w:numPr>
            <w:spacing w:after="240"/>
            <w:ind w:leftChars="0" w:left="357" w:hanging="357"/>
            <w:outlineLvl w:val="0"/>
          </w:pPr>
        </w:pPrChange>
      </w:pPr>
      <w:ins w:id="3459" w:author="Administrator" w:date="2019-08-18T23:24:00Z">
        <w:r>
          <w:rPr>
            <w:rFonts w:hint="eastAsia"/>
          </w:rPr>
          <w:t>「我知道你心疼村裡的人，可若是這趟錢我</w:t>
        </w:r>
      </w:ins>
      <w:ins w:id="3460" w:author="Administrator" w:date="2019-08-18T23:25:00Z">
        <w:r>
          <w:rPr>
            <w:rFonts w:hint="eastAsia"/>
          </w:rPr>
          <w:t>若</w:t>
        </w:r>
      </w:ins>
      <w:ins w:id="3461" w:author="Administrator" w:date="2019-08-18T23:24:00Z">
        <w:r>
          <w:rPr>
            <w:rFonts w:hint="eastAsia"/>
          </w:rPr>
          <w:t>收不到，回頭幫內換了個人來收，那以後村內的日子會更不好過</w:t>
        </w:r>
      </w:ins>
      <w:ins w:id="3462" w:author="Administrator" w:date="2019-08-18T23:25:00Z">
        <w:r>
          <w:rPr>
            <w:rFonts w:hint="eastAsia"/>
          </w:rPr>
          <w:t>。</w:t>
        </w:r>
      </w:ins>
      <w:ins w:id="3463" w:author="Administrator" w:date="2019-08-18T23:24:00Z">
        <w:r>
          <w:rPr>
            <w:rFonts w:hint="eastAsia"/>
          </w:rPr>
          <w:t>你</w:t>
        </w:r>
      </w:ins>
      <w:ins w:id="3464" w:author="Administrator" w:date="2019-08-18T23:25:00Z">
        <w:r>
          <w:rPr>
            <w:rFonts w:hint="eastAsia"/>
          </w:rPr>
          <w:t>也不是蠢人，應該知道事情的輕重！」</w:t>
        </w:r>
      </w:ins>
    </w:p>
    <w:p w:rsidR="000F0075" w:rsidRDefault="00CD4406">
      <w:pPr>
        <w:pStyle w:val="12"/>
        <w:spacing w:after="240"/>
        <w:ind w:leftChars="0" w:left="0"/>
        <w:rPr>
          <w:ins w:id="3465" w:author="Administrator" w:date="2019-08-18T23:25:00Z"/>
        </w:rPr>
        <w:pPrChange w:id="3466" w:author="Administrator" w:date="2019-08-18T21:12:00Z">
          <w:pPr>
            <w:pStyle w:val="12"/>
            <w:numPr>
              <w:numId w:val="1"/>
            </w:numPr>
            <w:spacing w:after="240"/>
            <w:ind w:leftChars="0" w:left="357" w:hanging="357"/>
            <w:outlineLvl w:val="0"/>
          </w:pPr>
        </w:pPrChange>
      </w:pPr>
      <w:ins w:id="3467" w:author="Administrator" w:date="2019-08-18T23:25:00Z">
        <w:r>
          <w:rPr>
            <w:rFonts w:hint="eastAsia"/>
          </w:rPr>
          <w:t>「可…咱村內真的沒有多餘的米糧了阿！」鐵牛</w:t>
        </w:r>
      </w:ins>
      <w:ins w:id="3468" w:author="Administrator" w:date="2019-08-26T20:34:00Z">
        <w:r>
          <w:rPr>
            <w:rFonts w:hint="eastAsia"/>
          </w:rPr>
          <w:t>一</w:t>
        </w:r>
      </w:ins>
      <w:ins w:id="3469" w:author="Administrator" w:date="2019-08-18T23:25:00Z">
        <w:r>
          <w:rPr>
            <w:rFonts w:hint="eastAsia"/>
          </w:rPr>
          <w:t>急</w:t>
        </w:r>
      </w:ins>
      <w:ins w:id="3470" w:author="Administrator" w:date="2019-08-26T20:34:00Z">
        <w:r>
          <w:rPr>
            <w:rFonts w:hint="eastAsia"/>
          </w:rPr>
          <w:t>，一隻手搭在李四肩上，</w:t>
        </w:r>
      </w:ins>
      <w:ins w:id="3471" w:author="Administrator" w:date="2019-08-26T20:36:00Z">
        <w:r>
          <w:rPr>
            <w:rFonts w:hint="eastAsia"/>
          </w:rPr>
          <w:t>拉著他不放。</w:t>
        </w:r>
      </w:ins>
      <w:ins w:id="3472" w:author="Administrator" w:date="2019-08-18T23:25:00Z">
        <w:r w:rsidR="007C1D29">
          <w:rPr>
            <w:rFonts w:hint="eastAsia"/>
          </w:rPr>
          <w:t>。</w:t>
        </w:r>
      </w:ins>
    </w:p>
    <w:p w:rsidR="000F0075" w:rsidRDefault="005F6767">
      <w:pPr>
        <w:pStyle w:val="12"/>
        <w:spacing w:after="240"/>
        <w:ind w:leftChars="0" w:left="0"/>
        <w:rPr>
          <w:ins w:id="3473" w:author="Administrator" w:date="2019-08-18T23:37:00Z"/>
        </w:rPr>
        <w:pPrChange w:id="3474" w:author="Administrator" w:date="2019-08-18T21:12:00Z">
          <w:pPr>
            <w:pStyle w:val="12"/>
            <w:numPr>
              <w:numId w:val="1"/>
            </w:numPr>
            <w:spacing w:after="240"/>
            <w:ind w:leftChars="0" w:left="357" w:hanging="357"/>
            <w:outlineLvl w:val="0"/>
          </w:pPr>
        </w:pPrChange>
      </w:pPr>
      <w:ins w:id="3475" w:author="Administrator" w:date="2019-08-18T23:25:00Z">
        <w:r>
          <w:rPr>
            <w:rFonts w:hint="eastAsia"/>
          </w:rPr>
          <w:t>「</w:t>
        </w:r>
      </w:ins>
      <w:ins w:id="3476" w:author="Administrator" w:date="2019-08-18T23:37:00Z">
        <w:r w:rsidR="00CD4406">
          <w:rPr>
            <w:rFonts w:hint="eastAsia"/>
          </w:rPr>
          <w:t>沒多的米糧，那留種的種子也行！」李四眼見對方敬酒不吃吃罰酒，</w:t>
        </w:r>
      </w:ins>
      <w:ins w:id="3477" w:author="Administrator" w:date="2019-08-26T20:37:00Z">
        <w:r w:rsidR="00CD4406">
          <w:rPr>
            <w:rFonts w:hint="eastAsia"/>
          </w:rPr>
          <w:t>心中也火</w:t>
        </w:r>
      </w:ins>
      <w:ins w:id="3478" w:author="Administrator" w:date="2019-08-18T23:37:00Z">
        <w:r>
          <w:rPr>
            <w:rFonts w:hint="eastAsia"/>
          </w:rPr>
          <w:t>了</w:t>
        </w:r>
      </w:ins>
      <w:ins w:id="3479" w:author="Administrator" w:date="2019-08-26T20:36:00Z">
        <w:r w:rsidR="00CD4406">
          <w:rPr>
            <w:rFonts w:hint="eastAsia"/>
          </w:rPr>
          <w:t>，伸手撥開鐵牛的手</w:t>
        </w:r>
      </w:ins>
      <w:ins w:id="3480" w:author="Administrator" w:date="2019-08-26T20:37:00Z">
        <w:r w:rsidR="00CD4406">
          <w:rPr>
            <w:rFonts w:hint="eastAsia"/>
          </w:rPr>
          <w:t>，冷冷說道</w:t>
        </w:r>
      </w:ins>
      <w:ins w:id="3481" w:author="Administrator" w:date="2019-08-18T23:37:00Z">
        <w:r>
          <w:rPr>
            <w:rFonts w:hint="eastAsia"/>
          </w:rPr>
          <w:t>。</w:t>
        </w:r>
      </w:ins>
    </w:p>
    <w:p w:rsidR="000F0075" w:rsidRDefault="005F6767">
      <w:pPr>
        <w:pStyle w:val="12"/>
        <w:spacing w:after="240"/>
        <w:ind w:leftChars="0" w:left="0"/>
        <w:rPr>
          <w:ins w:id="3482" w:author="Administrator" w:date="2019-08-26T20:38:00Z"/>
        </w:rPr>
        <w:pPrChange w:id="3483" w:author="Administrator" w:date="2019-08-18T21:12:00Z">
          <w:pPr>
            <w:pStyle w:val="12"/>
            <w:numPr>
              <w:numId w:val="1"/>
            </w:numPr>
            <w:spacing w:after="240"/>
            <w:ind w:leftChars="0" w:left="357" w:hanging="357"/>
            <w:outlineLvl w:val="0"/>
          </w:pPr>
        </w:pPrChange>
      </w:pPr>
      <w:ins w:id="3484" w:author="Administrator" w:date="2019-08-18T23:38:00Z">
        <w:r>
          <w:rPr>
            <w:rFonts w:hint="eastAsia"/>
          </w:rPr>
          <w:t>「這怎麼成！沒有種子，明年大夥怎麼播種！」鐵牛一聽，</w:t>
        </w:r>
      </w:ins>
      <w:ins w:id="3485" w:author="Administrator" w:date="2019-08-19T00:15:00Z">
        <w:r w:rsidR="008A4CBB">
          <w:rPr>
            <w:rFonts w:hint="eastAsia"/>
          </w:rPr>
          <w:t>張大了眼</w:t>
        </w:r>
      </w:ins>
      <w:ins w:id="3486" w:author="Administrator" w:date="2019-08-18T23:38:00Z">
        <w:r>
          <w:rPr>
            <w:rFonts w:hint="eastAsia"/>
          </w:rPr>
          <w:t>又氣又怒</w:t>
        </w:r>
      </w:ins>
      <w:ins w:id="3487" w:author="Administrator" w:date="2019-08-26T20:37:00Z">
        <w:r w:rsidR="00CD4406">
          <w:rPr>
            <w:rFonts w:hint="eastAsia"/>
          </w:rPr>
          <w:t>，擋在了那老農的門前</w:t>
        </w:r>
      </w:ins>
      <w:ins w:id="3488" w:author="Administrator" w:date="2019-08-26T20:38:00Z">
        <w:r w:rsidR="00504AFD">
          <w:rPr>
            <w:rFonts w:hint="eastAsia"/>
          </w:rPr>
          <w:t>，可李四卻推開了他，冷笑說道，</w:t>
        </w:r>
      </w:ins>
      <w:ins w:id="3489" w:author="Administrator" w:date="2019-08-19T00:15:00Z">
        <w:r w:rsidR="008A4CBB">
          <w:rPr>
            <w:rFonts w:hint="eastAsia"/>
          </w:rPr>
          <w:t>「明年怎樣我可不管，但這個月要是收不到錢，</w:t>
        </w:r>
      </w:ins>
      <w:ins w:id="3490" w:author="Administrator" w:date="2019-08-19T00:16:00Z">
        <w:r w:rsidR="008A4CBB">
          <w:rPr>
            <w:rFonts w:hint="eastAsia"/>
          </w:rPr>
          <w:t>別怪我到時後翻臉不認人！」</w:t>
        </w:r>
      </w:ins>
    </w:p>
    <w:p w:rsidR="000F0075" w:rsidRDefault="00504AFD">
      <w:pPr>
        <w:pStyle w:val="12"/>
        <w:spacing w:after="240"/>
        <w:ind w:leftChars="0" w:left="0"/>
        <w:rPr>
          <w:ins w:id="3491" w:author="Administrator" w:date="2019-08-26T21:19:00Z"/>
        </w:rPr>
        <w:pPrChange w:id="3492" w:author="Administrator" w:date="2019-08-18T21:12:00Z">
          <w:pPr>
            <w:pStyle w:val="12"/>
            <w:numPr>
              <w:numId w:val="1"/>
            </w:numPr>
            <w:spacing w:after="240"/>
            <w:ind w:leftChars="0" w:left="357" w:hanging="357"/>
            <w:outlineLvl w:val="0"/>
          </w:pPr>
        </w:pPrChange>
      </w:pPr>
      <w:ins w:id="3493" w:author="Administrator" w:date="2019-08-26T20:38:00Z">
        <w:r>
          <w:rPr>
            <w:rFonts w:hint="eastAsia"/>
          </w:rPr>
          <w:t>眼見對方不聽，硬是要進屋內將</w:t>
        </w:r>
      </w:ins>
      <w:ins w:id="3494" w:author="Administrator" w:date="2019-08-26T21:02:00Z">
        <w:r w:rsidR="00A937ED">
          <w:rPr>
            <w:rFonts w:hint="eastAsia"/>
          </w:rPr>
          <w:t>，</w:t>
        </w:r>
      </w:ins>
      <w:ins w:id="3495" w:author="Administrator" w:date="2019-08-26T20:33:00Z">
        <w:r w:rsidR="00A937ED">
          <w:rPr>
            <w:rFonts w:hint="eastAsia"/>
          </w:rPr>
          <w:t>鐵牛</w:t>
        </w:r>
      </w:ins>
      <w:ins w:id="3496" w:author="Administrator" w:date="2019-08-26T21:03:00Z">
        <w:r w:rsidR="00A937ED">
          <w:rPr>
            <w:rFonts w:hint="eastAsia"/>
          </w:rPr>
          <w:t>一怒之下，</w:t>
        </w:r>
      </w:ins>
      <w:ins w:id="3497" w:author="Administrator" w:date="2019-08-26T21:09:00Z">
        <w:r w:rsidR="0005154B">
          <w:rPr>
            <w:rFonts w:hint="eastAsia"/>
          </w:rPr>
          <w:t>舉起</w:t>
        </w:r>
      </w:ins>
      <w:ins w:id="3498" w:author="Administrator" w:date="2019-08-26T21:10:00Z">
        <w:r w:rsidR="0005154B">
          <w:rPr>
            <w:rFonts w:hint="eastAsia"/>
          </w:rPr>
          <w:t>鋤頭往前一揮，就要擋住李四的去路，可那農舍門口才多大，李四猝不及防之下，被這麼一揮，</w:t>
        </w:r>
      </w:ins>
      <w:ins w:id="3499" w:author="Administrator" w:date="2019-08-26T21:11:00Z">
        <w:r w:rsidR="0005154B">
          <w:rPr>
            <w:rFonts w:hint="eastAsia"/>
          </w:rPr>
          <w:t>竟打</w:t>
        </w:r>
      </w:ins>
      <w:ins w:id="3500" w:author="Administrator" w:date="2019-08-26T21:19:00Z">
        <w:r w:rsidR="0005154B">
          <w:rPr>
            <w:rFonts w:hint="eastAsia"/>
          </w:rPr>
          <w:t>到了額角，頓時血流如柱，張大了眼，瞪著鐵牛指道，「你…你居然敢動手…」</w:t>
        </w:r>
      </w:ins>
    </w:p>
    <w:p w:rsidR="000F0075" w:rsidRDefault="009E2298">
      <w:pPr>
        <w:pStyle w:val="12"/>
        <w:spacing w:after="240"/>
        <w:ind w:leftChars="0" w:left="0"/>
        <w:rPr>
          <w:ins w:id="3501" w:author="Administrator" w:date="2019-08-26T23:45:00Z"/>
        </w:rPr>
        <w:pPrChange w:id="3502" w:author="Administrator" w:date="2019-08-18T21:12:00Z">
          <w:pPr>
            <w:pStyle w:val="12"/>
            <w:numPr>
              <w:numId w:val="1"/>
            </w:numPr>
            <w:spacing w:after="240"/>
            <w:ind w:leftChars="0" w:left="357" w:hanging="357"/>
            <w:outlineLvl w:val="0"/>
          </w:pPr>
        </w:pPrChange>
      </w:pPr>
      <w:ins w:id="3503" w:author="Administrator" w:date="2019-08-26T23:28:00Z">
        <w:r>
          <w:rPr>
            <w:rFonts w:hint="eastAsia"/>
          </w:rPr>
          <w:t>李四</w:t>
        </w:r>
      </w:ins>
      <w:ins w:id="3504" w:author="Administrator" w:date="2019-08-26T23:25:00Z">
        <w:r>
          <w:rPr>
            <w:rFonts w:hint="eastAsia"/>
          </w:rPr>
          <w:t>身後那幾個</w:t>
        </w:r>
      </w:ins>
      <w:ins w:id="3505" w:author="Administrator" w:date="2019-08-26T23:28:00Z">
        <w:r>
          <w:rPr>
            <w:rFonts w:hint="eastAsia"/>
          </w:rPr>
          <w:t>混子見到</w:t>
        </w:r>
      </w:ins>
      <w:ins w:id="3506" w:author="Administrator" w:date="2019-08-26T23:29:00Z">
        <w:r>
          <w:rPr>
            <w:rFonts w:hint="eastAsia"/>
          </w:rPr>
          <w:t>他受傷，眼神也</w:t>
        </w:r>
      </w:ins>
      <w:ins w:id="3507" w:author="Administrator" w:date="2019-08-26T23:32:00Z">
        <w:r>
          <w:rPr>
            <w:rFonts w:hint="eastAsia"/>
          </w:rPr>
          <w:t>變得</w:t>
        </w:r>
      </w:ins>
      <w:ins w:id="3508" w:author="Administrator" w:date="2019-08-26T23:33:00Z">
        <w:r>
          <w:rPr>
            <w:rFonts w:hint="eastAsia"/>
          </w:rPr>
          <w:t>犀利，</w:t>
        </w:r>
      </w:ins>
      <w:ins w:id="3509" w:author="Administrator" w:date="2019-08-26T23:44:00Z">
        <w:r w:rsidR="0016646B">
          <w:rPr>
            <w:rFonts w:hint="eastAsia"/>
          </w:rPr>
          <w:t>紛紛掏出</w:t>
        </w:r>
      </w:ins>
      <w:ins w:id="3510" w:author="Administrator" w:date="2019-08-26T23:45:00Z">
        <w:r w:rsidR="0016646B">
          <w:rPr>
            <w:rFonts w:hint="eastAsia"/>
          </w:rPr>
          <w:t>武器，將鐵牛跟其身後的老農包圍其來。</w:t>
        </w:r>
      </w:ins>
    </w:p>
    <w:p w:rsidR="000F0075" w:rsidRDefault="0016646B">
      <w:pPr>
        <w:pStyle w:val="12"/>
        <w:spacing w:after="240"/>
        <w:ind w:leftChars="0" w:left="0"/>
        <w:rPr>
          <w:ins w:id="3511" w:author="Administrator" w:date="2019-08-26T23:46:00Z"/>
        </w:rPr>
        <w:pPrChange w:id="3512" w:author="Administrator" w:date="2019-08-18T21:12:00Z">
          <w:pPr>
            <w:pStyle w:val="12"/>
            <w:numPr>
              <w:numId w:val="1"/>
            </w:numPr>
            <w:spacing w:after="240"/>
            <w:ind w:leftChars="0" w:left="357" w:hanging="357"/>
            <w:outlineLvl w:val="0"/>
          </w:pPr>
        </w:pPrChange>
      </w:pPr>
      <w:ins w:id="3513" w:author="Administrator" w:date="2019-08-26T23:45:00Z">
        <w:r>
          <w:rPr>
            <w:rFonts w:hint="eastAsia"/>
          </w:rPr>
          <w:t>其中一名混子拿著一把短匕，銀晃晃地在陽光下森森發冷；另一名矮個混子則拿著</w:t>
        </w:r>
      </w:ins>
      <w:ins w:id="3514" w:author="Administrator" w:date="2019-08-26T23:46:00Z">
        <w:r>
          <w:rPr>
            <w:rFonts w:hint="eastAsia"/>
          </w:rPr>
          <w:t>兩隻鐵棍，棍頭還有一些黑褐的血跡，看得出來曾用它打鬥過許多次。</w:t>
        </w:r>
      </w:ins>
    </w:p>
    <w:p w:rsidR="000F0075" w:rsidRDefault="0016646B">
      <w:pPr>
        <w:pStyle w:val="12"/>
        <w:spacing w:after="240"/>
        <w:ind w:leftChars="0" w:left="0"/>
        <w:rPr>
          <w:ins w:id="3515" w:author="Administrator" w:date="2019-08-26T23:47:00Z"/>
        </w:rPr>
        <w:pPrChange w:id="3516" w:author="Administrator" w:date="2019-08-18T21:12:00Z">
          <w:pPr>
            <w:pStyle w:val="12"/>
            <w:numPr>
              <w:numId w:val="1"/>
            </w:numPr>
            <w:spacing w:after="240"/>
            <w:ind w:leftChars="0" w:left="357" w:hanging="357"/>
            <w:outlineLvl w:val="0"/>
          </w:pPr>
        </w:pPrChange>
      </w:pPr>
      <w:ins w:id="3517" w:author="Administrator" w:date="2019-08-26T23:46:00Z">
        <w:r>
          <w:rPr>
            <w:rFonts w:hint="eastAsia"/>
          </w:rPr>
          <w:t>其他農民見到李四等人拿出武器，嚇得連忙躲了起來，</w:t>
        </w:r>
      </w:ins>
      <w:ins w:id="3518" w:author="Administrator" w:date="2019-08-26T23:47:00Z">
        <w:r>
          <w:rPr>
            <w:rFonts w:hint="eastAsia"/>
          </w:rPr>
          <w:t>原本躲在屋後偷看的幾個人，也都乾脆關上門來，眼不見為淨。</w:t>
        </w:r>
      </w:ins>
    </w:p>
    <w:p w:rsidR="000F0075" w:rsidRDefault="002254C5">
      <w:pPr>
        <w:pStyle w:val="12"/>
        <w:spacing w:after="240"/>
        <w:ind w:leftChars="0" w:left="0"/>
        <w:rPr>
          <w:ins w:id="3519" w:author="Administrator" w:date="2019-08-26T23:49:00Z"/>
        </w:rPr>
        <w:pPrChange w:id="3520" w:author="Administrator" w:date="2019-08-18T21:12:00Z">
          <w:pPr>
            <w:pStyle w:val="12"/>
            <w:numPr>
              <w:numId w:val="1"/>
            </w:numPr>
            <w:spacing w:after="240"/>
            <w:ind w:leftChars="0" w:left="357" w:hanging="357"/>
            <w:outlineLvl w:val="0"/>
          </w:pPr>
        </w:pPrChange>
      </w:pPr>
      <w:ins w:id="3521" w:author="Administrator" w:date="2019-08-26T23:49:00Z">
        <w:r>
          <w:rPr>
            <w:rFonts w:hint="eastAsia"/>
          </w:rPr>
          <w:t>正</w:t>
        </w:r>
      </w:ins>
      <w:ins w:id="3522" w:author="Administrator" w:date="2019-08-26T23:47:00Z">
        <w:r w:rsidR="0016646B">
          <w:rPr>
            <w:rFonts w:hint="eastAsia"/>
          </w:rPr>
          <w:t>對</w:t>
        </w:r>
      </w:ins>
      <w:ins w:id="3523" w:author="Administrator" w:date="2019-08-26T23:49:00Z">
        <w:r>
          <w:rPr>
            <w:rFonts w:hint="eastAsia"/>
          </w:rPr>
          <w:t>著李龍飛</w:t>
        </w:r>
      </w:ins>
      <w:ins w:id="3524" w:author="Administrator" w:date="2019-08-26T23:47:00Z">
        <w:r w:rsidR="0016646B">
          <w:rPr>
            <w:rFonts w:hint="eastAsia"/>
          </w:rPr>
          <w:t>的那醜婦同樣也臉色蒼白，沒有之前</w:t>
        </w:r>
      </w:ins>
      <w:ins w:id="3525" w:author="Administrator" w:date="2019-08-26T23:48:00Z">
        <w:r w:rsidR="0016646B">
          <w:rPr>
            <w:rFonts w:hint="eastAsia"/>
          </w:rPr>
          <w:t>譏笑他時的神情，而是</w:t>
        </w:r>
      </w:ins>
      <w:ins w:id="3526" w:author="Administrator" w:date="2019-08-26T23:49:00Z">
        <w:r w:rsidR="0016646B">
          <w:rPr>
            <w:rFonts w:hint="eastAsia"/>
          </w:rPr>
          <w:t>畏畏縮縮，想趕快關上門來。</w:t>
        </w:r>
      </w:ins>
    </w:p>
    <w:p w:rsidR="000F0075" w:rsidRDefault="002254C5">
      <w:pPr>
        <w:pStyle w:val="12"/>
        <w:spacing w:after="240"/>
        <w:ind w:leftChars="0" w:left="0"/>
        <w:rPr>
          <w:ins w:id="3527" w:author="Administrator" w:date="2019-08-26T23:51:00Z"/>
        </w:rPr>
        <w:pPrChange w:id="3528" w:author="Administrator" w:date="2019-08-18T21:12:00Z">
          <w:pPr>
            <w:pStyle w:val="12"/>
            <w:numPr>
              <w:numId w:val="1"/>
            </w:numPr>
            <w:spacing w:after="240"/>
            <w:ind w:leftChars="0" w:left="357" w:hanging="357"/>
            <w:outlineLvl w:val="0"/>
          </w:pPr>
        </w:pPrChange>
      </w:pPr>
      <w:ins w:id="3529" w:author="Administrator" w:date="2019-08-26T23:49:00Z">
        <w:r>
          <w:rPr>
            <w:rFonts w:hint="eastAsia"/>
          </w:rPr>
          <w:t>李龍飛心下</w:t>
        </w:r>
      </w:ins>
      <w:ins w:id="3530" w:author="Administrator" w:date="2019-08-27T23:31:00Z">
        <w:r w:rsidR="00917183">
          <w:rPr>
            <w:rFonts w:hint="eastAsia"/>
          </w:rPr>
          <w:t>有些</w:t>
        </w:r>
      </w:ins>
      <w:ins w:id="3531" w:author="Administrator" w:date="2019-08-26T23:49:00Z">
        <w:r>
          <w:rPr>
            <w:rFonts w:hint="eastAsia"/>
          </w:rPr>
          <w:t>不</w:t>
        </w:r>
      </w:ins>
      <w:ins w:id="3532" w:author="Administrator" w:date="2019-08-27T23:31:00Z">
        <w:r w:rsidR="00917183">
          <w:rPr>
            <w:rFonts w:hint="eastAsia"/>
          </w:rPr>
          <w:t>痛</w:t>
        </w:r>
      </w:ins>
      <w:ins w:id="3533" w:author="Administrator" w:date="2019-08-26T23:49:00Z">
        <w:r>
          <w:rPr>
            <w:rFonts w:hint="eastAsia"/>
          </w:rPr>
          <w:t>快，</w:t>
        </w:r>
      </w:ins>
      <w:ins w:id="3534" w:author="Administrator" w:date="2019-08-27T23:31:00Z">
        <w:r w:rsidR="00917183">
          <w:rPr>
            <w:rFonts w:hint="eastAsia"/>
          </w:rPr>
          <w:t>伸手</w:t>
        </w:r>
      </w:ins>
      <w:ins w:id="3535" w:author="Administrator" w:date="2019-08-27T23:32:00Z">
        <w:r w:rsidR="00917183">
          <w:rPr>
            <w:rFonts w:hint="eastAsia"/>
          </w:rPr>
          <w:t>擋住了門，</w:t>
        </w:r>
      </w:ins>
      <w:ins w:id="3536" w:author="Administrator" w:date="2019-08-26T23:49:00Z">
        <w:r>
          <w:rPr>
            <w:rFonts w:hint="eastAsia"/>
          </w:rPr>
          <w:t>沉著臉問道，「</w:t>
        </w:r>
      </w:ins>
      <w:ins w:id="3537" w:author="Administrator" w:date="2019-08-26T23:50:00Z">
        <w:r w:rsidR="00917183">
          <w:rPr>
            <w:rFonts w:hint="eastAsia"/>
          </w:rPr>
          <w:t>等等…你們鄰居</w:t>
        </w:r>
        <w:r>
          <w:rPr>
            <w:rFonts w:hint="eastAsia"/>
          </w:rPr>
          <w:t>被欺侮</w:t>
        </w:r>
      </w:ins>
      <w:ins w:id="3538" w:author="Administrator" w:date="2019-08-27T23:31:00Z">
        <w:r w:rsidR="00917183">
          <w:rPr>
            <w:rFonts w:hint="eastAsia"/>
          </w:rPr>
          <w:t>了</w:t>
        </w:r>
      </w:ins>
      <w:ins w:id="3539" w:author="Administrator" w:date="2019-08-26T23:50:00Z">
        <w:r>
          <w:rPr>
            <w:rFonts w:hint="eastAsia"/>
          </w:rPr>
          <w:t>，你們</w:t>
        </w:r>
      </w:ins>
      <w:ins w:id="3540" w:author="Administrator" w:date="2019-08-27T23:31:00Z">
        <w:r w:rsidR="00917183">
          <w:rPr>
            <w:rFonts w:hint="eastAsia"/>
          </w:rPr>
          <w:t>怎麼都</w:t>
        </w:r>
      </w:ins>
      <w:ins w:id="3541" w:author="Administrator" w:date="2019-08-26T23:50:00Z">
        <w:r w:rsidR="00917183">
          <w:rPr>
            <w:rFonts w:hint="eastAsia"/>
          </w:rPr>
          <w:t>沒有人想上前幫忙，反而惟恐避之</w:t>
        </w:r>
        <w:r>
          <w:rPr>
            <w:rFonts w:hint="eastAsia"/>
          </w:rPr>
          <w:t>不及，</w:t>
        </w:r>
      </w:ins>
      <w:ins w:id="3542" w:author="Administrator" w:date="2019-08-27T23:31:00Z">
        <w:r w:rsidR="00917183">
          <w:rPr>
            <w:rFonts w:hint="eastAsia"/>
          </w:rPr>
          <w:t>難道沒有想過，</w:t>
        </w:r>
      </w:ins>
      <w:ins w:id="3543" w:author="Administrator" w:date="2019-08-26T23:50:00Z">
        <w:r>
          <w:rPr>
            <w:rFonts w:hint="eastAsia"/>
          </w:rPr>
          <w:t>等他被打劫之後，還不是</w:t>
        </w:r>
      </w:ins>
      <w:ins w:id="3544" w:author="Administrator" w:date="2019-08-26T23:51:00Z">
        <w:r>
          <w:rPr>
            <w:rFonts w:hint="eastAsia"/>
          </w:rPr>
          <w:t>輪到你們？」</w:t>
        </w:r>
      </w:ins>
    </w:p>
    <w:p w:rsidR="000F0075" w:rsidRDefault="002254C5">
      <w:pPr>
        <w:pStyle w:val="12"/>
        <w:spacing w:after="240"/>
        <w:ind w:leftChars="0" w:left="0"/>
        <w:rPr>
          <w:ins w:id="3545" w:author="Administrator" w:date="2019-08-26T23:53:00Z"/>
        </w:rPr>
        <w:pPrChange w:id="3546" w:author="Administrator" w:date="2019-08-18T21:12:00Z">
          <w:pPr>
            <w:pStyle w:val="12"/>
            <w:numPr>
              <w:numId w:val="1"/>
            </w:numPr>
            <w:spacing w:after="240"/>
            <w:ind w:leftChars="0" w:left="357" w:hanging="357"/>
            <w:outlineLvl w:val="0"/>
          </w:pPr>
        </w:pPrChange>
      </w:pPr>
      <w:ins w:id="3547" w:author="Administrator" w:date="2019-08-26T23:51:00Z">
        <w:r>
          <w:rPr>
            <w:rFonts w:hint="eastAsia"/>
          </w:rPr>
          <w:t>那醜婦瞪了他一眼，理索當然說道，「你懂甚麼，這風雷幫雖然每個月都來</w:t>
        </w:r>
      </w:ins>
      <w:ins w:id="3548" w:author="Administrator" w:date="2019-08-26T23:52:00Z">
        <w:r>
          <w:rPr>
            <w:rFonts w:hint="eastAsia"/>
          </w:rPr>
          <w:t>逼</w:t>
        </w:r>
      </w:ins>
      <w:ins w:id="3549" w:author="Administrator" w:date="2019-08-26T23:51:00Z">
        <w:r>
          <w:rPr>
            <w:rFonts w:hint="eastAsia"/>
          </w:rPr>
          <w:t>我們</w:t>
        </w:r>
      </w:ins>
      <w:ins w:id="3550" w:author="Administrator" w:date="2019-08-26T23:52:00Z">
        <w:r w:rsidR="00917183">
          <w:rPr>
            <w:rFonts w:hint="eastAsia"/>
          </w:rPr>
          <w:t>上繳米糧，可若是好好</w:t>
        </w:r>
      </w:ins>
      <w:ins w:id="3551" w:author="Administrator" w:date="2019-08-27T23:32:00Z">
        <w:r w:rsidR="00917183">
          <w:rPr>
            <w:rFonts w:hint="eastAsia"/>
          </w:rPr>
          <w:t>給足了</w:t>
        </w:r>
      </w:ins>
      <w:ins w:id="3552" w:author="Administrator" w:date="2019-08-26T23:52:00Z">
        <w:r>
          <w:rPr>
            <w:rFonts w:hint="eastAsia"/>
          </w:rPr>
          <w:t>，他們也不會對我們動手動腳，</w:t>
        </w:r>
      </w:ins>
      <w:ins w:id="3553" w:author="Administrator" w:date="2019-08-27T23:32:00Z">
        <w:r w:rsidR="00917183">
          <w:rPr>
            <w:rFonts w:hint="eastAsia"/>
          </w:rPr>
          <w:t>甚至</w:t>
        </w:r>
      </w:ins>
      <w:ins w:id="3554" w:author="Administrator" w:date="2019-08-26T23:52:00Z">
        <w:r>
          <w:rPr>
            <w:rFonts w:hint="eastAsia"/>
          </w:rPr>
          <w:t>有時後其他官府收稅</w:t>
        </w:r>
      </w:ins>
      <w:ins w:id="3555" w:author="Administrator" w:date="2019-08-26T23:53:00Z">
        <w:r>
          <w:rPr>
            <w:rFonts w:hint="eastAsia"/>
          </w:rPr>
          <w:t>逼得緊了</w:t>
        </w:r>
      </w:ins>
      <w:ins w:id="3556" w:author="Administrator" w:date="2019-08-26T23:52:00Z">
        <w:r>
          <w:rPr>
            <w:rFonts w:hint="eastAsia"/>
          </w:rPr>
          <w:t>，還會</w:t>
        </w:r>
      </w:ins>
      <w:ins w:id="3557" w:author="Administrator" w:date="2019-08-26T23:53:00Z">
        <w:r>
          <w:rPr>
            <w:rFonts w:hint="eastAsia"/>
          </w:rPr>
          <w:t>借點糧</w:t>
        </w:r>
      </w:ins>
      <w:ins w:id="3558" w:author="Administrator" w:date="2019-08-27T23:32:00Z">
        <w:r w:rsidR="00917183">
          <w:rPr>
            <w:rFonts w:hint="eastAsia"/>
          </w:rPr>
          <w:t>收點利息助</w:t>
        </w:r>
      </w:ins>
      <w:ins w:id="3559" w:author="Administrator" w:date="2019-08-26T23:52:00Z">
        <w:r>
          <w:rPr>
            <w:rFonts w:hint="eastAsia"/>
          </w:rPr>
          <w:t>我們</w:t>
        </w:r>
      </w:ins>
      <w:ins w:id="3560" w:author="Administrator" w:date="2019-08-26T23:53:00Z">
        <w:r>
          <w:rPr>
            <w:rFonts w:hint="eastAsia"/>
          </w:rPr>
          <w:t>渡過難關</w:t>
        </w:r>
      </w:ins>
      <w:ins w:id="3561" w:author="Administrator" w:date="2019-08-26T23:55:00Z">
        <w:r w:rsidR="00D50B0A">
          <w:rPr>
            <w:rFonts w:hint="eastAsia"/>
          </w:rPr>
          <w:t>，比起其他地方幫派</w:t>
        </w:r>
      </w:ins>
      <w:ins w:id="3562" w:author="Administrator" w:date="2019-08-27T23:32:00Z">
        <w:r w:rsidR="00917183">
          <w:rPr>
            <w:rFonts w:hint="eastAsia"/>
          </w:rPr>
          <w:t>，可以說是</w:t>
        </w:r>
      </w:ins>
      <w:ins w:id="3563" w:author="Administrator" w:date="2019-08-26T23:56:00Z">
        <w:r w:rsidR="00917183">
          <w:rPr>
            <w:rFonts w:hint="eastAsia"/>
          </w:rPr>
          <w:t>好</w:t>
        </w:r>
        <w:r w:rsidR="00D50B0A">
          <w:rPr>
            <w:rFonts w:hint="eastAsia"/>
          </w:rPr>
          <w:t>很多</w:t>
        </w:r>
      </w:ins>
      <w:ins w:id="3564" w:author="Administrator" w:date="2019-08-27T23:32:00Z">
        <w:r w:rsidR="00917183">
          <w:rPr>
            <w:rFonts w:hint="eastAsia"/>
          </w:rPr>
          <w:t>了</w:t>
        </w:r>
      </w:ins>
      <w:ins w:id="3565" w:author="Administrator" w:date="2019-08-26T23:53:00Z">
        <w:r>
          <w:rPr>
            <w:rFonts w:hint="eastAsia"/>
          </w:rPr>
          <w:t>。」</w:t>
        </w:r>
      </w:ins>
    </w:p>
    <w:p w:rsidR="000F0075" w:rsidRDefault="00C71EDE">
      <w:pPr>
        <w:pStyle w:val="12"/>
        <w:spacing w:after="240"/>
        <w:ind w:leftChars="0" w:left="0"/>
        <w:rPr>
          <w:ins w:id="3566" w:author="Administrator" w:date="2019-08-26T23:54:00Z"/>
        </w:rPr>
        <w:pPrChange w:id="3567" w:author="Administrator" w:date="2019-08-18T21:12:00Z">
          <w:pPr>
            <w:pStyle w:val="12"/>
            <w:numPr>
              <w:numId w:val="1"/>
            </w:numPr>
            <w:spacing w:after="240"/>
            <w:ind w:leftChars="0" w:left="357" w:hanging="357"/>
            <w:outlineLvl w:val="0"/>
          </w:pPr>
        </w:pPrChange>
      </w:pPr>
      <w:ins w:id="3568" w:author="Administrator" w:date="2019-08-26T23:53:00Z">
        <w:r>
          <w:rPr>
            <w:rFonts w:hint="eastAsia"/>
          </w:rPr>
          <w:lastRenderedPageBreak/>
          <w:t>「可如果跟他們鬧翻了，那到時後被打斷手</w:t>
        </w:r>
        <w:r w:rsidR="002254C5">
          <w:rPr>
            <w:rFonts w:hint="eastAsia"/>
          </w:rPr>
          <w:t>腳，別說</w:t>
        </w:r>
      </w:ins>
      <w:ins w:id="3569" w:author="Administrator" w:date="2019-08-26T23:54:00Z">
        <w:r>
          <w:rPr>
            <w:rFonts w:hint="eastAsia"/>
          </w:rPr>
          <w:t>養傷了，連要下田去務農都是個問題，</w:t>
        </w:r>
        <w:r w:rsidR="002254C5">
          <w:rPr>
            <w:rFonts w:hint="eastAsia"/>
          </w:rPr>
          <w:t>沒了家計，那才真的是死路一條！</w:t>
        </w:r>
      </w:ins>
      <w:ins w:id="3570" w:author="Administrator" w:date="2019-08-26T23:56:00Z">
        <w:r w:rsidR="00D50B0A">
          <w:rPr>
            <w:rFonts w:hint="eastAsia"/>
          </w:rPr>
          <w:t>陳老頭那傢伙，</w:t>
        </w:r>
      </w:ins>
      <w:ins w:id="3571" w:author="Administrator" w:date="2019-08-27T23:47:00Z">
        <w:r>
          <w:rPr>
            <w:rFonts w:hint="eastAsia"/>
          </w:rPr>
          <w:t>自己活該</w:t>
        </w:r>
      </w:ins>
      <w:ins w:id="3572" w:author="Administrator" w:date="2019-08-26T23:56:00Z">
        <w:r w:rsidR="00D50B0A">
          <w:rPr>
            <w:rFonts w:hint="eastAsia"/>
          </w:rPr>
          <w:t>前陣子</w:t>
        </w:r>
      </w:ins>
      <w:ins w:id="3573" w:author="Administrator" w:date="2019-08-26T23:57:00Z">
        <w:r>
          <w:rPr>
            <w:rFonts w:hint="eastAsia"/>
          </w:rPr>
          <w:t>生了場病花費太多，這才繳不出米糧，</w:t>
        </w:r>
        <w:r w:rsidR="00D50B0A">
          <w:rPr>
            <w:rFonts w:hint="eastAsia"/>
          </w:rPr>
          <w:t>怎能</w:t>
        </w:r>
      </w:ins>
      <w:ins w:id="3574" w:author="Administrator" w:date="2019-08-27T23:48:00Z">
        <w:r>
          <w:rPr>
            <w:rFonts w:hint="eastAsia"/>
          </w:rPr>
          <w:t>拖其他人下水，</w:t>
        </w:r>
      </w:ins>
      <w:ins w:id="3575" w:author="Administrator" w:date="2019-08-26T23:57:00Z">
        <w:r>
          <w:rPr>
            <w:rFonts w:hint="eastAsia"/>
          </w:rPr>
          <w:t>怪</w:t>
        </w:r>
      </w:ins>
      <w:ins w:id="3576" w:author="Administrator" w:date="2019-08-27T23:48:00Z">
        <w:r>
          <w:rPr>
            <w:rFonts w:hint="eastAsia"/>
          </w:rPr>
          <w:t>就怪</w:t>
        </w:r>
      </w:ins>
      <w:ins w:id="3577" w:author="Administrator" w:date="2019-08-27T23:49:00Z">
        <w:r>
          <w:rPr>
            <w:rFonts w:hint="eastAsia"/>
          </w:rPr>
          <w:t>他</w:t>
        </w:r>
      </w:ins>
      <w:ins w:id="3578" w:author="Administrator" w:date="2019-08-26T23:57:00Z">
        <w:r>
          <w:rPr>
            <w:rFonts w:hint="eastAsia"/>
          </w:rPr>
          <w:t>不幸</w:t>
        </w:r>
      </w:ins>
      <w:ins w:id="3579" w:author="Administrator" w:date="2019-08-27T23:49:00Z">
        <w:r>
          <w:rPr>
            <w:rFonts w:hint="eastAsia"/>
          </w:rPr>
          <w:t>罷了，憑甚麼要我們一起遭殃</w:t>
        </w:r>
      </w:ins>
      <w:ins w:id="3580" w:author="Administrator" w:date="2019-08-26T23:57:00Z">
        <w:r w:rsidR="00D50B0A">
          <w:rPr>
            <w:rFonts w:hint="eastAsia"/>
          </w:rPr>
          <w:t>！</w:t>
        </w:r>
      </w:ins>
      <w:ins w:id="3581" w:author="Administrator" w:date="2019-08-26T23:54:00Z">
        <w:r w:rsidR="002254C5">
          <w:rPr>
            <w:rFonts w:hint="eastAsia"/>
          </w:rPr>
          <w:t>」</w:t>
        </w:r>
      </w:ins>
    </w:p>
    <w:p w:rsidR="000F0075" w:rsidRDefault="002254C5">
      <w:pPr>
        <w:pStyle w:val="12"/>
        <w:spacing w:after="240"/>
        <w:ind w:leftChars="0" w:left="0"/>
        <w:rPr>
          <w:ins w:id="3582" w:author="Administrator" w:date="2019-08-26T23:58:00Z"/>
        </w:rPr>
        <w:pPrChange w:id="3583" w:author="Administrator" w:date="2019-08-18T21:12:00Z">
          <w:pPr>
            <w:pStyle w:val="12"/>
            <w:numPr>
              <w:numId w:val="1"/>
            </w:numPr>
            <w:spacing w:after="240"/>
            <w:ind w:leftChars="0" w:left="357" w:hanging="357"/>
            <w:outlineLvl w:val="0"/>
          </w:pPr>
        </w:pPrChange>
      </w:pPr>
      <w:ins w:id="3584" w:author="Administrator" w:date="2019-08-26T23:54:00Z">
        <w:r>
          <w:rPr>
            <w:rFonts w:hint="eastAsia"/>
          </w:rPr>
          <w:t>「照妳這麼說，</w:t>
        </w:r>
        <w:r w:rsidR="00D50B0A">
          <w:rPr>
            <w:rFonts w:hint="eastAsia"/>
          </w:rPr>
          <w:t>被</w:t>
        </w:r>
      </w:ins>
      <w:ins w:id="3585" w:author="Administrator" w:date="2019-08-26T23:55:00Z">
        <w:r w:rsidR="00D50B0A">
          <w:rPr>
            <w:rFonts w:hint="eastAsia"/>
          </w:rPr>
          <w:t>逼著繳會費了，還得感謝他們囉？」</w:t>
        </w:r>
      </w:ins>
      <w:ins w:id="3586" w:author="Administrator" w:date="2019-08-26T23:58:00Z">
        <w:r w:rsidR="00D50B0A">
          <w:rPr>
            <w:rFonts w:hint="eastAsia"/>
          </w:rPr>
          <w:t>李龍飛</w:t>
        </w:r>
      </w:ins>
      <w:ins w:id="3587" w:author="Administrator" w:date="2019-08-28T00:12:00Z">
        <w:r w:rsidR="001D7455">
          <w:rPr>
            <w:rFonts w:hint="eastAsia"/>
          </w:rPr>
          <w:t>無法理解，</w:t>
        </w:r>
      </w:ins>
      <w:ins w:id="3588" w:author="Administrator" w:date="2019-08-26T23:58:00Z">
        <w:r w:rsidR="00D50B0A">
          <w:rPr>
            <w:rFonts w:hint="eastAsia"/>
          </w:rPr>
          <w:t>怒極反笑，對於這醜婦的愚昧感到絕望。</w:t>
        </w:r>
      </w:ins>
    </w:p>
    <w:p w:rsidR="000F0075" w:rsidRDefault="00D50B0A">
      <w:pPr>
        <w:pStyle w:val="12"/>
        <w:spacing w:after="240"/>
        <w:ind w:leftChars="0" w:left="0"/>
        <w:rPr>
          <w:ins w:id="3589" w:author="Administrator" w:date="2019-08-28T00:14:00Z"/>
        </w:rPr>
        <w:pPrChange w:id="3590" w:author="Administrator" w:date="2019-08-18T21:12:00Z">
          <w:pPr>
            <w:pStyle w:val="12"/>
            <w:numPr>
              <w:numId w:val="1"/>
            </w:numPr>
            <w:spacing w:after="240"/>
            <w:ind w:leftChars="0" w:left="357" w:hanging="357"/>
            <w:outlineLvl w:val="0"/>
          </w:pPr>
        </w:pPrChange>
      </w:pPr>
      <w:ins w:id="3591" w:author="Administrator" w:date="2019-08-26T23:58:00Z">
        <w:r>
          <w:rPr>
            <w:rFonts w:hint="eastAsia"/>
          </w:rPr>
          <w:t>「感謝倒不至於，但鐵牛那小子沒事總要跟四爺</w:t>
        </w:r>
      </w:ins>
      <w:ins w:id="3592" w:author="Administrator" w:date="2019-08-26T23:59:00Z">
        <w:r>
          <w:rPr>
            <w:rFonts w:hint="eastAsia"/>
          </w:rPr>
          <w:t>槓，等等真的惹禍上身，牽連了其他</w:t>
        </w:r>
        <w:r w:rsidR="001D7455">
          <w:rPr>
            <w:rFonts w:hint="eastAsia"/>
          </w:rPr>
          <w:t>人，那才是給我們其他人添麻煩了！」那醜婦哼了一聲，滿臉不屑</w:t>
        </w:r>
      </w:ins>
      <w:ins w:id="3593" w:author="Administrator" w:date="2019-08-28T00:12:00Z">
        <w:r w:rsidR="001D7455">
          <w:rPr>
            <w:rFonts w:hint="eastAsia"/>
          </w:rPr>
          <w:t>，看了看李龍飛一眼，跟著又補一句，「我</w:t>
        </w:r>
      </w:ins>
      <w:ins w:id="3594" w:author="Administrator" w:date="2019-08-28T00:13:00Z">
        <w:r w:rsidR="001D7455">
          <w:rPr>
            <w:rFonts w:hint="eastAsia"/>
          </w:rPr>
          <w:t>看</w:t>
        </w:r>
      </w:ins>
      <w:ins w:id="3595" w:author="Administrator" w:date="2019-08-28T00:12:00Z">
        <w:r w:rsidR="001D7455">
          <w:rPr>
            <w:rFonts w:hint="eastAsia"/>
          </w:rPr>
          <w:t>勸你</w:t>
        </w:r>
      </w:ins>
      <w:ins w:id="3596" w:author="Administrator" w:date="2019-08-28T00:13:00Z">
        <w:r w:rsidR="001D7455">
          <w:rPr>
            <w:rFonts w:hint="eastAsia"/>
          </w:rPr>
          <w:t>還算明理的人，別</w:t>
        </w:r>
      </w:ins>
      <w:ins w:id="3597" w:author="Administrator" w:date="2019-08-28T00:12:00Z">
        <w:r w:rsidR="001D7455">
          <w:rPr>
            <w:rFonts w:hint="eastAsia"/>
          </w:rPr>
          <w:t>亂</w:t>
        </w:r>
      </w:ins>
      <w:ins w:id="3598" w:author="Administrator" w:date="2019-08-28T00:13:00Z">
        <w:r w:rsidR="001D7455">
          <w:rPr>
            <w:rFonts w:hint="eastAsia"/>
          </w:rPr>
          <w:t>攪</w:t>
        </w:r>
      </w:ins>
      <w:ins w:id="3599" w:author="Administrator" w:date="2019-08-28T00:14:00Z">
        <w:r w:rsidR="001D7455">
          <w:rPr>
            <w:rFonts w:hint="eastAsia"/>
          </w:rPr>
          <w:t>和進去了，喏，這饅頭給你，快點離開村子吧！」</w:t>
        </w:r>
      </w:ins>
    </w:p>
    <w:p w:rsidR="000F0075" w:rsidRDefault="001D7455">
      <w:pPr>
        <w:pStyle w:val="12"/>
        <w:spacing w:after="240"/>
        <w:ind w:leftChars="0" w:left="0"/>
        <w:rPr>
          <w:ins w:id="3600" w:author="Administrator" w:date="2019-08-28T00:16:00Z"/>
        </w:rPr>
        <w:pPrChange w:id="3601" w:author="Administrator" w:date="2019-08-18T21:12:00Z">
          <w:pPr>
            <w:pStyle w:val="12"/>
            <w:numPr>
              <w:numId w:val="1"/>
            </w:numPr>
            <w:spacing w:after="240"/>
            <w:ind w:leftChars="0" w:left="357" w:hanging="357"/>
            <w:outlineLvl w:val="0"/>
          </w:pPr>
        </w:pPrChange>
      </w:pPr>
      <w:ins w:id="3602" w:author="Administrator" w:date="2019-08-28T00:14:00Z">
        <w:r>
          <w:rPr>
            <w:rFonts w:hint="eastAsia"/>
          </w:rPr>
          <w:t>說罷，那醜婦便從屋內拿出兩個乾饅頭，</w:t>
        </w:r>
      </w:ins>
      <w:ins w:id="3603" w:author="Administrator" w:date="2019-08-28T00:15:00Z">
        <w:r>
          <w:rPr>
            <w:rFonts w:hint="eastAsia"/>
          </w:rPr>
          <w:t>塞進李龍飛的懷中，關起門來。</w:t>
        </w:r>
      </w:ins>
    </w:p>
    <w:p w:rsidR="000F0075" w:rsidRDefault="001D7455">
      <w:pPr>
        <w:pStyle w:val="12"/>
        <w:spacing w:after="240"/>
        <w:ind w:leftChars="0" w:left="0"/>
        <w:rPr>
          <w:ins w:id="3604" w:author="Administrator" w:date="2019-08-28T00:18:00Z"/>
        </w:rPr>
        <w:pPrChange w:id="3605" w:author="Administrator" w:date="2019-08-18T21:12:00Z">
          <w:pPr>
            <w:pStyle w:val="12"/>
            <w:numPr>
              <w:numId w:val="1"/>
            </w:numPr>
            <w:spacing w:after="240"/>
            <w:ind w:leftChars="0" w:left="357" w:hanging="357"/>
            <w:outlineLvl w:val="0"/>
          </w:pPr>
        </w:pPrChange>
      </w:pPr>
      <w:ins w:id="3606" w:author="Administrator" w:date="2019-08-28T00:16:00Z">
        <w:r>
          <w:rPr>
            <w:rFonts w:hint="eastAsia"/>
          </w:rPr>
          <w:t>看著手中的饅頭，李龍飛默然不語，他不是甚麼善人，也沒太多助人的念</w:t>
        </w:r>
      </w:ins>
      <w:ins w:id="3607" w:author="Administrator" w:date="2019-08-28T00:17:00Z">
        <w:r>
          <w:rPr>
            <w:rFonts w:hint="eastAsia"/>
          </w:rPr>
          <w:t>頭，甚至</w:t>
        </w:r>
      </w:ins>
      <w:ins w:id="3608" w:author="Administrator" w:date="2019-08-28T00:18:00Z">
        <w:r w:rsidR="00405F43">
          <w:rPr>
            <w:rFonts w:hint="eastAsia"/>
          </w:rPr>
          <w:t>，在離開李府之前，他從沒有思考過這些事情。</w:t>
        </w:r>
      </w:ins>
    </w:p>
    <w:p w:rsidR="000F0075" w:rsidRDefault="00405F43">
      <w:pPr>
        <w:pStyle w:val="12"/>
        <w:spacing w:after="240"/>
        <w:ind w:leftChars="0" w:left="0"/>
        <w:rPr>
          <w:ins w:id="3609" w:author="Administrator" w:date="2019-09-01T14:30:00Z"/>
        </w:rPr>
        <w:pPrChange w:id="3610" w:author="Administrator" w:date="2019-08-18T21:12:00Z">
          <w:pPr>
            <w:pStyle w:val="12"/>
            <w:numPr>
              <w:numId w:val="1"/>
            </w:numPr>
            <w:spacing w:after="240"/>
            <w:ind w:leftChars="0" w:left="357" w:hanging="357"/>
            <w:outlineLvl w:val="0"/>
          </w:pPr>
        </w:pPrChange>
      </w:pPr>
      <w:ins w:id="3611" w:author="Administrator" w:date="2019-08-28T00:18:00Z">
        <w:r>
          <w:rPr>
            <w:rFonts w:hint="eastAsia"/>
          </w:rPr>
          <w:t>可是在離開李府後，一</w:t>
        </w:r>
      </w:ins>
      <w:ins w:id="3612" w:author="Administrator" w:date="2019-08-28T00:19:00Z">
        <w:r>
          <w:rPr>
            <w:rFonts w:hint="eastAsia"/>
          </w:rPr>
          <w:t>路走來，也許是自己體驗過有一餐沒一餐的生活，對於</w:t>
        </w:r>
      </w:ins>
      <w:ins w:id="3613" w:author="Administrator" w:date="2019-08-28T00:20:00Z">
        <w:r w:rsidR="00A31A89">
          <w:rPr>
            <w:rFonts w:hint="eastAsia"/>
          </w:rPr>
          <w:t>窮困人家的生活，</w:t>
        </w:r>
      </w:ins>
      <w:ins w:id="3614" w:author="Administrator" w:date="2019-09-01T14:54:00Z">
        <w:r w:rsidR="00A31A89">
          <w:rPr>
            <w:rFonts w:hint="eastAsia"/>
          </w:rPr>
          <w:t>似乎有了</w:t>
        </w:r>
      </w:ins>
      <w:ins w:id="3615" w:author="Administrator" w:date="2019-08-28T00:20:00Z">
        <w:r>
          <w:rPr>
            <w:rFonts w:hint="eastAsia"/>
          </w:rPr>
          <w:t>一些</w:t>
        </w:r>
      </w:ins>
      <w:ins w:id="3616" w:author="Administrator" w:date="2019-08-28T00:21:00Z">
        <w:r>
          <w:rPr>
            <w:rFonts w:hint="eastAsia"/>
          </w:rPr>
          <w:t>了</w:t>
        </w:r>
        <w:r w:rsidR="00EF4F45">
          <w:rPr>
            <w:rFonts w:hint="eastAsia"/>
          </w:rPr>
          <w:t>解</w:t>
        </w:r>
      </w:ins>
      <w:ins w:id="3617" w:author="Administrator" w:date="2019-08-28T00:49:00Z">
        <w:r w:rsidR="00EF4F45">
          <w:rPr>
            <w:rFonts w:hint="eastAsia"/>
          </w:rPr>
          <w:t>，</w:t>
        </w:r>
      </w:ins>
      <w:ins w:id="3618" w:author="Administrator" w:date="2019-09-01T14:54:00Z">
        <w:r w:rsidR="00A31A89">
          <w:rPr>
            <w:rFonts w:hint="eastAsia"/>
          </w:rPr>
          <w:t>對於</w:t>
        </w:r>
      </w:ins>
      <w:ins w:id="3619" w:author="Administrator" w:date="2019-08-28T00:49:00Z">
        <w:r w:rsidR="00EF4F45">
          <w:rPr>
            <w:rFonts w:hint="eastAsia"/>
          </w:rPr>
          <w:t>以前在李府的生活，</w:t>
        </w:r>
      </w:ins>
      <w:ins w:id="3620" w:author="Administrator" w:date="2019-09-01T14:54:00Z">
        <w:r w:rsidR="00A31A89">
          <w:rPr>
            <w:rFonts w:hint="eastAsia"/>
          </w:rPr>
          <w:t>也好像明白了自己</w:t>
        </w:r>
      </w:ins>
      <w:ins w:id="3621" w:author="Administrator" w:date="2019-08-28T00:49:00Z">
        <w:r w:rsidR="00A31A89">
          <w:rPr>
            <w:rFonts w:hint="eastAsia"/>
          </w:rPr>
          <w:t>是</w:t>
        </w:r>
      </w:ins>
      <w:ins w:id="3622" w:author="Administrator" w:date="2019-09-01T14:55:00Z">
        <w:r w:rsidR="00A31A89">
          <w:rPr>
            <w:rFonts w:hint="eastAsia"/>
          </w:rPr>
          <w:t>活在多麼</w:t>
        </w:r>
      </w:ins>
      <w:ins w:id="3623" w:author="Administrator" w:date="2019-08-28T00:49:00Z">
        <w:r w:rsidR="00EF4F45">
          <w:rPr>
            <w:rFonts w:hint="eastAsia"/>
          </w:rPr>
          <w:t>美好</w:t>
        </w:r>
      </w:ins>
      <w:ins w:id="3624" w:author="Administrator" w:date="2019-09-01T14:55:00Z">
        <w:r w:rsidR="00A31A89">
          <w:rPr>
            <w:rFonts w:hint="eastAsia"/>
          </w:rPr>
          <w:t>的環境</w:t>
        </w:r>
      </w:ins>
      <w:ins w:id="3625" w:author="Administrator" w:date="2019-08-28T00:49:00Z">
        <w:r w:rsidR="00EF4F45">
          <w:rPr>
            <w:rFonts w:hint="eastAsia"/>
          </w:rPr>
          <w:t>。</w:t>
        </w:r>
      </w:ins>
    </w:p>
    <w:p w:rsidR="000F0075" w:rsidRDefault="003329A9">
      <w:pPr>
        <w:pStyle w:val="12"/>
        <w:spacing w:after="240"/>
        <w:ind w:leftChars="0" w:left="0"/>
        <w:rPr>
          <w:ins w:id="3626" w:author="Administrator" w:date="2019-08-28T00:21:00Z"/>
        </w:rPr>
        <w:pPrChange w:id="3627" w:author="Administrator" w:date="2019-08-18T21:12:00Z">
          <w:pPr>
            <w:pStyle w:val="12"/>
            <w:numPr>
              <w:numId w:val="1"/>
            </w:numPr>
            <w:spacing w:after="240"/>
            <w:ind w:leftChars="0" w:left="357" w:hanging="357"/>
            <w:outlineLvl w:val="0"/>
          </w:pPr>
        </w:pPrChange>
      </w:pPr>
      <w:ins w:id="3628" w:author="Administrator" w:date="2019-09-01T14:30:00Z">
        <w:r>
          <w:rPr>
            <w:rFonts w:hint="eastAsia"/>
          </w:rPr>
          <w:t>只是這些仍不足以讓他升起想幫其他人意思，在他心中，替自己父親報仇跟修仙復活親人</w:t>
        </w:r>
      </w:ins>
      <w:ins w:id="3629" w:author="Administrator" w:date="2019-09-01T14:31:00Z">
        <w:r>
          <w:rPr>
            <w:rFonts w:hint="eastAsia"/>
          </w:rPr>
          <w:t>，才是最重要的事。</w:t>
        </w:r>
      </w:ins>
    </w:p>
    <w:p w:rsidR="000F0075" w:rsidRDefault="003329A9">
      <w:pPr>
        <w:pStyle w:val="12"/>
        <w:spacing w:after="240"/>
        <w:ind w:leftChars="0" w:left="0"/>
        <w:rPr>
          <w:ins w:id="3630" w:author="Administrator" w:date="2019-08-28T00:50:00Z"/>
        </w:rPr>
        <w:pPrChange w:id="3631" w:author="Administrator" w:date="2019-08-18T21:12:00Z">
          <w:pPr>
            <w:pStyle w:val="12"/>
            <w:numPr>
              <w:numId w:val="1"/>
            </w:numPr>
            <w:spacing w:after="240"/>
            <w:ind w:leftChars="0" w:left="357" w:hanging="357"/>
            <w:outlineLvl w:val="0"/>
          </w:pPr>
        </w:pPrChange>
      </w:pPr>
      <w:ins w:id="3632" w:author="Administrator" w:date="2019-09-01T14:31:00Z">
        <w:r>
          <w:rPr>
            <w:rFonts w:hint="eastAsia"/>
          </w:rPr>
          <w:t>但</w:t>
        </w:r>
      </w:ins>
      <w:ins w:id="3633" w:author="Administrator" w:date="2019-08-28T00:21:00Z">
        <w:r w:rsidR="00405F43">
          <w:rPr>
            <w:rFonts w:hint="eastAsia"/>
          </w:rPr>
          <w:t>看到風雷幫的行為，</w:t>
        </w:r>
      </w:ins>
      <w:ins w:id="3634" w:author="Administrator" w:date="2019-09-01T14:31:00Z">
        <w:r>
          <w:rPr>
            <w:rFonts w:hint="eastAsia"/>
          </w:rPr>
          <w:t>即使他不認為與自己有</w:t>
        </w:r>
      </w:ins>
      <w:ins w:id="3635" w:author="Administrator" w:date="2019-08-28T00:49:00Z">
        <w:r>
          <w:rPr>
            <w:rFonts w:hint="eastAsia"/>
          </w:rPr>
          <w:t>關，可</w:t>
        </w:r>
        <w:r w:rsidR="00EF4F45">
          <w:rPr>
            <w:rFonts w:hint="eastAsia"/>
          </w:rPr>
          <w:t>卻</w:t>
        </w:r>
      </w:ins>
      <w:ins w:id="3636" w:author="Administrator" w:date="2019-09-01T14:31:00Z">
        <w:r>
          <w:rPr>
            <w:rFonts w:hint="eastAsia"/>
          </w:rPr>
          <w:t>也</w:t>
        </w:r>
      </w:ins>
      <w:ins w:id="3637" w:author="Administrator" w:date="2019-08-28T00:49:00Z">
        <w:r w:rsidR="00EF4F45">
          <w:rPr>
            <w:rFonts w:hint="eastAsia"/>
          </w:rPr>
          <w:t>沒來</w:t>
        </w:r>
      </w:ins>
      <w:ins w:id="3638" w:author="Administrator" w:date="2019-08-28T00:50:00Z">
        <w:r w:rsidR="00EF4F45">
          <w:rPr>
            <w:rFonts w:hint="eastAsia"/>
          </w:rPr>
          <w:t>由得心頭鬱悶，感到一股不快。</w:t>
        </w:r>
      </w:ins>
    </w:p>
    <w:p w:rsidR="000F0075" w:rsidRDefault="00EF4F45">
      <w:pPr>
        <w:pStyle w:val="12"/>
        <w:spacing w:after="240"/>
        <w:ind w:leftChars="0" w:left="0"/>
        <w:rPr>
          <w:ins w:id="3639" w:author="Administrator" w:date="2019-08-28T00:51:00Z"/>
        </w:rPr>
        <w:pPrChange w:id="3640" w:author="Administrator" w:date="2019-08-18T21:12:00Z">
          <w:pPr>
            <w:pStyle w:val="12"/>
            <w:numPr>
              <w:numId w:val="1"/>
            </w:numPr>
            <w:spacing w:after="240"/>
            <w:ind w:leftChars="0" w:left="357" w:hanging="357"/>
            <w:outlineLvl w:val="0"/>
          </w:pPr>
        </w:pPrChange>
      </w:pPr>
      <w:ins w:id="3641" w:author="Administrator" w:date="2019-08-28T00:50:00Z">
        <w:r>
          <w:rPr>
            <w:rFonts w:hint="eastAsia"/>
          </w:rPr>
          <w:t>眼看乞食的目地已經達到，李龍飛也沒有其他理由留下，收好饅頭，轉頭就</w:t>
        </w:r>
      </w:ins>
      <w:ins w:id="3642" w:author="Administrator" w:date="2019-08-28T00:51:00Z">
        <w:r>
          <w:rPr>
            <w:rFonts w:hint="eastAsia"/>
          </w:rPr>
          <w:t>要離開。</w:t>
        </w:r>
      </w:ins>
    </w:p>
    <w:p w:rsidR="000F0075" w:rsidRDefault="00EF4F45">
      <w:pPr>
        <w:pStyle w:val="12"/>
        <w:spacing w:after="240"/>
        <w:ind w:leftChars="0" w:left="0"/>
        <w:rPr>
          <w:ins w:id="3643" w:author="Administrator" w:date="2019-09-01T15:55:00Z"/>
        </w:rPr>
        <w:pPrChange w:id="3644" w:author="Administrator" w:date="2019-08-18T21:12:00Z">
          <w:pPr>
            <w:pStyle w:val="12"/>
            <w:numPr>
              <w:numId w:val="1"/>
            </w:numPr>
            <w:spacing w:after="240"/>
            <w:ind w:leftChars="0" w:left="357" w:hanging="357"/>
            <w:outlineLvl w:val="0"/>
          </w:pPr>
        </w:pPrChange>
      </w:pPr>
      <w:ins w:id="3645" w:author="Administrator" w:date="2019-08-28T00:51:00Z">
        <w:r>
          <w:rPr>
            <w:rFonts w:hint="eastAsia"/>
          </w:rPr>
          <w:t>可就在這時</w:t>
        </w:r>
      </w:ins>
      <w:ins w:id="3646" w:author="Administrator" w:date="2019-08-28T00:52:00Z">
        <w:r>
          <w:rPr>
            <w:rFonts w:hint="eastAsia"/>
          </w:rPr>
          <w:t>，鐵牛那頭卻傳來一陣</w:t>
        </w:r>
      </w:ins>
      <w:ins w:id="3647" w:author="Administrator" w:date="2019-08-28T01:17:00Z">
        <w:r w:rsidR="00725020">
          <w:rPr>
            <w:rFonts w:hint="eastAsia"/>
          </w:rPr>
          <w:t>激烈的爭鬥</w:t>
        </w:r>
      </w:ins>
      <w:ins w:id="3648" w:author="Administrator" w:date="2019-08-28T01:18:00Z">
        <w:r w:rsidR="00725020">
          <w:rPr>
            <w:rFonts w:hint="eastAsia"/>
          </w:rPr>
          <w:t>聲，只見</w:t>
        </w:r>
      </w:ins>
      <w:ins w:id="3649" w:author="Administrator" w:date="2019-09-01T14:56:00Z">
        <w:r w:rsidR="00A31A89">
          <w:rPr>
            <w:rFonts w:hint="eastAsia"/>
          </w:rPr>
          <w:t>李四一個發狠，</w:t>
        </w:r>
      </w:ins>
      <w:ins w:id="3650" w:author="Administrator" w:date="2019-09-01T15:54:00Z">
        <w:r w:rsidR="008A2A24">
          <w:rPr>
            <w:rFonts w:hint="eastAsia"/>
          </w:rPr>
          <w:t>手中拿著一把</w:t>
        </w:r>
      </w:ins>
      <w:ins w:id="3651" w:author="Administrator" w:date="2020-04-04T19:57:00Z">
        <w:r w:rsidR="00686BED">
          <w:rPr>
            <w:rFonts w:hint="eastAsia"/>
          </w:rPr>
          <w:t>大</w:t>
        </w:r>
      </w:ins>
      <w:ins w:id="3652" w:author="Administrator" w:date="2019-09-01T15:55:00Z">
        <w:r w:rsidR="008A2A24">
          <w:rPr>
            <w:rFonts w:hint="eastAsia"/>
          </w:rPr>
          <w:t>刀，一刀把鐵牛的右手給砍了下來。</w:t>
        </w:r>
      </w:ins>
    </w:p>
    <w:p w:rsidR="000F0075" w:rsidRDefault="008A2A24">
      <w:pPr>
        <w:pStyle w:val="12"/>
        <w:spacing w:after="240"/>
        <w:ind w:leftChars="0" w:left="0"/>
        <w:rPr>
          <w:ins w:id="3653" w:author="Administrator" w:date="2019-09-01T18:17:00Z"/>
        </w:rPr>
        <w:pPrChange w:id="3654" w:author="Administrator" w:date="2019-08-18T21:12:00Z">
          <w:pPr>
            <w:pStyle w:val="12"/>
            <w:numPr>
              <w:numId w:val="1"/>
            </w:numPr>
            <w:spacing w:after="240"/>
            <w:ind w:leftChars="0" w:left="357" w:hanging="357"/>
            <w:outlineLvl w:val="0"/>
          </w:pPr>
        </w:pPrChange>
      </w:pPr>
      <w:ins w:id="3655" w:author="Administrator" w:date="2019-09-01T15:55:00Z">
        <w:r>
          <w:rPr>
            <w:rFonts w:hint="eastAsia"/>
          </w:rPr>
          <w:t>頓時後者血流如注，瞪大了眼慘叫一聲，不敢相信這個從小與自己</w:t>
        </w:r>
      </w:ins>
      <w:ins w:id="3656" w:author="Administrator" w:date="2019-09-01T18:16:00Z">
        <w:r w:rsidR="00CE459E">
          <w:rPr>
            <w:rFonts w:hint="eastAsia"/>
          </w:rPr>
          <w:t>混</w:t>
        </w:r>
      </w:ins>
      <w:ins w:id="3657" w:author="Administrator" w:date="2019-09-01T15:55:00Z">
        <w:r>
          <w:rPr>
            <w:rFonts w:hint="eastAsia"/>
          </w:rPr>
          <w:t>到大的</w:t>
        </w:r>
      </w:ins>
      <w:ins w:id="3658" w:author="Administrator" w:date="2019-09-01T18:16:00Z">
        <w:r w:rsidR="00CE459E">
          <w:rPr>
            <w:rFonts w:hint="eastAsia"/>
          </w:rPr>
          <w:t>玩伴，竟真</w:t>
        </w:r>
      </w:ins>
      <w:ins w:id="3659" w:author="Administrator" w:date="2019-09-01T18:17:00Z">
        <w:r w:rsidR="00CE459E">
          <w:rPr>
            <w:rFonts w:hint="eastAsia"/>
          </w:rPr>
          <w:t>的下毒手。</w:t>
        </w:r>
      </w:ins>
    </w:p>
    <w:p w:rsidR="000F0075" w:rsidRDefault="00CE459E">
      <w:pPr>
        <w:pStyle w:val="12"/>
        <w:spacing w:after="240"/>
        <w:ind w:leftChars="0" w:left="0"/>
        <w:rPr>
          <w:ins w:id="3660" w:author="Administrator" w:date="2019-09-01T18:18:00Z"/>
        </w:rPr>
        <w:pPrChange w:id="3661" w:author="Administrator" w:date="2019-08-18T21:12:00Z">
          <w:pPr>
            <w:pStyle w:val="12"/>
            <w:numPr>
              <w:numId w:val="1"/>
            </w:numPr>
            <w:spacing w:after="240"/>
            <w:ind w:leftChars="0" w:left="357" w:hanging="357"/>
            <w:outlineLvl w:val="0"/>
          </w:pPr>
        </w:pPrChange>
      </w:pPr>
      <w:ins w:id="3662" w:author="Administrator" w:date="2019-09-01T18:17:00Z">
        <w:r>
          <w:rPr>
            <w:rFonts w:hint="eastAsia"/>
          </w:rPr>
          <w:t>李四見鐵牛右手慘狀，也是愣了一下，但有就那麼一下，隨即一咬牙，又惡狠狠說</w:t>
        </w:r>
      </w:ins>
      <w:ins w:id="3663" w:author="Administrator" w:date="2019-09-01T18:46:00Z">
        <w:r w:rsidR="009F69EF">
          <w:rPr>
            <w:rFonts w:hint="eastAsia"/>
          </w:rPr>
          <w:t>道</w:t>
        </w:r>
      </w:ins>
      <w:ins w:id="3664" w:author="Administrator" w:date="2019-09-01T18:17:00Z">
        <w:r>
          <w:rPr>
            <w:rFonts w:hint="eastAsia"/>
          </w:rPr>
          <w:t>，「誰叫你不</w:t>
        </w:r>
      </w:ins>
      <w:ins w:id="3665" w:author="Administrator" w:date="2019-09-01T18:18:00Z">
        <w:r>
          <w:rPr>
            <w:rFonts w:hint="eastAsia"/>
          </w:rPr>
          <w:t>識好歹，今天讓你吃個苦頭，快點讓開免得</w:t>
        </w:r>
      </w:ins>
      <w:ins w:id="3666" w:author="Administrator" w:date="2019-09-01T18:46:00Z">
        <w:r w:rsidR="009F69EF">
          <w:rPr>
            <w:rFonts w:hint="eastAsia"/>
          </w:rPr>
          <w:t>連</w:t>
        </w:r>
      </w:ins>
      <w:ins w:id="3667" w:author="Administrator" w:date="2019-09-01T18:18:00Z">
        <w:r>
          <w:rPr>
            <w:rFonts w:hint="eastAsia"/>
          </w:rPr>
          <w:t>小命都不保！」</w:t>
        </w:r>
      </w:ins>
    </w:p>
    <w:p w:rsidR="000F0075" w:rsidRDefault="00A7133E">
      <w:pPr>
        <w:pStyle w:val="12"/>
        <w:spacing w:after="240"/>
        <w:ind w:leftChars="0" w:left="0"/>
        <w:rPr>
          <w:ins w:id="3668" w:author="Administrator" w:date="2019-09-27T00:45:00Z"/>
        </w:rPr>
        <w:pPrChange w:id="3669" w:author="Administrator" w:date="2019-08-18T21:12:00Z">
          <w:pPr>
            <w:pStyle w:val="12"/>
            <w:numPr>
              <w:numId w:val="1"/>
            </w:numPr>
            <w:spacing w:after="240"/>
            <w:ind w:leftChars="0" w:left="357" w:hanging="357"/>
            <w:outlineLvl w:val="0"/>
          </w:pPr>
        </w:pPrChange>
      </w:pPr>
      <w:ins w:id="3670" w:author="Administrator" w:date="2019-09-15T14:33:00Z">
        <w:r>
          <w:rPr>
            <w:rFonts w:hint="eastAsia"/>
          </w:rPr>
          <w:t>李龍飛</w:t>
        </w:r>
      </w:ins>
      <w:ins w:id="3671" w:author="Administrator" w:date="2019-09-15T14:34:00Z">
        <w:r>
          <w:rPr>
            <w:rFonts w:hint="eastAsia"/>
          </w:rPr>
          <w:t>眉頭一皺，他本來不願管事，但是看到</w:t>
        </w:r>
      </w:ins>
      <w:ins w:id="3672" w:author="Administrator" w:date="2019-09-15T14:35:00Z">
        <w:r>
          <w:rPr>
            <w:rFonts w:hint="eastAsia"/>
          </w:rPr>
          <w:t>鐵牛一隻手臂被砍了下來，鮮血直流，加上</w:t>
        </w:r>
      </w:ins>
      <w:ins w:id="3673" w:author="Administrator" w:date="2019-09-27T00:45:00Z">
        <w:r w:rsidR="000D6C26">
          <w:rPr>
            <w:rFonts w:hint="eastAsia"/>
          </w:rPr>
          <w:t>李四等人的蠻橫</w:t>
        </w:r>
      </w:ins>
      <w:ins w:id="3674" w:author="Administrator" w:date="2019-09-27T00:44:00Z">
        <w:r w:rsidR="000D6C26">
          <w:rPr>
            <w:rFonts w:hint="eastAsia"/>
          </w:rPr>
          <w:t>，頓時</w:t>
        </w:r>
      </w:ins>
      <w:ins w:id="3675" w:author="Administrator" w:date="2019-09-28T01:24:00Z">
        <w:r w:rsidR="005B78AD">
          <w:rPr>
            <w:rFonts w:hint="eastAsia"/>
          </w:rPr>
          <w:t>有</w:t>
        </w:r>
      </w:ins>
      <w:ins w:id="3676" w:author="Administrator" w:date="2019-09-27T00:44:00Z">
        <w:r w:rsidR="000D6C26">
          <w:rPr>
            <w:rFonts w:hint="eastAsia"/>
          </w:rPr>
          <w:t>一股</w:t>
        </w:r>
      </w:ins>
      <w:ins w:id="3677" w:author="Administrator" w:date="2019-09-27T00:45:00Z">
        <w:r w:rsidR="000D6C26">
          <w:rPr>
            <w:rFonts w:hint="eastAsia"/>
          </w:rPr>
          <w:t>既視感浮現在眼前。</w:t>
        </w:r>
      </w:ins>
    </w:p>
    <w:p w:rsidR="000F0075" w:rsidRDefault="000D6C26">
      <w:pPr>
        <w:pStyle w:val="12"/>
        <w:spacing w:after="240"/>
        <w:ind w:leftChars="0" w:left="0"/>
        <w:rPr>
          <w:ins w:id="3678" w:author="Administrator" w:date="2019-09-27T00:45:00Z"/>
        </w:rPr>
        <w:pPrChange w:id="3679" w:author="Administrator" w:date="2019-08-18T21:12:00Z">
          <w:pPr>
            <w:pStyle w:val="12"/>
            <w:numPr>
              <w:numId w:val="1"/>
            </w:numPr>
            <w:spacing w:after="240"/>
            <w:ind w:leftChars="0" w:left="357" w:hanging="357"/>
            <w:outlineLvl w:val="0"/>
          </w:pPr>
        </w:pPrChange>
      </w:pPr>
      <w:ins w:id="3680" w:author="Administrator" w:date="2019-09-27T00:45:00Z">
        <w:r>
          <w:rPr>
            <w:rFonts w:hint="eastAsia"/>
          </w:rPr>
          <w:lastRenderedPageBreak/>
          <w:t>「若是當時…有人幫就好了…」</w:t>
        </w:r>
      </w:ins>
    </w:p>
    <w:p w:rsidR="000F0075" w:rsidRDefault="000D6C26">
      <w:pPr>
        <w:pStyle w:val="12"/>
        <w:spacing w:after="240"/>
        <w:ind w:leftChars="0" w:left="0"/>
        <w:rPr>
          <w:ins w:id="3681" w:author="Administrator" w:date="2019-09-28T01:24:00Z"/>
        </w:rPr>
        <w:pPrChange w:id="3682" w:author="Administrator" w:date="2019-08-18T21:12:00Z">
          <w:pPr>
            <w:pStyle w:val="12"/>
            <w:numPr>
              <w:numId w:val="1"/>
            </w:numPr>
            <w:spacing w:after="240"/>
            <w:ind w:leftChars="0" w:left="357" w:hanging="357"/>
            <w:outlineLvl w:val="0"/>
          </w:pPr>
        </w:pPrChange>
      </w:pPr>
      <w:ins w:id="3683" w:author="Administrator" w:date="2019-09-27T00:45:00Z">
        <w:r>
          <w:rPr>
            <w:rFonts w:hint="eastAsia"/>
          </w:rPr>
          <w:t>連他心底都沒意識到的一股念頭，推動著他胸中的一</w:t>
        </w:r>
      </w:ins>
      <w:ins w:id="3684" w:author="Administrator" w:date="2019-09-28T01:24:00Z">
        <w:r w:rsidR="005B78AD">
          <w:rPr>
            <w:rFonts w:hint="eastAsia"/>
          </w:rPr>
          <w:t>股悸動，讓他忍不住出口斥喝，</w:t>
        </w:r>
      </w:ins>
    </w:p>
    <w:p w:rsidR="000F0075" w:rsidRDefault="005B78AD">
      <w:pPr>
        <w:pStyle w:val="12"/>
        <w:spacing w:after="240"/>
        <w:ind w:leftChars="0" w:left="0"/>
        <w:rPr>
          <w:ins w:id="3685" w:author="Administrator" w:date="2019-09-28T01:24:00Z"/>
        </w:rPr>
        <w:pPrChange w:id="3686" w:author="Administrator" w:date="2019-08-18T21:12:00Z">
          <w:pPr>
            <w:pStyle w:val="12"/>
            <w:numPr>
              <w:numId w:val="1"/>
            </w:numPr>
            <w:spacing w:after="240"/>
            <w:ind w:leftChars="0" w:left="357" w:hanging="357"/>
            <w:outlineLvl w:val="0"/>
          </w:pPr>
        </w:pPrChange>
      </w:pPr>
      <w:ins w:id="3687" w:author="Administrator" w:date="2019-09-28T01:24:00Z">
        <w:r>
          <w:rPr>
            <w:rFonts w:hint="eastAsia"/>
          </w:rPr>
          <w:t>「住手！」</w:t>
        </w:r>
      </w:ins>
    </w:p>
    <w:p w:rsidR="000F0075" w:rsidRDefault="005B78AD">
      <w:pPr>
        <w:pStyle w:val="12"/>
        <w:spacing w:after="240"/>
        <w:ind w:leftChars="0" w:left="0"/>
        <w:rPr>
          <w:ins w:id="3688" w:author="Administrator" w:date="2019-11-13T00:53:00Z"/>
        </w:rPr>
        <w:pPrChange w:id="3689" w:author="Administrator" w:date="2019-08-18T21:12:00Z">
          <w:pPr>
            <w:pStyle w:val="12"/>
            <w:numPr>
              <w:numId w:val="1"/>
            </w:numPr>
            <w:spacing w:after="240"/>
            <w:ind w:leftChars="0" w:left="357" w:hanging="357"/>
            <w:outlineLvl w:val="0"/>
          </w:pPr>
        </w:pPrChange>
      </w:pPr>
      <w:ins w:id="3690" w:author="Administrator" w:date="2019-09-28T01:24:00Z">
        <w:r>
          <w:rPr>
            <w:rFonts w:hint="eastAsia"/>
          </w:rPr>
          <w:t>這一聲斥喝，不但</w:t>
        </w:r>
      </w:ins>
      <w:ins w:id="3691" w:author="Administrator" w:date="2019-11-13T00:52:00Z">
        <w:r w:rsidR="0015251D">
          <w:rPr>
            <w:rFonts w:hint="eastAsia"/>
          </w:rPr>
          <w:t>李四等人愣住，連村內其他的農民也都</w:t>
        </w:r>
      </w:ins>
      <w:ins w:id="3692" w:author="Administrator" w:date="2019-11-13T00:53:00Z">
        <w:r w:rsidR="0015251D">
          <w:rPr>
            <w:rFonts w:hint="eastAsia"/>
          </w:rPr>
          <w:t>愣住了。</w:t>
        </w:r>
      </w:ins>
    </w:p>
    <w:p w:rsidR="000F0075" w:rsidRDefault="0015251D">
      <w:pPr>
        <w:pStyle w:val="12"/>
        <w:spacing w:after="240"/>
        <w:ind w:leftChars="0" w:left="0"/>
        <w:rPr>
          <w:ins w:id="3693" w:author="Administrator" w:date="2019-11-13T00:56:00Z"/>
        </w:rPr>
        <w:pPrChange w:id="3694" w:author="Administrator" w:date="2019-08-18T21:12:00Z">
          <w:pPr>
            <w:pStyle w:val="12"/>
            <w:numPr>
              <w:numId w:val="1"/>
            </w:numPr>
            <w:spacing w:after="240"/>
            <w:ind w:leftChars="0" w:left="357" w:hanging="357"/>
            <w:outlineLvl w:val="0"/>
          </w:pPr>
        </w:pPrChange>
      </w:pPr>
      <w:ins w:id="3695" w:author="Administrator" w:date="2019-11-13T00:55:00Z">
        <w:r>
          <w:rPr>
            <w:rFonts w:hint="eastAsia"/>
          </w:rPr>
          <w:t>原本關起門的那醜婦更是心裡叫苦連天，深怕李龍飛把她給連累了，加了個橫</w:t>
        </w:r>
      </w:ins>
      <w:ins w:id="3696" w:author="Administrator" w:date="2019-11-13T00:56:00Z">
        <w:r>
          <w:rPr>
            <w:rFonts w:hint="eastAsia"/>
          </w:rPr>
          <w:t>掃桿卡在門後，低聲碎罵著。</w:t>
        </w:r>
      </w:ins>
    </w:p>
    <w:p w:rsidR="000F0075" w:rsidRDefault="0015251D">
      <w:pPr>
        <w:pStyle w:val="12"/>
        <w:spacing w:after="240"/>
        <w:ind w:leftChars="0" w:left="0"/>
        <w:rPr>
          <w:ins w:id="3697" w:author="Administrator" w:date="2019-11-13T00:58:00Z"/>
        </w:rPr>
        <w:pPrChange w:id="3698" w:author="Administrator" w:date="2019-08-18T21:12:00Z">
          <w:pPr>
            <w:pStyle w:val="12"/>
            <w:numPr>
              <w:numId w:val="1"/>
            </w:numPr>
            <w:spacing w:after="240"/>
            <w:ind w:leftChars="0" w:left="357" w:hanging="357"/>
            <w:outlineLvl w:val="0"/>
          </w:pPr>
        </w:pPrChange>
      </w:pPr>
      <w:ins w:id="3699" w:author="Administrator" w:date="2019-11-13T00:58:00Z">
        <w:r>
          <w:rPr>
            <w:rFonts w:hint="eastAsia"/>
          </w:rPr>
          <w:t>唯有那鐵牛痛苦著捂著手，倒在地上慘嚎。</w:t>
        </w:r>
      </w:ins>
    </w:p>
    <w:p w:rsidR="000F0075" w:rsidRDefault="0015251D">
      <w:pPr>
        <w:pStyle w:val="12"/>
        <w:spacing w:after="240"/>
        <w:ind w:leftChars="0" w:left="0"/>
        <w:rPr>
          <w:ins w:id="3700" w:author="Administrator" w:date="2019-11-13T01:19:00Z"/>
        </w:rPr>
        <w:pPrChange w:id="3701" w:author="Administrator" w:date="2019-08-18T21:12:00Z">
          <w:pPr>
            <w:pStyle w:val="12"/>
            <w:numPr>
              <w:numId w:val="1"/>
            </w:numPr>
            <w:spacing w:after="240"/>
            <w:ind w:leftChars="0" w:left="357" w:hanging="357"/>
            <w:outlineLvl w:val="0"/>
          </w:pPr>
        </w:pPrChange>
      </w:pPr>
      <w:ins w:id="3702" w:author="Administrator" w:date="2019-11-13T00:58:00Z">
        <w:r>
          <w:rPr>
            <w:rFonts w:hint="eastAsia"/>
          </w:rPr>
          <w:t>「你…你們</w:t>
        </w:r>
      </w:ins>
      <w:ins w:id="3703" w:author="Administrator" w:date="2019-11-13T00:59:00Z">
        <w:r>
          <w:rPr>
            <w:rFonts w:hint="eastAsia"/>
          </w:rPr>
          <w:t>…</w:t>
        </w:r>
      </w:ins>
      <w:ins w:id="3704" w:author="Administrator" w:date="2019-11-13T00:58:00Z">
        <w:r>
          <w:rPr>
            <w:rFonts w:hint="eastAsia"/>
          </w:rPr>
          <w:t>光天化日之下殺</w:t>
        </w:r>
      </w:ins>
      <w:ins w:id="3705" w:author="Administrator" w:date="2019-11-13T00:59:00Z">
        <w:r>
          <w:rPr>
            <w:rFonts w:hint="eastAsia"/>
          </w:rPr>
          <w:t>人，難道不怕王法…？」李龍飛雖然</w:t>
        </w:r>
      </w:ins>
      <w:ins w:id="3706" w:author="Administrator" w:date="2019-11-13T01:18:00Z">
        <w:r w:rsidR="00014578">
          <w:rPr>
            <w:rFonts w:hint="eastAsia"/>
          </w:rPr>
          <w:t>一時衝動制止了對方，但喊完之後，</w:t>
        </w:r>
      </w:ins>
      <w:ins w:id="3707" w:author="Administrator" w:date="2019-11-13T01:19:00Z">
        <w:r w:rsidR="00014578">
          <w:rPr>
            <w:rFonts w:hint="eastAsia"/>
          </w:rPr>
          <w:t>卻也有些</w:t>
        </w:r>
      </w:ins>
      <w:ins w:id="3708" w:author="龍 Chris" w:date="2019-12-18T11:35:00Z">
        <w:r w:rsidR="007E4C5E">
          <w:rPr>
            <w:rFonts w:hint="eastAsia"/>
          </w:rPr>
          <w:t>懊惱</w:t>
        </w:r>
      </w:ins>
      <w:ins w:id="3709" w:author="Administrator" w:date="2019-11-13T01:21:00Z">
        <w:del w:id="3710" w:author="龍 Chris" w:date="2019-12-18T11:35:00Z">
          <w:r w:rsidR="00014578" w:rsidDel="007E4C5E">
            <w:rPr>
              <w:rFonts w:hint="eastAsia"/>
            </w:rPr>
            <w:delText>躊躇</w:delText>
          </w:r>
        </w:del>
      </w:ins>
      <w:ins w:id="3711" w:author="Administrator" w:date="2019-11-13T01:19:00Z">
        <w:del w:id="3712" w:author="龍 Chris" w:date="2019-12-18T11:35:00Z">
          <w:r w:rsidR="00014578" w:rsidDel="007E4C5E">
            <w:rPr>
              <w:rFonts w:hint="eastAsia"/>
            </w:rPr>
            <w:delText>了</w:delText>
          </w:r>
        </w:del>
        <w:r w:rsidR="00014578">
          <w:rPr>
            <w:rFonts w:hint="eastAsia"/>
          </w:rPr>
          <w:t>起來。</w:t>
        </w:r>
      </w:ins>
    </w:p>
    <w:p w:rsidR="000F0075" w:rsidRDefault="00014578">
      <w:pPr>
        <w:pStyle w:val="12"/>
        <w:spacing w:after="240"/>
        <w:ind w:leftChars="0" w:left="0"/>
        <w:rPr>
          <w:ins w:id="3713" w:author="Administrator" w:date="2019-08-26T23:59:00Z"/>
        </w:rPr>
        <w:pPrChange w:id="3714" w:author="Administrator" w:date="2019-08-18T21:12:00Z">
          <w:pPr>
            <w:pStyle w:val="12"/>
            <w:numPr>
              <w:numId w:val="1"/>
            </w:numPr>
            <w:spacing w:after="240"/>
            <w:ind w:leftChars="0" w:left="357" w:hanging="357"/>
            <w:outlineLvl w:val="0"/>
          </w:pPr>
        </w:pPrChange>
      </w:pPr>
      <w:ins w:id="3715" w:author="Administrator" w:date="2019-11-13T01:19:00Z">
        <w:r>
          <w:rPr>
            <w:rFonts w:hint="eastAsia"/>
          </w:rPr>
          <w:t>倒不是他怕眼下這幾人，而是聽到方才那</w:t>
        </w:r>
      </w:ins>
      <w:ins w:id="3716" w:author="Administrator" w:date="2019-11-13T01:20:00Z">
        <w:r>
          <w:rPr>
            <w:rFonts w:hint="eastAsia"/>
          </w:rPr>
          <w:t>醜婦說的風雷幫種種，在自己都不保的情況下，還去扯事上身，即使是他也</w:t>
        </w:r>
      </w:ins>
      <w:ins w:id="3717" w:author="Administrator" w:date="2019-11-13T01:21:00Z">
        <w:r>
          <w:rPr>
            <w:rFonts w:hint="eastAsia"/>
          </w:rPr>
          <w:t>不覺得是明智之舉。</w:t>
        </w:r>
      </w:ins>
    </w:p>
    <w:p w:rsidR="000F0075" w:rsidRDefault="00014578">
      <w:pPr>
        <w:pStyle w:val="12"/>
        <w:spacing w:after="240"/>
        <w:ind w:leftChars="0" w:left="0"/>
        <w:rPr>
          <w:ins w:id="3718" w:author="Administrator" w:date="2019-11-13T01:21:00Z"/>
        </w:rPr>
        <w:pPrChange w:id="3719" w:author="Administrator" w:date="2019-08-18T21:12:00Z">
          <w:pPr>
            <w:pStyle w:val="12"/>
            <w:numPr>
              <w:numId w:val="1"/>
            </w:numPr>
            <w:spacing w:after="240"/>
            <w:ind w:leftChars="0" w:left="357" w:hanging="357"/>
            <w:outlineLvl w:val="0"/>
          </w:pPr>
        </w:pPrChange>
      </w:pPr>
      <w:ins w:id="3720" w:author="Administrator" w:date="2019-11-13T01:21:00Z">
        <w:r>
          <w:rPr>
            <w:rFonts w:hint="eastAsia"/>
          </w:rPr>
          <w:t>可他不想惹事，事情卻已經找上門來。</w:t>
        </w:r>
      </w:ins>
    </w:p>
    <w:p w:rsidR="000F0075" w:rsidRDefault="00014578">
      <w:pPr>
        <w:pStyle w:val="12"/>
        <w:spacing w:after="240"/>
        <w:ind w:leftChars="0" w:left="0"/>
        <w:rPr>
          <w:ins w:id="3721" w:author="Administrator" w:date="2019-11-13T01:25:00Z"/>
        </w:rPr>
        <w:pPrChange w:id="3722" w:author="Administrator" w:date="2019-08-18T21:12:00Z">
          <w:pPr>
            <w:pStyle w:val="12"/>
            <w:numPr>
              <w:numId w:val="1"/>
            </w:numPr>
            <w:spacing w:after="240"/>
            <w:ind w:leftChars="0" w:left="357" w:hanging="357"/>
            <w:outlineLvl w:val="0"/>
          </w:pPr>
        </w:pPrChange>
      </w:pPr>
      <w:ins w:id="3723" w:author="Administrator" w:date="2019-11-13T01:21:00Z">
        <w:r>
          <w:rPr>
            <w:rFonts w:hint="eastAsia"/>
          </w:rPr>
          <w:t>李四</w:t>
        </w:r>
      </w:ins>
      <w:ins w:id="3724" w:author="Administrator" w:date="2019-11-13T01:23:00Z">
        <w:r w:rsidR="00203370">
          <w:rPr>
            <w:rFonts w:hint="eastAsia"/>
          </w:rPr>
          <w:t>等人其中那名拿鐵棍的，眼看喝住自己等的是一名二十不到的</w:t>
        </w:r>
      </w:ins>
      <w:ins w:id="3725" w:author="Administrator" w:date="2019-11-13T01:25:00Z">
        <w:r w:rsidR="00203370">
          <w:rPr>
            <w:rFonts w:hint="eastAsia"/>
          </w:rPr>
          <w:t>青頭</w:t>
        </w:r>
      </w:ins>
      <w:ins w:id="3726" w:author="Administrator" w:date="2019-11-13T01:23:00Z">
        <w:r w:rsidR="00203370">
          <w:rPr>
            <w:rFonts w:hint="eastAsia"/>
          </w:rPr>
          <w:t>小子</w:t>
        </w:r>
      </w:ins>
      <w:ins w:id="3727" w:author="Administrator" w:date="2019-11-13T01:25:00Z">
        <w:r w:rsidR="00203370">
          <w:rPr>
            <w:rFonts w:hint="eastAsia"/>
          </w:rPr>
          <w:t>，頓時垮了張臉，兇神惡煞地</w:t>
        </w:r>
      </w:ins>
      <w:ins w:id="3728" w:author="龍 Chris" w:date="2019-12-18T11:36:00Z">
        <w:r w:rsidR="007E4C5E">
          <w:rPr>
            <w:rFonts w:hint="eastAsia"/>
          </w:rPr>
          <w:t>快速</w:t>
        </w:r>
      </w:ins>
      <w:ins w:id="3729" w:author="龍 Chris" w:date="2019-12-18T11:34:00Z">
        <w:r w:rsidR="007E4C5E">
          <w:rPr>
            <w:rFonts w:hint="eastAsia"/>
          </w:rPr>
          <w:t>朝他</w:t>
        </w:r>
      </w:ins>
      <w:ins w:id="3730" w:author="Administrator" w:date="2019-11-13T01:25:00Z">
        <w:r w:rsidR="00203370">
          <w:rPr>
            <w:rFonts w:hint="eastAsia"/>
          </w:rPr>
          <w:t>揮舞著鐵棒</w:t>
        </w:r>
      </w:ins>
      <w:ins w:id="3731" w:author="龍 Chris" w:date="2019-12-18T11:36:00Z">
        <w:r w:rsidR="007E4C5E">
          <w:rPr>
            <w:rFonts w:hint="eastAsia"/>
          </w:rPr>
          <w:t>衝</w:t>
        </w:r>
      </w:ins>
      <w:ins w:id="3732" w:author="Administrator" w:date="2019-11-13T01:25:00Z">
        <w:del w:id="3733" w:author="龍 Chris" w:date="2019-12-18T11:36:00Z">
          <w:r w:rsidR="00203370" w:rsidDel="007E4C5E">
            <w:rPr>
              <w:rFonts w:hint="eastAsia"/>
            </w:rPr>
            <w:delText>走</w:delText>
          </w:r>
        </w:del>
        <w:del w:id="3734" w:author="龍 Chris" w:date="2019-12-18T11:34:00Z">
          <w:r w:rsidR="00203370" w:rsidDel="007E4C5E">
            <w:rPr>
              <w:rFonts w:hint="eastAsia"/>
            </w:rPr>
            <w:delText>了</w:delText>
          </w:r>
        </w:del>
        <w:r w:rsidR="00203370">
          <w:rPr>
            <w:rFonts w:hint="eastAsia"/>
          </w:rPr>
          <w:t>過來，</w:t>
        </w:r>
      </w:ins>
    </w:p>
    <w:p w:rsidR="000F0075" w:rsidRDefault="00203370">
      <w:pPr>
        <w:pStyle w:val="12"/>
        <w:spacing w:after="240"/>
        <w:ind w:leftChars="0" w:left="0"/>
        <w:rPr>
          <w:ins w:id="3735" w:author="Administrator" w:date="2019-11-13T01:26:00Z"/>
        </w:rPr>
        <w:pPrChange w:id="3736" w:author="Administrator" w:date="2019-08-18T21:12:00Z">
          <w:pPr>
            <w:pStyle w:val="12"/>
            <w:numPr>
              <w:numId w:val="1"/>
            </w:numPr>
            <w:spacing w:after="240"/>
            <w:ind w:leftChars="0" w:left="357" w:hanging="357"/>
            <w:outlineLvl w:val="0"/>
          </w:pPr>
        </w:pPrChange>
      </w:pPr>
      <w:ins w:id="3737" w:author="Administrator" w:date="2019-11-13T01:25:00Z">
        <w:r>
          <w:rPr>
            <w:rFonts w:hint="eastAsia"/>
          </w:rPr>
          <w:t>「小子，你</w:t>
        </w:r>
      </w:ins>
      <w:ins w:id="3738" w:author="Administrator" w:date="2019-11-13T01:26:00Z">
        <w:r>
          <w:rPr>
            <w:rFonts w:hint="eastAsia"/>
          </w:rPr>
          <w:t>吃飽撐著敢管咱大爺的事，是想找死嗎？」</w:t>
        </w:r>
      </w:ins>
    </w:p>
    <w:p w:rsidR="00203370" w:rsidRDefault="007E4C5E">
      <w:pPr>
        <w:pStyle w:val="12"/>
        <w:spacing w:after="240"/>
        <w:ind w:leftChars="0" w:left="0"/>
        <w:rPr>
          <w:ins w:id="3739" w:author="龍 Chris" w:date="2019-12-18T11:36:00Z"/>
        </w:rPr>
      </w:pPr>
      <w:ins w:id="3740" w:author="龍 Chris" w:date="2019-12-18T11:34:00Z">
        <w:r>
          <w:rPr>
            <w:rFonts w:hint="eastAsia"/>
          </w:rPr>
          <w:t>李龍飛還在</w:t>
        </w:r>
      </w:ins>
      <w:ins w:id="3741" w:author="龍 Chris" w:date="2019-12-18T11:35:00Z">
        <w:r>
          <w:rPr>
            <w:rFonts w:hint="eastAsia"/>
          </w:rPr>
          <w:t>懊惱</w:t>
        </w:r>
      </w:ins>
      <w:ins w:id="3742" w:author="龍 Chris" w:date="2019-12-18T11:34:00Z">
        <w:r>
          <w:rPr>
            <w:rFonts w:hint="eastAsia"/>
          </w:rPr>
          <w:t>，一時間竟忘了閃躲，直到那鐵棒打在他的右肩上</w:t>
        </w:r>
      </w:ins>
      <w:ins w:id="3743" w:author="龍 Chris" w:date="2019-12-18T11:35:00Z">
        <w:r>
          <w:rPr>
            <w:rFonts w:hint="eastAsia"/>
          </w:rPr>
          <w:t>，</w:t>
        </w:r>
      </w:ins>
      <w:ins w:id="3744" w:author="龍 Chris" w:date="2019-12-18T11:36:00Z">
        <w:r>
          <w:rPr>
            <w:rFonts w:hint="eastAsia"/>
          </w:rPr>
          <w:t>深</w:t>
        </w:r>
      </w:ins>
      <w:ins w:id="3745" w:author="龍 Chris" w:date="2019-12-18T11:35:00Z">
        <w:r>
          <w:rPr>
            <w:rFonts w:hint="eastAsia"/>
          </w:rPr>
          <w:t>入骨髓的痛楚</w:t>
        </w:r>
      </w:ins>
      <w:ins w:id="3746" w:author="龍 Chris" w:date="2019-12-18T11:36:00Z">
        <w:r>
          <w:rPr>
            <w:rFonts w:hint="eastAsia"/>
          </w:rPr>
          <w:t>這才讓他清醒過來。</w:t>
        </w:r>
      </w:ins>
    </w:p>
    <w:p w:rsidR="00E65048" w:rsidRDefault="007E4C5E">
      <w:pPr>
        <w:pStyle w:val="12"/>
        <w:spacing w:after="240"/>
        <w:ind w:leftChars="0" w:left="0"/>
        <w:rPr>
          <w:ins w:id="3747" w:author="Administrator" w:date="2020-04-04T14:40:00Z"/>
        </w:rPr>
      </w:pPr>
      <w:ins w:id="3748" w:author="龍 Chris" w:date="2019-12-18T11:36:00Z">
        <w:r>
          <w:rPr>
            <w:rFonts w:hint="eastAsia"/>
          </w:rPr>
          <w:t>他雖受了些</w:t>
        </w:r>
      </w:ins>
      <w:ins w:id="3749" w:author="Administrator" w:date="2020-03-16T21:21:00Z">
        <w:r w:rsidR="004F26A6">
          <w:rPr>
            <w:rFonts w:hint="eastAsia"/>
          </w:rPr>
          <w:t>傷，</w:t>
        </w:r>
      </w:ins>
      <w:ins w:id="3750" w:author="Administrator" w:date="2020-03-16T21:55:00Z">
        <w:r w:rsidR="00332148">
          <w:rPr>
            <w:rFonts w:hint="eastAsia"/>
          </w:rPr>
          <w:t>可身手卻不受影響，</w:t>
        </w:r>
      </w:ins>
      <w:ins w:id="3751" w:author="Administrator" w:date="2020-04-04T14:39:00Z">
        <w:r w:rsidR="00E65048">
          <w:rPr>
            <w:rFonts w:hint="eastAsia"/>
          </w:rPr>
          <w:t>吃了個痛，順手就一招長</w:t>
        </w:r>
      </w:ins>
      <w:ins w:id="3752" w:author="Administrator" w:date="2020-04-04T14:40:00Z">
        <w:r w:rsidR="00E65048">
          <w:rPr>
            <w:rFonts w:hint="eastAsia"/>
          </w:rPr>
          <w:t>雁當空刺去。</w:t>
        </w:r>
      </w:ins>
    </w:p>
    <w:p w:rsidR="00E65048" w:rsidRDefault="00E65048">
      <w:pPr>
        <w:pStyle w:val="12"/>
        <w:spacing w:after="240"/>
        <w:ind w:leftChars="0" w:left="0"/>
        <w:rPr>
          <w:ins w:id="3753" w:author="Administrator" w:date="2020-04-04T14:41:00Z"/>
        </w:rPr>
      </w:pPr>
      <w:ins w:id="3754" w:author="Administrator" w:date="2020-04-04T14:40:00Z">
        <w:r>
          <w:rPr>
            <w:rFonts w:hint="eastAsia"/>
          </w:rPr>
          <w:t>雖然他手中無劍，可</w:t>
        </w:r>
      </w:ins>
      <w:ins w:id="3755" w:author="Administrator" w:date="2020-04-04T14:41:00Z">
        <w:r>
          <w:rPr>
            <w:rFonts w:hint="eastAsia"/>
          </w:rPr>
          <w:t>快劍一十三的確非同凡響，光是這招，頓時就將那拿鐵棒的漢子右肩給刺了個粉碎。</w:t>
        </w:r>
      </w:ins>
    </w:p>
    <w:p w:rsidR="00E65048" w:rsidRDefault="00E65048">
      <w:pPr>
        <w:pStyle w:val="12"/>
        <w:spacing w:after="240"/>
        <w:ind w:leftChars="0" w:left="0"/>
        <w:rPr>
          <w:ins w:id="3756" w:author="Administrator" w:date="2020-04-04T14:44:00Z"/>
        </w:rPr>
      </w:pPr>
      <w:ins w:id="3757" w:author="Administrator" w:date="2020-04-04T14:41:00Z">
        <w:r>
          <w:rPr>
            <w:rFonts w:hint="eastAsia"/>
          </w:rPr>
          <w:t>可惜</w:t>
        </w:r>
      </w:ins>
      <w:ins w:id="3758" w:author="Administrator" w:date="2020-04-04T14:42:00Z">
        <w:r>
          <w:rPr>
            <w:rFonts w:hint="eastAsia"/>
          </w:rPr>
          <w:t>李龍飛只是以指代劍，否則對方右身肯定多了個窟窿，但饒是如此，肩骨粉碎的痛苦可不是常人</w:t>
        </w:r>
      </w:ins>
      <w:ins w:id="3759" w:author="Administrator" w:date="2020-04-04T14:43:00Z">
        <w:r>
          <w:rPr>
            <w:rFonts w:hint="eastAsia"/>
          </w:rPr>
          <w:t>所能忍，後者一聲慘叫，</w:t>
        </w:r>
      </w:ins>
      <w:ins w:id="3760" w:author="Administrator" w:date="2020-04-04T14:44:00Z">
        <w:r>
          <w:rPr>
            <w:rFonts w:hint="eastAsia"/>
          </w:rPr>
          <w:t>鐵棒跌地退了開來。</w:t>
        </w:r>
      </w:ins>
    </w:p>
    <w:p w:rsidR="00E65048" w:rsidRDefault="00E65048">
      <w:pPr>
        <w:pStyle w:val="12"/>
        <w:spacing w:after="240"/>
        <w:ind w:leftChars="0" w:left="0"/>
        <w:rPr>
          <w:ins w:id="3761" w:author="Administrator" w:date="2020-04-04T14:47:00Z"/>
        </w:rPr>
      </w:pPr>
      <w:ins w:id="3762" w:author="Administrator" w:date="2020-04-04T14:44:00Z">
        <w:r>
          <w:rPr>
            <w:rFonts w:hint="eastAsia"/>
          </w:rPr>
          <w:t>這時另一名拿著</w:t>
        </w:r>
      </w:ins>
      <w:ins w:id="3763" w:author="Administrator" w:date="2020-04-04T14:45:00Z">
        <w:r>
          <w:rPr>
            <w:rFonts w:hint="eastAsia"/>
          </w:rPr>
          <w:t>短匕的漢子也</w:t>
        </w:r>
      </w:ins>
      <w:ins w:id="3764" w:author="Administrator" w:date="2020-04-04T14:46:00Z">
        <w:r>
          <w:rPr>
            <w:rFonts w:hint="eastAsia"/>
          </w:rPr>
          <w:t>欺身了過來，右手一揮，一到銀芒閃過，頓時李龍飛的左胸一道血痕綻放，噴出一抹</w:t>
        </w:r>
      </w:ins>
      <w:ins w:id="3765" w:author="Administrator" w:date="2020-04-04T14:47:00Z">
        <w:r>
          <w:rPr>
            <w:rFonts w:hint="eastAsia"/>
          </w:rPr>
          <w:t>鮮血。</w:t>
        </w:r>
      </w:ins>
    </w:p>
    <w:p w:rsidR="00E65048" w:rsidRDefault="00E65048">
      <w:pPr>
        <w:pStyle w:val="12"/>
        <w:spacing w:after="240"/>
        <w:ind w:leftChars="0" w:left="0"/>
        <w:rPr>
          <w:ins w:id="3766" w:author="Administrator" w:date="2020-04-04T14:49:00Z"/>
        </w:rPr>
      </w:pPr>
      <w:ins w:id="3767" w:author="Administrator" w:date="2020-04-04T14:47:00Z">
        <w:r>
          <w:rPr>
            <w:rFonts w:hint="eastAsia"/>
          </w:rPr>
          <w:t>李龍飛臉色蒼白，往後退了一步，一腳將那短匕漢子踹開，跟著低頭看著自己胸口，好在這</w:t>
        </w:r>
      </w:ins>
      <w:ins w:id="3768" w:author="Administrator" w:date="2020-04-04T14:48:00Z">
        <w:r>
          <w:rPr>
            <w:rFonts w:hint="eastAsia"/>
          </w:rPr>
          <w:t>刀劃過的只是表皮，沒傷到筋骨，血流了一小許就停了，不至於太過兇</w:t>
        </w:r>
      </w:ins>
      <w:ins w:id="3769" w:author="Administrator" w:date="2020-04-04T14:49:00Z">
        <w:r>
          <w:rPr>
            <w:rFonts w:hint="eastAsia"/>
          </w:rPr>
          <w:t>險。</w:t>
        </w:r>
      </w:ins>
    </w:p>
    <w:p w:rsidR="00350C4C" w:rsidRDefault="00E65048">
      <w:pPr>
        <w:pStyle w:val="12"/>
        <w:spacing w:after="240"/>
        <w:ind w:leftChars="0" w:left="0"/>
        <w:rPr>
          <w:ins w:id="3770" w:author="Administrator" w:date="2020-04-04T14:50:00Z"/>
        </w:rPr>
      </w:pPr>
      <w:ins w:id="3771" w:author="Administrator" w:date="2020-04-04T14:49:00Z">
        <w:r>
          <w:rPr>
            <w:rFonts w:hint="eastAsia"/>
          </w:rPr>
          <w:lastRenderedPageBreak/>
          <w:t>可</w:t>
        </w:r>
      </w:ins>
      <w:ins w:id="3772" w:author="Administrator" w:date="2020-04-04T14:47:00Z">
        <w:r>
          <w:rPr>
            <w:rFonts w:hint="eastAsia"/>
          </w:rPr>
          <w:t>這</w:t>
        </w:r>
      </w:ins>
      <w:ins w:id="3773" w:author="Administrator" w:date="2020-04-04T14:49:00Z">
        <w:r>
          <w:rPr>
            <w:rFonts w:hint="eastAsia"/>
          </w:rPr>
          <w:t>也</w:t>
        </w:r>
      </w:ins>
      <w:ins w:id="3774" w:author="Administrator" w:date="2020-04-04T14:47:00Z">
        <w:r>
          <w:rPr>
            <w:rFonts w:hint="eastAsia"/>
          </w:rPr>
          <w:t>是</w:t>
        </w:r>
      </w:ins>
      <w:ins w:id="3775" w:author="Administrator" w:date="2020-04-04T14:49:00Z">
        <w:r>
          <w:rPr>
            <w:rFonts w:hint="eastAsia"/>
          </w:rPr>
          <w:t>因為</w:t>
        </w:r>
      </w:ins>
      <w:ins w:id="3776" w:author="Administrator" w:date="2020-04-04T14:47:00Z">
        <w:r>
          <w:rPr>
            <w:rFonts w:hint="eastAsia"/>
          </w:rPr>
          <w:t>他躲得快，否則光這一刀，</w:t>
        </w:r>
      </w:ins>
      <w:ins w:id="3777" w:author="Administrator" w:date="2020-04-04T14:49:00Z">
        <w:r w:rsidR="00350C4C">
          <w:rPr>
            <w:rFonts w:hint="eastAsia"/>
          </w:rPr>
          <w:t>怕是自己就得仆街了</w:t>
        </w:r>
      </w:ins>
      <w:ins w:id="3778" w:author="Administrator" w:date="2020-04-04T14:50:00Z">
        <w:r w:rsidR="00350C4C">
          <w:rPr>
            <w:rFonts w:hint="eastAsia"/>
          </w:rPr>
          <w:t>。</w:t>
        </w:r>
      </w:ins>
    </w:p>
    <w:p w:rsidR="00350C4C" w:rsidRDefault="00350C4C">
      <w:pPr>
        <w:pStyle w:val="12"/>
        <w:spacing w:after="240"/>
        <w:ind w:leftChars="0" w:left="0"/>
        <w:rPr>
          <w:ins w:id="3779" w:author="Administrator" w:date="2020-04-04T14:51:00Z"/>
        </w:rPr>
      </w:pPr>
      <w:ins w:id="3780" w:author="Administrator" w:date="2020-04-04T14:50:00Z">
        <w:r>
          <w:rPr>
            <w:rFonts w:hint="eastAsia"/>
          </w:rPr>
          <w:t>李四這時也看出來了，他</w:t>
        </w:r>
      </w:ins>
      <w:ins w:id="3781" w:author="Administrator" w:date="2020-04-04T15:01:00Z">
        <w:r w:rsidR="00A067F5">
          <w:rPr>
            <w:rFonts w:hint="eastAsia"/>
          </w:rPr>
          <w:t>眉頭一皺，</w:t>
        </w:r>
      </w:ins>
      <w:ins w:id="3782" w:author="Administrator" w:date="2020-04-04T14:50:00Z">
        <w:r>
          <w:rPr>
            <w:rFonts w:hint="eastAsia"/>
          </w:rPr>
          <w:t>張口喊</w:t>
        </w:r>
      </w:ins>
      <w:ins w:id="3783" w:author="Administrator" w:date="2020-04-04T15:01:00Z">
        <w:r w:rsidR="00A067F5">
          <w:rPr>
            <w:rFonts w:hint="eastAsia"/>
          </w:rPr>
          <w:t>道</w:t>
        </w:r>
      </w:ins>
      <w:ins w:id="3784" w:author="Administrator" w:date="2020-04-04T14:50:00Z">
        <w:r>
          <w:rPr>
            <w:rFonts w:hint="eastAsia"/>
          </w:rPr>
          <w:t>，「是</w:t>
        </w:r>
      </w:ins>
      <w:ins w:id="3785" w:author="Administrator" w:date="2020-04-04T15:40:00Z">
        <w:r w:rsidR="0038622B">
          <w:rPr>
            <w:rFonts w:hint="eastAsia"/>
          </w:rPr>
          <w:t>個</w:t>
        </w:r>
      </w:ins>
      <w:ins w:id="3786" w:author="Administrator" w:date="2020-04-04T14:50:00Z">
        <w:r>
          <w:rPr>
            <w:rFonts w:hint="eastAsia"/>
          </w:rPr>
          <w:t>練家子，大</w:t>
        </w:r>
        <w:r w:rsidR="00A067F5">
          <w:rPr>
            <w:rFonts w:hint="eastAsia"/>
          </w:rPr>
          <w:t>夥</w:t>
        </w:r>
        <w:r>
          <w:rPr>
            <w:rFonts w:hint="eastAsia"/>
          </w:rPr>
          <w:t>散開點，包圍著他，不要</w:t>
        </w:r>
      </w:ins>
      <w:ins w:id="3787" w:author="Administrator" w:date="2020-04-04T14:51:00Z">
        <w:r>
          <w:rPr>
            <w:rFonts w:hint="eastAsia"/>
          </w:rPr>
          <w:t>跟</w:t>
        </w:r>
      </w:ins>
      <w:ins w:id="3788" w:author="Administrator" w:date="2020-04-04T14:50:00Z">
        <w:r>
          <w:rPr>
            <w:rFonts w:hint="eastAsia"/>
          </w:rPr>
          <w:t>他</w:t>
        </w:r>
      </w:ins>
      <w:ins w:id="3789" w:author="Administrator" w:date="2020-04-04T14:51:00Z">
        <w:r>
          <w:rPr>
            <w:rFonts w:hint="eastAsia"/>
          </w:rPr>
          <w:t>一對一個打</w:t>
        </w:r>
      </w:ins>
      <w:ins w:id="3790" w:author="Administrator" w:date="2020-04-04T15:40:00Z">
        <w:r w:rsidR="0038622B">
          <w:rPr>
            <w:rFonts w:hint="eastAsia"/>
          </w:rPr>
          <w:t>；咱們人那麼多，俺就不信了，咱們吃不</w:t>
        </w:r>
      </w:ins>
      <w:ins w:id="3791" w:author="Administrator" w:date="2020-04-04T15:41:00Z">
        <w:r w:rsidR="0038622B">
          <w:rPr>
            <w:rFonts w:hint="eastAsia"/>
          </w:rPr>
          <w:t>下他！</w:t>
        </w:r>
      </w:ins>
      <w:ins w:id="3792" w:author="Administrator" w:date="2020-04-04T14:51:00Z">
        <w:r>
          <w:rPr>
            <w:rFonts w:hint="eastAsia"/>
          </w:rPr>
          <w:t>。」</w:t>
        </w:r>
      </w:ins>
    </w:p>
    <w:p w:rsidR="007E4C5E" w:rsidRDefault="00350C4C">
      <w:pPr>
        <w:pStyle w:val="12"/>
        <w:spacing w:after="240"/>
        <w:ind w:leftChars="0" w:left="0"/>
        <w:rPr>
          <w:ins w:id="3793" w:author="龍 Chris" w:date="2019-12-18T11:35:00Z"/>
        </w:rPr>
      </w:pPr>
      <w:ins w:id="3794" w:author="Administrator" w:date="2020-04-04T14:51:00Z">
        <w:r>
          <w:rPr>
            <w:rFonts w:hint="eastAsia"/>
          </w:rPr>
          <w:t>其他混混聽到，也</w:t>
        </w:r>
      </w:ins>
      <w:ins w:id="3795" w:author="Administrator" w:date="2020-04-04T15:01:00Z">
        <w:r w:rsidR="00A067F5">
          <w:rPr>
            <w:rFonts w:hint="eastAsia"/>
          </w:rPr>
          <w:t>紛紛往後退了幾步，</w:t>
        </w:r>
      </w:ins>
      <w:ins w:id="3796" w:author="Administrator" w:date="2020-04-04T15:02:00Z">
        <w:r w:rsidR="00A067F5">
          <w:rPr>
            <w:rFonts w:hint="eastAsia"/>
          </w:rPr>
          <w:t>形成一個</w:t>
        </w:r>
      </w:ins>
      <w:ins w:id="3797" w:author="Administrator" w:date="2020-04-04T15:38:00Z">
        <w:r w:rsidR="0038622B">
          <w:rPr>
            <w:rFonts w:hint="eastAsia"/>
          </w:rPr>
          <w:t>又一個的</w:t>
        </w:r>
      </w:ins>
      <w:ins w:id="3798" w:author="Administrator" w:date="2020-04-04T15:02:00Z">
        <w:r w:rsidR="00A067F5">
          <w:rPr>
            <w:rFonts w:hint="eastAsia"/>
          </w:rPr>
          <w:t>圈子，團團</w:t>
        </w:r>
      </w:ins>
      <w:ins w:id="3799" w:author="Administrator" w:date="2020-04-04T15:38:00Z">
        <w:r w:rsidR="0038622B">
          <w:rPr>
            <w:rFonts w:hint="eastAsia"/>
          </w:rPr>
          <w:t>層層</w:t>
        </w:r>
      </w:ins>
      <w:ins w:id="3800" w:author="Administrator" w:date="2020-04-04T15:02:00Z">
        <w:r w:rsidR="00A067F5">
          <w:rPr>
            <w:rFonts w:hint="eastAsia"/>
          </w:rPr>
          <w:t>將李龍飛給</w:t>
        </w:r>
      </w:ins>
      <w:ins w:id="3801" w:author="Administrator" w:date="2020-04-04T15:38:00Z">
        <w:r w:rsidR="0038622B">
          <w:rPr>
            <w:rFonts w:hint="eastAsia"/>
          </w:rPr>
          <w:t>死死</w:t>
        </w:r>
      </w:ins>
      <w:ins w:id="3802" w:author="Administrator" w:date="2020-04-04T15:02:00Z">
        <w:r w:rsidR="00A067F5">
          <w:rPr>
            <w:rFonts w:hint="eastAsia"/>
          </w:rPr>
          <w:t>困在裡頭。</w:t>
        </w:r>
      </w:ins>
      <w:ins w:id="3803" w:author="龍 Chris" w:date="2019-12-18T11:36:00Z">
        <w:del w:id="3804" w:author="Administrator" w:date="2020-03-16T21:21:00Z">
          <w:r w:rsidR="007E4C5E" w:rsidDel="004F26A6">
            <w:rPr>
              <w:rFonts w:hint="eastAsia"/>
            </w:rPr>
            <w:delText>商</w:delText>
          </w:r>
        </w:del>
      </w:ins>
    </w:p>
    <w:p w:rsidR="000F0075" w:rsidRDefault="00A067F5">
      <w:pPr>
        <w:pStyle w:val="12"/>
        <w:spacing w:after="240"/>
        <w:ind w:leftChars="0" w:left="0"/>
        <w:rPr>
          <w:ins w:id="3805" w:author="Administrator" w:date="2020-04-04T15:07:00Z"/>
        </w:rPr>
        <w:pPrChange w:id="3806" w:author="Administrator" w:date="2019-08-18T21:12:00Z">
          <w:pPr>
            <w:pStyle w:val="12"/>
            <w:numPr>
              <w:numId w:val="1"/>
            </w:numPr>
            <w:spacing w:after="240"/>
            <w:ind w:leftChars="0" w:left="357" w:hanging="357"/>
            <w:outlineLvl w:val="0"/>
          </w:pPr>
        </w:pPrChange>
      </w:pPr>
      <w:ins w:id="3807" w:author="Administrator" w:date="2020-04-04T15:02:00Z">
        <w:r>
          <w:rPr>
            <w:rFonts w:hint="eastAsia"/>
          </w:rPr>
          <w:t>眼看自己被包圍了起來，原本</w:t>
        </w:r>
      </w:ins>
      <w:ins w:id="3808" w:author="Administrator" w:date="2020-04-04T15:04:00Z">
        <w:r>
          <w:rPr>
            <w:rFonts w:hint="eastAsia"/>
          </w:rPr>
          <w:t>有些後悔的李龍飛此時更是臉色難看，</w:t>
        </w:r>
      </w:ins>
      <w:ins w:id="3809" w:author="Administrator" w:date="2020-04-04T15:41:00Z">
        <w:r w:rsidR="00D61F8F">
          <w:rPr>
            <w:rFonts w:hint="eastAsia"/>
          </w:rPr>
          <w:t>他抽出</w:t>
        </w:r>
      </w:ins>
      <w:ins w:id="3810" w:author="Administrator" w:date="2020-04-04T15:47:00Z">
        <w:r w:rsidR="00AB1726">
          <w:rPr>
            <w:rFonts w:hint="eastAsia"/>
          </w:rPr>
          <w:t>木</w:t>
        </w:r>
      </w:ins>
      <w:ins w:id="3811" w:author="Administrator" w:date="2020-04-04T15:41:00Z">
        <w:r w:rsidR="00D61F8F">
          <w:rPr>
            <w:rFonts w:hint="eastAsia"/>
          </w:rPr>
          <w:t>劍，</w:t>
        </w:r>
      </w:ins>
      <w:ins w:id="3812" w:author="Administrator" w:date="2020-04-04T15:07:00Z">
        <w:r>
          <w:rPr>
            <w:rFonts w:hint="eastAsia"/>
          </w:rPr>
          <w:t>絞盡腦汁思考著如何脫身</w:t>
        </w:r>
      </w:ins>
      <w:ins w:id="3813" w:author="Administrator" w:date="2020-04-04T15:08:00Z">
        <w:r>
          <w:rPr>
            <w:rFonts w:hint="eastAsia"/>
          </w:rPr>
          <w:t>，朝著四周突圍</w:t>
        </w:r>
      </w:ins>
      <w:ins w:id="3814" w:author="Administrator" w:date="2020-04-04T15:09:00Z">
        <w:r>
          <w:rPr>
            <w:rFonts w:hint="eastAsia"/>
          </w:rPr>
          <w:t>過去。</w:t>
        </w:r>
      </w:ins>
    </w:p>
    <w:p w:rsidR="000F0075" w:rsidRDefault="00A067F5">
      <w:pPr>
        <w:pStyle w:val="12"/>
        <w:spacing w:after="240"/>
        <w:ind w:leftChars="0" w:left="0"/>
        <w:rPr>
          <w:ins w:id="3815" w:author="Administrator" w:date="2020-04-04T15:12:00Z"/>
        </w:rPr>
        <w:pPrChange w:id="3816" w:author="Administrator" w:date="2019-08-18T21:12:00Z">
          <w:pPr>
            <w:pStyle w:val="12"/>
            <w:numPr>
              <w:numId w:val="1"/>
            </w:numPr>
            <w:spacing w:after="240"/>
            <w:ind w:leftChars="0" w:left="357" w:hanging="357"/>
            <w:outlineLvl w:val="0"/>
          </w:pPr>
        </w:pPrChange>
      </w:pPr>
      <w:ins w:id="3817" w:author="Administrator" w:date="2020-04-04T15:08:00Z">
        <w:r>
          <w:rPr>
            <w:rFonts w:hint="eastAsia"/>
          </w:rPr>
          <w:t>奈何這群混混雖然個個身手都不如他，但久在江湖打滾，擅長群歐亂鬥，往往</w:t>
        </w:r>
      </w:ins>
      <w:ins w:id="3818" w:author="Administrator" w:date="2020-04-04T15:09:00Z">
        <w:r>
          <w:rPr>
            <w:rFonts w:hint="eastAsia"/>
          </w:rPr>
          <w:t>見他往其中一方衝去，其他方向的眾人便一湧而上往他身後頭招呼，而</w:t>
        </w:r>
      </w:ins>
      <w:ins w:id="3819" w:author="Administrator" w:date="2020-04-04T15:10:00Z">
        <w:r>
          <w:rPr>
            <w:rFonts w:hint="eastAsia"/>
          </w:rPr>
          <w:t>首當其沖的卻</w:t>
        </w:r>
      </w:ins>
      <w:ins w:id="3820" w:author="Administrator" w:date="2020-04-04T15:39:00Z">
        <w:r w:rsidR="0038622B">
          <w:rPr>
            <w:rFonts w:hint="eastAsia"/>
          </w:rPr>
          <w:t>舉著皮盾等</w:t>
        </w:r>
      </w:ins>
      <w:ins w:id="3821" w:author="Administrator" w:date="2020-04-04T15:10:00Z">
        <w:r>
          <w:rPr>
            <w:rFonts w:hint="eastAsia"/>
          </w:rPr>
          <w:t>往後頭退去，</w:t>
        </w:r>
      </w:ins>
      <w:ins w:id="3822" w:author="Administrator" w:date="2020-04-04T15:11:00Z">
        <w:r w:rsidR="00C1243E">
          <w:rPr>
            <w:rFonts w:hint="eastAsia"/>
          </w:rPr>
          <w:t>讓</w:t>
        </w:r>
      </w:ins>
      <w:ins w:id="3823" w:author="Administrator" w:date="2020-04-04T15:10:00Z">
        <w:r>
          <w:rPr>
            <w:rFonts w:hint="eastAsia"/>
          </w:rPr>
          <w:t>李龍飛的攻勢</w:t>
        </w:r>
      </w:ins>
      <w:ins w:id="3824" w:author="Administrator" w:date="2020-04-04T15:11:00Z">
        <w:r w:rsidR="00C1243E">
          <w:rPr>
            <w:rFonts w:hint="eastAsia"/>
          </w:rPr>
          <w:t>無攻而反，反而為</w:t>
        </w:r>
      </w:ins>
      <w:ins w:id="3825" w:author="Administrator" w:date="2020-04-04T15:12:00Z">
        <w:r w:rsidR="00C1243E">
          <w:rPr>
            <w:rFonts w:hint="eastAsia"/>
          </w:rPr>
          <w:t>此吃上了幾次刀子。</w:t>
        </w:r>
      </w:ins>
    </w:p>
    <w:p w:rsidR="000F0075" w:rsidRDefault="00C1243E">
      <w:pPr>
        <w:pStyle w:val="12"/>
        <w:spacing w:after="240"/>
        <w:ind w:leftChars="0" w:left="0"/>
        <w:rPr>
          <w:ins w:id="3826" w:author="Administrator" w:date="2020-04-04T15:39:00Z"/>
        </w:rPr>
        <w:pPrChange w:id="3827" w:author="Administrator" w:date="2019-08-18T21:12:00Z">
          <w:pPr>
            <w:pStyle w:val="12"/>
            <w:numPr>
              <w:numId w:val="1"/>
            </w:numPr>
            <w:spacing w:after="240"/>
            <w:ind w:leftChars="0" w:left="357" w:hanging="357"/>
            <w:outlineLvl w:val="0"/>
          </w:pPr>
        </w:pPrChange>
      </w:pPr>
      <w:ins w:id="3828" w:author="Administrator" w:date="2020-04-04T15:12:00Z">
        <w:r>
          <w:rPr>
            <w:rFonts w:hint="eastAsia"/>
          </w:rPr>
          <w:t>時間久了，</w:t>
        </w:r>
      </w:ins>
      <w:ins w:id="3829" w:author="Administrator" w:date="2020-04-04T15:13:00Z">
        <w:r>
          <w:rPr>
            <w:rFonts w:hint="eastAsia"/>
          </w:rPr>
          <w:t>李龍飛身上的傷口越來越多，心中的惶恐更是增加了許多。</w:t>
        </w:r>
      </w:ins>
    </w:p>
    <w:p w:rsidR="000F0075" w:rsidRDefault="0038622B">
      <w:pPr>
        <w:pStyle w:val="12"/>
        <w:spacing w:after="240"/>
        <w:ind w:leftChars="0" w:left="0"/>
        <w:rPr>
          <w:ins w:id="3830" w:author="Administrator" w:date="2020-04-04T15:13:00Z"/>
        </w:rPr>
        <w:pPrChange w:id="3831" w:author="Administrator" w:date="2019-08-18T21:12:00Z">
          <w:pPr>
            <w:pStyle w:val="12"/>
            <w:numPr>
              <w:numId w:val="1"/>
            </w:numPr>
            <w:spacing w:after="240"/>
            <w:ind w:leftChars="0" w:left="357" w:hanging="357"/>
            <w:outlineLvl w:val="0"/>
          </w:pPr>
        </w:pPrChange>
      </w:pPr>
      <w:ins w:id="3832" w:author="Administrator" w:date="2020-04-04T15:39:00Z">
        <w:r>
          <w:rPr>
            <w:rFonts w:hint="eastAsia"/>
          </w:rPr>
          <w:t>他原本就因為吃不飽而氣力</w:t>
        </w:r>
      </w:ins>
      <w:ins w:id="3833" w:author="Administrator" w:date="2020-04-04T15:40:00Z">
        <w:r>
          <w:rPr>
            <w:rFonts w:hint="eastAsia"/>
          </w:rPr>
          <w:t>低下，此時更是越來越少，只怕再過幾輪圍鬥，就連劍都舉不起來。</w:t>
        </w:r>
      </w:ins>
    </w:p>
    <w:p w:rsidR="000F0075" w:rsidRDefault="00C1243E">
      <w:pPr>
        <w:pStyle w:val="12"/>
        <w:spacing w:after="240"/>
        <w:ind w:leftChars="0" w:left="0"/>
        <w:rPr>
          <w:ins w:id="3834" w:author="Administrator" w:date="2020-04-04T15:15:00Z"/>
        </w:rPr>
        <w:pPrChange w:id="3835" w:author="Administrator" w:date="2019-08-18T21:12:00Z">
          <w:pPr>
            <w:pStyle w:val="12"/>
            <w:numPr>
              <w:numId w:val="1"/>
            </w:numPr>
            <w:spacing w:after="240"/>
            <w:ind w:leftChars="0" w:left="357" w:hanging="357"/>
            <w:outlineLvl w:val="0"/>
          </w:pPr>
        </w:pPrChange>
      </w:pPr>
      <w:ins w:id="3836" w:author="Administrator" w:date="2020-04-04T15:13:00Z">
        <w:r>
          <w:rPr>
            <w:rFonts w:hint="eastAsia"/>
          </w:rPr>
          <w:t>若在以往，他縱使不</w:t>
        </w:r>
      </w:ins>
      <w:ins w:id="3837" w:author="Administrator" w:date="2020-04-04T15:14:00Z">
        <w:r>
          <w:rPr>
            <w:rFonts w:hint="eastAsia"/>
          </w:rPr>
          <w:t>敵，也鮮有退怯之意，可這一路下來，幾次的挫敗讓他傲氣</w:t>
        </w:r>
      </w:ins>
      <w:ins w:id="3838" w:author="Administrator" w:date="2020-04-04T15:16:00Z">
        <w:r>
          <w:rPr>
            <w:rFonts w:hint="eastAsia"/>
          </w:rPr>
          <w:t>折了許多</w:t>
        </w:r>
      </w:ins>
      <w:ins w:id="3839" w:author="Administrator" w:date="2020-04-04T15:14:00Z">
        <w:r>
          <w:rPr>
            <w:rFonts w:hint="eastAsia"/>
          </w:rPr>
          <w:t>，心中的倔強之意也</w:t>
        </w:r>
      </w:ins>
      <w:ins w:id="3840" w:author="Administrator" w:date="2020-04-04T15:16:00Z">
        <w:r>
          <w:rPr>
            <w:rFonts w:hint="eastAsia"/>
          </w:rPr>
          <w:t>跟著消了不少</w:t>
        </w:r>
      </w:ins>
      <w:ins w:id="3841" w:author="Administrator" w:date="2020-04-04T15:14:00Z">
        <w:r>
          <w:rPr>
            <w:rFonts w:hint="eastAsia"/>
          </w:rPr>
          <w:t>，</w:t>
        </w:r>
      </w:ins>
      <w:ins w:id="3842" w:author="Administrator" w:date="2020-04-04T15:16:00Z">
        <w:r>
          <w:rPr>
            <w:rFonts w:hint="eastAsia"/>
          </w:rPr>
          <w:t>加上</w:t>
        </w:r>
      </w:ins>
      <w:ins w:id="3843" w:author="Administrator" w:date="2020-04-04T15:15:00Z">
        <w:r>
          <w:rPr>
            <w:rFonts w:hint="eastAsia"/>
          </w:rPr>
          <w:t>此番他</w:t>
        </w:r>
      </w:ins>
      <w:ins w:id="3844" w:author="Administrator" w:date="2020-04-04T15:16:00Z">
        <w:r>
          <w:rPr>
            <w:rFonts w:hint="eastAsia"/>
          </w:rPr>
          <w:t>出來的</w:t>
        </w:r>
      </w:ins>
      <w:ins w:id="3845" w:author="Administrator" w:date="2020-04-04T15:15:00Z">
        <w:r>
          <w:rPr>
            <w:rFonts w:hint="eastAsia"/>
          </w:rPr>
          <w:t>本意是上山求仙，</w:t>
        </w:r>
      </w:ins>
      <w:ins w:id="3846" w:author="Administrator" w:date="2020-04-04T15:16:00Z">
        <w:r>
          <w:rPr>
            <w:rFonts w:hint="eastAsia"/>
          </w:rPr>
          <w:t>現在</w:t>
        </w:r>
      </w:ins>
      <w:ins w:id="3847" w:author="Administrator" w:date="2020-04-04T15:15:00Z">
        <w:r>
          <w:rPr>
            <w:rFonts w:hint="eastAsia"/>
          </w:rPr>
          <w:t>卻因自己一直衝動而捲入這紛爭之中。</w:t>
        </w:r>
      </w:ins>
    </w:p>
    <w:p w:rsidR="000F0075" w:rsidRDefault="00C1243E">
      <w:pPr>
        <w:pStyle w:val="12"/>
        <w:spacing w:after="240"/>
        <w:ind w:leftChars="0" w:left="0"/>
        <w:rPr>
          <w:ins w:id="3848" w:author="Administrator" w:date="2020-04-04T15:17:00Z"/>
        </w:rPr>
        <w:pPrChange w:id="3849" w:author="Administrator" w:date="2019-08-18T21:12:00Z">
          <w:pPr>
            <w:pStyle w:val="12"/>
            <w:numPr>
              <w:numId w:val="1"/>
            </w:numPr>
            <w:spacing w:after="240"/>
            <w:ind w:leftChars="0" w:left="357" w:hanging="357"/>
            <w:outlineLvl w:val="0"/>
          </w:pPr>
        </w:pPrChange>
      </w:pPr>
      <w:ins w:id="3850" w:author="Administrator" w:date="2020-04-04T15:16:00Z">
        <w:r>
          <w:rPr>
            <w:rFonts w:hint="eastAsia"/>
          </w:rPr>
          <w:t>這讓李龍飛一直堅</w:t>
        </w:r>
      </w:ins>
      <w:ins w:id="3851" w:author="Administrator" w:date="2020-04-04T15:17:00Z">
        <w:r>
          <w:rPr>
            <w:rFonts w:hint="eastAsia"/>
          </w:rPr>
          <w:t>信的意念再次受到動搖，更是隱隱有個念頭升起，「莫非，我真的太過愚昧，書上甚麼仗義勇為，全是騙人的…」</w:t>
        </w:r>
      </w:ins>
    </w:p>
    <w:p w:rsidR="000F0075" w:rsidRDefault="00C1243E">
      <w:pPr>
        <w:pStyle w:val="12"/>
        <w:spacing w:after="240"/>
        <w:ind w:leftChars="0" w:left="0"/>
        <w:rPr>
          <w:ins w:id="3852" w:author="Administrator" w:date="2020-04-04T15:08:00Z"/>
        </w:rPr>
        <w:pPrChange w:id="3853" w:author="Administrator" w:date="2019-08-18T21:12:00Z">
          <w:pPr>
            <w:pStyle w:val="12"/>
            <w:numPr>
              <w:numId w:val="1"/>
            </w:numPr>
            <w:spacing w:after="240"/>
            <w:ind w:leftChars="0" w:left="357" w:hanging="357"/>
            <w:outlineLvl w:val="0"/>
          </w:pPr>
        </w:pPrChange>
      </w:pPr>
      <w:ins w:id="3854" w:author="Administrator" w:date="2020-04-04T15:17:00Z">
        <w:r>
          <w:rPr>
            <w:rFonts w:hint="eastAsia"/>
          </w:rPr>
          <w:t>一念及此，他胸中更為苦</w:t>
        </w:r>
      </w:ins>
      <w:ins w:id="3855" w:author="Administrator" w:date="2020-04-04T15:18:00Z">
        <w:r>
          <w:rPr>
            <w:rFonts w:hint="eastAsia"/>
          </w:rPr>
          <w:t>澀，正當他自怨自艾的時後，突然一</w:t>
        </w:r>
      </w:ins>
      <w:ins w:id="3856" w:author="Administrator" w:date="2020-04-04T15:19:00Z">
        <w:r>
          <w:rPr>
            <w:rFonts w:hint="eastAsia"/>
          </w:rPr>
          <w:t>陣馬蹄聲從遠方傳來。</w:t>
        </w:r>
      </w:ins>
    </w:p>
    <w:p w:rsidR="000F0075" w:rsidRDefault="004320D2">
      <w:pPr>
        <w:pStyle w:val="12"/>
        <w:numPr>
          <w:ilvl w:val="0"/>
          <w:numId w:val="1"/>
        </w:numPr>
        <w:spacing w:after="240"/>
        <w:ind w:leftChars="0" w:left="357" w:hanging="357"/>
        <w:outlineLvl w:val="0"/>
        <w:rPr>
          <w:ins w:id="3857" w:author="Administrator" w:date="2020-04-04T15:20:00Z"/>
        </w:rPr>
        <w:pPrChange w:id="3858" w:author="Administrator" w:date="2019-08-18T15:37:00Z">
          <w:pPr>
            <w:spacing w:after="240"/>
          </w:pPr>
        </w:pPrChange>
      </w:pPr>
      <w:ins w:id="3859" w:author="Administrator" w:date="2020-04-04T17:53:00Z">
        <w:r>
          <w:rPr>
            <w:rFonts w:hint="eastAsia"/>
          </w:rPr>
          <w:t>人俊馬壯</w:t>
        </w:r>
      </w:ins>
    </w:p>
    <w:p w:rsidR="000F0075" w:rsidRDefault="00C1243E">
      <w:pPr>
        <w:pStyle w:val="12"/>
        <w:spacing w:after="240"/>
        <w:ind w:leftChars="0" w:left="0"/>
        <w:rPr>
          <w:ins w:id="3860" w:author="Administrator" w:date="2020-04-04T15:23:00Z"/>
        </w:rPr>
        <w:pPrChange w:id="3861" w:author="Administrator" w:date="2020-04-04T15:20:00Z">
          <w:pPr>
            <w:spacing w:after="240"/>
          </w:pPr>
        </w:pPrChange>
      </w:pPr>
      <w:ins w:id="3862" w:author="Administrator" w:date="2020-04-04T15:20:00Z">
        <w:r>
          <w:rPr>
            <w:rFonts w:hint="eastAsia"/>
          </w:rPr>
          <w:t>只聽見遠方叮噹叮噹，叮</w:t>
        </w:r>
      </w:ins>
      <w:ins w:id="3863" w:author="Administrator" w:date="2020-04-04T15:21:00Z">
        <w:r>
          <w:rPr>
            <w:rFonts w:hint="eastAsia"/>
          </w:rPr>
          <w:t>玲玲，</w:t>
        </w:r>
        <w:r w:rsidR="002C41D1">
          <w:rPr>
            <w:rFonts w:hint="eastAsia"/>
          </w:rPr>
          <w:t>叮鈴鈴，叮噹叮噹，一陣鈴聲傳來，兩匹駿馬從遠處由北而南</w:t>
        </w:r>
      </w:ins>
      <w:ins w:id="3864" w:author="Administrator" w:date="2020-04-04T15:22:00Z">
        <w:r w:rsidR="002C41D1">
          <w:rPr>
            <w:rFonts w:hint="eastAsia"/>
          </w:rPr>
          <w:t>奔來，同時一陣</w:t>
        </w:r>
      </w:ins>
      <w:ins w:id="3865" w:author="Administrator" w:date="2020-04-04T15:23:00Z">
        <w:r w:rsidR="002C41D1">
          <w:rPr>
            <w:rFonts w:hint="eastAsia"/>
          </w:rPr>
          <w:t>嬌叱聲</w:t>
        </w:r>
      </w:ins>
      <w:ins w:id="3866" w:author="Administrator" w:date="2020-04-04T15:31:00Z">
        <w:r w:rsidR="0038622B">
          <w:rPr>
            <w:rFonts w:hint="eastAsia"/>
          </w:rPr>
          <w:t>遠遠</w:t>
        </w:r>
      </w:ins>
      <w:ins w:id="3867" w:author="Administrator" w:date="2020-04-04T15:23:00Z">
        <w:r w:rsidR="002C41D1">
          <w:rPr>
            <w:rFonts w:hint="eastAsia"/>
          </w:rPr>
          <w:t>喝道，</w:t>
        </w:r>
      </w:ins>
    </w:p>
    <w:p w:rsidR="000F0075" w:rsidRDefault="002C41D1">
      <w:pPr>
        <w:pStyle w:val="12"/>
        <w:spacing w:after="240"/>
        <w:ind w:leftChars="0" w:left="0"/>
        <w:rPr>
          <w:ins w:id="3868" w:author="Administrator" w:date="2020-04-04T15:31:00Z"/>
        </w:rPr>
        <w:pPrChange w:id="3869" w:author="Administrator" w:date="2020-04-04T15:20:00Z">
          <w:pPr>
            <w:spacing w:after="240"/>
          </w:pPr>
        </w:pPrChange>
      </w:pPr>
      <w:ins w:id="3870" w:author="Administrator" w:date="2020-04-04T15:23:00Z">
        <w:r>
          <w:rPr>
            <w:rFonts w:hint="eastAsia"/>
          </w:rPr>
          <w:t>「風雷幫的惡人，</w:t>
        </w:r>
      </w:ins>
      <w:ins w:id="3871" w:author="Administrator" w:date="2020-04-04T15:24:00Z">
        <w:r>
          <w:rPr>
            <w:rFonts w:hint="eastAsia"/>
          </w:rPr>
          <w:t>我父親已經說過了，這</w:t>
        </w:r>
      </w:ins>
      <w:ins w:id="3872" w:author="Administrator" w:date="2020-04-04T15:30:00Z">
        <w:r>
          <w:rPr>
            <w:rFonts w:hint="eastAsia"/>
          </w:rPr>
          <w:t>裡不歸你們管了，</w:t>
        </w:r>
      </w:ins>
      <w:ins w:id="3873" w:author="Administrator" w:date="2020-04-04T15:31:00Z">
        <w:r>
          <w:rPr>
            <w:rFonts w:hint="eastAsia"/>
          </w:rPr>
          <w:t>難道你們沒聽到！」</w:t>
        </w:r>
      </w:ins>
    </w:p>
    <w:p w:rsidR="000F0075" w:rsidRDefault="0038622B">
      <w:pPr>
        <w:pStyle w:val="12"/>
        <w:spacing w:after="240"/>
        <w:ind w:leftChars="0" w:left="0"/>
        <w:rPr>
          <w:ins w:id="3874" w:author="Administrator" w:date="2020-04-04T15:34:00Z"/>
        </w:rPr>
        <w:pPrChange w:id="3875" w:author="Administrator" w:date="2020-04-04T15:20:00Z">
          <w:pPr>
            <w:spacing w:after="240"/>
          </w:pPr>
        </w:pPrChange>
      </w:pPr>
      <w:ins w:id="3876" w:author="Administrator" w:date="2020-04-04T15:32:00Z">
        <w:r>
          <w:rPr>
            <w:rFonts w:hint="eastAsia"/>
          </w:rPr>
          <w:t>那雙馬尚距離李龍飛等人還有一二里多，可這話傳來，卻是如在耳聞，可見得對方</w:t>
        </w:r>
      </w:ins>
      <w:ins w:id="3877" w:author="Administrator" w:date="2020-04-04T15:33:00Z">
        <w:r>
          <w:rPr>
            <w:rFonts w:hint="eastAsia"/>
          </w:rPr>
          <w:t>在內功上已經有不小的成就，好歹是二流</w:t>
        </w:r>
      </w:ins>
      <w:ins w:id="3878" w:author="Administrator" w:date="2020-04-04T15:34:00Z">
        <w:r>
          <w:rPr>
            <w:rFonts w:hint="eastAsia"/>
          </w:rPr>
          <w:t>高手之境。</w:t>
        </w:r>
      </w:ins>
    </w:p>
    <w:p w:rsidR="000F0075" w:rsidRDefault="0038622B">
      <w:pPr>
        <w:pStyle w:val="12"/>
        <w:spacing w:after="240"/>
        <w:ind w:leftChars="0" w:left="0"/>
        <w:rPr>
          <w:ins w:id="3879" w:author="Administrator" w:date="2020-04-04T15:36:00Z"/>
        </w:rPr>
        <w:pPrChange w:id="3880" w:author="Administrator" w:date="2020-04-04T15:20:00Z">
          <w:pPr>
            <w:spacing w:after="240"/>
          </w:pPr>
        </w:pPrChange>
      </w:pPr>
      <w:ins w:id="3881" w:author="Administrator" w:date="2020-04-04T15:34:00Z">
        <w:r>
          <w:rPr>
            <w:rFonts w:hint="eastAsia"/>
          </w:rPr>
          <w:t>李四等人卻是心中一凜，幾個</w:t>
        </w:r>
      </w:ins>
      <w:ins w:id="3882" w:author="Administrator" w:date="2020-04-04T15:35:00Z">
        <w:r w:rsidR="007A2363">
          <w:rPr>
            <w:rFonts w:hint="eastAsia"/>
          </w:rPr>
          <w:t>膽小的混混更是低聲說道，「老大，那</w:t>
        </w:r>
      </w:ins>
      <w:ins w:id="3883" w:author="Administrator" w:date="2020-04-04T17:38:00Z">
        <w:r w:rsidR="007A2363">
          <w:rPr>
            <w:rFonts w:hint="eastAsia"/>
          </w:rPr>
          <w:t>青虹</w:t>
        </w:r>
      </w:ins>
      <w:ins w:id="3884" w:author="Administrator" w:date="2020-04-04T15:35:00Z">
        <w:r>
          <w:rPr>
            <w:rFonts w:hint="eastAsia"/>
          </w:rPr>
          <w:t>雙俠來了，我們要不要先徹一下？」</w:t>
        </w:r>
      </w:ins>
    </w:p>
    <w:p w:rsidR="000F0075" w:rsidRDefault="0038622B">
      <w:pPr>
        <w:pStyle w:val="12"/>
        <w:spacing w:after="240"/>
        <w:ind w:leftChars="0" w:left="0"/>
        <w:rPr>
          <w:ins w:id="3885" w:author="Administrator" w:date="2020-04-04T15:48:00Z"/>
        </w:rPr>
        <w:pPrChange w:id="3886" w:author="Administrator" w:date="2020-04-04T15:20:00Z">
          <w:pPr>
            <w:spacing w:after="240"/>
          </w:pPr>
        </w:pPrChange>
      </w:pPr>
      <w:ins w:id="3887" w:author="Administrator" w:date="2020-04-04T15:36:00Z">
        <w:r>
          <w:rPr>
            <w:rFonts w:hint="eastAsia"/>
          </w:rPr>
          <w:lastRenderedPageBreak/>
          <w:t>李四</w:t>
        </w:r>
      </w:ins>
      <w:ins w:id="3888" w:author="Administrator" w:date="2020-04-04T15:47:00Z">
        <w:r w:rsidR="00514479">
          <w:rPr>
            <w:rFonts w:hint="eastAsia"/>
          </w:rPr>
          <w:t>聞言</w:t>
        </w:r>
      </w:ins>
      <w:ins w:id="3889" w:author="Administrator" w:date="2020-04-04T15:36:00Z">
        <w:r>
          <w:rPr>
            <w:rFonts w:hint="eastAsia"/>
          </w:rPr>
          <w:t>臉色一變，但隨即又高傲了起來，道，「</w:t>
        </w:r>
      </w:ins>
      <w:ins w:id="3890" w:author="Administrator" w:date="2020-04-04T17:36:00Z">
        <w:r w:rsidR="007A2363">
          <w:rPr>
            <w:rFonts w:hint="eastAsia"/>
          </w:rPr>
          <w:t>青</w:t>
        </w:r>
      </w:ins>
      <w:ins w:id="3891" w:author="Administrator" w:date="2020-04-04T17:37:00Z">
        <w:r w:rsidR="007A2363">
          <w:rPr>
            <w:rFonts w:hint="eastAsia"/>
          </w:rPr>
          <w:t>虹</w:t>
        </w:r>
      </w:ins>
      <w:ins w:id="3892" w:author="Administrator" w:date="2020-04-04T15:36:00Z">
        <w:r>
          <w:rPr>
            <w:rFonts w:hint="eastAsia"/>
          </w:rPr>
          <w:t>雙俠又如何？咱們人</w:t>
        </w:r>
      </w:ins>
      <w:ins w:id="3893" w:author="Administrator" w:date="2020-04-04T15:47:00Z">
        <w:r w:rsidR="00514479">
          <w:rPr>
            <w:rFonts w:hint="eastAsia"/>
          </w:rPr>
          <w:t>多勢眾，這小子傷了我們，我們若不將他拿下，以後</w:t>
        </w:r>
      </w:ins>
      <w:ins w:id="3894" w:author="Administrator" w:date="2020-04-04T15:48:00Z">
        <w:r w:rsidR="00514479">
          <w:rPr>
            <w:rFonts w:hint="eastAsia"/>
          </w:rPr>
          <w:t>傳出去，</w:t>
        </w:r>
      </w:ins>
      <w:ins w:id="3895" w:author="Administrator" w:date="2020-04-04T15:47:00Z">
        <w:r w:rsidR="00514479">
          <w:rPr>
            <w:rFonts w:hint="eastAsia"/>
          </w:rPr>
          <w:t>風雷幫的面子還</w:t>
        </w:r>
      </w:ins>
      <w:ins w:id="3896" w:author="Administrator" w:date="2020-04-04T15:48:00Z">
        <w:r w:rsidR="00514479">
          <w:rPr>
            <w:rFonts w:hint="eastAsia"/>
          </w:rPr>
          <w:t>能看嗎？」</w:t>
        </w:r>
      </w:ins>
    </w:p>
    <w:p w:rsidR="000F0075" w:rsidRDefault="00514479">
      <w:pPr>
        <w:pStyle w:val="12"/>
        <w:spacing w:after="240"/>
        <w:ind w:leftChars="0" w:left="0"/>
        <w:rPr>
          <w:ins w:id="3897" w:author="Administrator" w:date="2020-04-04T17:38:00Z"/>
        </w:rPr>
        <w:pPrChange w:id="3898" w:author="Administrator" w:date="2020-04-04T15:20:00Z">
          <w:pPr>
            <w:spacing w:after="240"/>
          </w:pPr>
        </w:pPrChange>
      </w:pPr>
      <w:ins w:id="3899" w:author="Administrator" w:date="2020-04-04T15:48:00Z">
        <w:r>
          <w:rPr>
            <w:rFonts w:hint="eastAsia"/>
          </w:rPr>
          <w:t>話剛說完，那兩匹馬已經衝到了面前，李龍飛只覺得眼前一亮，兩匹</w:t>
        </w:r>
      </w:ins>
      <w:ins w:id="3900" w:author="Administrator" w:date="2020-04-04T15:49:00Z">
        <w:r>
          <w:rPr>
            <w:rFonts w:hint="eastAsia"/>
          </w:rPr>
          <w:t>駿馬一</w:t>
        </w:r>
      </w:ins>
      <w:ins w:id="3901" w:author="Administrator" w:date="2020-04-04T17:37:00Z">
        <w:r w:rsidR="007A2363">
          <w:rPr>
            <w:rFonts w:hint="eastAsia"/>
          </w:rPr>
          <w:t>白</w:t>
        </w:r>
      </w:ins>
      <w:ins w:id="3902" w:author="Administrator" w:date="2020-04-04T15:49:00Z">
        <w:r>
          <w:rPr>
            <w:rFonts w:hint="eastAsia"/>
          </w:rPr>
          <w:t>一</w:t>
        </w:r>
      </w:ins>
      <w:ins w:id="3903" w:author="Administrator" w:date="2020-04-04T17:37:00Z">
        <w:r w:rsidR="007A2363">
          <w:rPr>
            <w:rFonts w:hint="eastAsia"/>
          </w:rPr>
          <w:t>紅</w:t>
        </w:r>
      </w:ins>
      <w:ins w:id="3904" w:author="Administrator" w:date="2020-04-04T17:38:00Z">
        <w:r w:rsidR="007A2363">
          <w:rPr>
            <w:rFonts w:hint="eastAsia"/>
          </w:rPr>
          <w:t>已經出現在眾人跟前。</w:t>
        </w:r>
      </w:ins>
    </w:p>
    <w:p w:rsidR="000F0075" w:rsidRDefault="007A2363">
      <w:pPr>
        <w:pStyle w:val="12"/>
        <w:spacing w:after="240"/>
        <w:ind w:leftChars="0" w:left="0"/>
        <w:rPr>
          <w:ins w:id="3905" w:author="Administrator" w:date="2020-04-04T15:52:00Z"/>
        </w:rPr>
        <w:pPrChange w:id="3906" w:author="Administrator" w:date="2020-04-04T15:20:00Z">
          <w:pPr>
            <w:spacing w:after="240"/>
          </w:pPr>
        </w:pPrChange>
      </w:pPr>
      <w:ins w:id="3907" w:author="Administrator" w:date="2020-04-04T17:38:00Z">
        <w:r>
          <w:rPr>
            <w:rFonts w:hint="eastAsia"/>
          </w:rPr>
          <w:t>馬是駿馬，人是麗人，兩匹</w:t>
        </w:r>
      </w:ins>
      <w:ins w:id="3908" w:author="Administrator" w:date="2020-04-04T17:39:00Z">
        <w:r>
          <w:rPr>
            <w:rFonts w:hint="eastAsia"/>
          </w:rPr>
          <w:t>駿馬端得是</w:t>
        </w:r>
      </w:ins>
      <w:ins w:id="3909" w:author="Administrator" w:date="2020-04-04T15:49:00Z">
        <w:r w:rsidR="00514479">
          <w:rPr>
            <w:rFonts w:hint="eastAsia"/>
          </w:rPr>
          <w:t>神駿高大，鞍</w:t>
        </w:r>
      </w:ins>
      <w:ins w:id="3910" w:author="Administrator" w:date="2020-04-04T15:50:00Z">
        <w:r w:rsidR="00514479">
          <w:rPr>
            <w:rFonts w:hint="eastAsia"/>
          </w:rPr>
          <w:t>轡鮮明，</w:t>
        </w:r>
      </w:ins>
      <w:ins w:id="3911" w:author="Administrator" w:date="2020-04-04T17:39:00Z">
        <w:r>
          <w:rPr>
            <w:rFonts w:hint="eastAsia"/>
          </w:rPr>
          <w:t>卻更顯</w:t>
        </w:r>
      </w:ins>
      <w:ins w:id="3912" w:author="Administrator" w:date="2020-04-04T15:50:00Z">
        <w:r w:rsidR="00514479">
          <w:rPr>
            <w:rFonts w:hint="eastAsia"/>
          </w:rPr>
          <w:t>其上的乘</w:t>
        </w:r>
      </w:ins>
      <w:ins w:id="3913" w:author="Administrator" w:date="2020-04-04T15:51:00Z">
        <w:r w:rsidR="00514479">
          <w:rPr>
            <w:rFonts w:hint="eastAsia"/>
          </w:rPr>
          <w:t>客</w:t>
        </w:r>
      </w:ins>
      <w:ins w:id="3914" w:author="Administrator" w:date="2020-04-04T17:39:00Z">
        <w:r>
          <w:rPr>
            <w:rFonts w:hint="eastAsia"/>
          </w:rPr>
          <w:t>的</w:t>
        </w:r>
      </w:ins>
      <w:ins w:id="3915" w:author="Administrator" w:date="2020-04-04T15:52:00Z">
        <w:r w:rsidR="000F7D6B">
          <w:rPr>
            <w:rFonts w:hint="eastAsia"/>
          </w:rPr>
          <w:t>光鮮亮麗，</w:t>
        </w:r>
      </w:ins>
      <w:ins w:id="3916" w:author="Administrator" w:date="2020-04-04T17:39:00Z">
        <w:r>
          <w:rPr>
            <w:rFonts w:hint="eastAsia"/>
          </w:rPr>
          <w:t>尊貴不凡</w:t>
        </w:r>
      </w:ins>
      <w:ins w:id="3917" w:author="Administrator" w:date="2020-04-04T15:52:00Z">
        <w:r w:rsidR="000F7D6B">
          <w:rPr>
            <w:rFonts w:hint="eastAsia"/>
          </w:rPr>
          <w:t>。</w:t>
        </w:r>
      </w:ins>
    </w:p>
    <w:p w:rsidR="000F0075" w:rsidRDefault="000F7D6B">
      <w:pPr>
        <w:pStyle w:val="12"/>
        <w:spacing w:after="240"/>
        <w:ind w:leftChars="0" w:left="0"/>
        <w:rPr>
          <w:ins w:id="3918" w:author="Administrator" w:date="2020-04-04T17:40:00Z"/>
        </w:rPr>
        <w:pPrChange w:id="3919" w:author="Administrator" w:date="2020-04-04T15:20:00Z">
          <w:pPr>
            <w:spacing w:after="240"/>
          </w:pPr>
        </w:pPrChange>
      </w:pPr>
      <w:ins w:id="3920" w:author="Administrator" w:date="2020-04-04T15:52:00Z">
        <w:r>
          <w:rPr>
            <w:rFonts w:hint="eastAsia"/>
          </w:rPr>
          <w:t>左邊那匹</w:t>
        </w:r>
      </w:ins>
      <w:ins w:id="3921" w:author="Administrator" w:date="2020-04-04T17:37:00Z">
        <w:r w:rsidR="007A2363">
          <w:rPr>
            <w:rFonts w:hint="eastAsia"/>
          </w:rPr>
          <w:t>紅</w:t>
        </w:r>
      </w:ins>
      <w:ins w:id="3922" w:author="Administrator" w:date="2020-04-04T15:52:00Z">
        <w:r>
          <w:rPr>
            <w:rFonts w:hint="eastAsia"/>
          </w:rPr>
          <w:t>馬，上頭一名</w:t>
        </w:r>
      </w:ins>
      <w:ins w:id="3923" w:author="Administrator" w:date="2020-04-04T15:53:00Z">
        <w:r>
          <w:rPr>
            <w:rFonts w:hint="eastAsia"/>
          </w:rPr>
          <w:t>年約十九二十的青年，一身</w:t>
        </w:r>
      </w:ins>
      <w:ins w:id="3924" w:author="Administrator" w:date="2020-04-04T17:39:00Z">
        <w:r w:rsidR="007A2363">
          <w:rPr>
            <w:rFonts w:hint="eastAsia"/>
          </w:rPr>
          <w:t>紅衫，身形高瘦，明明是</w:t>
        </w:r>
      </w:ins>
      <w:ins w:id="3925" w:author="Administrator" w:date="2020-04-04T17:40:00Z">
        <w:r w:rsidR="007A2363">
          <w:rPr>
            <w:rFonts w:hint="eastAsia"/>
          </w:rPr>
          <w:t>微微帶笑，卻讓人有種說不出的鋒芒之感。</w:t>
        </w:r>
      </w:ins>
    </w:p>
    <w:p w:rsidR="000F0075" w:rsidRDefault="007A2363">
      <w:pPr>
        <w:pStyle w:val="12"/>
        <w:spacing w:after="240"/>
        <w:ind w:leftChars="0" w:left="0"/>
        <w:rPr>
          <w:ins w:id="3926" w:author="Administrator" w:date="2020-04-04T17:42:00Z"/>
        </w:rPr>
        <w:pPrChange w:id="3927" w:author="Administrator" w:date="2020-04-04T15:20:00Z">
          <w:pPr>
            <w:spacing w:after="240"/>
          </w:pPr>
        </w:pPrChange>
      </w:pPr>
      <w:ins w:id="3928" w:author="Administrator" w:date="2020-04-04T17:40:00Z">
        <w:r>
          <w:rPr>
            <w:rFonts w:hint="eastAsia"/>
          </w:rPr>
          <w:t>而那頭的白馬，</w:t>
        </w:r>
      </w:ins>
      <w:ins w:id="3929" w:author="Administrator" w:date="2020-04-04T17:48:00Z">
        <w:r w:rsidR="004320D2">
          <w:rPr>
            <w:rFonts w:hint="eastAsia"/>
          </w:rPr>
          <w:t>鞍</w:t>
        </w:r>
      </w:ins>
      <w:ins w:id="3930" w:author="Administrator" w:date="2020-04-04T17:40:00Z">
        <w:r>
          <w:rPr>
            <w:rFonts w:hint="eastAsia"/>
          </w:rPr>
          <w:t>上的少女不過十五六歲，一襲白衫隨風飄揚，肩頭</w:t>
        </w:r>
      </w:ins>
      <w:ins w:id="3931" w:author="Administrator" w:date="2020-04-04T17:41:00Z">
        <w:r>
          <w:rPr>
            <w:rFonts w:hint="eastAsia"/>
          </w:rPr>
          <w:t>一朵青絲綢製成的小</w:t>
        </w:r>
      </w:ins>
      <w:ins w:id="3932" w:author="Administrator" w:date="2020-04-04T17:42:00Z">
        <w:r>
          <w:rPr>
            <w:rFonts w:hint="eastAsia"/>
          </w:rPr>
          <w:t>青</w:t>
        </w:r>
      </w:ins>
      <w:ins w:id="3933" w:author="Administrator" w:date="2020-04-04T17:41:00Z">
        <w:r>
          <w:rPr>
            <w:rFonts w:hint="eastAsia"/>
          </w:rPr>
          <w:t>花，更讓人感覺到女孩</w:t>
        </w:r>
      </w:ins>
      <w:ins w:id="3934" w:author="Administrator" w:date="2020-04-04T17:42:00Z">
        <w:r>
          <w:rPr>
            <w:rFonts w:hint="eastAsia"/>
          </w:rPr>
          <w:t>兒家心思的精巧。</w:t>
        </w:r>
      </w:ins>
    </w:p>
    <w:p w:rsidR="000F0075" w:rsidRDefault="007A2363">
      <w:pPr>
        <w:pStyle w:val="12"/>
        <w:spacing w:after="240"/>
        <w:ind w:leftChars="0" w:left="0"/>
        <w:rPr>
          <w:ins w:id="3935" w:author="Administrator" w:date="2020-04-04T17:43:00Z"/>
        </w:rPr>
        <w:pPrChange w:id="3936" w:author="Administrator" w:date="2020-04-04T15:20:00Z">
          <w:pPr>
            <w:spacing w:after="240"/>
          </w:pPr>
        </w:pPrChange>
      </w:pPr>
      <w:ins w:id="3937" w:author="Administrator" w:date="2020-04-04T17:42:00Z">
        <w:r>
          <w:rPr>
            <w:rFonts w:hint="eastAsia"/>
          </w:rPr>
          <w:t>就是她膚色有些微黑，可這不影響其相貌的</w:t>
        </w:r>
      </w:ins>
      <w:ins w:id="3938" w:author="Administrator" w:date="2020-04-04T17:43:00Z">
        <w:r>
          <w:rPr>
            <w:rFonts w:hint="eastAsia"/>
          </w:rPr>
          <w:t>俏麗，反倒有種健康的美感。</w:t>
        </w:r>
      </w:ins>
    </w:p>
    <w:p w:rsidR="000F0075" w:rsidRDefault="007A2363">
      <w:pPr>
        <w:pStyle w:val="12"/>
        <w:spacing w:after="240"/>
        <w:ind w:leftChars="0" w:left="0"/>
        <w:rPr>
          <w:ins w:id="3939" w:author="Administrator" w:date="2020-04-04T17:44:00Z"/>
        </w:rPr>
        <w:pPrChange w:id="3940" w:author="Administrator" w:date="2020-04-04T15:20:00Z">
          <w:pPr>
            <w:spacing w:after="240"/>
          </w:pPr>
        </w:pPrChange>
      </w:pPr>
      <w:ins w:id="3941" w:author="Administrator" w:date="2020-04-04T17:43:00Z">
        <w:r>
          <w:rPr>
            <w:rFonts w:hint="eastAsia"/>
          </w:rPr>
          <w:t>這兩人</w:t>
        </w:r>
      </w:ins>
      <w:ins w:id="3942" w:author="Administrator" w:date="2020-04-04T17:44:00Z">
        <w:r>
          <w:rPr>
            <w:rFonts w:hint="eastAsia"/>
          </w:rPr>
          <w:t>腰上都繫著一把長劍，手上各拿一條馬鞭，勒令了馬兒居高臨下看著眾人。</w:t>
        </w:r>
      </w:ins>
    </w:p>
    <w:p w:rsidR="000F0075" w:rsidRDefault="007A2363">
      <w:pPr>
        <w:pStyle w:val="12"/>
        <w:spacing w:after="240"/>
        <w:ind w:leftChars="0" w:left="0"/>
        <w:rPr>
          <w:ins w:id="3943" w:author="Administrator" w:date="2020-04-04T17:46:00Z"/>
        </w:rPr>
        <w:pPrChange w:id="3944" w:author="Administrator" w:date="2020-04-04T15:20:00Z">
          <w:pPr>
            <w:spacing w:after="240"/>
          </w:pPr>
        </w:pPrChange>
      </w:pPr>
      <w:ins w:id="3945" w:author="Administrator" w:date="2020-04-04T17:44:00Z">
        <w:r>
          <w:rPr>
            <w:rFonts w:hint="eastAsia"/>
          </w:rPr>
          <w:t>那兩匹馬</w:t>
        </w:r>
      </w:ins>
      <w:ins w:id="3946" w:author="Administrator" w:date="2020-04-04T17:45:00Z">
        <w:r>
          <w:rPr>
            <w:rFonts w:hint="eastAsia"/>
          </w:rPr>
          <w:t>均是一樣的高頭長身，最難得的是白者全是白，紅者皆是紅，身上竟無一點雜毛，光是這兩匹馬，就比</w:t>
        </w:r>
      </w:ins>
      <w:ins w:id="3947" w:author="Administrator" w:date="2020-04-04T17:46:00Z">
        <w:r>
          <w:rPr>
            <w:rFonts w:hint="eastAsia"/>
          </w:rPr>
          <w:t>李龍飛看過的所有馬匹都還要來的名貴多了。</w:t>
        </w:r>
      </w:ins>
    </w:p>
    <w:p w:rsidR="000F0075" w:rsidRDefault="004320D2">
      <w:pPr>
        <w:pStyle w:val="12"/>
        <w:spacing w:after="240"/>
        <w:ind w:leftChars="0" w:left="0"/>
        <w:rPr>
          <w:ins w:id="3948" w:author="Administrator" w:date="2020-04-04T17:52:00Z"/>
        </w:rPr>
        <w:pPrChange w:id="3949" w:author="Administrator" w:date="2020-04-04T15:20:00Z">
          <w:pPr>
            <w:spacing w:after="240"/>
          </w:pPr>
        </w:pPrChange>
      </w:pPr>
      <w:ins w:id="3950" w:author="Administrator" w:date="2020-04-04T17:48:00Z">
        <w:r>
          <w:rPr>
            <w:rFonts w:hint="eastAsia"/>
          </w:rPr>
          <w:t>白馬頸下掛了一串黃金</w:t>
        </w:r>
      </w:ins>
      <w:ins w:id="3951" w:author="Administrator" w:date="2020-04-04T17:50:00Z">
        <w:r w:rsidRPr="004320D2">
          <w:rPr>
            <w:rFonts w:hint="eastAsia"/>
          </w:rPr>
          <w:t>鸞鈴</w:t>
        </w:r>
        <w:r>
          <w:rPr>
            <w:rFonts w:hint="eastAsia"/>
          </w:rPr>
          <w:t>，金光燦燦，</w:t>
        </w:r>
      </w:ins>
      <w:ins w:id="3952" w:author="Administrator" w:date="2020-04-04T17:51:00Z">
        <w:r>
          <w:rPr>
            <w:rFonts w:hint="eastAsia"/>
          </w:rPr>
          <w:t>紅馬的</w:t>
        </w:r>
        <w:r w:rsidRPr="004320D2">
          <w:rPr>
            <w:rFonts w:hint="eastAsia"/>
          </w:rPr>
          <w:t>鸞鈴</w:t>
        </w:r>
        <w:r>
          <w:rPr>
            <w:rFonts w:hint="eastAsia"/>
          </w:rPr>
          <w:t>則是白銀所鑄，顯得精緻</w:t>
        </w:r>
      </w:ins>
      <w:ins w:id="3953" w:author="Administrator" w:date="2020-04-04T17:52:00Z">
        <w:r>
          <w:rPr>
            <w:rFonts w:hint="eastAsia"/>
          </w:rPr>
          <w:t>不凡。</w:t>
        </w:r>
      </w:ins>
    </w:p>
    <w:p w:rsidR="000F0075" w:rsidRDefault="004320D2">
      <w:pPr>
        <w:pStyle w:val="12"/>
        <w:spacing w:after="240"/>
        <w:ind w:leftChars="0" w:left="0"/>
        <w:rPr>
          <w:ins w:id="3954" w:author="Administrator" w:date="2020-04-04T17:53:00Z"/>
        </w:rPr>
        <w:pPrChange w:id="3955" w:author="Administrator" w:date="2020-04-04T15:20:00Z">
          <w:pPr>
            <w:spacing w:after="240"/>
          </w:pPr>
        </w:pPrChange>
      </w:pPr>
      <w:ins w:id="3956" w:author="Administrator" w:date="2020-04-04T17:52:00Z">
        <w:r>
          <w:rPr>
            <w:rFonts w:hint="eastAsia"/>
          </w:rPr>
          <w:t>兩人兩馬一路奔來，馬頭下的金銀</w:t>
        </w:r>
        <w:r w:rsidRPr="004320D2">
          <w:rPr>
            <w:rFonts w:hint="eastAsia"/>
          </w:rPr>
          <w:t>鸞鈴</w:t>
        </w:r>
        <w:r>
          <w:rPr>
            <w:rFonts w:hint="eastAsia"/>
          </w:rPr>
          <w:t>便發出叮噹叮噹，叮鈴鈴，叮鈴鈴的聲音，好不</w:t>
        </w:r>
      </w:ins>
      <w:ins w:id="3957" w:author="Administrator" w:date="2020-04-04T17:53:00Z">
        <w:r>
          <w:rPr>
            <w:rFonts w:hint="eastAsia"/>
          </w:rPr>
          <w:t>悅耳動聽。</w:t>
        </w:r>
      </w:ins>
    </w:p>
    <w:p w:rsidR="000F0075" w:rsidRDefault="004320D2">
      <w:pPr>
        <w:pStyle w:val="12"/>
        <w:spacing w:after="240"/>
        <w:ind w:leftChars="0" w:left="0"/>
        <w:rPr>
          <w:ins w:id="3958" w:author="Administrator" w:date="2020-04-04T17:55:00Z"/>
        </w:rPr>
        <w:pPrChange w:id="3959" w:author="Administrator" w:date="2020-04-04T15:20:00Z">
          <w:pPr>
            <w:spacing w:after="240"/>
          </w:pPr>
        </w:pPrChange>
      </w:pPr>
      <w:ins w:id="3960" w:author="Administrator" w:date="2020-04-04T17:54:00Z">
        <w:r>
          <w:rPr>
            <w:rFonts w:hint="eastAsia"/>
          </w:rPr>
          <w:t>此時此刻，身在李四等人包圍中間的李龍飛竟是看傻了眼，他生平第一次見到這麼整期標緻的人物，便是當時在李府門上，</w:t>
        </w:r>
      </w:ins>
      <w:ins w:id="3961" w:author="Administrator" w:date="2020-04-04T17:55:00Z">
        <w:r>
          <w:rPr>
            <w:rFonts w:hint="eastAsia"/>
          </w:rPr>
          <w:t>富貴有之，但氣勢卻沒有勝過的。</w:t>
        </w:r>
      </w:ins>
    </w:p>
    <w:p w:rsidR="000F0075" w:rsidRDefault="004320D2">
      <w:pPr>
        <w:pStyle w:val="12"/>
        <w:spacing w:after="240"/>
        <w:ind w:leftChars="0" w:left="0"/>
        <w:rPr>
          <w:ins w:id="3962" w:author="Administrator" w:date="2020-04-04T17:55:00Z"/>
        </w:rPr>
        <w:pPrChange w:id="3963" w:author="Administrator" w:date="2020-04-04T15:20:00Z">
          <w:pPr>
            <w:spacing w:after="240"/>
          </w:pPr>
        </w:pPrChange>
      </w:pPr>
      <w:ins w:id="3964" w:author="Administrator" w:date="2020-04-04T17:55:00Z">
        <w:r>
          <w:rPr>
            <w:rFonts w:hint="eastAsia"/>
          </w:rPr>
          <w:t>看得他是心中暗喝一聲彩，「好漂亮的人物！」</w:t>
        </w:r>
      </w:ins>
    </w:p>
    <w:p w:rsidR="000F0075" w:rsidRDefault="004320D2">
      <w:pPr>
        <w:pStyle w:val="12"/>
        <w:spacing w:after="240"/>
        <w:ind w:leftChars="0" w:left="0"/>
        <w:rPr>
          <w:ins w:id="3965" w:author="Administrator" w:date="2020-04-04T18:01:00Z"/>
        </w:rPr>
        <w:pPrChange w:id="3966" w:author="Administrator" w:date="2020-04-04T15:20:00Z">
          <w:pPr>
            <w:spacing w:after="240"/>
          </w:pPr>
        </w:pPrChange>
      </w:pPr>
      <w:ins w:id="3967" w:author="Administrator" w:date="2020-04-04T17:56:00Z">
        <w:r>
          <w:rPr>
            <w:rFonts w:hint="eastAsia"/>
          </w:rPr>
          <w:t>那青年看向人群，一眼就認出領頭的李四，大聲喝道，「</w:t>
        </w:r>
      </w:ins>
      <w:ins w:id="3968" w:author="Administrator" w:date="2020-04-04T18:00:00Z">
        <w:r w:rsidR="006A2663">
          <w:rPr>
            <w:rFonts w:hint="eastAsia"/>
          </w:rPr>
          <w:t>方才我師妹說的話，難道你還沒聽到嗎？還不速速離去，待在這幹麻？」</w:t>
        </w:r>
      </w:ins>
    </w:p>
    <w:p w:rsidR="000F0075" w:rsidRDefault="006A2663">
      <w:pPr>
        <w:pStyle w:val="12"/>
        <w:spacing w:after="240"/>
        <w:ind w:leftChars="0" w:left="0"/>
        <w:rPr>
          <w:ins w:id="3969" w:author="Administrator" w:date="2020-04-04T18:10:00Z"/>
        </w:rPr>
        <w:pPrChange w:id="3970" w:author="Administrator" w:date="2020-04-04T15:20:00Z">
          <w:pPr>
            <w:spacing w:after="240"/>
          </w:pPr>
        </w:pPrChange>
      </w:pPr>
      <w:ins w:id="3971" w:author="Administrator" w:date="2020-04-04T18:01:00Z">
        <w:r>
          <w:rPr>
            <w:rFonts w:hint="eastAsia"/>
          </w:rPr>
          <w:t>只見李四</w:t>
        </w:r>
      </w:ins>
      <w:ins w:id="3972" w:author="Administrator" w:date="2020-04-04T18:02:00Z">
        <w:r>
          <w:rPr>
            <w:rFonts w:hint="eastAsia"/>
          </w:rPr>
          <w:t>嘴角有些抽動，右手暗自握緊了臉上卻猙獰笑道，「</w:t>
        </w:r>
      </w:ins>
      <w:ins w:id="3973" w:author="Administrator" w:date="2020-04-04T18:08:00Z">
        <w:r w:rsidR="00EC66BA">
          <w:rPr>
            <w:rFonts w:hint="eastAsia"/>
          </w:rPr>
          <w:t>好一個青虹雙俠，這些年貴幫擴展得極快，可要在我們</w:t>
        </w:r>
      </w:ins>
      <w:ins w:id="3974" w:author="Administrator" w:date="2020-04-04T18:09:00Z">
        <w:r w:rsidR="00EC66BA">
          <w:rPr>
            <w:rFonts w:hint="eastAsia"/>
          </w:rPr>
          <w:t>風雷幫的地盤上逞強，也不是這麼容易。今天你們只有兩個人來，就要</w:t>
        </w:r>
      </w:ins>
      <w:ins w:id="3975" w:author="Administrator" w:date="2020-04-04T18:10:00Z">
        <w:r w:rsidR="00EC66BA">
          <w:rPr>
            <w:rFonts w:hint="eastAsia"/>
          </w:rPr>
          <w:t>我們聽令而退，那也太看不起我們了。</w:t>
        </w:r>
      </w:ins>
      <w:ins w:id="3976" w:author="Administrator" w:date="2020-04-04T18:09:00Z">
        <w:r w:rsidR="00EC66BA">
          <w:rPr>
            <w:rFonts w:hint="eastAsia"/>
          </w:rPr>
          <w:t>」</w:t>
        </w:r>
      </w:ins>
    </w:p>
    <w:p w:rsidR="000F0075" w:rsidRDefault="00EC66BA">
      <w:pPr>
        <w:pStyle w:val="12"/>
        <w:spacing w:after="240"/>
        <w:ind w:leftChars="0" w:left="0"/>
        <w:rPr>
          <w:ins w:id="3977" w:author="Administrator" w:date="2020-04-04T18:11:00Z"/>
        </w:rPr>
        <w:pPrChange w:id="3978" w:author="Administrator" w:date="2020-04-04T15:20:00Z">
          <w:pPr>
            <w:spacing w:after="240"/>
          </w:pPr>
        </w:pPrChange>
      </w:pPr>
      <w:ins w:id="3979" w:author="Administrator" w:date="2020-04-04T18:10:00Z">
        <w:r>
          <w:rPr>
            <w:rFonts w:hint="eastAsia"/>
          </w:rPr>
          <w:t>「兄弟們，大夥兒上，等等將這</w:t>
        </w:r>
      </w:ins>
      <w:ins w:id="3980" w:author="Administrator" w:date="2020-04-04T18:11:00Z">
        <w:r>
          <w:rPr>
            <w:rFonts w:hint="eastAsia"/>
          </w:rPr>
          <w:t>兩人拿下了，回頭老大定會記我們一次大功！」</w:t>
        </w:r>
      </w:ins>
    </w:p>
    <w:p w:rsidR="000F0075" w:rsidRDefault="00EC66BA">
      <w:pPr>
        <w:pStyle w:val="12"/>
        <w:spacing w:after="240"/>
        <w:ind w:leftChars="0" w:left="0"/>
        <w:rPr>
          <w:ins w:id="3981" w:author="Administrator" w:date="2020-04-04T18:19:00Z"/>
        </w:rPr>
        <w:pPrChange w:id="3982" w:author="Administrator" w:date="2020-04-04T15:20:00Z">
          <w:pPr>
            <w:spacing w:after="240"/>
          </w:pPr>
        </w:pPrChange>
      </w:pPr>
      <w:ins w:id="3983" w:author="Administrator" w:date="2020-04-04T18:11:00Z">
        <w:r>
          <w:rPr>
            <w:rFonts w:hint="eastAsia"/>
          </w:rPr>
          <w:lastRenderedPageBreak/>
          <w:t>其他混混本來已經有些懼色，忽然聽到李四說的大功，頓時不少人眼睛裡</w:t>
        </w:r>
      </w:ins>
      <w:ins w:id="3984" w:author="Administrator" w:date="2020-04-04T18:12:00Z">
        <w:r>
          <w:rPr>
            <w:rFonts w:hint="eastAsia"/>
          </w:rPr>
          <w:t>冒出了火光，更有幾名</w:t>
        </w:r>
      </w:ins>
      <w:ins w:id="3985" w:author="Administrator" w:date="2020-04-04T18:19:00Z">
        <w:r w:rsidR="00D67C67">
          <w:rPr>
            <w:rFonts w:hint="eastAsia"/>
          </w:rPr>
          <w:t>膽子大的，直接提刀朝著青虹雙俠砍了過去。</w:t>
        </w:r>
      </w:ins>
    </w:p>
    <w:p w:rsidR="000F0075" w:rsidRDefault="00D67C67">
      <w:pPr>
        <w:pStyle w:val="12"/>
        <w:spacing w:after="240"/>
        <w:ind w:leftChars="0" w:left="0"/>
        <w:rPr>
          <w:ins w:id="3986" w:author="Administrator" w:date="2020-04-04T18:26:00Z"/>
        </w:rPr>
        <w:pPrChange w:id="3987" w:author="Administrator" w:date="2020-04-04T15:20:00Z">
          <w:pPr>
            <w:spacing w:after="240"/>
          </w:pPr>
        </w:pPrChange>
      </w:pPr>
      <w:ins w:id="3988" w:author="Administrator" w:date="2020-04-04T18:19:00Z">
        <w:r>
          <w:rPr>
            <w:rFonts w:hint="eastAsia"/>
          </w:rPr>
          <w:t>那青年見</w:t>
        </w:r>
      </w:ins>
      <w:ins w:id="3989" w:author="Administrator" w:date="2020-04-04T18:20:00Z">
        <w:r>
          <w:rPr>
            <w:rFonts w:hint="eastAsia"/>
          </w:rPr>
          <w:t>對方不但不退，反而衝了上來，臉上</w:t>
        </w:r>
      </w:ins>
      <w:ins w:id="3990" w:author="Administrator" w:date="2020-04-04T18:24:00Z">
        <w:r>
          <w:rPr>
            <w:rFonts w:hint="eastAsia"/>
          </w:rPr>
          <w:t>登時像罩了一層寒霜，</w:t>
        </w:r>
      </w:ins>
      <w:ins w:id="3991" w:author="Administrator" w:date="2020-04-04T18:25:00Z">
        <w:r>
          <w:rPr>
            <w:rFonts w:hint="eastAsia"/>
          </w:rPr>
          <w:t>冷冷說道，「俗話說人為財死，鳥為食亡，這話真是不假！給你們機會退去，居然不好好珍惜，那麼，就都留在這裡好了！」</w:t>
        </w:r>
      </w:ins>
    </w:p>
    <w:p w:rsidR="000F0075" w:rsidRDefault="00D67C67">
      <w:pPr>
        <w:pStyle w:val="12"/>
        <w:spacing w:after="240"/>
        <w:ind w:leftChars="0" w:left="0"/>
        <w:rPr>
          <w:ins w:id="3992" w:author="Administrator" w:date="2020-04-04T18:27:00Z"/>
        </w:rPr>
        <w:pPrChange w:id="3993" w:author="Administrator" w:date="2020-04-04T15:20:00Z">
          <w:pPr>
            <w:spacing w:after="240"/>
          </w:pPr>
        </w:pPrChange>
      </w:pPr>
      <w:ins w:id="3994" w:author="Administrator" w:date="2020-04-04T18:26:00Z">
        <w:r>
          <w:rPr>
            <w:rFonts w:hint="eastAsia"/>
          </w:rPr>
          <w:t>跟著他手臂一揚，馬鞭一振，啪啦一聲，</w:t>
        </w:r>
      </w:ins>
      <w:ins w:id="3995" w:author="Administrator" w:date="2020-04-04T18:27:00Z">
        <w:r w:rsidR="00471E67">
          <w:rPr>
            <w:rFonts w:hint="eastAsia"/>
          </w:rPr>
          <w:t>頓時如</w:t>
        </w:r>
      </w:ins>
      <w:ins w:id="3996" w:author="Administrator" w:date="2020-04-04T18:26:00Z">
        <w:r>
          <w:rPr>
            <w:rFonts w:hint="eastAsia"/>
          </w:rPr>
          <w:t>晴天打了霹靂，</w:t>
        </w:r>
      </w:ins>
      <w:ins w:id="3997" w:author="Administrator" w:date="2020-04-04T18:27:00Z">
        <w:r w:rsidR="00471E67">
          <w:rPr>
            <w:rFonts w:hint="eastAsia"/>
          </w:rPr>
          <w:t>啪啪啪地往那些混混頭上打去。</w:t>
        </w:r>
      </w:ins>
    </w:p>
    <w:p w:rsidR="000F0075" w:rsidRDefault="00471E67">
      <w:pPr>
        <w:pStyle w:val="12"/>
        <w:spacing w:after="240"/>
        <w:ind w:leftChars="0" w:left="0"/>
        <w:rPr>
          <w:ins w:id="3998" w:author="Administrator" w:date="2020-04-04T18:29:00Z"/>
        </w:rPr>
        <w:pPrChange w:id="3999" w:author="Administrator" w:date="2020-04-04T15:20:00Z">
          <w:pPr>
            <w:spacing w:after="240"/>
          </w:pPr>
        </w:pPrChange>
      </w:pPr>
      <w:ins w:id="4000" w:author="Administrator" w:date="2020-04-04T18:27:00Z">
        <w:r>
          <w:rPr>
            <w:rFonts w:hint="eastAsia"/>
          </w:rPr>
          <w:t>那馬鞭雖然只是普通的馬鞭，可</w:t>
        </w:r>
      </w:ins>
      <w:ins w:id="4001" w:author="Administrator" w:date="2020-04-04T18:28:00Z">
        <w:r>
          <w:rPr>
            <w:rFonts w:hint="eastAsia"/>
          </w:rPr>
          <w:t>貫上了他的真氣，卻是柔若流水又堅軔無比，頓時將前幾個衝上</w:t>
        </w:r>
      </w:ins>
      <w:ins w:id="4002" w:author="Administrator" w:date="2020-04-04T18:29:00Z">
        <w:r>
          <w:rPr>
            <w:rFonts w:hint="eastAsia"/>
          </w:rPr>
          <w:t>來的混混打了個人揚馬翻，頭破血流。</w:t>
        </w:r>
      </w:ins>
    </w:p>
    <w:p w:rsidR="000F0075" w:rsidRDefault="00471E67">
      <w:pPr>
        <w:pStyle w:val="12"/>
        <w:spacing w:after="240"/>
        <w:ind w:leftChars="0" w:left="0"/>
        <w:rPr>
          <w:ins w:id="4003" w:author="Administrator" w:date="2020-04-04T18:09:00Z"/>
        </w:rPr>
        <w:pPrChange w:id="4004" w:author="Administrator" w:date="2020-04-04T15:20:00Z">
          <w:pPr>
            <w:spacing w:after="240"/>
          </w:pPr>
        </w:pPrChange>
      </w:pPr>
      <w:ins w:id="4005" w:author="Administrator" w:date="2020-04-04T18:31:00Z">
        <w:r>
          <w:rPr>
            <w:rFonts w:hint="eastAsia"/>
          </w:rPr>
          <w:t>李四見狀，臉色一變，口頭上兀自逞強，說道，</w:t>
        </w:r>
      </w:ins>
      <w:ins w:id="4006" w:author="Administrator" w:date="2020-04-04T18:32:00Z">
        <w:r>
          <w:rPr>
            <w:rFonts w:hint="eastAsia"/>
          </w:rPr>
          <w:t>「逞甚麼威風，讓我來會會你！」跟著抄起旁邊一名漢子手中的鐵棒，護住了頭往那青年衝去。</w:t>
        </w:r>
      </w:ins>
    </w:p>
    <w:p w:rsidR="000F0075" w:rsidRDefault="00471E67">
      <w:pPr>
        <w:pStyle w:val="12"/>
        <w:spacing w:after="240"/>
        <w:ind w:leftChars="0" w:left="0"/>
        <w:rPr>
          <w:ins w:id="4007" w:author="Administrator" w:date="2020-04-04T18:34:00Z"/>
        </w:rPr>
        <w:pPrChange w:id="4008" w:author="Administrator" w:date="2020-04-04T15:20:00Z">
          <w:pPr>
            <w:spacing w:after="240"/>
          </w:pPr>
        </w:pPrChange>
      </w:pPr>
      <w:ins w:id="4009" w:author="Administrator" w:date="2020-04-04T18:32:00Z">
        <w:r>
          <w:rPr>
            <w:rFonts w:hint="eastAsia"/>
          </w:rPr>
          <w:t>不得不說，</w:t>
        </w:r>
      </w:ins>
      <w:ins w:id="4010" w:author="Administrator" w:date="2020-04-04T18:33:00Z">
        <w:r>
          <w:rPr>
            <w:rFonts w:hint="eastAsia"/>
          </w:rPr>
          <w:t>李四雖然武功不高，可勝在江湖閱歷夠多，這一衝，仗著他皮粗肉厚，</w:t>
        </w:r>
      </w:ins>
      <w:ins w:id="4011" w:author="Administrator" w:date="2020-04-04T18:34:00Z">
        <w:r>
          <w:rPr>
            <w:rFonts w:hint="eastAsia"/>
          </w:rPr>
          <w:t>竟真的稱住了那青年的馬鞭，轉眼就要衝到那紅馬的跟前。</w:t>
        </w:r>
      </w:ins>
    </w:p>
    <w:p w:rsidR="000F0075" w:rsidRDefault="00471E67">
      <w:pPr>
        <w:pStyle w:val="12"/>
        <w:spacing w:after="240"/>
        <w:ind w:leftChars="0" w:left="0"/>
        <w:rPr>
          <w:ins w:id="4012" w:author="Administrator" w:date="2020-04-04T18:36:00Z"/>
        </w:rPr>
        <w:pPrChange w:id="4013" w:author="Administrator" w:date="2020-04-04T15:20:00Z">
          <w:pPr>
            <w:spacing w:after="240"/>
          </w:pPr>
        </w:pPrChange>
      </w:pPr>
      <w:ins w:id="4014" w:author="Administrator" w:date="2020-04-04T18:34:00Z">
        <w:r>
          <w:rPr>
            <w:rFonts w:hint="eastAsia"/>
          </w:rPr>
          <w:t>那青年公子臉上微微一變，轉頭對著旁邊的</w:t>
        </w:r>
      </w:ins>
      <w:ins w:id="4015" w:author="Administrator" w:date="2020-04-04T18:35:00Z">
        <w:r>
          <w:rPr>
            <w:rFonts w:hint="eastAsia"/>
          </w:rPr>
          <w:t>少女說道，「你且</w:t>
        </w:r>
      </w:ins>
      <w:ins w:id="4016" w:author="Administrator" w:date="2020-04-04T18:36:00Z">
        <w:r>
          <w:rPr>
            <w:rFonts w:hint="eastAsia"/>
          </w:rPr>
          <w:t>往旁邊退去，我一個人就足已。」</w:t>
        </w:r>
      </w:ins>
    </w:p>
    <w:p w:rsidR="000F0075" w:rsidRDefault="00471E67">
      <w:pPr>
        <w:pStyle w:val="12"/>
        <w:spacing w:after="240"/>
        <w:ind w:leftChars="0" w:left="0"/>
        <w:rPr>
          <w:ins w:id="4017" w:author="Administrator" w:date="2020-04-04T18:37:00Z"/>
        </w:rPr>
        <w:pPrChange w:id="4018" w:author="Administrator" w:date="2020-04-04T15:20:00Z">
          <w:pPr>
            <w:spacing w:after="240"/>
          </w:pPr>
        </w:pPrChange>
      </w:pPr>
      <w:ins w:id="4019" w:author="Administrator" w:date="2020-04-04T18:36:00Z">
        <w:r>
          <w:rPr>
            <w:rFonts w:hint="eastAsia"/>
          </w:rPr>
          <w:t>跟著雙腳一踏，</w:t>
        </w:r>
      </w:ins>
      <w:ins w:id="4020" w:author="Administrator" w:date="2020-04-04T19:05:00Z">
        <w:r w:rsidR="000E78DF">
          <w:rPr>
            <w:rFonts w:hint="eastAsia"/>
          </w:rPr>
          <w:t>整個人</w:t>
        </w:r>
      </w:ins>
      <w:ins w:id="4021" w:author="Administrator" w:date="2020-04-04T18:36:00Z">
        <w:r w:rsidR="000E78DF">
          <w:rPr>
            <w:rFonts w:hint="eastAsia"/>
          </w:rPr>
          <w:t>從紅馬</w:t>
        </w:r>
      </w:ins>
      <w:ins w:id="4022" w:author="Administrator" w:date="2020-04-04T19:05:00Z">
        <w:r w:rsidR="000E78DF">
          <w:rPr>
            <w:rFonts w:hint="eastAsia"/>
          </w:rPr>
          <w:t>鞍</w:t>
        </w:r>
      </w:ins>
      <w:ins w:id="4023" w:author="Administrator" w:date="2020-04-04T18:36:00Z">
        <w:r w:rsidR="000E78DF">
          <w:rPr>
            <w:rFonts w:hint="eastAsia"/>
          </w:rPr>
          <w:t>上縱身一躍而</w:t>
        </w:r>
      </w:ins>
      <w:ins w:id="4024" w:author="Administrator" w:date="2020-04-04T19:05:00Z">
        <w:r w:rsidR="000E78DF">
          <w:rPr>
            <w:rFonts w:hint="eastAsia"/>
          </w:rPr>
          <w:t>起</w:t>
        </w:r>
      </w:ins>
      <w:ins w:id="4025" w:author="Administrator" w:date="2020-04-04T18:36:00Z">
        <w:r>
          <w:rPr>
            <w:rFonts w:hint="eastAsia"/>
          </w:rPr>
          <w:t>，</w:t>
        </w:r>
      </w:ins>
      <w:ins w:id="4026" w:author="Administrator" w:date="2020-04-04T18:37:00Z">
        <w:r w:rsidR="00F1447A">
          <w:rPr>
            <w:rFonts w:hint="eastAsia"/>
          </w:rPr>
          <w:t>凌空朝李四飛去。</w:t>
        </w:r>
      </w:ins>
    </w:p>
    <w:p w:rsidR="000F0075" w:rsidRDefault="00F1447A">
      <w:pPr>
        <w:pStyle w:val="12"/>
        <w:spacing w:after="240"/>
        <w:ind w:leftChars="0" w:left="0"/>
        <w:rPr>
          <w:ins w:id="4027" w:author="Administrator" w:date="2020-04-04T19:06:00Z"/>
        </w:rPr>
        <w:pPrChange w:id="4028" w:author="Administrator" w:date="2020-04-04T15:20:00Z">
          <w:pPr>
            <w:spacing w:after="240"/>
          </w:pPr>
        </w:pPrChange>
      </w:pPr>
      <w:ins w:id="4029" w:author="Administrator" w:date="2020-04-04T18:37:00Z">
        <w:r>
          <w:rPr>
            <w:rFonts w:hint="eastAsia"/>
          </w:rPr>
          <w:t>李四本來</w:t>
        </w:r>
      </w:ins>
      <w:ins w:id="4030" w:author="Administrator" w:date="2020-04-04T19:05:00Z">
        <w:r w:rsidR="000E78DF">
          <w:rPr>
            <w:rFonts w:hint="eastAsia"/>
          </w:rPr>
          <w:t>就要逼對方下馬，此時見到對方飛撲</w:t>
        </w:r>
      </w:ins>
      <w:ins w:id="4031" w:author="Administrator" w:date="2020-04-04T19:06:00Z">
        <w:r w:rsidR="000E78DF">
          <w:rPr>
            <w:rFonts w:hint="eastAsia"/>
          </w:rPr>
          <w:t>過來，心下暗道一聲好，雙手將那鐵棍舞輪得如一面盾，腳下卻是去勢不停，繼續往前衝去。</w:t>
        </w:r>
      </w:ins>
    </w:p>
    <w:p w:rsidR="000F0075" w:rsidRDefault="000E78DF">
      <w:pPr>
        <w:pStyle w:val="12"/>
        <w:spacing w:after="240"/>
        <w:ind w:leftChars="0" w:left="0"/>
        <w:rPr>
          <w:ins w:id="4032" w:author="Administrator" w:date="2020-04-04T19:08:00Z"/>
        </w:rPr>
        <w:pPrChange w:id="4033" w:author="Administrator" w:date="2020-04-04T15:20:00Z">
          <w:pPr>
            <w:spacing w:after="240"/>
          </w:pPr>
        </w:pPrChange>
      </w:pPr>
      <w:ins w:id="4034" w:author="Administrator" w:date="2020-04-04T19:06:00Z">
        <w:r>
          <w:rPr>
            <w:rFonts w:hint="eastAsia"/>
          </w:rPr>
          <w:t>不料那青年</w:t>
        </w:r>
      </w:ins>
      <w:ins w:id="4035" w:author="Administrator" w:date="2020-04-04T19:07:00Z">
        <w:r>
          <w:rPr>
            <w:rFonts w:hint="eastAsia"/>
          </w:rPr>
          <w:t>的馬鞭甚是詭異，在兩人甫一交接之時，那馬鞭突然繞了一圈，閃過那鐵棍，朝著地一打，跟著反捲</w:t>
        </w:r>
      </w:ins>
      <w:ins w:id="4036" w:author="Administrator" w:date="2020-04-04T19:08:00Z">
        <w:r>
          <w:rPr>
            <w:rFonts w:hint="eastAsia"/>
          </w:rPr>
          <w:t>往李四襲去，招數變化之妙，看得李龍飛是目瞪口呆。</w:t>
        </w:r>
      </w:ins>
    </w:p>
    <w:p w:rsidR="000F0075" w:rsidRDefault="000E78DF">
      <w:pPr>
        <w:pStyle w:val="12"/>
        <w:spacing w:after="240"/>
        <w:ind w:leftChars="0" w:left="0"/>
        <w:rPr>
          <w:ins w:id="4037" w:author="Administrator" w:date="2020-04-04T19:10:00Z"/>
        </w:rPr>
        <w:pPrChange w:id="4038" w:author="Administrator" w:date="2020-04-04T15:20:00Z">
          <w:pPr>
            <w:spacing w:after="240"/>
          </w:pPr>
        </w:pPrChange>
      </w:pPr>
      <w:ins w:id="4039" w:author="Administrator" w:date="2020-04-04T19:08:00Z">
        <w:r>
          <w:rPr>
            <w:rFonts w:hint="eastAsia"/>
          </w:rPr>
          <w:t>他常年在李府習武，自然有學過類似的招式，可</w:t>
        </w:r>
      </w:ins>
      <w:ins w:id="4040" w:author="Administrator" w:date="2020-04-04T19:09:00Z">
        <w:r>
          <w:rPr>
            <w:rFonts w:hint="eastAsia"/>
          </w:rPr>
          <w:t>跟他對練的人一向都是點到為止，不敢真正出力，即使知道類似的招式，怎麼用，在甚麼場</w:t>
        </w:r>
      </w:ins>
      <w:ins w:id="4041" w:author="Administrator" w:date="2020-04-04T19:10:00Z">
        <w:r>
          <w:rPr>
            <w:rFonts w:hint="eastAsia"/>
          </w:rPr>
          <w:t>合用，卻是一竅不通。</w:t>
        </w:r>
      </w:ins>
    </w:p>
    <w:p w:rsidR="000F0075" w:rsidRDefault="000E78DF">
      <w:pPr>
        <w:pStyle w:val="12"/>
        <w:spacing w:after="240"/>
        <w:ind w:leftChars="0" w:left="0"/>
        <w:rPr>
          <w:ins w:id="4042" w:author="Administrator" w:date="2020-04-04T19:10:00Z"/>
        </w:rPr>
        <w:pPrChange w:id="4043" w:author="Administrator" w:date="2020-04-04T15:20:00Z">
          <w:pPr>
            <w:spacing w:after="240"/>
          </w:pPr>
        </w:pPrChange>
      </w:pPr>
      <w:ins w:id="4044" w:author="Administrator" w:date="2020-04-04T19:10:00Z">
        <w:r>
          <w:rPr>
            <w:rFonts w:hint="eastAsia"/>
          </w:rPr>
          <w:t>否則，方才他也不至於被一群人包圍著，就衝不出去。</w:t>
        </w:r>
      </w:ins>
    </w:p>
    <w:p w:rsidR="000F0075" w:rsidRDefault="000E78DF">
      <w:pPr>
        <w:pStyle w:val="12"/>
        <w:spacing w:after="240"/>
        <w:ind w:leftChars="0" w:left="0"/>
        <w:rPr>
          <w:ins w:id="4045" w:author="Administrator" w:date="2020-04-04T19:10:00Z"/>
        </w:rPr>
        <w:pPrChange w:id="4046" w:author="Administrator" w:date="2020-04-04T15:20:00Z">
          <w:pPr>
            <w:spacing w:after="240"/>
          </w:pPr>
        </w:pPrChange>
      </w:pPr>
      <w:ins w:id="4047" w:author="Administrator" w:date="2020-04-04T19:10:00Z">
        <w:r>
          <w:rPr>
            <w:rFonts w:hint="eastAsia"/>
          </w:rPr>
          <w:t>此時見到那青年使鞭，心中不覺，可下意識，卻是將這些技巧給印在了腦海之中。</w:t>
        </w:r>
      </w:ins>
    </w:p>
    <w:p w:rsidR="000F0075" w:rsidRDefault="000E78DF">
      <w:pPr>
        <w:pStyle w:val="12"/>
        <w:spacing w:after="240"/>
        <w:ind w:leftChars="0" w:left="0"/>
        <w:rPr>
          <w:ins w:id="4048" w:author="Administrator" w:date="2020-04-04T19:12:00Z"/>
        </w:rPr>
        <w:pPrChange w:id="4049" w:author="Administrator" w:date="2020-04-04T15:20:00Z">
          <w:pPr>
            <w:spacing w:after="240"/>
          </w:pPr>
        </w:pPrChange>
      </w:pPr>
      <w:ins w:id="4050" w:author="Administrator" w:date="2020-04-04T19:10:00Z">
        <w:r>
          <w:rPr>
            <w:rFonts w:hint="eastAsia"/>
          </w:rPr>
          <w:t>要說李四</w:t>
        </w:r>
      </w:ins>
      <w:ins w:id="4051" w:author="Administrator" w:date="2020-04-04T19:11:00Z">
        <w:r>
          <w:rPr>
            <w:rFonts w:hint="eastAsia"/>
          </w:rPr>
          <w:t>這人，也的確有些本事，他見馬鞭刁鑽，也不懼怕，腰一沉，腳一蹲，一個馬步沖天，躍了起來，恰好躲過這馬</w:t>
        </w:r>
      </w:ins>
      <w:ins w:id="4052" w:author="Administrator" w:date="2020-04-04T19:12:00Z">
        <w:r>
          <w:rPr>
            <w:rFonts w:hint="eastAsia"/>
          </w:rPr>
          <w:t>鞭來襲，順便將鐵棒往那青年砸去。</w:t>
        </w:r>
      </w:ins>
    </w:p>
    <w:p w:rsidR="000F0075" w:rsidRDefault="000E78DF">
      <w:pPr>
        <w:pStyle w:val="12"/>
        <w:spacing w:after="240"/>
        <w:ind w:leftChars="0" w:left="0"/>
        <w:rPr>
          <w:ins w:id="4053" w:author="Administrator" w:date="2020-04-04T19:12:00Z"/>
        </w:rPr>
        <w:pPrChange w:id="4054" w:author="Administrator" w:date="2020-04-04T15:20:00Z">
          <w:pPr>
            <w:spacing w:after="240"/>
          </w:pPr>
        </w:pPrChange>
      </w:pPr>
      <w:ins w:id="4055" w:author="Administrator" w:date="2020-04-04T19:12:00Z">
        <w:r>
          <w:rPr>
            <w:rFonts w:hint="eastAsia"/>
          </w:rPr>
          <w:t>那青年身在半空，無力可躲，如果被這棒打到，怕是得廢了一半。</w:t>
        </w:r>
      </w:ins>
    </w:p>
    <w:p w:rsidR="000F0075" w:rsidRDefault="000E78DF">
      <w:pPr>
        <w:pStyle w:val="12"/>
        <w:spacing w:after="240"/>
        <w:ind w:leftChars="0" w:left="0"/>
        <w:rPr>
          <w:ins w:id="4056" w:author="Administrator" w:date="2020-04-04T19:13:00Z"/>
        </w:rPr>
        <w:pPrChange w:id="4057" w:author="Administrator" w:date="2020-04-04T15:20:00Z">
          <w:pPr>
            <w:spacing w:after="240"/>
          </w:pPr>
        </w:pPrChange>
      </w:pPr>
      <w:ins w:id="4058" w:author="Administrator" w:date="2020-04-04T19:12:00Z">
        <w:r>
          <w:rPr>
            <w:rFonts w:hint="eastAsia"/>
          </w:rPr>
          <w:lastRenderedPageBreak/>
          <w:t>李龍飛見狀，心中一急</w:t>
        </w:r>
      </w:ins>
      <w:ins w:id="4059" w:author="Administrator" w:date="2020-04-04T19:13:00Z">
        <w:r>
          <w:rPr>
            <w:rFonts w:hint="eastAsia"/>
          </w:rPr>
          <w:t>，出口提醒道，「小心，他要打過來了。」</w:t>
        </w:r>
      </w:ins>
    </w:p>
    <w:p w:rsidR="000F0075" w:rsidRDefault="000E78DF">
      <w:pPr>
        <w:pStyle w:val="12"/>
        <w:spacing w:after="240"/>
        <w:ind w:leftChars="0" w:left="0"/>
        <w:rPr>
          <w:ins w:id="4060" w:author="Administrator" w:date="2020-04-04T19:14:00Z"/>
        </w:rPr>
        <w:pPrChange w:id="4061" w:author="Administrator" w:date="2020-04-04T15:20:00Z">
          <w:pPr>
            <w:spacing w:after="240"/>
          </w:pPr>
        </w:pPrChange>
      </w:pPr>
      <w:ins w:id="4062" w:author="Administrator" w:date="2020-04-04T19:13:00Z">
        <w:r>
          <w:rPr>
            <w:rFonts w:hint="eastAsia"/>
          </w:rPr>
          <w:t>那白馬上的少女聽言，朝著李龍飛點了點頭，微微一笑，卻是</w:t>
        </w:r>
      </w:ins>
      <w:ins w:id="4063" w:author="Administrator" w:date="2020-04-04T19:14:00Z">
        <w:r>
          <w:rPr>
            <w:rFonts w:hint="eastAsia"/>
          </w:rPr>
          <w:t>毫不擔心。</w:t>
        </w:r>
      </w:ins>
    </w:p>
    <w:p w:rsidR="000F0075" w:rsidRDefault="000E78DF">
      <w:pPr>
        <w:pStyle w:val="12"/>
        <w:spacing w:after="240"/>
        <w:ind w:leftChars="0" w:left="0"/>
        <w:rPr>
          <w:ins w:id="4064" w:author="Administrator" w:date="2020-04-04T19:15:00Z"/>
        </w:rPr>
        <w:pPrChange w:id="4065" w:author="Administrator" w:date="2020-04-04T15:20:00Z">
          <w:pPr>
            <w:spacing w:after="240"/>
          </w:pPr>
        </w:pPrChange>
      </w:pPr>
      <w:ins w:id="4066" w:author="Administrator" w:date="2020-04-04T19:14:00Z">
        <w:r>
          <w:rPr>
            <w:rFonts w:hint="eastAsia"/>
          </w:rPr>
          <w:t>李龍飛見他一笑之下，容如花綻，更顯得嬌艷動人，忍不住發愣，卻是沒有再</w:t>
        </w:r>
      </w:ins>
      <w:ins w:id="4067" w:author="Administrator" w:date="2020-04-04T19:15:00Z">
        <w:r>
          <w:rPr>
            <w:rFonts w:hint="eastAsia"/>
          </w:rPr>
          <w:t>向青年那邊。</w:t>
        </w:r>
      </w:ins>
    </w:p>
    <w:p w:rsidR="000F0075" w:rsidRDefault="000E78DF">
      <w:pPr>
        <w:pStyle w:val="12"/>
        <w:spacing w:after="240"/>
        <w:ind w:leftChars="0" w:left="0"/>
        <w:rPr>
          <w:ins w:id="4068" w:author="Administrator" w:date="2020-04-04T19:16:00Z"/>
        </w:rPr>
        <w:pPrChange w:id="4069" w:author="Administrator" w:date="2020-04-04T15:20:00Z">
          <w:pPr>
            <w:spacing w:after="240"/>
          </w:pPr>
        </w:pPrChange>
      </w:pPr>
      <w:ins w:id="4070" w:author="Administrator" w:date="2020-04-04T19:15:00Z">
        <w:r>
          <w:rPr>
            <w:rFonts w:hint="eastAsia"/>
          </w:rPr>
          <w:t>而此時那青年身在半空，可卻不可思議地朝左邊一點，竟像真的踏在牆上似的，</w:t>
        </w:r>
        <w:r w:rsidR="007A3C79">
          <w:rPr>
            <w:rFonts w:hint="eastAsia"/>
          </w:rPr>
          <w:t>橫</w:t>
        </w:r>
      </w:ins>
      <w:ins w:id="4071" w:author="Administrator" w:date="2020-04-04T19:16:00Z">
        <w:r w:rsidR="007A3C79">
          <w:rPr>
            <w:rFonts w:hint="eastAsia"/>
          </w:rPr>
          <w:t>移了半寸，頓時讓李四的鐵棒給撲了個空。</w:t>
        </w:r>
      </w:ins>
    </w:p>
    <w:p w:rsidR="000F0075" w:rsidRDefault="007A3C79">
      <w:pPr>
        <w:pStyle w:val="12"/>
        <w:spacing w:after="240"/>
        <w:ind w:leftChars="0" w:left="0"/>
        <w:rPr>
          <w:ins w:id="4072" w:author="Administrator" w:date="2020-04-04T19:17:00Z"/>
        </w:rPr>
        <w:pPrChange w:id="4073" w:author="Administrator" w:date="2020-04-04T15:20:00Z">
          <w:pPr>
            <w:spacing w:after="240"/>
          </w:pPr>
        </w:pPrChange>
      </w:pPr>
      <w:ins w:id="4074" w:author="Administrator" w:date="2020-04-04T19:16:00Z">
        <w:r>
          <w:rPr>
            <w:rFonts w:hint="eastAsia"/>
          </w:rPr>
          <w:t>後者臉上滿是驚恐，忍不住脫口而出，「空凌</w:t>
        </w:r>
      </w:ins>
      <w:ins w:id="4075" w:author="Administrator" w:date="2020-04-04T19:17:00Z">
        <w:r>
          <w:rPr>
            <w:rFonts w:hint="eastAsia"/>
          </w:rPr>
          <w:t>鞋！是聚賢山莊之寶空凌鞋！」</w:t>
        </w:r>
      </w:ins>
    </w:p>
    <w:p w:rsidR="000F0075" w:rsidRDefault="007A3C79">
      <w:pPr>
        <w:pStyle w:val="12"/>
        <w:spacing w:after="240"/>
        <w:ind w:leftChars="0" w:left="0"/>
        <w:rPr>
          <w:ins w:id="4076" w:author="Administrator" w:date="2020-04-04T19:21:00Z"/>
        </w:rPr>
        <w:pPrChange w:id="4077" w:author="Administrator" w:date="2020-04-04T15:20:00Z">
          <w:pPr>
            <w:spacing w:after="240"/>
          </w:pPr>
        </w:pPrChange>
      </w:pPr>
      <w:ins w:id="4078" w:author="Administrator" w:date="2020-04-04T19:17:00Z">
        <w:r>
          <w:rPr>
            <w:rFonts w:hint="eastAsia"/>
          </w:rPr>
          <w:t>「不錯，便是空</w:t>
        </w:r>
      </w:ins>
      <w:ins w:id="4079" w:author="Administrator" w:date="2020-04-04T19:18:00Z">
        <w:r>
          <w:rPr>
            <w:rFonts w:hint="eastAsia"/>
          </w:rPr>
          <w:t>凌鞋，你有幸見到此寶，也該是死有瞑目了。」那青年</w:t>
        </w:r>
      </w:ins>
      <w:ins w:id="4080" w:author="Administrator" w:date="2020-04-04T19:20:00Z">
        <w:r>
          <w:rPr>
            <w:rFonts w:hint="eastAsia"/>
          </w:rPr>
          <w:t>臉上露出一絲得意，接著揚鞭一晃，這次，那馬鞭再無</w:t>
        </w:r>
      </w:ins>
      <w:ins w:id="4081" w:author="Administrator" w:date="2020-04-04T19:21:00Z">
        <w:r>
          <w:rPr>
            <w:rFonts w:hint="eastAsia"/>
          </w:rPr>
          <w:t>失手，牢牢纏住了李四的脖子，跟著再凌空一踏，頓時又落回了紅馬身上。</w:t>
        </w:r>
      </w:ins>
    </w:p>
    <w:p w:rsidR="000F0075" w:rsidRDefault="007A3C79">
      <w:pPr>
        <w:pStyle w:val="12"/>
        <w:spacing w:after="240"/>
        <w:ind w:leftChars="0" w:left="0"/>
        <w:rPr>
          <w:ins w:id="4082" w:author="Administrator" w:date="2020-04-04T19:24:00Z"/>
        </w:rPr>
        <w:pPrChange w:id="4083" w:author="Administrator" w:date="2020-04-04T15:20:00Z">
          <w:pPr>
            <w:spacing w:after="240"/>
          </w:pPr>
        </w:pPrChange>
      </w:pPr>
      <w:ins w:id="4084" w:author="Administrator" w:date="2020-04-04T19:21:00Z">
        <w:r>
          <w:rPr>
            <w:rFonts w:hint="eastAsia"/>
          </w:rPr>
          <w:t>這一番交手，</w:t>
        </w:r>
      </w:ins>
      <w:ins w:id="4085" w:author="Administrator" w:date="2020-04-04T19:22:00Z">
        <w:r>
          <w:rPr>
            <w:rFonts w:hint="eastAsia"/>
          </w:rPr>
          <w:t>說來話長，實則一眨眼而已，眾人只覺得眼前一花，那青年便又躍回鞍上，跟著他雙腳一夾，那紅馬立時向旁邊一衝</w:t>
        </w:r>
      </w:ins>
      <w:ins w:id="4086" w:author="Administrator" w:date="2020-04-04T19:23:00Z">
        <w:r>
          <w:rPr>
            <w:rFonts w:hint="eastAsia"/>
          </w:rPr>
          <w:t>，奔馳而去。</w:t>
        </w:r>
      </w:ins>
    </w:p>
    <w:p w:rsidR="000F0075" w:rsidRDefault="007A3C79">
      <w:pPr>
        <w:pStyle w:val="12"/>
        <w:spacing w:after="240"/>
        <w:ind w:leftChars="0" w:left="0"/>
        <w:rPr>
          <w:ins w:id="4087" w:author="Administrator" w:date="2020-04-04T19:25:00Z"/>
        </w:rPr>
        <w:pPrChange w:id="4088" w:author="Administrator" w:date="2020-04-04T15:20:00Z">
          <w:pPr>
            <w:spacing w:after="240"/>
          </w:pPr>
        </w:pPrChange>
      </w:pPr>
      <w:ins w:id="4089" w:author="Administrator" w:date="2020-04-04T19:24:00Z">
        <w:r>
          <w:rPr>
            <w:rFonts w:hint="eastAsia"/>
          </w:rPr>
          <w:t>本來那李四力氣也算不小，就算青年公子真的用馬鞍纏住了他的脖子，一時三刻也未必</w:t>
        </w:r>
      </w:ins>
      <w:ins w:id="4090" w:author="Administrator" w:date="2020-04-04T19:25:00Z">
        <w:r>
          <w:rPr>
            <w:rFonts w:hint="eastAsia"/>
          </w:rPr>
          <w:t>勒得死他。</w:t>
        </w:r>
      </w:ins>
    </w:p>
    <w:p w:rsidR="000F0075" w:rsidRDefault="007A3C79">
      <w:pPr>
        <w:pStyle w:val="12"/>
        <w:spacing w:after="240"/>
        <w:ind w:leftChars="0" w:left="0"/>
        <w:rPr>
          <w:ins w:id="4091" w:author="Administrator" w:date="2020-04-04T19:26:00Z"/>
        </w:rPr>
        <w:pPrChange w:id="4092" w:author="Administrator" w:date="2020-04-04T15:20:00Z">
          <w:pPr>
            <w:spacing w:after="240"/>
          </w:pPr>
        </w:pPrChange>
      </w:pPr>
      <w:ins w:id="4093" w:author="Administrator" w:date="2020-04-04T19:25:00Z">
        <w:r>
          <w:rPr>
            <w:rFonts w:hint="eastAsia"/>
          </w:rPr>
          <w:t>可這青年公子先是引得他躍在半空，使他腳下根基全失，再用馬鞍纏住他的脖子，加上這紅馬的衝力，怕是有千斤之巨，就算</w:t>
        </w:r>
      </w:ins>
      <w:ins w:id="4094" w:author="Administrator" w:date="2020-04-04T19:26:00Z">
        <w:r>
          <w:rPr>
            <w:rFonts w:hint="eastAsia"/>
          </w:rPr>
          <w:t>李四力氣再大，</w:t>
        </w:r>
        <w:r w:rsidR="004F3742">
          <w:rPr>
            <w:rFonts w:hint="eastAsia"/>
          </w:rPr>
          <w:t>也是無處可施。</w:t>
        </w:r>
      </w:ins>
    </w:p>
    <w:p w:rsidR="000F0075" w:rsidRDefault="004F3742">
      <w:pPr>
        <w:pStyle w:val="12"/>
        <w:spacing w:after="240"/>
        <w:ind w:leftChars="0" w:left="0"/>
        <w:rPr>
          <w:ins w:id="4095" w:author="Administrator" w:date="2020-04-04T19:27:00Z"/>
        </w:rPr>
        <w:pPrChange w:id="4096" w:author="Administrator" w:date="2020-04-04T15:20:00Z">
          <w:pPr>
            <w:spacing w:after="240"/>
          </w:pPr>
        </w:pPrChange>
      </w:pPr>
      <w:ins w:id="4097" w:author="Administrator" w:date="2020-04-04T19:26:00Z">
        <w:r>
          <w:rPr>
            <w:rFonts w:hint="eastAsia"/>
          </w:rPr>
          <w:t>頓時被青年像放風箏似的，策馬拉馳，</w:t>
        </w:r>
      </w:ins>
      <w:ins w:id="4098" w:author="Administrator" w:date="2020-04-04T19:27:00Z">
        <w:r>
          <w:rPr>
            <w:rFonts w:hint="eastAsia"/>
          </w:rPr>
          <w:t>蕩在半空掙扎著。</w:t>
        </w:r>
      </w:ins>
    </w:p>
    <w:p w:rsidR="000F0075" w:rsidRDefault="004F3742">
      <w:pPr>
        <w:pStyle w:val="12"/>
        <w:spacing w:after="240"/>
        <w:ind w:leftChars="0" w:left="0"/>
        <w:rPr>
          <w:ins w:id="4099" w:author="Administrator" w:date="2020-04-04T19:29:00Z"/>
        </w:rPr>
        <w:pPrChange w:id="4100" w:author="Administrator" w:date="2020-04-04T15:20:00Z">
          <w:pPr>
            <w:spacing w:after="240"/>
          </w:pPr>
        </w:pPrChange>
      </w:pPr>
      <w:ins w:id="4101" w:author="Administrator" w:date="2020-04-04T19:27:00Z">
        <w:r>
          <w:rPr>
            <w:rFonts w:hint="eastAsia"/>
          </w:rPr>
          <w:t>其他眾人見狀，趕忙要衝上前去相救，</w:t>
        </w:r>
      </w:ins>
      <w:ins w:id="4102" w:author="Administrator" w:date="2020-04-04T19:45:00Z">
        <w:r w:rsidR="009E6B8A">
          <w:rPr>
            <w:rFonts w:hint="eastAsia"/>
          </w:rPr>
          <w:t>可</w:t>
        </w:r>
      </w:ins>
      <w:ins w:id="4103" w:author="Administrator" w:date="2020-04-04T19:27:00Z">
        <w:r>
          <w:rPr>
            <w:rFonts w:hint="eastAsia"/>
          </w:rPr>
          <w:t>那白馬身上的少女卻是嬌叱一聲，一條馬鞭舞得</w:t>
        </w:r>
      </w:ins>
      <w:ins w:id="4104" w:author="Administrator" w:date="2020-04-04T19:28:00Z">
        <w:r>
          <w:rPr>
            <w:rFonts w:hint="eastAsia"/>
          </w:rPr>
          <w:t>不</w:t>
        </w:r>
      </w:ins>
      <w:ins w:id="4105" w:author="Administrator" w:date="2020-04-04T19:27:00Z">
        <w:r>
          <w:rPr>
            <w:rFonts w:hint="eastAsia"/>
          </w:rPr>
          <w:t>比方才青年</w:t>
        </w:r>
      </w:ins>
      <w:ins w:id="4106" w:author="Administrator" w:date="2020-04-04T19:28:00Z">
        <w:r>
          <w:rPr>
            <w:rFonts w:hint="eastAsia"/>
          </w:rPr>
          <w:t>來得差，將剩下的混混東</w:t>
        </w:r>
      </w:ins>
      <w:ins w:id="4107" w:author="Administrator" w:date="2020-04-04T19:29:00Z">
        <w:r>
          <w:rPr>
            <w:rFonts w:hint="eastAsia"/>
          </w:rPr>
          <w:t>抽一記，西鞭一招，打得是四處奔跑，無法上前救援。</w:t>
        </w:r>
      </w:ins>
    </w:p>
    <w:p w:rsidR="000F0075" w:rsidRDefault="004F3742">
      <w:pPr>
        <w:pStyle w:val="12"/>
        <w:spacing w:after="240"/>
        <w:ind w:leftChars="0" w:left="0"/>
        <w:rPr>
          <w:ins w:id="4108" w:author="Administrator" w:date="2020-04-04T19:46:00Z"/>
        </w:rPr>
        <w:pPrChange w:id="4109" w:author="Administrator" w:date="2020-04-04T15:20:00Z">
          <w:pPr>
            <w:spacing w:after="240"/>
          </w:pPr>
        </w:pPrChange>
      </w:pPr>
      <w:ins w:id="4110" w:author="Administrator" w:date="2020-04-04T19:29:00Z">
        <w:r>
          <w:rPr>
            <w:rFonts w:hint="eastAsia"/>
          </w:rPr>
          <w:t>等到那青年策馬繞了村子一圈，撲撲回來時，馬鞭上的李四早已七</w:t>
        </w:r>
      </w:ins>
      <w:ins w:id="4111" w:author="Administrator" w:date="2020-04-04T19:30:00Z">
        <w:r>
          <w:rPr>
            <w:rFonts w:hint="eastAsia"/>
          </w:rPr>
          <w:t>孔流血，死得不能再死，扔在</w:t>
        </w:r>
      </w:ins>
      <w:ins w:id="4112" w:author="Administrator" w:date="2020-04-04T19:46:00Z">
        <w:r w:rsidR="009E6B8A">
          <w:rPr>
            <w:rFonts w:hint="eastAsia"/>
          </w:rPr>
          <w:t>了</w:t>
        </w:r>
      </w:ins>
      <w:ins w:id="4113" w:author="Administrator" w:date="2020-04-04T19:30:00Z">
        <w:r>
          <w:rPr>
            <w:rFonts w:hint="eastAsia"/>
          </w:rPr>
          <w:t>地上，再也無法作惡</w:t>
        </w:r>
      </w:ins>
      <w:ins w:id="4114" w:author="Administrator" w:date="2020-04-04T19:46:00Z">
        <w:r w:rsidR="009E6B8A">
          <w:rPr>
            <w:rFonts w:hint="eastAsia"/>
          </w:rPr>
          <w:t>了</w:t>
        </w:r>
      </w:ins>
      <w:ins w:id="4115" w:author="Administrator" w:date="2020-04-04T19:30:00Z">
        <w:r>
          <w:rPr>
            <w:rFonts w:hint="eastAsia"/>
          </w:rPr>
          <w:t>。</w:t>
        </w:r>
      </w:ins>
    </w:p>
    <w:p w:rsidR="000F0075" w:rsidRDefault="009E6B8A">
      <w:pPr>
        <w:pStyle w:val="12"/>
        <w:spacing w:after="240"/>
        <w:ind w:leftChars="0" w:left="0"/>
        <w:rPr>
          <w:ins w:id="4116" w:author="Administrator" w:date="2020-04-04T19:53:00Z"/>
        </w:rPr>
        <w:pPrChange w:id="4117" w:author="Administrator" w:date="2020-04-04T15:20:00Z">
          <w:pPr>
            <w:spacing w:after="240"/>
          </w:pPr>
        </w:pPrChange>
      </w:pPr>
      <w:ins w:id="4118" w:author="Administrator" w:date="2020-04-04T19:47:00Z">
        <w:r>
          <w:rPr>
            <w:rFonts w:hint="eastAsia"/>
          </w:rPr>
          <w:t>餘下的那些混混見狀，知道再不跑就沒機會活命，也不知道是誰</w:t>
        </w:r>
      </w:ins>
      <w:ins w:id="4119" w:author="Administrator" w:date="2020-04-04T19:49:00Z">
        <w:r>
          <w:rPr>
            <w:rFonts w:hint="eastAsia"/>
          </w:rPr>
          <w:t>發</w:t>
        </w:r>
      </w:ins>
      <w:ins w:id="4120" w:author="Administrator" w:date="2020-04-04T19:47:00Z">
        <w:r>
          <w:rPr>
            <w:rFonts w:hint="eastAsia"/>
          </w:rPr>
          <w:t>一聲喊，</w:t>
        </w:r>
      </w:ins>
      <w:ins w:id="4121" w:author="Administrator" w:date="2020-04-04T19:49:00Z">
        <w:r>
          <w:rPr>
            <w:rFonts w:hint="eastAsia"/>
          </w:rPr>
          <w:t>轉眼間就跑得乾乾淨</w:t>
        </w:r>
      </w:ins>
      <w:ins w:id="4122" w:author="Administrator" w:date="2020-04-04T19:50:00Z">
        <w:r>
          <w:rPr>
            <w:rFonts w:hint="eastAsia"/>
          </w:rPr>
          <w:t>淨，再也沒有來時的那樣風光，就連馬匹，也</w:t>
        </w:r>
      </w:ins>
      <w:ins w:id="4123" w:author="Administrator" w:date="2020-04-04T19:53:00Z">
        <w:r>
          <w:rPr>
            <w:rFonts w:hint="eastAsia"/>
          </w:rPr>
          <w:t>忘了拿走，遺留在那獨自啃著草根。</w:t>
        </w:r>
      </w:ins>
    </w:p>
    <w:p w:rsidR="000F0075" w:rsidRDefault="00686BED">
      <w:pPr>
        <w:pStyle w:val="12"/>
        <w:spacing w:after="240"/>
        <w:ind w:leftChars="0" w:left="0"/>
        <w:rPr>
          <w:ins w:id="4124" w:author="Administrator" w:date="2020-04-04T19:59:00Z"/>
        </w:rPr>
        <w:pPrChange w:id="4125" w:author="Administrator" w:date="2020-04-04T15:20:00Z">
          <w:pPr>
            <w:spacing w:after="240"/>
          </w:pPr>
        </w:pPrChange>
      </w:pPr>
      <w:ins w:id="4126" w:author="Administrator" w:date="2020-04-04T19:58:00Z">
        <w:r>
          <w:rPr>
            <w:rFonts w:hint="eastAsia"/>
          </w:rPr>
          <w:t>經此一變，原本被圍著等死的李龍飛，此時雖然依舊</w:t>
        </w:r>
      </w:ins>
      <w:ins w:id="4127" w:author="Administrator" w:date="2020-04-04T19:59:00Z">
        <w:r>
          <w:rPr>
            <w:rFonts w:hint="eastAsia"/>
          </w:rPr>
          <w:t>身上狼狽，可卻沒了威脅，他轉念一想，往村裡一角走去。</w:t>
        </w:r>
      </w:ins>
    </w:p>
    <w:p w:rsidR="000F0075" w:rsidRDefault="00686BED">
      <w:pPr>
        <w:pStyle w:val="12"/>
        <w:spacing w:after="240"/>
        <w:ind w:leftChars="0" w:left="0"/>
        <w:rPr>
          <w:ins w:id="4128" w:author="Administrator" w:date="2020-04-04T20:00:00Z"/>
        </w:rPr>
        <w:pPrChange w:id="4129" w:author="Administrator" w:date="2020-04-04T15:20:00Z">
          <w:pPr>
            <w:spacing w:after="240"/>
          </w:pPr>
        </w:pPrChange>
      </w:pPr>
      <w:ins w:id="4130" w:author="Administrator" w:date="2020-04-04T19:59:00Z">
        <w:r>
          <w:rPr>
            <w:rFonts w:hint="eastAsia"/>
          </w:rPr>
          <w:t>只見地上一人躺著，</w:t>
        </w:r>
      </w:ins>
      <w:ins w:id="4131" w:author="Administrator" w:date="2020-04-04T20:00:00Z">
        <w:r>
          <w:rPr>
            <w:rFonts w:hint="eastAsia"/>
          </w:rPr>
          <w:t>身上佈滿血跡，張大了眼，滿臉的憤怒與驚怒，直到死前仍是不解為何生前小時一起玩耍的同伴會狠下心來殺了自己。</w:t>
        </w:r>
      </w:ins>
    </w:p>
    <w:p w:rsidR="000F0075" w:rsidRDefault="00686BED">
      <w:pPr>
        <w:pStyle w:val="12"/>
        <w:spacing w:after="240"/>
        <w:ind w:leftChars="0" w:left="0"/>
        <w:rPr>
          <w:ins w:id="4132" w:author="Administrator" w:date="2020-04-04T20:01:00Z"/>
        </w:rPr>
        <w:pPrChange w:id="4133" w:author="Administrator" w:date="2020-04-04T15:20:00Z">
          <w:pPr>
            <w:spacing w:after="240"/>
          </w:pPr>
        </w:pPrChange>
      </w:pPr>
      <w:ins w:id="4134" w:author="Administrator" w:date="2020-04-04T20:00:00Z">
        <w:r>
          <w:rPr>
            <w:rFonts w:hint="eastAsia"/>
          </w:rPr>
          <w:lastRenderedPageBreak/>
          <w:t>「</w:t>
        </w:r>
      </w:ins>
      <w:ins w:id="4135" w:author="Administrator" w:date="2020-04-04T20:01:00Z">
        <w:r>
          <w:rPr>
            <w:rFonts w:hint="eastAsia"/>
          </w:rPr>
          <w:t>雖然我不知道你叫甚麼</w:t>
        </w:r>
      </w:ins>
      <w:ins w:id="4136" w:author="Administrator" w:date="2020-04-04T20:00:00Z">
        <w:r>
          <w:rPr>
            <w:rFonts w:hint="eastAsia"/>
          </w:rPr>
          <w:t>…</w:t>
        </w:r>
      </w:ins>
      <w:ins w:id="4137" w:author="Administrator" w:date="2020-04-04T20:01:00Z">
        <w:r>
          <w:rPr>
            <w:rFonts w:hint="eastAsia"/>
          </w:rPr>
          <w:t>但你安心去吧…村子裡沒事了…」</w:t>
        </w:r>
      </w:ins>
    </w:p>
    <w:p w:rsidR="000F0075" w:rsidRDefault="00686BED">
      <w:pPr>
        <w:pStyle w:val="12"/>
        <w:spacing w:after="240"/>
        <w:ind w:leftChars="0" w:left="0"/>
        <w:rPr>
          <w:ins w:id="4138" w:author="Administrator" w:date="2020-04-04T20:02:00Z"/>
        </w:rPr>
        <w:pPrChange w:id="4139" w:author="Administrator" w:date="2020-04-04T15:20:00Z">
          <w:pPr>
            <w:spacing w:after="240"/>
          </w:pPr>
        </w:pPrChange>
      </w:pPr>
      <w:ins w:id="4140" w:author="Administrator" w:date="2020-04-04T20:01:00Z">
        <w:r>
          <w:rPr>
            <w:rFonts w:hint="eastAsia"/>
          </w:rPr>
          <w:t>看著地上那叫鐵牛的農漢屍體</w:t>
        </w:r>
      </w:ins>
      <w:ins w:id="4141" w:author="Administrator" w:date="2020-04-04T20:02:00Z">
        <w:r>
          <w:rPr>
            <w:rFonts w:hint="eastAsia"/>
          </w:rPr>
          <w:t>，李龍飛默默在心中唸了唸，伸手顫抖著將對方眼皮給闔上。</w:t>
        </w:r>
      </w:ins>
    </w:p>
    <w:p w:rsidR="000F0075" w:rsidRDefault="00686BED">
      <w:pPr>
        <w:pStyle w:val="12"/>
        <w:spacing w:after="240"/>
        <w:ind w:leftChars="0" w:left="0"/>
        <w:rPr>
          <w:ins w:id="4142" w:author="Administrator" w:date="2020-04-04T20:03:00Z"/>
        </w:rPr>
        <w:pPrChange w:id="4143" w:author="Administrator" w:date="2020-04-04T15:20:00Z">
          <w:pPr>
            <w:spacing w:after="240"/>
          </w:pPr>
        </w:pPrChange>
      </w:pPr>
      <w:ins w:id="4144" w:author="Administrator" w:date="2020-04-04T20:02:00Z">
        <w:r>
          <w:rPr>
            <w:rFonts w:hint="eastAsia"/>
          </w:rPr>
          <w:t>這是他第二次見到死人了，第一次印象中是他的父親，那年，為了他而死，眼下這名鐵牛</w:t>
        </w:r>
      </w:ins>
      <w:ins w:id="4145" w:author="Administrator" w:date="2020-04-04T20:03:00Z">
        <w:r>
          <w:rPr>
            <w:rFonts w:hint="eastAsia"/>
          </w:rPr>
          <w:t>農漢，雖然無親無故，但李龍飛還是對他的行為很是敬重。</w:t>
        </w:r>
      </w:ins>
    </w:p>
    <w:p w:rsidR="000F0075" w:rsidRDefault="00686BED">
      <w:pPr>
        <w:pStyle w:val="12"/>
        <w:spacing w:after="240"/>
        <w:ind w:leftChars="0" w:left="0"/>
        <w:rPr>
          <w:ins w:id="4146" w:author="Administrator" w:date="2020-03-21T13:03:00Z"/>
        </w:rPr>
        <w:pPrChange w:id="4147" w:author="Administrator" w:date="2020-04-04T15:20:00Z">
          <w:pPr>
            <w:spacing w:after="240"/>
          </w:pPr>
        </w:pPrChange>
      </w:pPr>
      <w:ins w:id="4148" w:author="Administrator" w:date="2020-04-04T20:03:00Z">
        <w:r>
          <w:rPr>
            <w:rFonts w:hint="eastAsia"/>
          </w:rPr>
          <w:t>在他身後，一個聲音喊起，「</w:t>
        </w:r>
      </w:ins>
      <w:ins w:id="4149" w:author="Administrator" w:date="2020-04-04T20:04:00Z">
        <w:r>
          <w:rPr>
            <w:rFonts w:hint="eastAsia"/>
          </w:rPr>
          <w:t>…我們終究來晚了一步</w:t>
        </w:r>
      </w:ins>
      <w:ins w:id="4150" w:author="Administrator" w:date="2020-04-04T20:05:00Z">
        <w:r>
          <w:rPr>
            <w:rFonts w:hint="eastAsia"/>
          </w:rPr>
          <w:t>，沒能救到這位壯漢，可惜了。不知</w:t>
        </w:r>
      </w:ins>
      <w:ins w:id="4151" w:author="Administrator" w:date="2020-04-04T20:03:00Z">
        <w:r>
          <w:rPr>
            <w:rFonts w:hint="eastAsia"/>
          </w:rPr>
          <w:t>這位</w:t>
        </w:r>
      </w:ins>
      <w:ins w:id="4152" w:author="Administrator" w:date="2020-04-04T20:11:00Z">
        <w:r w:rsidR="00102E0A">
          <w:rPr>
            <w:rFonts w:hint="eastAsia"/>
          </w:rPr>
          <w:t>少俠</w:t>
        </w:r>
      </w:ins>
      <w:ins w:id="4153" w:author="Administrator" w:date="2020-04-04T20:04:00Z">
        <w:r>
          <w:rPr>
            <w:rFonts w:hint="eastAsia"/>
          </w:rPr>
          <w:t>如何稱呼？</w:t>
        </w:r>
      </w:ins>
      <w:ins w:id="4154" w:author="Administrator" w:date="2020-04-04T20:05:00Z">
        <w:r>
          <w:rPr>
            <w:rFonts w:hint="eastAsia"/>
          </w:rPr>
          <w:t>何處人士？」</w:t>
        </w:r>
      </w:ins>
    </w:p>
    <w:p w:rsidR="000F0075" w:rsidRDefault="00E910A9">
      <w:pPr>
        <w:pStyle w:val="12"/>
        <w:numPr>
          <w:ilvl w:val="0"/>
          <w:numId w:val="1"/>
        </w:numPr>
        <w:spacing w:after="240"/>
        <w:ind w:leftChars="0" w:left="357" w:hanging="357"/>
        <w:outlineLvl w:val="0"/>
        <w:rPr>
          <w:ins w:id="4155" w:author="Administrator" w:date="2020-04-04T20:14:00Z"/>
        </w:rPr>
        <w:pPrChange w:id="4156" w:author="Administrator" w:date="2019-08-18T15:37:00Z">
          <w:pPr>
            <w:spacing w:after="240"/>
          </w:pPr>
        </w:pPrChange>
      </w:pPr>
      <w:ins w:id="4157" w:author="Administrator" w:date="2020-03-21T13:03:00Z">
        <w:r>
          <w:rPr>
            <w:rFonts w:hint="eastAsia"/>
          </w:rPr>
          <w:t>人心人性</w:t>
        </w:r>
      </w:ins>
    </w:p>
    <w:p w:rsidR="00102E0A" w:rsidRDefault="00102E0A" w:rsidP="00102E0A">
      <w:pPr>
        <w:pStyle w:val="12"/>
        <w:spacing w:after="240"/>
        <w:ind w:leftChars="0" w:left="0"/>
        <w:rPr>
          <w:ins w:id="4158" w:author="Administrator" w:date="2020-04-04T20:14:00Z"/>
        </w:rPr>
      </w:pPr>
      <w:ins w:id="4159" w:author="Administrator" w:date="2020-04-04T20:14:00Z">
        <w:r>
          <w:rPr>
            <w:rFonts w:hint="eastAsia"/>
          </w:rPr>
          <w:t>李龍飛轉過頭去，只見</w:t>
        </w:r>
      </w:ins>
      <w:ins w:id="4160" w:author="Administrator" w:date="2020-04-04T22:27:00Z">
        <w:r w:rsidR="002D47CB">
          <w:rPr>
            <w:rFonts w:hint="eastAsia"/>
          </w:rPr>
          <w:t>那兩名青年少女已經下馬，逕自走近過來，</w:t>
        </w:r>
      </w:ins>
      <w:ins w:id="4161" w:author="Administrator" w:date="2020-04-04T22:28:00Z">
        <w:r w:rsidR="002D47CB">
          <w:rPr>
            <w:rFonts w:hint="eastAsia"/>
          </w:rPr>
          <w:t>方才正是那名青年說話，他</w:t>
        </w:r>
      </w:ins>
      <w:ins w:id="4162" w:author="Administrator" w:date="2020-04-04T20:14:00Z">
        <w:r w:rsidR="002D47CB">
          <w:rPr>
            <w:rFonts w:hint="eastAsia"/>
          </w:rPr>
          <w:t>臉上</w:t>
        </w:r>
      </w:ins>
      <w:ins w:id="4163" w:author="Administrator" w:date="2020-04-04T22:29:00Z">
        <w:r w:rsidR="002D47CB">
          <w:rPr>
            <w:rFonts w:hint="eastAsia"/>
          </w:rPr>
          <w:t>笑容</w:t>
        </w:r>
      </w:ins>
      <w:ins w:id="4164" w:author="Administrator" w:date="2020-04-04T22:28:00Z">
        <w:r w:rsidR="002D47CB">
          <w:rPr>
            <w:rFonts w:hint="eastAsia"/>
          </w:rPr>
          <w:t>很是</w:t>
        </w:r>
      </w:ins>
      <w:ins w:id="4165" w:author="Administrator" w:date="2020-04-04T22:29:00Z">
        <w:r w:rsidR="002D47CB">
          <w:rPr>
            <w:rFonts w:hint="eastAsia"/>
          </w:rPr>
          <w:t>誠懇，後頭的少女也是面帶微笑</w:t>
        </w:r>
      </w:ins>
      <w:ins w:id="4166" w:author="Administrator" w:date="2020-04-04T20:14:00Z">
        <w:r>
          <w:rPr>
            <w:rFonts w:hint="eastAsia"/>
          </w:rPr>
          <w:t>，</w:t>
        </w:r>
      </w:ins>
      <w:ins w:id="4167" w:author="Administrator" w:date="2020-04-04T22:29:00Z">
        <w:r w:rsidR="002D47CB">
          <w:rPr>
            <w:rFonts w:hint="eastAsia"/>
          </w:rPr>
          <w:t>這就</w:t>
        </w:r>
      </w:ins>
      <w:ins w:id="4168" w:author="Administrator" w:date="2020-04-04T20:14:00Z">
        <w:r>
          <w:rPr>
            <w:rFonts w:hint="eastAsia"/>
          </w:rPr>
          <w:t>讓他有些受驚若寵。</w:t>
        </w:r>
      </w:ins>
    </w:p>
    <w:p w:rsidR="00102E0A" w:rsidRDefault="00102E0A" w:rsidP="00102E0A">
      <w:pPr>
        <w:pStyle w:val="12"/>
        <w:spacing w:after="240"/>
        <w:ind w:leftChars="0" w:left="0"/>
        <w:rPr>
          <w:ins w:id="4169" w:author="Administrator" w:date="2020-04-04T20:14:00Z"/>
        </w:rPr>
      </w:pPr>
      <w:ins w:id="4170" w:author="Administrator" w:date="2020-04-04T20:14:00Z">
        <w:r>
          <w:rPr>
            <w:rFonts w:hint="eastAsia"/>
          </w:rPr>
          <w:t>「我…我不是甚麼少俠，只是路過…路過而已…卻沒想到</w:t>
        </w:r>
      </w:ins>
      <w:ins w:id="4171" w:author="Administrator" w:date="2020-04-04T22:27:00Z">
        <w:r w:rsidR="002D47CB">
          <w:rPr>
            <w:rFonts w:hint="eastAsia"/>
          </w:rPr>
          <w:t>自己</w:t>
        </w:r>
      </w:ins>
      <w:ins w:id="4172" w:author="Administrator" w:date="2020-04-04T20:14:00Z">
        <w:r>
          <w:rPr>
            <w:rFonts w:hint="eastAsia"/>
          </w:rPr>
          <w:t>反而</w:t>
        </w:r>
      </w:ins>
      <w:ins w:id="4173" w:author="Administrator" w:date="2020-04-04T22:27:00Z">
        <w:r w:rsidR="002D47CB">
          <w:rPr>
            <w:rFonts w:hint="eastAsia"/>
          </w:rPr>
          <w:t>…</w:t>
        </w:r>
      </w:ins>
      <w:ins w:id="4174" w:author="Administrator" w:date="2020-04-04T20:14:00Z">
        <w:r>
          <w:rPr>
            <w:rFonts w:hint="eastAsia"/>
          </w:rPr>
          <w:t>差點…還得多謝兩位的救命之恩。」李龍飛見到對方衣衫乾淨，容貌俊朗，反觀自己這些日子以來，身上的華服早已換下，此時穿得還是當時去典當所換來的粗布衫，不由得一陣臉紅，有些靦腆地說道。</w:t>
        </w:r>
      </w:ins>
    </w:p>
    <w:p w:rsidR="00102E0A" w:rsidRDefault="00102E0A" w:rsidP="00102E0A">
      <w:pPr>
        <w:pStyle w:val="12"/>
        <w:spacing w:after="240"/>
        <w:ind w:leftChars="0" w:left="0"/>
        <w:rPr>
          <w:ins w:id="4175" w:author="Administrator" w:date="2020-04-04T20:14:00Z"/>
        </w:rPr>
      </w:pPr>
      <w:ins w:id="4176" w:author="Administrator" w:date="2020-04-04T20:14:00Z">
        <w:r>
          <w:rPr>
            <w:rFonts w:hint="eastAsia"/>
          </w:rPr>
          <w:t>若非自己也曾是大戶人家出生，恐怕現在早已自形慚愧，不敢直視對方了。</w:t>
        </w:r>
      </w:ins>
    </w:p>
    <w:p w:rsidR="00102E0A" w:rsidRDefault="00102E0A" w:rsidP="00102E0A">
      <w:pPr>
        <w:pStyle w:val="12"/>
        <w:spacing w:after="240"/>
        <w:ind w:leftChars="0" w:left="0"/>
        <w:rPr>
          <w:ins w:id="4177" w:author="Administrator" w:date="2020-04-04T20:14:00Z"/>
        </w:rPr>
      </w:pPr>
      <w:ins w:id="4178" w:author="Administrator" w:date="2020-04-04T20:14:00Z">
        <w:r>
          <w:rPr>
            <w:rFonts w:hint="eastAsia"/>
          </w:rPr>
          <w:t>「哪兒的話，少俠武藝不低，方才純粹是對方人多勢眾，一時佔了上風；就算我倆不出手，相信再過一陣，少俠也能突敵而出，絕無問題</w:t>
        </w:r>
      </w:ins>
      <w:ins w:id="4179" w:author="Administrator" w:date="2020-04-04T20:16:00Z">
        <w:r w:rsidR="007E548E">
          <w:rPr>
            <w:rFonts w:hint="eastAsia"/>
          </w:rPr>
          <w:t>…</w:t>
        </w:r>
      </w:ins>
      <w:ins w:id="4180" w:author="Administrator" w:date="2020-04-04T20:14:00Z">
        <w:r>
          <w:rPr>
            <w:rFonts w:hint="eastAsia"/>
          </w:rPr>
          <w:t>」</w:t>
        </w:r>
      </w:ins>
    </w:p>
    <w:p w:rsidR="00102E0A" w:rsidRDefault="00102E0A" w:rsidP="00102E0A">
      <w:pPr>
        <w:pStyle w:val="12"/>
        <w:spacing w:after="240"/>
        <w:ind w:leftChars="0" w:left="0"/>
        <w:rPr>
          <w:ins w:id="4181" w:author="Administrator" w:date="2020-04-04T20:15:00Z"/>
        </w:rPr>
      </w:pPr>
      <w:ins w:id="4182" w:author="Administrator" w:date="2020-04-04T20:14:00Z">
        <w:r>
          <w:rPr>
            <w:rFonts w:hint="eastAsia"/>
          </w:rPr>
          <w:t>這番話既是恭維，又給了李龍飛臺階</w:t>
        </w:r>
      </w:ins>
      <w:ins w:id="4183" w:author="Administrator" w:date="2020-04-04T20:15:00Z">
        <w:r>
          <w:rPr>
            <w:rFonts w:hint="eastAsia"/>
          </w:rPr>
          <w:t>下，頓時讓李龍飛有些飄飄然。</w:t>
        </w:r>
      </w:ins>
    </w:p>
    <w:p w:rsidR="00102E0A" w:rsidRDefault="00102E0A" w:rsidP="00102E0A">
      <w:pPr>
        <w:pStyle w:val="12"/>
        <w:spacing w:after="240"/>
        <w:ind w:leftChars="0" w:left="0"/>
        <w:rPr>
          <w:ins w:id="4184" w:author="Administrator" w:date="2020-04-04T20:16:00Z"/>
        </w:rPr>
      </w:pPr>
      <w:ins w:id="4185" w:author="Administrator" w:date="2020-04-04T20:15:00Z">
        <w:r>
          <w:rPr>
            <w:rFonts w:hint="eastAsia"/>
          </w:rPr>
          <w:t>不過他畢竟離家了一段時間，知道對方這番話當中有幾分真假，於是</w:t>
        </w:r>
        <w:r w:rsidR="007E548E">
          <w:rPr>
            <w:rFonts w:hint="eastAsia"/>
          </w:rPr>
          <w:t>並沒有全盤</w:t>
        </w:r>
      </w:ins>
      <w:ins w:id="4186" w:author="Administrator" w:date="2020-04-04T20:16:00Z">
        <w:r w:rsidR="007E548E">
          <w:rPr>
            <w:rFonts w:hint="eastAsia"/>
          </w:rPr>
          <w:t>接受，而是自嘲地乾笑兩聲，沒有答話。</w:t>
        </w:r>
      </w:ins>
    </w:p>
    <w:p w:rsidR="007E548E" w:rsidRDefault="007E548E" w:rsidP="00102E0A">
      <w:pPr>
        <w:pStyle w:val="12"/>
        <w:spacing w:after="240"/>
        <w:ind w:leftChars="0" w:left="0"/>
        <w:rPr>
          <w:ins w:id="4187" w:author="Administrator" w:date="2020-04-04T20:28:00Z"/>
        </w:rPr>
      </w:pPr>
      <w:ins w:id="4188" w:author="Administrator" w:date="2020-04-04T20:16:00Z">
        <w:r>
          <w:rPr>
            <w:rFonts w:hint="eastAsia"/>
          </w:rPr>
          <w:t>那青年卻當作沒有聽到，繼續說道，「</w:t>
        </w:r>
      </w:ins>
      <w:ins w:id="4189" w:author="Administrator" w:date="2020-04-04T20:21:00Z">
        <w:r>
          <w:rPr>
            <w:rFonts w:hint="eastAsia"/>
          </w:rPr>
          <w:t>…</w:t>
        </w:r>
      </w:ins>
      <w:ins w:id="4190" w:author="Administrator" w:date="2020-04-04T20:16:00Z">
        <w:r>
          <w:rPr>
            <w:rFonts w:hint="eastAsia"/>
          </w:rPr>
          <w:t>這風</w:t>
        </w:r>
      </w:ins>
      <w:ins w:id="4191" w:author="Administrator" w:date="2020-04-04T20:24:00Z">
        <w:r>
          <w:rPr>
            <w:rFonts w:hint="eastAsia"/>
          </w:rPr>
          <w:t>雷</w:t>
        </w:r>
      </w:ins>
      <w:ins w:id="4192" w:author="Administrator" w:date="2020-04-04T20:16:00Z">
        <w:r>
          <w:rPr>
            <w:rFonts w:hint="eastAsia"/>
          </w:rPr>
          <w:t>幫</w:t>
        </w:r>
      </w:ins>
      <w:ins w:id="4193" w:author="Administrator" w:date="2020-04-04T20:22:00Z">
        <w:r>
          <w:rPr>
            <w:rFonts w:hint="eastAsia"/>
          </w:rPr>
          <w:t>近年來是越來越過份了，</w:t>
        </w:r>
      </w:ins>
      <w:ins w:id="4194" w:author="Administrator" w:date="2020-04-04T20:26:00Z">
        <w:r w:rsidR="00BE71B3">
          <w:rPr>
            <w:rFonts w:hint="eastAsia"/>
          </w:rPr>
          <w:t>以往只是強搶民糧，今天居然</w:t>
        </w:r>
      </w:ins>
      <w:ins w:id="4195" w:author="Administrator" w:date="2020-04-04T20:27:00Z">
        <w:r w:rsidR="00BE71B3">
          <w:rPr>
            <w:rFonts w:hint="eastAsia"/>
          </w:rPr>
          <w:t>還敢拿刀殺人，若不是我義父事先叫我過來，怕是這青牛村內死的不只這名壯漢而已</w:t>
        </w:r>
      </w:ins>
      <w:ins w:id="4196" w:author="Administrator" w:date="2020-04-04T20:28:00Z">
        <w:r w:rsidR="00BE71B3">
          <w:rPr>
            <w:rFonts w:hint="eastAsia"/>
          </w:rPr>
          <w:t>…」</w:t>
        </w:r>
      </w:ins>
    </w:p>
    <w:p w:rsidR="00BE71B3" w:rsidRDefault="00BE71B3" w:rsidP="00102E0A">
      <w:pPr>
        <w:pStyle w:val="12"/>
        <w:spacing w:after="240"/>
        <w:ind w:leftChars="0" w:left="0"/>
        <w:rPr>
          <w:ins w:id="4197" w:author="Administrator" w:date="2020-04-04T20:35:00Z"/>
        </w:rPr>
      </w:pPr>
      <w:ins w:id="4198" w:author="Administrator" w:date="2020-04-04T20:35:00Z">
        <w:r>
          <w:rPr>
            <w:rFonts w:hint="eastAsia"/>
          </w:rPr>
          <w:t>李龍飛聽到這裡，臉上頓時又黯淡了幾分。</w:t>
        </w:r>
      </w:ins>
    </w:p>
    <w:p w:rsidR="00BE71B3" w:rsidRDefault="00BE71B3" w:rsidP="00102E0A">
      <w:pPr>
        <w:pStyle w:val="12"/>
        <w:spacing w:after="240"/>
        <w:ind w:leftChars="0" w:left="0"/>
        <w:rPr>
          <w:ins w:id="4199" w:author="Administrator" w:date="2020-04-04T20:36:00Z"/>
        </w:rPr>
      </w:pPr>
      <w:ins w:id="4200" w:author="Administrator" w:date="2020-04-04T20:35:00Z">
        <w:r>
          <w:rPr>
            <w:rFonts w:hint="eastAsia"/>
          </w:rPr>
          <w:t>在他心中，雖曾聽說過</w:t>
        </w:r>
      </w:ins>
      <w:ins w:id="4201" w:author="Administrator" w:date="2020-04-04T20:36:00Z">
        <w:r w:rsidR="00AE5946">
          <w:rPr>
            <w:rFonts w:hint="eastAsia"/>
          </w:rPr>
          <w:t>一些江湖</w:t>
        </w:r>
      </w:ins>
      <w:ins w:id="4202" w:author="Administrator" w:date="2020-04-04T20:35:00Z">
        <w:r>
          <w:rPr>
            <w:rFonts w:hint="eastAsia"/>
          </w:rPr>
          <w:t>幫</w:t>
        </w:r>
      </w:ins>
      <w:ins w:id="4203" w:author="Administrator" w:date="2020-04-04T20:36:00Z">
        <w:r w:rsidR="00AE5946">
          <w:rPr>
            <w:rFonts w:hint="eastAsia"/>
          </w:rPr>
          <w:t>派之事，可實際體驗之後，才真正了解一般農民的困苦。</w:t>
        </w:r>
      </w:ins>
    </w:p>
    <w:p w:rsidR="00AE5946" w:rsidRPr="00BE71B3" w:rsidRDefault="00AE5946" w:rsidP="00102E0A">
      <w:pPr>
        <w:pStyle w:val="12"/>
        <w:spacing w:after="240"/>
        <w:ind w:leftChars="0" w:left="0"/>
        <w:rPr>
          <w:ins w:id="4204" w:author="Administrator" w:date="2020-04-04T20:14:00Z"/>
        </w:rPr>
      </w:pPr>
      <w:ins w:id="4205" w:author="Administrator" w:date="2020-04-04T20:36:00Z">
        <w:r>
          <w:rPr>
            <w:rFonts w:hint="eastAsia"/>
          </w:rPr>
          <w:t>再連想到自己以前的</w:t>
        </w:r>
      </w:ins>
      <w:ins w:id="4206" w:author="Administrator" w:date="2020-04-04T20:37:00Z">
        <w:r>
          <w:rPr>
            <w:rFonts w:hint="eastAsia"/>
          </w:rPr>
          <w:t>生活，霎時間，他有一種茫然。</w:t>
        </w:r>
      </w:ins>
    </w:p>
    <w:p w:rsidR="000F0075" w:rsidRDefault="00AE5946">
      <w:pPr>
        <w:pStyle w:val="12"/>
        <w:spacing w:after="240"/>
        <w:ind w:leftChars="0" w:left="0"/>
        <w:rPr>
          <w:ins w:id="4207" w:author="Administrator" w:date="2020-04-04T21:02:00Z"/>
        </w:rPr>
        <w:pPrChange w:id="4208" w:author="Administrator" w:date="2020-04-04T20:14:00Z">
          <w:pPr>
            <w:spacing w:after="240"/>
          </w:pPr>
        </w:pPrChange>
      </w:pPr>
      <w:ins w:id="4209" w:author="Administrator" w:date="2020-04-04T20:37:00Z">
        <w:r>
          <w:rPr>
            <w:rFonts w:hint="eastAsia"/>
          </w:rPr>
          <w:lastRenderedPageBreak/>
          <w:t>那青年不明白他心中所想，見他臉上茫然，以為他是</w:t>
        </w:r>
      </w:ins>
      <w:ins w:id="4210" w:author="Administrator" w:date="2020-04-04T20:38:00Z">
        <w:r>
          <w:rPr>
            <w:rFonts w:hint="eastAsia"/>
          </w:rPr>
          <w:t>在思考別事，話鋒一</w:t>
        </w:r>
      </w:ins>
      <w:ins w:id="4211" w:author="Administrator" w:date="2020-04-04T22:32:00Z">
        <w:r w:rsidR="002D47CB">
          <w:rPr>
            <w:rFonts w:hint="eastAsia"/>
          </w:rPr>
          <w:t>轉突然問</w:t>
        </w:r>
      </w:ins>
      <w:ins w:id="4212" w:author="Administrator" w:date="2020-04-04T20:38:00Z">
        <w:r>
          <w:rPr>
            <w:rFonts w:hint="eastAsia"/>
          </w:rPr>
          <w:t>道，「…這位少俠武藝不低，為人又正派，</w:t>
        </w:r>
      </w:ins>
      <w:ins w:id="4213" w:author="Administrator" w:date="2020-04-04T20:39:00Z">
        <w:r>
          <w:rPr>
            <w:rFonts w:hint="eastAsia"/>
          </w:rPr>
          <w:t>不知道</w:t>
        </w:r>
      </w:ins>
      <w:ins w:id="4214" w:author="Administrator" w:date="2020-04-04T21:02:00Z">
        <w:r w:rsidR="009E2888">
          <w:rPr>
            <w:rFonts w:hint="eastAsia"/>
          </w:rPr>
          <w:t>是師承哪裡呢？」</w:t>
        </w:r>
      </w:ins>
    </w:p>
    <w:p w:rsidR="000F0075" w:rsidRDefault="009E2888">
      <w:pPr>
        <w:pStyle w:val="12"/>
        <w:spacing w:after="240"/>
        <w:ind w:leftChars="0" w:left="0"/>
        <w:rPr>
          <w:ins w:id="4215" w:author="Administrator" w:date="2020-04-04T21:03:00Z"/>
        </w:rPr>
        <w:pPrChange w:id="4216" w:author="Administrator" w:date="2020-04-04T20:14:00Z">
          <w:pPr>
            <w:spacing w:after="240"/>
          </w:pPr>
        </w:pPrChange>
      </w:pPr>
      <w:ins w:id="4217" w:author="Administrator" w:date="2020-04-04T21:03:00Z">
        <w:r>
          <w:rPr>
            <w:rFonts w:hint="eastAsia"/>
          </w:rPr>
          <w:t>「我…我就家學而已…」李龍飛回過神來，淡淡說著。</w:t>
        </w:r>
      </w:ins>
    </w:p>
    <w:p w:rsidR="000F0075" w:rsidRDefault="009E2888">
      <w:pPr>
        <w:pStyle w:val="12"/>
        <w:spacing w:after="240"/>
        <w:ind w:leftChars="0" w:left="0"/>
        <w:rPr>
          <w:ins w:id="4218" w:author="Administrator" w:date="2020-04-04T21:07:00Z"/>
        </w:rPr>
        <w:pPrChange w:id="4219" w:author="Administrator" w:date="2020-04-04T20:14:00Z">
          <w:pPr>
            <w:spacing w:after="240"/>
          </w:pPr>
        </w:pPrChange>
      </w:pPr>
      <w:ins w:id="4220" w:author="Administrator" w:date="2020-04-04T21:03:00Z">
        <w:r>
          <w:rPr>
            <w:rFonts w:hint="eastAsia"/>
          </w:rPr>
          <w:t>「家學…莫非</w:t>
        </w:r>
      </w:ins>
      <w:ins w:id="4221" w:author="Administrator" w:date="2020-04-04T21:06:00Z">
        <w:r>
          <w:rPr>
            <w:rFonts w:hint="eastAsia"/>
          </w:rPr>
          <w:t>府上令尊是名武學高人！」</w:t>
        </w:r>
        <w:r w:rsidR="00AD6F09">
          <w:rPr>
            <w:rFonts w:hint="eastAsia"/>
          </w:rPr>
          <w:t>那青年臉上有些吃驚，心中卻是</w:t>
        </w:r>
      </w:ins>
      <w:ins w:id="4222" w:author="Administrator" w:date="2020-04-04T21:07:00Z">
        <w:r w:rsidR="00AD6F09">
          <w:rPr>
            <w:rFonts w:hint="eastAsia"/>
          </w:rPr>
          <w:t>另外打起了盤算。</w:t>
        </w:r>
      </w:ins>
    </w:p>
    <w:p w:rsidR="000F0075" w:rsidRDefault="00AD6F09">
      <w:pPr>
        <w:pStyle w:val="12"/>
        <w:spacing w:after="240"/>
        <w:ind w:leftChars="0" w:left="0"/>
        <w:rPr>
          <w:ins w:id="4223" w:author="Administrator" w:date="2020-04-04T21:09:00Z"/>
        </w:rPr>
        <w:pPrChange w:id="4224" w:author="Administrator" w:date="2020-04-04T20:14:00Z">
          <w:pPr>
            <w:spacing w:after="240"/>
          </w:pPr>
        </w:pPrChange>
      </w:pPr>
      <w:ins w:id="4225" w:author="Administrator" w:date="2020-04-04T21:07:00Z">
        <w:r>
          <w:rPr>
            <w:rFonts w:hint="eastAsia"/>
          </w:rPr>
          <w:t>「非也…只是我府上</w:t>
        </w:r>
      </w:ins>
      <w:ins w:id="4226" w:author="Administrator" w:date="2020-04-04T21:08:00Z">
        <w:r>
          <w:rPr>
            <w:rFonts w:hint="eastAsia"/>
          </w:rPr>
          <w:t>過去曾有專人</w:t>
        </w:r>
      </w:ins>
      <w:ins w:id="4227" w:author="Administrator" w:date="2020-04-04T21:07:00Z">
        <w:r>
          <w:rPr>
            <w:rFonts w:hint="eastAsia"/>
          </w:rPr>
          <w:t>…</w:t>
        </w:r>
      </w:ins>
      <w:ins w:id="4228" w:author="Administrator" w:date="2020-04-04T21:08:00Z">
        <w:r>
          <w:rPr>
            <w:rFonts w:hint="eastAsia"/>
          </w:rPr>
          <w:t>算了，這事不提也罷，總之，我並不是甚麼習武中人，也無意在江湖中闖蕩，純粹</w:t>
        </w:r>
      </w:ins>
      <w:ins w:id="4229" w:author="Administrator" w:date="2020-04-04T21:09:00Z">
        <w:r>
          <w:rPr>
            <w:rFonts w:hint="eastAsia"/>
          </w:rPr>
          <w:t>學過了武功防身罷了。」李龍飛想到過去，不由得愁悶起來，打斷了這話題。</w:t>
        </w:r>
      </w:ins>
    </w:p>
    <w:p w:rsidR="000F0075" w:rsidRDefault="00AD6F09">
      <w:pPr>
        <w:pStyle w:val="12"/>
        <w:spacing w:after="240"/>
        <w:ind w:leftChars="0" w:left="0"/>
        <w:rPr>
          <w:ins w:id="4230" w:author="Administrator" w:date="2020-04-04T22:31:00Z"/>
        </w:rPr>
        <w:pPrChange w:id="4231" w:author="Administrator" w:date="2020-04-04T20:14:00Z">
          <w:pPr>
            <w:spacing w:after="240"/>
          </w:pPr>
        </w:pPrChange>
      </w:pPr>
      <w:ins w:id="4232" w:author="Administrator" w:date="2020-04-04T21:09:00Z">
        <w:r>
          <w:rPr>
            <w:rFonts w:hint="eastAsia"/>
          </w:rPr>
          <w:t>那青年見他不肯講，也沒多追問，而是笑了笑，拱手</w:t>
        </w:r>
      </w:ins>
      <w:ins w:id="4233" w:author="Administrator" w:date="2020-04-04T21:15:00Z">
        <w:r>
          <w:rPr>
            <w:rFonts w:hint="eastAsia"/>
          </w:rPr>
          <w:t>說</w:t>
        </w:r>
      </w:ins>
      <w:ins w:id="4234" w:author="Administrator" w:date="2020-04-04T21:10:00Z">
        <w:r>
          <w:rPr>
            <w:rFonts w:hint="eastAsia"/>
          </w:rPr>
          <w:t>道，「少俠既然不願</w:t>
        </w:r>
      </w:ins>
      <w:ins w:id="4235" w:author="Administrator" w:date="2020-04-04T21:12:00Z">
        <w:r>
          <w:rPr>
            <w:rFonts w:hint="eastAsia"/>
          </w:rPr>
          <w:t>多說，在下也不過問。不過</w:t>
        </w:r>
      </w:ins>
      <w:ins w:id="4236" w:author="Administrator" w:date="2020-04-04T22:32:00Z">
        <w:r w:rsidR="002D47CB">
          <w:rPr>
            <w:rFonts w:hint="eastAsia"/>
          </w:rPr>
          <w:t>我見少</w:t>
        </w:r>
      </w:ins>
      <w:ins w:id="4237" w:author="Administrator" w:date="2020-04-04T22:33:00Z">
        <w:r w:rsidR="002D47CB">
          <w:rPr>
            <w:rFonts w:hint="eastAsia"/>
          </w:rPr>
          <w:t>俠武藝不凡，又頗得投</w:t>
        </w:r>
      </w:ins>
      <w:ins w:id="4238" w:author="Administrator" w:date="2020-04-04T21:15:00Z">
        <w:r>
          <w:rPr>
            <w:rFonts w:hint="eastAsia"/>
          </w:rPr>
          <w:t>緣，</w:t>
        </w:r>
      </w:ins>
      <w:ins w:id="4239" w:author="Administrator" w:date="2020-04-04T22:33:00Z">
        <w:r w:rsidR="002D47CB">
          <w:rPr>
            <w:rFonts w:hint="eastAsia"/>
          </w:rPr>
          <w:t>如今聚賢莊正在廣招能人，</w:t>
        </w:r>
      </w:ins>
      <w:ins w:id="4240" w:author="Administrator" w:date="2020-04-04T21:15:00Z">
        <w:r>
          <w:rPr>
            <w:rFonts w:hint="eastAsia"/>
          </w:rPr>
          <w:t>閣下</w:t>
        </w:r>
      </w:ins>
      <w:ins w:id="4241" w:author="Administrator" w:date="2020-04-04T21:14:00Z">
        <w:r>
          <w:rPr>
            <w:rFonts w:hint="eastAsia"/>
          </w:rPr>
          <w:t>對前程似乎</w:t>
        </w:r>
      </w:ins>
      <w:ins w:id="4242" w:author="Administrator" w:date="2020-04-04T22:33:00Z">
        <w:r w:rsidR="002D47CB">
          <w:rPr>
            <w:rFonts w:hint="eastAsia"/>
          </w:rPr>
          <w:t>亦有些</w:t>
        </w:r>
      </w:ins>
      <w:ins w:id="4243" w:author="Administrator" w:date="2020-04-04T21:14:00Z">
        <w:r>
          <w:rPr>
            <w:rFonts w:hint="eastAsia"/>
          </w:rPr>
          <w:t>茫然，</w:t>
        </w:r>
      </w:ins>
      <w:ins w:id="4244" w:author="Administrator" w:date="2020-04-04T22:33:00Z">
        <w:r w:rsidR="002D47CB">
          <w:rPr>
            <w:rFonts w:hint="eastAsia"/>
          </w:rPr>
          <w:t>若無其他要事，</w:t>
        </w:r>
      </w:ins>
      <w:ins w:id="4245" w:author="Administrator" w:date="2020-04-04T21:14:00Z">
        <w:r>
          <w:rPr>
            <w:rFonts w:hint="eastAsia"/>
          </w:rPr>
          <w:t>不妨來聚賢莊一聚</w:t>
        </w:r>
      </w:ins>
      <w:ins w:id="4246" w:author="Administrator" w:date="2020-04-04T21:15:00Z">
        <w:r>
          <w:rPr>
            <w:rFonts w:hint="eastAsia"/>
          </w:rPr>
          <w:t>可好？」</w:t>
        </w:r>
      </w:ins>
    </w:p>
    <w:p w:rsidR="000F0075" w:rsidRDefault="002D47CB">
      <w:pPr>
        <w:pStyle w:val="12"/>
        <w:spacing w:after="240"/>
        <w:ind w:leftChars="0" w:left="0"/>
        <w:rPr>
          <w:ins w:id="4247" w:author="Administrator" w:date="2020-04-04T22:33:00Z"/>
        </w:rPr>
        <w:pPrChange w:id="4248" w:author="Administrator" w:date="2020-04-04T20:14:00Z">
          <w:pPr>
            <w:spacing w:after="240"/>
          </w:pPr>
        </w:pPrChange>
      </w:pPr>
      <w:ins w:id="4249" w:author="Administrator" w:date="2020-04-04T22:31:00Z">
        <w:r>
          <w:rPr>
            <w:rFonts w:hint="eastAsia"/>
          </w:rPr>
          <w:t>李龍飛一愣，沒想到對方說出這番話來，下意識地想要拒絕，畢竟他離家可是為了求仙，而不是甚麼闖蕩江湖</w:t>
        </w:r>
      </w:ins>
      <w:ins w:id="4250" w:author="Administrator" w:date="2020-04-04T22:33:00Z">
        <w:r>
          <w:rPr>
            <w:rFonts w:hint="eastAsia"/>
          </w:rPr>
          <w:t>。</w:t>
        </w:r>
      </w:ins>
    </w:p>
    <w:p w:rsidR="000F0075" w:rsidRDefault="002D47CB">
      <w:pPr>
        <w:pStyle w:val="12"/>
        <w:spacing w:after="240"/>
        <w:ind w:leftChars="0" w:left="0"/>
        <w:rPr>
          <w:ins w:id="4251" w:author="Administrator" w:date="2020-04-04T22:35:00Z"/>
        </w:rPr>
        <w:pPrChange w:id="4252" w:author="Administrator" w:date="2020-04-04T20:14:00Z">
          <w:pPr>
            <w:spacing w:after="240"/>
          </w:pPr>
        </w:pPrChange>
      </w:pPr>
      <w:ins w:id="4253" w:author="Administrator" w:date="2020-04-04T22:34:00Z">
        <w:r>
          <w:rPr>
            <w:rFonts w:hint="eastAsia"/>
          </w:rPr>
          <w:t>對方這番話說得直白，哪怕他不暗世事，也聽得出其招攬之意，但自己求仙</w:t>
        </w:r>
      </w:ins>
      <w:ins w:id="4254" w:author="Administrator" w:date="2020-04-04T22:31:00Z">
        <w:r>
          <w:rPr>
            <w:rFonts w:hint="eastAsia"/>
          </w:rPr>
          <w:t>求成，加入</w:t>
        </w:r>
      </w:ins>
      <w:ins w:id="4255" w:author="Administrator" w:date="2020-04-04T22:32:00Z">
        <w:r>
          <w:rPr>
            <w:rFonts w:hint="eastAsia"/>
          </w:rPr>
          <w:t>甚麼</w:t>
        </w:r>
      </w:ins>
      <w:ins w:id="4256" w:author="Administrator" w:date="2020-04-04T22:34:00Z">
        <w:r>
          <w:rPr>
            <w:rFonts w:hint="eastAsia"/>
          </w:rPr>
          <w:t>山莊，可是</w:t>
        </w:r>
      </w:ins>
      <w:ins w:id="4257" w:author="Administrator" w:date="2020-04-04T22:35:00Z">
        <w:r>
          <w:rPr>
            <w:rFonts w:hint="eastAsia"/>
          </w:rPr>
          <w:t>違了本意。</w:t>
        </w:r>
      </w:ins>
    </w:p>
    <w:p w:rsidR="000F0075" w:rsidRDefault="002D47CB">
      <w:pPr>
        <w:pStyle w:val="12"/>
        <w:spacing w:after="240"/>
        <w:ind w:leftChars="0" w:left="0"/>
        <w:rPr>
          <w:ins w:id="4258" w:author="Administrator" w:date="2020-04-04T22:37:00Z"/>
        </w:rPr>
        <w:pPrChange w:id="4259" w:author="Administrator" w:date="2020-04-04T20:14:00Z">
          <w:pPr>
            <w:spacing w:after="240"/>
          </w:pPr>
        </w:pPrChange>
      </w:pPr>
      <w:ins w:id="4260" w:author="Administrator" w:date="2020-04-04T22:35:00Z">
        <w:r>
          <w:rPr>
            <w:rFonts w:hint="eastAsia"/>
          </w:rPr>
          <w:t>可話剛要出口，再轉念一想，</w:t>
        </w:r>
      </w:ins>
      <w:ins w:id="4261" w:author="Administrator" w:date="2020-04-04T22:36:00Z">
        <w:r>
          <w:rPr>
            <w:rFonts w:hint="eastAsia"/>
          </w:rPr>
          <w:t>自己現在是山窮水盡，方才還為了糊口飯吃，差點捲入了一場殺身之禍，若是繼續下去，真能尋到仙人，拜入門下</w:t>
        </w:r>
      </w:ins>
      <w:ins w:id="4262" w:author="Administrator" w:date="2020-04-04T22:37:00Z">
        <w:r>
          <w:rPr>
            <w:rFonts w:hint="eastAsia"/>
          </w:rPr>
          <w:t>嗎？</w:t>
        </w:r>
      </w:ins>
    </w:p>
    <w:p w:rsidR="000F0075" w:rsidRDefault="002D47CB">
      <w:pPr>
        <w:pStyle w:val="12"/>
        <w:spacing w:after="240"/>
        <w:ind w:leftChars="0" w:left="0"/>
        <w:rPr>
          <w:ins w:id="4263" w:author="Administrator" w:date="2020-04-04T22:38:00Z"/>
        </w:rPr>
        <w:pPrChange w:id="4264" w:author="Administrator" w:date="2020-04-04T20:14:00Z">
          <w:pPr>
            <w:spacing w:after="240"/>
          </w:pPr>
        </w:pPrChange>
      </w:pPr>
      <w:ins w:id="4265" w:author="Administrator" w:date="2020-04-04T22:37:00Z">
        <w:r>
          <w:rPr>
            <w:rFonts w:hint="eastAsia"/>
          </w:rPr>
          <w:t>再者，</w:t>
        </w:r>
        <w:r w:rsidR="00AE3E55">
          <w:rPr>
            <w:rFonts w:hint="eastAsia"/>
          </w:rPr>
          <w:t>他近些日子吃苦多了，也慢慢懂得當初離家時的衝動實在是過了頭，雖然復活爹爹的意念不改，可</w:t>
        </w:r>
      </w:ins>
      <w:ins w:id="4266" w:author="Administrator" w:date="2020-04-04T22:38:00Z">
        <w:r w:rsidR="00AE3E55">
          <w:rPr>
            <w:rFonts w:hint="eastAsia"/>
          </w:rPr>
          <w:t>真要靠自己這麼一路求仙，怕也是一齣鬧劇罷了。</w:t>
        </w:r>
      </w:ins>
    </w:p>
    <w:p w:rsidR="000F0075" w:rsidRDefault="00AE3E55">
      <w:pPr>
        <w:pStyle w:val="12"/>
        <w:spacing w:after="240"/>
        <w:ind w:leftChars="0" w:left="0"/>
        <w:rPr>
          <w:ins w:id="4267" w:author="Administrator" w:date="2020-04-04T22:41:00Z"/>
        </w:rPr>
        <w:pPrChange w:id="4268" w:author="Administrator" w:date="2020-04-04T20:14:00Z">
          <w:pPr>
            <w:spacing w:after="240"/>
          </w:pPr>
        </w:pPrChange>
      </w:pPr>
      <w:ins w:id="4269" w:author="Administrator" w:date="2020-04-04T22:38:00Z">
        <w:r>
          <w:rPr>
            <w:rFonts w:hint="eastAsia"/>
          </w:rPr>
          <w:t>一念即此，他不禁躊躇了起來，腦中百轉思迴，</w:t>
        </w:r>
      </w:ins>
      <w:ins w:id="4270" w:author="Administrator" w:date="2020-04-04T22:41:00Z">
        <w:r>
          <w:rPr>
            <w:rFonts w:hint="eastAsia"/>
          </w:rPr>
          <w:t>卻是張口說不出話來。</w:t>
        </w:r>
      </w:ins>
    </w:p>
    <w:p w:rsidR="000F0075" w:rsidRDefault="00AE3E55">
      <w:pPr>
        <w:pStyle w:val="12"/>
        <w:spacing w:after="240"/>
        <w:ind w:leftChars="0" w:left="0"/>
        <w:rPr>
          <w:ins w:id="4271" w:author="Administrator" w:date="2020-04-04T22:43:00Z"/>
        </w:rPr>
        <w:pPrChange w:id="4272" w:author="Administrator" w:date="2020-04-04T20:14:00Z">
          <w:pPr>
            <w:spacing w:after="240"/>
          </w:pPr>
        </w:pPrChange>
      </w:pPr>
      <w:ins w:id="4273" w:author="Administrator" w:date="2020-04-04T22:41:00Z">
        <w:r>
          <w:rPr>
            <w:rFonts w:hint="eastAsia"/>
          </w:rPr>
          <w:t>便在這時，一直站在一旁不說話的少女也開</w:t>
        </w:r>
      </w:ins>
      <w:ins w:id="4274" w:author="Administrator" w:date="2020-04-04T22:42:00Z">
        <w:r>
          <w:rPr>
            <w:rFonts w:hint="eastAsia"/>
          </w:rPr>
          <w:t>口說道，「這位</w:t>
        </w:r>
      </w:ins>
      <w:ins w:id="4275" w:author="Administrator" w:date="2020-04-04T23:23:00Z">
        <w:r w:rsidR="00E30A00">
          <w:rPr>
            <w:rFonts w:hint="eastAsia"/>
          </w:rPr>
          <w:t>少俠</w:t>
        </w:r>
      </w:ins>
      <w:ins w:id="4276" w:author="Administrator" w:date="2020-04-04T22:42:00Z">
        <w:r>
          <w:rPr>
            <w:rFonts w:hint="eastAsia"/>
          </w:rPr>
          <w:t>，咱們聚賢山莊雖也是江湖門派的一種，可是做的都是善事，行得都是義舉，</w:t>
        </w:r>
      </w:ins>
      <w:ins w:id="4277" w:author="Administrator" w:date="2020-04-04T22:43:00Z">
        <w:r>
          <w:rPr>
            <w:rFonts w:hint="eastAsia"/>
          </w:rPr>
          <w:t>若是你來我們山莊內，別得不說，有事大家互相照應，</w:t>
        </w:r>
      </w:ins>
      <w:ins w:id="4278" w:author="Administrator" w:date="2020-04-04T23:23:00Z">
        <w:r w:rsidR="00E30A00">
          <w:rPr>
            <w:rFonts w:hint="eastAsia"/>
          </w:rPr>
          <w:t>就算個人</w:t>
        </w:r>
      </w:ins>
      <w:ins w:id="4279" w:author="Administrator" w:date="2020-04-04T22:43:00Z">
        <w:r>
          <w:rPr>
            <w:rFonts w:hint="eastAsia"/>
          </w:rPr>
          <w:t>困難，要尋甚麼人事，消息</w:t>
        </w:r>
      </w:ins>
      <w:ins w:id="4280" w:author="Administrator" w:date="2020-04-04T23:23:00Z">
        <w:r w:rsidR="00E30A00">
          <w:rPr>
            <w:rFonts w:hint="eastAsia"/>
          </w:rPr>
          <w:t>也</w:t>
        </w:r>
      </w:ins>
      <w:ins w:id="4281" w:author="Administrator" w:date="2020-04-04T22:43:00Z">
        <w:r>
          <w:rPr>
            <w:rFonts w:hint="eastAsia"/>
          </w:rPr>
          <w:t>都會更加靈通！」</w:t>
        </w:r>
      </w:ins>
    </w:p>
    <w:p w:rsidR="000F0075" w:rsidRDefault="000F0075">
      <w:pPr>
        <w:pStyle w:val="12"/>
        <w:spacing w:after="240"/>
        <w:ind w:leftChars="0" w:left="0"/>
        <w:rPr>
          <w:ins w:id="4282" w:author="Administrator" w:date="2020-04-04T23:25:00Z"/>
        </w:rPr>
        <w:pPrChange w:id="4283" w:author="Administrator" w:date="2020-04-04T20:14:00Z">
          <w:pPr>
            <w:spacing w:after="240"/>
          </w:pPr>
        </w:pPrChange>
      </w:pPr>
      <w:ins w:id="4284" w:author="Administrator" w:date="2020-04-04T23:24:00Z">
        <w:r>
          <w:rPr>
            <w:rFonts w:hint="eastAsia"/>
          </w:rPr>
          <w:t>這</w:t>
        </w:r>
        <w:r w:rsidR="00E30A00">
          <w:rPr>
            <w:rFonts w:hint="eastAsia"/>
          </w:rPr>
          <w:t>聲</w:t>
        </w:r>
      </w:ins>
      <w:ins w:id="4285" w:author="Administrator" w:date="2020-04-05T18:59:00Z">
        <w:r>
          <w:rPr>
            <w:rFonts w:hint="eastAsia"/>
          </w:rPr>
          <w:t>音</w:t>
        </w:r>
      </w:ins>
      <w:ins w:id="4286" w:author="Administrator" w:date="2020-04-04T23:24:00Z">
        <w:r w:rsidR="00E30A00">
          <w:rPr>
            <w:rFonts w:hint="eastAsia"/>
          </w:rPr>
          <w:t>聽來清亮悅耳，而</w:t>
        </w:r>
      </w:ins>
      <w:ins w:id="4287" w:author="Administrator" w:date="2020-04-04T23:25:00Z">
        <w:r>
          <w:rPr>
            <w:rFonts w:hint="eastAsia"/>
          </w:rPr>
          <w:t>話</w:t>
        </w:r>
      </w:ins>
      <w:ins w:id="4288" w:author="Administrator" w:date="2020-04-05T18:59:00Z">
        <w:r>
          <w:rPr>
            <w:rFonts w:hint="eastAsia"/>
          </w:rPr>
          <w:t>中</w:t>
        </w:r>
      </w:ins>
      <w:ins w:id="4289" w:author="Administrator" w:date="2020-04-05T19:00:00Z">
        <w:r>
          <w:rPr>
            <w:rFonts w:hint="eastAsia"/>
          </w:rPr>
          <w:t>句子</w:t>
        </w:r>
      </w:ins>
      <w:ins w:id="4290" w:author="Administrator" w:date="2020-04-04T23:25:00Z">
        <w:r w:rsidR="00E30A00">
          <w:rPr>
            <w:rFonts w:hint="eastAsia"/>
          </w:rPr>
          <w:t>更是字字打到了李龍飛心底。</w:t>
        </w:r>
      </w:ins>
    </w:p>
    <w:p w:rsidR="000F0075" w:rsidRDefault="00E30A00">
      <w:pPr>
        <w:pStyle w:val="12"/>
        <w:spacing w:after="240"/>
        <w:ind w:leftChars="0" w:left="0"/>
        <w:rPr>
          <w:ins w:id="4291" w:author="Administrator" w:date="2020-04-05T19:01:00Z"/>
          <w:rFonts w:hint="eastAsia"/>
        </w:rPr>
        <w:pPrChange w:id="4292" w:author="Administrator" w:date="2020-04-04T20:14:00Z">
          <w:pPr>
            <w:spacing w:after="240"/>
          </w:pPr>
        </w:pPrChange>
      </w:pPr>
      <w:ins w:id="4293" w:author="Administrator" w:date="2020-04-04T23:25:00Z">
        <w:r>
          <w:rPr>
            <w:rFonts w:hint="eastAsia"/>
          </w:rPr>
          <w:t>他現在最缺的是甚麼？</w:t>
        </w:r>
      </w:ins>
      <w:ins w:id="4294" w:author="Administrator" w:date="2020-04-05T19:00:00Z">
        <w:r w:rsidR="000F0075">
          <w:rPr>
            <w:rFonts w:hint="eastAsia"/>
          </w:rPr>
          <w:t>讓自己糊口的下一餐！最急的是甚麼？</w:t>
        </w:r>
      </w:ins>
      <w:ins w:id="4295" w:author="Administrator" w:date="2020-04-04T23:25:00Z">
        <w:r>
          <w:rPr>
            <w:rFonts w:hint="eastAsia"/>
          </w:rPr>
          <w:t>尋</w:t>
        </w:r>
      </w:ins>
      <w:ins w:id="4296" w:author="Administrator" w:date="2020-04-05T19:00:00Z">
        <w:r w:rsidR="000F0075">
          <w:rPr>
            <w:rFonts w:hint="eastAsia"/>
          </w:rPr>
          <w:t>到</w:t>
        </w:r>
      </w:ins>
      <w:ins w:id="4297" w:author="Administrator" w:date="2020-04-05T19:01:00Z">
        <w:r w:rsidR="000F0075">
          <w:rPr>
            <w:rFonts w:hint="eastAsia"/>
          </w:rPr>
          <w:t>靈崇觀的消息！</w:t>
        </w:r>
      </w:ins>
    </w:p>
    <w:p w:rsidR="000F0075" w:rsidRDefault="000F0075">
      <w:pPr>
        <w:pStyle w:val="12"/>
        <w:spacing w:after="240"/>
        <w:ind w:leftChars="0" w:left="0"/>
        <w:rPr>
          <w:ins w:id="4298" w:author="Administrator" w:date="2020-04-05T19:02:00Z"/>
          <w:rFonts w:hint="eastAsia"/>
        </w:rPr>
        <w:pPrChange w:id="4299" w:author="Administrator" w:date="2020-04-04T20:14:00Z">
          <w:pPr>
            <w:spacing w:after="240"/>
          </w:pPr>
        </w:pPrChange>
      </w:pPr>
      <w:ins w:id="4300" w:author="Administrator" w:date="2020-04-05T19:01:00Z">
        <w:r>
          <w:rPr>
            <w:rFonts w:hint="eastAsia"/>
          </w:rPr>
          <w:t>這兩件事，別說想法子解決，就是要怎麼解決，他都無從想起，如今有個人跟他說可能可以幫忙，這豈不是</w:t>
        </w:r>
      </w:ins>
      <w:ins w:id="4301" w:author="Administrator" w:date="2020-04-05T19:02:00Z">
        <w:r>
          <w:rPr>
            <w:rFonts w:hint="eastAsia"/>
          </w:rPr>
          <w:t>溺水的人抓到了一根救命稻草？</w:t>
        </w:r>
      </w:ins>
    </w:p>
    <w:p w:rsidR="000F0075" w:rsidRDefault="000F0075">
      <w:pPr>
        <w:pStyle w:val="12"/>
        <w:spacing w:after="240"/>
        <w:ind w:leftChars="0" w:left="0"/>
        <w:rPr>
          <w:ins w:id="4302" w:author="Administrator" w:date="2020-04-05T19:03:00Z"/>
          <w:rFonts w:hint="eastAsia"/>
        </w:rPr>
        <w:pPrChange w:id="4303" w:author="Administrator" w:date="2020-04-04T20:14:00Z">
          <w:pPr>
            <w:spacing w:after="240"/>
          </w:pPr>
        </w:pPrChange>
      </w:pPr>
      <w:ins w:id="4304" w:author="Administrator" w:date="2020-04-05T19:02:00Z">
        <w:r>
          <w:rPr>
            <w:rFonts w:hint="eastAsia"/>
          </w:rPr>
          <w:lastRenderedPageBreak/>
          <w:t>就算幫不上忙，至少</w:t>
        </w:r>
      </w:ins>
      <w:ins w:id="4305" w:author="Administrator" w:date="2020-04-05T19:03:00Z">
        <w:r>
          <w:rPr>
            <w:rFonts w:hint="eastAsia"/>
          </w:rPr>
          <w:t>也是個希望！</w:t>
        </w:r>
      </w:ins>
    </w:p>
    <w:p w:rsidR="000F0075" w:rsidRDefault="000F0075">
      <w:pPr>
        <w:pStyle w:val="12"/>
        <w:spacing w:after="240"/>
        <w:ind w:leftChars="0" w:left="0"/>
        <w:rPr>
          <w:ins w:id="4306" w:author="Administrator" w:date="2020-04-05T19:06:00Z"/>
          <w:rFonts w:hint="eastAsia"/>
        </w:rPr>
        <w:pPrChange w:id="4307" w:author="Administrator" w:date="2020-04-04T20:14:00Z">
          <w:pPr>
            <w:spacing w:after="240"/>
          </w:pPr>
        </w:pPrChange>
      </w:pPr>
      <w:ins w:id="4308" w:author="Administrator" w:date="2020-04-05T19:03:00Z">
        <w:r>
          <w:rPr>
            <w:rFonts w:hint="eastAsia"/>
          </w:rPr>
          <w:t>眼看李龍飛的神情有些不同，那青年此時也會意了過來，他語帶深意地說，「少俠，別的不說，咱們聚賢山莊內，各路的英雄</w:t>
        </w:r>
      </w:ins>
      <w:ins w:id="4309" w:author="Administrator" w:date="2020-04-05T19:04:00Z">
        <w:r>
          <w:rPr>
            <w:rFonts w:hint="eastAsia"/>
          </w:rPr>
          <w:t>好漢從四面八方會集，就是一些地方上的隱密消息，也是常有耳聞。若你來我們莊內，</w:t>
        </w:r>
      </w:ins>
      <w:ins w:id="4310" w:author="Administrator" w:date="2020-04-05T19:06:00Z">
        <w:r>
          <w:rPr>
            <w:rFonts w:hint="eastAsia"/>
          </w:rPr>
          <w:t>說不得就能</w:t>
        </w:r>
        <w:r w:rsidR="00784C3D">
          <w:rPr>
            <w:rFonts w:hint="eastAsia"/>
          </w:rPr>
          <w:t>找到你要的，哪怕沒有，多些人幫你找找也行…」</w:t>
        </w:r>
      </w:ins>
    </w:p>
    <w:p w:rsidR="00784C3D" w:rsidRDefault="00784C3D">
      <w:pPr>
        <w:pStyle w:val="12"/>
        <w:spacing w:after="240"/>
        <w:ind w:leftChars="0" w:left="0"/>
        <w:rPr>
          <w:ins w:id="4311" w:author="Administrator" w:date="2020-04-05T19:07:00Z"/>
          <w:rFonts w:hint="eastAsia"/>
        </w:rPr>
        <w:pPrChange w:id="4312" w:author="Administrator" w:date="2020-04-04T20:14:00Z">
          <w:pPr>
            <w:spacing w:after="240"/>
          </w:pPr>
        </w:pPrChange>
      </w:pPr>
      <w:ins w:id="4313" w:author="Administrator" w:date="2020-04-05T19:06:00Z">
        <w:r>
          <w:rPr>
            <w:rFonts w:hint="eastAsia"/>
          </w:rPr>
          <w:t>他頓了頓又說，「…到時，</w:t>
        </w:r>
      </w:ins>
      <w:ins w:id="4314" w:author="Administrator" w:date="2020-04-05T19:07:00Z">
        <w:r>
          <w:rPr>
            <w:rFonts w:hint="eastAsia"/>
          </w:rPr>
          <w:t>等大夥幫你找到消息後，你再出發也不遲阿…」</w:t>
        </w:r>
      </w:ins>
    </w:p>
    <w:p w:rsidR="00784C3D" w:rsidRDefault="00784C3D">
      <w:pPr>
        <w:pStyle w:val="12"/>
        <w:spacing w:after="240"/>
        <w:ind w:leftChars="0" w:left="0"/>
        <w:rPr>
          <w:ins w:id="4315" w:author="Administrator" w:date="2020-04-05T21:53:00Z"/>
          <w:rFonts w:hint="eastAsia"/>
        </w:rPr>
        <w:pPrChange w:id="4316" w:author="Administrator" w:date="2020-04-04T20:14:00Z">
          <w:pPr>
            <w:spacing w:after="240"/>
          </w:pPr>
        </w:pPrChange>
      </w:pPr>
      <w:ins w:id="4317" w:author="Administrator" w:date="2020-04-05T19:07:00Z">
        <w:r>
          <w:rPr>
            <w:rFonts w:hint="eastAsia"/>
          </w:rPr>
          <w:t>說罷，他又</w:t>
        </w:r>
      </w:ins>
      <w:ins w:id="4318" w:author="Administrator" w:date="2020-04-05T19:08:00Z">
        <w:r w:rsidR="00216D73">
          <w:rPr>
            <w:rFonts w:hint="eastAsia"/>
          </w:rPr>
          <w:t>擺了個請</w:t>
        </w:r>
      </w:ins>
      <w:ins w:id="4319" w:author="Administrator" w:date="2020-04-05T21:52:00Z">
        <w:r w:rsidR="00625C1C">
          <w:rPr>
            <w:rFonts w:hint="eastAsia"/>
          </w:rPr>
          <w:t>的手</w:t>
        </w:r>
      </w:ins>
      <w:ins w:id="4320" w:author="Administrator" w:date="2020-04-05T21:53:00Z">
        <w:r w:rsidR="00625C1C">
          <w:rPr>
            <w:rFonts w:hint="eastAsia"/>
          </w:rPr>
          <w:t>勢，等著李龍飛反應。</w:t>
        </w:r>
      </w:ins>
    </w:p>
    <w:p w:rsidR="00625C1C" w:rsidRDefault="00625C1C">
      <w:pPr>
        <w:pStyle w:val="12"/>
        <w:spacing w:after="240"/>
        <w:ind w:leftChars="0" w:left="0"/>
        <w:rPr>
          <w:ins w:id="4321" w:author="Administrator" w:date="2020-04-05T21:54:00Z"/>
          <w:rFonts w:hint="eastAsia"/>
        </w:rPr>
        <w:pPrChange w:id="4322" w:author="Administrator" w:date="2020-04-04T20:14:00Z">
          <w:pPr>
            <w:spacing w:after="240"/>
          </w:pPr>
        </w:pPrChange>
      </w:pPr>
      <w:ins w:id="4323" w:author="Administrator" w:date="2020-04-05T21:53:00Z">
        <w:r>
          <w:rPr>
            <w:rFonts w:hint="eastAsia"/>
          </w:rPr>
          <w:t>在半推半就下，李龍飛也想不出其他的推辭，加上此時此刻，他的的確確需要一個可以</w:t>
        </w:r>
      </w:ins>
      <w:ins w:id="4324" w:author="Administrator" w:date="2020-04-05T21:54:00Z">
        <w:r>
          <w:rPr>
            <w:rFonts w:hint="eastAsia"/>
          </w:rPr>
          <w:t>休憩，讓他從新思考未來方向的地方，於是也就跟著走上前去。</w:t>
        </w:r>
      </w:ins>
    </w:p>
    <w:p w:rsidR="00625C1C" w:rsidRPr="00625C1C" w:rsidRDefault="00625C1C">
      <w:pPr>
        <w:pStyle w:val="12"/>
        <w:spacing w:after="240"/>
        <w:ind w:leftChars="0" w:left="0"/>
        <w:rPr>
          <w:ins w:id="4325" w:author="Administrator" w:date="2020-04-04T21:15:00Z"/>
        </w:rPr>
        <w:pPrChange w:id="4326" w:author="Administrator" w:date="2020-04-04T20:14:00Z">
          <w:pPr>
            <w:spacing w:after="240"/>
          </w:pPr>
        </w:pPrChange>
      </w:pPr>
    </w:p>
    <w:p w:rsidR="000F0075" w:rsidRDefault="00AD6F09">
      <w:pPr>
        <w:pStyle w:val="12"/>
        <w:spacing w:after="240"/>
        <w:ind w:leftChars="0" w:left="0"/>
        <w:rPr>
          <w:ins w:id="4327" w:author="Administrator" w:date="2020-03-21T13:03:00Z"/>
        </w:rPr>
        <w:pPrChange w:id="4328" w:author="Administrator" w:date="2020-04-04T20:14:00Z">
          <w:pPr>
            <w:spacing w:after="240"/>
          </w:pPr>
        </w:pPrChange>
      </w:pPr>
      <w:ins w:id="4329" w:author="Administrator" w:date="2020-04-04T21:15:00Z">
        <w:r>
          <w:rPr>
            <w:rFonts w:hint="eastAsia"/>
          </w:rPr>
          <w:t>從懷中掏出了一錠金子及一張地圖說</w:t>
        </w:r>
      </w:ins>
    </w:p>
    <w:p w:rsidR="000F0075" w:rsidRDefault="00E910A9">
      <w:pPr>
        <w:pStyle w:val="12"/>
        <w:numPr>
          <w:ilvl w:val="0"/>
          <w:numId w:val="1"/>
        </w:numPr>
        <w:spacing w:after="240"/>
        <w:ind w:leftChars="0" w:left="357" w:hanging="357"/>
        <w:outlineLvl w:val="0"/>
        <w:rPr>
          <w:ins w:id="4330" w:author="Administrator" w:date="2020-03-21T13:05:00Z"/>
        </w:rPr>
        <w:pPrChange w:id="4331" w:author="Administrator" w:date="2019-08-18T15:37:00Z">
          <w:pPr>
            <w:spacing w:after="240"/>
          </w:pPr>
        </w:pPrChange>
      </w:pPr>
      <w:ins w:id="4332" w:author="Administrator" w:date="2020-03-21T13:05:00Z">
        <w:r>
          <w:rPr>
            <w:rFonts w:hint="eastAsia"/>
          </w:rPr>
          <w:t>聚賢莊</w:t>
        </w:r>
      </w:ins>
    </w:p>
    <w:p w:rsidR="000F0075" w:rsidRDefault="00E910A9">
      <w:pPr>
        <w:pStyle w:val="12"/>
        <w:numPr>
          <w:ilvl w:val="0"/>
          <w:numId w:val="1"/>
        </w:numPr>
        <w:spacing w:after="240"/>
        <w:ind w:leftChars="0" w:left="357" w:hanging="357"/>
        <w:outlineLvl w:val="0"/>
        <w:rPr>
          <w:ins w:id="4333" w:author="Administrator" w:date="2020-04-04T20:17:00Z"/>
        </w:rPr>
        <w:pPrChange w:id="4334" w:author="Administrator" w:date="2019-08-18T15:37:00Z">
          <w:pPr>
            <w:spacing w:after="240"/>
          </w:pPr>
        </w:pPrChange>
      </w:pPr>
      <w:ins w:id="4335" w:author="Administrator" w:date="2020-03-21T13:05:00Z">
        <w:r>
          <w:rPr>
            <w:rFonts w:hint="eastAsia"/>
          </w:rPr>
          <w:t>聚賢莊主</w:t>
        </w:r>
      </w:ins>
    </w:p>
    <w:p w:rsidR="000F0075" w:rsidRDefault="007E548E">
      <w:pPr>
        <w:pStyle w:val="12"/>
        <w:numPr>
          <w:ilvl w:val="0"/>
          <w:numId w:val="1"/>
        </w:numPr>
        <w:spacing w:after="240"/>
        <w:ind w:leftChars="0" w:left="357" w:hanging="357"/>
        <w:outlineLvl w:val="0"/>
        <w:rPr>
          <w:ins w:id="4336" w:author="Administrator" w:date="2020-04-04T15:25:00Z"/>
        </w:rPr>
        <w:pPrChange w:id="4337" w:author="Administrator" w:date="2020-04-04T20:17:00Z">
          <w:pPr>
            <w:spacing w:after="240"/>
          </w:pPr>
        </w:pPrChange>
      </w:pPr>
      <w:ins w:id="4338" w:author="Administrator" w:date="2020-04-04T20:17:00Z">
        <w:r>
          <w:rPr>
            <w:rFonts w:hint="eastAsia"/>
          </w:rPr>
          <w:t>江湖兒女</w:t>
        </w:r>
      </w:ins>
    </w:p>
    <w:p w:rsidR="000F0075" w:rsidRDefault="002C41D1">
      <w:pPr>
        <w:pStyle w:val="12"/>
        <w:numPr>
          <w:ilvl w:val="0"/>
          <w:numId w:val="1"/>
        </w:numPr>
        <w:spacing w:after="240"/>
        <w:ind w:leftChars="0" w:left="357" w:hanging="357"/>
        <w:outlineLvl w:val="0"/>
        <w:rPr>
          <w:ins w:id="4339" w:author="Administrator" w:date="2020-04-04T15:25:00Z"/>
        </w:rPr>
        <w:pPrChange w:id="4340" w:author="Administrator" w:date="2019-08-18T15:37:00Z">
          <w:pPr>
            <w:spacing w:after="240"/>
          </w:pPr>
        </w:pPrChange>
      </w:pPr>
      <w:ins w:id="4341" w:author="Administrator" w:date="2020-04-04T15:25:00Z">
        <w:r>
          <w:rPr>
            <w:rFonts w:hint="eastAsia"/>
          </w:rPr>
          <w:t>舊怨</w:t>
        </w:r>
      </w:ins>
    </w:p>
    <w:p w:rsidR="000F0075" w:rsidRDefault="002C41D1">
      <w:pPr>
        <w:pStyle w:val="12"/>
        <w:numPr>
          <w:ilvl w:val="0"/>
          <w:numId w:val="1"/>
        </w:numPr>
        <w:spacing w:after="240"/>
        <w:ind w:leftChars="0" w:left="357" w:hanging="357"/>
        <w:outlineLvl w:val="0"/>
        <w:rPr>
          <w:ins w:id="4342" w:author="Administrator" w:date="2020-04-04T15:25:00Z"/>
        </w:rPr>
        <w:pPrChange w:id="4343" w:author="Administrator" w:date="2019-08-18T15:37:00Z">
          <w:pPr>
            <w:spacing w:after="240"/>
          </w:pPr>
        </w:pPrChange>
      </w:pPr>
      <w:ins w:id="4344" w:author="Administrator" w:date="2020-04-04T15:25:00Z">
        <w:r>
          <w:rPr>
            <w:rFonts w:hint="eastAsia"/>
          </w:rPr>
          <w:t>夜襲風雷幫</w:t>
        </w:r>
      </w:ins>
    </w:p>
    <w:p w:rsidR="000F0075" w:rsidRDefault="002C41D1">
      <w:pPr>
        <w:pStyle w:val="12"/>
        <w:numPr>
          <w:ilvl w:val="0"/>
          <w:numId w:val="1"/>
        </w:numPr>
        <w:spacing w:after="240"/>
        <w:ind w:leftChars="0" w:left="357" w:hanging="357"/>
        <w:outlineLvl w:val="0"/>
        <w:rPr>
          <w:ins w:id="4345" w:author="Administrator" w:date="2020-04-04T15:26:00Z"/>
        </w:rPr>
        <w:pPrChange w:id="4346" w:author="Administrator" w:date="2019-08-18T15:37:00Z">
          <w:pPr>
            <w:spacing w:after="240"/>
          </w:pPr>
        </w:pPrChange>
      </w:pPr>
      <w:ins w:id="4347" w:author="Administrator" w:date="2020-04-04T15:26:00Z">
        <w:r>
          <w:rPr>
            <w:rFonts w:hint="eastAsia"/>
          </w:rPr>
          <w:t>螳螂捕蟬</w:t>
        </w:r>
      </w:ins>
    </w:p>
    <w:p w:rsidR="000F0075" w:rsidRDefault="002C41D1">
      <w:pPr>
        <w:pStyle w:val="12"/>
        <w:numPr>
          <w:ilvl w:val="0"/>
          <w:numId w:val="1"/>
        </w:numPr>
        <w:spacing w:after="240"/>
        <w:ind w:leftChars="0" w:left="357" w:hanging="357"/>
        <w:outlineLvl w:val="0"/>
        <w:rPr>
          <w:ins w:id="4348" w:author="Administrator" w:date="2020-04-04T15:26:00Z"/>
        </w:rPr>
        <w:pPrChange w:id="4349" w:author="Administrator" w:date="2019-08-18T15:37:00Z">
          <w:pPr>
            <w:spacing w:after="240"/>
          </w:pPr>
        </w:pPrChange>
      </w:pPr>
      <w:ins w:id="4350" w:author="Administrator" w:date="2020-04-04T15:26:00Z">
        <w:r>
          <w:rPr>
            <w:rFonts w:hint="eastAsia"/>
          </w:rPr>
          <w:t>撕殺戰場</w:t>
        </w:r>
      </w:ins>
    </w:p>
    <w:p w:rsidR="000F0075" w:rsidRDefault="002C41D1">
      <w:pPr>
        <w:pStyle w:val="12"/>
        <w:numPr>
          <w:ilvl w:val="0"/>
          <w:numId w:val="1"/>
        </w:numPr>
        <w:spacing w:after="240"/>
        <w:ind w:leftChars="0" w:left="357" w:hanging="357"/>
        <w:outlineLvl w:val="0"/>
        <w:rPr>
          <w:ins w:id="4351" w:author="Administrator" w:date="2020-04-04T15:26:00Z"/>
        </w:rPr>
        <w:pPrChange w:id="4352" w:author="Administrator" w:date="2019-08-18T15:37:00Z">
          <w:pPr>
            <w:spacing w:after="240"/>
          </w:pPr>
        </w:pPrChange>
      </w:pPr>
      <w:ins w:id="4353" w:author="Administrator" w:date="2020-04-04T15:27:00Z">
        <w:r>
          <w:rPr>
            <w:rFonts w:hint="eastAsia"/>
          </w:rPr>
          <w:t>第一次</w:t>
        </w:r>
      </w:ins>
      <w:ins w:id="4354" w:author="Administrator" w:date="2020-04-04T15:26:00Z">
        <w:r>
          <w:rPr>
            <w:rFonts w:hint="eastAsia"/>
          </w:rPr>
          <w:t>殺生</w:t>
        </w:r>
      </w:ins>
    </w:p>
    <w:p w:rsidR="000F0075" w:rsidRDefault="000F0075">
      <w:pPr>
        <w:pStyle w:val="12"/>
        <w:spacing w:after="240"/>
        <w:ind w:leftChars="0" w:left="357"/>
        <w:outlineLvl w:val="0"/>
        <w:rPr>
          <w:ins w:id="4355" w:author="Administrator" w:date="2020-03-21T13:05:00Z"/>
        </w:rPr>
        <w:pPrChange w:id="4356" w:author="Administrator" w:date="2020-04-04T15:30:00Z">
          <w:pPr>
            <w:spacing w:after="240"/>
          </w:pPr>
        </w:pPrChange>
      </w:pPr>
    </w:p>
    <w:p w:rsidR="000F0075" w:rsidRDefault="000225EC">
      <w:pPr>
        <w:pStyle w:val="12"/>
        <w:numPr>
          <w:ilvl w:val="0"/>
          <w:numId w:val="1"/>
        </w:numPr>
        <w:spacing w:after="240"/>
        <w:ind w:leftChars="0" w:left="357" w:hanging="357"/>
        <w:outlineLvl w:val="0"/>
        <w:rPr>
          <w:ins w:id="4357" w:author="Administrator" w:date="2020-03-21T13:16:00Z"/>
        </w:rPr>
        <w:pPrChange w:id="4358" w:author="Administrator" w:date="2019-08-18T15:37:00Z">
          <w:pPr>
            <w:spacing w:after="240"/>
          </w:pPr>
        </w:pPrChange>
      </w:pPr>
      <w:ins w:id="4359" w:author="Administrator" w:date="2020-03-30T21:44:00Z">
        <w:r>
          <w:rPr>
            <w:rFonts w:hint="eastAsia"/>
          </w:rPr>
          <w:t>誤上賊船</w:t>
        </w:r>
      </w:ins>
    </w:p>
    <w:p w:rsidR="000F0075" w:rsidRDefault="000225EC">
      <w:pPr>
        <w:pStyle w:val="12"/>
        <w:numPr>
          <w:ilvl w:val="0"/>
          <w:numId w:val="1"/>
        </w:numPr>
        <w:spacing w:after="240"/>
        <w:ind w:leftChars="0" w:left="357" w:hanging="357"/>
        <w:outlineLvl w:val="0"/>
        <w:rPr>
          <w:ins w:id="4360" w:author="Administrator" w:date="2020-03-21T13:29:00Z"/>
        </w:rPr>
        <w:pPrChange w:id="4361" w:author="Administrator" w:date="2019-08-18T15:37:00Z">
          <w:pPr>
            <w:spacing w:after="240"/>
          </w:pPr>
        </w:pPrChange>
      </w:pPr>
      <w:ins w:id="4362" w:author="Administrator" w:date="2020-03-30T21:44:00Z">
        <w:r>
          <w:rPr>
            <w:rFonts w:hint="eastAsia"/>
          </w:rPr>
          <w:t>紅顏軟</w:t>
        </w:r>
      </w:ins>
      <w:ins w:id="4363" w:author="Administrator" w:date="2020-03-30T21:45:00Z">
        <w:r>
          <w:rPr>
            <w:rFonts w:hint="eastAsia"/>
          </w:rPr>
          <w:t>語</w:t>
        </w:r>
      </w:ins>
    </w:p>
    <w:p w:rsidR="000F0075" w:rsidRDefault="000225EC">
      <w:pPr>
        <w:pStyle w:val="12"/>
        <w:numPr>
          <w:ilvl w:val="0"/>
          <w:numId w:val="1"/>
        </w:numPr>
        <w:spacing w:after="240"/>
        <w:ind w:leftChars="0" w:left="357" w:hanging="357"/>
        <w:outlineLvl w:val="0"/>
        <w:rPr>
          <w:ins w:id="4364" w:author="Administrator" w:date="2020-03-30T21:44:00Z"/>
        </w:rPr>
        <w:pPrChange w:id="4365" w:author="Administrator" w:date="2019-08-18T15:37:00Z">
          <w:pPr>
            <w:spacing w:after="240"/>
          </w:pPr>
        </w:pPrChange>
      </w:pPr>
      <w:ins w:id="4366" w:author="Administrator" w:date="2020-03-30T21:45:00Z">
        <w:r>
          <w:rPr>
            <w:rFonts w:hint="eastAsia"/>
          </w:rPr>
          <w:t>兩難</w:t>
        </w:r>
      </w:ins>
    </w:p>
    <w:p w:rsidR="000F0075" w:rsidRDefault="000225EC">
      <w:pPr>
        <w:pStyle w:val="12"/>
        <w:numPr>
          <w:ilvl w:val="0"/>
          <w:numId w:val="1"/>
        </w:numPr>
        <w:spacing w:after="240"/>
        <w:ind w:leftChars="0" w:left="357" w:hanging="357"/>
        <w:outlineLvl w:val="0"/>
        <w:rPr>
          <w:ins w:id="4367" w:author="Administrator" w:date="2020-03-30T21:54:00Z"/>
        </w:rPr>
        <w:pPrChange w:id="4368" w:author="Administrator" w:date="2019-08-18T15:37:00Z">
          <w:pPr>
            <w:spacing w:after="240"/>
          </w:pPr>
        </w:pPrChange>
      </w:pPr>
      <w:ins w:id="4369" w:author="Administrator" w:date="2020-03-30T21:45:00Z">
        <w:r>
          <w:rPr>
            <w:rFonts w:hint="eastAsia"/>
          </w:rPr>
          <w:t>淪為倭寇</w:t>
        </w:r>
      </w:ins>
    </w:p>
    <w:p w:rsidR="000F0075" w:rsidRDefault="005F0CB9">
      <w:pPr>
        <w:pStyle w:val="12"/>
        <w:numPr>
          <w:ilvl w:val="0"/>
          <w:numId w:val="1"/>
        </w:numPr>
        <w:spacing w:after="240"/>
        <w:ind w:leftChars="0" w:left="357" w:hanging="357"/>
        <w:outlineLvl w:val="0"/>
        <w:rPr>
          <w:ins w:id="4370" w:author="Administrator" w:date="2020-04-04T14:16:00Z"/>
        </w:rPr>
        <w:pPrChange w:id="4371" w:author="Administrator" w:date="2019-08-18T15:37:00Z">
          <w:pPr>
            <w:spacing w:after="240"/>
          </w:pPr>
        </w:pPrChange>
      </w:pPr>
      <w:ins w:id="4372" w:author="Administrator" w:date="2020-03-30T21:54:00Z">
        <w:r>
          <w:rPr>
            <w:rFonts w:hint="eastAsia"/>
          </w:rPr>
          <w:t>造業</w:t>
        </w:r>
      </w:ins>
    </w:p>
    <w:p w:rsidR="000F0075" w:rsidRDefault="009B7E77">
      <w:pPr>
        <w:pStyle w:val="12"/>
        <w:numPr>
          <w:ilvl w:val="0"/>
          <w:numId w:val="1"/>
        </w:numPr>
        <w:spacing w:after="240"/>
        <w:ind w:leftChars="0" w:left="357" w:hanging="357"/>
        <w:outlineLvl w:val="0"/>
        <w:rPr>
          <w:ins w:id="4373" w:author="Administrator" w:date="2020-03-30T21:54:00Z"/>
        </w:rPr>
        <w:pPrChange w:id="4374" w:author="Administrator" w:date="2019-08-18T15:37:00Z">
          <w:pPr>
            <w:spacing w:after="240"/>
          </w:pPr>
        </w:pPrChange>
      </w:pPr>
      <w:ins w:id="4375" w:author="Administrator" w:date="2020-04-04T14:16:00Z">
        <w:r>
          <w:rPr>
            <w:rFonts w:hint="eastAsia"/>
          </w:rPr>
          <w:lastRenderedPageBreak/>
          <w:t>無名僧</w:t>
        </w:r>
      </w:ins>
    </w:p>
    <w:p w:rsidR="000F0075" w:rsidRDefault="005F0CB9">
      <w:pPr>
        <w:pStyle w:val="12"/>
        <w:numPr>
          <w:ilvl w:val="0"/>
          <w:numId w:val="1"/>
        </w:numPr>
        <w:spacing w:after="240"/>
        <w:ind w:leftChars="0" w:left="357" w:hanging="357"/>
        <w:outlineLvl w:val="0"/>
        <w:rPr>
          <w:ins w:id="4376" w:author="Administrator" w:date="2020-03-30T21:45:00Z"/>
        </w:rPr>
        <w:pPrChange w:id="4377" w:author="Administrator" w:date="2020-03-30T21:54:00Z">
          <w:pPr>
            <w:spacing w:after="240"/>
          </w:pPr>
        </w:pPrChange>
      </w:pPr>
      <w:ins w:id="4378" w:author="Administrator" w:date="2020-03-30T21:54:00Z">
        <w:r>
          <w:rPr>
            <w:rFonts w:hint="eastAsia"/>
          </w:rPr>
          <w:t>當頭棒喝</w:t>
        </w:r>
      </w:ins>
    </w:p>
    <w:p w:rsidR="000F0075" w:rsidRDefault="000225EC">
      <w:pPr>
        <w:pStyle w:val="12"/>
        <w:numPr>
          <w:ilvl w:val="0"/>
          <w:numId w:val="1"/>
        </w:numPr>
        <w:spacing w:after="240"/>
        <w:ind w:leftChars="0" w:left="357" w:hanging="357"/>
        <w:outlineLvl w:val="0"/>
        <w:rPr>
          <w:ins w:id="4379" w:author="Administrator" w:date="2020-03-30T21:47:00Z"/>
        </w:rPr>
        <w:pPrChange w:id="4380" w:author="Administrator" w:date="2019-08-18T15:37:00Z">
          <w:pPr>
            <w:spacing w:after="240"/>
          </w:pPr>
        </w:pPrChange>
      </w:pPr>
      <w:ins w:id="4381" w:author="Administrator" w:date="2020-03-30T21:47:00Z">
        <w:r>
          <w:rPr>
            <w:rFonts w:hint="eastAsia"/>
          </w:rPr>
          <w:t>撥反為正</w:t>
        </w:r>
      </w:ins>
    </w:p>
    <w:p w:rsidR="000F0075" w:rsidRDefault="000225EC">
      <w:pPr>
        <w:pStyle w:val="12"/>
        <w:numPr>
          <w:ilvl w:val="0"/>
          <w:numId w:val="1"/>
        </w:numPr>
        <w:spacing w:after="240"/>
        <w:ind w:leftChars="0" w:left="357" w:hanging="357"/>
        <w:outlineLvl w:val="0"/>
        <w:rPr>
          <w:ins w:id="4382" w:author="Administrator" w:date="2020-03-30T21:47:00Z"/>
        </w:rPr>
        <w:pPrChange w:id="4383" w:author="Administrator" w:date="2019-08-18T15:37:00Z">
          <w:pPr>
            <w:spacing w:after="240"/>
          </w:pPr>
        </w:pPrChange>
      </w:pPr>
      <w:ins w:id="4384" w:author="Administrator" w:date="2020-03-30T21:47:00Z">
        <w:r>
          <w:rPr>
            <w:rFonts w:hint="eastAsia"/>
          </w:rPr>
          <w:t>立</w:t>
        </w:r>
      </w:ins>
      <w:ins w:id="4385" w:author="Administrator" w:date="2020-03-30T21:51:00Z">
        <w:r>
          <w:rPr>
            <w:rFonts w:hint="eastAsia"/>
          </w:rPr>
          <w:t>下大</w:t>
        </w:r>
      </w:ins>
      <w:ins w:id="4386" w:author="Administrator" w:date="2020-03-30T21:47:00Z">
        <w:r>
          <w:rPr>
            <w:rFonts w:hint="eastAsia"/>
          </w:rPr>
          <w:t>功</w:t>
        </w:r>
      </w:ins>
    </w:p>
    <w:p w:rsidR="000F0075" w:rsidRDefault="000225EC">
      <w:pPr>
        <w:pStyle w:val="12"/>
        <w:numPr>
          <w:ilvl w:val="0"/>
          <w:numId w:val="1"/>
        </w:numPr>
        <w:spacing w:after="240"/>
        <w:ind w:leftChars="0" w:left="357" w:hanging="357"/>
        <w:outlineLvl w:val="0"/>
        <w:rPr>
          <w:ins w:id="4387" w:author="Administrator" w:date="2020-04-04T14:16:00Z"/>
        </w:rPr>
        <w:pPrChange w:id="4388" w:author="Administrator" w:date="2019-08-18T15:37:00Z">
          <w:pPr>
            <w:spacing w:after="240"/>
          </w:pPr>
        </w:pPrChange>
      </w:pPr>
      <w:ins w:id="4389" w:author="Administrator" w:date="2020-03-30T21:51:00Z">
        <w:r>
          <w:rPr>
            <w:rFonts w:hint="eastAsia"/>
          </w:rPr>
          <w:t>見都府</w:t>
        </w:r>
      </w:ins>
    </w:p>
    <w:p w:rsidR="000F0075" w:rsidRDefault="009B7E77">
      <w:pPr>
        <w:pStyle w:val="12"/>
        <w:numPr>
          <w:ilvl w:val="0"/>
          <w:numId w:val="1"/>
        </w:numPr>
        <w:spacing w:after="240"/>
        <w:ind w:leftChars="0" w:left="357" w:hanging="357"/>
        <w:outlineLvl w:val="0"/>
        <w:rPr>
          <w:ins w:id="4390" w:author="Administrator" w:date="2020-03-30T21:51:00Z"/>
        </w:rPr>
        <w:pPrChange w:id="4391" w:author="Administrator" w:date="2019-08-18T15:37:00Z">
          <w:pPr>
            <w:spacing w:after="240"/>
          </w:pPr>
        </w:pPrChange>
      </w:pPr>
      <w:ins w:id="4392" w:author="Administrator" w:date="2020-04-04T14:16:00Z">
        <w:r>
          <w:rPr>
            <w:rFonts w:hint="eastAsia"/>
          </w:rPr>
          <w:t>出乎意外</w:t>
        </w:r>
      </w:ins>
    </w:p>
    <w:p w:rsidR="000F0075" w:rsidRDefault="000225EC">
      <w:pPr>
        <w:pStyle w:val="12"/>
        <w:numPr>
          <w:ilvl w:val="0"/>
          <w:numId w:val="1"/>
        </w:numPr>
        <w:spacing w:after="240"/>
        <w:ind w:leftChars="0" w:left="357" w:hanging="357"/>
        <w:outlineLvl w:val="0"/>
        <w:rPr>
          <w:ins w:id="4393" w:author="Administrator" w:date="2020-03-30T21:51:00Z"/>
        </w:rPr>
        <w:pPrChange w:id="4394" w:author="Administrator" w:date="2019-08-18T15:37:00Z">
          <w:pPr>
            <w:spacing w:after="240"/>
          </w:pPr>
        </w:pPrChange>
      </w:pPr>
      <w:ins w:id="4395" w:author="Administrator" w:date="2020-03-30T21:51:00Z">
        <w:r>
          <w:rPr>
            <w:rFonts w:hint="eastAsia"/>
          </w:rPr>
          <w:t>一個請求</w:t>
        </w:r>
      </w:ins>
    </w:p>
    <w:p w:rsidR="000F0075" w:rsidRDefault="000225EC">
      <w:pPr>
        <w:pStyle w:val="12"/>
        <w:numPr>
          <w:ilvl w:val="0"/>
          <w:numId w:val="1"/>
        </w:numPr>
        <w:spacing w:after="240"/>
        <w:ind w:leftChars="0" w:left="357" w:hanging="357"/>
        <w:outlineLvl w:val="0"/>
        <w:rPr>
          <w:ins w:id="4396" w:author="Administrator" w:date="2020-03-30T21:51:00Z"/>
        </w:rPr>
        <w:pPrChange w:id="4397" w:author="Administrator" w:date="2019-08-18T15:37:00Z">
          <w:pPr>
            <w:spacing w:after="240"/>
          </w:pPr>
        </w:pPrChange>
      </w:pPr>
      <w:ins w:id="4398" w:author="Administrator" w:date="2020-03-30T21:51:00Z">
        <w:r>
          <w:rPr>
            <w:rFonts w:hint="eastAsia"/>
          </w:rPr>
          <w:t>虛無飄渺</w:t>
        </w:r>
      </w:ins>
    </w:p>
    <w:p w:rsidR="000F0075" w:rsidRDefault="006D5876">
      <w:pPr>
        <w:pStyle w:val="12"/>
        <w:numPr>
          <w:ilvl w:val="0"/>
          <w:numId w:val="1"/>
        </w:numPr>
        <w:spacing w:after="240"/>
        <w:ind w:leftChars="0" w:left="357" w:hanging="357"/>
        <w:outlineLvl w:val="0"/>
        <w:rPr>
          <w:ins w:id="4399" w:author="Administrator" w:date="2020-03-30T21:52:00Z"/>
        </w:rPr>
        <w:pPrChange w:id="4400" w:author="Administrator" w:date="2019-08-18T15:37:00Z">
          <w:pPr>
            <w:spacing w:after="240"/>
          </w:pPr>
        </w:pPrChange>
      </w:pPr>
      <w:ins w:id="4401" w:author="Administrator" w:date="2020-03-30T21:53:00Z">
        <w:r>
          <w:rPr>
            <w:rFonts w:hint="eastAsia"/>
          </w:rPr>
          <w:t>自</w:t>
        </w:r>
      </w:ins>
      <w:ins w:id="4402" w:author="Administrator" w:date="2020-03-30T21:59:00Z">
        <w:r>
          <w:rPr>
            <w:rFonts w:hint="eastAsia"/>
          </w:rPr>
          <w:t>找苦吃</w:t>
        </w:r>
      </w:ins>
    </w:p>
    <w:p w:rsidR="000F0075" w:rsidRDefault="000225EC">
      <w:pPr>
        <w:pStyle w:val="12"/>
        <w:numPr>
          <w:ilvl w:val="0"/>
          <w:numId w:val="1"/>
        </w:numPr>
        <w:spacing w:after="240"/>
        <w:ind w:leftChars="0" w:left="357" w:hanging="357"/>
        <w:outlineLvl w:val="0"/>
        <w:rPr>
          <w:ins w:id="4403" w:author="Administrator" w:date="2019-08-12T00:31:00Z"/>
        </w:rPr>
        <w:pPrChange w:id="4404" w:author="Administrator" w:date="2020-03-30T21:52:00Z">
          <w:pPr>
            <w:spacing w:after="240"/>
          </w:pPr>
        </w:pPrChange>
      </w:pPr>
      <w:ins w:id="4405" w:author="Administrator" w:date="2020-03-30T21:52:00Z">
        <w:r>
          <w:rPr>
            <w:rFonts w:hint="eastAsia"/>
          </w:rPr>
          <w:t>黑虎</w:t>
        </w:r>
      </w:ins>
    </w:p>
    <w:p w:rsidR="00C04663" w:rsidRDefault="00A7259F" w:rsidP="00813907">
      <w:pPr>
        <w:spacing w:after="240"/>
      </w:pPr>
      <w:r>
        <w:rPr>
          <w:rFonts w:hint="eastAsia"/>
        </w:rPr>
        <w:t>準備往回走去前一個小鎮點當玉鐲時，在山路上，一隻巨大的黑虎，赫然撲了出來，張牙就是朝他咬了過來。</w:t>
      </w:r>
    </w:p>
    <w:p w:rsidR="00C04663" w:rsidRDefault="00A7259F" w:rsidP="00813907">
      <w:pPr>
        <w:spacing w:after="240"/>
      </w:pPr>
      <w:r>
        <w:rPr>
          <w:rFonts w:hint="eastAsia"/>
        </w:rPr>
        <w:t>那黑虎黑毛灰尾，四腳部份還帶著白毛，身長四米，比一般的大虎巨大多了。</w:t>
      </w:r>
    </w:p>
    <w:p w:rsidR="00C04663" w:rsidRDefault="00A7259F" w:rsidP="00813907">
      <w:pPr>
        <w:spacing w:after="240"/>
      </w:pPr>
      <w:r>
        <w:rPr>
          <w:rFonts w:hint="eastAsia"/>
        </w:rPr>
        <w:t>身上更隱隱泛著紅光，如果有修仙之人，見到的話，肯定會明白這是一隻已經修練成精的妖獸。</w:t>
      </w:r>
    </w:p>
    <w:p w:rsidR="00C04663" w:rsidRDefault="00A7259F" w:rsidP="00813907">
      <w:pPr>
        <w:spacing w:after="240"/>
      </w:pPr>
      <w:r>
        <w:rPr>
          <w:rFonts w:hint="eastAsia"/>
        </w:rPr>
        <w:t>牠張開大嘴，兩排如小刀般的利牙塞滿口中，揮舞著有如數把刀刃長的雙爪，直接朝著李龍飛撲了過來，後者腦袋一片空白，想也不想，拔腿就往後頭跑去。</w:t>
      </w:r>
    </w:p>
    <w:p w:rsidR="00C04663" w:rsidRDefault="00A7259F" w:rsidP="00813907">
      <w:pPr>
        <w:spacing w:after="240"/>
      </w:pPr>
      <w:r>
        <w:rPr>
          <w:rFonts w:hint="eastAsia"/>
        </w:rPr>
        <w:t>但那黑虎速度何其快速，雙腳一蹬便撲到了李龍飛的身後，前爪這麼一揮，頓時將他擊倒在地，同時背上一道爪痕鮮血斑斑流了出來。</w:t>
      </w:r>
    </w:p>
    <w:p w:rsidR="00C04663" w:rsidRDefault="00A7259F" w:rsidP="00813907">
      <w:pPr>
        <w:spacing w:after="240"/>
      </w:pPr>
      <w:r>
        <w:rPr>
          <w:rFonts w:hint="eastAsia"/>
        </w:rPr>
        <w:t>李龍飛的衣衫被劃破開來，同時背上的行囊也破了個大洞，一把木劍滾了出來，正好掉落在他的面前。</w:t>
      </w:r>
    </w:p>
    <w:p w:rsidR="00C04663" w:rsidRDefault="00A7259F" w:rsidP="00813907">
      <w:pPr>
        <w:spacing w:after="240"/>
      </w:pPr>
      <w:r>
        <w:rPr>
          <w:rFonts w:hint="eastAsia"/>
        </w:rPr>
        <w:t>這木劍正是殺死李敦的那把桃木劍。</w:t>
      </w:r>
    </w:p>
    <w:p w:rsidR="00C04663" w:rsidRDefault="00A7259F" w:rsidP="00813907">
      <w:pPr>
        <w:spacing w:after="240"/>
      </w:pPr>
      <w:r>
        <w:rPr>
          <w:rFonts w:hint="eastAsia"/>
        </w:rPr>
        <w:t>當初那灰袍道人在逼得李敦自殺後，本來想把這木劍收走，但被他緊緊抓住，爾後，天空中另一名仙人來到，那灰袍道人立刻離去，倒是忘了將這把木劍拿走。</w:t>
      </w:r>
    </w:p>
    <w:p w:rsidR="00C04663" w:rsidRDefault="00A7259F" w:rsidP="00813907">
      <w:pPr>
        <w:spacing w:after="240"/>
      </w:pPr>
      <w:r>
        <w:rPr>
          <w:rFonts w:hint="eastAsia"/>
        </w:rPr>
        <w:t>一直以來，這把劍就被李家收在府中，做為不忘此事的象徵。</w:t>
      </w:r>
    </w:p>
    <w:p w:rsidR="00C04663" w:rsidRDefault="00A7259F" w:rsidP="00813907">
      <w:pPr>
        <w:spacing w:after="240"/>
      </w:pPr>
      <w:r>
        <w:rPr>
          <w:rFonts w:hint="eastAsia"/>
        </w:rPr>
        <w:t>而後李龍飛為了將來成仙後要報仇，帶上此劍，以利之後找人所用，想不到還沒</w:t>
      </w:r>
      <w:r>
        <w:rPr>
          <w:rFonts w:hint="eastAsia"/>
        </w:rPr>
        <w:lastRenderedPageBreak/>
        <w:t>拜入仙門，先遇一隻妖獸攻擊。</w:t>
      </w:r>
    </w:p>
    <w:p w:rsidR="00C04663" w:rsidRDefault="00A7259F" w:rsidP="00813907">
      <w:pPr>
        <w:spacing w:after="240"/>
      </w:pPr>
      <w:r>
        <w:rPr>
          <w:rFonts w:hint="eastAsia"/>
        </w:rPr>
        <w:t>慌亂之下，李龍飛也不顧這是殺父之物，伸手便撿起這把木劍，跟著轉身爬起想抵擋黑虎的攻擊。</w:t>
      </w:r>
    </w:p>
    <w:p w:rsidR="00C04663" w:rsidRDefault="00A7259F" w:rsidP="00813907">
      <w:pPr>
        <w:spacing w:after="240"/>
        <w:rPr>
          <w:ins w:id="4406" w:author="Administrator" w:date="2019-07-07T21:38:00Z"/>
        </w:rPr>
      </w:pPr>
      <w:r>
        <w:rPr>
          <w:rFonts w:hint="eastAsia"/>
        </w:rPr>
        <w:t>李敦死後兩年，李龍飛在思過庭除了讀書思過外，大半時間便在庭內跟著武師學武，對於劍術</w:t>
      </w:r>
      <w:ins w:id="4407" w:author="Administrator" w:date="2019-07-07T21:37:00Z">
        <w:r w:rsidR="00E7744E">
          <w:rPr>
            <w:rFonts w:hint="eastAsia"/>
          </w:rPr>
          <w:t>自然也有不少的研究</w:t>
        </w:r>
      </w:ins>
      <w:del w:id="4408" w:author="Administrator" w:date="2019-07-07T21:37:00Z">
        <w:r w:rsidDel="00E7744E">
          <w:rPr>
            <w:rFonts w:hint="eastAsia"/>
          </w:rPr>
          <w:delText>當然也略知一二</w:delText>
        </w:r>
      </w:del>
      <w:r>
        <w:rPr>
          <w:rFonts w:hint="eastAsia"/>
        </w:rPr>
        <w:t>。</w:t>
      </w:r>
    </w:p>
    <w:p w:rsidR="00E7744E" w:rsidRDefault="00E7744E" w:rsidP="00813907">
      <w:pPr>
        <w:spacing w:after="240"/>
      </w:pPr>
      <w:ins w:id="4409" w:author="Administrator" w:date="2019-07-07T21:38:00Z">
        <w:r>
          <w:rPr>
            <w:rFonts w:hint="eastAsia"/>
          </w:rPr>
          <w:t>尤其升到二流高手之後，其劍術之高，尋常人等也難以匹敵。</w:t>
        </w:r>
      </w:ins>
    </w:p>
    <w:p w:rsidR="00C04663" w:rsidRDefault="009636F9" w:rsidP="00813907">
      <w:pPr>
        <w:spacing w:after="240"/>
      </w:pPr>
      <w:ins w:id="4410" w:author="Administrator" w:date="2019-07-14T21:26:00Z">
        <w:r>
          <w:rPr>
            <w:rFonts w:hint="eastAsia"/>
          </w:rPr>
          <w:t>早前要不是</w:t>
        </w:r>
      </w:ins>
      <w:del w:id="4411" w:author="Administrator" w:date="2019-07-07T21:38:00Z">
        <w:r w:rsidR="00A7259F" w:rsidDel="00E7744E">
          <w:rPr>
            <w:rFonts w:hint="eastAsia"/>
          </w:rPr>
          <w:delText>只</w:delText>
        </w:r>
      </w:del>
      <w:ins w:id="4412" w:author="Administrator" w:date="2019-07-07T21:38:00Z">
        <w:r w:rsidR="00E7744E">
          <w:rPr>
            <w:rFonts w:hint="eastAsia"/>
          </w:rPr>
          <w:t>因為</w:t>
        </w:r>
      </w:ins>
      <w:ins w:id="4413" w:author="Administrator" w:date="2019-07-14T21:26:00Z">
        <w:r>
          <w:rPr>
            <w:rFonts w:hint="eastAsia"/>
          </w:rPr>
          <w:t>在船上施展不開來，</w:t>
        </w:r>
      </w:ins>
      <w:ins w:id="4414" w:author="Administrator" w:date="2019-07-14T21:27:00Z">
        <w:r>
          <w:rPr>
            <w:rFonts w:hint="eastAsia"/>
          </w:rPr>
          <w:t>加上</w:t>
        </w:r>
      </w:ins>
      <w:del w:id="4415" w:author="Administrator" w:date="2019-07-07T21:38:00Z">
        <w:r w:rsidR="00A7259F" w:rsidDel="00E7744E">
          <w:rPr>
            <w:rFonts w:hint="eastAsia"/>
          </w:rPr>
          <w:delText>是</w:delText>
        </w:r>
      </w:del>
      <w:del w:id="4416" w:author="Administrator" w:date="2019-07-14T21:27:00Z">
        <w:r w:rsidR="00A7259F" w:rsidDel="009636F9">
          <w:rPr>
            <w:rFonts w:hint="eastAsia"/>
          </w:rPr>
          <w:delText>他</w:delText>
        </w:r>
      </w:del>
      <w:r w:rsidR="00A7259F">
        <w:rPr>
          <w:rFonts w:hint="eastAsia"/>
        </w:rPr>
        <w:t>從未跟人打鬥過，</w:t>
      </w:r>
      <w:del w:id="4417" w:author="Administrator" w:date="2019-07-14T21:27:00Z">
        <w:r w:rsidR="00A7259F" w:rsidDel="009636F9">
          <w:rPr>
            <w:rFonts w:hint="eastAsia"/>
          </w:rPr>
          <w:delText>遇到事情，</w:delText>
        </w:r>
      </w:del>
      <w:r w:rsidR="00A7259F">
        <w:rPr>
          <w:rFonts w:hint="eastAsia"/>
        </w:rPr>
        <w:t>本能上</w:t>
      </w:r>
      <w:ins w:id="4418" w:author="Administrator" w:date="2019-07-14T21:27:00Z">
        <w:r>
          <w:rPr>
            <w:rFonts w:hint="eastAsia"/>
          </w:rPr>
          <w:t>偏向</w:t>
        </w:r>
      </w:ins>
      <w:del w:id="4419" w:author="Administrator" w:date="2019-07-14T21:27:00Z">
        <w:r w:rsidR="00A7259F" w:rsidDel="009636F9">
          <w:rPr>
            <w:rFonts w:hint="eastAsia"/>
          </w:rPr>
          <w:delText>都是</w:delText>
        </w:r>
      </w:del>
      <w:r w:rsidR="00A7259F">
        <w:rPr>
          <w:rFonts w:hint="eastAsia"/>
        </w:rPr>
        <w:t>先跑再說</w:t>
      </w:r>
      <w:ins w:id="4420" w:author="Administrator" w:date="2019-07-14T21:27:00Z">
        <w:r>
          <w:rPr>
            <w:rFonts w:hint="eastAsia"/>
          </w:rPr>
          <w:t>，也不至於那麼狼狽。</w:t>
        </w:r>
      </w:ins>
      <w:del w:id="4421" w:author="Administrator" w:date="2019-07-14T21:27:00Z">
        <w:r w:rsidR="00A7259F" w:rsidDel="009636F9">
          <w:rPr>
            <w:rFonts w:hint="eastAsia"/>
          </w:rPr>
          <w:delText>。</w:delText>
        </w:r>
      </w:del>
    </w:p>
    <w:p w:rsidR="00C04663" w:rsidRDefault="00A7259F" w:rsidP="00813907">
      <w:pPr>
        <w:spacing w:after="240"/>
      </w:pPr>
      <w:r>
        <w:rPr>
          <w:rFonts w:hint="eastAsia"/>
        </w:rPr>
        <w:t>但這時背後火熱熱的爪傷讓他明白，再跑下去，只是死路一條，不得已，撿起了木劍，想要做最後的困獸之鬥。。</w:t>
      </w:r>
    </w:p>
    <w:p w:rsidR="00E7744E" w:rsidRDefault="00A7259F" w:rsidP="00813907">
      <w:pPr>
        <w:spacing w:after="240"/>
        <w:rPr>
          <w:ins w:id="4422" w:author="Administrator" w:date="2019-07-07T21:39:00Z"/>
        </w:rPr>
      </w:pPr>
      <w:r>
        <w:rPr>
          <w:rFonts w:hint="eastAsia"/>
        </w:rPr>
        <w:t>那黑虎其實也不是要攻擊他，只不過是要逃亡時遇到了人，自然的反應罷了，不過那木劍一出，牠頓時感到劍上的氣息跟追殺牠的人很相似，焦怒之下，左腳的又是用力一揮</w:t>
      </w:r>
      <w:ins w:id="4423" w:author="Administrator" w:date="2019-07-07T21:39:00Z">
        <w:r w:rsidR="00E7744E">
          <w:rPr>
            <w:rFonts w:hint="eastAsia"/>
          </w:rPr>
          <w:t>。</w:t>
        </w:r>
      </w:ins>
    </w:p>
    <w:p w:rsidR="00E7744E" w:rsidRDefault="00E7744E" w:rsidP="00813907">
      <w:pPr>
        <w:spacing w:after="240"/>
        <w:rPr>
          <w:ins w:id="4424" w:author="Administrator" w:date="2019-07-07T21:39:00Z"/>
        </w:rPr>
      </w:pPr>
      <w:ins w:id="4425" w:author="Administrator" w:date="2019-07-07T21:39:00Z">
        <w:r>
          <w:rPr>
            <w:rFonts w:hint="eastAsia"/>
          </w:rPr>
          <w:t>鏗！</w:t>
        </w:r>
      </w:ins>
    </w:p>
    <w:p w:rsidR="00E7744E" w:rsidRDefault="00E7744E" w:rsidP="00813907">
      <w:pPr>
        <w:spacing w:after="240"/>
        <w:rPr>
          <w:ins w:id="4426" w:author="Administrator" w:date="2019-07-07T21:40:00Z"/>
        </w:rPr>
      </w:pPr>
      <w:ins w:id="4427" w:author="Administrator" w:date="2019-07-07T21:39:00Z">
        <w:r>
          <w:rPr>
            <w:rFonts w:hint="eastAsia"/>
          </w:rPr>
          <w:t>李龍飛不偏不倚，堪堪好用木劍擋住這一擊，</w:t>
        </w:r>
      </w:ins>
      <w:ins w:id="4428" w:author="Administrator" w:date="2019-07-07T21:40:00Z">
        <w:r>
          <w:rPr>
            <w:rFonts w:hint="eastAsia"/>
          </w:rPr>
          <w:t>同時順勢一招</w:t>
        </w:r>
      </w:ins>
      <w:ins w:id="4429" w:author="Administrator" w:date="2019-07-14T21:39:00Z">
        <w:r w:rsidR="00670009">
          <w:rPr>
            <w:rFonts w:hint="eastAsia"/>
          </w:rPr>
          <w:t>孤鴉</w:t>
        </w:r>
      </w:ins>
      <w:ins w:id="4430" w:author="Administrator" w:date="2019-07-14T21:40:00Z">
        <w:r w:rsidR="00670009">
          <w:rPr>
            <w:rFonts w:hint="eastAsia"/>
          </w:rPr>
          <w:t>渡江</w:t>
        </w:r>
      </w:ins>
      <w:ins w:id="4431" w:author="Administrator" w:date="2019-07-07T21:40:00Z">
        <w:r>
          <w:rPr>
            <w:rFonts w:hint="eastAsia"/>
          </w:rPr>
          <w:t>橫劈過去。</w:t>
        </w:r>
      </w:ins>
    </w:p>
    <w:p w:rsidR="00E7744E" w:rsidRDefault="00E7744E" w:rsidP="00813907">
      <w:pPr>
        <w:spacing w:after="240"/>
        <w:rPr>
          <w:ins w:id="4432" w:author="Administrator" w:date="2019-07-07T21:41:00Z"/>
        </w:rPr>
      </w:pPr>
      <w:ins w:id="4433" w:author="Administrator" w:date="2019-07-07T21:40:00Z">
        <w:r>
          <w:rPr>
            <w:rFonts w:hint="eastAsia"/>
          </w:rPr>
          <w:t>黑虎被這一招嚇了一跳，猝不及防之下</w:t>
        </w:r>
      </w:ins>
      <w:ins w:id="4434" w:author="Administrator" w:date="2019-07-07T21:41:00Z">
        <w:r>
          <w:rPr>
            <w:rFonts w:hint="eastAsia"/>
          </w:rPr>
          <w:t>右足被劃過一道深痕，同時哀嚎一聲。</w:t>
        </w:r>
      </w:ins>
    </w:p>
    <w:p w:rsidR="00E7744E" w:rsidRDefault="00E7744E" w:rsidP="00813907">
      <w:pPr>
        <w:spacing w:after="240"/>
        <w:rPr>
          <w:ins w:id="4435" w:author="Administrator" w:date="2019-07-07T21:42:00Z"/>
        </w:rPr>
      </w:pPr>
      <w:ins w:id="4436" w:author="Administrator" w:date="2019-07-07T21:41:00Z">
        <w:r>
          <w:rPr>
            <w:rFonts w:hint="eastAsia"/>
          </w:rPr>
          <w:t>「有效！</w:t>
        </w:r>
      </w:ins>
      <w:ins w:id="4437" w:author="Administrator" w:date="2019-07-07T21:42:00Z">
        <w:r>
          <w:rPr>
            <w:rFonts w:hint="eastAsia"/>
          </w:rPr>
          <w:t>牠受傷了！」李龍飛一擊得手，心中一喜，正要再趁勝追擊時，下一轉眼，自己突然眼前一片紅，跟著趴倒在了地上。</w:t>
        </w:r>
      </w:ins>
    </w:p>
    <w:p w:rsidR="00C04663" w:rsidRDefault="00E7744E" w:rsidP="00813907">
      <w:pPr>
        <w:spacing w:after="240"/>
      </w:pPr>
      <w:ins w:id="4438" w:author="Administrator" w:date="2019-07-07T21:42:00Z">
        <w:r>
          <w:rPr>
            <w:rFonts w:hint="eastAsia"/>
          </w:rPr>
          <w:t>只見那黑虎</w:t>
        </w:r>
      </w:ins>
      <w:ins w:id="4439" w:author="Administrator" w:date="2019-07-07T21:43:00Z">
        <w:r>
          <w:rPr>
            <w:rFonts w:hint="eastAsia"/>
          </w:rPr>
          <w:t>被激怒，不知道施展了甚麼妖法，</w:t>
        </w:r>
      </w:ins>
      <w:del w:id="4440" w:author="Administrator" w:date="2019-07-07T21:39:00Z">
        <w:r w:rsidR="00A7259F" w:rsidDel="00E7744E">
          <w:rPr>
            <w:rFonts w:hint="eastAsia"/>
          </w:rPr>
          <w:delText>，</w:delText>
        </w:r>
      </w:del>
      <w:r w:rsidR="00A7259F">
        <w:rPr>
          <w:rFonts w:hint="eastAsia"/>
        </w:rPr>
        <w:t>不但將那木劍打掉，還在李龍飛的臉上抓過一道爪痕，霎時間他臉上鮮血直噴，痛得李龍飛倒地滾開，口中哀嚎不斷。</w:t>
      </w:r>
    </w:p>
    <w:p w:rsidR="00C04663" w:rsidRDefault="00A7259F" w:rsidP="00813907">
      <w:pPr>
        <w:spacing w:after="240"/>
      </w:pPr>
      <w:r>
        <w:rPr>
          <w:rFonts w:hint="eastAsia"/>
        </w:rPr>
        <w:t>那黑虎沒有因此放過他，血盆大嘴一張，</w:t>
      </w:r>
      <w:ins w:id="4441" w:author="Administrator" w:date="2019-07-07T21:43:00Z">
        <w:r w:rsidR="00E7744E">
          <w:rPr>
            <w:rFonts w:hint="eastAsia"/>
          </w:rPr>
          <w:t>便要</w:t>
        </w:r>
      </w:ins>
      <w:r>
        <w:rPr>
          <w:rFonts w:hint="eastAsia"/>
        </w:rPr>
        <w:t>狠狠往李龍飛的頭上咬去。</w:t>
      </w:r>
    </w:p>
    <w:p w:rsidR="00C04663" w:rsidRDefault="00A7259F" w:rsidP="00813907">
      <w:pPr>
        <w:spacing w:after="240"/>
      </w:pPr>
      <w:r>
        <w:rPr>
          <w:rFonts w:hint="eastAsia"/>
        </w:rPr>
        <w:t>這一咬到，別說受傷，肯定是必死無疑。</w:t>
      </w:r>
    </w:p>
    <w:p w:rsidR="00C04663" w:rsidRDefault="00A7259F" w:rsidP="00813907">
      <w:pPr>
        <w:spacing w:after="240"/>
      </w:pPr>
      <w:r>
        <w:rPr>
          <w:rFonts w:hint="eastAsia"/>
        </w:rPr>
        <w:t>就在此時，一聲怒叱，「孽畜！死來！」</w:t>
      </w:r>
    </w:p>
    <w:p w:rsidR="00C04663" w:rsidRDefault="00A7259F" w:rsidP="00813907">
      <w:pPr>
        <w:spacing w:after="240"/>
      </w:pPr>
      <w:r>
        <w:rPr>
          <w:rFonts w:hint="eastAsia"/>
        </w:rPr>
        <w:t>一道雷電，如晴天霹靂般劈在那黑虎身上，黑虎吃了個痛，低吼了一聲，放下李龍飛不管，又衝進路旁的另一處樹林裡，轉眼就消失不見。</w:t>
      </w:r>
    </w:p>
    <w:p w:rsidR="00C04663" w:rsidRDefault="00A7259F" w:rsidP="00813907">
      <w:pPr>
        <w:spacing w:after="240"/>
      </w:pPr>
      <w:r>
        <w:rPr>
          <w:rFonts w:hint="eastAsia"/>
        </w:rPr>
        <w:t>李龍飛本來已經自認必死無疑了，這時死裡逃生，更聽到剛剛那個聲音，就看到一名身穿黃袍，看起來童顏鶴髮的道人從旁衝出，要往那黑虎走的樹林追去。</w:t>
      </w:r>
    </w:p>
    <w:p w:rsidR="00774A99" w:rsidRDefault="00A7259F" w:rsidP="00813907">
      <w:pPr>
        <w:spacing w:after="240"/>
        <w:rPr>
          <w:ins w:id="4442" w:author="Administrator" w:date="2019-07-07T22:49:00Z"/>
        </w:rPr>
      </w:pPr>
      <w:r>
        <w:rPr>
          <w:rFonts w:hint="eastAsia"/>
        </w:rPr>
        <w:lastRenderedPageBreak/>
        <w:t>李龍飛</w:t>
      </w:r>
      <w:ins w:id="4443" w:author="Administrator" w:date="2019-07-07T22:49:00Z">
        <w:r w:rsidR="00774A99">
          <w:rPr>
            <w:rFonts w:hint="eastAsia"/>
          </w:rPr>
          <w:t>先是一愣，跟著心中份外雪明。</w:t>
        </w:r>
      </w:ins>
    </w:p>
    <w:p w:rsidR="00C04663" w:rsidRDefault="00774A99" w:rsidP="00813907">
      <w:pPr>
        <w:spacing w:after="240"/>
      </w:pPr>
      <w:ins w:id="4444" w:author="Administrator" w:date="2019-07-07T22:49:00Z">
        <w:r>
          <w:rPr>
            <w:rFonts w:hint="eastAsia"/>
          </w:rPr>
          <w:t>這一切簡直是</w:t>
        </w:r>
      </w:ins>
      <w:del w:id="4445" w:author="Administrator" w:date="2019-07-07T22:49:00Z">
        <w:r w:rsidR="00A7259F" w:rsidDel="00774A99">
          <w:rPr>
            <w:rFonts w:hint="eastAsia"/>
          </w:rPr>
          <w:delText>當真是</w:delText>
        </w:r>
      </w:del>
      <w:r w:rsidR="00A7259F">
        <w:rPr>
          <w:rFonts w:hint="eastAsia"/>
        </w:rPr>
        <w:t>柳岸花明</w:t>
      </w:r>
      <w:ins w:id="4446" w:author="Administrator" w:date="2019-07-07T22:49:00Z">
        <w:r>
          <w:rPr>
            <w:rFonts w:hint="eastAsia"/>
          </w:rPr>
          <w:t>又一村</w:t>
        </w:r>
      </w:ins>
      <w:r w:rsidR="00A7259F">
        <w:rPr>
          <w:rFonts w:hint="eastAsia"/>
        </w:rPr>
        <w:t>，</w:t>
      </w:r>
      <w:ins w:id="4447" w:author="Administrator" w:date="2019-07-07T22:49:00Z">
        <w:r>
          <w:rPr>
            <w:rFonts w:hint="eastAsia"/>
          </w:rPr>
          <w:t>讓他</w:t>
        </w:r>
      </w:ins>
      <w:r w:rsidR="00A7259F">
        <w:rPr>
          <w:rFonts w:hint="eastAsia"/>
        </w:rPr>
        <w:t>心中本已打消的求仙念頭頓時再清楚無比，顧不得身上痛楚，一把撲向黃袍道人褲腳抓著磕頭說，「等等！大仙，大仙，請收我為徒，請收我為徒！」</w:t>
      </w:r>
    </w:p>
    <w:p w:rsidR="00C04663" w:rsidRDefault="00A7259F" w:rsidP="00813907">
      <w:pPr>
        <w:spacing w:after="240"/>
      </w:pPr>
      <w:r>
        <w:rPr>
          <w:rFonts w:hint="eastAsia"/>
        </w:rPr>
        <w:t>那黃袍道人被李龍飛抱住了腳，本來心中升起怒氣，這時聽到李龍飛這麼一喊，臉上那兩道快遮住眼睛的白眉抖了一下，開眼笑問，「你喊我甚麼？」</w:t>
      </w:r>
    </w:p>
    <w:p w:rsidR="00C04663" w:rsidRDefault="00A7259F" w:rsidP="00813907">
      <w:pPr>
        <w:spacing w:after="240"/>
      </w:pPr>
      <w:r>
        <w:rPr>
          <w:rFonts w:hint="eastAsia"/>
        </w:rPr>
        <w:t>李龍飛愣了一下，恭恭敬敬的說道，「大仙在上，弟子在下，請大仙收我為徒，弟子必當赴湯蹈火，為大仙辦事！」</w:t>
      </w:r>
    </w:p>
    <w:p w:rsidR="00C04663" w:rsidRDefault="00A7259F" w:rsidP="00813907">
      <w:pPr>
        <w:spacing w:after="240"/>
      </w:pPr>
      <w:r>
        <w:rPr>
          <w:rFonts w:hint="eastAsia"/>
        </w:rPr>
        <w:t>那黃袍道人左看看，右看看，笑瞇瞇的說，「好，好，你倒是有眼光，認得我是大仙。」</w:t>
      </w:r>
    </w:p>
    <w:p w:rsidR="00C04663" w:rsidRDefault="00A7259F" w:rsidP="00813907">
      <w:pPr>
        <w:spacing w:after="240"/>
      </w:pPr>
      <w:r>
        <w:rPr>
          <w:rFonts w:hint="eastAsia"/>
        </w:rPr>
        <w:t>「只可惜本大仙並不收人為徒</w:t>
      </w:r>
      <w:r>
        <w:rPr>
          <w:rFonts w:hint="eastAsia"/>
        </w:rPr>
        <w:t>...</w:t>
      </w:r>
      <w:r>
        <w:rPr>
          <w:rFonts w:hint="eastAsia"/>
        </w:rPr>
        <w:t>」，那黃袍道人沒說出口的是，這哪來的小乞丐，居然也敢叫我收他為徒，門都沒有，要是讓人知道了，豈不是笑掉別人大牙？</w:t>
      </w:r>
    </w:p>
    <w:p w:rsidR="00C04663" w:rsidRDefault="00A7259F" w:rsidP="00813907">
      <w:pPr>
        <w:spacing w:after="240"/>
      </w:pPr>
      <w:r>
        <w:rPr>
          <w:rFonts w:hint="eastAsia"/>
        </w:rPr>
        <w:t>「大仙就算不肯收晚輩為徒，收晚輩為奴也好，只求習得幾式仙法，讓家父得以復活就好。」</w:t>
      </w:r>
    </w:p>
    <w:p w:rsidR="00C04663" w:rsidRDefault="00A7259F" w:rsidP="00813907">
      <w:pPr>
        <w:spacing w:after="240"/>
      </w:pPr>
      <w:r>
        <w:rPr>
          <w:rFonts w:hint="eastAsia"/>
        </w:rPr>
        <w:t>那黃袍道人一聽這話，頓時就不樂了，皺眉斥道，「學幾式仙法？就能將人復活？你這未免也想得太美好了吧！」</w:t>
      </w:r>
    </w:p>
    <w:p w:rsidR="00C04663" w:rsidRDefault="00A7259F" w:rsidP="00813907">
      <w:pPr>
        <w:spacing w:after="240"/>
      </w:pPr>
      <w:r>
        <w:rPr>
          <w:rFonts w:hint="eastAsia"/>
        </w:rPr>
        <w:t>「先不說別的，要是人死了如果那麼好復活，那我們也不用修仙，一起學你說的幾式仙法不就好了！」</w:t>
      </w:r>
    </w:p>
    <w:p w:rsidR="00C04663" w:rsidRDefault="00A7259F" w:rsidP="00813907">
      <w:pPr>
        <w:spacing w:after="240"/>
      </w:pPr>
      <w:r>
        <w:rPr>
          <w:rFonts w:hint="eastAsia"/>
        </w:rPr>
        <w:t>李龍飛知道說錯了話，連磕三個響頭說，「大仙在上，晚輩無知，還望大仙教導，晚輩不論何要花多久都好，只求大仙能教晚輩如何將家父復活。」</w:t>
      </w:r>
    </w:p>
    <w:p w:rsidR="00C04663" w:rsidRDefault="00A7259F" w:rsidP="00813907">
      <w:pPr>
        <w:spacing w:after="240"/>
      </w:pPr>
      <w:r>
        <w:rPr>
          <w:rFonts w:hint="eastAsia"/>
        </w:rPr>
        <w:t>那黃袍道人搖搖頭一副碰到瘋子的樣子，撫著鬍子說，「讓人起死回生，如果是瀕死，那仙丹靈藥也許還有點作用，如果讓剛死的人復活，那一些名門大派的上人真君等等也可能辦得到，但要讓已死許久的人復活，別說是上人真君，便是那傳說中的老祖之類，恐怕都難以達成，除非是遠古神話中的古仙人，那可能有一點希望。」</w:t>
      </w:r>
    </w:p>
    <w:p w:rsidR="00C04663" w:rsidRDefault="00A7259F" w:rsidP="00813907">
      <w:pPr>
        <w:spacing w:after="240"/>
      </w:pPr>
      <w:r>
        <w:rPr>
          <w:rFonts w:hint="eastAsia"/>
        </w:rPr>
        <w:t>「只是那畢竟是遠古神話，不切實際；現今仙人，數萬數億個修仙人，能成為上人真君等已經是機緣逆天，要復活已死之人？我勸你還是別做夢了吧！」</w:t>
      </w:r>
    </w:p>
    <w:p w:rsidR="00C04663" w:rsidRDefault="00A7259F" w:rsidP="00813907">
      <w:pPr>
        <w:spacing w:after="240"/>
      </w:pPr>
      <w:r>
        <w:rPr>
          <w:rFonts w:hint="eastAsia"/>
        </w:rPr>
        <w:t>李龍飛一聽心涼了半截，這修仙之路他也只是從書上看到一些，他還以為只要拜入仙門，修練一段時間就可以成仙成佛，殊不知仙人還有分這麼多種，而且連聽起來傳中的老祖都沒可能將人復活，這麼一來，自己的爹爹肯定沒有機會活過來</w:t>
      </w:r>
      <w:r>
        <w:rPr>
          <w:rFonts w:hint="eastAsia"/>
        </w:rPr>
        <w:lastRenderedPageBreak/>
        <w:t>了。</w:t>
      </w:r>
    </w:p>
    <w:p w:rsidR="00C04663" w:rsidRDefault="00A7259F" w:rsidP="00813907">
      <w:pPr>
        <w:spacing w:after="240"/>
      </w:pPr>
      <w:r>
        <w:rPr>
          <w:rFonts w:hint="eastAsia"/>
        </w:rPr>
        <w:t>自己這大半年來辛苦的支柱，一下子被人打斷，攤軟在地，茫茫看著前方失神放空。</w:t>
      </w:r>
    </w:p>
    <w:p w:rsidR="00C04663" w:rsidRDefault="00A7259F" w:rsidP="00813907">
      <w:pPr>
        <w:spacing w:after="240"/>
      </w:pPr>
      <w:r>
        <w:rPr>
          <w:rFonts w:hint="eastAsia"/>
        </w:rPr>
        <w:t>那黃袍道人說完，頭也不抬轉身便要走，忽然眼角撇見到地上那柄木劍，倒抽了一口氣，忙轉頭兩眼直盯著它發光看著</w:t>
      </w:r>
      <w:r w:rsidR="0049689D">
        <w:rPr>
          <w:rFonts w:hint="eastAsia"/>
        </w:rPr>
        <w:t>法寶</w:t>
      </w:r>
      <w:r>
        <w:rPr>
          <w:rFonts w:hint="eastAsia"/>
        </w:rPr>
        <w:t>。</w:t>
      </w:r>
    </w:p>
    <w:p w:rsidR="00C04663" w:rsidRDefault="00A7259F" w:rsidP="00813907">
      <w:pPr>
        <w:spacing w:after="240"/>
      </w:pPr>
      <w:r>
        <w:rPr>
          <w:rFonts w:hint="eastAsia"/>
        </w:rPr>
        <w:t>「這這這，這哪來的</w:t>
      </w:r>
      <w:r w:rsidR="0049689D">
        <w:rPr>
          <w:rFonts w:hint="eastAsia"/>
        </w:rPr>
        <w:t>法寶</w:t>
      </w:r>
      <w:r>
        <w:rPr>
          <w:rFonts w:hint="eastAsia"/>
        </w:rPr>
        <w:t>！這等</w:t>
      </w:r>
      <w:r w:rsidR="0049689D">
        <w:rPr>
          <w:rFonts w:hint="eastAsia"/>
        </w:rPr>
        <w:t>法寶</w:t>
      </w:r>
      <w:r>
        <w:rPr>
          <w:rFonts w:hint="eastAsia"/>
        </w:rPr>
        <w:t>，便是自己師父也是偶爾才會拿出來炫耀一下，這傻小子看起來一點都沒有仙根，是從哪裡得拿這</w:t>
      </w:r>
      <w:r w:rsidR="0049689D">
        <w:rPr>
          <w:rFonts w:hint="eastAsia"/>
        </w:rPr>
        <w:t>法寶</w:t>
      </w:r>
      <w:r>
        <w:rPr>
          <w:rFonts w:hint="eastAsia"/>
        </w:rPr>
        <w:t>，」黃袍道人心中波濤洶湧，不斷地幻想著將這木劍拿到手，要不是其師門規定嚴厲，只怕他便直接拿了。</w:t>
      </w:r>
    </w:p>
    <w:p w:rsidR="00C04663" w:rsidRDefault="00A7259F" w:rsidP="00813907">
      <w:pPr>
        <w:spacing w:after="240"/>
      </w:pPr>
      <w:r>
        <w:rPr>
          <w:rFonts w:hint="eastAsia"/>
        </w:rPr>
        <w:t>不過想到自己師父剛正不阿，一旦自己毫無緣由拿了這凡人的東西，被發現了最重恐怕會逐出師門，想到這，他便打消了不告而取的念頭。</w:t>
      </w:r>
    </w:p>
    <w:p w:rsidR="00C04663" w:rsidRDefault="00A7259F" w:rsidP="00813907">
      <w:pPr>
        <w:spacing w:after="240"/>
      </w:pPr>
      <w:r>
        <w:rPr>
          <w:rFonts w:hint="eastAsia"/>
        </w:rPr>
        <w:t>想來想去，最終他想出了一個辦法，回頭又笑瞇瞇地說，「不過嘛</w:t>
      </w:r>
      <w:r>
        <w:rPr>
          <w:rFonts w:hint="eastAsia"/>
        </w:rPr>
        <w:t>...</w:t>
      </w:r>
      <w:r>
        <w:rPr>
          <w:rFonts w:hint="eastAsia"/>
        </w:rPr>
        <w:t>你也不用著急！也許我可以幫你想想辦法！」</w:t>
      </w:r>
    </w:p>
    <w:p w:rsidR="00C04663" w:rsidRDefault="00A7259F" w:rsidP="00813907">
      <w:pPr>
        <w:spacing w:after="240"/>
      </w:pPr>
      <w:r>
        <w:rPr>
          <w:rFonts w:hint="eastAsia"/>
        </w:rPr>
        <w:t>李龍飛這時本來腦中已經一片空白，不知自己到底為甚麼這麼努力，這時聽到黃袍道人這麼一說，又打起了精神，忙跪下說，「大仙大能，必定有辦法可以將家父復活回來。」</w:t>
      </w:r>
    </w:p>
    <w:p w:rsidR="00C04663" w:rsidRDefault="00A7259F" w:rsidP="00813907">
      <w:pPr>
        <w:spacing w:after="240"/>
      </w:pPr>
      <w:r>
        <w:rPr>
          <w:rFonts w:hint="eastAsia"/>
        </w:rPr>
        <w:t>那黃袍道人說笑嘻嘻地說，「雖然要完全復活很難，但要煉屍回魂，或是製成傀儡還是有些希望，這樣吧，你把那柄木劍給我，我帶你去見我的師傅，請他引薦你去鬼屍門那，也許可以幫你把你父親喚回來！」</w:t>
      </w:r>
    </w:p>
    <w:p w:rsidR="00C04663" w:rsidRDefault="00A7259F" w:rsidP="00813907">
      <w:pPr>
        <w:spacing w:after="240"/>
      </w:pPr>
      <w:r>
        <w:rPr>
          <w:rFonts w:hint="eastAsia"/>
        </w:rPr>
        <w:t>李龍飛聽完微微發愣，應起來這樣子自己父親好像不叫復活阿，但是大仙這樣講，應該不是騙自己，而且那鬼屍門雖然名字難聽，但也是這裡有名的仙門，也許入了門後，真的有辦法將自己父親給復活回來，當下便想說好。</w:t>
      </w:r>
    </w:p>
    <w:p w:rsidR="00C04663" w:rsidRDefault="00A7259F" w:rsidP="00813907">
      <w:pPr>
        <w:spacing w:after="240"/>
      </w:pPr>
      <w:r>
        <w:rPr>
          <w:rFonts w:hint="eastAsia"/>
        </w:rPr>
        <w:t>但他看向那木劍，心中又起了些遲疑，一來這木劍是之後自己成仙想要找那灰袍道人所用，二來這劍本是那道人所有，那道人跟眼下這黃袍道人相比，一個在路上跑，一個在空中飛，想也知道兩人是有些不同的，這黃袍道人開口就是要自己的那木劍，恐怕這木劍是有些價值的，當下便有一些猶豫了。</w:t>
      </w:r>
    </w:p>
    <w:p w:rsidR="00C04663" w:rsidRDefault="00A7259F" w:rsidP="00813907">
      <w:pPr>
        <w:spacing w:after="240"/>
      </w:pPr>
      <w:r>
        <w:rPr>
          <w:rFonts w:hint="eastAsia"/>
        </w:rPr>
        <w:t>那黃袍道人見他猶豫，心底也有些不滿，他心裡想著，這少年真不識好歹，自個雖然開口跟他要那靈劍，但也沒有白拿，而是要請師傅幫他引薦給鬼屍門。這等機會，一般凡人哪有，他居然還敢猶豫。</w:t>
      </w:r>
    </w:p>
    <w:p w:rsidR="00C04663" w:rsidRDefault="00A7259F" w:rsidP="00813907">
      <w:pPr>
        <w:spacing w:after="240"/>
      </w:pPr>
      <w:r>
        <w:rPr>
          <w:rFonts w:hint="eastAsia"/>
        </w:rPr>
        <w:t>黃袍道人哼了一聲，口氣漸冷說道，「我方才救你一命，雖是舉手之勞，但也是大恩於你，如果不是這樣，你現在死屍一條，那木劍成了無主之物，我順手收走，</w:t>
      </w:r>
      <w:r>
        <w:rPr>
          <w:rFonts w:hint="eastAsia"/>
        </w:rPr>
        <w:lastRenderedPageBreak/>
        <w:t>也無不可。我讓我師傅引薦你去鬼屍門，已經是仁至義盡了，你還要考慮？！」</w:t>
      </w:r>
    </w:p>
    <w:p w:rsidR="00C04663" w:rsidRDefault="00A7259F" w:rsidP="00813907">
      <w:pPr>
        <w:spacing w:after="240"/>
      </w:pPr>
      <w:r>
        <w:rPr>
          <w:rFonts w:hint="eastAsia"/>
        </w:rPr>
        <w:t>李龍飛聽得出那黃袍道人的話中意味，心下一驚，自從兩年前那事之後，他知道凡人的生命在仙人眼中都視如草菅，當下連忙躬身說道，「大仙誤會了，在下只因為這木劍是殺父仇人所留，還想以後以此尋仇，所以才猶豫了下，並不是晚輩不願。大仙如果需要，請盡管拿走好了。」</w:t>
      </w:r>
    </w:p>
    <w:p w:rsidR="00C04663" w:rsidRDefault="00A7259F" w:rsidP="00813907">
      <w:pPr>
        <w:spacing w:after="240"/>
      </w:pPr>
      <w:r>
        <w:rPr>
          <w:rFonts w:hint="eastAsia"/>
        </w:rPr>
        <w:t>那黃袍道人一聽，表情古怪了下，冷笑道，「這木劍的主人，怕是至少是個道人了，以你的資質，別說報仇，就算真的有幸拜入鬼屍門內，練上個一百來年，能在他底下擋下一招就很了不起了，還想要報仇？別送命就好了，還報仇咧！」</w:t>
      </w:r>
    </w:p>
    <w:p w:rsidR="00C04663" w:rsidRDefault="00A7259F" w:rsidP="00813907">
      <w:pPr>
        <w:spacing w:after="240"/>
      </w:pPr>
      <w:r>
        <w:rPr>
          <w:rFonts w:hint="eastAsia"/>
        </w:rPr>
        <w:t>李龍飛聽完，眼眶更紅了。</w:t>
      </w:r>
    </w:p>
    <w:p w:rsidR="00C04663" w:rsidRDefault="00A7259F" w:rsidP="00813907">
      <w:pPr>
        <w:spacing w:after="240"/>
      </w:pPr>
      <w:r>
        <w:rPr>
          <w:rFonts w:hint="eastAsia"/>
        </w:rPr>
        <w:t>他求仙所為兩件事，第一件事復活父親這出發前就知道很難了，畢竟書讀了那麼多，也沒聽聞過有幾個死人復活的事情，所以雖然說出口，但也只是個理想而已；但第二件報仇一事，那是真真正正想要做的事，現在被這黃袍道人直接潑了個冷水，他只感到全身發抖，不知道是生氣還是失望。</w:t>
      </w:r>
    </w:p>
    <w:p w:rsidR="00C04663" w:rsidRDefault="00A7259F" w:rsidP="00813907">
      <w:pPr>
        <w:spacing w:after="240"/>
      </w:pPr>
      <w:r>
        <w:rPr>
          <w:rFonts w:hint="eastAsia"/>
        </w:rPr>
        <w:t>那黃袍道人笑了一陣，點點頭順手將木劍收走，接著又有點不好意思丟了一顆靈丹給李龍飛說，「這藥丹給你，如果到了鬼屍門，需要拜師考驗前，你吞下這顆丹藥，對你通過考驗的機會可能會有所幫助，你自己斟酌點用。」</w:t>
      </w:r>
    </w:p>
    <w:p w:rsidR="00C04663" w:rsidRDefault="00A7259F" w:rsidP="00813907">
      <w:pPr>
        <w:spacing w:after="240"/>
      </w:pPr>
      <w:r>
        <w:rPr>
          <w:rFonts w:hint="eastAsia"/>
        </w:rPr>
        <w:t>「還有，我不是大仙，我是我師傅七葉道人的徒弟，你叫我黃半仙就好。待會你見到我師傅，可得要恭敬點，也許他老人家一個高興，直接收你為徒，那也說不一定。」</w:t>
      </w:r>
    </w:p>
    <w:p w:rsidR="00C04663" w:rsidRDefault="00A7259F" w:rsidP="00813907">
      <w:pPr>
        <w:spacing w:after="240"/>
      </w:pPr>
      <w:r>
        <w:rPr>
          <w:rFonts w:hint="eastAsia"/>
        </w:rPr>
        <w:t>李龍飛大喜，他雖然聽不懂甚麼大仙半仙，但他沒想到這麼快就有機會被仙人收為徒弟，雖然說報仇跟復活父親被說不可能，但他天性倔強，早已認定總有個辦法，甚至心底隱隱有個念頭對著黃半仙說，你說不可能，那我自己來！</w:t>
      </w:r>
    </w:p>
    <w:p w:rsidR="00C04663" w:rsidDel="00B235F1" w:rsidRDefault="00A7259F" w:rsidP="00813907">
      <w:pPr>
        <w:spacing w:after="240"/>
        <w:rPr>
          <w:del w:id="4448" w:author="Administrator" w:date="2020-03-30T22:21:00Z"/>
        </w:rPr>
      </w:pPr>
      <w:r>
        <w:rPr>
          <w:rFonts w:hint="eastAsia"/>
        </w:rPr>
        <w:t>當下便收拾好散落的行李跟那丹藥，跟著黃半仙一起回去找那七葉道人。</w:t>
      </w:r>
    </w:p>
    <w:p w:rsidR="00C04663" w:rsidDel="00B235F1" w:rsidRDefault="00C04663" w:rsidP="00813907">
      <w:pPr>
        <w:spacing w:after="240"/>
        <w:rPr>
          <w:del w:id="4449" w:author="Administrator" w:date="2020-03-30T22:21:00Z"/>
        </w:rPr>
      </w:pPr>
    </w:p>
    <w:p w:rsidR="00C04663" w:rsidRDefault="00C04663" w:rsidP="00813907">
      <w:pPr>
        <w:spacing w:after="240"/>
      </w:pPr>
    </w:p>
    <w:p w:rsidR="00D043C2" w:rsidRDefault="00D043C2" w:rsidP="00813907">
      <w:pPr>
        <w:pStyle w:val="12"/>
        <w:numPr>
          <w:ilvl w:val="0"/>
          <w:numId w:val="1"/>
        </w:numPr>
        <w:spacing w:after="240"/>
        <w:ind w:leftChars="0" w:left="357" w:hanging="357"/>
        <w:outlineLvl w:val="0"/>
        <w:rPr>
          <w:ins w:id="4450" w:author="Administrator" w:date="2020-03-30T21:59:00Z"/>
        </w:rPr>
      </w:pPr>
      <w:ins w:id="4451" w:author="Administrator" w:date="2020-03-30T21:59:00Z">
        <w:r>
          <w:rPr>
            <w:rFonts w:hint="eastAsia"/>
          </w:rPr>
          <w:t>禍</w:t>
        </w:r>
      </w:ins>
      <w:ins w:id="4452" w:author="Administrator" w:date="2020-03-30T22:00:00Z">
        <w:r>
          <w:rPr>
            <w:rFonts w:hint="eastAsia"/>
          </w:rPr>
          <w:t>福相</w:t>
        </w:r>
      </w:ins>
      <w:ins w:id="4453" w:author="Administrator" w:date="2020-03-30T21:59:00Z">
        <w:r>
          <w:rPr>
            <w:rFonts w:hint="eastAsia"/>
          </w:rPr>
          <w:t>依</w:t>
        </w:r>
      </w:ins>
    </w:p>
    <w:p w:rsidR="00C04663" w:rsidRDefault="00A7259F" w:rsidP="00813907">
      <w:pPr>
        <w:pStyle w:val="12"/>
        <w:numPr>
          <w:ilvl w:val="0"/>
          <w:numId w:val="1"/>
        </w:numPr>
        <w:spacing w:after="240"/>
        <w:ind w:leftChars="0" w:left="357" w:hanging="357"/>
        <w:outlineLvl w:val="0"/>
      </w:pPr>
      <w:r>
        <w:rPr>
          <w:rFonts w:hint="eastAsia"/>
        </w:rPr>
        <w:t>七葉道人</w:t>
      </w:r>
    </w:p>
    <w:p w:rsidR="00C04663" w:rsidRDefault="00C04663" w:rsidP="00813907">
      <w:pPr>
        <w:spacing w:after="240"/>
      </w:pPr>
    </w:p>
    <w:p w:rsidR="00C04663" w:rsidRDefault="00A7259F" w:rsidP="00813907">
      <w:pPr>
        <w:spacing w:after="240"/>
      </w:pPr>
      <w:r>
        <w:rPr>
          <w:rFonts w:hint="eastAsia"/>
        </w:rPr>
        <w:t>一路上，黃半仙跟李龍飛說了許多有關修仙一路的事情，也讓李龍飛對修仙有了一些基礎的了解。</w:t>
      </w:r>
    </w:p>
    <w:p w:rsidR="00C04663" w:rsidRDefault="00A7259F" w:rsidP="00813907">
      <w:pPr>
        <w:spacing w:after="240"/>
      </w:pPr>
      <w:r>
        <w:rPr>
          <w:rFonts w:hint="eastAsia"/>
        </w:rPr>
        <w:t>修仙路上，共分</w:t>
      </w:r>
      <w:r w:rsidR="00BF1C40">
        <w:rPr>
          <w:rFonts w:hint="eastAsia"/>
        </w:rPr>
        <w:t>幾</w:t>
      </w:r>
      <w:r>
        <w:rPr>
          <w:rFonts w:hint="eastAsia"/>
        </w:rPr>
        <w:t>個階段</w:t>
      </w:r>
      <w:r w:rsidR="00BF1C40">
        <w:rPr>
          <w:rFonts w:hint="eastAsia"/>
        </w:rPr>
        <w:t>，</w:t>
      </w:r>
      <w:r>
        <w:rPr>
          <w:rFonts w:hint="eastAsia"/>
        </w:rPr>
        <w:t>練氣，築基這兩階段為基礎，結丹，</w:t>
      </w:r>
      <w:r w:rsidR="00BF1C40">
        <w:rPr>
          <w:rFonts w:hint="eastAsia"/>
        </w:rPr>
        <w:t>凝</w:t>
      </w:r>
      <w:r>
        <w:rPr>
          <w:rFonts w:hint="eastAsia"/>
        </w:rPr>
        <w:t>嬰為進階。</w:t>
      </w:r>
    </w:p>
    <w:p w:rsidR="00C04663" w:rsidRDefault="00A7259F" w:rsidP="00813907">
      <w:pPr>
        <w:spacing w:after="240"/>
      </w:pPr>
      <w:r>
        <w:rPr>
          <w:rFonts w:hint="eastAsia"/>
        </w:rPr>
        <w:lastRenderedPageBreak/>
        <w:t>雖說是基礎，但往往數千個凡人才以一個人有仙根可以練氣；而數百個練氣仙人才能出現一個築基，所以一旦成了築基，已經可以說是呼風喚雨，在仙人中有一定的地位了。</w:t>
      </w:r>
    </w:p>
    <w:p w:rsidR="00C04663" w:rsidRDefault="00A7259F" w:rsidP="00813907">
      <w:pPr>
        <w:spacing w:after="240"/>
      </w:pPr>
      <w:r>
        <w:rPr>
          <w:rFonts w:hint="eastAsia"/>
        </w:rPr>
        <w:t>至於結丹</w:t>
      </w:r>
      <w:r w:rsidR="00BF1C40">
        <w:rPr>
          <w:rFonts w:hint="eastAsia"/>
        </w:rPr>
        <w:t>，那是每個修仙之人夢寐以求的事情，正所謂</w:t>
      </w:r>
      <w:r w:rsidR="008F1064">
        <w:rPr>
          <w:rFonts w:hint="eastAsia"/>
        </w:rPr>
        <w:t>甲子光陰催</w:t>
      </w:r>
      <w:r w:rsidR="00BF1C40">
        <w:rPr>
          <w:rFonts w:hint="eastAsia"/>
        </w:rPr>
        <w:t>築基，一朝結丹</w:t>
      </w:r>
      <w:r w:rsidR="008F1064">
        <w:rPr>
          <w:rFonts w:hint="eastAsia"/>
        </w:rPr>
        <w:t>千古名；一旦結丹，那可是能</w:t>
      </w:r>
      <w:r w:rsidR="00BF1C40">
        <w:rPr>
          <w:rFonts w:hint="eastAsia"/>
        </w:rPr>
        <w:t>開宗立派，占據一方</w:t>
      </w:r>
      <w:r w:rsidR="008F1064">
        <w:rPr>
          <w:rFonts w:hint="eastAsia"/>
        </w:rPr>
        <w:t>，成為赫赫有名的</w:t>
      </w:r>
      <w:r w:rsidR="00BF1C40">
        <w:rPr>
          <w:rFonts w:hint="eastAsia"/>
        </w:rPr>
        <w:t>大仙人、大能者</w:t>
      </w:r>
      <w:r>
        <w:rPr>
          <w:rFonts w:hint="eastAsia"/>
        </w:rPr>
        <w:t>。</w:t>
      </w:r>
    </w:p>
    <w:p w:rsidR="00C04663" w:rsidRDefault="008F1064" w:rsidP="00813907">
      <w:pPr>
        <w:spacing w:after="240"/>
      </w:pPr>
      <w:r>
        <w:rPr>
          <w:rFonts w:hint="eastAsia"/>
        </w:rPr>
        <w:t>只是結丹不同於前兩個階段，結丹乃逆天之事，別說修練困難，就連最後要突破這個門檻，都會引來天打雷劈，五雷轟頂的天譴之劫，所以能成就結丹之士，無一不</w:t>
      </w:r>
      <w:r w:rsidR="00155428">
        <w:rPr>
          <w:rFonts w:hint="eastAsia"/>
        </w:rPr>
        <w:t>是萬中選一，百年難得一見的天縱之才。</w:t>
      </w:r>
    </w:p>
    <w:p w:rsidR="00C04663" w:rsidRDefault="00BF1C40" w:rsidP="00813907">
      <w:pPr>
        <w:spacing w:after="240"/>
      </w:pPr>
      <w:r>
        <w:rPr>
          <w:rFonts w:hint="eastAsia"/>
        </w:rPr>
        <w:t>而結丹之上還有凝嬰，</w:t>
      </w:r>
      <w:r w:rsidR="00155428">
        <w:rPr>
          <w:rFonts w:hint="eastAsia"/>
        </w:rPr>
        <w:t>那又是遙不可及，一般修仙之人想都不敢想的事情了。</w:t>
      </w:r>
    </w:p>
    <w:p w:rsidR="00C04663" w:rsidRDefault="00A7259F" w:rsidP="00813907">
      <w:pPr>
        <w:spacing w:after="240"/>
      </w:pPr>
      <w:r>
        <w:rPr>
          <w:rFonts w:hint="eastAsia"/>
        </w:rPr>
        <w:t>黃半仙</w:t>
      </w:r>
      <w:r w:rsidR="00155428">
        <w:rPr>
          <w:rFonts w:hint="eastAsia"/>
        </w:rPr>
        <w:t>他</w:t>
      </w:r>
      <w:r>
        <w:rPr>
          <w:rFonts w:hint="eastAsia"/>
        </w:rPr>
        <w:t>自己也不過就是個練氣期的仙人，所以</w:t>
      </w:r>
      <w:r w:rsidR="00155428">
        <w:rPr>
          <w:rFonts w:hint="eastAsia"/>
        </w:rPr>
        <w:t>當</w:t>
      </w:r>
      <w:r>
        <w:rPr>
          <w:rFonts w:hint="eastAsia"/>
        </w:rPr>
        <w:t>他聽到李龍飛叫他大仙，心中樂得很，</w:t>
      </w:r>
      <w:r w:rsidR="00155428">
        <w:rPr>
          <w:rFonts w:hint="eastAsia"/>
        </w:rPr>
        <w:t>也</w:t>
      </w:r>
      <w:r>
        <w:rPr>
          <w:rFonts w:hint="eastAsia"/>
        </w:rPr>
        <w:t>才願意帶他見自個師傅，看能不能引薦李龍飛去鬼屍門拜那裡的仙人為師，練成仙法將李敦的魂魄給招回來，重新復生在世。</w:t>
      </w:r>
    </w:p>
    <w:p w:rsidR="00C04663" w:rsidRDefault="00A7259F" w:rsidP="00813907">
      <w:pPr>
        <w:spacing w:after="240"/>
      </w:pPr>
      <w:r>
        <w:rPr>
          <w:rFonts w:hint="eastAsia"/>
        </w:rPr>
        <w:t>「那</w:t>
      </w:r>
      <w:r>
        <w:rPr>
          <w:rFonts w:hint="eastAsia"/>
        </w:rPr>
        <w:t>...</w:t>
      </w:r>
      <w:r>
        <w:rPr>
          <w:rFonts w:hint="eastAsia"/>
        </w:rPr>
        <w:t>敢問黃大仙，尊師是</w:t>
      </w:r>
      <w:r>
        <w:rPr>
          <w:rFonts w:hint="eastAsia"/>
        </w:rPr>
        <w:t>...</w:t>
      </w:r>
      <w:r>
        <w:rPr>
          <w:rFonts w:hint="eastAsia"/>
        </w:rPr>
        <w:t>那裡的仙人呢？」李龍飛</w:t>
      </w:r>
      <w:r w:rsidR="00155428">
        <w:rPr>
          <w:rFonts w:hint="eastAsia"/>
        </w:rPr>
        <w:t>不知道這些因由，</w:t>
      </w:r>
      <w:r>
        <w:rPr>
          <w:rFonts w:hint="eastAsia"/>
        </w:rPr>
        <w:t>雖感覺有點不妥，但還是硬著頭皮問了一下；畢竟如果黃半仙的師傅夠強大，也許就能直接復活自己的父親了。</w:t>
      </w:r>
    </w:p>
    <w:p w:rsidR="00C04663" w:rsidRDefault="00A7259F" w:rsidP="00813907">
      <w:pPr>
        <w:spacing w:after="240"/>
      </w:pPr>
      <w:r>
        <w:rPr>
          <w:rFonts w:hint="eastAsia"/>
        </w:rPr>
        <w:t>「我師傅阿，他可是一名結丹散仙！道號七葉道人，在這胭脂山一帶，恐怕除了胭脂門跟東武門裡的大仙之外，最強大的仙人了。」黃半仙得意地說。</w:t>
      </w:r>
    </w:p>
    <w:p w:rsidR="00C04663" w:rsidRDefault="00A7259F" w:rsidP="00813907">
      <w:pPr>
        <w:spacing w:after="240"/>
      </w:pPr>
      <w:r>
        <w:rPr>
          <w:rFonts w:hint="eastAsia"/>
        </w:rPr>
        <w:t>事實上他的確可以得意，要不是七葉道人</w:t>
      </w:r>
      <w:r w:rsidR="00155428">
        <w:rPr>
          <w:rFonts w:hint="eastAsia"/>
        </w:rPr>
        <w:t>碰巧收他為弟子</w:t>
      </w:r>
      <w:r>
        <w:rPr>
          <w:rFonts w:hint="eastAsia"/>
        </w:rPr>
        <w:t>，像他這樣練氣期仙人，恐怕一輩子連結丹仙人都不會遇到，更別提會聽過修仙的</w:t>
      </w:r>
      <w:r w:rsidR="00155428">
        <w:rPr>
          <w:rFonts w:hint="eastAsia"/>
        </w:rPr>
        <w:t>幾個</w:t>
      </w:r>
      <w:r>
        <w:rPr>
          <w:rFonts w:hint="eastAsia"/>
        </w:rPr>
        <w:t>階段了。</w:t>
      </w:r>
    </w:p>
    <w:p w:rsidR="00C04663" w:rsidRDefault="00A7259F" w:rsidP="00813907">
      <w:pPr>
        <w:spacing w:after="240"/>
      </w:pPr>
      <w:r>
        <w:rPr>
          <w:rFonts w:hint="eastAsia"/>
        </w:rPr>
        <w:t>李龍飛聽完咂了咂舌，他也聽清楚了，這可是一名結丹大仙阿，怕是幾十萬個仙人裡只有一個，那可真的叫大仙。</w:t>
      </w:r>
    </w:p>
    <w:p w:rsidR="00C04663" w:rsidRDefault="00A7259F" w:rsidP="00813907">
      <w:pPr>
        <w:spacing w:after="240"/>
      </w:pPr>
      <w:r>
        <w:rPr>
          <w:rFonts w:hint="eastAsia"/>
        </w:rPr>
        <w:t>如果見到了這大仙，討得了他歡心的話，搞不好不用拜在那鬼屍門門下，而是直接拜在這大仙門下了阿。</w:t>
      </w:r>
    </w:p>
    <w:p w:rsidR="00C04663" w:rsidRDefault="00A7259F" w:rsidP="00813907">
      <w:pPr>
        <w:spacing w:after="240"/>
      </w:pPr>
      <w:r>
        <w:rPr>
          <w:rFonts w:hint="eastAsia"/>
        </w:rPr>
        <w:t>黃半仙雖然飛不起來，但他帶了一個會飛的馱盤，正好兩個人可乘，就這麼盛上去一路飛往七葉道人的住處。</w:t>
      </w:r>
    </w:p>
    <w:p w:rsidR="00C04663" w:rsidRDefault="00A7259F" w:rsidP="00813907">
      <w:pPr>
        <w:spacing w:after="240"/>
      </w:pPr>
      <w:r>
        <w:rPr>
          <w:rFonts w:hint="eastAsia"/>
        </w:rPr>
        <w:t>這馱盤飛得雖然不高，但速度頗快，是李龍飛自個跑起來的好幾倍以上，他坐在上面，感受到風呼呼的吹在自己臉上，不由得暗暗心驚，想不到一個練氣期的仙人而已，就可以飛得這麼得快了。</w:t>
      </w:r>
    </w:p>
    <w:p w:rsidR="00C04663" w:rsidRDefault="00A7259F" w:rsidP="00813907">
      <w:pPr>
        <w:spacing w:after="240"/>
      </w:pPr>
      <w:r>
        <w:rPr>
          <w:rFonts w:hint="eastAsia"/>
        </w:rPr>
        <w:t>那黃半仙也是愛炫耀，其實練氣期半仙哪能飛行？這馱盤是他師尊見他乖巧聽話，</w:t>
      </w:r>
      <w:r>
        <w:rPr>
          <w:rFonts w:hint="eastAsia"/>
        </w:rPr>
        <w:lastRenderedPageBreak/>
        <w:t>送給他的一個上品法器。</w:t>
      </w:r>
    </w:p>
    <w:p w:rsidR="00C04663" w:rsidRDefault="00A7259F" w:rsidP="00813907">
      <w:pPr>
        <w:spacing w:after="240"/>
      </w:pPr>
      <w:r>
        <w:rPr>
          <w:rFonts w:hint="eastAsia"/>
        </w:rPr>
        <w:t>上品法器一般是築基期才會拿來使用，他一個練氣期半仙用起來，還得靠一種名叫靈石的特殊石頭補充靈氣才行，否則飛不了多遠，就會耗盡法器靈氣，再也沒有作用。</w:t>
      </w:r>
    </w:p>
    <w:p w:rsidR="00C04663" w:rsidRDefault="00A7259F" w:rsidP="00813907">
      <w:pPr>
        <w:spacing w:after="240"/>
      </w:pPr>
      <w:r>
        <w:rPr>
          <w:rFonts w:hint="eastAsia"/>
        </w:rPr>
        <w:t>而這黃半仙也是因為拿到那把桃木劍，心裡得意，這才送了那靈丹，還用這馱盤飛行。</w:t>
      </w:r>
    </w:p>
    <w:p w:rsidR="00C04663" w:rsidRDefault="00A7259F" w:rsidP="00813907">
      <w:pPr>
        <w:spacing w:after="240"/>
      </w:pPr>
      <w:r>
        <w:rPr>
          <w:rFonts w:hint="eastAsia"/>
        </w:rPr>
        <w:t>要知道，那把桃木劍是那灰袍道人的寶物，雖然只是隨便一把</w:t>
      </w:r>
      <w:r w:rsidR="0049689D">
        <w:rPr>
          <w:rFonts w:hint="eastAsia"/>
        </w:rPr>
        <w:t>法寶</w:t>
      </w:r>
      <w:r>
        <w:rPr>
          <w:rFonts w:hint="eastAsia"/>
        </w:rPr>
        <w:t>木劍，那也是比這馱盤還要珍貴一百倍，一千倍都不止。</w:t>
      </w:r>
    </w:p>
    <w:p w:rsidR="00C04663" w:rsidRDefault="00A7259F" w:rsidP="00813907">
      <w:pPr>
        <w:spacing w:after="240"/>
      </w:pPr>
      <w:r>
        <w:rPr>
          <w:rFonts w:hint="eastAsia"/>
        </w:rPr>
        <w:t>黃半仙偶然拿到這寶物，別說是花費靈石送李龍飛到七葉道人那，就是拿這馱盤直接跟他換，他都會搗頭如蒜連忙答應。</w:t>
      </w:r>
    </w:p>
    <w:p w:rsidR="00C04663" w:rsidRDefault="00A7259F" w:rsidP="00813907">
      <w:pPr>
        <w:spacing w:after="240"/>
      </w:pPr>
      <w:r>
        <w:rPr>
          <w:rFonts w:hint="eastAsia"/>
        </w:rPr>
        <w:t>只是李龍飛甚麼都不知道，他這時坐在這馱盤上面，心底只是無限歡喜，慶幸自己怎麼這麼走大運，不但沒被黑虎殺死，還遇到仙人幫忙。他心底暗暗感激，不論最後是不是能拜仙人為師，將來一定要好好報答這黃半仙。</w:t>
      </w:r>
    </w:p>
    <w:p w:rsidR="00C04663" w:rsidRDefault="00A7259F" w:rsidP="00813907">
      <w:pPr>
        <w:spacing w:after="240"/>
      </w:pPr>
      <w:r>
        <w:rPr>
          <w:rFonts w:hint="eastAsia"/>
        </w:rPr>
        <w:t>就這樣飛了幾個時辰，兩人飛到了一個山洞前面。</w:t>
      </w:r>
    </w:p>
    <w:p w:rsidR="00C04663" w:rsidRDefault="00A7259F" w:rsidP="00813907">
      <w:pPr>
        <w:spacing w:after="240"/>
      </w:pPr>
      <w:r>
        <w:rPr>
          <w:rFonts w:hint="eastAsia"/>
        </w:rPr>
        <w:t>這山洞洞口方方正正，還有扇白玉大門，比起李龍飛老家的紅漆大門還要華麗，只見週圍的花花草草，個個美不勝收，敢情就是一個靈仙福洞，他連忙在外頭先行磕了個頭。</w:t>
      </w:r>
    </w:p>
    <w:p w:rsidR="00C04663" w:rsidRDefault="00A7259F" w:rsidP="00813907">
      <w:pPr>
        <w:spacing w:after="240"/>
      </w:pPr>
      <w:r>
        <w:rPr>
          <w:rFonts w:hint="eastAsia"/>
        </w:rPr>
        <w:t>黃半仙也不理他，逕自推開了玉門進去，留下李龍飛在外等候命令。</w:t>
      </w:r>
    </w:p>
    <w:p w:rsidR="00C04663" w:rsidRDefault="00A7259F" w:rsidP="00813907">
      <w:pPr>
        <w:spacing w:after="240"/>
      </w:pPr>
      <w:r>
        <w:rPr>
          <w:rFonts w:hint="eastAsia"/>
        </w:rPr>
        <w:t>不一會兒，只聽到洞內一個莊嚴的聲音說道，「進來。」</w:t>
      </w:r>
    </w:p>
    <w:p w:rsidR="00C04663" w:rsidRDefault="00A7259F" w:rsidP="00813907">
      <w:pPr>
        <w:spacing w:after="240"/>
      </w:pPr>
      <w:r>
        <w:rPr>
          <w:rFonts w:hint="eastAsia"/>
        </w:rPr>
        <w:t>李龍飛知道是大仙在叫自己的，誠惶誠恐，畢恭畢敬地走近洞裡。</w:t>
      </w:r>
    </w:p>
    <w:p w:rsidR="00C04663" w:rsidRDefault="00A7259F" w:rsidP="00813907">
      <w:pPr>
        <w:spacing w:after="240"/>
      </w:pPr>
      <w:r>
        <w:rPr>
          <w:rFonts w:hint="eastAsia"/>
        </w:rPr>
        <w:t>只見洞裡不像外面看到那樣一片漆黑，洞內燈火照明，洞頂上鑲了數百顆梅子大小的夜明珠，</w:t>
      </w:r>
    </w:p>
    <w:p w:rsidR="00C04663" w:rsidRDefault="00A7259F" w:rsidP="00813907">
      <w:pPr>
        <w:spacing w:after="240"/>
      </w:pPr>
      <w:r>
        <w:rPr>
          <w:rFonts w:hint="eastAsia"/>
        </w:rPr>
        <w:t>只見一個白眉長鬚，卻是童顏模樣的道人，正坐在那，閉上眼對著自己微笑。</w:t>
      </w:r>
    </w:p>
    <w:p w:rsidR="00C04663" w:rsidRDefault="00A7259F" w:rsidP="00813907">
      <w:pPr>
        <w:spacing w:after="240"/>
      </w:pPr>
      <w:r>
        <w:rPr>
          <w:rFonts w:hint="eastAsia"/>
        </w:rPr>
        <w:t>雖然那道人看起來和藹可親，但李龍飛不知道為何，見到之後，腦門轟轟作響，一股無可莫名的威嚴迎面而來。</w:t>
      </w:r>
    </w:p>
    <w:p w:rsidR="00C04663" w:rsidRDefault="00A7259F" w:rsidP="00813907">
      <w:pPr>
        <w:spacing w:after="240"/>
      </w:pPr>
      <w:r>
        <w:rPr>
          <w:rFonts w:hint="eastAsia"/>
        </w:rPr>
        <w:t>李龍飛不敢失禮，連忙恭恭敬敬磕了個頭，「拜見七葉大仙。」</w:t>
      </w:r>
    </w:p>
    <w:p w:rsidR="00C04663" w:rsidRDefault="00A7259F" w:rsidP="00813907">
      <w:pPr>
        <w:spacing w:after="240"/>
      </w:pPr>
      <w:r>
        <w:rPr>
          <w:rFonts w:hint="eastAsia"/>
        </w:rPr>
        <w:t>「免禮，本座不是你師傅，你不用行如此大禮。」七葉道人輕輕一揮，一股柔和的力量將李龍飛抬起，同時那威嚴也減少許多。</w:t>
      </w:r>
    </w:p>
    <w:p w:rsidR="00C04663" w:rsidRDefault="00A7259F" w:rsidP="00813907">
      <w:pPr>
        <w:spacing w:after="240"/>
      </w:pPr>
      <w:r>
        <w:rPr>
          <w:rFonts w:hint="eastAsia"/>
        </w:rPr>
        <w:lastRenderedPageBreak/>
        <w:t>李龍飛心底微微失望，知道眼前的七葉道人並沒有打算將自己收為徒弟的意思，但他不敢不敬，仍是恭敬低頭聆聽。</w:t>
      </w:r>
    </w:p>
    <w:p w:rsidR="00C04663" w:rsidRDefault="00A7259F" w:rsidP="00813907">
      <w:pPr>
        <w:spacing w:after="240"/>
      </w:pPr>
      <w:r>
        <w:rPr>
          <w:rFonts w:hint="eastAsia"/>
        </w:rPr>
        <w:t>那七葉道人雖然沒打算收李龍飛為弟子，但他卻思量著是否要幫李龍飛引薦給自己在鬼屍門的好友，上銀道人作徒弟。</w:t>
      </w:r>
    </w:p>
    <w:p w:rsidR="00C04663" w:rsidRDefault="00A7259F" w:rsidP="00813907">
      <w:pPr>
        <w:spacing w:after="240"/>
      </w:pPr>
      <w:r>
        <w:rPr>
          <w:rFonts w:hint="eastAsia"/>
        </w:rPr>
        <w:t>他雖然是個散仙，但平常擅長練丹，所以也頗受其他道人歡迎，不少門派的道人仙人都樂得跟他結交，有他推薦，倒也容易拜師。</w:t>
      </w:r>
    </w:p>
    <w:p w:rsidR="00C04663" w:rsidRDefault="00A7259F" w:rsidP="00813907">
      <w:pPr>
        <w:spacing w:after="240"/>
      </w:pPr>
      <w:r>
        <w:rPr>
          <w:rFonts w:hint="eastAsia"/>
        </w:rPr>
        <w:t>只是，他也不是沒事這麼好心要免費幫忙李龍飛的。</w:t>
      </w:r>
    </w:p>
    <w:p w:rsidR="00C04663" w:rsidRDefault="00A7259F" w:rsidP="00813907">
      <w:pPr>
        <w:spacing w:after="240"/>
      </w:pPr>
      <w:r>
        <w:rPr>
          <w:rFonts w:hint="eastAsia"/>
        </w:rPr>
        <w:t>主要是剛剛他的弟子黃半仙一進洞府內，就拿出了那柄桃木劍獻給自己，並將整個來龍去脈說了個清楚。</w:t>
      </w:r>
    </w:p>
    <w:p w:rsidR="00C04663" w:rsidRDefault="00A7259F" w:rsidP="00813907">
      <w:pPr>
        <w:spacing w:after="240"/>
      </w:pPr>
      <w:r>
        <w:rPr>
          <w:rFonts w:hint="eastAsia"/>
        </w:rPr>
        <w:t>七葉道人一見那桃木劍，頓時張大了眼，心中熱切了起來。</w:t>
      </w:r>
    </w:p>
    <w:p w:rsidR="00C04663" w:rsidRDefault="00A7259F" w:rsidP="00813907">
      <w:pPr>
        <w:spacing w:after="240"/>
      </w:pPr>
      <w:r>
        <w:rPr>
          <w:rFonts w:hint="eastAsia"/>
        </w:rPr>
        <w:t>要知道，那可是</w:t>
      </w:r>
      <w:r w:rsidR="0049689D">
        <w:rPr>
          <w:rFonts w:hint="eastAsia"/>
        </w:rPr>
        <w:t>法寶</w:t>
      </w:r>
      <w:r>
        <w:rPr>
          <w:rFonts w:hint="eastAsia"/>
        </w:rPr>
        <w:t>阿！</w:t>
      </w:r>
    </w:p>
    <w:p w:rsidR="00C04663" w:rsidRDefault="00A7259F" w:rsidP="00813907">
      <w:pPr>
        <w:spacing w:after="240"/>
      </w:pPr>
      <w:r>
        <w:rPr>
          <w:rFonts w:hint="eastAsia"/>
        </w:rPr>
        <w:t>雖然說那只是一柄下品</w:t>
      </w:r>
      <w:r w:rsidR="0049689D">
        <w:rPr>
          <w:rFonts w:hint="eastAsia"/>
        </w:rPr>
        <w:t>法寶</w:t>
      </w:r>
      <w:r>
        <w:rPr>
          <w:rFonts w:hint="eastAsia"/>
        </w:rPr>
        <w:t>，一般道人身上都多少有幾個，但他平日練丹交易許久，對看寶的眼光何其準確，一看就知道那是一柄極接近</w:t>
      </w:r>
      <w:r w:rsidR="0049689D">
        <w:rPr>
          <w:rFonts w:hint="eastAsia"/>
        </w:rPr>
        <w:t>中</w:t>
      </w:r>
      <w:r>
        <w:rPr>
          <w:rFonts w:hint="eastAsia"/>
        </w:rPr>
        <w:t>品</w:t>
      </w:r>
      <w:r w:rsidR="0049689D">
        <w:rPr>
          <w:rFonts w:hint="eastAsia"/>
        </w:rPr>
        <w:t>法寶</w:t>
      </w:r>
      <w:r>
        <w:rPr>
          <w:rFonts w:hint="eastAsia"/>
        </w:rPr>
        <w:t>的寶貝，雖然目前只是下品，但只要再孕養個百年，肯定能升級為</w:t>
      </w:r>
      <w:r w:rsidR="0049689D">
        <w:rPr>
          <w:rFonts w:hint="eastAsia"/>
        </w:rPr>
        <w:t>中</w:t>
      </w:r>
      <w:r>
        <w:rPr>
          <w:rFonts w:hint="eastAsia"/>
        </w:rPr>
        <w:t>品</w:t>
      </w:r>
      <w:r w:rsidR="0049689D">
        <w:rPr>
          <w:rFonts w:hint="eastAsia"/>
        </w:rPr>
        <w:t>法寶</w:t>
      </w:r>
      <w:r>
        <w:rPr>
          <w:rFonts w:hint="eastAsia"/>
        </w:rPr>
        <w:t>，到時候，威力可就更大上一倍不止。</w:t>
      </w:r>
    </w:p>
    <w:p w:rsidR="00C04663" w:rsidRDefault="00A7259F" w:rsidP="00813907">
      <w:pPr>
        <w:spacing w:after="240"/>
      </w:pPr>
      <w:r>
        <w:rPr>
          <w:rFonts w:hint="eastAsia"/>
        </w:rPr>
        <w:t>這樣的</w:t>
      </w:r>
      <w:r w:rsidR="0049689D">
        <w:rPr>
          <w:rFonts w:hint="eastAsia"/>
        </w:rPr>
        <w:t>法寶</w:t>
      </w:r>
      <w:r>
        <w:rPr>
          <w:rFonts w:hint="eastAsia"/>
        </w:rPr>
        <w:t>，比自己現在身上的都還要好，自己徒弟肯獻上來，饒是他是修練百年的仙人，也是一陣歡喜，當下就賞了自己徒兒一個築基丹做獎勵。</w:t>
      </w:r>
    </w:p>
    <w:p w:rsidR="00C04663" w:rsidRDefault="00A7259F" w:rsidP="00813907">
      <w:pPr>
        <w:spacing w:after="240"/>
      </w:pPr>
      <w:r>
        <w:rPr>
          <w:rFonts w:hint="eastAsia"/>
        </w:rPr>
        <w:t>「你說，你修仙的目地有二，一是復活父親，二是報仇？」七葉道人不急不徐地問。</w:t>
      </w:r>
    </w:p>
    <w:p w:rsidR="00C04663" w:rsidRDefault="00A7259F" w:rsidP="00813907">
      <w:pPr>
        <w:spacing w:after="240"/>
      </w:pPr>
      <w:r>
        <w:rPr>
          <w:rFonts w:hint="eastAsia"/>
        </w:rPr>
        <w:t>李龍飛心底一陣緊，沉聲說道，「大仙明察，小輩的確是為了這兩個原因。」</w:t>
      </w:r>
    </w:p>
    <w:p w:rsidR="00C04663" w:rsidRDefault="00A7259F" w:rsidP="00813907">
      <w:pPr>
        <w:spacing w:after="240"/>
      </w:pPr>
      <w:r>
        <w:rPr>
          <w:rFonts w:hint="eastAsia"/>
        </w:rPr>
        <w:t>「先不說這兩件事可不可能成功，但你可知道，修仙之人，最要緊是修己長壽，斷絕塵緣，你為了塵事而修仙，就算再怎麼努力，恐怕也很難有所成就。」七葉道人沉聲説道。</w:t>
      </w:r>
    </w:p>
    <w:p w:rsidR="00C04663" w:rsidRDefault="00A7259F" w:rsidP="00813907">
      <w:pPr>
        <w:spacing w:after="240"/>
      </w:pPr>
      <w:r>
        <w:rPr>
          <w:rFonts w:hint="eastAsia"/>
        </w:rPr>
        <w:t>李龍飛一愣，他可沒想過這種情況。對他來說，修仙是手段，主要還是要復活自己父親跟報仇雪恨，如果修了仙得放棄這兩件事，那反倒本末倒置了。</w:t>
      </w:r>
    </w:p>
    <w:p w:rsidR="00C04663" w:rsidRDefault="00A7259F" w:rsidP="00813907">
      <w:pPr>
        <w:spacing w:after="240"/>
      </w:pPr>
      <w:r>
        <w:rPr>
          <w:rFonts w:hint="eastAsia"/>
        </w:rPr>
        <w:t>七葉道人嘆道，「你凡念太重，本來不適合修仙一路。但我輩修仙之人，最是要求報恩。拿人一點一滴，該當百倍回報，雖然只拿了你那桃木劍，但我還是幫你一把，諾，你今晚就在這吐納，等明天我在送你去鬼屍門好了。」</w:t>
      </w:r>
    </w:p>
    <w:p w:rsidR="00C04663" w:rsidRDefault="00A7259F" w:rsidP="00813907">
      <w:pPr>
        <w:spacing w:after="240"/>
      </w:pPr>
      <w:r>
        <w:rPr>
          <w:rFonts w:hint="eastAsia"/>
        </w:rPr>
        <w:t>李龍飛一聽大喜，連忙磕頭說道，「感謝大仙，感謝大仙！」</w:t>
      </w:r>
    </w:p>
    <w:p w:rsidR="00C04663" w:rsidRDefault="00A7259F" w:rsidP="00813907">
      <w:pPr>
        <w:spacing w:after="240"/>
      </w:pPr>
      <w:r>
        <w:rPr>
          <w:rFonts w:hint="eastAsia"/>
        </w:rPr>
        <w:lastRenderedPageBreak/>
        <w:t>「先別謝我，來，我先測測你仙根，若是沒有仙根，那就算送你去鬼屍門那，怕也是不得其門而入。」七葉道人點點頭，跟著揮手一抬，示意李龍飛往前。</w:t>
      </w:r>
    </w:p>
    <w:p w:rsidR="00C04663" w:rsidRDefault="00A7259F" w:rsidP="00813907">
      <w:pPr>
        <w:spacing w:after="240"/>
      </w:pPr>
      <w:r>
        <w:rPr>
          <w:rFonts w:hint="eastAsia"/>
        </w:rPr>
        <w:t>李龍飛不敢怠慢，連忙跟著往前一靠，就看七葉道人將手放在他的頭上，閉目沉思了一會，這才點點頭張開眼說道，「仙根尚有，只是低微，這第一關，倒是勉強算是及格。」</w:t>
      </w:r>
    </w:p>
    <w:p w:rsidR="00C04663" w:rsidRDefault="00A7259F" w:rsidP="00813907">
      <w:pPr>
        <w:spacing w:after="240"/>
      </w:pPr>
      <w:r>
        <w:rPr>
          <w:rFonts w:hint="eastAsia"/>
        </w:rPr>
        <w:t>李龍飛一聽，雖是有些失望，但隨即打起精神來，「就算低微，但能過第一關，我努力些，一定有機會的！」</w:t>
      </w:r>
    </w:p>
    <w:p w:rsidR="00C04663" w:rsidRDefault="00A7259F" w:rsidP="00813907">
      <w:pPr>
        <w:spacing w:after="240"/>
      </w:pPr>
      <w:r>
        <w:rPr>
          <w:rFonts w:hint="eastAsia"/>
        </w:rPr>
        <w:t>旁邊的黃半仙嘴角微微上揚，心底卻搖了搖頭，「這傻小子天賦不佳，看起來，就算踏入仙門，想突破築基，是終身無望了…」</w:t>
      </w:r>
    </w:p>
    <w:p w:rsidR="00C04663" w:rsidRDefault="00C04663" w:rsidP="00813907">
      <w:pPr>
        <w:spacing w:after="240"/>
      </w:pPr>
    </w:p>
    <w:p w:rsidR="00C04663" w:rsidRDefault="00B235F1" w:rsidP="00813907">
      <w:pPr>
        <w:pStyle w:val="12"/>
        <w:numPr>
          <w:ilvl w:val="0"/>
          <w:numId w:val="1"/>
        </w:numPr>
        <w:spacing w:after="240"/>
        <w:ind w:leftChars="0" w:left="357" w:hanging="357"/>
        <w:outlineLvl w:val="0"/>
      </w:pPr>
      <w:ins w:id="4454" w:author="Administrator" w:date="2020-03-30T22:21:00Z">
        <w:r>
          <w:rPr>
            <w:rFonts w:hint="eastAsia"/>
          </w:rPr>
          <w:t>兇星再臨</w:t>
        </w:r>
      </w:ins>
      <w:del w:id="4455" w:author="Administrator" w:date="2020-03-30T22:21:00Z">
        <w:r w:rsidR="00A7259F" w:rsidDel="00B235F1">
          <w:rPr>
            <w:rFonts w:hint="eastAsia"/>
          </w:rPr>
          <w:delText>天寶上人</w:delText>
        </w:r>
      </w:del>
    </w:p>
    <w:p w:rsidR="00C04663" w:rsidRDefault="00C04663" w:rsidP="00813907">
      <w:pPr>
        <w:spacing w:after="240"/>
      </w:pPr>
    </w:p>
    <w:p w:rsidR="00C04663" w:rsidRDefault="00A7259F" w:rsidP="00813907">
      <w:pPr>
        <w:spacing w:after="240"/>
      </w:pPr>
      <w:r>
        <w:rPr>
          <w:rFonts w:hint="eastAsia"/>
        </w:rPr>
        <w:t>當天晚上，黃半仙跟李龍飛留在七葉道人的洞府裡休息。</w:t>
      </w:r>
    </w:p>
    <w:p w:rsidR="00C04663" w:rsidRDefault="00A7259F" w:rsidP="00813907">
      <w:pPr>
        <w:spacing w:after="240"/>
      </w:pPr>
      <w:r>
        <w:rPr>
          <w:rFonts w:hint="eastAsia"/>
        </w:rPr>
        <w:t>那七葉道人心中有所虧欠，還傳了一個呼吸法訣給李龍飛練練。</w:t>
      </w:r>
    </w:p>
    <w:p w:rsidR="00C04663" w:rsidRDefault="00A7259F" w:rsidP="00813907">
      <w:pPr>
        <w:spacing w:after="240"/>
      </w:pPr>
      <w:r>
        <w:rPr>
          <w:rFonts w:hint="eastAsia"/>
        </w:rPr>
        <w:t>「這套呼吸法訣，是修仙界中最基本的功法，你照著練了，雖然僅一天而已，但早一天，是一天，你明天到了鬼屍門，雖然有我引薦，還是要靠自己取得了鬼屍門的弟子資格。如果你能在今天練成這呼吸法訣，肯定能拜裡面的仙人為師。」</w:t>
      </w:r>
    </w:p>
    <w:p w:rsidR="00C04663" w:rsidRDefault="00A7259F" w:rsidP="00813907">
      <w:pPr>
        <w:spacing w:after="240"/>
      </w:pPr>
      <w:r>
        <w:rPr>
          <w:rFonts w:hint="eastAsia"/>
        </w:rPr>
        <w:t>七葉道人朝李龍飛一指，一道法訣像是直接印在腦海一樣，傳入了李龍飛的腦中。</w:t>
      </w:r>
    </w:p>
    <w:p w:rsidR="00C04663" w:rsidRDefault="00A7259F" w:rsidP="00813907">
      <w:pPr>
        <w:spacing w:after="240"/>
      </w:pPr>
      <w:r>
        <w:rPr>
          <w:rFonts w:hint="eastAsia"/>
        </w:rPr>
        <w:t>雖然七葉道人說的輕鬆，這法訣對修仙之人也的確是基礎中的基礎，但要練成，也不是一天兩天的事。</w:t>
      </w:r>
    </w:p>
    <w:p w:rsidR="00C04663" w:rsidRDefault="00A7259F" w:rsidP="00813907">
      <w:pPr>
        <w:spacing w:after="240"/>
      </w:pPr>
      <w:r>
        <w:rPr>
          <w:rFonts w:hint="eastAsia"/>
        </w:rPr>
        <w:t>要知道，就算是名門大派的高深法門，剛進門的弟子吐吶呼吸的修行也要至少一兩個月才能有所小成。</w:t>
      </w:r>
    </w:p>
    <w:p w:rsidR="00C04663" w:rsidRDefault="00A7259F" w:rsidP="00813907">
      <w:pPr>
        <w:spacing w:after="240"/>
      </w:pPr>
      <w:r>
        <w:rPr>
          <w:rFonts w:hint="eastAsia"/>
        </w:rPr>
        <w:t>七葉道人是散仙，其修練道法更是普通，反而更難一試上手。</w:t>
      </w:r>
    </w:p>
    <w:p w:rsidR="00C04663" w:rsidRDefault="00A7259F" w:rsidP="00813907">
      <w:pPr>
        <w:spacing w:after="240"/>
      </w:pPr>
      <w:r>
        <w:rPr>
          <w:rFonts w:hint="eastAsia"/>
        </w:rPr>
        <w:t>這倒不是說七葉道人的功法比較複雜高深，而是七葉道人的修練功法更多許多不必要的步驟，多了那些，反而讓人更難達到自然，也就更難練成。</w:t>
      </w:r>
    </w:p>
    <w:p w:rsidR="00C04663" w:rsidRDefault="00A7259F" w:rsidP="00813907">
      <w:pPr>
        <w:spacing w:after="240"/>
      </w:pPr>
      <w:r>
        <w:rPr>
          <w:rFonts w:hint="eastAsia"/>
        </w:rPr>
        <w:t>但李龍飛可不知道，他凝神一想，只見腦海中一道法訣浮現；他心中大喜，知道這是仙人修練的法訣，連忙閉目坐下，照著法訣上各式的打坐方式吐吶修行。</w:t>
      </w:r>
    </w:p>
    <w:p w:rsidR="00C04663" w:rsidRDefault="00A7259F" w:rsidP="00813907">
      <w:pPr>
        <w:spacing w:after="240"/>
      </w:pPr>
      <w:r>
        <w:rPr>
          <w:rFonts w:hint="eastAsia"/>
        </w:rPr>
        <w:lastRenderedPageBreak/>
        <w:t>那呼吸法訣分三個階段，第一個階段要求的是要達到無念呼吸。</w:t>
      </w:r>
    </w:p>
    <w:p w:rsidR="00C04663" w:rsidRDefault="00A7259F" w:rsidP="00813907">
      <w:pPr>
        <w:spacing w:after="240"/>
      </w:pPr>
      <w:r>
        <w:rPr>
          <w:rFonts w:hint="eastAsia"/>
        </w:rPr>
        <w:t>其實大凡常人在呼吸的時候，偶爾都會有這無念呼吸的時候，那便是當人們在專心做事，或意志堅定之時。</w:t>
      </w:r>
    </w:p>
    <w:p w:rsidR="00C04663" w:rsidRDefault="00A7259F" w:rsidP="00813907">
      <w:pPr>
        <w:spacing w:after="240"/>
      </w:pPr>
      <w:r>
        <w:rPr>
          <w:rFonts w:hint="eastAsia"/>
        </w:rPr>
        <w:t>在那時候，普通人的呼吸會順由身體自然吐吶，不會刻意去想到它，但是這狀態要能持久，十分的困難。</w:t>
      </w:r>
    </w:p>
    <w:p w:rsidR="00C04663" w:rsidRDefault="00A7259F" w:rsidP="00813907">
      <w:pPr>
        <w:spacing w:after="240"/>
      </w:pPr>
      <w:r>
        <w:rPr>
          <w:rFonts w:hint="eastAsia"/>
        </w:rPr>
        <w:t>因為思緒中會中斷，在中斷的時候，便會不由自主意意識到自己的呼吸，進而就會有意識的去吐吶空氣。</w:t>
      </w:r>
    </w:p>
    <w:p w:rsidR="00C04663" w:rsidRDefault="00A7259F" w:rsidP="00813907">
      <w:pPr>
        <w:spacing w:after="240"/>
      </w:pPr>
      <w:r>
        <w:rPr>
          <w:rFonts w:hint="eastAsia"/>
        </w:rPr>
        <w:t>這第一個階段，要求的就是要能無念呼吸七七十四九次。</w:t>
      </w:r>
    </w:p>
    <w:p w:rsidR="00C04663" w:rsidRDefault="00A7259F" w:rsidP="00813907">
      <w:pPr>
        <w:spacing w:after="240"/>
      </w:pPr>
      <w:r>
        <w:rPr>
          <w:rFonts w:hint="eastAsia"/>
        </w:rPr>
        <w:t>可要能屏除意識本來就不簡單，照這法訣上的姿勢吐吶，更是困難。</w:t>
      </w:r>
    </w:p>
    <w:p w:rsidR="00C04663" w:rsidRDefault="00A7259F" w:rsidP="00813907">
      <w:pPr>
        <w:spacing w:after="240"/>
      </w:pPr>
      <w:r>
        <w:rPr>
          <w:rFonts w:hint="eastAsia"/>
        </w:rPr>
        <w:t>因其每個姿勢，彷彿都將人體扭曲到了極至，以其樣子打坐，不一會便渾身酸痛，難以堅持太久。</w:t>
      </w:r>
    </w:p>
    <w:p w:rsidR="00C04663" w:rsidRDefault="00A7259F" w:rsidP="00813907">
      <w:pPr>
        <w:spacing w:after="240"/>
      </w:pPr>
      <w:r>
        <w:rPr>
          <w:rFonts w:hint="eastAsia"/>
        </w:rPr>
        <w:t>不過一旦達到第一階段後，就完成了一次小周天無念呼吸的境界，從而可以修練第二個階段了。</w:t>
      </w:r>
    </w:p>
    <w:p w:rsidR="00C04663" w:rsidRDefault="00A7259F" w:rsidP="00813907">
      <w:pPr>
        <w:spacing w:after="240"/>
      </w:pPr>
      <w:r>
        <w:rPr>
          <w:rFonts w:hint="eastAsia"/>
        </w:rPr>
        <w:t>李龍飛試了幾次，雖有心努力修練，但他仙根低微，悟性又普普，每次運行那無念呼吸一兩次後，就脫離了無心境界，跟本無法維持七七四十九次的大周天一圈。</w:t>
      </w:r>
    </w:p>
    <w:p w:rsidR="00C04663" w:rsidRDefault="00A7259F" w:rsidP="00813907">
      <w:pPr>
        <w:spacing w:after="240"/>
      </w:pPr>
      <w:r>
        <w:rPr>
          <w:rFonts w:hint="eastAsia"/>
        </w:rPr>
        <w:t>不過他雖全身痛得幾次忍不住飆淚出來，但骨子裡那股倔強也被激了起來，「我就不信，區區一點疼痛，我李龍飛會忍受不了！」</w:t>
      </w:r>
    </w:p>
    <w:p w:rsidR="00C04663" w:rsidRDefault="00A7259F" w:rsidP="00813907">
      <w:pPr>
        <w:spacing w:after="240"/>
      </w:pPr>
      <w:r>
        <w:rPr>
          <w:rFonts w:hint="eastAsia"/>
        </w:rPr>
        <w:t>於是他整個晚上都在練習，只花了兩個時辰睡覺，讓七葉道人看了之後，搖搖頭嘆息了下。</w:t>
      </w:r>
    </w:p>
    <w:p w:rsidR="00C04663" w:rsidRDefault="00A7259F" w:rsidP="00813907">
      <w:pPr>
        <w:spacing w:after="240"/>
      </w:pPr>
      <w:r>
        <w:rPr>
          <w:rFonts w:hint="eastAsia"/>
        </w:rPr>
        <w:t>「此子心性不錯，但悟性跟仙根都太低，難以成大器。要不是看在我拿了他的靈寶，我還真沒臉介紹他給上銀道人做考驗。」</w:t>
      </w:r>
    </w:p>
    <w:p w:rsidR="00C04663" w:rsidRDefault="00A7259F" w:rsidP="00813907">
      <w:pPr>
        <w:spacing w:after="240"/>
      </w:pPr>
      <w:r>
        <w:rPr>
          <w:rFonts w:hint="eastAsia"/>
        </w:rPr>
        <w:t>很快的，隔天雞啼的時候就到了。七葉道人吩咐黃半仙留守在洞府內，自己隨手一捲，將李龍飛捲起，往南方的鬼屍門飛去。</w:t>
      </w:r>
    </w:p>
    <w:p w:rsidR="00C04663" w:rsidRDefault="00A7259F" w:rsidP="00813907">
      <w:pPr>
        <w:spacing w:after="240"/>
      </w:pPr>
      <w:r>
        <w:rPr>
          <w:rFonts w:hint="eastAsia"/>
        </w:rPr>
        <w:t>一路上，冷風呼呼，李龍飛感覺到天空中的雲霧輕輕在自己臉上飄過，身子下的屋舍樹林成了一些小點，有如蟲蟻一般。</w:t>
      </w:r>
    </w:p>
    <w:p w:rsidR="00C04663" w:rsidRDefault="00A7259F" w:rsidP="00813907">
      <w:pPr>
        <w:spacing w:after="240"/>
      </w:pPr>
      <w:r>
        <w:rPr>
          <w:rFonts w:hint="eastAsia"/>
        </w:rPr>
        <w:t>遠方的山脈此時成了一條條的青蟒，蜿蜒盤踞在整片大陸之上。</w:t>
      </w:r>
    </w:p>
    <w:p w:rsidR="00C04663" w:rsidRDefault="00A7259F" w:rsidP="00813907">
      <w:pPr>
        <w:spacing w:after="240"/>
      </w:pPr>
      <w:r>
        <w:rPr>
          <w:rFonts w:hint="eastAsia"/>
        </w:rPr>
        <w:t>「當初那灰袍道人，也不過如此，現在我有七葉道人幫忙，要是能拜進了鬼屍門，</w:t>
      </w:r>
      <w:r>
        <w:rPr>
          <w:rFonts w:hint="eastAsia"/>
        </w:rPr>
        <w:lastRenderedPageBreak/>
        <w:t>有朝一日，也要能凌空飛行才行！」見到這些從未見過的壯麗景色，李龍飛心底更加的堅定了求仙之路。</w:t>
      </w:r>
    </w:p>
    <w:p w:rsidR="00C04663" w:rsidRDefault="00A7259F" w:rsidP="00813907">
      <w:pPr>
        <w:spacing w:after="240"/>
      </w:pPr>
      <w:r>
        <w:rPr>
          <w:rFonts w:hint="eastAsia"/>
        </w:rPr>
        <w:t>這一飛，足足飛了有數個時辰，就當兩人終於來到鬼屍門外圍數十里處之外，隱隱約約看到一座高大的拱門時，七葉道人臉色一變，停了下來，凝神往左邊看去。</w:t>
      </w:r>
    </w:p>
    <w:p w:rsidR="00C04663" w:rsidRDefault="00A7259F" w:rsidP="00813907">
      <w:pPr>
        <w:spacing w:after="240"/>
      </w:pPr>
      <w:r>
        <w:rPr>
          <w:rFonts w:hint="eastAsia"/>
        </w:rPr>
        <w:t>李龍飛不明就理，也跟著看了過去。</w:t>
      </w:r>
    </w:p>
    <w:p w:rsidR="00C04663" w:rsidRDefault="00A7259F" w:rsidP="00813907">
      <w:pPr>
        <w:spacing w:after="240"/>
      </w:pPr>
      <w:r>
        <w:rPr>
          <w:rFonts w:hint="eastAsia"/>
        </w:rPr>
        <w:t>只看到左邊虛空之中，一道奇異光芒浮現，跟著許多幻影浮動，不一會，一個灰袍道人走了出來，正是當年逼死李敦的那個道人，臉上還帶著一絲笑意看著李龍飛。</w:t>
      </w:r>
    </w:p>
    <w:p w:rsidR="00C04663" w:rsidRDefault="00A7259F" w:rsidP="00813907">
      <w:pPr>
        <w:spacing w:after="240"/>
      </w:pPr>
      <w:r>
        <w:rPr>
          <w:rFonts w:hint="eastAsia"/>
        </w:rPr>
        <w:t>見到灰袍道人，七葉道人神情慎重起來，他自結丹已來，雖然因練丹一術少有敵人，但這不減他與人鬥法的實力。</w:t>
      </w:r>
    </w:p>
    <w:p w:rsidR="00C04663" w:rsidRDefault="00A7259F" w:rsidP="00813907">
      <w:pPr>
        <w:spacing w:after="240"/>
      </w:pPr>
      <w:r>
        <w:rPr>
          <w:rFonts w:hint="eastAsia"/>
        </w:rPr>
        <w:t>此時那灰袍道人一步踏出，自己竟是等到對方都靠那麼近了才能發現，光是這一點，就足以證明對方修為不在自己之下。</w:t>
      </w:r>
    </w:p>
    <w:p w:rsidR="00C04663" w:rsidRDefault="00A7259F" w:rsidP="00813907">
      <w:pPr>
        <w:spacing w:after="240"/>
      </w:pPr>
      <w:r>
        <w:rPr>
          <w:rFonts w:hint="eastAsia"/>
        </w:rPr>
        <w:t>「道友突然出現將在下攔住，不是所謂何事？」當下七葉道人抱拳對這那灰袍道人客客氣氣地尋問著。</w:t>
      </w:r>
    </w:p>
    <w:p w:rsidR="00C04663" w:rsidRDefault="00A7259F" w:rsidP="00813907">
      <w:pPr>
        <w:spacing w:after="240"/>
      </w:pPr>
      <w:r>
        <w:rPr>
          <w:rFonts w:hint="eastAsia"/>
        </w:rPr>
        <w:t>那灰袍道人也沒立刻答話，眼神掃過李龍飛，表情像是在仔細觀察甚麼。</w:t>
      </w:r>
    </w:p>
    <w:p w:rsidR="00C04663" w:rsidRDefault="00A7259F" w:rsidP="00813907">
      <w:pPr>
        <w:spacing w:after="240"/>
      </w:pPr>
      <w:r>
        <w:rPr>
          <w:rFonts w:hint="eastAsia"/>
        </w:rPr>
        <w:t>李龍飛見到灰袍道人，本來就已經十分激動，這時被他眼神掃過，腦中好像打過一道天雷一般，接著就一陣頭痛。</w:t>
      </w:r>
    </w:p>
    <w:p w:rsidR="00C04663" w:rsidRDefault="00A7259F" w:rsidP="00813907">
      <w:pPr>
        <w:spacing w:after="240"/>
      </w:pPr>
      <w:r>
        <w:rPr>
          <w:rFonts w:hint="eastAsia"/>
        </w:rPr>
        <w:t>一旁的七葉道人臉色一變，右手一揮，頓時李龍飛的頭痛緩了不少，跟著聽到七葉道人沉聲說道。</w:t>
      </w:r>
    </w:p>
    <w:p w:rsidR="00C04663" w:rsidRDefault="00A7259F" w:rsidP="00813907">
      <w:pPr>
        <w:spacing w:after="240"/>
      </w:pPr>
      <w:r>
        <w:rPr>
          <w:rFonts w:hint="eastAsia"/>
        </w:rPr>
        <w:t>「道友，修仙人不欺凡人，你一來就對一名凡俗童子下手，這算甚麼？」</w:t>
      </w:r>
    </w:p>
    <w:p w:rsidR="00C04663" w:rsidRDefault="00A7259F" w:rsidP="00813907">
      <w:pPr>
        <w:spacing w:after="240"/>
      </w:pPr>
      <w:r>
        <w:rPr>
          <w:rFonts w:hint="eastAsia"/>
        </w:rPr>
        <w:t>「本座道號天寶，此子當年我留他一命，想不到他今日還妄想拜師來殺我？既然都動了殺念，我順手處理了他，就算多了點怨氣纏身，也不算甚麼。我念你結丹不易，速速放下此子離開，免得我動手。」那灰袍道人也不掩飾，嘿嘿兩聲冷笑，頗不在意地看著七葉道人。</w:t>
      </w:r>
    </w:p>
    <w:p w:rsidR="00C04663" w:rsidRDefault="00A7259F" w:rsidP="00813907">
      <w:pPr>
        <w:spacing w:after="240"/>
      </w:pPr>
      <w:r>
        <w:rPr>
          <w:rFonts w:hint="eastAsia"/>
        </w:rPr>
        <w:t>聽到此話，七葉道人臉色更加難看，他本來已經覺得眼前這人修為不比他低，此時對方開口便道破他的修為，若不是更高一個境界的修為，至少也比自己強上許多。</w:t>
      </w:r>
    </w:p>
    <w:p w:rsidR="00C04663" w:rsidRDefault="00A7259F" w:rsidP="00813907">
      <w:pPr>
        <w:spacing w:after="240"/>
      </w:pPr>
      <w:r>
        <w:rPr>
          <w:rFonts w:hint="eastAsia"/>
        </w:rPr>
        <w:t>只是對方剛剛一見面，還沒開口就直接出手，而且是當著自己面對凡人使用了搜神術，這就讓自己臉上無光之餘，更有幾分惱怒。</w:t>
      </w:r>
    </w:p>
    <w:p w:rsidR="00C04663" w:rsidRDefault="00A7259F" w:rsidP="00813907">
      <w:pPr>
        <w:spacing w:after="240"/>
      </w:pPr>
      <w:r>
        <w:rPr>
          <w:rFonts w:hint="eastAsia"/>
        </w:rPr>
        <w:lastRenderedPageBreak/>
        <w:t>這搜神術說難不難，大部份的仙人都會；但因為它有損陰德，加上如果使得不好，很容易讓受術者神智崩潰，所以一般來說，非到不得已修仙者都不會隨便使用。</w:t>
      </w:r>
    </w:p>
    <w:p w:rsidR="00C04663" w:rsidRDefault="00A7259F" w:rsidP="00813907">
      <w:pPr>
        <w:spacing w:after="240"/>
      </w:pPr>
      <w:r>
        <w:rPr>
          <w:rFonts w:hint="eastAsia"/>
        </w:rPr>
        <w:t>但眼前這人不但隨便使用，還是對凡人使用，這就讓七葉道人看不過去。</w:t>
      </w:r>
    </w:p>
    <w:p w:rsidR="00C04663" w:rsidRDefault="00A7259F" w:rsidP="00813907">
      <w:pPr>
        <w:spacing w:after="240"/>
      </w:pPr>
      <w:r>
        <w:rPr>
          <w:rFonts w:hint="eastAsia"/>
        </w:rPr>
        <w:t>不過看不過去歸看不過去，到底要不要為了一名凡人而惹上麻煩，七葉道人一時也拿不定主意。</w:t>
      </w:r>
    </w:p>
    <w:p w:rsidR="00C04663" w:rsidRDefault="00A7259F" w:rsidP="00813907">
      <w:pPr>
        <w:spacing w:after="240"/>
      </w:pPr>
      <w:r>
        <w:rPr>
          <w:rFonts w:hint="eastAsia"/>
        </w:rPr>
        <w:t>說到底，修仙之人大多不做損己利人之事，哪怕七葉道人為人正派，但為了一個凡人而惹上一個大敵，也不是他所願意的。</w:t>
      </w:r>
    </w:p>
    <w:p w:rsidR="00C04663" w:rsidRDefault="00A7259F" w:rsidP="00813907">
      <w:pPr>
        <w:spacing w:after="240"/>
      </w:pPr>
      <w:r>
        <w:rPr>
          <w:rFonts w:hint="eastAsia"/>
        </w:rPr>
        <w:t>就在七葉道人還在兩難之際，旁邊一陣聲音傳來。</w:t>
      </w:r>
    </w:p>
    <w:p w:rsidR="00C04663" w:rsidRDefault="00A7259F" w:rsidP="00813907">
      <w:pPr>
        <w:spacing w:after="240"/>
      </w:pPr>
      <w:r>
        <w:rPr>
          <w:rFonts w:hint="eastAsia"/>
        </w:rPr>
        <w:t>「你殺了我父親，現在還想殺我，有種你今天就殺死我，否則將來我修仙有成，必定會將你碎屍萬段，以報不共戴天之仇！」李龍飛尚未從那頭疼中恢復，但此時聽到天寶所說，新仇舊恨一湧而上，那恨之入骨的情緒頓時爆發，抱頭眼神充滿血絲喊著，</w:t>
      </w:r>
    </w:p>
    <w:p w:rsidR="00C04663" w:rsidRDefault="00A7259F" w:rsidP="00813907">
      <w:pPr>
        <w:spacing w:after="240"/>
      </w:pPr>
      <w:r>
        <w:rPr>
          <w:rFonts w:hint="eastAsia"/>
        </w:rPr>
        <w:t>七葉道人聞言也是內心一緊，他本就在頭疼是否該為了這李龍飛惹對方發怒，此時雖有些佩服這李龍飛的膽子，卻更懊惱他現在還不自量力地激怒對方。</w:t>
      </w:r>
    </w:p>
    <w:p w:rsidR="00C04663" w:rsidRDefault="00A7259F" w:rsidP="00813907">
      <w:pPr>
        <w:spacing w:after="240"/>
      </w:pPr>
      <w:r>
        <w:rPr>
          <w:rFonts w:hint="eastAsia"/>
        </w:rPr>
        <w:t>要知道他跟天寶，隨便一個眼神就可以讓李龍飛灰飛煙滅，即便現在沒有特意威赫，但光是內斂的靈壓就已經可以讓一般凡俗成年人嚇得不敢亂動，自己已經努力在化解這危機了，李龍飛居然敢站出來嗆聲？</w:t>
      </w:r>
    </w:p>
    <w:p w:rsidR="00C04663" w:rsidRDefault="00A7259F" w:rsidP="00813907">
      <w:pPr>
        <w:spacing w:after="240"/>
      </w:pPr>
      <w:r>
        <w:rPr>
          <w:rFonts w:hint="eastAsia"/>
        </w:rPr>
        <w:t>想到這，就讓七葉道人對原本得到</w:t>
      </w:r>
      <w:r w:rsidR="0049689D">
        <w:rPr>
          <w:rFonts w:hint="eastAsia"/>
        </w:rPr>
        <w:t>中</w:t>
      </w:r>
      <w:r>
        <w:rPr>
          <w:rFonts w:hint="eastAsia"/>
        </w:rPr>
        <w:t>品</w:t>
      </w:r>
      <w:r w:rsidR="0049689D">
        <w:rPr>
          <w:rFonts w:hint="eastAsia"/>
        </w:rPr>
        <w:t>法寶</w:t>
      </w:r>
      <w:r>
        <w:rPr>
          <w:rFonts w:hint="eastAsia"/>
        </w:rPr>
        <w:t>的喜悅轉成一股怨念。</w:t>
      </w:r>
    </w:p>
    <w:p w:rsidR="00C04663" w:rsidRDefault="00A7259F" w:rsidP="00813907">
      <w:pPr>
        <w:spacing w:after="240"/>
      </w:pPr>
      <w:r>
        <w:rPr>
          <w:rFonts w:hint="eastAsia"/>
        </w:rPr>
        <w:t>不過他到底是修正道之人，心中雖然不滿，仍是沒有就此罷手，腦中幾道念頭交錯之後，七葉道人掏出那把木劍，沉聲道，「這是前輩遺留的木劍，晚輩無意間得到，這就還給前輩，但求前輩本著上天有好生之德，放過這凡人一馬。」</w:t>
      </w:r>
    </w:p>
    <w:p w:rsidR="00C04663" w:rsidRDefault="00A7259F" w:rsidP="00813907">
      <w:pPr>
        <w:spacing w:after="240"/>
      </w:pPr>
      <w:r>
        <w:rPr>
          <w:rFonts w:hint="eastAsia"/>
        </w:rPr>
        <w:t>他這是顧及李龍飛，才將嘴邊的肉給吐出。</w:t>
      </w:r>
    </w:p>
    <w:p w:rsidR="00C04663" w:rsidRDefault="00A7259F" w:rsidP="00813907">
      <w:pPr>
        <w:spacing w:after="240"/>
      </w:pPr>
      <w:r>
        <w:rPr>
          <w:rFonts w:hint="eastAsia"/>
        </w:rPr>
        <w:t>雖然不及天寶，但七葉道人也是活了幾百年的仙人了，而且他還是散仙，像他這等仙人，心志歷練方已經都成精了，方才他將前因後果想了一下，立刻猜出這天寶很可能是尋這柄木劍上的氣息而來的。</w:t>
      </w:r>
    </w:p>
    <w:p w:rsidR="00C04663" w:rsidRDefault="00A7259F" w:rsidP="00813907">
      <w:pPr>
        <w:spacing w:after="240"/>
      </w:pPr>
      <w:r>
        <w:rPr>
          <w:rFonts w:hint="eastAsia"/>
        </w:rPr>
        <w:t>否則天地之大，怎麼會這麼巧，他剛要帶李龍飛拜師，就遇到了仇人？</w:t>
      </w:r>
    </w:p>
    <w:p w:rsidR="00C04663" w:rsidRDefault="00A7259F" w:rsidP="00813907">
      <w:pPr>
        <w:spacing w:after="240"/>
      </w:pPr>
      <w:r>
        <w:rPr>
          <w:rFonts w:hint="eastAsia"/>
        </w:rPr>
        <w:t>也是七葉在大喜之下沒有想太多，像這種</w:t>
      </w:r>
      <w:r w:rsidR="0049689D">
        <w:rPr>
          <w:rFonts w:hint="eastAsia"/>
        </w:rPr>
        <w:t>法寶</w:t>
      </w:r>
      <w:r>
        <w:rPr>
          <w:rFonts w:hint="eastAsia"/>
        </w:rPr>
        <w:t>，一般都是需要經過煉化才能收為己用。</w:t>
      </w:r>
    </w:p>
    <w:p w:rsidR="00C04663" w:rsidRDefault="00A7259F" w:rsidP="00813907">
      <w:pPr>
        <w:spacing w:after="240"/>
      </w:pPr>
      <w:r>
        <w:rPr>
          <w:rFonts w:hint="eastAsia"/>
        </w:rPr>
        <w:t>他在自己徒弟送上木劍時就先試過，確認沒有前任主人的靈識這才放心收下，想</w:t>
      </w:r>
      <w:r>
        <w:rPr>
          <w:rFonts w:hint="eastAsia"/>
        </w:rPr>
        <w:lastRenderedPageBreak/>
        <w:t>說之後再慢慢煉化。</w:t>
      </w:r>
    </w:p>
    <w:p w:rsidR="00C04663" w:rsidRDefault="00A7259F" w:rsidP="00813907">
      <w:pPr>
        <w:spacing w:after="240"/>
      </w:pPr>
      <w:r>
        <w:rPr>
          <w:rFonts w:hint="eastAsia"/>
        </w:rPr>
        <w:t>想不到，雖然沒有靈識，但這木劍還是沾染著天寶</w:t>
      </w:r>
      <w:del w:id="4456" w:author="簡新佳" w:date="2019-02-25T16:59:00Z">
        <w:r w:rsidDel="0012795F">
          <w:rPr>
            <w:rFonts w:hint="eastAsia"/>
          </w:rPr>
          <w:delText>靈力</w:delText>
        </w:r>
      </w:del>
      <w:ins w:id="4457" w:author="簡新佳" w:date="2019-02-25T16:59:00Z">
        <w:r w:rsidR="0012795F">
          <w:rPr>
            <w:rFonts w:hint="eastAsia"/>
          </w:rPr>
          <w:t>靈氣</w:t>
        </w:r>
      </w:ins>
      <w:r>
        <w:rPr>
          <w:rFonts w:hint="eastAsia"/>
        </w:rPr>
        <w:t>的氣息，所以對方才會順著這木劍的感應來到。</w:t>
      </w:r>
    </w:p>
    <w:p w:rsidR="00C04663" w:rsidRDefault="00A7259F" w:rsidP="00813907">
      <w:pPr>
        <w:spacing w:after="240"/>
      </w:pPr>
      <w:r>
        <w:rPr>
          <w:rFonts w:hint="eastAsia"/>
        </w:rPr>
        <w:t>只是到底對方是一開始就有意為之，還是一時興起想到掉落的寶物，這就很難說了。</w:t>
      </w:r>
    </w:p>
    <w:p w:rsidR="00C04663" w:rsidRDefault="00A7259F" w:rsidP="00813907">
      <w:pPr>
        <w:spacing w:after="240"/>
      </w:pPr>
      <w:r>
        <w:rPr>
          <w:rFonts w:hint="eastAsia"/>
        </w:rPr>
        <w:t>不管如何，還回寶物，並以前輩稱呼，這就是給了對方十足的臺階，同時也是以話套住對方，指明如果出手的話，是以大欺小。</w:t>
      </w:r>
    </w:p>
    <w:p w:rsidR="00C04663" w:rsidRDefault="00A7259F" w:rsidP="00813907">
      <w:pPr>
        <w:spacing w:after="240"/>
      </w:pPr>
      <w:r>
        <w:rPr>
          <w:rFonts w:hint="eastAsia"/>
        </w:rPr>
        <w:t>那天寶點了點頭，看著李龍飛冷笑兩聲，接著又看向七葉道人，</w:t>
      </w:r>
    </w:p>
    <w:p w:rsidR="00C04663" w:rsidRDefault="00A7259F" w:rsidP="00813907">
      <w:pPr>
        <w:spacing w:after="240"/>
      </w:pPr>
      <w:r>
        <w:rPr>
          <w:rFonts w:hint="eastAsia"/>
        </w:rPr>
        <w:t>「你倒是聰明，知道我是尋這木劍來的。只不過</w:t>
      </w:r>
      <w:r>
        <w:t>…</w:t>
      </w:r>
      <w:r>
        <w:rPr>
          <w:rFonts w:hint="eastAsia"/>
        </w:rPr>
        <w:t>」</w:t>
      </w:r>
    </w:p>
    <w:p w:rsidR="00C04663" w:rsidRDefault="00A7259F" w:rsidP="00813907">
      <w:pPr>
        <w:spacing w:after="240"/>
      </w:pPr>
      <w:r>
        <w:rPr>
          <w:rFonts w:hint="eastAsia"/>
        </w:rPr>
        <w:t>天寶手一揮，木劍咻地飛向了他，但他接著又一甩，那木劍掉頭疾飛，倒是比剛飛過去時還要快上幾倍射向那李龍飛身上。</w:t>
      </w:r>
    </w:p>
    <w:p w:rsidR="00C04663" w:rsidRDefault="00C04663" w:rsidP="00813907">
      <w:pPr>
        <w:spacing w:after="240"/>
      </w:pPr>
    </w:p>
    <w:p w:rsidR="00C04663" w:rsidRDefault="00C04663" w:rsidP="00813907">
      <w:pPr>
        <w:spacing w:after="240"/>
      </w:pPr>
    </w:p>
    <w:p w:rsidR="00C04663" w:rsidRDefault="00C04663" w:rsidP="00813907">
      <w:pPr>
        <w:spacing w:after="240"/>
      </w:pPr>
    </w:p>
    <w:p w:rsidR="00C04663" w:rsidRDefault="00A7259F" w:rsidP="00813907">
      <w:pPr>
        <w:spacing w:after="240"/>
      </w:pPr>
      <w:r>
        <w:rPr>
          <w:rFonts w:hint="eastAsia"/>
        </w:rPr>
        <w:t>--</w:t>
      </w:r>
    </w:p>
    <w:p w:rsidR="00C04663" w:rsidRDefault="00A7259F" w:rsidP="00813907">
      <w:pPr>
        <w:spacing w:after="240"/>
      </w:pPr>
      <w:r>
        <w:rPr>
          <w:rFonts w:hint="eastAsia"/>
        </w:rPr>
        <w:t>第二個階段，要求的是冥念呼吸。</w:t>
      </w:r>
    </w:p>
    <w:p w:rsidR="00C04663" w:rsidRDefault="00A7259F" w:rsidP="00813907">
      <w:pPr>
        <w:spacing w:after="240"/>
      </w:pPr>
      <w:r>
        <w:rPr>
          <w:rFonts w:hint="eastAsia"/>
        </w:rPr>
        <w:t>冥念呼吸十分玄妙，講求的是在無念之間，以精氣神去呼吸吐吶。</w:t>
      </w:r>
    </w:p>
    <w:p w:rsidR="00C04663" w:rsidRDefault="00A7259F" w:rsidP="00813907">
      <w:pPr>
        <w:spacing w:after="240"/>
      </w:pPr>
      <w:r>
        <w:rPr>
          <w:rFonts w:hint="eastAsia"/>
        </w:rPr>
        <w:t>這精氣神的呼吸，套用某一方世界的說法，就是全身的細胞呼吸。</w:t>
      </w:r>
    </w:p>
    <w:p w:rsidR="00C04663" w:rsidRDefault="00A7259F" w:rsidP="00813907">
      <w:pPr>
        <w:spacing w:after="240"/>
      </w:pPr>
      <w:r>
        <w:rPr>
          <w:rFonts w:hint="eastAsia"/>
        </w:rPr>
        <w:t>要知道，人體的呼吸，都是由口鼻，經心肺，再到全身四肢百骸，但是這冥念呼吸，講求的便是不經由口鼻，而直接由四肢百骸跟外界呼吸。</w:t>
      </w:r>
    </w:p>
    <w:p w:rsidR="00C04663" w:rsidRDefault="00A7259F" w:rsidP="00813907">
      <w:pPr>
        <w:spacing w:after="240"/>
      </w:pPr>
      <w:r>
        <w:rPr>
          <w:rFonts w:hint="eastAsia"/>
        </w:rPr>
        <w:t>這階段，便是看個人的根底，所謂的仙根，便是表現在這裡。</w:t>
      </w:r>
    </w:p>
    <w:p w:rsidR="00C04663" w:rsidRDefault="00A7259F" w:rsidP="00813907">
      <w:pPr>
        <w:spacing w:after="240"/>
      </w:pPr>
      <w:r>
        <w:rPr>
          <w:rFonts w:hint="eastAsia"/>
        </w:rPr>
        <w:t>如果仙根夠好，這冥念呼吸自然很快就能掌握；反之，即使再怎麼想修練，都事倍功半，很難達成。</w:t>
      </w:r>
    </w:p>
    <w:p w:rsidR="00C04663" w:rsidRDefault="00A7259F" w:rsidP="00813907">
      <w:pPr>
        <w:spacing w:after="240"/>
      </w:pPr>
      <w:r>
        <w:rPr>
          <w:rFonts w:hint="eastAsia"/>
        </w:rPr>
        <w:t>如果能冥念呼吸至無念呼吸的地步，那已經可以說是踏入仙人之境，剩下的就是第三階段的吐吶天地靈氣了。</w:t>
      </w:r>
    </w:p>
    <w:p w:rsidR="00C04663" w:rsidRDefault="00A7259F" w:rsidP="00813907">
      <w:pPr>
        <w:spacing w:after="240"/>
      </w:pPr>
      <w:r>
        <w:rPr>
          <w:rFonts w:hint="eastAsia"/>
        </w:rPr>
        <w:t>天地之間，濁氣下沉，靈氣上升，自有一番循環。</w:t>
      </w:r>
    </w:p>
    <w:p w:rsidR="00C04663" w:rsidRDefault="00A7259F" w:rsidP="00813907">
      <w:pPr>
        <w:spacing w:after="240"/>
      </w:pPr>
      <w:r>
        <w:rPr>
          <w:rFonts w:hint="eastAsia"/>
        </w:rPr>
        <w:lastRenderedPageBreak/>
        <w:t>然而仙人之路，便是吸收這天地間的靈氣，化為己用，穩四肢，固骨脈，以自身為爐，練天地之精華為血脈，造神魔之能為肉體，進而施仙法，行道術，悟天地大道超脫於凡夫俗子之上。</w:t>
      </w:r>
    </w:p>
    <w:p w:rsidR="00C04663" w:rsidRDefault="00A7259F" w:rsidP="00813907">
      <w:pPr>
        <w:spacing w:after="240"/>
      </w:pPr>
      <w:r>
        <w:rPr>
          <w:rFonts w:hint="eastAsia"/>
        </w:rPr>
        <w:t>然而這吐吶天地靈氣，比前兩個階段都難上好幾倍，除了仙根之外，還要看有沒有悟性。</w:t>
      </w:r>
    </w:p>
    <w:p w:rsidR="00C04663" w:rsidRDefault="00A7259F" w:rsidP="00813907">
      <w:pPr>
        <w:spacing w:after="240"/>
      </w:pPr>
      <w:r>
        <w:rPr>
          <w:rFonts w:hint="eastAsia"/>
        </w:rPr>
        <w:t>沒有悟性的，就算再有仙根，也只能延年益壽，終究還是一介凡俗罷了。</w:t>
      </w:r>
    </w:p>
    <w:p w:rsidR="00C04663" w:rsidRDefault="00C04663" w:rsidP="00813907">
      <w:pPr>
        <w:spacing w:after="240"/>
      </w:pPr>
    </w:p>
    <w:p w:rsidR="00C04663" w:rsidRDefault="00A7259F" w:rsidP="00813907">
      <w:pPr>
        <w:spacing w:after="240"/>
      </w:pPr>
      <w:r>
        <w:rPr>
          <w:rFonts w:hint="eastAsia"/>
        </w:rPr>
        <w:t>--</w:t>
      </w:r>
    </w:p>
    <w:p w:rsidR="00C04663" w:rsidRDefault="00A7259F" w:rsidP="00813907">
      <w:pPr>
        <w:pStyle w:val="12"/>
        <w:numPr>
          <w:ilvl w:val="0"/>
          <w:numId w:val="1"/>
        </w:numPr>
        <w:spacing w:after="240"/>
        <w:ind w:leftChars="0" w:left="357" w:hanging="357"/>
        <w:outlineLvl w:val="0"/>
      </w:pPr>
      <w:r>
        <w:rPr>
          <w:rFonts w:hint="eastAsia"/>
        </w:rPr>
        <w:t>師兄弟</w:t>
      </w:r>
    </w:p>
    <w:p w:rsidR="00C04663" w:rsidRDefault="00C04663" w:rsidP="00813907">
      <w:pPr>
        <w:spacing w:after="240"/>
      </w:pPr>
    </w:p>
    <w:p w:rsidR="00C04663" w:rsidRDefault="00A7259F" w:rsidP="00813907">
      <w:pPr>
        <w:spacing w:after="240"/>
      </w:pPr>
      <w:r>
        <w:rPr>
          <w:rFonts w:hint="eastAsia"/>
        </w:rPr>
        <w:t>鐺一聲，一面青銅小盾出現在李龍飛身前，正正好擋下那柄木劍。</w:t>
      </w:r>
    </w:p>
    <w:p w:rsidR="00C04663" w:rsidRDefault="00A7259F" w:rsidP="00813907">
      <w:pPr>
        <w:spacing w:after="240"/>
      </w:pPr>
      <w:r>
        <w:rPr>
          <w:rFonts w:hint="eastAsia"/>
        </w:rPr>
        <w:t>天寶絲毫不見驚訝，淡淡站在那，轉頭看著七葉道人說，「你這是要跟我槓上了？」</w:t>
      </w:r>
    </w:p>
    <w:p w:rsidR="00C04663" w:rsidRDefault="00A7259F" w:rsidP="00813907">
      <w:pPr>
        <w:spacing w:after="240"/>
      </w:pPr>
      <w:r>
        <w:rPr>
          <w:rFonts w:hint="eastAsia"/>
        </w:rPr>
        <w:t>七葉道人臉色難看，方才若不是他早已經有所準備，李龍飛此時肯定身首異處。</w:t>
      </w:r>
    </w:p>
    <w:p w:rsidR="00C04663" w:rsidRDefault="00A7259F" w:rsidP="00813907">
      <w:pPr>
        <w:spacing w:after="240"/>
      </w:pPr>
      <w:r>
        <w:rPr>
          <w:rFonts w:hint="eastAsia"/>
        </w:rPr>
        <w:t>這天寶道人下手如此之狠，實在是七葉道人生平少見之人，而他也不是故意逞強，實是對方那木劍速度太快，下意識之下，就出手擋之。</w:t>
      </w:r>
    </w:p>
    <w:p w:rsidR="00C04663" w:rsidRDefault="00A7259F" w:rsidP="00813907">
      <w:pPr>
        <w:spacing w:after="240"/>
      </w:pPr>
      <w:r>
        <w:rPr>
          <w:rFonts w:hint="eastAsia"/>
        </w:rPr>
        <w:t>此時七葉道人既已出手，便強忍下心中悔意，搖頭說道，「晚輩不敢，但這凡人乃是晚輩帶來。如果前輩就這麼殺了，那晚輩這些年的道心都白練了。還請前輩通融，我將他記憶抹去便算了好嗎？」</w:t>
      </w:r>
    </w:p>
    <w:p w:rsidR="00C04663" w:rsidRDefault="00A7259F" w:rsidP="00813907">
      <w:pPr>
        <w:spacing w:after="240"/>
      </w:pPr>
      <w:r>
        <w:rPr>
          <w:rFonts w:hint="eastAsia"/>
        </w:rPr>
        <w:t>那七葉道人雖然是個散仙，但卻是個在這四方很有名氣的散仙，他的名氣，並不只於他的實力，而是在他的道心。</w:t>
      </w:r>
    </w:p>
    <w:p w:rsidR="00C04663" w:rsidRDefault="00A7259F" w:rsidP="00813907">
      <w:pPr>
        <w:spacing w:after="240"/>
      </w:pPr>
      <w:r>
        <w:rPr>
          <w:rFonts w:hint="eastAsia"/>
        </w:rPr>
        <w:t>畢竟雖然結丹道人不多，但整個東萊國內也是不少，比七葉道人實力高的仙人恐怕多得很，只是大多藏得很深，沒事不會輕易出來露面。</w:t>
      </w:r>
    </w:p>
    <w:p w:rsidR="00C04663" w:rsidRDefault="00A7259F" w:rsidP="00813907">
      <w:pPr>
        <w:spacing w:after="240"/>
      </w:pPr>
      <w:r>
        <w:rPr>
          <w:rFonts w:hint="eastAsia"/>
        </w:rPr>
        <w:t>但七葉道人走的道心是正道，在這殘酷的修仙界中，能堅守正道而行的人很少，能報恩行義的人更是少之又少。</w:t>
      </w:r>
    </w:p>
    <w:p w:rsidR="00C04663" w:rsidRDefault="00A7259F" w:rsidP="00813907">
      <w:pPr>
        <w:spacing w:after="240"/>
      </w:pPr>
      <w:r>
        <w:rPr>
          <w:rFonts w:hint="eastAsia"/>
        </w:rPr>
        <w:t>像那黃半仙，本來大可以拿了李龍飛的木劍後就將他趕走，但他自覺有所虧欠，於是帶李龍飛來找自己師尊七葉。</w:t>
      </w:r>
    </w:p>
    <w:p w:rsidR="00C04663" w:rsidRDefault="00A7259F" w:rsidP="00813907">
      <w:pPr>
        <w:spacing w:after="240"/>
      </w:pPr>
      <w:r>
        <w:rPr>
          <w:rFonts w:hint="eastAsia"/>
        </w:rPr>
        <w:t>而弟子如此，師傅當然也是同樣有這道心，所以七葉才會授李龍飛呼吸法訣，更要送他進鬼屍門拜師。</w:t>
      </w:r>
    </w:p>
    <w:p w:rsidR="00C04663" w:rsidRDefault="00A7259F" w:rsidP="00813907">
      <w:pPr>
        <w:spacing w:after="240"/>
      </w:pPr>
      <w:r>
        <w:rPr>
          <w:rFonts w:hint="eastAsia"/>
        </w:rPr>
        <w:lastRenderedPageBreak/>
        <w:t>現在雖然木劍還了，但人是他帶來的，如果任由天寶將李龍飛殺死，那他這些年來修練的道心必會不圓滿。</w:t>
      </w:r>
    </w:p>
    <w:p w:rsidR="00C04663" w:rsidRDefault="00A7259F" w:rsidP="00813907">
      <w:pPr>
        <w:spacing w:after="240"/>
      </w:pPr>
      <w:r>
        <w:rPr>
          <w:rFonts w:hint="eastAsia"/>
        </w:rPr>
        <w:t>不圓滿的道心，在往後成仙路上，越是後頭，越是會有心魔產生。</w:t>
      </w:r>
    </w:p>
    <w:p w:rsidR="00C04663" w:rsidRDefault="00A7259F" w:rsidP="00813907">
      <w:pPr>
        <w:spacing w:after="240"/>
      </w:pPr>
      <w:r>
        <w:rPr>
          <w:rFonts w:hint="eastAsia"/>
        </w:rPr>
        <w:t>所以七葉雖然知道對方修為比自己高，還是試圖用其他方法保住李龍飛一命。</w:t>
      </w:r>
    </w:p>
    <w:p w:rsidR="00C04663" w:rsidRDefault="00A7259F" w:rsidP="00813907">
      <w:pPr>
        <w:spacing w:after="240"/>
      </w:pPr>
      <w:r>
        <w:rPr>
          <w:rFonts w:hint="eastAsia"/>
        </w:rPr>
        <w:t>但天寶可沒管那麼多，他右手一揮，半空浮現六柄木劍，跟原本那柄一合，便成了一輪七星劍環，飄在半空銳不可當。</w:t>
      </w:r>
    </w:p>
    <w:p w:rsidR="00C04663" w:rsidRDefault="00A7259F" w:rsidP="00813907">
      <w:pPr>
        <w:spacing w:after="240"/>
      </w:pPr>
      <w:r>
        <w:rPr>
          <w:rFonts w:hint="eastAsia"/>
        </w:rPr>
        <w:t>「我再問你一次，你確定要保這凡人？」</w:t>
      </w:r>
    </w:p>
    <w:p w:rsidR="00C04663" w:rsidRDefault="00A7259F" w:rsidP="00813907">
      <w:pPr>
        <w:spacing w:after="240"/>
      </w:pPr>
      <w:r>
        <w:rPr>
          <w:rFonts w:hint="eastAsia"/>
        </w:rPr>
        <w:t>七葉道人見對方始終不給自己面子，臉色鐵青，再也顧不得那麼多，冷哼一聲，大袖一揮，李龍飛跟著一陣風，被吹向了遠方林子裡，跟著便是天空中轟隆鳴動，風捲雷光之中七葉跟天寶兩人戰了起來。</w:t>
      </w:r>
    </w:p>
    <w:p w:rsidR="00C04663" w:rsidRDefault="00A7259F" w:rsidP="00813907">
      <w:pPr>
        <w:spacing w:after="240"/>
      </w:pPr>
      <w:r>
        <w:rPr>
          <w:rFonts w:hint="eastAsia"/>
        </w:rPr>
        <w:t>李龍飛看著七葉道人的身影，腦中當年父親挺身站在自己前面的那模樣又浮現出來。</w:t>
      </w:r>
    </w:p>
    <w:p w:rsidR="00C04663" w:rsidRDefault="00A7259F" w:rsidP="00813907">
      <w:pPr>
        <w:spacing w:after="240"/>
      </w:pPr>
      <w:r>
        <w:rPr>
          <w:rFonts w:hint="eastAsia"/>
        </w:rPr>
        <w:t>他心中悲憤，不但恨對方殺了自己父親後還一再地追殺自己，更恨自己沒有能力報仇，如今連要拜師修仙都連累了對自己有恩的七葉道人。</w:t>
      </w:r>
    </w:p>
    <w:p w:rsidR="00C04663" w:rsidRDefault="00A7259F" w:rsidP="00813907">
      <w:pPr>
        <w:spacing w:after="240"/>
      </w:pPr>
      <w:r>
        <w:rPr>
          <w:rFonts w:hint="eastAsia"/>
        </w:rPr>
        <w:t>這般悲怒交加之下，他一邊跑一邊不由得眼紅了起來。</w:t>
      </w:r>
    </w:p>
    <w:p w:rsidR="00C04663" w:rsidRDefault="00A7259F" w:rsidP="00813907">
      <w:pPr>
        <w:spacing w:after="240"/>
      </w:pPr>
      <w:r>
        <w:rPr>
          <w:rFonts w:hint="eastAsia"/>
        </w:rPr>
        <w:t>男兒有淚不輕彈，更何況李龍飛從小驕生慣養，少有挫敗的時後，自然不會隨易哭泣。</w:t>
      </w:r>
    </w:p>
    <w:p w:rsidR="00C04663" w:rsidRDefault="00A7259F" w:rsidP="00813907">
      <w:pPr>
        <w:spacing w:after="240"/>
      </w:pPr>
      <w:r>
        <w:rPr>
          <w:rFonts w:hint="eastAsia"/>
        </w:rPr>
        <w:t>但他自從兩年前爹爹死後，雖說記憶被封，卻始終有種鬱鬱在心頭的感覺，而後想起一切，決定離家求仙，經歷了生平頭一次離家的苦頭，更差點死在黑虎之下，已經讓他了解到在李府之外，自己是多麼的弱小。</w:t>
      </w:r>
    </w:p>
    <w:p w:rsidR="00C04663" w:rsidRDefault="00A7259F" w:rsidP="00813907">
      <w:pPr>
        <w:spacing w:after="240"/>
      </w:pPr>
      <w:r>
        <w:rPr>
          <w:rFonts w:hint="eastAsia"/>
        </w:rPr>
        <w:t>如今又得再度逃亡，頓時讓以往總是天之驕子的他心中百感交集，忍不住啜泣了起來。</w:t>
      </w:r>
    </w:p>
    <w:p w:rsidR="00C04663" w:rsidRDefault="00A7259F" w:rsidP="00813907">
      <w:pPr>
        <w:spacing w:after="240"/>
      </w:pPr>
      <w:r>
        <w:rPr>
          <w:rFonts w:hint="eastAsia"/>
        </w:rPr>
        <w:t>就這麼一面哭一面跑，一個不留神，腳底絆住了一個樹根，一跌一撞頭，竟暈了過去，再也沒有起來。</w:t>
      </w:r>
    </w:p>
    <w:p w:rsidR="00C04663" w:rsidRDefault="00A7259F" w:rsidP="00813907">
      <w:pPr>
        <w:spacing w:after="240"/>
      </w:pPr>
      <w:r>
        <w:rPr>
          <w:rFonts w:hint="eastAsia"/>
        </w:rPr>
        <w:t>許久，天邊一道巨響過後，那仙人大戰的地方，此時已經是風平雲散，絲毫沒有剛剛那恐怖的感覺，然而其地上林木山川都盡皆改變，方圓十里內的凡人早已嚇得是躲在屋內不敢出來。</w:t>
      </w:r>
    </w:p>
    <w:p w:rsidR="00C04663" w:rsidRDefault="00A7259F" w:rsidP="00813907">
      <w:pPr>
        <w:spacing w:after="240"/>
      </w:pPr>
      <w:r>
        <w:rPr>
          <w:rFonts w:hint="eastAsia"/>
        </w:rPr>
        <w:t>卻見一名灰袍道人迅速飛來，身上道袍只有稍稍破損，但整體卻無大礙，不是天寶上人還有誰？</w:t>
      </w:r>
    </w:p>
    <w:p w:rsidR="00C04663" w:rsidRDefault="00A7259F" w:rsidP="00813907">
      <w:pPr>
        <w:spacing w:after="240"/>
      </w:pPr>
      <w:r>
        <w:rPr>
          <w:rFonts w:hint="eastAsia"/>
        </w:rPr>
        <w:lastRenderedPageBreak/>
        <w:t>他看著昏厥過去的李龍飛，想也不想，一道寒光飛過，那柄木劍又朝地上的李龍飛射了過去。</w:t>
      </w:r>
    </w:p>
    <w:p w:rsidR="00C04663" w:rsidRDefault="00A7259F" w:rsidP="00813907">
      <w:pPr>
        <w:spacing w:after="240"/>
      </w:pPr>
      <w:r>
        <w:rPr>
          <w:rFonts w:hint="eastAsia"/>
        </w:rPr>
        <w:t>就在木劍剛要觸體的時候，砰一聲一道龐大無比的力量從李龍飛體內散開，那木劍雖是</w:t>
      </w:r>
      <w:r w:rsidR="0049689D">
        <w:rPr>
          <w:rFonts w:hint="eastAsia"/>
        </w:rPr>
        <w:t>法寶</w:t>
      </w:r>
      <w:r>
        <w:rPr>
          <w:rFonts w:hint="eastAsia"/>
        </w:rPr>
        <w:t>，但在高速飛行下經不起這力量衝擊，居然碎了開來。</w:t>
      </w:r>
    </w:p>
    <w:p w:rsidR="00C04663" w:rsidRDefault="00A7259F" w:rsidP="00813907">
      <w:pPr>
        <w:spacing w:after="240"/>
      </w:pPr>
      <w:r>
        <w:rPr>
          <w:rFonts w:hint="eastAsia"/>
        </w:rPr>
        <w:t>就看到那力量波動緩緩凝聚成一個頭戴冠巾，正氣凜然的道人模樣。</w:t>
      </w:r>
    </w:p>
    <w:p w:rsidR="00C04663" w:rsidRDefault="00A7259F" w:rsidP="00813907">
      <w:pPr>
        <w:spacing w:after="240"/>
      </w:pPr>
      <w:r>
        <w:rPr>
          <w:rFonts w:hint="eastAsia"/>
        </w:rPr>
        <w:t>那道人冷冷看著天寶上人說，「你身為仙人，一再對一凡人趕盡殺絕，你還要不要臉。」</w:t>
      </w:r>
    </w:p>
    <w:p w:rsidR="00C04663" w:rsidRDefault="00A7259F" w:rsidP="00813907">
      <w:pPr>
        <w:spacing w:after="240"/>
      </w:pPr>
      <w:r>
        <w:rPr>
          <w:rFonts w:hint="eastAsia"/>
        </w:rPr>
        <w:t>天寶上人臉上抽動了下，仍是平靜的說，「天宏師兄，你也一再的保他，難道是收了他甚麼好處不成？」</w:t>
      </w:r>
    </w:p>
    <w:p w:rsidR="00C04663" w:rsidRDefault="00A7259F" w:rsidP="00813907">
      <w:pPr>
        <w:spacing w:after="240"/>
      </w:pPr>
      <w:r>
        <w:rPr>
          <w:rFonts w:hint="eastAsia"/>
        </w:rPr>
        <w:t>那道人道袍一揮，七棵大樹連根飛起，轉眼變成七把木刀，凝在半空行成一個刀陣，「我身為你的師兄，自然得阻你敗壞宗門名聲。你前次還有理由，這次執意殺他，已經是犯了門規，你還敢問我？」</w:t>
      </w:r>
    </w:p>
    <w:p w:rsidR="00C04663" w:rsidRDefault="00A7259F" w:rsidP="00813907">
      <w:pPr>
        <w:spacing w:after="240"/>
      </w:pPr>
      <w:r>
        <w:rPr>
          <w:rFonts w:hint="eastAsia"/>
        </w:rPr>
        <w:t>這天寶上人的門派內有規定，沒有理由，不得對凡人出手，如有出手者，輕則受罰，重則禁閉，天寶上人身為門派內長老，怎會不知道這規定？</w:t>
      </w:r>
    </w:p>
    <w:p w:rsidR="00C04663" w:rsidRDefault="00A7259F" w:rsidP="00813907">
      <w:pPr>
        <w:spacing w:after="240"/>
      </w:pPr>
      <w:r>
        <w:rPr>
          <w:rFonts w:hint="eastAsia"/>
        </w:rPr>
        <w:t>只是他一向倚老賣老，加上在門派內也少有輩份比他高的，所以行事漸漸不受控制。</w:t>
      </w:r>
    </w:p>
    <w:p w:rsidR="00C04663" w:rsidRDefault="00A7259F" w:rsidP="00813907">
      <w:pPr>
        <w:spacing w:after="240"/>
      </w:pPr>
      <w:r>
        <w:rPr>
          <w:rFonts w:hint="eastAsia"/>
        </w:rPr>
        <w:t>這次他專程來殺此子，實是內有隱情，想不到自己師兄出面阻止，他冷哼一聲，「門規？門規只規定不得亂殺凡人，他既然要踏仙路，就是半個仙人，仙人之間恩怨情仇，門規不禁，你可管不著。」</w:t>
      </w:r>
    </w:p>
    <w:p w:rsidR="00C04663" w:rsidRDefault="00A7259F" w:rsidP="00813907">
      <w:pPr>
        <w:spacing w:after="240"/>
      </w:pPr>
      <w:r>
        <w:rPr>
          <w:rFonts w:hint="eastAsia"/>
        </w:rPr>
        <w:t>「他尚未拜師，在那之前，就是一個凡人。只要他是凡人，你就受門規所禁！如今你既然動手了，我已經通報門內執法首座，若是你執意殺他，你就會被判禁足百年！哪怕你是門內長老，一樣得受罰！」</w:t>
      </w:r>
    </w:p>
    <w:p w:rsidR="00C04663" w:rsidRDefault="00A7259F" w:rsidP="00813907">
      <w:pPr>
        <w:spacing w:after="240"/>
      </w:pPr>
      <w:r>
        <w:rPr>
          <w:rFonts w:hint="eastAsia"/>
        </w:rPr>
        <w:t>「你！」天寶上人一聽，臉色一變，他沒料到這天宏師兄竟然為此通報門內執法堂，那執法堂一向跟他師傅這一派系不和，這下子如果自己真的動手了，短則十年，長則百年的禁閉怕是跑不掉！</w:t>
      </w:r>
    </w:p>
    <w:p w:rsidR="00C04663" w:rsidRDefault="00A7259F" w:rsidP="00813907">
      <w:pPr>
        <w:spacing w:after="240"/>
      </w:pPr>
      <w:r>
        <w:rPr>
          <w:rFonts w:hint="eastAsia"/>
        </w:rPr>
        <w:t>他大怒之下，雙手一推，憑空出現了數十隻飛劍，如流星般劃破天空，向那七柄木刀疾射而去。</w:t>
      </w:r>
    </w:p>
    <w:p w:rsidR="00C04663" w:rsidRDefault="00A7259F" w:rsidP="00813907">
      <w:pPr>
        <w:spacing w:after="240"/>
      </w:pPr>
      <w:r>
        <w:rPr>
          <w:rFonts w:hint="eastAsia"/>
        </w:rPr>
        <w:t>天宏雖然以法力凝聚成法身，但終究不足本尊的一成實力，這時操控著那七把木刀，乒乒乓乓之間，已然被刺成了千穿百孔，法身更被破去，漸漸散了開來。</w:t>
      </w:r>
    </w:p>
    <w:p w:rsidR="00C04663" w:rsidRDefault="00A7259F" w:rsidP="00813907">
      <w:pPr>
        <w:spacing w:after="240"/>
      </w:pPr>
      <w:r>
        <w:rPr>
          <w:rFonts w:hint="eastAsia"/>
        </w:rPr>
        <w:t>但天宏的怒吼聲音卻仍在半空中響徹，「天寶，你若執意殺他，我必稟告執法堂</w:t>
      </w:r>
      <w:r>
        <w:rPr>
          <w:rFonts w:hint="eastAsia"/>
        </w:rPr>
        <w:lastRenderedPageBreak/>
        <w:t>首座，將你重重懲罰</w:t>
      </w:r>
      <w:r>
        <w:rPr>
          <w:rFonts w:hint="eastAsia"/>
        </w:rPr>
        <w:t>...</w:t>
      </w:r>
      <w:r>
        <w:rPr>
          <w:rFonts w:hint="eastAsia"/>
        </w:rPr>
        <w:t>」</w:t>
      </w:r>
    </w:p>
    <w:p w:rsidR="00C04663" w:rsidRDefault="00A7259F" w:rsidP="00813907">
      <w:pPr>
        <w:spacing w:after="240"/>
      </w:pPr>
      <w:r>
        <w:rPr>
          <w:rFonts w:hint="eastAsia"/>
        </w:rPr>
        <w:t>話未說完，一把木劍掃過，法身完全散了開來。</w:t>
      </w:r>
    </w:p>
    <w:p w:rsidR="00C04663" w:rsidRDefault="00A7259F" w:rsidP="00813907">
      <w:pPr>
        <w:spacing w:after="240"/>
      </w:pPr>
      <w:r>
        <w:rPr>
          <w:rFonts w:hint="eastAsia"/>
        </w:rPr>
        <w:t>「放心吧，在那之前，我會先找好理由的。」</w:t>
      </w:r>
    </w:p>
    <w:p w:rsidR="00C04663" w:rsidRDefault="00A7259F" w:rsidP="00813907">
      <w:pPr>
        <w:spacing w:after="240"/>
      </w:pPr>
      <w:r>
        <w:rPr>
          <w:rFonts w:hint="eastAsia"/>
        </w:rPr>
        <w:t>天寶上人捲起了李龍飛，思索著這下子虧大了。當初為了那東西，</w:t>
      </w:r>
      <w:commentRangeStart w:id="4458"/>
      <w:r>
        <w:rPr>
          <w:rFonts w:hint="eastAsia"/>
        </w:rPr>
        <w:t>受人之託找了個藉口要逼殺李龍飛</w:t>
      </w:r>
      <w:commentRangeEnd w:id="4458"/>
      <w:r>
        <w:rPr>
          <w:rStyle w:val="af1"/>
        </w:rPr>
        <w:commentReference w:id="4458"/>
      </w:r>
      <w:r>
        <w:rPr>
          <w:rFonts w:hint="eastAsia"/>
        </w:rPr>
        <w:t>，想不到李敦為了兒子以命換命，自己因此也不好再追殺下去；而日前又再受託要斬草除根，還多收了另一個寶物。</w:t>
      </w:r>
    </w:p>
    <w:p w:rsidR="00C04663" w:rsidRDefault="00A7259F" w:rsidP="00813907">
      <w:pPr>
        <w:spacing w:after="240"/>
      </w:pPr>
      <w:r>
        <w:rPr>
          <w:rFonts w:hint="eastAsia"/>
        </w:rPr>
        <w:t>本以以為這件事只是小事，就算碰上那七葉道人一阻也沒甚麼，只是想不到他那長期跟他不合的師兄，居然為了跟他鬥上，以這凡人為藉口請來了執法堂首座。</w:t>
      </w:r>
    </w:p>
    <w:p w:rsidR="00C04663" w:rsidRDefault="00A7259F" w:rsidP="00813907">
      <w:pPr>
        <w:spacing w:after="240"/>
      </w:pPr>
      <w:r>
        <w:rPr>
          <w:rFonts w:hint="eastAsia"/>
        </w:rPr>
        <w:t>好吧，既然如此，以他的個性，自然不會甘心受人敲打。</w:t>
      </w:r>
    </w:p>
    <w:p w:rsidR="00C04663" w:rsidRDefault="00A7259F" w:rsidP="00813907">
      <w:pPr>
        <w:spacing w:after="240"/>
      </w:pPr>
      <w:r>
        <w:rPr>
          <w:rFonts w:hint="eastAsia"/>
        </w:rPr>
        <w:t>可是那執法堂並不好惹，眼下他如果已經殺了李龍飛，那也就算了，沒得解，但既然還沒殺死，如果再執意殺死，等於自己替自己套上了百年的刑期，這可不是一樁好買賣。</w:t>
      </w:r>
    </w:p>
    <w:p w:rsidR="00C04663" w:rsidRDefault="00A7259F" w:rsidP="00813907">
      <w:pPr>
        <w:spacing w:after="240"/>
      </w:pPr>
      <w:r>
        <w:rPr>
          <w:rFonts w:hint="eastAsia"/>
        </w:rPr>
        <w:t>他心念一動，捲起李龍飛，「凡人是吧，既然你要求仙，那我便送你一程，等到你真的當上仙人了，我再將你殺死；到時候，門規甚麼的，可就沒有這問題了。天宏師兄要保的人，我天寶便要殺，等著吧！」</w:t>
      </w:r>
    </w:p>
    <w:p w:rsidR="00C04663" w:rsidRDefault="00A7259F" w:rsidP="00813907">
      <w:pPr>
        <w:spacing w:after="240"/>
      </w:pPr>
      <w:r>
        <w:rPr>
          <w:rFonts w:hint="eastAsia"/>
        </w:rPr>
        <w:t>殺李龍飛事小，面子事大，天寶既有此念，當下便帶著李龍飛轉身飛往北方。</w:t>
      </w:r>
    </w:p>
    <w:p w:rsidR="00C04663" w:rsidRDefault="00A7259F" w:rsidP="00813907">
      <w:pPr>
        <w:spacing w:after="240"/>
      </w:pPr>
      <w:r>
        <w:rPr>
          <w:rFonts w:hint="eastAsia"/>
        </w:rPr>
        <w:t>據他所知，那附近有一個門派，名叫自在道，道門內修為最高的</w:t>
      </w:r>
      <w:r w:rsidR="00155428">
        <w:rPr>
          <w:rFonts w:hint="eastAsia"/>
        </w:rPr>
        <w:t>也不過是幾名築基修士</w:t>
      </w:r>
      <w:r>
        <w:rPr>
          <w:rFonts w:hint="eastAsia"/>
        </w:rPr>
        <w:t>，道法寶物更是沒甚麼特別突出，想來李龍飛進入那小派後再怎麼修練也很難踏入築基。</w:t>
      </w:r>
    </w:p>
    <w:p w:rsidR="00C04663" w:rsidRDefault="00A7259F" w:rsidP="00813907">
      <w:pPr>
        <w:spacing w:after="240"/>
      </w:pPr>
      <w:r>
        <w:rPr>
          <w:rFonts w:hint="eastAsia"/>
        </w:rPr>
        <w:t>「便讓這小子拜入那門派內，也算是成了仙人。之後，再找我隨便一個徒兒趁個機會殺上門去，此事應該就行了。」</w:t>
      </w:r>
    </w:p>
    <w:p w:rsidR="00C04663" w:rsidRDefault="00A7259F" w:rsidP="00813907">
      <w:pPr>
        <w:spacing w:after="240"/>
      </w:pPr>
      <w:r>
        <w:rPr>
          <w:rFonts w:hint="eastAsia"/>
        </w:rPr>
        <w:t>要不是天宏師兄，要殺這小子可根本不需要這麼麻煩，天寶心中想到就有氣。</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自在道</w:t>
      </w:r>
    </w:p>
    <w:p w:rsidR="00C04663" w:rsidRDefault="00C04663" w:rsidP="00813907">
      <w:pPr>
        <w:spacing w:after="240"/>
      </w:pPr>
    </w:p>
    <w:p w:rsidR="00C04663" w:rsidRDefault="00A7259F" w:rsidP="00813907">
      <w:pPr>
        <w:spacing w:after="240"/>
      </w:pPr>
      <w:r>
        <w:rPr>
          <w:rFonts w:hint="eastAsia"/>
        </w:rPr>
        <w:t>自在道，兩百年前座落在離胭脂山東脈一小段距離的新起宗門。門內弟子人數加起來也不過千百來人，這在一般仙門內，可說是相當少的了。</w:t>
      </w:r>
    </w:p>
    <w:p w:rsidR="00C04663" w:rsidRDefault="00A7259F" w:rsidP="00813907">
      <w:pPr>
        <w:spacing w:after="240"/>
      </w:pPr>
      <w:r>
        <w:rPr>
          <w:rFonts w:hint="eastAsia"/>
        </w:rPr>
        <w:t>所幸開創自在道的開派祖師爺是一名頗有名氣的</w:t>
      </w:r>
      <w:r w:rsidR="008058B3">
        <w:rPr>
          <w:rFonts w:hint="eastAsia"/>
        </w:rPr>
        <w:t>結丹</w:t>
      </w:r>
      <w:r>
        <w:rPr>
          <w:rFonts w:hint="eastAsia"/>
        </w:rPr>
        <w:t>道人，名叫自在道人。</w:t>
      </w:r>
    </w:p>
    <w:p w:rsidR="00C04663" w:rsidRDefault="00A7259F" w:rsidP="00813907">
      <w:pPr>
        <w:spacing w:after="240"/>
      </w:pPr>
      <w:r>
        <w:rPr>
          <w:rFonts w:hint="eastAsia"/>
        </w:rPr>
        <w:lastRenderedPageBreak/>
        <w:t>他</w:t>
      </w:r>
      <w:r w:rsidR="008058B3">
        <w:rPr>
          <w:rFonts w:hint="eastAsia"/>
        </w:rPr>
        <w:t>當時</w:t>
      </w:r>
      <w:r>
        <w:rPr>
          <w:rFonts w:hint="eastAsia"/>
        </w:rPr>
        <w:t>雖</w:t>
      </w:r>
      <w:r w:rsidR="008058B3">
        <w:rPr>
          <w:rFonts w:hint="eastAsia"/>
        </w:rPr>
        <w:t>然</w:t>
      </w:r>
      <w:r>
        <w:rPr>
          <w:rFonts w:hint="eastAsia"/>
        </w:rPr>
        <w:t>只</w:t>
      </w:r>
      <w:r w:rsidR="008058B3">
        <w:rPr>
          <w:rFonts w:hint="eastAsia"/>
        </w:rPr>
        <w:t>是名散修</w:t>
      </w:r>
      <w:r>
        <w:rPr>
          <w:rFonts w:hint="eastAsia"/>
        </w:rPr>
        <w:t>，但在創派之</w:t>
      </w:r>
      <w:r w:rsidR="008058B3">
        <w:rPr>
          <w:rFonts w:hint="eastAsia"/>
        </w:rPr>
        <w:t>前</w:t>
      </w:r>
      <w:r>
        <w:rPr>
          <w:rFonts w:hint="eastAsia"/>
        </w:rPr>
        <w:t>曾力退了</w:t>
      </w:r>
      <w:r w:rsidR="008058B3">
        <w:rPr>
          <w:rFonts w:hint="eastAsia"/>
        </w:rPr>
        <w:t>數</w:t>
      </w:r>
      <w:r>
        <w:rPr>
          <w:rFonts w:hint="eastAsia"/>
        </w:rPr>
        <w:t>名聯合找</w:t>
      </w:r>
      <w:r w:rsidR="008058B3">
        <w:rPr>
          <w:rFonts w:hint="eastAsia"/>
        </w:rPr>
        <w:t>他</w:t>
      </w:r>
      <w:r>
        <w:rPr>
          <w:rFonts w:hint="eastAsia"/>
        </w:rPr>
        <w:t>麻煩的結丹道人，</w:t>
      </w:r>
      <w:r w:rsidR="008058B3">
        <w:rPr>
          <w:rFonts w:hint="eastAsia"/>
        </w:rPr>
        <w:t>更是</w:t>
      </w:r>
      <w:r>
        <w:rPr>
          <w:rFonts w:hint="eastAsia"/>
        </w:rPr>
        <w:t>斬殺</w:t>
      </w:r>
      <w:r w:rsidR="008058B3">
        <w:rPr>
          <w:rFonts w:hint="eastAsia"/>
        </w:rPr>
        <w:t>其中一</w:t>
      </w:r>
      <w:r>
        <w:rPr>
          <w:rFonts w:hint="eastAsia"/>
        </w:rPr>
        <w:t>人，</w:t>
      </w:r>
      <w:r w:rsidR="008058B3">
        <w:rPr>
          <w:rFonts w:hint="eastAsia"/>
        </w:rPr>
        <w:t>爾</w:t>
      </w:r>
      <w:r>
        <w:rPr>
          <w:rFonts w:hint="eastAsia"/>
        </w:rPr>
        <w:t>後更是分別擊敗了三名來報仇的結丹</w:t>
      </w:r>
      <w:r w:rsidR="008058B3">
        <w:rPr>
          <w:rFonts w:hint="eastAsia"/>
        </w:rPr>
        <w:t>後期道人</w:t>
      </w:r>
      <w:r>
        <w:rPr>
          <w:rFonts w:hint="eastAsia"/>
        </w:rPr>
        <w:t>，一時之間名聲頗響，被說是近兩百年內最厲害的結丹</w:t>
      </w:r>
      <w:r w:rsidR="008058B3">
        <w:rPr>
          <w:rFonts w:hint="eastAsia"/>
        </w:rPr>
        <w:t>修士</w:t>
      </w:r>
      <w:r>
        <w:rPr>
          <w:rFonts w:hint="eastAsia"/>
        </w:rPr>
        <w:t>之一，也因此，附近大派的大老們也就任由他創派收人，算是默許了自在道的存在。</w:t>
      </w:r>
    </w:p>
    <w:p w:rsidR="00C04663" w:rsidRDefault="00A7259F" w:rsidP="00813907">
      <w:pPr>
        <w:spacing w:after="240"/>
      </w:pPr>
      <w:r>
        <w:rPr>
          <w:rFonts w:hint="eastAsia"/>
        </w:rPr>
        <w:t>畢竟，仙門那麼多，要是每一個創派的仙門都要打壓，那也太麻煩了，只要自在道不要太超過，收幾個有仙根的弟子走，那也沒甚麼，那些真正有天賦的苗子，大門大派是早早就會派人準備好去搶人的。</w:t>
      </w:r>
    </w:p>
    <w:p w:rsidR="00C04663" w:rsidRDefault="00A7259F" w:rsidP="00813907">
      <w:pPr>
        <w:spacing w:after="240"/>
      </w:pPr>
      <w:r>
        <w:rPr>
          <w:rFonts w:hint="eastAsia"/>
        </w:rPr>
        <w:t>今日，自在道山門外一道灰芒飛來，瞬間停在半空，一名灰袍道人隨手拋下一名昏迷少年，正是那天寶上人。</w:t>
      </w:r>
    </w:p>
    <w:p w:rsidR="00C04663" w:rsidRDefault="00A7259F" w:rsidP="00813907">
      <w:pPr>
        <w:spacing w:after="240"/>
      </w:pPr>
      <w:r>
        <w:rPr>
          <w:rFonts w:hint="eastAsia"/>
        </w:rPr>
        <w:t>來此之前，他已經先打探過了，眼下雖不是自在道收徒時間，但如果有人能敲響山門外的拜師鐘，那自在道也會破例將此人收入門下。</w:t>
      </w:r>
    </w:p>
    <w:p w:rsidR="00C04663" w:rsidRDefault="00A7259F" w:rsidP="00813907">
      <w:pPr>
        <w:spacing w:after="240"/>
      </w:pPr>
      <w:r>
        <w:rPr>
          <w:rFonts w:hint="eastAsia"/>
        </w:rPr>
        <w:t>看著那山門外的拜師鐘，天寶眉頭微微一蹙，似乎察覺到了甚麼，隨即冷哼一聲，隨手一揮，一道灰茫茫的光暈籠罩著他散了開來。</w:t>
      </w:r>
    </w:p>
    <w:p w:rsidR="00C04663" w:rsidRDefault="00A7259F" w:rsidP="00813907">
      <w:pPr>
        <w:spacing w:after="240"/>
      </w:pPr>
      <w:r>
        <w:rPr>
          <w:rFonts w:hint="eastAsia"/>
        </w:rPr>
        <w:t>到了他這個境界，如果他不想被人發現，除非對方修為跟他相當，否則是很難察覺。</w:t>
      </w:r>
    </w:p>
    <w:p w:rsidR="00C04663" w:rsidRDefault="00A7259F" w:rsidP="00813907">
      <w:pPr>
        <w:spacing w:after="240"/>
      </w:pPr>
      <w:r>
        <w:rPr>
          <w:rFonts w:hint="eastAsia"/>
        </w:rPr>
        <w:t>接著他右手輕輕放在鐘上，也不見他花了多大的力氣，鐘聲卻猛然噹噹噹地響了起來。</w:t>
      </w:r>
    </w:p>
    <w:p w:rsidR="00C04663" w:rsidRDefault="00A7259F" w:rsidP="00813907">
      <w:pPr>
        <w:spacing w:after="240"/>
      </w:pPr>
      <w:r>
        <w:rPr>
          <w:rFonts w:hint="eastAsia"/>
        </w:rPr>
        <w:t>不一會，山門內一個道人匆忙走了出來，四處打看是誰敲響了拜師鐘，見到地上的李龍飛，還以為他是太過疲累在敲完鐘後暈了過去，連忙將他扶進了門內。</w:t>
      </w:r>
    </w:p>
    <w:p w:rsidR="00C04663" w:rsidRDefault="00A7259F" w:rsidP="00813907">
      <w:pPr>
        <w:spacing w:after="240"/>
      </w:pPr>
      <w:r>
        <w:rPr>
          <w:rFonts w:hint="eastAsia"/>
        </w:rPr>
        <w:t>天寶上人看到這一幕，心底冷笑了幾聲，隨即化作一道灰芒踏空飛走，他可還要去想想該怎麼面對執法堂的首座，沒空在這閒著。</w:t>
      </w:r>
    </w:p>
    <w:p w:rsidR="00C04663" w:rsidRDefault="00A7259F" w:rsidP="00813907">
      <w:pPr>
        <w:spacing w:after="240"/>
      </w:pPr>
      <w:r>
        <w:rPr>
          <w:rFonts w:hint="eastAsia"/>
        </w:rPr>
        <w:t>不久，在自在道山門內的一處林木茂遠，蔥鬱蒼蒼的幽谷中，一座莊嚴的大堂上，幾個道人正坐在一起，似乎正在處理著一件事情。</w:t>
      </w:r>
    </w:p>
    <w:p w:rsidR="00C04663" w:rsidRDefault="00A7259F" w:rsidP="00813907">
      <w:pPr>
        <w:spacing w:after="240"/>
      </w:pPr>
      <w:r>
        <w:rPr>
          <w:rFonts w:hint="eastAsia"/>
        </w:rPr>
        <w:t>其中主位上，一位三縷長鬚的老者，正坐在黑橝木椅上，臉帶微笑地聽著前面一位中年人的報告。</w:t>
      </w:r>
    </w:p>
    <w:p w:rsidR="00C04663" w:rsidRDefault="00A7259F" w:rsidP="00813907">
      <w:pPr>
        <w:spacing w:after="240"/>
      </w:pPr>
      <w:r>
        <w:rPr>
          <w:rFonts w:hint="eastAsia"/>
        </w:rPr>
        <w:t>「這麼說，那少年身上並無太出色的靈壓，也沒有甚麼特別的仙根存在是嗎？」長鬚老者捻了捻鬍鬚，好像在問對方，又好像喃喃自語説道。</w:t>
      </w:r>
    </w:p>
    <w:p w:rsidR="00C04663" w:rsidRDefault="00A7259F" w:rsidP="00813907">
      <w:pPr>
        <w:spacing w:after="240"/>
      </w:pPr>
      <w:r>
        <w:rPr>
          <w:rFonts w:hint="eastAsia"/>
        </w:rPr>
        <w:t>「是的，就我的探查，實在是不像能將拜師鐘敲響那麼大聲的樣子。」那中年人淡淡稟報著。</w:t>
      </w:r>
    </w:p>
    <w:p w:rsidR="00C04663" w:rsidRDefault="00A7259F" w:rsidP="00813907">
      <w:pPr>
        <w:spacing w:after="240"/>
      </w:pPr>
      <w:r>
        <w:rPr>
          <w:rFonts w:hint="eastAsia"/>
        </w:rPr>
        <w:t>「你怎麼看呢？</w:t>
      </w:r>
      <w:commentRangeStart w:id="4459"/>
      <w:r>
        <w:rPr>
          <w:rFonts w:hint="eastAsia"/>
        </w:rPr>
        <w:t>王師弟</w:t>
      </w:r>
      <w:commentRangeEnd w:id="4459"/>
      <w:r>
        <w:rPr>
          <w:rStyle w:val="af1"/>
        </w:rPr>
        <w:commentReference w:id="4459"/>
      </w:r>
      <w:r>
        <w:rPr>
          <w:rFonts w:hint="eastAsia"/>
        </w:rPr>
        <w:t>？」那長鬚老者轉頭看向另一名臉色略黑的道士。</w:t>
      </w:r>
    </w:p>
    <w:p w:rsidR="00C04663" w:rsidRDefault="00A7259F" w:rsidP="00813907">
      <w:pPr>
        <w:spacing w:after="240"/>
      </w:pPr>
      <w:r>
        <w:rPr>
          <w:rFonts w:hint="eastAsia"/>
        </w:rPr>
        <w:lastRenderedPageBreak/>
        <w:t>「這…我當時出去察看時，的確只有此子在而已，若說不是他敲響鐘聲，那實在說不過去。」</w:t>
      </w:r>
    </w:p>
    <w:p w:rsidR="00C04663" w:rsidRDefault="00A7259F" w:rsidP="00813907">
      <w:pPr>
        <w:spacing w:after="240"/>
      </w:pPr>
      <w:r>
        <w:rPr>
          <w:rFonts w:hint="eastAsia"/>
        </w:rPr>
        <w:t>「也許是你聽錯呢？」突然另一名圓臉慈眉，體型略胖的道人皮笑肉不笑地往前一步說道。</w:t>
      </w:r>
    </w:p>
    <w:p w:rsidR="00C04663" w:rsidRDefault="00A7259F" w:rsidP="00813907">
      <w:pPr>
        <w:spacing w:after="240"/>
      </w:pPr>
      <w:r>
        <w:rPr>
          <w:rFonts w:hint="eastAsia"/>
        </w:rPr>
        <w:t>「你這是在質疑我撒謊？」那黑臉道士臉色一沉，厲聲說道！</w:t>
      </w:r>
    </w:p>
    <w:p w:rsidR="00C04663" w:rsidRDefault="00A7259F" w:rsidP="00813907">
      <w:pPr>
        <w:spacing w:after="240"/>
      </w:pPr>
      <w:r>
        <w:rPr>
          <w:rFonts w:hint="eastAsia"/>
        </w:rPr>
        <w:t>「非也非也，咱們都輪值過看守拜師鐘一事，眾所皆知，在那看守實在無趣，多半都會藉機打坐修行，王師弟恐怕也不例外吧。在打坐突中，偶爾有心魔擾亂，產生幻聽，這也是情有可原，我只是說有這樣的可能性而已。」那圓臉道人雖然一字一句都像在替那黑臉道人解釋，但整個聽起來，卻是在指責對方。</w:t>
      </w:r>
    </w:p>
    <w:p w:rsidR="00C04663" w:rsidRDefault="00A7259F" w:rsidP="00813907">
      <w:pPr>
        <w:spacing w:after="240"/>
      </w:pPr>
      <w:r>
        <w:rPr>
          <w:rFonts w:hint="eastAsia"/>
        </w:rPr>
        <w:t>黑臉道士怎會聽不出來，他哼了一聲，心中卻也是一凜，畢竟對方所說不無可能，只是這麼一來，等於給自己打了個大大的巴掌。</w:t>
      </w:r>
    </w:p>
    <w:p w:rsidR="00C04663" w:rsidRDefault="00A7259F" w:rsidP="00813907">
      <w:pPr>
        <w:spacing w:after="240"/>
      </w:pPr>
      <w:r>
        <w:rPr>
          <w:rFonts w:hint="eastAsia"/>
        </w:rPr>
        <w:t>那圓臉道士在宗內一向跟自己不合，近幾年更為了爭奪上位有了衝突，自己無論如何也不能在這裡有所退讓。</w:t>
      </w:r>
    </w:p>
    <w:p w:rsidR="00C04663" w:rsidRDefault="00A7259F" w:rsidP="00813907">
      <w:pPr>
        <w:spacing w:after="240"/>
      </w:pPr>
      <w:r>
        <w:rPr>
          <w:rFonts w:hint="eastAsia"/>
        </w:rPr>
        <w:t>想到這，他把心一橫，沉聲對著那長鬚道人一揖說道，「我的確親耳聽到那鐘聲沒錯，如不相信，我可以請當時一旁的弟子作證，請掌門師兄明鑑。」</w:t>
      </w:r>
    </w:p>
    <w:p w:rsidR="00C04663" w:rsidRDefault="00A7259F" w:rsidP="00813907">
      <w:pPr>
        <w:spacing w:after="240"/>
      </w:pPr>
      <w:r>
        <w:rPr>
          <w:rFonts w:hint="eastAsia"/>
        </w:rPr>
        <w:t>那長鬚道人閉上眼沉思了一會兒後，揮揮手說道，「做證就不用了，天泉師弟既然都這樣說了，本座自然是相信。但既然天泉師弟也認為對方敲響了那拜師鐘，此子便拜入你門下好了。」</w:t>
      </w:r>
    </w:p>
    <w:p w:rsidR="00C04663" w:rsidRDefault="00A7259F" w:rsidP="00813907">
      <w:pPr>
        <w:spacing w:after="240"/>
      </w:pPr>
      <w:r>
        <w:rPr>
          <w:rFonts w:hint="eastAsia"/>
        </w:rPr>
        <w:t>「只要此子之後發展，能符合得上那拜師鐘的聲響，自然就是最好的證明了，對吧？」</w:t>
      </w:r>
    </w:p>
    <w:p w:rsidR="00C04663" w:rsidRDefault="00A7259F" w:rsidP="00813907">
      <w:pPr>
        <w:spacing w:after="240"/>
      </w:pPr>
      <w:r>
        <w:rPr>
          <w:rFonts w:hint="eastAsia"/>
        </w:rPr>
        <w:t>其他眾人一聽，眼神都是微微一瞇，各自心中有些思緒，唯有那被稱為天泉的道人，心中有些苦澀，明白了自己終究是騎虎難下了。</w:t>
      </w:r>
    </w:p>
    <w:p w:rsidR="00C04663" w:rsidRDefault="00A7259F" w:rsidP="00813907">
      <w:pPr>
        <w:spacing w:after="240"/>
      </w:pPr>
      <w:r>
        <w:rPr>
          <w:rFonts w:hint="eastAsia"/>
        </w:rPr>
        <w:t>李龍飛在暈了不知道多久之後，終於醒了過來。</w:t>
      </w:r>
    </w:p>
    <w:p w:rsidR="00C04663" w:rsidRDefault="00A7259F" w:rsidP="00813907">
      <w:pPr>
        <w:spacing w:after="240"/>
      </w:pPr>
      <w:r>
        <w:rPr>
          <w:rFonts w:hint="eastAsia"/>
        </w:rPr>
        <w:t>他眼睛張開，眼前是一間木房，看起來只有幾尺見方，簡單卻頗為整潔，中間還有一張桃木桌，桌上擺著一盞熏爐，頂上正飄著淡淡薄煙，聞起來讓人精神氣爽，卻又恰到好處。</w:t>
      </w:r>
    </w:p>
    <w:p w:rsidR="00C04663" w:rsidRDefault="00A7259F" w:rsidP="00813907">
      <w:pPr>
        <w:spacing w:after="240"/>
      </w:pPr>
      <w:r>
        <w:rPr>
          <w:rFonts w:hint="eastAsia"/>
        </w:rPr>
        <w:t>「我明明是在逃跑，怎麼突然間就來到這裡？」</w:t>
      </w:r>
    </w:p>
    <w:p w:rsidR="00C04663" w:rsidRDefault="00A7259F" w:rsidP="00813907">
      <w:pPr>
        <w:spacing w:after="240"/>
      </w:pPr>
      <w:r>
        <w:rPr>
          <w:rFonts w:hint="eastAsia"/>
        </w:rPr>
        <w:t>「難道我已經死了，這裡是地府不成？」</w:t>
      </w:r>
    </w:p>
    <w:p w:rsidR="00C04663" w:rsidRDefault="00A7259F" w:rsidP="00813907">
      <w:pPr>
        <w:spacing w:after="240"/>
      </w:pPr>
      <w:r>
        <w:rPr>
          <w:rFonts w:hint="eastAsia"/>
        </w:rPr>
        <w:t>想到這裡，他情緒又悲憤起來哭吼著，「老天無眼！大道不公！為什麼殺我父親</w:t>
      </w:r>
      <w:r>
        <w:rPr>
          <w:rFonts w:hint="eastAsia"/>
        </w:rPr>
        <w:lastRenderedPageBreak/>
        <w:t>的人沒事，我卻得先死了！」</w:t>
      </w:r>
    </w:p>
    <w:p w:rsidR="00C04663" w:rsidRDefault="00A7259F" w:rsidP="00813907">
      <w:pPr>
        <w:spacing w:after="240"/>
      </w:pPr>
      <w:r>
        <w:rPr>
          <w:rFonts w:hint="eastAsia"/>
        </w:rPr>
        <w:t>就聽到前方一個人乾咳一聲，李龍飛擦擦眼淚這才發現，原來前面不遠處的角落，一位黑臉濃眉，身穿道袍的中年人正坐上椅上，手中握著一卷尚未打開的竹簡，正凝視著自己，看起來倒像是以前家中所畫的幾個閻王面相。</w:t>
      </w:r>
    </w:p>
    <w:p w:rsidR="00C04663" w:rsidRDefault="00A7259F" w:rsidP="00813907">
      <w:pPr>
        <w:spacing w:after="240"/>
      </w:pPr>
      <w:r>
        <w:rPr>
          <w:rFonts w:hint="eastAsia"/>
        </w:rPr>
        <w:t>「請、請問這位…閻王大人…這裡是，閻王殿裡的哪一殿？」</w:t>
      </w:r>
    </w:p>
    <w:p w:rsidR="00C04663" w:rsidRDefault="00A7259F" w:rsidP="00813907">
      <w:pPr>
        <w:spacing w:after="240"/>
      </w:pPr>
      <w:r>
        <w:rPr>
          <w:rFonts w:hint="eastAsia"/>
        </w:rPr>
        <w:t>李龍飛心下雖然淒涼，但既然已死了，只得接受這事實；又見對方並不像書上說的那樣長相恐怖，稍稍寬心了些，起身抱拳問道。</w:t>
      </w:r>
    </w:p>
    <w:p w:rsidR="00C04663" w:rsidRDefault="00A7259F" w:rsidP="00813907">
      <w:pPr>
        <w:spacing w:after="240"/>
      </w:pPr>
      <w:r>
        <w:rPr>
          <w:rFonts w:hint="eastAsia"/>
        </w:rPr>
        <w:t>這一問，那黑臉道人原本就已黝黑的臉恐看起來更加的陰沉幾分，皺眉喝道，「胡鬧，甚麼閻王殿不閻王殿，這裡是咱門自在道的道觀！你既有心拜師，怎還不懂禮數！」</w:t>
      </w:r>
    </w:p>
    <w:p w:rsidR="00C04663" w:rsidRDefault="00A7259F" w:rsidP="00813907">
      <w:pPr>
        <w:spacing w:after="240"/>
      </w:pPr>
      <w:r>
        <w:rPr>
          <w:rFonts w:hint="eastAsia"/>
        </w:rPr>
        <w:t>李龍飛吞了口口水，丈二金剛摸不著頭腦忍不住問道，「自在道？這裡不是地獄嗎？我不是死了嗎？」</w:t>
      </w:r>
    </w:p>
    <w:p w:rsidR="00C04663" w:rsidRDefault="00A7259F" w:rsidP="00813907">
      <w:pPr>
        <w:spacing w:after="240"/>
      </w:pPr>
      <w:r>
        <w:rPr>
          <w:rFonts w:hint="eastAsia"/>
        </w:rPr>
        <w:t>那黑臉道人強忍著翻白眼的衝動，低聲說道，「這裡怎麼會是地獄呢？你還活得好好的，你看難道我像死人嗎？」</w:t>
      </w:r>
    </w:p>
    <w:p w:rsidR="00C04663" w:rsidRDefault="00A7259F" w:rsidP="00813907">
      <w:pPr>
        <w:spacing w:after="240"/>
      </w:pPr>
      <w:r>
        <w:rPr>
          <w:rFonts w:hint="eastAsia"/>
        </w:rPr>
        <w:t>李龍飛再定神一看，果然見到對方坐著的椅子下，雙腳踏地，想來不是甚麼鬼魂，當想轉悲為喜，一時說不出話來。</w:t>
      </w:r>
    </w:p>
    <w:p w:rsidR="00C04663" w:rsidRDefault="00A7259F" w:rsidP="00813907">
      <w:pPr>
        <w:spacing w:after="240"/>
      </w:pPr>
      <w:r>
        <w:rPr>
          <w:rFonts w:hint="eastAsia"/>
        </w:rPr>
        <w:t>「原來我沒死？」</w:t>
      </w:r>
    </w:p>
    <w:p w:rsidR="00C04663" w:rsidRDefault="00A7259F" w:rsidP="00813907">
      <w:pPr>
        <w:spacing w:after="240"/>
      </w:pPr>
      <w:r>
        <w:rPr>
          <w:rFonts w:hint="eastAsia"/>
        </w:rPr>
        <w:t>「難道是那七葉上仙打贏了灰袍道人，然後將我送到這了？」</w:t>
      </w:r>
    </w:p>
    <w:p w:rsidR="00C04663" w:rsidRDefault="00A7259F" w:rsidP="00813907">
      <w:pPr>
        <w:spacing w:after="240"/>
      </w:pPr>
      <w:r>
        <w:rPr>
          <w:rFonts w:hint="eastAsia"/>
        </w:rPr>
        <w:t>「那太好了！我還在擔心七葉上仙打不贏那灰袍道人！看來，是我說想了！」</w:t>
      </w:r>
    </w:p>
    <w:p w:rsidR="00C04663" w:rsidRDefault="00A7259F" w:rsidP="00813907">
      <w:pPr>
        <w:spacing w:after="240"/>
      </w:pPr>
      <w:r>
        <w:rPr>
          <w:rFonts w:hint="eastAsia"/>
        </w:rPr>
        <w:t>「可是他明明是說要送我去鬼屍門學習還魂之法將我父親魂魄招回，怎麼會是在這甚麼自在道呢？」</w:t>
      </w:r>
    </w:p>
    <w:p w:rsidR="00C04663" w:rsidRDefault="00A7259F" w:rsidP="00813907">
      <w:pPr>
        <w:spacing w:after="240"/>
      </w:pPr>
      <w:r>
        <w:rPr>
          <w:rFonts w:hint="eastAsia"/>
        </w:rPr>
        <w:t>「該不會是我資質太差，鬼屍門不收我，上仙沒辦法只好送我來這入門？」</w:t>
      </w:r>
    </w:p>
    <w:p w:rsidR="00C04663" w:rsidRDefault="00A7259F" w:rsidP="00813907">
      <w:pPr>
        <w:spacing w:after="240"/>
      </w:pPr>
      <w:r>
        <w:rPr>
          <w:rFonts w:hint="eastAsia"/>
        </w:rPr>
        <w:t>「可這樣的話</w:t>
      </w:r>
      <w:r>
        <w:rPr>
          <w:rFonts w:hint="eastAsia"/>
        </w:rPr>
        <w:t>...</w:t>
      </w:r>
      <w:r>
        <w:rPr>
          <w:rFonts w:hint="eastAsia"/>
        </w:rPr>
        <w:t>那自在道，恐怕是比鬼屍門弱上一截了</w:t>
      </w:r>
      <w:r>
        <w:rPr>
          <w:rFonts w:hint="eastAsia"/>
        </w:rPr>
        <w:t>...</w:t>
      </w:r>
      <w:r>
        <w:rPr>
          <w:rFonts w:hint="eastAsia"/>
        </w:rPr>
        <w:t>」</w:t>
      </w:r>
    </w:p>
    <w:p w:rsidR="00C04663" w:rsidRDefault="00A7259F" w:rsidP="00813907">
      <w:pPr>
        <w:spacing w:after="240"/>
      </w:pPr>
      <w:r>
        <w:rPr>
          <w:rFonts w:hint="eastAsia"/>
        </w:rPr>
        <w:t>李龍飛經歷這大起大落，腦中無數想法翻動，一時間倒忘了回答，直得愣愣地站在那裡發呆。</w:t>
      </w:r>
    </w:p>
    <w:p w:rsidR="00C04663" w:rsidRDefault="00A7259F" w:rsidP="00813907">
      <w:pPr>
        <w:spacing w:after="240"/>
      </w:pPr>
      <w:r>
        <w:rPr>
          <w:rFonts w:hint="eastAsia"/>
        </w:rPr>
        <w:t>那道人等了許久，見他仍不回答，只得又咳了一聲說，「咳！我在問你話阿，你怎麼又不回答了？…算了，我問你！那拜師鐘，是不是你敲響的！」</w:t>
      </w:r>
    </w:p>
    <w:p w:rsidR="00C04663" w:rsidRDefault="00A7259F" w:rsidP="00813907">
      <w:pPr>
        <w:spacing w:after="240"/>
      </w:pPr>
      <w:r>
        <w:rPr>
          <w:rFonts w:hint="eastAsia"/>
        </w:rPr>
        <w:t>「拜師鐘？」李龍飛被這麼一問，這才從沉思中驚起，順口問道。</w:t>
      </w:r>
    </w:p>
    <w:p w:rsidR="00C04663" w:rsidRDefault="00A7259F" w:rsidP="00813907">
      <w:pPr>
        <w:spacing w:after="240"/>
      </w:pPr>
      <w:r>
        <w:rPr>
          <w:rFonts w:hint="eastAsia"/>
        </w:rPr>
        <w:lastRenderedPageBreak/>
        <w:t>「是阿，就是那門外的那座大鐘，難道，你沒敲響那座大鐘嗎！」那黑臉道人說到這，心底一沉，忍不住擔心該不會自己真的聽錯了鐘聲！</w:t>
      </w:r>
    </w:p>
    <w:p w:rsidR="00C04663" w:rsidRDefault="00A7259F" w:rsidP="00813907">
      <w:pPr>
        <w:spacing w:after="240"/>
      </w:pPr>
      <w:r>
        <w:rPr>
          <w:rFonts w:hint="eastAsia"/>
        </w:rPr>
        <w:t>李龍飛聽完，心中雖有些疑惑，但他也算聰穎，看那道人的臉色跟問話也明白這事關他能不能拜入自在的門下，隨即腦中飛快轉動起來。</w:t>
      </w:r>
    </w:p>
    <w:p w:rsidR="00C04663" w:rsidRDefault="00A7259F" w:rsidP="00813907">
      <w:pPr>
        <w:spacing w:after="240"/>
      </w:pPr>
      <w:r>
        <w:rPr>
          <w:rFonts w:hint="eastAsia"/>
        </w:rPr>
        <w:t>那黑臉道人心中緊張，跟著又說，「這拜師鐘，並不是每個人都敲得響，鐘上有本派祖師爺所設咒法，只有有一定程度仙根的人敲它，它才會響。三個時辰前，拜師鐘響了，你又暈在門外，難道你不是要來拜師，而敲響那拜師鐘嗎？」</w:t>
      </w:r>
    </w:p>
    <w:p w:rsidR="00C04663" w:rsidRDefault="00A7259F" w:rsidP="00813907">
      <w:pPr>
        <w:spacing w:after="240"/>
      </w:pPr>
      <w:r>
        <w:rPr>
          <w:rFonts w:hint="eastAsia"/>
        </w:rPr>
        <w:t>李龍飛此時也已經想好答案，連忙說道，「阿…阿，是的，弟子的確是來拜師的，那鐘聲響亮，弟子一時不慎，被那聲響震暈，因此昏了過去…」</w:t>
      </w:r>
    </w:p>
    <w:p w:rsidR="00C04663" w:rsidRDefault="00A7259F" w:rsidP="00813907">
      <w:pPr>
        <w:spacing w:after="240"/>
      </w:pPr>
      <w:r>
        <w:rPr>
          <w:rFonts w:hint="eastAsia"/>
        </w:rPr>
        <w:t>這番回答，既沒直接承認，也沒否認，答得模稜兩可，卻也不算騙了對方。</w:t>
      </w:r>
    </w:p>
    <w:p w:rsidR="00C04663" w:rsidRDefault="00A7259F" w:rsidP="00813907">
      <w:pPr>
        <w:spacing w:after="240"/>
      </w:pPr>
      <w:r>
        <w:rPr>
          <w:rFonts w:hint="eastAsia"/>
        </w:rPr>
        <w:t>但那黑臉道士心中既已先入為主，聽到這回答，當下臉色一鬆，點點頭笑道，「既是如此，還不行拜師之禮？」</w:t>
      </w:r>
    </w:p>
    <w:p w:rsidR="00C04663" w:rsidRDefault="00A7259F" w:rsidP="00813907">
      <w:pPr>
        <w:spacing w:after="240"/>
      </w:pPr>
      <w:r>
        <w:rPr>
          <w:rFonts w:hint="eastAsia"/>
        </w:rPr>
        <w:t>「是！是！師傅在上，弟子李龍飛在下，請受弟子一拜，弟子從今而後，願為師門做牛做馬，在所不辭！」即使李龍飛再笨，此時都明白自己該怎麼做了，當下喜出望外地一躬到地，行了個大大的拜師禮！</w:t>
      </w:r>
    </w:p>
    <w:p w:rsidR="00C04663" w:rsidRDefault="00A7259F" w:rsidP="00813907">
      <w:pPr>
        <w:spacing w:after="240"/>
      </w:pPr>
      <w:r>
        <w:rPr>
          <w:rFonts w:hint="eastAsia"/>
        </w:rPr>
        <w:t>隨著這一拜，李龍飛眼框有些泛紅，想到自己幾次波折，眼下終於苦盡甘來，要被仙人收為弟子了，心中不由得對眼前的這位黑臉道士，更為仰慕。</w:t>
      </w:r>
    </w:p>
    <w:p w:rsidR="00C04663" w:rsidRDefault="00A7259F" w:rsidP="00813907">
      <w:pPr>
        <w:spacing w:after="240"/>
      </w:pPr>
      <w:r>
        <w:rPr>
          <w:rFonts w:hint="eastAsia"/>
        </w:rPr>
        <w:t>那黑臉道士將李龍飛給扶起，心中也是頗為高興說道，「好、好，既然你敲響了拜師鐘，又有意願拜師，那就不用再多說甚麼了，今天起你就是我天泉門下，自在道的準弟子。至於甚麼做牛做馬，那是不需要的。」</w:t>
      </w:r>
    </w:p>
    <w:p w:rsidR="00C04663" w:rsidRDefault="00A7259F" w:rsidP="00813907">
      <w:pPr>
        <w:spacing w:after="240"/>
      </w:pPr>
      <w:r>
        <w:rPr>
          <w:rFonts w:hint="eastAsia"/>
        </w:rPr>
        <w:t>「準弟子？」李龍飛一聽，原本的喜悅有些被沖淡，發愣起來。</w:t>
      </w:r>
    </w:p>
    <w:p w:rsidR="00C04663" w:rsidRDefault="00A7259F" w:rsidP="00813907">
      <w:pPr>
        <w:spacing w:after="240"/>
      </w:pPr>
      <w:r>
        <w:rPr>
          <w:rFonts w:hint="eastAsia"/>
        </w:rPr>
        <w:t>「這只是個過渡而已，以你敲響的鐘聲大小來看，很快就會成為正式的外門弟子，甚至通過幾年後的內門考試，不用擔心的。」天泉看出了他的疑惑，毫不在意地說。</w:t>
      </w:r>
    </w:p>
    <w:p w:rsidR="00C04663" w:rsidRDefault="00A7259F" w:rsidP="00813907">
      <w:pPr>
        <w:spacing w:after="240"/>
      </w:pPr>
      <w:r>
        <w:rPr>
          <w:rFonts w:hint="eastAsia"/>
        </w:rPr>
        <w:t>唯有李龍飛自己心中隱隱覺得有些不妥，但隨即也將這念頭壓下，沉醉在拜師的喜悅之中。</w:t>
      </w:r>
    </w:p>
    <w:p w:rsidR="00C04663" w:rsidRDefault="00A7259F" w:rsidP="00813907">
      <w:pPr>
        <w:spacing w:after="240"/>
      </w:pPr>
      <w:r>
        <w:rPr>
          <w:rFonts w:hint="eastAsia"/>
        </w:rPr>
        <w:t>天泉收了這新徒弟，一方面心中大石頭鬆了下來，一方面對他的潛力也頗為歡喜，當下傳令來另一位弟子，將李龍飛交待給對方，並要對方好好帶入門下，這才飄然離開，徑自去向掌門師兄給報告了。</w:t>
      </w:r>
    </w:p>
    <w:p w:rsidR="00C04663" w:rsidRDefault="00C04663" w:rsidP="00813907">
      <w:pPr>
        <w:spacing w:after="240"/>
        <w:ind w:left="360"/>
      </w:pPr>
    </w:p>
    <w:p w:rsidR="00C04663" w:rsidRDefault="00A7259F" w:rsidP="00813907">
      <w:pPr>
        <w:pStyle w:val="12"/>
        <w:numPr>
          <w:ilvl w:val="0"/>
          <w:numId w:val="1"/>
        </w:numPr>
        <w:spacing w:after="240"/>
        <w:ind w:leftChars="0" w:left="357" w:hanging="357"/>
        <w:outlineLvl w:val="0"/>
      </w:pPr>
      <w:r>
        <w:rPr>
          <w:rFonts w:hint="eastAsia"/>
        </w:rPr>
        <w:lastRenderedPageBreak/>
        <w:t>初踏修行</w:t>
      </w:r>
    </w:p>
    <w:p w:rsidR="00C04663" w:rsidRDefault="00C04663" w:rsidP="00813907">
      <w:pPr>
        <w:spacing w:after="240"/>
        <w:ind w:left="360"/>
      </w:pPr>
    </w:p>
    <w:p w:rsidR="00C04663" w:rsidRDefault="00A7259F" w:rsidP="00813907">
      <w:pPr>
        <w:spacing w:after="240"/>
      </w:pPr>
      <w:r>
        <w:rPr>
          <w:rFonts w:hint="eastAsia"/>
        </w:rPr>
        <w:t>「這裡是便是伏虎台了。此台乃外門弟子平日活動的廣場，舉凡個人交流切磋，到宗門內一月一次的外門弟子發放丹藥，都是在這裡舉行，若是你日後成了外門弟子，自然也會常來這裡。」幾刻鐘後，一位同樣臉色黝黑的道童，指著一片寬闊的廣場對著李龍飛介紹到。</w:t>
      </w:r>
    </w:p>
    <w:p w:rsidR="00C04663" w:rsidRDefault="00A7259F" w:rsidP="00813907">
      <w:pPr>
        <w:spacing w:after="240"/>
      </w:pPr>
      <w:r>
        <w:rPr>
          <w:rFonts w:hint="eastAsia"/>
        </w:rPr>
        <w:t>李龍飛張口結舌，對這自在道有些改觀起來。</w:t>
      </w:r>
    </w:p>
    <w:p w:rsidR="00C04663" w:rsidRDefault="00A7259F" w:rsidP="00813907">
      <w:pPr>
        <w:spacing w:after="240"/>
      </w:pPr>
      <w:r>
        <w:rPr>
          <w:rFonts w:hint="eastAsia"/>
        </w:rPr>
        <w:t>要知道，原本他雖拜入自在道，但因之前從未聽過這宗門，心底深處還隱隱覺得有些遲疑。</w:t>
      </w:r>
    </w:p>
    <w:p w:rsidR="00C04663" w:rsidRDefault="00A7259F" w:rsidP="00813907">
      <w:pPr>
        <w:spacing w:after="240"/>
      </w:pPr>
      <w:r>
        <w:rPr>
          <w:rFonts w:hint="eastAsia"/>
        </w:rPr>
        <w:t>但這一路走來，除了靈山秀水之外，許多高聳莊嚴的建築，即便自己身長在富貴人家，也是少有見到。</w:t>
      </w:r>
    </w:p>
    <w:p w:rsidR="00C04663" w:rsidRDefault="00A7259F" w:rsidP="00813907">
      <w:pPr>
        <w:spacing w:after="240"/>
      </w:pPr>
      <w:r>
        <w:rPr>
          <w:rFonts w:hint="eastAsia"/>
        </w:rPr>
        <w:t>而這一片廣場，雖只說是外門弟子活動的空間，但一眼望去，也難以看到盡頭，更別說內門弟子所住等地更為華美了。</w:t>
      </w:r>
    </w:p>
    <w:p w:rsidR="00C04663" w:rsidRDefault="00A7259F" w:rsidP="00813907">
      <w:pPr>
        <w:spacing w:after="240"/>
      </w:pPr>
      <w:r>
        <w:rPr>
          <w:rFonts w:hint="eastAsia"/>
        </w:rPr>
        <w:t>尤此可見，這自在道雖在修仙界內不算有名，但比起一般的世俗王城，還是強得多。</w:t>
      </w:r>
    </w:p>
    <w:p w:rsidR="00C04663" w:rsidRDefault="00A7259F" w:rsidP="00813907">
      <w:pPr>
        <w:spacing w:after="240"/>
      </w:pPr>
      <w:r>
        <w:rPr>
          <w:rFonts w:hint="eastAsia"/>
        </w:rPr>
        <w:t>這讓李龍飛更慶幸當初下定決心求仙了。</w:t>
      </w:r>
    </w:p>
    <w:p w:rsidR="00C04663" w:rsidRDefault="00A7259F" w:rsidP="00813907">
      <w:pPr>
        <w:spacing w:after="240"/>
      </w:pPr>
      <w:r>
        <w:rPr>
          <w:rFonts w:hint="eastAsia"/>
        </w:rPr>
        <w:t>走過廣場，隨著小路越來越小，最後那道童帶著李龍飛來到一排整齊廂房前面。</w:t>
      </w:r>
    </w:p>
    <w:p w:rsidR="00C04663" w:rsidRDefault="00A7259F" w:rsidP="00813907">
      <w:pPr>
        <w:spacing w:after="240"/>
      </w:pPr>
      <w:r>
        <w:rPr>
          <w:rFonts w:hint="eastAsia"/>
        </w:rPr>
        <w:t>「這裡便是準弟子居住的地方了，這幾天你就暫時居住在這，只要你能修練上自在訣內的第一層後，自然可以離開這去內門弟子處了。」黑臉道童淡淡說道，看起來仍沒將他當作自己的師弟看。</w:t>
      </w:r>
    </w:p>
    <w:p w:rsidR="00C04663" w:rsidRDefault="00A7259F" w:rsidP="00813907">
      <w:pPr>
        <w:spacing w:after="240"/>
      </w:pPr>
      <w:r>
        <w:rPr>
          <w:rFonts w:hint="eastAsia"/>
        </w:rPr>
        <w:t>「那…那邊的房間是？」李龍飛撇頭一望，遠處還有數排廂房，看起來頗為雜亂，但門外大多堆滿雜物，顯然有人居住。</w:t>
      </w:r>
    </w:p>
    <w:p w:rsidR="00C04663" w:rsidRDefault="00A7259F" w:rsidP="00813907">
      <w:pPr>
        <w:spacing w:after="240"/>
      </w:pPr>
      <w:r>
        <w:rPr>
          <w:rFonts w:hint="eastAsia"/>
        </w:rPr>
        <w:t>幾間房間的門外，還有不少人在，或坐或蹲，各自忙著自己的事情。</w:t>
      </w:r>
    </w:p>
    <w:p w:rsidR="00C04663" w:rsidRDefault="00A7259F" w:rsidP="00813907">
      <w:pPr>
        <w:spacing w:after="240"/>
      </w:pPr>
      <w:r>
        <w:rPr>
          <w:rFonts w:hint="eastAsia"/>
        </w:rPr>
        <w:t>「喔，那是雜役處，那裡是給雜役們住的地方，你不需要去理會他們。」黑臉道童輕描淡寫，但表情中卻帶著些許鄙視。</w:t>
      </w:r>
    </w:p>
    <w:p w:rsidR="00C04663" w:rsidRDefault="00A7259F" w:rsidP="00813907">
      <w:pPr>
        <w:spacing w:after="240"/>
      </w:pPr>
      <w:r>
        <w:rPr>
          <w:rFonts w:hint="eastAsia"/>
        </w:rPr>
        <w:t>「仙人也許要有雜役嗎？」李龍飛有些訝異地問道。</w:t>
      </w:r>
    </w:p>
    <w:p w:rsidR="00C04663" w:rsidRDefault="00A7259F" w:rsidP="00813907">
      <w:pPr>
        <w:spacing w:after="240"/>
      </w:pPr>
      <w:r>
        <w:rPr>
          <w:rFonts w:hint="eastAsia"/>
        </w:rPr>
        <w:t>「當然囉，不然這麼多打掃或跑腿的雜事誰來處裡？」黑臉道童輕笑了下，「不過，這些雜役也不是隨便選的，都是凡俗內頗為健壯或特別聰明的人才有資格進</w:t>
      </w:r>
      <w:r>
        <w:rPr>
          <w:rFonts w:hint="eastAsia"/>
        </w:rPr>
        <w:lastRenderedPageBreak/>
        <w:t>來。相對的，他們在此打雜不但有錢財丹藥可領，如果滿十年的話，宗門會特例讓他們試著修練自在訣第一層，看有沒有機會練成練氣一層，學習一些仙法。」</w:t>
      </w:r>
    </w:p>
    <w:p w:rsidR="00C04663" w:rsidRDefault="00A7259F" w:rsidP="00813907">
      <w:pPr>
        <w:spacing w:after="240"/>
      </w:pPr>
      <w:r>
        <w:rPr>
          <w:rFonts w:hint="eastAsia"/>
        </w:rPr>
        <w:t>「一旦練成，就能脫離雜役，成為外門弟子，只是，若沒有仙根，就算學了仙法，也只能發揮不到一成的作用，而且花費的精血壽命之多，動則數年，所以跟本就划不來。」黑臉道童嘴裡說的事情頗為殘酷，但他說起來卻像是天經地義一樣。</w:t>
      </w:r>
    </w:p>
    <w:p w:rsidR="00C04663" w:rsidRDefault="00A7259F" w:rsidP="00813907">
      <w:pPr>
        <w:spacing w:after="240"/>
      </w:pPr>
      <w:r>
        <w:rPr>
          <w:rFonts w:hint="eastAsia"/>
        </w:rPr>
        <w:t>「既是如此，他們怎還會願意嚐試？」李龍飛深吸一口氣，有些不自在。</w:t>
      </w:r>
    </w:p>
    <w:p w:rsidR="00C04663" w:rsidRDefault="00A7259F" w:rsidP="00813907">
      <w:pPr>
        <w:spacing w:after="240"/>
      </w:pPr>
      <w:r>
        <w:rPr>
          <w:rFonts w:hint="eastAsia"/>
        </w:rPr>
        <w:t>「就算是最弱的仙法或丹藥，比起凡俗的武功藥草來說，也是有用得多；而且一旦脫離雜役，成為外門弟子，即便因為沒仙根，終身突破不了練氣一層，但能施展仙術的誘惑，對那些心存慾念的人來說，仍是願意犧牲一切。」黑臉道童嘴上揚，跟著看向李龍飛，見到後者半信半疑的眼神後，前者口中念念有詞，雙手掐訣一番後，身影突然一晃便從他眼前消失不見。</w:t>
      </w:r>
    </w:p>
    <w:p w:rsidR="00C04663" w:rsidRDefault="00A7259F" w:rsidP="00813907">
      <w:pPr>
        <w:spacing w:after="240"/>
      </w:pPr>
      <w:r>
        <w:rPr>
          <w:rFonts w:hint="eastAsia"/>
        </w:rPr>
        <w:t>「在這呢！」李龍飛一陣錯愕尋找後，便聽到那黑臉道童的聲音從旁邊一顆樹上傳來。</w:t>
      </w:r>
    </w:p>
    <w:p w:rsidR="00C04663" w:rsidRDefault="00A7259F" w:rsidP="00813907">
      <w:pPr>
        <w:spacing w:after="240"/>
      </w:pPr>
      <w:r>
        <w:rPr>
          <w:rFonts w:hint="eastAsia"/>
        </w:rPr>
        <w:t>那樹足足有十多尺高，就看那黑臉道童又是一個掐訣，跟著身子輕飄飄地就從樹上跳了下來，轉眼又跑到他的面前。</w:t>
      </w:r>
    </w:p>
    <w:p w:rsidR="00C04663" w:rsidRDefault="00A7259F" w:rsidP="00813907">
      <w:pPr>
        <w:spacing w:after="240"/>
      </w:pPr>
      <w:r>
        <w:rPr>
          <w:rFonts w:hint="eastAsia"/>
        </w:rPr>
        <w:t>「你瞧，這是最基本的輕身術，只要成為</w:t>
      </w:r>
      <w:r w:rsidR="00417F92">
        <w:rPr>
          <w:rFonts w:hint="eastAsia"/>
        </w:rPr>
        <w:t>外門弟子</w:t>
      </w:r>
      <w:r>
        <w:rPr>
          <w:rFonts w:hint="eastAsia"/>
        </w:rPr>
        <w:t>，很快就能學會這術法了。」眼見李龍飛驚羨的眼神，黑臉道童不禁得意說道。</w:t>
      </w:r>
    </w:p>
    <w:p w:rsidR="00C04663" w:rsidRDefault="00A7259F" w:rsidP="00813907">
      <w:pPr>
        <w:spacing w:after="240"/>
      </w:pPr>
      <w:r>
        <w:rPr>
          <w:rFonts w:hint="eastAsia"/>
        </w:rPr>
        <w:t>跟著他又說明了幾點應該注意的事項跟給了李龍飛代表身份的衣服後，並告訴李龍飛他叫做楚東門，一樣是天泉道人的門下弟子，這才和李龍飛互相道別而辭。</w:t>
      </w:r>
    </w:p>
    <w:p w:rsidR="00C04663" w:rsidRDefault="00A7259F" w:rsidP="00813907">
      <w:pPr>
        <w:spacing w:after="240"/>
      </w:pPr>
      <w:r>
        <w:rPr>
          <w:rFonts w:hint="eastAsia"/>
        </w:rPr>
        <w:t>送走了東門，李龍飛回到廂房一看，房內簡單擺設了一張大床及幾張桌椅日用品。</w:t>
      </w:r>
    </w:p>
    <w:p w:rsidR="00C04663" w:rsidRDefault="00A7259F" w:rsidP="00813907">
      <w:pPr>
        <w:spacing w:after="240"/>
      </w:pPr>
      <w:r>
        <w:rPr>
          <w:rFonts w:hint="eastAsia"/>
        </w:rPr>
        <w:t>雖沒有以前李府自宅那樣的氣派，但卻別有一番的氣象，尤其是那些桌椅都用上百年樟木所刻造而成，看起來也頗為講究。</w:t>
      </w:r>
    </w:p>
    <w:p w:rsidR="00C04663" w:rsidRDefault="00A7259F" w:rsidP="00813907">
      <w:pPr>
        <w:spacing w:after="240"/>
      </w:pPr>
      <w:r>
        <w:rPr>
          <w:rFonts w:hint="eastAsia"/>
        </w:rPr>
        <w:t>躺在床上，李龍飛沒有多久就昏昏沉沉睡去，畢竟這一整天折騰下來，他也著實累了。</w:t>
      </w:r>
    </w:p>
    <w:p w:rsidR="00C04663" w:rsidRDefault="00A7259F" w:rsidP="00813907">
      <w:pPr>
        <w:spacing w:after="240"/>
      </w:pPr>
      <w:r>
        <w:rPr>
          <w:rFonts w:hint="eastAsia"/>
        </w:rPr>
        <w:t>「起床了！起床了！」</w:t>
      </w:r>
    </w:p>
    <w:p w:rsidR="00C04663" w:rsidRDefault="00A7259F" w:rsidP="00813907">
      <w:pPr>
        <w:spacing w:after="240"/>
      </w:pPr>
      <w:r>
        <w:rPr>
          <w:rFonts w:hint="eastAsia"/>
        </w:rPr>
        <w:t>隔天一早，一陣隱隱約約從天邊傳來的叫聲把李龍飛從酣睡中給驚了起來，他張開睡眼朦朧的眼皮一看，天邊才剛剛魚肚翻白而已。</w:t>
      </w:r>
    </w:p>
    <w:p w:rsidR="00C04663" w:rsidRDefault="00A7259F" w:rsidP="00813907">
      <w:pPr>
        <w:spacing w:after="240"/>
      </w:pPr>
      <w:r>
        <w:rPr>
          <w:rFonts w:hint="eastAsia"/>
        </w:rPr>
        <w:t>推開窗一看，只見外邊遙遠處的雜役處，裡頭的人們已經開始在上工了。</w:t>
      </w:r>
    </w:p>
    <w:p w:rsidR="00C04663" w:rsidRDefault="00A7259F" w:rsidP="00813907">
      <w:pPr>
        <w:spacing w:after="240"/>
      </w:pPr>
      <w:r>
        <w:rPr>
          <w:rFonts w:hint="eastAsia"/>
        </w:rPr>
        <w:lastRenderedPageBreak/>
        <w:t>那叫聲正是雜役處幾個管事所吆喝的。</w:t>
      </w:r>
    </w:p>
    <w:p w:rsidR="00C04663" w:rsidRDefault="00A7259F" w:rsidP="00813907">
      <w:pPr>
        <w:spacing w:after="240"/>
      </w:pPr>
      <w:r>
        <w:rPr>
          <w:rFonts w:hint="eastAsia"/>
        </w:rPr>
        <w:t>「看來，這仙人內的管事，跟那世俗也是同個樣的，這麼早就趕人上工了。」</w:t>
      </w:r>
    </w:p>
    <w:p w:rsidR="00C04663" w:rsidRDefault="00A7259F" w:rsidP="00813907">
      <w:pPr>
        <w:spacing w:after="240"/>
      </w:pPr>
      <w:r>
        <w:rPr>
          <w:rFonts w:hint="eastAsia"/>
        </w:rPr>
        <w:t>李龍飛打了個呵欠，這等事在以前李府看得多了，也沒甚麼特別感覺，只是被吵醒了，想再睡也睡不著，索性換上衣服，拿出了那本自在訣第一層功法，坐在床邊細看起來。</w:t>
      </w:r>
    </w:p>
    <w:p w:rsidR="00C04663" w:rsidRDefault="00A7259F" w:rsidP="00813907">
      <w:pPr>
        <w:spacing w:after="240"/>
      </w:pPr>
      <w:r>
        <w:rPr>
          <w:rFonts w:hint="eastAsia"/>
        </w:rPr>
        <w:t>這自在訣他昨天先睡了沒打開，今天一看，卻深深著迷了起來。</w:t>
      </w:r>
    </w:p>
    <w:p w:rsidR="00C04663" w:rsidRDefault="00A7259F" w:rsidP="00813907">
      <w:pPr>
        <w:spacing w:after="240"/>
      </w:pPr>
      <w:r>
        <w:rPr>
          <w:rFonts w:hint="eastAsia"/>
        </w:rPr>
        <w:t>照他打開這自在訣第一層功法的開卷說明裡指出，這自在訣全名叫自在長生訣兩訣，其中自在訣一共分為上中下三卷，中下卷李龍飛現在還沒能力修練，於是只拿到了上卷的自在訣。</w:t>
      </w:r>
    </w:p>
    <w:p w:rsidR="00C04663" w:rsidRDefault="00A7259F" w:rsidP="00813907">
      <w:pPr>
        <w:spacing w:after="240"/>
      </w:pPr>
      <w:r>
        <w:rPr>
          <w:rFonts w:hint="eastAsia"/>
        </w:rPr>
        <w:t>而自在訣上卷內又分為三層功法，第一層是教導基本吐納，第二層是導引靈氣，最後一層才是是使用靈氣的基本術法。</w:t>
      </w:r>
    </w:p>
    <w:p w:rsidR="00C04663" w:rsidRDefault="00A7259F" w:rsidP="00813907">
      <w:pPr>
        <w:spacing w:after="240"/>
      </w:pPr>
      <w:r>
        <w:rPr>
          <w:rFonts w:hint="eastAsia"/>
        </w:rPr>
        <w:t>李龍飛只拿到第一層功法，雖跟之前七葉上仙所傳授的呼吸法訣小部份很像，唯一差別只在，多了許多</w:t>
      </w:r>
      <w:r w:rsidR="00A7151C" w:rsidRPr="00813907">
        <w:rPr>
          <w:rFonts w:hint="eastAsia"/>
        </w:rPr>
        <w:t>詰屈聱牙，艱澀難懂</w:t>
      </w:r>
      <w:r>
        <w:rPr>
          <w:rFonts w:hint="eastAsia"/>
        </w:rPr>
        <w:t>的文字。</w:t>
      </w:r>
    </w:p>
    <w:p w:rsidR="00C04663" w:rsidRDefault="00A7259F" w:rsidP="00813907">
      <w:pPr>
        <w:spacing w:after="240"/>
      </w:pPr>
      <w:r>
        <w:rPr>
          <w:rFonts w:hint="eastAsia"/>
        </w:rPr>
        <w:t>看著第一層法訣後，李龍飛心中有些忐忑。</w:t>
      </w:r>
    </w:p>
    <w:p w:rsidR="00C04663" w:rsidRDefault="00A7259F" w:rsidP="00813907">
      <w:pPr>
        <w:spacing w:after="240"/>
      </w:pPr>
      <w:r>
        <w:rPr>
          <w:rFonts w:hint="eastAsia"/>
        </w:rPr>
        <w:t>實在是之前修練呼吸法訣時，他已經察覺到自己似乎對這種吐納沒有多大的天份，如今這自在訣第一層與那呼吸法訣開頭如此相似，該不會自己一樣也學習困難吧。</w:t>
      </w:r>
    </w:p>
    <w:p w:rsidR="00C04663" w:rsidRDefault="00A7259F" w:rsidP="00813907">
      <w:pPr>
        <w:spacing w:after="240"/>
      </w:pPr>
      <w:r>
        <w:rPr>
          <w:rFonts w:hint="eastAsia"/>
        </w:rPr>
        <w:t>一念及此，他原本的睡意也就全消，專心致志地盤坐在床上，開始修練起來。</w:t>
      </w:r>
    </w:p>
    <w:p w:rsidR="00C04663" w:rsidRDefault="00A7259F" w:rsidP="00813907">
      <w:pPr>
        <w:spacing w:after="240"/>
      </w:pPr>
      <w:r>
        <w:rPr>
          <w:rFonts w:hint="eastAsia"/>
        </w:rPr>
        <w:t>也不知道李龍飛究竟是資質平庸還是另有原因，修練過程中，他不但感受到比之前修練那呼吸法訣還要強烈好幾倍的疼痛，更是連堅持數十息的時間都無法撐過去，就鬆開了坐姿停了下來。</w:t>
      </w:r>
    </w:p>
    <w:p w:rsidR="00C04663" w:rsidRDefault="00A7259F" w:rsidP="00813907">
      <w:pPr>
        <w:spacing w:after="240"/>
      </w:pPr>
      <w:r>
        <w:rPr>
          <w:rFonts w:hint="eastAsia"/>
        </w:rPr>
        <w:t>饒是他意志堅定，這樣幾次之後也是滿身大汗，氣喘噓噓地癱在床上不得不停止修行。</w:t>
      </w:r>
    </w:p>
    <w:p w:rsidR="00C04663" w:rsidRDefault="00A7259F" w:rsidP="00813907">
      <w:pPr>
        <w:spacing w:after="240"/>
      </w:pPr>
      <w:r>
        <w:rPr>
          <w:rFonts w:hint="eastAsia"/>
        </w:rPr>
        <w:t>李龍飛心中煩躁，往窗外一看，不知何時已經到了日正當中，李龍飛的肚子也餓得饑腸轆轆，傳來陣陣的咕嚕聲。</w:t>
      </w:r>
    </w:p>
    <w:p w:rsidR="00C04663" w:rsidRDefault="00A7259F" w:rsidP="00813907">
      <w:pPr>
        <w:spacing w:after="240"/>
      </w:pPr>
      <w:r>
        <w:rPr>
          <w:rFonts w:hint="eastAsia"/>
        </w:rPr>
        <w:t>在苦無對策之下，他只好先暫時放下修練，出門找些食物填腹。</w:t>
      </w:r>
    </w:p>
    <w:p w:rsidR="00C04663" w:rsidRDefault="00A7259F" w:rsidP="00813907">
      <w:pPr>
        <w:spacing w:after="240"/>
      </w:pPr>
      <w:r>
        <w:rPr>
          <w:rFonts w:hint="eastAsia"/>
        </w:rPr>
        <w:t>來到雜役處外，只見這裡不少人忙著拔草磨藥，或是擦拭器皿等等，其中幾名雜役，見到他走來，紛紛投以奇怪的眼光。</w:t>
      </w:r>
    </w:p>
    <w:p w:rsidR="00C04663" w:rsidRDefault="00A7259F" w:rsidP="00813907">
      <w:pPr>
        <w:spacing w:after="240"/>
      </w:pPr>
      <w:r>
        <w:rPr>
          <w:rFonts w:hint="eastAsia"/>
        </w:rPr>
        <w:lastRenderedPageBreak/>
        <w:t>其中一名看似領班的黃衣瘦漢，連忙走過來對他打個招呼。</w:t>
      </w:r>
    </w:p>
    <w:p w:rsidR="00C04663" w:rsidRDefault="00A7259F" w:rsidP="00813907">
      <w:pPr>
        <w:spacing w:after="240"/>
      </w:pPr>
      <w:r>
        <w:rPr>
          <w:rFonts w:hint="eastAsia"/>
        </w:rPr>
        <w:t>「這位師兄，請問來這有事嗎？」那黃衣瘦漢臉上堆滿笑容，但李龍飛卻感覺到那笑容似乎有些虛假。</w:t>
      </w:r>
    </w:p>
    <w:p w:rsidR="00C04663" w:rsidRDefault="00A7259F" w:rsidP="00813907">
      <w:pPr>
        <w:spacing w:after="240"/>
      </w:pPr>
      <w:r>
        <w:rPr>
          <w:rFonts w:hint="eastAsia"/>
        </w:rPr>
        <w:t>「呃…我想問，這裡哪裡有吃的？」遲疑一會，李龍飛終究還是敵不過本能，開口問道。</w:t>
      </w:r>
    </w:p>
    <w:p w:rsidR="00C04663" w:rsidRDefault="00A7259F" w:rsidP="00813907">
      <w:pPr>
        <w:spacing w:after="240"/>
      </w:pPr>
      <w:r>
        <w:rPr>
          <w:rFonts w:hint="eastAsia"/>
        </w:rPr>
        <w:t>「吃的？」那黃衣瘦漢一愣，細細地打量了李龍飛一陣後，試探地問道，「一般來說，只要修練到了練氣第一層，應該都可以忍耐個好幾天不進食，敢問師兄您可是外門弟子？」</w:t>
      </w:r>
    </w:p>
    <w:p w:rsidR="00C04663" w:rsidRDefault="00A7259F" w:rsidP="00813907">
      <w:pPr>
        <w:spacing w:after="240"/>
      </w:pPr>
      <w:r>
        <w:rPr>
          <w:rFonts w:hint="eastAsia"/>
        </w:rPr>
        <w:t>那黃衣瘦漢昨天見過李龍飛跟著東門一起過來，心中自然先把對方當成了外門弟子看待。</w:t>
      </w:r>
    </w:p>
    <w:p w:rsidR="00C04663" w:rsidRDefault="00A7259F" w:rsidP="00813907">
      <w:pPr>
        <w:spacing w:after="240"/>
      </w:pPr>
      <w:r>
        <w:rPr>
          <w:rFonts w:hint="eastAsia"/>
        </w:rPr>
        <w:t>「我…我還不是外門弟子，是準弟子而已…」李龍飛一聽，臉上有些羞赧地說。</w:t>
      </w:r>
    </w:p>
    <w:p w:rsidR="00C04663" w:rsidRDefault="00A7259F" w:rsidP="00813907">
      <w:pPr>
        <w:spacing w:after="240"/>
      </w:pPr>
      <w:r>
        <w:rPr>
          <w:rFonts w:hint="eastAsia"/>
        </w:rPr>
        <w:t>「原來如此！我還以為是哪個有背景的拜師弟子！」那黃衣瘦漢恍然大悟，心底頓時對李龍飛看輕了不少，但表面仍不動聲色地吹捧一番，「這位小兄弟雖不仍不是外門弟子，但既然身為準弟子，想來很被宗門看好，應該不久就能踏入外門弟子的門檻。」</w:t>
      </w:r>
    </w:p>
    <w:p w:rsidR="00C04663" w:rsidRDefault="00A7259F" w:rsidP="00813907">
      <w:pPr>
        <w:spacing w:after="240"/>
      </w:pPr>
      <w:r>
        <w:rPr>
          <w:rFonts w:hint="eastAsia"/>
        </w:rPr>
        <w:t>「不過既然還沒練上練氣第一層，會餓也是自然的。來，我給你介紹一下，咱們的食堂在那裡，裡頭多半是提供給雜役用膳的，偶爾也有幾個修為較低的弟子會去那進食…」黃衣瘦漢指了指一個方向，對著李龍飛解釋了一會。</w:t>
      </w:r>
    </w:p>
    <w:p w:rsidR="00C04663" w:rsidRDefault="00A7259F" w:rsidP="00813907">
      <w:pPr>
        <w:spacing w:after="240"/>
      </w:pPr>
      <w:r>
        <w:rPr>
          <w:rFonts w:hint="eastAsia"/>
        </w:rPr>
        <w:t>直到李龍飛離開去那食堂用膳後，旁邊幾名雜役才靠過來對著那黃衣瘦漢問道。</w:t>
      </w:r>
    </w:p>
    <w:p w:rsidR="00C04663" w:rsidRDefault="00A7259F" w:rsidP="00813907">
      <w:pPr>
        <w:spacing w:after="240"/>
      </w:pPr>
      <w:r>
        <w:rPr>
          <w:rFonts w:hint="eastAsia"/>
        </w:rPr>
        <w:t>「敢問黃老，那小子是甚麼來頭，怎麼之前沒有見過？」其中一名白白胖胖的雜役看向李龍飛的背影問。</w:t>
      </w:r>
    </w:p>
    <w:p w:rsidR="00C04663" w:rsidRDefault="00A7259F" w:rsidP="00813907">
      <w:pPr>
        <w:spacing w:after="240"/>
      </w:pPr>
      <w:r>
        <w:rPr>
          <w:rFonts w:hint="eastAsia"/>
        </w:rPr>
        <w:t>「他可不是甚麼小子，他是門內的準弟子，聽說是敲響了拜師鐘進來的。」被稱作黃老的黃衣瘦漢年紀比其他人大上一截，看起來頗受這裡的雜役敬畏。</w:t>
      </w:r>
    </w:p>
    <w:p w:rsidR="00C04663" w:rsidRDefault="00A7259F" w:rsidP="00813907">
      <w:pPr>
        <w:spacing w:after="240"/>
      </w:pPr>
      <w:r>
        <w:rPr>
          <w:rFonts w:hint="eastAsia"/>
        </w:rPr>
        <w:t>「準弟子？我從沒聽過宗門內有準弟子這種稱呼，該不會是他不願當雜役，隨口唬爛的，黃老，要不要給他一點下馬威？」另一位同樣也是瘦瘦高高，但神情看起來挺是陰沉的少年跟著說。</w:t>
      </w:r>
    </w:p>
    <w:p w:rsidR="00C04663" w:rsidRDefault="00A7259F" w:rsidP="00813907">
      <w:pPr>
        <w:spacing w:after="240"/>
      </w:pPr>
      <w:r>
        <w:rPr>
          <w:rFonts w:hint="eastAsia"/>
        </w:rPr>
        <w:t>「我也不知道，總而言之，昨天有外門弟子陪他來是真的。再多觀察看看吧，如果幾個禮拜後沒動靜，再問宗門看看，反正這裡雜役也不少他一人！」黃老搖了搖頭，跟著又看向旁邊兩人一眼，「倒是你們，還不快去做事，少在這給我偷懶了！」</w:t>
      </w:r>
    </w:p>
    <w:p w:rsidR="00C04663" w:rsidRDefault="00A7259F" w:rsidP="00813907">
      <w:pPr>
        <w:spacing w:after="240"/>
      </w:pPr>
      <w:r>
        <w:rPr>
          <w:rFonts w:hint="eastAsia"/>
        </w:rPr>
        <w:lastRenderedPageBreak/>
        <w:t>「是！黃老您這也看得出，太神了！」那白胖的雜役賊笑了下，擠了擠眼這才又回去打雜了。</w:t>
      </w:r>
    </w:p>
    <w:p w:rsidR="00C04663" w:rsidRDefault="00A7259F" w:rsidP="00813907">
      <w:pPr>
        <w:spacing w:after="240"/>
      </w:pPr>
      <w:r>
        <w:rPr>
          <w:rFonts w:hint="eastAsia"/>
        </w:rPr>
        <w:t>李龍飛自然不知道這番對話，他去過食堂拿了幾個饅頭當乾糧吃了後，舀了些水裝滿他的水壺，又回到了房間內繼續打坐修行。</w:t>
      </w:r>
    </w:p>
    <w:p w:rsidR="00C04663" w:rsidRDefault="00A7259F" w:rsidP="00813907">
      <w:pPr>
        <w:spacing w:after="240"/>
      </w:pPr>
      <w:r>
        <w:rPr>
          <w:rFonts w:hint="eastAsia"/>
        </w:rPr>
        <w:t>偶爾，他還回頭去修練七葉道人的呼吸法訣，但也都是沒有進展，很快的，一天就這樣過去了。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沒有天份</w:t>
      </w:r>
    </w:p>
    <w:p w:rsidR="00C04663" w:rsidRDefault="00C04663" w:rsidP="00813907">
      <w:pPr>
        <w:spacing w:after="240"/>
      </w:pPr>
    </w:p>
    <w:p w:rsidR="00C04663" w:rsidRDefault="00A7259F" w:rsidP="00813907">
      <w:pPr>
        <w:spacing w:after="240"/>
      </w:pPr>
      <w:r>
        <w:rPr>
          <w:rFonts w:hint="eastAsia"/>
        </w:rPr>
        <w:t>一個月後，李龍飛坐上床上，雙目緊閉，身上陣陣白煙升起，渾身顫抖發熱，最終還是長吐一氣，癱了開來。</w:t>
      </w:r>
    </w:p>
    <w:p w:rsidR="00C04663" w:rsidRDefault="00A7259F" w:rsidP="00813907">
      <w:pPr>
        <w:spacing w:after="240"/>
      </w:pPr>
      <w:r>
        <w:rPr>
          <w:rFonts w:hint="eastAsia"/>
        </w:rPr>
        <w:t>「</w:t>
      </w:r>
      <w:r w:rsidR="00846BDF">
        <w:rPr>
          <w:rFonts w:hint="eastAsia"/>
        </w:rPr>
        <w:t>唉</w:t>
      </w:r>
      <w:r w:rsidR="00846BDF">
        <w:t>…</w:t>
      </w:r>
      <w:r>
        <w:rPr>
          <w:rFonts w:hint="eastAsia"/>
        </w:rPr>
        <w:t>都</w:t>
      </w:r>
      <w:r w:rsidR="00846BDF">
        <w:rPr>
          <w:rFonts w:hint="eastAsia"/>
        </w:rPr>
        <w:t>過了</w:t>
      </w:r>
      <w:r>
        <w:rPr>
          <w:rFonts w:hint="eastAsia"/>
        </w:rPr>
        <w:t>一個月了，</w:t>
      </w:r>
      <w:r w:rsidR="00846BDF">
        <w:rPr>
          <w:rFonts w:hint="eastAsia"/>
        </w:rPr>
        <w:t>這該死的</w:t>
      </w:r>
      <w:r>
        <w:rPr>
          <w:rFonts w:hint="eastAsia"/>
        </w:rPr>
        <w:t>情況不但沒有好轉，</w:t>
      </w:r>
      <w:r w:rsidR="00846BDF">
        <w:rPr>
          <w:rFonts w:hint="eastAsia"/>
        </w:rPr>
        <w:t>反而</w:t>
      </w:r>
      <w:r>
        <w:rPr>
          <w:rFonts w:hint="eastAsia"/>
        </w:rPr>
        <w:t>越</w:t>
      </w:r>
      <w:r w:rsidR="00846BDF">
        <w:rPr>
          <w:rFonts w:hint="eastAsia"/>
        </w:rPr>
        <w:t>來越</w:t>
      </w:r>
      <w:r>
        <w:rPr>
          <w:rFonts w:hint="eastAsia"/>
        </w:rPr>
        <w:t>是難</w:t>
      </w:r>
      <w:r w:rsidR="00846BDF">
        <w:rPr>
          <w:rFonts w:hint="eastAsia"/>
        </w:rPr>
        <w:t>以</w:t>
      </w:r>
      <w:r>
        <w:rPr>
          <w:rFonts w:hint="eastAsia"/>
        </w:rPr>
        <w:t>忍耐的痛！」李龍飛眼中充滿血絲，恨恨地說。</w:t>
      </w:r>
    </w:p>
    <w:p w:rsidR="00C04663" w:rsidRDefault="00846BDF" w:rsidP="00813907">
      <w:pPr>
        <w:spacing w:after="240"/>
      </w:pPr>
      <w:r>
        <w:rPr>
          <w:rFonts w:hint="eastAsia"/>
        </w:rPr>
        <w:t>距離</w:t>
      </w:r>
      <w:r w:rsidR="008058B3">
        <w:rPr>
          <w:rFonts w:hint="eastAsia"/>
        </w:rPr>
        <w:t>他</w:t>
      </w:r>
      <w:r w:rsidR="00A7259F">
        <w:rPr>
          <w:rFonts w:hint="eastAsia"/>
        </w:rPr>
        <w:t>練這自在訣第一層</w:t>
      </w:r>
      <w:r>
        <w:rPr>
          <w:rFonts w:hint="eastAsia"/>
        </w:rPr>
        <w:t>已經</w:t>
      </w:r>
      <w:r w:rsidR="00A7259F">
        <w:rPr>
          <w:rFonts w:hint="eastAsia"/>
        </w:rPr>
        <w:t>練了近一個月，卻始終無法突破，最多只能堅持三四十息就受不了了。</w:t>
      </w:r>
    </w:p>
    <w:p w:rsidR="00C04663" w:rsidRDefault="00846BDF" w:rsidP="00813907">
      <w:pPr>
        <w:spacing w:after="240"/>
      </w:pPr>
      <w:r>
        <w:rPr>
          <w:rFonts w:hint="eastAsia"/>
        </w:rPr>
        <w:t>並不是他忍耐力不夠，而是這功法練到後來，</w:t>
      </w:r>
      <w:r w:rsidR="00A7259F">
        <w:rPr>
          <w:rFonts w:hint="eastAsia"/>
        </w:rPr>
        <w:t>越</w:t>
      </w:r>
      <w:r>
        <w:rPr>
          <w:rFonts w:hint="eastAsia"/>
        </w:rPr>
        <w:t>練全身的</w:t>
      </w:r>
      <w:r w:rsidR="00A7259F">
        <w:rPr>
          <w:rFonts w:hint="eastAsia"/>
        </w:rPr>
        <w:t>劇痛</w:t>
      </w:r>
      <w:r>
        <w:rPr>
          <w:rFonts w:hint="eastAsia"/>
        </w:rPr>
        <w:t>越是激烈，到三四十息之後，</w:t>
      </w:r>
      <w:r w:rsidR="00A7259F">
        <w:rPr>
          <w:rFonts w:hint="eastAsia"/>
        </w:rPr>
        <w:t>幾</w:t>
      </w:r>
      <w:r>
        <w:rPr>
          <w:rFonts w:hint="eastAsia"/>
        </w:rPr>
        <w:t>乎分分秒秒都有如千刀萬剮，即使他心智堅定，卻也無法承受這樣的痛苦，</w:t>
      </w:r>
      <w:r w:rsidR="00A7259F">
        <w:rPr>
          <w:rFonts w:hint="eastAsia"/>
        </w:rPr>
        <w:t>雙唇在這一個月都被咬得傷痕累累</w:t>
      </w:r>
      <w:r>
        <w:rPr>
          <w:rFonts w:hint="eastAsia"/>
        </w:rPr>
        <w:t>，更別提緊握的兩個拳頭心，都被指甲刺得血跡斑斑</w:t>
      </w:r>
      <w:r w:rsidR="00A7259F">
        <w:rPr>
          <w:rFonts w:hint="eastAsia"/>
        </w:rPr>
        <w:t>。</w:t>
      </w:r>
    </w:p>
    <w:p w:rsidR="00C04663" w:rsidRDefault="00846BDF" w:rsidP="00813907">
      <w:pPr>
        <w:spacing w:after="240"/>
      </w:pPr>
      <w:r>
        <w:rPr>
          <w:rFonts w:hint="eastAsia"/>
        </w:rPr>
        <w:t>而</w:t>
      </w:r>
      <w:r w:rsidR="00A7259F">
        <w:rPr>
          <w:rFonts w:hint="eastAsia"/>
        </w:rPr>
        <w:t>這期間，東門每隔幾天就來看他一次，帶著天泉的期待，卻都只能失望的回去，讓李龍飛自己都感到有些洩氣，怎麼始終沒辦法達到練氣一層這基本中的基本？</w:t>
      </w:r>
    </w:p>
    <w:p w:rsidR="00C04663" w:rsidRDefault="00A7259F" w:rsidP="00813907">
      <w:pPr>
        <w:spacing w:after="240"/>
      </w:pPr>
      <w:r>
        <w:rPr>
          <w:rFonts w:hint="eastAsia"/>
        </w:rPr>
        <w:t>待到一個月過後，天泉終於有些疑惑了。</w:t>
      </w:r>
    </w:p>
    <w:p w:rsidR="00C04663" w:rsidRDefault="00A7259F" w:rsidP="00813907">
      <w:pPr>
        <w:spacing w:after="240"/>
      </w:pPr>
      <w:r>
        <w:rPr>
          <w:rFonts w:hint="eastAsia"/>
        </w:rPr>
        <w:t>「從鐘聲來看，這飛兒的資質很好，按道理說，至遲應該七天內就能練成第一小段，怎麼到現在都還沒能突破呢？」</w:t>
      </w:r>
    </w:p>
    <w:p w:rsidR="00C04663" w:rsidRDefault="00A7259F" w:rsidP="00813907">
      <w:pPr>
        <w:spacing w:after="240"/>
      </w:pPr>
      <w:r>
        <w:rPr>
          <w:rFonts w:hint="eastAsia"/>
        </w:rPr>
        <w:t>「嗯，可能是年紀較大，凡念較重，吃不了苦，不肯勤奮吐吶…罷了，再等他一陣子好了。」</w:t>
      </w:r>
    </w:p>
    <w:p w:rsidR="00C04663" w:rsidRDefault="00A7259F" w:rsidP="00813907">
      <w:pPr>
        <w:spacing w:after="240"/>
      </w:pPr>
      <w:r>
        <w:rPr>
          <w:rFonts w:hint="eastAsia"/>
        </w:rPr>
        <w:t>李龍飛拜入天泉時已經快十三歲了，比起他的師兄，很多都還比他小得多，所以天泉也明白這對剛開始修練的人是比較難有進展的。</w:t>
      </w:r>
    </w:p>
    <w:p w:rsidR="00C04663" w:rsidRDefault="00A7259F" w:rsidP="00813907">
      <w:pPr>
        <w:spacing w:after="240"/>
      </w:pPr>
      <w:r>
        <w:rPr>
          <w:rFonts w:hint="eastAsia"/>
        </w:rPr>
        <w:lastRenderedPageBreak/>
        <w:t>再過了一個月，李龍飛還是沒有進展，天泉也開始急了。</w:t>
      </w:r>
    </w:p>
    <w:p w:rsidR="00C04663" w:rsidRDefault="00A7259F" w:rsidP="00813907">
      <w:pPr>
        <w:spacing w:after="240"/>
      </w:pPr>
      <w:r>
        <w:rPr>
          <w:rFonts w:hint="eastAsia"/>
        </w:rPr>
        <w:t>「已經兩個月了，就算只是資值尚佳的，也都應該要有所小成了，怎麼他現在連自在訣第一層都沒練成？難道那拜師鐘真的壞了…還是跟本不是他敲的？」</w:t>
      </w:r>
    </w:p>
    <w:p w:rsidR="00C04663" w:rsidRDefault="00A7259F" w:rsidP="00813907">
      <w:pPr>
        <w:spacing w:after="240"/>
      </w:pPr>
      <w:r>
        <w:rPr>
          <w:rFonts w:hint="eastAsia"/>
        </w:rPr>
        <w:t>其實這段時間天泉也有這樣的疑問過，但是鐘響的當時，他也有用靈識掃過山門口，確實只有李龍飛一個人而已，要說鐘聲不是他敲的，難道拜師鐘還會自己響嗎？</w:t>
      </w:r>
    </w:p>
    <w:p w:rsidR="00C04663" w:rsidRDefault="00A7259F" w:rsidP="00813907">
      <w:pPr>
        <w:spacing w:after="240"/>
      </w:pPr>
      <w:r>
        <w:rPr>
          <w:rFonts w:hint="eastAsia"/>
        </w:rPr>
        <w:t>待到第三個月過後，天泉終於忍不住了，親自下山來到李龍飛的房間內問他。</w:t>
      </w:r>
    </w:p>
    <w:p w:rsidR="00C04663" w:rsidRDefault="00A7259F" w:rsidP="00813907">
      <w:pPr>
        <w:spacing w:after="240"/>
      </w:pPr>
      <w:r>
        <w:rPr>
          <w:rFonts w:hint="eastAsia"/>
        </w:rPr>
        <w:t>「飛兒，你練這自在訣，可有遇到甚麼樣的難題，或是覺得甚麼痛苦？」</w:t>
      </w:r>
    </w:p>
    <w:p w:rsidR="00C04663" w:rsidRDefault="00A7259F" w:rsidP="00813907">
      <w:pPr>
        <w:spacing w:after="240"/>
      </w:pPr>
      <w:r>
        <w:rPr>
          <w:rFonts w:hint="eastAsia"/>
        </w:rPr>
        <w:t>天泉這樣問算客氣了，要知道，通常有問題的都是已經修練到後面才會出現的事情，稍有點資質的，從來沒有人在修練第一層就卡住的。</w:t>
      </w:r>
    </w:p>
    <w:p w:rsidR="00C04663" w:rsidRDefault="00A7259F" w:rsidP="00813907">
      <w:pPr>
        <w:spacing w:after="240"/>
      </w:pPr>
      <w:r>
        <w:rPr>
          <w:rFonts w:hint="eastAsia"/>
        </w:rPr>
        <w:t>李龍飛也十分緊張，他戰戰兢兢地說，「稟師父，徒兒一直抓不到那若有似無的吐氣境界…而且…」</w:t>
      </w:r>
    </w:p>
    <w:p w:rsidR="00C04663" w:rsidRDefault="00A7259F" w:rsidP="00813907">
      <w:pPr>
        <w:spacing w:after="240"/>
      </w:pPr>
      <w:r>
        <w:rPr>
          <w:rFonts w:hint="eastAsia"/>
        </w:rPr>
        <w:t>「而且甚麼…？」天泉看了他一眼，有些不悅地問。</w:t>
      </w:r>
    </w:p>
    <w:p w:rsidR="00C04663" w:rsidRDefault="00A7259F" w:rsidP="00813907">
      <w:pPr>
        <w:spacing w:after="240"/>
      </w:pPr>
      <w:r>
        <w:rPr>
          <w:rFonts w:hint="eastAsia"/>
        </w:rPr>
        <w:t>被天泉這麼一看，李龍飛原本口中想吐的話頓時吞了回去，「要是讓師傅知道</w:t>
      </w:r>
      <w:r w:rsidR="00846BDF">
        <w:rPr>
          <w:rFonts w:hint="eastAsia"/>
        </w:rPr>
        <w:t>因為</w:t>
      </w:r>
      <w:r>
        <w:rPr>
          <w:rFonts w:hint="eastAsia"/>
        </w:rPr>
        <w:t>我覺得太痛</w:t>
      </w:r>
      <w:r w:rsidR="00846BDF">
        <w:rPr>
          <w:rFonts w:hint="eastAsia"/>
        </w:rPr>
        <w:t>，所以根本無法放空</w:t>
      </w:r>
      <w:r>
        <w:rPr>
          <w:rFonts w:hint="eastAsia"/>
        </w:rPr>
        <w:t>，不知道師傅會不會一怒之下就把我趕出去了？」</w:t>
      </w:r>
    </w:p>
    <w:p w:rsidR="00C04663" w:rsidRDefault="00A7259F" w:rsidP="00813907">
      <w:pPr>
        <w:spacing w:after="240"/>
      </w:pPr>
      <w:r>
        <w:rPr>
          <w:rFonts w:hint="eastAsia"/>
        </w:rPr>
        <w:t>「若有似無？不就放空嗎？放空有甚麼難？還是你覺得那姿勢太痛苦了？記得，在痛苦中，你只要意守丹田，心無雜念，一切便能否極泰來了！」天泉見他不答話，嘆了口氣，也些無言地回答，這境界太低了，低到他連想幫都幫不起，只能靠李龍飛自己領悟。</w:t>
      </w:r>
    </w:p>
    <w:p w:rsidR="00C04663" w:rsidRDefault="00A7259F" w:rsidP="00813907">
      <w:pPr>
        <w:spacing w:after="240"/>
      </w:pPr>
      <w:r>
        <w:rPr>
          <w:rFonts w:hint="eastAsia"/>
        </w:rPr>
        <w:t>李龍飛不敢多問，只好連連說是。</w:t>
      </w:r>
    </w:p>
    <w:p w:rsidR="00C04663" w:rsidRDefault="00A7259F" w:rsidP="00813907">
      <w:pPr>
        <w:spacing w:after="240"/>
      </w:pPr>
      <w:r>
        <w:rPr>
          <w:rFonts w:hint="eastAsia"/>
        </w:rPr>
        <w:t>再過一個月，天泉已經不只是著急了，他整個人煩躁到不行，要不是他平時修養不錯，此時早就找李龍飛來痛罵一場了。</w:t>
      </w:r>
    </w:p>
    <w:p w:rsidR="00C04663" w:rsidRDefault="00A7259F" w:rsidP="00813907">
      <w:pPr>
        <w:spacing w:after="240"/>
      </w:pPr>
      <w:r>
        <w:rPr>
          <w:rFonts w:hint="eastAsia"/>
        </w:rPr>
        <w:t>「四個月了，只要是有點仙根的，就算資質差一點，這時也應該要能成了，這李龍飛還沒練成第一層，到底是甚麼問題？」</w:t>
      </w:r>
    </w:p>
    <w:p w:rsidR="00C04663" w:rsidRDefault="00A7259F" w:rsidP="00813907">
      <w:pPr>
        <w:spacing w:after="240"/>
      </w:pPr>
      <w:r>
        <w:rPr>
          <w:rFonts w:hint="eastAsia"/>
        </w:rPr>
        <w:t>「當初他敲那拜師鐘時，我信誓旦旦是他敲響鐘聲的，為此還跟老壇師兄起了爭執，如果到時後他練不成自在訣第一層，那我不就是自打嘴巴了。」</w:t>
      </w:r>
    </w:p>
    <w:p w:rsidR="00C04663" w:rsidRDefault="00A7259F" w:rsidP="00813907">
      <w:pPr>
        <w:spacing w:after="240"/>
      </w:pPr>
      <w:r>
        <w:rPr>
          <w:rFonts w:hint="eastAsia"/>
        </w:rPr>
        <w:t>「不成，得想個法子，至少要讓他把靈脈給開出來，之後的事，之後再想。」</w:t>
      </w:r>
    </w:p>
    <w:p w:rsidR="00C04663" w:rsidRDefault="00A7259F" w:rsidP="00813907">
      <w:pPr>
        <w:spacing w:after="240"/>
      </w:pPr>
      <w:r>
        <w:rPr>
          <w:rFonts w:hint="eastAsia"/>
        </w:rPr>
        <w:lastRenderedPageBreak/>
        <w:t>想到這，天泉連忙派人將李龍飛給招來。</w:t>
      </w:r>
    </w:p>
    <w:p w:rsidR="00C04663" w:rsidRDefault="00A7259F" w:rsidP="00813907">
      <w:pPr>
        <w:spacing w:after="240"/>
      </w:pPr>
      <w:r>
        <w:rPr>
          <w:rFonts w:hint="eastAsia"/>
        </w:rPr>
        <w:t>「我想過了，也許你之前沾染凡塵氣息太重，所以體質太差。這顆</w:t>
      </w:r>
      <w:r w:rsidR="00846BDF">
        <w:rPr>
          <w:rFonts w:hint="eastAsia"/>
        </w:rPr>
        <w:t>洗塵</w:t>
      </w:r>
      <w:r>
        <w:rPr>
          <w:rFonts w:hint="eastAsia"/>
        </w:rPr>
        <w:t>丹給你，你服下後再去吐吶，對你也許有些幫助。」一見到李龍飛來，天泉便從懷中掏出一枚指甲大小的黑色丹藥，遞在了他手上。</w:t>
      </w:r>
    </w:p>
    <w:p w:rsidR="00C04663" w:rsidRDefault="00A7259F" w:rsidP="00813907">
      <w:pPr>
        <w:spacing w:after="240"/>
      </w:pPr>
      <w:r>
        <w:rPr>
          <w:rFonts w:hint="eastAsia"/>
        </w:rPr>
        <w:t>李龍飛一愣，看著那丹藥，心中有些感動。</w:t>
      </w:r>
    </w:p>
    <w:p w:rsidR="00C04663" w:rsidRDefault="00A7259F" w:rsidP="00813907">
      <w:pPr>
        <w:spacing w:after="240"/>
      </w:pPr>
      <w:r>
        <w:rPr>
          <w:rFonts w:hint="eastAsia"/>
        </w:rPr>
        <w:t>自從父親死後之後，除了母親他很少被人這麼關懷過，所以眼下天泉這舉動，讓他更加覺得入自在道是入對了。</w:t>
      </w:r>
    </w:p>
    <w:p w:rsidR="00C04663" w:rsidRDefault="00A7259F" w:rsidP="00813907">
      <w:pPr>
        <w:spacing w:after="240"/>
      </w:pPr>
      <w:r>
        <w:rPr>
          <w:rFonts w:hint="eastAsia"/>
        </w:rPr>
        <w:t>但他卻不知，天泉心底卻很是無奈，這</w:t>
      </w:r>
      <w:r w:rsidR="00484B97">
        <w:rPr>
          <w:rFonts w:hint="eastAsia"/>
        </w:rPr>
        <w:t>洗塵丹</w:t>
      </w:r>
      <w:r>
        <w:rPr>
          <w:rFonts w:hint="eastAsia"/>
        </w:rPr>
        <w:t>對</w:t>
      </w:r>
      <w:r w:rsidR="000A3049">
        <w:rPr>
          <w:rFonts w:hint="eastAsia"/>
        </w:rPr>
        <w:t>築基期修士</w:t>
      </w:r>
      <w:r>
        <w:rPr>
          <w:rFonts w:hint="eastAsia"/>
        </w:rPr>
        <w:t>來說雖然</w:t>
      </w:r>
      <w:r w:rsidR="000A3049">
        <w:rPr>
          <w:rFonts w:hint="eastAsia"/>
        </w:rPr>
        <w:t>不算珍貴</w:t>
      </w:r>
      <w:r>
        <w:rPr>
          <w:rFonts w:hint="eastAsia"/>
        </w:rPr>
        <w:t>，但</w:t>
      </w:r>
      <w:r w:rsidR="000A3049">
        <w:rPr>
          <w:rFonts w:hint="eastAsia"/>
        </w:rPr>
        <w:t>自在道並非大門大派，平常這種丹藥</w:t>
      </w:r>
      <w:r>
        <w:rPr>
          <w:rFonts w:hint="eastAsia"/>
        </w:rPr>
        <w:t>也不是隨意可得。</w:t>
      </w:r>
    </w:p>
    <w:p w:rsidR="00C04663" w:rsidRDefault="00A7259F" w:rsidP="00813907">
      <w:pPr>
        <w:spacing w:after="240"/>
      </w:pPr>
      <w:r>
        <w:rPr>
          <w:rFonts w:hint="eastAsia"/>
        </w:rPr>
        <w:t>就是天泉本人，也是用了一些資源才去要到，要不是他得讓李龍飛快點練成自在道第一段，他也不會這麼隨便給一個準弟子。</w:t>
      </w:r>
    </w:p>
    <w:p w:rsidR="00C04663" w:rsidRDefault="00A7259F" w:rsidP="00813907">
      <w:pPr>
        <w:spacing w:after="240"/>
      </w:pPr>
      <w:r>
        <w:rPr>
          <w:rFonts w:hint="eastAsia"/>
        </w:rPr>
        <w:t>接過那丹藥，李龍飛對著天泉恭敬一揖後先行告退，跟著回到房內服下丹藥繼續吐吶。</w:t>
      </w:r>
    </w:p>
    <w:p w:rsidR="00C04663" w:rsidRDefault="00A7259F" w:rsidP="00813907">
      <w:pPr>
        <w:spacing w:after="240"/>
      </w:pPr>
      <w:r>
        <w:rPr>
          <w:rFonts w:hint="eastAsia"/>
        </w:rPr>
        <w:t>隨著那丹藥在腹中化開，李龍飛感覺到一股暖流在體內竄動，配合著那法訣，平常感受到的痛楚似乎減輕了許多，很快的，只差再幾十息呼吸，就能完成七七四十九周將那自在道第一段給練成。</w:t>
      </w:r>
    </w:p>
    <w:p w:rsidR="00C04663" w:rsidRDefault="00A7259F" w:rsidP="00813907">
      <w:pPr>
        <w:spacing w:after="240"/>
      </w:pPr>
      <w:r>
        <w:rPr>
          <w:rFonts w:hint="eastAsia"/>
        </w:rPr>
        <w:t>只是隨著時間流逝，那一點卻始終突破不了，越是心急，體內呼吸越是紊亂，到最後，轟一聲，突然那藥效的效果消失，劇烈的痛苦像是萬劍穿身一樣讓李龍飛猛然噴出一大口血，跟著張開眼來，茫然地看著眼前地上，嘴裡露出苦笑起來。</w:t>
      </w:r>
    </w:p>
    <w:p w:rsidR="00C04663" w:rsidRDefault="00A7259F" w:rsidP="00813907">
      <w:pPr>
        <w:spacing w:after="240"/>
      </w:pPr>
      <w:r>
        <w:rPr>
          <w:rFonts w:hint="eastAsia"/>
        </w:rPr>
        <w:t>就這樣，又一個月過去後，天泉僅管不願意承認，卻也無法再說服自己李龍飛肯定能練成自在道第一層。</w:t>
      </w:r>
    </w:p>
    <w:p w:rsidR="00C04663" w:rsidRDefault="00A7259F" w:rsidP="00813907">
      <w:pPr>
        <w:spacing w:after="240"/>
      </w:pPr>
      <w:r>
        <w:rPr>
          <w:rFonts w:hint="eastAsia"/>
        </w:rPr>
        <w:t>實在是這一個月，他已經前後給了李龍飛</w:t>
      </w:r>
      <w:r w:rsidR="00846BDF">
        <w:rPr>
          <w:rFonts w:hint="eastAsia"/>
        </w:rPr>
        <w:t>好幾</w:t>
      </w:r>
      <w:r>
        <w:rPr>
          <w:rFonts w:hint="eastAsia"/>
        </w:rPr>
        <w:t>顆丹藥，</w:t>
      </w:r>
      <w:r w:rsidR="000A3049">
        <w:rPr>
          <w:rFonts w:hint="eastAsia"/>
        </w:rPr>
        <w:t>但卻一次又一次的失望</w:t>
      </w:r>
      <w:r>
        <w:rPr>
          <w:rFonts w:hint="eastAsia"/>
        </w:rPr>
        <w:t>，最後</w:t>
      </w:r>
      <w:r w:rsidR="00582AA3">
        <w:rPr>
          <w:rFonts w:hint="eastAsia"/>
        </w:rPr>
        <w:t>一次甚至</w:t>
      </w:r>
      <w:r w:rsidR="000A3049">
        <w:rPr>
          <w:rFonts w:hint="eastAsia"/>
        </w:rPr>
        <w:t>乾脆一次給出兩</w:t>
      </w:r>
      <w:r w:rsidR="00846BDF">
        <w:rPr>
          <w:rFonts w:hint="eastAsia"/>
        </w:rPr>
        <w:t>顆</w:t>
      </w:r>
      <w:r>
        <w:rPr>
          <w:rFonts w:hint="eastAsia"/>
        </w:rPr>
        <w:t>洗塵丹，便是他，也</w:t>
      </w:r>
      <w:r w:rsidR="00846BDF">
        <w:rPr>
          <w:rFonts w:hint="eastAsia"/>
        </w:rPr>
        <w:t>都</w:t>
      </w:r>
      <w:r>
        <w:rPr>
          <w:rFonts w:hint="eastAsia"/>
        </w:rPr>
        <w:t>覺得有些肉痛，</w:t>
      </w:r>
      <w:r w:rsidR="00846BDF">
        <w:rPr>
          <w:rFonts w:hint="eastAsia"/>
        </w:rPr>
        <w:t>於是</w:t>
      </w:r>
      <w:r>
        <w:rPr>
          <w:rFonts w:hint="eastAsia"/>
        </w:rPr>
        <w:t>到最後，他看到李龍飛的臉就有氣，索性叫他不要再來找自己了。</w:t>
      </w:r>
    </w:p>
    <w:p w:rsidR="00C04663" w:rsidRDefault="00A7259F" w:rsidP="00813907">
      <w:pPr>
        <w:spacing w:after="240"/>
      </w:pPr>
      <w:r>
        <w:rPr>
          <w:rFonts w:hint="eastAsia"/>
        </w:rPr>
        <w:t>對此李龍飛倒沒甚麼怨言，他認定天泉對自己是真的好，只是自己始終練不上自在訣第一層，換作是誰，恐怕對自己都要失望，所以天泉氣到不理自己，也是合情合理的事情。</w:t>
      </w:r>
    </w:p>
    <w:p w:rsidR="00C04663" w:rsidRDefault="00C04663" w:rsidP="00813907">
      <w:pPr>
        <w:spacing w:after="240"/>
      </w:pPr>
    </w:p>
    <w:p w:rsidR="00C04663" w:rsidRDefault="00A7259F" w:rsidP="00813907">
      <w:pPr>
        <w:spacing w:after="240"/>
      </w:pPr>
      <w:r>
        <w:rPr>
          <w:rFonts w:hint="eastAsia"/>
        </w:rPr>
        <w:t>※※※</w:t>
      </w:r>
    </w:p>
    <w:p w:rsidR="00C04663" w:rsidRDefault="00C04663" w:rsidP="00813907">
      <w:pPr>
        <w:spacing w:after="240"/>
      </w:pPr>
    </w:p>
    <w:p w:rsidR="00C04663" w:rsidRDefault="00A7259F" w:rsidP="00813907">
      <w:pPr>
        <w:spacing w:after="240"/>
      </w:pPr>
      <w:r>
        <w:rPr>
          <w:rFonts w:hint="eastAsia"/>
        </w:rPr>
        <w:t>自在道內，一處頗為整潔的洞府內，天泉道人正沉著臉坐在一處，似乎有些躊躇。</w:t>
      </w:r>
    </w:p>
    <w:p w:rsidR="00C04663" w:rsidRDefault="00A7259F" w:rsidP="00813907">
      <w:pPr>
        <w:spacing w:after="240"/>
      </w:pPr>
      <w:r>
        <w:rPr>
          <w:rFonts w:hint="eastAsia"/>
        </w:rPr>
        <w:t>另一處牆上，則映著一道人影，透過蠋光，依稀可以看到是一位身材略胖的道人。</w:t>
      </w:r>
    </w:p>
    <w:p w:rsidR="00C04663" w:rsidRDefault="00A7259F" w:rsidP="00813907">
      <w:pPr>
        <w:spacing w:after="240"/>
      </w:pPr>
      <w:r>
        <w:rPr>
          <w:rFonts w:hint="eastAsia"/>
        </w:rPr>
        <w:t>那是一位看起來頗為和善，臉寬耳垂，滿臉堆笑的道長；唯其那瞇成一縫的眼眸中，透露著一許寒芒，讓偶然瞧見之人忍不住有些畏懼，與他的外表看起來有些不相襯。</w:t>
      </w:r>
    </w:p>
    <w:p w:rsidR="00C04663" w:rsidRDefault="00A7259F" w:rsidP="00813907">
      <w:pPr>
        <w:spacing w:after="240"/>
      </w:pPr>
      <w:r>
        <w:rPr>
          <w:rFonts w:hint="eastAsia"/>
        </w:rPr>
        <w:t>「天泉師弟，方才我所言，並非我的意思，而是宗內的規定，我想，你不會不知道吧。」那胖道人皮笑肉不笑，望著天泉，意有所指地開口道。</w:t>
      </w:r>
    </w:p>
    <w:p w:rsidR="00C04663" w:rsidRDefault="00A7259F" w:rsidP="00813907">
      <w:pPr>
        <w:spacing w:after="240"/>
      </w:pPr>
      <w:r>
        <w:rPr>
          <w:rFonts w:hint="eastAsia"/>
        </w:rPr>
        <w:t>「老壇師兄，此子若真不能練上祖師爺傳下來的功法，也能試試看其他功法，何必非要如此？」天泉臉上則頗為猶豫，似乎難以下些決定似的。</w:t>
      </w:r>
    </w:p>
    <w:p w:rsidR="00C04663" w:rsidRDefault="00A7259F" w:rsidP="00813907">
      <w:pPr>
        <w:spacing w:after="240"/>
      </w:pPr>
      <w:r>
        <w:rPr>
          <w:rFonts w:hint="eastAsia"/>
        </w:rPr>
        <w:t>「師弟此言差矣，咱自在道道訣乃祖師爺所留，妙法無窮，如果練了其他功法，那何以立於宗內？」聽到此言，那被稱做老壇的道人臉上笑意更濃，頓了一頓續道，「更何況，這是掌門的意思，莫非，師弟你是要抗命不成？」</w:t>
      </w:r>
    </w:p>
    <w:p w:rsidR="00C04663" w:rsidRDefault="00A7259F" w:rsidP="00813907">
      <w:pPr>
        <w:spacing w:after="240"/>
      </w:pPr>
      <w:r>
        <w:rPr>
          <w:rFonts w:hint="eastAsia"/>
        </w:rPr>
        <w:t>「唉，我知道師弟你一向仁慈，但大道無情，修仙之路既然免不了殘酷的你爭我奪，此子無緣踏入，也是一件幸事阿！我們已給了他半年時間，如今仍然不成，錯也不在你，你就不用再自責了，是吧！」那道人跟著又假惺惺地說著，雙眼彎成兩條細縫，拍拍天泉的肩膀說。</w:t>
      </w:r>
    </w:p>
    <w:p w:rsidR="00C04663" w:rsidRDefault="00A7259F" w:rsidP="00813907">
      <w:pPr>
        <w:spacing w:after="240"/>
      </w:pPr>
      <w:r>
        <w:rPr>
          <w:rFonts w:hint="eastAsia"/>
        </w:rPr>
        <w:t>「</w:t>
      </w:r>
      <w:r>
        <w:t>…</w:t>
      </w:r>
      <w:r>
        <w:rPr>
          <w:rFonts w:hint="eastAsia"/>
        </w:rPr>
        <w:t>我知道了，再過兩個月，如果他仍不行的話，那我就將他降為雜役吧！」沉默了片刻，期間天泉雙拳不斷微握又鬆了開來，最終還是吐出了這句話來。</w:t>
      </w:r>
    </w:p>
    <w:p w:rsidR="00C04663" w:rsidRDefault="00A7259F" w:rsidP="00813907">
      <w:pPr>
        <w:spacing w:after="240"/>
      </w:pPr>
      <w:r>
        <w:rPr>
          <w:rFonts w:hint="eastAsia"/>
        </w:rPr>
        <w:t>「嗯，既是如此，我便去了，不打擾師弟你修行了。」老壇這才兩手一揖，轉身踏出洞口，化作一道黑影一晃而去。</w:t>
      </w:r>
    </w:p>
    <w:p w:rsidR="00C04663" w:rsidRDefault="00A7259F" w:rsidP="00813907">
      <w:pPr>
        <w:spacing w:after="240"/>
      </w:pPr>
      <w:r>
        <w:rPr>
          <w:rFonts w:hint="eastAsia"/>
        </w:rPr>
        <w:t>待到老壇離開了許久之後，天泉這才歎了口氣，不再糾結，輕揮幾下，一道青光化作傳音道符飛出了洞府，招來其下的一名童子進來…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淪為雜役</w:t>
      </w:r>
    </w:p>
    <w:p w:rsidR="00C04663" w:rsidRDefault="00C04663" w:rsidP="00813907">
      <w:pPr>
        <w:spacing w:after="240"/>
      </w:pPr>
    </w:p>
    <w:p w:rsidR="00C04663" w:rsidRDefault="00A7259F" w:rsidP="00813907">
      <w:pPr>
        <w:spacing w:after="240"/>
      </w:pPr>
      <w:r>
        <w:rPr>
          <w:rFonts w:hint="eastAsia"/>
        </w:rPr>
        <w:t>時間又過了一個多月，這段期間，天泉門下的其他師兄們也在天泉命令下陸續來關心過李龍飛。</w:t>
      </w:r>
    </w:p>
    <w:p w:rsidR="00C04663" w:rsidRDefault="00A7259F" w:rsidP="00813907">
      <w:pPr>
        <w:spacing w:after="240"/>
      </w:pPr>
      <w:r>
        <w:rPr>
          <w:rFonts w:hint="eastAsia"/>
        </w:rPr>
        <w:lastRenderedPageBreak/>
        <w:t>李龍飛自然也將他的問題尋問多次，只是不管他再怎麼旁敲側擊，都找不到他想要的答案。</w:t>
      </w:r>
    </w:p>
    <w:p w:rsidR="00C04663" w:rsidRDefault="00A7259F" w:rsidP="00813907">
      <w:pPr>
        <w:spacing w:after="240"/>
      </w:pPr>
      <w:r>
        <w:rPr>
          <w:rFonts w:hint="eastAsia"/>
        </w:rPr>
        <w:t>「嗯？當時怎麼克服痛苦的？不就自然而然嗎？忍一下就過去了！」</w:t>
      </w:r>
    </w:p>
    <w:p w:rsidR="00C04663" w:rsidRDefault="00A7259F" w:rsidP="00813907">
      <w:pPr>
        <w:spacing w:after="240"/>
      </w:pPr>
      <w:r>
        <w:rPr>
          <w:rFonts w:hint="eastAsia"/>
        </w:rPr>
        <w:t>「若有似無？我忘了耶，那太簡單了，我沒有特別去記他。」</w:t>
      </w:r>
    </w:p>
    <w:p w:rsidR="00C04663" w:rsidRDefault="00A7259F" w:rsidP="00813907">
      <w:pPr>
        <w:spacing w:after="240"/>
      </w:pPr>
      <w:r>
        <w:rPr>
          <w:rFonts w:hint="eastAsia"/>
        </w:rPr>
        <w:t>「好像是在某一天，我在恍然間就撐過七七四十九周天那個境界了。」</w:t>
      </w:r>
    </w:p>
    <w:p w:rsidR="00C04663" w:rsidRDefault="00A7259F" w:rsidP="00813907">
      <w:pPr>
        <w:spacing w:after="240"/>
      </w:pPr>
      <w:r>
        <w:rPr>
          <w:rFonts w:hint="eastAsia"/>
        </w:rPr>
        <w:t>「師弟你該不會是凡念太重，所以無法成功吧？」</w:t>
      </w:r>
    </w:p>
    <w:p w:rsidR="00C04663" w:rsidRDefault="00A7259F" w:rsidP="00813907">
      <w:pPr>
        <w:spacing w:after="240"/>
      </w:pPr>
      <w:r>
        <w:rPr>
          <w:rFonts w:hint="eastAsia"/>
        </w:rPr>
        <w:t>第八個月過去，連師兄們都開始停止關心了。</w:t>
      </w:r>
    </w:p>
    <w:p w:rsidR="00C04663" w:rsidRDefault="00A7259F" w:rsidP="00813907">
      <w:pPr>
        <w:spacing w:after="240"/>
      </w:pPr>
      <w:r>
        <w:rPr>
          <w:rFonts w:hint="eastAsia"/>
        </w:rPr>
        <w:t>就在李龍飛自己都心懷忐忑時，這一天，他正準備起床繼續修練時，房門外突然有人敲響了幾聲。</w:t>
      </w:r>
    </w:p>
    <w:p w:rsidR="00C04663" w:rsidRDefault="00A7259F" w:rsidP="00813907">
      <w:pPr>
        <w:spacing w:after="240"/>
      </w:pPr>
      <w:r>
        <w:rPr>
          <w:rFonts w:hint="eastAsia"/>
        </w:rPr>
        <w:t>「來了！」隨著叩叩叩聲響後，李龍飛連忙起身打開了門。</w:t>
      </w:r>
    </w:p>
    <w:p w:rsidR="00C04663" w:rsidRDefault="00A7259F" w:rsidP="00813907">
      <w:pPr>
        <w:spacing w:after="240"/>
      </w:pPr>
      <w:r>
        <w:rPr>
          <w:rFonts w:hint="eastAsia"/>
        </w:rPr>
        <w:t>只見門外兩名站在那裡，正直盯著自己看著。</w:t>
      </w:r>
    </w:p>
    <w:p w:rsidR="00C04663" w:rsidRDefault="00A7259F" w:rsidP="00813907">
      <w:pPr>
        <w:spacing w:after="240"/>
      </w:pPr>
      <w:r>
        <w:rPr>
          <w:rFonts w:hint="eastAsia"/>
        </w:rPr>
        <w:t>其中一名臉色黝黑的道童，不是別人，正是東門師兄，而另一位，則頗為陌生，一臉不茍言笑地打量著自己。</w:t>
      </w:r>
    </w:p>
    <w:p w:rsidR="00C04663" w:rsidRDefault="00A7259F" w:rsidP="00813907">
      <w:pPr>
        <w:spacing w:after="240"/>
      </w:pPr>
      <w:r>
        <w:rPr>
          <w:rFonts w:hint="eastAsia"/>
        </w:rPr>
        <w:t>「你便是李龍飛了？」那位生梳的道童，率先平靜地開口。</w:t>
      </w:r>
    </w:p>
    <w:p w:rsidR="00C04663" w:rsidRDefault="00A7259F" w:rsidP="00813907">
      <w:pPr>
        <w:spacing w:after="240"/>
      </w:pPr>
      <w:r>
        <w:rPr>
          <w:rFonts w:hint="eastAsia"/>
        </w:rPr>
        <w:t>「是，我便是李龍飛，這位師兄是…」李龍飛聽其口氣不善，連忙拱手回道，同時朝著東門望去。</w:t>
      </w:r>
    </w:p>
    <w:p w:rsidR="00C04663" w:rsidRDefault="00A7259F" w:rsidP="00813907">
      <w:pPr>
        <w:spacing w:after="240"/>
      </w:pPr>
      <w:r>
        <w:rPr>
          <w:rFonts w:hint="eastAsia"/>
        </w:rPr>
        <w:t>後者見李龍飛眼神瞄來，轉頭撇向一邊，表情有些歉疚的樣子。</w:t>
      </w:r>
    </w:p>
    <w:p w:rsidR="00C04663" w:rsidRDefault="00A7259F" w:rsidP="00813907">
      <w:pPr>
        <w:spacing w:after="240"/>
      </w:pPr>
      <w:r>
        <w:rPr>
          <w:rFonts w:hint="eastAsia"/>
        </w:rPr>
        <w:t>「嘿…從今天起，你就是雜役的身份了，這裡不再是你居住的地方，給你一刻鐘的時間，收拾好東西，並把那本自在訣還來，跟著便隨我來吧。」那人嘿嘿笑了兩聲，冷酷無情地說出了這番話來。</w:t>
      </w:r>
    </w:p>
    <w:p w:rsidR="00C04663" w:rsidRDefault="00A7259F" w:rsidP="00813907">
      <w:pPr>
        <w:spacing w:after="240"/>
      </w:pPr>
      <w:r>
        <w:rPr>
          <w:rFonts w:hint="eastAsia"/>
        </w:rPr>
        <w:t>「你…你說甚麼！這是真的嗎…？」李龍飛一聽，有如被雷打到一般，張大了眼不敢相信，轉頭對著東門問道，。</w:t>
      </w:r>
    </w:p>
    <w:p w:rsidR="00C04663" w:rsidRDefault="00A7259F" w:rsidP="00813907">
      <w:pPr>
        <w:spacing w:after="240"/>
      </w:pPr>
      <w:r>
        <w:rPr>
          <w:rFonts w:hint="eastAsia"/>
        </w:rPr>
        <w:t>「唉…龍飛師弟…這的確是真的，要怪，只怪你怎麼會八個月了，還沒有把自在道第一層基本功給練會？這也實在太不努力了…」東門見無法避免，只得照實回答。</w:t>
      </w:r>
    </w:p>
    <w:p w:rsidR="00C04663" w:rsidRDefault="00A7259F" w:rsidP="00813907">
      <w:pPr>
        <w:spacing w:after="240"/>
      </w:pPr>
      <w:r>
        <w:rPr>
          <w:rFonts w:hint="eastAsia"/>
        </w:rPr>
        <w:t>「我…我沒有不努力阿，我每日每夜地練，可這第一層，我真的怎麼練，都練不起來，而且每次我都痛得有如千刀萬剮一般…」李龍飛聽到東門也這樣說，忙急著解釋著。</w:t>
      </w:r>
    </w:p>
    <w:p w:rsidR="00C04663" w:rsidRDefault="00A7259F" w:rsidP="00813907">
      <w:pPr>
        <w:spacing w:after="240"/>
      </w:pPr>
      <w:r>
        <w:rPr>
          <w:rFonts w:hint="eastAsia"/>
        </w:rPr>
        <w:lastRenderedPageBreak/>
        <w:t>「哼！別囉嗦了，趕快把自在訣交出後收拾東西！等你有朝一日，如果能忍耐那一點點痛楚，練上第一層功法，自然能再成為外門弟子，否則…，就當一輩子的雜役吧！當然，那前提是你要先能當上雜役十年再說！」另外那人可沒那麼好耐心，語帶諷刺地說到。</w:t>
      </w:r>
    </w:p>
    <w:p w:rsidR="00C04663" w:rsidRDefault="00A7259F" w:rsidP="00813907">
      <w:pPr>
        <w:spacing w:after="240"/>
      </w:pPr>
      <w:r>
        <w:rPr>
          <w:rFonts w:hint="eastAsia"/>
        </w:rPr>
        <w:t>眼見木已成舟，李龍飛也沒能再多說甚麼，恍惚之中，他都忘了自己是怎麼把法訣交出去跟整理行李的，只知道，當自己靜下來時，已經在一個狹小的兩人房裡了。</w:t>
      </w:r>
    </w:p>
    <w:p w:rsidR="00C04663" w:rsidRDefault="00A7259F" w:rsidP="00813907">
      <w:pPr>
        <w:spacing w:after="240"/>
      </w:pPr>
      <w:r>
        <w:rPr>
          <w:rFonts w:hint="eastAsia"/>
        </w:rPr>
        <w:t>望著房內簡單的兩張木床，跟一張桌子，李龍飛清楚明白這個看起來像是以前李府傭人所住的地方，便是他日後居住的地方了。</w:t>
      </w:r>
    </w:p>
    <w:p w:rsidR="00C04663" w:rsidRDefault="00A7259F" w:rsidP="00813907">
      <w:pPr>
        <w:spacing w:after="240"/>
      </w:pPr>
      <w:r>
        <w:rPr>
          <w:rFonts w:hint="eastAsia"/>
        </w:rPr>
        <w:t>其中一張木床上，已經有了一些東西擺放，看起來被人使用過了，於是他將行李放在了另一張床上，跟著坐在床邊心中千思萬緒。</w:t>
      </w:r>
    </w:p>
    <w:p w:rsidR="00C04663" w:rsidRDefault="00A7259F" w:rsidP="00813907">
      <w:pPr>
        <w:spacing w:after="240"/>
      </w:pPr>
      <w:r>
        <w:rPr>
          <w:rFonts w:hint="eastAsia"/>
        </w:rPr>
        <w:t>這修仙之路，雖然自己是拜宗了，但卻並非如他想像的那樣簡單，光是第一關就過不了了，更別提日後的報仇。</w:t>
      </w:r>
    </w:p>
    <w:p w:rsidR="00C04663" w:rsidRDefault="00A7259F" w:rsidP="00813907">
      <w:pPr>
        <w:spacing w:after="240"/>
      </w:pPr>
      <w:r>
        <w:rPr>
          <w:rFonts w:hint="eastAsia"/>
        </w:rPr>
        <w:t>想到這，他神色有些黯淡，當初出來拜仙的心情也由期待，變成打擊，再變成失望。</w:t>
      </w:r>
    </w:p>
    <w:p w:rsidR="00C04663" w:rsidRDefault="00A7259F" w:rsidP="00813907">
      <w:pPr>
        <w:spacing w:after="240"/>
      </w:pPr>
      <w:r>
        <w:rPr>
          <w:rFonts w:hint="eastAsia"/>
        </w:rPr>
        <w:t>但他還是沒有打算放棄，因為他不能放棄，不能離開。</w:t>
      </w:r>
    </w:p>
    <w:p w:rsidR="00C04663" w:rsidRDefault="00A7259F" w:rsidP="00813907">
      <w:pPr>
        <w:spacing w:after="240"/>
      </w:pPr>
      <w:r>
        <w:rPr>
          <w:rFonts w:hint="eastAsia"/>
        </w:rPr>
        <w:t>離開，就代表報仇無望，離開，就代表復活父親無望，離開，就代表自己對自己的放棄。</w:t>
      </w:r>
    </w:p>
    <w:p w:rsidR="00C04663" w:rsidRDefault="00A7259F" w:rsidP="00813907">
      <w:pPr>
        <w:spacing w:after="240"/>
      </w:pPr>
      <w:r>
        <w:rPr>
          <w:rFonts w:hint="eastAsia"/>
        </w:rPr>
        <w:t>他不能這樣，他不能。</w:t>
      </w:r>
    </w:p>
    <w:p w:rsidR="00C04663" w:rsidRDefault="00A7259F" w:rsidP="00813907">
      <w:pPr>
        <w:spacing w:after="240"/>
      </w:pPr>
      <w:r>
        <w:rPr>
          <w:rFonts w:hint="eastAsia"/>
        </w:rPr>
        <w:t>只是就算他不能，但現實中，到底要怎麼突破，卻是毫無頭緒，難到他自己真的就那麼不堪，連他人眼中的小小痛楚都承受不了嗎？</w:t>
      </w:r>
    </w:p>
    <w:p w:rsidR="00C04663" w:rsidRDefault="00A7259F" w:rsidP="00813907">
      <w:pPr>
        <w:spacing w:after="240"/>
      </w:pPr>
      <w:r>
        <w:rPr>
          <w:rFonts w:hint="eastAsia"/>
        </w:rPr>
        <w:t>就在他胡思亂想的同時，一個身體瘦弱，看起來很是疲倦的灰衣青年推開房門走了進來，見到他愣了一下，雙眼一瞇打量了他一下後，隨即不再理會，躺到了床上逕自睡了過去。</w:t>
      </w:r>
    </w:p>
    <w:p w:rsidR="00C04663" w:rsidRDefault="00A7259F" w:rsidP="00813907">
      <w:pPr>
        <w:spacing w:after="240"/>
      </w:pPr>
      <w:r>
        <w:rPr>
          <w:rFonts w:hint="eastAsia"/>
        </w:rPr>
        <w:t>李龍飛看到他，心中暗嘆了一聲，卻在床上盤腿打坐了起來。</w:t>
      </w:r>
    </w:p>
    <w:p w:rsidR="00C04663" w:rsidRDefault="00A7259F" w:rsidP="00813907">
      <w:pPr>
        <w:spacing w:after="240"/>
      </w:pPr>
      <w:r>
        <w:rPr>
          <w:rFonts w:hint="eastAsia"/>
        </w:rPr>
        <w:t>時至今日，雖然自己被降為雜役，但卻沒有被趕出宗門，已是萬幸；只是，如果再這樣下去，難保自己有一日不會被趕出去。</w:t>
      </w:r>
    </w:p>
    <w:p w:rsidR="00C04663" w:rsidRDefault="00A7259F" w:rsidP="00813907">
      <w:pPr>
        <w:spacing w:after="240"/>
      </w:pPr>
      <w:r>
        <w:rPr>
          <w:rFonts w:hint="eastAsia"/>
        </w:rPr>
        <w:t>想到這，他更不敢怠懈，不斷試著去突破那道擋住自己的障礙。</w:t>
      </w:r>
    </w:p>
    <w:p w:rsidR="00C04663" w:rsidRDefault="00A7259F" w:rsidP="00813907">
      <w:pPr>
        <w:spacing w:after="240"/>
      </w:pPr>
      <w:r>
        <w:rPr>
          <w:rFonts w:hint="eastAsia"/>
        </w:rPr>
        <w:t>在又一次失敗後，他睜開眼，只見一張髒兮兮的臉孔離自己只有一尺遠，唯有那</w:t>
      </w:r>
      <w:r>
        <w:rPr>
          <w:rFonts w:hint="eastAsia"/>
        </w:rPr>
        <w:lastRenderedPageBreak/>
        <w:t>明亮的雙眼正張大了盯著自己。</w:t>
      </w:r>
    </w:p>
    <w:p w:rsidR="00C04663" w:rsidRDefault="00A7259F" w:rsidP="00813907">
      <w:pPr>
        <w:spacing w:after="240"/>
      </w:pPr>
      <w:r>
        <w:rPr>
          <w:rFonts w:hint="eastAsia"/>
        </w:rPr>
        <w:t>看到李龍飛張開眼，那青年像是看到了寶一樣，壓低了聲音問，「你剛是在做甚麼？」</w:t>
      </w:r>
    </w:p>
    <w:p w:rsidR="00C04663" w:rsidRDefault="00A7259F" w:rsidP="00813907">
      <w:pPr>
        <w:spacing w:after="240"/>
      </w:pPr>
      <w:r>
        <w:rPr>
          <w:rFonts w:hint="eastAsia"/>
        </w:rPr>
        <w:t>「做甚麼？」李龍飛一愣，有些不明白對方問話中的含意，反射性的跟著覆誦一次。</w:t>
      </w:r>
    </w:p>
    <w:p w:rsidR="00C04663" w:rsidRDefault="00A7259F" w:rsidP="00813907">
      <w:pPr>
        <w:spacing w:after="240"/>
      </w:pPr>
      <w:r>
        <w:rPr>
          <w:rFonts w:hint="eastAsia"/>
        </w:rPr>
        <w:t>「對、就是你剛打坐的那樣子…就像這樣…」那青年眼見李龍飛不懂，忙擺出了剛剛他所坐的姿態，「你…你這是在幹麻？」</w:t>
      </w:r>
    </w:p>
    <w:p w:rsidR="00C04663" w:rsidRDefault="00A7259F" w:rsidP="00813907">
      <w:pPr>
        <w:spacing w:after="240"/>
      </w:pPr>
      <w:r>
        <w:rPr>
          <w:rFonts w:hint="eastAsia"/>
        </w:rPr>
        <w:t>「我…我在修練自在訣第一層阿…這…這不是大家都這樣做的嗎？」李龍飛有點吞吞吐吐地說著。</w:t>
      </w:r>
    </w:p>
    <w:p w:rsidR="00C04663" w:rsidRDefault="00A7259F" w:rsidP="00813907">
      <w:pPr>
        <w:spacing w:after="240"/>
      </w:pPr>
      <w:r>
        <w:rPr>
          <w:rFonts w:hint="eastAsia"/>
        </w:rPr>
        <w:t>那青年聽完，先是眼睛睜大了不說，跟著高呼一聲，然後朝後翻了個空翻，歡天喜地地拍手自言自語笑道，「發達了，發達了！這下子我張虎可發達了！」</w:t>
      </w:r>
    </w:p>
    <w:p w:rsidR="00C04663" w:rsidRDefault="00A7259F" w:rsidP="00813907">
      <w:pPr>
        <w:spacing w:after="240"/>
      </w:pPr>
      <w:r>
        <w:rPr>
          <w:rFonts w:hint="eastAsia"/>
        </w:rPr>
        <w:t>「我就說嘛，我張虎何許人也，怎能在這破地方打雜十幾年呢！今天天上掉下來這個大禮，注定我張虎以後一定可以出人頭地的！」</w:t>
      </w:r>
    </w:p>
    <w:p w:rsidR="00C04663" w:rsidRDefault="00A7259F" w:rsidP="00813907">
      <w:pPr>
        <w:spacing w:after="240"/>
      </w:pPr>
      <w:r>
        <w:rPr>
          <w:rFonts w:hint="eastAsia"/>
        </w:rPr>
        <w:t>李龍飛被這青年搞得一頭霧水，只當對方是個神經病，不由得又往後坐了幾寸，這才繼續打坐不再管那青年。</w:t>
      </w:r>
    </w:p>
    <w:p w:rsidR="00C04663" w:rsidRDefault="00A7259F" w:rsidP="00813907">
      <w:pPr>
        <w:spacing w:after="240"/>
      </w:pPr>
      <w:r>
        <w:rPr>
          <w:rFonts w:hint="eastAsia"/>
        </w:rPr>
        <w:t>那青年也不見怪，雙眼朝著李龍飛瞧了一會兒後，這才再次靠了過來問，「我說，你既然會這自在訣的打坐方式，怎會被帶來這雜役處打雜？」</w:t>
      </w:r>
    </w:p>
    <w:p w:rsidR="00C04663" w:rsidRDefault="00A7259F" w:rsidP="00813907">
      <w:pPr>
        <w:spacing w:after="240"/>
      </w:pPr>
      <w:r>
        <w:rPr>
          <w:rFonts w:hint="eastAsia"/>
        </w:rPr>
        <w:t>「我…我…」李龍飛一聽，張口支支吾吾想要回答甚麼，但卻說不出口。</w:t>
      </w:r>
    </w:p>
    <w:p w:rsidR="00C04663" w:rsidRDefault="00A7259F" w:rsidP="00813907">
      <w:pPr>
        <w:spacing w:after="240"/>
      </w:pPr>
      <w:r>
        <w:rPr>
          <w:rFonts w:hint="eastAsia"/>
        </w:rPr>
        <w:t>這時，那青年卻右手一揮，眼神眨了眨說，「甭說了，我懂，我懂，肯定是犯了甚麼錯是吧！」</w:t>
      </w:r>
    </w:p>
    <w:p w:rsidR="00C04663" w:rsidRDefault="00A7259F" w:rsidP="00813907">
      <w:pPr>
        <w:spacing w:after="240"/>
      </w:pPr>
      <w:r>
        <w:rPr>
          <w:rFonts w:hint="eastAsia"/>
        </w:rPr>
        <w:t>「沒關係的，人總有犯錯的時後，重點是，你雖犯錯，卻幸好遇到了我！」</w:t>
      </w:r>
    </w:p>
    <w:p w:rsidR="00C04663" w:rsidRDefault="00A7259F" w:rsidP="00813907">
      <w:pPr>
        <w:spacing w:after="240"/>
      </w:pPr>
      <w:r>
        <w:rPr>
          <w:rFonts w:hint="eastAsia"/>
        </w:rPr>
        <w:t>「幸好遇到了你？」李龍飛奇道。</w:t>
      </w:r>
    </w:p>
    <w:p w:rsidR="00C04663" w:rsidRDefault="00A7259F" w:rsidP="00813907">
      <w:pPr>
        <w:spacing w:after="240"/>
      </w:pPr>
      <w:r>
        <w:rPr>
          <w:rFonts w:hint="eastAsia"/>
        </w:rPr>
        <w:t>「正是！」那青年點了點頭，故作一附裝神秘的樣子，過一會，見李龍飛沒繼續追問下去，這才訕訕開口說道，「你可知道，在這自在道的雜役處，甚麼最重要嗎？」</w:t>
      </w:r>
    </w:p>
    <w:p w:rsidR="00C04663" w:rsidRDefault="00A7259F" w:rsidP="00813907">
      <w:pPr>
        <w:spacing w:after="240"/>
      </w:pPr>
      <w:r>
        <w:rPr>
          <w:rFonts w:hint="eastAsia"/>
        </w:rPr>
        <w:t>「甚麼最重要？」李龍飛跟著複誦一次。</w:t>
      </w:r>
    </w:p>
    <w:p w:rsidR="00C04663" w:rsidRDefault="00A7259F" w:rsidP="00813907">
      <w:pPr>
        <w:spacing w:after="240"/>
      </w:pPr>
      <w:r>
        <w:rPr>
          <w:rFonts w:hint="eastAsia"/>
        </w:rPr>
        <w:t>「靠山！靠山最重要！」那青年拍拍自己的胸膛，砰砰兩聲，跟著咧嘴朝李龍飛笑了笑。</w:t>
      </w:r>
    </w:p>
    <w:p w:rsidR="00C04663" w:rsidRDefault="00A7259F" w:rsidP="00813907">
      <w:pPr>
        <w:spacing w:after="240"/>
      </w:pPr>
      <w:r>
        <w:rPr>
          <w:rFonts w:hint="eastAsia"/>
        </w:rPr>
        <w:lastRenderedPageBreak/>
        <w:t>李龍飛見那笑容，眉頭皺了下，有些遲疑的說，「為甚麼靠山最重要？」</w:t>
      </w:r>
    </w:p>
    <w:p w:rsidR="00C04663" w:rsidRDefault="00A7259F" w:rsidP="00813907">
      <w:pPr>
        <w:spacing w:after="240"/>
      </w:pPr>
      <w:r>
        <w:rPr>
          <w:rFonts w:hint="eastAsia"/>
        </w:rPr>
        <w:t>「這你可就不知了，你今天才進來雜役處，自然還沒有體會到，但我在雜役處已經待了三年多，可以說是你的老前輩，如果你沒有個靠山的話，在雜役處裡，肯定會被人欺負的！」那青年神情得意，也不知道是不是吹噓地說。</w:t>
      </w:r>
    </w:p>
    <w:p w:rsidR="00C04663" w:rsidRDefault="00A7259F" w:rsidP="00813907">
      <w:pPr>
        <w:spacing w:after="240"/>
      </w:pPr>
      <w:r>
        <w:rPr>
          <w:rFonts w:hint="eastAsia"/>
        </w:rPr>
        <w:t>「我不信！這裡是仙人住的地方，怎會有欺負人的事情發生！」李龍飛搖了搖頭。</w:t>
      </w:r>
    </w:p>
    <w:p w:rsidR="00C04663" w:rsidRDefault="00A7259F" w:rsidP="00813907">
      <w:pPr>
        <w:spacing w:after="240"/>
      </w:pPr>
      <w:r>
        <w:rPr>
          <w:rFonts w:hint="eastAsia"/>
        </w:rPr>
        <w:t>「信不信由你，總之，若沒有我罩你，你肯定免不了一番苦頭吃！」那青年一臉無所謂的樣子，朝他擺了擺手。</w:t>
      </w:r>
    </w:p>
    <w:p w:rsidR="00C04663" w:rsidRDefault="00A7259F" w:rsidP="00813907">
      <w:pPr>
        <w:spacing w:after="240"/>
      </w:pPr>
      <w:r>
        <w:rPr>
          <w:rFonts w:hint="eastAsia"/>
        </w:rPr>
        <w:t>李龍飛思索了一陣子，跟著才又開口說道，「那你為甚麼罩我？想要甚麼好處？」</w:t>
      </w:r>
    </w:p>
    <w:p w:rsidR="00C04663" w:rsidRDefault="00A7259F" w:rsidP="00813907">
      <w:pPr>
        <w:spacing w:after="240"/>
      </w:pPr>
      <w:r>
        <w:rPr>
          <w:rFonts w:hint="eastAsia"/>
        </w:rPr>
        <w:t>「嘿嘿，你這小子果然挺聰明，我最喜歡跟聰明的人打交道！」那青年臉露喜色，趕忙靠近壓低了聲音說，「實不相瞞，我看上的是你剛剛的那套打坐方式，只要你肯教我怎麼打坐，以後雜役處內，我肯定罩著你走！」</w:t>
      </w:r>
    </w:p>
    <w:p w:rsidR="00C04663" w:rsidRDefault="00A7259F" w:rsidP="00813907">
      <w:pPr>
        <w:spacing w:after="240"/>
      </w:pPr>
      <w:r>
        <w:rPr>
          <w:rFonts w:hint="eastAsia"/>
        </w:rPr>
        <w:t>「原來你是想要我教你自在訣的第一層功法！」李龍飛這才恍然大悟，同時想起了以前東門曾說，雜役處的人，得當十年雜役，才能給機會修練自在訣的事情。</w:t>
      </w:r>
    </w:p>
    <w:p w:rsidR="00C04663" w:rsidRDefault="00A7259F" w:rsidP="00813907">
      <w:pPr>
        <w:spacing w:after="240"/>
      </w:pPr>
      <w:r>
        <w:rPr>
          <w:rFonts w:hint="eastAsia"/>
        </w:rPr>
        <w:t>不過想起這事的同時，他隨即又領悟到另一問題，「不成不成，這功法如果擅自教給了你，給宗門知道了，肯定會怪罪下來！」</w:t>
      </w:r>
    </w:p>
    <w:p w:rsidR="00C04663" w:rsidRDefault="00A7259F" w:rsidP="00813907">
      <w:pPr>
        <w:spacing w:after="240"/>
      </w:pPr>
      <w:r>
        <w:rPr>
          <w:rFonts w:hint="eastAsia"/>
        </w:rPr>
        <w:t>那青年一聽，連忙漲紅了臉說，「不會的不會的，我肯定不會說出去是你的教的，你就當可憐可憐我，教教我吧！」</w:t>
      </w:r>
    </w:p>
    <w:p w:rsidR="00C04663" w:rsidRDefault="00A7259F" w:rsidP="00813907">
      <w:pPr>
        <w:spacing w:after="240"/>
      </w:pPr>
      <w:r>
        <w:rPr>
          <w:rFonts w:hint="eastAsia"/>
        </w:rPr>
        <w:t>「我上有老母，下有弟妹，全指望我學點仙術回去風光風光，我總不能在這熬個十年才回去吧，拜託拜託，就算是大發慈悲也好，教教我吧！」</w:t>
      </w:r>
    </w:p>
    <w:p w:rsidR="00C04663" w:rsidRDefault="00A7259F" w:rsidP="00813907">
      <w:pPr>
        <w:spacing w:after="240"/>
      </w:pPr>
      <w:r>
        <w:rPr>
          <w:rFonts w:hint="eastAsia"/>
        </w:rPr>
        <w:t>「這…」李龍飛一聽，原本心中有些鬆軟下來，但一想到自己是自身難保，不能再招惹麻煩，最後還是狠下心說，「我說不行就不行，你要學，在我打坐時自己看就是了，但我不能跟你說任何有關的法訣！」</w:t>
      </w:r>
    </w:p>
    <w:p w:rsidR="00C04663" w:rsidRDefault="00A7259F" w:rsidP="00813907">
      <w:pPr>
        <w:spacing w:after="240"/>
      </w:pPr>
      <w:r>
        <w:rPr>
          <w:rFonts w:hint="eastAsia"/>
        </w:rPr>
        <w:t>「好，有你的，你就別倒時後求我罩你，我倒要看看，沒有我罩，你會吃多少苦頭！」那青年聽他這麼口硬，雙眼紅了起來，忿忿地怒罵了一番，這才回到自己的床上，再也不看李龍飛一眼。</w:t>
      </w:r>
    </w:p>
    <w:p w:rsidR="00C04663" w:rsidRDefault="00A7259F" w:rsidP="00813907">
      <w:pPr>
        <w:spacing w:after="240"/>
      </w:pPr>
      <w:r>
        <w:rPr>
          <w:rFonts w:hint="eastAsia"/>
        </w:rPr>
        <w:t>李龍飛眼看對方翻臉，雖然心中不安，但一想到門規，還是咬著牙，默默盤腿繼續修練起來，不再管那青年的動靜了。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lastRenderedPageBreak/>
        <w:t>結拜</w:t>
      </w:r>
    </w:p>
    <w:p w:rsidR="00C04663" w:rsidRDefault="00C04663" w:rsidP="00813907">
      <w:pPr>
        <w:spacing w:after="240"/>
      </w:pPr>
    </w:p>
    <w:p w:rsidR="00C04663" w:rsidRDefault="00A7259F" w:rsidP="00813907">
      <w:pPr>
        <w:spacing w:after="240"/>
      </w:pPr>
      <w:r>
        <w:rPr>
          <w:rFonts w:hint="eastAsia"/>
        </w:rPr>
        <w:t>隔天清晨，天邊剛濛上一點灰白，李龍飛就聽到外面大喊著，「起床啦起床啦的！」聲音。</w:t>
      </w:r>
    </w:p>
    <w:p w:rsidR="00C04663" w:rsidRDefault="00A7259F" w:rsidP="00813907">
      <w:pPr>
        <w:spacing w:after="240"/>
      </w:pPr>
      <w:r>
        <w:rPr>
          <w:rFonts w:hint="eastAsia"/>
        </w:rPr>
        <w:t>這聲音這半年多來他早已聽習慣，只是這一次，那聲音不像以往只是叫叫而已，砰一聲，在李龍飛還沒搞清楚甚麼回事時，屋舍的房門已經被人一腳踹開，跟著一聲冷哼傳進了房間裡頭。</w:t>
      </w:r>
    </w:p>
    <w:p w:rsidR="00C04663" w:rsidRDefault="00A7259F" w:rsidP="00813907">
      <w:pPr>
        <w:spacing w:after="240"/>
      </w:pPr>
      <w:r>
        <w:rPr>
          <w:rFonts w:hint="eastAsia"/>
        </w:rPr>
        <w:t>「我說李大少爺，你可睡得挺好阿，都給你爺爺我起來！」隨著那兩扇房門的呼扇，從外走進來一個穿著黃袍瘦漢，後面還跟著兩名身穿雜役服的狀丁，兇神惡煞地看了仍躺在床上的李龍飛一眼。</w:t>
      </w:r>
    </w:p>
    <w:p w:rsidR="00C04663" w:rsidRDefault="00A7259F" w:rsidP="00813907">
      <w:pPr>
        <w:spacing w:after="240"/>
      </w:pPr>
      <w:r>
        <w:rPr>
          <w:rFonts w:hint="eastAsia"/>
        </w:rPr>
        <w:t>李龍飛被這氣氛嚇得已經爬了起床，轉頭一看，另一床的張虎早已出了門，只剩下自己一個人在屋子裡頭。</w:t>
      </w:r>
    </w:p>
    <w:p w:rsidR="00C04663" w:rsidRDefault="00A7259F" w:rsidP="00813907">
      <w:pPr>
        <w:spacing w:after="240"/>
      </w:pPr>
      <w:r>
        <w:rPr>
          <w:rFonts w:hint="eastAsia"/>
        </w:rPr>
        <w:t>「你個小兔崽子給我聽好了，從今天起，每天早中晚各給我去提二十桶水，跟著砍二十根木頭，這才准用餐。不然，就給我吃土去！」那黃袍瘦漢厲聲開口，竟是之前李龍飛曾見過幾次的黃老。</w:t>
      </w:r>
    </w:p>
    <w:p w:rsidR="00C04663" w:rsidRDefault="00A7259F" w:rsidP="00813907">
      <w:pPr>
        <w:spacing w:after="240"/>
      </w:pPr>
      <w:r>
        <w:rPr>
          <w:rFonts w:hint="eastAsia"/>
        </w:rPr>
        <w:t>「這…這怎麼做得完，你這要求太過份，而且為甚麼我要聽你的！」雖然心中仍有一些膽怯，但李龍飛在李府見過這樣的領班也見多了，稍一冷靜下來，便不滿地開口回應道。</w:t>
      </w:r>
    </w:p>
    <w:p w:rsidR="00C04663" w:rsidRDefault="00A7259F" w:rsidP="00813907">
      <w:pPr>
        <w:spacing w:after="240"/>
      </w:pPr>
      <w:r>
        <w:rPr>
          <w:rFonts w:hint="eastAsia"/>
        </w:rPr>
        <w:t>「為甚麼要聽我的？嘿嘿…就憑，我是這裡的領班之一！」黃老冷冷笑了幾聲後，跟著亮出了雜役領班的令牌，神情得意地鄙視著李龍飛說。</w:t>
      </w:r>
    </w:p>
    <w:p w:rsidR="00C04663" w:rsidRDefault="00A7259F" w:rsidP="00813907">
      <w:pPr>
        <w:spacing w:after="240"/>
      </w:pPr>
      <w:r>
        <w:rPr>
          <w:rFonts w:hint="eastAsia"/>
        </w:rPr>
        <w:t>「就算如此，這工作量分明太多，你這是故意整我！」李龍飛仍有不甘地道。</w:t>
      </w:r>
    </w:p>
    <w:p w:rsidR="00C04663" w:rsidRDefault="00A7259F" w:rsidP="00813907">
      <w:pPr>
        <w:spacing w:after="240"/>
      </w:pPr>
      <w:r>
        <w:rPr>
          <w:rFonts w:hint="eastAsia"/>
        </w:rPr>
        <w:t>「整你又怎樣，工作量多不多由我決定，我早就看你不爽了，不是門下弟子，卻在門內大半年了不用打雜，這種假冒身份的人，我雜役處肯定容不下你！」那黃老擠了擠臉上的皺紋，一臉嫉惡如仇的樣子，但心底裡，只有他自己才知他是對李龍飛又是羨慕又是妒嫉。</w:t>
      </w:r>
    </w:p>
    <w:p w:rsidR="00C04663" w:rsidRDefault="00A7259F" w:rsidP="00813907">
      <w:pPr>
        <w:spacing w:after="240"/>
      </w:pPr>
      <w:r>
        <w:rPr>
          <w:rFonts w:hint="eastAsia"/>
        </w:rPr>
        <w:t>畢竟他來這十多年了，卻始終升不上外門弟子，只能在這當領班，所以像這種不是弟子，卻有機會爬上去的人，他是最痛恨的了。</w:t>
      </w:r>
    </w:p>
    <w:p w:rsidR="00C04663" w:rsidRDefault="00A7259F" w:rsidP="00813907">
      <w:pPr>
        <w:spacing w:after="240"/>
      </w:pPr>
      <w:r>
        <w:rPr>
          <w:rFonts w:hint="eastAsia"/>
        </w:rPr>
        <w:t>李龍飛還想說些甚麼，就看到黃老身後那兩名狀漢往前跨了一步，一股兇狠之意撲面而來，讓他看著對方魁梧的身體把話又吞了回去。</w:t>
      </w:r>
    </w:p>
    <w:p w:rsidR="00C04663" w:rsidRDefault="00A7259F" w:rsidP="00813907">
      <w:pPr>
        <w:spacing w:after="240"/>
      </w:pPr>
      <w:r>
        <w:rPr>
          <w:rFonts w:hint="eastAsia"/>
        </w:rPr>
        <w:t>直到黃老走了，李龍飛這才嘆了口氣，心不甘情不願地走出房門，到雜役處內領</w:t>
      </w:r>
      <w:r>
        <w:rPr>
          <w:rFonts w:hint="eastAsia"/>
        </w:rPr>
        <w:lastRenderedPageBreak/>
        <w:t>了斧頭跟木桶開始了他每日的砍柴挑水生涯。</w:t>
      </w:r>
    </w:p>
    <w:p w:rsidR="00C04663" w:rsidRDefault="00A7259F" w:rsidP="00813907">
      <w:pPr>
        <w:spacing w:after="240"/>
      </w:pPr>
      <w:r>
        <w:rPr>
          <w:rFonts w:hint="eastAsia"/>
        </w:rPr>
        <w:t>自在道雜役區外，連綿不絕的荒山，山內樹木林立，粗細不等，雖說不高，但一眼望去密密麻麻，遠遠看不到邊際，彷彿一片林海似的。</w:t>
      </w:r>
    </w:p>
    <w:p w:rsidR="00C04663" w:rsidRDefault="00A7259F" w:rsidP="00813907">
      <w:pPr>
        <w:spacing w:after="240"/>
      </w:pPr>
      <w:r>
        <w:rPr>
          <w:rFonts w:hint="eastAsia"/>
        </w:rPr>
        <w:t>拿著沉重重的斧頭，李龍飛才做了幾天，雙手就已經被磨到皮開肉綻，更別提全身的酸麻疼痛等等。</w:t>
      </w:r>
    </w:p>
    <w:p w:rsidR="00C04663" w:rsidRDefault="00A7259F" w:rsidP="00813907">
      <w:pPr>
        <w:spacing w:after="240"/>
      </w:pPr>
      <w:r>
        <w:rPr>
          <w:rFonts w:hint="eastAsia"/>
        </w:rPr>
        <w:t>好在他以往在李府吃好的用好的，身體雖然不壯，但也挺有氣力，這才能撐過每日六十根木頭的的數目。</w:t>
      </w:r>
    </w:p>
    <w:p w:rsidR="00C04663" w:rsidRDefault="00A7259F" w:rsidP="00813907">
      <w:pPr>
        <w:spacing w:after="240"/>
      </w:pPr>
      <w:r>
        <w:rPr>
          <w:rFonts w:hint="eastAsia"/>
        </w:rPr>
        <w:t>但另一件挑水的活，可就沒那麼簡單了。</w:t>
      </w:r>
    </w:p>
    <w:p w:rsidR="00C04663" w:rsidRDefault="00A7259F" w:rsidP="00813907">
      <w:pPr>
        <w:spacing w:after="240"/>
      </w:pPr>
      <w:r>
        <w:rPr>
          <w:rFonts w:hint="eastAsia"/>
        </w:rPr>
        <w:t>那挑水的泉眼，在林中深處的地方，雖說那裡風景秀麗，甚至配合水聲嘩嘩，頗有幽林秘境的滋味，但李龍飛卻無暇欣賞，一把水桶裝滿之後就趕快往回走，即便如此，一趟下來也仍要近半個時辰，六十桶的數量，根本一天就挑不完。</w:t>
      </w:r>
    </w:p>
    <w:p w:rsidR="00C04663" w:rsidRDefault="00A7259F" w:rsidP="00813907">
      <w:pPr>
        <w:spacing w:after="240"/>
      </w:pPr>
      <w:r>
        <w:rPr>
          <w:rFonts w:hint="eastAsia"/>
        </w:rPr>
        <w:t>結果這一天下來，他走了十多趟，整整走到傍晚林子裡都傳來狼嚎聲了，這才停下來不再出去。</w:t>
      </w:r>
    </w:p>
    <w:p w:rsidR="00C04663" w:rsidRDefault="00A7259F" w:rsidP="00813907">
      <w:pPr>
        <w:spacing w:after="240"/>
      </w:pPr>
      <w:r>
        <w:rPr>
          <w:rFonts w:hint="eastAsia"/>
        </w:rPr>
        <w:t>看著還差三十多桶要挑的數目，李龍飛即使饑腸轆轆，仍然只能喝水解飽而已。</w:t>
      </w:r>
    </w:p>
    <w:p w:rsidR="00C04663" w:rsidRDefault="00A7259F" w:rsidP="00813907">
      <w:pPr>
        <w:spacing w:after="240"/>
      </w:pPr>
      <w:r>
        <w:rPr>
          <w:rFonts w:hint="eastAsia"/>
        </w:rPr>
        <w:t>一回房內，只見張虎已經躺在床上，看到他狼狽的樣子，挑釁地衝著他笑了一下說道，「如何，那黃鼠狼給的差事還好辦嗎？」</w:t>
      </w:r>
    </w:p>
    <w:p w:rsidR="00C04663" w:rsidRDefault="00A7259F" w:rsidP="00813907">
      <w:pPr>
        <w:spacing w:after="240"/>
      </w:pPr>
      <w:r>
        <w:rPr>
          <w:rFonts w:hint="eastAsia"/>
        </w:rPr>
        <w:t>李龍飛愣了一下，隨時明白他是指那領班黃老，雖然他心中有氣，他還是強忍住別過頭去，不再理會。</w:t>
      </w:r>
    </w:p>
    <w:p w:rsidR="00C04663" w:rsidRDefault="00A7259F" w:rsidP="00813907">
      <w:pPr>
        <w:spacing w:after="240"/>
      </w:pPr>
      <w:r>
        <w:rPr>
          <w:rFonts w:hint="eastAsia"/>
        </w:rPr>
        <w:t>張虎見他如此，嘆口氣說，「唉，我說阿，你也別倔強了，那黃鼠狼是出了名的刁鑽，新進的雜役都會被他整頓一番。若沒有人罩，你很難撐得過去的！」</w:t>
      </w:r>
    </w:p>
    <w:p w:rsidR="00C04663" w:rsidRDefault="00A7259F" w:rsidP="00813907">
      <w:pPr>
        <w:spacing w:after="240"/>
      </w:pPr>
      <w:r>
        <w:rPr>
          <w:rFonts w:hint="eastAsia"/>
        </w:rPr>
        <w:t>「那你當時怎撐過去的！」李龍飛白了他一眼說道。</w:t>
      </w:r>
    </w:p>
    <w:p w:rsidR="00C04663" w:rsidRDefault="00A7259F" w:rsidP="00813907">
      <w:pPr>
        <w:spacing w:after="240"/>
      </w:pPr>
      <w:r>
        <w:rPr>
          <w:rFonts w:hint="eastAsia"/>
        </w:rPr>
        <w:t>「本山人當然自有妙計囉，怎麼，你願意教我法訣的話，我就罩著你，咱們有緣同一室，何必彼此為難呢？」張虎神神秘秘地笑著說。</w:t>
      </w:r>
    </w:p>
    <w:p w:rsidR="00C04663" w:rsidRDefault="00A7259F" w:rsidP="00813907">
      <w:pPr>
        <w:spacing w:after="240"/>
      </w:pPr>
      <w:r>
        <w:rPr>
          <w:rFonts w:hint="eastAsia"/>
        </w:rPr>
        <w:t>「哼，不用了！」李龍飛脾氣上來，忍不住又哼了一聲。</w:t>
      </w:r>
    </w:p>
    <w:p w:rsidR="00C04663" w:rsidRDefault="00A7259F" w:rsidP="00813907">
      <w:pPr>
        <w:spacing w:after="240"/>
      </w:pPr>
      <w:r>
        <w:rPr>
          <w:rFonts w:hint="eastAsia"/>
        </w:rPr>
        <w:t>當夜，李龍飛將褲頭緊緊綁死，這才能忍著肚子睡到天亮，隔天一大清早，那黃老又進門叫人，也不知張虎做了甚麼，那黃老只是瞪了他一眼，隨即擺擺手要他離開，李龍飛見狀啞口無言，只得拿起斧頭，繼續又一天的工作行程。</w:t>
      </w:r>
    </w:p>
    <w:p w:rsidR="00C04663" w:rsidRDefault="00A7259F" w:rsidP="00813907">
      <w:pPr>
        <w:spacing w:after="240"/>
      </w:pPr>
      <w:r>
        <w:rPr>
          <w:rFonts w:hint="eastAsia"/>
        </w:rPr>
        <w:t>接下來的日子，往往兩三天李龍飛才能做完一整套砍柴挑水的活，跟著才能吃上</w:t>
      </w:r>
      <w:r>
        <w:rPr>
          <w:rFonts w:hint="eastAsia"/>
        </w:rPr>
        <w:lastRenderedPageBreak/>
        <w:t>一頓飯，剩下的時間，別提打坐，就連睡覺都是一種奢侈，哪還有力氣修練。</w:t>
      </w:r>
    </w:p>
    <w:p w:rsidR="00C04663" w:rsidRDefault="00A7259F" w:rsidP="00813907">
      <w:pPr>
        <w:spacing w:after="240"/>
      </w:pPr>
      <w:r>
        <w:rPr>
          <w:rFonts w:hint="eastAsia"/>
        </w:rPr>
        <w:t>這樣下去，就算時間再長，怕是他也沒那個機會能修鍊到自在訣的第一層。</w:t>
      </w:r>
    </w:p>
    <w:p w:rsidR="00C04663" w:rsidRDefault="00A7259F" w:rsidP="00813907">
      <w:pPr>
        <w:spacing w:after="240"/>
      </w:pPr>
      <w:r>
        <w:rPr>
          <w:rFonts w:hint="eastAsia"/>
        </w:rPr>
        <w:t>這期間，他也曾幻想過，師傅會不會再把自己找回去，或是給自己甚麼突破希望的丹藥等等，可惜的事，從他來雜役處後，天泉就再也沒找過他了。</w:t>
      </w:r>
    </w:p>
    <w:p w:rsidR="00C04663" w:rsidRDefault="00A7259F" w:rsidP="00813907">
      <w:pPr>
        <w:spacing w:after="240"/>
      </w:pPr>
      <w:r>
        <w:rPr>
          <w:rFonts w:hint="eastAsia"/>
        </w:rPr>
        <w:t>看來，如果自己始終練不成自在訣第一層，那麼，等待自己的，就真的是這十幾年的雜役生涯了。</w:t>
      </w:r>
    </w:p>
    <w:p w:rsidR="00C04663" w:rsidRDefault="00A7259F" w:rsidP="00813907">
      <w:pPr>
        <w:spacing w:after="240"/>
      </w:pPr>
      <w:r>
        <w:rPr>
          <w:rFonts w:hint="eastAsia"/>
        </w:rPr>
        <w:t>一想到這，李龍飛冷不住打了個冷顫。</w:t>
      </w:r>
    </w:p>
    <w:p w:rsidR="00C04663" w:rsidRDefault="00A7259F" w:rsidP="00813907">
      <w:pPr>
        <w:spacing w:after="240"/>
      </w:pPr>
      <w:r>
        <w:rPr>
          <w:rFonts w:hint="eastAsia"/>
        </w:rPr>
        <w:t>「不成，我離開李府，為的就是修仙報仇復活我爹，即使我再怎麼受苦也可以，但斷了修仙之路一事，是怎樣都無法接受的！」在打雜了一個月後，他終於下定決心，決定跟室友張虎進行那所謂的私教的交易。</w:t>
      </w:r>
    </w:p>
    <w:p w:rsidR="00C04663" w:rsidRDefault="00A7259F" w:rsidP="00813907">
      <w:pPr>
        <w:spacing w:after="240"/>
      </w:pPr>
      <w:r>
        <w:rPr>
          <w:rFonts w:hint="eastAsia"/>
        </w:rPr>
        <w:t>這一天，李龍飛拖著疲憊不堪的神情回到房內，坐在床上，忍著不讓自己睡著。</w:t>
      </w:r>
    </w:p>
    <w:p w:rsidR="00C04663" w:rsidRDefault="00A7259F" w:rsidP="00813907">
      <w:pPr>
        <w:spacing w:after="240"/>
      </w:pPr>
      <w:r>
        <w:rPr>
          <w:rFonts w:hint="eastAsia"/>
        </w:rPr>
        <w:t>不一會，張虎回來了，他仍是那髒兮兮的樣子，臉上掛著一絲倦容，但李龍飛知道他過得明顯比自己好得很多。</w:t>
      </w:r>
    </w:p>
    <w:p w:rsidR="00C04663" w:rsidRDefault="00A7259F" w:rsidP="00813907">
      <w:pPr>
        <w:spacing w:after="240"/>
      </w:pPr>
      <w:r>
        <w:rPr>
          <w:rFonts w:hint="eastAsia"/>
        </w:rPr>
        <w:t>至少，他餐餐有飯吃，不像自己，兩三天才能吃上一頓。</w:t>
      </w:r>
    </w:p>
    <w:p w:rsidR="00C04663" w:rsidRDefault="00A7259F" w:rsidP="00813907">
      <w:pPr>
        <w:spacing w:after="240"/>
      </w:pPr>
      <w:r>
        <w:rPr>
          <w:rFonts w:hint="eastAsia"/>
        </w:rPr>
        <w:t>張虎回來後，看到李龍飛在床上看他，先是愣了一下，跟著眼神亮起了精神，靠了過來說，「怎樣，你終於改變心意了？」</w:t>
      </w:r>
    </w:p>
    <w:p w:rsidR="00C04663" w:rsidRDefault="00A7259F" w:rsidP="00813907">
      <w:pPr>
        <w:spacing w:after="240"/>
      </w:pPr>
      <w:r>
        <w:rPr>
          <w:rFonts w:hint="eastAsia"/>
        </w:rPr>
        <w:t>李龍飛雖然不甘，但他此時不管體力或是意志已被消磨許多，只得點了點頭。</w:t>
      </w:r>
    </w:p>
    <w:p w:rsidR="00C04663" w:rsidRDefault="00A7259F" w:rsidP="00813907">
      <w:pPr>
        <w:spacing w:after="240"/>
      </w:pPr>
      <w:r>
        <w:rPr>
          <w:rFonts w:hint="eastAsia"/>
        </w:rPr>
        <w:t>張虎一看，喜上眉梢，連忙又靠了幾步，湊上前拉著他的手說，「太好了，來來來，你快教教我，只要我學會了，我發誓，這雜役處裡我一定罩著你！」</w:t>
      </w:r>
    </w:p>
    <w:p w:rsidR="00C04663" w:rsidRDefault="00A7259F" w:rsidP="00813907">
      <w:pPr>
        <w:spacing w:after="240"/>
      </w:pPr>
      <w:r>
        <w:rPr>
          <w:rFonts w:hint="eastAsia"/>
        </w:rPr>
        <w:t>「等等，我們得先約法三章…」李龍飛推開他的手，比出三根指頭說。</w:t>
      </w:r>
    </w:p>
    <w:p w:rsidR="00C04663" w:rsidRDefault="00A7259F" w:rsidP="00813907">
      <w:pPr>
        <w:spacing w:after="240"/>
      </w:pPr>
      <w:r>
        <w:rPr>
          <w:rFonts w:hint="eastAsia"/>
        </w:rPr>
        <w:t>「行，不管是三章還五章我都跟你約，你快說就行！」張虎連忙搗頭如蒜，坐在李龍飛的面前。</w:t>
      </w:r>
    </w:p>
    <w:p w:rsidR="00C04663" w:rsidRDefault="00A7259F" w:rsidP="00813907">
      <w:pPr>
        <w:spacing w:after="240"/>
      </w:pPr>
      <w:r>
        <w:rPr>
          <w:rFonts w:hint="eastAsia"/>
        </w:rPr>
        <w:t>「第一，我教你之後，你不可以再教給任何人，否則，被查出來，你我都有麻煩！」李龍飛在打定主意後，便思考了幾個問題點，此時說出來，正是為了避免日後的麻煩。</w:t>
      </w:r>
    </w:p>
    <w:p w:rsidR="00C04663" w:rsidRDefault="00A7259F" w:rsidP="00813907">
      <w:pPr>
        <w:spacing w:after="240"/>
      </w:pPr>
      <w:r>
        <w:rPr>
          <w:rFonts w:hint="eastAsia"/>
        </w:rPr>
        <w:t>「這個自然，不用你說，我也不可能再教別人！」張虎一臉理所當然地回答。</w:t>
      </w:r>
    </w:p>
    <w:p w:rsidR="00C04663" w:rsidRDefault="00A7259F" w:rsidP="00813907">
      <w:pPr>
        <w:spacing w:after="240"/>
      </w:pPr>
      <w:r>
        <w:rPr>
          <w:rFonts w:hint="eastAsia"/>
        </w:rPr>
        <w:t>「好，那第二點，你學會後，就算練成了自在訣第一層，也不能讓別人知道，否則，我可就會有麻煩！」李龍飛跟著又說。</w:t>
      </w:r>
    </w:p>
    <w:p w:rsidR="00C04663" w:rsidRDefault="00A7259F" w:rsidP="00813907">
      <w:pPr>
        <w:spacing w:after="240"/>
      </w:pPr>
      <w:r>
        <w:rPr>
          <w:rFonts w:hint="eastAsia"/>
        </w:rPr>
        <w:lastRenderedPageBreak/>
        <w:t>「這個…」張虎一聽，猶豫了一下，畢竟他本來想如果練成第一層了，就可以當上外門弟子，從而脫離雜役的生涯。</w:t>
      </w:r>
    </w:p>
    <w:p w:rsidR="00C04663" w:rsidRDefault="00A7259F" w:rsidP="00813907">
      <w:pPr>
        <w:spacing w:after="240"/>
      </w:pPr>
      <w:r>
        <w:rPr>
          <w:rFonts w:hint="eastAsia"/>
        </w:rPr>
        <w:t>此時聽到李龍飛反過來要他不能張揚，反倒打斷了他的主意。</w:t>
      </w:r>
    </w:p>
    <w:p w:rsidR="00C04663" w:rsidRDefault="00A7259F" w:rsidP="00813907">
      <w:pPr>
        <w:spacing w:after="240"/>
      </w:pPr>
      <w:r>
        <w:rPr>
          <w:rFonts w:hint="eastAsia"/>
        </w:rPr>
        <w:t>不過他轉念一想，如果真的讓人知道了，的確可能引起宗門的注意，等等被冠上偷學罪名，對他反而不好。</w:t>
      </w:r>
    </w:p>
    <w:p w:rsidR="00C04663" w:rsidRDefault="00A7259F" w:rsidP="00813907">
      <w:pPr>
        <w:spacing w:after="240"/>
      </w:pPr>
      <w:r>
        <w:rPr>
          <w:rFonts w:hint="eastAsia"/>
        </w:rPr>
        <w:t>如此一來，不張揚到也不錯，反正以他的本領，到時後找機會施展一下，一樣能想辦法晉升為外門弟子的。</w:t>
      </w:r>
    </w:p>
    <w:p w:rsidR="00C04663" w:rsidRDefault="00A7259F" w:rsidP="00813907">
      <w:pPr>
        <w:spacing w:after="240"/>
      </w:pPr>
      <w:r>
        <w:rPr>
          <w:rFonts w:hint="eastAsia"/>
        </w:rPr>
        <w:t>於是他點了點頭，沉聲說道，「這我也可以答應，還有甚麼要求，你說吧！」</w:t>
      </w:r>
    </w:p>
    <w:p w:rsidR="00C04663" w:rsidRDefault="00A7259F" w:rsidP="00813907">
      <w:pPr>
        <w:spacing w:after="240"/>
      </w:pPr>
      <w:r>
        <w:rPr>
          <w:rFonts w:hint="eastAsia"/>
        </w:rPr>
        <w:t>李龍飛深吸一口氣，一臉正經地說，「第三個要求，我要你跟我義結金蘭，只有如此，我才能信得過你不會騙我。」</w:t>
      </w:r>
    </w:p>
    <w:p w:rsidR="00C04663" w:rsidRDefault="00A7259F" w:rsidP="00813907">
      <w:pPr>
        <w:spacing w:after="240"/>
      </w:pPr>
      <w:r>
        <w:rPr>
          <w:rFonts w:hint="eastAsia"/>
        </w:rPr>
        <w:t>張虎一聽，有些傻了眼，想不到眼前這個渾小子居然提出這要求，不由得一陣發愣。</w:t>
      </w:r>
    </w:p>
    <w:p w:rsidR="00C04663" w:rsidRDefault="00A7259F" w:rsidP="00813907">
      <w:pPr>
        <w:spacing w:after="240"/>
      </w:pPr>
      <w:r>
        <w:rPr>
          <w:rFonts w:hint="eastAsia"/>
        </w:rPr>
        <w:t>其實李龍飛本意也非真的想結拜兄弟，只是他總覺得信不過張虎會罩他，深怕教給對方法訣之後，對方反口的話，以他現在的處境，也拿對方沒辦法，於是想來想去，倒想到了這個法子。</w:t>
      </w:r>
    </w:p>
    <w:p w:rsidR="00C04663" w:rsidRDefault="00A7259F" w:rsidP="00813907">
      <w:pPr>
        <w:spacing w:after="240"/>
      </w:pPr>
      <w:r>
        <w:rPr>
          <w:rFonts w:hint="eastAsia"/>
        </w:rPr>
        <w:t>他從小生長富家子弟，小說雜記等看得多了，對於書中記載的一些俠情義事難免有些嚮往。</w:t>
      </w:r>
    </w:p>
    <w:p w:rsidR="00C04663" w:rsidRDefault="00A7259F" w:rsidP="00813907">
      <w:pPr>
        <w:spacing w:after="240"/>
      </w:pPr>
      <w:r>
        <w:rPr>
          <w:rFonts w:hint="eastAsia"/>
        </w:rPr>
        <w:t>在他想法裡，如果義結金蘭了，那彼此就是兄弟，既然是兄弟，那總沒道理不互相幫忙，這麼一來，不但不怕對方不罩自己，而且自己教對方修練法訣等等，也就合情合理得多了。</w:t>
      </w:r>
    </w:p>
    <w:p w:rsidR="00C04663" w:rsidRDefault="00A7259F" w:rsidP="00813907">
      <w:pPr>
        <w:spacing w:after="240"/>
      </w:pPr>
      <w:r>
        <w:rPr>
          <w:rFonts w:hint="eastAsia"/>
        </w:rPr>
        <w:t>眼看李龍飛神情認真，張虎暗嘆一口氣，點點頭說道，「好吧，我答應你！」</w:t>
      </w:r>
    </w:p>
    <w:p w:rsidR="00C04663" w:rsidRDefault="00A7259F" w:rsidP="00813907">
      <w:pPr>
        <w:spacing w:after="240"/>
      </w:pPr>
      <w:r>
        <w:rPr>
          <w:rFonts w:hint="eastAsia"/>
        </w:rPr>
        <w:t>李龍飛一聽，臉露喜色，連忙準備一番，不一會，兩人便跪在地上，前方插了三柱香及三杯清水，高舉右手同聲說道，「我李龍飛與張虎今日結拜回兄弟，以後有福同享，有難同當，若違此誓，願我被千刀萬剮，不得好死！」</w:t>
      </w:r>
    </w:p>
    <w:p w:rsidR="00C04663" w:rsidRDefault="00A7259F" w:rsidP="00813907">
      <w:pPr>
        <w:spacing w:after="240"/>
      </w:pPr>
      <w:r>
        <w:rPr>
          <w:rFonts w:hint="eastAsia"/>
        </w:rPr>
        <w:t>跟著拿起清水，一飲而盡，再持香一拜，便算是結拜完成了。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暗規</w:t>
      </w:r>
    </w:p>
    <w:p w:rsidR="00C04663" w:rsidRDefault="00C04663" w:rsidP="00813907">
      <w:pPr>
        <w:spacing w:after="240"/>
      </w:pPr>
    </w:p>
    <w:p w:rsidR="00C04663" w:rsidRDefault="00A7259F" w:rsidP="00813907">
      <w:pPr>
        <w:spacing w:after="240"/>
      </w:pPr>
      <w:r>
        <w:rPr>
          <w:rFonts w:hint="eastAsia"/>
        </w:rPr>
        <w:lastRenderedPageBreak/>
        <w:t>在結拜過後，張虎臉上也柔和了許多，他笑著對李龍飛說，「既然我們已經成為兄弟，以後我便叫你飛弟，你則喚我虎哥好了！」</w:t>
      </w:r>
    </w:p>
    <w:p w:rsidR="00C04663" w:rsidRDefault="00A7259F" w:rsidP="00813907">
      <w:pPr>
        <w:spacing w:after="240"/>
      </w:pPr>
      <w:r>
        <w:rPr>
          <w:rFonts w:hint="eastAsia"/>
        </w:rPr>
        <w:t>「虎哥！」李龍飛剛結拜完兄弟，心底也挺高興，忍不住跟著喊了一聲。</w:t>
      </w:r>
    </w:p>
    <w:p w:rsidR="00C04663" w:rsidRDefault="00A7259F" w:rsidP="00813907">
      <w:pPr>
        <w:spacing w:after="240"/>
      </w:pPr>
      <w:r>
        <w:rPr>
          <w:rFonts w:hint="eastAsia"/>
        </w:rPr>
        <w:t>「行了，現在你可以教我自在訣第一層了吧？」張虎聳了聳肩。</w:t>
      </w:r>
    </w:p>
    <w:p w:rsidR="00C04663" w:rsidRDefault="00A7259F" w:rsidP="00813907">
      <w:pPr>
        <w:spacing w:after="240"/>
      </w:pPr>
      <w:r>
        <w:rPr>
          <w:rFonts w:hint="eastAsia"/>
        </w:rPr>
        <w:t>「這個自然。」李龍飛跟著便把自在訣第一層詳詳細細地跟張虎說了一次。</w:t>
      </w:r>
    </w:p>
    <w:p w:rsidR="00C04663" w:rsidRDefault="00A7259F" w:rsidP="00813907">
      <w:pPr>
        <w:spacing w:after="240"/>
      </w:pPr>
      <w:r>
        <w:rPr>
          <w:rFonts w:hint="eastAsia"/>
        </w:rPr>
        <w:t>期間，張虎還問了幾個李龍飛原本沒想到的問題，最後，張虎才點點頭坐回了床上嘗試修練起來。</w:t>
      </w:r>
    </w:p>
    <w:p w:rsidR="00C04663" w:rsidRDefault="00A7259F" w:rsidP="00813907">
      <w:pPr>
        <w:spacing w:after="240"/>
      </w:pPr>
      <w:r>
        <w:rPr>
          <w:rFonts w:hint="eastAsia"/>
        </w:rPr>
        <w:t>李龍飛見他打坐，雖然疲倦但也一樣盤腿在床，試著照法訣運行那若有似無的境界。</w:t>
      </w:r>
    </w:p>
    <w:p w:rsidR="00C04663" w:rsidRDefault="00A7259F" w:rsidP="00813907">
      <w:pPr>
        <w:spacing w:after="240"/>
      </w:pPr>
      <w:r>
        <w:rPr>
          <w:rFonts w:hint="eastAsia"/>
        </w:rPr>
        <w:t>就這樣，李龍飛和張虎結拜為兄弟後，每天打雜完後，總會花一點時間修練自在訣第一層。</w:t>
      </w:r>
    </w:p>
    <w:p w:rsidR="00C04663" w:rsidRDefault="00A7259F" w:rsidP="00813907">
      <w:pPr>
        <w:spacing w:after="240"/>
      </w:pPr>
      <w:r>
        <w:rPr>
          <w:rFonts w:hint="eastAsia"/>
        </w:rPr>
        <w:t>而原本李龍飛的雜務，也不知道張虎怎麼去喬的，在一日張虎氣喘噓噓回房後，黃老便親自進房來宣佈，從隔日起，李龍飛原本每日二十木六十桶水的雜役，減為每日十木跟十桶水就好。</w:t>
      </w:r>
    </w:p>
    <w:p w:rsidR="00C04663" w:rsidRDefault="00A7259F" w:rsidP="00813907">
      <w:pPr>
        <w:spacing w:after="240"/>
      </w:pPr>
      <w:r>
        <w:rPr>
          <w:rFonts w:hint="eastAsia"/>
        </w:rPr>
        <w:t>李龍飛聽到這話，原本難以至信，直到看到黃老那眼神中流露出來的不甘與憤恨，這才明白是張虎在背後處理的結果。</w:t>
      </w:r>
    </w:p>
    <w:p w:rsidR="00C04663" w:rsidRDefault="00A7259F" w:rsidP="00813907">
      <w:pPr>
        <w:spacing w:after="240"/>
      </w:pPr>
      <w:r>
        <w:rPr>
          <w:rFonts w:hint="eastAsia"/>
        </w:rPr>
        <w:t>事後他曾問張虎，他做了些甚麼，但張虎只是笑而不答，並說，「兄弟一場，答應你的事自然辦到。」等等的話語，便不再提了。</w:t>
      </w:r>
    </w:p>
    <w:p w:rsidR="00C04663" w:rsidRDefault="00A7259F" w:rsidP="00813907">
      <w:pPr>
        <w:spacing w:after="240"/>
      </w:pPr>
      <w:r>
        <w:rPr>
          <w:rFonts w:hint="eastAsia"/>
        </w:rPr>
        <w:t>李龍飛見他不願多講，自然也不再多問。</w:t>
      </w:r>
    </w:p>
    <w:p w:rsidR="00C04663" w:rsidRDefault="00A7259F" w:rsidP="00813907">
      <w:pPr>
        <w:spacing w:after="240"/>
      </w:pPr>
      <w:r>
        <w:rPr>
          <w:rFonts w:hint="eastAsia"/>
        </w:rPr>
        <w:t>總之，接下來日子裡，雖然李龍飛還是得得花上大半天才做完，但至少一天吃得上兩頓飯，而且還是有多餘的時間可修練。</w:t>
      </w:r>
    </w:p>
    <w:p w:rsidR="00C04663" w:rsidRDefault="00A7259F" w:rsidP="00813907">
      <w:pPr>
        <w:spacing w:after="240"/>
      </w:pPr>
      <w:r>
        <w:rPr>
          <w:rFonts w:hint="eastAsia"/>
        </w:rPr>
        <w:t>時間飛逝，轉眼又過了三個多月。</w:t>
      </w:r>
    </w:p>
    <w:p w:rsidR="00C04663" w:rsidRDefault="00A7259F" w:rsidP="00813907">
      <w:pPr>
        <w:spacing w:after="240"/>
      </w:pPr>
      <w:r>
        <w:rPr>
          <w:rFonts w:hint="eastAsia"/>
        </w:rPr>
        <w:t>這三個月，李龍飛在修練方面依舊沒有動靜，反倒是因為天天砍柴挑水，身體健壯不少。</w:t>
      </w:r>
    </w:p>
    <w:p w:rsidR="00C04663" w:rsidRDefault="00A7259F" w:rsidP="00813907">
      <w:pPr>
        <w:spacing w:after="240"/>
      </w:pPr>
      <w:r>
        <w:rPr>
          <w:rFonts w:hint="eastAsia"/>
        </w:rPr>
        <w:t>倒是張虎居然出乎意料的，在修練上頗有天份，短短三個月，無念呼吸已經可以撐到三十幾周天，如果不出意外的話，恐怕再過幾個月，他便能成功練成自在訣第一層。</w:t>
      </w:r>
    </w:p>
    <w:p w:rsidR="00C04663" w:rsidRDefault="00A7259F" w:rsidP="00813907">
      <w:pPr>
        <w:spacing w:after="240"/>
      </w:pPr>
      <w:r>
        <w:rPr>
          <w:rFonts w:hint="eastAsia"/>
        </w:rPr>
        <w:t>看著張虎如此進步神速，李龍飛心中的滋味百轉千迴。</w:t>
      </w:r>
    </w:p>
    <w:p w:rsidR="00C04663" w:rsidRDefault="00A7259F" w:rsidP="00813907">
      <w:pPr>
        <w:spacing w:after="240"/>
      </w:pPr>
      <w:r>
        <w:rPr>
          <w:rFonts w:hint="eastAsia"/>
        </w:rPr>
        <w:lastRenderedPageBreak/>
        <w:t>他從小聰明伶俐，但修練這事卻是無關腦袋，而是看天賦。</w:t>
      </w:r>
    </w:p>
    <w:p w:rsidR="00C04663" w:rsidRDefault="00A7259F" w:rsidP="00813907">
      <w:pPr>
        <w:spacing w:after="240"/>
      </w:pPr>
      <w:r>
        <w:rPr>
          <w:rFonts w:hint="eastAsia"/>
        </w:rPr>
        <w:t>想到這，李龍飛嘆了一口氣，只能告訴自己再多努力一點。</w:t>
      </w:r>
    </w:p>
    <w:p w:rsidR="00C04663" w:rsidRDefault="00A7259F" w:rsidP="00813907">
      <w:pPr>
        <w:spacing w:after="240"/>
      </w:pPr>
      <w:r>
        <w:rPr>
          <w:rFonts w:hint="eastAsia"/>
        </w:rPr>
        <w:t>再過一個月，張虎終於不出所料的成功踏入了自在訣第一層。</w:t>
      </w:r>
    </w:p>
    <w:p w:rsidR="00C04663" w:rsidRDefault="00A7259F" w:rsidP="00813907">
      <w:pPr>
        <w:spacing w:after="240"/>
      </w:pPr>
      <w:r>
        <w:rPr>
          <w:rFonts w:hint="eastAsia"/>
        </w:rPr>
        <w:t>在踏入自在訣第一層後，張虎忍著心情，帶著李龍飛到了挑水的山泉處，這才放聲大笑起來。</w:t>
      </w:r>
    </w:p>
    <w:p w:rsidR="00C04663" w:rsidRDefault="00A7259F" w:rsidP="00813907">
      <w:pPr>
        <w:spacing w:after="240"/>
      </w:pPr>
      <w:r>
        <w:rPr>
          <w:rFonts w:hint="eastAsia"/>
        </w:rPr>
        <w:t>「哈哈哈！我終於成功當上仙人了！哈哈哈…」張虎整個人泡在泉水裡，仰天大笑，聲音震得旁邊樹梢上的野鳥都紛紛驚了起來。</w:t>
      </w:r>
    </w:p>
    <w:p w:rsidR="00C04663" w:rsidRDefault="00A7259F" w:rsidP="00813907">
      <w:pPr>
        <w:spacing w:after="240"/>
      </w:pPr>
      <w:r>
        <w:rPr>
          <w:rFonts w:hint="eastAsia"/>
        </w:rPr>
        <w:t>李龍飛在旁看著，一方面替他開心，一方面也為自己難過。</w:t>
      </w:r>
    </w:p>
    <w:p w:rsidR="00C04663" w:rsidRPr="00813907" w:rsidRDefault="00A7259F" w:rsidP="00813907">
      <w:pPr>
        <w:spacing w:after="240"/>
        <w:rPr>
          <w:vanish/>
        </w:rPr>
      </w:pPr>
      <w:r>
        <w:rPr>
          <w:rFonts w:hint="eastAsia"/>
        </w:rPr>
        <w:t>長笑一陣過後，張虎這才意識到李龍飛的情緒，他踏過流水，走了過來拍拍李龍飛的肩膀說，「好兄弟，這次多虧你了！」</w:t>
      </w:r>
    </w:p>
    <w:p w:rsidR="00C04663" w:rsidRDefault="00C04663" w:rsidP="00813907">
      <w:pPr>
        <w:spacing w:after="240"/>
      </w:pPr>
    </w:p>
    <w:p w:rsidR="00C04663" w:rsidRDefault="00A7259F" w:rsidP="00813907">
      <w:pPr>
        <w:spacing w:after="240"/>
      </w:pPr>
      <w:r>
        <w:rPr>
          <w:rFonts w:hint="eastAsia"/>
        </w:rPr>
        <w:t>「哪裡，這是虎哥你自己的努力。」李龍飛勉強擠出了一些笑容。</w:t>
      </w:r>
    </w:p>
    <w:p w:rsidR="00C04663" w:rsidRDefault="00A7259F" w:rsidP="00813907">
      <w:pPr>
        <w:spacing w:after="240"/>
      </w:pPr>
      <w:r>
        <w:rPr>
          <w:rFonts w:hint="eastAsia"/>
        </w:rPr>
        <w:t>「沒有你教我，我就算再當那雜役再多年，也不一定能學到這法訣！」張虎話裡滿是真誠，看得出來的確很感謝這位義弟。</w:t>
      </w:r>
    </w:p>
    <w:p w:rsidR="00C04663" w:rsidRDefault="00A7259F" w:rsidP="00813907">
      <w:pPr>
        <w:spacing w:after="240"/>
      </w:pPr>
      <w:r>
        <w:rPr>
          <w:rFonts w:hint="eastAsia"/>
        </w:rPr>
        <w:t>「只是，連我都練成了這自在訣第一層，怎麼你早我這麼久，還沒練成呢？」張虎轉念又問了一句連李龍飛都想問的話。</w:t>
      </w:r>
    </w:p>
    <w:p w:rsidR="00C04663" w:rsidRDefault="00A7259F" w:rsidP="00813907">
      <w:pPr>
        <w:spacing w:after="240"/>
      </w:pPr>
      <w:r>
        <w:rPr>
          <w:rFonts w:hint="eastAsia"/>
        </w:rPr>
        <w:t>「唉，我也不知道，也許我沒天賦吧！」李龍飛苦笑著說。</w:t>
      </w:r>
    </w:p>
    <w:p w:rsidR="00C04663" w:rsidRDefault="00A7259F" w:rsidP="00813907">
      <w:pPr>
        <w:spacing w:after="240"/>
      </w:pPr>
      <w:r>
        <w:rPr>
          <w:rFonts w:hint="eastAsia"/>
        </w:rPr>
        <w:t>「唔…這事也急不得。也罷，反正我練成了第一層，以後在雜役處裡，誰還能奈我何？你放心，只要有我在，我一定罩你！眼看李龍飛心情低落，張虎拍了拍胸脯安慰他，跟著又喃喃自語道，「這黃鼠狼跟我不合很久了，眼下我終於練到自在訣第一層，我看他以後在我面前還怎麼囂張！」</w:t>
      </w:r>
    </w:p>
    <w:p w:rsidR="00C04663" w:rsidRDefault="00A7259F" w:rsidP="00813907">
      <w:pPr>
        <w:spacing w:after="240"/>
      </w:pPr>
      <w:r>
        <w:rPr>
          <w:rFonts w:hint="eastAsia"/>
        </w:rPr>
        <w:t>李龍飛一聽，心中一驚，連忙急著說，「虎哥，你可別亂來，你答應過我不能在宗門內裡張揚的！」</w:t>
      </w:r>
    </w:p>
    <w:p w:rsidR="00C04663" w:rsidRDefault="00A7259F" w:rsidP="00813907">
      <w:pPr>
        <w:spacing w:after="240"/>
      </w:pPr>
      <w:r>
        <w:rPr>
          <w:rFonts w:hint="eastAsia"/>
        </w:rPr>
        <w:t>「嘿…你這傻小子，還當真以為只有你這樣做嗎？」張虎微微一笑，故作神秘地說。</w:t>
      </w:r>
    </w:p>
    <w:p w:rsidR="00C04663" w:rsidRDefault="00A7259F" w:rsidP="00813907">
      <w:pPr>
        <w:spacing w:after="240"/>
      </w:pPr>
      <w:r>
        <w:rPr>
          <w:rFonts w:hint="eastAsia"/>
        </w:rPr>
        <w:t>「你的意思難道是…」李龍飛吃了一驚，張嘴問道。</w:t>
      </w:r>
    </w:p>
    <w:p w:rsidR="00C04663" w:rsidRDefault="00A7259F" w:rsidP="00813907">
      <w:pPr>
        <w:spacing w:after="240"/>
      </w:pPr>
      <w:r>
        <w:rPr>
          <w:rFonts w:hint="eastAsia"/>
        </w:rPr>
        <w:t>「沒錯，你以為，黃老那些人，為甚麼可以當領班？」張虎收起笑容，像是想起了甚麼，神情憤恨地跟著說，「你不是第一個，當然也不是最後一個私傳練功法</w:t>
      </w:r>
      <w:r>
        <w:rPr>
          <w:rFonts w:hint="eastAsia"/>
        </w:rPr>
        <w:lastRenderedPageBreak/>
        <w:t>訣給雜役的人。」</w:t>
      </w:r>
    </w:p>
    <w:p w:rsidR="00C04663" w:rsidRDefault="00A7259F" w:rsidP="00813907">
      <w:pPr>
        <w:spacing w:after="240"/>
      </w:pPr>
      <w:r>
        <w:rPr>
          <w:rFonts w:hint="eastAsia"/>
        </w:rPr>
        <w:t>「那些有背景的雜役，或是認識門內的弟子，或是本身就從弟子內降下來，總之，不管用甚麼管道，拿到練功法訣，而且成功修練到練氣一層之後，便會被門內欽定為領班。」</w:t>
      </w:r>
    </w:p>
    <w:p w:rsidR="00C04663" w:rsidRDefault="00A7259F" w:rsidP="00813907">
      <w:pPr>
        <w:spacing w:after="240"/>
      </w:pPr>
      <w:r>
        <w:rPr>
          <w:rFonts w:hint="eastAsia"/>
        </w:rPr>
        <w:t>「也唯有到了練氣一層，才有實力壓下其他雜役，從而管理好底下的人辦事。」</w:t>
      </w:r>
    </w:p>
    <w:p w:rsidR="00C04663" w:rsidRDefault="00A7259F" w:rsidP="00813907">
      <w:pPr>
        <w:spacing w:after="240"/>
      </w:pPr>
      <w:r>
        <w:rPr>
          <w:rFonts w:hint="eastAsia"/>
        </w:rPr>
        <w:t>「以前我一直靠著我的人脈跟手腕周旋在這些領班之中，但因為沒有真正的『實力』，所以哪怕握住了各領班的把柄，但還是不能正面跟他們槓上。」</w:t>
      </w:r>
    </w:p>
    <w:p w:rsidR="00C04663" w:rsidRDefault="00A7259F" w:rsidP="00813907">
      <w:pPr>
        <w:spacing w:after="240"/>
      </w:pPr>
      <w:r>
        <w:rPr>
          <w:rFonts w:hint="eastAsia"/>
        </w:rPr>
        <w:t>「現在我終於練成第一層了，從今以後，我便不用在畏懼黃老他們，而是可以堂堂正正地對抗他了。」</w:t>
      </w:r>
    </w:p>
    <w:p w:rsidR="00C04663" w:rsidRDefault="00A7259F" w:rsidP="00813907">
      <w:pPr>
        <w:spacing w:after="240"/>
      </w:pPr>
      <w:r>
        <w:rPr>
          <w:rFonts w:hint="eastAsia"/>
        </w:rPr>
        <w:t>李龍飛聽完這一大段話，有些恍然地愣在那，之前有些疑惑的地方頓時矛塞大開，「但是，那宗門內的那條規定…？」</w:t>
      </w:r>
    </w:p>
    <w:p w:rsidR="00C04663" w:rsidRDefault="00A7259F" w:rsidP="00813907">
      <w:pPr>
        <w:spacing w:after="240"/>
      </w:pPr>
      <w:r>
        <w:rPr>
          <w:rFonts w:hint="eastAsia"/>
        </w:rPr>
        <w:t>「嘿…那規定自然是規定，但修仙界內，實力為尊，若你有實力壓下其他人，那規定自然就對你無用了…」張虎神情悠悠，臉上露出一抹與其年紀不符合的滄桑感，旋即又笑了笑，「好了，我們出來那麼久了，也是該回去了，走，以後的日子，可就好過多了…」</w:t>
      </w:r>
    </w:p>
    <w:p w:rsidR="00C04663" w:rsidRDefault="00A7259F" w:rsidP="00813907">
      <w:pPr>
        <w:spacing w:after="240"/>
      </w:pPr>
      <w:r>
        <w:rPr>
          <w:rFonts w:hint="eastAsia"/>
        </w:rPr>
        <w:t>隨著他們回到雜役處，起初幾天，張虎還隱而不發，而後一次與其他雜役爭執的事件中，張虎突然現出練氣一層的實力，頓時將眾人給震驚住了。</w:t>
      </w:r>
    </w:p>
    <w:p w:rsidR="00C04663" w:rsidRDefault="00A7259F" w:rsidP="00813907">
      <w:pPr>
        <w:spacing w:after="240"/>
      </w:pPr>
      <w:r>
        <w:rPr>
          <w:rFonts w:hint="eastAsia"/>
        </w:rPr>
        <w:t>就連當時趕來處理的黃老及另一名領班，也都臉色極為難看地望向張虎，腳步卻止了下來。</w:t>
      </w:r>
    </w:p>
    <w:p w:rsidR="00C04663" w:rsidRDefault="00A7259F" w:rsidP="00813907">
      <w:pPr>
        <w:spacing w:after="240"/>
      </w:pPr>
      <w:r>
        <w:rPr>
          <w:rFonts w:hint="eastAsia"/>
        </w:rPr>
        <w:t>最後，幾天不到，不意外的張虎被任命為新的雜役處領班之一，而李龍飛自然而然成了他第一位管轄的雜役了。</w:t>
      </w:r>
    </w:p>
    <w:p w:rsidR="00C04663" w:rsidRDefault="00C04663" w:rsidP="00813907">
      <w:pPr>
        <w:spacing w:after="240"/>
      </w:pPr>
    </w:p>
    <w:p w:rsidR="00C04663" w:rsidRDefault="00A7259F" w:rsidP="00813907">
      <w:pPr>
        <w:spacing w:after="240"/>
      </w:pPr>
      <w:r>
        <w:rPr>
          <w:rFonts w:hint="eastAsia"/>
        </w:rPr>
        <w:t>※※※</w:t>
      </w:r>
    </w:p>
    <w:p w:rsidR="00C04663" w:rsidRDefault="00C04663" w:rsidP="00813907">
      <w:pPr>
        <w:spacing w:after="240"/>
      </w:pPr>
    </w:p>
    <w:p w:rsidR="00C04663" w:rsidRDefault="00A7259F" w:rsidP="00813907">
      <w:pPr>
        <w:spacing w:after="240"/>
      </w:pPr>
      <w:r>
        <w:rPr>
          <w:rFonts w:hint="eastAsia"/>
        </w:rPr>
        <w:t>春去秋來，日子很快的又過了數個月，這一日，李龍飛坐在床上，盤腿修練著那自在訣第一層。</w:t>
      </w:r>
    </w:p>
    <w:p w:rsidR="00C04663" w:rsidRDefault="00A7259F" w:rsidP="00813907">
      <w:pPr>
        <w:spacing w:after="240"/>
      </w:pPr>
      <w:r>
        <w:rPr>
          <w:rFonts w:hint="eastAsia"/>
        </w:rPr>
        <w:t>算算，距離他第一次踏入自在道至今，已經整整一年半了。</w:t>
      </w:r>
    </w:p>
    <w:p w:rsidR="00C04663" w:rsidRDefault="00A7259F" w:rsidP="00813907">
      <w:pPr>
        <w:spacing w:after="240"/>
      </w:pPr>
      <w:r>
        <w:rPr>
          <w:rFonts w:hint="eastAsia"/>
        </w:rPr>
        <w:t>這一年半內，他幾乎是天天修練這法訣，修練到對那吐納已近乎是本能的反應，</w:t>
      </w:r>
      <w:r>
        <w:rPr>
          <w:rFonts w:hint="eastAsia"/>
        </w:rPr>
        <w:lastRenderedPageBreak/>
        <w:t>但那疼痛感，卻始終沒有減輕，只是他忍耐的程度差異而已。</w:t>
      </w:r>
    </w:p>
    <w:p w:rsidR="00C04663" w:rsidRDefault="00A7259F" w:rsidP="00813907">
      <w:pPr>
        <w:spacing w:after="240"/>
      </w:pPr>
      <w:r>
        <w:rPr>
          <w:rFonts w:hint="eastAsia"/>
        </w:rPr>
        <w:t>在張虎當上領班之後，很快的又多了幾個新來的雜役歸他管轄，但對李龍飛這，卻從那天後始終是過著尊榮般的享受了。</w:t>
      </w:r>
    </w:p>
    <w:p w:rsidR="00C04663" w:rsidRDefault="00A7259F" w:rsidP="00813907">
      <w:pPr>
        <w:spacing w:after="240"/>
      </w:pPr>
      <w:r>
        <w:rPr>
          <w:rFonts w:hint="eastAsia"/>
        </w:rPr>
        <w:t>除了形式上一天一木一水桶的雜役外，李龍飛跟本沒需要做些甚麼雜事。</w:t>
      </w:r>
    </w:p>
    <w:p w:rsidR="00C04663" w:rsidRDefault="00A7259F" w:rsidP="00813907">
      <w:pPr>
        <w:spacing w:after="240"/>
      </w:pPr>
      <w:r>
        <w:rPr>
          <w:rFonts w:hint="eastAsia"/>
        </w:rPr>
        <w:t>而且那一木一水桶，在張虎的指示下，也自然有其他雜役替他打理好，每天傍晚只需他親自去上繳就可以了。</w:t>
      </w:r>
    </w:p>
    <w:p w:rsidR="00C04663" w:rsidRDefault="00A7259F" w:rsidP="00813907">
      <w:pPr>
        <w:spacing w:after="240"/>
      </w:pPr>
      <w:r>
        <w:rPr>
          <w:rFonts w:hint="eastAsia"/>
        </w:rPr>
        <w:t>至於住的地方，在張虎換新的宿舍時他便一起搬了過去，張虎既是領班了，住的地方自然也比一般雜役好得太多。</w:t>
      </w:r>
    </w:p>
    <w:p w:rsidR="00C04663" w:rsidRDefault="00A7259F" w:rsidP="00813907">
      <w:pPr>
        <w:spacing w:after="240"/>
      </w:pPr>
      <w:r>
        <w:rPr>
          <w:rFonts w:hint="eastAsia"/>
        </w:rPr>
        <w:t>甚至飲食方面，也不需要李龍飛再去食堂打飯，而是有人在開餐前打包送來。</w:t>
      </w:r>
    </w:p>
    <w:p w:rsidR="00C04663" w:rsidRDefault="00A7259F" w:rsidP="00813907">
      <w:pPr>
        <w:spacing w:after="240"/>
      </w:pPr>
      <w:r>
        <w:rPr>
          <w:rFonts w:hint="eastAsia"/>
        </w:rPr>
        <w:t>這一切的一切，簡直比他身為準弟子時還要舒適，而這都歸功於當時跟張虎結拜為義兄弟所帶來的。</w:t>
      </w:r>
    </w:p>
    <w:p w:rsidR="00C04663" w:rsidRDefault="00A7259F" w:rsidP="00813907">
      <w:pPr>
        <w:spacing w:after="240"/>
      </w:pPr>
      <w:r>
        <w:rPr>
          <w:rFonts w:hint="eastAsia"/>
        </w:rPr>
        <w:t>當然，這些特權，自然也引起其他雜役的眼紅。</w:t>
      </w:r>
    </w:p>
    <w:p w:rsidR="00C04663" w:rsidRDefault="00A7259F" w:rsidP="00813907">
      <w:pPr>
        <w:spacing w:after="240"/>
      </w:pPr>
      <w:r>
        <w:rPr>
          <w:rFonts w:hint="eastAsia"/>
        </w:rPr>
        <w:t>只是妒嫉歸妒嫉，只要張虎一日還是雜役處的領班，其他人也不敢表現出來，唯有那些同是領班的黃老他們，看向李龍飛時總會帶著一種不屑，似乎對於李龍飛這種靠著他人享福的生活很是感冒。</w:t>
      </w:r>
    </w:p>
    <w:p w:rsidR="00C04663" w:rsidRDefault="00A7259F" w:rsidP="00813907">
      <w:pPr>
        <w:spacing w:after="240"/>
      </w:pPr>
      <w:r>
        <w:rPr>
          <w:rFonts w:hint="eastAsia"/>
        </w:rPr>
        <w:t>不過，此刻在床上修練的李龍飛，對於他人想法的一切，卻毫不在意。</w:t>
      </w:r>
    </w:p>
    <w:p w:rsidR="00C04663" w:rsidRDefault="00A7259F" w:rsidP="00813907">
      <w:pPr>
        <w:spacing w:after="240"/>
      </w:pPr>
      <w:r>
        <w:rPr>
          <w:rFonts w:hint="eastAsia"/>
        </w:rPr>
        <w:t>他神情猙獰，臉上肌肉不斷抽動，斗大的汗珠從額頭流下，強忍著痛苦不去思考一切，全神灌注，只希望能再撐過一段時間。</w:t>
      </w:r>
    </w:p>
    <w:p w:rsidR="00C04663" w:rsidRDefault="00A7259F" w:rsidP="00813907">
      <w:pPr>
        <w:spacing w:after="240"/>
      </w:pPr>
      <w:r>
        <w:rPr>
          <w:rFonts w:hint="eastAsia"/>
        </w:rPr>
        <w:t>但幾息之後，他周身一陣微不可見的淡淡銀芒閃過，跟著全身便劇震了一下，哇一聲吐出一口鮮血，這才萎靡不振地張開了雙眼。</w:t>
      </w:r>
    </w:p>
    <w:p w:rsidR="00C04663" w:rsidRDefault="00A7259F" w:rsidP="00813907">
      <w:pPr>
        <w:spacing w:after="240"/>
      </w:pPr>
      <w:r>
        <w:rPr>
          <w:rFonts w:hint="eastAsia"/>
        </w:rPr>
        <w:t>「這次比先前進步了兩息，已經能完成三十八週天了…」他擦了擦口角的鮮血，雙眼流露出堅毅的神情喃喃說著。</w:t>
      </w:r>
    </w:p>
    <w:p w:rsidR="00C04663" w:rsidRDefault="00A7259F" w:rsidP="00813907">
      <w:pPr>
        <w:spacing w:after="240"/>
      </w:pPr>
      <w:r>
        <w:rPr>
          <w:rFonts w:hint="eastAsia"/>
        </w:rPr>
        <w:t>「可是，越到後來，越是痛苦，這點跟虎哥所說的，完全不合，實在是難以理解…」李龍飛低下頭去，看著因為方才修練而佈滿青筋的雙臂，「而且，這全身上下的青筋，在以前虎哥修練時，也從沒出現過。到底，會不會與我一直修練不成的原因有關呢？」</w:t>
      </w:r>
    </w:p>
    <w:p w:rsidR="00C04663" w:rsidRDefault="00A7259F" w:rsidP="00813907">
      <w:pPr>
        <w:spacing w:after="240"/>
      </w:pPr>
      <w:r>
        <w:rPr>
          <w:rFonts w:hint="eastAsia"/>
        </w:rPr>
        <w:t>李龍飛搖了搖頭，不再去細想，伸展了一下，準備離開床上用餐。</w:t>
      </w:r>
    </w:p>
    <w:p w:rsidR="00C04663" w:rsidRDefault="00A7259F" w:rsidP="00813907">
      <w:pPr>
        <w:spacing w:after="240"/>
      </w:pPr>
      <w:r>
        <w:rPr>
          <w:rFonts w:hint="eastAsia"/>
        </w:rPr>
        <w:t>就在他看向餐桌時，卻沒見到本應該送來的餐點，忍不住眉頭微微一皺，「疑？</w:t>
      </w:r>
      <w:r>
        <w:rPr>
          <w:rFonts w:hint="eastAsia"/>
        </w:rPr>
        <w:lastRenderedPageBreak/>
        <w:t>難道今天送餐的那溫賜忘了送來嗎？罷了，我自己去食堂好了。」</w:t>
      </w:r>
    </w:p>
    <w:p w:rsidR="00C04663" w:rsidRDefault="00A7259F" w:rsidP="00813907">
      <w:pPr>
        <w:spacing w:after="240"/>
      </w:pPr>
      <w:r>
        <w:rPr>
          <w:rFonts w:hint="eastAsia"/>
        </w:rPr>
        <w:t>溫賜乃張虎指定送餐給李龍飛的雜役，雖說有些丟人，但溫賜對於這件工作可是相當滿意。</w:t>
      </w:r>
    </w:p>
    <w:p w:rsidR="00C04663" w:rsidRDefault="00A7259F" w:rsidP="00813907">
      <w:pPr>
        <w:spacing w:after="240"/>
      </w:pPr>
      <w:r>
        <w:rPr>
          <w:rFonts w:hint="eastAsia"/>
        </w:rPr>
        <w:t>因為張虎說了，只要他每天定時送飯給李龍飛，那其他的雜務，他就都不用做了。</w:t>
      </w:r>
    </w:p>
    <w:p w:rsidR="00C04663" w:rsidRDefault="00A7259F" w:rsidP="00813907">
      <w:pPr>
        <w:spacing w:after="240"/>
      </w:pPr>
      <w:r>
        <w:rPr>
          <w:rFonts w:hint="eastAsia"/>
        </w:rPr>
        <w:t>因此溫賜可是在每天食堂放飯之前，提前將餐點確確實實地送到李龍飛的房內。</w:t>
      </w:r>
    </w:p>
    <w:p w:rsidR="00C04663" w:rsidRDefault="00A7259F" w:rsidP="00813907">
      <w:pPr>
        <w:spacing w:after="240"/>
      </w:pPr>
      <w:r>
        <w:rPr>
          <w:rFonts w:hint="eastAsia"/>
        </w:rPr>
        <w:t>李龍飛剛出房門，只見一個滿臉麻子的少年匆匆忙忙跑來，正是溫賜，一見到他，開口便大喊道，「不好了不好了，李哥，張哥在食堂那被黃老他們給纏上了…」</w:t>
      </w:r>
    </w:p>
    <w:p w:rsidR="00C04663" w:rsidRDefault="00A7259F" w:rsidP="00813907">
      <w:pPr>
        <w:spacing w:after="240"/>
      </w:pPr>
      <w:r>
        <w:rPr>
          <w:rFonts w:hint="eastAsia"/>
        </w:rPr>
        <w:t>李龍飛一聽，未等他說完，便跨步衝了出去，轉眼就跟溫賜差身而過，後者愣了一下，原也想跟上，但思量一陣後，還是停了下來，獨留李龍飛一人過去。</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出事了</w:t>
      </w:r>
    </w:p>
    <w:p w:rsidR="00C04663" w:rsidRDefault="00C04663" w:rsidP="00813907">
      <w:pPr>
        <w:spacing w:after="240"/>
      </w:pPr>
    </w:p>
    <w:p w:rsidR="00C04663" w:rsidRDefault="00A7259F" w:rsidP="00813907">
      <w:pPr>
        <w:spacing w:after="240"/>
      </w:pPr>
      <w:r>
        <w:rPr>
          <w:rFonts w:hint="eastAsia"/>
        </w:rPr>
        <w:t>李龍飛雖這一年半在自在訣修練上沒有進展，但身體卻比起從前結實了許多。</w:t>
      </w:r>
    </w:p>
    <w:p w:rsidR="00C04663" w:rsidRDefault="00A7259F" w:rsidP="00813907">
      <w:pPr>
        <w:spacing w:after="240"/>
      </w:pPr>
      <w:r>
        <w:rPr>
          <w:rFonts w:hint="eastAsia"/>
        </w:rPr>
        <w:t>他此時已十五歲，身高在同年齡中的孩童也算擠得進前面，此時快跑起來，不一會，就到了食堂那裡。</w:t>
      </w:r>
    </w:p>
    <w:p w:rsidR="00C04663" w:rsidRDefault="00A7259F" w:rsidP="00813907">
      <w:pPr>
        <w:spacing w:after="240"/>
      </w:pPr>
      <w:r>
        <w:rPr>
          <w:rFonts w:hint="eastAsia"/>
        </w:rPr>
        <w:t>一到那，只見一群領班正圍著張虎，其中一人正是黃老，外面還有幾名雜役四下張，但都害怕受到牽連，因此只敢遠遠站在那裡。。</w:t>
      </w:r>
    </w:p>
    <w:p w:rsidR="00C04663" w:rsidRDefault="00A7259F" w:rsidP="00813907">
      <w:pPr>
        <w:spacing w:after="240"/>
      </w:pPr>
      <w:r>
        <w:rPr>
          <w:rFonts w:hint="eastAsia"/>
        </w:rPr>
        <w:t>那黃老斜眼瞧他來了，嘴角撇了一撇，然後不再望來，而是轉頭對著張虎說，「張虎老弟，我說阿，今天你何不就把誰教你自在訣第一層的名字抖出來，這事不就了結了。罪也不在你身上，你何苦硬撐著不說，到時後許長老查不到人，咱們幾個領班的，也不好受阿！」</w:t>
      </w:r>
    </w:p>
    <w:p w:rsidR="00C04663" w:rsidRDefault="00A7259F" w:rsidP="00813907">
      <w:pPr>
        <w:spacing w:after="240"/>
      </w:pPr>
      <w:r>
        <w:rPr>
          <w:rFonts w:hint="eastAsia"/>
        </w:rPr>
        <w:t>張虎在中間鐵青著臉，身上衣服凌亂不堪，額角一抹乾涸的鮮血，兀自喘氣著說，「哼，雜役處裡十幾個領班，哪個人不是偷學了宗門法訣，為何長老今天偏偏要針對我，這不是存心找砸嗎？」</w:t>
      </w:r>
    </w:p>
    <w:p w:rsidR="00C04663" w:rsidRDefault="00A7259F" w:rsidP="00813907">
      <w:pPr>
        <w:spacing w:after="240"/>
      </w:pPr>
      <w:r>
        <w:rPr>
          <w:rFonts w:hint="eastAsia"/>
        </w:rPr>
        <w:t>黃老沉了臉嘿嘿一笑，眼神掃向其他領班身上說道，「這你可就說錯了，我的修為乃是在拜入宗門前就學得一套法訣，自行苦練才練上來的，其他領班兄弟各自有各自的造化，可沒有誰是偷學宗門內的法訣阿！」</w:t>
      </w:r>
    </w:p>
    <w:p w:rsidR="00C04663" w:rsidRDefault="00A7259F" w:rsidP="00813907">
      <w:pPr>
        <w:spacing w:after="240"/>
      </w:pPr>
      <w:r>
        <w:rPr>
          <w:rFonts w:hint="eastAsia"/>
        </w:rPr>
        <w:t>其他領班一聽，紛紛開口附和。</w:t>
      </w:r>
    </w:p>
    <w:p w:rsidR="00C04663" w:rsidRDefault="00A7259F" w:rsidP="00813907">
      <w:pPr>
        <w:spacing w:after="240"/>
      </w:pPr>
      <w:r>
        <w:rPr>
          <w:rFonts w:hint="eastAsia"/>
        </w:rPr>
        <w:lastRenderedPageBreak/>
        <w:t>「是阿，我是有一次吃了一株百年靈芝，這才自行打通了靈脈，可沒修過甚麼法訣。」</w:t>
      </w:r>
    </w:p>
    <w:p w:rsidR="00C04663" w:rsidRDefault="00A7259F" w:rsidP="00813907">
      <w:pPr>
        <w:spacing w:after="240"/>
      </w:pPr>
      <w:r>
        <w:rPr>
          <w:rFonts w:hint="eastAsia"/>
        </w:rPr>
        <w:t>「就是說阿，張虎你可別亂栽贓，咱們可沒學過甚麼宗門內的法訣。」</w:t>
      </w:r>
    </w:p>
    <w:p w:rsidR="00C04663" w:rsidRDefault="00A7259F" w:rsidP="00813907">
      <w:pPr>
        <w:spacing w:after="240"/>
      </w:pPr>
      <w:r>
        <w:rPr>
          <w:rFonts w:hint="eastAsia"/>
        </w:rPr>
        <w:t>「我連宗門內的法訣叫甚麼都不知道，我這是家族內傳授的功法，可不是你說的甚麼自在訣阿！」</w:t>
      </w:r>
    </w:p>
    <w:p w:rsidR="00C04663" w:rsidRDefault="00A7259F" w:rsidP="00813907">
      <w:pPr>
        <w:spacing w:after="240"/>
      </w:pPr>
      <w:r>
        <w:rPr>
          <w:rFonts w:hint="eastAsia"/>
        </w:rPr>
        <w:t>一時之間，平日以自己修為為傲的領班們，紛紛撇清關係，講得好像他們的修為都是天上掉下來，憑空就得來這練氣一層。</w:t>
      </w:r>
    </w:p>
    <w:p w:rsidR="00C04663" w:rsidRDefault="00A7259F" w:rsidP="00813907">
      <w:pPr>
        <w:spacing w:after="240"/>
      </w:pPr>
      <w:r>
        <w:rPr>
          <w:rFonts w:hint="eastAsia"/>
        </w:rPr>
        <w:t>李龍飛在旁聽得是義憤填膺，他雖不知道源由，但也明白張虎是因為不想出賣他而被眾人圍剿著。</w:t>
      </w:r>
    </w:p>
    <w:p w:rsidR="00C04663" w:rsidRDefault="00A7259F" w:rsidP="00813907">
      <w:pPr>
        <w:spacing w:after="240"/>
      </w:pPr>
      <w:r>
        <w:rPr>
          <w:rFonts w:hint="eastAsia"/>
        </w:rPr>
        <w:t>他一方面心急，一方面也擔心張虎最終還是把他抖出來，忍不住大喊道，「不就是自在道第一層嗎？你們幾個領班，哪個不是因為練了這功法小有成就了這才當上領班？怎，敢作不敢當！自在道難道都是這樣的人嗎？」</w:t>
      </w:r>
    </w:p>
    <w:p w:rsidR="00C04663" w:rsidRDefault="00A7259F" w:rsidP="00813907">
      <w:pPr>
        <w:spacing w:after="240"/>
      </w:pPr>
      <w:r>
        <w:rPr>
          <w:rFonts w:hint="eastAsia"/>
        </w:rPr>
        <w:t>其中一名姓胡的領班一聽，眉頭一豎，練氣一層的氣勢散了開來，頓時將李龍飛壓退了幾步，跟著斥喝一句，「這廝哪來的，膽子倒不小，我們領班處理事情，區區一個雜役哪來那麼多話！」</w:t>
      </w:r>
    </w:p>
    <w:p w:rsidR="00C04663" w:rsidRDefault="00A7259F" w:rsidP="00813907">
      <w:pPr>
        <w:spacing w:after="240"/>
      </w:pPr>
      <w:r>
        <w:rPr>
          <w:rFonts w:hint="eastAsia"/>
        </w:rPr>
        <w:t>另一位胖得渾身有如掛著三層肉的胖子則是獰笑著作勢打過來說，「這小子活膩了，老子正好先拿他開刀，也讓張老弟瞧瞧，甚麼才叫作帶頭的！」</w:t>
      </w:r>
    </w:p>
    <w:p w:rsidR="00C04663" w:rsidRDefault="00A7259F" w:rsidP="00813907">
      <w:pPr>
        <w:spacing w:after="240"/>
      </w:pPr>
      <w:r>
        <w:rPr>
          <w:rFonts w:hint="eastAsia"/>
        </w:rPr>
        <w:t>卻見黃老伸手一揮，頓時阻止了那人。</w:t>
      </w:r>
    </w:p>
    <w:p w:rsidR="00C04663" w:rsidRDefault="00A7259F" w:rsidP="00813907">
      <w:pPr>
        <w:spacing w:after="240"/>
      </w:pPr>
      <w:r>
        <w:rPr>
          <w:rFonts w:hint="eastAsia"/>
        </w:rPr>
        <w:t>「黃老，你這是甚麼意思，難不成你要袒護這小子？」那胖子見狀，臉色沉了下來。</w:t>
      </w:r>
    </w:p>
    <w:p w:rsidR="00C04663" w:rsidRDefault="00A7259F" w:rsidP="00813907">
      <w:pPr>
        <w:spacing w:after="240"/>
      </w:pPr>
      <w:r>
        <w:rPr>
          <w:rFonts w:hint="eastAsia"/>
        </w:rPr>
        <w:t>「唷呵呵，林峰你倒先別急，我擋你下來是有原因的。」黃老一臉神秘地朝著那胖子笑了下，跟著轉過頭去對著李龍飛說，「你這小子，倒是有種。」</w:t>
      </w:r>
    </w:p>
    <w:p w:rsidR="00C04663" w:rsidRDefault="00A7259F" w:rsidP="00813907">
      <w:pPr>
        <w:spacing w:after="240"/>
      </w:pPr>
      <w:r>
        <w:rPr>
          <w:rFonts w:hint="eastAsia"/>
        </w:rPr>
        <w:t>「我本以為，像你們這種過慣了好日子的傢伙，遇到事情，會是第一個跑的，想不到，你卻趕了過來，而且還敢插手管我們的事情。」</w:t>
      </w:r>
    </w:p>
    <w:p w:rsidR="00C04663" w:rsidRDefault="00A7259F" w:rsidP="00813907">
      <w:pPr>
        <w:spacing w:after="240"/>
      </w:pPr>
      <w:r>
        <w:rPr>
          <w:rFonts w:hint="eastAsia"/>
        </w:rPr>
        <w:t>「不過這樣也好，省得我事後還花工夫還去找你…」</w:t>
      </w:r>
    </w:p>
    <w:p w:rsidR="00C04663" w:rsidRDefault="00A7259F" w:rsidP="00813907">
      <w:pPr>
        <w:spacing w:after="240"/>
      </w:pPr>
      <w:r>
        <w:rPr>
          <w:rFonts w:hint="eastAsia"/>
        </w:rPr>
        <w:t>張虎在後面聽到這些話，臉色一變，邊衝過來邊大吼著，「黃岐冬，你要做些甚麼，有種針對我而來，別牽連到別人！」</w:t>
      </w:r>
    </w:p>
    <w:p w:rsidR="00C04663" w:rsidRDefault="00A7259F" w:rsidP="00813907">
      <w:pPr>
        <w:spacing w:after="240"/>
      </w:pPr>
      <w:r>
        <w:rPr>
          <w:rFonts w:hint="eastAsia"/>
        </w:rPr>
        <w:t>但其他領班哪會讓他通過，立刻有三五個人將他架住，層層擋了起來。</w:t>
      </w:r>
    </w:p>
    <w:p w:rsidR="00C04663" w:rsidRDefault="00A7259F" w:rsidP="00813907">
      <w:pPr>
        <w:spacing w:after="240"/>
      </w:pPr>
      <w:r>
        <w:rPr>
          <w:rFonts w:hint="eastAsia"/>
        </w:rPr>
        <w:lastRenderedPageBreak/>
        <w:t>黃老看了被架住的張虎一眼，臉上露出猙獰的笑容說道，「很在意是嗎？當時你既然敢威脅我，就該想到會有這一天。我不能對你怎樣，但對他，我可不需太多的顧忌…」</w:t>
      </w:r>
    </w:p>
    <w:p w:rsidR="00C04663" w:rsidRDefault="00A7259F" w:rsidP="00813907">
      <w:pPr>
        <w:spacing w:after="240"/>
      </w:pPr>
      <w:r>
        <w:rPr>
          <w:rFonts w:hint="eastAsia"/>
        </w:rPr>
        <w:t>說完，他</w:t>
      </w:r>
      <w:r w:rsidR="000A3049">
        <w:rPr>
          <w:rFonts w:hint="eastAsia"/>
        </w:rPr>
        <w:t>小心翼翼從懷中掏出</w:t>
      </w:r>
      <w:r>
        <w:rPr>
          <w:rFonts w:hint="eastAsia"/>
        </w:rPr>
        <w:t>一</w:t>
      </w:r>
      <w:r w:rsidR="000A3049">
        <w:rPr>
          <w:rFonts w:hint="eastAsia"/>
        </w:rPr>
        <w:t>裹白布，跟著輕手輕腳的將白布給攤了開來，露出裏頭的一張</w:t>
      </w:r>
      <w:r>
        <w:rPr>
          <w:rFonts w:hint="eastAsia"/>
        </w:rPr>
        <w:t>黃紙，</w:t>
      </w:r>
      <w:r w:rsidR="000A3049">
        <w:rPr>
          <w:rFonts w:hint="eastAsia"/>
        </w:rPr>
        <w:t>然後兩指微微一夾捏了起來。</w:t>
      </w:r>
    </w:p>
    <w:p w:rsidR="00C04663" w:rsidRDefault="00A7259F" w:rsidP="00813907">
      <w:pPr>
        <w:spacing w:after="240"/>
      </w:pPr>
      <w:r>
        <w:rPr>
          <w:rFonts w:hint="eastAsia"/>
        </w:rPr>
        <w:t>雖然不知道對方要做些甚麼，但此時李龍飛卻感到一股十分確切的惡意。</w:t>
      </w:r>
    </w:p>
    <w:p w:rsidR="00C04663" w:rsidRDefault="00A7259F" w:rsidP="00813907">
      <w:pPr>
        <w:spacing w:after="240"/>
      </w:pPr>
      <w:r>
        <w:rPr>
          <w:rFonts w:hint="eastAsia"/>
        </w:rPr>
        <w:t>來不及細思太多，只聽見張虎怒吼了一聲，「跑阿！」，跟著李龍飛雙腿下意識地往後飛奔而去。</w:t>
      </w:r>
    </w:p>
    <w:p w:rsidR="00C04663" w:rsidRDefault="00A7259F" w:rsidP="00813907">
      <w:pPr>
        <w:spacing w:after="240"/>
      </w:pPr>
      <w:r>
        <w:rPr>
          <w:rFonts w:hint="eastAsia"/>
        </w:rPr>
        <w:t>「是咒符！黃老居然捨得用這麼一張價值不斐的咒符對付一個雜役小子？」這時其中一位領班認出了那黃紙的來歷，忍不住說了出口。</w:t>
      </w:r>
    </w:p>
    <w:p w:rsidR="00C04663" w:rsidRDefault="00A7259F" w:rsidP="00813907">
      <w:pPr>
        <w:spacing w:after="240"/>
      </w:pPr>
      <w:r>
        <w:rPr>
          <w:rFonts w:hint="eastAsia"/>
        </w:rPr>
        <w:t>「看來黃老對此人的確頗有恩怨，既然如此，咱們等等說不得也得幫忙一把是吧！」</w:t>
      </w:r>
    </w:p>
    <w:p w:rsidR="00C04663" w:rsidRDefault="00A7259F" w:rsidP="00813907">
      <w:pPr>
        <w:spacing w:after="240"/>
      </w:pPr>
      <w:r>
        <w:rPr>
          <w:rFonts w:hint="eastAsia"/>
        </w:rPr>
        <w:t>「黃老，可別下太重手了，教訓教訓可以，但出了人命，你我還是得會遭殃的…」其中一名較敦厚的領班，忍不住出口提醒了下。</w:t>
      </w:r>
    </w:p>
    <w:p w:rsidR="00C04663" w:rsidRDefault="00A7259F" w:rsidP="00813907">
      <w:pPr>
        <w:spacing w:after="240"/>
      </w:pPr>
      <w:r>
        <w:rPr>
          <w:rFonts w:hint="eastAsia"/>
        </w:rPr>
        <w:t>「這我自然知道，我會有所分寸的。」黃老點了點頭，</w:t>
      </w:r>
      <w:r w:rsidR="000A3049">
        <w:rPr>
          <w:rFonts w:hint="eastAsia"/>
        </w:rPr>
        <w:t>跟著</w:t>
      </w:r>
      <w:r>
        <w:rPr>
          <w:rFonts w:hint="eastAsia"/>
        </w:rPr>
        <w:t>將那黃紙扔了出去。</w:t>
      </w:r>
    </w:p>
    <w:p w:rsidR="00C04663" w:rsidRDefault="00A7259F" w:rsidP="00813907">
      <w:pPr>
        <w:spacing w:after="240"/>
      </w:pPr>
      <w:r>
        <w:rPr>
          <w:rFonts w:hint="eastAsia"/>
        </w:rPr>
        <w:t>只見那黃紙一離開手，</w:t>
      </w:r>
      <w:r w:rsidR="00BA05FD">
        <w:rPr>
          <w:rFonts w:hint="eastAsia"/>
        </w:rPr>
        <w:t>跟著</w:t>
      </w:r>
      <w:r>
        <w:rPr>
          <w:rFonts w:hint="eastAsia"/>
        </w:rPr>
        <w:t>便</w:t>
      </w:r>
      <w:r w:rsidR="00BA05FD">
        <w:rPr>
          <w:rFonts w:hint="eastAsia"/>
        </w:rPr>
        <w:t>化作一道黃芒，</w:t>
      </w:r>
      <w:r>
        <w:rPr>
          <w:rFonts w:hint="eastAsia"/>
        </w:rPr>
        <w:t>飛快的往李龍飛那射去，轉眼間，便貼上了李龍飛的背後，頓時一股劇痛從李龍飛身上傳來，痛得他兩腿一軟，倒在地上大叫起來。</w:t>
      </w:r>
    </w:p>
    <w:p w:rsidR="00C04663" w:rsidRDefault="00A7259F" w:rsidP="00813907">
      <w:pPr>
        <w:spacing w:after="240"/>
      </w:pPr>
      <w:r>
        <w:rPr>
          <w:rFonts w:hint="eastAsia"/>
        </w:rPr>
        <w:t>黃老</w:t>
      </w:r>
      <w:r w:rsidR="00BA05FD">
        <w:rPr>
          <w:rFonts w:hint="eastAsia"/>
        </w:rPr>
        <w:t>陰沉著臉，嘿嘿笑了幾聲</w:t>
      </w:r>
      <w:r>
        <w:rPr>
          <w:rFonts w:hint="eastAsia"/>
        </w:rPr>
        <w:t>走過去，</w:t>
      </w:r>
      <w:r w:rsidR="00BA05FD">
        <w:rPr>
          <w:rFonts w:hint="eastAsia"/>
        </w:rPr>
        <w:t>右</w:t>
      </w:r>
      <w:r>
        <w:rPr>
          <w:rFonts w:hint="eastAsia"/>
        </w:rPr>
        <w:t>腳一揚，往李龍飛胸口狠狠踢了一腳又說，「你這小子的背景我也查清楚了，居然是個富家子弟。像你這種沒吃過苦的人，那有資格來當仙人，我呸！」</w:t>
      </w:r>
    </w:p>
    <w:p w:rsidR="00C04663" w:rsidRDefault="00BA05FD" w:rsidP="00813907">
      <w:pPr>
        <w:spacing w:after="240"/>
      </w:pPr>
      <w:r>
        <w:rPr>
          <w:rFonts w:hint="eastAsia"/>
        </w:rPr>
        <w:t>原來這黃老在入自在道前，曾是某富豪家的僕役，因為飽受虐待，所以逃了出來，碰巧遇上了當初一位自在道外出的長老，因緣際會下得以入門。</w:t>
      </w:r>
    </w:p>
    <w:p w:rsidR="00C04663" w:rsidRDefault="00BA05FD" w:rsidP="00813907">
      <w:pPr>
        <w:spacing w:after="240"/>
      </w:pPr>
      <w:r>
        <w:rPr>
          <w:rFonts w:hint="eastAsia"/>
        </w:rPr>
        <w:t>所以他最看不慣的就是向李龍飛這種的富家子弟。</w:t>
      </w:r>
    </w:p>
    <w:p w:rsidR="00C04663" w:rsidRDefault="00A7259F" w:rsidP="00813907">
      <w:pPr>
        <w:spacing w:after="240"/>
      </w:pPr>
      <w:r>
        <w:rPr>
          <w:rFonts w:hint="eastAsia"/>
        </w:rPr>
        <w:t>李龍飛</w:t>
      </w:r>
      <w:r w:rsidR="00BA05FD">
        <w:rPr>
          <w:rFonts w:hint="eastAsia"/>
        </w:rPr>
        <w:t>本已痛得無法站起，此時</w:t>
      </w:r>
      <w:r>
        <w:rPr>
          <w:rFonts w:hint="eastAsia"/>
        </w:rPr>
        <w:t>胸口又被黃老右腳踩著，幾乎喘不過氣來</w:t>
      </w:r>
      <w:r w:rsidR="00BA05FD">
        <w:rPr>
          <w:rFonts w:hint="eastAsia"/>
        </w:rPr>
        <w:t>，張著口，不住地在地上發抖。</w:t>
      </w:r>
    </w:p>
    <w:p w:rsidR="00C04663" w:rsidRDefault="00A7259F" w:rsidP="00813907">
      <w:pPr>
        <w:spacing w:after="240"/>
      </w:pPr>
      <w:r>
        <w:rPr>
          <w:rFonts w:hint="eastAsia"/>
        </w:rPr>
        <w:t>黃老又補了幾腳，確定李龍飛再也爬不起來後，這才準備回去對付那張虎。</w:t>
      </w:r>
    </w:p>
    <w:p w:rsidR="00C04663" w:rsidRDefault="00A7259F" w:rsidP="00813907">
      <w:pPr>
        <w:spacing w:after="240"/>
      </w:pPr>
      <w:r>
        <w:rPr>
          <w:rFonts w:hint="eastAsia"/>
        </w:rPr>
        <w:t>卻在此時，後方傳來一陣怒吼，跟著一名領班慘叫一聲，摀著右手臂退了開來。</w:t>
      </w:r>
    </w:p>
    <w:p w:rsidR="00C04663" w:rsidRDefault="00A7259F" w:rsidP="00813907">
      <w:pPr>
        <w:spacing w:after="240"/>
      </w:pPr>
      <w:r>
        <w:rPr>
          <w:rFonts w:hint="eastAsia"/>
        </w:rPr>
        <w:lastRenderedPageBreak/>
        <w:t>「都給我讓開，</w:t>
      </w:r>
      <w:r>
        <w:rPr>
          <w:rFonts w:hint="eastAsia"/>
          <w:kern w:val="0"/>
        </w:rPr>
        <w:t>你們誰再敢攔我，我就跟他拼命！」</w:t>
      </w:r>
      <w:r>
        <w:rPr>
          <w:rFonts w:hint="eastAsia"/>
        </w:rPr>
        <w:t>，只見張虎紅著眼，手中拿出了一把小刀，刀身還染著一抹鮮血，正是那慘叫的領班所留。</w:t>
      </w:r>
    </w:p>
    <w:p w:rsidR="00C04663" w:rsidRDefault="00BA05FD" w:rsidP="00813907">
      <w:pPr>
        <w:spacing w:after="240"/>
        <w:rPr>
          <w:kern w:val="0"/>
        </w:rPr>
      </w:pPr>
      <w:r>
        <w:rPr>
          <w:rFonts w:hint="eastAsia"/>
        </w:rPr>
        <w:t>那小刀約莫半尺，看起來平凡無奇，但仔細一看，卻可以</w:t>
      </w:r>
      <w:r w:rsidR="006A2E77">
        <w:rPr>
          <w:rFonts w:hint="eastAsia"/>
        </w:rPr>
        <w:t>發現通柄劍身都是黑鐵連身製成，與一般小刀分刀身刀柄不同，頗有一番玄妙。</w:t>
      </w:r>
    </w:p>
    <w:p w:rsidR="00C04663" w:rsidRDefault="00A7259F" w:rsidP="00813907">
      <w:pPr>
        <w:spacing w:after="240"/>
        <w:rPr>
          <w:kern w:val="0"/>
        </w:rPr>
      </w:pPr>
      <w:r>
        <w:rPr>
          <w:rFonts w:hint="eastAsia"/>
          <w:kern w:val="0"/>
        </w:rPr>
        <w:t>其他領班一看事情鬧見紅，幾個膽小的領班退後幾步，剩下沒退多，多半都是平日收了黃老的好處。</w:t>
      </w:r>
    </w:p>
    <w:p w:rsidR="00C04663" w:rsidRDefault="00A7259F" w:rsidP="00813907">
      <w:pPr>
        <w:spacing w:after="240"/>
        <w:rPr>
          <w:kern w:val="0"/>
        </w:rPr>
      </w:pPr>
      <w:r>
        <w:rPr>
          <w:rFonts w:hint="eastAsia"/>
        </w:rPr>
        <w:t>張虎見還有些人不肯退，晃了晃刀子，指著他們說，「今天這事是我跟黃</w:t>
      </w:r>
      <w:r>
        <w:rPr>
          <w:rFonts w:hint="eastAsia"/>
          <w:kern w:val="0"/>
        </w:rPr>
        <w:t>岐冬的私事，你們沒事的別插手，刀劍無眼，到時後傷了誰，我可不管！」</w:t>
      </w:r>
    </w:p>
    <w:p w:rsidR="00C04663" w:rsidRDefault="00A7259F" w:rsidP="00813907">
      <w:pPr>
        <w:spacing w:after="240"/>
      </w:pPr>
      <w:r>
        <w:rPr>
          <w:rFonts w:hint="eastAsia"/>
          <w:kern w:val="0"/>
        </w:rPr>
        <w:t>這一說，剩下的領班裡又有一些人退了出去，畢竟領班之間的鬥爭雖說宗門不管，但如果鬧大了，一樣是會觸犯門規的。</w:t>
      </w:r>
    </w:p>
    <w:p w:rsidR="00C04663" w:rsidRDefault="00A7259F" w:rsidP="00813907">
      <w:pPr>
        <w:spacing w:after="240"/>
      </w:pPr>
      <w:r>
        <w:rPr>
          <w:rFonts w:hint="eastAsia"/>
          <w:kern w:val="0"/>
        </w:rPr>
        <w:t>但幾個跟黃老較要好的領班，卻是互看一眼，反而上前一步。</w:t>
      </w:r>
    </w:p>
    <w:p w:rsidR="00C04663" w:rsidRDefault="00A7259F" w:rsidP="00813907">
      <w:pPr>
        <w:spacing w:after="240"/>
      </w:pPr>
      <w:r>
        <w:rPr>
          <w:rFonts w:hint="eastAsia"/>
          <w:kern w:val="0"/>
        </w:rPr>
        <w:t>先前那名胖子從懷中拿出了個銀絲織成的手套套在手上，陰冷地說道，「張虎，你以為只有你有武器嗎，我們同樣都是練氣一層，人數又多，你憑甚麼讓我們退下！」</w:t>
      </w:r>
    </w:p>
    <w:p w:rsidR="00C04663" w:rsidRDefault="00A7259F" w:rsidP="00813907">
      <w:pPr>
        <w:spacing w:after="240"/>
      </w:pPr>
      <w:r>
        <w:rPr>
          <w:rFonts w:hint="eastAsia"/>
        </w:rPr>
        <w:t>「就憑這把刀！給我滾！」卻看到張虎深深吸了一口氣，跟著大吼一聲，右手用力一甩，那柄短刀</w:t>
      </w:r>
      <w:r w:rsidR="006A2E77">
        <w:rPr>
          <w:rFonts w:hint="eastAsia"/>
        </w:rPr>
        <w:t>卻慢飄飄地往那胖子</w:t>
      </w:r>
      <w:r>
        <w:rPr>
          <w:rFonts w:hint="eastAsia"/>
        </w:rPr>
        <w:t>飛去</w:t>
      </w:r>
      <w:r w:rsidR="006A2E77">
        <w:rPr>
          <w:rFonts w:hint="eastAsia"/>
        </w:rPr>
        <w:t>。</w:t>
      </w:r>
    </w:p>
    <w:p w:rsidR="00C04663" w:rsidRDefault="006A2E77" w:rsidP="00813907">
      <w:pPr>
        <w:spacing w:after="240"/>
      </w:pPr>
      <w:r>
        <w:rPr>
          <w:rFonts w:hint="eastAsia"/>
        </w:rPr>
        <w:t>那胖子眼神中閃過一絲不屑，</w:t>
      </w:r>
      <w:r w:rsidR="00A7259F">
        <w:rPr>
          <w:rFonts w:hint="eastAsia"/>
        </w:rPr>
        <w:t>抬起雙臂以銀絲手套</w:t>
      </w:r>
      <w:r>
        <w:rPr>
          <w:rFonts w:hint="eastAsia"/>
        </w:rPr>
        <w:t>想要將那短刀接下，卻赫然發現，那短刀在半空中晃了一晃，突然變得迅速無比，詭異難測</w:t>
      </w:r>
      <w:r w:rsidR="00A7259F">
        <w:rPr>
          <w:rFonts w:hint="eastAsia"/>
        </w:rPr>
        <w:t>。</w:t>
      </w:r>
    </w:p>
    <w:p w:rsidR="00C04663" w:rsidRDefault="00A7259F" w:rsidP="00813907">
      <w:pPr>
        <w:spacing w:after="240"/>
      </w:pPr>
      <w:r>
        <w:rPr>
          <w:rFonts w:hint="eastAsia"/>
        </w:rPr>
        <w:t>呀一聲的慘叫，那胖子的雙掌中間</w:t>
      </w:r>
      <w:r w:rsidR="006A2E77">
        <w:rPr>
          <w:rFonts w:hint="eastAsia"/>
        </w:rPr>
        <w:t>各</w:t>
      </w:r>
      <w:r>
        <w:rPr>
          <w:rFonts w:hint="eastAsia"/>
        </w:rPr>
        <w:t>穿了</w:t>
      </w:r>
      <w:r w:rsidR="006A2E77">
        <w:rPr>
          <w:rFonts w:hint="eastAsia"/>
        </w:rPr>
        <w:t>一</w:t>
      </w:r>
      <w:r>
        <w:rPr>
          <w:rFonts w:hint="eastAsia"/>
        </w:rPr>
        <w:t>個小洞，右胸口更插著那小刀，鮮血直流，要不是張虎沒有瞄準心窩，現在恐怕就已經成了一具屍體了。</w:t>
      </w:r>
    </w:p>
    <w:p w:rsidR="00C04663" w:rsidRDefault="00A7259F" w:rsidP="00813907">
      <w:pPr>
        <w:spacing w:after="240"/>
      </w:pPr>
      <w:r>
        <w:rPr>
          <w:rFonts w:hint="eastAsia"/>
        </w:rPr>
        <w:t>「</w:t>
      </w:r>
      <w:r w:rsidR="006A2E77">
        <w:rPr>
          <w:rFonts w:hint="eastAsia"/>
        </w:rPr>
        <w:t>法</w:t>
      </w:r>
      <w:r>
        <w:rPr>
          <w:rFonts w:hint="eastAsia"/>
        </w:rPr>
        <w:t>…</w:t>
      </w:r>
      <w:r w:rsidR="006A2E77">
        <w:rPr>
          <w:rFonts w:hint="eastAsia"/>
        </w:rPr>
        <w:t>法器，這是法器，</w:t>
      </w:r>
      <w:r>
        <w:rPr>
          <w:rFonts w:hint="eastAsia"/>
        </w:rPr>
        <w:t>你居然</w:t>
      </w:r>
      <w:r w:rsidR="006A2E77">
        <w:rPr>
          <w:rFonts w:hint="eastAsia"/>
        </w:rPr>
        <w:t>有法器</w:t>
      </w:r>
      <w:r>
        <w:rPr>
          <w:rFonts w:hint="eastAsia"/>
        </w:rPr>
        <w:t>！」那胖子捂著胸，搖搖晃晃地跪倒在地。</w:t>
      </w:r>
    </w:p>
    <w:p w:rsidR="006A2E77" w:rsidRDefault="006A2E77" w:rsidP="006A2E77">
      <w:pPr>
        <w:spacing w:after="240"/>
      </w:pPr>
      <w:r>
        <w:rPr>
          <w:rFonts w:hint="eastAsia"/>
        </w:rPr>
        <w:t>「那柄短刀居然不是一般的武器，而是一件法器！」</w:t>
      </w:r>
    </w:p>
    <w:p w:rsidR="006A2E77" w:rsidRDefault="006A2E77" w:rsidP="006A2E77">
      <w:pPr>
        <w:spacing w:after="240"/>
      </w:pPr>
      <w:r>
        <w:rPr>
          <w:rFonts w:hint="eastAsia"/>
        </w:rPr>
        <w:t>「法器不是門內弟子才能拿到的寶物嗎？這張虎是甚麼來頭，為甚麼會有法器。」</w:t>
      </w:r>
    </w:p>
    <w:p w:rsidR="00C04663" w:rsidRDefault="006A2E77" w:rsidP="00813907">
      <w:pPr>
        <w:spacing w:after="240"/>
      </w:pPr>
      <w:r>
        <w:rPr>
          <w:rFonts w:hint="eastAsia"/>
        </w:rPr>
        <w:t>旁邊幾個較有見識的領班，更是倒吸一口氣，眼神中流露出慎重跟恐懼，竊竊私語著。</w:t>
      </w:r>
    </w:p>
    <w:p w:rsidR="00C04663" w:rsidRDefault="00A7259F" w:rsidP="00813907">
      <w:pPr>
        <w:spacing w:after="240"/>
      </w:pPr>
      <w:r>
        <w:rPr>
          <w:rFonts w:hint="eastAsia"/>
        </w:rPr>
        <w:t>另一名領班則是怒不可遏地大罵，腳下卻悄然地退了幾步，「張虎，你這是犯門規！你難道不要命了嗎！」</w:t>
      </w:r>
    </w:p>
    <w:p w:rsidR="00C04663" w:rsidRDefault="00A7259F" w:rsidP="00813907">
      <w:pPr>
        <w:spacing w:after="240"/>
      </w:pPr>
      <w:r>
        <w:rPr>
          <w:rFonts w:hint="eastAsia"/>
        </w:rPr>
        <w:t>一擊過後，張虎臉色蒼白，表情卻是絲毫沒有退讓，「我再說一次，都給我滾…</w:t>
      </w:r>
      <w:r>
        <w:rPr>
          <w:rFonts w:hint="eastAsia"/>
        </w:rPr>
        <w:lastRenderedPageBreak/>
        <w:t>誰再攔我，下一次，我一定不會射偏！」</w:t>
      </w:r>
    </w:p>
    <w:p w:rsidR="00C04663" w:rsidRDefault="00A7259F" w:rsidP="00813907">
      <w:pPr>
        <w:spacing w:after="240"/>
      </w:pPr>
      <w:r>
        <w:rPr>
          <w:rFonts w:hint="eastAsia"/>
        </w:rPr>
        <w:t>聽完這話，剩下眾人也遲疑了起來，畢竟，為了幫出頭而送命，誰都划不來！。</w:t>
      </w:r>
    </w:p>
    <w:p w:rsidR="00C04663" w:rsidRDefault="00A7259F" w:rsidP="00813907">
      <w:pPr>
        <w:spacing w:after="240"/>
      </w:pPr>
      <w:r>
        <w:rPr>
          <w:rFonts w:hint="eastAsia"/>
        </w:rPr>
        <w:t>眼見自己一舉震住了眾人，張虎右收一揮，那短刀颼地從胖子胸口飛回了他的右手，跟著從懷中掏出了一枚丹藥，張嘴一吞，頓時原本有些發白的臉色好了許多。</w:t>
      </w:r>
    </w:p>
    <w:p w:rsidR="00C04663" w:rsidRDefault="00A7259F" w:rsidP="00813907">
      <w:pPr>
        <w:spacing w:after="240"/>
      </w:pPr>
      <w:r>
        <w:rPr>
          <w:rFonts w:hint="eastAsia"/>
        </w:rPr>
        <w:t>「黃岐冬，你不就是惦記著我這柄家傳寶刀？現在寶刀在此，有種你就拿來阿！」張虎伸出了拿著短刀的右手，指向踩著李龍飛胸口的黃老，雙眼充滿了血絲。</w:t>
      </w:r>
    </w:p>
    <w:p w:rsidR="00C04663" w:rsidRDefault="00A7259F" w:rsidP="00813907">
      <w:pPr>
        <w:spacing w:after="240"/>
      </w:pPr>
      <w:r>
        <w:rPr>
          <w:rFonts w:hint="eastAsia"/>
        </w:rPr>
        <w:t>黃老瞇了瞇雙眼，眼珠子咕嚕嚕地直打轉，他原先算盤是仗著眾人將那張虎修理一頓，之後再從他身上搜刮出他想要的東西，想不到張虎率先發難，這麼一來，自己免不了得出手一番。</w:t>
      </w:r>
    </w:p>
    <w:p w:rsidR="00C04663" w:rsidRDefault="00A7259F" w:rsidP="00813907">
      <w:pPr>
        <w:spacing w:after="240"/>
      </w:pPr>
      <w:r>
        <w:rPr>
          <w:rFonts w:hint="eastAsia"/>
        </w:rPr>
        <w:t>但他也不是省油的燈，幾番思量後，</w:t>
      </w:r>
      <w:r w:rsidR="006A2E77">
        <w:rPr>
          <w:rFonts w:hint="eastAsia"/>
        </w:rPr>
        <w:t>將李龍飛背上的</w:t>
      </w:r>
      <w:r>
        <w:rPr>
          <w:rFonts w:hint="eastAsia"/>
        </w:rPr>
        <w:t>黃紙</w:t>
      </w:r>
      <w:r w:rsidR="006A2E77">
        <w:rPr>
          <w:rFonts w:hint="eastAsia"/>
        </w:rPr>
        <w:t>撕了下來，重新拿在手上</w:t>
      </w:r>
      <w:r>
        <w:rPr>
          <w:rFonts w:hint="eastAsia"/>
        </w:rPr>
        <w:t>，嘴裡卻把話說得好聽，「你既然犯了門規，我身為宗門內的人，當然得幫忙將你逮捕！至於那柄寶刀，我會當作兇器送給門內長老收管，你就不用擔心了！」</w:t>
      </w:r>
    </w:p>
    <w:p w:rsidR="00C04663" w:rsidRDefault="00A7259F" w:rsidP="00813907">
      <w:pPr>
        <w:spacing w:after="240"/>
      </w:pPr>
      <w:r>
        <w:rPr>
          <w:rFonts w:hint="eastAsia"/>
        </w:rPr>
        <w:t>「哼，收管？我怕是送禮吧！別人不知道，但我卻知道。你黃岐冬當年出賣肉體，被門內喜好龍陽之癖的某長老寵幸，這才得到修練練氣一層的法訣…」張虎冷哼了一聲，沒有出手，卻突然說起了黃老的秘辛。</w:t>
      </w:r>
    </w:p>
    <w:p w:rsidR="00C04663" w:rsidRDefault="00A7259F" w:rsidP="00813907">
      <w:pPr>
        <w:spacing w:after="240"/>
      </w:pPr>
      <w:r>
        <w:rPr>
          <w:rFonts w:hint="eastAsia"/>
        </w:rPr>
        <w:t>眾人沒料到張虎突然說出這些，皆是一愣，跟著幾個好事者，忍不住轉頭看向黃老那邊。</w:t>
      </w:r>
    </w:p>
    <w:p w:rsidR="00C04663" w:rsidRDefault="00A7259F" w:rsidP="00813907">
      <w:pPr>
        <w:spacing w:after="240"/>
      </w:pPr>
      <w:r>
        <w:rPr>
          <w:rFonts w:hint="eastAsia"/>
        </w:rPr>
        <w:t>只見黃老漲紅了臉，結結巴巴怒道，「你…你，聽你在放屁！你含血噴人，胡說八道！」</w:t>
      </w:r>
    </w:p>
    <w:p w:rsidR="00C04663" w:rsidRDefault="00A7259F" w:rsidP="00813907">
      <w:pPr>
        <w:spacing w:after="240"/>
      </w:pPr>
      <w:r>
        <w:rPr>
          <w:rFonts w:hint="eastAsia"/>
        </w:rPr>
        <w:t>「喔？既然我是亂說，你又何必那麼緊張？我不只知道這些，我還知道，後來那長老移情別戀，答應你的弟子名額取消，甚至你因此受到打擊，遲遲修練不上去，這才只能在雜役處當個領班…」張虎越說越是大聲，其他領班聽得也是半信半疑，那些平常跟黃老走得近的，甚至開始回憶起平日黃老的一些舉動。</w:t>
      </w:r>
    </w:p>
    <w:p w:rsidR="00C04663" w:rsidRDefault="00A7259F" w:rsidP="00813907">
      <w:pPr>
        <w:spacing w:after="240"/>
      </w:pPr>
      <w:r>
        <w:rPr>
          <w:rFonts w:hint="eastAsia"/>
        </w:rPr>
        <w:t>「你給我住口！該死的張虎！今天有你沒我！」黃老再也忍不住，一把衝上去，先前想的那些甚麼計謀此時全都給拋到了後腦杓去了。。</w:t>
      </w:r>
    </w:p>
    <w:p w:rsidR="00C04663" w:rsidRDefault="00A7259F" w:rsidP="00813907">
      <w:pPr>
        <w:spacing w:after="240"/>
      </w:pPr>
      <w:r>
        <w:rPr>
          <w:rFonts w:hint="eastAsia"/>
        </w:rPr>
        <w:t>張虎等的正是這一刻，他右手一揮，一道閃光激射而出。</w:t>
      </w:r>
    </w:p>
    <w:p w:rsidR="00C04663" w:rsidRDefault="00A7259F" w:rsidP="00813907">
      <w:pPr>
        <w:spacing w:after="240"/>
      </w:pPr>
      <w:r>
        <w:rPr>
          <w:rFonts w:hint="eastAsia"/>
        </w:rPr>
        <w:t>卻見黃老雖怒，但卻未失去理智，他雙手掐訣，手中那張黃紙瞬間</w:t>
      </w:r>
      <w:r w:rsidR="006A2E77">
        <w:rPr>
          <w:rFonts w:hint="eastAsia"/>
        </w:rPr>
        <w:t>往前急射</w:t>
      </w:r>
      <w:r>
        <w:rPr>
          <w:rFonts w:hint="eastAsia"/>
        </w:rPr>
        <w:t>，跟著那小刀噹一聲</w:t>
      </w:r>
      <w:r w:rsidR="006A2E77">
        <w:rPr>
          <w:rFonts w:hint="eastAsia"/>
        </w:rPr>
        <w:t>，與那黃符</w:t>
      </w:r>
      <w:r>
        <w:rPr>
          <w:rFonts w:hint="eastAsia"/>
        </w:rPr>
        <w:t>在了半空之中</w:t>
      </w:r>
      <w:r w:rsidR="006A2E77">
        <w:rPr>
          <w:rFonts w:hint="eastAsia"/>
        </w:rPr>
        <w:t>相撞之後，跌落了下來。</w:t>
      </w:r>
    </w:p>
    <w:p w:rsidR="00C04663" w:rsidRDefault="00B41182" w:rsidP="00813907">
      <w:pPr>
        <w:spacing w:after="240"/>
      </w:pPr>
      <w:r>
        <w:rPr>
          <w:rFonts w:hint="eastAsia"/>
        </w:rPr>
        <w:t>張虎見那小刀跌落，臉上閃過一絲慌亂，黃老卻趁此機會，</w:t>
      </w:r>
      <w:r w:rsidR="00A7259F">
        <w:rPr>
          <w:rFonts w:hint="eastAsia"/>
        </w:rPr>
        <w:t>衝到了張虎面前，右拳狠狠地往後者臉上</w:t>
      </w:r>
      <w:r>
        <w:rPr>
          <w:rFonts w:hint="eastAsia"/>
        </w:rPr>
        <w:t>揮</w:t>
      </w:r>
      <w:r w:rsidR="00A7259F">
        <w:rPr>
          <w:rFonts w:hint="eastAsia"/>
        </w:rPr>
        <w:t>去。</w:t>
      </w:r>
    </w:p>
    <w:p w:rsidR="00C04663" w:rsidRDefault="00A7259F" w:rsidP="00813907">
      <w:pPr>
        <w:spacing w:after="240"/>
      </w:pPr>
      <w:r>
        <w:rPr>
          <w:rFonts w:hint="eastAsia"/>
        </w:rPr>
        <w:lastRenderedPageBreak/>
        <w:t>砰一聲，張虎被這拳重重地打在臉上，跟著一個踉蹌，</w:t>
      </w:r>
      <w:r w:rsidR="00B41182">
        <w:rPr>
          <w:rFonts w:hint="eastAsia"/>
        </w:rPr>
        <w:t>居然</w:t>
      </w:r>
      <w:r>
        <w:rPr>
          <w:rFonts w:hint="eastAsia"/>
        </w:rPr>
        <w:t>被比他還要瘦弱的黃老給擊倒在地。</w:t>
      </w:r>
    </w:p>
    <w:p w:rsidR="00C04663" w:rsidRDefault="00A7259F" w:rsidP="00813907">
      <w:pPr>
        <w:spacing w:after="240"/>
      </w:pPr>
      <w:r>
        <w:rPr>
          <w:rFonts w:hint="eastAsia"/>
        </w:rPr>
        <w:t>「好！打得好！」</w:t>
      </w:r>
    </w:p>
    <w:p w:rsidR="00C04663" w:rsidRDefault="00A7259F" w:rsidP="00813907">
      <w:pPr>
        <w:spacing w:after="240"/>
      </w:pPr>
      <w:r>
        <w:rPr>
          <w:rFonts w:hint="eastAsia"/>
        </w:rPr>
        <w:t>「黃老做得好！」</w:t>
      </w:r>
    </w:p>
    <w:p w:rsidR="00C04663" w:rsidRDefault="00A7259F" w:rsidP="00813907">
      <w:pPr>
        <w:spacing w:after="240"/>
      </w:pPr>
      <w:r>
        <w:rPr>
          <w:rFonts w:hint="eastAsia"/>
        </w:rPr>
        <w:t>旁邊幾個領班見狀，連忙替黃老歡呼吆喝著。</w:t>
      </w:r>
    </w:p>
    <w:p w:rsidR="00C04663" w:rsidRDefault="00A7259F" w:rsidP="00813907">
      <w:pPr>
        <w:spacing w:after="240"/>
      </w:pPr>
      <w:r>
        <w:rPr>
          <w:rFonts w:hint="eastAsia"/>
        </w:rPr>
        <w:t>但黃老卻臉色慘白，搖搖晃晃退了幾步，喉嚨發出嘎嘎之聲，手指著張虎，跌坐了下來。</w:t>
      </w:r>
    </w:p>
    <w:p w:rsidR="00C04663" w:rsidRDefault="00A7259F" w:rsidP="00813907">
      <w:pPr>
        <w:spacing w:after="240"/>
      </w:pPr>
      <w:r>
        <w:rPr>
          <w:rFonts w:hint="eastAsia"/>
        </w:rPr>
        <w:t>原本倒在地上的張虎緩緩爬了起來，擦了擦嘴邊的鮮血，冷冷看著黃老說，「我何時說過，我的</w:t>
      </w:r>
      <w:r w:rsidR="00B41182">
        <w:rPr>
          <w:rFonts w:hint="eastAsia"/>
        </w:rPr>
        <w:t>傳家</w:t>
      </w:r>
      <w:r>
        <w:rPr>
          <w:rFonts w:hint="eastAsia"/>
        </w:rPr>
        <w:t>寶刀只有一把？」</w:t>
      </w:r>
    </w:p>
    <w:p w:rsidR="00C04663" w:rsidRDefault="00A7259F" w:rsidP="00813907">
      <w:pPr>
        <w:spacing w:after="240"/>
      </w:pPr>
      <w:r>
        <w:rPr>
          <w:rFonts w:hint="eastAsia"/>
        </w:rPr>
        <w:t>眾人這時才看清，黃老身上不知何時，左胸膛已經插著另一把</w:t>
      </w:r>
      <w:r w:rsidR="00B41182">
        <w:rPr>
          <w:rFonts w:hint="eastAsia"/>
        </w:rPr>
        <w:t>同樣模樣</w:t>
      </w:r>
      <w:r>
        <w:rPr>
          <w:rFonts w:hint="eastAsia"/>
        </w:rPr>
        <w:t>的小刀。</w:t>
      </w:r>
    </w:p>
    <w:p w:rsidR="00C04663" w:rsidRDefault="00A7259F" w:rsidP="00813907">
      <w:pPr>
        <w:spacing w:after="240"/>
      </w:pPr>
      <w:r>
        <w:rPr>
          <w:rFonts w:hint="eastAsia"/>
        </w:rPr>
        <w:t>張虎手一揚，</w:t>
      </w:r>
      <w:r w:rsidR="00B41182">
        <w:rPr>
          <w:rFonts w:hint="eastAsia"/>
        </w:rPr>
        <w:t>原本被黃紙纏住的小刀便掙脫開來，連同黃老身上那把一起飛</w:t>
      </w:r>
      <w:r>
        <w:rPr>
          <w:rFonts w:hint="eastAsia"/>
        </w:rPr>
        <w:t>回</w:t>
      </w:r>
      <w:r w:rsidR="00B41182">
        <w:rPr>
          <w:rFonts w:hint="eastAsia"/>
        </w:rPr>
        <w:t>他手上。</w:t>
      </w:r>
    </w:p>
    <w:p w:rsidR="00C04663" w:rsidRDefault="00B41182" w:rsidP="00813907">
      <w:pPr>
        <w:spacing w:after="240"/>
      </w:pPr>
      <w:r>
        <w:rPr>
          <w:rFonts w:hint="eastAsia"/>
        </w:rPr>
        <w:t>隨著小刀離體，</w:t>
      </w:r>
      <w:r w:rsidR="00A7259F">
        <w:rPr>
          <w:rFonts w:hint="eastAsia"/>
        </w:rPr>
        <w:t>黃老胸口立即掀起一蓬血花，噴得地上滿是鮮血</w:t>
      </w:r>
      <w:r>
        <w:rPr>
          <w:rFonts w:hint="eastAsia"/>
        </w:rPr>
        <w:t>，跟著倒在一旁，呼多吸少，眼看是活不成了。</w:t>
      </w:r>
    </w:p>
    <w:p w:rsidR="00C04663" w:rsidRDefault="00A7259F" w:rsidP="00813907">
      <w:pPr>
        <w:spacing w:after="240"/>
      </w:pPr>
      <w:r>
        <w:rPr>
          <w:rFonts w:hint="eastAsia"/>
        </w:rPr>
        <w:t>跟著張虎看向其他領班，不帶感情地說道，「接下來，還有誰要阻我！」</w:t>
      </w:r>
    </w:p>
    <w:p w:rsidR="00C04663" w:rsidRDefault="00A7259F" w:rsidP="00813907">
      <w:pPr>
        <w:spacing w:after="240"/>
      </w:pPr>
      <w:r>
        <w:rPr>
          <w:rFonts w:hint="eastAsia"/>
        </w:rPr>
        <w:t>其他領班一看，這下鬧出人命了，幾個較機靈的立刻跑了開來，剩下的也是一鬨而散，唯有李龍飛躺在地上，喘著氣看著張虎，以即再也動彈不了的黃老屍體。</w:t>
      </w:r>
    </w:p>
    <w:p w:rsidR="00C04663" w:rsidRDefault="00A7259F" w:rsidP="00813907">
      <w:pPr>
        <w:spacing w:after="240"/>
      </w:pPr>
      <w:r>
        <w:rPr>
          <w:rFonts w:hint="eastAsia"/>
        </w:rPr>
        <w:t>張虎見到大家都走光了，這才來到李龍飛面前，神色複雜地看著他，「飛弟，我得走了，這裡容不下我。這事與你無關，卻牽累了你，如果有機會，我再補償你…」</w:t>
      </w:r>
    </w:p>
    <w:p w:rsidR="00C04663" w:rsidRDefault="00A7259F" w:rsidP="00813907">
      <w:pPr>
        <w:spacing w:after="240"/>
      </w:pPr>
      <w:r>
        <w:rPr>
          <w:rFonts w:hint="eastAsia"/>
        </w:rPr>
        <w:t>李龍飛有些不捨，卻苦澀地說不出話，</w:t>
      </w:r>
      <w:r w:rsidR="00B41182">
        <w:rPr>
          <w:rFonts w:hint="eastAsia"/>
        </w:rPr>
        <w:t>雖身上的黃紙被拿下，但他仍是無力爬起。</w:t>
      </w:r>
    </w:p>
    <w:p w:rsidR="00C04663" w:rsidRDefault="00A7259F" w:rsidP="00813907">
      <w:pPr>
        <w:spacing w:after="240"/>
      </w:pPr>
      <w:r>
        <w:rPr>
          <w:rFonts w:hint="eastAsia"/>
        </w:rPr>
        <w:t>他知道張虎這是為自己好，但他更明白，若沒有意外，是跑不遠的。</w:t>
      </w:r>
    </w:p>
    <w:p w:rsidR="00C04663" w:rsidRDefault="00A7259F" w:rsidP="00813907">
      <w:pPr>
        <w:spacing w:after="240"/>
      </w:pPr>
      <w:r>
        <w:rPr>
          <w:rFonts w:hint="eastAsia"/>
        </w:rPr>
        <w:t>望著張虎毅然決然轉身離去的背影許久，最後李龍飛</w:t>
      </w:r>
      <w:r w:rsidR="00B41182">
        <w:rPr>
          <w:rFonts w:hint="eastAsia"/>
        </w:rPr>
        <w:t>費盡力氣，終於</w:t>
      </w:r>
      <w:r>
        <w:rPr>
          <w:rFonts w:hint="eastAsia"/>
        </w:rPr>
        <w:t>站</w:t>
      </w:r>
      <w:r w:rsidR="00B41182">
        <w:rPr>
          <w:rFonts w:hint="eastAsia"/>
        </w:rPr>
        <w:t>了起來。</w:t>
      </w:r>
    </w:p>
    <w:p w:rsidR="00C04663" w:rsidRDefault="00B41182" w:rsidP="00813907">
      <w:pPr>
        <w:spacing w:after="240"/>
      </w:pPr>
      <w:r>
        <w:rPr>
          <w:rFonts w:hint="eastAsia"/>
        </w:rPr>
        <w:t>略一思索，他眼中閃過一絲絕然，</w:t>
      </w:r>
      <w:r w:rsidR="00A7259F">
        <w:rPr>
          <w:rFonts w:hint="eastAsia"/>
        </w:rPr>
        <w:t>走了上前，將張虎離去的痕跡一一抹平，跟著故弄玄虛，增加了許多往森林裡跑去的足跡，直到當晚，這才繞道回到了自己的房間裡。</w:t>
      </w:r>
    </w:p>
    <w:p w:rsidR="00C04663" w:rsidRDefault="00A7259F" w:rsidP="00813907">
      <w:pPr>
        <w:spacing w:after="240"/>
      </w:pPr>
      <w:r>
        <w:rPr>
          <w:rFonts w:hint="eastAsia"/>
        </w:rPr>
        <w:t>沒多久，宗門內派來處理的弟子找上門來，李龍飛也不否認，坦然承認自己的所做所為，跟著便被帶去了執罰堂裡審問了。</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魔念</w:t>
      </w:r>
    </w:p>
    <w:p w:rsidR="00C04663" w:rsidRDefault="00C04663" w:rsidP="00813907">
      <w:pPr>
        <w:spacing w:after="240"/>
        <w:ind w:left="360"/>
      </w:pPr>
    </w:p>
    <w:p w:rsidR="00C04663" w:rsidRDefault="00A7259F" w:rsidP="00813907">
      <w:pPr>
        <w:spacing w:after="240"/>
      </w:pPr>
      <w:r>
        <w:rPr>
          <w:rFonts w:hint="eastAsia"/>
        </w:rPr>
        <w:t>在張虎離去後的半年，李龍飛又被打回了原形，搬回了雜役處裡繼續當雜役。</w:t>
      </w:r>
    </w:p>
    <w:p w:rsidR="00C04663" w:rsidRDefault="00A7259F" w:rsidP="00813907">
      <w:pPr>
        <w:spacing w:after="240"/>
      </w:pPr>
      <w:r>
        <w:rPr>
          <w:rFonts w:hint="eastAsia"/>
        </w:rPr>
        <w:t>而且因為他清除了張虎的足跡，所以一度被當成共犯看待，要接受門規的處理。</w:t>
      </w:r>
    </w:p>
    <w:p w:rsidR="00C04663" w:rsidRDefault="00A7259F" w:rsidP="00813907">
      <w:pPr>
        <w:spacing w:after="240"/>
      </w:pPr>
      <w:r>
        <w:rPr>
          <w:rFonts w:hint="eastAsia"/>
        </w:rPr>
        <w:t>好在他的前師傅，天泉，這時適時的出聲保住了他，這才沒讓李龍飛受到嚴重的處罰。</w:t>
      </w:r>
    </w:p>
    <w:p w:rsidR="00C04663" w:rsidRDefault="00A7259F" w:rsidP="00813907">
      <w:pPr>
        <w:spacing w:after="240"/>
      </w:pPr>
      <w:r>
        <w:rPr>
          <w:rFonts w:hint="eastAsia"/>
        </w:rPr>
        <w:t>至於那些領班，本來也有一些人想找他麻煩，但一聽到天泉長老曾經保過他，便默默地打消了念頭。</w:t>
      </w:r>
    </w:p>
    <w:p w:rsidR="00C04663" w:rsidRDefault="00A7259F" w:rsidP="00813907">
      <w:pPr>
        <w:spacing w:after="240"/>
      </w:pPr>
      <w:r>
        <w:rPr>
          <w:rFonts w:hint="eastAsia"/>
        </w:rPr>
        <w:t>畢竟，誰也不知道，究竟哪一天天泉會不會再想起這個已經被除名的弟子。</w:t>
      </w:r>
    </w:p>
    <w:p w:rsidR="00C04663" w:rsidRDefault="00A7259F" w:rsidP="00813907">
      <w:pPr>
        <w:spacing w:after="240"/>
      </w:pPr>
      <w:r>
        <w:rPr>
          <w:rFonts w:hint="eastAsia"/>
        </w:rPr>
        <w:t>張虎既然已經離開，而黃老又死了，剩下的人，如不是特別記恨者，也沒人會在沒好處的情況下去對一個雜役做太過份的事。</w:t>
      </w:r>
    </w:p>
    <w:p w:rsidR="00C04663" w:rsidRDefault="00A7259F" w:rsidP="00813907">
      <w:pPr>
        <w:spacing w:after="240"/>
      </w:pPr>
      <w:r>
        <w:rPr>
          <w:rFonts w:hint="eastAsia"/>
        </w:rPr>
        <w:t>但這還是讓他在這半年間，吃盡了許多的苦頭，好在現在的李龍飛，已經很習慣吃苦了。</w:t>
      </w:r>
    </w:p>
    <w:p w:rsidR="00C04663" w:rsidRDefault="00A7259F" w:rsidP="00813907">
      <w:pPr>
        <w:spacing w:after="240"/>
      </w:pPr>
      <w:r>
        <w:rPr>
          <w:rFonts w:hint="eastAsia"/>
        </w:rPr>
        <w:t>打從他離開李府，至今已經三四年了，這斷期間，他慢慢忘記了當初李府的優渥生活，而習慣每天各種的痛苦日子。</w:t>
      </w:r>
    </w:p>
    <w:p w:rsidR="00C04663" w:rsidRDefault="00A7259F" w:rsidP="00813907">
      <w:pPr>
        <w:spacing w:after="240"/>
      </w:pPr>
      <w:r>
        <w:rPr>
          <w:rFonts w:hint="eastAsia"/>
        </w:rPr>
        <w:t>不論是修練，或是雜務，似乎沒有不吃苦的事情。</w:t>
      </w:r>
    </w:p>
    <w:p w:rsidR="00C04663" w:rsidRDefault="00A7259F" w:rsidP="00813907">
      <w:pPr>
        <w:spacing w:after="240"/>
      </w:pPr>
      <w:r>
        <w:rPr>
          <w:rFonts w:hint="eastAsia"/>
        </w:rPr>
        <w:t>偶爾他也會回想起從前的日子，從而懷疑自在為何在這。</w:t>
      </w:r>
    </w:p>
    <w:p w:rsidR="00C04663" w:rsidRDefault="00A7259F" w:rsidP="00813907">
      <w:pPr>
        <w:spacing w:after="240"/>
      </w:pPr>
      <w:r>
        <w:rPr>
          <w:rFonts w:hint="eastAsia"/>
        </w:rPr>
        <w:t>只是一想到父親的仇，他心底就沒有辦法放棄。</w:t>
      </w:r>
    </w:p>
    <w:p w:rsidR="00C04663" w:rsidRDefault="00A7259F" w:rsidP="00813907">
      <w:pPr>
        <w:spacing w:after="240"/>
      </w:pPr>
      <w:r>
        <w:rPr>
          <w:rFonts w:hint="eastAsia"/>
        </w:rPr>
        <w:t>但三四年的歷練，讓他漸漸對修仙界的人事物，不再抱有太天真的想法。</w:t>
      </w:r>
    </w:p>
    <w:p w:rsidR="00C04663" w:rsidRDefault="00A7259F" w:rsidP="00813907">
      <w:pPr>
        <w:spacing w:after="240"/>
      </w:pPr>
      <w:r>
        <w:rPr>
          <w:rFonts w:hint="eastAsia"/>
        </w:rPr>
        <w:t>他明白，在這裡，一切靠實力說話，想要報父親的仇，只有靠自己修練上去，才有希望。</w:t>
      </w:r>
    </w:p>
    <w:p w:rsidR="00C04663" w:rsidRDefault="00A7259F" w:rsidP="00813907">
      <w:pPr>
        <w:spacing w:after="240"/>
      </w:pPr>
      <w:r>
        <w:rPr>
          <w:rFonts w:hint="eastAsia"/>
        </w:rPr>
        <w:t>於是，除了雜務外，他還是每天堅持打坐修練。</w:t>
      </w:r>
    </w:p>
    <w:p w:rsidR="00C04663" w:rsidRDefault="00A7259F" w:rsidP="00813907">
      <w:pPr>
        <w:spacing w:after="240"/>
      </w:pPr>
      <w:r>
        <w:rPr>
          <w:rFonts w:hint="eastAsia"/>
        </w:rPr>
        <w:t>兩年，練了兩年還沒練成自在訣第一段，這已經不是資質不好了，這是可以說是另類的奇蹟了。</w:t>
      </w:r>
    </w:p>
    <w:p w:rsidR="00C04663" w:rsidRDefault="00A7259F" w:rsidP="00813907">
      <w:pPr>
        <w:spacing w:after="240"/>
      </w:pPr>
      <w:r>
        <w:rPr>
          <w:rFonts w:hint="eastAsia"/>
        </w:rPr>
        <w:lastRenderedPageBreak/>
        <w:t>除非沒有仙根，否則就算練了一年，也應該可以練出個甚麼成果來。</w:t>
      </w:r>
    </w:p>
    <w:p w:rsidR="00C04663" w:rsidRDefault="00A7259F" w:rsidP="00813907">
      <w:pPr>
        <w:spacing w:after="240"/>
      </w:pPr>
      <w:r>
        <w:rPr>
          <w:rFonts w:hint="eastAsia"/>
        </w:rPr>
        <w:t>偏偏李龍飛便是這個奇蹟，他修練了兩年，卻一直卡在第一層而踏不進去。</w:t>
      </w:r>
    </w:p>
    <w:p w:rsidR="00C04663" w:rsidRDefault="00A7259F" w:rsidP="00813907">
      <w:pPr>
        <w:spacing w:after="240"/>
      </w:pPr>
      <w:r>
        <w:rPr>
          <w:rFonts w:hint="eastAsia"/>
        </w:rPr>
        <w:t>這一日，他做完雜務，又回房開始打坐。</w:t>
      </w:r>
    </w:p>
    <w:p w:rsidR="00C04663" w:rsidRDefault="00A7259F" w:rsidP="00813907">
      <w:pPr>
        <w:spacing w:after="240"/>
      </w:pPr>
      <w:r>
        <w:rPr>
          <w:rFonts w:hint="eastAsia"/>
        </w:rPr>
        <w:t>同房的是一個年約五十的老雜役。</w:t>
      </w:r>
    </w:p>
    <w:p w:rsidR="00C04663" w:rsidRDefault="00A7259F" w:rsidP="00813907">
      <w:pPr>
        <w:spacing w:after="240"/>
      </w:pPr>
      <w:r>
        <w:rPr>
          <w:rFonts w:hint="eastAsia"/>
        </w:rPr>
        <w:t>對於李龍飛的動作，他已經見怪不怪了，從一開始不打招呼，到後來的互不過問，這老雜役明白像李龍飛這種不跟其他人來往的雜役，其實在自在道內是很多的。</w:t>
      </w:r>
    </w:p>
    <w:p w:rsidR="00C04663" w:rsidRDefault="00A7259F" w:rsidP="00813907">
      <w:pPr>
        <w:spacing w:after="240"/>
      </w:pPr>
      <w:r>
        <w:rPr>
          <w:rFonts w:hint="eastAsia"/>
        </w:rPr>
        <w:t>畢竟若不是有背景或有辦法自保，最好的辦法，就是跟別人保持距離。</w:t>
      </w:r>
    </w:p>
    <w:p w:rsidR="00C04663" w:rsidRDefault="00A7259F" w:rsidP="00813907">
      <w:pPr>
        <w:spacing w:after="240"/>
      </w:pPr>
      <w:r>
        <w:rPr>
          <w:rFonts w:hint="eastAsia"/>
        </w:rPr>
        <w:t>只是這一日，李龍飛在盤腿坐了才一陣子，樣子卻跟平常不太一樣。</w:t>
      </w:r>
    </w:p>
    <w:p w:rsidR="00C04663" w:rsidRDefault="00A7259F" w:rsidP="00813907">
      <w:pPr>
        <w:spacing w:after="240"/>
      </w:pPr>
      <w:r>
        <w:rPr>
          <w:rFonts w:hint="eastAsia"/>
        </w:rPr>
        <w:t>他雙眼緊閉著呼吸，但底下的眼珠子卻不停的晃動。</w:t>
      </w:r>
    </w:p>
    <w:p w:rsidR="00C04663" w:rsidRDefault="00A7259F" w:rsidP="00813907">
      <w:pPr>
        <w:spacing w:after="240"/>
      </w:pPr>
      <w:r>
        <w:rPr>
          <w:rFonts w:hint="eastAsia"/>
        </w:rPr>
        <w:t>跟著，他全身輕微顫抖，呼吸急促了起來。</w:t>
      </w:r>
    </w:p>
    <w:p w:rsidR="00C04663" w:rsidRDefault="00A7259F" w:rsidP="00813907">
      <w:pPr>
        <w:spacing w:after="240"/>
      </w:pPr>
      <w:r>
        <w:rPr>
          <w:rFonts w:hint="eastAsia"/>
        </w:rPr>
        <w:t>這老雜役也見過李龍飛幾次吐血，但卻沒有一次像這樣，這麼快就發作的。</w:t>
      </w:r>
    </w:p>
    <w:p w:rsidR="00C04663" w:rsidRDefault="00A7259F" w:rsidP="00813907">
      <w:pPr>
        <w:spacing w:after="240"/>
      </w:pPr>
      <w:r>
        <w:rPr>
          <w:rFonts w:hint="eastAsia"/>
        </w:rPr>
        <w:t>而李龍飛此時卻進入了一種入魔狀態。</w:t>
      </w:r>
    </w:p>
    <w:p w:rsidR="00C04663" w:rsidRDefault="00A7259F" w:rsidP="00813907">
      <w:pPr>
        <w:spacing w:after="240"/>
      </w:pPr>
      <w:r>
        <w:rPr>
          <w:rFonts w:hint="eastAsia"/>
        </w:rPr>
        <w:t>大凡修練之人，到後期功力高深時，總會有走火入魔的可能，此時為了避免入魔，在修練時總會有護法或是一些法陣加持等等。</w:t>
      </w:r>
    </w:p>
    <w:p w:rsidR="00C04663" w:rsidRDefault="00A7259F" w:rsidP="00813907">
      <w:pPr>
        <w:spacing w:after="240"/>
      </w:pPr>
      <w:r>
        <w:rPr>
          <w:rFonts w:hint="eastAsia"/>
        </w:rPr>
        <w:t>只不過像李龍飛這樣一開始就入魔的，恐怕是少之又少，甚至是未曾見過。</w:t>
      </w:r>
    </w:p>
    <w:p w:rsidR="00C04663" w:rsidRDefault="00A7259F" w:rsidP="00813907">
      <w:pPr>
        <w:spacing w:after="240"/>
      </w:pPr>
      <w:r>
        <w:rPr>
          <w:rFonts w:hint="eastAsia"/>
        </w:rPr>
        <w:t>一來，李龍飛修練了近兩年，始終成功不了，心中的怨氣已經埋下了一個魔種。</w:t>
      </w:r>
    </w:p>
    <w:p w:rsidR="00C04663" w:rsidRDefault="00A7259F" w:rsidP="00813907">
      <w:pPr>
        <w:spacing w:after="240"/>
      </w:pPr>
      <w:r>
        <w:rPr>
          <w:rFonts w:hint="eastAsia"/>
        </w:rPr>
        <w:t>二來，今日恰巧百年難得一見的</w:t>
      </w:r>
      <w:commentRangeStart w:id="4460"/>
      <w:r>
        <w:rPr>
          <w:rFonts w:hint="eastAsia"/>
        </w:rPr>
        <w:t>極陰之日</w:t>
      </w:r>
      <w:commentRangeEnd w:id="4460"/>
      <w:r>
        <w:rPr>
          <w:rStyle w:val="af1"/>
        </w:rPr>
        <w:commentReference w:id="4460"/>
      </w:r>
      <w:r>
        <w:rPr>
          <w:rFonts w:hint="eastAsia"/>
        </w:rPr>
        <w:t>，此刻天地萬物，陰盛陽衰，在這時刻修練，最容易引起心魔升起。</w:t>
      </w:r>
    </w:p>
    <w:p w:rsidR="00C04663" w:rsidRDefault="00A7259F" w:rsidP="00813907">
      <w:pPr>
        <w:spacing w:after="240"/>
      </w:pPr>
      <w:r>
        <w:rPr>
          <w:rFonts w:hint="eastAsia"/>
        </w:rPr>
        <w:t>李龍飛盤腿修練，原本早已習慣的痛楚在今天卻特別明顯，隱隱甚至看到過往父親死去的一切種種，呼吸急促之下，耳裡彷彿傳來平日擔心的念頭。</w:t>
      </w:r>
    </w:p>
    <w:p w:rsidR="00C04663" w:rsidRDefault="00A7259F" w:rsidP="00813907">
      <w:pPr>
        <w:spacing w:after="240"/>
      </w:pPr>
      <w:r>
        <w:rPr>
          <w:rFonts w:hint="eastAsia"/>
        </w:rPr>
        <w:t>那些念頭一字一句，化做平常深藏在心中，一直壓抑下來的魔念。</w:t>
      </w:r>
    </w:p>
    <w:p w:rsidR="00C04663" w:rsidRDefault="00A7259F" w:rsidP="00813907">
      <w:pPr>
        <w:spacing w:after="240"/>
      </w:pPr>
      <w:r>
        <w:rPr>
          <w:rFonts w:hint="eastAsia"/>
        </w:rPr>
        <w:t>「我就算再練個十年，我看也沒有辦法成功。」</w:t>
      </w:r>
    </w:p>
    <w:p w:rsidR="00C04663" w:rsidRDefault="00A7259F" w:rsidP="00813907">
      <w:pPr>
        <w:spacing w:after="240"/>
      </w:pPr>
      <w:r>
        <w:rPr>
          <w:rFonts w:hint="eastAsia"/>
        </w:rPr>
        <w:t>「說甚麼替我爹報仇，跟本是我害死了爹爹，真要報仇，不如先自我了斷比較實際</w:t>
      </w:r>
      <w:r>
        <w:t>…</w:t>
      </w:r>
      <w:r>
        <w:rPr>
          <w:rFonts w:hint="eastAsia"/>
        </w:rPr>
        <w:t>」</w:t>
      </w:r>
    </w:p>
    <w:p w:rsidR="00C04663" w:rsidRDefault="00A7259F" w:rsidP="00813907">
      <w:pPr>
        <w:spacing w:after="240"/>
      </w:pPr>
      <w:r>
        <w:rPr>
          <w:rFonts w:hint="eastAsia"/>
        </w:rPr>
        <w:t>「我報不了仇，就連盡孝道孝順娘親也沒有</w:t>
      </w:r>
      <w:r>
        <w:t>…</w:t>
      </w:r>
      <w:r>
        <w:rPr>
          <w:rFonts w:hint="eastAsia"/>
        </w:rPr>
        <w:t>」</w:t>
      </w:r>
    </w:p>
    <w:p w:rsidR="00C04663" w:rsidRDefault="00A7259F" w:rsidP="00813907">
      <w:pPr>
        <w:spacing w:after="240"/>
      </w:pPr>
      <w:r>
        <w:rPr>
          <w:rFonts w:hint="eastAsia"/>
        </w:rPr>
        <w:lastRenderedPageBreak/>
        <w:t>「我是個廢物，徹徹底底的廢物…」</w:t>
      </w:r>
    </w:p>
    <w:p w:rsidR="00C04663" w:rsidRDefault="00A7259F" w:rsidP="00813907">
      <w:pPr>
        <w:spacing w:after="240"/>
      </w:pPr>
      <w:r>
        <w:rPr>
          <w:rFonts w:hint="eastAsia"/>
        </w:rPr>
        <w:t>恍恍惚惚之下，李龍飛看到前面站著死去的父親。</w:t>
      </w:r>
    </w:p>
    <w:p w:rsidR="00C04663" w:rsidRDefault="00A7259F" w:rsidP="00813907">
      <w:pPr>
        <w:spacing w:after="240"/>
      </w:pPr>
      <w:r>
        <w:rPr>
          <w:rFonts w:hint="eastAsia"/>
        </w:rPr>
        <w:t>他拿起了床巾，編成一條繩子，懸在屋樑頂上，站在矮凳子上怔怔地看著眼前的圈圈。</w:t>
      </w:r>
    </w:p>
    <w:p w:rsidR="00C04663" w:rsidRDefault="00A7259F" w:rsidP="00813907">
      <w:pPr>
        <w:spacing w:after="240"/>
      </w:pPr>
      <w:r>
        <w:rPr>
          <w:rFonts w:hint="eastAsia"/>
        </w:rPr>
        <w:t>「快住手！」</w:t>
      </w:r>
    </w:p>
    <w:p w:rsidR="00C04663" w:rsidRDefault="00A7259F" w:rsidP="00813907">
      <w:pPr>
        <w:spacing w:after="240"/>
      </w:pPr>
      <w:r>
        <w:rPr>
          <w:rFonts w:hint="eastAsia"/>
        </w:rPr>
        <w:t>「轟！」</w:t>
      </w:r>
    </w:p>
    <w:p w:rsidR="00C04663" w:rsidRDefault="00A7259F" w:rsidP="00813907">
      <w:pPr>
        <w:spacing w:after="240"/>
      </w:pPr>
      <w:r>
        <w:rPr>
          <w:rFonts w:hint="eastAsia"/>
        </w:rPr>
        <w:t>忽然耳邊一陣大叫，跟著一道閃電劃過天邊，將屋子內照個通明。</w:t>
      </w:r>
    </w:p>
    <w:p w:rsidR="00C04663" w:rsidRDefault="00A7259F" w:rsidP="00813907">
      <w:pPr>
        <w:spacing w:after="240"/>
      </w:pPr>
      <w:r>
        <w:rPr>
          <w:rFonts w:hint="eastAsia"/>
        </w:rPr>
        <w:t>被這雷聲及叫聲一嚇，李龍飛的魔念頓時消去大半，他心中一驚，額上冒出滴滴冷汗，跟著腳下似乎踩到甚麼東西軟軟的，低頭一看，那老雜役正死命著抱著自己的腳撐著。</w:t>
      </w:r>
    </w:p>
    <w:p w:rsidR="00C04663" w:rsidRDefault="00A7259F" w:rsidP="00813907">
      <w:pPr>
        <w:spacing w:after="240"/>
      </w:pPr>
      <w:r>
        <w:rPr>
          <w:rFonts w:hint="eastAsia"/>
        </w:rPr>
        <w:t>「謝…謝謝！」李龍飛抓著繩環，心底感激地說。</w:t>
      </w:r>
    </w:p>
    <w:p w:rsidR="00C04663" w:rsidRDefault="00A7259F" w:rsidP="00813907">
      <w:pPr>
        <w:spacing w:after="240"/>
      </w:pPr>
      <w:r>
        <w:rPr>
          <w:rFonts w:hint="eastAsia"/>
        </w:rPr>
        <w:t>「謝個屁，快下來阿，我快撐不住了。」那老雜役脹紅了臉，沒好氣地說著。</w:t>
      </w:r>
    </w:p>
    <w:p w:rsidR="00C04663" w:rsidRDefault="00A7259F" w:rsidP="00813907">
      <w:pPr>
        <w:spacing w:after="240"/>
      </w:pPr>
      <w:r>
        <w:rPr>
          <w:rFonts w:hint="eastAsia"/>
        </w:rPr>
        <w:t>李龍飛取下了繩套，回到了床邊，默默不語地想著，「也許當時</w:t>
      </w:r>
      <w:r>
        <w:t>…</w:t>
      </w:r>
      <w:r>
        <w:rPr>
          <w:rFonts w:hint="eastAsia"/>
        </w:rPr>
        <w:t>冬菊姐便是這樣走頭無路之下，才自盡的吧。」</w:t>
      </w:r>
    </w:p>
    <w:p w:rsidR="00C04663" w:rsidRDefault="00A7259F" w:rsidP="00813907">
      <w:pPr>
        <w:spacing w:after="240"/>
      </w:pPr>
      <w:r>
        <w:rPr>
          <w:rFonts w:hint="eastAsia"/>
        </w:rPr>
        <w:t>對於當初的錯，他早已明白，只是往者以逝，來者猶可追，錯既已造成，只能盡力去彌補而已。</w:t>
      </w:r>
    </w:p>
    <w:p w:rsidR="00C04663" w:rsidRDefault="00A7259F" w:rsidP="00813907">
      <w:pPr>
        <w:spacing w:after="240"/>
      </w:pPr>
      <w:r>
        <w:rPr>
          <w:rFonts w:hint="eastAsia"/>
        </w:rPr>
        <w:t>自我了斷的話，這才是又一次的大錯發生。</w:t>
      </w:r>
    </w:p>
    <w:p w:rsidR="00C04663" w:rsidRDefault="00A7259F" w:rsidP="00813907">
      <w:pPr>
        <w:spacing w:after="240"/>
      </w:pPr>
      <w:r>
        <w:rPr>
          <w:rFonts w:hint="eastAsia"/>
        </w:rPr>
        <w:t>想到這裡，李龍飛看著桌上的蠋燈，苦澀地又盤坐到了床上練功。</w:t>
      </w:r>
    </w:p>
    <w:p w:rsidR="00C04663" w:rsidRDefault="00A7259F" w:rsidP="00813907">
      <w:pPr>
        <w:spacing w:after="240"/>
      </w:pPr>
      <w:r>
        <w:rPr>
          <w:rFonts w:hint="eastAsia"/>
        </w:rPr>
        <w:t>那老雜役見他又盤起腿了，連忙開口說道，「年輕人，等一下，等一下，你這樣繼續打坐下去，等等再上吊一次，我可沒力氣又撐你一次！」</w:t>
      </w:r>
    </w:p>
    <w:p w:rsidR="00C04663" w:rsidRDefault="00A7259F" w:rsidP="00813907">
      <w:pPr>
        <w:spacing w:after="240"/>
      </w:pPr>
      <w:r>
        <w:rPr>
          <w:rFonts w:hint="eastAsia"/>
        </w:rPr>
        <w:t>李龍飛雖然有些尷尬，但對方畢竟剛救了自己，也不好意思再無示他，只好點點頭說道，「我會注意的。」</w:t>
      </w:r>
    </w:p>
    <w:p w:rsidR="00C04663" w:rsidRDefault="00A7259F" w:rsidP="00813907">
      <w:pPr>
        <w:spacing w:after="240"/>
      </w:pPr>
      <w:r>
        <w:rPr>
          <w:rFonts w:hint="eastAsia"/>
        </w:rPr>
        <w:t>那老雜役見他不聽，也不再阻止，只是喃喃碎念道，「唉，既沒有天份也沒有丹藥輔助，這樣吐納出去的靈氣比吸進的多，怎麼可能突破那層禁制呢…？」</w:t>
      </w:r>
    </w:p>
    <w:p w:rsidR="00C04663" w:rsidRDefault="00A7259F" w:rsidP="00813907">
      <w:pPr>
        <w:spacing w:after="240"/>
      </w:pPr>
      <w:r>
        <w:rPr>
          <w:rFonts w:hint="eastAsia"/>
        </w:rPr>
        <w:t>「你說甚麼！」李龍飛原本正在打坐，突然聽到這話語，愣了一下，跟著轉頭驚訝地看著那老雜役問道。</w:t>
      </w:r>
    </w:p>
    <w:p w:rsidR="00C04663" w:rsidRDefault="00A7259F" w:rsidP="00813907">
      <w:pPr>
        <w:spacing w:after="240"/>
      </w:pPr>
      <w:r>
        <w:rPr>
          <w:rFonts w:hint="eastAsia"/>
        </w:rPr>
        <w:t>「我說，你這種練法，練再久，也突破不了那禁制的…」那老雜役沒有回頭，但</w:t>
      </w:r>
      <w:r>
        <w:rPr>
          <w:rFonts w:hint="eastAsia"/>
        </w:rPr>
        <w:lastRenderedPageBreak/>
        <w:t>口中的語氣卻是李龍飛第一次聽過。</w:t>
      </w:r>
    </w:p>
    <w:p w:rsidR="00C04663" w:rsidRDefault="00A7259F" w:rsidP="00813907">
      <w:pPr>
        <w:spacing w:after="240"/>
      </w:pPr>
      <w:r>
        <w:rPr>
          <w:rFonts w:hint="eastAsia"/>
        </w:rPr>
        <w:t>李龍飛腦中急轉，心知這次是遇到貴人了，連忙爬下床跪在那老雜役的床前說道，「前輩，晚輩駑鈍，請教我突破的方法。」</w:t>
      </w:r>
    </w:p>
    <w:p w:rsidR="00C04663" w:rsidRDefault="00A7259F" w:rsidP="00813907">
      <w:pPr>
        <w:spacing w:after="240"/>
      </w:pPr>
      <w:r>
        <w:rPr>
          <w:rFonts w:hint="eastAsia"/>
        </w:rPr>
        <w:t>那老雜役轉過頭來，眼神中透著異樣神彩，與平時的渾濁全然不同，笑著說，「方法你早就有了，只在於你有沒有好好找到而已。」</w:t>
      </w:r>
    </w:p>
    <w:p w:rsidR="00C04663" w:rsidRDefault="00A7259F" w:rsidP="00813907">
      <w:pPr>
        <w:spacing w:after="240"/>
      </w:pPr>
      <w:r>
        <w:rPr>
          <w:rFonts w:hint="eastAsia"/>
        </w:rPr>
        <w:t>「晚輩愚昧，不知道前輩說的意思，是否可以再說清楚一點？」李龍飛聽到這樣似是而非的回答，一頭霧水，連忙再次尋問道。</w:t>
      </w:r>
    </w:p>
    <w:p w:rsidR="00C04663" w:rsidRDefault="00A7259F" w:rsidP="00813907">
      <w:pPr>
        <w:spacing w:after="240"/>
      </w:pPr>
      <w:r>
        <w:rPr>
          <w:rFonts w:hint="eastAsia"/>
        </w:rPr>
        <w:t>卻見那老雜役笑而不語，搖了搖頭，跟著頭一垂，身子一歪，竟呼呼大睡了起來。</w:t>
      </w:r>
    </w:p>
    <w:p w:rsidR="00C04663" w:rsidRDefault="00A7259F" w:rsidP="00813907">
      <w:pPr>
        <w:spacing w:after="240"/>
      </w:pPr>
      <w:r>
        <w:rPr>
          <w:rFonts w:hint="eastAsia"/>
        </w:rPr>
        <w:t>再醒來，即使李龍飛怎麼問，對方卻都對此事毫無記憶，無可奈何之下，前者只好放棄追問，竟自從那幾句話裡思考究竟是怎樣的一個辦法。</w:t>
      </w:r>
    </w:p>
    <w:p w:rsidR="00C04663" w:rsidRDefault="00C04663" w:rsidP="00813907">
      <w:pPr>
        <w:spacing w:after="240"/>
      </w:pPr>
    </w:p>
    <w:p w:rsidR="00C04663" w:rsidRDefault="00A7259F" w:rsidP="00813907">
      <w:pPr>
        <w:spacing w:after="240"/>
      </w:pPr>
      <w:r>
        <w:rPr>
          <w:rFonts w:hint="eastAsia"/>
        </w:rPr>
        <w:t>※※※</w:t>
      </w:r>
    </w:p>
    <w:p w:rsidR="00C04663" w:rsidRDefault="00C04663" w:rsidP="00813907">
      <w:pPr>
        <w:spacing w:after="240"/>
      </w:pPr>
    </w:p>
    <w:p w:rsidR="00C04663" w:rsidRDefault="00A7259F" w:rsidP="00813907">
      <w:pPr>
        <w:spacing w:after="240"/>
      </w:pPr>
      <w:r>
        <w:rPr>
          <w:rFonts w:hint="eastAsia"/>
        </w:rPr>
        <w:t>自在道外，遠處天邊一片巨大的菩提葉飛舞著，其速度飛快，轉眼已經飛出了自在道宗門數百里遠的地方。</w:t>
      </w:r>
    </w:p>
    <w:p w:rsidR="00C04663" w:rsidRDefault="00A7259F" w:rsidP="00813907">
      <w:pPr>
        <w:spacing w:after="240"/>
      </w:pPr>
      <w:r>
        <w:rPr>
          <w:rFonts w:hint="eastAsia"/>
        </w:rPr>
        <w:t>在那葉上，一名手持拂塵的道人站著，身邊另有一名灰衣青年躬身立在背後，似乎是那道人的隨從。</w:t>
      </w:r>
    </w:p>
    <w:p w:rsidR="00C04663" w:rsidRDefault="00A7259F" w:rsidP="00813907">
      <w:pPr>
        <w:spacing w:after="240"/>
      </w:pPr>
      <w:r>
        <w:rPr>
          <w:rFonts w:hint="eastAsia"/>
        </w:rPr>
        <w:t>「你之前說的那名義弟，我已經去提點他了，但能不能想到，得靠他自己發覺了。畢竟，另一名道友所為，我也不便冒然干涉，總之，此事便這樣子吧。」那道人樣子雖與那老雜役完全不同，但口氣與眼神中的神采，若仔細去看，便會發現與之前李龍飛所見到的一模一樣。</w:t>
      </w:r>
    </w:p>
    <w:p w:rsidR="00C04663" w:rsidRDefault="00A7259F" w:rsidP="00813907">
      <w:pPr>
        <w:spacing w:after="240"/>
      </w:pPr>
      <w:r>
        <w:rPr>
          <w:rFonts w:hint="eastAsia"/>
        </w:rPr>
        <w:t>「是，勞煩師尊了。弟子也已經盡力助他，能不能成事，便看我義弟自己造化了…」那灰衣青年拱手一揖，恭恭敬敬地回答著。</w:t>
      </w:r>
    </w:p>
    <w:p w:rsidR="00C04663" w:rsidRDefault="00C04663" w:rsidP="00813907">
      <w:pPr>
        <w:spacing w:after="240"/>
      </w:pPr>
    </w:p>
    <w:p w:rsidR="00C04663" w:rsidRDefault="00A7259F" w:rsidP="00813907">
      <w:pPr>
        <w:spacing w:after="240"/>
      </w:pPr>
      <w:r>
        <w:rPr>
          <w:rFonts w:hint="eastAsia"/>
        </w:rPr>
        <w:t>再說李龍飛這，他在聽完老雜役一番話後，左思又想許久，始終想不出來甚麼是他早已擁有的，忽然間，他福至心靈，眼角瞄向角落，那裡正放著一個行囊，正是他來自在道之後，所得到的所有東西。</w:t>
      </w:r>
    </w:p>
    <w:p w:rsidR="00C04663" w:rsidRDefault="00A7259F" w:rsidP="00813907">
      <w:pPr>
        <w:spacing w:after="240"/>
      </w:pPr>
      <w:r>
        <w:rPr>
          <w:rFonts w:hint="eastAsia"/>
        </w:rPr>
        <w:t>他掏出行李的東西，只見裡面幾錠銀兩，一只手鐲，幾張家書，另外還有兩把防</w:t>
      </w:r>
      <w:r>
        <w:rPr>
          <w:rFonts w:hint="eastAsia"/>
        </w:rPr>
        <w:lastRenderedPageBreak/>
        <w:t>身武器，最後一包紙包，裡頭包著一顆黑色的藥丹。</w:t>
      </w:r>
    </w:p>
    <w:p w:rsidR="00C04663" w:rsidRDefault="00A7259F" w:rsidP="00813907">
      <w:pPr>
        <w:spacing w:after="240"/>
      </w:pPr>
      <w:r>
        <w:rPr>
          <w:rFonts w:hint="eastAsia"/>
        </w:rPr>
        <w:t>撥開其他物品，李龍飛拿起那藥丹，腦中回憶，想起當時黃半仙在馱盤上曾說，這丹是他師傅煉製。</w:t>
      </w:r>
    </w:p>
    <w:p w:rsidR="00C04663" w:rsidRDefault="00A7259F" w:rsidP="00813907">
      <w:pPr>
        <w:spacing w:after="240"/>
      </w:pPr>
      <w:r>
        <w:rPr>
          <w:rFonts w:hint="eastAsia"/>
        </w:rPr>
        <w:t>據他所說，這丹藥對一般仙人雖然有用，但效益不大，主要是給那些沒有成仙的凡人所用，能增強力氣，滋陰補陽。</w:t>
      </w:r>
    </w:p>
    <w:p w:rsidR="00C04663" w:rsidRDefault="00A7259F" w:rsidP="00813907">
      <w:pPr>
        <w:spacing w:after="240"/>
      </w:pPr>
      <w:r>
        <w:rPr>
          <w:rFonts w:hint="eastAsia"/>
        </w:rPr>
        <w:t>套凡俗的話說，就是類似大補丸或是補氣丹之類的東西。</w:t>
      </w:r>
    </w:p>
    <w:p w:rsidR="00C04663" w:rsidRDefault="00A7259F" w:rsidP="00813907">
      <w:pPr>
        <w:spacing w:after="240"/>
      </w:pPr>
      <w:r>
        <w:rPr>
          <w:rFonts w:hint="eastAsia"/>
        </w:rPr>
        <w:t>雖說這丹藥自在道裡也有，但既是七葉道人煉製，想來應該不同凡響。</w:t>
      </w:r>
    </w:p>
    <w:p w:rsidR="00C04663" w:rsidRDefault="00A7259F" w:rsidP="00813907">
      <w:pPr>
        <w:spacing w:after="240"/>
      </w:pPr>
      <w:r>
        <w:rPr>
          <w:rFonts w:hint="eastAsia"/>
        </w:rPr>
        <w:t>而七葉大仙在與那灰袍道人一戰之後便不曾見過，但他既然送自己來這，理當希望自己能入門才對。</w:t>
      </w:r>
    </w:p>
    <w:p w:rsidR="00C04663" w:rsidRDefault="00A7259F" w:rsidP="00813907">
      <w:pPr>
        <w:spacing w:after="240"/>
      </w:pPr>
      <w:r>
        <w:rPr>
          <w:rFonts w:hint="eastAsia"/>
        </w:rPr>
        <w:t>想到這，李龍飛眼神一亮，越看越覺得這丹藥也許便是能助他突破的關鍵所在。</w:t>
      </w:r>
    </w:p>
    <w:p w:rsidR="00C04663" w:rsidRDefault="00A7259F" w:rsidP="00813907">
      <w:pPr>
        <w:spacing w:after="240"/>
      </w:pPr>
      <w:r>
        <w:rPr>
          <w:rFonts w:hint="eastAsia"/>
        </w:rPr>
        <w:t>只是，如果丹藥能助他突破，那先前天泉也曾賜下一些丹藥給他，那時雖</w:t>
      </w:r>
      <w:r w:rsidR="00582AA3">
        <w:rPr>
          <w:rFonts w:hint="eastAsia"/>
        </w:rPr>
        <w:t>好</w:t>
      </w:r>
      <w:r>
        <w:rPr>
          <w:rFonts w:hint="eastAsia"/>
        </w:rPr>
        <w:t>幾次差一點成功，卻始終功敗垂成，這丹藥雖散發出陣陣濃郁的藥香，但感覺起來也沒之前來得更有效，如何能成功呢？</w:t>
      </w:r>
    </w:p>
    <w:p w:rsidR="00C04663" w:rsidRDefault="00A7259F" w:rsidP="00813907">
      <w:pPr>
        <w:spacing w:after="240"/>
      </w:pPr>
      <w:r>
        <w:rPr>
          <w:rFonts w:hint="eastAsia"/>
        </w:rPr>
        <w:t>李龍飛左思右想許久，突然</w:t>
      </w:r>
      <w:r w:rsidR="00582AA3">
        <w:rPr>
          <w:rFonts w:hint="eastAsia"/>
        </w:rPr>
        <w:t>想到，先前因為丹藥珍貴，他都是一次</w:t>
      </w:r>
      <w:r>
        <w:rPr>
          <w:rFonts w:hint="eastAsia"/>
        </w:rPr>
        <w:t>吞下一顆</w:t>
      </w:r>
      <w:r w:rsidR="00582AA3">
        <w:rPr>
          <w:rFonts w:hint="eastAsia"/>
        </w:rPr>
        <w:t>，</w:t>
      </w:r>
      <w:r>
        <w:rPr>
          <w:rFonts w:hint="eastAsia"/>
        </w:rPr>
        <w:t>但如果一次</w:t>
      </w:r>
      <w:r w:rsidR="00582AA3">
        <w:rPr>
          <w:rFonts w:hint="eastAsia"/>
        </w:rPr>
        <w:t>吞下</w:t>
      </w:r>
      <w:r>
        <w:rPr>
          <w:rFonts w:hint="eastAsia"/>
        </w:rPr>
        <w:t>數顆，是否就能打破那個界限呢？</w:t>
      </w:r>
    </w:p>
    <w:p w:rsidR="00C04663" w:rsidRDefault="00582AA3" w:rsidP="00813907">
      <w:pPr>
        <w:spacing w:after="240"/>
      </w:pPr>
      <w:r>
        <w:rPr>
          <w:rFonts w:hint="eastAsia"/>
        </w:rPr>
        <w:t>只是</w:t>
      </w:r>
      <w:r w:rsidR="00A7259F">
        <w:rPr>
          <w:rFonts w:hint="eastAsia"/>
        </w:rPr>
        <w:t>一次吞下數顆丹藥，其藥效也會加倍許多，</w:t>
      </w:r>
      <w:r>
        <w:rPr>
          <w:rFonts w:hint="eastAsia"/>
        </w:rPr>
        <w:t>他雖不懂</w:t>
      </w:r>
      <w:r w:rsidR="00A7259F">
        <w:rPr>
          <w:rFonts w:hint="eastAsia"/>
        </w:rPr>
        <w:t>丹藥間相生相剋</w:t>
      </w:r>
      <w:r>
        <w:rPr>
          <w:rFonts w:hint="eastAsia"/>
        </w:rPr>
        <w:t>的關聯性</w:t>
      </w:r>
      <w:r w:rsidR="00A7259F">
        <w:rPr>
          <w:rFonts w:hint="eastAsia"/>
        </w:rPr>
        <w:t>，</w:t>
      </w:r>
      <w:r>
        <w:rPr>
          <w:rFonts w:hint="eastAsia"/>
        </w:rPr>
        <w:t>但想當然耳，也不一定是好的。</w:t>
      </w:r>
    </w:p>
    <w:p w:rsidR="00C04663" w:rsidRDefault="00A7259F" w:rsidP="00813907">
      <w:pPr>
        <w:spacing w:after="240"/>
      </w:pPr>
      <w:r>
        <w:rPr>
          <w:rFonts w:hint="eastAsia"/>
        </w:rPr>
        <w:t>「罷了，就算真的出了問題，那也比現在來得好！殺父之仇要是不能報，那我死一死，也算是還了父親生我之恩！」</w:t>
      </w:r>
    </w:p>
    <w:p w:rsidR="00C04663" w:rsidRDefault="00A7259F" w:rsidP="00813907">
      <w:pPr>
        <w:spacing w:after="240"/>
      </w:pPr>
      <w:r>
        <w:rPr>
          <w:rFonts w:hint="eastAsia"/>
        </w:rPr>
        <w:t>想到此，他將那丹藥收起，跟著踏出房門外。</w:t>
      </w:r>
    </w:p>
    <w:p w:rsidR="00C04663" w:rsidRDefault="00B41182" w:rsidP="00813907">
      <w:pPr>
        <w:spacing w:after="240"/>
      </w:pPr>
      <w:r>
        <w:rPr>
          <w:rFonts w:hint="eastAsia"/>
        </w:rPr>
        <w:t>三</w:t>
      </w:r>
      <w:r w:rsidR="00A7259F">
        <w:rPr>
          <w:rFonts w:hint="eastAsia"/>
        </w:rPr>
        <w:t>個月後，李龍飛一臉疲憊，帶著一根柴斧，來到了一個洞穴之前。</w:t>
      </w:r>
    </w:p>
    <w:p w:rsidR="00C04663" w:rsidRDefault="00A7259F" w:rsidP="00813907">
      <w:pPr>
        <w:spacing w:after="240"/>
      </w:pPr>
      <w:r>
        <w:rPr>
          <w:rFonts w:hint="eastAsia"/>
        </w:rPr>
        <w:t>這洞穴在那挑水之處不遠，是李龍飛偶然間所發現的。</w:t>
      </w:r>
    </w:p>
    <w:p w:rsidR="00C04663" w:rsidRDefault="00A7259F" w:rsidP="00813907">
      <w:pPr>
        <w:spacing w:after="240"/>
      </w:pPr>
      <w:r>
        <w:rPr>
          <w:rFonts w:hint="eastAsia"/>
        </w:rPr>
        <w:t>說是洞穴，其實更像是某次地震後所坍塌的凹陷處。</w:t>
      </w:r>
    </w:p>
    <w:p w:rsidR="00C04663" w:rsidRDefault="00A7259F" w:rsidP="00813907">
      <w:pPr>
        <w:spacing w:after="240"/>
      </w:pPr>
      <w:r>
        <w:rPr>
          <w:rFonts w:hint="eastAsia"/>
        </w:rPr>
        <w:t>在他懷中，一顆不起眼的紅色丹藥被他藏之又藏地收了起來，加上七葉道人的那顆，這</w:t>
      </w:r>
      <w:r w:rsidR="00B41182">
        <w:rPr>
          <w:rFonts w:hint="eastAsia"/>
        </w:rPr>
        <w:t>三</w:t>
      </w:r>
      <w:r>
        <w:rPr>
          <w:rFonts w:hint="eastAsia"/>
        </w:rPr>
        <w:t>個月來，李龍飛</w:t>
      </w:r>
      <w:r w:rsidR="00B41182">
        <w:rPr>
          <w:rFonts w:hint="eastAsia"/>
        </w:rPr>
        <w:t>費</w:t>
      </w:r>
      <w:r>
        <w:rPr>
          <w:rFonts w:hint="eastAsia"/>
        </w:rPr>
        <w:t>盡</w:t>
      </w:r>
      <w:r w:rsidR="00B41182">
        <w:rPr>
          <w:rFonts w:hint="eastAsia"/>
        </w:rPr>
        <w:t>心思，終於</w:t>
      </w:r>
      <w:r>
        <w:rPr>
          <w:rFonts w:hint="eastAsia"/>
        </w:rPr>
        <w:t>弄到了四顆丹藥。</w:t>
      </w:r>
    </w:p>
    <w:p w:rsidR="00C04663" w:rsidRDefault="00A7259F" w:rsidP="00813907">
      <w:pPr>
        <w:spacing w:after="240"/>
      </w:pPr>
      <w:r>
        <w:rPr>
          <w:rFonts w:hint="eastAsia"/>
        </w:rPr>
        <w:t>看著眼前攤在手上的五顆不同顏色藥丸，李龍飛眼神中透出一絲期待。</w:t>
      </w:r>
    </w:p>
    <w:p w:rsidR="00C04663" w:rsidRDefault="00A7259F" w:rsidP="00813907">
      <w:pPr>
        <w:spacing w:after="240"/>
      </w:pPr>
      <w:r>
        <w:rPr>
          <w:rFonts w:hint="eastAsia"/>
        </w:rPr>
        <w:t>為了這幾顆藥丸，這一個月來，他可是吃盡了苦頭，不管是用法訣換取，還是以</w:t>
      </w:r>
      <w:r>
        <w:rPr>
          <w:rFonts w:hint="eastAsia"/>
        </w:rPr>
        <w:lastRenderedPageBreak/>
        <w:t>利益換取，甚至，其中一顆丹藥，還是他幹了</w:t>
      </w:r>
      <w:commentRangeStart w:id="4461"/>
      <w:r>
        <w:rPr>
          <w:rFonts w:hint="eastAsia"/>
        </w:rPr>
        <w:t>件齷齪事</w:t>
      </w:r>
      <w:commentRangeEnd w:id="4461"/>
      <w:r>
        <w:rPr>
          <w:rStyle w:val="af1"/>
        </w:rPr>
        <w:commentReference w:id="4461"/>
      </w:r>
      <w:r>
        <w:rPr>
          <w:rFonts w:hint="eastAsia"/>
        </w:rPr>
        <w:t>才拿到的。</w:t>
      </w:r>
    </w:p>
    <w:p w:rsidR="00C04663" w:rsidRDefault="00A7259F" w:rsidP="00813907">
      <w:pPr>
        <w:spacing w:after="240"/>
      </w:pPr>
      <w:r>
        <w:rPr>
          <w:rFonts w:hint="eastAsia"/>
        </w:rPr>
        <w:t>想到那事，李龍飛臉上一陣發燙，換做以前的他，打死都不可能去幹。</w:t>
      </w:r>
    </w:p>
    <w:p w:rsidR="00C04663" w:rsidRDefault="00A7259F" w:rsidP="00813907">
      <w:pPr>
        <w:spacing w:after="240"/>
      </w:pPr>
      <w:r>
        <w:rPr>
          <w:rFonts w:hint="eastAsia"/>
        </w:rPr>
        <w:t>但在經歷那麼多事之後，李龍飛心中的某些東西開始動搖。</w:t>
      </w:r>
    </w:p>
    <w:p w:rsidR="00C04663" w:rsidRDefault="00A7259F" w:rsidP="00813907">
      <w:pPr>
        <w:spacing w:after="240"/>
      </w:pPr>
      <w:r>
        <w:rPr>
          <w:rFonts w:hint="eastAsia"/>
        </w:rPr>
        <w:t>「我要成仙，我一定要成仙，為了此，我不惜一切代價，我一定可以成仙！」李龍飛眼神透著火熱，不再猶豫，把那柴斧放在身邊防身，跟著一把抄起了五顆丹藥，咕嚕一聲全都吞下入腹。</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突破</w:t>
      </w:r>
    </w:p>
    <w:p w:rsidR="00C04663" w:rsidRDefault="00C04663" w:rsidP="00813907">
      <w:pPr>
        <w:spacing w:after="240"/>
      </w:pPr>
    </w:p>
    <w:p w:rsidR="00C04663" w:rsidRDefault="00A7259F" w:rsidP="00813907">
      <w:pPr>
        <w:spacing w:after="240"/>
      </w:pPr>
      <w:r>
        <w:rPr>
          <w:rFonts w:hint="eastAsia"/>
        </w:rPr>
        <w:t>吞下五顆丹藥，一開始還沒甚麼，但不久後，李龍飛腹中感覺到一股熱氣，全身暖哄哄的。</w:t>
      </w:r>
    </w:p>
    <w:p w:rsidR="00C04663" w:rsidRDefault="00A7259F" w:rsidP="00813907">
      <w:pPr>
        <w:spacing w:after="240"/>
      </w:pPr>
      <w:r>
        <w:rPr>
          <w:rFonts w:hint="eastAsia"/>
        </w:rPr>
        <w:t>他心中一喜，連忙盤腿坐下，依照那自在訣第一層的姿勢開始打坐起來。</w:t>
      </w:r>
    </w:p>
    <w:p w:rsidR="00C04663" w:rsidRDefault="00A7259F" w:rsidP="00813907">
      <w:pPr>
        <w:spacing w:after="240"/>
      </w:pPr>
      <w:r>
        <w:rPr>
          <w:rFonts w:hint="eastAsia"/>
        </w:rPr>
        <w:t>閉上眼，李龍飛只覺得自己的呼吸比平常沉重許多，那些丹藥的藥性開始讓他身體裡產生了一股力量。</w:t>
      </w:r>
    </w:p>
    <w:p w:rsidR="00C04663" w:rsidRDefault="00A7259F" w:rsidP="00813907">
      <w:pPr>
        <w:spacing w:after="240"/>
      </w:pPr>
      <w:r>
        <w:rPr>
          <w:rFonts w:hint="eastAsia"/>
        </w:rPr>
        <w:t>李龍飛很清楚那力量是甚麼，那是平時在進入無念呼吸時，在體內所會產生的一種感覺。</w:t>
      </w:r>
    </w:p>
    <w:p w:rsidR="00C04663" w:rsidRDefault="00A7259F" w:rsidP="00813907">
      <w:pPr>
        <w:spacing w:after="240"/>
      </w:pPr>
      <w:r>
        <w:rPr>
          <w:rFonts w:hint="eastAsia"/>
        </w:rPr>
        <w:t>只是，平常那感覺有如蟲蟻爬動的輕微感而已，但今天，那感覺卻像是一道熱流，緩緩在身體裡流竄。</w:t>
      </w:r>
    </w:p>
    <w:p w:rsidR="00C04663" w:rsidRDefault="00A7259F" w:rsidP="00813907">
      <w:pPr>
        <w:spacing w:after="240"/>
      </w:pPr>
      <w:r>
        <w:rPr>
          <w:rFonts w:hint="eastAsia"/>
        </w:rPr>
        <w:t>隨著丹藥在體內化開，那熱流越積越多，幾乎到像是實質般地在他體內慢慢移動，同時全身都有一絲絲的脹痛感，彷彿他是一顆不斷脹大的氣球，而肌肉皮膚要被撐開似的。</w:t>
      </w:r>
    </w:p>
    <w:p w:rsidR="00C04663" w:rsidRDefault="00EA1642" w:rsidP="00813907">
      <w:pPr>
        <w:spacing w:after="240"/>
      </w:pPr>
      <w:r>
        <w:rPr>
          <w:rFonts w:hint="eastAsia"/>
        </w:rPr>
        <w:t>同一時間，因為修練的痛楚也跟著產生，兩者一正一反，像是互相配合好一樣，竟不可思議地反而讓李龍飛能承受下來。</w:t>
      </w:r>
    </w:p>
    <w:p w:rsidR="00C04663" w:rsidRDefault="00A7259F" w:rsidP="00813907">
      <w:pPr>
        <w:spacing w:after="240"/>
      </w:pPr>
      <w:r>
        <w:rPr>
          <w:rFonts w:hint="eastAsia"/>
        </w:rPr>
        <w:t>便在此時，李龍飛身體內，突然一股奇異的力量浮現，那力量集中在他腹部及四肢，將那熱流吸收，源源不絕地導入了不知何處</w:t>
      </w:r>
      <w:r w:rsidR="00EA1642">
        <w:rPr>
          <w:rFonts w:hint="eastAsia"/>
        </w:rPr>
        <w:t>，而修練的痛苦因為沒有了抵銷，開始變得難以忍受。</w:t>
      </w:r>
    </w:p>
    <w:p w:rsidR="00C04663" w:rsidRDefault="00A7259F" w:rsidP="00813907">
      <w:pPr>
        <w:spacing w:after="240"/>
      </w:pPr>
      <w:r>
        <w:rPr>
          <w:rFonts w:hint="eastAsia"/>
        </w:rPr>
        <w:t>「便是這個了！這就是我一直遲遲無法練成自在訣第一層的原因！」李龍飛心中一驚，清楚察覺到自己體內的變化。</w:t>
      </w:r>
    </w:p>
    <w:p w:rsidR="00C04663" w:rsidRDefault="00A7259F" w:rsidP="00813907">
      <w:pPr>
        <w:spacing w:after="240"/>
      </w:pPr>
      <w:r>
        <w:rPr>
          <w:rFonts w:hint="eastAsia"/>
        </w:rPr>
        <w:lastRenderedPageBreak/>
        <w:t>若在平常，那奇異的力量一出現，便會</w:t>
      </w:r>
      <w:r w:rsidR="00EA1642">
        <w:rPr>
          <w:rFonts w:hint="eastAsia"/>
        </w:rPr>
        <w:t>讓自己因痛苦而</w:t>
      </w:r>
      <w:r w:rsidR="006419DA">
        <w:rPr>
          <w:rFonts w:hint="eastAsia"/>
        </w:rPr>
        <w:t>打斷了若有似無的境界</w:t>
      </w:r>
      <w:r>
        <w:rPr>
          <w:rFonts w:hint="eastAsia"/>
        </w:rPr>
        <w:t>，但這一次，那丹藥化做的熱流卻源源不絕</w:t>
      </w:r>
      <w:r w:rsidR="006419DA">
        <w:rPr>
          <w:rFonts w:hint="eastAsia"/>
        </w:rPr>
        <w:t>地補充進去</w:t>
      </w:r>
      <w:r>
        <w:rPr>
          <w:rFonts w:hint="eastAsia"/>
        </w:rPr>
        <w:t>，即使那力量不斷驅散，</w:t>
      </w:r>
      <w:r w:rsidR="006419DA">
        <w:rPr>
          <w:rFonts w:hint="eastAsia"/>
        </w:rPr>
        <w:t>但李龍飛所承受的痛苦遠遠比不上平日所感受到的十分之一，若有似無的境界當然也</w:t>
      </w:r>
      <w:r>
        <w:rPr>
          <w:rFonts w:hint="eastAsia"/>
        </w:rPr>
        <w:t>沒有</w:t>
      </w:r>
      <w:r w:rsidR="006419DA">
        <w:rPr>
          <w:rFonts w:hint="eastAsia"/>
        </w:rPr>
        <w:t>因此而</w:t>
      </w:r>
      <w:r>
        <w:rPr>
          <w:rFonts w:hint="eastAsia"/>
        </w:rPr>
        <w:t>停止</w:t>
      </w:r>
      <w:r w:rsidR="006419DA">
        <w:rPr>
          <w:rFonts w:hint="eastAsia"/>
        </w:rPr>
        <w:t>下來</w:t>
      </w:r>
      <w:r>
        <w:rPr>
          <w:rFonts w:hint="eastAsia"/>
        </w:rPr>
        <w:t>。</w:t>
      </w:r>
    </w:p>
    <w:p w:rsidR="00C04663" w:rsidRDefault="00A7259F" w:rsidP="00813907">
      <w:pPr>
        <w:spacing w:after="240"/>
      </w:pPr>
      <w:r>
        <w:rPr>
          <w:rFonts w:hint="eastAsia"/>
        </w:rPr>
        <w:t>而且隨著丹藥越化越快，</w:t>
      </w:r>
      <w:r w:rsidR="006419DA">
        <w:rPr>
          <w:rFonts w:hint="eastAsia"/>
        </w:rPr>
        <w:t>那痛苦越來越輕，</w:t>
      </w:r>
      <w:r>
        <w:rPr>
          <w:rFonts w:hint="eastAsia"/>
        </w:rPr>
        <w:t>體內累積的</w:t>
      </w:r>
      <w:r w:rsidR="006419DA">
        <w:rPr>
          <w:rFonts w:hint="eastAsia"/>
        </w:rPr>
        <w:t>熱流</w:t>
      </w:r>
      <w:r>
        <w:rPr>
          <w:rFonts w:hint="eastAsia"/>
        </w:rPr>
        <w:t>也</w:t>
      </w:r>
      <w:r w:rsidR="006419DA">
        <w:rPr>
          <w:rFonts w:hint="eastAsia"/>
        </w:rPr>
        <w:t>就</w:t>
      </w:r>
      <w:r>
        <w:rPr>
          <w:rFonts w:hint="eastAsia"/>
        </w:rPr>
        <w:t>越積越多，轉眼，李龍飛已經撐過了四十八次無念呼吸，只差一次，就能突破那練氣第一層的屏障。</w:t>
      </w:r>
    </w:p>
    <w:p w:rsidR="00C04663" w:rsidRDefault="00A7259F" w:rsidP="00813907">
      <w:pPr>
        <w:spacing w:after="240"/>
      </w:pPr>
      <w:r>
        <w:rPr>
          <w:rFonts w:hint="eastAsia"/>
        </w:rPr>
        <w:t>但那力量似乎感受到了這次的重要性，猛地瓦解成一輪漩渦，雖說之後也會不覆存在，卻以此換來最為強烈的一次吸力。</w:t>
      </w:r>
    </w:p>
    <w:p w:rsidR="00C04663" w:rsidRDefault="00A7259F" w:rsidP="00813907">
      <w:pPr>
        <w:spacing w:after="240"/>
      </w:pPr>
      <w:r>
        <w:rPr>
          <w:rFonts w:hint="eastAsia"/>
        </w:rPr>
        <w:t>眼看自己體內的</w:t>
      </w:r>
      <w:r w:rsidR="006419DA">
        <w:rPr>
          <w:rFonts w:hint="eastAsia"/>
        </w:rPr>
        <w:t>熱流</w:t>
      </w:r>
      <w:r>
        <w:rPr>
          <w:rFonts w:hint="eastAsia"/>
        </w:rPr>
        <w:t>就要被這吸力給帶走，李龍飛心中又驚又怒，他十分明白，要是這次錯過了，自己怕是再也無法踏入仙途了。</w:t>
      </w:r>
    </w:p>
    <w:p w:rsidR="00C04663" w:rsidRDefault="00A7259F" w:rsidP="00813907">
      <w:pPr>
        <w:spacing w:after="240"/>
      </w:pPr>
      <w:r>
        <w:rPr>
          <w:rFonts w:hint="eastAsia"/>
        </w:rPr>
        <w:t>「該死的，不就是吸力嗎！既然要吸，就吸我的血肉，</w:t>
      </w:r>
      <w:r w:rsidR="006419DA">
        <w:rPr>
          <w:rFonts w:hint="eastAsia"/>
        </w:rPr>
        <w:t>把我的熱流</w:t>
      </w:r>
      <w:r>
        <w:rPr>
          <w:rFonts w:hint="eastAsia"/>
        </w:rPr>
        <w:t>還我！」他赫然怒吼一聲，跟著一咬舌，咕嚕咕嚕的大口鮮血流入胃中，頓時被那力量給吸收進去。</w:t>
      </w:r>
    </w:p>
    <w:p w:rsidR="00C04663" w:rsidRDefault="00A7259F" w:rsidP="00813907">
      <w:pPr>
        <w:spacing w:after="240"/>
      </w:pPr>
      <w:r>
        <w:rPr>
          <w:rFonts w:hint="eastAsia"/>
        </w:rPr>
        <w:t>「還不夠！」跟著李龍飛又伸手一咬，將自己手腕處咬了開來，那鮮血沒有流出，反而被那力量給吸去不知何處。</w:t>
      </w:r>
    </w:p>
    <w:p w:rsidR="00C04663" w:rsidRDefault="00A7259F" w:rsidP="00813907">
      <w:pPr>
        <w:spacing w:after="240"/>
      </w:pPr>
      <w:r>
        <w:rPr>
          <w:rFonts w:hint="eastAsia"/>
        </w:rPr>
        <w:t>也不知道那力量是否是因為吸收不了血肉的關係，吸力頓時少了許多，李龍飛一看有效，頓時打起精神，又在四肢如法炮製的弄了一番。</w:t>
      </w:r>
    </w:p>
    <w:p w:rsidR="00C04663" w:rsidRDefault="00A7259F" w:rsidP="00813907">
      <w:pPr>
        <w:spacing w:after="240"/>
      </w:pPr>
      <w:r>
        <w:rPr>
          <w:rFonts w:hint="eastAsia"/>
        </w:rPr>
        <w:t>直到自己因為缺血過頭，開始有些頭暈，這才停了下來。</w:t>
      </w:r>
    </w:p>
    <w:p w:rsidR="00C04663" w:rsidRDefault="00A7259F" w:rsidP="00813907">
      <w:pPr>
        <w:spacing w:after="240"/>
      </w:pPr>
      <w:r>
        <w:rPr>
          <w:rFonts w:hint="eastAsia"/>
        </w:rPr>
        <w:t>但這時，早已撐過了法訣內所說的七七四十九次，而且還多了太多。</w:t>
      </w:r>
    </w:p>
    <w:p w:rsidR="00C04663" w:rsidRDefault="00A7259F" w:rsidP="00813907">
      <w:pPr>
        <w:spacing w:after="240"/>
      </w:pPr>
      <w:r>
        <w:rPr>
          <w:rFonts w:hint="eastAsia"/>
        </w:rPr>
        <w:t>一念即此，李龍飛連忙感受到自己體內是否有些變化？</w:t>
      </w:r>
    </w:p>
    <w:p w:rsidR="00C04663" w:rsidRDefault="00A7259F" w:rsidP="00813907">
      <w:pPr>
        <w:spacing w:after="240"/>
      </w:pPr>
      <w:r>
        <w:rPr>
          <w:rFonts w:hint="eastAsia"/>
        </w:rPr>
        <w:t>起初，似乎沒有任何改變，但沒多久，一股玄之又玄的</w:t>
      </w:r>
      <w:r w:rsidR="006419DA">
        <w:rPr>
          <w:rFonts w:hint="eastAsia"/>
        </w:rPr>
        <w:t>熱流</w:t>
      </w:r>
      <w:r>
        <w:rPr>
          <w:rFonts w:hint="eastAsia"/>
        </w:rPr>
        <w:t>從丹田破繭而出，貫通李龍飛全身四肢百骸，有如河流般在肉體內形成一吸一呼的小周天循環。</w:t>
      </w:r>
    </w:p>
    <w:p w:rsidR="00C04663" w:rsidRDefault="00A7259F" w:rsidP="00813907">
      <w:pPr>
        <w:spacing w:after="240"/>
      </w:pPr>
      <w:r>
        <w:rPr>
          <w:rFonts w:hint="eastAsia"/>
        </w:rPr>
        <w:t>李龍飛只感受到腦門一轟，一股喀喀喀聲從腦中傳來，體內一道道無形的膜碎裂開來，接著全身精力不斷增加著。</w:t>
      </w:r>
    </w:p>
    <w:p w:rsidR="00C04663" w:rsidRDefault="00A7259F" w:rsidP="00813907">
      <w:pPr>
        <w:spacing w:after="240"/>
      </w:pPr>
      <w:r>
        <w:rPr>
          <w:rFonts w:hint="eastAsia"/>
        </w:rPr>
        <w:t>他不敢停下，深怕這情形一停下就再也回不來，忙繼續照著法訣打坐，感受那精氣神呼吸的感覺。</w:t>
      </w:r>
    </w:p>
    <w:p w:rsidR="00C04663" w:rsidRDefault="00A7259F" w:rsidP="00813907">
      <w:pPr>
        <w:spacing w:after="240"/>
      </w:pPr>
      <w:r>
        <w:rPr>
          <w:rFonts w:hint="eastAsia"/>
        </w:rPr>
        <w:t>不一會，體內</w:t>
      </w:r>
      <w:r w:rsidR="006419DA">
        <w:rPr>
          <w:rFonts w:hint="eastAsia"/>
        </w:rPr>
        <w:t>熱流</w:t>
      </w:r>
      <w:r>
        <w:rPr>
          <w:rFonts w:hint="eastAsia"/>
        </w:rPr>
        <w:t>流動的速度越來越平穩，李龍飛知道，</w:t>
      </w:r>
      <w:r w:rsidR="006419DA">
        <w:rPr>
          <w:rFonts w:hint="eastAsia"/>
        </w:rPr>
        <w:t>這就是傳說中的靈氣了；</w:t>
      </w:r>
      <w:r>
        <w:rPr>
          <w:rFonts w:hint="eastAsia"/>
        </w:rPr>
        <w:t>只要再過幾息呼吸，等</w:t>
      </w:r>
      <w:r w:rsidR="006419DA">
        <w:rPr>
          <w:rFonts w:hint="eastAsia"/>
        </w:rPr>
        <w:t>體內</w:t>
      </w:r>
      <w:del w:id="4462" w:author="簡新佳" w:date="2019-02-25T17:00:00Z">
        <w:r w:rsidDel="0012795F">
          <w:rPr>
            <w:rFonts w:hint="eastAsia"/>
          </w:rPr>
          <w:delText>靈力</w:delText>
        </w:r>
      </w:del>
      <w:ins w:id="4463" w:author="簡新佳" w:date="2019-02-25T17:00:00Z">
        <w:r w:rsidR="0012795F">
          <w:rPr>
            <w:rFonts w:hint="eastAsia"/>
          </w:rPr>
          <w:t>靈氣</w:t>
        </w:r>
      </w:ins>
      <w:r>
        <w:rPr>
          <w:rFonts w:hint="eastAsia"/>
        </w:rPr>
        <w:t>穩定了，身上便是靈脈打通，從此踏入仙途，自己夢寐以求的求仙之旅也會由此開始。</w:t>
      </w:r>
    </w:p>
    <w:p w:rsidR="00C04663" w:rsidRDefault="00A7259F" w:rsidP="00813907">
      <w:pPr>
        <w:spacing w:after="240"/>
      </w:pPr>
      <w:r>
        <w:rPr>
          <w:rFonts w:hint="eastAsia"/>
        </w:rPr>
        <w:lastRenderedPageBreak/>
        <w:t>就在他心神感動之際，不知道是不是因為吸收了血肉的關係，他突然感受到身上那股吸力漩渦還沒完全散去，而且彷彿可以隨自己的心神去操控運轉。</w:t>
      </w:r>
    </w:p>
    <w:p w:rsidR="00C04663" w:rsidRDefault="00A7259F" w:rsidP="00813907">
      <w:pPr>
        <w:spacing w:after="240"/>
      </w:pPr>
      <w:r>
        <w:rPr>
          <w:rFonts w:hint="eastAsia"/>
        </w:rPr>
        <w:t>他一想到這，福至心靈地試著操控那漩渦看看，果然自己念頭才剛一升起，丹田處的漩窩就緩緩的再度加速起來。</w:t>
      </w:r>
    </w:p>
    <w:p w:rsidR="00C04663" w:rsidRDefault="00A7259F" w:rsidP="00813907">
      <w:pPr>
        <w:spacing w:after="240"/>
      </w:pPr>
      <w:r>
        <w:rPr>
          <w:rFonts w:hint="eastAsia"/>
        </w:rPr>
        <w:t>「既然這力量</w:t>
      </w:r>
      <w:r w:rsidR="006419DA">
        <w:rPr>
          <w:rFonts w:hint="eastAsia"/>
        </w:rPr>
        <w:t>之前</w:t>
      </w:r>
      <w:r>
        <w:rPr>
          <w:rFonts w:hint="eastAsia"/>
        </w:rPr>
        <w:t>將我體內的靈氣散去，那逆著轉的話，</w:t>
      </w:r>
      <w:r w:rsidR="006419DA">
        <w:rPr>
          <w:rFonts w:hint="eastAsia"/>
        </w:rPr>
        <w:t>會不會把我之前的靈氣還給我</w:t>
      </w:r>
      <w:r>
        <w:rPr>
          <w:rFonts w:hint="eastAsia"/>
        </w:rPr>
        <w:t>？」李龍飛</w:t>
      </w:r>
      <w:r w:rsidR="006419DA">
        <w:rPr>
          <w:rFonts w:hint="eastAsia"/>
        </w:rPr>
        <w:t>突發奇想，腦中突然浮現這個念頭。</w:t>
      </w:r>
    </w:p>
    <w:p w:rsidR="00C04663" w:rsidRDefault="006419DA" w:rsidP="00813907">
      <w:pPr>
        <w:spacing w:after="240"/>
      </w:pPr>
      <w:r>
        <w:rPr>
          <w:rFonts w:hint="eastAsia"/>
        </w:rPr>
        <w:t>他</w:t>
      </w:r>
      <w:r w:rsidR="00A7259F">
        <w:rPr>
          <w:rFonts w:hint="eastAsia"/>
        </w:rPr>
        <w:t>猶豫了一下，</w:t>
      </w:r>
      <w:r>
        <w:rPr>
          <w:rFonts w:hint="eastAsia"/>
        </w:rPr>
        <w:t>雖然覺得有些不妥，但</w:t>
      </w:r>
      <w:r w:rsidR="00A7259F">
        <w:rPr>
          <w:rFonts w:hint="eastAsia"/>
        </w:rPr>
        <w:t>最終狠狠咬了咬牙</w:t>
      </w:r>
      <w:r>
        <w:rPr>
          <w:rFonts w:hint="eastAsia"/>
        </w:rPr>
        <w:t>，下定決心</w:t>
      </w:r>
      <w:r w:rsidR="00A7259F">
        <w:rPr>
          <w:rFonts w:hint="eastAsia"/>
        </w:rPr>
        <w:t>。</w:t>
      </w:r>
    </w:p>
    <w:p w:rsidR="00C04663" w:rsidRDefault="00A7259F" w:rsidP="00813907">
      <w:pPr>
        <w:spacing w:after="240"/>
      </w:pPr>
      <w:r>
        <w:rPr>
          <w:rFonts w:hint="eastAsia"/>
        </w:rPr>
        <w:t>「管他的，之前它害我害這麼久，</w:t>
      </w:r>
      <w:r w:rsidR="006419DA">
        <w:rPr>
          <w:rFonts w:hint="eastAsia"/>
        </w:rPr>
        <w:t>現在既然我有機會讓他反過來，說是讓我</w:t>
      </w:r>
      <w:r>
        <w:rPr>
          <w:rFonts w:hint="eastAsia"/>
        </w:rPr>
        <w:t>討個利息也不為過</w:t>
      </w:r>
      <w:r w:rsidR="006419DA">
        <w:rPr>
          <w:rFonts w:hint="eastAsia"/>
        </w:rPr>
        <w:t>啊</w:t>
      </w:r>
      <w:r>
        <w:rPr>
          <w:rFonts w:hint="eastAsia"/>
        </w:rPr>
        <w:t>！」隨著李龍飛的決定，原本已經要漸漸散去的那力量漩渦，在顫抖了一陣之後，竟開始反著轉了。</w:t>
      </w:r>
    </w:p>
    <w:p w:rsidR="00C04663" w:rsidRDefault="00A7259F" w:rsidP="00813907">
      <w:pPr>
        <w:spacing w:after="240"/>
      </w:pPr>
      <w:r>
        <w:rPr>
          <w:rFonts w:hint="eastAsia"/>
        </w:rPr>
        <w:t>隨著反轉的速度越轉越快，一股精純的靈氣從不知明的地方被那漩渦反送回來，融入到李龍飛體內。</w:t>
      </w:r>
    </w:p>
    <w:p w:rsidR="00C04663" w:rsidRDefault="004D2B93" w:rsidP="00813907">
      <w:pPr>
        <w:spacing w:after="240"/>
      </w:pPr>
      <w:r>
        <w:rPr>
          <w:rFonts w:hint="eastAsia"/>
        </w:rPr>
        <w:t>原本已經趨漸穩定的</w:t>
      </w:r>
      <w:del w:id="4464" w:author="簡新佳" w:date="2019-02-25T17:00:00Z">
        <w:r w:rsidDel="0012795F">
          <w:rPr>
            <w:rFonts w:hint="eastAsia"/>
          </w:rPr>
          <w:delText>靈力</w:delText>
        </w:r>
      </w:del>
      <w:ins w:id="4465" w:author="簡新佳" w:date="2019-02-25T17:00:00Z">
        <w:r w:rsidR="0012795F">
          <w:rPr>
            <w:rFonts w:hint="eastAsia"/>
          </w:rPr>
          <w:t>靈氣</w:t>
        </w:r>
      </w:ins>
      <w:r>
        <w:rPr>
          <w:rFonts w:hint="eastAsia"/>
        </w:rPr>
        <w:t>流</w:t>
      </w:r>
      <w:r w:rsidR="00A7259F">
        <w:rPr>
          <w:rFonts w:hint="eastAsia"/>
        </w:rPr>
        <w:t>猛地一震，慢慢又</w:t>
      </w:r>
      <w:r>
        <w:rPr>
          <w:rFonts w:hint="eastAsia"/>
        </w:rPr>
        <w:t>開始加速</w:t>
      </w:r>
      <w:r w:rsidR="00A7259F">
        <w:rPr>
          <w:rFonts w:hint="eastAsia"/>
        </w:rPr>
        <w:t>流動起來。</w:t>
      </w:r>
    </w:p>
    <w:p w:rsidR="00C04663" w:rsidRDefault="00A7259F" w:rsidP="00813907">
      <w:pPr>
        <w:spacing w:after="240"/>
      </w:pPr>
      <w:r>
        <w:rPr>
          <w:rFonts w:hint="eastAsia"/>
        </w:rPr>
        <w:t>李龍飛只覺得體內那股本已安定的</w:t>
      </w:r>
      <w:del w:id="4466" w:author="簡新佳" w:date="2019-02-25T17:00:00Z">
        <w:r w:rsidDel="0012795F">
          <w:rPr>
            <w:rFonts w:hint="eastAsia"/>
          </w:rPr>
          <w:delText>靈</w:delText>
        </w:r>
        <w:r w:rsidR="004D2B93" w:rsidDel="0012795F">
          <w:rPr>
            <w:rFonts w:hint="eastAsia"/>
          </w:rPr>
          <w:delText>力</w:delText>
        </w:r>
      </w:del>
      <w:ins w:id="4467" w:author="簡新佳" w:date="2019-02-25T17:00:00Z">
        <w:r w:rsidR="0012795F">
          <w:rPr>
            <w:rFonts w:hint="eastAsia"/>
          </w:rPr>
          <w:t>靈氣</w:t>
        </w:r>
      </w:ins>
      <w:r w:rsidR="004D2B93">
        <w:rPr>
          <w:rFonts w:hint="eastAsia"/>
        </w:rPr>
        <w:t>流</w:t>
      </w:r>
      <w:r>
        <w:rPr>
          <w:rFonts w:hint="eastAsia"/>
        </w:rPr>
        <w:t>越流越快，越流越多，但身體中的靈脈卻已經擴張的差不多了，那種像是氣球的感覺又再度在自己身體內產生出來。</w:t>
      </w:r>
    </w:p>
    <w:p w:rsidR="00C04663" w:rsidRDefault="00A7259F" w:rsidP="00813907">
      <w:pPr>
        <w:spacing w:after="240"/>
      </w:pPr>
      <w:r>
        <w:rPr>
          <w:rFonts w:hint="eastAsia"/>
        </w:rPr>
        <w:t>他有心停止那力量漩窩，但那力量漩窩本就不是被他完全操控，此時被他激發出來反向逆轉，更是如脫韁的野馬，一發不可收拾，不一會，李龍飛便覺得全身像要爆炸似的在皮膚底下每一處都有靈氣撐開著。</w:t>
      </w:r>
    </w:p>
    <w:p w:rsidR="00C04663" w:rsidRDefault="00A7259F" w:rsidP="00813907">
      <w:pPr>
        <w:spacing w:after="240"/>
      </w:pPr>
      <w:r>
        <w:rPr>
          <w:rFonts w:hint="eastAsia"/>
        </w:rPr>
        <w:t>若有人現在從外面看來，只會看到李龍飛閉上了眼，滿臉猙獰著咬牙打坐，卻渾然不知其體內此時正處於水深火熱之中。</w:t>
      </w:r>
    </w:p>
    <w:p w:rsidR="00C04663" w:rsidRDefault="00A7259F" w:rsidP="00813907">
      <w:pPr>
        <w:spacing w:after="240"/>
      </w:pPr>
      <w:r>
        <w:rPr>
          <w:rFonts w:hint="eastAsia"/>
        </w:rPr>
        <w:t>再過片刻，李龍飛已經感覺自己再也撐不下去了，就連他身體上的血管也都高高鼓起，全身七孔更是波波波地流出鮮血，若沒有奇蹟發生，幾息過後，李龍飛肯定會真如氣球一般，爆體而亡。</w:t>
      </w:r>
    </w:p>
    <w:p w:rsidR="00C04663" w:rsidRDefault="00A7259F" w:rsidP="00813907">
      <w:pPr>
        <w:spacing w:after="240"/>
      </w:pPr>
      <w:r>
        <w:rPr>
          <w:rFonts w:hint="eastAsia"/>
        </w:rPr>
        <w:t>便在此時，一股沁涼入心的寒意從李龍飛體外傳來，他雖不知為何，卻因此讓原本慌亂的頭腦冷靜了下來。</w:t>
      </w:r>
    </w:p>
    <w:p w:rsidR="00C04663" w:rsidRDefault="00A7259F" w:rsidP="00813907">
      <w:pPr>
        <w:spacing w:after="240"/>
      </w:pPr>
      <w:r>
        <w:rPr>
          <w:rFonts w:hint="eastAsia"/>
        </w:rPr>
        <w:t>在冷靜下來之後，李龍飛腦中一閃，「既然我身體內的靈脈容不下那麼多靈氣，那麼，就另外找地方容納吧！」</w:t>
      </w:r>
    </w:p>
    <w:p w:rsidR="00C04663" w:rsidRDefault="00A7259F" w:rsidP="00813907">
      <w:pPr>
        <w:spacing w:after="240"/>
      </w:pPr>
      <w:r>
        <w:rPr>
          <w:rFonts w:hint="eastAsia"/>
        </w:rPr>
        <w:t>他也不知這麼做是對還錯，但在苦無他法的情況下，自行將體內靈氣引導至原本自在道法訣上沒有標註靈脈的地方去。</w:t>
      </w:r>
    </w:p>
    <w:p w:rsidR="00C04663" w:rsidRDefault="00A7259F" w:rsidP="00813907">
      <w:pPr>
        <w:spacing w:after="240"/>
      </w:pPr>
      <w:r>
        <w:rPr>
          <w:rFonts w:hint="eastAsia"/>
        </w:rPr>
        <w:lastRenderedPageBreak/>
        <w:t>那些地方本來就沒有靈脈，也不適合靈脈擴張，但在李龍飛的引導及體內龐大</w:t>
      </w:r>
      <w:del w:id="4468" w:author="簡新佳" w:date="2019-02-25T17:00:00Z">
        <w:r w:rsidDel="0012795F">
          <w:rPr>
            <w:rFonts w:hint="eastAsia"/>
          </w:rPr>
          <w:delText>靈力</w:delText>
        </w:r>
      </w:del>
      <w:ins w:id="4469" w:author="簡新佳" w:date="2019-02-25T17:00:00Z">
        <w:r w:rsidR="0012795F">
          <w:rPr>
            <w:rFonts w:hint="eastAsia"/>
          </w:rPr>
          <w:t>靈氣</w:t>
        </w:r>
      </w:ins>
      <w:r>
        <w:rPr>
          <w:rFonts w:hint="eastAsia"/>
        </w:rPr>
        <w:t>的強烈衝擊下，一次兩次三次，最終有幾個地方居然被他成功給開出了一條</w:t>
      </w:r>
      <w:del w:id="4470" w:author="簡新佳" w:date="2019-02-25T17:00:00Z">
        <w:r w:rsidDel="0012795F">
          <w:rPr>
            <w:rFonts w:hint="eastAsia"/>
          </w:rPr>
          <w:delText>靈力</w:delText>
        </w:r>
      </w:del>
      <w:ins w:id="4471" w:author="簡新佳" w:date="2019-02-25T17:00:00Z">
        <w:r w:rsidR="0012795F">
          <w:rPr>
            <w:rFonts w:hint="eastAsia"/>
          </w:rPr>
          <w:t>靈氣</w:t>
        </w:r>
      </w:ins>
      <w:r>
        <w:rPr>
          <w:rFonts w:hint="eastAsia"/>
        </w:rPr>
        <w:t>可流通的小通道。</w:t>
      </w:r>
    </w:p>
    <w:p w:rsidR="00C04663" w:rsidRDefault="00A7259F" w:rsidP="00813907">
      <w:pPr>
        <w:spacing w:after="240"/>
      </w:pPr>
      <w:r>
        <w:rPr>
          <w:rFonts w:hint="eastAsia"/>
        </w:rPr>
        <w:t>這小通道一開出，體內的過多的</w:t>
      </w:r>
      <w:del w:id="4472" w:author="簡新佳" w:date="2019-02-25T17:00:00Z">
        <w:r w:rsidDel="0012795F">
          <w:rPr>
            <w:rFonts w:hint="eastAsia"/>
          </w:rPr>
          <w:delText>靈力</w:delText>
        </w:r>
      </w:del>
      <w:ins w:id="4473" w:author="簡新佳" w:date="2019-02-25T17:00:00Z">
        <w:r w:rsidR="0012795F">
          <w:rPr>
            <w:rFonts w:hint="eastAsia"/>
          </w:rPr>
          <w:t>靈氣</w:t>
        </w:r>
      </w:ins>
      <w:r>
        <w:rPr>
          <w:rFonts w:hint="eastAsia"/>
        </w:rPr>
        <w:t>頓時多了一些可以儲存的空間。</w:t>
      </w:r>
    </w:p>
    <w:p w:rsidR="00C04663" w:rsidRDefault="00A7259F" w:rsidP="00813907">
      <w:pPr>
        <w:spacing w:after="240"/>
      </w:pPr>
      <w:r>
        <w:rPr>
          <w:rFonts w:hint="eastAsia"/>
        </w:rPr>
        <w:t>跟著隨著大周天小周天的</w:t>
      </w:r>
      <w:del w:id="4474" w:author="簡新佳" w:date="2019-02-25T17:00:00Z">
        <w:r w:rsidDel="0012795F">
          <w:rPr>
            <w:rFonts w:hint="eastAsia"/>
          </w:rPr>
          <w:delText>靈力</w:delText>
        </w:r>
      </w:del>
      <w:ins w:id="4475" w:author="簡新佳" w:date="2019-02-25T17:00:00Z">
        <w:r w:rsidR="0012795F">
          <w:rPr>
            <w:rFonts w:hint="eastAsia"/>
          </w:rPr>
          <w:t>靈氣</w:t>
        </w:r>
      </w:ins>
      <w:r>
        <w:rPr>
          <w:rFonts w:hint="eastAsia"/>
        </w:rPr>
        <w:t>循環，那些小通道越開越大，到最後竟跟原本就有靈脈的地方沒有兩樣了。</w:t>
      </w:r>
    </w:p>
    <w:p w:rsidR="00C04663" w:rsidRDefault="00A7259F" w:rsidP="00813907">
      <w:pPr>
        <w:spacing w:after="240"/>
      </w:pPr>
      <w:r>
        <w:rPr>
          <w:rFonts w:hint="eastAsia"/>
        </w:rPr>
        <w:t>但這過程中，卻比原本自在道法訣上修練的那方法還要痛苦好幾倍，要不</w:t>
      </w:r>
      <w:r w:rsidR="004D2B93">
        <w:rPr>
          <w:rFonts w:hint="eastAsia"/>
        </w:rPr>
        <w:t>李龍飛這兩年已經習慣修練的痛楚，加上那</w:t>
      </w:r>
      <w:r>
        <w:rPr>
          <w:rFonts w:hint="eastAsia"/>
        </w:rPr>
        <w:t>讓他安定下來的寒意始終讓他保持著清醒，好幾次李龍飛都快要昏了過去。</w:t>
      </w:r>
    </w:p>
    <w:p w:rsidR="00C04663" w:rsidRDefault="00A7259F" w:rsidP="00813907">
      <w:pPr>
        <w:spacing w:after="240"/>
      </w:pPr>
      <w:r>
        <w:rPr>
          <w:rFonts w:hint="eastAsia"/>
        </w:rPr>
        <w:t>就這樣，那力量漩窩不斷地將靈氣灌入李龍飛的體內化做</w:t>
      </w:r>
      <w:del w:id="4476" w:author="簡新佳" w:date="2019-02-25T17:00:00Z">
        <w:r w:rsidDel="0012795F">
          <w:rPr>
            <w:rFonts w:hint="eastAsia"/>
          </w:rPr>
          <w:delText>靈力</w:delText>
        </w:r>
      </w:del>
      <w:ins w:id="4477" w:author="簡新佳" w:date="2019-02-25T17:00:00Z">
        <w:r w:rsidR="0012795F">
          <w:rPr>
            <w:rFonts w:hint="eastAsia"/>
          </w:rPr>
          <w:t>靈氣</w:t>
        </w:r>
      </w:ins>
      <w:r>
        <w:rPr>
          <w:rFonts w:hint="eastAsia"/>
        </w:rPr>
        <w:t>，而那</w:t>
      </w:r>
      <w:del w:id="4478" w:author="簡新佳" w:date="2019-02-25T17:00:00Z">
        <w:r w:rsidDel="0012795F">
          <w:rPr>
            <w:rFonts w:hint="eastAsia"/>
          </w:rPr>
          <w:delText>靈力</w:delText>
        </w:r>
      </w:del>
      <w:ins w:id="4479" w:author="簡新佳" w:date="2019-02-25T17:00:00Z">
        <w:r w:rsidR="0012795F">
          <w:rPr>
            <w:rFonts w:hint="eastAsia"/>
          </w:rPr>
          <w:t>靈氣</w:t>
        </w:r>
      </w:ins>
      <w:r>
        <w:rPr>
          <w:rFonts w:hint="eastAsia"/>
        </w:rPr>
        <w:t>又不斷沖擊著李龍飛全身各處，開出新的靈脈。</w:t>
      </w:r>
    </w:p>
    <w:p w:rsidR="00C04663" w:rsidRDefault="00A7259F" w:rsidP="00813907">
      <w:pPr>
        <w:spacing w:after="240"/>
      </w:pPr>
      <w:r>
        <w:rPr>
          <w:rFonts w:hint="eastAsia"/>
        </w:rPr>
        <w:t>直到漩窩停止後，李龍飛體內整整比原本自在訣法訣上所記載著靈脈多出了一百零八條靈脈。</w:t>
      </w:r>
    </w:p>
    <w:p w:rsidR="00C04663" w:rsidRDefault="00A7259F" w:rsidP="00813907">
      <w:pPr>
        <w:spacing w:after="240"/>
      </w:pPr>
      <w:r>
        <w:rPr>
          <w:rFonts w:hint="eastAsia"/>
        </w:rPr>
        <w:t>這一百零八條靈脈全是任何門派法訣內所沒記載的位置，有的在後腰處，有的在臀椎處，甚至連喉嚨也都開出了一條靈脈。</w:t>
      </w:r>
    </w:p>
    <w:p w:rsidR="00C04663" w:rsidRDefault="00FB23F8" w:rsidP="00813907">
      <w:pPr>
        <w:spacing w:after="240"/>
      </w:pPr>
      <w:r>
        <w:rPr>
          <w:rFonts w:hint="eastAsia"/>
        </w:rPr>
        <w:t>只是這些靈脈雖然打通，卻十分細微，與他原本體內的靈脈相比，有如螢火與皓日，不可相提並論。</w:t>
      </w:r>
    </w:p>
    <w:p w:rsidR="00C04663" w:rsidRDefault="00FB23F8" w:rsidP="00813907">
      <w:pPr>
        <w:spacing w:after="240"/>
      </w:pPr>
      <w:r>
        <w:rPr>
          <w:rFonts w:hint="eastAsia"/>
        </w:rPr>
        <w:t>但饒是如此，</w:t>
      </w:r>
      <w:r w:rsidR="006A4A34">
        <w:rPr>
          <w:rFonts w:hint="eastAsia"/>
        </w:rPr>
        <w:t>卻也是駭人聽聞，讓人瞠目結舌的事。</w:t>
      </w:r>
    </w:p>
    <w:p w:rsidR="00C04663" w:rsidRDefault="00A7259F" w:rsidP="00813907">
      <w:pPr>
        <w:spacing w:after="240"/>
      </w:pPr>
      <w:r>
        <w:rPr>
          <w:rFonts w:hint="eastAsia"/>
        </w:rPr>
        <w:t>要知道，大凡所有</w:t>
      </w:r>
      <w:r w:rsidR="004D2B93">
        <w:rPr>
          <w:rFonts w:hint="eastAsia"/>
        </w:rPr>
        <w:t>凡</w:t>
      </w:r>
      <w:r>
        <w:rPr>
          <w:rFonts w:hint="eastAsia"/>
        </w:rPr>
        <w:t>人，在最初</w:t>
      </w:r>
      <w:r w:rsidR="004D2B93">
        <w:rPr>
          <w:rFonts w:hint="eastAsia"/>
        </w:rPr>
        <w:t>哇哇墜地時，</w:t>
      </w:r>
      <w:r w:rsidR="006A4A34">
        <w:rPr>
          <w:rFonts w:hint="eastAsia"/>
        </w:rPr>
        <w:t>有沒有</w:t>
      </w:r>
      <w:r>
        <w:rPr>
          <w:rFonts w:hint="eastAsia"/>
        </w:rPr>
        <w:t>靈脈</w:t>
      </w:r>
      <w:r w:rsidR="006A4A34">
        <w:rPr>
          <w:rFonts w:hint="eastAsia"/>
        </w:rPr>
        <w:t>就已經固定的事</w:t>
      </w:r>
      <w:r w:rsidR="004D2B93">
        <w:rPr>
          <w:rFonts w:hint="eastAsia"/>
        </w:rPr>
        <w:t>。</w:t>
      </w:r>
    </w:p>
    <w:p w:rsidR="00C04663" w:rsidRDefault="00FB23F8" w:rsidP="00813907">
      <w:pPr>
        <w:spacing w:after="240"/>
      </w:pPr>
      <w:r>
        <w:rPr>
          <w:rFonts w:hint="eastAsia"/>
        </w:rPr>
        <w:t>而後</w:t>
      </w:r>
      <w:r w:rsidR="006A4A34">
        <w:rPr>
          <w:rFonts w:hint="eastAsia"/>
        </w:rPr>
        <w:t>若有靈脈，能踏上</w:t>
      </w:r>
      <w:r>
        <w:rPr>
          <w:rFonts w:hint="eastAsia"/>
        </w:rPr>
        <w:t>修</w:t>
      </w:r>
      <w:r w:rsidR="006A4A34">
        <w:rPr>
          <w:rFonts w:hint="eastAsia"/>
        </w:rPr>
        <w:t>仙路</w:t>
      </w:r>
      <w:r>
        <w:rPr>
          <w:rFonts w:hint="eastAsia"/>
        </w:rPr>
        <w:t>，隨著修為提高，功法不同，擴張打通自身的靈脈</w:t>
      </w:r>
      <w:r w:rsidR="006A4A34">
        <w:rPr>
          <w:rFonts w:hint="eastAsia"/>
        </w:rPr>
        <w:t>情況</w:t>
      </w:r>
      <w:r>
        <w:rPr>
          <w:rFonts w:hint="eastAsia"/>
        </w:rPr>
        <w:t>也</w:t>
      </w:r>
      <w:r w:rsidR="006A4A34">
        <w:rPr>
          <w:rFonts w:hint="eastAsia"/>
        </w:rPr>
        <w:t>會</w:t>
      </w:r>
      <w:r>
        <w:rPr>
          <w:rFonts w:hint="eastAsia"/>
        </w:rPr>
        <w:t>有所不同</w:t>
      </w:r>
      <w:r w:rsidR="006A4A34">
        <w:rPr>
          <w:rFonts w:hint="eastAsia"/>
        </w:rPr>
        <w:t>；</w:t>
      </w:r>
      <w:r>
        <w:rPr>
          <w:rFonts w:hint="eastAsia"/>
        </w:rPr>
        <w:t>如能打通全身</w:t>
      </w:r>
      <w:r w:rsidR="006A4A34">
        <w:rPr>
          <w:rFonts w:hint="eastAsia"/>
        </w:rPr>
        <w:t>半數</w:t>
      </w:r>
      <w:r>
        <w:rPr>
          <w:rFonts w:hint="eastAsia"/>
        </w:rPr>
        <w:t>靈脈</w:t>
      </w:r>
      <w:r w:rsidR="006A4A34">
        <w:rPr>
          <w:rFonts w:hint="eastAsia"/>
        </w:rPr>
        <w:t>以上</w:t>
      </w:r>
      <w:r>
        <w:rPr>
          <w:rFonts w:hint="eastAsia"/>
        </w:rPr>
        <w:t>，便有機會凝聚基台，踏上築基之路，從而脫胎換骨，一洗凡體。</w:t>
      </w:r>
    </w:p>
    <w:p w:rsidR="00C04663" w:rsidRDefault="006A4A34" w:rsidP="00813907">
      <w:pPr>
        <w:spacing w:after="240"/>
      </w:pPr>
      <w:r>
        <w:rPr>
          <w:rFonts w:hint="eastAsia"/>
        </w:rPr>
        <w:t>其中打通的靈脈越多，築基的成功機會越大，築基的底蘊也會越厚。</w:t>
      </w:r>
    </w:p>
    <w:p w:rsidR="00C04663" w:rsidRDefault="006A4A34" w:rsidP="00813907">
      <w:pPr>
        <w:spacing w:after="240"/>
      </w:pPr>
      <w:r>
        <w:rPr>
          <w:rFonts w:hint="eastAsia"/>
        </w:rPr>
        <w:t>古往今來，能打通三十六條靈脈以上的，多半能築基成功，而若是能打通四十八條靈脈，通常已經是少之又少，更別提以六十條靈脈以上築基者，那多半都是大宗大派內的天驕子弟，定能在築基之後成就一番豐功偉業的事來。</w:t>
      </w:r>
    </w:p>
    <w:p w:rsidR="00C04663" w:rsidRDefault="006A4A34" w:rsidP="00813907">
      <w:pPr>
        <w:spacing w:after="240"/>
      </w:pPr>
      <w:r>
        <w:rPr>
          <w:rFonts w:hint="eastAsia"/>
        </w:rPr>
        <w:t>原本</w:t>
      </w:r>
      <w:r w:rsidR="00A7259F">
        <w:rPr>
          <w:rFonts w:hint="eastAsia"/>
        </w:rPr>
        <w:t>李龍飛雖有仙根，但靈脈卻是</w:t>
      </w:r>
      <w:r>
        <w:rPr>
          <w:rFonts w:hint="eastAsia"/>
        </w:rPr>
        <w:t>十分</w:t>
      </w:r>
      <w:r w:rsidR="00A7259F">
        <w:rPr>
          <w:rFonts w:hint="eastAsia"/>
        </w:rPr>
        <w:t>尋常，甚至可以說是低下，</w:t>
      </w:r>
      <w:r>
        <w:rPr>
          <w:rFonts w:hint="eastAsia"/>
        </w:rPr>
        <w:t>如果窮盡一生，能打通全</w:t>
      </w:r>
      <w:r w:rsidR="00A7259F">
        <w:rPr>
          <w:rFonts w:hint="eastAsia"/>
        </w:rPr>
        <w:t>身</w:t>
      </w:r>
      <w:r w:rsidR="00FB23F8">
        <w:rPr>
          <w:rFonts w:hint="eastAsia"/>
        </w:rPr>
        <w:t>半數靈脈，</w:t>
      </w:r>
      <w:r w:rsidR="00A7259F">
        <w:rPr>
          <w:rFonts w:hint="eastAsia"/>
        </w:rPr>
        <w:t>修練至築基，</w:t>
      </w:r>
      <w:r>
        <w:rPr>
          <w:rFonts w:hint="eastAsia"/>
        </w:rPr>
        <w:t>那可能就是他的</w:t>
      </w:r>
      <w:r w:rsidR="00A7259F">
        <w:rPr>
          <w:rFonts w:hint="eastAsia"/>
        </w:rPr>
        <w:t>極限了。</w:t>
      </w:r>
    </w:p>
    <w:p w:rsidR="00C04663" w:rsidRDefault="00A7259F" w:rsidP="00813907">
      <w:pPr>
        <w:spacing w:after="240"/>
      </w:pPr>
      <w:r>
        <w:rPr>
          <w:rFonts w:hint="eastAsia"/>
        </w:rPr>
        <w:t>但他這誤打誤撞，卻突破了原本的限制，</w:t>
      </w:r>
      <w:r w:rsidR="004D2B93">
        <w:rPr>
          <w:rFonts w:hint="eastAsia"/>
        </w:rPr>
        <w:t>這些靈脈，並不在尋常靈脈之中</w:t>
      </w:r>
      <w:r w:rsidR="00FB23F8">
        <w:rPr>
          <w:rFonts w:hint="eastAsia"/>
        </w:rPr>
        <w:t>，但卻</w:t>
      </w:r>
      <w:r w:rsidR="00FB23F8">
        <w:rPr>
          <w:rFonts w:hint="eastAsia"/>
        </w:rPr>
        <w:lastRenderedPageBreak/>
        <w:t>切切實實能將靈氣儲存在他體內。</w:t>
      </w:r>
    </w:p>
    <w:p w:rsidR="00C04663" w:rsidRDefault="004D2B93" w:rsidP="00813907">
      <w:pPr>
        <w:spacing w:after="240"/>
      </w:pPr>
      <w:r>
        <w:rPr>
          <w:rFonts w:hint="eastAsia"/>
        </w:rPr>
        <w:t>所以表面上他雖仍是資質低下，但事實上，</w:t>
      </w:r>
      <w:r w:rsidR="00FB23F8">
        <w:rPr>
          <w:rFonts w:hint="eastAsia"/>
        </w:rPr>
        <w:t>他的潛力已經被激發</w:t>
      </w:r>
      <w:r>
        <w:rPr>
          <w:rFonts w:hint="eastAsia"/>
        </w:rPr>
        <w:t>，甚至可說</w:t>
      </w:r>
      <w:r w:rsidR="009627A9">
        <w:rPr>
          <w:rFonts w:hint="eastAsia"/>
        </w:rPr>
        <w:t>只要能將這一百零八條靈脈修練壯大起來</w:t>
      </w:r>
      <w:r w:rsidR="006A4A34">
        <w:rPr>
          <w:rFonts w:hint="eastAsia"/>
        </w:rPr>
        <w:t>，不出意外便能成為</w:t>
      </w:r>
      <w:r>
        <w:rPr>
          <w:rFonts w:hint="eastAsia"/>
        </w:rPr>
        <w:t>千古難得一見的修仙奇才</w:t>
      </w:r>
      <w:r w:rsidR="006A4A34">
        <w:rPr>
          <w:rFonts w:hint="eastAsia"/>
        </w:rPr>
        <w:t>。</w:t>
      </w:r>
    </w:p>
    <w:p w:rsidR="00C04663" w:rsidRDefault="00A7259F" w:rsidP="00813907">
      <w:pPr>
        <w:spacing w:after="240"/>
      </w:pPr>
      <w:r>
        <w:rPr>
          <w:rFonts w:hint="eastAsia"/>
        </w:rPr>
        <w:t>不過，</w:t>
      </w:r>
      <w:r w:rsidR="006A4A34">
        <w:rPr>
          <w:rFonts w:hint="eastAsia"/>
        </w:rPr>
        <w:t>凡事有利有弊，這些靈脈雖然</w:t>
      </w:r>
      <w:r w:rsidR="009627A9">
        <w:rPr>
          <w:rFonts w:hint="eastAsia"/>
        </w:rPr>
        <w:t>突破限制，但也因此不在一般功法修練運行的記載之上，若是按照自在道的法訣，恐怕難以將其壯大。</w:t>
      </w:r>
    </w:p>
    <w:p w:rsidR="00C04663" w:rsidRDefault="009627A9" w:rsidP="00813907">
      <w:pPr>
        <w:spacing w:after="240"/>
      </w:pPr>
      <w:r>
        <w:rPr>
          <w:rFonts w:hint="eastAsia"/>
        </w:rPr>
        <w:t>但</w:t>
      </w:r>
      <w:r w:rsidR="00A7259F">
        <w:rPr>
          <w:rFonts w:hint="eastAsia"/>
        </w:rPr>
        <w:t>這些都是後話，此處卻不再多談了。</w:t>
      </w:r>
    </w:p>
    <w:p w:rsidR="00C04663" w:rsidRDefault="009627A9" w:rsidP="00813907">
      <w:pPr>
        <w:spacing w:after="240"/>
      </w:pPr>
      <w:r>
        <w:rPr>
          <w:rFonts w:hint="eastAsia"/>
        </w:rPr>
        <w:t>此時</w:t>
      </w:r>
      <w:r w:rsidR="00A7259F">
        <w:rPr>
          <w:rFonts w:hint="eastAsia"/>
        </w:rPr>
        <w:t>在體內力量漩渦終於消散之後，那源源不絕灌入的靈氣也停了下來，李龍飛張開因血液乾涸而凝結的雙眼，心下一陣感動。</w:t>
      </w:r>
    </w:p>
    <w:p w:rsidR="00C04663" w:rsidRDefault="00A7259F" w:rsidP="00813907">
      <w:pPr>
        <w:spacing w:after="240"/>
      </w:pPr>
      <w:r>
        <w:rPr>
          <w:rFonts w:hint="eastAsia"/>
        </w:rPr>
        <w:t>「我終於突破練氣第一層了！原來這便是當上仙人的感覺。現在全身輕盈無比，更是充滿了說不出的力量，難怪那麼多人死活都想踏入這修仙之路了！」</w:t>
      </w:r>
    </w:p>
    <w:p w:rsidR="00C04663" w:rsidRDefault="00A7259F" w:rsidP="00813907">
      <w:pPr>
        <w:spacing w:after="240"/>
      </w:pPr>
      <w:r>
        <w:rPr>
          <w:rFonts w:hint="eastAsia"/>
        </w:rPr>
        <w:t>※※※※</w:t>
      </w:r>
    </w:p>
    <w:p w:rsidR="00C04663" w:rsidRDefault="00A7259F" w:rsidP="00813907">
      <w:pPr>
        <w:spacing w:after="240"/>
      </w:pPr>
      <w:r>
        <w:rPr>
          <w:rFonts w:hint="eastAsia"/>
        </w:rPr>
        <w:t>同一時間，遙遠到無法形容的一個簡單的洞府內，一名正氣懍然的道人，正盤腿打坐著。</w:t>
      </w:r>
    </w:p>
    <w:p w:rsidR="00C04663" w:rsidRDefault="00A7259F" w:rsidP="00813907">
      <w:pPr>
        <w:spacing w:after="240"/>
      </w:pPr>
      <w:r>
        <w:rPr>
          <w:rFonts w:hint="eastAsia"/>
        </w:rPr>
        <w:t>突然間，他嘆了一口，張開眼掐手算了算，「唉，他終究是將我施在他身上的那層術法給打破了…」</w:t>
      </w:r>
    </w:p>
    <w:p w:rsidR="00C04663" w:rsidRDefault="00A7259F" w:rsidP="00813907">
      <w:pPr>
        <w:spacing w:after="240"/>
      </w:pPr>
      <w:r>
        <w:rPr>
          <w:rFonts w:hint="eastAsia"/>
        </w:rPr>
        <w:t>「不但打破…還將這幾年輪迴訣所吸納的</w:t>
      </w:r>
      <w:del w:id="4480" w:author="簡新佳" w:date="2019-02-25T17:00:00Z">
        <w:r w:rsidDel="0012795F">
          <w:rPr>
            <w:rFonts w:hint="eastAsia"/>
          </w:rPr>
          <w:delText>靈力</w:delText>
        </w:r>
      </w:del>
      <w:ins w:id="4481" w:author="簡新佳" w:date="2019-02-25T17:00:00Z">
        <w:r w:rsidR="0012795F">
          <w:rPr>
            <w:rFonts w:hint="eastAsia"/>
          </w:rPr>
          <w:t>靈氣</w:t>
        </w:r>
      </w:ins>
      <w:r>
        <w:rPr>
          <w:rFonts w:hint="eastAsia"/>
        </w:rPr>
        <w:t>給全都吞了回去…這下子也不知是福是禍…」</w:t>
      </w:r>
    </w:p>
    <w:p w:rsidR="00C04663" w:rsidRDefault="00A7259F" w:rsidP="00813907">
      <w:pPr>
        <w:spacing w:after="240"/>
      </w:pPr>
      <w:r>
        <w:rPr>
          <w:rFonts w:hint="eastAsia"/>
        </w:rPr>
        <w:t>「罷了，既然此人跟仙路有緣，便讓他去吧，只是這樣師弟就可以沒有顧忌的殺他…」</w:t>
      </w:r>
    </w:p>
    <w:p w:rsidR="00C04663" w:rsidRDefault="00A7259F" w:rsidP="00813907">
      <w:pPr>
        <w:spacing w:after="240"/>
      </w:pPr>
      <w:r>
        <w:rPr>
          <w:rFonts w:hint="eastAsia"/>
        </w:rPr>
        <w:t>「雖說師弟已經被執法堂的首座判閉關百年，但百年之後，那人也不可能達到甚麼太高的修為，注定是死路一條。」</w:t>
      </w:r>
    </w:p>
    <w:p w:rsidR="00C04663" w:rsidRDefault="00A7259F" w:rsidP="00813907">
      <w:pPr>
        <w:spacing w:after="240"/>
      </w:pPr>
      <w:r>
        <w:rPr>
          <w:rFonts w:hint="eastAsia"/>
        </w:rPr>
        <w:t>「算了算了，人算終究不如天算，既然這孽緣已經開啟，只能走一步算一步了。」</w:t>
      </w:r>
    </w:p>
    <w:p w:rsidR="00C04663" w:rsidRDefault="00A7259F" w:rsidP="00813907">
      <w:pPr>
        <w:spacing w:after="240"/>
      </w:pPr>
      <w:r>
        <w:rPr>
          <w:rFonts w:hint="eastAsia"/>
        </w:rPr>
        <w:t>說完他神念一動，一道靈識傳遞出了洞府，通知了他其中一個弟子去了。</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重返師門</w:t>
      </w:r>
    </w:p>
    <w:p w:rsidR="00C04663" w:rsidRDefault="00C04663" w:rsidP="00813907">
      <w:pPr>
        <w:spacing w:after="240"/>
      </w:pPr>
    </w:p>
    <w:p w:rsidR="00C04663" w:rsidRDefault="00A7259F" w:rsidP="00813907">
      <w:pPr>
        <w:spacing w:after="240"/>
      </w:pPr>
      <w:r>
        <w:rPr>
          <w:rFonts w:hint="eastAsia"/>
        </w:rPr>
        <w:t>洞穴內，李龍飛在確認自己終於突破練氣第一層後，第一時間想到的，便是剛剛那幫助自己安定的寒意是從何來？</w:t>
      </w:r>
    </w:p>
    <w:p w:rsidR="00C04663" w:rsidRDefault="00A7259F" w:rsidP="00813907">
      <w:pPr>
        <w:spacing w:after="240"/>
      </w:pPr>
      <w:r>
        <w:rPr>
          <w:rFonts w:hint="eastAsia"/>
        </w:rPr>
        <w:t>他站起身四下張望，只見洞口外天色一片昏灰，夜幕低垂星空掛在天上閃爍，跟本沒有人來過的痕跡。</w:t>
      </w:r>
    </w:p>
    <w:p w:rsidR="00C04663" w:rsidRDefault="00A7259F" w:rsidP="00813907">
      <w:pPr>
        <w:spacing w:after="240"/>
      </w:pPr>
      <w:r>
        <w:rPr>
          <w:rFonts w:hint="eastAsia"/>
        </w:rPr>
        <w:t>再往自己懷中一看，原先在懷內的那些東西也沒有甚麼奇特的，唯有母親送給他的那只玉鐲及幾錠銀兩，因剛剛自己七孔流血而沾到了一些血跡而已。</w:t>
      </w:r>
    </w:p>
    <w:p w:rsidR="00C04663" w:rsidRDefault="00A7259F" w:rsidP="00813907">
      <w:pPr>
        <w:spacing w:after="240"/>
      </w:pPr>
      <w:r>
        <w:rPr>
          <w:rFonts w:hint="eastAsia"/>
        </w:rPr>
        <w:t>李龍飛拿起玉鐲跟銀兩再三察看，確認沒有任何異常之後，這才將它們又收入懷內，跟著嘆了一口氣想道。</w:t>
      </w:r>
    </w:p>
    <w:p w:rsidR="00C04663" w:rsidRDefault="00A7259F" w:rsidP="00813907">
      <w:pPr>
        <w:spacing w:after="240"/>
      </w:pPr>
      <w:r>
        <w:rPr>
          <w:rFonts w:hint="eastAsia"/>
        </w:rPr>
        <w:t>「不管是誰，此恩若有機會，必定要報的！至於一個月前借那老雜役之身提醒自己高人，更是日後首當其要報答的對象！」</w:t>
      </w:r>
    </w:p>
    <w:p w:rsidR="00C04663" w:rsidRDefault="00A7259F" w:rsidP="00813907">
      <w:pPr>
        <w:spacing w:after="240"/>
      </w:pPr>
      <w:r>
        <w:rPr>
          <w:rFonts w:hint="eastAsia"/>
        </w:rPr>
        <w:t>這一個月，在他旁敲側問之下，已經清楚當天那些話跟本不是出自老雜役自身口中的。</w:t>
      </w:r>
    </w:p>
    <w:p w:rsidR="00C04663" w:rsidRDefault="00A7259F" w:rsidP="00813907">
      <w:pPr>
        <w:spacing w:after="240"/>
      </w:pPr>
      <w:r>
        <w:rPr>
          <w:rFonts w:hint="eastAsia"/>
        </w:rPr>
        <w:t>不管怎樣，眼下天色已晚，自己既已突破第一層，是該回去房間內了。</w:t>
      </w:r>
    </w:p>
    <w:p w:rsidR="00C04663" w:rsidRDefault="00A7259F" w:rsidP="00813907">
      <w:pPr>
        <w:spacing w:after="240"/>
      </w:pPr>
      <w:r>
        <w:rPr>
          <w:rFonts w:hint="eastAsia"/>
        </w:rPr>
        <w:t>在他走出洞口外時，突然一陣低吼傳來，遠處一隻灰狼，正淌著口水朝他這裡看來。</w:t>
      </w:r>
    </w:p>
    <w:p w:rsidR="00C04663" w:rsidRDefault="00A7259F" w:rsidP="00813907">
      <w:pPr>
        <w:spacing w:after="240"/>
      </w:pPr>
      <w:r>
        <w:rPr>
          <w:rFonts w:hint="eastAsia"/>
        </w:rPr>
        <w:t>「來得正好…正好試試我踏上仙路後，到底有多少能耐！」若是在以前，李龍飛或許會驚嚇一番。</w:t>
      </w:r>
    </w:p>
    <w:p w:rsidR="00C04663" w:rsidRDefault="00A7259F" w:rsidP="00813907">
      <w:pPr>
        <w:spacing w:after="240"/>
      </w:pPr>
      <w:r>
        <w:rPr>
          <w:rFonts w:hint="eastAsia"/>
        </w:rPr>
        <w:t>但這幾年求仙的歷練，加上砍柴挑水時不乏在自在道外林四周遇過一些野獸經驗，讓他此時反而有一股躍躍欲試的衝動。</w:t>
      </w:r>
    </w:p>
    <w:p w:rsidR="00C04663" w:rsidRDefault="00A7259F" w:rsidP="00813907">
      <w:pPr>
        <w:spacing w:after="240"/>
      </w:pPr>
      <w:r>
        <w:rPr>
          <w:rFonts w:hint="eastAsia"/>
        </w:rPr>
        <w:t>幾柱香之後，李龍飛身上血跡斑斑，</w:t>
      </w:r>
      <w:r w:rsidR="009627A9">
        <w:rPr>
          <w:rFonts w:hint="eastAsia"/>
        </w:rPr>
        <w:t>傷口頗多，</w:t>
      </w:r>
      <w:r>
        <w:rPr>
          <w:rFonts w:hint="eastAsia"/>
        </w:rPr>
        <w:t>但那頭灰狼</w:t>
      </w:r>
      <w:r w:rsidR="009627A9">
        <w:rPr>
          <w:rFonts w:hint="eastAsia"/>
        </w:rPr>
        <w:t>卻也</w:t>
      </w:r>
      <w:r>
        <w:rPr>
          <w:rFonts w:hint="eastAsia"/>
        </w:rPr>
        <w:t>已經屍首分離，倒在一旁一動也不動了。</w:t>
      </w:r>
    </w:p>
    <w:p w:rsidR="00C04663" w:rsidRDefault="00A7259F" w:rsidP="00813907">
      <w:pPr>
        <w:spacing w:after="240"/>
      </w:pPr>
      <w:r>
        <w:rPr>
          <w:rFonts w:hint="eastAsia"/>
        </w:rPr>
        <w:t>看著自己右手的柴斧，握柄處已經斷裂，正是方才與那灰狼搏鬥時一時太用力將牠脖子砍斷時所造成</w:t>
      </w:r>
      <w:r w:rsidR="009627A9">
        <w:rPr>
          <w:rFonts w:hint="eastAsia"/>
        </w:rPr>
        <w:t>。</w:t>
      </w:r>
    </w:p>
    <w:p w:rsidR="00C04663" w:rsidRDefault="009627A9" w:rsidP="00813907">
      <w:pPr>
        <w:spacing w:after="240"/>
      </w:pPr>
      <w:r>
        <w:rPr>
          <w:rFonts w:hint="eastAsia"/>
        </w:rPr>
        <w:t>「看來對於力量的熟悉，我還沒能適應。」李龍飛有些滿意自己的表現，</w:t>
      </w:r>
      <w:r w:rsidR="00A7259F">
        <w:rPr>
          <w:rFonts w:hint="eastAsia"/>
        </w:rPr>
        <w:t>跟著聞聞自己身上滿是油血汙漬的臭味，隨手一搓，厚厚一層污垢搓了下來。</w:t>
      </w:r>
    </w:p>
    <w:p w:rsidR="00C04663" w:rsidRDefault="00A7259F" w:rsidP="00813907">
      <w:pPr>
        <w:spacing w:after="240"/>
      </w:pPr>
      <w:r>
        <w:rPr>
          <w:rFonts w:hint="eastAsia"/>
        </w:rPr>
        <w:t>「嘿…這應該就是自在訣中提到的，踏入練氣層後會從凡人體內排出的那些毒素。」李龍飛搓著那些穢氣老皮，雖觸手噁心，但</w:t>
      </w:r>
      <w:r w:rsidR="009627A9">
        <w:rPr>
          <w:rFonts w:hint="eastAsia"/>
        </w:rPr>
        <w:t>這一切</w:t>
      </w:r>
      <w:r>
        <w:rPr>
          <w:rFonts w:hint="eastAsia"/>
        </w:rPr>
        <w:t>卻讓他很是興奮。</w:t>
      </w:r>
    </w:p>
    <w:p w:rsidR="00C04663" w:rsidRDefault="009627A9" w:rsidP="00813907">
      <w:pPr>
        <w:spacing w:after="240"/>
      </w:pPr>
      <w:r>
        <w:rPr>
          <w:rFonts w:hint="eastAsia"/>
        </w:rPr>
        <w:lastRenderedPageBreak/>
        <w:t>擺了擺頭</w:t>
      </w:r>
      <w:r w:rsidR="00A7259F">
        <w:rPr>
          <w:rFonts w:hint="eastAsia"/>
        </w:rPr>
        <w:t>，他往林內深處走去，雖是夜晚，但眼前所見之處卻十分清晰，甚至若他想要的話，</w:t>
      </w:r>
      <w:ins w:id="4482" w:author="Administrator" w:date="2019-06-22T23:02:00Z">
        <w:r w:rsidR="00F33E79">
          <w:rPr>
            <w:rFonts w:hint="eastAsia"/>
          </w:rPr>
          <w:t>方圓百尺內的</w:t>
        </w:r>
      </w:ins>
      <w:r w:rsidR="00A7259F">
        <w:rPr>
          <w:rFonts w:hint="eastAsia"/>
        </w:rPr>
        <w:t>樹稍上</w:t>
      </w:r>
      <w:del w:id="4483" w:author="Administrator" w:date="2019-06-22T23:02:00Z">
        <w:r w:rsidR="00A7259F" w:rsidDel="00F33E79">
          <w:rPr>
            <w:rFonts w:hint="eastAsia"/>
          </w:rPr>
          <w:delText>的那些</w:delText>
        </w:r>
      </w:del>
      <w:r w:rsidR="00A7259F">
        <w:rPr>
          <w:rFonts w:hint="eastAsia"/>
        </w:rPr>
        <w:t>鳥兒，與身後飛舞的蝴蝶，也能有種莫名的存在感應得到。</w:t>
      </w:r>
    </w:p>
    <w:p w:rsidR="00C04663" w:rsidRDefault="00A7259F" w:rsidP="00813907">
      <w:pPr>
        <w:spacing w:after="240"/>
      </w:pPr>
      <w:r>
        <w:rPr>
          <w:rFonts w:hint="eastAsia"/>
        </w:rPr>
        <w:t>「這就是傳說中成為仙人後所產生的靈識嗎？實在太奧妙了！」</w:t>
      </w:r>
    </w:p>
    <w:p w:rsidR="00C04663" w:rsidRDefault="00A7259F" w:rsidP="00813907">
      <w:pPr>
        <w:spacing w:after="240"/>
      </w:pPr>
      <w:r>
        <w:rPr>
          <w:rFonts w:hint="eastAsia"/>
        </w:rPr>
        <w:t>「不過，據說這是在練氣三層之後才能擁有的本能，怎麼現在我才練氣一層，就能感受得到了？」李龍飛還在疑惑，卻已經走到了平常挑水之處。</w:t>
      </w:r>
    </w:p>
    <w:p w:rsidR="00C04663" w:rsidRDefault="00A7259F" w:rsidP="00813907">
      <w:pPr>
        <w:spacing w:after="240"/>
      </w:pPr>
      <w:r>
        <w:rPr>
          <w:rFonts w:hint="eastAsia"/>
        </w:rPr>
        <w:t>他二話不說，跳下水去，好好梳洗了一番，直到身上衣物及身體所有髒汙全都徹底去除後，這才回到岸邊。</w:t>
      </w:r>
    </w:p>
    <w:p w:rsidR="00C04663" w:rsidRDefault="00A7259F" w:rsidP="00813907">
      <w:pPr>
        <w:spacing w:after="240"/>
      </w:pPr>
      <w:r>
        <w:rPr>
          <w:rFonts w:hint="eastAsia"/>
        </w:rPr>
        <w:t>離開之際，他看著湖邊一角都已浮著一層黑油，忍不住咂了咂嘴，心想著明天挑水的雜役如果看到了，不知道會說些甚麼。</w:t>
      </w:r>
    </w:p>
    <w:p w:rsidR="00C04663" w:rsidRDefault="00A7259F" w:rsidP="00813907">
      <w:pPr>
        <w:spacing w:after="240"/>
      </w:pPr>
      <w:r>
        <w:rPr>
          <w:rFonts w:hint="eastAsia"/>
        </w:rPr>
        <w:t>回到房內，那老雜役仍在睡覺，李龍飛也不驚動他，悄悄爬上自己床上，窩進被窩裡好好睡了個飽。</w:t>
      </w:r>
    </w:p>
    <w:p w:rsidR="00C04663" w:rsidRDefault="00A7259F" w:rsidP="00813907">
      <w:pPr>
        <w:spacing w:after="240"/>
      </w:pPr>
      <w:r>
        <w:rPr>
          <w:rFonts w:hint="eastAsia"/>
        </w:rPr>
        <w:t>「該死的李龍飛，還給我睡，快給我起來！」隔天清晨，李龍飛還沒睡飽，便聽到一陣呼叫聲。</w:t>
      </w:r>
    </w:p>
    <w:p w:rsidR="00C04663" w:rsidRDefault="00A7259F" w:rsidP="00813907">
      <w:pPr>
        <w:spacing w:after="240"/>
      </w:pPr>
      <w:r>
        <w:rPr>
          <w:rFonts w:hint="eastAsia"/>
        </w:rPr>
        <w:t>他揉揉眼睛，只見一名焦黃臉的大漢，正踹開了門在門邊大喊著。</w:t>
      </w:r>
    </w:p>
    <w:p w:rsidR="00C04663" w:rsidRDefault="00A7259F" w:rsidP="00813907">
      <w:pPr>
        <w:spacing w:after="240"/>
      </w:pPr>
      <w:r>
        <w:rPr>
          <w:rFonts w:hint="eastAsia"/>
        </w:rPr>
        <w:t>那大漢正是他這半年來所待其下的領班。</w:t>
      </w:r>
    </w:p>
    <w:p w:rsidR="00C04663" w:rsidRDefault="00A7259F" w:rsidP="00813907">
      <w:pPr>
        <w:spacing w:after="240"/>
      </w:pPr>
      <w:r>
        <w:rPr>
          <w:rFonts w:hint="eastAsia"/>
        </w:rPr>
        <w:t>「你倒給我回來了阿，你給我好好說說，這三天，你消失到哪兒去了…」那領班見他一臉惺忪，正準備破口大罵時，突然止住了嘴，一臉古怪的樣子看著他。</w:t>
      </w:r>
    </w:p>
    <w:p w:rsidR="00C04663" w:rsidRDefault="00A7259F" w:rsidP="00813907">
      <w:pPr>
        <w:spacing w:after="240"/>
      </w:pPr>
      <w:r>
        <w:rPr>
          <w:rFonts w:hint="eastAsia"/>
        </w:rPr>
        <w:t>「我消失了三天？！」李龍飛尚未反應過來，就聽到對方哼了一聲，沒好氣的說，「…</w:t>
      </w:r>
      <w:r w:rsidR="009627A9">
        <w:rPr>
          <w:rFonts w:hint="eastAsia"/>
        </w:rPr>
        <w:t>哼</w:t>
      </w:r>
      <w:r>
        <w:rPr>
          <w:rFonts w:hint="eastAsia"/>
        </w:rPr>
        <w:t>，我本來還想，你給我跑哪兒去了，原來你</w:t>
      </w:r>
      <w:r w:rsidR="009627A9">
        <w:rPr>
          <w:rFonts w:hint="eastAsia"/>
        </w:rPr>
        <w:t>竟偷偷</w:t>
      </w:r>
      <w:r>
        <w:rPr>
          <w:rFonts w:hint="eastAsia"/>
        </w:rPr>
        <w:t>躲起來練功</w:t>
      </w:r>
      <w:r w:rsidR="009627A9">
        <w:rPr>
          <w:rFonts w:hint="eastAsia"/>
        </w:rPr>
        <w:t>。」</w:t>
      </w:r>
    </w:p>
    <w:p w:rsidR="00C04663" w:rsidRDefault="009627A9" w:rsidP="00813907">
      <w:pPr>
        <w:spacing w:after="240"/>
      </w:pPr>
      <w:r>
        <w:rPr>
          <w:rFonts w:hint="eastAsia"/>
        </w:rPr>
        <w:t>「既然你知道了，那也明白，接下來</w:t>
      </w:r>
      <w:r w:rsidR="00C2219D">
        <w:rPr>
          <w:rFonts w:hint="eastAsia"/>
        </w:rPr>
        <w:t>我並不用再做雜役吧！</w:t>
      </w:r>
      <w:r>
        <w:rPr>
          <w:rFonts w:hint="eastAsia"/>
        </w:rPr>
        <w:t>」李龍飛瞧了他一眼，突破練氣一層之後，心中也有了底氣。</w:t>
      </w:r>
    </w:p>
    <w:p w:rsidR="00C04663" w:rsidRDefault="009627A9" w:rsidP="00813907">
      <w:pPr>
        <w:spacing w:after="240"/>
      </w:pPr>
      <w:r>
        <w:rPr>
          <w:rFonts w:hint="eastAsia"/>
        </w:rPr>
        <w:t>「你別得意，才練氣一層而已，</w:t>
      </w:r>
      <w:r w:rsidR="00A7259F">
        <w:rPr>
          <w:rFonts w:hint="eastAsia"/>
        </w:rPr>
        <w:t>咱們</w:t>
      </w:r>
      <w:r>
        <w:rPr>
          <w:rFonts w:hint="eastAsia"/>
        </w:rPr>
        <w:t>頂多算是</w:t>
      </w:r>
      <w:r w:rsidR="00A7259F">
        <w:rPr>
          <w:rFonts w:hint="eastAsia"/>
        </w:rPr>
        <w:t>同輩，</w:t>
      </w:r>
      <w:r>
        <w:rPr>
          <w:rFonts w:hint="eastAsia"/>
        </w:rPr>
        <w:t>接下來，</w:t>
      </w:r>
      <w:r w:rsidR="00A7259F">
        <w:rPr>
          <w:rFonts w:hint="eastAsia"/>
        </w:rPr>
        <w:t>你自己去跟宗門內管雜役的許長老報到</w:t>
      </w:r>
      <w:r w:rsidR="00C2219D">
        <w:rPr>
          <w:rFonts w:hint="eastAsia"/>
        </w:rPr>
        <w:t>，領取領班的身分牌吧</w:t>
      </w:r>
      <w:r w:rsidR="00A7259F">
        <w:rPr>
          <w:rFonts w:hint="eastAsia"/>
        </w:rPr>
        <w:t>。」</w:t>
      </w:r>
      <w:r>
        <w:rPr>
          <w:rFonts w:hint="eastAsia"/>
        </w:rPr>
        <w:t>那大漢</w:t>
      </w:r>
      <w:r w:rsidR="00A7259F">
        <w:rPr>
          <w:rFonts w:hint="eastAsia"/>
        </w:rPr>
        <w:t>說完，</w:t>
      </w:r>
      <w:r>
        <w:rPr>
          <w:rFonts w:hint="eastAsia"/>
        </w:rPr>
        <w:t>倒也</w:t>
      </w:r>
      <w:r w:rsidR="00A7259F">
        <w:rPr>
          <w:rFonts w:hint="eastAsia"/>
        </w:rPr>
        <w:t>不再囉嗦，頭不回轉身就踏門而出。</w:t>
      </w:r>
    </w:p>
    <w:p w:rsidR="00C04663" w:rsidRDefault="00A7259F" w:rsidP="00813907">
      <w:pPr>
        <w:spacing w:after="240"/>
      </w:pPr>
      <w:r>
        <w:rPr>
          <w:rFonts w:hint="eastAsia"/>
        </w:rPr>
        <w:t>在他走之前，李龍飛</w:t>
      </w:r>
      <w:r w:rsidR="009627A9">
        <w:rPr>
          <w:rFonts w:hint="eastAsia"/>
        </w:rPr>
        <w:t>卻</w:t>
      </w:r>
      <w:r>
        <w:rPr>
          <w:rFonts w:hint="eastAsia"/>
        </w:rPr>
        <w:t>看清楚了，對方體內</w:t>
      </w:r>
      <w:r w:rsidR="009627A9">
        <w:rPr>
          <w:rFonts w:hint="eastAsia"/>
        </w:rPr>
        <w:t>雖也有</w:t>
      </w:r>
      <w:r>
        <w:rPr>
          <w:rFonts w:hint="eastAsia"/>
        </w:rPr>
        <w:t>一絲絲</w:t>
      </w:r>
      <w:r w:rsidR="009627A9">
        <w:rPr>
          <w:rFonts w:hint="eastAsia"/>
        </w:rPr>
        <w:t>的</w:t>
      </w:r>
      <w:del w:id="4484" w:author="簡新佳" w:date="2019-02-25T17:00:00Z">
        <w:r w:rsidDel="0012795F">
          <w:rPr>
            <w:rFonts w:hint="eastAsia"/>
          </w:rPr>
          <w:delText>靈力</w:delText>
        </w:r>
      </w:del>
      <w:ins w:id="4485" w:author="簡新佳" w:date="2019-02-25T17:00:00Z">
        <w:r w:rsidR="0012795F">
          <w:rPr>
            <w:rFonts w:hint="eastAsia"/>
          </w:rPr>
          <w:t>靈氣</w:t>
        </w:r>
      </w:ins>
      <w:r>
        <w:rPr>
          <w:rFonts w:hint="eastAsia"/>
        </w:rPr>
        <w:t>流動著，</w:t>
      </w:r>
      <w:r w:rsidR="009627A9">
        <w:rPr>
          <w:rFonts w:hint="eastAsia"/>
        </w:rPr>
        <w:t>但</w:t>
      </w:r>
      <w:r>
        <w:rPr>
          <w:rFonts w:hint="eastAsia"/>
        </w:rPr>
        <w:t>與自己似乎有些相同又有些不同，讓他</w:t>
      </w:r>
      <w:r w:rsidR="009627A9">
        <w:rPr>
          <w:rFonts w:hint="eastAsia"/>
        </w:rPr>
        <w:t>瞇著眼</w:t>
      </w:r>
      <w:r>
        <w:rPr>
          <w:rFonts w:hint="eastAsia"/>
        </w:rPr>
        <w:t>想了</w:t>
      </w:r>
      <w:r w:rsidR="009627A9">
        <w:rPr>
          <w:rFonts w:hint="eastAsia"/>
        </w:rPr>
        <w:t>一下</w:t>
      </w:r>
      <w:r>
        <w:rPr>
          <w:rFonts w:hint="eastAsia"/>
        </w:rPr>
        <w:t>。</w:t>
      </w:r>
    </w:p>
    <w:p w:rsidR="00C04663" w:rsidRDefault="00A7259F" w:rsidP="00813907">
      <w:pPr>
        <w:spacing w:after="240"/>
      </w:pPr>
      <w:r>
        <w:rPr>
          <w:rFonts w:hint="eastAsia"/>
        </w:rPr>
        <w:t>良久，李龍飛才輕笑了起來</w:t>
      </w:r>
      <w:r w:rsidR="00C2219D">
        <w:rPr>
          <w:rFonts w:hint="eastAsia"/>
        </w:rPr>
        <w:t>；</w:t>
      </w:r>
      <w:r>
        <w:rPr>
          <w:rFonts w:hint="eastAsia"/>
        </w:rPr>
        <w:t>對方與自己同樣都是練氣一層，但</w:t>
      </w:r>
      <w:r w:rsidR="00C2219D">
        <w:rPr>
          <w:rFonts w:hint="eastAsia"/>
        </w:rPr>
        <w:t>他</w:t>
      </w:r>
      <w:del w:id="4486" w:author="簡新佳" w:date="2019-02-25T17:00:00Z">
        <w:r w:rsidDel="0012795F">
          <w:rPr>
            <w:rFonts w:hint="eastAsia"/>
          </w:rPr>
          <w:delText>靈力</w:delText>
        </w:r>
      </w:del>
      <w:ins w:id="4487" w:author="簡新佳" w:date="2019-02-25T17:00:00Z">
        <w:r w:rsidR="0012795F">
          <w:rPr>
            <w:rFonts w:hint="eastAsia"/>
          </w:rPr>
          <w:t>靈氣</w:t>
        </w:r>
      </w:ins>
      <w:r>
        <w:rPr>
          <w:rFonts w:hint="eastAsia"/>
        </w:rPr>
        <w:t>的流動似乎還比自己</w:t>
      </w:r>
      <w:r w:rsidR="00C2219D">
        <w:rPr>
          <w:rFonts w:hint="eastAsia"/>
        </w:rPr>
        <w:t>還要</w:t>
      </w:r>
      <w:r>
        <w:rPr>
          <w:rFonts w:hint="eastAsia"/>
        </w:rPr>
        <w:t>少一些，想來，</w:t>
      </w:r>
      <w:r w:rsidR="00C2219D">
        <w:rPr>
          <w:rFonts w:hint="eastAsia"/>
        </w:rPr>
        <w:t>也是因為這樣，所以</w:t>
      </w:r>
      <w:r>
        <w:rPr>
          <w:rFonts w:hint="eastAsia"/>
        </w:rPr>
        <w:t>對方</w:t>
      </w:r>
      <w:r w:rsidR="00C2219D">
        <w:rPr>
          <w:rFonts w:hint="eastAsia"/>
        </w:rPr>
        <w:t>才轉身就走吧。</w:t>
      </w:r>
    </w:p>
    <w:p w:rsidR="00C04663" w:rsidRDefault="00A7259F" w:rsidP="00813907">
      <w:pPr>
        <w:spacing w:after="240"/>
      </w:pPr>
      <w:r>
        <w:rPr>
          <w:rFonts w:hint="eastAsia"/>
        </w:rPr>
        <w:lastRenderedPageBreak/>
        <w:t>不過那大漢</w:t>
      </w:r>
      <w:r w:rsidR="00C2219D">
        <w:rPr>
          <w:rFonts w:hint="eastAsia"/>
        </w:rPr>
        <w:t>到底是跟自己說了接下來要做些甚麼事，看來那</w:t>
      </w:r>
      <w:r>
        <w:rPr>
          <w:rFonts w:hint="eastAsia"/>
        </w:rPr>
        <w:t>許長老</w:t>
      </w:r>
      <w:r w:rsidR="00C2219D">
        <w:rPr>
          <w:rFonts w:hint="eastAsia"/>
        </w:rPr>
        <w:t>便是</w:t>
      </w:r>
      <w:r>
        <w:rPr>
          <w:rFonts w:hint="eastAsia"/>
        </w:rPr>
        <w:t>宗門內管理這</w:t>
      </w:r>
      <w:r w:rsidR="00C2219D">
        <w:rPr>
          <w:rFonts w:hint="eastAsia"/>
        </w:rPr>
        <w:t>雜役處的人了</w:t>
      </w:r>
      <w:r>
        <w:rPr>
          <w:rFonts w:hint="eastAsia"/>
        </w:rPr>
        <w:t>。</w:t>
      </w:r>
    </w:p>
    <w:p w:rsidR="00C04663" w:rsidRDefault="00A7259F" w:rsidP="00813907">
      <w:pPr>
        <w:spacing w:after="240"/>
      </w:pPr>
      <w:r>
        <w:rPr>
          <w:rFonts w:hint="eastAsia"/>
        </w:rPr>
        <w:t>可惜張虎已經離開自在道，否則現在兩個人都成了領班的話，倒也不亦樂乎？</w:t>
      </w:r>
    </w:p>
    <w:p w:rsidR="00C04663" w:rsidRDefault="00A7259F" w:rsidP="00813907">
      <w:pPr>
        <w:spacing w:after="240"/>
      </w:pPr>
      <w:r>
        <w:rPr>
          <w:rFonts w:hint="eastAsia"/>
        </w:rPr>
        <w:t>另一方面，那</w:t>
      </w:r>
      <w:r w:rsidR="00C2219D">
        <w:rPr>
          <w:rFonts w:hint="eastAsia"/>
        </w:rPr>
        <w:t>離去的</w:t>
      </w:r>
      <w:r>
        <w:rPr>
          <w:rFonts w:hint="eastAsia"/>
        </w:rPr>
        <w:t>大漢</w:t>
      </w:r>
      <w:r w:rsidR="00C2219D">
        <w:rPr>
          <w:rFonts w:hint="eastAsia"/>
        </w:rPr>
        <w:t>心中也在嘀咕</w:t>
      </w:r>
      <w:r>
        <w:rPr>
          <w:rFonts w:hint="eastAsia"/>
        </w:rPr>
        <w:t>，在他看去，李龍飛的身上不只有</w:t>
      </w:r>
      <w:del w:id="4488" w:author="簡新佳" w:date="2019-02-25T17:00:00Z">
        <w:r w:rsidDel="0012795F">
          <w:rPr>
            <w:rFonts w:hint="eastAsia"/>
          </w:rPr>
          <w:delText>靈力</w:delText>
        </w:r>
      </w:del>
      <w:ins w:id="4489" w:author="簡新佳" w:date="2019-02-25T17:00:00Z">
        <w:r w:rsidR="0012795F">
          <w:rPr>
            <w:rFonts w:hint="eastAsia"/>
          </w:rPr>
          <w:t>靈氣</w:t>
        </w:r>
      </w:ins>
      <w:r>
        <w:rPr>
          <w:rFonts w:hint="eastAsia"/>
        </w:rPr>
        <w:t>波動，而且還比他多了許多，</w:t>
      </w:r>
      <w:r w:rsidR="00C2219D">
        <w:rPr>
          <w:rFonts w:hint="eastAsia"/>
        </w:rPr>
        <w:t>雖然方才沒說，但自己修練以久，對方頂多才剛突破幾天而已，怎麼會比這樣，實在讓他有了忌憚，所以這才乾脆俐落的告知該去找誰。</w:t>
      </w:r>
    </w:p>
    <w:p w:rsidR="00C04663" w:rsidRDefault="00A7259F" w:rsidP="00813907">
      <w:pPr>
        <w:spacing w:after="240"/>
      </w:pPr>
      <w:r>
        <w:rPr>
          <w:rFonts w:hint="eastAsia"/>
        </w:rPr>
        <w:t>但就在李龍飛正準備往許長老那走去時，突然一個外門弟子匆忙經過，似乎有甚麼事來雜役處辦理。</w:t>
      </w:r>
    </w:p>
    <w:p w:rsidR="00C04663" w:rsidRDefault="00A7259F" w:rsidP="00813907">
      <w:pPr>
        <w:spacing w:after="240"/>
      </w:pPr>
      <w:r>
        <w:rPr>
          <w:rFonts w:hint="eastAsia"/>
        </w:rPr>
        <w:t>經過李龍飛時，兩人對望了一眼，那弟子突然張大了眼，難以置信地問，，「師</w:t>
      </w:r>
      <w:r>
        <w:t>…</w:t>
      </w:r>
      <w:r>
        <w:rPr>
          <w:rFonts w:hint="eastAsia"/>
        </w:rPr>
        <w:t>李龍飛，你終於突破了練氣一層了？」</w:t>
      </w:r>
    </w:p>
    <w:p w:rsidR="00C04663" w:rsidRDefault="00A7259F" w:rsidP="00813907">
      <w:pPr>
        <w:spacing w:after="240"/>
      </w:pPr>
      <w:r>
        <w:rPr>
          <w:rFonts w:hint="eastAsia"/>
        </w:rPr>
        <w:t>李龍飛仔細看了看他，只見那弟子正是當年帶他來此又通知他去雜役處的東門師兄。</w:t>
      </w:r>
    </w:p>
    <w:p w:rsidR="00C04663" w:rsidRDefault="00A7259F" w:rsidP="00813907">
      <w:pPr>
        <w:spacing w:after="240"/>
      </w:pPr>
      <w:r>
        <w:rPr>
          <w:rFonts w:hint="eastAsia"/>
        </w:rPr>
        <w:t>當初東門帶李龍飛進來時還是練氣一層的小道童，但幾年下來，顯然已經不只練氣一層了。</w:t>
      </w:r>
    </w:p>
    <w:p w:rsidR="00C04663" w:rsidRDefault="00A7259F" w:rsidP="00813907">
      <w:pPr>
        <w:spacing w:after="240"/>
      </w:pPr>
      <w:r>
        <w:rPr>
          <w:rFonts w:hint="eastAsia"/>
        </w:rPr>
        <w:t>至少，李龍飛在他身上看不出修為，這表示，對方是比自己修為還要高深。</w:t>
      </w:r>
    </w:p>
    <w:p w:rsidR="00C04663" w:rsidRDefault="00A7259F" w:rsidP="00813907">
      <w:pPr>
        <w:spacing w:after="240"/>
      </w:pPr>
      <w:r>
        <w:rPr>
          <w:rFonts w:hint="eastAsia"/>
        </w:rPr>
        <w:t>「是阿，東門師兄，我終於突破練氣第一層了。」李龍飛心中感嘆，表面卻帶著笑容說道。</w:t>
      </w:r>
    </w:p>
    <w:p w:rsidR="00C04663" w:rsidRDefault="00A7259F" w:rsidP="00813907">
      <w:pPr>
        <w:spacing w:after="240"/>
      </w:pPr>
      <w:r>
        <w:rPr>
          <w:rFonts w:hint="eastAsia"/>
        </w:rPr>
        <w:t>東門看著他猶豫了一下，跟著開口說道，「這麼說來，你是要去許長老那是吧？」</w:t>
      </w:r>
    </w:p>
    <w:p w:rsidR="00C04663" w:rsidRDefault="00A7259F" w:rsidP="00813907">
      <w:pPr>
        <w:spacing w:after="240"/>
      </w:pPr>
      <w:r>
        <w:rPr>
          <w:rFonts w:hint="eastAsia"/>
        </w:rPr>
        <w:t>「師兄也知道許長老？」李龍飛以為這事只有暗中流傳，對外門弟子也知道這事有些錯愕。</w:t>
      </w:r>
    </w:p>
    <w:p w:rsidR="00C04663" w:rsidRDefault="00A7259F" w:rsidP="00813907">
      <w:pPr>
        <w:spacing w:after="240"/>
      </w:pPr>
      <w:r>
        <w:rPr>
          <w:rFonts w:hint="eastAsia"/>
        </w:rPr>
        <w:t>「當然，宗門內一切大小舉動都是師長們所默許的，怎會不知道。」李龍飛聽到東門的回答，心底有些複雜。</w:t>
      </w:r>
    </w:p>
    <w:p w:rsidR="00C04663" w:rsidRDefault="00A7259F" w:rsidP="00813907">
      <w:pPr>
        <w:spacing w:after="240"/>
      </w:pPr>
      <w:r>
        <w:rPr>
          <w:rFonts w:hint="eastAsia"/>
        </w:rPr>
        <w:t>「要不，你就別去許長老那了吧，讓我先去問問師傅再說。」東門思索了片刻，最後終於下了這個決定。</w:t>
      </w:r>
    </w:p>
    <w:p w:rsidR="00C04663" w:rsidRDefault="00A7259F" w:rsidP="00813907">
      <w:pPr>
        <w:spacing w:after="240"/>
      </w:pPr>
      <w:r>
        <w:rPr>
          <w:rFonts w:hint="eastAsia"/>
        </w:rPr>
        <w:t>李龍飛一聽，原本心中某些已熄滅的花火，再次點然了起來。</w:t>
      </w:r>
    </w:p>
    <w:p w:rsidR="00C04663" w:rsidRDefault="00A7259F" w:rsidP="00813907">
      <w:pPr>
        <w:spacing w:after="240"/>
      </w:pPr>
      <w:r>
        <w:rPr>
          <w:rFonts w:hint="eastAsia"/>
        </w:rPr>
        <w:t>很快的，李龍飛踏入練氣一層的消息便傳到了天泉的耳中。</w:t>
      </w:r>
    </w:p>
    <w:p w:rsidR="00C04663" w:rsidRDefault="00A7259F" w:rsidP="00813907">
      <w:pPr>
        <w:spacing w:after="240"/>
      </w:pPr>
      <w:r>
        <w:rPr>
          <w:rFonts w:hint="eastAsia"/>
        </w:rPr>
        <w:t>他本來正在</w:t>
      </w:r>
      <w:r w:rsidR="00C2219D">
        <w:rPr>
          <w:rFonts w:hint="eastAsia"/>
        </w:rPr>
        <w:t>打坐練功</w:t>
      </w:r>
      <w:r>
        <w:rPr>
          <w:rFonts w:hint="eastAsia"/>
        </w:rPr>
        <w:t>，突然聽到外面東門前來稟報的事情，大吃一驚差點</w:t>
      </w:r>
      <w:r w:rsidR="00C2219D">
        <w:rPr>
          <w:rFonts w:hint="eastAsia"/>
        </w:rPr>
        <w:t>走火入</w:t>
      </w:r>
      <w:r w:rsidR="00C2219D">
        <w:rPr>
          <w:rFonts w:hint="eastAsia"/>
        </w:rPr>
        <w:lastRenderedPageBreak/>
        <w:t>魔</w:t>
      </w:r>
      <w:r>
        <w:rPr>
          <w:rFonts w:hint="eastAsia"/>
        </w:rPr>
        <w:t>，心底疑惑</w:t>
      </w:r>
      <w:r w:rsidR="00C2219D">
        <w:rPr>
          <w:rFonts w:hint="eastAsia"/>
        </w:rPr>
        <w:t>地</w:t>
      </w:r>
      <w:r>
        <w:rPr>
          <w:rFonts w:hint="eastAsia"/>
        </w:rPr>
        <w:t>想著。</w:t>
      </w:r>
    </w:p>
    <w:p w:rsidR="00C04663" w:rsidRDefault="00A7259F" w:rsidP="00813907">
      <w:pPr>
        <w:spacing w:after="240"/>
      </w:pPr>
      <w:r>
        <w:rPr>
          <w:rFonts w:hint="eastAsia"/>
        </w:rPr>
        <w:t>「李龍飛那小子怎麼會突然突破練氣一層？之前我怎麼幫都始終沒能突破，還害我因此在掌門面前丟了個大臉，本以為他至少要在雜役那待個十幾年才能成為外領班，怎麼今天忽然就成了練氣一層？難道說之前的事有些甚麼原由？」</w:t>
      </w:r>
    </w:p>
    <w:p w:rsidR="00C04663" w:rsidRDefault="00A7259F" w:rsidP="00813907">
      <w:pPr>
        <w:spacing w:after="240"/>
      </w:pPr>
      <w:r>
        <w:rPr>
          <w:rFonts w:hint="eastAsia"/>
        </w:rPr>
        <w:t>天泉雖說當日忍痛放棄了這個弟子，更因此被笑話了一陣子，但他心中，始終存在的一絲疑惑，如今聽到東門回報這消息，連忙將李龍飛給傳喚過來尋問個究竟。李龍飛這時已在東門的幫忙下，換上了一件白色道袍，整個人截然不同，一掃之前鬱鬱悶悶的氣息，反而有一股蓬勃朝氣顯露，聽到天泉找他，連忙跟著東門來到了天泉的洞府之外。</w:t>
      </w:r>
    </w:p>
    <w:p w:rsidR="00C04663" w:rsidRDefault="00A7259F" w:rsidP="00813907">
      <w:pPr>
        <w:spacing w:after="240"/>
      </w:pPr>
      <w:r>
        <w:rPr>
          <w:rFonts w:hint="eastAsia"/>
        </w:rPr>
        <w:t>「進來！」</w:t>
      </w:r>
    </w:p>
    <w:p w:rsidR="00C04663" w:rsidRDefault="00A7259F" w:rsidP="00813907">
      <w:pPr>
        <w:spacing w:after="240"/>
      </w:pPr>
      <w:r>
        <w:rPr>
          <w:rFonts w:hint="eastAsia"/>
        </w:rPr>
        <w:t>「是，師傅。」</w:t>
      </w:r>
    </w:p>
    <w:p w:rsidR="00C04663" w:rsidRDefault="00A7259F" w:rsidP="00813907">
      <w:pPr>
        <w:spacing w:after="240"/>
      </w:pPr>
      <w:r>
        <w:rPr>
          <w:rFonts w:hint="eastAsia"/>
        </w:rPr>
        <w:t>李龍飛踏入了洞府內，想到這幾年來師傅終於再次將自己找來，頓時頗感五味雜陳。</w:t>
      </w:r>
    </w:p>
    <w:p w:rsidR="00C04663" w:rsidRDefault="00A7259F" w:rsidP="00813907">
      <w:pPr>
        <w:spacing w:after="240"/>
      </w:pPr>
      <w:r>
        <w:rPr>
          <w:rFonts w:hint="eastAsia"/>
        </w:rPr>
        <w:t>只見天泉神情嚴肅地看著自己，良久才開口問道，「飛兒，聽說你突破了練氣一層？」</w:t>
      </w:r>
    </w:p>
    <w:p w:rsidR="00C04663" w:rsidRDefault="00A7259F" w:rsidP="00813907">
      <w:pPr>
        <w:spacing w:after="240"/>
      </w:pPr>
      <w:r>
        <w:rPr>
          <w:rFonts w:hint="eastAsia"/>
        </w:rPr>
        <w:t>「是！」李龍飛原本還有些怨懟，聽到天泉這樣稱呼自己，頓時心中火熄了下來。</w:t>
      </w:r>
    </w:p>
    <w:p w:rsidR="00C04663" w:rsidRDefault="00A7259F" w:rsidP="00813907">
      <w:pPr>
        <w:spacing w:after="240"/>
      </w:pPr>
      <w:r>
        <w:rPr>
          <w:rFonts w:hint="eastAsia"/>
        </w:rPr>
        <w:t>「很好，恭喜你終於踏出了修仙第一步，這令牌給你，從今天起，你正式成為我門下的外門弟子，等等你去領你當年早該得到的獎賞。」</w:t>
      </w:r>
    </w:p>
    <w:p w:rsidR="00C04663" w:rsidRDefault="00A7259F" w:rsidP="00813907">
      <w:pPr>
        <w:spacing w:after="240"/>
      </w:pPr>
      <w:r>
        <w:rPr>
          <w:rFonts w:hint="eastAsia"/>
        </w:rPr>
        <w:t>看著師傅遞了一塊代表身份的木牌給自己，那木牌上還有些歲月的痕跡，想來並不是新造的，而是刻好已久，李龍飛心底流過一絲溫暖。</w:t>
      </w:r>
    </w:p>
    <w:p w:rsidR="00C04663" w:rsidRDefault="00A7259F" w:rsidP="00813907">
      <w:pPr>
        <w:spacing w:after="240"/>
      </w:pPr>
      <w:r>
        <w:rPr>
          <w:rFonts w:hint="eastAsia"/>
        </w:rPr>
        <w:t>「原來師傅終究是把自己當徒弟看的，之前只能怪自己沒有能力突破練氣一層。」</w:t>
      </w:r>
    </w:p>
    <w:p w:rsidR="00C04663" w:rsidRDefault="00A7259F" w:rsidP="00813907">
      <w:pPr>
        <w:spacing w:after="240"/>
      </w:pPr>
      <w:r>
        <w:rPr>
          <w:rFonts w:hint="eastAsia"/>
        </w:rPr>
        <w:t>「你給我說說，你為甚麼突然間突破了？」天泉賞過了木牌，開口問了最想知道的事情。</w:t>
      </w:r>
    </w:p>
    <w:p w:rsidR="00C04663" w:rsidRDefault="00A7259F" w:rsidP="00813907">
      <w:pPr>
        <w:spacing w:after="240"/>
      </w:pPr>
      <w:r>
        <w:rPr>
          <w:rFonts w:hint="eastAsia"/>
        </w:rPr>
        <w:t>「是這樣的…」李龍飛收下令牌，沒有說謊，一五一十將一切照實說出，就連那股奇異的力量跟丹藥的事也都告訴了天泉。</w:t>
      </w:r>
    </w:p>
    <w:p w:rsidR="00C04663" w:rsidRDefault="00A7259F" w:rsidP="00813907">
      <w:pPr>
        <w:spacing w:after="240"/>
      </w:pPr>
      <w:r>
        <w:rPr>
          <w:rFonts w:hint="eastAsia"/>
        </w:rPr>
        <w:t>「嗯？竟有此事？你之前怎沒跟我說過那股力量？」</w:t>
      </w:r>
    </w:p>
    <w:p w:rsidR="00C04663" w:rsidRDefault="00A7259F" w:rsidP="00813907">
      <w:pPr>
        <w:spacing w:after="240"/>
      </w:pPr>
      <w:r>
        <w:rPr>
          <w:rFonts w:hint="eastAsia"/>
        </w:rPr>
        <w:t>天泉聽完後心底暗暗吃驚，那丹藥事情沒有甚麼，但那股力量，聽起來絕不像是自然產生的體質，比較可能是某種術法或是某種丹藥效力所致。</w:t>
      </w:r>
    </w:p>
    <w:p w:rsidR="00C04663" w:rsidRDefault="00A7259F" w:rsidP="00813907">
      <w:pPr>
        <w:spacing w:after="240"/>
      </w:pPr>
      <w:r>
        <w:rPr>
          <w:rFonts w:hint="eastAsia"/>
        </w:rPr>
        <w:lastRenderedPageBreak/>
        <w:t>只是如果是後者還好，可以解釋作李龍飛小時不慎吃到些甚麼藥草，前者的話，這樣的術法別說自己不會，就連聽都沒聽過，如果屬實，究竟是誰所設，又是何時設在自己徒兒身上？這就讓天泉有些不解了。</w:t>
      </w:r>
    </w:p>
    <w:p w:rsidR="00C04663" w:rsidRDefault="00A7259F" w:rsidP="00813907">
      <w:pPr>
        <w:spacing w:after="240"/>
      </w:pPr>
      <w:r>
        <w:rPr>
          <w:rFonts w:hint="eastAsia"/>
        </w:rPr>
        <w:t>只是這些念頭他也是一閃而過，並沒有讓李龍飛知道。</w:t>
      </w:r>
    </w:p>
    <w:p w:rsidR="00C04663" w:rsidRDefault="00A7259F" w:rsidP="00813907">
      <w:pPr>
        <w:spacing w:after="240"/>
      </w:pPr>
      <w:r>
        <w:rPr>
          <w:rFonts w:hint="eastAsia"/>
        </w:rPr>
        <w:t>「弟子之前也不知道這股力量在自己體內，這次是因為吞下了大量丹藥，這才感受到那力量的存在，所以未能跟師傅上報。」李龍飛將心中所想的通通說出，唯一沒講的是當年那不知誰敲響的拜師鐘與那股沁涼入心的寒意。</w:t>
      </w:r>
    </w:p>
    <w:p w:rsidR="00C04663" w:rsidRDefault="00A7259F" w:rsidP="00813907">
      <w:pPr>
        <w:spacing w:after="240"/>
      </w:pPr>
      <w:r>
        <w:rPr>
          <w:rFonts w:hint="eastAsia"/>
        </w:rPr>
        <w:t>前者攸關當初能不能自己能不能入自在道門下，而後者則是自己隱隱覺得這是個不該說的秘密。</w:t>
      </w:r>
    </w:p>
    <w:p w:rsidR="00C04663" w:rsidRDefault="00A7259F" w:rsidP="00813907">
      <w:pPr>
        <w:spacing w:after="240"/>
      </w:pPr>
      <w:r>
        <w:rPr>
          <w:rFonts w:hint="eastAsia"/>
        </w:rPr>
        <w:t>天泉聽完後沉默了一陣，隨即釋懷開來，既然自己徒兒終於突破那瓶頸，這事又沒有個線索，索性就不追究了。</w:t>
      </w:r>
    </w:p>
    <w:p w:rsidR="00C04663" w:rsidRDefault="00A7259F" w:rsidP="00813907">
      <w:pPr>
        <w:spacing w:after="240"/>
      </w:pPr>
      <w:r>
        <w:rPr>
          <w:rFonts w:hint="eastAsia"/>
        </w:rPr>
        <w:t>他拍拍李龍飛的肩，「當年是我不好，當初沒有察覺到你的問題，錯怪了你。從今而後，你修練上有甚麼問題，馬上來找我，知道了嗎？」</w:t>
      </w:r>
    </w:p>
    <w:p w:rsidR="00C04663" w:rsidRDefault="00A7259F" w:rsidP="00813907">
      <w:pPr>
        <w:spacing w:after="240"/>
      </w:pPr>
      <w:r>
        <w:rPr>
          <w:rFonts w:hint="eastAsia"/>
        </w:rPr>
        <w:t>李龍飛有些感動，心中一喜，連忙磕頭謝恩說道，「謝師傅厚愛，謝師傅教導之恩。」</w:t>
      </w:r>
    </w:p>
    <w:p w:rsidR="00C04663" w:rsidRDefault="00A7259F" w:rsidP="00813907">
      <w:pPr>
        <w:spacing w:after="240"/>
      </w:pPr>
      <w:r>
        <w:rPr>
          <w:rFonts w:hint="eastAsia"/>
        </w:rPr>
        <w:t>天泉揮了揮手，「你出去吧。」</w:t>
      </w:r>
    </w:p>
    <w:p w:rsidR="00C04663" w:rsidRDefault="00A7259F" w:rsidP="00813907">
      <w:pPr>
        <w:spacing w:after="240"/>
      </w:pPr>
      <w:r>
        <w:rPr>
          <w:rFonts w:hint="eastAsia"/>
        </w:rPr>
        <w:t>待到李龍飛走後，天泉將此事上報給天鬚道人知道了，那天鬚道人也是一樣的猜測，不過既沒線索，也沒後續，日子久了，此事也就淡忘了。</w:t>
      </w:r>
    </w:p>
    <w:p w:rsidR="00C04663" w:rsidRDefault="00A7259F" w:rsidP="00813907">
      <w:pPr>
        <w:spacing w:after="240"/>
      </w:pPr>
      <w:r>
        <w:rPr>
          <w:rFonts w:hint="eastAsia"/>
        </w:rPr>
        <w:t>而李龍飛在終於柳暗花明後，重新踏入外門弟子，倒也不再追究之前的事情，而是下定決心要盡快的將自己的修為給提高起來。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真正入門</w:t>
      </w:r>
    </w:p>
    <w:p w:rsidR="00C04663" w:rsidRDefault="00C04663" w:rsidP="00813907">
      <w:pPr>
        <w:spacing w:after="240"/>
      </w:pPr>
    </w:p>
    <w:p w:rsidR="00C04663" w:rsidRDefault="00A7259F" w:rsidP="00813907">
      <w:pPr>
        <w:spacing w:after="240"/>
      </w:pPr>
      <w:r>
        <w:rPr>
          <w:rFonts w:hint="eastAsia"/>
        </w:rPr>
        <w:t>幾日後，自在道中一座五層樓寶塔外，一名寬臉黑底，帶點憨厚的道童，帶著李龍飛，詳細地介紹著。</w:t>
      </w:r>
    </w:p>
    <w:p w:rsidR="00C04663" w:rsidRDefault="00A7259F" w:rsidP="00813907">
      <w:pPr>
        <w:spacing w:after="240"/>
      </w:pPr>
      <w:r>
        <w:rPr>
          <w:rFonts w:hint="eastAsia"/>
        </w:rPr>
        <w:t>「師弟，這裡便是藏寶閣，裡頭的寶物可多了。舉凡飛刀飛劍，精盾鐵叉，應有盡有，如果缺啥，來這買便是了。只是這的東西只能用靈石換取，一般凡人所用的錢財可不接受，你可要記住了！」</w:t>
      </w:r>
    </w:p>
    <w:p w:rsidR="00C04663" w:rsidRDefault="00A7259F" w:rsidP="00813907">
      <w:pPr>
        <w:spacing w:after="240"/>
      </w:pPr>
      <w:r>
        <w:rPr>
          <w:rFonts w:hint="eastAsia"/>
        </w:rPr>
        <w:lastRenderedPageBreak/>
        <w:t>「靈石？那是甚麼？」李龍飛有些不解地問到。</w:t>
      </w:r>
    </w:p>
    <w:p w:rsidR="00C04663" w:rsidRDefault="00A7259F" w:rsidP="00813907">
      <w:pPr>
        <w:spacing w:after="240"/>
      </w:pPr>
      <w:r>
        <w:rPr>
          <w:rFonts w:hint="eastAsia"/>
        </w:rPr>
        <w:t>雖說他來自在道已經快兩年多了，但先前他將心思全都放在突破練氣一層身上，而身為雜役，更是很多事情都所知有限，所以對很多事還是處於一知半解。</w:t>
      </w:r>
    </w:p>
    <w:p w:rsidR="00C04663" w:rsidRDefault="00A7259F" w:rsidP="00813907">
      <w:pPr>
        <w:spacing w:after="240"/>
      </w:pPr>
      <w:r>
        <w:rPr>
          <w:rFonts w:hint="eastAsia"/>
        </w:rPr>
        <w:t>那東門聽了也有些意外，</w:t>
      </w:r>
      <w:r w:rsidR="00C2219D">
        <w:rPr>
          <w:rFonts w:hint="eastAsia"/>
        </w:rPr>
        <w:t>珍貴異常地從懷中</w:t>
      </w:r>
      <w:r>
        <w:rPr>
          <w:rFonts w:hint="eastAsia"/>
        </w:rPr>
        <w:t>掏出了一顆核桃般大小的石子，對著李龍飛說，「諾，這就是靈石了」</w:t>
      </w:r>
    </w:p>
    <w:p w:rsidR="00C04663" w:rsidRDefault="00A7259F" w:rsidP="00813907">
      <w:pPr>
        <w:spacing w:after="240"/>
      </w:pPr>
      <w:r>
        <w:rPr>
          <w:rFonts w:hint="eastAsia"/>
        </w:rPr>
        <w:t>李龍飛看去，只見那石頭表面晶瑩剔透，隱隱散出一些天地靈氣，甚至比他自己吐吶時所感受到的還要猛烈，心中猛然一動，難道，藉由這種石頭，修仙者可以比平常更有效的進行修行。</w:t>
      </w:r>
    </w:p>
    <w:p w:rsidR="00C04663" w:rsidRDefault="00A7259F" w:rsidP="00813907">
      <w:pPr>
        <w:spacing w:after="240"/>
      </w:pPr>
      <w:r>
        <w:rPr>
          <w:rFonts w:hint="eastAsia"/>
        </w:rPr>
        <w:t>「你想的沒錯，這靈石，正是修仙人平常修練時常需要的補給品。」東門看到他的臉色，猜中了他心中所想，點點頭回答</w:t>
      </w:r>
      <w:r w:rsidR="00C2219D">
        <w:rPr>
          <w:rFonts w:hint="eastAsia"/>
        </w:rPr>
        <w:t>，跟著又把靈石收了回去</w:t>
      </w:r>
      <w:r>
        <w:rPr>
          <w:rFonts w:hint="eastAsia"/>
        </w:rPr>
        <w:t>。</w:t>
      </w:r>
    </w:p>
    <w:p w:rsidR="00C04663" w:rsidRDefault="00A7259F" w:rsidP="00813907">
      <w:pPr>
        <w:spacing w:after="240"/>
      </w:pPr>
      <w:r>
        <w:rPr>
          <w:rFonts w:hint="eastAsia"/>
        </w:rPr>
        <w:t>「原來如此，那麼這靈石，該怎麼得到呢？」李龍飛明白靈石的價值後，對於取得這靈石的方法，虛心地向東門請教著。</w:t>
      </w:r>
    </w:p>
    <w:p w:rsidR="00C04663" w:rsidRDefault="00A7259F" w:rsidP="00813907">
      <w:pPr>
        <w:spacing w:after="240"/>
      </w:pPr>
      <w:r>
        <w:rPr>
          <w:rFonts w:hint="eastAsia"/>
        </w:rPr>
        <w:t>「靈石便是相當於凡人中的金子，要得到靈石，就得想辦法自己去賺取。咱宗內也有許多任務可以賺取靈石，往後你便知道了。」東門也沒隱瞞，盡將自己所知一一介紹給李龍飛知曉。</w:t>
      </w:r>
    </w:p>
    <w:p w:rsidR="00C04663" w:rsidRDefault="00A7259F" w:rsidP="00813907">
      <w:pPr>
        <w:spacing w:after="240"/>
      </w:pPr>
      <w:r>
        <w:rPr>
          <w:rFonts w:hint="eastAsia"/>
        </w:rPr>
        <w:t>聽到東門這樣回答，再看向這座五層寶塔，李龍飛心中也不由得讚嘆起來。</w:t>
      </w:r>
    </w:p>
    <w:p w:rsidR="00C04663" w:rsidRDefault="00A7259F" w:rsidP="00813907">
      <w:pPr>
        <w:spacing w:after="240"/>
      </w:pPr>
      <w:r>
        <w:rPr>
          <w:rFonts w:hint="eastAsia"/>
        </w:rPr>
        <w:t>他出身大富人家，不是沒見過甚麼高樓豪房，只是常見的也只有三層樓左右，像這樣五層樓高的寶閣，即使在李府，也是沒有見過。</w:t>
      </w:r>
    </w:p>
    <w:p w:rsidR="00C04663" w:rsidRDefault="00A7259F" w:rsidP="00813907">
      <w:pPr>
        <w:spacing w:after="240"/>
      </w:pPr>
      <w:r>
        <w:rPr>
          <w:rFonts w:hint="eastAsia"/>
        </w:rPr>
        <w:t>這讓李龍飛不由得對修仙之人更加敬畏了一些，不過一想到自己總算踏出第一步，成了他們的其中一員，心底也有些得意。</w:t>
      </w:r>
    </w:p>
    <w:p w:rsidR="00C04663" w:rsidRDefault="00A7259F" w:rsidP="00813907">
      <w:pPr>
        <w:spacing w:after="240"/>
      </w:pPr>
      <w:r>
        <w:rPr>
          <w:rFonts w:hint="eastAsia"/>
        </w:rPr>
        <w:t>一旁的東門師兄同樣在心中感慨，但他感慨的是，他一路看著李龍飛進門到現在，雖然一度以為這師弟沒甚麼用了，但現在李龍飛終於突破了，讓他不禁對自己一直卡關的修為，也重燃一些希望。</w:t>
      </w:r>
    </w:p>
    <w:p w:rsidR="00C04663" w:rsidRDefault="00A7259F" w:rsidP="00813907">
      <w:pPr>
        <w:spacing w:after="240"/>
      </w:pPr>
      <w:r>
        <w:rPr>
          <w:rFonts w:hint="eastAsia"/>
        </w:rPr>
        <w:t>「另外，龍飛師弟，這藏寶閣內寶物</w:t>
      </w:r>
      <w:r w:rsidR="00C2219D">
        <w:rPr>
          <w:rFonts w:hint="eastAsia"/>
        </w:rPr>
        <w:t>雖然需要用靈石換取</w:t>
      </w:r>
      <w:r>
        <w:rPr>
          <w:rFonts w:hint="eastAsia"/>
        </w:rPr>
        <w:t>，</w:t>
      </w:r>
      <w:r w:rsidR="00C2219D">
        <w:rPr>
          <w:rFonts w:hint="eastAsia"/>
        </w:rPr>
        <w:t>但</w:t>
      </w:r>
      <w:r>
        <w:rPr>
          <w:rFonts w:hint="eastAsia"/>
        </w:rPr>
        <w:t>凡是第一次突破練氣一層</w:t>
      </w:r>
      <w:r w:rsidR="00C2219D">
        <w:rPr>
          <w:rFonts w:hint="eastAsia"/>
        </w:rPr>
        <w:t>的弟子</w:t>
      </w:r>
      <w:r>
        <w:rPr>
          <w:rFonts w:hint="eastAsia"/>
        </w:rPr>
        <w:t>，</w:t>
      </w:r>
      <w:r w:rsidR="00C2219D">
        <w:rPr>
          <w:rFonts w:hint="eastAsia"/>
        </w:rPr>
        <w:t>皆可以入</w:t>
      </w:r>
      <w:r>
        <w:rPr>
          <w:rFonts w:hint="eastAsia"/>
        </w:rPr>
        <w:t>第一層</w:t>
      </w:r>
      <w:r w:rsidR="00C2219D">
        <w:rPr>
          <w:rFonts w:hint="eastAsia"/>
        </w:rPr>
        <w:t>內選一件</w:t>
      </w:r>
      <w:r>
        <w:rPr>
          <w:rFonts w:hint="eastAsia"/>
        </w:rPr>
        <w:t>寶物</w:t>
      </w:r>
      <w:r w:rsidR="00C2219D">
        <w:rPr>
          <w:rFonts w:hint="eastAsia"/>
        </w:rPr>
        <w:t>，以作為拜師入門的見面禮</w:t>
      </w:r>
      <w:r>
        <w:rPr>
          <w:rFonts w:hint="eastAsia"/>
        </w:rPr>
        <w:t>。」</w:t>
      </w:r>
    </w:p>
    <w:p w:rsidR="00C04663" w:rsidRDefault="00C2219D" w:rsidP="00813907">
      <w:pPr>
        <w:spacing w:after="240"/>
      </w:pPr>
      <w:r>
        <w:rPr>
          <w:rFonts w:hint="eastAsia"/>
        </w:rPr>
        <w:t>原來這才是真正拜師入門的待遇阿，李龍飛心中暗暗想著。</w:t>
      </w:r>
    </w:p>
    <w:p w:rsidR="00C04663" w:rsidRDefault="00A7259F" w:rsidP="00813907">
      <w:pPr>
        <w:spacing w:after="240"/>
      </w:pPr>
      <w:r>
        <w:rPr>
          <w:rFonts w:hint="eastAsia"/>
        </w:rPr>
        <w:t>「你雖是第一次進去，但以我經驗，</w:t>
      </w:r>
      <w:r w:rsidR="00275D26">
        <w:rPr>
          <w:rFonts w:hint="eastAsia"/>
        </w:rPr>
        <w:t>一樓那些</w:t>
      </w:r>
      <w:r>
        <w:rPr>
          <w:rFonts w:hint="eastAsia"/>
        </w:rPr>
        <w:t>寶物大多較不實用，建議你拿些</w:t>
      </w:r>
      <w:r w:rsidR="00185C8E">
        <w:rPr>
          <w:rFonts w:hint="eastAsia"/>
        </w:rPr>
        <w:t>道符</w:t>
      </w:r>
      <w:r>
        <w:rPr>
          <w:rFonts w:hint="eastAsia"/>
        </w:rPr>
        <w:t>之類的一次性</w:t>
      </w:r>
      <w:r w:rsidR="005427EC">
        <w:rPr>
          <w:rFonts w:hint="eastAsia"/>
        </w:rPr>
        <w:t>咒符</w:t>
      </w:r>
      <w:r>
        <w:rPr>
          <w:rFonts w:hint="eastAsia"/>
        </w:rPr>
        <w:t>，等以後修為較長了，再</w:t>
      </w:r>
      <w:r w:rsidR="00275D26">
        <w:rPr>
          <w:rFonts w:hint="eastAsia"/>
        </w:rPr>
        <w:t>去二樓用靈石買一些</w:t>
      </w:r>
      <w:r>
        <w:rPr>
          <w:rFonts w:hint="eastAsia"/>
        </w:rPr>
        <w:t>寶物防身。」</w:t>
      </w:r>
    </w:p>
    <w:p w:rsidR="00C04663" w:rsidRDefault="00A7259F" w:rsidP="00813907">
      <w:pPr>
        <w:spacing w:after="240"/>
      </w:pPr>
      <w:r>
        <w:rPr>
          <w:rFonts w:hint="eastAsia"/>
        </w:rPr>
        <w:t>「</w:t>
      </w:r>
      <w:r w:rsidR="00185C8E">
        <w:rPr>
          <w:rFonts w:hint="eastAsia"/>
        </w:rPr>
        <w:t>道符</w:t>
      </w:r>
      <w:r>
        <w:rPr>
          <w:rFonts w:hint="eastAsia"/>
        </w:rPr>
        <w:t>雖然只能使用一次，但威力較大，價值較高，你拿了後，也不是自己使用，</w:t>
      </w:r>
      <w:r>
        <w:rPr>
          <w:rFonts w:hint="eastAsia"/>
        </w:rPr>
        <w:lastRenderedPageBreak/>
        <w:t>而是拿去跟丹寶樓的師伯換取靈石丹藥，早日提升自己的修為，比較有些用處。」</w:t>
      </w:r>
    </w:p>
    <w:p w:rsidR="00C04663" w:rsidRDefault="00A7259F" w:rsidP="00813907">
      <w:pPr>
        <w:spacing w:after="240"/>
      </w:pPr>
      <w:r>
        <w:rPr>
          <w:rFonts w:hint="eastAsia"/>
        </w:rPr>
        <w:t>東門為人厚道，在解說方面，將自己的經驗拿出來提醒了李龍飛一番。</w:t>
      </w:r>
    </w:p>
    <w:p w:rsidR="00C04663" w:rsidRDefault="00A7259F" w:rsidP="00813907">
      <w:pPr>
        <w:spacing w:after="240"/>
      </w:pPr>
      <w:r>
        <w:rPr>
          <w:rFonts w:hint="eastAsia"/>
        </w:rPr>
        <w:t>李龍飛聽完，心中也是很感激這個師兄，連忙口頭答謝一番。</w:t>
      </w:r>
    </w:p>
    <w:p w:rsidR="00C04663" w:rsidRDefault="00A7259F" w:rsidP="00813907">
      <w:pPr>
        <w:spacing w:after="240"/>
        <w:jc w:val="both"/>
      </w:pPr>
      <w:r>
        <w:rPr>
          <w:rFonts w:hint="eastAsia"/>
        </w:rPr>
        <w:t>一進樓內，</w:t>
      </w:r>
      <w:r w:rsidR="00275D26">
        <w:rPr>
          <w:rFonts w:hint="eastAsia"/>
        </w:rPr>
        <w:t>李龍飛頓時看傻了眼，這哪裡是較不實用，這根本是一堆凡物而以</w:t>
      </w:r>
      <w:r w:rsidR="00275D26">
        <w:t>…</w:t>
      </w:r>
      <w:r w:rsidR="00275D26">
        <w:rPr>
          <w:rFonts w:hint="eastAsia"/>
        </w:rPr>
        <w:t>。</w:t>
      </w:r>
    </w:p>
    <w:p w:rsidR="00C04663" w:rsidRDefault="00A7259F" w:rsidP="00813907">
      <w:pPr>
        <w:spacing w:after="240"/>
      </w:pPr>
      <w:r>
        <w:rPr>
          <w:rFonts w:hint="eastAsia"/>
        </w:rPr>
        <w:t>第一層</w:t>
      </w:r>
      <w:r w:rsidR="00275D26">
        <w:rPr>
          <w:rFonts w:hint="eastAsia"/>
        </w:rPr>
        <w:t>內的</w:t>
      </w:r>
      <w:r>
        <w:rPr>
          <w:rFonts w:hint="eastAsia"/>
        </w:rPr>
        <w:t>寶物</w:t>
      </w:r>
      <w:r w:rsidR="00275D26">
        <w:rPr>
          <w:rFonts w:hint="eastAsia"/>
        </w:rPr>
        <w:t>基本上沒甚麼</w:t>
      </w:r>
      <w:r>
        <w:rPr>
          <w:rFonts w:hint="eastAsia"/>
        </w:rPr>
        <w:t>靈</w:t>
      </w:r>
      <w:r w:rsidR="00275D26">
        <w:rPr>
          <w:rFonts w:hint="eastAsia"/>
        </w:rPr>
        <w:t>氣</w:t>
      </w:r>
      <w:r>
        <w:rPr>
          <w:rFonts w:hint="eastAsia"/>
        </w:rPr>
        <w:t>，甚麼飛劍盾牌，鞭斧刀叉，雖然種類許多，但每一件都只泛著一層淡淡靈氣，要是不注意，還看不太出來</w:t>
      </w:r>
      <w:r w:rsidR="00275D26">
        <w:rPr>
          <w:rFonts w:hint="eastAsia"/>
        </w:rPr>
        <w:t>，恐怕使用起來，也跟李府以前所收藏過的寶物差不了多少，根本不像是修仙者使用的寶物。</w:t>
      </w:r>
    </w:p>
    <w:p w:rsidR="00C04663" w:rsidRDefault="00A7259F" w:rsidP="00813907">
      <w:pPr>
        <w:spacing w:after="240"/>
      </w:pPr>
      <w:r>
        <w:rPr>
          <w:rFonts w:hint="eastAsia"/>
        </w:rPr>
        <w:t>李龍飛拿起來察看，不一會兒明白這些武器只是尋常凡夫俗子的器具經過一些處理，讓修仙者較容易以靈氣禦之而已，事實上並沒有太大威力</w:t>
      </w:r>
      <w:r w:rsidR="00275D26">
        <w:rPr>
          <w:rFonts w:hint="eastAsia"/>
        </w:rPr>
        <w:t>，難怪門派會讓弟子免費拿取。</w:t>
      </w:r>
    </w:p>
    <w:p w:rsidR="00C04663" w:rsidRDefault="00275D26" w:rsidP="00813907">
      <w:pPr>
        <w:spacing w:after="240"/>
      </w:pPr>
      <w:r>
        <w:rPr>
          <w:rFonts w:hint="eastAsia"/>
        </w:rPr>
        <w:t>撇開</w:t>
      </w:r>
      <w:r w:rsidR="005427EC">
        <w:rPr>
          <w:rFonts w:hint="eastAsia"/>
        </w:rPr>
        <w:t>這些寶物不說，一樓還有一些桌子上</w:t>
      </w:r>
      <w:r>
        <w:rPr>
          <w:rFonts w:hint="eastAsia"/>
        </w:rPr>
        <w:t>放著許多</w:t>
      </w:r>
      <w:r w:rsidR="00185C8E">
        <w:rPr>
          <w:rFonts w:hint="eastAsia"/>
        </w:rPr>
        <w:t>道符</w:t>
      </w:r>
      <w:r>
        <w:rPr>
          <w:rFonts w:hint="eastAsia"/>
        </w:rPr>
        <w:t>。</w:t>
      </w:r>
    </w:p>
    <w:p w:rsidR="00C04663" w:rsidRDefault="0016360A" w:rsidP="00813907">
      <w:pPr>
        <w:spacing w:after="240"/>
      </w:pPr>
      <w:r>
        <w:rPr>
          <w:rFonts w:hint="eastAsia"/>
        </w:rPr>
        <w:t>待在雜役處</w:t>
      </w:r>
      <w:r w:rsidR="00275D26">
        <w:rPr>
          <w:rFonts w:hint="eastAsia"/>
        </w:rPr>
        <w:t>這些年的聽聞，李龍飛也</w:t>
      </w:r>
      <w:r>
        <w:rPr>
          <w:rFonts w:hint="eastAsia"/>
        </w:rPr>
        <w:t>多少</w:t>
      </w:r>
      <w:r w:rsidR="00275D26">
        <w:rPr>
          <w:rFonts w:hint="eastAsia"/>
        </w:rPr>
        <w:t>明白</w:t>
      </w:r>
      <w:r w:rsidR="00185C8E">
        <w:rPr>
          <w:rFonts w:hint="eastAsia"/>
        </w:rPr>
        <w:t>道符</w:t>
      </w:r>
      <w:r w:rsidR="00275D26">
        <w:rPr>
          <w:rFonts w:hint="eastAsia"/>
        </w:rPr>
        <w:t>的</w:t>
      </w:r>
      <w:r>
        <w:rPr>
          <w:rFonts w:hint="eastAsia"/>
        </w:rPr>
        <w:t>用處。</w:t>
      </w:r>
    </w:p>
    <w:p w:rsidR="00C04663" w:rsidRDefault="0016360A" w:rsidP="00813907">
      <w:pPr>
        <w:spacing w:after="240"/>
      </w:pPr>
      <w:r>
        <w:rPr>
          <w:rFonts w:hint="eastAsia"/>
        </w:rPr>
        <w:t>基本上不管</w:t>
      </w:r>
      <w:r w:rsidR="00185C8E">
        <w:rPr>
          <w:rFonts w:hint="eastAsia"/>
        </w:rPr>
        <w:t>何種道符</w:t>
      </w:r>
      <w:r>
        <w:rPr>
          <w:rFonts w:hint="eastAsia"/>
        </w:rPr>
        <w:t>，都是屬於符籙的其中一種，而符籙是修仙者將法術封印在特定的符紙內所製作的一種道具。</w:t>
      </w:r>
    </w:p>
    <w:p w:rsidR="00C04663" w:rsidRDefault="0016360A" w:rsidP="00813907">
      <w:pPr>
        <w:spacing w:after="240"/>
      </w:pPr>
      <w:r>
        <w:rPr>
          <w:rFonts w:hint="eastAsia"/>
        </w:rPr>
        <w:t>只要製作者會某種特定法術，</w:t>
      </w:r>
      <w:r w:rsidR="004000FD">
        <w:rPr>
          <w:rFonts w:hint="eastAsia"/>
        </w:rPr>
        <w:t>理論上</w:t>
      </w:r>
      <w:r>
        <w:rPr>
          <w:rFonts w:hint="eastAsia"/>
        </w:rPr>
        <w:t>就能製造相對應的符籙，而拿到符籙的使用者則不需要會相對應的法術，只需花費少量的</w:t>
      </w:r>
      <w:del w:id="4490" w:author="簡新佳" w:date="2019-02-25T17:00:00Z">
        <w:r w:rsidDel="0012795F">
          <w:rPr>
            <w:rFonts w:hint="eastAsia"/>
          </w:rPr>
          <w:delText>靈力</w:delText>
        </w:r>
      </w:del>
      <w:ins w:id="4491" w:author="簡新佳" w:date="2019-02-25T17:00:00Z">
        <w:r w:rsidR="0012795F">
          <w:rPr>
            <w:rFonts w:hint="eastAsia"/>
          </w:rPr>
          <w:t>靈氣</w:t>
        </w:r>
      </w:ins>
      <w:r>
        <w:rPr>
          <w:rFonts w:hint="eastAsia"/>
        </w:rPr>
        <w:t>，便能施展封印於其中的法術，可說是相當的便利。</w:t>
      </w:r>
    </w:p>
    <w:p w:rsidR="00C04663" w:rsidRDefault="0016360A" w:rsidP="00813907">
      <w:pPr>
        <w:spacing w:after="240"/>
      </w:pPr>
      <w:r>
        <w:rPr>
          <w:rFonts w:hint="eastAsia"/>
        </w:rPr>
        <w:t>但製作符籙的過程不但</w:t>
      </w:r>
      <w:r w:rsidR="004000FD">
        <w:rPr>
          <w:rFonts w:hint="eastAsia"/>
        </w:rPr>
        <w:t>複雜</w:t>
      </w:r>
      <w:r>
        <w:rPr>
          <w:rFonts w:hint="eastAsia"/>
        </w:rPr>
        <w:t>耗時還不一定會成功，而且每一次製作等於施展了一次相對應的法術，耗費的</w:t>
      </w:r>
      <w:del w:id="4492" w:author="簡新佳" w:date="2019-02-25T17:00:00Z">
        <w:r w:rsidDel="0012795F">
          <w:rPr>
            <w:rFonts w:hint="eastAsia"/>
          </w:rPr>
          <w:delText>靈力</w:delText>
        </w:r>
      </w:del>
      <w:ins w:id="4493" w:author="簡新佳" w:date="2019-02-25T17:00:00Z">
        <w:r w:rsidR="0012795F">
          <w:rPr>
            <w:rFonts w:hint="eastAsia"/>
          </w:rPr>
          <w:t>靈氣</w:t>
        </w:r>
      </w:ins>
      <w:r>
        <w:rPr>
          <w:rFonts w:hint="eastAsia"/>
        </w:rPr>
        <w:t>並不會比較少，所以除了專門製作符籙的修士，一般修仙者都不會特地去做這種損己利人的事情。</w:t>
      </w:r>
    </w:p>
    <w:p w:rsidR="00C04663" w:rsidRDefault="0016360A" w:rsidP="00813907">
      <w:pPr>
        <w:spacing w:after="240"/>
      </w:pPr>
      <w:r>
        <w:rPr>
          <w:rFonts w:hint="eastAsia"/>
        </w:rPr>
        <w:t>李龍飛在</w:t>
      </w:r>
      <w:r w:rsidR="00860250">
        <w:rPr>
          <w:rFonts w:hint="eastAsia"/>
        </w:rPr>
        <w:t>這一區</w:t>
      </w:r>
      <w:r w:rsidR="00A7259F">
        <w:rPr>
          <w:rFonts w:hint="eastAsia"/>
        </w:rPr>
        <w:t>左看右看，最終在法符中選了一個看起來最有價值的轟雷符，這才離開藏寶閣。</w:t>
      </w:r>
    </w:p>
    <w:p w:rsidR="00C04663" w:rsidRDefault="00A7259F" w:rsidP="00813907">
      <w:pPr>
        <w:spacing w:after="240"/>
      </w:pPr>
      <w:r>
        <w:rPr>
          <w:rFonts w:hint="eastAsia"/>
        </w:rPr>
        <w:t>這轟雷符是低階修仙之人常用的</w:t>
      </w:r>
      <w:r w:rsidR="00185C8E">
        <w:rPr>
          <w:rFonts w:hint="eastAsia"/>
        </w:rPr>
        <w:t>道符</w:t>
      </w:r>
      <w:r>
        <w:rPr>
          <w:rFonts w:hint="eastAsia"/>
        </w:rPr>
        <w:t>之一，可以釋放一道轟雷</w:t>
      </w:r>
      <w:r w:rsidR="005427EC">
        <w:rPr>
          <w:rFonts w:hint="eastAsia"/>
        </w:rPr>
        <w:t>，低階修士</w:t>
      </w:r>
      <w:r>
        <w:rPr>
          <w:rFonts w:hint="eastAsia"/>
        </w:rPr>
        <w:t>對上，往往避之不及，所以常被人高價購買</w:t>
      </w:r>
    </w:p>
    <w:p w:rsidR="00C04663" w:rsidRDefault="00A7259F" w:rsidP="00813907">
      <w:pPr>
        <w:spacing w:after="240"/>
      </w:pPr>
      <w:r>
        <w:rPr>
          <w:rFonts w:hint="eastAsia"/>
        </w:rPr>
        <w:t>東門看他選轟雷符，微微點了點頭，帶他繼續往下一個地方走去。</w:t>
      </w:r>
    </w:p>
    <w:p w:rsidR="00C04663" w:rsidRDefault="00A7259F" w:rsidP="00813907">
      <w:pPr>
        <w:spacing w:after="240"/>
      </w:pPr>
      <w:r>
        <w:rPr>
          <w:rFonts w:hint="eastAsia"/>
        </w:rPr>
        <w:t>不一會，兩人又到了另一個高樓，樓上寫著丹寶樓三個赤紅大字，一位看起來像是主事的胖道人坐在門口，看到李龍飛兩人過來，笑瞇瞇的靠近說道，「唉呀，東門師姪阿，今天有甚麼想買的丹寶靈藥嗎？」</w:t>
      </w:r>
    </w:p>
    <w:p w:rsidR="00C04663" w:rsidRDefault="00A7259F" w:rsidP="00813907">
      <w:pPr>
        <w:spacing w:after="240"/>
      </w:pPr>
      <w:r>
        <w:rPr>
          <w:rFonts w:hint="eastAsia"/>
        </w:rPr>
        <w:lastRenderedPageBreak/>
        <w:t>東門對他揖禮之後，指了指旁邊的李龍飛說，「洪師叔，我今天不是來買丹藥的…這位是龍飛師弟，他前幾天剛踏入練氣層，照慣例可以來領丹藥一份，靈石二</w:t>
      </w:r>
      <w:r w:rsidR="005427EC">
        <w:rPr>
          <w:rFonts w:hint="eastAsia"/>
        </w:rPr>
        <w:t>顆，</w:t>
      </w:r>
      <w:r>
        <w:rPr>
          <w:rFonts w:hint="eastAsia"/>
        </w:rPr>
        <w:t>我特地帶他來的。」</w:t>
      </w:r>
    </w:p>
    <w:p w:rsidR="00C04663" w:rsidRDefault="00A7259F" w:rsidP="00813907">
      <w:pPr>
        <w:spacing w:after="240"/>
      </w:pPr>
      <w:r>
        <w:rPr>
          <w:rFonts w:hint="eastAsia"/>
        </w:rPr>
        <w:t>那胖道人一聽不是來買藥的，笑容沉了下來，隨即冷淡地說，「阿…是這樣阿？那麼，帶了領物牌來了沒呢？」</w:t>
      </w:r>
    </w:p>
    <w:p w:rsidR="00C04663" w:rsidRDefault="00A7259F" w:rsidP="00813907">
      <w:pPr>
        <w:spacing w:after="240"/>
      </w:pPr>
      <w:r>
        <w:rPr>
          <w:rFonts w:hint="eastAsia"/>
        </w:rPr>
        <w:t>李龍飛一聽，連忙將拿出那塊木牌遞出去，洪寶金收下木牌，細細看了許久後，才從樓內拿出了</w:t>
      </w:r>
      <w:r w:rsidR="005427EC">
        <w:rPr>
          <w:rFonts w:hint="eastAsia"/>
        </w:rPr>
        <w:t>三顆</w:t>
      </w:r>
      <w:r>
        <w:rPr>
          <w:rFonts w:hint="eastAsia"/>
        </w:rPr>
        <w:t>靈石跟</w:t>
      </w:r>
      <w:r w:rsidR="005427EC">
        <w:rPr>
          <w:rFonts w:hint="eastAsia"/>
        </w:rPr>
        <w:t>兩</w:t>
      </w:r>
      <w:r>
        <w:rPr>
          <w:rFonts w:hint="eastAsia"/>
        </w:rPr>
        <w:t>顆藥丹出來，交給李龍飛說道，「喏，這裡是靈石</w:t>
      </w:r>
      <w:r w:rsidR="005427EC">
        <w:rPr>
          <w:rFonts w:hint="eastAsia"/>
        </w:rPr>
        <w:t>三顆</w:t>
      </w:r>
      <w:r>
        <w:rPr>
          <w:rFonts w:hint="eastAsia"/>
        </w:rPr>
        <w:t>個跟</w:t>
      </w:r>
      <w:r w:rsidR="00484B97">
        <w:rPr>
          <w:rFonts w:hint="eastAsia"/>
        </w:rPr>
        <w:t>凝氣丹</w:t>
      </w:r>
      <w:r w:rsidR="005427EC">
        <w:rPr>
          <w:rFonts w:hint="eastAsia"/>
        </w:rPr>
        <w:t>兩</w:t>
      </w:r>
      <w:r>
        <w:rPr>
          <w:rFonts w:hint="eastAsia"/>
        </w:rPr>
        <w:t>顆。」</w:t>
      </w:r>
    </w:p>
    <w:p w:rsidR="00C04663" w:rsidRDefault="00A7259F" w:rsidP="00813907">
      <w:pPr>
        <w:spacing w:after="240"/>
      </w:pPr>
      <w:r>
        <w:rPr>
          <w:rFonts w:hint="eastAsia"/>
        </w:rPr>
        <w:t>李龍飛</w:t>
      </w:r>
      <w:r w:rsidR="005427EC">
        <w:rPr>
          <w:rFonts w:hint="eastAsia"/>
        </w:rPr>
        <w:t>一聽愣了一下，詢問道</w:t>
      </w:r>
      <w:r>
        <w:rPr>
          <w:rFonts w:hint="eastAsia"/>
        </w:rPr>
        <w:t>，「不是說丹藥</w:t>
      </w:r>
      <w:r w:rsidR="005427EC">
        <w:rPr>
          <w:rFonts w:hint="eastAsia"/>
        </w:rPr>
        <w:t>一</w:t>
      </w:r>
      <w:r>
        <w:rPr>
          <w:rFonts w:hint="eastAsia"/>
        </w:rPr>
        <w:t>顆跟靈石二個嗎？怎麼多</w:t>
      </w:r>
      <w:r w:rsidR="005427EC">
        <w:rPr>
          <w:rFonts w:hint="eastAsia"/>
        </w:rPr>
        <w:t>了一些</w:t>
      </w:r>
      <w:r>
        <w:rPr>
          <w:rFonts w:hint="eastAsia"/>
        </w:rPr>
        <w:t>？」</w:t>
      </w:r>
    </w:p>
    <w:p w:rsidR="00C04663" w:rsidRDefault="00A7259F" w:rsidP="00813907">
      <w:pPr>
        <w:spacing w:after="240"/>
      </w:pPr>
      <w:r>
        <w:rPr>
          <w:rFonts w:hint="eastAsia"/>
        </w:rPr>
        <w:t>胖道人皮笑肉不笑地說，「這是天泉師兄額外給的，你若不要，我便拿回來了！」</w:t>
      </w:r>
    </w:p>
    <w:p w:rsidR="00C04663" w:rsidRDefault="00A7259F" w:rsidP="00813907">
      <w:pPr>
        <w:spacing w:after="240"/>
      </w:pPr>
      <w:r>
        <w:rPr>
          <w:rFonts w:hint="eastAsia"/>
        </w:rPr>
        <w:t>「要，要！當然要！」李龍飛一聽，連忙陪笑著將那些丹藥收起。</w:t>
      </w:r>
    </w:p>
    <w:p w:rsidR="00C04663" w:rsidRDefault="00A7259F" w:rsidP="00813907">
      <w:pPr>
        <w:spacing w:after="240"/>
      </w:pPr>
      <w:r>
        <w:rPr>
          <w:rFonts w:hint="eastAsia"/>
        </w:rPr>
        <w:t>東門看著這些東西，對著李龍飛咂舌說道，「師傅平常很少這麼大方的，看來他是</w:t>
      </w:r>
      <w:r w:rsidR="005427EC">
        <w:rPr>
          <w:rFonts w:hint="eastAsia"/>
        </w:rPr>
        <w:t>很看好</w:t>
      </w:r>
      <w:r>
        <w:rPr>
          <w:rFonts w:hint="eastAsia"/>
        </w:rPr>
        <w:t>你。」</w:t>
      </w:r>
    </w:p>
    <w:p w:rsidR="00C04663" w:rsidRDefault="00A7259F" w:rsidP="00813907">
      <w:pPr>
        <w:spacing w:after="240"/>
      </w:pPr>
      <w:r>
        <w:rPr>
          <w:rFonts w:hint="eastAsia"/>
        </w:rPr>
        <w:t>李龍飛又是一陣感謝，連忙將這些東西收入懷中。</w:t>
      </w:r>
    </w:p>
    <w:p w:rsidR="00C04663" w:rsidRDefault="005427EC" w:rsidP="00813907">
      <w:pPr>
        <w:spacing w:after="240"/>
      </w:pPr>
      <w:r>
        <w:rPr>
          <w:rFonts w:hint="eastAsia"/>
        </w:rPr>
        <w:t>「另外，我們還想賣張</w:t>
      </w:r>
      <w:r w:rsidR="00185C8E">
        <w:rPr>
          <w:rFonts w:hint="eastAsia"/>
        </w:rPr>
        <w:t>道符</w:t>
      </w:r>
      <w:r>
        <w:rPr>
          <w:rFonts w:hint="eastAsia"/>
        </w:rPr>
        <w:t>，不知道師叔是否願意收購？」李龍飛在東門提醒下，跟著又掏出了方才拿到的那張轟雷符出來。</w:t>
      </w:r>
    </w:p>
    <w:p w:rsidR="00C04663" w:rsidRDefault="005427EC" w:rsidP="00813907">
      <w:pPr>
        <w:spacing w:after="240"/>
      </w:pPr>
      <w:r>
        <w:rPr>
          <w:rFonts w:hint="eastAsia"/>
        </w:rPr>
        <w:t>那胖道人見到轟雷符，眼珠子轉了轉後說，「收是收，但我只願意用三顆靈石的價收購。」</w:t>
      </w:r>
    </w:p>
    <w:p w:rsidR="00C04663" w:rsidRDefault="005427EC" w:rsidP="00813907">
      <w:pPr>
        <w:spacing w:after="240"/>
      </w:pPr>
      <w:r>
        <w:rPr>
          <w:rFonts w:hint="eastAsia"/>
        </w:rPr>
        <w:t>「怎麼這樣，以往不都是用五顆靈石收購嗎？」東門一聽，眉頭皺了起來。</w:t>
      </w:r>
    </w:p>
    <w:p w:rsidR="00C04663" w:rsidRDefault="005427EC" w:rsidP="00813907">
      <w:pPr>
        <w:spacing w:after="240"/>
      </w:pPr>
      <w:r>
        <w:rPr>
          <w:rFonts w:hint="eastAsia"/>
        </w:rPr>
        <w:t>「你懂甚麼，</w:t>
      </w:r>
      <w:r w:rsidR="001230EB">
        <w:rPr>
          <w:rFonts w:hint="eastAsia"/>
        </w:rPr>
        <w:t>這陣子門內發放的靈石大減，加上</w:t>
      </w:r>
      <w:r>
        <w:rPr>
          <w:rFonts w:hint="eastAsia"/>
        </w:rPr>
        <w:t>轟雷符我已經有了許多</w:t>
      </w:r>
      <w:r w:rsidR="001230EB">
        <w:rPr>
          <w:rFonts w:hint="eastAsia"/>
        </w:rPr>
        <w:t>，用三顆靈石收購已經算高了，不然，你自己再找人買去！」胖道人瞪了東門一眼，沒好氣地說道。</w:t>
      </w:r>
    </w:p>
    <w:p w:rsidR="00C04663" w:rsidRDefault="001230EB" w:rsidP="00813907">
      <w:pPr>
        <w:spacing w:after="240"/>
      </w:pPr>
      <w:r>
        <w:rPr>
          <w:rFonts w:hint="eastAsia"/>
        </w:rPr>
        <w:t>東門無奈之下，只能看向李龍飛，表示他已盡力。</w:t>
      </w:r>
    </w:p>
    <w:p w:rsidR="00C04663" w:rsidRDefault="001230EB" w:rsidP="00813907">
      <w:pPr>
        <w:spacing w:after="240"/>
      </w:pPr>
      <w:r>
        <w:rPr>
          <w:rFonts w:hint="eastAsia"/>
        </w:rPr>
        <w:t>李龍飛想了想，雖然心知那胖道人是欺負他新弟子，但那轟雷符自己暫時用不到，而其他買賣地方又不熟悉，最後只好咬著牙，答應這這個價格。</w:t>
      </w:r>
    </w:p>
    <w:p w:rsidR="00C04663" w:rsidRDefault="00A7259F" w:rsidP="00813907">
      <w:pPr>
        <w:spacing w:after="240"/>
      </w:pPr>
      <w:r>
        <w:rPr>
          <w:rFonts w:hint="eastAsia"/>
        </w:rPr>
        <w:t>接下來，在東門的</w:t>
      </w:r>
      <w:r w:rsidR="001230EB">
        <w:rPr>
          <w:rFonts w:hint="eastAsia"/>
        </w:rPr>
        <w:t>帶領</w:t>
      </w:r>
      <w:r>
        <w:rPr>
          <w:rFonts w:hint="eastAsia"/>
        </w:rPr>
        <w:t>下，</w:t>
      </w:r>
      <w:r w:rsidR="001230EB">
        <w:rPr>
          <w:rFonts w:hint="eastAsia"/>
        </w:rPr>
        <w:t>有了五顆靈石的李龍飛，</w:t>
      </w:r>
      <w:r>
        <w:rPr>
          <w:rFonts w:hint="eastAsia"/>
        </w:rPr>
        <w:t>又回去了藏寶閣買了一個儲物袋跟</w:t>
      </w:r>
      <w:r w:rsidR="001230EB">
        <w:rPr>
          <w:rFonts w:hint="eastAsia"/>
        </w:rPr>
        <w:t>一</w:t>
      </w:r>
      <w:r>
        <w:rPr>
          <w:rFonts w:hint="eastAsia"/>
        </w:rPr>
        <w:t>柄木劍。</w:t>
      </w:r>
    </w:p>
    <w:p w:rsidR="00C04663" w:rsidRDefault="00A7259F" w:rsidP="00813907">
      <w:pPr>
        <w:spacing w:after="240"/>
      </w:pPr>
      <w:r>
        <w:rPr>
          <w:rFonts w:hint="eastAsia"/>
        </w:rPr>
        <w:t>那儲物袋是個下品法器，裡面可以裝五尺見方的東西，要用的時候只要心念一動，</w:t>
      </w:r>
      <w:r>
        <w:rPr>
          <w:rFonts w:hint="eastAsia"/>
        </w:rPr>
        <w:lastRenderedPageBreak/>
        <w:t>就能出現在手上，是仙人必備的道具之一。</w:t>
      </w:r>
    </w:p>
    <w:p w:rsidR="00C04663" w:rsidRDefault="00A7259F" w:rsidP="00813907">
      <w:pPr>
        <w:spacing w:after="240"/>
      </w:pPr>
      <w:r>
        <w:rPr>
          <w:rFonts w:hint="eastAsia"/>
        </w:rPr>
        <w:t>木劍則</w:t>
      </w:r>
      <w:r w:rsidR="001230EB">
        <w:rPr>
          <w:rFonts w:hint="eastAsia"/>
        </w:rPr>
        <w:t>同樣也是下品</w:t>
      </w:r>
      <w:r>
        <w:rPr>
          <w:rFonts w:hint="eastAsia"/>
        </w:rPr>
        <w:t>法器，上頭刻有咒法，雖只比一般木頭硬了些，但勝在便宜，而且在灌入了</w:t>
      </w:r>
      <w:del w:id="4494" w:author="簡新佳" w:date="2019-02-25T17:00:00Z">
        <w:r w:rsidDel="0012795F">
          <w:rPr>
            <w:rFonts w:hint="eastAsia"/>
          </w:rPr>
          <w:delText>靈力</w:delText>
        </w:r>
      </w:del>
      <w:ins w:id="4495" w:author="簡新佳" w:date="2019-02-25T17:00:00Z">
        <w:r w:rsidR="0012795F">
          <w:rPr>
            <w:rFonts w:hint="eastAsia"/>
          </w:rPr>
          <w:t>靈氣</w:t>
        </w:r>
      </w:ins>
      <w:r>
        <w:rPr>
          <w:rFonts w:hint="eastAsia"/>
        </w:rPr>
        <w:t>後，能隨靈識飛舞，很是好用。</w:t>
      </w:r>
    </w:p>
    <w:p w:rsidR="00C04663" w:rsidRDefault="005427EC" w:rsidP="00813907">
      <w:pPr>
        <w:spacing w:after="240"/>
      </w:pPr>
      <w:r>
        <w:rPr>
          <w:rFonts w:hint="eastAsia"/>
        </w:rPr>
        <w:t>這兩樣雖然</w:t>
      </w:r>
      <w:r w:rsidR="001230EB">
        <w:rPr>
          <w:rFonts w:hint="eastAsia"/>
        </w:rPr>
        <w:t>都是下品法器，但一樣也不便宜，每個都要價四塊靈石，要不是東門幫忙殺價，李龍飛還不一定買得起。</w:t>
      </w:r>
    </w:p>
    <w:p w:rsidR="00C04663" w:rsidRDefault="00A7259F" w:rsidP="00813907">
      <w:pPr>
        <w:spacing w:after="240"/>
      </w:pPr>
      <w:r>
        <w:rPr>
          <w:rFonts w:hint="eastAsia"/>
        </w:rPr>
        <w:t>「這木劍雖說現在你還不能使用靈識，但以練氣一層的引力法訣操控，也能勉強使用，是師弟你最好的防身武器了。」東門不知道李龍飛已有靈識，仔細地一一跟他說明。</w:t>
      </w:r>
    </w:p>
    <w:p w:rsidR="00C04663" w:rsidRDefault="00A7259F" w:rsidP="00813907">
      <w:pPr>
        <w:spacing w:after="240"/>
      </w:pPr>
      <w:r>
        <w:rPr>
          <w:rFonts w:hint="eastAsia"/>
        </w:rPr>
        <w:t>李龍飛嘴裡雖沒說，但心中雀躍，恨不得等東門離開後馬上就施展靈識試試。</w:t>
      </w:r>
    </w:p>
    <w:p w:rsidR="00C04663" w:rsidRDefault="00A7259F" w:rsidP="00813907">
      <w:pPr>
        <w:spacing w:after="240"/>
      </w:pPr>
      <w:r>
        <w:rPr>
          <w:rFonts w:hint="eastAsia"/>
        </w:rPr>
        <w:t>只不過，對於他才練氣一層就能產生靈識這事，雖說不知原因，但李龍飛也知道不該隨便說溜了嘴。</w:t>
      </w:r>
    </w:p>
    <w:p w:rsidR="00C04663" w:rsidRDefault="00A7259F" w:rsidP="00813907">
      <w:pPr>
        <w:spacing w:after="240"/>
      </w:pPr>
      <w:r>
        <w:rPr>
          <w:rFonts w:hint="eastAsia"/>
        </w:rPr>
        <w:t>最後，</w:t>
      </w:r>
      <w:r w:rsidR="001230EB">
        <w:rPr>
          <w:rFonts w:hint="eastAsia"/>
        </w:rPr>
        <w:t>買齊了東西，</w:t>
      </w:r>
      <w:r>
        <w:rPr>
          <w:rFonts w:hint="eastAsia"/>
        </w:rPr>
        <w:t>東門</w:t>
      </w:r>
      <w:r w:rsidR="001230EB">
        <w:rPr>
          <w:rFonts w:hint="eastAsia"/>
        </w:rPr>
        <w:t>便</w:t>
      </w:r>
      <w:r>
        <w:rPr>
          <w:rFonts w:hint="eastAsia"/>
        </w:rPr>
        <w:t>帶他來到經法庫。</w:t>
      </w:r>
    </w:p>
    <w:p w:rsidR="00C04663" w:rsidRDefault="00A7259F" w:rsidP="00813907">
      <w:pPr>
        <w:spacing w:after="240"/>
      </w:pPr>
      <w:r>
        <w:rPr>
          <w:rFonts w:hint="eastAsia"/>
        </w:rPr>
        <w:t>一到經法庫，只見一名紅髮赤眉的道人，揮舞著袖袍，指著門口兩名弟子鼻子斥喝著。</w:t>
      </w:r>
    </w:p>
    <w:p w:rsidR="00C04663" w:rsidRDefault="00A7259F" w:rsidP="00813907">
      <w:pPr>
        <w:spacing w:after="240"/>
      </w:pPr>
      <w:r>
        <w:rPr>
          <w:rFonts w:hint="eastAsia"/>
        </w:rPr>
        <w:t>見到李龍飛靠近，他怒氣不息地轉頭就罵，「甚麼時後練氣一層的小子也想來這裡取經了，你還不夠資格，快給我滾！」</w:t>
      </w:r>
    </w:p>
    <w:p w:rsidR="00C04663" w:rsidRDefault="00A7259F" w:rsidP="00813907">
      <w:pPr>
        <w:spacing w:after="240"/>
      </w:pPr>
      <w:r>
        <w:rPr>
          <w:rFonts w:hint="eastAsia"/>
        </w:rPr>
        <w:t>卻見東門似乎早已知道對方脾氣，表情不變地說，「道法師伯，是我阿，我是天泉長老的門下東門，這位是我新的師弟，李龍飛。」</w:t>
      </w:r>
    </w:p>
    <w:p w:rsidR="00C04663" w:rsidRDefault="00A7259F" w:rsidP="00813907">
      <w:pPr>
        <w:spacing w:after="240"/>
      </w:pPr>
      <w:r>
        <w:rPr>
          <w:rFonts w:hint="eastAsia"/>
        </w:rPr>
        <w:t>那紅髮道人一聽是天泉門下的，表情緩了一緩，跟著轉頭對那兩名弟子吼道，「還不快滾！」</w:t>
      </w:r>
    </w:p>
    <w:p w:rsidR="00C04663" w:rsidRDefault="00A7259F" w:rsidP="00813907">
      <w:pPr>
        <w:spacing w:after="240"/>
      </w:pPr>
      <w:r>
        <w:rPr>
          <w:rFonts w:hint="eastAsia"/>
        </w:rPr>
        <w:t>那兩名弟子才如獲赦令一樣，連忙互看一眼轉身快步離去。</w:t>
      </w:r>
    </w:p>
    <w:p w:rsidR="00C04663" w:rsidRDefault="00A7259F" w:rsidP="00813907">
      <w:pPr>
        <w:spacing w:after="240"/>
      </w:pPr>
      <w:r>
        <w:rPr>
          <w:rFonts w:hint="eastAsia"/>
        </w:rPr>
        <w:t>待到那兩人走後，那紅髮道人這才不滿地碎念著，「這幾年自在道的弟子實在是越來越不長進了，連自在訣的基本功法都沒練熟，就想來這拿新的法訣…也不想想貪多嚼不爛，吃快弄破碗的道理…阿，你說你們是天泉那小子的門下，怎，來這有事嗎？」</w:t>
      </w:r>
    </w:p>
    <w:p w:rsidR="00C04663" w:rsidRDefault="00A7259F" w:rsidP="00813907">
      <w:pPr>
        <w:spacing w:after="240"/>
      </w:pPr>
      <w:r>
        <w:rPr>
          <w:rFonts w:hint="eastAsia"/>
        </w:rPr>
        <w:t>東門看了李龍飛一眼，苦笑地低聲說，「本來是想帶你來這見識見識，想不到今天是道法師伯執班，看起來只能等下次了…」</w:t>
      </w:r>
    </w:p>
    <w:p w:rsidR="00C04663" w:rsidRDefault="00A7259F" w:rsidP="00813907">
      <w:pPr>
        <w:spacing w:after="240"/>
      </w:pPr>
      <w:r>
        <w:rPr>
          <w:rFonts w:hint="eastAsia"/>
        </w:rPr>
        <w:t>李龍飛倒不以為意，抱拳一躬說道，「師伯，弟子尚無自在訣</w:t>
      </w:r>
      <w:r w:rsidR="001230EB">
        <w:rPr>
          <w:rFonts w:hint="eastAsia"/>
        </w:rPr>
        <w:t>上卷第二</w:t>
      </w:r>
      <w:r>
        <w:rPr>
          <w:rFonts w:hint="eastAsia"/>
        </w:rPr>
        <w:t>層的功法，是否可請師伯拿取抄印一份？」</w:t>
      </w:r>
    </w:p>
    <w:p w:rsidR="00C04663" w:rsidRDefault="00A7259F" w:rsidP="00813907">
      <w:pPr>
        <w:spacing w:after="240"/>
      </w:pPr>
      <w:r>
        <w:rPr>
          <w:rFonts w:hint="eastAsia"/>
        </w:rPr>
        <w:lastRenderedPageBreak/>
        <w:t>「疑？新入弟子通常都會在開始時拿到自在訣</w:t>
      </w:r>
      <w:r w:rsidR="001230EB">
        <w:rPr>
          <w:rFonts w:hint="eastAsia"/>
        </w:rPr>
        <w:t>上卷，裏頭有一二三層</w:t>
      </w:r>
      <w:r>
        <w:rPr>
          <w:rFonts w:hint="eastAsia"/>
        </w:rPr>
        <w:t>的功法才對，你既然是天泉那小子的弟子，怎會只有第一層的功法呢？」道法一聽奇問到。</w:t>
      </w:r>
    </w:p>
    <w:p w:rsidR="00C04663" w:rsidRDefault="00A7259F" w:rsidP="00813907">
      <w:pPr>
        <w:spacing w:after="240"/>
      </w:pPr>
      <w:r>
        <w:rPr>
          <w:rFonts w:hint="eastAsia"/>
        </w:rPr>
        <w:t>東門臉色有些尷尬，連忙在旁回道，「師伯可還記得，前幾年，有名敲響拜師鐘的弟子拜入我師尊的門下？」</w:t>
      </w:r>
    </w:p>
    <w:p w:rsidR="00C04663" w:rsidRDefault="00A7259F" w:rsidP="00813907">
      <w:pPr>
        <w:spacing w:after="240"/>
      </w:pPr>
      <w:r>
        <w:rPr>
          <w:rFonts w:hint="eastAsia"/>
        </w:rPr>
        <w:t>「記得阿，後來那弟子不是因為始終練不成第一層，被貶為雜役了嗎？」道法愣了一下後又看了李龍飛一眼，「難道，那弟子便是你了？」</w:t>
      </w:r>
    </w:p>
    <w:p w:rsidR="00C04663" w:rsidRDefault="00A7259F" w:rsidP="00813907">
      <w:pPr>
        <w:spacing w:after="240"/>
      </w:pPr>
      <w:r>
        <w:rPr>
          <w:rFonts w:hint="eastAsia"/>
        </w:rPr>
        <w:t>「正是在下。」李龍飛也不氣餒，平靜地回答道。</w:t>
      </w:r>
    </w:p>
    <w:p w:rsidR="00C04663" w:rsidRDefault="00A7259F" w:rsidP="00813907">
      <w:pPr>
        <w:spacing w:after="240"/>
      </w:pPr>
      <w:r>
        <w:rPr>
          <w:rFonts w:hint="eastAsia"/>
        </w:rPr>
        <w:t>「好…好…兩年多的時間把不可能化為可能，這份努力，值得嘉獎，拿去吧，這裡是自在訣</w:t>
      </w:r>
      <w:r w:rsidR="001230EB">
        <w:rPr>
          <w:rFonts w:hint="eastAsia"/>
        </w:rPr>
        <w:t>上中兩卷</w:t>
      </w:r>
      <w:r>
        <w:rPr>
          <w:rFonts w:hint="eastAsia"/>
        </w:rPr>
        <w:t>的功法。」道法臉上露出滿意的笑容，隨手一揮，一份玉牌橫飛到了李龍飛的面前。</w:t>
      </w:r>
    </w:p>
    <w:p w:rsidR="00C04663" w:rsidRDefault="00A7259F" w:rsidP="00813907">
      <w:pPr>
        <w:spacing w:after="240"/>
      </w:pPr>
      <w:r>
        <w:rPr>
          <w:rFonts w:hint="eastAsia"/>
        </w:rPr>
        <w:t>李龍飛一聽大喜</w:t>
      </w:r>
      <w:r w:rsidR="001230EB">
        <w:rPr>
          <w:rFonts w:hint="eastAsia"/>
        </w:rPr>
        <w:t>過望</w:t>
      </w:r>
      <w:r>
        <w:rPr>
          <w:rFonts w:hint="eastAsia"/>
        </w:rPr>
        <w:t>，連忙再拜了拜，這才跟東門離開了經法庫。</w:t>
      </w:r>
    </w:p>
    <w:p w:rsidR="00C04663" w:rsidRDefault="00A7259F" w:rsidP="00813907">
      <w:pPr>
        <w:spacing w:after="240"/>
      </w:pPr>
      <w:r>
        <w:rPr>
          <w:rFonts w:hint="eastAsia"/>
        </w:rPr>
        <w:t>辦完這些事，李龍飛也算真正成了自在道的弟子，東門再跟他說了些門派內的規矩跟小道消息後，帶著他，來到一個</w:t>
      </w:r>
      <w:r w:rsidR="00860250">
        <w:rPr>
          <w:rFonts w:hint="eastAsia"/>
        </w:rPr>
        <w:t>小屋</w:t>
      </w:r>
      <w:r>
        <w:rPr>
          <w:rFonts w:hint="eastAsia"/>
        </w:rPr>
        <w:t>前面。</w:t>
      </w:r>
    </w:p>
    <w:p w:rsidR="00C04663" w:rsidRDefault="00A7259F" w:rsidP="00813907">
      <w:pPr>
        <w:spacing w:after="240"/>
      </w:pPr>
      <w:r>
        <w:rPr>
          <w:rFonts w:hint="eastAsia"/>
        </w:rPr>
        <w:t>這</w:t>
      </w:r>
      <w:r w:rsidR="00860250">
        <w:rPr>
          <w:rFonts w:hint="eastAsia"/>
        </w:rPr>
        <w:t>小屋</w:t>
      </w:r>
      <w:r>
        <w:rPr>
          <w:rFonts w:hint="eastAsia"/>
        </w:rPr>
        <w:t>不大，外頭</w:t>
      </w:r>
      <w:r w:rsidR="00860250">
        <w:rPr>
          <w:rFonts w:hint="eastAsia"/>
        </w:rPr>
        <w:t>有一個小院，院庭外的圍牆</w:t>
      </w:r>
      <w:r>
        <w:rPr>
          <w:rFonts w:hint="eastAsia"/>
        </w:rPr>
        <w:t>有一道簡易的禁制做為防護，</w:t>
      </w:r>
      <w:r w:rsidR="00860250">
        <w:rPr>
          <w:rFonts w:hint="eastAsia"/>
        </w:rPr>
        <w:t>而屋內應有盡有</w:t>
      </w:r>
      <w:r>
        <w:rPr>
          <w:rFonts w:hint="eastAsia"/>
        </w:rPr>
        <w:t>，雖說不是很豪華，但比起以前雜役的生涯，還是好得太多。</w:t>
      </w:r>
    </w:p>
    <w:p w:rsidR="00C04663" w:rsidRDefault="00A7259F" w:rsidP="00813907">
      <w:pPr>
        <w:spacing w:after="240"/>
      </w:pPr>
      <w:r>
        <w:rPr>
          <w:rFonts w:hint="eastAsia"/>
        </w:rPr>
        <w:t>當下東門將開啟禁制的令牌遞給他後，不再打擾，互相一拜之後，便離開了</w:t>
      </w:r>
      <w:r w:rsidR="00860250">
        <w:rPr>
          <w:rFonts w:hint="eastAsia"/>
        </w:rPr>
        <w:t>小屋</w:t>
      </w:r>
      <w:r>
        <w:rPr>
          <w:rFonts w:hint="eastAsia"/>
        </w:rPr>
        <w:t>。</w:t>
      </w:r>
    </w:p>
    <w:p w:rsidR="00C04663" w:rsidRDefault="00A7259F" w:rsidP="00813907">
      <w:pPr>
        <w:spacing w:after="240"/>
      </w:pPr>
      <w:r>
        <w:rPr>
          <w:rFonts w:hint="eastAsia"/>
        </w:rPr>
        <w:t>李龍飛坐在</w:t>
      </w:r>
      <w:r w:rsidR="00860250">
        <w:rPr>
          <w:rFonts w:hint="eastAsia"/>
        </w:rPr>
        <w:t>小屋</w:t>
      </w:r>
      <w:r>
        <w:rPr>
          <w:rFonts w:hint="eastAsia"/>
        </w:rPr>
        <w:t>內，看看手中的自在訣</w:t>
      </w:r>
      <w:r w:rsidR="00B930EA">
        <w:rPr>
          <w:rFonts w:hint="eastAsia"/>
        </w:rPr>
        <w:t>上中兩</w:t>
      </w:r>
      <w:r>
        <w:rPr>
          <w:rFonts w:hint="eastAsia"/>
        </w:rPr>
        <w:t>卷</w:t>
      </w:r>
      <w:r w:rsidR="00B930EA">
        <w:rPr>
          <w:rFonts w:hint="eastAsia"/>
        </w:rPr>
        <w:t>功法</w:t>
      </w:r>
      <w:r>
        <w:rPr>
          <w:rFonts w:hint="eastAsia"/>
        </w:rPr>
        <w:t>，再看看懷中的儲物袋，心中一股撥開雲霧見天日的心情浮現。</w:t>
      </w:r>
    </w:p>
    <w:p w:rsidR="00C04663" w:rsidRDefault="00A7259F" w:rsidP="00813907">
      <w:pPr>
        <w:spacing w:after="240"/>
      </w:pPr>
      <w:r>
        <w:rPr>
          <w:rFonts w:hint="eastAsia"/>
        </w:rPr>
        <w:t>當天晚上他拿起自在訣查看，直看了四個時辰後，這才將玉簡放下，嘆了一口氣。</w:t>
      </w:r>
    </w:p>
    <w:p w:rsidR="00C04663" w:rsidRDefault="00A7259F" w:rsidP="00813907">
      <w:pPr>
        <w:spacing w:after="240"/>
      </w:pPr>
      <w:r>
        <w:rPr>
          <w:rFonts w:hint="eastAsia"/>
        </w:rPr>
        <w:t>「這才真的是仙人道法的開始阿。」</w:t>
      </w:r>
    </w:p>
    <w:p w:rsidR="00C04663" w:rsidRDefault="00A7259F" w:rsidP="00813907">
      <w:pPr>
        <w:spacing w:after="240"/>
      </w:pPr>
      <w:r>
        <w:rPr>
          <w:rFonts w:hint="eastAsia"/>
        </w:rPr>
        <w:t>那自在訣的第一層功法，只是教導如何吐吶天地間的靈氣，可以說是基本中的基本；就像練劍，先是告訴你怎麼握劍，怎麼拔劍，卻沒有教你劍法，或是怎麼攻擊。</w:t>
      </w:r>
    </w:p>
    <w:p w:rsidR="00C04663" w:rsidRDefault="00A7259F" w:rsidP="00813907">
      <w:pPr>
        <w:spacing w:after="240"/>
      </w:pPr>
      <w:r>
        <w:rPr>
          <w:rFonts w:hint="eastAsia"/>
        </w:rPr>
        <w:t>但第二層起，便開始記載著怎麼催動體內</w:t>
      </w:r>
      <w:del w:id="4496" w:author="簡新佳" w:date="2019-02-25T17:00:00Z">
        <w:r w:rsidDel="0012795F">
          <w:rPr>
            <w:rFonts w:hint="eastAsia"/>
          </w:rPr>
          <w:delText>靈力</w:delText>
        </w:r>
      </w:del>
      <w:ins w:id="4497" w:author="簡新佳" w:date="2019-02-25T17:00:00Z">
        <w:r w:rsidR="0012795F">
          <w:rPr>
            <w:rFonts w:hint="eastAsia"/>
          </w:rPr>
          <w:t>靈氣</w:t>
        </w:r>
      </w:ins>
      <w:r>
        <w:rPr>
          <w:rFonts w:hint="eastAsia"/>
        </w:rPr>
        <w:t>，怎麼使用控制</w:t>
      </w:r>
      <w:del w:id="4498" w:author="簡新佳" w:date="2019-02-25T17:00:00Z">
        <w:r w:rsidDel="0012795F">
          <w:rPr>
            <w:rFonts w:hint="eastAsia"/>
          </w:rPr>
          <w:delText>靈力</w:delText>
        </w:r>
      </w:del>
      <w:ins w:id="4499" w:author="簡新佳" w:date="2019-02-25T17:00:00Z">
        <w:r w:rsidR="0012795F">
          <w:rPr>
            <w:rFonts w:hint="eastAsia"/>
          </w:rPr>
          <w:t>靈氣</w:t>
        </w:r>
      </w:ins>
      <w:r>
        <w:rPr>
          <w:rFonts w:hint="eastAsia"/>
        </w:rPr>
        <w:t>施法，</w:t>
      </w:r>
      <w:r w:rsidR="00B930EA">
        <w:rPr>
          <w:rFonts w:hint="eastAsia"/>
        </w:rPr>
        <w:t>為接下來的第三層以</w:t>
      </w:r>
      <w:del w:id="4500" w:author="簡新佳" w:date="2019-02-25T17:00:00Z">
        <w:r w:rsidR="00B930EA" w:rsidDel="0012795F">
          <w:rPr>
            <w:rFonts w:hint="eastAsia"/>
          </w:rPr>
          <w:delText>靈力</w:delText>
        </w:r>
      </w:del>
      <w:ins w:id="4501" w:author="簡新佳" w:date="2019-02-25T17:00:00Z">
        <w:r w:rsidR="0012795F">
          <w:rPr>
            <w:rFonts w:hint="eastAsia"/>
          </w:rPr>
          <w:t>靈氣</w:t>
        </w:r>
      </w:ins>
      <w:r w:rsidR="00B930EA">
        <w:rPr>
          <w:rFonts w:hint="eastAsia"/>
        </w:rPr>
        <w:t>施法打下根基</w:t>
      </w:r>
      <w:r>
        <w:rPr>
          <w:rFonts w:hint="eastAsia"/>
        </w:rPr>
        <w:t>。</w:t>
      </w:r>
    </w:p>
    <w:p w:rsidR="00C04663" w:rsidRDefault="00A7259F" w:rsidP="00813907">
      <w:pPr>
        <w:spacing w:after="240"/>
      </w:pPr>
      <w:r>
        <w:rPr>
          <w:rFonts w:hint="eastAsia"/>
        </w:rPr>
        <w:t>李龍飛照著書上一一嚐試，不知不覺從天黑試到天亮，又從天亮試到天黑，整整試了一天這才察覺到自己已經一整天不吃不喝了。</w:t>
      </w:r>
    </w:p>
    <w:p w:rsidR="00C04663" w:rsidRDefault="00A7259F" w:rsidP="00813907">
      <w:pPr>
        <w:spacing w:after="240"/>
      </w:pPr>
      <w:r>
        <w:rPr>
          <w:rFonts w:hint="eastAsia"/>
        </w:rPr>
        <w:t>「怎麼我一整天不吃不喝也不覺得餓？」李龍飛奇道，「看來，踏入仙人之後，</w:t>
      </w:r>
      <w:r>
        <w:rPr>
          <w:rFonts w:hint="eastAsia"/>
        </w:rPr>
        <w:lastRenderedPageBreak/>
        <w:t>身體自然而然以天地靈氣為食，倒是不太需要吃東西了？」</w:t>
      </w:r>
    </w:p>
    <w:p w:rsidR="00C04663" w:rsidRDefault="00A7259F" w:rsidP="00813907">
      <w:pPr>
        <w:spacing w:after="240"/>
      </w:pPr>
      <w:r>
        <w:rPr>
          <w:rFonts w:hint="eastAsia"/>
        </w:rPr>
        <w:t>不過雖然不餓，但他剛踏入仙人之途，對於凡俗食物還有些眷戀，思考了一會，他打開房門，往宗門內的雜役處走去。</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今非昔彼</w:t>
      </w:r>
    </w:p>
    <w:p w:rsidR="00C04663" w:rsidRDefault="00C04663" w:rsidP="00813907">
      <w:pPr>
        <w:spacing w:after="240"/>
      </w:pPr>
    </w:p>
    <w:p w:rsidR="00C04663" w:rsidRDefault="00A7259F" w:rsidP="00813907">
      <w:pPr>
        <w:spacing w:after="240"/>
      </w:pPr>
      <w:r>
        <w:rPr>
          <w:rFonts w:hint="eastAsia"/>
        </w:rPr>
        <w:t>一踏入雜役處食堂，李龍飛一眼就見到幾名領班正坐在那喀著瓜子抬槓，其中一名少年，站在那像服侍一樣待命著，正是當時替自己送飯過的溫賜。</w:t>
      </w:r>
    </w:p>
    <w:p w:rsidR="00C04663" w:rsidRDefault="00A7259F" w:rsidP="00813907">
      <w:pPr>
        <w:spacing w:after="240"/>
      </w:pPr>
      <w:r>
        <w:rPr>
          <w:rFonts w:hint="eastAsia"/>
        </w:rPr>
        <w:t>「你…李師兄來這是要？」一見到李龍飛走近，那些本來正在聊天的領班臉上頓時有了些不自在。</w:t>
      </w:r>
    </w:p>
    <w:p w:rsidR="00C04663" w:rsidRDefault="00A7259F" w:rsidP="00813907">
      <w:pPr>
        <w:spacing w:after="240"/>
      </w:pPr>
      <w:r>
        <w:rPr>
          <w:rFonts w:hint="eastAsia"/>
        </w:rPr>
        <w:t>雖說同樣都是練氣一層，但李龍飛的身份卻跟他們有天差地遠。</w:t>
      </w:r>
    </w:p>
    <w:p w:rsidR="00C04663" w:rsidRDefault="00A7259F" w:rsidP="00813907">
      <w:pPr>
        <w:spacing w:after="240"/>
      </w:pPr>
      <w:r>
        <w:rPr>
          <w:rFonts w:hint="eastAsia"/>
        </w:rPr>
        <w:t>「怎麼，我不能來嗎？」李龍飛雖然面無表情，但隨著眼神的掃過，那些領班也感受到一股壓力。</w:t>
      </w:r>
    </w:p>
    <w:p w:rsidR="00C04663" w:rsidRDefault="00A7259F" w:rsidP="00813907">
      <w:pPr>
        <w:spacing w:after="240"/>
      </w:pPr>
      <w:r>
        <w:rPr>
          <w:rFonts w:hint="eastAsia"/>
        </w:rPr>
        <w:t>「沒有，沒有，李師兄願意來這，是雜役處的光榮。」明白到對方今日的身份，那些領班即使不滿，也不敢在七情六面上表現出來。</w:t>
      </w:r>
    </w:p>
    <w:p w:rsidR="00C04663" w:rsidRDefault="00A7259F" w:rsidP="00813907">
      <w:pPr>
        <w:spacing w:after="240"/>
      </w:pPr>
      <w:r>
        <w:rPr>
          <w:rFonts w:hint="eastAsia"/>
        </w:rPr>
        <w:t>其中曾跟黃老為難過他的幾名領班，更是心中戰戰兢兢，深怕李龍飛找他們報仇。</w:t>
      </w:r>
    </w:p>
    <w:p w:rsidR="00C04663" w:rsidRDefault="00A7259F" w:rsidP="00813907">
      <w:pPr>
        <w:spacing w:after="240"/>
      </w:pPr>
      <w:r>
        <w:rPr>
          <w:rFonts w:hint="eastAsia"/>
        </w:rPr>
        <w:t>「嗯、我肚子餓了，有甚麼吃的嗎？」雖說並不是真的得吃些甚麼，但一想到自己曾被這些人給逼得死去活來，李龍飛就心中有氣。</w:t>
      </w:r>
    </w:p>
    <w:p w:rsidR="00C04663" w:rsidRDefault="00A7259F" w:rsidP="00813907">
      <w:pPr>
        <w:spacing w:after="240"/>
      </w:pPr>
      <w:r>
        <w:rPr>
          <w:rFonts w:hint="eastAsia"/>
        </w:rPr>
        <w:t>他本就是富家子弟，此時身份不同，對於這些等同於下人的領班更是顯露出了一股尊嚴。</w:t>
      </w:r>
    </w:p>
    <w:p w:rsidR="00C04663" w:rsidRDefault="00A7259F" w:rsidP="00813907">
      <w:pPr>
        <w:spacing w:after="240"/>
      </w:pPr>
      <w:r>
        <w:rPr>
          <w:rFonts w:hint="eastAsia"/>
        </w:rPr>
        <w:t>「溫賜！還不快去叫廚堂的伙頭們趕快拿出些好酒小菜孝敬孝敬我們李師兄！」那些領班被這樣一問，向旁邊的少年吆喝著。</w:t>
      </w:r>
    </w:p>
    <w:p w:rsidR="00C04663" w:rsidRDefault="00A7259F" w:rsidP="00813907">
      <w:pPr>
        <w:spacing w:after="240"/>
      </w:pPr>
      <w:r>
        <w:rPr>
          <w:rFonts w:hint="eastAsia"/>
        </w:rPr>
        <w:t>「哼，我有說請他們做嗎？現在是食堂停餐時間，我又怎會故意打擾眾人難得的休息時間？你們這難道是想把不義這個罪名落在我身上嗎？」李龍飛冷冷說道，聽得那本來要動作的少年頓時愣在那裡，而其他領班也是面面相覷不知如何是好。</w:t>
      </w:r>
    </w:p>
    <w:p w:rsidR="00C04663" w:rsidRDefault="00A7259F" w:rsidP="00813907">
      <w:pPr>
        <w:spacing w:after="240"/>
      </w:pPr>
      <w:r>
        <w:rPr>
          <w:rFonts w:hint="eastAsia"/>
        </w:rPr>
        <w:t>「我聽說，你做的菜很是好吃，當年曾是伙頭班出身的是嗎？」李龍飛眼神掃過，</w:t>
      </w:r>
      <w:r>
        <w:rPr>
          <w:rFonts w:hint="eastAsia"/>
        </w:rPr>
        <w:lastRenderedPageBreak/>
        <w:t>最終落在那曾經對他斥喝過的胡姓領班，冷冷地冒出了這句。</w:t>
      </w:r>
    </w:p>
    <w:p w:rsidR="00C04663" w:rsidRDefault="00A7259F" w:rsidP="00813907">
      <w:pPr>
        <w:spacing w:after="240"/>
      </w:pPr>
      <w:r>
        <w:rPr>
          <w:rFonts w:hint="eastAsia"/>
        </w:rPr>
        <w:t>那胡姓領班早在李龍飛來到之時，便想找個理由開溜，但怎樣都找不出個好時機，現在被李龍飛給點名了，雖然心中一陣怒火，但看到對方腰上掛的那個弟子令牌，還是忍了下去</w:t>
      </w:r>
      <w:r w:rsidR="00860250">
        <w:rPr>
          <w:rFonts w:hint="eastAsia"/>
        </w:rPr>
        <w:t>。</w:t>
      </w:r>
    </w:p>
    <w:p w:rsidR="00C04663" w:rsidRDefault="00860250" w:rsidP="00813907">
      <w:pPr>
        <w:spacing w:after="240"/>
      </w:pPr>
      <w:r>
        <w:rPr>
          <w:rFonts w:hint="eastAsia"/>
        </w:rPr>
        <w:t>末了，他</w:t>
      </w:r>
      <w:r w:rsidR="00A7259F">
        <w:rPr>
          <w:rFonts w:hint="eastAsia"/>
        </w:rPr>
        <w:t>強忍著</w:t>
      </w:r>
      <w:r>
        <w:rPr>
          <w:rFonts w:hint="eastAsia"/>
        </w:rPr>
        <w:t>氣，</w:t>
      </w:r>
      <w:r w:rsidR="00A7259F">
        <w:rPr>
          <w:rFonts w:hint="eastAsia"/>
        </w:rPr>
        <w:t>蹦出了句「是，我馬上去替師兄您準備準備！」，然後進到食堂後頭。</w:t>
      </w:r>
    </w:p>
    <w:p w:rsidR="00C04663" w:rsidRDefault="00A7259F" w:rsidP="00813907">
      <w:pPr>
        <w:spacing w:after="240"/>
      </w:pPr>
      <w:r>
        <w:rPr>
          <w:rFonts w:hint="eastAsia"/>
        </w:rPr>
        <w:t>「還有你，我記得，這食堂裡，最有名的便是三色尾雞飯與酥炸月牙草吧，我現在就想吃這兩道菜，你想法子給我弄來。」李龍飛再望向另一頭，一臉蒼白的胖子淡淡說道</w:t>
      </w:r>
      <w:r w:rsidR="00860250">
        <w:rPr>
          <w:rFonts w:hint="eastAsia"/>
        </w:rPr>
        <w:t>。</w:t>
      </w:r>
    </w:p>
    <w:p w:rsidR="00C04663" w:rsidRDefault="00A7259F" w:rsidP="00813907">
      <w:pPr>
        <w:spacing w:after="240"/>
      </w:pPr>
      <w:r>
        <w:rPr>
          <w:rFonts w:hint="eastAsia"/>
        </w:rPr>
        <w:t>那胖子一聽</w:t>
      </w:r>
      <w:r w:rsidR="00860250">
        <w:rPr>
          <w:rFonts w:hint="eastAsia"/>
        </w:rPr>
        <w:t>，</w:t>
      </w:r>
      <w:r>
        <w:rPr>
          <w:rFonts w:hint="eastAsia"/>
        </w:rPr>
        <w:t>喀一聲將屁股上的板凳給跌坐了下去，跟著磕頭說道，「李師兄…您大人有大量，以前是我不對，我現在給你賠罪，這三色尾雞飯與酥炸月牙草，我現在真的做不出來阿…」</w:t>
      </w:r>
    </w:p>
    <w:p w:rsidR="00C04663" w:rsidRDefault="00A7259F" w:rsidP="00813907">
      <w:pPr>
        <w:spacing w:after="240"/>
      </w:pPr>
      <w:r>
        <w:rPr>
          <w:rFonts w:hint="eastAsia"/>
        </w:rPr>
        <w:t>三色尾雞飯跟酥炸月牙草這兩道菜，乃是這食堂裡最上等的兩道料理。</w:t>
      </w:r>
    </w:p>
    <w:p w:rsidR="00C04663" w:rsidRDefault="00582AA3" w:rsidP="00813907">
      <w:pPr>
        <w:spacing w:after="240"/>
      </w:pPr>
      <w:r>
        <w:rPr>
          <w:rFonts w:hint="eastAsia"/>
        </w:rPr>
        <w:t>顧名思義，這兩道料理</w:t>
      </w:r>
      <w:r w:rsidR="00A7259F">
        <w:rPr>
          <w:rFonts w:hint="eastAsia"/>
        </w:rPr>
        <w:t>用的是三色尾雞的雞肉與新鮮的月牙草，雖說</w:t>
      </w:r>
      <w:r>
        <w:rPr>
          <w:rFonts w:hint="eastAsia"/>
        </w:rPr>
        <w:t>食材</w:t>
      </w:r>
      <w:r w:rsidR="00A7259F">
        <w:rPr>
          <w:rFonts w:hint="eastAsia"/>
        </w:rPr>
        <w:t>不是難找，但往往也是一兩個月才能在宗門外的市集內採購到</w:t>
      </w:r>
      <w:r>
        <w:rPr>
          <w:rFonts w:hint="eastAsia"/>
        </w:rPr>
        <w:t>一次</w:t>
      </w:r>
      <w:r w:rsidR="00A7259F">
        <w:rPr>
          <w:rFonts w:hint="eastAsia"/>
        </w:rPr>
        <w:t>，李龍飛挑這兩道菜，擺明了就是要為難那名胖子。</w:t>
      </w:r>
    </w:p>
    <w:p w:rsidR="00C04663" w:rsidRDefault="00A7259F" w:rsidP="00813907">
      <w:pPr>
        <w:spacing w:after="240"/>
      </w:pPr>
      <w:r>
        <w:rPr>
          <w:rFonts w:hint="eastAsia"/>
        </w:rPr>
        <w:t>其他領班雖然對李龍飛這樣光明正大的報復感到不滿，但一想到這兩人當初的卻為難過他，自然而然也沒人想跳出來當替死鬼，只是默默地噤聲看著事情會怎麼發展下去。</w:t>
      </w:r>
    </w:p>
    <w:p w:rsidR="00C04663" w:rsidRDefault="00A7259F" w:rsidP="00813907">
      <w:pPr>
        <w:spacing w:after="240"/>
      </w:pPr>
      <w:r>
        <w:rPr>
          <w:rFonts w:hint="eastAsia"/>
        </w:rPr>
        <w:t>李龍飛見那胖子在地上磕頭，雖說以前的氣早已消了大半，但他一想到張虎被他們給逼走，仍是心有不甘地說，「我不信這兩道菜的食材雜役處平常沒有屯積。你最好現在給我弄出來，否則，之後我每天都會再過來點餐。」</w:t>
      </w:r>
    </w:p>
    <w:p w:rsidR="00C04663" w:rsidRDefault="00A7259F" w:rsidP="00813907">
      <w:pPr>
        <w:spacing w:after="240"/>
      </w:pPr>
      <w:r>
        <w:rPr>
          <w:rFonts w:hint="eastAsia"/>
        </w:rPr>
        <w:t>「我…我…好…我等等就給李師弟端上來…。」那胖子一聽李龍飛這麼說，再看向旁邊的領班都撇過頭去不吭聲，知道今天是避不了了，索性答應了對方的要求。</w:t>
      </w:r>
    </w:p>
    <w:p w:rsidR="00C04663" w:rsidRDefault="00A7259F" w:rsidP="00813907">
      <w:pPr>
        <w:spacing w:after="240"/>
      </w:pPr>
      <w:r>
        <w:rPr>
          <w:rFonts w:hint="eastAsia"/>
        </w:rPr>
        <w:t>畢竟那兩樣食材雖然珍貴，但自己花一點代價還是</w:t>
      </w:r>
      <w:r w:rsidR="00582AA3">
        <w:rPr>
          <w:rFonts w:hint="eastAsia"/>
        </w:rPr>
        <w:t>能請人幫忙</w:t>
      </w:r>
      <w:r>
        <w:rPr>
          <w:rFonts w:hint="eastAsia"/>
        </w:rPr>
        <w:t>弄得出來，若是今天滿足不了對方，今後可就真的得難過了。</w:t>
      </w:r>
    </w:p>
    <w:p w:rsidR="00C04663" w:rsidRDefault="00A7259F" w:rsidP="00813907">
      <w:pPr>
        <w:spacing w:after="240"/>
      </w:pPr>
      <w:r>
        <w:rPr>
          <w:rFonts w:hint="eastAsia"/>
        </w:rPr>
        <w:t>想到這，那胖子一咬牙，抖動著身上的肥肉，砰砰砰地往食堂另一側跑去。</w:t>
      </w:r>
    </w:p>
    <w:p w:rsidR="00C04663" w:rsidRDefault="00A7259F" w:rsidP="00813907">
      <w:pPr>
        <w:spacing w:after="240"/>
      </w:pPr>
      <w:r>
        <w:rPr>
          <w:rFonts w:hint="eastAsia"/>
        </w:rPr>
        <w:t>李龍飛見這兩人都去辦事了，也不再為難其他人，自顧自地在那打坐起來。</w:t>
      </w:r>
    </w:p>
    <w:p w:rsidR="00C04663" w:rsidRDefault="00A7259F" w:rsidP="00813907">
      <w:pPr>
        <w:spacing w:after="240"/>
      </w:pPr>
      <w:r>
        <w:rPr>
          <w:rFonts w:hint="eastAsia"/>
        </w:rPr>
        <w:t>卻在這時，不遠處一陣沉厚帶有磁性的聲音傳來，「這位師弟，既是門內弟子了，</w:t>
      </w:r>
      <w:r>
        <w:rPr>
          <w:rFonts w:hint="eastAsia"/>
        </w:rPr>
        <w:lastRenderedPageBreak/>
        <w:t>何苦為難這些下人呢？」</w:t>
      </w:r>
    </w:p>
    <w:p w:rsidR="00C04663" w:rsidRDefault="00A7259F" w:rsidP="00813907">
      <w:pPr>
        <w:spacing w:after="240"/>
      </w:pPr>
      <w:r>
        <w:rPr>
          <w:rFonts w:hint="eastAsia"/>
        </w:rPr>
        <w:t>李龍飛張眼一開，只見食堂的另一頭，不知何時竟有個少年已經在那坐著吃飯。</w:t>
      </w:r>
    </w:p>
    <w:p w:rsidR="00C04663" w:rsidRDefault="00A7259F" w:rsidP="00813907">
      <w:pPr>
        <w:spacing w:after="240"/>
      </w:pPr>
      <w:r>
        <w:rPr>
          <w:rFonts w:hint="eastAsia"/>
        </w:rPr>
        <w:t>那少年衣著華麗，雖同樣是白色道袍，但材質卻明顯比李龍飛好上不少</w:t>
      </w:r>
      <w:r w:rsidR="00582AA3">
        <w:rPr>
          <w:rFonts w:hint="eastAsia"/>
        </w:rPr>
        <w:t>。</w:t>
      </w:r>
    </w:p>
    <w:p w:rsidR="00C04663" w:rsidRDefault="00A7259F" w:rsidP="00813907">
      <w:pPr>
        <w:spacing w:after="240"/>
      </w:pPr>
      <w:r>
        <w:rPr>
          <w:rFonts w:hint="eastAsia"/>
        </w:rPr>
        <w:t>一身潔白如雪，長髮披肩，配上他俊朗非凡的面孔，更顯得極為俊俏，讓人忍不住妒嫉天底下竟有如此俊美的男子存在。</w:t>
      </w:r>
    </w:p>
    <w:p w:rsidR="00C04663" w:rsidRDefault="00A7259F" w:rsidP="00813907">
      <w:pPr>
        <w:spacing w:after="240"/>
      </w:pPr>
      <w:r>
        <w:rPr>
          <w:rFonts w:hint="eastAsia"/>
        </w:rPr>
        <w:t>李龍飛雖臉上不動聲色，但心中卻是一陣大驚，因為在他看來，那少年身上雖有靈氣，卻看不出深淺多寡，這表示對方比自己的修為高上許多。</w:t>
      </w:r>
    </w:p>
    <w:p w:rsidR="00C04663" w:rsidRDefault="00A7259F" w:rsidP="00813907">
      <w:pPr>
        <w:spacing w:after="240"/>
      </w:pPr>
      <w:r>
        <w:rPr>
          <w:rFonts w:hint="eastAsia"/>
        </w:rPr>
        <w:t>而且依對方的外貌來看，那少年只比自己大上個一兩歲，想到這，李龍飛沉吟了一下，開口說道，「這位師兄，不知該如何稱呼？」</w:t>
      </w:r>
    </w:p>
    <w:p w:rsidR="00C04663" w:rsidRDefault="00A7259F" w:rsidP="00813907">
      <w:pPr>
        <w:spacing w:after="240"/>
      </w:pPr>
      <w:r>
        <w:rPr>
          <w:rFonts w:hint="eastAsia"/>
        </w:rPr>
        <w:t>「在下王騰雲，師弟既是門內弟子，又何必與區區雜役處的人過不去呢？」那少年放下碗筷，平靜地看著李龍飛。</w:t>
      </w:r>
    </w:p>
    <w:p w:rsidR="00C04663" w:rsidRDefault="00A7259F" w:rsidP="00813907">
      <w:pPr>
        <w:spacing w:after="240"/>
      </w:pPr>
      <w:r>
        <w:rPr>
          <w:rFonts w:hint="eastAsia"/>
        </w:rPr>
        <w:t>「師兄有所不知，在下曾是名雜役，當時這兩人與在下頗有一些糾結，今日既然遇上，略作報復而已，亦無非不可。」李龍飛想也不想，光明正大地把自己的想法說出。</w:t>
      </w:r>
    </w:p>
    <w:p w:rsidR="00C04663" w:rsidRDefault="00A7259F" w:rsidP="00813907">
      <w:pPr>
        <w:spacing w:after="240"/>
      </w:pPr>
      <w:r>
        <w:rPr>
          <w:rFonts w:hint="eastAsia"/>
        </w:rPr>
        <w:t>那少年一愣，眉頭略為一蹙，輕嘆了口氣，「雖曾有過結，但今非昔彼，身份已然不同，師弟何不嘗試以德報怨，而非要以眼還眼不可呢？」</w:t>
      </w:r>
    </w:p>
    <w:p w:rsidR="00C04663" w:rsidRDefault="00A7259F" w:rsidP="00813907">
      <w:pPr>
        <w:spacing w:after="240"/>
      </w:pPr>
      <w:r>
        <w:rPr>
          <w:rFonts w:hint="eastAsia"/>
        </w:rPr>
        <w:t>「以德抱怨，何以報德？我既以直抱怨，問心無虧便可，若真以德抱怨，那豈非太過作做。」李龍飛斷然回答，稍作停頓後又說道，「不過，既然師兄開口，我便不再刻求。」</w:t>
      </w:r>
    </w:p>
    <w:p w:rsidR="00C04663" w:rsidRDefault="00A7259F" w:rsidP="00813907">
      <w:pPr>
        <w:spacing w:after="240"/>
      </w:pPr>
      <w:r>
        <w:rPr>
          <w:rFonts w:hint="eastAsia"/>
        </w:rPr>
        <w:t>「如此也算甚好。」那少年點了點頭。</w:t>
      </w:r>
    </w:p>
    <w:p w:rsidR="00C04663" w:rsidRDefault="00A7259F" w:rsidP="00813907">
      <w:pPr>
        <w:spacing w:after="240"/>
      </w:pPr>
      <w:r>
        <w:rPr>
          <w:rFonts w:hint="eastAsia"/>
        </w:rPr>
        <w:t>「你們跟那兩人傳達，等菜做完，叫溫賜送到我洞府來，從此恩怨一筆勾銷，我也不會再來這裡。」跟著李龍飛轉頭對著其他領班說道，後者紛紛點頭稱是，他這才在溫賜又崇拜又羨慕的眼光中離開了食堂，回到了洞府之中。</w:t>
      </w:r>
    </w:p>
    <w:p w:rsidR="00C04663" w:rsidRDefault="00A7259F" w:rsidP="00813907">
      <w:pPr>
        <w:spacing w:after="240"/>
      </w:pPr>
      <w:r>
        <w:rPr>
          <w:rFonts w:hint="eastAsia"/>
        </w:rPr>
        <w:t>這事過後，李龍飛果真不再找領班麻煩，而他原本練氣一層的修為，也在每日的修練中不斷增強著。</w:t>
      </w:r>
    </w:p>
    <w:p w:rsidR="00C04663" w:rsidRDefault="00A7259F" w:rsidP="00813907">
      <w:pPr>
        <w:spacing w:after="240"/>
      </w:pPr>
      <w:r>
        <w:rPr>
          <w:rFonts w:hint="eastAsia"/>
        </w:rPr>
        <w:t>時光匆匆，歲月荏荏，轉眼，時間又過了三個月。</w:t>
      </w:r>
    </w:p>
    <w:p w:rsidR="00C04663" w:rsidRDefault="00A7259F" w:rsidP="00813907">
      <w:pPr>
        <w:spacing w:after="240"/>
      </w:pPr>
      <w:r>
        <w:rPr>
          <w:rFonts w:hint="eastAsia"/>
        </w:rPr>
        <w:t>這三個月來，李龍飛將大半時間都用在修練自在訣第二層上，其餘時間除了</w:t>
      </w:r>
      <w:r w:rsidR="00B930EA">
        <w:rPr>
          <w:rFonts w:hint="eastAsia"/>
        </w:rPr>
        <w:t>偶爾去師傅那聽修練的心得之外，</w:t>
      </w:r>
      <w:r>
        <w:rPr>
          <w:rFonts w:hint="eastAsia"/>
        </w:rPr>
        <w:t>也去伏虎台領過三次丹藥</w:t>
      </w:r>
      <w:r w:rsidR="00484B97">
        <w:rPr>
          <w:rFonts w:hint="eastAsia"/>
        </w:rPr>
        <w:t>發放。</w:t>
      </w:r>
    </w:p>
    <w:p w:rsidR="00C04663" w:rsidRDefault="00B930EA" w:rsidP="00813907">
      <w:pPr>
        <w:spacing w:after="240"/>
      </w:pPr>
      <w:r>
        <w:rPr>
          <w:rFonts w:hint="eastAsia"/>
        </w:rPr>
        <w:lastRenderedPageBreak/>
        <w:t>自在道雖然沒落了，但也仍有一些底蘊；對於其門下的外門弟子，每個月都會提供一枚凝氣丹跟兩顆靈石。</w:t>
      </w:r>
    </w:p>
    <w:p w:rsidR="00C04663" w:rsidRDefault="00484B97" w:rsidP="00813907">
      <w:pPr>
        <w:spacing w:after="240"/>
      </w:pPr>
      <w:r>
        <w:rPr>
          <w:rFonts w:hint="eastAsia"/>
        </w:rPr>
        <w:t>算一算，若</w:t>
      </w:r>
      <w:r w:rsidR="00B930EA">
        <w:rPr>
          <w:rFonts w:hint="eastAsia"/>
        </w:rPr>
        <w:t>加上一開始的兩</w:t>
      </w:r>
      <w:r>
        <w:rPr>
          <w:rFonts w:hint="eastAsia"/>
        </w:rPr>
        <w:t>顆，</w:t>
      </w:r>
      <w:r w:rsidR="00B930EA">
        <w:rPr>
          <w:rFonts w:hint="eastAsia"/>
        </w:rPr>
        <w:t>他手上的凝氣丹共有五</w:t>
      </w:r>
      <w:r>
        <w:rPr>
          <w:rFonts w:hint="eastAsia"/>
        </w:rPr>
        <w:t>顆之多</w:t>
      </w:r>
      <w:r w:rsidR="00A7259F">
        <w:rPr>
          <w:rFonts w:hint="eastAsia"/>
        </w:rPr>
        <w:t>。</w:t>
      </w:r>
    </w:p>
    <w:p w:rsidR="00C04663" w:rsidRDefault="00484B97" w:rsidP="00813907">
      <w:pPr>
        <w:spacing w:after="240"/>
      </w:pPr>
      <w:r>
        <w:rPr>
          <w:rFonts w:hint="eastAsia"/>
        </w:rPr>
        <w:t>這凝氣丹雖比之前吃過的洗塵丹藥效低了許多，但對於練氣低階的修士也是</w:t>
      </w:r>
      <w:r w:rsidR="00B930EA">
        <w:rPr>
          <w:rFonts w:hint="eastAsia"/>
        </w:rPr>
        <w:t>很有</w:t>
      </w:r>
      <w:r>
        <w:rPr>
          <w:rFonts w:hint="eastAsia"/>
        </w:rPr>
        <w:t>用處</w:t>
      </w:r>
      <w:r w:rsidR="00B930EA">
        <w:rPr>
          <w:rFonts w:hint="eastAsia"/>
        </w:rPr>
        <w:t>的。</w:t>
      </w:r>
    </w:p>
    <w:p w:rsidR="00C04663" w:rsidRDefault="00484B97" w:rsidP="00813907">
      <w:pPr>
        <w:spacing w:after="240"/>
      </w:pPr>
      <w:r>
        <w:rPr>
          <w:rFonts w:hint="eastAsia"/>
        </w:rPr>
        <w:t>加上他先前體內</w:t>
      </w:r>
      <w:r w:rsidR="00582AA3">
        <w:rPr>
          <w:rFonts w:hint="eastAsia"/>
        </w:rPr>
        <w:t>阻礙靈氣流動的</w:t>
      </w:r>
      <w:r>
        <w:rPr>
          <w:rFonts w:hint="eastAsia"/>
        </w:rPr>
        <w:t>力量消失了</w:t>
      </w:r>
      <w:r w:rsidR="00582AA3">
        <w:rPr>
          <w:rFonts w:hint="eastAsia"/>
        </w:rPr>
        <w:t>，</w:t>
      </w:r>
      <w:r w:rsidR="00A7259F">
        <w:rPr>
          <w:rFonts w:hint="eastAsia"/>
        </w:rPr>
        <w:t>很快的，李龍飛的修為竟突破了練氣二層。</w:t>
      </w:r>
    </w:p>
    <w:p w:rsidR="00C04663" w:rsidRDefault="00A7259F" w:rsidP="00813907">
      <w:pPr>
        <w:spacing w:after="240"/>
      </w:pPr>
      <w:r>
        <w:rPr>
          <w:rFonts w:hint="eastAsia"/>
        </w:rPr>
        <w:t>在突破了練氣二層之時，李龍飛忍不住在洞府內哈哈大笑了起來。</w:t>
      </w:r>
    </w:p>
    <w:p w:rsidR="00C04663" w:rsidRDefault="00A7259F" w:rsidP="00813907">
      <w:pPr>
        <w:spacing w:after="240"/>
      </w:pPr>
      <w:r>
        <w:rPr>
          <w:rFonts w:hint="eastAsia"/>
        </w:rPr>
        <w:t>當初為了突破練氣一層，他花了比常人多了數倍的時間才突破，如今從一層突破到二層，竟是常人的數倍時間之快，兩相比較之下，讓人不由得覺得前後是否換了個人似的。</w:t>
      </w:r>
    </w:p>
    <w:p w:rsidR="00C04663" w:rsidRDefault="00A7259F" w:rsidP="00813907">
      <w:pPr>
        <w:spacing w:after="240"/>
      </w:pPr>
      <w:r>
        <w:rPr>
          <w:rFonts w:hint="eastAsia"/>
        </w:rPr>
        <w:t>只有李龍飛自己隱約知道，這可能跟他身上比別人多了許多的靈脈有關。</w:t>
      </w:r>
    </w:p>
    <w:p w:rsidR="00C04663" w:rsidRDefault="00B930EA" w:rsidP="00813907">
      <w:pPr>
        <w:spacing w:after="240"/>
      </w:pPr>
      <w:r>
        <w:rPr>
          <w:rFonts w:hint="eastAsia"/>
        </w:rPr>
        <w:t>事實上也是如此，他身上的那一百零八條額外的靈脈，雖說在自在訣的功法時無法壯大，但對體內原有的靈脈修練，仍會多多少少有所幫助。</w:t>
      </w:r>
    </w:p>
    <w:p w:rsidR="00C04663" w:rsidRDefault="00B930EA" w:rsidP="00813907">
      <w:pPr>
        <w:spacing w:after="240"/>
      </w:pPr>
      <w:r>
        <w:rPr>
          <w:rFonts w:hint="eastAsia"/>
        </w:rPr>
        <w:t>光就容納靈氣這點來說，能儲存比別人多的靈氣，在些修練上就能更容易運行功法。</w:t>
      </w:r>
    </w:p>
    <w:p w:rsidR="00C04663" w:rsidRDefault="00B930EA" w:rsidP="00813907">
      <w:pPr>
        <w:spacing w:after="240"/>
      </w:pPr>
      <w:r>
        <w:rPr>
          <w:rFonts w:hint="eastAsia"/>
        </w:rPr>
        <w:t>這就好像江河分支多了，在</w:t>
      </w:r>
      <w:r w:rsidR="00260136">
        <w:rPr>
          <w:rFonts w:hint="eastAsia"/>
        </w:rPr>
        <w:t>大雨來臨時，分散開來的水流多了，便能有效平穩水位，預防洪水。</w:t>
      </w:r>
    </w:p>
    <w:p w:rsidR="00C04663" w:rsidRDefault="00A7259F" w:rsidP="00813907">
      <w:pPr>
        <w:spacing w:after="240"/>
      </w:pPr>
      <w:r>
        <w:rPr>
          <w:rFonts w:hint="eastAsia"/>
        </w:rPr>
        <w:t>再過了幾個月，李龍飛的修為竟又再次有所突破，從而來到了練氣三層。</w:t>
      </w:r>
    </w:p>
    <w:p w:rsidR="00C04663" w:rsidRDefault="00A7259F" w:rsidP="00813907">
      <w:pPr>
        <w:spacing w:after="240"/>
      </w:pPr>
      <w:r>
        <w:rPr>
          <w:rFonts w:hint="eastAsia"/>
        </w:rPr>
        <w:t>到了練氣三層之後，除了靈識之外，一些基本的有用術法也開始較為好用。</w:t>
      </w:r>
    </w:p>
    <w:p w:rsidR="00C04663" w:rsidRDefault="00A7259F" w:rsidP="00813907">
      <w:pPr>
        <w:spacing w:after="240"/>
      </w:pPr>
      <w:r>
        <w:rPr>
          <w:rFonts w:hint="eastAsia"/>
        </w:rPr>
        <w:t>好比那引力術，在練氣三層使來，比起練氣一層時使用，強了多得多，練氣一層頂多能抬起一隻筆就很了不起，到了練氣三層，李龍飛已經能抬起一張椅子左右的重量。</w:t>
      </w:r>
    </w:p>
    <w:p w:rsidR="00C04663" w:rsidRDefault="00A7259F" w:rsidP="00813907">
      <w:pPr>
        <w:spacing w:after="240"/>
      </w:pPr>
      <w:r>
        <w:rPr>
          <w:rFonts w:hint="eastAsia"/>
        </w:rPr>
        <w:t>而他一開始就有的靈識，也比以前增強許多，即使現在隔著牆，他都能感受到屋外有人走動的身影。</w:t>
      </w:r>
    </w:p>
    <w:p w:rsidR="00C04663" w:rsidRDefault="00A7259F" w:rsidP="00813907">
      <w:pPr>
        <w:spacing w:after="240"/>
      </w:pPr>
      <w:r>
        <w:rPr>
          <w:rFonts w:hint="eastAsia"/>
        </w:rPr>
        <w:t>而這一切驚人的修練速度，不但驚動了其師天泉，甚至在宗門內的低層弟子也轟動了一陣子。</w:t>
      </w:r>
    </w:p>
    <w:p w:rsidR="00C04663" w:rsidRDefault="00A7259F" w:rsidP="00813907">
      <w:pPr>
        <w:spacing w:after="240"/>
      </w:pPr>
      <w:r>
        <w:rPr>
          <w:rFonts w:hint="eastAsia"/>
        </w:rPr>
        <w:t>畢竟練氣一層修練了兩年，練氣二層卻只有三個月，練氣三層更是不到半年，這</w:t>
      </w:r>
      <w:r>
        <w:rPr>
          <w:rFonts w:hint="eastAsia"/>
        </w:rPr>
        <w:lastRenderedPageBreak/>
        <w:t>等反常的速度，要不是親眼看到李龍飛的本人，許多人都還以為這是天泉一脈弟子在唬爛的故事。</w:t>
      </w:r>
    </w:p>
    <w:p w:rsidR="00C04663" w:rsidRDefault="00A7259F" w:rsidP="00813907">
      <w:pPr>
        <w:spacing w:after="240"/>
      </w:pPr>
      <w:r>
        <w:rPr>
          <w:rFonts w:hint="eastAsia"/>
        </w:rPr>
        <w:t>就連其師兄東門，在見到了李龍飛本人之後，都忍不住產生了「這小子真的是我之前見過的那個李龍飛嗎？」的錯覺。</w:t>
      </w:r>
    </w:p>
    <w:p w:rsidR="00C04663" w:rsidRDefault="00A7259F" w:rsidP="00813907">
      <w:pPr>
        <w:spacing w:after="240"/>
      </w:pPr>
      <w:r>
        <w:rPr>
          <w:rFonts w:hint="eastAsia"/>
        </w:rPr>
        <w:t>而李龍飛也在此時看清了東門師兄的的修為赫然便是練氣四層左右。</w:t>
      </w:r>
    </w:p>
    <w:p w:rsidR="00C04663" w:rsidRDefault="00A7259F" w:rsidP="00813907">
      <w:pPr>
        <w:spacing w:after="240"/>
      </w:pPr>
      <w:r>
        <w:rPr>
          <w:rFonts w:hint="eastAsia"/>
        </w:rPr>
        <w:t>只不過，對於自己為何可以看透比自己修為還強的人，這點，便是李龍飛也百思不得其解。</w:t>
      </w:r>
    </w:p>
    <w:p w:rsidR="00C04663" w:rsidRDefault="00A7259F" w:rsidP="00813907">
      <w:pPr>
        <w:spacing w:after="240"/>
      </w:pPr>
      <w:r>
        <w:rPr>
          <w:rFonts w:hint="eastAsia"/>
        </w:rPr>
        <w:t>無奈之下，他只好又把這事歸咎於是自己靈脈較多的關係了。</w:t>
      </w:r>
    </w:p>
    <w:p w:rsidR="00C04663" w:rsidRDefault="00260136" w:rsidP="00813907">
      <w:pPr>
        <w:spacing w:after="240"/>
      </w:pPr>
      <w:r>
        <w:rPr>
          <w:rFonts w:hint="eastAsia"/>
        </w:rPr>
        <w:t>但</w:t>
      </w:r>
      <w:r w:rsidR="00A7259F">
        <w:rPr>
          <w:rFonts w:hint="eastAsia"/>
        </w:rPr>
        <w:t>修仙之路終究是個漫漫長長的過程，雖然李龍飛在踏入練氣三層前進展得十分神速，之後的</w:t>
      </w:r>
      <w:r>
        <w:rPr>
          <w:rFonts w:hint="eastAsia"/>
        </w:rPr>
        <w:t>那</w:t>
      </w:r>
      <w:r w:rsidR="00A7259F">
        <w:rPr>
          <w:rFonts w:hint="eastAsia"/>
        </w:rPr>
        <w:t>半年，修為卻也跟其他人一樣遲滯不前了。</w:t>
      </w:r>
    </w:p>
    <w:p w:rsidR="00C04663" w:rsidRDefault="00A7259F" w:rsidP="00813907">
      <w:pPr>
        <w:spacing w:after="240"/>
      </w:pPr>
      <w:r>
        <w:rPr>
          <w:rFonts w:hint="eastAsia"/>
        </w:rPr>
        <w:t>他究竟是少年人性子，雖然一開始因為前幾年的壓抑，感覺老成得像一個大人，但現在一切步上軌道，加之又沒有進展，心底那點怠惰的舊習就又冒出了一點點了。</w:t>
      </w:r>
    </w:p>
    <w:p w:rsidR="00C04663" w:rsidRDefault="00A7259F" w:rsidP="00813907">
      <w:pPr>
        <w:spacing w:after="240"/>
      </w:pPr>
      <w:r>
        <w:rPr>
          <w:rFonts w:hint="eastAsia"/>
        </w:rPr>
        <w:t>再過半年，他進入了自在道後近第四個年頭，他終於耐不住性子，跑去尋問自己的師傅天泉道人了。</w:t>
      </w:r>
    </w:p>
    <w:p w:rsidR="00C04663" w:rsidRDefault="00A7259F" w:rsidP="00813907">
      <w:pPr>
        <w:spacing w:after="240"/>
      </w:pPr>
      <w:r>
        <w:rPr>
          <w:rFonts w:hint="eastAsia"/>
        </w:rPr>
        <w:t>「呵呵，練氣三層到練氣四層是一個關卡，很多人在這關一卡就卡好幾年。你不用急，慢慢練上去，以你的資質，隨時也都有可能再突破的一天。」自從聽到李龍飛只花不到一年就從練氣一層爬到練氣三層之後，天泉對他的信心又回來了。</w:t>
      </w:r>
    </w:p>
    <w:p w:rsidR="00C04663" w:rsidRDefault="00A7259F" w:rsidP="00813907">
      <w:pPr>
        <w:spacing w:after="240"/>
      </w:pPr>
      <w:r>
        <w:rPr>
          <w:rFonts w:hint="eastAsia"/>
        </w:rPr>
        <w:t>加上知道了以前是因為有那神秘力量的關係，天泉更加確定，之前聽到的那鐘聲應該是此子所敲響的，只嘆自己當初沒有慎察，差點就損失了一個好苗子。</w:t>
      </w:r>
    </w:p>
    <w:p w:rsidR="00C04663" w:rsidRDefault="00A7259F" w:rsidP="00813907">
      <w:pPr>
        <w:spacing w:after="240"/>
      </w:pPr>
      <w:r>
        <w:rPr>
          <w:rFonts w:hint="eastAsia"/>
        </w:rPr>
        <w:t>所以在那之後，他便對這徒弟疼愛有加。</w:t>
      </w:r>
    </w:p>
    <w:p w:rsidR="00C04663" w:rsidRDefault="00A7259F" w:rsidP="00813907">
      <w:pPr>
        <w:spacing w:after="240"/>
      </w:pPr>
      <w:r>
        <w:rPr>
          <w:rFonts w:hint="eastAsia"/>
        </w:rPr>
        <w:t>天泉的態度改變，李龍飛也直接感受得到，對於失去了父親的他而言，天泉就像是另一個父親一樣，也因此，他對師傅是更加的敬愛了。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鬥蛐蛐</w:t>
      </w:r>
    </w:p>
    <w:p w:rsidR="00C04663" w:rsidRDefault="00A7259F" w:rsidP="00813907">
      <w:pPr>
        <w:spacing w:after="240"/>
      </w:pPr>
      <w:r>
        <w:rPr>
          <w:rFonts w:hint="eastAsia"/>
        </w:rPr>
        <w:t>這天，李龍飛正吐吶完九九八十一次小周天循環功法之後，門外叩叩叩一陣急猝的敲門聲響起。</w:t>
      </w:r>
    </w:p>
    <w:p w:rsidR="00C04663" w:rsidRDefault="00A7259F" w:rsidP="00813907">
      <w:pPr>
        <w:spacing w:after="240"/>
      </w:pPr>
      <w:r>
        <w:rPr>
          <w:rFonts w:hint="eastAsia"/>
        </w:rPr>
        <w:t>「誰阿？」李龍飛起身，開門一看，就看到寒玉師兄正眉開眼笑地對著自己看來。</w:t>
      </w:r>
    </w:p>
    <w:p w:rsidR="00C04663" w:rsidRDefault="00A7259F" w:rsidP="00813907">
      <w:pPr>
        <w:spacing w:after="240"/>
      </w:pPr>
      <w:r>
        <w:rPr>
          <w:rFonts w:hint="eastAsia"/>
        </w:rPr>
        <w:lastRenderedPageBreak/>
        <w:t>「是寒玉師兄，請進，找我有甚麼事嗎？」</w:t>
      </w:r>
    </w:p>
    <w:p w:rsidR="00C04663" w:rsidRDefault="00A7259F" w:rsidP="00813907">
      <w:pPr>
        <w:spacing w:after="240"/>
      </w:pPr>
      <w:r>
        <w:rPr>
          <w:rFonts w:hint="eastAsia"/>
        </w:rPr>
        <w:t>寒玉師兄是除了東門外，李龍飛第二個最熟的師兄。</w:t>
      </w:r>
    </w:p>
    <w:p w:rsidR="00C04663" w:rsidRDefault="00A7259F" w:rsidP="00813907">
      <w:pPr>
        <w:spacing w:after="240"/>
      </w:pPr>
      <w:r>
        <w:rPr>
          <w:rFonts w:hint="eastAsia"/>
        </w:rPr>
        <w:t>雖然是師兄，但寒玉師兄比他年少許多，今年只有十幾歲左右。</w:t>
      </w:r>
    </w:p>
    <w:p w:rsidR="00C04663" w:rsidRDefault="00A7259F" w:rsidP="00813907">
      <w:pPr>
        <w:spacing w:after="240"/>
      </w:pPr>
      <w:r>
        <w:rPr>
          <w:rFonts w:hint="eastAsia"/>
        </w:rPr>
        <w:t>「龍飛師弟，快來快來，咱們大家正等著你要一起玩鬥蛐蛐兒呢！」</w:t>
      </w:r>
    </w:p>
    <w:p w:rsidR="00C04663" w:rsidRDefault="00A7259F" w:rsidP="00813907">
      <w:pPr>
        <w:spacing w:after="240"/>
      </w:pPr>
      <w:r>
        <w:rPr>
          <w:rFonts w:hint="eastAsia"/>
        </w:rPr>
        <w:t>年紀小，自然愛玩，即便他已經跟東門一樣是練氣四層，寒玉始終對玩還是很看得比修練還來得重。</w:t>
      </w:r>
    </w:p>
    <w:p w:rsidR="00C04663" w:rsidRDefault="00A7259F" w:rsidP="00813907">
      <w:pPr>
        <w:spacing w:after="240"/>
      </w:pPr>
      <w:r>
        <w:rPr>
          <w:rFonts w:hint="eastAsia"/>
        </w:rPr>
        <w:t>「好阿，你等等，我去拿我的大東王來。」</w:t>
      </w:r>
    </w:p>
    <w:p w:rsidR="00C04663" w:rsidRDefault="00A7259F" w:rsidP="00813907">
      <w:pPr>
        <w:spacing w:after="240"/>
      </w:pPr>
      <w:r>
        <w:rPr>
          <w:rFonts w:hint="eastAsia"/>
        </w:rPr>
        <w:t>李龍飛一聽，心底也是有些癢癢的。</w:t>
      </w:r>
    </w:p>
    <w:p w:rsidR="00C04663" w:rsidRDefault="00A7259F" w:rsidP="00813907">
      <w:pPr>
        <w:spacing w:after="240"/>
      </w:pPr>
      <w:r>
        <w:rPr>
          <w:rFonts w:hint="eastAsia"/>
        </w:rPr>
        <w:t>這一年多，自己在修為上沒有進展，早已經修練到有些煩悶了，平常無事，便和寒玉這樣的小師兄們玩在一起，而這陣子，最常玩的便是鬥蛐蛐了。</w:t>
      </w:r>
    </w:p>
    <w:p w:rsidR="00C04663" w:rsidRDefault="00A7259F" w:rsidP="00813907">
      <w:pPr>
        <w:spacing w:after="240"/>
      </w:pPr>
      <w:r>
        <w:rPr>
          <w:rFonts w:hint="eastAsia"/>
        </w:rPr>
        <w:t>那大東王是他抓來的一隻大蟋蟀，這自在道雖然靈氣普普，還是比一般凡俗來得多。</w:t>
      </w:r>
    </w:p>
    <w:p w:rsidR="00C04663" w:rsidRDefault="00A7259F" w:rsidP="00813907">
      <w:pPr>
        <w:spacing w:after="240"/>
      </w:pPr>
      <w:r>
        <w:rPr>
          <w:rFonts w:hint="eastAsia"/>
        </w:rPr>
        <w:t>因此不管是蟲兒還是鳥獸，都比外面來得大一些。</w:t>
      </w:r>
    </w:p>
    <w:p w:rsidR="00C04663" w:rsidRDefault="00A7259F" w:rsidP="00813907">
      <w:pPr>
        <w:spacing w:after="240"/>
      </w:pPr>
      <w:r>
        <w:rPr>
          <w:rFonts w:hint="eastAsia"/>
        </w:rPr>
        <w:t>李龍飛拿出一個木盒，跟著寒玉師兄來到了門派內的一處廣場。</w:t>
      </w:r>
    </w:p>
    <w:p w:rsidR="00C04663" w:rsidRDefault="00A7259F" w:rsidP="00813907">
      <w:pPr>
        <w:spacing w:after="240"/>
      </w:pPr>
      <w:r>
        <w:rPr>
          <w:rFonts w:hint="eastAsia"/>
        </w:rPr>
        <w:t>一到廣場，只見那裡已經圍滿了一群弟子，看到寒玉來到，紛紛開口說道，</w:t>
      </w:r>
    </w:p>
    <w:p w:rsidR="00C04663" w:rsidRDefault="00A7259F" w:rsidP="00813907">
      <w:pPr>
        <w:spacing w:after="240"/>
      </w:pPr>
      <w:r>
        <w:rPr>
          <w:rFonts w:hint="eastAsia"/>
        </w:rPr>
        <w:t>「你們終於來了，我們等你好久。」</w:t>
      </w:r>
    </w:p>
    <w:p w:rsidR="00C04663" w:rsidRDefault="00A7259F" w:rsidP="00813907">
      <w:pPr>
        <w:spacing w:after="240"/>
      </w:pPr>
      <w:r>
        <w:rPr>
          <w:rFonts w:hint="eastAsia"/>
        </w:rPr>
        <w:t>「西門師弟上次輸給我兩個靈石，這次還想輸幾個阿？」</w:t>
      </w:r>
    </w:p>
    <w:p w:rsidR="00C04663" w:rsidRDefault="00A7259F" w:rsidP="00813907">
      <w:pPr>
        <w:spacing w:after="240"/>
      </w:pPr>
      <w:r>
        <w:rPr>
          <w:rFonts w:hint="eastAsia"/>
        </w:rPr>
        <w:t>「李雪師妹，你今天要賭多少靈石，如果靈石不夠，親親嘴兒也是可以。」</w:t>
      </w:r>
    </w:p>
    <w:p w:rsidR="00C04663" w:rsidRDefault="00A7259F" w:rsidP="00813907">
      <w:pPr>
        <w:spacing w:after="240"/>
      </w:pPr>
      <w:r>
        <w:rPr>
          <w:rFonts w:hint="eastAsia"/>
        </w:rPr>
        <w:t>「寒玉，上次是我那金頭王生了病，這次我刮了大靈丹一些粉末給他滋補，早就恢復狀態，這次是你要輸慘了你！」</w:t>
      </w:r>
    </w:p>
    <w:p w:rsidR="00C04663" w:rsidRDefault="00A7259F" w:rsidP="00813907">
      <w:pPr>
        <w:spacing w:after="240"/>
      </w:pPr>
      <w:r>
        <w:rPr>
          <w:rFonts w:hint="eastAsia"/>
        </w:rPr>
        <w:t>「好阿，我倒要看看誰輸給誰！」</w:t>
      </w:r>
    </w:p>
    <w:p w:rsidR="00C04663" w:rsidRDefault="00A7259F" w:rsidP="00813907">
      <w:pPr>
        <w:spacing w:after="240"/>
      </w:pPr>
      <w:r>
        <w:rPr>
          <w:rFonts w:hint="eastAsia"/>
        </w:rPr>
        <w:t>這群師兄弟都是年紀較小的弟子，彼此都是外門弟子，平常大家玩在一起，練在一起，李龍飛也已經慢慢融入其中。</w:t>
      </w:r>
    </w:p>
    <w:p w:rsidR="00C04663" w:rsidRDefault="00A7259F" w:rsidP="00813907">
      <w:pPr>
        <w:spacing w:after="240"/>
      </w:pPr>
      <w:r>
        <w:rPr>
          <w:rFonts w:hint="eastAsia"/>
        </w:rPr>
        <w:t>就看到那首先開口的西門道童拿出了一隻蟋蟀，個頭有成年人食指那麼大，頭還金光閃閃，看起來就不是普通的蟋蟀。</w:t>
      </w:r>
    </w:p>
    <w:p w:rsidR="00C04663" w:rsidRDefault="00A7259F" w:rsidP="00813907">
      <w:pPr>
        <w:spacing w:after="240"/>
      </w:pPr>
      <w:r>
        <w:rPr>
          <w:rFonts w:hint="eastAsia"/>
        </w:rPr>
        <w:t>那寒玉也不畏懼，從懷中掏出了一個小玉盒，打開一看一隻小姆指大小的黑蟋蟀</w:t>
      </w:r>
      <w:r>
        <w:rPr>
          <w:rFonts w:hint="eastAsia"/>
        </w:rPr>
        <w:lastRenderedPageBreak/>
        <w:t>正動也不動，停在盒中。</w:t>
      </w:r>
    </w:p>
    <w:p w:rsidR="00C04663" w:rsidRDefault="00A7259F" w:rsidP="00813907">
      <w:pPr>
        <w:spacing w:after="240"/>
      </w:pPr>
      <w:r>
        <w:rPr>
          <w:rFonts w:hint="eastAsia"/>
        </w:rPr>
        <w:t>「你那黑嵐還沒死吧？」西門上今年十六，個頭高大地低頭看著著寒玉。</w:t>
      </w:r>
    </w:p>
    <w:p w:rsidR="00C04663" w:rsidRDefault="00A7259F" w:rsidP="00813907">
      <w:pPr>
        <w:spacing w:after="240"/>
      </w:pPr>
      <w:r>
        <w:rPr>
          <w:rFonts w:hint="eastAsia"/>
        </w:rPr>
        <w:t>「好得很呢！你這次要賭多少靈石阿？」</w:t>
      </w:r>
    </w:p>
    <w:p w:rsidR="00C04663" w:rsidRDefault="00A7259F" w:rsidP="00813907">
      <w:pPr>
        <w:spacing w:after="240"/>
      </w:pPr>
      <w:r>
        <w:rPr>
          <w:rFonts w:hint="eastAsia"/>
        </w:rPr>
        <w:t>「老樣子，</w:t>
      </w:r>
      <w:r w:rsidR="00260136">
        <w:rPr>
          <w:rFonts w:hint="eastAsia"/>
        </w:rPr>
        <w:t>一</w:t>
      </w:r>
      <w:r>
        <w:rPr>
          <w:rFonts w:hint="eastAsia"/>
        </w:rPr>
        <w:t>顆。」</w:t>
      </w:r>
    </w:p>
    <w:p w:rsidR="00C04663" w:rsidRDefault="00A7259F" w:rsidP="00813907">
      <w:pPr>
        <w:spacing w:after="240"/>
      </w:pPr>
      <w:r>
        <w:rPr>
          <w:rFonts w:hint="eastAsia"/>
        </w:rPr>
        <w:t>寒玉聽完不屑地笑了一聲，「我還以為你話說得那麼滿，這次會加碼比試，想不到還是</w:t>
      </w:r>
      <w:r w:rsidR="00260136">
        <w:rPr>
          <w:rFonts w:hint="eastAsia"/>
        </w:rPr>
        <w:t>一</w:t>
      </w:r>
      <w:r>
        <w:rPr>
          <w:rFonts w:hint="eastAsia"/>
        </w:rPr>
        <w:t>顆，你是不是沒靈石了阿？」</w:t>
      </w:r>
    </w:p>
    <w:p w:rsidR="00C04663" w:rsidRDefault="00A7259F" w:rsidP="00813907">
      <w:pPr>
        <w:spacing w:after="240"/>
      </w:pPr>
      <w:r>
        <w:rPr>
          <w:rFonts w:hint="eastAsia"/>
        </w:rPr>
        <w:t>那西門上漲紅了臉，忙說道，「我是怕後面賭的人輸太多，我先喊</w:t>
      </w:r>
      <w:r w:rsidR="00260136">
        <w:rPr>
          <w:rFonts w:hint="eastAsia"/>
        </w:rPr>
        <w:t>一</w:t>
      </w:r>
      <w:r>
        <w:rPr>
          <w:rFonts w:hint="eastAsia"/>
        </w:rPr>
        <w:t>顆，等等大家才不會一開始就出太高賭金，這是為大家好好嗎。」</w:t>
      </w:r>
    </w:p>
    <w:p w:rsidR="00C04663" w:rsidRDefault="00A7259F" w:rsidP="00813907">
      <w:pPr>
        <w:spacing w:after="240"/>
      </w:pPr>
      <w:r>
        <w:rPr>
          <w:rFonts w:hint="eastAsia"/>
        </w:rPr>
        <w:t>「西門你窮就說，少牽拖我們了。」</w:t>
      </w:r>
    </w:p>
    <w:p w:rsidR="00C04663" w:rsidRDefault="00A7259F" w:rsidP="00813907">
      <w:pPr>
        <w:spacing w:after="240"/>
      </w:pPr>
      <w:r>
        <w:rPr>
          <w:rFonts w:hint="eastAsia"/>
        </w:rPr>
        <w:t>「對阿，我要賭就賭</w:t>
      </w:r>
      <w:r w:rsidR="00260136">
        <w:rPr>
          <w:rFonts w:hint="eastAsia"/>
        </w:rPr>
        <w:t>兩</w:t>
      </w:r>
      <w:r>
        <w:rPr>
          <w:rFonts w:hint="eastAsia"/>
        </w:rPr>
        <w:t>顆，賭</w:t>
      </w:r>
      <w:r w:rsidR="00260136">
        <w:rPr>
          <w:rFonts w:hint="eastAsia"/>
        </w:rPr>
        <w:t>一</w:t>
      </w:r>
      <w:r>
        <w:rPr>
          <w:rFonts w:hint="eastAsia"/>
        </w:rPr>
        <w:t>顆多沒意思阿。」</w:t>
      </w:r>
    </w:p>
    <w:p w:rsidR="00C04663" w:rsidRDefault="00A7259F" w:rsidP="00813907">
      <w:pPr>
        <w:spacing w:after="240"/>
      </w:pPr>
      <w:r>
        <w:rPr>
          <w:rFonts w:hint="eastAsia"/>
        </w:rPr>
        <w:t>其他人你一言我一語笑道。</w:t>
      </w:r>
    </w:p>
    <w:p w:rsidR="00C04663" w:rsidRDefault="00A7259F" w:rsidP="00813907">
      <w:pPr>
        <w:spacing w:after="240"/>
      </w:pPr>
      <w:r>
        <w:rPr>
          <w:rFonts w:hint="eastAsia"/>
        </w:rPr>
        <w:t>西門上更是窘迫了，他把那金頭王往鬥蛐蛐場中一放，喝道，「我就賭</w:t>
      </w:r>
      <w:r w:rsidR="00260136">
        <w:rPr>
          <w:rFonts w:hint="eastAsia"/>
        </w:rPr>
        <w:t>一</w:t>
      </w:r>
      <w:r>
        <w:rPr>
          <w:rFonts w:hint="eastAsia"/>
        </w:rPr>
        <w:t>顆，要不要賭隨你！」</w:t>
      </w:r>
    </w:p>
    <w:p w:rsidR="00C04663" w:rsidRDefault="00A7259F" w:rsidP="00813907">
      <w:pPr>
        <w:spacing w:after="240"/>
      </w:pPr>
      <w:r>
        <w:rPr>
          <w:rFonts w:hint="eastAsia"/>
        </w:rPr>
        <w:t>寒玉毫不在乎的把黑蟋蟀往場中一放，笑著說，「賭阿，雖然少了點，但你要送我靈石，我幹麻不收呢？」</w:t>
      </w:r>
    </w:p>
    <w:p w:rsidR="00C04663" w:rsidRDefault="00A7259F" w:rsidP="00813907">
      <w:pPr>
        <w:spacing w:after="240"/>
      </w:pPr>
      <w:r>
        <w:rPr>
          <w:rFonts w:hint="eastAsia"/>
        </w:rPr>
        <w:t>那黑蟋蟀的確厲害，比賽一開始，金頭王繞著他轉他動都不動，直到金頭王上前準備咬他時，他突然一個飛箭，狠狠咬在金頭王的右後腳上，金頭王雖然極力掙扎想要擺脫，但黑蟋蟀咬得很了，怎麼甩都甩不掉，最後西門上紅著眼認輸將金頭王給救回，但右後腳已經廢了，這金頭王也沒有甚麼用了。</w:t>
      </w:r>
    </w:p>
    <w:p w:rsidR="00C04663" w:rsidRDefault="00A7259F" w:rsidP="00813907">
      <w:pPr>
        <w:spacing w:after="240"/>
      </w:pPr>
      <w:r>
        <w:rPr>
          <w:rFonts w:hint="eastAsia"/>
        </w:rPr>
        <w:t>接下來幾個弟子又相繼拿出自個蟋蟀比賽，但沒人能打贏那黑蟋蟀，頂多就是平手罷了。</w:t>
      </w:r>
    </w:p>
    <w:p w:rsidR="00C04663" w:rsidRDefault="00A7259F" w:rsidP="00813907">
      <w:pPr>
        <w:spacing w:after="240"/>
      </w:pPr>
      <w:r>
        <w:rPr>
          <w:rFonts w:hint="eastAsia"/>
        </w:rPr>
        <w:t>輪到李龍飛，他打開那木盒，一個青綠色的蟋蟀跳出，平凡地站在比賽場中。</w:t>
      </w:r>
    </w:p>
    <w:p w:rsidR="00C04663" w:rsidRDefault="00A7259F" w:rsidP="00813907">
      <w:pPr>
        <w:spacing w:after="240"/>
      </w:pPr>
      <w:r>
        <w:rPr>
          <w:rFonts w:hint="eastAsia"/>
        </w:rPr>
        <w:t>「龍飛師弟，不要說我欺負你，你這大東王平凡得很，我跟你賭</w:t>
      </w:r>
      <w:r w:rsidR="00260136">
        <w:rPr>
          <w:rFonts w:hint="eastAsia"/>
        </w:rPr>
        <w:t>四</w:t>
      </w:r>
      <w:r>
        <w:rPr>
          <w:rFonts w:hint="eastAsia"/>
        </w:rPr>
        <w:t>比一，你贏，我給你</w:t>
      </w:r>
      <w:r w:rsidR="00260136">
        <w:rPr>
          <w:rFonts w:hint="eastAsia"/>
        </w:rPr>
        <w:t>兩</w:t>
      </w:r>
      <w:r>
        <w:rPr>
          <w:rFonts w:hint="eastAsia"/>
        </w:rPr>
        <w:t>個靈石，你輸，只要給我</w:t>
      </w:r>
      <w:r w:rsidR="00260136">
        <w:rPr>
          <w:rFonts w:hint="eastAsia"/>
        </w:rPr>
        <w:t>半</w:t>
      </w:r>
      <w:r>
        <w:rPr>
          <w:rFonts w:hint="eastAsia"/>
        </w:rPr>
        <w:t>個靈石就好，如何？」寒玉笑著對李龍飛說。</w:t>
      </w:r>
    </w:p>
    <w:p w:rsidR="00C04663" w:rsidRDefault="00A7259F" w:rsidP="00813907">
      <w:pPr>
        <w:spacing w:after="240"/>
      </w:pPr>
      <w:r>
        <w:rPr>
          <w:rFonts w:hint="eastAsia"/>
        </w:rPr>
        <w:t>李龍飛年紀本就比他大，加上個性又倔，怎會這樣接受，他微微笑著，「寒玉師兄的好意我心領了，但是</w:t>
      </w:r>
      <w:r w:rsidR="00260136">
        <w:rPr>
          <w:rFonts w:hint="eastAsia"/>
        </w:rPr>
        <w:t>方才</w:t>
      </w:r>
      <w:r>
        <w:rPr>
          <w:rFonts w:hint="eastAsia"/>
        </w:rPr>
        <w:t>大家都是約好</w:t>
      </w:r>
      <w:r w:rsidR="00260136">
        <w:rPr>
          <w:rFonts w:hint="eastAsia"/>
        </w:rPr>
        <w:t>一</w:t>
      </w:r>
      <w:r>
        <w:rPr>
          <w:rFonts w:hint="eastAsia"/>
        </w:rPr>
        <w:t>個靈石，如果你這樣讓我，那其他師兄會覺得不公平的。」</w:t>
      </w:r>
    </w:p>
    <w:p w:rsidR="00C04663" w:rsidRDefault="00A7259F" w:rsidP="00813907">
      <w:pPr>
        <w:spacing w:after="240"/>
      </w:pPr>
      <w:r>
        <w:rPr>
          <w:rFonts w:hint="eastAsia"/>
        </w:rPr>
        <w:t>「既然如此，那我們就還是賭</w:t>
      </w:r>
      <w:r w:rsidR="00260136">
        <w:rPr>
          <w:rFonts w:hint="eastAsia"/>
        </w:rPr>
        <w:t>一</w:t>
      </w:r>
      <w:r>
        <w:rPr>
          <w:rFonts w:hint="eastAsia"/>
        </w:rPr>
        <w:t>個靈石吧，你說好不好？」</w:t>
      </w:r>
    </w:p>
    <w:p w:rsidR="00C04663" w:rsidRDefault="00A7259F" w:rsidP="00813907">
      <w:pPr>
        <w:spacing w:after="240"/>
      </w:pPr>
      <w:r>
        <w:rPr>
          <w:rFonts w:hint="eastAsia"/>
        </w:rPr>
        <w:lastRenderedPageBreak/>
        <w:t>「好！」</w:t>
      </w:r>
    </w:p>
    <w:p w:rsidR="00C04663" w:rsidRDefault="00A7259F" w:rsidP="00813907">
      <w:pPr>
        <w:spacing w:after="240"/>
      </w:pPr>
      <w:r>
        <w:rPr>
          <w:rFonts w:hint="eastAsia"/>
        </w:rPr>
        <w:t>賭局既然展開，兩人便把蟋蟀各自放上賽場。那黑嵐果然厲害，雖然大東王已經比那金頭王還要靈活，但還是比不過黑嵐的速度，開賽不到一刻，黑嵐又是壓倒性的獲勝。</w:t>
      </w:r>
    </w:p>
    <w:p w:rsidR="00C04663" w:rsidRDefault="00A7259F" w:rsidP="00813907">
      <w:pPr>
        <w:spacing w:after="240"/>
      </w:pPr>
      <w:r>
        <w:rPr>
          <w:rFonts w:hint="eastAsia"/>
        </w:rPr>
        <w:t>截至散場為止，寒玉共贏了十多個靈石，其他人各輸了</w:t>
      </w:r>
      <w:r w:rsidR="00260136">
        <w:rPr>
          <w:rFonts w:hint="eastAsia"/>
        </w:rPr>
        <w:t>一</w:t>
      </w:r>
      <w:r>
        <w:rPr>
          <w:rFonts w:hint="eastAsia"/>
        </w:rPr>
        <w:t>到</w:t>
      </w:r>
      <w:r w:rsidR="00260136">
        <w:rPr>
          <w:rFonts w:hint="eastAsia"/>
        </w:rPr>
        <w:t>兩</w:t>
      </w:r>
      <w:r>
        <w:rPr>
          <w:rFonts w:hint="eastAsia"/>
        </w:rPr>
        <w:t>個不等，李龍飛也輸了</w:t>
      </w:r>
      <w:r w:rsidR="00260136">
        <w:rPr>
          <w:rFonts w:hint="eastAsia"/>
        </w:rPr>
        <w:t>兩</w:t>
      </w:r>
      <w:r>
        <w:rPr>
          <w:rFonts w:hint="eastAsia"/>
        </w:rPr>
        <w:t>個靈石，這對沒甚麼靈石的他來說，其實是比不少的費用，但他過慣富家子弟，對錢財之類很是不在乎，所以倒也不覺得有些甚麼。</w:t>
      </w:r>
    </w:p>
    <w:p w:rsidR="00C04663" w:rsidRDefault="00A7259F" w:rsidP="00813907">
      <w:pPr>
        <w:spacing w:after="240"/>
      </w:pPr>
      <w:r>
        <w:rPr>
          <w:rFonts w:hint="eastAsia"/>
        </w:rPr>
        <w:t>反是那西門上輸了不甘，約好了隔兩天再鬥，他要去找一個大蟋蟀來，寒玉自然是一口答應，其他眾人也是說好，要等兩天後同一地點再鬥上一場蛐蛐。</w:t>
      </w:r>
    </w:p>
    <w:p w:rsidR="00C04663" w:rsidRDefault="00A7259F" w:rsidP="00813907">
      <w:pPr>
        <w:spacing w:after="240"/>
      </w:pPr>
      <w:r>
        <w:rPr>
          <w:rFonts w:hint="eastAsia"/>
        </w:rPr>
        <w:t>隔天，李龍飛修練完吐吶心法，無心再打坐，於是便偷偷去了後山，準備找一隻兇一點的蟋蟀上場。</w:t>
      </w:r>
    </w:p>
    <w:p w:rsidR="00C04663" w:rsidRDefault="00A7259F" w:rsidP="00813907">
      <w:pPr>
        <w:spacing w:after="240"/>
      </w:pPr>
      <w:r>
        <w:rPr>
          <w:rFonts w:hint="eastAsia"/>
        </w:rPr>
        <w:t>自在道門派的範圍不大，但也綿延了好幾座山頭，其中後面那座小山，山中偶有靈獸，一向是資深弟子試練的地方，尋常外門弟子等是不能輕易靠近的。</w:t>
      </w:r>
    </w:p>
    <w:p w:rsidR="00C04663" w:rsidRDefault="00A7259F" w:rsidP="00813907">
      <w:pPr>
        <w:spacing w:after="240"/>
      </w:pPr>
      <w:r>
        <w:rPr>
          <w:rFonts w:hint="eastAsia"/>
        </w:rPr>
        <w:t>李龍飛雖然也知道這規訂，但他</w:t>
      </w:r>
      <w:r w:rsidR="00260136">
        <w:rPr>
          <w:rFonts w:hint="eastAsia"/>
        </w:rPr>
        <w:t>從前在李府被寵慣了，對於規訂這回事，其實並沒有那麼放在心上。</w:t>
      </w:r>
    </w:p>
    <w:p w:rsidR="00C04663" w:rsidRDefault="00260136" w:rsidP="00813907">
      <w:pPr>
        <w:spacing w:after="240"/>
      </w:pPr>
      <w:r>
        <w:rPr>
          <w:rFonts w:hint="eastAsia"/>
        </w:rPr>
        <w:t>加上他</w:t>
      </w:r>
      <w:r w:rsidR="00A7259F">
        <w:rPr>
          <w:rFonts w:hint="eastAsia"/>
        </w:rPr>
        <w:t>心想</w:t>
      </w:r>
      <w:r>
        <w:rPr>
          <w:rFonts w:hint="eastAsia"/>
        </w:rPr>
        <w:t>，</w:t>
      </w:r>
      <w:r w:rsidR="00A7259F">
        <w:rPr>
          <w:rFonts w:hint="eastAsia"/>
        </w:rPr>
        <w:t>這山中既然生有靈獸，代表這山的靈氣頗多，別說靈獸，搞不好所產的蟋蟀也頗有靈性，如果能抓到一隻，恐怕明天的比賽會很有勝算。</w:t>
      </w:r>
    </w:p>
    <w:p w:rsidR="00C04663" w:rsidRDefault="00A7259F" w:rsidP="00813907">
      <w:pPr>
        <w:spacing w:after="240"/>
      </w:pPr>
      <w:r>
        <w:rPr>
          <w:rFonts w:hint="eastAsia"/>
        </w:rPr>
        <w:t>於是他瞞著眾人，偷偷來到後山裡頭，準備抓個一兩隻蟋蟀，就回去門派裡去。</w:t>
      </w:r>
    </w:p>
    <w:p w:rsidR="00C04663" w:rsidRDefault="00A7259F" w:rsidP="00813907">
      <w:pPr>
        <w:spacing w:after="240"/>
      </w:pPr>
      <w:r>
        <w:rPr>
          <w:rFonts w:hint="eastAsia"/>
        </w:rPr>
        <w:t>到了後山，李龍飛尋找那多草的荒地，找阿找阿，忽然間，他的靈識感覺到了一點不對勁，好像有甚麼東西在前面擋著了。</w:t>
      </w:r>
    </w:p>
    <w:p w:rsidR="00C04663" w:rsidRDefault="00A7259F" w:rsidP="00813907">
      <w:pPr>
        <w:spacing w:after="240"/>
      </w:pPr>
      <w:r>
        <w:rPr>
          <w:rFonts w:hint="eastAsia"/>
        </w:rPr>
        <w:t>他這時候已經不是當年剛出門甚麼都不懂的少年了，</w:t>
      </w:r>
      <w:r w:rsidR="00260136">
        <w:rPr>
          <w:rFonts w:hint="eastAsia"/>
        </w:rPr>
        <w:t>這幾年來也曾在門派內與人比試過幾次。</w:t>
      </w:r>
    </w:p>
    <w:p w:rsidR="00C04663" w:rsidRDefault="00260136" w:rsidP="00813907">
      <w:pPr>
        <w:spacing w:after="240"/>
      </w:pPr>
      <w:r>
        <w:rPr>
          <w:rFonts w:hint="eastAsia"/>
        </w:rPr>
        <w:t>在</w:t>
      </w:r>
      <w:r w:rsidR="00A7259F">
        <w:rPr>
          <w:rFonts w:hint="eastAsia"/>
        </w:rPr>
        <w:t>心</w:t>
      </w:r>
      <w:r>
        <w:rPr>
          <w:rFonts w:hint="eastAsia"/>
        </w:rPr>
        <w:t>中</w:t>
      </w:r>
      <w:r w:rsidR="00A7259F">
        <w:rPr>
          <w:rFonts w:hint="eastAsia"/>
        </w:rPr>
        <w:t>有所感應的同時，</w:t>
      </w:r>
      <w:r>
        <w:rPr>
          <w:rFonts w:hint="eastAsia"/>
        </w:rPr>
        <w:t>他</w:t>
      </w:r>
      <w:r w:rsidR="00A7259F">
        <w:rPr>
          <w:rFonts w:hint="eastAsia"/>
        </w:rPr>
        <w:t>小心翼翼掏出兩柄木劍，手中拿著那</w:t>
      </w:r>
      <w:r>
        <w:rPr>
          <w:rFonts w:hint="eastAsia"/>
        </w:rPr>
        <w:t>一</w:t>
      </w:r>
      <w:r w:rsidR="00A7259F">
        <w:rPr>
          <w:rFonts w:hint="eastAsia"/>
        </w:rPr>
        <w:t>張轟雷符，緩緩往後退去；就在這時，一隻紅毛三尾，單眼貓形的妖獸衝了出來。</w:t>
      </w:r>
    </w:p>
    <w:p w:rsidR="00C04663" w:rsidRDefault="00F261A6" w:rsidP="00813907">
      <w:pPr>
        <w:spacing w:after="240"/>
      </w:pPr>
      <w:r>
        <w:rPr>
          <w:rFonts w:hint="eastAsia"/>
        </w:rPr>
        <w:t>若是普通的練氣期弟子，第一次遇到這種情況，肯定是嚇得驚慌失措，根本不知道要從何反應。</w:t>
      </w:r>
    </w:p>
    <w:p w:rsidR="00C04663" w:rsidRDefault="00F261A6" w:rsidP="00813907">
      <w:pPr>
        <w:spacing w:after="240"/>
      </w:pPr>
      <w:r>
        <w:rPr>
          <w:rFonts w:hint="eastAsia"/>
        </w:rPr>
        <w:t>只是李龍飛</w:t>
      </w:r>
      <w:r w:rsidR="00260136">
        <w:rPr>
          <w:rFonts w:hint="eastAsia"/>
        </w:rPr>
        <w:t>從前便已經歷過類似的事不只一次，以</w:t>
      </w:r>
      <w:r>
        <w:rPr>
          <w:rFonts w:hint="eastAsia"/>
        </w:rPr>
        <w:t>前他沒得選擇，只能逃跑，但如今他</w:t>
      </w:r>
      <w:r w:rsidR="00A7259F">
        <w:rPr>
          <w:rFonts w:hint="eastAsia"/>
        </w:rPr>
        <w:t>修練自在訣</w:t>
      </w:r>
      <w:r>
        <w:rPr>
          <w:rFonts w:hint="eastAsia"/>
        </w:rPr>
        <w:t>已</w:t>
      </w:r>
      <w:r w:rsidR="00A7259F">
        <w:rPr>
          <w:rFonts w:hint="eastAsia"/>
        </w:rPr>
        <w:t>有一段時間，對操控法器也頗為熟悉，</w:t>
      </w:r>
      <w:r>
        <w:rPr>
          <w:rFonts w:hint="eastAsia"/>
        </w:rPr>
        <w:t>心中雖然驚恐，但卻不至於到無法反應。</w:t>
      </w:r>
    </w:p>
    <w:p w:rsidR="00C04663" w:rsidRDefault="00F261A6" w:rsidP="00813907">
      <w:pPr>
        <w:spacing w:after="240"/>
      </w:pPr>
      <w:r>
        <w:rPr>
          <w:rFonts w:hint="eastAsia"/>
        </w:rPr>
        <w:lastRenderedPageBreak/>
        <w:t>牙一咬，他明白遲早總要跨出廝殺的第一步，</w:t>
      </w:r>
      <w:r w:rsidR="00260136">
        <w:rPr>
          <w:rFonts w:hint="eastAsia"/>
        </w:rPr>
        <w:t>否則</w:t>
      </w:r>
      <w:r>
        <w:rPr>
          <w:rFonts w:hint="eastAsia"/>
        </w:rPr>
        <w:t>報仇</w:t>
      </w:r>
      <w:r w:rsidR="00260136">
        <w:rPr>
          <w:rFonts w:hint="eastAsia"/>
        </w:rPr>
        <w:t>的目標永遠不可能達成</w:t>
      </w:r>
      <w:r>
        <w:rPr>
          <w:rFonts w:hint="eastAsia"/>
        </w:rPr>
        <w:t>，於是他</w:t>
      </w:r>
      <w:r w:rsidR="00A7259F">
        <w:rPr>
          <w:rFonts w:hint="eastAsia"/>
        </w:rPr>
        <w:t>操控著靈識，將那兩把木劍生硬地直射而去。</w:t>
      </w:r>
    </w:p>
    <w:p w:rsidR="00C04663" w:rsidRDefault="00F261A6" w:rsidP="00813907">
      <w:pPr>
        <w:spacing w:after="240"/>
      </w:pPr>
      <w:r>
        <w:rPr>
          <w:rFonts w:hint="eastAsia"/>
        </w:rPr>
        <w:t>只是他終究沒有</w:t>
      </w:r>
      <w:r w:rsidR="00260136">
        <w:rPr>
          <w:rFonts w:hint="eastAsia"/>
        </w:rPr>
        <w:t>實際戰鬥的</w:t>
      </w:r>
      <w:r>
        <w:rPr>
          <w:rFonts w:hint="eastAsia"/>
        </w:rPr>
        <w:t>經驗，心中又急，</w:t>
      </w:r>
      <w:r w:rsidR="00A7259F">
        <w:rPr>
          <w:rFonts w:hint="eastAsia"/>
        </w:rPr>
        <w:t>那飛劍去勢</w:t>
      </w:r>
      <w:r>
        <w:rPr>
          <w:rFonts w:hint="eastAsia"/>
        </w:rPr>
        <w:t>雖</w:t>
      </w:r>
      <w:r w:rsidR="00A7259F">
        <w:rPr>
          <w:rFonts w:hint="eastAsia"/>
        </w:rPr>
        <w:t>快，但方向卻</w:t>
      </w:r>
      <w:r w:rsidR="00260136">
        <w:rPr>
          <w:rFonts w:hint="eastAsia"/>
        </w:rPr>
        <w:t>十</w:t>
      </w:r>
      <w:r w:rsidR="00A7259F">
        <w:rPr>
          <w:rFonts w:hint="eastAsia"/>
        </w:rPr>
        <w:t>分簡單，面對這樣攻擊，貓妖不慌不忙地一個翻滾就避開，跟著往前撲了過來。</w:t>
      </w:r>
    </w:p>
    <w:p w:rsidR="00C04663" w:rsidRDefault="00A7259F" w:rsidP="00813907">
      <w:pPr>
        <w:spacing w:after="240"/>
      </w:pPr>
      <w:r>
        <w:rPr>
          <w:rFonts w:hint="eastAsia"/>
        </w:rPr>
        <w:t>李龍飛蹬蹬蹬連退幾步，慌忙</w:t>
      </w:r>
      <w:r w:rsidR="00260136">
        <w:rPr>
          <w:rFonts w:hint="eastAsia"/>
        </w:rPr>
        <w:t>間</w:t>
      </w:r>
      <w:r>
        <w:rPr>
          <w:rFonts w:hint="eastAsia"/>
        </w:rPr>
        <w:t>其中一把木劍沒控好飛出了</w:t>
      </w:r>
      <w:r w:rsidR="00260136">
        <w:rPr>
          <w:rFonts w:hint="eastAsia"/>
        </w:rPr>
        <w:t>靈識</w:t>
      </w:r>
      <w:r>
        <w:rPr>
          <w:rFonts w:hint="eastAsia"/>
        </w:rPr>
        <w:t>控制範圍，直接掉了下來，另一柄木劍也遙遙欲墜，跟著便要步上前一把的後路。</w:t>
      </w:r>
    </w:p>
    <w:p w:rsidR="00C04663" w:rsidRDefault="00A7259F" w:rsidP="00813907">
      <w:pPr>
        <w:spacing w:after="240"/>
      </w:pPr>
      <w:r>
        <w:rPr>
          <w:rFonts w:hint="eastAsia"/>
        </w:rPr>
        <w:t>李龍飛</w:t>
      </w:r>
      <w:r w:rsidR="00F261A6">
        <w:rPr>
          <w:rFonts w:hint="eastAsia"/>
        </w:rPr>
        <w:t>見狀忙向</w:t>
      </w:r>
      <w:r>
        <w:rPr>
          <w:rFonts w:hint="eastAsia"/>
        </w:rPr>
        <w:t>前跨</w:t>
      </w:r>
      <w:r w:rsidR="00F261A6">
        <w:rPr>
          <w:rFonts w:hint="eastAsia"/>
        </w:rPr>
        <w:t>了一步</w:t>
      </w:r>
      <w:r>
        <w:rPr>
          <w:rFonts w:hint="eastAsia"/>
        </w:rPr>
        <w:t>，想要拉近距離，將那木劍給喚回來。</w:t>
      </w:r>
    </w:p>
    <w:p w:rsidR="00C04663" w:rsidRDefault="00A7259F" w:rsidP="00813907">
      <w:pPr>
        <w:spacing w:after="240"/>
      </w:pPr>
      <w:r>
        <w:rPr>
          <w:rFonts w:hint="eastAsia"/>
        </w:rPr>
        <w:t>這一退一跨</w:t>
      </w:r>
      <w:r w:rsidR="00F261A6">
        <w:rPr>
          <w:rFonts w:hint="eastAsia"/>
        </w:rPr>
        <w:t>之間</w:t>
      </w:r>
      <w:r>
        <w:rPr>
          <w:rFonts w:hint="eastAsia"/>
        </w:rPr>
        <w:t>，貓妖已經近身，利牙一咬，李龍飛的手臂頓時就鮮血直流。</w:t>
      </w:r>
    </w:p>
    <w:p w:rsidR="00C04663" w:rsidRDefault="00A7259F" w:rsidP="00813907">
      <w:pPr>
        <w:spacing w:after="240"/>
      </w:pPr>
      <w:r>
        <w:rPr>
          <w:rFonts w:hint="eastAsia"/>
        </w:rPr>
        <w:t>幸好這貓妖不喜近身攻擊，一擊得手後，又繞到李龍飛背後，沒有造成太大傷害。</w:t>
      </w:r>
    </w:p>
    <w:p w:rsidR="00C04663" w:rsidRDefault="00A7259F" w:rsidP="00813907">
      <w:pPr>
        <w:spacing w:after="240"/>
      </w:pPr>
      <w:r>
        <w:rPr>
          <w:rFonts w:hint="eastAsia"/>
        </w:rPr>
        <w:t>但這鮮血直流情況下，被貓妖纏久了，恐怕是死路一條。</w:t>
      </w:r>
    </w:p>
    <w:p w:rsidR="00C04663" w:rsidRDefault="00A7259F" w:rsidP="00813907">
      <w:pPr>
        <w:spacing w:after="240"/>
      </w:pPr>
      <w:r>
        <w:rPr>
          <w:rFonts w:hint="eastAsia"/>
        </w:rPr>
        <w:t>在這生死危機下，李龍飛</w:t>
      </w:r>
      <w:r w:rsidR="00A24F69">
        <w:rPr>
          <w:rFonts w:hint="eastAsia"/>
        </w:rPr>
        <w:t>原本昏亂的心</w:t>
      </w:r>
      <w:r>
        <w:rPr>
          <w:rFonts w:hint="eastAsia"/>
        </w:rPr>
        <w:t>反倒冷靜下來。</w:t>
      </w:r>
    </w:p>
    <w:p w:rsidR="00C04663" w:rsidRDefault="00A7259F" w:rsidP="00813907">
      <w:pPr>
        <w:spacing w:after="240"/>
      </w:pPr>
      <w:r>
        <w:rPr>
          <w:rFonts w:hint="eastAsia"/>
        </w:rPr>
        <w:t>當年</w:t>
      </w:r>
      <w:r w:rsidR="00A24F69">
        <w:rPr>
          <w:rFonts w:hint="eastAsia"/>
        </w:rPr>
        <w:t>他</w:t>
      </w:r>
      <w:r>
        <w:rPr>
          <w:rFonts w:hint="eastAsia"/>
        </w:rPr>
        <w:t>面對過</w:t>
      </w:r>
      <w:r w:rsidR="00A24F69">
        <w:rPr>
          <w:rFonts w:hint="eastAsia"/>
        </w:rPr>
        <w:t>好</w:t>
      </w:r>
      <w:r>
        <w:rPr>
          <w:rFonts w:hint="eastAsia"/>
        </w:rPr>
        <w:t>幾次</w:t>
      </w:r>
      <w:r w:rsidR="00A24F69">
        <w:rPr>
          <w:rFonts w:hint="eastAsia"/>
        </w:rPr>
        <w:t>的</w:t>
      </w:r>
      <w:r>
        <w:rPr>
          <w:rFonts w:hint="eastAsia"/>
        </w:rPr>
        <w:t>生死危機，</w:t>
      </w:r>
      <w:r w:rsidR="00A90EC4">
        <w:rPr>
          <w:rFonts w:hint="eastAsia"/>
        </w:rPr>
        <w:t>早已明白臨危不亂的道理</w:t>
      </w:r>
      <w:r>
        <w:rPr>
          <w:rFonts w:hint="eastAsia"/>
        </w:rPr>
        <w:t>，</w:t>
      </w:r>
      <w:r w:rsidR="00A90EC4">
        <w:rPr>
          <w:rFonts w:hint="eastAsia"/>
        </w:rPr>
        <w:t>此時雖然</w:t>
      </w:r>
      <w:r w:rsidR="00A24F69">
        <w:rPr>
          <w:rFonts w:hint="eastAsia"/>
        </w:rPr>
        <w:t>緊張</w:t>
      </w:r>
      <w:r>
        <w:rPr>
          <w:rFonts w:hint="eastAsia"/>
        </w:rPr>
        <w:t>，但</w:t>
      </w:r>
      <w:r w:rsidR="00A90EC4">
        <w:rPr>
          <w:rFonts w:hint="eastAsia"/>
        </w:rPr>
        <w:t>卻慢慢平靜下來。</w:t>
      </w:r>
    </w:p>
    <w:p w:rsidR="00C04663" w:rsidRDefault="00A90EC4" w:rsidP="00813907">
      <w:pPr>
        <w:spacing w:after="240"/>
      </w:pPr>
      <w:r>
        <w:rPr>
          <w:rFonts w:hint="eastAsia"/>
        </w:rPr>
        <w:t>靜下心</w:t>
      </w:r>
      <w:r w:rsidR="00A24F69">
        <w:rPr>
          <w:rFonts w:hint="eastAsia"/>
        </w:rPr>
        <w:t>，</w:t>
      </w:r>
      <w:r w:rsidR="00A7259F">
        <w:rPr>
          <w:rFonts w:hint="eastAsia"/>
        </w:rPr>
        <w:t>做好了準備，</w:t>
      </w:r>
      <w:r>
        <w:rPr>
          <w:rFonts w:hint="eastAsia"/>
        </w:rPr>
        <w:t>李龍飛</w:t>
      </w:r>
      <w:r w:rsidR="00A7259F">
        <w:rPr>
          <w:rFonts w:hint="eastAsia"/>
        </w:rPr>
        <w:t>在那貓妖再度從後面再度撲來的時候，往地上一滾</w:t>
      </w:r>
      <w:r w:rsidR="00A24F69">
        <w:rPr>
          <w:rFonts w:hint="eastAsia"/>
        </w:rPr>
        <w:t>便</w:t>
      </w:r>
      <w:r w:rsidR="00A7259F">
        <w:rPr>
          <w:rFonts w:hint="eastAsia"/>
        </w:rPr>
        <w:t>躲過了這一咬</w:t>
      </w:r>
      <w:r w:rsidR="00A24F69">
        <w:rPr>
          <w:rFonts w:hint="eastAsia"/>
        </w:rPr>
        <w:t>。</w:t>
      </w:r>
    </w:p>
    <w:p w:rsidR="00C04663" w:rsidRDefault="00A7259F" w:rsidP="00813907">
      <w:pPr>
        <w:spacing w:after="240"/>
      </w:pPr>
      <w:r>
        <w:rPr>
          <w:rFonts w:hint="eastAsia"/>
        </w:rPr>
        <w:t>跟著他手中轟雷符一扔，灌入靈氣的轟雷符瞬間化成一顆</w:t>
      </w:r>
      <w:r w:rsidR="00A90EC4">
        <w:rPr>
          <w:rFonts w:hint="eastAsia"/>
        </w:rPr>
        <w:t>一尺</w:t>
      </w:r>
      <w:r>
        <w:rPr>
          <w:rFonts w:hint="eastAsia"/>
        </w:rPr>
        <w:t>大的雷球，朝著前方轟然射出</w:t>
      </w:r>
      <w:r w:rsidR="00A24F69">
        <w:rPr>
          <w:rFonts w:hint="eastAsia"/>
        </w:rPr>
        <w:t>。</w:t>
      </w:r>
    </w:p>
    <w:p w:rsidR="00C04663" w:rsidRDefault="00A90EC4" w:rsidP="00813907">
      <w:pPr>
        <w:spacing w:after="240"/>
      </w:pPr>
      <w:r>
        <w:rPr>
          <w:rFonts w:hint="eastAsia"/>
        </w:rPr>
        <w:t>但</w:t>
      </w:r>
      <w:r w:rsidR="00A24F69">
        <w:rPr>
          <w:rFonts w:hint="eastAsia"/>
        </w:rPr>
        <w:t>這轟雷符</w:t>
      </w:r>
      <w:r>
        <w:rPr>
          <w:rFonts w:hint="eastAsia"/>
        </w:rPr>
        <w:t>的</w:t>
      </w:r>
      <w:r w:rsidR="00A24F69">
        <w:rPr>
          <w:rFonts w:hint="eastAsia"/>
        </w:rPr>
        <w:t>威力太大，</w:t>
      </w:r>
      <w:r w:rsidR="00A7259F">
        <w:rPr>
          <w:rFonts w:hint="eastAsia"/>
        </w:rPr>
        <w:t>不僅那貓妖嚇了一跳，就連</w:t>
      </w:r>
      <w:r>
        <w:rPr>
          <w:rFonts w:hint="eastAsia"/>
        </w:rPr>
        <w:t>第一次施展的</w:t>
      </w:r>
      <w:r w:rsidR="00A7259F">
        <w:rPr>
          <w:rFonts w:hint="eastAsia"/>
        </w:rPr>
        <w:t>李龍飛也被震撼到了</w:t>
      </w:r>
      <w:r w:rsidR="00A24F69">
        <w:rPr>
          <w:rFonts w:hint="eastAsia"/>
        </w:rPr>
        <w:t>，一時之間卻忘了操控方向。</w:t>
      </w:r>
    </w:p>
    <w:p w:rsidR="00C04663" w:rsidRDefault="00A7259F" w:rsidP="00813907">
      <w:pPr>
        <w:spacing w:after="240"/>
      </w:pPr>
      <w:r>
        <w:rPr>
          <w:rFonts w:hint="eastAsia"/>
        </w:rPr>
        <w:t>眼看那雷球範圍巨大，貓妖閃避困難，危急之中，那貓妖忍著痛，用力地以三條尾巴往自己身上擊去。</w:t>
      </w:r>
    </w:p>
    <w:p w:rsidR="00C04663" w:rsidRDefault="00A7259F" w:rsidP="00813907">
      <w:pPr>
        <w:spacing w:after="240"/>
      </w:pPr>
      <w:r>
        <w:rPr>
          <w:rFonts w:hint="eastAsia"/>
        </w:rPr>
        <w:t>啪一聲，那貓妖身子被自己尾巴用力一打，吐出一小口鮮血，但也因為這力道，往旁邊偏了一下，堪堪好閃過那雷球的範圍。</w:t>
      </w:r>
    </w:p>
    <w:p w:rsidR="00C04663" w:rsidRDefault="00A7259F" w:rsidP="00813907">
      <w:pPr>
        <w:spacing w:after="240"/>
      </w:pPr>
      <w:r>
        <w:rPr>
          <w:rFonts w:hint="eastAsia"/>
        </w:rPr>
        <w:t>雖沒有直接命中，但週遭的電流也與那貓妖擦身而過，電得那牠全身吃痛，落地一瞬間便往後面退去，不願在與李龍飛糾纏。</w:t>
      </w:r>
    </w:p>
    <w:p w:rsidR="00C04663" w:rsidRDefault="00A24F69" w:rsidP="00813907">
      <w:pPr>
        <w:spacing w:after="240"/>
      </w:pPr>
      <w:r>
        <w:rPr>
          <w:rFonts w:hint="eastAsia"/>
        </w:rPr>
        <w:t>李龍飛這才驚醒，察覺自己剛剛失去了擊殺對方的機會，此時</w:t>
      </w:r>
      <w:r w:rsidR="00A7259F">
        <w:rPr>
          <w:rFonts w:hint="eastAsia"/>
        </w:rPr>
        <w:t>見到對方徹退，眼中殺機一動，手指一指，大喝一聲，</w:t>
      </w:r>
    </w:p>
    <w:p w:rsidR="00C04663" w:rsidRDefault="00A7259F" w:rsidP="00813907">
      <w:pPr>
        <w:spacing w:after="240"/>
      </w:pPr>
      <w:r>
        <w:rPr>
          <w:rFonts w:hint="eastAsia"/>
        </w:rPr>
        <w:t>「著！」</w:t>
      </w:r>
    </w:p>
    <w:p w:rsidR="00C04663" w:rsidRDefault="00A7259F" w:rsidP="00813907">
      <w:pPr>
        <w:spacing w:after="240"/>
      </w:pPr>
      <w:r>
        <w:rPr>
          <w:rFonts w:hint="eastAsia"/>
        </w:rPr>
        <w:lastRenderedPageBreak/>
        <w:t>那剩下的木劍咻一聲同時被引力術與靈識操控，速度斗然加快了一倍，直接往貓妖頭上貫穿飛去，轉眼就要將貓妖給爆頭而亡。</w:t>
      </w:r>
    </w:p>
    <w:p w:rsidR="00C04663" w:rsidRDefault="00A24F69" w:rsidP="00813907">
      <w:pPr>
        <w:spacing w:after="240"/>
      </w:pPr>
      <w:r>
        <w:rPr>
          <w:rFonts w:hint="eastAsia"/>
        </w:rPr>
        <w:t>不過那</w:t>
      </w:r>
      <w:r w:rsidR="00A7259F">
        <w:rPr>
          <w:rFonts w:hint="eastAsia"/>
        </w:rPr>
        <w:t>貓妖</w:t>
      </w:r>
      <w:r>
        <w:rPr>
          <w:rFonts w:hint="eastAsia"/>
        </w:rPr>
        <w:t>不虧是妖獸，在這緊要關頭之際</w:t>
      </w:r>
      <w:r w:rsidR="00A7259F">
        <w:rPr>
          <w:rFonts w:hint="eastAsia"/>
        </w:rPr>
        <w:t>頸部以不可思議的方向往旁一扭，</w:t>
      </w:r>
      <w:r>
        <w:rPr>
          <w:rFonts w:hint="eastAsia"/>
        </w:rPr>
        <w:t>再次</w:t>
      </w:r>
      <w:r w:rsidR="00A7259F">
        <w:rPr>
          <w:rFonts w:hint="eastAsia"/>
        </w:rPr>
        <w:t>閃掉了這致命一擊</w:t>
      </w:r>
      <w:r>
        <w:rPr>
          <w:rFonts w:hint="eastAsia"/>
        </w:rPr>
        <w:t>。</w:t>
      </w:r>
    </w:p>
    <w:p w:rsidR="00C04663" w:rsidRDefault="00A24F69" w:rsidP="00813907">
      <w:pPr>
        <w:spacing w:after="240"/>
      </w:pPr>
      <w:r>
        <w:rPr>
          <w:rFonts w:hint="eastAsia"/>
        </w:rPr>
        <w:t>但這次李龍飛可沒愣住，他手指一揮，劍尖順著往下一轉，貓妖身子終究躲不過地被那飛劍給貫穿了過去。</w:t>
      </w:r>
    </w:p>
    <w:p w:rsidR="00C04663" w:rsidRDefault="00A7259F" w:rsidP="00813907">
      <w:pPr>
        <w:spacing w:after="240"/>
      </w:pPr>
      <w:r>
        <w:rPr>
          <w:rFonts w:hint="eastAsia"/>
        </w:rPr>
        <w:t>啪一聲，雖沒有立即身亡，但貓妖也身受重傷，動彈不得從半空中落在地上。</w:t>
      </w:r>
    </w:p>
    <w:p w:rsidR="00C04663" w:rsidRDefault="00A24F69" w:rsidP="00813907">
      <w:pPr>
        <w:spacing w:after="240"/>
      </w:pPr>
      <w:r>
        <w:rPr>
          <w:rFonts w:hint="eastAsia"/>
        </w:rPr>
        <w:t>雖然</w:t>
      </w:r>
      <w:r w:rsidR="00A7259F">
        <w:rPr>
          <w:rFonts w:hint="eastAsia"/>
        </w:rPr>
        <w:t>貓妖</w:t>
      </w:r>
      <w:r>
        <w:rPr>
          <w:rFonts w:hint="eastAsia"/>
        </w:rPr>
        <w:t>受了</w:t>
      </w:r>
      <w:r w:rsidR="00A7259F">
        <w:rPr>
          <w:rFonts w:hint="eastAsia"/>
        </w:rPr>
        <w:t>重傷，</w:t>
      </w:r>
      <w:r>
        <w:rPr>
          <w:rFonts w:hint="eastAsia"/>
        </w:rPr>
        <w:t>但</w:t>
      </w:r>
      <w:r w:rsidR="00A7259F">
        <w:rPr>
          <w:rFonts w:hint="eastAsia"/>
        </w:rPr>
        <w:t>李龍飛並沒有大意靠近，而是操控著木劍，拼了命的往對方身上刺去。</w:t>
      </w:r>
    </w:p>
    <w:p w:rsidR="00C04663" w:rsidRDefault="00A7259F" w:rsidP="00813907">
      <w:pPr>
        <w:spacing w:after="240"/>
      </w:pPr>
      <w:r>
        <w:rPr>
          <w:rFonts w:hint="eastAsia"/>
        </w:rPr>
        <w:t>那貓妖雖想</w:t>
      </w:r>
      <w:r w:rsidR="00A24F69">
        <w:rPr>
          <w:rFonts w:hint="eastAsia"/>
        </w:rPr>
        <w:t>再</w:t>
      </w:r>
      <w:r>
        <w:rPr>
          <w:rFonts w:hint="eastAsia"/>
        </w:rPr>
        <w:t>躲，但受傷太重，移動不了，只能眼睜睜地看著飛劍射來，跟著慘叫連連，再過一會，便連叫聲也都叫不出來，抽蓄幾下，再也不動地氣絕身亡了。</w:t>
      </w:r>
    </w:p>
    <w:p w:rsidR="00C04663" w:rsidRDefault="00A7259F" w:rsidP="00813907">
      <w:pPr>
        <w:spacing w:after="240"/>
      </w:pPr>
      <w:r>
        <w:rPr>
          <w:rFonts w:hint="eastAsia"/>
        </w:rPr>
        <w:t>直到這時，李龍飛這才呼呼大口喘氣，同時全身一陣哆嗦起來。</w:t>
      </w:r>
    </w:p>
    <w:p w:rsidR="00C04663" w:rsidRDefault="00A7259F" w:rsidP="00813907">
      <w:pPr>
        <w:spacing w:after="240"/>
      </w:pPr>
      <w:r>
        <w:rPr>
          <w:rFonts w:hint="eastAsia"/>
        </w:rPr>
        <w:t>這是他第一次戰鬥，也是他第一次的殺生，一股罪惡感跟疲憊同時升上心頭。</w:t>
      </w:r>
    </w:p>
    <w:p w:rsidR="00C04663" w:rsidRDefault="00A24F69" w:rsidP="00813907">
      <w:pPr>
        <w:spacing w:after="240"/>
      </w:pPr>
      <w:r>
        <w:rPr>
          <w:rFonts w:hint="eastAsia"/>
        </w:rPr>
        <w:t>這倒也不是說他有婦人之仁，而是</w:t>
      </w:r>
      <w:r w:rsidR="003C5304">
        <w:rPr>
          <w:rFonts w:hint="eastAsia"/>
        </w:rPr>
        <w:t>身為富家子弟，從小飽讀詩書，對於殺生這事，本就沒有甚麼經驗，當然心底會有一些的牴觸。</w:t>
      </w:r>
    </w:p>
    <w:p w:rsidR="00C04663" w:rsidRDefault="00A7259F" w:rsidP="00813907">
      <w:pPr>
        <w:spacing w:after="240"/>
      </w:pPr>
      <w:r>
        <w:rPr>
          <w:rFonts w:hint="eastAsia"/>
        </w:rPr>
        <w:t>「我不殺牠，牠便殺我，雖然我殺了生，但這並不是錯的事情。」李龍飛在心中不斷想著，甩了甩頭，將多餘的念頭拋到腦後，擦拭</w:t>
      </w:r>
      <w:r w:rsidR="00A24F69">
        <w:rPr>
          <w:rFonts w:hint="eastAsia"/>
        </w:rPr>
        <w:t>了</w:t>
      </w:r>
      <w:r>
        <w:rPr>
          <w:rFonts w:hint="eastAsia"/>
        </w:rPr>
        <w:t>木劍身上的血跡，也不敢再繼續找尋蛐蛐，打算就這樣回宗門內。</w:t>
      </w:r>
    </w:p>
    <w:p w:rsidR="00C04663" w:rsidRDefault="00A7259F" w:rsidP="00813907">
      <w:pPr>
        <w:spacing w:after="240"/>
      </w:pPr>
      <w:r>
        <w:rPr>
          <w:rFonts w:hint="eastAsia"/>
        </w:rPr>
        <w:t>但臨走之際，</w:t>
      </w:r>
      <w:r w:rsidR="003C5304">
        <w:rPr>
          <w:rFonts w:hint="eastAsia"/>
        </w:rPr>
        <w:t>李龍飛</w:t>
      </w:r>
      <w:r>
        <w:rPr>
          <w:rFonts w:hint="eastAsia"/>
        </w:rPr>
        <w:t>突然想起</w:t>
      </w:r>
      <w:r w:rsidR="003C5304">
        <w:rPr>
          <w:rFonts w:hint="eastAsia"/>
        </w:rPr>
        <w:t>，他</w:t>
      </w:r>
      <w:r>
        <w:rPr>
          <w:rFonts w:hint="eastAsia"/>
        </w:rPr>
        <w:t>曾聽其他師兄說過，大凡這種妖物，身上都有一些地方可以當寶物，於是</w:t>
      </w:r>
      <w:r w:rsidR="003C5304">
        <w:rPr>
          <w:rFonts w:hint="eastAsia"/>
        </w:rPr>
        <w:t>他在</w:t>
      </w:r>
      <w:r>
        <w:rPr>
          <w:rFonts w:hint="eastAsia"/>
        </w:rPr>
        <w:t>半信半疑</w:t>
      </w:r>
      <w:r w:rsidR="003C5304">
        <w:rPr>
          <w:rFonts w:hint="eastAsia"/>
        </w:rPr>
        <w:t>之下，</w:t>
      </w:r>
      <w:r>
        <w:rPr>
          <w:rFonts w:hint="eastAsia"/>
        </w:rPr>
        <w:t>用靈識察看了下，果然看到貓妖的體內有一個富含靈氣的地方。</w:t>
      </w:r>
    </w:p>
    <w:p w:rsidR="00C04663" w:rsidRDefault="003C5304" w:rsidP="00813907">
      <w:pPr>
        <w:spacing w:after="240"/>
      </w:pPr>
      <w:r>
        <w:rPr>
          <w:rFonts w:hint="eastAsia"/>
        </w:rPr>
        <w:t>李龍飛</w:t>
      </w:r>
      <w:r w:rsidR="00A7259F">
        <w:rPr>
          <w:rFonts w:hint="eastAsia"/>
        </w:rPr>
        <w:t>將那東西以其木劍挑出，只見那是一個類似心臟的器官，只是渾圓一塊，上有四個小孔。</w:t>
      </w:r>
    </w:p>
    <w:p w:rsidR="00C04663" w:rsidRDefault="00A7259F" w:rsidP="00813907">
      <w:pPr>
        <w:spacing w:after="240"/>
      </w:pPr>
      <w:r>
        <w:rPr>
          <w:rFonts w:hint="eastAsia"/>
        </w:rPr>
        <w:t>「這東西散出的靈氣跟我吸吐的天地靈氣有些差異，感覺它更加靈動但也更難吸收，而且我吸了一些，就讓我心煩氣燥，想來，這就是自在訣中記載的，妖獸中體內所凝的妖丹吧？」</w:t>
      </w:r>
      <w:r w:rsidR="003C5304">
        <w:rPr>
          <w:rFonts w:hint="eastAsia"/>
        </w:rPr>
        <w:t>看著那東西，李龍飛臉上有些喜色，跟著將它收了起來。</w:t>
      </w:r>
    </w:p>
    <w:p w:rsidR="00C04663" w:rsidRDefault="00A7259F" w:rsidP="00813907">
      <w:pPr>
        <w:spacing w:after="240"/>
      </w:pPr>
      <w:r>
        <w:rPr>
          <w:rFonts w:hint="eastAsia"/>
        </w:rPr>
        <w:t>大凡仙人修行到了一定的程度，體內靈氣累積足夠，就會在丹田處形成一枚金丹，有人亦稱之為仙丹或是靈丹，是結丹之後才會有的東西。</w:t>
      </w:r>
    </w:p>
    <w:p w:rsidR="00C04663" w:rsidRDefault="00A7259F" w:rsidP="00813907">
      <w:pPr>
        <w:spacing w:after="240"/>
      </w:pPr>
      <w:r>
        <w:rPr>
          <w:rFonts w:hint="eastAsia"/>
        </w:rPr>
        <w:t>但異獸們，只要轉生為妖，天生就在體內凝有妖丹。</w:t>
      </w:r>
    </w:p>
    <w:p w:rsidR="00C04663" w:rsidRDefault="00A7259F" w:rsidP="00813907">
      <w:pPr>
        <w:spacing w:after="240"/>
      </w:pPr>
      <w:r>
        <w:rPr>
          <w:rFonts w:hint="eastAsia"/>
        </w:rPr>
        <w:lastRenderedPageBreak/>
        <w:t>這妖丹的靈氣不像金丹那麼的多，但隨著妖獸修練，會越變越大，一些大妖級別的妖獸，其妖丹甚至可以跟人頭相比。</w:t>
      </w:r>
    </w:p>
    <w:p w:rsidR="00C04663" w:rsidRDefault="00A7259F" w:rsidP="00813907">
      <w:pPr>
        <w:spacing w:after="240"/>
      </w:pPr>
      <w:r>
        <w:rPr>
          <w:rFonts w:hint="eastAsia"/>
        </w:rPr>
        <w:t>此時李龍飛挑出的妖丹，只有小姆指頭大小而已，看靈氣量，頂多只有跟練氣一層相當而已，但比起靈石，還是濃郁的多。</w:t>
      </w:r>
    </w:p>
    <w:p w:rsidR="00C04663" w:rsidRDefault="00A7259F" w:rsidP="00813907">
      <w:pPr>
        <w:spacing w:after="240"/>
      </w:pPr>
      <w:r>
        <w:rPr>
          <w:rFonts w:hint="eastAsia"/>
        </w:rPr>
        <w:t>「不知道這妖丹，能不能跟洪師伯換靈石？」李龍飛也不太清楚行情，</w:t>
      </w:r>
      <w:r w:rsidR="003C5304">
        <w:rPr>
          <w:rFonts w:hint="eastAsia"/>
        </w:rPr>
        <w:t>但既然這妖丹的</w:t>
      </w:r>
      <w:del w:id="4502" w:author="簡新佳" w:date="2019-02-25T17:00:00Z">
        <w:r w:rsidR="003C5304" w:rsidDel="0012795F">
          <w:rPr>
            <w:rFonts w:hint="eastAsia"/>
          </w:rPr>
          <w:delText>靈力</w:delText>
        </w:r>
      </w:del>
      <w:ins w:id="4503" w:author="簡新佳" w:date="2019-02-25T17:00:00Z">
        <w:r w:rsidR="0012795F">
          <w:rPr>
            <w:rFonts w:hint="eastAsia"/>
          </w:rPr>
          <w:t>靈氣</w:t>
        </w:r>
      </w:ins>
      <w:r w:rsidR="003C5304">
        <w:rPr>
          <w:rFonts w:hint="eastAsia"/>
        </w:rPr>
        <w:t>比起靈時還要多得多，想來至少值一顆靈石以上吧。</w:t>
      </w:r>
    </w:p>
    <w:p w:rsidR="00C04663" w:rsidRDefault="00A7259F" w:rsidP="00813907">
      <w:pPr>
        <w:spacing w:after="240"/>
      </w:pPr>
      <w:r>
        <w:rPr>
          <w:rFonts w:hint="eastAsia"/>
        </w:rPr>
        <w:t>剛收好妖丹，還沒轉身，他便又聽到草叢裡一陣騷動，靈識一瞧，只見一條頭長金冠，身有二尾的斑紋彩蛇遊來。</w:t>
      </w:r>
    </w:p>
    <w:p w:rsidR="00C04663" w:rsidRDefault="00A7259F" w:rsidP="00813907">
      <w:pPr>
        <w:spacing w:after="240"/>
      </w:pPr>
      <w:r>
        <w:rPr>
          <w:rFonts w:hint="eastAsia"/>
        </w:rPr>
        <w:t>看到這斑紋彩蛇，李龍飛比剛剛更加緊張；他小時後從書上得知，一般野外的蟲獸，越是色彩鮮豔的，越是代表帶著劇毒。</w:t>
      </w:r>
    </w:p>
    <w:p w:rsidR="00C04663" w:rsidRDefault="00A7259F" w:rsidP="00813907">
      <w:pPr>
        <w:spacing w:after="240"/>
      </w:pPr>
      <w:r>
        <w:rPr>
          <w:rFonts w:hint="eastAsia"/>
        </w:rPr>
        <w:t>方才殺那貓妖他是逼不得已，但現在這彩蛇看起來很有可能帶有毒性，如果一個不小心被咬到了，荒山野地中，那可是叫天天不靈，叫地地不靈。</w:t>
      </w:r>
    </w:p>
    <w:p w:rsidR="00C04663" w:rsidRDefault="00A7259F" w:rsidP="00813907">
      <w:pPr>
        <w:spacing w:after="240"/>
      </w:pPr>
      <w:r>
        <w:rPr>
          <w:rFonts w:hint="eastAsia"/>
        </w:rPr>
        <w:t>只見那彩蛇遊來，朝的方向是剛剛那貓妖的屍體，李龍飛雖不知所以，但還是默默往後退開想要躲避。</w:t>
      </w:r>
    </w:p>
    <w:p w:rsidR="00C04663" w:rsidRDefault="003C5304" w:rsidP="00813907">
      <w:pPr>
        <w:spacing w:after="240"/>
      </w:pPr>
      <w:r>
        <w:rPr>
          <w:rFonts w:hint="eastAsia"/>
        </w:rPr>
        <w:t>他卻不知</w:t>
      </w:r>
      <w:r w:rsidR="00A7259F">
        <w:rPr>
          <w:rFonts w:hint="eastAsia"/>
        </w:rPr>
        <w:t>，</w:t>
      </w:r>
      <w:r>
        <w:rPr>
          <w:rFonts w:hint="eastAsia"/>
        </w:rPr>
        <w:t>原來</w:t>
      </w:r>
      <w:r w:rsidR="00A7259F">
        <w:rPr>
          <w:rFonts w:hint="eastAsia"/>
        </w:rPr>
        <w:t>這貓妖三尾之中有一尾帶毒，平常攻擊時多以那尾巴毒害獵物；但他剛剛見李龍飛攻勢單純，沒想要用那毒尾攻擊，想不到轉眼間，被飛劍穿身，重傷之下無力使出毒尾，否則也不致於死得如此冤枉。</w:t>
      </w:r>
    </w:p>
    <w:p w:rsidR="00C04663" w:rsidRDefault="00A7259F" w:rsidP="00813907">
      <w:pPr>
        <w:spacing w:after="240"/>
      </w:pPr>
      <w:r>
        <w:rPr>
          <w:rFonts w:hint="eastAsia"/>
        </w:rPr>
        <w:t>而那彩蛇名為靈羽蛇，性喜吞噬毒物，毒性越高，尾巴越多，最高可以到五尾，長有二尾的靈羽蛇，可說是稍有小成，此時被貓妖的毒性給吸引過來，卻對李龍飛是不屑一顧。</w:t>
      </w:r>
    </w:p>
    <w:p w:rsidR="00C04663" w:rsidRDefault="00A7259F" w:rsidP="00813907">
      <w:pPr>
        <w:spacing w:after="240"/>
      </w:pPr>
      <w:r>
        <w:rPr>
          <w:rFonts w:hint="eastAsia"/>
        </w:rPr>
        <w:t>李龍飛固然不知道這些，但他也沒敢大意，揮手讓兩柄木劍在身邊飛著，並往後退去；要是那毒蛇欺上來，雖然不願，也只能拼死一戰看看。</w:t>
      </w:r>
    </w:p>
    <w:p w:rsidR="00C04663" w:rsidRDefault="00A7259F" w:rsidP="00813907">
      <w:pPr>
        <w:spacing w:after="240"/>
      </w:pPr>
      <w:r>
        <w:rPr>
          <w:rFonts w:hint="eastAsia"/>
        </w:rPr>
        <w:t>只不過有了方才的戰鬥經驗，他懂得不要一次把兩隻飛劍都扔出去，</w:t>
      </w:r>
      <w:r w:rsidR="003C5304">
        <w:rPr>
          <w:rFonts w:hint="eastAsia"/>
        </w:rPr>
        <w:t>免</w:t>
      </w:r>
      <w:r>
        <w:rPr>
          <w:rFonts w:hint="eastAsia"/>
        </w:rPr>
        <w:t>得沒有後招可留。</w:t>
      </w:r>
    </w:p>
    <w:p w:rsidR="00C04663" w:rsidRDefault="00A7259F" w:rsidP="00813907">
      <w:pPr>
        <w:spacing w:after="240"/>
      </w:pPr>
      <w:r>
        <w:rPr>
          <w:rFonts w:hint="eastAsia"/>
        </w:rPr>
        <w:t>靈羽蛇頭吐蛇芯，搖擺著身子，逕自來到貓妖尾巴，見那貓妖動也不動，張口就是咬了下去；就看到那貓妖的尾巴逐漸乾涸，而靈羽蛇頭上的金冠卻是隱隱閃著金芒。</w:t>
      </w:r>
    </w:p>
    <w:p w:rsidR="00C04663" w:rsidRDefault="00A7259F" w:rsidP="00813907">
      <w:pPr>
        <w:spacing w:after="240"/>
      </w:pPr>
      <w:r>
        <w:rPr>
          <w:rFonts w:hint="eastAsia"/>
        </w:rPr>
        <w:t>李龍飛這時已經退到靈羽蛇跟貓妖十尺之外，正鬆了口氣準備轉身，突然他疑了一聲，靈識所見，一隻個頭姆指般大小的褐色平凡蟋蟀從旁往靈羽蛇跳了過去，有如自尋死路一般。</w:t>
      </w:r>
    </w:p>
    <w:p w:rsidR="00C04663" w:rsidRDefault="00A7259F" w:rsidP="00813907">
      <w:pPr>
        <w:spacing w:after="240"/>
      </w:pPr>
      <w:r>
        <w:rPr>
          <w:rFonts w:hint="eastAsia"/>
        </w:rPr>
        <w:lastRenderedPageBreak/>
        <w:t>但那靈羽蛇見到褐色蟋蟀，顧不得吸咬貓妖的毒性，竟張口放下了貓妖尾巴，昂起身子，口吐蛇信，如臨大敵地對著那蟋蟀威嚇起來。</w:t>
      </w:r>
    </w:p>
    <w:p w:rsidR="00C04663" w:rsidRDefault="00A7259F" w:rsidP="00813907">
      <w:pPr>
        <w:spacing w:after="240"/>
      </w:pPr>
      <w:r>
        <w:rPr>
          <w:rFonts w:hint="eastAsia"/>
        </w:rPr>
        <w:t>就看那蟋蟀對著靈羽蛇的威嚇毫不在乎，身子越跳越近，突然黃光一閃，再見到時已經狠狠地咬在靈羽蛇的金冠之上了。</w:t>
      </w:r>
    </w:p>
    <w:p w:rsidR="00C04663" w:rsidRDefault="00A7259F" w:rsidP="00813907">
      <w:pPr>
        <w:spacing w:after="240"/>
      </w:pPr>
      <w:r>
        <w:rPr>
          <w:rFonts w:hint="eastAsia"/>
        </w:rPr>
        <w:t>靈羽蛇頓時嘶嘶大叫，痛得翻滾來翻滾去，想要掙脫褐色蟋蟀的緊咬，但蟋蟀身小，那靈羽蛇滾來滾去卻丟牠不下。</w:t>
      </w:r>
    </w:p>
    <w:p w:rsidR="00C04663" w:rsidRDefault="00A7259F" w:rsidP="00813907">
      <w:pPr>
        <w:spacing w:after="240"/>
      </w:pPr>
      <w:r>
        <w:rPr>
          <w:rFonts w:hint="eastAsia"/>
        </w:rPr>
        <w:t>這突如其來的變化看得李龍飛是目瞪口呆，忘了要離開，就看那靈羽蛇怎樣都甩不開蟋蟀，突然雙眼眼神發狠，一個前竄，往李龍飛身旁一塊大石一頭撞去！</w:t>
      </w:r>
    </w:p>
    <w:p w:rsidR="00C04663" w:rsidRDefault="00A7259F" w:rsidP="00813907">
      <w:pPr>
        <w:spacing w:after="240"/>
      </w:pPr>
      <w:r>
        <w:rPr>
          <w:rFonts w:hint="eastAsia"/>
        </w:rPr>
        <w:t>這一撞，碰一聲褐色蟋蟀立馬被撞得粉身碎骨，而那靈尾蛇也是鮮血直流，看起來是兩敗俱傷，但李龍飛再定神一看，但那褐色蟋蟀不知何時，卻已改咬在靈羽蛇的腹部之處，跟本毫髮無傷。</w:t>
      </w:r>
    </w:p>
    <w:p w:rsidR="00C04663" w:rsidRDefault="00A7259F" w:rsidP="00813907">
      <w:pPr>
        <w:spacing w:after="240"/>
      </w:pPr>
      <w:r>
        <w:rPr>
          <w:rFonts w:hint="eastAsia"/>
        </w:rPr>
        <w:t>就這樣，靈羽蛇怎樣都拿那蟋蟀沒有辦法，越是掙扎，越是更感不支，不一會兒，已經是奄奄一息，再也無法動彈了。</w:t>
      </w:r>
    </w:p>
    <w:p w:rsidR="00C04663" w:rsidRDefault="00A7259F" w:rsidP="00813907">
      <w:pPr>
        <w:spacing w:after="240"/>
      </w:pPr>
      <w:r>
        <w:rPr>
          <w:rFonts w:hint="eastAsia"/>
        </w:rPr>
        <w:t>李龍飛看到這裡，本已經決定離開的心念，突然轉念一動，那褐色蟋蟀身影看來比寒玉的黑色蟋蟀要快上好幾倍，又敢主動攻擊這靈羽蛇，如果能抓到牠，豈不是得到了蟋蟀中的至尊寶嗎。</w:t>
      </w:r>
    </w:p>
    <w:p w:rsidR="00C04663" w:rsidRDefault="00A7259F" w:rsidP="00813907">
      <w:pPr>
        <w:spacing w:after="240"/>
      </w:pPr>
      <w:r>
        <w:rPr>
          <w:rFonts w:hint="eastAsia"/>
        </w:rPr>
        <w:t>他本來就比一般人還要大膽，這幾年雖收斂許多，但骨子裡仍是那名不知天高地厚的少年。</w:t>
      </w:r>
    </w:p>
    <w:p w:rsidR="00C04663" w:rsidRDefault="00A7259F" w:rsidP="00813907">
      <w:pPr>
        <w:spacing w:after="240"/>
      </w:pPr>
      <w:r>
        <w:rPr>
          <w:rFonts w:hint="eastAsia"/>
        </w:rPr>
        <w:t>他心中既然知道了這褐色蟋蟀厲害，便想將牠當作是一隻蛐蛐一樣地收服起來。</w:t>
      </w:r>
    </w:p>
    <w:p w:rsidR="00C04663" w:rsidRDefault="00A7259F" w:rsidP="00813907">
      <w:pPr>
        <w:spacing w:after="240"/>
      </w:pPr>
      <w:r>
        <w:rPr>
          <w:rFonts w:hint="eastAsia"/>
        </w:rPr>
        <w:t>尋思了一陣子後，李龍飛將自個抓蟋蟀的木盒打一開縫，露出裡頭的大東王，並以旁邊帶毛的枯草輕輕觸碰大東王的觸鬚。</w:t>
      </w:r>
    </w:p>
    <w:p w:rsidR="00C04663" w:rsidRDefault="00A7259F" w:rsidP="00813907">
      <w:pPr>
        <w:spacing w:after="240"/>
      </w:pPr>
      <w:r>
        <w:rPr>
          <w:rFonts w:hint="eastAsia"/>
        </w:rPr>
        <w:t>此時那褐色蟋蟀早已吸乾了靈羽蛇的身子，逕自在地上張舞著翅膀鳴叫著。</w:t>
      </w:r>
    </w:p>
    <w:p w:rsidR="00C04663" w:rsidRDefault="00A7259F" w:rsidP="00813907">
      <w:pPr>
        <w:spacing w:after="240"/>
      </w:pPr>
      <w:r>
        <w:rPr>
          <w:rFonts w:hint="eastAsia"/>
        </w:rPr>
        <w:t>李龍飛的大東王在他刻意挑釁之下，在盒子裡頭頭張牙舞爪，同樣也在鳴叫著。</w:t>
      </w:r>
    </w:p>
    <w:p w:rsidR="00C04663" w:rsidRDefault="00A7259F" w:rsidP="00813907">
      <w:pPr>
        <w:spacing w:after="240"/>
      </w:pPr>
      <w:r>
        <w:rPr>
          <w:rFonts w:hint="eastAsia"/>
        </w:rPr>
        <w:t>李龍飛見時機成熟了，便將木盒開口朝向褐色蟋蟀所在，用引力術升起木盒，慢慢飛了過去。</w:t>
      </w:r>
    </w:p>
    <w:p w:rsidR="00C04663" w:rsidRDefault="00A7259F" w:rsidP="00813907">
      <w:pPr>
        <w:spacing w:after="240"/>
      </w:pPr>
      <w:r>
        <w:rPr>
          <w:rFonts w:hint="eastAsia"/>
        </w:rPr>
        <w:t>那褐色蟋蟀聽到大東王的唧唧聲，本來是沒有要理會，但大東王越叫越大聲，木盒越靠越近，褐色蟋蟀一個不滿，黃光一閃，跳進了木盒內就要將那大東王咬死。</w:t>
      </w:r>
    </w:p>
    <w:p w:rsidR="00C04663" w:rsidRDefault="00A7259F" w:rsidP="00813907">
      <w:pPr>
        <w:spacing w:after="240"/>
      </w:pPr>
      <w:r>
        <w:rPr>
          <w:rFonts w:hint="eastAsia"/>
        </w:rPr>
        <w:t>就在此時，李龍飛心中一喜，連忙操控引力術將木盒緊緊蓋上，跟著便感受到木盒中一股大力想要沖出。</w:t>
      </w:r>
    </w:p>
    <w:p w:rsidR="00C04663" w:rsidRDefault="00A7259F" w:rsidP="00813907">
      <w:pPr>
        <w:spacing w:after="240"/>
      </w:pPr>
      <w:r>
        <w:rPr>
          <w:rFonts w:hint="eastAsia"/>
        </w:rPr>
        <w:lastRenderedPageBreak/>
        <w:t>李龍飛衝了過去，胸口噗通噗通跳著，沒料到真的這麼簡單就能抓到，趕忙卸下衣帶，配合開口將木盒捆得死緊緊著，接著又包了好幾層，這才收進了儲物袋中。</w:t>
      </w:r>
    </w:p>
    <w:p w:rsidR="00C04663" w:rsidRDefault="00A7259F" w:rsidP="00813907">
      <w:pPr>
        <w:spacing w:after="240"/>
      </w:pPr>
      <w:r>
        <w:rPr>
          <w:rFonts w:hint="eastAsia"/>
        </w:rPr>
        <w:t>那褐色蟋蟀雖然速度跟毒性都十分厲害，但力量卻不是很大，一時間倒也無法掙脫開來。</w:t>
      </w:r>
    </w:p>
    <w:p w:rsidR="00C04663" w:rsidRDefault="00A7259F" w:rsidP="00813907">
      <w:pPr>
        <w:spacing w:after="240"/>
      </w:pPr>
      <w:r>
        <w:rPr>
          <w:rFonts w:hint="eastAsia"/>
        </w:rPr>
        <w:t>眼看自己這次的目標達成了，李龍飛心中得意的想著，「太好了太好了，這下子明天的鬥蛐蛐我贏定了！」</w:t>
      </w:r>
    </w:p>
    <w:p w:rsidR="00C04663" w:rsidRDefault="00A7259F" w:rsidP="00813907">
      <w:pPr>
        <w:spacing w:after="240"/>
      </w:pPr>
      <w:r>
        <w:rPr>
          <w:rFonts w:hint="eastAsia"/>
        </w:rPr>
        <w:t>當下他也不再多做逗留，三步併做兩步，蹦蹦跳跳地一溜煙的衝回自在道內，自己的廂房裡面。</w:t>
      </w:r>
    </w:p>
    <w:p w:rsidR="00C04663" w:rsidRDefault="00A7259F" w:rsidP="00813907">
      <w:pPr>
        <w:spacing w:after="240"/>
      </w:pPr>
      <w:r>
        <w:rPr>
          <w:rFonts w:hint="eastAsia"/>
        </w:rPr>
        <w:t>當晚李龍飛抱著那木盒，感受到裡頭的蟋蟀跳動，心底很是高興；不過他也有些發愁，「這褐色蟋蟀這麼厲害，又帶著毒性，明天鬥起蛐蛐，我要怎麼讓他聽我的話呢？」</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修仙世家</w:t>
      </w:r>
    </w:p>
    <w:p w:rsidR="00C04663" w:rsidRDefault="00C04663" w:rsidP="00813907">
      <w:pPr>
        <w:spacing w:after="240"/>
      </w:pPr>
    </w:p>
    <w:p w:rsidR="00C04663" w:rsidRDefault="00A7259F" w:rsidP="00813907">
      <w:pPr>
        <w:spacing w:after="240"/>
      </w:pPr>
      <w:r>
        <w:rPr>
          <w:rFonts w:hint="eastAsia"/>
        </w:rPr>
        <w:t>隔天</w:t>
      </w:r>
      <w:r w:rsidR="003C5304">
        <w:rPr>
          <w:rFonts w:hint="eastAsia"/>
        </w:rPr>
        <w:t>，在</w:t>
      </w:r>
      <w:r>
        <w:rPr>
          <w:rFonts w:hint="eastAsia"/>
        </w:rPr>
        <w:t>練完自在訣，寒玉又帶著李龍飛跟著其他道童一起來到廣場上準備約鬥蛐蛐。</w:t>
      </w:r>
    </w:p>
    <w:p w:rsidR="00C04663" w:rsidRDefault="00A7259F" w:rsidP="00813907">
      <w:pPr>
        <w:spacing w:after="240"/>
      </w:pPr>
      <w:r>
        <w:rPr>
          <w:rFonts w:hint="eastAsia"/>
        </w:rPr>
        <w:t>李龍飛尚未想到該怎麼控制那褐色蟋蟀，雖然有些不安，但還是帶著那木盒走去；不過，他也另外準備了兩個備用的蟋蟀木盒前往賽場，心想要是不行，就先用那兩個將就點鬥蛐蛐就好吧。</w:t>
      </w:r>
    </w:p>
    <w:p w:rsidR="00C04663" w:rsidRDefault="00A7259F" w:rsidP="00813907">
      <w:pPr>
        <w:spacing w:after="240"/>
      </w:pPr>
      <w:r>
        <w:rPr>
          <w:rFonts w:hint="eastAsia"/>
        </w:rPr>
        <w:t>一到了廣場，除了之前那些道童之外，人群中還多了一個二十初頭的師兄，站在西門上身後。</w:t>
      </w:r>
    </w:p>
    <w:p w:rsidR="00C04663" w:rsidRDefault="00A7259F" w:rsidP="00813907">
      <w:pPr>
        <w:spacing w:after="240"/>
      </w:pPr>
      <w:r>
        <w:rPr>
          <w:rFonts w:hint="eastAsia"/>
        </w:rPr>
        <w:t>其他弟子雖說同樣仍是圍著廣場，但大部分的人卻是與他有些距離，看得出來對西門上帶來的那位師兄有些畏懼。</w:t>
      </w:r>
    </w:p>
    <w:p w:rsidR="00C04663" w:rsidRDefault="00A7259F" w:rsidP="00813907">
      <w:pPr>
        <w:spacing w:after="240"/>
      </w:pPr>
      <w:r>
        <w:rPr>
          <w:rFonts w:hint="eastAsia"/>
        </w:rPr>
        <w:t>「王寒玉，今天我帶了我哥哥來，他也要參加這鬥蟋蟀，你沒有意見吧？」</w:t>
      </w:r>
    </w:p>
    <w:p w:rsidR="00C04663" w:rsidRDefault="00A7259F" w:rsidP="00813907">
      <w:pPr>
        <w:spacing w:after="240"/>
      </w:pPr>
      <w:r>
        <w:rPr>
          <w:rFonts w:hint="eastAsia"/>
        </w:rPr>
        <w:t>西門道童一見到王寒玉跟李龍飛等便大聲喊著，寒玉一愣，雖然心底有些懵懂，但也沒有理由拒絕。</w:t>
      </w:r>
    </w:p>
    <w:p w:rsidR="00C04663" w:rsidRDefault="00A7259F" w:rsidP="00813907">
      <w:pPr>
        <w:spacing w:after="240"/>
      </w:pPr>
      <w:r>
        <w:rPr>
          <w:rFonts w:hint="eastAsia"/>
        </w:rPr>
        <w:t>「原來那是西門上的哥哥。」李龍飛餘光瞄了過去，只覺得對方雖然輕描淡寫站在那裡，卻彷彿有一道無形的界線畫隔開了四周。</w:t>
      </w:r>
    </w:p>
    <w:p w:rsidR="00C04663" w:rsidRDefault="00A7259F" w:rsidP="00813907">
      <w:pPr>
        <w:spacing w:after="240"/>
      </w:pPr>
      <w:r>
        <w:rPr>
          <w:rFonts w:hint="eastAsia"/>
        </w:rPr>
        <w:lastRenderedPageBreak/>
        <w:t>只不過，那西門上的哥哥也只是看著，久了，這些弟子也就不以為意，開始鬥起了蛐蛐。</w:t>
      </w:r>
    </w:p>
    <w:p w:rsidR="00C04663" w:rsidRDefault="00A7259F" w:rsidP="00813907">
      <w:pPr>
        <w:spacing w:after="240"/>
      </w:pPr>
      <w:r>
        <w:rPr>
          <w:rFonts w:hint="eastAsia"/>
        </w:rPr>
        <w:t>那寒玉的黑嵐這次還是一支獨秀，連鬥四場，都輕易的贏了，算上上次贏的場次，已經連贏十五場了，樂得寒玉趾高氣揚地看著旁邊其他的師兄弟們哈哈大笑著。</w:t>
      </w:r>
    </w:p>
    <w:p w:rsidR="00C04663" w:rsidRDefault="00A7259F" w:rsidP="00813907">
      <w:pPr>
        <w:spacing w:after="240"/>
      </w:pPr>
      <w:r>
        <w:rPr>
          <w:rFonts w:hint="eastAsia"/>
        </w:rPr>
        <w:t>便在此時，那西門上這時看了身後的哥哥一眼，後者眼神稍稍示意了下，西門上便拿出了一個玉盒，走上前去說道。</w:t>
      </w:r>
    </w:p>
    <w:p w:rsidR="00C04663" w:rsidRDefault="00A7259F" w:rsidP="00813907">
      <w:pPr>
        <w:spacing w:after="240"/>
      </w:pPr>
      <w:r>
        <w:rPr>
          <w:rFonts w:hint="eastAsia"/>
        </w:rPr>
        <w:t>「寒玉，我這蟋蟀叫天霸子，要跟你那黑嵐鬥上一鬥，賭金十個靈石，你敢是不敢？」</w:t>
      </w:r>
    </w:p>
    <w:p w:rsidR="00C04663" w:rsidRDefault="00A7259F" w:rsidP="00813907">
      <w:pPr>
        <w:spacing w:after="240"/>
      </w:pPr>
      <w:r>
        <w:rPr>
          <w:rFonts w:hint="eastAsia"/>
        </w:rPr>
        <w:t>眾人聽到西門上這麼一說，都是深吸了一口氣，幾個跟寒玉要好的弟子，還竊竊私語，跟其他人打聽為甚麼西門上今天會這麼有自信自己能贏？</w:t>
      </w:r>
    </w:p>
    <w:p w:rsidR="00C04663" w:rsidRDefault="00A7259F" w:rsidP="00813907">
      <w:pPr>
        <w:spacing w:after="240"/>
      </w:pPr>
      <w:r>
        <w:rPr>
          <w:rFonts w:hint="eastAsia"/>
        </w:rPr>
        <w:t>就看到西門上打開玉盒，一隻巨大無比，約有一個雞蛋大小的蟋蟀，站在玉盒中間，一身威風凜凜，鼓翅鳴叫著。</w:t>
      </w:r>
    </w:p>
    <w:p w:rsidR="00C04663" w:rsidRDefault="00A7259F" w:rsidP="00813907">
      <w:pPr>
        <w:spacing w:after="240"/>
      </w:pPr>
      <w:r>
        <w:rPr>
          <w:rFonts w:hint="eastAsia"/>
        </w:rPr>
        <w:t>看到那蟋蟀，王寒玉臉色也是微微一變；他雖然對自幾的黑嵐頗有信心，但西門上這麼誇口，那天霸王又這麼大隻，一時之間，寒玉也是覺得有些遲疑。</w:t>
      </w:r>
    </w:p>
    <w:p w:rsidR="00C04663" w:rsidRDefault="00A7259F" w:rsidP="00813907">
      <w:pPr>
        <w:spacing w:after="240"/>
      </w:pPr>
      <w:r>
        <w:rPr>
          <w:rFonts w:hint="eastAsia"/>
        </w:rPr>
        <w:t>要知道，十個靈石那可是弟子們</w:t>
      </w:r>
      <w:r w:rsidR="00A90EC4">
        <w:rPr>
          <w:rFonts w:hint="eastAsia"/>
        </w:rPr>
        <w:t>快半年</w:t>
      </w:r>
      <w:r>
        <w:rPr>
          <w:rFonts w:hint="eastAsia"/>
        </w:rPr>
        <w:t>才能累積的財富。</w:t>
      </w:r>
    </w:p>
    <w:p w:rsidR="00C04663" w:rsidRDefault="00A7259F" w:rsidP="00813907">
      <w:pPr>
        <w:spacing w:after="240"/>
      </w:pPr>
      <w:r>
        <w:rPr>
          <w:rFonts w:hint="eastAsia"/>
        </w:rPr>
        <w:t>自在道不大，靈石仙丹不多，在踏入修仙第一步後，宗門每個月會發放</w:t>
      </w:r>
      <w:r w:rsidR="00A90EC4">
        <w:rPr>
          <w:rFonts w:hint="eastAsia"/>
        </w:rPr>
        <w:t>兩</w:t>
      </w:r>
      <w:r>
        <w:rPr>
          <w:rFonts w:hint="eastAsia"/>
        </w:rPr>
        <w:t>個靈石給外門弟子，除此之外，其他物資都是靠弟子們自己辦任務換取而來的。</w:t>
      </w:r>
    </w:p>
    <w:p w:rsidR="00C04663" w:rsidRDefault="00A7259F" w:rsidP="00813907">
      <w:pPr>
        <w:spacing w:after="240"/>
      </w:pPr>
      <w:r>
        <w:rPr>
          <w:rFonts w:hint="eastAsia"/>
        </w:rPr>
        <w:t>雖然寒玉之前贏了許多，但靈石是越多越好，這時西門上要跟他賭十個靈石，他也是有些擔憂。</w:t>
      </w:r>
    </w:p>
    <w:p w:rsidR="00C04663" w:rsidRDefault="00A7259F" w:rsidP="00813907">
      <w:pPr>
        <w:spacing w:after="240"/>
      </w:pPr>
      <w:r>
        <w:rPr>
          <w:rFonts w:hint="eastAsia"/>
        </w:rPr>
        <w:t>不過他到底是小孩子脾氣，加上之前贏了也快三十個靈石，在西門上跟其他弟子的鼓譟之下，很快地就答應讓黑嵐跟那天霸王比試。</w:t>
      </w:r>
    </w:p>
    <w:p w:rsidR="00C04663" w:rsidRDefault="00A7259F" w:rsidP="00813907">
      <w:pPr>
        <w:spacing w:after="240"/>
      </w:pPr>
      <w:r>
        <w:rPr>
          <w:rFonts w:hint="eastAsia"/>
        </w:rPr>
        <w:t>這西門上養的天霸王果然有些不凡，雖然速度不快，但身強體壯，即使被黑嵐咬了好幾口，卻都是若無其事繼續鬥了下去。</w:t>
      </w:r>
    </w:p>
    <w:p w:rsidR="00C04663" w:rsidRDefault="00A7259F" w:rsidP="00813907">
      <w:pPr>
        <w:spacing w:after="240"/>
      </w:pPr>
      <w:r>
        <w:rPr>
          <w:rFonts w:hint="eastAsia"/>
        </w:rPr>
        <w:t>加上他體形龐大，但隨便前腳一揮，掀起的威力就讓人不勉擔心，黑嵐只要被打到一次，勝負可能就此決定下來了。</w:t>
      </w:r>
    </w:p>
    <w:p w:rsidR="00C04663" w:rsidRDefault="00A7259F" w:rsidP="00813907">
      <w:pPr>
        <w:spacing w:after="240"/>
      </w:pPr>
      <w:r>
        <w:rPr>
          <w:rFonts w:hint="eastAsia"/>
        </w:rPr>
        <w:t>一時間，兩隻蟋蟀鬥個棋鼓相當，好不熱鬧。</w:t>
      </w:r>
    </w:p>
    <w:p w:rsidR="00C04663" w:rsidRDefault="00A7259F" w:rsidP="00813907">
      <w:pPr>
        <w:spacing w:after="240"/>
      </w:pPr>
      <w:r>
        <w:rPr>
          <w:rFonts w:hint="eastAsia"/>
        </w:rPr>
        <w:t>這時候週圍的弟子們也都看得熱切起來，有的替黑嵐加油，有的則是希望天霸王獲勝，中止這黑嵐的連勝，替他們輸掉的蟋蟀討回一個顏面。</w:t>
      </w:r>
    </w:p>
    <w:p w:rsidR="00C04663" w:rsidRDefault="00A7259F" w:rsidP="00813907">
      <w:pPr>
        <w:spacing w:after="240"/>
      </w:pPr>
      <w:r>
        <w:rPr>
          <w:rFonts w:hint="eastAsia"/>
        </w:rPr>
        <w:lastRenderedPageBreak/>
        <w:t>李龍飛自然是替寒玉加油，但他在加油時也不時偷看那西門上的哥哥。</w:t>
      </w:r>
    </w:p>
    <w:p w:rsidR="00C04663" w:rsidRDefault="00A7259F" w:rsidP="00813907">
      <w:pPr>
        <w:spacing w:after="240"/>
      </w:pPr>
      <w:r>
        <w:rPr>
          <w:rFonts w:hint="eastAsia"/>
        </w:rPr>
        <w:t>剛剛西門上在賽前跟他哥哥眉來眼去的那瞬間，雖然旁邊好像沒有人看到，但他靈識卻正好掃到，總覺得好像會有甚麼不對。</w:t>
      </w:r>
    </w:p>
    <w:p w:rsidR="00C04663" w:rsidRDefault="00A7259F" w:rsidP="00813907">
      <w:pPr>
        <w:spacing w:after="240"/>
      </w:pPr>
      <w:r>
        <w:rPr>
          <w:rFonts w:hint="eastAsia"/>
        </w:rPr>
        <w:t>只不過這種事想想就算，沒有必要跟寒玉說出來。</w:t>
      </w:r>
    </w:p>
    <w:p w:rsidR="00C04663" w:rsidRDefault="00A7259F" w:rsidP="00813907">
      <w:pPr>
        <w:spacing w:after="240"/>
      </w:pPr>
      <w:r>
        <w:rPr>
          <w:rFonts w:hint="eastAsia"/>
        </w:rPr>
        <w:t>就在黑嵐又閃過天霸王左前撲的一咬時，這時那西門上的哥哥，突然嘴唇輕豈，跟著體內的</w:t>
      </w:r>
      <w:del w:id="4504" w:author="簡新佳" w:date="2019-02-25T17:00:00Z">
        <w:r w:rsidDel="0012795F">
          <w:rPr>
            <w:rFonts w:hint="eastAsia"/>
          </w:rPr>
          <w:delText>靈力</w:delText>
        </w:r>
      </w:del>
      <w:ins w:id="4505" w:author="簡新佳" w:date="2019-02-25T17:00:00Z">
        <w:r w:rsidR="0012795F">
          <w:rPr>
            <w:rFonts w:hint="eastAsia"/>
          </w:rPr>
          <w:t>靈氣</w:t>
        </w:r>
      </w:ins>
      <w:r>
        <w:rPr>
          <w:rFonts w:hint="eastAsia"/>
        </w:rPr>
        <w:t>運轉，一股非常細微的靈氣波動傳過，要不是李龍飛一直在注意，加上他靈識比一般弟子強大，怕是也不會有所察覺。</w:t>
      </w:r>
    </w:p>
    <w:p w:rsidR="00C04663" w:rsidRDefault="00A7259F" w:rsidP="00813907">
      <w:pPr>
        <w:spacing w:after="240"/>
      </w:pPr>
      <w:r>
        <w:rPr>
          <w:rFonts w:hint="eastAsia"/>
        </w:rPr>
        <w:t>就看到那黑嵐本來要閃過天霸王的右前腳，但突然身子一頓，被那右前腳打在身上，直往賽場後頭飛去。</w:t>
      </w:r>
    </w:p>
    <w:p w:rsidR="00C04663" w:rsidRDefault="00A7259F" w:rsidP="00813907">
      <w:pPr>
        <w:spacing w:after="240"/>
      </w:pPr>
      <w:r>
        <w:rPr>
          <w:rFonts w:hint="eastAsia"/>
        </w:rPr>
        <w:t>這麼一來，黑嵐受了傷，速度自然下降許多，天霸王則是氣勢高昂許多，不一會兒，又擊中了黑嵐好幾下。</w:t>
      </w:r>
    </w:p>
    <w:p w:rsidR="00C04663" w:rsidRDefault="00A7259F" w:rsidP="00813907">
      <w:pPr>
        <w:spacing w:after="240"/>
      </w:pPr>
      <w:r>
        <w:rPr>
          <w:rFonts w:hint="eastAsia"/>
        </w:rPr>
        <w:t>寒玉這時看得是心疼不已，連忙出聲說道，「停停停，我認輸，我認輸，十塊靈石給你，你快叫那天霸王停下來！」</w:t>
      </w:r>
    </w:p>
    <w:p w:rsidR="00C04663" w:rsidRDefault="00A7259F" w:rsidP="00813907">
      <w:pPr>
        <w:spacing w:after="240"/>
      </w:pPr>
      <w:r>
        <w:rPr>
          <w:rFonts w:hint="eastAsia"/>
        </w:rPr>
        <w:t>就看到西門上嘿嘿一笑，故意故左右而言他之說，「疑？寒玉師弟，你確定嗎，我看你那黑嵐還可以打阿，你不讓他再多撐一下嗎？」</w:t>
      </w:r>
    </w:p>
    <w:p w:rsidR="00C04663" w:rsidRDefault="00A7259F" w:rsidP="00813907">
      <w:pPr>
        <w:spacing w:after="240"/>
      </w:pPr>
      <w:r>
        <w:rPr>
          <w:rFonts w:hint="eastAsia"/>
        </w:rPr>
        <w:t>「搞不好等等他來個大逆轉，這十塊靈石反而是我輸給了你也說不定阿？」</w:t>
      </w:r>
    </w:p>
    <w:p w:rsidR="00C04663" w:rsidRDefault="00A7259F" w:rsidP="00813907">
      <w:pPr>
        <w:spacing w:after="240"/>
      </w:pPr>
      <w:r>
        <w:rPr>
          <w:rFonts w:hint="eastAsia"/>
        </w:rPr>
        <w:t>「我說認輸就是認輸，你快叫那天霸王停下來，快點快點！」寒玉看到黑嵐又受到天霸王一擊，幾乎要撐不下去，差點哭喊出來急叫著。</w:t>
      </w:r>
    </w:p>
    <w:p w:rsidR="00C04663" w:rsidRDefault="00A7259F" w:rsidP="00813907">
      <w:pPr>
        <w:spacing w:after="240"/>
      </w:pPr>
      <w:r>
        <w:rPr>
          <w:rFonts w:hint="eastAsia"/>
        </w:rPr>
        <w:t>「好吧，那你掏出那十個靈石，我就叫牠停下。」西門上聳了聳肩，看著寒玉。</w:t>
      </w:r>
    </w:p>
    <w:p w:rsidR="00C04663" w:rsidRDefault="00A7259F" w:rsidP="00813907">
      <w:pPr>
        <w:spacing w:after="240"/>
      </w:pPr>
      <w:r>
        <w:rPr>
          <w:rFonts w:hint="eastAsia"/>
        </w:rPr>
        <w:t>寒玉二話不說，砰一聲丟出了十個靈石，接著就要將那天霸王給驅離黑嵐身邊。</w:t>
      </w:r>
    </w:p>
    <w:p w:rsidR="00C04663" w:rsidRDefault="00A7259F" w:rsidP="00813907">
      <w:pPr>
        <w:spacing w:after="240"/>
      </w:pPr>
      <w:r>
        <w:rPr>
          <w:rFonts w:hint="eastAsia"/>
        </w:rPr>
        <w:t>就在這時，天霸王一個發狠，開口用力一咬，那黑嵐本已傷痕累累，這時躲避不及，被咬在頭上，頓時六腳掙扎了下，再也不動。</w:t>
      </w:r>
    </w:p>
    <w:p w:rsidR="00C04663" w:rsidRDefault="00A7259F" w:rsidP="00813907">
      <w:pPr>
        <w:spacing w:after="240"/>
      </w:pPr>
      <w:r>
        <w:rPr>
          <w:rFonts w:hint="eastAsia"/>
        </w:rPr>
        <w:t>「黑嵐！我的黑嵐阿！」那寒玉心痛至急，加上年幼，竟哭喊了出來。</w:t>
      </w:r>
    </w:p>
    <w:p w:rsidR="00C04663" w:rsidRDefault="00A7259F" w:rsidP="00813907">
      <w:pPr>
        <w:spacing w:after="240"/>
      </w:pPr>
      <w:r>
        <w:rPr>
          <w:rFonts w:hint="eastAsia"/>
        </w:rPr>
        <w:t>西門上這時將那十個靈石收起，搖搖頭好像很歉疚地說，「抱歉阿寒玉師弟，我沒想到我的這天霸王這麼兇，是我不好，我還你五個靈石，你別傷心了吧。」</w:t>
      </w:r>
    </w:p>
    <w:p w:rsidR="00C04663" w:rsidRDefault="00A7259F" w:rsidP="00813907">
      <w:pPr>
        <w:spacing w:after="240"/>
      </w:pPr>
      <w:r>
        <w:rPr>
          <w:rFonts w:hint="eastAsia"/>
        </w:rPr>
        <w:t>一旁的眾人見到這樣的結果，有的之前被寒玉贏了好幾場，紛紛叫好，也有的對寒玉頗為同情，安慰著他。</w:t>
      </w:r>
    </w:p>
    <w:p w:rsidR="00C04663" w:rsidRDefault="00A7259F" w:rsidP="00813907">
      <w:pPr>
        <w:spacing w:after="240"/>
      </w:pPr>
      <w:r>
        <w:rPr>
          <w:rFonts w:hint="eastAsia"/>
        </w:rPr>
        <w:t>而這事雖然跟李龍飛不相干，但他跟寒玉一向不錯，加上脾氣又是直接，此時見</w:t>
      </w:r>
      <w:r>
        <w:rPr>
          <w:rFonts w:hint="eastAsia"/>
        </w:rPr>
        <w:lastRenderedPageBreak/>
        <w:t>寒玉難過成這樣，衝口就對西門上說，「不公平，你做弊，是你做弊害死了寒玉師兄的蛐蛐。」</w:t>
      </w:r>
    </w:p>
    <w:p w:rsidR="00C04663" w:rsidRDefault="00A7259F" w:rsidP="00813907">
      <w:pPr>
        <w:spacing w:after="240"/>
      </w:pPr>
      <w:r>
        <w:rPr>
          <w:rFonts w:hint="eastAsia"/>
        </w:rPr>
        <w:t>此話一說，眾人都倒抽了口氣，那西門上</w:t>
      </w:r>
      <w:r w:rsidR="00A90EC4">
        <w:rPr>
          <w:rFonts w:hint="eastAsia"/>
        </w:rPr>
        <w:t>則是</w:t>
      </w:r>
      <w:r>
        <w:rPr>
          <w:rFonts w:hint="eastAsia"/>
        </w:rPr>
        <w:t>臉</w:t>
      </w:r>
      <w:r w:rsidR="00A90EC4">
        <w:rPr>
          <w:rFonts w:hint="eastAsia"/>
        </w:rPr>
        <w:t>色發青，</w:t>
      </w:r>
      <w:r>
        <w:rPr>
          <w:rFonts w:hint="eastAsia"/>
        </w:rPr>
        <w:t>盯著李龍飛</w:t>
      </w:r>
      <w:r w:rsidR="00A90EC4">
        <w:rPr>
          <w:rFonts w:hint="eastAsia"/>
        </w:rPr>
        <w:t>喝</w:t>
      </w:r>
      <w:r>
        <w:rPr>
          <w:rFonts w:hint="eastAsia"/>
        </w:rPr>
        <w:t>道，「你</w:t>
      </w:r>
      <w:r>
        <w:t>…</w:t>
      </w:r>
      <w:r>
        <w:rPr>
          <w:rFonts w:hint="eastAsia"/>
        </w:rPr>
        <w:t>你別含血噴人，我做甚麼弊了，可有證據嗎？」</w:t>
      </w:r>
    </w:p>
    <w:p w:rsidR="00C04663" w:rsidRDefault="00A7259F" w:rsidP="00813907">
      <w:pPr>
        <w:spacing w:after="240"/>
      </w:pPr>
      <w:r>
        <w:rPr>
          <w:rFonts w:hint="eastAsia"/>
        </w:rPr>
        <w:t>寒玉這時雖然已經淚流兩行，但他自小在宗內長大，深知那西門上的背景，此時連忙拿起了黑嵐的屍體，對著李龍飛搖搖頭說，「龍飛師弟，不要亂說，我們不過是鬥蛐蛐罷了，怎麼會做甚麼弊呢？」</w:t>
      </w:r>
    </w:p>
    <w:p w:rsidR="00C04663" w:rsidRDefault="00A7259F" w:rsidP="00813907">
      <w:pPr>
        <w:spacing w:after="240"/>
      </w:pPr>
      <w:r>
        <w:rPr>
          <w:rFonts w:hint="eastAsia"/>
        </w:rPr>
        <w:t>李龍飛話說一出口，就已經有些後悔，但這時聽到寒玉不相信他，心底那倔脾氣又再度升起，他看著西門上身後的哥哥說，「我剛剛看到他，他嘴唇輕啟，不知道念了甚麼法訣，跟著</w:t>
      </w:r>
      <w:del w:id="4506" w:author="簡新佳" w:date="2019-02-25T17:00:00Z">
        <w:r w:rsidDel="0012795F">
          <w:rPr>
            <w:rFonts w:hint="eastAsia"/>
          </w:rPr>
          <w:delText>靈力</w:delText>
        </w:r>
      </w:del>
      <w:ins w:id="4507" w:author="簡新佳" w:date="2019-02-25T17:00:00Z">
        <w:r w:rsidR="0012795F">
          <w:rPr>
            <w:rFonts w:hint="eastAsia"/>
          </w:rPr>
          <w:t>靈氣</w:t>
        </w:r>
      </w:ins>
      <w:r>
        <w:rPr>
          <w:rFonts w:hint="eastAsia"/>
        </w:rPr>
        <w:t>散出阻了那寒玉的蟋蟀一下。」</w:t>
      </w:r>
    </w:p>
    <w:p w:rsidR="00C04663" w:rsidRDefault="00A7259F" w:rsidP="00813907">
      <w:pPr>
        <w:spacing w:after="240"/>
      </w:pPr>
      <w:r>
        <w:rPr>
          <w:rFonts w:hint="eastAsia"/>
        </w:rPr>
        <w:t>此話一說，原本</w:t>
      </w:r>
      <w:r w:rsidR="00A90EC4">
        <w:rPr>
          <w:rFonts w:hint="eastAsia"/>
        </w:rPr>
        <w:t>還有些</w:t>
      </w:r>
      <w:r>
        <w:rPr>
          <w:rFonts w:hint="eastAsia"/>
        </w:rPr>
        <w:t>鬧轟轟的人群頓時安靜下來，就連西門上也倒吸了一口氣，往身後的哥哥那看去。</w:t>
      </w:r>
    </w:p>
    <w:p w:rsidR="00C04663" w:rsidRDefault="00A7259F" w:rsidP="00813907">
      <w:pPr>
        <w:spacing w:after="240"/>
      </w:pPr>
      <w:r>
        <w:rPr>
          <w:rFonts w:hint="eastAsia"/>
        </w:rPr>
        <w:t>原來這西門上與他的哥哥，西門吹雪，身份大有來歷，乃是來自附近的一個名叫西門家族的修仙世家。</w:t>
      </w:r>
    </w:p>
    <w:p w:rsidR="00C04663" w:rsidRDefault="00A7259F" w:rsidP="00813907">
      <w:pPr>
        <w:spacing w:after="240"/>
      </w:pPr>
      <w:r>
        <w:rPr>
          <w:rFonts w:hint="eastAsia"/>
        </w:rPr>
        <w:t>修仙之人，雖說本該放下世俗雜事，不理紅塵，但事實上修仙界的資源卻是很有限的，不管是靈丹仙草，寶物的利益關係，很多時候反而比一般凡俗更加的重視家族血脈的興旺。</w:t>
      </w:r>
    </w:p>
    <w:p w:rsidR="00C04663" w:rsidRDefault="00A7259F" w:rsidP="00813907">
      <w:pPr>
        <w:spacing w:after="240"/>
      </w:pPr>
      <w:r>
        <w:rPr>
          <w:rFonts w:hint="eastAsia"/>
        </w:rPr>
        <w:t>這也是為甚麼，會有修仙世家的原因。</w:t>
      </w:r>
    </w:p>
    <w:p w:rsidR="00C04663" w:rsidRDefault="00A7259F" w:rsidP="00813907">
      <w:pPr>
        <w:spacing w:after="240"/>
      </w:pPr>
      <w:r>
        <w:rPr>
          <w:rFonts w:hint="eastAsia"/>
        </w:rPr>
        <w:t>西門上的哥哥原本站在那頭不說話，此時一聽，臉色一沉，眼神中慢慢泛起寒意，冷冷瞪著李龍飛道，「甚麼他不他，你修為比我還低，就該稱我為師兄。」</w:t>
      </w:r>
    </w:p>
    <w:p w:rsidR="00C04663" w:rsidRDefault="00A7259F" w:rsidP="00813907">
      <w:pPr>
        <w:spacing w:after="240"/>
      </w:pPr>
      <w:r>
        <w:rPr>
          <w:rFonts w:hint="eastAsia"/>
        </w:rPr>
        <w:t>這時候旁邊幾個較大的弟子聽出了西門吹雪的不滿，也紛紛開口，「是阿，龍飛師弟，話不能隨便亂講，吹雪師兄修為乃練氣五層，你不尊敬他也就算了，怎麼可以誣賴他做弊呢？」</w:t>
      </w:r>
    </w:p>
    <w:p w:rsidR="00C04663" w:rsidRDefault="00A7259F" w:rsidP="00813907">
      <w:pPr>
        <w:spacing w:after="240"/>
      </w:pPr>
      <w:r>
        <w:rPr>
          <w:rFonts w:hint="eastAsia"/>
        </w:rPr>
        <w:t>「嘿、李師弟好樣的，練氣三層就敢這麼囂張，要再讓你修為再高個幾層，豈不是連師叔們都不放眼裡了！」</w:t>
      </w:r>
    </w:p>
    <w:p w:rsidR="00C04663" w:rsidRDefault="00A7259F" w:rsidP="00813907">
      <w:pPr>
        <w:spacing w:after="240"/>
      </w:pPr>
      <w:r>
        <w:rPr>
          <w:rFonts w:hint="eastAsia"/>
        </w:rPr>
        <w:t>「恐怕不需要修為多高，現在他就不把大家放眼裡了！」</w:t>
      </w:r>
    </w:p>
    <w:p w:rsidR="00C04663" w:rsidRDefault="00A7259F" w:rsidP="00813907">
      <w:pPr>
        <w:spacing w:after="240"/>
      </w:pPr>
      <w:r>
        <w:rPr>
          <w:rFonts w:hint="eastAsia"/>
        </w:rPr>
        <w:t>眼看那些較資深的弟子都開始叫嚷，一名和李龍飛較好，平日較為圓滑的弟子連忙說道，「吹雪師兄，不好意思，李龍飛小師弟剛入門不久，還不懂事，還請你大人有大量，不要跟晚輩計較才好。」</w:t>
      </w:r>
    </w:p>
    <w:p w:rsidR="00C04663" w:rsidRDefault="00A7259F" w:rsidP="00813907">
      <w:pPr>
        <w:spacing w:after="240"/>
      </w:pPr>
      <w:r>
        <w:rPr>
          <w:rFonts w:hint="eastAsia"/>
        </w:rPr>
        <w:t>這番話說來雖然有些過份示弱，但實則只是丟李龍飛的面子而已，對那弟子卻是</w:t>
      </w:r>
      <w:r>
        <w:rPr>
          <w:rFonts w:hint="eastAsia"/>
        </w:rPr>
        <w:lastRenderedPageBreak/>
        <w:t>不痛不癢，故他說起來卻也沒有甚麼在意。</w:t>
      </w:r>
    </w:p>
    <w:p w:rsidR="00C04663" w:rsidRDefault="00A7259F" w:rsidP="00813907">
      <w:pPr>
        <w:spacing w:after="240"/>
      </w:pPr>
      <w:r>
        <w:rPr>
          <w:rFonts w:hint="eastAsia"/>
        </w:rPr>
        <w:t>只是李龍飛這麼一聽，可就不樂意了。</w:t>
      </w:r>
    </w:p>
    <w:p w:rsidR="00C04663" w:rsidRDefault="00A7259F" w:rsidP="00813907">
      <w:pPr>
        <w:spacing w:after="240"/>
      </w:pPr>
      <w:r>
        <w:rPr>
          <w:rFonts w:hint="eastAsia"/>
        </w:rPr>
        <w:t>他性子剛烈，此時被西門吹雪這樣威嚇，加上身邊那些弟子們的奚落，他脹紅著臉說，「我沒亂說，他明明就耍詐，憑甚麼說我是錯的！」</w:t>
      </w:r>
    </w:p>
    <w:p w:rsidR="00C04663" w:rsidRDefault="00A7259F" w:rsidP="00813907">
      <w:pPr>
        <w:spacing w:after="240"/>
      </w:pPr>
      <w:r>
        <w:rPr>
          <w:rFonts w:hint="eastAsia"/>
        </w:rPr>
        <w:t>那西門吹雪本已有怒氣，此時又聽到李龍飛再度指責自己，身子一晃，直接衝到了李龍飛的面前，賞了他一個巴掌。</w:t>
      </w:r>
    </w:p>
    <w:p w:rsidR="00C04663" w:rsidRDefault="00A7259F" w:rsidP="00813907">
      <w:pPr>
        <w:spacing w:after="240"/>
      </w:pPr>
      <w:r>
        <w:rPr>
          <w:rFonts w:hint="eastAsia"/>
        </w:rPr>
        <w:t>李龍飛被這一掌打得暈頭轉向，眼冒金星，忍不住低吼一聲，便要衝上去跟西門吹雪拼命。</w:t>
      </w:r>
    </w:p>
    <w:p w:rsidR="00C04663" w:rsidRDefault="00A7259F" w:rsidP="00813907">
      <w:pPr>
        <w:spacing w:after="240"/>
      </w:pPr>
      <w:r>
        <w:rPr>
          <w:rFonts w:hint="eastAsia"/>
        </w:rPr>
        <w:t>就看到一名資深的外門弟子，往眾人中間一站，沉聲說道，「這裡乃非弟子比試的地方，若你們要比試，就去伏虎台上再說！」</w:t>
      </w:r>
    </w:p>
    <w:p w:rsidR="00C04663" w:rsidRDefault="00A7259F" w:rsidP="00813907">
      <w:pPr>
        <w:spacing w:after="240"/>
      </w:pPr>
      <w:r>
        <w:rPr>
          <w:rFonts w:hint="eastAsia"/>
        </w:rPr>
        <w:t>西門吹雪看著李龍飛，聲如寒冰般輕聲說道，「去伏虎台比試便不用了，不過是區區練氣三層的弟子，若是與之比試了，別人還笑我以大欺小。但若是他不服，我自可在這劃個圈，讓一隻手跟他玩玩！」</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我還有一雙拳頭</w:t>
      </w:r>
    </w:p>
    <w:p w:rsidR="00C04663" w:rsidRDefault="00C04663" w:rsidP="00813907">
      <w:pPr>
        <w:spacing w:after="240"/>
      </w:pPr>
    </w:p>
    <w:p w:rsidR="00C04663" w:rsidRDefault="00A7259F" w:rsidP="00813907">
      <w:pPr>
        <w:spacing w:after="240"/>
      </w:pPr>
      <w:r>
        <w:rPr>
          <w:rFonts w:hint="eastAsia"/>
        </w:rPr>
        <w:t>李龍飛站在那臉色鐵青，他知道自己修為比對方低了兩層，一打起來肯定是有輸無贏，搞不好還得重傷幾個月，但要他咽下這口氣，實在是難以忍受。</w:t>
      </w:r>
    </w:p>
    <w:p w:rsidR="00C04663" w:rsidRDefault="00A7259F" w:rsidP="00813907">
      <w:pPr>
        <w:spacing w:after="240"/>
      </w:pPr>
      <w:r>
        <w:rPr>
          <w:rFonts w:hint="eastAsia"/>
        </w:rPr>
        <w:t>寒玉師兄站在李龍飛身旁，拉了拉他的衣袖，撇撇眼低聲向他傳音。</w:t>
      </w:r>
    </w:p>
    <w:p w:rsidR="00C04663" w:rsidRDefault="00A7259F" w:rsidP="00813907">
      <w:pPr>
        <w:spacing w:after="240"/>
      </w:pPr>
      <w:r>
        <w:rPr>
          <w:rFonts w:hint="eastAsia"/>
        </w:rPr>
        <w:t>「龍飛師弟…你…你別犯傻阿，不過就是一個小蛐蛐跟五個靈石而已，我賺了那麼多，吐一點出來沒關係，你就別理他了，這事咱們就這樣算了齁，阿？」</w:t>
      </w:r>
    </w:p>
    <w:p w:rsidR="00C04663" w:rsidRDefault="00A7259F" w:rsidP="00813907">
      <w:pPr>
        <w:spacing w:after="240"/>
      </w:pPr>
      <w:r>
        <w:rPr>
          <w:rFonts w:hint="eastAsia"/>
        </w:rPr>
        <w:t>李龍飛卻像是沒聽到寒玉的傳音，直盯著西門吹雪，一動也不動。</w:t>
      </w:r>
    </w:p>
    <w:p w:rsidR="00C04663" w:rsidRDefault="00A7259F" w:rsidP="00813907">
      <w:pPr>
        <w:spacing w:after="240"/>
      </w:pPr>
      <w:r>
        <w:rPr>
          <w:rFonts w:hint="eastAsia"/>
        </w:rPr>
        <w:t>「既然不敢，那就別說廢話，跟你這樣一個廢物比試，還沒了我的名聲。」那西門吹雪見他不答話，輕蔑地笑了下。</w:t>
      </w:r>
    </w:p>
    <w:p w:rsidR="00C04663" w:rsidRDefault="00A7259F" w:rsidP="00813907">
      <w:pPr>
        <w:spacing w:after="240"/>
      </w:pPr>
      <w:r>
        <w:rPr>
          <w:rFonts w:hint="eastAsia"/>
        </w:rPr>
        <w:t>就看到李龍飛長呼一口氣，勉強地從牙縫中蹦出兩個字，「我比！」</w:t>
      </w:r>
    </w:p>
    <w:p w:rsidR="00C04663" w:rsidRDefault="00A7259F" w:rsidP="00813907">
      <w:pPr>
        <w:spacing w:after="240"/>
      </w:pPr>
      <w:r>
        <w:rPr>
          <w:rFonts w:hint="eastAsia"/>
        </w:rPr>
        <w:t>西門吹雪聽完，臉上浮現陰冷的笑容說，「好，想逞英雄，我就讓你變狗熊！」</w:t>
      </w:r>
    </w:p>
    <w:p w:rsidR="00C04663" w:rsidRDefault="00A7259F" w:rsidP="00813907">
      <w:pPr>
        <w:spacing w:after="240"/>
      </w:pPr>
      <w:r>
        <w:rPr>
          <w:rFonts w:hint="eastAsia"/>
        </w:rPr>
        <w:t>就看到西門吹雪手一揮，鬥蛐蛐旁的地上頓時被畫出了一個大圓，往內一踏，站</w:t>
      </w:r>
      <w:r>
        <w:rPr>
          <w:rFonts w:hint="eastAsia"/>
        </w:rPr>
        <w:lastRenderedPageBreak/>
        <w:t>在跟那圈內對著李龍飛說道，「來吧，自己上這台內，我也不欺你，讓你一手一腳</w:t>
      </w:r>
      <w:r w:rsidR="007E7D45">
        <w:rPr>
          <w:rFonts w:hint="eastAsia"/>
        </w:rPr>
        <w:t>。」</w:t>
      </w:r>
    </w:p>
    <w:p w:rsidR="00C04663" w:rsidRDefault="007E7D45" w:rsidP="00813907">
      <w:pPr>
        <w:spacing w:after="240"/>
      </w:pPr>
      <w:r>
        <w:rPr>
          <w:rFonts w:hint="eastAsia"/>
        </w:rPr>
        <w:t>「</w:t>
      </w:r>
      <w:r w:rsidR="00A7259F">
        <w:rPr>
          <w:rFonts w:hint="eastAsia"/>
        </w:rPr>
        <w:t>只要你能將我逼得用上兩手或是離開了這圓圈，就算你贏，我就承認是我做弊，並賠你五十個靈石；但如果你輸，不但你要承認是你眼紅誣賴我跟我弟，陪償我弟十顆靈石，還要自掌十下嘴，如何？」</w:t>
      </w:r>
    </w:p>
    <w:p w:rsidR="00C04663" w:rsidRDefault="00A7259F" w:rsidP="00813907">
      <w:pPr>
        <w:spacing w:after="240"/>
      </w:pPr>
      <w:r>
        <w:rPr>
          <w:rFonts w:hint="eastAsia"/>
        </w:rPr>
        <w:t>聽到對方這樣講，寒玉忙對著李龍飛說道，「師弟，咱們認輸就算了吧，那十顆靈石我替你賠，至於掌嘴，我跟師兄求饒一下，他不會真的要你照辦的。」</w:t>
      </w:r>
    </w:p>
    <w:p w:rsidR="00C04663" w:rsidRDefault="00A7259F" w:rsidP="00813907">
      <w:pPr>
        <w:spacing w:after="240"/>
      </w:pPr>
      <w:r>
        <w:rPr>
          <w:rFonts w:hint="eastAsia"/>
        </w:rPr>
        <w:t>李龍飛眼皮一閉，心中百感交極，當初他還是凡人時就被仙人欺壓，想不到都已經踏入修仙界，還是受到這等屈辱。</w:t>
      </w:r>
    </w:p>
    <w:p w:rsidR="00C04663" w:rsidRDefault="00A7259F" w:rsidP="00813907">
      <w:pPr>
        <w:spacing w:after="240"/>
      </w:pPr>
      <w:r>
        <w:rPr>
          <w:rFonts w:hint="eastAsia"/>
        </w:rPr>
        <w:t>想來，這修仙界裡並不像自己那樣想的一樣，真正能作到無欲</w:t>
      </w:r>
      <w:r w:rsidR="007E7D45">
        <w:rPr>
          <w:rFonts w:hint="eastAsia"/>
        </w:rPr>
        <w:t>無求</w:t>
      </w:r>
      <w:r>
        <w:rPr>
          <w:rFonts w:hint="eastAsia"/>
        </w:rPr>
        <w:t>，很多時後仍是私心頗重，甚至弱肉強食得更多。</w:t>
      </w:r>
    </w:p>
    <w:p w:rsidR="00C04663" w:rsidRDefault="00A7259F" w:rsidP="00813907">
      <w:pPr>
        <w:spacing w:after="240"/>
      </w:pPr>
      <w:r>
        <w:rPr>
          <w:rFonts w:hint="eastAsia"/>
        </w:rPr>
        <w:t>一念及此，他將木盒放在了鬥蛐蛐場邊，自己踏上了圓圈，睜眼說道，「好，就這麼辦。」</w:t>
      </w:r>
    </w:p>
    <w:p w:rsidR="00C04663" w:rsidRDefault="00A7259F" w:rsidP="00813907">
      <w:pPr>
        <w:spacing w:after="240"/>
      </w:pPr>
      <w:r>
        <w:rPr>
          <w:rFonts w:hint="eastAsia"/>
        </w:rPr>
        <w:t>見到李龍飛真的走上台來了，西門吹雪眼神中閃過一抹狠毒，他跟著又說，「只有咱們兩個比試，那也太過無趣，你既然是來這鬥蛐蛐的，想來也有準備蛐蛐。」</w:t>
      </w:r>
    </w:p>
    <w:p w:rsidR="00C04663" w:rsidRDefault="00A7259F" w:rsidP="00813907">
      <w:pPr>
        <w:spacing w:after="240"/>
      </w:pPr>
      <w:r>
        <w:rPr>
          <w:rFonts w:hint="eastAsia"/>
        </w:rPr>
        <w:t>「這樣吧，我再退一步，你把那蛐蛐放出跟我弟的一鬥，要是你蛐蛐贏了，即使你輸了，我仍不追究你的過錯！」</w:t>
      </w:r>
    </w:p>
    <w:p w:rsidR="00C04663" w:rsidRDefault="00A7259F" w:rsidP="00813907">
      <w:pPr>
        <w:spacing w:after="240"/>
      </w:pPr>
      <w:r>
        <w:rPr>
          <w:rFonts w:hint="eastAsia"/>
        </w:rPr>
        <w:t>李龍飛一聽，兩眼直盯著對方看去，對方越是表現的大氣，反而更像是突顯了自己這的胡鬧。</w:t>
      </w:r>
    </w:p>
    <w:p w:rsidR="00C04663" w:rsidRDefault="00A7259F" w:rsidP="00813907">
      <w:pPr>
        <w:spacing w:after="240"/>
      </w:pPr>
      <w:r>
        <w:rPr>
          <w:rFonts w:hint="eastAsia"/>
        </w:rPr>
        <w:t>事實上，這也是西門吹雪要的，只是他恐怕沒想到，李龍飛懷中還有一隻棕色的蚱蜢。</w:t>
      </w:r>
    </w:p>
    <w:p w:rsidR="00C04663" w:rsidRDefault="00A7259F" w:rsidP="00813907">
      <w:pPr>
        <w:spacing w:after="240"/>
      </w:pPr>
      <w:r>
        <w:rPr>
          <w:rFonts w:hint="eastAsia"/>
        </w:rPr>
        <w:t>李龍飛也不答話，默默將操控著引力術將那放著棕色蚱蜢的盒子往蛐蛐場地內一放，西門吹雪見狀，轉頭對著他弟西門上說，「你那隻天霸王，借我一用。」</w:t>
      </w:r>
    </w:p>
    <w:p w:rsidR="00C04663" w:rsidRDefault="00A7259F" w:rsidP="00813907">
      <w:pPr>
        <w:spacing w:after="240"/>
      </w:pPr>
      <w:r>
        <w:rPr>
          <w:rFonts w:hint="eastAsia"/>
        </w:rPr>
        <w:t>身為當事人之一的西門上也不知道該說啥，雖然擔心但只能點頭借出。</w:t>
      </w:r>
    </w:p>
    <w:p w:rsidR="00C04663" w:rsidRDefault="00A7259F" w:rsidP="00813907">
      <w:pPr>
        <w:spacing w:after="240"/>
      </w:pPr>
      <w:r>
        <w:rPr>
          <w:rFonts w:hint="eastAsia"/>
        </w:rPr>
        <w:t>他並不是真的甚麼大惡人，只是輸多了，不甘心，加上靈石要用光了，心底一急，找了自個一起入宗門的哥哥幫忙而已。</w:t>
      </w:r>
    </w:p>
    <w:p w:rsidR="00C04663" w:rsidRDefault="00A7259F" w:rsidP="00813907">
      <w:pPr>
        <w:spacing w:after="240"/>
      </w:pPr>
      <w:r>
        <w:rPr>
          <w:rFonts w:hint="eastAsia"/>
        </w:rPr>
        <w:t>要知道，西門兄弟二人，當初都是仙人世家出生，背景都有些來頭；只是他們兩沒有甚麼天賦，在又是家中的分支所出，所以才會被送來自在道修練，看看是否能有些造化轉機等等。</w:t>
      </w:r>
    </w:p>
    <w:p w:rsidR="00C04663" w:rsidRDefault="00A7259F" w:rsidP="00813907">
      <w:pPr>
        <w:spacing w:after="240"/>
      </w:pPr>
      <w:r>
        <w:rPr>
          <w:rFonts w:hint="eastAsia"/>
        </w:rPr>
        <w:lastRenderedPageBreak/>
        <w:t>西門吹雪資質好點，入了自在道後，修練五年，練上了練氣五層，接著就再也無法進步，卡在這裡；西門上資質差了些，修練五年只能到練氣三層，所以跟其他弟子混在一起。</w:t>
      </w:r>
    </w:p>
    <w:p w:rsidR="00C04663" w:rsidRDefault="00A7259F" w:rsidP="00813907">
      <w:pPr>
        <w:spacing w:after="240"/>
      </w:pPr>
      <w:r>
        <w:rPr>
          <w:rFonts w:hint="eastAsia"/>
        </w:rPr>
        <w:t>這時因為跟王寒玉的鬥蛐蛐，搞出了這麼僵的場面，西門上一來自己的確做弊，心底虛，二來也不知何是好，愣在那裡看著自己兄長出面處理。</w:t>
      </w:r>
    </w:p>
    <w:p w:rsidR="00C04663" w:rsidRDefault="00A7259F" w:rsidP="00813907">
      <w:pPr>
        <w:spacing w:after="240"/>
      </w:pPr>
      <w:r>
        <w:rPr>
          <w:rFonts w:hint="eastAsia"/>
        </w:rPr>
        <w:t>一旁所有弟子見到兩人真要打起來，表情都露出比剛剛鬥蛐蛐還要熱切的眼神。</w:t>
      </w:r>
    </w:p>
    <w:p w:rsidR="00C04663" w:rsidRDefault="00A7259F" w:rsidP="00813907">
      <w:pPr>
        <w:spacing w:after="240"/>
      </w:pPr>
      <w:r>
        <w:rPr>
          <w:rFonts w:hint="eastAsia"/>
        </w:rPr>
        <w:t>需知自在道因為名氣不大，弟子數一代比一代少，雖然伏虎台開放弟子上去比試，但在弟子少的情況下，也少有人真的上場去嘗試。</w:t>
      </w:r>
    </w:p>
    <w:p w:rsidR="00C04663" w:rsidRDefault="00A7259F" w:rsidP="00813907">
      <w:pPr>
        <w:spacing w:after="240"/>
      </w:pPr>
      <w:r>
        <w:rPr>
          <w:rFonts w:hint="eastAsia"/>
        </w:rPr>
        <w:t>而且如果自己明知會輸給對方，更是不會答應上去比試。</w:t>
      </w:r>
    </w:p>
    <w:p w:rsidR="00C04663" w:rsidRDefault="00A7259F" w:rsidP="00813907">
      <w:pPr>
        <w:spacing w:after="240"/>
      </w:pPr>
      <w:r>
        <w:rPr>
          <w:rFonts w:hint="eastAsia"/>
        </w:rPr>
        <w:t>而師長們雖然擔心此事，但彼此因為收的弟子少，所以對自己弟子也極為保護，平常練招只能點到為止，就算實戰，也只能跟武練場上的木人試打，跟本不可能有互相打鬥的情況發生。</w:t>
      </w:r>
    </w:p>
    <w:p w:rsidR="00C04663" w:rsidRDefault="00A7259F" w:rsidP="00813907">
      <w:pPr>
        <w:spacing w:after="240"/>
      </w:pPr>
      <w:r>
        <w:rPr>
          <w:rFonts w:hint="eastAsia"/>
        </w:rPr>
        <w:t>此時大夥看到有人真的能打鬥，那可還能不興奮嗎？</w:t>
      </w:r>
    </w:p>
    <w:p w:rsidR="00C04663" w:rsidRDefault="00A7259F" w:rsidP="00813907">
      <w:pPr>
        <w:spacing w:after="240"/>
      </w:pPr>
      <w:r>
        <w:rPr>
          <w:rFonts w:hint="eastAsia"/>
        </w:rPr>
        <w:t>而且西門吹雪所提的打鬥，一來介於門規曖昧之中，二來還加了鬥蛐蛐的方式，若是長輩責怪下來，也有一番說詞，所以即使旁邊幾個較資深的弟子，也都沒有阻止。</w:t>
      </w:r>
    </w:p>
    <w:p w:rsidR="00C04663" w:rsidRDefault="00A7259F" w:rsidP="00813907">
      <w:pPr>
        <w:spacing w:after="240"/>
      </w:pPr>
      <w:r>
        <w:rPr>
          <w:rFonts w:hint="eastAsia"/>
        </w:rPr>
        <w:t>李龍飛站好了架勢，</w:t>
      </w:r>
      <w:del w:id="4508" w:author="簡新佳" w:date="2019-02-25T17:00:00Z">
        <w:r w:rsidDel="0012795F">
          <w:rPr>
            <w:rFonts w:hint="eastAsia"/>
          </w:rPr>
          <w:delText>靈力</w:delText>
        </w:r>
      </w:del>
      <w:ins w:id="4509" w:author="簡新佳" w:date="2019-02-25T17:00:00Z">
        <w:r w:rsidR="0012795F">
          <w:rPr>
            <w:rFonts w:hint="eastAsia"/>
          </w:rPr>
          <w:t>靈氣</w:t>
        </w:r>
      </w:ins>
      <w:r>
        <w:rPr>
          <w:rFonts w:hint="eastAsia"/>
        </w:rPr>
        <w:t>所及將那木盒打了開來，褐色蟋蟀被關在盒內一整天，已經是氣極敗壞，這時看到木盒打開，霎時就跳了出來。</w:t>
      </w:r>
    </w:p>
    <w:p w:rsidR="00C04663" w:rsidRDefault="00A7259F" w:rsidP="00813907">
      <w:pPr>
        <w:spacing w:after="240"/>
      </w:pPr>
      <w:r>
        <w:rPr>
          <w:rFonts w:hint="eastAsia"/>
        </w:rPr>
        <w:t>一跳到外面，見到眼前是一個大個頭，加上四週的道童吆喝，頓時拍舞著翅膀，唧唧唧的戒備叫著。</w:t>
      </w:r>
    </w:p>
    <w:p w:rsidR="00C04663" w:rsidRDefault="00A7259F" w:rsidP="00813907">
      <w:pPr>
        <w:spacing w:after="240"/>
      </w:pPr>
      <w:r>
        <w:rPr>
          <w:rFonts w:hint="eastAsia"/>
        </w:rPr>
        <w:t>那西門吹雪也不看蛐蛐場，他眼神看向李龍飛的目光帶著冷淡，靜靜地說，「再讓你一把，你先出三招，三招之後，我一招敗你。」</w:t>
      </w:r>
    </w:p>
    <w:p w:rsidR="00C04663" w:rsidRDefault="00A7259F" w:rsidP="00813907">
      <w:pPr>
        <w:spacing w:after="240"/>
      </w:pPr>
      <w:r>
        <w:rPr>
          <w:rFonts w:hint="eastAsia"/>
        </w:rPr>
        <w:t>李龍飛這時已經將一切擔憂拋到後頭，心底只想著要將眼前之人打敗讓他承認自己的惡行。</w:t>
      </w:r>
    </w:p>
    <w:p w:rsidR="00C04663" w:rsidRDefault="00A7259F" w:rsidP="00813907">
      <w:pPr>
        <w:spacing w:after="240"/>
      </w:pPr>
      <w:r>
        <w:rPr>
          <w:rFonts w:hint="eastAsia"/>
        </w:rPr>
        <w:t>聽到西門吹雪這麼一說，李龍飛一拍儲物袋，嗡地兩柄飛劍出現在自己身旁，帶著怒氣先射出了其中一把。</w:t>
      </w:r>
    </w:p>
    <w:p w:rsidR="00C04663" w:rsidRDefault="00A7259F" w:rsidP="00813907">
      <w:pPr>
        <w:spacing w:after="240"/>
      </w:pPr>
      <w:r>
        <w:rPr>
          <w:rFonts w:hint="eastAsia"/>
        </w:rPr>
        <w:t>那西門吹雪動也不動，身旁出現一個小鎚，剛出現時還有點小，待到西門吹雪一吹，越變越大，越變越大，最後竟成了半個人大小的鎚子，飛在半空朝射來飛劍擋去。</w:t>
      </w:r>
    </w:p>
    <w:p w:rsidR="00C04663" w:rsidRDefault="00A7259F" w:rsidP="00813907">
      <w:pPr>
        <w:spacing w:after="240"/>
      </w:pPr>
      <w:r>
        <w:rPr>
          <w:rFonts w:hint="eastAsia"/>
        </w:rPr>
        <w:lastRenderedPageBreak/>
        <w:t>「靠山鎚，是靠山鎚！」</w:t>
      </w:r>
    </w:p>
    <w:p w:rsidR="00C04663" w:rsidRDefault="00A7259F" w:rsidP="00813907">
      <w:pPr>
        <w:spacing w:after="240"/>
      </w:pPr>
      <w:r>
        <w:rPr>
          <w:rFonts w:hint="eastAsia"/>
        </w:rPr>
        <w:t>「聽說那靠山鎚是藏寶閣內二層的</w:t>
      </w:r>
      <w:r w:rsidR="007E7D45">
        <w:rPr>
          <w:rFonts w:hint="eastAsia"/>
        </w:rPr>
        <w:t>中品</w:t>
      </w:r>
      <w:r>
        <w:rPr>
          <w:rFonts w:hint="eastAsia"/>
        </w:rPr>
        <w:t>法器，至少要練氣五階才能駕馭。」</w:t>
      </w:r>
    </w:p>
    <w:p w:rsidR="00C04663" w:rsidRDefault="00A7259F" w:rsidP="00813907">
      <w:pPr>
        <w:spacing w:after="240"/>
      </w:pPr>
      <w:r>
        <w:rPr>
          <w:rFonts w:hint="eastAsia"/>
        </w:rPr>
        <w:t>「吹雪師兄竟然一開始就拿出了這法器，這龍飛師弟看來要敗得很慘了。」</w:t>
      </w:r>
    </w:p>
    <w:p w:rsidR="00C04663" w:rsidRDefault="00A7259F" w:rsidP="00813907">
      <w:pPr>
        <w:spacing w:after="240"/>
      </w:pPr>
      <w:r>
        <w:rPr>
          <w:rFonts w:hint="eastAsia"/>
        </w:rPr>
        <w:t>一旁的道童見到那鎚子，紛紛議論了起來。</w:t>
      </w:r>
    </w:p>
    <w:p w:rsidR="00C04663" w:rsidRDefault="00A7259F" w:rsidP="00813907">
      <w:pPr>
        <w:spacing w:after="240"/>
      </w:pPr>
      <w:r>
        <w:rPr>
          <w:rFonts w:hint="eastAsia"/>
        </w:rPr>
        <w:t>只見李龍飛心念一動，控制那木劍便要繞過槌子攻去，卻沒料那靠山鎚雖大，飛起來竟是比木劍還快，一個閃爍，擋在了木劍繞過的去路，倒像是木劍自己撞了上去。</w:t>
      </w:r>
    </w:p>
    <w:p w:rsidR="00C04663" w:rsidRDefault="00A7259F" w:rsidP="00813907">
      <w:pPr>
        <w:spacing w:after="240"/>
      </w:pPr>
      <w:r>
        <w:rPr>
          <w:rFonts w:hint="eastAsia"/>
        </w:rPr>
        <w:t>就聽到鏗一聲，那木劍鎚子相撞，靠山鎚動也不動，木劍卻倒彈了回去，劍尖還崩了一角，</w:t>
      </w:r>
      <w:del w:id="4510" w:author="簡新佳" w:date="2019-02-25T17:00:00Z">
        <w:r w:rsidDel="0012795F">
          <w:rPr>
            <w:rFonts w:hint="eastAsia"/>
          </w:rPr>
          <w:delText>靈力</w:delText>
        </w:r>
      </w:del>
      <w:ins w:id="4511" w:author="簡新佳" w:date="2019-02-25T17:00:00Z">
        <w:r w:rsidR="0012795F">
          <w:rPr>
            <w:rFonts w:hint="eastAsia"/>
          </w:rPr>
          <w:t>靈氣</w:t>
        </w:r>
      </w:ins>
      <w:r>
        <w:rPr>
          <w:rFonts w:hint="eastAsia"/>
        </w:rPr>
        <w:t>大減。</w:t>
      </w:r>
    </w:p>
    <w:p w:rsidR="00C04663" w:rsidRDefault="00A7259F" w:rsidP="00813907">
      <w:pPr>
        <w:spacing w:after="240"/>
      </w:pPr>
      <w:r>
        <w:rPr>
          <w:rFonts w:hint="eastAsia"/>
        </w:rPr>
        <w:t>「第一招。師弟你都練氣三層了，這樣的修為，太弱了。」</w:t>
      </w:r>
    </w:p>
    <w:p w:rsidR="00C04663" w:rsidRDefault="00A7259F" w:rsidP="00813907">
      <w:pPr>
        <w:spacing w:after="240"/>
      </w:pPr>
      <w:r>
        <w:rPr>
          <w:rFonts w:hint="eastAsia"/>
        </w:rPr>
        <w:t>西門吹雪搖搖頭，故意將太弱了三個字說得特別大聲。</w:t>
      </w:r>
    </w:p>
    <w:p w:rsidR="00C04663" w:rsidRDefault="00A7259F" w:rsidP="00813907">
      <w:pPr>
        <w:spacing w:after="240"/>
      </w:pPr>
      <w:r>
        <w:rPr>
          <w:rFonts w:hint="eastAsia"/>
        </w:rPr>
        <w:t>李龍飛鐵青著臉，他當然知道自己跟西門吹雪的實力有如天差地遠。</w:t>
      </w:r>
    </w:p>
    <w:p w:rsidR="00C04663" w:rsidRDefault="00A7259F" w:rsidP="00813907">
      <w:pPr>
        <w:spacing w:after="240"/>
      </w:pPr>
      <w:r>
        <w:rPr>
          <w:rFonts w:hint="eastAsia"/>
        </w:rPr>
        <w:t>可他就算輸，也不願讓對方好看，心念一動，彈回的木劍跟原本那柄環繞在一起，畫成了一個圈圈。</w:t>
      </w:r>
    </w:p>
    <w:p w:rsidR="00C04663" w:rsidRDefault="00A7259F" w:rsidP="00813907">
      <w:pPr>
        <w:spacing w:after="240"/>
      </w:pPr>
      <w:r>
        <w:rPr>
          <w:rFonts w:hint="eastAsia"/>
        </w:rPr>
        <w:t>「正好來試試昨天練的劍陣看看。」</w:t>
      </w:r>
    </w:p>
    <w:p w:rsidR="00C04663" w:rsidRDefault="00A7259F" w:rsidP="00813907">
      <w:pPr>
        <w:spacing w:after="240"/>
      </w:pPr>
      <w:r>
        <w:rPr>
          <w:rFonts w:hint="eastAsia"/>
        </w:rPr>
        <w:t>李龍飛雖然倔強，但卻不是不知進取的人。</w:t>
      </w:r>
    </w:p>
    <w:p w:rsidR="00C04663" w:rsidRDefault="00A7259F" w:rsidP="00813907">
      <w:pPr>
        <w:spacing w:after="240"/>
      </w:pPr>
      <w:r>
        <w:rPr>
          <w:rFonts w:hint="eastAsia"/>
        </w:rPr>
        <w:t>昨天在經過那貓妖一戰之後，讓他察覺自己的飛劍術實在太過簡陋，於是在自在訣</w:t>
      </w:r>
      <w:r w:rsidR="007E7D45">
        <w:rPr>
          <w:rFonts w:hint="eastAsia"/>
        </w:rPr>
        <w:t>中卷</w:t>
      </w:r>
      <w:r>
        <w:rPr>
          <w:rFonts w:hint="eastAsia"/>
        </w:rPr>
        <w:t>中找了許久，找到了一段關於用飛劍組成劍陣的方法。</w:t>
      </w:r>
    </w:p>
    <w:p w:rsidR="00C04663" w:rsidRDefault="00A7259F" w:rsidP="00813907">
      <w:pPr>
        <w:spacing w:after="240"/>
      </w:pPr>
      <w:r>
        <w:rPr>
          <w:rFonts w:hint="eastAsia"/>
        </w:rPr>
        <w:t>此時倉促使用出來，雖然有些生澀，但也比直接飛射來得好得多。</w:t>
      </w:r>
    </w:p>
    <w:p w:rsidR="00C04663" w:rsidRDefault="00A7259F" w:rsidP="00813907">
      <w:pPr>
        <w:spacing w:after="240"/>
      </w:pPr>
      <w:r>
        <w:rPr>
          <w:rFonts w:hint="eastAsia"/>
        </w:rPr>
        <w:t>就看那兩柄木劍互相旋繞，以靈氣互補行成了一個更強大的劍氣，隱隱約約有著兩儀生四象的概念產生。</w:t>
      </w:r>
    </w:p>
    <w:p w:rsidR="00C04663" w:rsidRDefault="00A7259F" w:rsidP="00813907">
      <w:pPr>
        <w:spacing w:after="240"/>
      </w:pPr>
      <w:r>
        <w:rPr>
          <w:rFonts w:hint="eastAsia"/>
        </w:rPr>
        <w:t>旁邊的道童們雖然人人都懂這法訣，但要是他們知道李龍飛在昨天之前，只懂讓木劍飛前飛後而已，怕是也要驚訝他進步的速度飛快了。</w:t>
      </w:r>
    </w:p>
    <w:p w:rsidR="00C04663" w:rsidRDefault="00A7259F" w:rsidP="00813907">
      <w:pPr>
        <w:spacing w:after="240"/>
      </w:pPr>
      <w:r>
        <w:rPr>
          <w:rFonts w:hint="eastAsia"/>
        </w:rPr>
        <w:t>西門吹雪仍是看也不看，抬頭看著天空的浮雲說，「第二招，師弟你請吧。」</w:t>
      </w:r>
    </w:p>
    <w:p w:rsidR="00C04663" w:rsidRDefault="00A7259F" w:rsidP="00813907">
      <w:pPr>
        <w:spacing w:after="240"/>
      </w:pPr>
      <w:r>
        <w:rPr>
          <w:rFonts w:hint="eastAsia"/>
        </w:rPr>
        <w:t>李龍飛正愁沒時間揣摩了自在訣中飛劍劍陣的意境，此時見對方不主動，於是便自顧自地將那劍陣隨意使弄，以求再多感悟一些。</w:t>
      </w:r>
    </w:p>
    <w:p w:rsidR="00C04663" w:rsidRDefault="00A7259F" w:rsidP="00813907">
      <w:pPr>
        <w:spacing w:after="240"/>
      </w:pPr>
      <w:r>
        <w:rPr>
          <w:rFonts w:hint="eastAsia"/>
        </w:rPr>
        <w:lastRenderedPageBreak/>
        <w:t>但西門吹雪怎會讓他有這在時間慢慢去體悟，眼看對方不進攻，西門吹雪的靠山鎚刷地往那劍陣方向飛去，嘴中還說著。</w:t>
      </w:r>
    </w:p>
    <w:p w:rsidR="00C04663" w:rsidRDefault="00A7259F" w:rsidP="00813907">
      <w:pPr>
        <w:spacing w:after="240"/>
      </w:pPr>
      <w:r>
        <w:rPr>
          <w:rFonts w:hint="eastAsia"/>
        </w:rPr>
        <w:t>「你這劍陣了得，但要破我的靠山鎚，還得加一把勁！」</w:t>
      </w:r>
    </w:p>
    <w:p w:rsidR="00C04663" w:rsidRDefault="00A7259F" w:rsidP="00813907">
      <w:pPr>
        <w:spacing w:after="240"/>
      </w:pPr>
      <w:r>
        <w:rPr>
          <w:rFonts w:hint="eastAsia"/>
        </w:rPr>
        <w:t>卻是將主動說成了被動，好像是那劍陣攻來的樣子似的。</w:t>
      </w:r>
    </w:p>
    <w:p w:rsidR="00C04663" w:rsidRDefault="00A7259F" w:rsidP="00813907">
      <w:pPr>
        <w:spacing w:after="240"/>
      </w:pPr>
      <w:r>
        <w:rPr>
          <w:rFonts w:hint="eastAsia"/>
        </w:rPr>
        <w:t>李龍飛見狀，知道再不出手等對方打來那反而不妥，只得運起練氣三層</w:t>
      </w:r>
      <w:del w:id="4512" w:author="簡新佳" w:date="2019-02-25T17:00:00Z">
        <w:r w:rsidDel="0012795F">
          <w:rPr>
            <w:rFonts w:hint="eastAsia"/>
          </w:rPr>
          <w:delText>靈力</w:delText>
        </w:r>
      </w:del>
      <w:ins w:id="4513" w:author="簡新佳" w:date="2019-02-25T17:00:00Z">
        <w:r w:rsidR="0012795F">
          <w:rPr>
            <w:rFonts w:hint="eastAsia"/>
          </w:rPr>
          <w:t>靈氣</w:t>
        </w:r>
      </w:ins>
      <w:r>
        <w:rPr>
          <w:rFonts w:hint="eastAsia"/>
        </w:rPr>
        <w:t>，搖控著飛劍以旋繞成漩渦的方式，朝著西門吹雪射了過去。</w:t>
      </w:r>
    </w:p>
    <w:p w:rsidR="00C04663" w:rsidRDefault="00A7259F" w:rsidP="00813907">
      <w:pPr>
        <w:spacing w:after="240"/>
      </w:pPr>
      <w:r>
        <w:rPr>
          <w:rFonts w:hint="eastAsia"/>
        </w:rPr>
        <w:t>西門吹雪鼻中氣息一吐，低聲喝道。</w:t>
      </w:r>
    </w:p>
    <w:p w:rsidR="00C04663" w:rsidRDefault="00A7259F" w:rsidP="00813907">
      <w:pPr>
        <w:spacing w:after="240"/>
      </w:pPr>
      <w:r>
        <w:rPr>
          <w:rFonts w:hint="eastAsia"/>
        </w:rPr>
        <w:t>「我就等你過來！」</w:t>
      </w:r>
    </w:p>
    <w:p w:rsidR="00C04663" w:rsidRDefault="00A7259F" w:rsidP="00813907">
      <w:pPr>
        <w:spacing w:after="240"/>
      </w:pPr>
      <w:r>
        <w:rPr>
          <w:rFonts w:hint="eastAsia"/>
        </w:rPr>
        <w:t>頓時那靠山鎚停在那裡，準備以逸待勞，等著兩柄飛劍來到後再一一打落。</w:t>
      </w:r>
    </w:p>
    <w:p w:rsidR="00C04663" w:rsidRDefault="00A7259F" w:rsidP="00813907">
      <w:pPr>
        <w:spacing w:after="240"/>
      </w:pPr>
      <w:r>
        <w:rPr>
          <w:rFonts w:hint="eastAsia"/>
        </w:rPr>
        <w:t>可有了先前的經驗，李龍飛怎會沒有準備，那劍陣甫一靠近靠山鎚時，他靈識覆蓋在雙劍之上，突然一左一右順著畫圈的離心離甩開，以</w:t>
      </w:r>
      <w:r w:rsidR="007E7D45">
        <w:rPr>
          <w:rFonts w:hint="eastAsia"/>
        </w:rPr>
        <w:t>數</w:t>
      </w:r>
      <w:r>
        <w:rPr>
          <w:rFonts w:hint="eastAsia"/>
        </w:rPr>
        <w:t>倍以上的速度閃過靠山鎚，接著又畫弧捲在一起，旋繞回漩渦朝西門吹雪射去。</w:t>
      </w:r>
    </w:p>
    <w:p w:rsidR="00C04663" w:rsidRDefault="00A7259F" w:rsidP="00813907">
      <w:pPr>
        <w:spacing w:after="240"/>
      </w:pPr>
      <w:r>
        <w:rPr>
          <w:rFonts w:hint="eastAsia"/>
        </w:rPr>
        <w:t>這一變化，大出西門吹雪的意料之外，也讓旁邊的人看得是驚嘆連連。</w:t>
      </w:r>
    </w:p>
    <w:p w:rsidR="00C04663" w:rsidRDefault="00A7259F" w:rsidP="00813907">
      <w:pPr>
        <w:spacing w:after="240"/>
      </w:pPr>
      <w:r>
        <w:rPr>
          <w:rFonts w:hint="eastAsia"/>
        </w:rPr>
        <w:t>「好厲害的控劍方法！」</w:t>
      </w:r>
      <w:r>
        <w:br/>
      </w:r>
      <w:r>
        <w:rPr>
          <w:rFonts w:hint="eastAsia"/>
        </w:rPr>
        <w:t>「原來這才是自在訣中兩儀生四象的概念！」</w:t>
      </w:r>
    </w:p>
    <w:p w:rsidR="00C04663" w:rsidRDefault="00A7259F" w:rsidP="00813907">
      <w:pPr>
        <w:spacing w:after="240"/>
      </w:pPr>
      <w:r>
        <w:rPr>
          <w:rFonts w:hint="eastAsia"/>
        </w:rPr>
        <w:t>「龍飛師弟不是才練氣三層嗎？怎麼這麼快就能學到這劍陣的奧妙？」</w:t>
      </w:r>
    </w:p>
    <w:p w:rsidR="00C04663" w:rsidRDefault="00A7259F" w:rsidP="00813907">
      <w:pPr>
        <w:spacing w:after="240"/>
      </w:pPr>
      <w:r>
        <w:rPr>
          <w:rFonts w:hint="eastAsia"/>
        </w:rPr>
        <w:t>「不不，這還不算甚麼，真的劍陣，可比這奧妙得多！」</w:t>
      </w:r>
    </w:p>
    <w:p w:rsidR="00C04663" w:rsidRDefault="00A7259F" w:rsidP="00813907">
      <w:pPr>
        <w:spacing w:after="240"/>
      </w:pPr>
      <w:r>
        <w:rPr>
          <w:rFonts w:hint="eastAsia"/>
        </w:rPr>
        <w:t>聽到其他弟子稱讚李龍飛，西門吹雪原本抬頭看雲的臉轉了過來，看著那飛來的雙劍，刻意若無其事地說，「練氣三層加上類似劍陣的意境，的確是有兩把刷子。」</w:t>
      </w:r>
    </w:p>
    <w:p w:rsidR="00C04663" w:rsidRDefault="00A7259F" w:rsidP="00813907">
      <w:pPr>
        <w:spacing w:after="240"/>
      </w:pPr>
      <w:r>
        <w:rPr>
          <w:rFonts w:hint="eastAsia"/>
        </w:rPr>
        <w:t>「不過，還是太弱了！」</w:t>
      </w:r>
    </w:p>
    <w:p w:rsidR="00C04663" w:rsidRDefault="00A7259F" w:rsidP="00813907">
      <w:pPr>
        <w:spacing w:after="240"/>
      </w:pPr>
      <w:r>
        <w:rPr>
          <w:rFonts w:hint="eastAsia"/>
        </w:rPr>
        <w:t>西門吹雪右手一揚，一道仙風吹出，那雙劍頓時一緩，接著不知道怎麼著，他雙手一抓，飛劍竟被擒了下來。</w:t>
      </w:r>
    </w:p>
    <w:p w:rsidR="00C04663" w:rsidRDefault="00A7259F" w:rsidP="00813907">
      <w:pPr>
        <w:spacing w:after="240"/>
      </w:pPr>
      <w:r>
        <w:rPr>
          <w:rFonts w:hint="eastAsia"/>
        </w:rPr>
        <w:t>「是空手入白刃的掌法！」</w:t>
      </w:r>
    </w:p>
    <w:p w:rsidR="00C04663" w:rsidRDefault="00A7259F" w:rsidP="00813907">
      <w:pPr>
        <w:spacing w:after="240"/>
      </w:pPr>
      <w:r>
        <w:rPr>
          <w:rFonts w:hint="eastAsia"/>
        </w:rPr>
        <w:t>「是如意掌！是本門的如易掌！」</w:t>
      </w:r>
    </w:p>
    <w:p w:rsidR="00C04663" w:rsidRDefault="00A7259F" w:rsidP="00813907">
      <w:pPr>
        <w:spacing w:after="240"/>
      </w:pPr>
      <w:r>
        <w:rPr>
          <w:rFonts w:hint="eastAsia"/>
        </w:rPr>
        <w:t>「聽說這如意掌練到後來，雙手可以輕易接下任何下品法器的攻擊，想不到吹雪師兄他已經練到這種地步了。」</w:t>
      </w:r>
    </w:p>
    <w:p w:rsidR="00C04663" w:rsidRDefault="00A7259F" w:rsidP="00813907">
      <w:pPr>
        <w:spacing w:after="240"/>
      </w:pPr>
      <w:r>
        <w:rPr>
          <w:rFonts w:hint="eastAsia"/>
        </w:rPr>
        <w:lastRenderedPageBreak/>
        <w:t>這樣一來，一旁的道童又比剛剛更加驚訝了。</w:t>
      </w:r>
    </w:p>
    <w:p w:rsidR="00C04663" w:rsidRDefault="00A7259F" w:rsidP="00813907">
      <w:pPr>
        <w:spacing w:after="240"/>
      </w:pPr>
      <w:r>
        <w:rPr>
          <w:rFonts w:hint="eastAsia"/>
        </w:rPr>
        <w:t>西門吹雪雖然在同輩弟子中沒特別出名，但畢竟是修仙家族之後，底蘊比起一般弟子深厚許多，這時候露出這一手，不少資深弟子頓時對這他起了刮目相看之意。</w:t>
      </w:r>
    </w:p>
    <w:p w:rsidR="00C04663" w:rsidRDefault="00A7259F" w:rsidP="00813907">
      <w:pPr>
        <w:spacing w:after="240"/>
      </w:pPr>
      <w:r>
        <w:rPr>
          <w:rFonts w:hint="eastAsia"/>
        </w:rPr>
        <w:t>就連自在道內門裡，三道無形掃來的靈識，也都有些詫異起來。</w:t>
      </w:r>
    </w:p>
    <w:p w:rsidR="00C04663" w:rsidRDefault="00A7259F" w:rsidP="00813907">
      <w:pPr>
        <w:spacing w:after="240"/>
      </w:pPr>
      <w:r>
        <w:rPr>
          <w:rFonts w:hint="eastAsia"/>
        </w:rPr>
        <w:t>可就在西門吹雪擒住那雙劍，嘴角微微勾起上揚問道，「還有嗎？」時，李龍飛已經一個箭步踏上前，全身</w:t>
      </w:r>
      <w:del w:id="4514" w:author="簡新佳" w:date="2019-02-25T17:00:00Z">
        <w:r w:rsidDel="0012795F">
          <w:rPr>
            <w:rFonts w:hint="eastAsia"/>
          </w:rPr>
          <w:delText>靈力</w:delText>
        </w:r>
      </w:del>
      <w:ins w:id="4515" w:author="簡新佳" w:date="2019-02-25T17:00:00Z">
        <w:r w:rsidR="0012795F">
          <w:rPr>
            <w:rFonts w:hint="eastAsia"/>
          </w:rPr>
          <w:t>靈氣</w:t>
        </w:r>
      </w:ins>
      <w:r>
        <w:rPr>
          <w:rFonts w:hint="eastAsia"/>
        </w:rPr>
        <w:t>聚在拳頭，閃開了靠山鎚雙拳齊出大喊。</w:t>
      </w:r>
    </w:p>
    <w:p w:rsidR="00C04663" w:rsidRDefault="00A7259F" w:rsidP="00813907">
      <w:pPr>
        <w:spacing w:after="240"/>
      </w:pPr>
      <w:r>
        <w:rPr>
          <w:rFonts w:hint="eastAsia"/>
        </w:rPr>
        <w:t>「有！我還有一雙拳頭！」</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髑蛐</w:t>
      </w:r>
    </w:p>
    <w:p w:rsidR="00C04663" w:rsidRDefault="00C04663" w:rsidP="00813907">
      <w:pPr>
        <w:spacing w:after="240"/>
      </w:pPr>
    </w:p>
    <w:p w:rsidR="00C04663" w:rsidRDefault="00A7259F" w:rsidP="00813907">
      <w:pPr>
        <w:spacing w:after="240"/>
      </w:pPr>
      <w:r>
        <w:rPr>
          <w:rFonts w:hint="eastAsia"/>
        </w:rPr>
        <w:t>李龍飛個性或許是倔強不懂人情事故，但不代表他是個笨蛋。</w:t>
      </w:r>
    </w:p>
    <w:p w:rsidR="00C04663" w:rsidRDefault="00A7259F" w:rsidP="00813907">
      <w:pPr>
        <w:spacing w:after="240"/>
      </w:pPr>
      <w:r>
        <w:rPr>
          <w:rFonts w:hint="eastAsia"/>
        </w:rPr>
        <w:t>在站上圓台之前，李龍飛已經在心底想過勝負。</w:t>
      </w:r>
    </w:p>
    <w:p w:rsidR="00C04663" w:rsidRDefault="00A7259F" w:rsidP="00813907">
      <w:pPr>
        <w:spacing w:after="240"/>
      </w:pPr>
      <w:r>
        <w:rPr>
          <w:rFonts w:hint="eastAsia"/>
        </w:rPr>
        <w:t>他很清楚自己跟西門吹雪的實力差實在太大了，除非他已突破練氣第三層，進入練氣第四層，也許還有機會，否則跟本沒有任何勝算。</w:t>
      </w:r>
    </w:p>
    <w:p w:rsidR="00C04663" w:rsidRDefault="00A7259F" w:rsidP="00813907">
      <w:pPr>
        <w:spacing w:after="240"/>
      </w:pPr>
      <w:r>
        <w:rPr>
          <w:rFonts w:hint="eastAsia"/>
        </w:rPr>
        <w:t>不過正面打打不過，不代表用計謀打不過。</w:t>
      </w:r>
    </w:p>
    <w:p w:rsidR="00C04663" w:rsidRDefault="00A7259F" w:rsidP="00813907">
      <w:pPr>
        <w:spacing w:after="240"/>
      </w:pPr>
      <w:r>
        <w:rPr>
          <w:rFonts w:hint="eastAsia"/>
        </w:rPr>
        <w:t>李龍飛從小聰穎，常用一些小玩意耍得李府上下奴僕團團轉，只是他一直沒用在正途上。</w:t>
      </w:r>
    </w:p>
    <w:p w:rsidR="00C04663" w:rsidRDefault="00A7259F" w:rsidP="00813907">
      <w:pPr>
        <w:spacing w:after="240"/>
      </w:pPr>
      <w:r>
        <w:rPr>
          <w:rFonts w:hint="eastAsia"/>
        </w:rPr>
        <w:t>今次上台比試之前，他就一直在想，該怎樣為自己爭取一絲勝算，他想了很久，還是想不出來。</w:t>
      </w:r>
    </w:p>
    <w:p w:rsidR="00C04663" w:rsidRDefault="00A7259F" w:rsidP="00813907">
      <w:pPr>
        <w:spacing w:after="240"/>
      </w:pPr>
      <w:r>
        <w:rPr>
          <w:rFonts w:hint="eastAsia"/>
        </w:rPr>
        <w:t>最後，當他聽到西門吹雪的條件後，他總算看到了一點希望。</w:t>
      </w:r>
    </w:p>
    <w:p w:rsidR="00C04663" w:rsidRDefault="00A7259F" w:rsidP="00813907">
      <w:pPr>
        <w:spacing w:after="240"/>
      </w:pPr>
      <w:r>
        <w:rPr>
          <w:rFonts w:hint="eastAsia"/>
        </w:rPr>
        <w:t>完全靠實力來說，那是不用打了。但如果西門吹雪只能用一隻手一隻腳，而且用上兩隻或離開圓圈那就輸了，對李龍飛來說，還有一點點希望。</w:t>
      </w:r>
    </w:p>
    <w:p w:rsidR="00C04663" w:rsidRDefault="00A7259F" w:rsidP="00813907">
      <w:pPr>
        <w:spacing w:after="240"/>
      </w:pPr>
      <w:r>
        <w:rPr>
          <w:rFonts w:hint="eastAsia"/>
        </w:rPr>
        <w:t>第一支飛劍，是讓李龍飛試看看那靠山鎚的速度。</w:t>
      </w:r>
    </w:p>
    <w:p w:rsidR="00C04663" w:rsidRDefault="00A7259F" w:rsidP="00813907">
      <w:pPr>
        <w:spacing w:after="240"/>
      </w:pPr>
      <w:r>
        <w:rPr>
          <w:rFonts w:hint="eastAsia"/>
        </w:rPr>
        <w:t>果不其然，那靠山鎚速度比木劍快上許多，但如果李龍飛用上全力，還是有機會躲過那靠山鎚的攻擊。</w:t>
      </w:r>
    </w:p>
    <w:p w:rsidR="00C04663" w:rsidRDefault="00A7259F" w:rsidP="00813907">
      <w:pPr>
        <w:spacing w:after="240"/>
      </w:pPr>
      <w:r>
        <w:rPr>
          <w:rFonts w:hint="eastAsia"/>
        </w:rPr>
        <w:lastRenderedPageBreak/>
        <w:t>所以他第二招，用上兩柄飛劍，分開又合併，躲過了靠山鎚的阻擋，直射西門吹雪過來。</w:t>
      </w:r>
    </w:p>
    <w:p w:rsidR="00C04663" w:rsidRDefault="00A7259F" w:rsidP="00813907">
      <w:pPr>
        <w:spacing w:after="240"/>
      </w:pPr>
      <w:r>
        <w:rPr>
          <w:rFonts w:hint="eastAsia"/>
        </w:rPr>
        <w:t>不過西門吹雪畢竟實力高上不止一籌，他一隻手，便將兩柄飛劍給接了下來，還反客為主抓著，逼得李龍飛失去任何攻擊的法器，只剩下轟雷符這個攻擊咒符可以使用而已。</w:t>
      </w:r>
    </w:p>
    <w:p w:rsidR="00C04663" w:rsidRDefault="00A7259F" w:rsidP="00813907">
      <w:pPr>
        <w:spacing w:after="240"/>
      </w:pPr>
      <w:r>
        <w:rPr>
          <w:rFonts w:hint="eastAsia"/>
        </w:rPr>
        <w:t>但是轟雷符對練氣三層以下還有些用，對上練氣五層後期的西門吹雪，可說是作用極小，所以李龍飛並沒有打算用他。</w:t>
      </w:r>
    </w:p>
    <w:p w:rsidR="00C04663" w:rsidRDefault="00A7259F" w:rsidP="00813907">
      <w:pPr>
        <w:spacing w:after="240"/>
      </w:pPr>
      <w:r>
        <w:rPr>
          <w:rFonts w:hint="eastAsia"/>
        </w:rPr>
        <w:t>他將全身</w:t>
      </w:r>
      <w:del w:id="4516" w:author="簡新佳" w:date="2019-02-25T17:00:00Z">
        <w:r w:rsidDel="0012795F">
          <w:rPr>
            <w:rFonts w:hint="eastAsia"/>
          </w:rPr>
          <w:delText>靈力</w:delText>
        </w:r>
      </w:del>
      <w:ins w:id="4517" w:author="簡新佳" w:date="2019-02-25T17:00:00Z">
        <w:r w:rsidR="0012795F">
          <w:rPr>
            <w:rFonts w:hint="eastAsia"/>
          </w:rPr>
          <w:t>靈氣</w:t>
        </w:r>
      </w:ins>
      <w:r>
        <w:rPr>
          <w:rFonts w:hint="eastAsia"/>
        </w:rPr>
        <w:t>貫在雙腳上，爆發出自身平常速度的</w:t>
      </w:r>
      <w:r w:rsidR="007E7D45">
        <w:rPr>
          <w:rFonts w:hint="eastAsia"/>
        </w:rPr>
        <w:t>數</w:t>
      </w:r>
      <w:r>
        <w:rPr>
          <w:rFonts w:hint="eastAsia"/>
        </w:rPr>
        <w:t>倍以上，閃過了靠山鎚，接著將靈氣又轉到手上，雙拳攻了出去。</w:t>
      </w:r>
    </w:p>
    <w:p w:rsidR="00C04663" w:rsidRDefault="00A7259F" w:rsidP="00813907">
      <w:pPr>
        <w:spacing w:after="240"/>
      </w:pPr>
      <w:r>
        <w:rPr>
          <w:rFonts w:hint="eastAsia"/>
        </w:rPr>
        <w:t>這說起來容易，做起來難；要不是李龍飛靈脈比一般弟子多了許多，恐怕要操控起來還是無法將靈氣這樣隨心運轉。</w:t>
      </w:r>
    </w:p>
    <w:p w:rsidR="00C04663" w:rsidRDefault="00A7259F" w:rsidP="00813907">
      <w:pPr>
        <w:spacing w:after="240"/>
      </w:pPr>
      <w:r>
        <w:rPr>
          <w:rFonts w:hint="eastAsia"/>
        </w:rPr>
        <w:t>說來也是因果循環，一切自成。</w:t>
      </w:r>
    </w:p>
    <w:p w:rsidR="00C04663" w:rsidRDefault="00A7259F" w:rsidP="00813907">
      <w:pPr>
        <w:spacing w:after="240"/>
      </w:pPr>
      <w:r>
        <w:rPr>
          <w:rFonts w:hint="eastAsia"/>
        </w:rPr>
        <w:t>李龍飛原先的仙根跟悟性其實不好，就算踏上仙路也很難有所大成。</w:t>
      </w:r>
    </w:p>
    <w:p w:rsidR="00C04663" w:rsidRDefault="00A7259F" w:rsidP="00813907">
      <w:pPr>
        <w:spacing w:after="240"/>
      </w:pPr>
      <w:r>
        <w:rPr>
          <w:rFonts w:hint="eastAsia"/>
        </w:rPr>
        <w:t>可是因為不想讓他踏上仙路，當時天宏上人施展了一門秘法，打算讓他終其都無法將靈脈給成功開擴出來，自然也就沒有機會成仙。</w:t>
      </w:r>
    </w:p>
    <w:p w:rsidR="00C04663" w:rsidRDefault="00A7259F" w:rsidP="00813907">
      <w:pPr>
        <w:spacing w:after="240"/>
      </w:pPr>
      <w:r>
        <w:rPr>
          <w:rFonts w:hint="eastAsia"/>
        </w:rPr>
        <w:t>但李龍飛倔強的個性卻讓他死都不肯放棄，硬生生熬了近兩年的努力。</w:t>
      </w:r>
    </w:p>
    <w:p w:rsidR="00C04663" w:rsidRDefault="00A7259F" w:rsidP="00813907">
      <w:pPr>
        <w:spacing w:after="240"/>
      </w:pPr>
      <w:r>
        <w:rPr>
          <w:rFonts w:hint="eastAsia"/>
        </w:rPr>
        <w:t>最後，他不但開出靈脈，還陰錯陽差地將自己的仙根從普通偏差，變成了比起</w:t>
      </w:r>
      <w:r w:rsidR="007E7D45">
        <w:rPr>
          <w:rFonts w:hint="eastAsia"/>
        </w:rPr>
        <w:t>天驕</w:t>
      </w:r>
      <w:r>
        <w:rPr>
          <w:rFonts w:hint="eastAsia"/>
        </w:rPr>
        <w:t>弟子還好一些。</w:t>
      </w:r>
    </w:p>
    <w:p w:rsidR="00C04663" w:rsidRDefault="00A7259F" w:rsidP="00813907">
      <w:pPr>
        <w:spacing w:after="240"/>
      </w:pPr>
      <w:r>
        <w:rPr>
          <w:rFonts w:hint="eastAsia"/>
        </w:rPr>
        <w:t>而另一他尚未注意到的地方是，天宏上人的修為可以說是十分恐怖的。</w:t>
      </w:r>
    </w:p>
    <w:p w:rsidR="00C04663" w:rsidRDefault="00A7259F" w:rsidP="00813907">
      <w:pPr>
        <w:spacing w:after="240"/>
      </w:pPr>
      <w:r>
        <w:rPr>
          <w:rFonts w:hint="eastAsia"/>
        </w:rPr>
        <w:t>他一身修為已達東萊國境內排名前二十名以內，這樣一個大仙的術法，施在李龍飛身上，雖說最終消散開來，但多年的潛移默化下，仍殘存了一些</w:t>
      </w:r>
      <w:del w:id="4518" w:author="簡新佳" w:date="2019-02-25T17:00:00Z">
        <w:r w:rsidDel="0012795F">
          <w:rPr>
            <w:rFonts w:hint="eastAsia"/>
          </w:rPr>
          <w:delText>靈力</w:delText>
        </w:r>
      </w:del>
      <w:ins w:id="4519" w:author="簡新佳" w:date="2019-02-25T17:00:00Z">
        <w:r w:rsidR="0012795F">
          <w:rPr>
            <w:rFonts w:hint="eastAsia"/>
          </w:rPr>
          <w:t>靈氣</w:t>
        </w:r>
      </w:ins>
      <w:r>
        <w:rPr>
          <w:rFonts w:hint="eastAsia"/>
        </w:rPr>
        <w:t>在李龍飛的靈脈之中。</w:t>
      </w:r>
    </w:p>
    <w:p w:rsidR="00C04663" w:rsidRDefault="00A7259F" w:rsidP="00813907">
      <w:pPr>
        <w:spacing w:after="240"/>
      </w:pPr>
      <w:r>
        <w:rPr>
          <w:rFonts w:hint="eastAsia"/>
        </w:rPr>
        <w:t>這些</w:t>
      </w:r>
      <w:del w:id="4520" w:author="簡新佳" w:date="2019-02-25T17:00:00Z">
        <w:r w:rsidDel="0012795F">
          <w:rPr>
            <w:rFonts w:hint="eastAsia"/>
          </w:rPr>
          <w:delText>靈力</w:delText>
        </w:r>
      </w:del>
      <w:ins w:id="4521" w:author="簡新佳" w:date="2019-02-25T17:00:00Z">
        <w:r w:rsidR="0012795F">
          <w:rPr>
            <w:rFonts w:hint="eastAsia"/>
          </w:rPr>
          <w:t>靈氣</w:t>
        </w:r>
      </w:ins>
      <w:r>
        <w:rPr>
          <w:rFonts w:hint="eastAsia"/>
        </w:rPr>
        <w:t>對練氣期的弟子來說十分驚人，平常李龍飛也無法操控。</w:t>
      </w:r>
    </w:p>
    <w:p w:rsidR="00C04663" w:rsidRDefault="00A7259F" w:rsidP="00813907">
      <w:pPr>
        <w:spacing w:after="240"/>
      </w:pPr>
      <w:r>
        <w:rPr>
          <w:rFonts w:hint="eastAsia"/>
        </w:rPr>
        <w:t>這時候李龍飛一心只想打贏西門吹雪，雙拳齊出，竟引動了體內那潛藏的天弘上人靈氣，雖然只是極微渺小的一絲，但對練氣層的西門吹雪來說，立刻感覺到一股可怕的力量來襲。</w:t>
      </w:r>
    </w:p>
    <w:p w:rsidR="00C04663" w:rsidRDefault="00A7259F" w:rsidP="00813907">
      <w:pPr>
        <w:spacing w:after="240"/>
      </w:pPr>
      <w:r>
        <w:rPr>
          <w:rFonts w:hint="eastAsia"/>
        </w:rPr>
        <w:t>「好可怕的力量，這已經不是練氣三層所能給我的壓迫了！」</w:t>
      </w:r>
    </w:p>
    <w:p w:rsidR="00C04663" w:rsidRDefault="00A7259F" w:rsidP="00813907">
      <w:pPr>
        <w:spacing w:after="240"/>
      </w:pPr>
      <w:r>
        <w:rPr>
          <w:rFonts w:hint="eastAsia"/>
        </w:rPr>
        <w:t>西門吹雪當初說好要讓李龍飛三招，這時除了擋下之外，就只能退後或閃躲而</w:t>
      </w:r>
      <w:r>
        <w:rPr>
          <w:rFonts w:hint="eastAsia"/>
        </w:rPr>
        <w:lastRenderedPageBreak/>
        <w:t>已。</w:t>
      </w:r>
    </w:p>
    <w:p w:rsidR="00C04663" w:rsidRDefault="00A7259F" w:rsidP="00813907">
      <w:pPr>
        <w:spacing w:after="240"/>
      </w:pPr>
      <w:r>
        <w:rPr>
          <w:rFonts w:hint="eastAsia"/>
        </w:rPr>
        <w:t>但李龍飛趁他接劍時攻上來，要閃是來不及了，就算退的話，李龍飛也會繼續前進，這圈圈就這麼大，退到最後，還是非擋不可，所以他只能選擇將這招給擋下來。</w:t>
      </w:r>
    </w:p>
    <w:p w:rsidR="00C04663" w:rsidRDefault="00A7259F" w:rsidP="00813907">
      <w:pPr>
        <w:spacing w:after="240"/>
      </w:pPr>
      <w:r>
        <w:rPr>
          <w:rFonts w:hint="eastAsia"/>
        </w:rPr>
        <w:t>另一方面，隨著李龍飛的拼命，那兩柄木劍感受到主人的力量暴增，也是嗡嗡作響，如果西門吹雪這時候放開他們以右手去擋下這雙拳頭，那那兩柄木劍肯定會朝自己攻來，到時候自己肯定是會受傷的。</w:t>
      </w:r>
    </w:p>
    <w:p w:rsidR="00C04663" w:rsidRDefault="00A7259F" w:rsidP="00813907">
      <w:pPr>
        <w:spacing w:after="240"/>
      </w:pPr>
      <w:r>
        <w:rPr>
          <w:rFonts w:hint="eastAsia"/>
        </w:rPr>
        <w:t>被一個練氣三層的四代弟子打傷，就算西門吹雪贏了，面子也掛不住，所以他緊握著木劍，不肯放開。</w:t>
      </w:r>
    </w:p>
    <w:p w:rsidR="00C04663" w:rsidRDefault="00A7259F" w:rsidP="00813907">
      <w:pPr>
        <w:spacing w:after="240"/>
      </w:pPr>
      <w:r>
        <w:rPr>
          <w:rFonts w:hint="eastAsia"/>
        </w:rPr>
        <w:t>這麼一來，李龍飛的雙拳已經近在咫尺，就要轟到西門吹雪的身上了。</w:t>
      </w:r>
    </w:p>
    <w:p w:rsidR="00C04663" w:rsidRDefault="00A7259F" w:rsidP="00813907">
      <w:pPr>
        <w:spacing w:after="240"/>
      </w:pPr>
      <w:r>
        <w:rPr>
          <w:rFonts w:hint="eastAsia"/>
        </w:rPr>
        <w:t>西門吹雪哼了一聲，喝道，「真有點本事！」</w:t>
      </w:r>
    </w:p>
    <w:p w:rsidR="00C04663" w:rsidRDefault="00A7259F" w:rsidP="00813907">
      <w:pPr>
        <w:spacing w:after="240"/>
      </w:pPr>
      <w:r>
        <w:rPr>
          <w:rFonts w:hint="eastAsia"/>
        </w:rPr>
        <w:t>口中一股真氣凝聚，張口一咬，噴出一口鮮血與那真氣結合，化作一股無形的力量，將李龍飛的身子緩了稍許。</w:t>
      </w:r>
    </w:p>
    <w:p w:rsidR="00C04663" w:rsidRDefault="00A7259F" w:rsidP="00813907">
      <w:pPr>
        <w:spacing w:after="240"/>
      </w:pPr>
      <w:r>
        <w:rPr>
          <w:rFonts w:hint="eastAsia"/>
        </w:rPr>
        <w:t>西門吹雪接著退了兩步，在眾人尚未來得及反應之前，大喝一聲，「三招已過，看我敗你！」，抬起右腳，一招自在腿踢在李龍飛的手腕上，喀喀兩聲，勁力所及，以巧破力，將李龍飛的雙腕給踢了個骨折。</w:t>
      </w:r>
    </w:p>
    <w:p w:rsidR="00C04663" w:rsidRDefault="00A7259F" w:rsidP="00813907">
      <w:pPr>
        <w:spacing w:after="240"/>
      </w:pPr>
      <w:r>
        <w:rPr>
          <w:rFonts w:hint="eastAsia"/>
        </w:rPr>
        <w:t>李龍飛雙手手腕一痛，</w:t>
      </w:r>
      <w:del w:id="4522" w:author="簡新佳" w:date="2019-02-25T17:00:00Z">
        <w:r w:rsidDel="0012795F">
          <w:rPr>
            <w:rFonts w:hint="eastAsia"/>
          </w:rPr>
          <w:delText>靈力</w:delText>
        </w:r>
      </w:del>
      <w:ins w:id="4523" w:author="簡新佳" w:date="2019-02-25T17:00:00Z">
        <w:r w:rsidR="0012795F">
          <w:rPr>
            <w:rFonts w:hint="eastAsia"/>
          </w:rPr>
          <w:t>靈氣</w:t>
        </w:r>
      </w:ins>
      <w:r>
        <w:rPr>
          <w:rFonts w:hint="eastAsia"/>
        </w:rPr>
        <w:t>送不到拳中，自然失去了攻勢，接著西門吹雪得理不饒人，又一招自在奔雷腿擊在李龍飛的胸口，頓時候者身體飛往後頭，噴出了一道鮮血。</w:t>
      </w:r>
    </w:p>
    <w:p w:rsidR="00C04663" w:rsidRDefault="00A7259F" w:rsidP="00813907">
      <w:pPr>
        <w:spacing w:after="240"/>
      </w:pPr>
      <w:r>
        <w:rPr>
          <w:rFonts w:hint="eastAsia"/>
        </w:rPr>
        <w:t>「敗了！我究竟還是敗了！」李龍飛眼前一黑，心知道自己敗了。</w:t>
      </w:r>
    </w:p>
    <w:p w:rsidR="00C04663" w:rsidRDefault="00A7259F" w:rsidP="00813907">
      <w:pPr>
        <w:spacing w:after="240"/>
      </w:pPr>
      <w:r>
        <w:rPr>
          <w:rFonts w:hint="eastAsia"/>
        </w:rPr>
        <w:t>他努力算計，又拼盡了全身</w:t>
      </w:r>
      <w:del w:id="4524" w:author="簡新佳" w:date="2019-02-25T17:00:00Z">
        <w:r w:rsidDel="0012795F">
          <w:rPr>
            <w:rFonts w:hint="eastAsia"/>
          </w:rPr>
          <w:delText>靈力</w:delText>
        </w:r>
      </w:del>
      <w:ins w:id="4525" w:author="簡新佳" w:date="2019-02-25T17:00:00Z">
        <w:r w:rsidR="0012795F">
          <w:rPr>
            <w:rFonts w:hint="eastAsia"/>
          </w:rPr>
          <w:t>靈氣</w:t>
        </w:r>
      </w:ins>
      <w:r>
        <w:rPr>
          <w:rFonts w:hint="eastAsia"/>
        </w:rPr>
        <w:t>，但是還是敵不過練氣五層頂峰的西門吹雪，他心中苦悶難以想像，哇了一聲，又是一口鮮血吐出。</w:t>
      </w:r>
    </w:p>
    <w:p w:rsidR="00C04663" w:rsidRDefault="00A7259F" w:rsidP="00813907">
      <w:pPr>
        <w:spacing w:after="240"/>
      </w:pPr>
      <w:r>
        <w:rPr>
          <w:rFonts w:hint="eastAsia"/>
        </w:rPr>
        <w:t>西門吹雪雖然贏了，但他其實未待李龍飛將第三招打完，便以腿法硬破第三招，又是練氣五層對三層，還仗著門內絕學才勉強獲勝，一些修為低的弟子可能還看不出來，幾個較資深的弟子，卻是忍不住都眉頭一皺。</w:t>
      </w:r>
    </w:p>
    <w:p w:rsidR="00C04663" w:rsidRDefault="00A7259F" w:rsidP="00813907">
      <w:pPr>
        <w:spacing w:after="240"/>
      </w:pPr>
      <w:r>
        <w:rPr>
          <w:rFonts w:hint="eastAsia"/>
        </w:rPr>
        <w:t>不過修仙界裡，強者為尊，即使知道西門吹雪不公，那些弟子卻也沒有講出來。西門吹雪見既然沒人出面指責他，於是便若無其事地說，「你敗了，太弱。」，接著轉頭要看向那蛐蛐場。</w:t>
      </w:r>
    </w:p>
    <w:p w:rsidR="00C04663" w:rsidRDefault="00A7259F" w:rsidP="00813907">
      <w:pPr>
        <w:spacing w:after="240"/>
      </w:pPr>
      <w:r>
        <w:rPr>
          <w:rFonts w:hint="eastAsia"/>
        </w:rPr>
        <w:t>眾人方才眼光都放在李龍飛跟西門吹雪的身上，雖然說西門吹雪是說主人跟蛐蛐一起比試，但他們怎會去看蛐蛐而不看人比試？</w:t>
      </w:r>
    </w:p>
    <w:p w:rsidR="00C04663" w:rsidRDefault="00A7259F" w:rsidP="00813907">
      <w:pPr>
        <w:spacing w:after="240"/>
      </w:pPr>
      <w:r>
        <w:rPr>
          <w:rFonts w:hint="eastAsia"/>
        </w:rPr>
        <w:lastRenderedPageBreak/>
        <w:t>這時西門吹雪獲勝，順著他的眼光往那蛐蛐場看去，心中想的都是，多半那天霸王也已經早取得了勝利吧。</w:t>
      </w:r>
    </w:p>
    <w:p w:rsidR="00C04663" w:rsidRDefault="00A7259F" w:rsidP="00813907">
      <w:pPr>
        <w:spacing w:after="240"/>
      </w:pPr>
      <w:r>
        <w:rPr>
          <w:rFonts w:hint="eastAsia"/>
        </w:rPr>
        <w:t>但西門吹雪臉色一變，卻見那天霸王此時已經倒在地上，全身發黑，而那褐色蟋蟀反而立在天霸王身上，鼓著翅膀唧唧叫囂著。</w:t>
      </w:r>
    </w:p>
    <w:p w:rsidR="00C04663" w:rsidRDefault="00A7259F" w:rsidP="00813907">
      <w:pPr>
        <w:spacing w:after="240"/>
      </w:pPr>
      <w:r>
        <w:rPr>
          <w:rFonts w:hint="eastAsia"/>
        </w:rPr>
        <w:t>「既然你的主人敗了，那你也跟著給我敗吧！」西門吹雪雖然驚訝，但他只覺得這是李龍飛好狗運，只是這樣的運氣對他來說，卻是看不過去。</w:t>
      </w:r>
    </w:p>
    <w:p w:rsidR="00C04663" w:rsidRDefault="00A7259F" w:rsidP="00813907">
      <w:pPr>
        <w:spacing w:after="240"/>
      </w:pPr>
      <w:r>
        <w:rPr>
          <w:rFonts w:hint="eastAsia"/>
        </w:rPr>
        <w:t>於是順手將右手那兩柄飛劍一甩，射向那褐色蟋蟀，打算取得完全的勝利。</w:t>
      </w:r>
    </w:p>
    <w:p w:rsidR="00C04663" w:rsidRDefault="00A7259F" w:rsidP="00813907">
      <w:pPr>
        <w:spacing w:after="240"/>
      </w:pPr>
      <w:r>
        <w:rPr>
          <w:rFonts w:hint="eastAsia"/>
        </w:rPr>
        <w:t>李龍飛這時候眼神散渙，聽到西門吹雪這樣說，一時間記憶湧現，那褐色蟋蟀彷彿化成了自己的父親、七葉道人，而西門吹雪則成了那灰袍道人。</w:t>
      </w:r>
    </w:p>
    <w:p w:rsidR="00C04663" w:rsidRDefault="00A7259F" w:rsidP="00813907">
      <w:pPr>
        <w:spacing w:after="240"/>
      </w:pPr>
      <w:r>
        <w:rPr>
          <w:rFonts w:hint="eastAsia"/>
        </w:rPr>
        <w:t>他大吼一聲，叫道，「不要殺我爹爹！」起身像發狂般朝西門吹雪撲來。</w:t>
      </w:r>
    </w:p>
    <w:p w:rsidR="00C04663" w:rsidRDefault="00A7259F" w:rsidP="00813907">
      <w:pPr>
        <w:spacing w:after="240"/>
      </w:pPr>
      <w:r>
        <w:rPr>
          <w:rFonts w:hint="eastAsia"/>
        </w:rPr>
        <w:t>「冥頑不靈，自找罪受！」西門吹雪搖了搖頭，右手一招如意掌揮去，要將李龍飛再度擊倒在地。</w:t>
      </w:r>
    </w:p>
    <w:p w:rsidR="00C04663" w:rsidRDefault="00A7259F" w:rsidP="00813907">
      <w:pPr>
        <w:spacing w:after="240"/>
      </w:pPr>
      <w:r>
        <w:rPr>
          <w:rFonts w:hint="eastAsia"/>
        </w:rPr>
        <w:t>便在此時，那褐色蟋蟀感受到殺機，唧唧兩聲，一道黃光閃過，只聽見半空傳來一陣晴天霹靂，「孽畜！不可！」「飛兒！住手！」</w:t>
      </w:r>
    </w:p>
    <w:p w:rsidR="00C04663" w:rsidRDefault="00A7259F" w:rsidP="00813907">
      <w:pPr>
        <w:spacing w:after="240"/>
      </w:pPr>
      <w:r>
        <w:rPr>
          <w:rFonts w:hint="eastAsia"/>
        </w:rPr>
        <w:t>接著兩道身影從道觀遠處疾飛而來，西門吹雪不可置信地看著那褐色蟋蟀咬在自己右手手指上，接著全身一軟，眼前一黑，倒了下去。</w:t>
      </w:r>
    </w:p>
    <w:p w:rsidR="00C04663" w:rsidRDefault="00A7259F" w:rsidP="00813907">
      <w:pPr>
        <w:spacing w:after="240"/>
      </w:pPr>
      <w:r>
        <w:rPr>
          <w:rFonts w:hint="eastAsia"/>
        </w:rPr>
        <w:t>李龍飛一愣，心中一鬆，也是跟著暈了過去。</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執法長老</w:t>
      </w:r>
    </w:p>
    <w:p w:rsidR="00C04663" w:rsidRDefault="00C04663" w:rsidP="00813907">
      <w:pPr>
        <w:spacing w:after="240"/>
      </w:pPr>
    </w:p>
    <w:p w:rsidR="00C04663" w:rsidRDefault="00A7259F" w:rsidP="00813907">
      <w:pPr>
        <w:spacing w:after="240"/>
      </w:pPr>
      <w:r>
        <w:rPr>
          <w:rFonts w:hint="eastAsia"/>
        </w:rPr>
        <w:t>那兩道身影在兩人暈倒那一刻，兩個道人一前一後正好扶住了西門吹雪跟李龍飛，接著默默對視了一眼。</w:t>
      </w:r>
    </w:p>
    <w:p w:rsidR="00C04663" w:rsidRDefault="00A7259F" w:rsidP="00813907">
      <w:pPr>
        <w:spacing w:after="240"/>
      </w:pPr>
      <w:r>
        <w:rPr>
          <w:rFonts w:hint="eastAsia"/>
        </w:rPr>
        <w:t>眾弟子一見那兩人出面，心中都是一緊，幾個比較膽小怕事的甚至臉色都刷地慘白了起來。</w:t>
      </w:r>
    </w:p>
    <w:p w:rsidR="00C04663" w:rsidRDefault="00A7259F" w:rsidP="00813907">
      <w:pPr>
        <w:spacing w:after="240"/>
      </w:pPr>
      <w:r>
        <w:rPr>
          <w:rFonts w:hint="eastAsia"/>
        </w:rPr>
        <w:t>扶住西門吹雪的那道人白髮紅顏，兩個大耳垂到了雙頰，頗有福緣模樣，正是西門吹雪的師傅。</w:t>
      </w:r>
    </w:p>
    <w:p w:rsidR="00C04663" w:rsidRDefault="00A7259F" w:rsidP="00813907">
      <w:pPr>
        <w:spacing w:after="240"/>
      </w:pPr>
      <w:r>
        <w:rPr>
          <w:rFonts w:hint="eastAsia"/>
        </w:rPr>
        <w:t>他一扶住西門吹雪，哼了一聲，一股精純的靈氣就傳進了西門吹雪身上，那還咬在西門吹雪右手手指的褐色蟋蟀震了一下，鬆嘴跳了開來。</w:t>
      </w:r>
    </w:p>
    <w:p w:rsidR="00C04663" w:rsidRDefault="00A7259F" w:rsidP="00813907">
      <w:pPr>
        <w:spacing w:after="240"/>
      </w:pPr>
      <w:r>
        <w:rPr>
          <w:rFonts w:hint="eastAsia"/>
        </w:rPr>
        <w:lastRenderedPageBreak/>
        <w:t>「收！」</w:t>
      </w:r>
    </w:p>
    <w:p w:rsidR="00C04663" w:rsidRDefault="00A7259F" w:rsidP="00813907">
      <w:pPr>
        <w:spacing w:after="240"/>
      </w:pPr>
      <w:r>
        <w:rPr>
          <w:rFonts w:hint="eastAsia"/>
        </w:rPr>
        <w:t>扶住李龍飛的那道人此時則是一喝，原本裝著褐色蟋蟀的木盒就將那蟋蟀又收了進去，而且這次更被牢牢困著，讓牠逃也逃不出來。</w:t>
      </w:r>
    </w:p>
    <w:p w:rsidR="00C04663" w:rsidRDefault="00A7259F" w:rsidP="00813907">
      <w:pPr>
        <w:spacing w:after="240"/>
      </w:pPr>
      <w:r>
        <w:rPr>
          <w:rFonts w:hint="eastAsia"/>
        </w:rPr>
        <w:t>「你的好徒弟可真好阿，連髑蛐這種毒蟲都找來了。」那大耳道人原是要收起那蟋蟀，現在先被搶先了，皺眉看向對方不滿地說。</w:t>
      </w:r>
    </w:p>
    <w:p w:rsidR="00C04663" w:rsidRDefault="00A7259F" w:rsidP="00813907">
      <w:pPr>
        <w:spacing w:after="240"/>
      </w:pPr>
      <w:r>
        <w:rPr>
          <w:rFonts w:hint="eastAsia"/>
        </w:rPr>
        <w:t>那道人正是天泉道人，他淡淡說道，「老壇師兄，龍飛他既是偶然抓到，不知者無罪，我想這這可怪不到他身上。」</w:t>
      </w:r>
    </w:p>
    <w:p w:rsidR="00C04663" w:rsidRDefault="00A7259F" w:rsidP="00813907">
      <w:pPr>
        <w:spacing w:after="240"/>
      </w:pPr>
      <w:r>
        <w:rPr>
          <w:rFonts w:hint="eastAsia"/>
        </w:rPr>
        <w:t>「不管怎樣，那毒物既然傷了我徒兒，我便要牠死，交出那個毒蟲，其他事後再說。」</w:t>
      </w:r>
    </w:p>
    <w:p w:rsidR="00C04663" w:rsidRDefault="00A7259F" w:rsidP="00813907">
      <w:pPr>
        <w:spacing w:after="240"/>
      </w:pPr>
      <w:r>
        <w:rPr>
          <w:rFonts w:hint="eastAsia"/>
        </w:rPr>
        <w:t>「如果傷了你的徒兒便得死，那傷了我的徒兒，那又該怎麼算帳？」</w:t>
      </w:r>
    </w:p>
    <w:p w:rsidR="00C04663" w:rsidRDefault="00A7259F" w:rsidP="00813907">
      <w:pPr>
        <w:spacing w:after="240"/>
      </w:pPr>
      <w:r>
        <w:rPr>
          <w:rFonts w:hint="eastAsia"/>
        </w:rPr>
        <w:t>那被稱作老壇師兄的大耳修士，劍眉一豎說道，「弟子們之間的比試受傷，有甚麼好算帳，難道做長輩的還要替晚輩出面才行？」</w:t>
      </w:r>
    </w:p>
    <w:p w:rsidR="00C04663" w:rsidRDefault="00A7259F" w:rsidP="00813907">
      <w:pPr>
        <w:spacing w:after="240"/>
      </w:pPr>
      <w:r>
        <w:rPr>
          <w:rFonts w:hint="eastAsia"/>
        </w:rPr>
        <w:t>「若是在伏虎台上比試，自然沒有話說，但在這比，可是有失門規。」天泉表情平靜，嘴裡卻一步也不肯退讓。</w:t>
      </w:r>
    </w:p>
    <w:p w:rsidR="00C04663" w:rsidRDefault="00A7259F" w:rsidP="00813907">
      <w:pPr>
        <w:spacing w:after="240"/>
      </w:pPr>
      <w:r>
        <w:rPr>
          <w:rFonts w:hint="eastAsia"/>
        </w:rPr>
        <w:t>「若說犯了門規，那你徒兒不也一樣？」老壇冷哼了一聲，袖口一甩，四周弟子頓時感到一股莫名壓力籠罩著這裡。</w:t>
      </w:r>
    </w:p>
    <w:p w:rsidR="00C04663" w:rsidRDefault="00A7259F" w:rsidP="00813907">
      <w:pPr>
        <w:spacing w:after="240"/>
      </w:pPr>
      <w:r>
        <w:rPr>
          <w:rFonts w:hint="eastAsia"/>
        </w:rPr>
        <w:t>「嘿…這比試，可不是我徒兒提起，更何況，起因更是其來有自。」天泉卻像沒有感覺到似的，反倒意有所指的看了西門吹雪一眼。</w:t>
      </w:r>
    </w:p>
    <w:p w:rsidR="00C04663" w:rsidRDefault="00A7259F" w:rsidP="00813907">
      <w:pPr>
        <w:spacing w:after="240"/>
      </w:pPr>
      <w:r>
        <w:rPr>
          <w:rFonts w:hint="eastAsia"/>
        </w:rPr>
        <w:t>跟著他眼光又掃向四周，一些修為弱的弟子已經承受不了那壓力，卻又不敢先走，正臉色蒼白的站在那苦撐著。</w:t>
      </w:r>
    </w:p>
    <w:p w:rsidR="00C04663" w:rsidRDefault="00A7259F" w:rsidP="00813907">
      <w:pPr>
        <w:spacing w:after="240"/>
      </w:pPr>
      <w:r>
        <w:rPr>
          <w:rFonts w:hint="eastAsia"/>
        </w:rPr>
        <w:t>「不管怎說，人命關天，我看，你還是讓你徒兒先服下這顆三藍解毒丹吧。」天泉吸了口氣，語氣帶緩，從懷中掏出一枚丹藥遞出，上面有三條藍線，散出淡淡的清香，同時也讓那些弟子們壓力稍減了一些。</w:t>
      </w:r>
    </w:p>
    <w:p w:rsidR="00C04663" w:rsidRDefault="00A7259F" w:rsidP="00813907">
      <w:pPr>
        <w:spacing w:after="240"/>
      </w:pPr>
      <w:r>
        <w:rPr>
          <w:rFonts w:hint="eastAsia"/>
        </w:rPr>
        <w:t>老壇道人不答話，右手一翻，同樣取出一枚三藍解毒丹，餵給了西門吹雪服下，「我自己的徒兒，我自己會救，不用你擔心。倒是你方才提到，這比試起因特殊，既然如此，那好，我便以執法堂代表下令，把人帶回去審理，你可是沒意見吧？」</w:t>
      </w:r>
    </w:p>
    <w:p w:rsidR="00C04663" w:rsidRDefault="00A7259F" w:rsidP="00813907">
      <w:pPr>
        <w:spacing w:after="240"/>
      </w:pPr>
      <w:r>
        <w:rPr>
          <w:rFonts w:hint="eastAsia"/>
        </w:rPr>
        <w:t>天泉劍眉一豎，心下幾番思量，良久才鬆開眉頭，微微一笑說道，「意見倒是不敢，只是，掌門師兄既來，又何必再回執法堂處理呢？」</w:t>
      </w:r>
    </w:p>
    <w:p w:rsidR="00C04663" w:rsidRDefault="00A7259F" w:rsidP="00813907">
      <w:pPr>
        <w:spacing w:after="240"/>
      </w:pPr>
      <w:r>
        <w:rPr>
          <w:rFonts w:hint="eastAsia"/>
        </w:rPr>
        <w:t>老壇道人一聽，猛地往旁邊看去，一位長鬚至胸的道人正緩緩走來，正是當今的</w:t>
      </w:r>
      <w:r>
        <w:rPr>
          <w:rFonts w:hint="eastAsia"/>
        </w:rPr>
        <w:lastRenderedPageBreak/>
        <w:t>自在道掌門人，天鬚道人。</w:t>
      </w:r>
    </w:p>
    <w:p w:rsidR="00C04663" w:rsidRDefault="00A7259F" w:rsidP="00813907">
      <w:pPr>
        <w:spacing w:after="240"/>
      </w:pPr>
      <w:r>
        <w:rPr>
          <w:rFonts w:hint="eastAsia"/>
        </w:rPr>
        <w:t>卻說這自在道當年開山祖師爺自在道人，以結丹之力力抗假嬰修士，最後創立自在道，一時之間聲名遠播，收徒近百。</w:t>
      </w:r>
    </w:p>
    <w:p w:rsidR="00C04663" w:rsidRDefault="00A7259F" w:rsidP="00813907">
      <w:pPr>
        <w:spacing w:after="240"/>
      </w:pPr>
      <w:r>
        <w:rPr>
          <w:rFonts w:hint="eastAsia"/>
        </w:rPr>
        <w:t>但就在一百年前，自在道根基尚不算穩時，自在道人有感修為將要突破，無法等待，遂吩咐座下幾名親信弟子掌事，隨後到了一個無人知曉的地方閉關打坐，從此再無消息，也因此讓自在道漸漸消聲匿跡，甚至沒有弟子願意再上來拜師。</w:t>
      </w:r>
    </w:p>
    <w:p w:rsidR="00C04663" w:rsidRDefault="00A7259F" w:rsidP="00813907">
      <w:pPr>
        <w:spacing w:after="240"/>
      </w:pPr>
      <w:r>
        <w:rPr>
          <w:rFonts w:hint="eastAsia"/>
        </w:rPr>
        <w:t>而一百年來，當年那些親信弟子有感自在道人不在，門內無人坐鎮，其中較有實力的除了兩位</w:t>
      </w:r>
      <w:r w:rsidR="007E7D45">
        <w:rPr>
          <w:rFonts w:hint="eastAsia"/>
        </w:rPr>
        <w:t>假</w:t>
      </w:r>
      <w:r>
        <w:rPr>
          <w:rFonts w:hint="eastAsia"/>
        </w:rPr>
        <w:t>丹元老還待門派之中，剩下的多半出宗門外去遊盪，試圖尋找突破自身修為的機緣以及奇遇，所以整個自在道的沒落也就更加的無可避免起來。</w:t>
      </w:r>
    </w:p>
    <w:p w:rsidR="00C04663" w:rsidRDefault="00A7259F" w:rsidP="00813907">
      <w:pPr>
        <w:spacing w:after="240"/>
      </w:pPr>
      <w:r>
        <w:rPr>
          <w:rFonts w:hint="eastAsia"/>
        </w:rPr>
        <w:t>所幸雖然那些親信弟子離去，但當年自在道人閉關時收的弟子在這段時間也成長起來。</w:t>
      </w:r>
    </w:p>
    <w:p w:rsidR="00C04663" w:rsidRDefault="00A7259F" w:rsidP="00813907">
      <w:pPr>
        <w:spacing w:after="240"/>
      </w:pPr>
      <w:r>
        <w:rPr>
          <w:rFonts w:hint="eastAsia"/>
        </w:rPr>
        <w:t>其中，天泉道人跟老譚道人裡頭的佼佼者，分別都以幾十年就達到築基，比起其他同時期的弟子，要來得強得多，當然也被授予重要職位等等。</w:t>
      </w:r>
    </w:p>
    <w:p w:rsidR="00C04663" w:rsidRDefault="00A7259F" w:rsidP="00813907">
      <w:pPr>
        <w:spacing w:after="240"/>
      </w:pPr>
      <w:r>
        <w:rPr>
          <w:rFonts w:hint="eastAsia"/>
        </w:rPr>
        <w:t>但這兩人，彼此之間個性不合，更因為實力相仲，而互有競爭之意，這才造究當年為了李龍飛敲鐘一事的爭執。</w:t>
      </w:r>
    </w:p>
    <w:p w:rsidR="00C04663" w:rsidRDefault="00A7259F" w:rsidP="00813907">
      <w:pPr>
        <w:spacing w:after="240"/>
      </w:pPr>
      <w:r>
        <w:rPr>
          <w:rFonts w:hint="eastAsia"/>
        </w:rPr>
        <w:t>說到底，天鬚掌門是比較有意讓天泉當下一任的掌門，因此老壇道人更是千方百計的想將對方給打壓下來。</w:t>
      </w:r>
    </w:p>
    <w:p w:rsidR="00C04663" w:rsidRDefault="00A7259F" w:rsidP="00813907">
      <w:pPr>
        <w:spacing w:after="240"/>
      </w:pPr>
      <w:r>
        <w:rPr>
          <w:rFonts w:hint="eastAsia"/>
        </w:rPr>
        <w:t>這次李龍飛跟西門吹雪比試，雖說天泉跟老壇早就以靈識察覺情況，但一來不算真的打鬥，二來也有比較之意，於是就睜一隻眼閉一隻眼，沒有出面阻止。</w:t>
      </w:r>
    </w:p>
    <w:p w:rsidR="00C04663" w:rsidRDefault="00A7259F" w:rsidP="00813907">
      <w:pPr>
        <w:spacing w:after="240"/>
      </w:pPr>
      <w:r>
        <w:rPr>
          <w:rFonts w:hint="eastAsia"/>
        </w:rPr>
        <w:t>而後西門吹雪雖以取巧獲勝，但畢竟李龍飛沒甚麼性命危險，所以天泉始終忍著沒有出手，只是觀望而已。</w:t>
      </w:r>
    </w:p>
    <w:p w:rsidR="00C04663" w:rsidRDefault="00A7259F" w:rsidP="00813907">
      <w:pPr>
        <w:spacing w:after="240"/>
      </w:pPr>
      <w:r>
        <w:rPr>
          <w:rFonts w:hint="eastAsia"/>
        </w:rPr>
        <w:t>想不到在最後，出乎兩人意料的褐色蟋蟀出手攻擊西門吹雪，這才引起兩人注意仔細看去。</w:t>
      </w:r>
    </w:p>
    <w:p w:rsidR="00C04663" w:rsidRDefault="00A7259F" w:rsidP="00813907">
      <w:pPr>
        <w:spacing w:after="240"/>
      </w:pPr>
      <w:r>
        <w:rPr>
          <w:rFonts w:hint="eastAsia"/>
        </w:rPr>
        <w:t>這一看，竟發現此蟲乃赫赫有名的髑蛐毒蟲，因此兩人才連忙從內觀中飛出，想不到還是遲了一步。</w:t>
      </w:r>
    </w:p>
    <w:p w:rsidR="00C04663" w:rsidRDefault="00A7259F" w:rsidP="00813907">
      <w:pPr>
        <w:spacing w:after="240"/>
      </w:pPr>
      <w:r>
        <w:rPr>
          <w:rFonts w:hint="eastAsia"/>
        </w:rPr>
        <w:t>髑蛐毒蟲，有人說是蟋蟀修練成精後，所化的一種毒蟲，也有人說是完完全全不同的毒蟲物種。</w:t>
      </w:r>
    </w:p>
    <w:p w:rsidR="00C04663" w:rsidRDefault="00A7259F" w:rsidP="00813907">
      <w:pPr>
        <w:spacing w:after="240"/>
      </w:pPr>
      <w:r>
        <w:rPr>
          <w:rFonts w:hint="eastAsia"/>
        </w:rPr>
        <w:t>總之，這髑蛐是一種劇毒之蟲，雖然力氣不大，但性喜吞咬比自己大的毒物，越毒越好，而且一咬到嘴，就很難讓他鬆口。</w:t>
      </w:r>
    </w:p>
    <w:p w:rsidR="00C04663" w:rsidRDefault="00A7259F" w:rsidP="00813907">
      <w:pPr>
        <w:spacing w:after="240"/>
      </w:pPr>
      <w:r>
        <w:rPr>
          <w:rFonts w:hint="eastAsia"/>
        </w:rPr>
        <w:lastRenderedPageBreak/>
        <w:t>這隻姆指大小的髑蛐，已經修練了一段時間，雖然還沒能突破本身修為的一個境界，但身上的劇毒，也不是練氣七層以下可以抵檔的住。</w:t>
      </w:r>
    </w:p>
    <w:p w:rsidR="00C04663" w:rsidRDefault="00A7259F" w:rsidP="00813907">
      <w:pPr>
        <w:spacing w:after="240"/>
      </w:pPr>
      <w:r>
        <w:rPr>
          <w:rFonts w:hint="eastAsia"/>
        </w:rPr>
        <w:t>好在他昨天被關了一整天，剛剛在跟天霸王打時，一氣之下把毒性釋放了大半，而又幸好西門吹雪練了如意掌，手掌對那毒性略有抵抗，這才只是暈倒而已。</w:t>
      </w:r>
    </w:p>
    <w:p w:rsidR="00C04663" w:rsidRDefault="00A7259F" w:rsidP="00813907">
      <w:pPr>
        <w:spacing w:after="240"/>
      </w:pPr>
      <w:r>
        <w:rPr>
          <w:rFonts w:hint="eastAsia"/>
        </w:rPr>
        <w:t>否則尋常的練氣五層弟子被咬到，別說暈倒，一時三刻內毒性發作沒緊急治療，恐怕必死無疑。</w:t>
      </w:r>
    </w:p>
    <w:p w:rsidR="00C04663" w:rsidRDefault="00A7259F" w:rsidP="00813907">
      <w:pPr>
        <w:spacing w:after="240"/>
      </w:pPr>
      <w:r>
        <w:rPr>
          <w:rFonts w:hint="eastAsia"/>
        </w:rPr>
        <w:t>天泉見天鬚掌門前來，拱手一拜，「拜見掌門。」</w:t>
      </w:r>
    </w:p>
    <w:p w:rsidR="00C04663" w:rsidRDefault="00A7259F" w:rsidP="00813907">
      <w:pPr>
        <w:spacing w:after="240"/>
      </w:pPr>
      <w:r>
        <w:rPr>
          <w:rFonts w:hint="eastAsia"/>
        </w:rPr>
        <w:t>「拜見掌門。」老壇見狀同樣也是一揖，跟著眼中閃過一絲陰沉。</w:t>
      </w:r>
    </w:p>
    <w:p w:rsidR="00C04663" w:rsidRDefault="00A7259F" w:rsidP="00813907">
      <w:pPr>
        <w:spacing w:after="240"/>
      </w:pPr>
      <w:r>
        <w:rPr>
          <w:rFonts w:hint="eastAsia"/>
        </w:rPr>
        <w:t>天鬚道人走了過來，先看了看西門吹雪的氣色後，這才轉頭看向李龍飛這。</w:t>
      </w:r>
    </w:p>
    <w:p w:rsidR="00C04663" w:rsidRDefault="00A7259F" w:rsidP="00813907">
      <w:pPr>
        <w:spacing w:after="240"/>
      </w:pPr>
      <w:r>
        <w:rPr>
          <w:rFonts w:hint="eastAsia"/>
        </w:rPr>
        <w:t>「敢以練氣三層力抗練氣五層，並迫使對手使出雙手，此子，膽識不錯，臨場應變更是了得，更重要的是，為人硬骨，不畏強權，這等弟子，才是我們自在道所要哉培的，你說是嗎，老壇？」天鬚道人摸了摸長鬚，臉上微微一笑，若有所指說道。</w:t>
      </w:r>
    </w:p>
    <w:p w:rsidR="00C04663" w:rsidRDefault="00A7259F" w:rsidP="00813907">
      <w:pPr>
        <w:spacing w:after="240"/>
      </w:pPr>
      <w:r>
        <w:rPr>
          <w:rFonts w:hint="eastAsia"/>
        </w:rPr>
        <w:t>見到天鬚這般模樣，老壇的臉色更是沉了下去。</w:t>
      </w:r>
    </w:p>
    <w:p w:rsidR="00C04663" w:rsidRDefault="00A7259F" w:rsidP="00813907">
      <w:pPr>
        <w:spacing w:after="240"/>
      </w:pPr>
      <w:r>
        <w:rPr>
          <w:rFonts w:hint="eastAsia"/>
        </w:rPr>
        <w:t>他雖沒從頭看到尾，但也有看到自己弟子作弊那段，本來他心想，自己弟子若死不承認，以那小輩的修為，怎樣也說不出個所以然，這麼一來，將人帶回去後，再慢慢審理對方，便是天泉硬要出面，自己也還有後山可靠。</w:t>
      </w:r>
    </w:p>
    <w:p w:rsidR="00C04663" w:rsidRDefault="00A7259F" w:rsidP="00813907">
      <w:pPr>
        <w:spacing w:after="240"/>
      </w:pPr>
      <w:r>
        <w:rPr>
          <w:rFonts w:hint="eastAsia"/>
        </w:rPr>
        <w:t>想不到現在掌門出現，這麼一來，自己便不可能再偏坦弟子了，當下冷哼一聲，不答話直接將掌心放在西門吹雪背後，加速逼出體內的毒素。</w:t>
      </w:r>
    </w:p>
    <w:p w:rsidR="00C04663" w:rsidRDefault="00A7259F" w:rsidP="00813907">
      <w:pPr>
        <w:spacing w:after="240"/>
      </w:pPr>
      <w:r>
        <w:rPr>
          <w:rFonts w:hint="eastAsia"/>
        </w:rPr>
        <w:t>天泉知道如今已不用擔心對方亂來，便不再多去注意，而是拿出一粒</w:t>
      </w:r>
      <w:r w:rsidR="00DC763E">
        <w:rPr>
          <w:rFonts w:hint="eastAsia"/>
        </w:rPr>
        <w:t>療傷的</w:t>
      </w:r>
      <w:r>
        <w:rPr>
          <w:rFonts w:hint="eastAsia"/>
        </w:rPr>
        <w:t>丹</w:t>
      </w:r>
      <w:r w:rsidR="00DC763E">
        <w:rPr>
          <w:rFonts w:hint="eastAsia"/>
        </w:rPr>
        <w:t>藥</w:t>
      </w:r>
      <w:r>
        <w:rPr>
          <w:rFonts w:hint="eastAsia"/>
        </w:rPr>
        <w:t>，讓李龍飛給服下，不一會，後者便悠悠醒了過來。</w:t>
      </w:r>
    </w:p>
    <w:p w:rsidR="00C04663" w:rsidRDefault="00A7259F" w:rsidP="00813907">
      <w:pPr>
        <w:spacing w:after="240"/>
      </w:pPr>
      <w:r>
        <w:rPr>
          <w:rFonts w:hint="eastAsia"/>
        </w:rPr>
        <w:t>李龍飛一睜開眼，就看到自己師傅眼神和藹看著自己，那目光跟當初父親眼神很相似，心下一緊，連忙起身一拜說，「弟子給師傅添麻煩了。」</w:t>
      </w:r>
    </w:p>
    <w:p w:rsidR="00C04663" w:rsidRDefault="00A7259F" w:rsidP="00813907">
      <w:pPr>
        <w:spacing w:after="240"/>
      </w:pPr>
      <w:r>
        <w:rPr>
          <w:rFonts w:hint="eastAsia"/>
        </w:rPr>
        <w:t>接著心底一愣，心想剛剛暈過去前雙手手腕明明骨折，怎麼這</w:t>
      </w:r>
      <w:r w:rsidR="00397271">
        <w:rPr>
          <w:rFonts w:hint="eastAsia"/>
        </w:rPr>
        <w:t>會</w:t>
      </w:r>
      <w:r w:rsidR="00DC763E">
        <w:rPr>
          <w:rFonts w:hint="eastAsia"/>
        </w:rPr>
        <w:t>雖然仍舊疼痛，但卻已經好了大半</w:t>
      </w:r>
      <w:r>
        <w:rPr>
          <w:rFonts w:hint="eastAsia"/>
        </w:rPr>
        <w:t>。</w:t>
      </w:r>
    </w:p>
    <w:p w:rsidR="00C04663" w:rsidRDefault="00A7259F" w:rsidP="00813907">
      <w:pPr>
        <w:spacing w:after="240"/>
      </w:pPr>
      <w:r>
        <w:rPr>
          <w:rFonts w:hint="eastAsia"/>
        </w:rPr>
        <w:t>天泉見李龍飛雙手沒事，又轉頭看向老壇道人一眼，這才回頭臉色漸轉嚴肅說道，「飛兒，你與西門師兄私下比試，還以毒蟲傷了對方，此事你可知罪？」</w:t>
      </w:r>
    </w:p>
    <w:p w:rsidR="00C04663" w:rsidRDefault="00A7259F" w:rsidP="00813907">
      <w:pPr>
        <w:spacing w:after="240"/>
      </w:pPr>
      <w:r>
        <w:rPr>
          <w:rFonts w:hint="eastAsia"/>
        </w:rPr>
        <w:t>李龍飛一聽，想起門規的確禁止此事，方才血氣方剛之時，將此規定拋到了後腦，此時想起，不由得冷汗直流，忙跪下說道，「弟子知錯，此事的確是弟子的錯。」</w:t>
      </w:r>
    </w:p>
    <w:p w:rsidR="00C04663" w:rsidRDefault="00A7259F" w:rsidP="00813907">
      <w:pPr>
        <w:spacing w:after="240"/>
      </w:pPr>
      <w:r>
        <w:rPr>
          <w:rFonts w:hint="eastAsia"/>
        </w:rPr>
        <w:lastRenderedPageBreak/>
        <w:t>天泉點點頭，跟著又問，「既然知錯，那你便說說，為何要頂撞師兄，更從何得拿來毒蟲髑蛐？」</w:t>
      </w:r>
    </w:p>
    <w:p w:rsidR="00C04663" w:rsidRDefault="00A7259F" w:rsidP="00813907">
      <w:pPr>
        <w:spacing w:after="240"/>
      </w:pPr>
      <w:r>
        <w:rPr>
          <w:rFonts w:hint="eastAsia"/>
        </w:rPr>
        <w:t>「髑蛐？」</w:t>
      </w:r>
    </w:p>
    <w:p w:rsidR="00C04663" w:rsidRDefault="00A7259F" w:rsidP="00813907">
      <w:pPr>
        <w:spacing w:after="240"/>
      </w:pPr>
      <w:r>
        <w:rPr>
          <w:rFonts w:hint="eastAsia"/>
        </w:rPr>
        <w:t>「就是你抓的那隻褐色蟋蟀。」</w:t>
      </w:r>
    </w:p>
    <w:p w:rsidR="00C04663" w:rsidRDefault="00A7259F" w:rsidP="00813907">
      <w:pPr>
        <w:spacing w:after="240"/>
      </w:pPr>
      <w:r>
        <w:rPr>
          <w:rFonts w:hint="eastAsia"/>
        </w:rPr>
        <w:t>李龍飛一聽，先是一愣，跟著咬了咬下唇，這才一五一十將剛才經過跟兩人報告，接著又說到昨天怎麼到後山殺了那三尾貓妖，而後怎麼遇道那靈羽蛇跟怎麼抓到這髑蛐。</w:t>
      </w:r>
    </w:p>
    <w:p w:rsidR="00C04663" w:rsidRDefault="00A7259F" w:rsidP="00813907">
      <w:pPr>
        <w:spacing w:after="240"/>
      </w:pPr>
      <w:r>
        <w:rPr>
          <w:rFonts w:hint="eastAsia"/>
        </w:rPr>
        <w:t>「弟子知道自己擅闖後山，又多犯了一條門規，弟子甘願受罰。但關於頂撞師兄一事，弟子所言不虛，還請師傅明查。」</w:t>
      </w:r>
    </w:p>
    <w:p w:rsidR="00C04663" w:rsidRDefault="00A7259F" w:rsidP="00813907">
      <w:pPr>
        <w:spacing w:after="240"/>
      </w:pPr>
      <w:r>
        <w:rPr>
          <w:rFonts w:hint="eastAsia"/>
        </w:rPr>
        <w:t>李龍飛見到西門吹雪身旁的老壇，心下已猜到對方應該也是其師父，但卻沒因此退縮，仍是就自己所見不增不減地通盤說出。</w:t>
      </w:r>
    </w:p>
    <w:p w:rsidR="00C04663" w:rsidRDefault="00A7259F" w:rsidP="00813907">
      <w:pPr>
        <w:spacing w:after="240"/>
      </w:pPr>
      <w:r>
        <w:rPr>
          <w:rFonts w:hint="eastAsia"/>
        </w:rPr>
        <w:t>一旁的低階弟子們聽完，私下都是一陣騷動；要知道，他們來自在道修練多年，也沒甚麼人敢進去後山抓蟲，李龍飛以練氣三層，居然敢踏入後山，還殺了一隻貓妖，更抓到這髑蛐毒蟲，光是這等膽識，就讓不少弟子大為折服。</w:t>
      </w:r>
    </w:p>
    <w:p w:rsidR="00C04663" w:rsidRDefault="00A7259F" w:rsidP="00813907">
      <w:pPr>
        <w:spacing w:after="240"/>
      </w:pPr>
      <w:r>
        <w:rPr>
          <w:rFonts w:hint="eastAsia"/>
        </w:rPr>
        <w:t>當然，還是有少數幾人口中不屑，認為李龍飛在說謊。</w:t>
      </w:r>
    </w:p>
    <w:p w:rsidR="00C04663" w:rsidRDefault="00A7259F" w:rsidP="00813907">
      <w:pPr>
        <w:spacing w:after="240"/>
      </w:pPr>
      <w:r>
        <w:rPr>
          <w:rFonts w:hint="eastAsia"/>
        </w:rPr>
        <w:t>「練氣三層殺了一隻三尾貓妖？吹牛也不打草稿，偶然抓到了一隻毒蟲就真自以為是了！」</w:t>
      </w:r>
    </w:p>
    <w:p w:rsidR="00C04663" w:rsidRDefault="00A7259F" w:rsidP="00813907">
      <w:pPr>
        <w:spacing w:after="240"/>
      </w:pPr>
      <w:r>
        <w:rPr>
          <w:rFonts w:hint="eastAsia"/>
        </w:rPr>
        <w:t>「我說阿，也不知道他是從哪僥倖得到那隻毒蟲，打不贏西門師兄，居然用暗算的！」</w:t>
      </w:r>
    </w:p>
    <w:p w:rsidR="00C04663" w:rsidRDefault="00A7259F" w:rsidP="00813907">
      <w:pPr>
        <w:spacing w:after="240"/>
      </w:pPr>
      <w:r>
        <w:rPr>
          <w:rFonts w:hint="eastAsia"/>
        </w:rPr>
        <w:t>「西門師兄這回可真是被坑慘了！」</w:t>
      </w:r>
    </w:p>
    <w:p w:rsidR="00C04663" w:rsidRDefault="00A7259F" w:rsidP="00813907">
      <w:pPr>
        <w:spacing w:after="240"/>
      </w:pPr>
      <w:r>
        <w:rPr>
          <w:rFonts w:hint="eastAsia"/>
        </w:rPr>
        <w:t>同時間，西門吹雪這邊也已經將毒素盡數逼出，靠在老壇道人身邊，面色蒼白地聽完李龍飛的說詞。</w:t>
      </w:r>
    </w:p>
    <w:p w:rsidR="00C04663" w:rsidRDefault="00A7259F" w:rsidP="00813907">
      <w:pPr>
        <w:spacing w:after="240"/>
      </w:pPr>
      <w:r>
        <w:rPr>
          <w:rFonts w:hint="eastAsia"/>
        </w:rPr>
        <w:t>眼看對方說詞沒有破綻，老壇道人面如沉水，看了西門吹雪一眼，「龍飛師姪所言，你可有甚麼要反駁的？」</w:t>
      </w:r>
    </w:p>
    <w:p w:rsidR="00C04663" w:rsidRDefault="00A7259F" w:rsidP="00813907">
      <w:pPr>
        <w:spacing w:after="240"/>
      </w:pPr>
      <w:r>
        <w:rPr>
          <w:rFonts w:hint="eastAsia"/>
        </w:rPr>
        <w:t>西門吹雪無力地低下頭去，搖頭說到，「弟子知錯，龍飛師弟所言無誤。」</w:t>
      </w:r>
    </w:p>
    <w:p w:rsidR="00C04663" w:rsidRDefault="00A7259F" w:rsidP="00813907">
      <w:pPr>
        <w:spacing w:after="240"/>
      </w:pPr>
      <w:r>
        <w:rPr>
          <w:rFonts w:hint="eastAsia"/>
        </w:rPr>
        <w:t>他知自己師傅相當護短，此時沒有替自己說話，代表其心意已定，當下只好磕頭認錯。</w:t>
      </w:r>
    </w:p>
    <w:p w:rsidR="00C04663" w:rsidRDefault="00A7259F" w:rsidP="00813907">
      <w:pPr>
        <w:spacing w:after="240"/>
      </w:pPr>
      <w:r>
        <w:rPr>
          <w:rFonts w:hint="eastAsia"/>
        </w:rPr>
        <w:t>老檀道人冷哼一聲，聲如寒冰將西門吹雪籠罩進去，「你身為本門弟子，在嬉戲</w:t>
      </w:r>
      <w:r>
        <w:rPr>
          <w:rFonts w:hint="eastAsia"/>
        </w:rPr>
        <w:lastRenderedPageBreak/>
        <w:t>中施法本來不算甚麼，但你被龍飛師姪揭穿後，身為師兄，不肯承認，還以大欺小，強壓同門。」</w:t>
      </w:r>
    </w:p>
    <w:p w:rsidR="00C04663" w:rsidRDefault="00A7259F" w:rsidP="00813907">
      <w:pPr>
        <w:spacing w:after="240"/>
      </w:pPr>
      <w:r>
        <w:rPr>
          <w:rFonts w:hint="eastAsia"/>
        </w:rPr>
        <w:t>「之後又自討苦吃受這毒蟲囓咬，若非我跟天泉師弟在場，你現在早已毒發身亡。如此不公不義，又不自量力的行為，本該將你驅逐出宗門。」</w:t>
      </w:r>
    </w:p>
    <w:p w:rsidR="00C04663" w:rsidRDefault="00A7259F" w:rsidP="00813907">
      <w:pPr>
        <w:spacing w:after="240"/>
      </w:pPr>
      <w:r>
        <w:rPr>
          <w:rFonts w:hint="eastAsia"/>
        </w:rPr>
        <w:t>「現在念在你家族對自在道常年都有貢獻，罰你在執法堂面壁思過十年，勞役所換靈石充公，你可服氣？」</w:t>
      </w:r>
    </w:p>
    <w:p w:rsidR="00C04663" w:rsidRDefault="00A7259F" w:rsidP="00813907">
      <w:pPr>
        <w:spacing w:after="240"/>
      </w:pPr>
      <w:r>
        <w:rPr>
          <w:rFonts w:hint="eastAsia"/>
        </w:rPr>
        <w:t>西門吹雪倒吸一口氣，沒想到自己師傅如此重罰，當下顫抖著身子，一時三刻說不出話來。</w:t>
      </w:r>
    </w:p>
    <w:p w:rsidR="00C04663" w:rsidRDefault="00A7259F" w:rsidP="00813907">
      <w:pPr>
        <w:spacing w:after="240"/>
      </w:pPr>
      <w:r>
        <w:rPr>
          <w:rFonts w:hint="eastAsia"/>
        </w:rPr>
        <w:t>旁邊的西門上眼眶一紅，衝了出來跪在地上哽咽，「師尊，我哥哥是因為我而犯錯，我願替我哥哥分擔一半罪行，只求師尊高抬貴手，收回他一半責罰吧。」</w:t>
      </w:r>
    </w:p>
    <w:p w:rsidR="00C04663" w:rsidRDefault="00A7259F" w:rsidP="00813907">
      <w:pPr>
        <w:spacing w:after="240"/>
      </w:pPr>
      <w:r>
        <w:rPr>
          <w:rFonts w:hint="eastAsia"/>
        </w:rPr>
        <w:t>「胡鬧，一人犯錯一人擔，你身為胞弟沒能阻止他，反而在事後才來求情，這次念在你兄弟情深不再追究，此事休得再提！」老壇道人一揮手，一陣強風將西門上往後捲吹了出去。</w:t>
      </w:r>
    </w:p>
    <w:p w:rsidR="00C04663" w:rsidRDefault="00A7259F" w:rsidP="00813907">
      <w:pPr>
        <w:spacing w:after="240"/>
      </w:pPr>
      <w:r>
        <w:rPr>
          <w:rFonts w:hint="eastAsia"/>
        </w:rPr>
        <w:t>「老壇，何必如此動怒呢？」便在此時，天鬚掌人一手搭在西門上的肩上，穩住了他的身形，跟著開口說道，「此事雖是西門師姪的不對，但他素來無犯錯記錄，這次念在初犯，不如從輕處罰，判面過三年即可，你覺得如何？」</w:t>
      </w:r>
    </w:p>
    <w:p w:rsidR="00C04663" w:rsidRDefault="00A7259F" w:rsidP="00813907">
      <w:pPr>
        <w:spacing w:after="240"/>
      </w:pPr>
      <w:r>
        <w:rPr>
          <w:rFonts w:hint="eastAsia"/>
        </w:rPr>
        <w:t>老壇略一沉吟，跟著雙手一揖說道，「既然掌門替他求情，自無不可。」跟著轉頭瞪著西門吹雪，「還不快謝謝掌門！」</w:t>
      </w:r>
    </w:p>
    <w:p w:rsidR="00C04663" w:rsidRDefault="00A7259F" w:rsidP="00813907">
      <w:pPr>
        <w:spacing w:after="240"/>
      </w:pPr>
      <w:r>
        <w:rPr>
          <w:rFonts w:hint="eastAsia"/>
        </w:rPr>
        <w:t>「謝謝掌門，謝謝掌門！」西門吹雪如獲大赦，連忙磕頭謝恩。</w:t>
      </w:r>
    </w:p>
    <w:p w:rsidR="00C04663" w:rsidRDefault="00A7259F" w:rsidP="00813907">
      <w:pPr>
        <w:spacing w:after="240"/>
      </w:pPr>
      <w:r>
        <w:rPr>
          <w:rFonts w:hint="eastAsia"/>
        </w:rPr>
        <w:t>天鬚道人微一點頭，跟著說，「有罰有賞，這次李龍飛雖然也有錯，但立意為善，而且膽識可佳，如此行為，執法堂也該有所賞賜吧。」</w:t>
      </w:r>
    </w:p>
    <w:p w:rsidR="00C04663" w:rsidRDefault="00A7259F" w:rsidP="00813907">
      <w:pPr>
        <w:spacing w:after="240"/>
      </w:pPr>
      <w:r>
        <w:rPr>
          <w:rFonts w:hint="eastAsia"/>
        </w:rPr>
        <w:t>老檀道人瞄了李龍飛一眼，跟著袖口一抬，一枚紫金令牌飛了出去，浮在李龍飛的身前。</w:t>
      </w:r>
    </w:p>
    <w:p w:rsidR="00C04663" w:rsidRDefault="00A7259F" w:rsidP="00813907">
      <w:pPr>
        <w:spacing w:after="240"/>
      </w:pPr>
      <w:r>
        <w:rPr>
          <w:rFonts w:hint="eastAsia"/>
        </w:rPr>
        <w:t>「李龍飛聽令，你雖然犯了門規擅闖後山，但以練氣三層之力斬殺的貓妖，又收了奇物髑蛐，更見義勇為，膽識過人，如今功過相抵，本座賞你貢獻點一千，並給靈石五十，你可有議？」</w:t>
      </w:r>
    </w:p>
    <w:p w:rsidR="00C04663" w:rsidRDefault="00A7259F" w:rsidP="00813907">
      <w:pPr>
        <w:spacing w:after="240"/>
      </w:pPr>
      <w:r>
        <w:rPr>
          <w:rFonts w:hint="eastAsia"/>
        </w:rPr>
        <w:t>其餘眾人一聽這獎勵，紛紛倒吸一口氣，畢竟靈石五十雖然</w:t>
      </w:r>
      <w:r w:rsidR="00E61A62">
        <w:rPr>
          <w:rFonts w:hint="eastAsia"/>
        </w:rPr>
        <w:t>不算巨富，</w:t>
      </w:r>
      <w:r>
        <w:rPr>
          <w:rFonts w:hint="eastAsia"/>
        </w:rPr>
        <w:t>但對他們這些外門弟子可是得積存許久才能得到的。</w:t>
      </w:r>
    </w:p>
    <w:p w:rsidR="00C04663" w:rsidRDefault="00A7259F" w:rsidP="00813907">
      <w:pPr>
        <w:spacing w:after="240"/>
      </w:pPr>
      <w:r>
        <w:rPr>
          <w:rFonts w:hint="eastAsia"/>
        </w:rPr>
        <w:t>李龍飛聽完也是又驚又喜，他本以為會受到重罰，想不到結果卻是如此，心中哪還有不滿，連忙道謝說道，「弟子歡喜都來不及，哪敢有議。」</w:t>
      </w:r>
    </w:p>
    <w:p w:rsidR="00C04663" w:rsidRDefault="00A7259F" w:rsidP="00813907">
      <w:pPr>
        <w:spacing w:after="240"/>
      </w:pPr>
      <w:r>
        <w:rPr>
          <w:rFonts w:hint="eastAsia"/>
        </w:rPr>
        <w:lastRenderedPageBreak/>
        <w:t>老壇處理完這事，跟著朝天鬚一拜，「如今既以賞罰結束，我這便帶著劣徒回去面璧，請。」</w:t>
      </w:r>
    </w:p>
    <w:p w:rsidR="00C04663" w:rsidRDefault="00A7259F" w:rsidP="00813907">
      <w:pPr>
        <w:spacing w:after="240"/>
      </w:pPr>
      <w:r>
        <w:rPr>
          <w:rFonts w:hint="eastAsia"/>
        </w:rPr>
        <w:t>說完，也未等天鬚回話，便一卷西門吹雪，化作一道長虹飛往後山。</w:t>
      </w:r>
    </w:p>
    <w:p w:rsidR="00C04663" w:rsidRDefault="00A7259F" w:rsidP="00813907">
      <w:pPr>
        <w:spacing w:after="240"/>
      </w:pPr>
      <w:r>
        <w:rPr>
          <w:rFonts w:hint="eastAsia"/>
        </w:rPr>
        <w:t>天泉道人同樣對著天鬚揖禮一拜，「這次謝過掌們師叔了。」</w:t>
      </w:r>
    </w:p>
    <w:p w:rsidR="00C04663" w:rsidRDefault="00A7259F" w:rsidP="00813907">
      <w:pPr>
        <w:spacing w:after="240"/>
      </w:pPr>
      <w:r>
        <w:rPr>
          <w:rFonts w:hint="eastAsia"/>
        </w:rPr>
        <w:t>「哪得話，我只是盡了掌門本份而已。」天鬚微微搖頭，跟著轉向李龍飛說道，「那髑蛐不是你現可以掌控的，若你要留，我便傳你一門術法，可簡單操控一些蟲術，你覺得如何？」</w:t>
      </w:r>
    </w:p>
    <w:p w:rsidR="00C04663" w:rsidRDefault="00A7259F" w:rsidP="00813907">
      <w:pPr>
        <w:spacing w:after="240"/>
      </w:pPr>
      <w:r>
        <w:rPr>
          <w:rFonts w:hint="eastAsia"/>
        </w:rPr>
        <w:t>李龍飛喜出望外，連忙又再磕頭道謝，跟著天鬚道人便留下一只玉簡，隨後才和天泉一起飛回了後山裡頭。</w:t>
      </w:r>
    </w:p>
    <w:p w:rsidR="00C04663" w:rsidRDefault="00A7259F" w:rsidP="00813907">
      <w:pPr>
        <w:spacing w:after="240"/>
      </w:pPr>
      <w:r>
        <w:rPr>
          <w:rFonts w:hint="eastAsia"/>
        </w:rPr>
        <w:t>李龍飛望著手中拿著獎賞令牌與那玉簡，心中仍有些不切實際的感覺，反倒是玉寒衝了上來，抱著他又跳又叫，旁邊人這才跟著起鬨，一群人熱熱鬧鬧地談到天黑這才散了開來。</w:t>
      </w:r>
    </w:p>
    <w:p w:rsidR="00C04663" w:rsidRDefault="00A7259F" w:rsidP="00813907">
      <w:pPr>
        <w:spacing w:after="240"/>
      </w:pPr>
      <w:r>
        <w:rPr>
          <w:rFonts w:hint="eastAsia"/>
        </w:rPr>
        <w:t>此事之後，雖對大部份的人對李龍飛的戰力評價不一，但對那場比賽，卻個個都是津津樂道，尤其對於那髑蛐妖蟲，更是繪聲繪影一番。</w:t>
      </w:r>
    </w:p>
    <w:p w:rsidR="00C04663" w:rsidRDefault="00A7259F" w:rsidP="00813907">
      <w:pPr>
        <w:spacing w:after="240"/>
      </w:pPr>
      <w:r>
        <w:rPr>
          <w:rFonts w:hint="eastAsia"/>
        </w:rPr>
        <w:t>而李龍飛的名聲，也因此在低階弟子間水漲船高，一下子成了無人不知無人不曉的名人，走在路上，總會有人測目而來，讓他一時間還頗不自然。</w:t>
      </w:r>
    </w:p>
    <w:p w:rsidR="00C04663" w:rsidRDefault="00A7259F" w:rsidP="00813907">
      <w:pPr>
        <w:spacing w:after="240"/>
      </w:pPr>
      <w:r>
        <w:rPr>
          <w:rFonts w:hint="eastAsia"/>
        </w:rPr>
        <w:t>這樣的待遇，直到幾個月後，這才慢慢平靜下來。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育蟲術與轟雷術</w:t>
      </w:r>
    </w:p>
    <w:p w:rsidR="00C04663" w:rsidRDefault="00C04663" w:rsidP="00813907">
      <w:pPr>
        <w:spacing w:after="240"/>
      </w:pPr>
    </w:p>
    <w:p w:rsidR="00C04663" w:rsidRDefault="00A7259F" w:rsidP="00813907">
      <w:pPr>
        <w:spacing w:after="240"/>
      </w:pPr>
      <w:r>
        <w:rPr>
          <w:rFonts w:hint="eastAsia"/>
        </w:rPr>
        <w:t>幾個月後，李龍飛的洞府之中，一顆米粒般大小的紅光正浮在李龍飛的面前，那紅光雖小，但卻是散發出陣陣強烈</w:t>
      </w:r>
      <w:del w:id="4526" w:author="簡新佳" w:date="2019-02-25T17:00:00Z">
        <w:r w:rsidDel="0012795F">
          <w:rPr>
            <w:rFonts w:hint="eastAsia"/>
          </w:rPr>
          <w:delText>靈力</w:delText>
        </w:r>
      </w:del>
      <w:ins w:id="4527" w:author="簡新佳" w:date="2019-02-25T17:00:00Z">
        <w:r w:rsidR="0012795F">
          <w:rPr>
            <w:rFonts w:hint="eastAsia"/>
          </w:rPr>
          <w:t>靈氣</w:t>
        </w:r>
      </w:ins>
      <w:r>
        <w:rPr>
          <w:rFonts w:hint="eastAsia"/>
        </w:rPr>
        <w:t>，若不是有洞府外的禁制掩蓋著，怕是在門口處都可以感受得到。</w:t>
      </w:r>
    </w:p>
    <w:p w:rsidR="00C04663" w:rsidRDefault="00A7259F" w:rsidP="00813907">
      <w:pPr>
        <w:spacing w:after="240"/>
      </w:pPr>
      <w:r>
        <w:rPr>
          <w:rFonts w:hint="eastAsia"/>
        </w:rPr>
        <w:t>而在那紅色米粒前，一個樣式簡單的木盒，裡頭不時傳出撞擊聲，更帶動著木盒上下震動著，彷彿關著一個縮小的絕世兇獸，正在木盒裡頭試圖掙脫開來。</w:t>
      </w:r>
    </w:p>
    <w:p w:rsidR="00C04663" w:rsidRDefault="00A7259F" w:rsidP="00813907">
      <w:pPr>
        <w:spacing w:after="240"/>
      </w:pPr>
      <w:r>
        <w:rPr>
          <w:rFonts w:hint="eastAsia"/>
        </w:rPr>
        <w:t>此木盒，正是那裝著髑蛐的籠子。</w:t>
      </w:r>
    </w:p>
    <w:p w:rsidR="00C04663" w:rsidRDefault="00A7259F" w:rsidP="00813907">
      <w:pPr>
        <w:spacing w:after="240"/>
      </w:pPr>
      <w:r>
        <w:rPr>
          <w:rFonts w:hint="eastAsia"/>
        </w:rPr>
        <w:t>那天在被其師傅天泉道人送還給他之後，李龍飛便一直沒有將這木盒給開啟過。</w:t>
      </w:r>
    </w:p>
    <w:p w:rsidR="00C04663" w:rsidRDefault="00A7259F" w:rsidP="00813907">
      <w:pPr>
        <w:spacing w:after="240"/>
      </w:pPr>
      <w:r>
        <w:rPr>
          <w:rFonts w:hint="eastAsia"/>
        </w:rPr>
        <w:t>畢竟此蟲毒性如此強大，如果自己不小心被咬上一口，那怕是天泉道人想救，也</w:t>
      </w:r>
      <w:r>
        <w:rPr>
          <w:rFonts w:hint="eastAsia"/>
        </w:rPr>
        <w:lastRenderedPageBreak/>
        <w:t>會來不及救援。</w:t>
      </w:r>
    </w:p>
    <w:p w:rsidR="00C04663" w:rsidRDefault="00A7259F" w:rsidP="00813907">
      <w:pPr>
        <w:spacing w:after="240"/>
      </w:pPr>
      <w:r>
        <w:rPr>
          <w:rFonts w:hint="eastAsia"/>
        </w:rPr>
        <w:t>在跟西門吹雪一戰之後，李龍飛的想法更有著明顯的改變；他明白，在修仙界中，強者為尊，很多時後，即使道理在你這邊，如果你拳頭比別人小上太多，也是無濟於事。</w:t>
      </w:r>
    </w:p>
    <w:p w:rsidR="00C04663" w:rsidRDefault="00A7259F" w:rsidP="00813907">
      <w:pPr>
        <w:spacing w:after="240"/>
      </w:pPr>
      <w:r>
        <w:rPr>
          <w:rFonts w:hint="eastAsia"/>
        </w:rPr>
        <w:t>這事，不管從當年他父親之死，到後來張虎被逼離，還是與西門吹雪一戰，再再都映證著這道理。</w:t>
      </w:r>
    </w:p>
    <w:p w:rsidR="00C04663" w:rsidRDefault="00A7259F" w:rsidP="00813907">
      <w:pPr>
        <w:spacing w:after="240"/>
      </w:pPr>
      <w:r>
        <w:rPr>
          <w:rFonts w:hint="eastAsia"/>
        </w:rPr>
        <w:t>所以，如果想要在修仙界中走得遠，甚至要能報仇，唯一的辦法，就是讓自己變得強大。</w:t>
      </w:r>
    </w:p>
    <w:p w:rsidR="00C04663" w:rsidRDefault="00A7259F" w:rsidP="00813907">
      <w:pPr>
        <w:spacing w:after="240"/>
      </w:pPr>
      <w:r>
        <w:rPr>
          <w:rFonts w:hint="eastAsia"/>
        </w:rPr>
        <w:t>哪怕是講道理，也要有實力，才有得講。</w:t>
      </w:r>
    </w:p>
    <w:p w:rsidR="00C04663" w:rsidRDefault="00A7259F" w:rsidP="00813907">
      <w:pPr>
        <w:spacing w:after="240"/>
      </w:pPr>
      <w:r>
        <w:rPr>
          <w:rFonts w:hint="eastAsia"/>
        </w:rPr>
        <w:t>所以他再次像未突破練氣一層前那樣，每天苦修數個時辰。</w:t>
      </w:r>
    </w:p>
    <w:p w:rsidR="00C04663" w:rsidRDefault="00A7259F" w:rsidP="00813907">
      <w:pPr>
        <w:spacing w:after="240"/>
      </w:pPr>
      <w:r>
        <w:rPr>
          <w:rFonts w:hint="eastAsia"/>
        </w:rPr>
        <w:t>只是，即使如此，他的修為卻始終卡在練氣三層頂峰。</w:t>
      </w:r>
    </w:p>
    <w:p w:rsidR="00C04663" w:rsidRDefault="00A7259F" w:rsidP="00813907">
      <w:pPr>
        <w:spacing w:after="240"/>
      </w:pPr>
      <w:r>
        <w:rPr>
          <w:rFonts w:hint="eastAsia"/>
        </w:rPr>
        <w:t>於是，左思右想之下，他想到了如果能收服這聽說練氣七層之下都難以對抗的髑蛐，那自己修為雖然沒有突破，但在與人爭鬥時，卻多了一個強力的靠山。</w:t>
      </w:r>
    </w:p>
    <w:p w:rsidR="00C04663" w:rsidRDefault="00A7259F" w:rsidP="00813907">
      <w:pPr>
        <w:spacing w:after="240"/>
      </w:pPr>
      <w:r>
        <w:rPr>
          <w:rFonts w:hint="eastAsia"/>
        </w:rPr>
        <w:t>所以，在那之後，他便根據天鬚掌門所贈給他的玉簡，詳細地研究著該如何收服這髑蛐的方法。</w:t>
      </w:r>
    </w:p>
    <w:p w:rsidR="00C04663" w:rsidRDefault="00A7259F" w:rsidP="00813907">
      <w:pPr>
        <w:spacing w:after="240"/>
      </w:pPr>
      <w:r>
        <w:rPr>
          <w:rFonts w:hint="eastAsia"/>
        </w:rPr>
        <w:t>不過李龍飛還是想得太天真了，那玉簡上只是簡單記載著數百種他從未見過的奇蟲，外加一些培育跟驅使的方法，要怎麼收服那髑蛐，卻是沒有詳細記載。</w:t>
      </w:r>
    </w:p>
    <w:p w:rsidR="00C04663" w:rsidRDefault="00A7259F" w:rsidP="00813907">
      <w:pPr>
        <w:spacing w:after="240"/>
      </w:pPr>
      <w:r>
        <w:rPr>
          <w:rFonts w:hint="eastAsia"/>
        </w:rPr>
        <w:t>但既然天鬚掌門告訴他這玉簡可以簡單操控髑蛐，那應該還是有相關的術法才對。</w:t>
      </w:r>
    </w:p>
    <w:p w:rsidR="00C04663" w:rsidRDefault="00A7259F" w:rsidP="00813907">
      <w:pPr>
        <w:spacing w:after="240"/>
      </w:pPr>
      <w:r>
        <w:rPr>
          <w:rFonts w:hint="eastAsia"/>
        </w:rPr>
        <w:t>在李龍飛不死心地將整個玉簡來回看了數次之後，終於在其中一個驅使蟲子的秘法上找到了一些可能性。</w:t>
      </w:r>
    </w:p>
    <w:p w:rsidR="00C04663" w:rsidRDefault="00A7259F" w:rsidP="00813907">
      <w:pPr>
        <w:spacing w:after="240"/>
      </w:pPr>
      <w:r>
        <w:rPr>
          <w:rFonts w:hint="eastAsia"/>
        </w:rPr>
        <w:t>那可能性就是現在他施展的那種米粒紅光。</w:t>
      </w:r>
    </w:p>
    <w:p w:rsidR="00C04663" w:rsidRDefault="00A7259F" w:rsidP="00813907">
      <w:pPr>
        <w:spacing w:after="240"/>
      </w:pPr>
      <w:r>
        <w:rPr>
          <w:rFonts w:hint="eastAsia"/>
        </w:rPr>
        <w:t>這米粒紅光的秘法在玉簡上是原被天鬚道人稱呼為「育蟲術」的術法簡化而來。</w:t>
      </w:r>
    </w:p>
    <w:p w:rsidR="00C04663" w:rsidRDefault="00A7259F" w:rsidP="00813907">
      <w:pPr>
        <w:spacing w:after="240"/>
      </w:pPr>
      <w:r>
        <w:rPr>
          <w:rFonts w:hint="eastAsia"/>
        </w:rPr>
        <w:t>這育蟲術是天鬚道人早年跟其他修士交換而來的一種驅使奇蟲的術法。</w:t>
      </w:r>
    </w:p>
    <w:p w:rsidR="00C04663" w:rsidRDefault="00A7259F" w:rsidP="00813907">
      <w:pPr>
        <w:spacing w:after="240"/>
      </w:pPr>
      <w:r>
        <w:rPr>
          <w:rFonts w:hint="eastAsia"/>
        </w:rPr>
        <w:t>本來，修練育蟲術的基本要求是築基才有可能，但在天鬚道人的記載中，他將其稍作修改後，化簡為適合練氣期弟子就可修練的「小育蟲術」。</w:t>
      </w:r>
    </w:p>
    <w:p w:rsidR="00C04663" w:rsidRDefault="00A7259F" w:rsidP="00813907">
      <w:pPr>
        <w:spacing w:after="240"/>
      </w:pPr>
      <w:r>
        <w:rPr>
          <w:rFonts w:hint="eastAsia"/>
        </w:rPr>
        <w:t>當然，化簡後的小育蟲術威力也相對的小了許多。</w:t>
      </w:r>
    </w:p>
    <w:p w:rsidR="00C04663" w:rsidRDefault="00A7259F" w:rsidP="00813907">
      <w:pPr>
        <w:spacing w:after="240"/>
      </w:pPr>
      <w:r>
        <w:rPr>
          <w:rFonts w:hint="eastAsia"/>
        </w:rPr>
        <w:lastRenderedPageBreak/>
        <w:t>不過小歸小，這小育蟲術在修練上，仍是十分的繁瑣。</w:t>
      </w:r>
    </w:p>
    <w:p w:rsidR="00C04663" w:rsidRDefault="00A7259F" w:rsidP="00813907">
      <w:pPr>
        <w:spacing w:after="240"/>
      </w:pPr>
      <w:r>
        <w:rPr>
          <w:rFonts w:hint="eastAsia"/>
        </w:rPr>
        <w:t>其中第一個步驟，便是要不斷以自身精血加上靈氣融合成那米粒紅光，餵食給所要操控的蟲子，並以此一點一滴立下禁制，最終始能達到操控的效果。</w:t>
      </w:r>
    </w:p>
    <w:p w:rsidR="00C04663" w:rsidRDefault="00A7259F" w:rsidP="00813907">
      <w:pPr>
        <w:spacing w:after="240"/>
      </w:pPr>
      <w:r>
        <w:rPr>
          <w:rFonts w:hint="eastAsia"/>
        </w:rPr>
        <w:t>但要融合精血與靈氣，即使李龍飛已經練氣三層，在施展上仍是十分困難，往往失敗個兩三次，才能成功一次，因此每天餵食一次，對他來說，已經算得上是極限了。</w:t>
      </w:r>
    </w:p>
    <w:p w:rsidR="00C04663" w:rsidRDefault="00A7259F" w:rsidP="00813907">
      <w:pPr>
        <w:spacing w:after="240"/>
      </w:pPr>
      <w:r>
        <w:rPr>
          <w:rFonts w:hint="eastAsia"/>
        </w:rPr>
        <w:t>如果次數再多，怕是會影響到自身修練，那反而是本末倒置。</w:t>
      </w:r>
    </w:p>
    <w:p w:rsidR="00C04663" w:rsidRDefault="00A7259F" w:rsidP="00813907">
      <w:pPr>
        <w:spacing w:after="240"/>
      </w:pPr>
      <w:r>
        <w:rPr>
          <w:rFonts w:hint="eastAsia"/>
        </w:rPr>
        <w:t>看著眼前震動的木盒，李龍飛艱困地將那紅光往其移動，片刻之後，那紅光穿透了木盒，沉了下去，跟著一陣騷動後，紅光便消失不見，木盒內的動靜也因此停了下來。</w:t>
      </w:r>
    </w:p>
    <w:p w:rsidR="00C04663" w:rsidRDefault="00A7259F" w:rsidP="00813907">
      <w:pPr>
        <w:spacing w:after="240"/>
      </w:pPr>
      <w:r>
        <w:rPr>
          <w:rFonts w:hint="eastAsia"/>
        </w:rPr>
        <w:t>「呼…這小育蟲術可真花工夫阿…」李龍飛這才長呼一氣，抬手擦了擦額頭上的汗珠，鬆懈了下來。</w:t>
      </w:r>
    </w:p>
    <w:p w:rsidR="00C04663" w:rsidRDefault="00A7259F" w:rsidP="00813907">
      <w:pPr>
        <w:spacing w:after="240"/>
      </w:pPr>
      <w:r>
        <w:rPr>
          <w:rFonts w:hint="eastAsia"/>
        </w:rPr>
        <w:t>透過那被髑蛐吞噬的紅光，他清楚感覺到自己跟髑蛐之間有著一條若有似無的關係牽引著。</w:t>
      </w:r>
    </w:p>
    <w:p w:rsidR="00C04663" w:rsidRDefault="00A7259F" w:rsidP="00813907">
      <w:pPr>
        <w:spacing w:after="240"/>
      </w:pPr>
      <w:r>
        <w:rPr>
          <w:rFonts w:hint="eastAsia"/>
        </w:rPr>
        <w:t>而那關係隨著自己餵食髑蛐數次，變得越來越是明顯。</w:t>
      </w:r>
    </w:p>
    <w:p w:rsidR="00C04663" w:rsidRDefault="00A7259F" w:rsidP="00813907">
      <w:pPr>
        <w:spacing w:after="240"/>
      </w:pPr>
      <w:r>
        <w:rPr>
          <w:rFonts w:hint="eastAsia"/>
        </w:rPr>
        <w:t>若然自己能再這樣不間斷地餵食下去，估計再數十次到至多百次，便能簡單操控著那髑蛐了。</w:t>
      </w:r>
    </w:p>
    <w:p w:rsidR="00C04663" w:rsidRDefault="00A7259F" w:rsidP="00813907">
      <w:pPr>
        <w:spacing w:after="240"/>
      </w:pPr>
      <w:r>
        <w:rPr>
          <w:rFonts w:hint="eastAsia"/>
        </w:rPr>
        <w:t>到時，在戰鬥前要是先將髑蛐給放出來，在敵人沒有防備下，定能出奇不意地發揮了重大效果。</w:t>
      </w:r>
    </w:p>
    <w:p w:rsidR="00C04663" w:rsidRDefault="00A7259F" w:rsidP="00813907">
      <w:pPr>
        <w:spacing w:after="240"/>
      </w:pPr>
      <w:r>
        <w:rPr>
          <w:rFonts w:hint="eastAsia"/>
        </w:rPr>
        <w:t>不過與之相對的，因為自己的精血被吞噬了，若是髑蛐出了意外，那自己恐怕也會有所損傷，故這術法在天鬚掌門的玉簡上備註了，若非必要，不建議門下弟子修練。</w:t>
      </w:r>
    </w:p>
    <w:p w:rsidR="00C04663" w:rsidRDefault="00A7259F" w:rsidP="00813907">
      <w:pPr>
        <w:spacing w:after="240"/>
      </w:pPr>
      <w:r>
        <w:rPr>
          <w:rFonts w:hint="eastAsia"/>
        </w:rPr>
        <w:t>「必要嗎…？對我來說，現在努力變強，是很必要的…」李龍飛喃喃自語了幾句，這才收起了那木盒，跟著低頭沉思另一件事情。</w:t>
      </w:r>
    </w:p>
    <w:p w:rsidR="00C04663" w:rsidRDefault="00A7259F" w:rsidP="00813907">
      <w:pPr>
        <w:spacing w:after="240"/>
      </w:pPr>
      <w:r>
        <w:rPr>
          <w:rFonts w:hint="eastAsia"/>
        </w:rPr>
        <w:t>既無法突破練氣四層，李龍飛便轉而從其他地方下手加強自己。</w:t>
      </w:r>
    </w:p>
    <w:p w:rsidR="00C04663" w:rsidRDefault="00A7259F" w:rsidP="00813907">
      <w:pPr>
        <w:spacing w:after="240"/>
      </w:pPr>
      <w:r>
        <w:rPr>
          <w:rFonts w:hint="eastAsia"/>
        </w:rPr>
        <w:t>修練小育蟲術是一個方法，另一個方法便是去經法庫內挑選合用的術法使用。</w:t>
      </w:r>
    </w:p>
    <w:p w:rsidR="00C04663" w:rsidRDefault="00A7259F" w:rsidP="00813907">
      <w:pPr>
        <w:spacing w:after="240"/>
      </w:pPr>
      <w:r>
        <w:rPr>
          <w:rFonts w:hint="eastAsia"/>
        </w:rPr>
        <w:t>先前跟西門吹雪對戰中，要不是對方所學的術法比自己多許多，怕是自己也不會輸得那麼慘。</w:t>
      </w:r>
    </w:p>
    <w:p w:rsidR="00C04663" w:rsidRDefault="00A7259F" w:rsidP="00813907">
      <w:pPr>
        <w:spacing w:after="240"/>
      </w:pPr>
      <w:r>
        <w:rPr>
          <w:rFonts w:hint="eastAsia"/>
        </w:rPr>
        <w:lastRenderedPageBreak/>
        <w:t>李龍飛雖沒接過甚麼任務，有那一千點貢獻點的獎勵，想來應該換到不少術法。</w:t>
      </w:r>
    </w:p>
    <w:p w:rsidR="00C04663" w:rsidRDefault="00A7259F" w:rsidP="00813907">
      <w:pPr>
        <w:spacing w:after="240"/>
      </w:pPr>
      <w:r>
        <w:rPr>
          <w:rFonts w:hint="eastAsia"/>
        </w:rPr>
        <w:t>「寶物終究是身外之物，只有學起來的術法，才是真正自己的實力。」</w:t>
      </w:r>
    </w:p>
    <w:p w:rsidR="00C04663" w:rsidRDefault="00A7259F" w:rsidP="00813907">
      <w:pPr>
        <w:spacing w:after="240"/>
      </w:pPr>
      <w:r>
        <w:rPr>
          <w:rFonts w:hint="eastAsia"/>
        </w:rPr>
        <w:t>「那西門吹雪雖然境界比我高上兩層，但如果他不會如意掌或是大如意腿法，恐怕也沒辦法只以一隻手一隻腳打贏我。」</w:t>
      </w:r>
    </w:p>
    <w:p w:rsidR="00C04663" w:rsidRDefault="00A7259F" w:rsidP="00813907">
      <w:pPr>
        <w:spacing w:after="240"/>
      </w:pPr>
      <w:r>
        <w:rPr>
          <w:rFonts w:hint="eastAsia"/>
        </w:rPr>
        <w:t>想到此，他便去了那經法庫內一趟，準備挑幾個術法學學。</w:t>
      </w:r>
    </w:p>
    <w:p w:rsidR="00C04663" w:rsidRDefault="00A7259F" w:rsidP="00813907">
      <w:pPr>
        <w:spacing w:after="240"/>
      </w:pPr>
      <w:r>
        <w:rPr>
          <w:rFonts w:hint="eastAsia"/>
        </w:rPr>
        <w:t>慶幸的是，這次在經法庫，沒遇到上次所遇到的那個脾氣暴燥的道法師伯。</w:t>
      </w:r>
    </w:p>
    <w:p w:rsidR="00C04663" w:rsidRDefault="00A7259F" w:rsidP="00813907">
      <w:pPr>
        <w:spacing w:after="240"/>
      </w:pPr>
      <w:r>
        <w:rPr>
          <w:rFonts w:hint="eastAsia"/>
        </w:rPr>
        <w:t>於是李龍飛很順利的進去經法庫，跟著到了架上，逐一挑選著裡頭的術法。</w:t>
      </w:r>
    </w:p>
    <w:p w:rsidR="00C04663" w:rsidRDefault="00A7259F" w:rsidP="00813907">
      <w:pPr>
        <w:spacing w:after="240"/>
      </w:pPr>
      <w:r>
        <w:rPr>
          <w:rFonts w:hint="eastAsia"/>
        </w:rPr>
        <w:t>讓他失望的是，經法庫內的術法少得可憐，而其中練氣期能修練的，更是只有十來種術法而已。</w:t>
      </w:r>
    </w:p>
    <w:p w:rsidR="00C04663" w:rsidRDefault="00A7259F" w:rsidP="00813907">
      <w:pPr>
        <w:spacing w:after="240"/>
      </w:pPr>
      <w:r>
        <w:rPr>
          <w:rFonts w:hint="eastAsia"/>
        </w:rPr>
        <w:t>畢竟自在道創立時間並不常，比起其他派動則幾百幾千年，自在道的底蘊著實不夠。</w:t>
      </w:r>
    </w:p>
    <w:p w:rsidR="00C04663" w:rsidRDefault="00A7259F" w:rsidP="00813907">
      <w:pPr>
        <w:spacing w:after="240"/>
      </w:pPr>
      <w:r>
        <w:rPr>
          <w:rFonts w:hint="eastAsia"/>
        </w:rPr>
        <w:t>而且很多基礎的術法或功體法門，在外面門派裡是直接傳授給入門弟子的，但在這，卻還是得用貢獻點對換。</w:t>
      </w:r>
    </w:p>
    <w:p w:rsidR="00C04663" w:rsidRDefault="00A7259F" w:rsidP="00813907">
      <w:pPr>
        <w:spacing w:after="240"/>
      </w:pPr>
      <w:r>
        <w:rPr>
          <w:rFonts w:hint="eastAsia"/>
        </w:rPr>
        <w:t>「火蛇術，火系低階術法，貢獻點五百點，能以靈氣化為火燄靈蛇，吞噬你面前的敵人。」</w:t>
      </w:r>
    </w:p>
    <w:p w:rsidR="00C04663" w:rsidRDefault="00A7259F" w:rsidP="00813907">
      <w:pPr>
        <w:spacing w:after="240"/>
      </w:pPr>
      <w:r>
        <w:rPr>
          <w:rFonts w:hint="eastAsia"/>
        </w:rPr>
        <w:t>「冰錐術，水系低階術法，貢獻點四百點，能將靈氣化作冰錐，噴射前方的的敵人。」</w:t>
      </w:r>
    </w:p>
    <w:p w:rsidR="00C04663" w:rsidRDefault="00A7259F" w:rsidP="00813907">
      <w:pPr>
        <w:spacing w:after="240"/>
      </w:pPr>
      <w:r>
        <w:rPr>
          <w:rFonts w:hint="eastAsia"/>
        </w:rPr>
        <w:t>「風牆術，風系低階術法，貢獻點五百點，能形成旋風環繞在自身四週，保護自己。」</w:t>
      </w:r>
    </w:p>
    <w:p w:rsidR="00C04663" w:rsidRDefault="00A7259F" w:rsidP="00813907">
      <w:pPr>
        <w:spacing w:after="240"/>
      </w:pPr>
      <w:r>
        <w:rPr>
          <w:rFonts w:hint="eastAsia"/>
        </w:rPr>
        <w:t>「怎麼這些術法每個都要貢獻點那麼多阿？我還以為一千點可以換到不少術法，這樣看來，我頂多只能挑一兩個換阿！」</w:t>
      </w:r>
    </w:p>
    <w:p w:rsidR="00C04663" w:rsidRDefault="00A7259F" w:rsidP="00813907">
      <w:pPr>
        <w:spacing w:after="240"/>
      </w:pPr>
      <w:r>
        <w:rPr>
          <w:rFonts w:hint="eastAsia"/>
        </w:rPr>
        <w:t>李龍飛越看越是氣悶，他原以為一千點貢獻點可以換到不少術法，現在一看才知道自己想得多了。</w:t>
      </w:r>
    </w:p>
    <w:p w:rsidR="00C04663" w:rsidRDefault="00A7259F" w:rsidP="00813907">
      <w:pPr>
        <w:spacing w:after="240"/>
      </w:pPr>
      <w:r>
        <w:rPr>
          <w:rFonts w:hint="eastAsia"/>
        </w:rPr>
        <w:t>李龍飛繼續看下去，眼角掃到其中兩個術法，微微一瞇，竟是當日西門吹雪使的術法。</w:t>
      </w:r>
    </w:p>
    <w:p w:rsidR="00C04663" w:rsidRDefault="00A7259F" w:rsidP="00813907">
      <w:pPr>
        <w:spacing w:after="240"/>
      </w:pPr>
      <w:r>
        <w:rPr>
          <w:rFonts w:hint="eastAsia"/>
        </w:rPr>
        <w:t>「如意掌，土系體術，貢獻點一千五百點，修練後可以將手掌練成像法器般的堅硬，最終可以擋下所有下品法器的攻擊。」</w:t>
      </w:r>
    </w:p>
    <w:p w:rsidR="00C04663" w:rsidRDefault="00A7259F" w:rsidP="00813907">
      <w:pPr>
        <w:spacing w:after="240"/>
      </w:pPr>
      <w:r>
        <w:rPr>
          <w:rFonts w:hint="eastAsia"/>
        </w:rPr>
        <w:t>「大如意腿法，土系體術，貢獻點一千點，本門祖師爺自創的腿法，其勢如破竹，</w:t>
      </w:r>
      <w:r>
        <w:rPr>
          <w:rFonts w:hint="eastAsia"/>
        </w:rPr>
        <w:lastRenderedPageBreak/>
        <w:t>威不可擋。」</w:t>
      </w:r>
    </w:p>
    <w:p w:rsidR="00C04663" w:rsidRDefault="00A7259F" w:rsidP="00813907">
      <w:pPr>
        <w:spacing w:after="240"/>
      </w:pPr>
      <w:r>
        <w:rPr>
          <w:rFonts w:hint="eastAsia"/>
        </w:rPr>
        <w:t>踏入了自在道也一段時間了，李龍飛明白修仙之人除了術法之外，還有許多不同的招式，其中這體術是專門加強自身肉體的，而金系則是代表這招式偏向的五行屬性。</w:t>
      </w:r>
    </w:p>
    <w:p w:rsidR="00C04663" w:rsidRDefault="00A7259F" w:rsidP="00813907">
      <w:pPr>
        <w:spacing w:after="240"/>
      </w:pPr>
      <w:r>
        <w:rPr>
          <w:rFonts w:hint="eastAsia"/>
        </w:rPr>
        <w:t>雖然那大如意腿法所需的貢獻點自己正好足夠，但一來自己暫時不想修練體術，二來其屬性跟自己有些不合，所以李龍飛猶豫了下，還是沒有選擇兌換它。</w:t>
      </w:r>
    </w:p>
    <w:p w:rsidR="00C04663" w:rsidRDefault="00A7259F" w:rsidP="00813907">
      <w:pPr>
        <w:spacing w:after="240"/>
      </w:pPr>
      <w:r>
        <w:rPr>
          <w:rFonts w:hint="eastAsia"/>
        </w:rPr>
        <w:t>成了正式弟子之後，李龍飛知道，修仙之人，除了有沒有仙根之外，每個人的仙根還會有屬性之分，不同屬性的仙根在修練不同屬性的術法時，其威力大小，及難易度，都會有所不同。</w:t>
      </w:r>
    </w:p>
    <w:p w:rsidR="00C04663" w:rsidRDefault="00A7259F" w:rsidP="00813907">
      <w:pPr>
        <w:spacing w:after="240"/>
      </w:pPr>
      <w:r>
        <w:rPr>
          <w:rFonts w:hint="eastAsia"/>
        </w:rPr>
        <w:t>其中基本的仙根屬性，就是金木水火土五行之分；而再進階的，還有風雷冰暗光等一些較少見的屬性，至於傳說中的一些特殊的天地靈屬性等，更是幾萬個修仙人僅有一個而已。</w:t>
      </w:r>
    </w:p>
    <w:p w:rsidR="00C04663" w:rsidRDefault="00A7259F" w:rsidP="00813907">
      <w:pPr>
        <w:spacing w:after="240"/>
      </w:pPr>
      <w:r>
        <w:rPr>
          <w:rFonts w:hint="eastAsia"/>
        </w:rPr>
        <w:t>李龍飛當初在突破練氣一層後，其師天泉就有確認過他的屬性，雖不是資質最好的單一屬性或是雙屬性，但也不算太差，是很尋常的三重屬性，以金</w:t>
      </w:r>
      <w:r w:rsidR="00990301">
        <w:rPr>
          <w:rFonts w:hint="eastAsia"/>
        </w:rPr>
        <w:t>靈根</w:t>
      </w:r>
      <w:r>
        <w:rPr>
          <w:rFonts w:hint="eastAsia"/>
        </w:rPr>
        <w:t>為主，水木</w:t>
      </w:r>
      <w:r w:rsidR="00990301">
        <w:rPr>
          <w:rFonts w:hint="eastAsia"/>
        </w:rPr>
        <w:t>靈根</w:t>
      </w:r>
      <w:r>
        <w:rPr>
          <w:rFonts w:hint="eastAsia"/>
        </w:rPr>
        <w:t>為輔。</w:t>
      </w:r>
    </w:p>
    <w:p w:rsidR="00C04663" w:rsidRDefault="00A7259F" w:rsidP="00813907">
      <w:pPr>
        <w:spacing w:after="240"/>
      </w:pPr>
      <w:r>
        <w:rPr>
          <w:rFonts w:hint="eastAsia"/>
        </w:rPr>
        <w:t>如果他修練土屬性的大如意腿法或是如意掌，雖不是不行，但會事倍功半，而且威力大減，這種事情，李龍飛當然不願去做。</w:t>
      </w:r>
    </w:p>
    <w:p w:rsidR="00C04663" w:rsidRDefault="00A7259F" w:rsidP="00813907">
      <w:pPr>
        <w:spacing w:after="240"/>
      </w:pPr>
      <w:r>
        <w:rPr>
          <w:rFonts w:hint="eastAsia"/>
        </w:rPr>
        <w:t>跳過那兩個術法之後，李龍飛繼續看下去，突然，他眼睛一亮，看到了一個玉簡上記載。</w:t>
      </w:r>
    </w:p>
    <w:p w:rsidR="00C04663" w:rsidRDefault="00A7259F" w:rsidP="00813907">
      <w:pPr>
        <w:spacing w:after="240"/>
      </w:pPr>
      <w:r>
        <w:rPr>
          <w:rFonts w:hint="eastAsia"/>
        </w:rPr>
        <w:t>「轟雷術，雷系術法，貢獻點九百點，能聚天地雷霆之力於手中，並以之攻擊敵人。」</w:t>
      </w:r>
    </w:p>
    <w:p w:rsidR="00C04663" w:rsidRDefault="00A7259F" w:rsidP="00813907">
      <w:pPr>
        <w:spacing w:after="240"/>
      </w:pPr>
      <w:r>
        <w:rPr>
          <w:rFonts w:hint="eastAsia"/>
        </w:rPr>
        <w:t>「雷系術法雖說以雷屬性修練最佳，但金屬性修練起來也是很好，加上我正好足夠支付，看起來這個是最好的選擇了。」李龍飛想到這，心中有些心動，不過他還是忍著衝動，將剩下的術法通通看過一次。</w:t>
      </w:r>
    </w:p>
    <w:p w:rsidR="00C04663" w:rsidRDefault="00A7259F" w:rsidP="00813907">
      <w:pPr>
        <w:spacing w:after="240"/>
      </w:pPr>
      <w:r>
        <w:rPr>
          <w:rFonts w:hint="eastAsia"/>
        </w:rPr>
        <w:t>「蠱毒術，闇系術法，貢獻點三百點，能以蟲毒下蠱與敵人體內，雖難以短時間生效，當長期來說，能造成的損傷極為可怕。」</w:t>
      </w:r>
    </w:p>
    <w:p w:rsidR="00C04663" w:rsidRDefault="00A7259F" w:rsidP="00813907">
      <w:pPr>
        <w:spacing w:after="240"/>
      </w:pPr>
      <w:r>
        <w:rPr>
          <w:rFonts w:hint="eastAsia"/>
        </w:rPr>
        <w:t>「這術法對我來說也十分有吸引力，只可惜闇系術法如不是暗屬性去修練，往往會承受一些負面效果，也難怪它只要三百點貢獻點就能學了。」李龍飛看著這玉簡，嘆了一口氣將其又放了回去。</w:t>
      </w:r>
    </w:p>
    <w:p w:rsidR="00C04663" w:rsidRDefault="00A7259F" w:rsidP="00813907">
      <w:pPr>
        <w:spacing w:after="240"/>
      </w:pPr>
      <w:r>
        <w:rPr>
          <w:rFonts w:hint="eastAsia"/>
        </w:rPr>
        <w:t>「決定了，就選轟雷術了，剩下其他想學的，等存夠貢獻點再來換好了！」在掃</w:t>
      </w:r>
      <w:r>
        <w:rPr>
          <w:rFonts w:hint="eastAsia"/>
        </w:rPr>
        <w:lastRenderedPageBreak/>
        <w:t>過所有術法之後，李龍飛沉思了一會，最終決定還是先把這轟雷術給學會，剩下的，等有賺到貢獻點再找時間來學好了。</w:t>
      </w:r>
    </w:p>
    <w:p w:rsidR="00C04663" w:rsidRDefault="00A7259F" w:rsidP="00813907">
      <w:pPr>
        <w:spacing w:after="240"/>
      </w:pPr>
      <w:r>
        <w:rPr>
          <w:rFonts w:hint="eastAsia"/>
        </w:rPr>
        <w:t>打定了主意，李龍飛選了轟雷術的玉簡，拿到外面跟經法庫的值班的師伯換取了一張竹簡，複製了那玉簡，跟著靈識一查，身份令牌內的貢獻點馬上就降到了一百點而已。</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練氣中期</w:t>
      </w:r>
    </w:p>
    <w:p w:rsidR="00C04663" w:rsidRDefault="00C04663" w:rsidP="00813907">
      <w:pPr>
        <w:spacing w:after="240"/>
      </w:pPr>
    </w:p>
    <w:p w:rsidR="00C04663" w:rsidRDefault="00A7259F" w:rsidP="00813907">
      <w:pPr>
        <w:spacing w:after="240"/>
      </w:pPr>
      <w:r>
        <w:rPr>
          <w:rFonts w:hint="eastAsia"/>
        </w:rPr>
        <w:t>再過兩個月，李龍飛的洞府內，動也不動的他，閉著眼右手緩緩伸直張開，跟著在其掌心中</w:t>
      </w:r>
      <w:r w:rsidR="00E61A62">
        <w:rPr>
          <w:rFonts w:hint="eastAsia"/>
        </w:rPr>
        <w:t>。</w:t>
      </w:r>
    </w:p>
    <w:p w:rsidR="00C04663" w:rsidRDefault="00A7259F" w:rsidP="00813907">
      <w:pPr>
        <w:spacing w:after="240"/>
      </w:pPr>
      <w:r>
        <w:rPr>
          <w:rFonts w:hint="eastAsia"/>
        </w:rPr>
        <w:t>突然</w:t>
      </w:r>
      <w:r w:rsidR="00E61A62">
        <w:rPr>
          <w:rFonts w:hint="eastAsia"/>
        </w:rPr>
        <w:t>其掌中</w:t>
      </w:r>
      <w:r>
        <w:rPr>
          <w:rFonts w:hint="eastAsia"/>
        </w:rPr>
        <w:t>一絲靈氣的波動</w:t>
      </w:r>
      <w:r w:rsidR="00E61A62">
        <w:rPr>
          <w:rFonts w:hint="eastAsia"/>
        </w:rPr>
        <w:t>起伏</w:t>
      </w:r>
      <w:r>
        <w:rPr>
          <w:rFonts w:hint="eastAsia"/>
        </w:rPr>
        <w:t>，跟著那波動轉為幾點白色火花</w:t>
      </w:r>
      <w:r w:rsidR="00E61A62">
        <w:rPr>
          <w:rFonts w:hint="eastAsia"/>
        </w:rPr>
        <w:t>；</w:t>
      </w:r>
      <w:r>
        <w:rPr>
          <w:rFonts w:hint="eastAsia"/>
        </w:rPr>
        <w:t>火花</w:t>
      </w:r>
      <w:r w:rsidR="00E61A62">
        <w:rPr>
          <w:rFonts w:hint="eastAsia"/>
        </w:rPr>
        <w:t>甫</w:t>
      </w:r>
      <w:r>
        <w:rPr>
          <w:rFonts w:hint="eastAsia"/>
        </w:rPr>
        <w:t>剛一出現，便滋滋幾聲，化作一道弧狀細小的雷霆，跟著越來越多條，越來越密集地聚在李龍飛的掌中，最終融合成一小顆有如核桃般大小的藍白小球，將整個洞府內映得閃閃發亮。</w:t>
      </w:r>
    </w:p>
    <w:p w:rsidR="00C04663" w:rsidRDefault="00A7259F" w:rsidP="00813907">
      <w:pPr>
        <w:spacing w:after="240"/>
      </w:pPr>
      <w:r>
        <w:rPr>
          <w:rFonts w:hint="eastAsia"/>
        </w:rPr>
        <w:t>李龍飛的雙眼仍緊閉著，彷彿對這藍白小球全然不知，其右手動也不動，跟前方閃耀不停，不斷發出滋滋聲響的小球形成了強烈的對比。</w:t>
      </w:r>
    </w:p>
    <w:p w:rsidR="00C04663" w:rsidRDefault="00A7259F" w:rsidP="00813907">
      <w:pPr>
        <w:spacing w:after="240"/>
      </w:pPr>
      <w:r>
        <w:rPr>
          <w:rFonts w:hint="eastAsia"/>
        </w:rPr>
        <w:t>時間一分分的過去，那藍白小球仍是保持著那非同小可的旺盛活力，一點也都沒有要消失的感覺，可李龍飛動也不動的右手慢慢有了不同的反應，他張開的手掌緩緩顫抖起來，隨著時間的流逝，整個手腕，到整個手臂，甚至全身都在顫抖著。</w:t>
      </w:r>
    </w:p>
    <w:p w:rsidR="00C04663" w:rsidRDefault="00A7259F" w:rsidP="00813907">
      <w:pPr>
        <w:spacing w:after="240"/>
      </w:pPr>
      <w:r>
        <w:rPr>
          <w:rFonts w:hint="eastAsia"/>
        </w:rPr>
        <w:t>李龍飛的雙眼猛然睜開，他直愣愣地盯著那個藍白小球看著，連額頭上的汗水滴進了眼框內都沒有動作，臉上憋得一片通紅，連脖子也冒出了幾條青筋，彷彿在努力維持著甚麼，跟著手肘慢慢移動，原本捧著藍白小球著手掌，改而變成往前張開。</w:t>
      </w:r>
    </w:p>
    <w:p w:rsidR="00C04663" w:rsidRDefault="00A7259F" w:rsidP="00813907">
      <w:pPr>
        <w:spacing w:after="240"/>
      </w:pPr>
      <w:r>
        <w:rPr>
          <w:rFonts w:hint="eastAsia"/>
        </w:rPr>
        <w:t>片刻之後，原本浮在手掌中的那藍白小球晃晃悠悠地往前方飛去，其內的閃電也開始變大變小，眼看就要無法保持他的平衡了。</w:t>
      </w:r>
    </w:p>
    <w:p w:rsidR="00C04663" w:rsidRDefault="00A7259F" w:rsidP="00813907">
      <w:pPr>
        <w:spacing w:after="240"/>
      </w:pPr>
      <w:r>
        <w:rPr>
          <w:rFonts w:hint="eastAsia"/>
        </w:rPr>
        <w:t>就在此時，李龍飛一聲低喝，那藍白小球加速地往前方石桌上飛去，跟著轟隆一聲巨響，甫一接觸那石桌，藍白小球便化作一陣耀眼白光，將那石桌給吞噬進去，跟著滋滋雷電聲不斷響起，不多時，白光消失之後，那原本石桌的位置也只剩一灘灰燼。</w:t>
      </w:r>
    </w:p>
    <w:p w:rsidR="00C04663" w:rsidRDefault="00A7259F" w:rsidP="00813907">
      <w:pPr>
        <w:spacing w:after="240"/>
      </w:pPr>
      <w:r>
        <w:rPr>
          <w:rFonts w:hint="eastAsia"/>
        </w:rPr>
        <w:t>「我苦練許久，失敗數百次，這次終於成了…」李龍飛面色慘白，但眼神中充滿</w:t>
      </w:r>
      <w:r>
        <w:rPr>
          <w:rFonts w:hint="eastAsia"/>
        </w:rPr>
        <w:lastRenderedPageBreak/>
        <w:t>明亮，嘴角勾出一道笑容，心中豪情萬丈，長笑了起來。</w:t>
      </w:r>
    </w:p>
    <w:p w:rsidR="00C04663" w:rsidRDefault="00A7259F" w:rsidP="00813907">
      <w:pPr>
        <w:spacing w:after="240"/>
      </w:pPr>
      <w:r>
        <w:rPr>
          <w:rFonts w:hint="eastAsia"/>
        </w:rPr>
        <w:t>「這轟雷術，果然與金屬性相符合，玉簡中記載半年內有所小成，我只花了兩個月便有小成，看來以後修練，得多找一些同屬性的功法，才能事半功倍才行。」</w:t>
      </w:r>
    </w:p>
    <w:p w:rsidR="00C04663" w:rsidRDefault="00A7259F" w:rsidP="00813907">
      <w:pPr>
        <w:spacing w:after="240"/>
      </w:pPr>
      <w:r>
        <w:rPr>
          <w:rFonts w:hint="eastAsia"/>
        </w:rPr>
        <w:t>「只不過，現在這凝聚的雷球還是太小，比起之前用轟雷符威力要小得太多，而且速度也太慢，在打鬥中，敵人可不會傻傻的等我聚完再打過來。」</w:t>
      </w:r>
    </w:p>
    <w:p w:rsidR="00C04663" w:rsidRDefault="00A7259F" w:rsidP="00813907">
      <w:pPr>
        <w:spacing w:after="240"/>
      </w:pPr>
      <w:r>
        <w:rPr>
          <w:rFonts w:hint="eastAsia"/>
        </w:rPr>
        <w:t>一想到要是現在拿來打鬥，得先花上半天才能凝聚而成…</w:t>
      </w:r>
    </w:p>
    <w:p w:rsidR="00C04663" w:rsidRDefault="00A7259F" w:rsidP="00813907">
      <w:pPr>
        <w:spacing w:after="240"/>
      </w:pPr>
      <w:r>
        <w:rPr>
          <w:rFonts w:hint="eastAsia"/>
        </w:rPr>
        <w:t>「看我的轟雷術！」</w:t>
      </w:r>
    </w:p>
    <w:p w:rsidR="00C04663" w:rsidRDefault="00A7259F" w:rsidP="00813907">
      <w:pPr>
        <w:spacing w:after="240"/>
      </w:pPr>
      <w:r>
        <w:rPr>
          <w:rFonts w:hint="eastAsia"/>
        </w:rPr>
        <w:t>「等等，先讓我凝聚十來個呼吸時間再說。」</w:t>
      </w:r>
    </w:p>
    <w:p w:rsidR="00C04663" w:rsidRDefault="00A7259F" w:rsidP="00813907">
      <w:pPr>
        <w:spacing w:after="240"/>
      </w:pPr>
      <w:r>
        <w:rPr>
          <w:rFonts w:hint="eastAsia"/>
        </w:rPr>
        <w:t>李龍飛搖搖頭，光想就知道這是不可能的。</w:t>
      </w:r>
    </w:p>
    <w:p w:rsidR="00C04663" w:rsidRDefault="00A7259F" w:rsidP="00813907">
      <w:pPr>
        <w:spacing w:after="240"/>
      </w:pPr>
      <w:r>
        <w:rPr>
          <w:rFonts w:hint="eastAsia"/>
        </w:rPr>
        <w:t>「看來還是要多練練，早點習慣這法訣跟使用的方法。」</w:t>
      </w:r>
    </w:p>
    <w:p w:rsidR="00C04663" w:rsidRDefault="00A7259F" w:rsidP="00813907">
      <w:pPr>
        <w:spacing w:after="240"/>
      </w:pPr>
      <w:r>
        <w:rPr>
          <w:rFonts w:hint="eastAsia"/>
        </w:rPr>
        <w:t>轟雷術，竹簡內記載著，如果修練到最後，威力大了的話，那可是連樓房都可以直接轟滅，當年自在道人便曾用這轟雷術，一掌將一個數十丈高的大妖給轟成了灰飛煙滅。</w:t>
      </w:r>
    </w:p>
    <w:p w:rsidR="00C04663" w:rsidRDefault="00A7259F" w:rsidP="00813907">
      <w:pPr>
        <w:spacing w:after="240"/>
      </w:pPr>
      <w:r>
        <w:rPr>
          <w:rFonts w:hint="eastAsia"/>
        </w:rPr>
        <w:t>「說到底，不管甚麼術法，終究要有足夠的</w:t>
      </w:r>
      <w:del w:id="4528" w:author="簡新佳" w:date="2019-02-25T17:00:00Z">
        <w:r w:rsidDel="0012795F">
          <w:rPr>
            <w:rFonts w:hint="eastAsia"/>
          </w:rPr>
          <w:delText>靈力</w:delText>
        </w:r>
      </w:del>
      <w:ins w:id="4529" w:author="簡新佳" w:date="2019-02-25T17:00:00Z">
        <w:r w:rsidR="0012795F">
          <w:rPr>
            <w:rFonts w:hint="eastAsia"/>
          </w:rPr>
          <w:t>靈氣</w:t>
        </w:r>
      </w:ins>
      <w:r>
        <w:rPr>
          <w:rFonts w:hint="eastAsia"/>
        </w:rPr>
        <w:t>才能施展，若我修為到了更高層，應當施展起來更為容易才是。」李龍飛心裡酌磨著，他卻不知道，若不是他體內靈脈比起別人多上許多，要修練起這些術法，怕是會更加困難。</w:t>
      </w:r>
    </w:p>
    <w:p w:rsidR="00C04663" w:rsidRDefault="00A7259F" w:rsidP="00813907">
      <w:pPr>
        <w:spacing w:after="240"/>
      </w:pPr>
      <w:r>
        <w:rPr>
          <w:rFonts w:hint="eastAsia"/>
        </w:rPr>
        <w:t>想到這，李龍飛還是決定先想辦法突破練氣四層再說。</w:t>
      </w:r>
    </w:p>
    <w:p w:rsidR="00C04663" w:rsidRDefault="00A7259F" w:rsidP="00813907">
      <w:pPr>
        <w:spacing w:after="240"/>
      </w:pPr>
      <w:r>
        <w:rPr>
          <w:rFonts w:hint="eastAsia"/>
        </w:rPr>
        <w:t>「說起來，當初突破練氣一層時，靠著便是丹藥之功，看來，在修仙路上，丹藥及功法是變強不可或缺的條件。」李龍飛沉吟了一下，雙手一翻，便多出了一個儲物袋來。</w:t>
      </w:r>
    </w:p>
    <w:p w:rsidR="00C04663" w:rsidRDefault="00A7259F" w:rsidP="00813907">
      <w:pPr>
        <w:spacing w:after="240"/>
      </w:pPr>
      <w:r>
        <w:rPr>
          <w:rFonts w:hint="eastAsia"/>
        </w:rPr>
        <w:t>打開儲物袋，裡頭有</w:t>
      </w:r>
      <w:r w:rsidR="00E61A62">
        <w:rPr>
          <w:rFonts w:hint="eastAsia"/>
        </w:rPr>
        <w:t>六</w:t>
      </w:r>
      <w:r>
        <w:rPr>
          <w:rFonts w:hint="eastAsia"/>
        </w:rPr>
        <w:t>十多顆靈石，那是先前賞賜加上這</w:t>
      </w:r>
      <w:r w:rsidR="00E61A62">
        <w:rPr>
          <w:rFonts w:hint="eastAsia"/>
        </w:rPr>
        <w:t>些年所賺到的</w:t>
      </w:r>
      <w:r>
        <w:rPr>
          <w:rFonts w:hint="eastAsia"/>
        </w:rPr>
        <w:t>成果。</w:t>
      </w:r>
    </w:p>
    <w:p w:rsidR="00C04663" w:rsidRDefault="00A7259F" w:rsidP="00813907">
      <w:pPr>
        <w:spacing w:after="240"/>
      </w:pPr>
      <w:r>
        <w:rPr>
          <w:rFonts w:hint="eastAsia"/>
        </w:rPr>
        <w:t>拿了這幾顆靈石，李龍飛走出洞府，去了丹寶樓一趟。</w:t>
      </w:r>
    </w:p>
    <w:p w:rsidR="00C04663" w:rsidRDefault="00E61A62" w:rsidP="00813907">
      <w:pPr>
        <w:spacing w:after="240"/>
      </w:pPr>
      <w:r>
        <w:rPr>
          <w:rFonts w:hint="eastAsia"/>
        </w:rPr>
        <w:t>如今他也已經不算新人，自然不會再被那洪師伯給凱油。</w:t>
      </w:r>
    </w:p>
    <w:p w:rsidR="00C04663" w:rsidRDefault="00A7259F" w:rsidP="00813907">
      <w:pPr>
        <w:spacing w:after="240"/>
      </w:pPr>
      <w:r>
        <w:rPr>
          <w:rFonts w:hint="eastAsia"/>
        </w:rPr>
        <w:t>不多時，他回到洞府之中，臉上有了一些期盼，而他的儲物袋裡，七十多顆的靈石只剩下了不到十顆，其餘的，全都換成了</w:t>
      </w:r>
      <w:r w:rsidR="00E61A62">
        <w:rPr>
          <w:rFonts w:hint="eastAsia"/>
        </w:rPr>
        <w:t>低階修士所適合的凝氣</w:t>
      </w:r>
      <w:r>
        <w:rPr>
          <w:rFonts w:hint="eastAsia"/>
        </w:rPr>
        <w:t>丹了。</w:t>
      </w:r>
    </w:p>
    <w:p w:rsidR="00C04663" w:rsidRDefault="00E61A62" w:rsidP="00813907">
      <w:pPr>
        <w:spacing w:after="240"/>
      </w:pPr>
      <w:r>
        <w:rPr>
          <w:rFonts w:hint="eastAsia"/>
        </w:rPr>
        <w:t>雖說凝氣丹只適用於</w:t>
      </w:r>
      <w:r w:rsidR="00A7259F">
        <w:rPr>
          <w:rFonts w:hint="eastAsia"/>
        </w:rPr>
        <w:t>練氣四層以下，</w:t>
      </w:r>
      <w:r>
        <w:rPr>
          <w:rFonts w:hint="eastAsia"/>
        </w:rPr>
        <w:t>但他目前修為也正好在適用範圍之內</w:t>
      </w:r>
      <w:r w:rsidR="00A7259F">
        <w:rPr>
          <w:rFonts w:hint="eastAsia"/>
        </w:rPr>
        <w:t>。</w:t>
      </w:r>
    </w:p>
    <w:p w:rsidR="00C04663" w:rsidRDefault="00A7259F" w:rsidP="00813907">
      <w:pPr>
        <w:spacing w:after="240"/>
      </w:pPr>
      <w:r>
        <w:rPr>
          <w:rFonts w:hint="eastAsia"/>
        </w:rPr>
        <w:t>看著</w:t>
      </w:r>
      <w:r w:rsidR="000D70CB">
        <w:rPr>
          <w:rFonts w:hint="eastAsia"/>
        </w:rPr>
        <w:t>數十顆</w:t>
      </w:r>
      <w:r>
        <w:rPr>
          <w:rFonts w:hint="eastAsia"/>
        </w:rPr>
        <w:t>發出陣陣丹藥香的</w:t>
      </w:r>
      <w:r w:rsidR="00E61A62">
        <w:rPr>
          <w:rFonts w:hint="eastAsia"/>
        </w:rPr>
        <w:t>凝氣</w:t>
      </w:r>
      <w:r>
        <w:rPr>
          <w:rFonts w:hint="eastAsia"/>
        </w:rPr>
        <w:t>丹，李龍飛壓下心中的火熱，盤腿而坐後這才</w:t>
      </w:r>
      <w:r>
        <w:rPr>
          <w:rFonts w:hint="eastAsia"/>
        </w:rPr>
        <w:lastRenderedPageBreak/>
        <w:t>服下一顆，跟著緩緩運起了練氣四層的功法，照著自在訣上的法門吸吐著天地靈氣。</w:t>
      </w:r>
    </w:p>
    <w:p w:rsidR="00C04663" w:rsidRDefault="00A7259F" w:rsidP="00813907">
      <w:pPr>
        <w:spacing w:after="240"/>
      </w:pPr>
      <w:r>
        <w:rPr>
          <w:rFonts w:hint="eastAsia"/>
        </w:rPr>
        <w:t>不久，果然感到腹內一陣火熱之氣燃起，身體自動吸吶體外的陰冷靈氣作為調合，同時一股力量似要衝破自己卡住已久的練氣三層頂峰修為。</w:t>
      </w:r>
    </w:p>
    <w:p w:rsidR="00C04663" w:rsidRDefault="00A7259F" w:rsidP="00813907">
      <w:pPr>
        <w:spacing w:after="240"/>
      </w:pPr>
      <w:r>
        <w:rPr>
          <w:rFonts w:hint="eastAsia"/>
        </w:rPr>
        <w:t>李龍飛沒有猶豫，當下引導那力量衝擊練氣四層的那關口，只是那關口實在難突破，雖然有那火熱之氣輔助，卻始終突破不了。</w:t>
      </w:r>
    </w:p>
    <w:p w:rsidR="00C04663" w:rsidRDefault="00A7259F" w:rsidP="00813907">
      <w:pPr>
        <w:spacing w:after="240"/>
      </w:pPr>
      <w:r>
        <w:rPr>
          <w:rFonts w:hint="eastAsia"/>
        </w:rPr>
        <w:t>再衝擊了關口兩三次未果後，那股火熱之氣也就漸漸顯得有些力量不足了。</w:t>
      </w:r>
    </w:p>
    <w:p w:rsidR="00C04663" w:rsidRDefault="00A7259F" w:rsidP="00813907">
      <w:pPr>
        <w:spacing w:after="240"/>
      </w:pPr>
      <w:r>
        <w:rPr>
          <w:rFonts w:hint="eastAsia"/>
        </w:rPr>
        <w:t>李龍飛眉頭一皺，他知道此時不能停歇，連忙翻掌又掏出了一枚</w:t>
      </w:r>
      <w:r w:rsidR="000D70CB">
        <w:rPr>
          <w:rFonts w:hint="eastAsia"/>
        </w:rPr>
        <w:t>凝氣</w:t>
      </w:r>
      <w:r>
        <w:rPr>
          <w:rFonts w:hint="eastAsia"/>
        </w:rPr>
        <w:t>丹，跟著一張口就服了下去，頓時那股火熱之氣如增添了後援，再度有了活力，重新衝擊著那關口。</w:t>
      </w:r>
    </w:p>
    <w:p w:rsidR="00C04663" w:rsidRDefault="00A7259F" w:rsidP="00813907">
      <w:pPr>
        <w:spacing w:after="240"/>
      </w:pPr>
      <w:r>
        <w:rPr>
          <w:rFonts w:hint="eastAsia"/>
        </w:rPr>
        <w:t>就這樣，隨著李龍飛一次次的衝擊，那練氣四層的關口慢慢有了些鬆動，而他也不斷補充</w:t>
      </w:r>
      <w:del w:id="4530" w:author="簡新佳" w:date="2019-02-25T17:00:00Z">
        <w:r w:rsidDel="0012795F">
          <w:rPr>
            <w:rFonts w:hint="eastAsia"/>
          </w:rPr>
          <w:delText>靈力</w:delText>
        </w:r>
      </w:del>
      <w:ins w:id="4531" w:author="簡新佳" w:date="2019-02-25T17:00:00Z">
        <w:r w:rsidR="0012795F">
          <w:rPr>
            <w:rFonts w:hint="eastAsia"/>
          </w:rPr>
          <w:t>靈氣</w:t>
        </w:r>
      </w:ins>
      <w:r>
        <w:rPr>
          <w:rFonts w:hint="eastAsia"/>
        </w:rPr>
        <w:t>，只要那火熱之氣一不夠力，便馬上服下</w:t>
      </w:r>
      <w:r w:rsidR="000D70CB">
        <w:rPr>
          <w:rFonts w:hint="eastAsia"/>
        </w:rPr>
        <w:t>凝氣</w:t>
      </w:r>
      <w:r>
        <w:rPr>
          <w:rFonts w:hint="eastAsia"/>
        </w:rPr>
        <w:t>丹輔助，直到那數顆</w:t>
      </w:r>
      <w:r w:rsidR="000D70CB">
        <w:rPr>
          <w:rFonts w:hint="eastAsia"/>
        </w:rPr>
        <w:t>凝氣</w:t>
      </w:r>
      <w:r>
        <w:rPr>
          <w:rFonts w:hint="eastAsia"/>
        </w:rPr>
        <w:t>丹</w:t>
      </w:r>
      <w:r w:rsidR="000D70CB">
        <w:rPr>
          <w:rFonts w:hint="eastAsia"/>
        </w:rPr>
        <w:t>將近用完</w:t>
      </w:r>
      <w:r>
        <w:rPr>
          <w:rFonts w:hint="eastAsia"/>
        </w:rPr>
        <w:t>時，李龍飛全身的靈氣已經聚集在頭頂有如一團小小氣旋，突然腦門一陣憾動，李龍飛只感到耳邊如一道雷霆轟鳴而過，之後本來沒有靈脈的頭頂位置，</w:t>
      </w:r>
      <w:r w:rsidR="000D70CB">
        <w:rPr>
          <w:rFonts w:hint="eastAsia"/>
        </w:rPr>
        <w:t>數</w:t>
      </w:r>
      <w:r>
        <w:rPr>
          <w:rFonts w:hint="eastAsia"/>
        </w:rPr>
        <w:t>條剛凝聚出來的靈脈便細微的出現在那。</w:t>
      </w:r>
    </w:p>
    <w:p w:rsidR="00C04663" w:rsidRDefault="00A7259F" w:rsidP="00813907">
      <w:pPr>
        <w:spacing w:after="240"/>
      </w:pPr>
      <w:r>
        <w:rPr>
          <w:rFonts w:hint="eastAsia"/>
        </w:rPr>
        <w:t>李龍飛心中一喜，連忙以</w:t>
      </w:r>
      <w:r w:rsidR="000D70CB">
        <w:rPr>
          <w:rFonts w:hint="eastAsia"/>
        </w:rPr>
        <w:t>自在訣中的吐納法</w:t>
      </w:r>
      <w:r>
        <w:rPr>
          <w:rFonts w:hint="eastAsia"/>
        </w:rPr>
        <w:t>吸收天地靈氣，繼續培養那條靈脈，又過了不知道多久，那靈脈才漸漸跟其他地方的靈脈長成同樣粗細，他長噓一聲，呼出一口濁氣，同時身上排出許多穢垢，整個人感覺又精進許多。</w:t>
      </w:r>
    </w:p>
    <w:p w:rsidR="00C04663" w:rsidRDefault="00A7259F" w:rsidP="00813907">
      <w:pPr>
        <w:spacing w:after="240"/>
      </w:pPr>
      <w:r>
        <w:rPr>
          <w:rFonts w:hint="eastAsia"/>
        </w:rPr>
        <w:t>此時洞府外一片黑暗，竟是已經過了七天六夜；李龍飛收起了功法，立身大笑，「哈哈哈…成了，我已經到了練氣四層初期，</w:t>
      </w:r>
      <w:r w:rsidR="000D70CB">
        <w:rPr>
          <w:rFonts w:hint="eastAsia"/>
        </w:rPr>
        <w:t>果然</w:t>
      </w:r>
      <w:r>
        <w:rPr>
          <w:rFonts w:hint="eastAsia"/>
        </w:rPr>
        <w:t>丹藥的功效，對修練</w:t>
      </w:r>
      <w:r w:rsidR="000D70CB">
        <w:rPr>
          <w:rFonts w:hint="eastAsia"/>
        </w:rPr>
        <w:t>是有必要性的</w:t>
      </w:r>
      <w:r>
        <w:rPr>
          <w:rFonts w:hint="eastAsia"/>
        </w:rPr>
        <w:t>。只可惜，</w:t>
      </w:r>
      <w:r w:rsidR="000D70CB">
        <w:rPr>
          <w:rFonts w:hint="eastAsia"/>
        </w:rPr>
        <w:t>凝氣</w:t>
      </w:r>
      <w:r>
        <w:rPr>
          <w:rFonts w:hint="eastAsia"/>
        </w:rPr>
        <w:t>丹已經幾乎用光，而靈石也不足了，否則能再精進一點的話，那自然是更好的。」</w:t>
      </w:r>
    </w:p>
    <w:p w:rsidR="00C04663" w:rsidRDefault="00A7259F" w:rsidP="00813907">
      <w:pPr>
        <w:spacing w:after="240"/>
      </w:pPr>
      <w:r>
        <w:rPr>
          <w:rFonts w:hint="eastAsia"/>
        </w:rPr>
        <w:t>「不過沒關係，能突破練氣四層，花掉身上所有財產，也是值得的。」</w:t>
      </w:r>
    </w:p>
    <w:p w:rsidR="00C04663" w:rsidRDefault="00A7259F" w:rsidP="00813907">
      <w:pPr>
        <w:spacing w:after="240"/>
      </w:pPr>
      <w:r>
        <w:rPr>
          <w:rFonts w:hint="eastAsia"/>
        </w:rPr>
        <w:t>他卻不知道，要不是他體內的靈脈眾多</w:t>
      </w:r>
      <w:r w:rsidR="000D70CB">
        <w:rPr>
          <w:rFonts w:hint="eastAsia"/>
        </w:rPr>
        <w:t>，能聚集的靈氣比一般人雄厚</w:t>
      </w:r>
      <w:r>
        <w:rPr>
          <w:rFonts w:hint="eastAsia"/>
        </w:rPr>
        <w:t>，要打通這三到四層的關口，沒個幾年之功，就算有</w:t>
      </w:r>
      <w:r w:rsidR="000D70CB">
        <w:rPr>
          <w:rFonts w:hint="eastAsia"/>
        </w:rPr>
        <w:t>凝氣</w:t>
      </w:r>
      <w:r>
        <w:rPr>
          <w:rFonts w:hint="eastAsia"/>
        </w:rPr>
        <w:t>丹的效用，怕還不見得能突破呢。</w:t>
      </w:r>
    </w:p>
    <w:p w:rsidR="00C04663" w:rsidRDefault="000D70CB" w:rsidP="00813907">
      <w:pPr>
        <w:spacing w:after="240"/>
      </w:pPr>
      <w:r>
        <w:rPr>
          <w:rFonts w:hint="eastAsia"/>
        </w:rPr>
        <w:t>這就像是水流衝擊石頭一樣，雖說滴水穿石，累積久了自然能磨出一個洞來，但越是龐大的水流，穿透石頭的時間自然也越會縮短。</w:t>
      </w:r>
    </w:p>
    <w:p w:rsidR="00C04663" w:rsidRDefault="000D70CB" w:rsidP="00813907">
      <w:pPr>
        <w:spacing w:after="240"/>
      </w:pPr>
      <w:r>
        <w:rPr>
          <w:rFonts w:hint="eastAsia"/>
        </w:rPr>
        <w:t>而</w:t>
      </w:r>
      <w:r w:rsidR="00A7259F">
        <w:rPr>
          <w:rFonts w:hint="eastAsia"/>
        </w:rPr>
        <w:t>練氣期每逢三、六、九，都是一個關卡。三層升四層，六層升七層，九層升圓滿，都特別的不容易。</w:t>
      </w:r>
    </w:p>
    <w:p w:rsidR="00C04663" w:rsidRDefault="00A7259F" w:rsidP="00813907">
      <w:pPr>
        <w:spacing w:after="240"/>
      </w:pPr>
      <w:r>
        <w:rPr>
          <w:rFonts w:hint="eastAsia"/>
        </w:rPr>
        <w:t>每次突破，</w:t>
      </w:r>
      <w:r w:rsidR="000D70CB">
        <w:rPr>
          <w:rFonts w:hint="eastAsia"/>
        </w:rPr>
        <w:t>依序都</w:t>
      </w:r>
      <w:r>
        <w:rPr>
          <w:rFonts w:hint="eastAsia"/>
        </w:rPr>
        <w:t>會在頭，胸，腹</w:t>
      </w:r>
      <w:r w:rsidR="000D70CB">
        <w:rPr>
          <w:rFonts w:hint="eastAsia"/>
        </w:rPr>
        <w:t>部</w:t>
      </w:r>
      <w:r>
        <w:rPr>
          <w:rFonts w:hint="eastAsia"/>
        </w:rPr>
        <w:t>各開</w:t>
      </w:r>
      <w:r w:rsidR="000D70CB">
        <w:rPr>
          <w:rFonts w:hint="eastAsia"/>
        </w:rPr>
        <w:t>出數條</w:t>
      </w:r>
      <w:r>
        <w:rPr>
          <w:rFonts w:hint="eastAsia"/>
        </w:rPr>
        <w:t>新的靈脈，不但增加了</w:t>
      </w:r>
      <w:del w:id="4532" w:author="簡新佳" w:date="2019-02-25T17:00:00Z">
        <w:r w:rsidDel="0012795F">
          <w:rPr>
            <w:rFonts w:hint="eastAsia"/>
          </w:rPr>
          <w:delText>靈力</w:delText>
        </w:r>
      </w:del>
      <w:ins w:id="4533" w:author="簡新佳" w:date="2019-02-25T17:00:00Z">
        <w:r w:rsidR="0012795F">
          <w:rPr>
            <w:rFonts w:hint="eastAsia"/>
          </w:rPr>
          <w:t>靈氣</w:t>
        </w:r>
      </w:ins>
      <w:r>
        <w:rPr>
          <w:rFonts w:hint="eastAsia"/>
        </w:rPr>
        <w:t>，也</w:t>
      </w:r>
      <w:r>
        <w:rPr>
          <w:rFonts w:hint="eastAsia"/>
        </w:rPr>
        <w:lastRenderedPageBreak/>
        <w:t>為之後</w:t>
      </w:r>
      <w:r w:rsidR="000D70CB">
        <w:rPr>
          <w:rFonts w:hint="eastAsia"/>
        </w:rPr>
        <w:t>築基</w:t>
      </w:r>
      <w:r>
        <w:rPr>
          <w:rFonts w:hint="eastAsia"/>
        </w:rPr>
        <w:t>，墊定下了一絲的可能性。</w:t>
      </w:r>
    </w:p>
    <w:p w:rsidR="00C04663" w:rsidRDefault="00A7259F" w:rsidP="00813907">
      <w:pPr>
        <w:spacing w:after="240"/>
      </w:pPr>
      <w:r>
        <w:rPr>
          <w:rFonts w:hint="eastAsia"/>
        </w:rPr>
        <w:t>如今這頭上的靈脈一開，李龍飛頓時覺得思緒飛快了許多，就連視力也更加的敏銳，現在望去，</w:t>
      </w:r>
      <w:r w:rsidR="000D70CB">
        <w:rPr>
          <w:rFonts w:hint="eastAsia"/>
        </w:rPr>
        <w:t>就算是</w:t>
      </w:r>
      <w:r>
        <w:rPr>
          <w:rFonts w:hint="eastAsia"/>
        </w:rPr>
        <w:t>遠處地上的</w:t>
      </w:r>
      <w:r w:rsidR="000D70CB" w:rsidRPr="000D70CB">
        <w:rPr>
          <w:rFonts w:hint="eastAsia"/>
        </w:rPr>
        <w:t>螻蟻</w:t>
      </w:r>
      <w:r>
        <w:rPr>
          <w:rFonts w:hint="eastAsia"/>
        </w:rPr>
        <w:t>，他</w:t>
      </w:r>
      <w:r w:rsidR="000D70CB">
        <w:rPr>
          <w:rFonts w:hint="eastAsia"/>
        </w:rPr>
        <w:t>也</w:t>
      </w:r>
      <w:r>
        <w:rPr>
          <w:rFonts w:hint="eastAsia"/>
        </w:rPr>
        <w:t>能看得一清二楚。</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任務</w:t>
      </w:r>
    </w:p>
    <w:p w:rsidR="00C04663" w:rsidRDefault="00C04663" w:rsidP="00813907">
      <w:pPr>
        <w:spacing w:after="240"/>
      </w:pPr>
    </w:p>
    <w:p w:rsidR="00C04663" w:rsidRDefault="00A7259F" w:rsidP="00813907">
      <w:pPr>
        <w:spacing w:after="240"/>
      </w:pPr>
      <w:r>
        <w:rPr>
          <w:rFonts w:hint="eastAsia"/>
        </w:rPr>
        <w:t>突破練氣四層後的</w:t>
      </w:r>
      <w:r w:rsidR="00542EA8">
        <w:rPr>
          <w:rFonts w:hint="eastAsia"/>
        </w:rPr>
        <w:t>又過了一個月</w:t>
      </w:r>
      <w:r>
        <w:rPr>
          <w:rFonts w:hint="eastAsia"/>
        </w:rPr>
        <w:t>，李龍飛來到自在道的內務房前。</w:t>
      </w:r>
    </w:p>
    <w:p w:rsidR="00C04663" w:rsidRDefault="00542EA8" w:rsidP="00813907">
      <w:pPr>
        <w:spacing w:after="240"/>
      </w:pPr>
      <w:r>
        <w:rPr>
          <w:rFonts w:hint="eastAsia"/>
        </w:rPr>
        <w:t>這一個月，他除了穩固剛突破的境界，同時也繼續修練小育蟲術與轟雷術。</w:t>
      </w:r>
    </w:p>
    <w:p w:rsidR="00C04663" w:rsidRDefault="00542EA8" w:rsidP="00813907">
      <w:pPr>
        <w:spacing w:after="240"/>
      </w:pPr>
      <w:r>
        <w:rPr>
          <w:rFonts w:hint="eastAsia"/>
        </w:rPr>
        <w:t>每次境界的突破後，修士都需要在穩固修為一陣子，否則對日後的修練會埋下一些隱患。</w:t>
      </w:r>
    </w:p>
    <w:p w:rsidR="00C04663" w:rsidRDefault="00A7259F" w:rsidP="00813907">
      <w:pPr>
        <w:spacing w:after="240"/>
      </w:pPr>
      <w:r>
        <w:rPr>
          <w:rFonts w:hint="eastAsia"/>
        </w:rPr>
        <w:t>內務房，同其他經法庫、執法堂、藏寶閣、丹寶樓、武道場併稱自再道六門，這六門的管事都是自在道中的長老所負責。</w:t>
      </w:r>
    </w:p>
    <w:p w:rsidR="00C04663" w:rsidRDefault="00A7259F" w:rsidP="00813907">
      <w:pPr>
        <w:spacing w:after="240"/>
      </w:pPr>
      <w:r>
        <w:rPr>
          <w:rFonts w:hint="eastAsia"/>
        </w:rPr>
        <w:t>其中西門吹雪的師傅老壇道人便是執法堂的長老。</w:t>
      </w:r>
    </w:p>
    <w:p w:rsidR="00C04663" w:rsidRDefault="00A7259F" w:rsidP="00813907">
      <w:pPr>
        <w:spacing w:after="240"/>
      </w:pPr>
      <w:r>
        <w:rPr>
          <w:rFonts w:hint="eastAsia"/>
        </w:rPr>
        <w:t>而天泉道人則是習武道場的長老，之前李龍飛若有聽道，也都是在那裡進行。</w:t>
      </w:r>
    </w:p>
    <w:p w:rsidR="00C04663" w:rsidRDefault="00A7259F" w:rsidP="00813907">
      <w:pPr>
        <w:spacing w:after="240"/>
      </w:pPr>
      <w:r>
        <w:rPr>
          <w:rFonts w:hint="eastAsia"/>
        </w:rPr>
        <w:t>唯有這內務房，他一直都沒有來過。</w:t>
      </w:r>
    </w:p>
    <w:p w:rsidR="00C04663" w:rsidRDefault="00A7259F" w:rsidP="00813907">
      <w:pPr>
        <w:spacing w:after="240"/>
      </w:pPr>
      <w:r>
        <w:rPr>
          <w:rFonts w:hint="eastAsia"/>
        </w:rPr>
        <w:t>並不是他偷懶或是他沒有資格過來，而是頭</w:t>
      </w:r>
      <w:r w:rsidR="00542EA8">
        <w:rPr>
          <w:rFonts w:hint="eastAsia"/>
        </w:rPr>
        <w:t>幾</w:t>
      </w:r>
      <w:r>
        <w:rPr>
          <w:rFonts w:hint="eastAsia"/>
        </w:rPr>
        <w:t>年他</w:t>
      </w:r>
      <w:r w:rsidR="00542EA8">
        <w:rPr>
          <w:rFonts w:hint="eastAsia"/>
        </w:rPr>
        <w:t>剛</w:t>
      </w:r>
      <w:r>
        <w:rPr>
          <w:rFonts w:hint="eastAsia"/>
        </w:rPr>
        <w:t>踏入仙</w:t>
      </w:r>
      <w:r w:rsidR="00542EA8">
        <w:rPr>
          <w:rFonts w:hint="eastAsia"/>
        </w:rPr>
        <w:t>路</w:t>
      </w:r>
      <w:r>
        <w:rPr>
          <w:rFonts w:hint="eastAsia"/>
        </w:rPr>
        <w:t>第一步，所以來這能做的事也不多</w:t>
      </w:r>
      <w:r w:rsidR="00542EA8">
        <w:rPr>
          <w:rFonts w:hint="eastAsia"/>
        </w:rPr>
        <w:t>，加上修為突破迅速，倒也沒必要領些任務賺取靈石</w:t>
      </w:r>
      <w:r>
        <w:rPr>
          <w:rFonts w:hint="eastAsia"/>
        </w:rPr>
        <w:t>。</w:t>
      </w:r>
    </w:p>
    <w:p w:rsidR="00C04663" w:rsidRDefault="00A7259F" w:rsidP="00813907">
      <w:pPr>
        <w:spacing w:after="240"/>
      </w:pPr>
      <w:r>
        <w:rPr>
          <w:rFonts w:hint="eastAsia"/>
        </w:rPr>
        <w:t>但現在知道了貢獻點跟靈石的重要性，他便來到了這內務房外，準備接幾個任務</w:t>
      </w:r>
      <w:r w:rsidR="00542EA8">
        <w:rPr>
          <w:rFonts w:hint="eastAsia"/>
        </w:rPr>
        <w:t>再賺些丹藥的錢</w:t>
      </w:r>
      <w:r>
        <w:rPr>
          <w:rFonts w:hint="eastAsia"/>
        </w:rPr>
        <w:t>。</w:t>
      </w:r>
    </w:p>
    <w:p w:rsidR="00C04663" w:rsidRDefault="00A7259F" w:rsidP="00813907">
      <w:pPr>
        <w:spacing w:after="240"/>
      </w:pPr>
      <w:r>
        <w:rPr>
          <w:rFonts w:hint="eastAsia"/>
        </w:rPr>
        <w:t>一到房外，只見師兄甚至長老也都在這裡進出著，其中東門師兄赫然也在人群之中。</w:t>
      </w:r>
    </w:p>
    <w:p w:rsidR="00C04663" w:rsidRDefault="00A7259F" w:rsidP="00813907">
      <w:pPr>
        <w:spacing w:after="240"/>
      </w:pPr>
      <w:r>
        <w:rPr>
          <w:rFonts w:hint="eastAsia"/>
        </w:rPr>
        <w:t>見到李龍飛來，東門師兄手一揚叫道，「師弟，你也來了阿！」</w:t>
      </w:r>
    </w:p>
    <w:p w:rsidR="00C04663" w:rsidRDefault="00A7259F" w:rsidP="00813907">
      <w:pPr>
        <w:spacing w:after="240"/>
      </w:pPr>
      <w:r>
        <w:rPr>
          <w:rFonts w:hint="eastAsia"/>
        </w:rPr>
        <w:t>這麼一來，立刻引起其他弟子的注目。</w:t>
      </w:r>
    </w:p>
    <w:p w:rsidR="00C04663" w:rsidRDefault="00A7259F" w:rsidP="00813907">
      <w:pPr>
        <w:spacing w:after="240"/>
      </w:pPr>
      <w:r>
        <w:rPr>
          <w:rFonts w:hint="eastAsia"/>
        </w:rPr>
        <w:t>「欸欸，你看，那便是之前引起騷動的弟子，李龍飛耶。」</w:t>
      </w:r>
    </w:p>
    <w:p w:rsidR="00C04663" w:rsidRDefault="00A7259F" w:rsidP="00813907">
      <w:pPr>
        <w:spacing w:after="240"/>
      </w:pPr>
      <w:r>
        <w:rPr>
          <w:rFonts w:hint="eastAsia"/>
        </w:rPr>
        <w:t>「之前從沒見過他出現在這，現在是第一次看到，不知道他會接甚麼任務？」</w:t>
      </w:r>
    </w:p>
    <w:p w:rsidR="00C04663" w:rsidRDefault="00A7259F" w:rsidP="00813907">
      <w:pPr>
        <w:spacing w:after="240"/>
      </w:pPr>
      <w:r>
        <w:rPr>
          <w:rFonts w:hint="eastAsia"/>
        </w:rPr>
        <w:t>「聽說他之前就敢一個人去後山抓蟲子，也許這次他會想去做些斬殺妖獸的任</w:t>
      </w:r>
      <w:r>
        <w:rPr>
          <w:rFonts w:hint="eastAsia"/>
        </w:rPr>
        <w:lastRenderedPageBreak/>
        <w:t>務。」</w:t>
      </w:r>
    </w:p>
    <w:p w:rsidR="00C04663" w:rsidRDefault="00A7259F" w:rsidP="00813907">
      <w:pPr>
        <w:spacing w:after="240"/>
      </w:pPr>
      <w:r>
        <w:rPr>
          <w:rFonts w:hint="eastAsia"/>
        </w:rPr>
        <w:t>像對其他人的竊竊私語沒有聽到，李龍飛直直地朝東門師兄走去。</w:t>
      </w:r>
    </w:p>
    <w:p w:rsidR="00C04663" w:rsidRDefault="00A7259F" w:rsidP="00813907">
      <w:pPr>
        <w:spacing w:after="240"/>
      </w:pPr>
      <w:r>
        <w:rPr>
          <w:rFonts w:hint="eastAsia"/>
        </w:rPr>
        <w:t>東門一看到他，先是一愣，接著憨厚的臉上露出又驚又喜，望著他不敢相信地說，「龍飛師弟，你到練氣四層了！？」</w:t>
      </w:r>
    </w:p>
    <w:p w:rsidR="00C04663" w:rsidRDefault="00A7259F" w:rsidP="00813907">
      <w:pPr>
        <w:spacing w:after="240"/>
      </w:pPr>
      <w:r>
        <w:rPr>
          <w:rFonts w:hint="eastAsia"/>
        </w:rPr>
        <w:t>李龍飛也沒隱瞞，點頭說道，「是阿，前陣子換了</w:t>
      </w:r>
      <w:r w:rsidR="00542EA8">
        <w:rPr>
          <w:rFonts w:hint="eastAsia"/>
        </w:rPr>
        <w:t>數十顆凝氣</w:t>
      </w:r>
      <w:r>
        <w:rPr>
          <w:rFonts w:hint="eastAsia"/>
        </w:rPr>
        <w:t>丹，突破了！」</w:t>
      </w:r>
    </w:p>
    <w:p w:rsidR="00C04663" w:rsidRDefault="00A7259F" w:rsidP="00813907">
      <w:pPr>
        <w:spacing w:after="240"/>
      </w:pPr>
      <w:r>
        <w:rPr>
          <w:rFonts w:hint="eastAsia"/>
        </w:rPr>
        <w:t>「那可真是太好了！看來不久之後，我便得喚你作師兄了。」東門臉上帶著些許自嘲，「我前幾天也換了</w:t>
      </w:r>
      <w:r w:rsidR="00542EA8">
        <w:rPr>
          <w:rFonts w:hint="eastAsia"/>
        </w:rPr>
        <w:t>幾</w:t>
      </w:r>
      <w:r>
        <w:rPr>
          <w:rFonts w:hint="eastAsia"/>
        </w:rPr>
        <w:t>顆</w:t>
      </w:r>
      <w:r w:rsidR="00542EA8">
        <w:rPr>
          <w:rFonts w:hint="eastAsia"/>
        </w:rPr>
        <w:t>補靈丹</w:t>
      </w:r>
      <w:r>
        <w:rPr>
          <w:rFonts w:hint="eastAsia"/>
        </w:rPr>
        <w:t>，本來打算拿來</w:t>
      </w:r>
      <w:r w:rsidR="00542EA8">
        <w:rPr>
          <w:rFonts w:hint="eastAsia"/>
        </w:rPr>
        <w:t>突破練氣五層的關卡</w:t>
      </w:r>
      <w:r>
        <w:rPr>
          <w:rFonts w:hint="eastAsia"/>
        </w:rPr>
        <w:t>，但怕不夠，所以想先來這賺些靈石多準備一些。」</w:t>
      </w:r>
    </w:p>
    <w:p w:rsidR="00C04663" w:rsidRDefault="00542EA8" w:rsidP="00813907">
      <w:pPr>
        <w:spacing w:after="240"/>
      </w:pPr>
      <w:r>
        <w:rPr>
          <w:rFonts w:hint="eastAsia"/>
        </w:rPr>
        <w:t>「補靈丹，那是練氣</w:t>
      </w:r>
      <w:r w:rsidR="00DE573B">
        <w:rPr>
          <w:rFonts w:hint="eastAsia"/>
        </w:rPr>
        <w:t>中期服用的丹藥嗎？」</w:t>
      </w:r>
      <w:r w:rsidR="00A7259F">
        <w:rPr>
          <w:rFonts w:hint="eastAsia"/>
        </w:rPr>
        <w:t>李龍飛一聽，</w:t>
      </w:r>
      <w:r w:rsidR="00DE573B">
        <w:rPr>
          <w:rFonts w:hint="eastAsia"/>
        </w:rPr>
        <w:t>頗感興趣地問。</w:t>
      </w:r>
    </w:p>
    <w:p w:rsidR="00C04663" w:rsidRDefault="00DE573B" w:rsidP="00813907">
      <w:pPr>
        <w:spacing w:after="240"/>
      </w:pPr>
      <w:r>
        <w:rPr>
          <w:rFonts w:hint="eastAsia"/>
        </w:rPr>
        <w:t>「是阿，像我們這樣練氣中期的弟子，所服用的丹藥雖說有好幾種可用，但其中價格與效用最均衡的，就是補靈丹了。」東門點了點頭，替李龍飛一一解釋著，「但即便是最均衡的，一顆也要價不斐，要十顆靈石才買得到，要是不到內務房接任務賺取靈石，靠門內所發給的，根本不夠用。」</w:t>
      </w:r>
    </w:p>
    <w:p w:rsidR="00C04663" w:rsidRDefault="00A7259F" w:rsidP="00813907">
      <w:pPr>
        <w:spacing w:after="240"/>
      </w:pPr>
      <w:r>
        <w:rPr>
          <w:rFonts w:hint="eastAsia"/>
        </w:rPr>
        <w:t>自在道內，一般弟子每個月賞</w:t>
      </w:r>
      <w:r w:rsidR="00DE573B">
        <w:rPr>
          <w:rFonts w:hint="eastAsia"/>
        </w:rPr>
        <w:t>兩</w:t>
      </w:r>
      <w:r>
        <w:rPr>
          <w:rFonts w:hint="eastAsia"/>
        </w:rPr>
        <w:t>個靈石，</w:t>
      </w:r>
      <w:r w:rsidR="00DE573B">
        <w:rPr>
          <w:rFonts w:hint="eastAsia"/>
        </w:rPr>
        <w:t>但</w:t>
      </w:r>
      <w:r>
        <w:rPr>
          <w:rFonts w:hint="eastAsia"/>
        </w:rPr>
        <w:t>平常修練或多或少都會用到靈石，</w:t>
      </w:r>
      <w:r w:rsidR="00DE573B">
        <w:rPr>
          <w:rFonts w:hint="eastAsia"/>
        </w:rPr>
        <w:t>所以一旦到了練氣中期之後，那些靈石根本就不夠花費。</w:t>
      </w:r>
    </w:p>
    <w:p w:rsidR="00C04663" w:rsidRDefault="00A7259F" w:rsidP="00813907">
      <w:pPr>
        <w:spacing w:after="240"/>
      </w:pPr>
      <w:r>
        <w:rPr>
          <w:rFonts w:hint="eastAsia"/>
        </w:rPr>
        <w:t>那十幾顆補靈丹還是東門</w:t>
      </w:r>
      <w:r w:rsidR="00DE573B">
        <w:rPr>
          <w:rFonts w:hint="eastAsia"/>
        </w:rPr>
        <w:t>在內務房接任務</w:t>
      </w:r>
      <w:r>
        <w:rPr>
          <w:rFonts w:hint="eastAsia"/>
        </w:rPr>
        <w:t>存了大半年才存到的。</w:t>
      </w:r>
    </w:p>
    <w:p w:rsidR="00C04663" w:rsidRDefault="00A7259F" w:rsidP="00813907">
      <w:pPr>
        <w:spacing w:after="240"/>
      </w:pPr>
      <w:r>
        <w:rPr>
          <w:rFonts w:hint="eastAsia"/>
        </w:rPr>
        <w:t>但他換完後，仍然擔心有</w:t>
      </w:r>
      <w:r w:rsidR="00DE573B">
        <w:rPr>
          <w:rFonts w:hint="eastAsia"/>
        </w:rPr>
        <w:t>些不夠</w:t>
      </w:r>
      <w:r>
        <w:rPr>
          <w:rFonts w:hint="eastAsia"/>
        </w:rPr>
        <w:t>，</w:t>
      </w:r>
      <w:r w:rsidR="00DE573B">
        <w:rPr>
          <w:rFonts w:hint="eastAsia"/>
        </w:rPr>
        <w:t>所以</w:t>
      </w:r>
      <w:r>
        <w:rPr>
          <w:rFonts w:hint="eastAsia"/>
        </w:rPr>
        <w:t>才想</w:t>
      </w:r>
      <w:r w:rsidR="00DE573B">
        <w:rPr>
          <w:rFonts w:hint="eastAsia"/>
        </w:rPr>
        <w:t>再多接</w:t>
      </w:r>
      <w:r>
        <w:rPr>
          <w:rFonts w:hint="eastAsia"/>
        </w:rPr>
        <w:t>些任務</w:t>
      </w:r>
      <w:r w:rsidR="00DE573B">
        <w:rPr>
          <w:rFonts w:hint="eastAsia"/>
        </w:rPr>
        <w:t>以備不時之需</w:t>
      </w:r>
      <w:r>
        <w:rPr>
          <w:rFonts w:hint="eastAsia"/>
        </w:rPr>
        <w:t>。</w:t>
      </w:r>
    </w:p>
    <w:p w:rsidR="00C04663" w:rsidRDefault="00A7259F" w:rsidP="00813907">
      <w:pPr>
        <w:spacing w:after="240"/>
      </w:pPr>
      <w:r>
        <w:rPr>
          <w:rFonts w:hint="eastAsia"/>
        </w:rPr>
        <w:t>李龍飛看著師兄暗淡的表情，心中一動，掏出了剩下的那</w:t>
      </w:r>
      <w:r w:rsidR="00DE573B">
        <w:rPr>
          <w:rFonts w:hint="eastAsia"/>
        </w:rPr>
        <w:t>靈石</w:t>
      </w:r>
      <w:r>
        <w:rPr>
          <w:rFonts w:hint="eastAsia"/>
        </w:rPr>
        <w:t>說，「師兄，要不，我這邊</w:t>
      </w:r>
      <w:r w:rsidR="00DE573B">
        <w:rPr>
          <w:rFonts w:hint="eastAsia"/>
        </w:rPr>
        <w:t>的靈石還夠你換一粒</w:t>
      </w:r>
      <w:r>
        <w:rPr>
          <w:rFonts w:hint="eastAsia"/>
        </w:rPr>
        <w:t>補靈丹，就給你用吧？」</w:t>
      </w:r>
    </w:p>
    <w:p w:rsidR="00C04663" w:rsidRDefault="00A7259F" w:rsidP="00813907">
      <w:pPr>
        <w:spacing w:after="240"/>
      </w:pPr>
      <w:r>
        <w:rPr>
          <w:rFonts w:hint="eastAsia"/>
        </w:rPr>
        <w:t>東門一愣，看向他的眼神多了些複雜，接著慎重說道，「龍飛師弟，這可真的謝謝你了。我也不跟你客氣，這</w:t>
      </w:r>
      <w:r w:rsidR="00DE573B">
        <w:rPr>
          <w:rFonts w:hint="eastAsia"/>
        </w:rPr>
        <w:t>幾</w:t>
      </w:r>
      <w:r>
        <w:rPr>
          <w:rFonts w:hint="eastAsia"/>
        </w:rPr>
        <w:t>顆</w:t>
      </w:r>
      <w:r w:rsidR="00DE573B">
        <w:rPr>
          <w:rFonts w:hint="eastAsia"/>
        </w:rPr>
        <w:t>靈石</w:t>
      </w:r>
      <w:r>
        <w:rPr>
          <w:rFonts w:hint="eastAsia"/>
        </w:rPr>
        <w:t>，等我突破到了練氣</w:t>
      </w:r>
      <w:r w:rsidR="00DE573B">
        <w:rPr>
          <w:rFonts w:hint="eastAsia"/>
        </w:rPr>
        <w:t>五</w:t>
      </w:r>
      <w:r>
        <w:rPr>
          <w:rFonts w:hint="eastAsia"/>
        </w:rPr>
        <w:t>層，馬上做些任務加倍還給你！」</w:t>
      </w:r>
    </w:p>
    <w:p w:rsidR="00C04663" w:rsidRDefault="00DE573B" w:rsidP="00813907">
      <w:pPr>
        <w:spacing w:after="240"/>
      </w:pPr>
      <w:r>
        <w:rPr>
          <w:rFonts w:hint="eastAsia"/>
        </w:rPr>
        <w:t>十顆靈石可說是</w:t>
      </w:r>
      <w:r w:rsidR="00A7259F">
        <w:rPr>
          <w:rFonts w:hint="eastAsia"/>
        </w:rPr>
        <w:t>價值</w:t>
      </w:r>
      <w:r>
        <w:rPr>
          <w:rFonts w:hint="eastAsia"/>
        </w:rPr>
        <w:t>不少</w:t>
      </w:r>
      <w:r w:rsidR="00A7259F">
        <w:rPr>
          <w:rFonts w:hint="eastAsia"/>
        </w:rPr>
        <w:t>，李龍飛身上也只剩下這</w:t>
      </w:r>
      <w:r>
        <w:rPr>
          <w:rFonts w:hint="eastAsia"/>
        </w:rPr>
        <w:t>些</w:t>
      </w:r>
      <w:r w:rsidR="00A7259F">
        <w:rPr>
          <w:rFonts w:hint="eastAsia"/>
        </w:rPr>
        <w:t>，但他以前富家子弟豪氣慣了，對錢財等身外之物很是慷慨，這時因為見到東門師兄感觸，隨口便給了出去，心底倒沒想過要對方奉還。</w:t>
      </w:r>
    </w:p>
    <w:p w:rsidR="00C04663" w:rsidRDefault="00A7259F" w:rsidP="00813907">
      <w:pPr>
        <w:spacing w:after="240"/>
      </w:pPr>
      <w:r>
        <w:rPr>
          <w:rFonts w:hint="eastAsia"/>
        </w:rPr>
        <w:t>但那東門可就真的感謝在心了，他原本便想再多</w:t>
      </w:r>
      <w:r w:rsidR="00DE573B">
        <w:rPr>
          <w:rFonts w:hint="eastAsia"/>
        </w:rPr>
        <w:t>賺</w:t>
      </w:r>
      <w:r>
        <w:rPr>
          <w:rFonts w:hint="eastAsia"/>
        </w:rPr>
        <w:t>三四</w:t>
      </w:r>
      <w:r w:rsidR="00DE573B">
        <w:rPr>
          <w:rFonts w:hint="eastAsia"/>
        </w:rPr>
        <w:t>十</w:t>
      </w:r>
      <w:r>
        <w:rPr>
          <w:rFonts w:hint="eastAsia"/>
        </w:rPr>
        <w:t>顆</w:t>
      </w:r>
      <w:r w:rsidR="00DE573B">
        <w:rPr>
          <w:rFonts w:hint="eastAsia"/>
        </w:rPr>
        <w:t>靈石應該足以</w:t>
      </w:r>
      <w:r>
        <w:rPr>
          <w:rFonts w:hint="eastAsia"/>
        </w:rPr>
        <w:t>，如今</w:t>
      </w:r>
      <w:r w:rsidR="00DE573B">
        <w:rPr>
          <w:rFonts w:hint="eastAsia"/>
        </w:rPr>
        <w:t>少須</w:t>
      </w:r>
      <w:r>
        <w:rPr>
          <w:rFonts w:hint="eastAsia"/>
        </w:rPr>
        <w:t>到</w:t>
      </w:r>
      <w:r w:rsidR="00DE573B">
        <w:rPr>
          <w:rFonts w:hint="eastAsia"/>
        </w:rPr>
        <w:t>十</w:t>
      </w:r>
      <w:r>
        <w:rPr>
          <w:rFonts w:hint="eastAsia"/>
        </w:rPr>
        <w:t>顆，心底自然感動。</w:t>
      </w:r>
    </w:p>
    <w:p w:rsidR="00C04663" w:rsidRDefault="00A7259F" w:rsidP="00813907">
      <w:pPr>
        <w:spacing w:after="240"/>
      </w:pPr>
      <w:r>
        <w:rPr>
          <w:rFonts w:hint="eastAsia"/>
        </w:rPr>
        <w:t>看著李龍飛的修為，想到對方從入門到現在，短短幾年，就</w:t>
      </w:r>
      <w:r w:rsidR="00DE573B">
        <w:rPr>
          <w:rFonts w:hint="eastAsia"/>
        </w:rPr>
        <w:t>已經趕上</w:t>
      </w:r>
      <w:r>
        <w:rPr>
          <w:rFonts w:hint="eastAsia"/>
        </w:rPr>
        <w:t>他了，而自己當初還曾扶他進來，一念及此，東門就有些恍然。</w:t>
      </w:r>
    </w:p>
    <w:p w:rsidR="00C04663" w:rsidRDefault="00A7259F" w:rsidP="00813907">
      <w:pPr>
        <w:spacing w:after="240"/>
      </w:pPr>
      <w:r>
        <w:rPr>
          <w:rFonts w:hint="eastAsia"/>
        </w:rPr>
        <w:lastRenderedPageBreak/>
        <w:t>「人的天份，真是沒得掙阿，我東門十歲入門，至今也十七歲了，</w:t>
      </w:r>
      <w:r w:rsidR="00DE573B">
        <w:rPr>
          <w:rFonts w:hint="eastAsia"/>
        </w:rPr>
        <w:t>也</w:t>
      </w:r>
      <w:r>
        <w:rPr>
          <w:rFonts w:hint="eastAsia"/>
        </w:rPr>
        <w:t>才練氣</w:t>
      </w:r>
      <w:r w:rsidR="00DE573B">
        <w:rPr>
          <w:rFonts w:hint="eastAsia"/>
        </w:rPr>
        <w:t>四</w:t>
      </w:r>
      <w:r>
        <w:rPr>
          <w:rFonts w:hint="eastAsia"/>
        </w:rPr>
        <w:t>層而已，龍飛師弟不虧是當年敲響拜師鐘那麼大聲的人，進步得可算神速了。」</w:t>
      </w:r>
    </w:p>
    <w:p w:rsidR="00C04663" w:rsidRDefault="00A7259F" w:rsidP="00813907">
      <w:pPr>
        <w:spacing w:after="240"/>
      </w:pPr>
      <w:r>
        <w:rPr>
          <w:rFonts w:hint="eastAsia"/>
        </w:rPr>
        <w:t>「東門師兄，我想去裡面接些任務，你要一起來嗎？」東門恍神之間，李龍飛已準備進去觀看任務，隨口問了一句。</w:t>
      </w:r>
    </w:p>
    <w:p w:rsidR="00C04663" w:rsidRDefault="00A7259F" w:rsidP="00813907">
      <w:pPr>
        <w:spacing w:after="240"/>
      </w:pPr>
      <w:r>
        <w:rPr>
          <w:rFonts w:hint="eastAsia"/>
        </w:rPr>
        <w:t>「去、去，當然一起！」被這麼一問，東門醒了過來，連忙跟上前去。</w:t>
      </w:r>
    </w:p>
    <w:p w:rsidR="00C04663" w:rsidRDefault="00A7259F" w:rsidP="00813907">
      <w:pPr>
        <w:spacing w:after="240"/>
      </w:pPr>
      <w:r>
        <w:rPr>
          <w:rFonts w:hint="eastAsia"/>
        </w:rPr>
        <w:t>李龍飛</w:t>
      </w:r>
      <w:r w:rsidR="00DE573B">
        <w:rPr>
          <w:rFonts w:hint="eastAsia"/>
        </w:rPr>
        <w:t>既然</w:t>
      </w:r>
      <w:r>
        <w:rPr>
          <w:rFonts w:hint="eastAsia"/>
        </w:rPr>
        <w:t>是第一次接任務，他於公於私都自然要跟對方說明一下。</w:t>
      </w:r>
    </w:p>
    <w:p w:rsidR="00C04663" w:rsidRDefault="00A7259F" w:rsidP="00813907">
      <w:pPr>
        <w:spacing w:after="240"/>
      </w:pPr>
      <w:r>
        <w:rPr>
          <w:rFonts w:hint="eastAsia"/>
        </w:rPr>
        <w:t>一進內務房，只見六排綠竹竿，三左三右橫掛在那兒，每根竹竿下都掉著一個個竹簡，靈識掃過，裡頭都是密密麻麻的任務，很是壯觀。</w:t>
      </w:r>
    </w:p>
    <w:p w:rsidR="00C04663" w:rsidRDefault="00A7259F" w:rsidP="00813907">
      <w:pPr>
        <w:spacing w:after="240"/>
      </w:pPr>
      <w:r>
        <w:rPr>
          <w:rFonts w:hint="eastAsia"/>
        </w:rPr>
        <w:t>「龍飛師弟，你是第一次進來這吧，我給你介紹了下。」東門既然收了對方好處，自然熱心了點，指著左邊那些竹竿一一介紹著。</w:t>
      </w:r>
    </w:p>
    <w:p w:rsidR="00C04663" w:rsidRDefault="00A7259F" w:rsidP="00813907">
      <w:pPr>
        <w:spacing w:after="240"/>
      </w:pPr>
      <w:r>
        <w:rPr>
          <w:rFonts w:hint="eastAsia"/>
        </w:rPr>
        <w:t>「這一根竹竿，上面的任務掛的是練氣三層以下都可以接的任務，有些任務甚至不需要踏入練氣層就可以接了，比方說拔拔草啦，掃掃地拉之類的。」</w:t>
      </w:r>
    </w:p>
    <w:p w:rsidR="00C04663" w:rsidRDefault="00A7259F" w:rsidP="00813907">
      <w:pPr>
        <w:spacing w:after="240"/>
      </w:pPr>
      <w:r>
        <w:rPr>
          <w:rFonts w:hint="eastAsia"/>
        </w:rPr>
        <w:t>「另外這一根，上面的任務就比較難了，通常是給練氣六層以下接的，有的是殺妖獸，有的是尋靈草，」東門頓了一下，「我知道師弟你實力已經足夠，但是如果剛開始，還是先從第一根竹竿接起。」</w:t>
      </w:r>
    </w:p>
    <w:p w:rsidR="00C04663" w:rsidRDefault="00A7259F" w:rsidP="00813907">
      <w:pPr>
        <w:spacing w:after="240"/>
      </w:pPr>
      <w:r>
        <w:rPr>
          <w:rFonts w:hint="eastAsia"/>
        </w:rPr>
        <w:t>「最後這根，是築基期以</w:t>
      </w:r>
      <w:ins w:id="4534" w:author="Administrator" w:date="2019-07-20T12:55:00Z">
        <w:r w:rsidR="00875CBC">
          <w:rPr>
            <w:rFonts w:hint="eastAsia"/>
          </w:rPr>
          <w:t>上</w:t>
        </w:r>
      </w:ins>
      <w:del w:id="4535" w:author="Administrator" w:date="2019-07-20T12:55:00Z">
        <w:r w:rsidDel="00875CBC">
          <w:rPr>
            <w:rFonts w:hint="eastAsia"/>
          </w:rPr>
          <w:delText>下</w:delText>
        </w:r>
      </w:del>
      <w:r>
        <w:rPr>
          <w:rFonts w:hint="eastAsia"/>
        </w:rPr>
        <w:t>接著任務，除了困難度大幅上升之外，有些任務甚至要多人才能完成，更有些是連築基初期都很難完成的，我勸你就不用看了。」</w:t>
      </w:r>
    </w:p>
    <w:p w:rsidR="00C04663" w:rsidRDefault="00A7259F" w:rsidP="00813907">
      <w:pPr>
        <w:spacing w:after="240"/>
      </w:pPr>
      <w:r>
        <w:rPr>
          <w:rFonts w:hint="eastAsia"/>
        </w:rPr>
        <w:t>「那右邊那些竿子呢？」李龍飛看向右邊那三根竹竿。</w:t>
      </w:r>
    </w:p>
    <w:p w:rsidR="00C04663" w:rsidRDefault="00A7259F" w:rsidP="00813907">
      <w:pPr>
        <w:spacing w:after="240"/>
      </w:pPr>
      <w:r>
        <w:rPr>
          <w:rFonts w:hint="eastAsia"/>
        </w:rPr>
        <w:t>「右邊？」東門搖了搖頭，「右邊那些最低要求都是築基期以上才能接，而且得是內門弟子身份才行。」</w:t>
      </w:r>
    </w:p>
    <w:p w:rsidR="00C04663" w:rsidRDefault="00A7259F" w:rsidP="00813907">
      <w:pPr>
        <w:spacing w:after="240"/>
      </w:pPr>
      <w:r>
        <w:rPr>
          <w:rFonts w:hint="eastAsia"/>
        </w:rPr>
        <w:t>「內門弟子？」李龍飛之前剛入門時天泉有說過這是，當時還說他應該很快就能進內門弟子，但後來發現他連第一步都踏不出，也就沒再說過。</w:t>
      </w:r>
    </w:p>
    <w:p w:rsidR="00C04663" w:rsidRDefault="00A7259F" w:rsidP="00813907">
      <w:pPr>
        <w:spacing w:after="240"/>
      </w:pPr>
      <w:r>
        <w:rPr>
          <w:rFonts w:hint="eastAsia"/>
        </w:rPr>
        <w:t>現在聽到，李龍飛心中點起一絲好奇，尋問起來。</w:t>
      </w:r>
    </w:p>
    <w:p w:rsidR="00C04663" w:rsidRDefault="00A7259F" w:rsidP="00813907">
      <w:pPr>
        <w:spacing w:after="240"/>
      </w:pPr>
      <w:r>
        <w:rPr>
          <w:rFonts w:hint="eastAsia"/>
        </w:rPr>
        <w:t>「本門每隔十年，會舉辦一次內門弟子會考。」</w:t>
      </w:r>
    </w:p>
    <w:p w:rsidR="00C04663" w:rsidRDefault="00A7259F" w:rsidP="00813907">
      <w:pPr>
        <w:spacing w:after="240"/>
      </w:pPr>
      <w:r>
        <w:rPr>
          <w:rFonts w:hint="eastAsia"/>
        </w:rPr>
        <w:t>「整個自在道的外門弟子，都可以參加考試，一但考過，就會升為內門弟子。」</w:t>
      </w:r>
    </w:p>
    <w:p w:rsidR="00C04663" w:rsidRDefault="00A7259F" w:rsidP="00813907">
      <w:pPr>
        <w:spacing w:after="240"/>
      </w:pPr>
      <w:r>
        <w:rPr>
          <w:rFonts w:hint="eastAsia"/>
        </w:rPr>
        <w:t>「那內門弟子人數有限，每次考試只有三個名額，一但升為內門弟子，就不再是跟我們平起平坐，我們得一律稱之為師兄，同時，他們也可以跟師伯他們一樣，住進內觀。」</w:t>
      </w:r>
    </w:p>
    <w:p w:rsidR="00C04663" w:rsidRDefault="00A7259F" w:rsidP="00813907">
      <w:pPr>
        <w:spacing w:after="240"/>
      </w:pPr>
      <w:r>
        <w:rPr>
          <w:rFonts w:hint="eastAsia"/>
        </w:rPr>
        <w:lastRenderedPageBreak/>
        <w:t>「住進內觀！」李龍飛雖然沒去過內觀，但在這一年多了，也知道自在道分內外觀之分。</w:t>
      </w:r>
    </w:p>
    <w:p w:rsidR="00C04663" w:rsidRDefault="00A7259F" w:rsidP="00813907">
      <w:pPr>
        <w:spacing w:after="240"/>
      </w:pPr>
      <w:r>
        <w:rPr>
          <w:rFonts w:hint="eastAsia"/>
        </w:rPr>
        <w:t>雖然門派小，但自在道的宗門範圍還是有好幾座山峰之多，平日李龍飛所處，是在外宗範圍之內，是眾多事務跟外門弟子所在之處。</w:t>
      </w:r>
    </w:p>
    <w:p w:rsidR="00C04663" w:rsidRDefault="00A7259F" w:rsidP="00813907">
      <w:pPr>
        <w:spacing w:after="240"/>
      </w:pPr>
      <w:r>
        <w:rPr>
          <w:rFonts w:hint="eastAsia"/>
        </w:rPr>
        <w:t>但內觀所在，乃是宗門核心山峰所在，那裡的靈氣可是跟外觀完全不能相提併論的，當年自在道人就是看上了內觀的山靈水泉等等，這才在這創派，後來弟子漸多，慢慢分出了內外觀之分。</w:t>
      </w:r>
    </w:p>
    <w:p w:rsidR="00C04663" w:rsidRDefault="00A7259F" w:rsidP="00813907">
      <w:pPr>
        <w:spacing w:after="240"/>
      </w:pPr>
      <w:r>
        <w:rPr>
          <w:rFonts w:hint="eastAsia"/>
        </w:rPr>
        <w:t>內觀作為資深弟子所在，在自在道人還在時，只要認為有潛力的，就會開放讓他們進來。但是後來自在道人閉關，加上內觀的洞府已經快住滿了，所以這才定了十年一次的內門弟子考核，避免太多人都進了內觀，反而讓大家彼此分得的靈氣，不夠修練。</w:t>
      </w:r>
    </w:p>
    <w:p w:rsidR="00C04663" w:rsidRDefault="00A7259F" w:rsidP="00813907">
      <w:pPr>
        <w:spacing w:after="240"/>
      </w:pPr>
      <w:r>
        <w:rPr>
          <w:rFonts w:hint="eastAsia"/>
        </w:rPr>
        <w:t>「嗯，師弟你一開始雖然</w:t>
      </w:r>
      <w:r>
        <w:t>…</w:t>
      </w:r>
      <w:r>
        <w:rPr>
          <w:rFonts w:hint="eastAsia"/>
        </w:rPr>
        <w:t>依你現在實力成長來看，</w:t>
      </w:r>
      <w:r w:rsidR="00E255FA">
        <w:rPr>
          <w:rFonts w:hint="eastAsia"/>
        </w:rPr>
        <w:t>幾</w:t>
      </w:r>
      <w:r>
        <w:rPr>
          <w:rFonts w:hint="eastAsia"/>
        </w:rPr>
        <w:t>年後的內門弟子考試，是值得去考上一考的。」</w:t>
      </w:r>
    </w:p>
    <w:p w:rsidR="00C04663" w:rsidRDefault="00A7259F" w:rsidP="00813907">
      <w:pPr>
        <w:spacing w:after="240"/>
      </w:pPr>
      <w:r>
        <w:rPr>
          <w:rFonts w:hint="eastAsia"/>
        </w:rPr>
        <w:t>「不過我也提醒你別太期待，像吹雪師兄那程度的外門弟子去考，都只是陪考而已，咱們去了，便只是想長長點經驗，見識見識罷了。」</w:t>
      </w:r>
    </w:p>
    <w:p w:rsidR="00C04663" w:rsidRDefault="00A7259F" w:rsidP="00813907">
      <w:pPr>
        <w:spacing w:after="240"/>
      </w:pPr>
      <w:r>
        <w:rPr>
          <w:rFonts w:hint="eastAsia"/>
        </w:rPr>
        <w:t>連吹雪師兄都只是陪考阿？李龍飛這下子有點驚了。</w:t>
      </w:r>
    </w:p>
    <w:p w:rsidR="00C04663" w:rsidRDefault="00A7259F" w:rsidP="00813907">
      <w:pPr>
        <w:spacing w:after="240"/>
      </w:pPr>
      <w:r>
        <w:rPr>
          <w:rFonts w:hint="eastAsia"/>
        </w:rPr>
        <w:t>想不到自在道雖然人數不多，但弟子的整體修為卻還是不錯的。</w:t>
      </w:r>
    </w:p>
    <w:p w:rsidR="00C04663" w:rsidRDefault="00A7259F" w:rsidP="00813907">
      <w:pPr>
        <w:spacing w:after="240"/>
      </w:pPr>
      <w:r>
        <w:rPr>
          <w:rFonts w:hint="eastAsia"/>
        </w:rPr>
        <w:t>李龍飛當然不知，自在道雖然創派短，人數少，但是當時自在道人名聲可不小，所以拜他為師的弟子可以說是真正的資質天賦都很不錯，一個個都是本來就有仙根在體，所以才能在短短兩百年內就成就這麼多的築基仙人。</w:t>
      </w:r>
    </w:p>
    <w:p w:rsidR="00C04663" w:rsidRDefault="00A7259F" w:rsidP="00813907">
      <w:pPr>
        <w:spacing w:after="240"/>
      </w:pPr>
      <w:r>
        <w:rPr>
          <w:rFonts w:hint="eastAsia"/>
        </w:rPr>
        <w:t>爾後，因為自在道人閉關，加上再收的弟子已經較少天份高的，而許多築基以上的師伯又出去外面闖蕩，所以門派才慢慢沒落。</w:t>
      </w:r>
    </w:p>
    <w:p w:rsidR="00C04663" w:rsidRDefault="00A7259F" w:rsidP="00813907">
      <w:pPr>
        <w:spacing w:after="240"/>
      </w:pPr>
      <w:r>
        <w:rPr>
          <w:rFonts w:hint="eastAsia"/>
        </w:rPr>
        <w:t>到了現在，那些再收進來的弟子多半是人家不要的，更不提李龍飛拜師的時後了。</w:t>
      </w:r>
    </w:p>
    <w:p w:rsidR="00C04663" w:rsidRDefault="00A7259F" w:rsidP="00813907">
      <w:pPr>
        <w:spacing w:after="240"/>
      </w:pPr>
      <w:r>
        <w:rPr>
          <w:rFonts w:hint="eastAsia"/>
        </w:rPr>
        <w:t>敲響拜師鐘就可以入門？當初可不是這樣，敲響只是第一關，後面還有第二關，第三關的入門考試！現在全都取消了，就算這樣，自願上門拜師的人還是少之又少。</w:t>
      </w:r>
    </w:p>
    <w:p w:rsidR="00C04663" w:rsidRDefault="00A7259F" w:rsidP="00813907">
      <w:pPr>
        <w:spacing w:after="240"/>
      </w:pPr>
      <w:r>
        <w:rPr>
          <w:rFonts w:hint="eastAsia"/>
        </w:rPr>
        <w:t>但這些，當然都是自在道師長們避而不談的事了。</w:t>
      </w:r>
    </w:p>
    <w:p w:rsidR="00C04663" w:rsidRDefault="00A7259F" w:rsidP="00813907">
      <w:pPr>
        <w:spacing w:after="240"/>
      </w:pPr>
      <w:r>
        <w:rPr>
          <w:rFonts w:hint="eastAsia"/>
        </w:rPr>
        <w:t>「不過你現在也不需要去管這些，咱們先選選一些任務接一接，賺些靈石或貢獻點，把自己修為提升上去再說吧。」東門認真說著，隨手拿起了第一竿的一塊竹</w:t>
      </w:r>
      <w:r>
        <w:rPr>
          <w:rFonts w:hint="eastAsia"/>
        </w:rPr>
        <w:lastRenderedPageBreak/>
        <w:t>簡。</w:t>
      </w:r>
    </w:p>
    <w:p w:rsidR="00C04663" w:rsidRDefault="00A7259F" w:rsidP="00813907">
      <w:pPr>
        <w:spacing w:after="240"/>
      </w:pPr>
      <w:r>
        <w:rPr>
          <w:rFonts w:hint="eastAsia"/>
        </w:rPr>
        <w:t>李龍飛也是靈識掃過，「拔宗門外的雜草方圓一里，換一靈石或貢獻點一百點。」</w:t>
      </w:r>
    </w:p>
    <w:p w:rsidR="00C04663" w:rsidRDefault="00A7259F" w:rsidP="00813907">
      <w:pPr>
        <w:spacing w:after="240"/>
      </w:pPr>
      <w:r>
        <w:rPr>
          <w:rFonts w:hint="eastAsia"/>
        </w:rPr>
        <w:t>「掃宗門外階梯一個月，換一靈石或貢獻點一百點。」</w:t>
      </w:r>
    </w:p>
    <w:p w:rsidR="00C04663" w:rsidRDefault="00A7259F" w:rsidP="00813907">
      <w:pPr>
        <w:spacing w:after="240"/>
      </w:pPr>
      <w:r>
        <w:rPr>
          <w:rFonts w:hint="eastAsia"/>
        </w:rPr>
        <w:t>「幫師門採買物品，或傳送書信，累記十次換兩靈石或貢獻點一百五十點。」</w:t>
      </w:r>
    </w:p>
    <w:p w:rsidR="00C04663" w:rsidRDefault="00A7259F" w:rsidP="00813907">
      <w:pPr>
        <w:spacing w:after="240"/>
      </w:pPr>
      <w:r>
        <w:rPr>
          <w:rFonts w:hint="eastAsia"/>
        </w:rPr>
        <w:t>「採集三色花五十株，換兩靈石或貢獻點一百五十點。」</w:t>
      </w:r>
    </w:p>
    <w:p w:rsidR="00C04663" w:rsidRDefault="00A7259F" w:rsidP="00813907">
      <w:pPr>
        <w:spacing w:after="240"/>
      </w:pPr>
      <w:r>
        <w:rPr>
          <w:rFonts w:hint="eastAsia"/>
        </w:rPr>
        <w:t>怎麼這些任務的報酬都那麼低阿？李龍飛皺了皺眉頭，想不到宗門給的獎勵都這麼摳，這樣說來，當初自己拿到的獎勵一千點還真算多了。</w:t>
      </w:r>
    </w:p>
    <w:p w:rsidR="00C04663" w:rsidRDefault="00A7259F" w:rsidP="00813907">
      <w:pPr>
        <w:spacing w:after="240"/>
      </w:pPr>
      <w:r>
        <w:rPr>
          <w:rFonts w:hint="eastAsia"/>
        </w:rPr>
        <w:t>就在此時，他靈識掃過一個竹簡，上面寫著，「斬殺一隻相當於練氣二層的妖獸，種類不限，並拿取妖丹繳納，換靈石五個或貢獻點三百點。」</w:t>
      </w:r>
    </w:p>
    <w:p w:rsidR="00C04663" w:rsidRDefault="00A7259F" w:rsidP="00813907">
      <w:pPr>
        <w:spacing w:after="240"/>
      </w:pPr>
      <w:r>
        <w:rPr>
          <w:rFonts w:hint="eastAsia"/>
        </w:rPr>
        <w:t>「這個倒好，修仙，就是要斬殺一些妖獸，一直去拔草送信算些甚麼？！」李龍飛雙眼一亮，便要將這竹簡給取了下來。</w:t>
      </w:r>
    </w:p>
    <w:p w:rsidR="00C04663" w:rsidRDefault="00C04663" w:rsidP="00813907">
      <w:pPr>
        <w:spacing w:after="240"/>
      </w:pPr>
    </w:p>
    <w:p w:rsidR="00C04663" w:rsidRDefault="009B7E77" w:rsidP="00813907">
      <w:pPr>
        <w:pStyle w:val="12"/>
        <w:numPr>
          <w:ilvl w:val="0"/>
          <w:numId w:val="1"/>
        </w:numPr>
        <w:spacing w:after="240"/>
        <w:ind w:leftChars="0" w:left="357" w:hanging="357"/>
        <w:outlineLvl w:val="0"/>
      </w:pPr>
      <w:ins w:id="4536" w:author="Administrator" w:date="2020-04-04T14:18:00Z">
        <w:r>
          <w:rPr>
            <w:rFonts w:hint="eastAsia"/>
          </w:rPr>
          <w:t>膨脹</w:t>
        </w:r>
      </w:ins>
      <w:del w:id="4537" w:author="Administrator" w:date="2020-04-04T14:18:00Z">
        <w:r w:rsidR="00A7259F" w:rsidDel="009B7E77">
          <w:rPr>
            <w:rFonts w:hint="eastAsia"/>
          </w:rPr>
          <w:delText>收</w:delText>
        </w:r>
      </w:del>
      <w:del w:id="4538" w:author="Administrator" w:date="2020-04-04T14:17:00Z">
        <w:r w:rsidR="00A7259F" w:rsidDel="009B7E77">
          <w:rPr>
            <w:rFonts w:hint="eastAsia"/>
          </w:rPr>
          <w:delText>妖任務</w:delText>
        </w:r>
      </w:del>
    </w:p>
    <w:p w:rsidR="00C04663" w:rsidRDefault="00A7259F" w:rsidP="00813907">
      <w:pPr>
        <w:spacing w:after="240"/>
      </w:pPr>
      <w:r>
        <w:rPr>
          <w:rFonts w:hint="eastAsia"/>
        </w:rPr>
        <w:t>東門見李龍飛拿起那個竹簡，嚇了一跳，忙問道，「師弟，你確定要接那個任務？」</w:t>
      </w:r>
    </w:p>
    <w:p w:rsidR="00C04663" w:rsidRDefault="00A7259F" w:rsidP="00813907">
      <w:pPr>
        <w:spacing w:after="240"/>
      </w:pPr>
      <w:r>
        <w:rPr>
          <w:rFonts w:hint="eastAsia"/>
        </w:rPr>
        <w:t>「怎麼，這任務很難嗎？」李龍飛有些不解。</w:t>
      </w:r>
    </w:p>
    <w:p w:rsidR="00C04663" w:rsidRDefault="00A7259F" w:rsidP="00813907">
      <w:pPr>
        <w:spacing w:after="240"/>
      </w:pPr>
      <w:r>
        <w:rPr>
          <w:rFonts w:hint="eastAsia"/>
        </w:rPr>
        <w:t>雖然說斬殺妖獸風險是高了些，但是東門身為練氣三層，斬殺一些相當於練氣二層的妖獸，應該不是很困難才是阿？</w:t>
      </w:r>
    </w:p>
    <w:p w:rsidR="00C04663" w:rsidRDefault="00A7259F" w:rsidP="00813907">
      <w:pPr>
        <w:spacing w:after="240"/>
      </w:pPr>
      <w:r>
        <w:rPr>
          <w:rFonts w:hint="eastAsia"/>
        </w:rPr>
        <w:t>只聽到東門說著，「師弟你有所不知，那妖獸，踏入修妖之路後，便會結妖丹，這妖丹共分九轉，每一轉妖丹，比起我們修仙的，都是強上許多。」</w:t>
      </w:r>
    </w:p>
    <w:p w:rsidR="00C04663" w:rsidRDefault="00A7259F" w:rsidP="00813907">
      <w:pPr>
        <w:spacing w:after="240"/>
      </w:pPr>
      <w:r>
        <w:rPr>
          <w:rFonts w:hint="eastAsia"/>
        </w:rPr>
        <w:t>「妖丹三轉，就相當於我們練氣九層。」</w:t>
      </w:r>
    </w:p>
    <w:p w:rsidR="00C04663" w:rsidRDefault="00A7259F" w:rsidP="00813907">
      <w:pPr>
        <w:spacing w:after="240"/>
      </w:pPr>
      <w:r>
        <w:rPr>
          <w:rFonts w:hint="eastAsia"/>
        </w:rPr>
        <w:t>「練氣二層相當的妖獸，大概是一轉妖丹中期的妖獸。」</w:t>
      </w:r>
    </w:p>
    <w:p w:rsidR="00C04663" w:rsidRDefault="00A7259F" w:rsidP="00813907">
      <w:pPr>
        <w:spacing w:after="240"/>
      </w:pPr>
      <w:r>
        <w:rPr>
          <w:rFonts w:hint="eastAsia"/>
        </w:rPr>
        <w:t>「但妖獸除了妖丹妖力之外，牠們真正讓人害怕的還是自身的天賦。有些妖獸會使毒，有些會變身，更有些天生就會一些風雷術法，同境界的仙人對上，往往都不是妖獸的對手。」</w:t>
      </w:r>
    </w:p>
    <w:p w:rsidR="00C04663" w:rsidRDefault="00A7259F" w:rsidP="00813907">
      <w:pPr>
        <w:spacing w:after="240"/>
      </w:pPr>
      <w:r>
        <w:rPr>
          <w:rFonts w:hint="eastAsia"/>
        </w:rPr>
        <w:t>「像你抓到的那隻髑蛐，論妖丹來算，頂多是二轉妖丹初期而已，但他的毒性，就算是練氣六層也都難以抵檔，恐怕要到練氣八層以後，才能不再畏懼。」</w:t>
      </w:r>
    </w:p>
    <w:p w:rsidR="00C04663" w:rsidRDefault="00A7259F" w:rsidP="00813907">
      <w:pPr>
        <w:spacing w:after="240"/>
      </w:pPr>
      <w:r>
        <w:rPr>
          <w:rFonts w:hint="eastAsia"/>
        </w:rPr>
        <w:lastRenderedPageBreak/>
        <w:t>「好在天道公正，有得便有失，這些妖獸天賦雖高，但修練比起我們仙人要來得慢許多。」</w:t>
      </w:r>
    </w:p>
    <w:p w:rsidR="00C04663" w:rsidRDefault="00A7259F" w:rsidP="00813907">
      <w:pPr>
        <w:spacing w:after="240"/>
      </w:pPr>
      <w:r>
        <w:rPr>
          <w:rFonts w:hint="eastAsia"/>
        </w:rPr>
        <w:t>「雖然他們壽命也較長，但同樣時間經過，我們仙人的修為提高的速度快上不少。」</w:t>
      </w:r>
    </w:p>
    <w:p w:rsidR="00C04663" w:rsidRDefault="00A7259F" w:rsidP="00813907">
      <w:pPr>
        <w:spacing w:after="240"/>
      </w:pPr>
      <w:r>
        <w:rPr>
          <w:rFonts w:hint="eastAsia"/>
        </w:rPr>
        <w:t>「所以通常我們斬殺妖獸都是會高個一兩個境界再去斬殺！」</w:t>
      </w:r>
    </w:p>
    <w:p w:rsidR="00C04663" w:rsidRDefault="00A7259F" w:rsidP="00813907">
      <w:pPr>
        <w:spacing w:after="240"/>
      </w:pPr>
      <w:r>
        <w:rPr>
          <w:rFonts w:hint="eastAsia"/>
        </w:rPr>
        <w:t>「你拿的這竹簡，其上的相當於練氣二層的妖獸，通常是練氣四層甚至是五層才去斬殺，雖然你也到了練氣四層，但剛突破而已，還是先找練氣一層的妖獸任務比較好吧。」</w:t>
      </w:r>
    </w:p>
    <w:p w:rsidR="00C04663" w:rsidRDefault="00A7259F" w:rsidP="00813907">
      <w:pPr>
        <w:spacing w:after="240"/>
      </w:pPr>
      <w:r>
        <w:rPr>
          <w:rFonts w:hint="eastAsia"/>
        </w:rPr>
        <w:t>李龍飛聽得出東門是關心自己，但他生性倔強，加上又是正值血氣方剛的年紀，怎會願意示弱，當下臉色不變，心中卻暗自嘀咕，「我貓妖都殺了，還抓了一隻二轉妖丹初期的髑蛐來養，這練氣二層的妖獸，有甚麼好怕的？」</w:t>
      </w:r>
    </w:p>
    <w:p w:rsidR="00C04663" w:rsidRDefault="00A7259F" w:rsidP="00813907">
      <w:pPr>
        <w:spacing w:after="240"/>
      </w:pPr>
      <w:r>
        <w:rPr>
          <w:rFonts w:hint="eastAsia"/>
        </w:rPr>
        <w:t>只是既然東門出聲提醒了，當下也不好拂逆了對方好意，於是點了點頭，「既然師兄這樣勸我，我就先不挑這任務好了。」</w:t>
      </w:r>
    </w:p>
    <w:p w:rsidR="00C04663" w:rsidRDefault="00A7259F" w:rsidP="00813907">
      <w:pPr>
        <w:spacing w:after="240"/>
      </w:pPr>
      <w:r>
        <w:rPr>
          <w:rFonts w:hint="eastAsia"/>
        </w:rPr>
        <w:t>接著，他隨便挑了幾個簡單的任務，跟著東門去內務房管事那承報接案。</w:t>
      </w:r>
    </w:p>
    <w:p w:rsidR="00C04663" w:rsidRDefault="00A7259F" w:rsidP="00813907">
      <w:pPr>
        <w:spacing w:after="240"/>
      </w:pPr>
      <w:r>
        <w:rPr>
          <w:rFonts w:hint="eastAsia"/>
        </w:rPr>
        <w:t>等到跟東門告別之後，李龍飛在外繞了一圈，這才悄悄回到內務房內，挑了那殺練氣二層妖獸的任務，跟著來到管事那退掉原有的任務，改接新的。</w:t>
      </w:r>
    </w:p>
    <w:p w:rsidR="00C04663" w:rsidRDefault="00A7259F" w:rsidP="00813907">
      <w:pPr>
        <w:spacing w:after="240"/>
      </w:pPr>
      <w:r>
        <w:rPr>
          <w:rFonts w:hint="eastAsia"/>
        </w:rPr>
        <w:t>那管事長老雖然覺得奇怪，但心想這便是最近名聲頗響的弟子，當下也沒多說，就任由李龍飛換取任務。</w:t>
      </w:r>
    </w:p>
    <w:p w:rsidR="00C04663" w:rsidRDefault="00A7259F" w:rsidP="00813907">
      <w:pPr>
        <w:spacing w:after="240"/>
      </w:pPr>
      <w:r>
        <w:rPr>
          <w:rFonts w:hint="eastAsia"/>
        </w:rPr>
        <w:t>接完了任務，李龍飛回到廂房中，繼續修練那轟雷術跟小育蟲術。</w:t>
      </w:r>
    </w:p>
    <w:p w:rsidR="00C04663" w:rsidRDefault="00A7259F" w:rsidP="00813907">
      <w:pPr>
        <w:spacing w:after="240"/>
      </w:pPr>
      <w:r>
        <w:rPr>
          <w:rFonts w:hint="eastAsia"/>
        </w:rPr>
        <w:t>就這樣，又過了十來天，李龍飛自認轟雷術已經稍有小成了，如今升上練氣四層，對轟雷術的凝聚果然加快許多，已經能再幾個呼吸間將那雷電小球給聚在掌心了。</w:t>
      </w:r>
    </w:p>
    <w:p w:rsidR="00C04663" w:rsidRDefault="00A7259F" w:rsidP="00813907">
      <w:pPr>
        <w:spacing w:after="240"/>
      </w:pPr>
      <w:r>
        <w:rPr>
          <w:rFonts w:hint="eastAsia"/>
        </w:rPr>
        <w:t>而那髑蛐，也在餵食了近百個紅光米粒後，與自己建立起最基本的一絲心靈相通。</w:t>
      </w:r>
    </w:p>
    <w:p w:rsidR="00C04663" w:rsidRDefault="00A7259F" w:rsidP="00813907">
      <w:pPr>
        <w:spacing w:after="240"/>
      </w:pPr>
      <w:r>
        <w:rPr>
          <w:rFonts w:hint="eastAsia"/>
        </w:rPr>
        <w:t>現在即使將牠從木盒放出，也不會主動攻擊自己，反而把自己看成是同類一樣，會在李龍飛的掌上鳴叫示好著。</w:t>
      </w:r>
    </w:p>
    <w:p w:rsidR="00C04663" w:rsidRDefault="00A7259F" w:rsidP="00813907">
      <w:pPr>
        <w:spacing w:after="240"/>
      </w:pPr>
      <w:r>
        <w:rPr>
          <w:rFonts w:hint="eastAsia"/>
        </w:rPr>
        <w:t>再看看那玉簡，裡頭記載的任務期間也差不多過了一半，於是李龍飛帶上木盒及兩柄飛劍，打算去找那練氣二層的妖獸解掉任務。</w:t>
      </w:r>
    </w:p>
    <w:p w:rsidR="00C04663" w:rsidRDefault="00A7259F" w:rsidP="00813907">
      <w:pPr>
        <w:spacing w:after="240"/>
      </w:pPr>
      <w:r>
        <w:rPr>
          <w:rFonts w:hint="eastAsia"/>
        </w:rPr>
        <w:t>「這轟雷術，雖說我仍需在五個呼吸內才能凝聚於掌中，如果威力已經可以滅掉一顆小樹；若是時間再久一點，甚至可以聚積出更大的威力，屆時，就算是那甚</w:t>
      </w:r>
      <w:r>
        <w:rPr>
          <w:rFonts w:hint="eastAsia"/>
        </w:rPr>
        <w:lastRenderedPageBreak/>
        <w:t>麼妖丹</w:t>
      </w:r>
      <w:r w:rsidR="00E255FA">
        <w:rPr>
          <w:rFonts w:hint="eastAsia"/>
        </w:rPr>
        <w:t>二</w:t>
      </w:r>
      <w:r>
        <w:rPr>
          <w:rFonts w:hint="eastAsia"/>
        </w:rPr>
        <w:t>轉的妖獸，想必也無法承受我這麼一擊。」</w:t>
      </w:r>
    </w:p>
    <w:p w:rsidR="00C04663" w:rsidRDefault="00A7259F" w:rsidP="00813907">
      <w:pPr>
        <w:spacing w:after="240"/>
      </w:pPr>
      <w:r>
        <w:rPr>
          <w:rFonts w:hint="eastAsia"/>
        </w:rPr>
        <w:t>「而這髑蛐，也已經可以簡單聽我指揮，看來這一次，我應該可以輕鬆完成任務才是。」</w:t>
      </w:r>
    </w:p>
    <w:p w:rsidR="00C04663" w:rsidRDefault="00A7259F" w:rsidP="00813907">
      <w:pPr>
        <w:spacing w:after="240"/>
      </w:pPr>
      <w:r>
        <w:rPr>
          <w:rFonts w:hint="eastAsia"/>
        </w:rPr>
        <w:t>「上次師傅說我殺的那貓妖，不是普通練氣三層可以解決的，想來那枚妖丹，也不是一轉妖獸的妖丹，等我之後接了更高的任務，需要更好的妖丹時，再上繳上去好了。」</w:t>
      </w:r>
    </w:p>
    <w:p w:rsidR="00C04663" w:rsidRDefault="00A7259F" w:rsidP="00813907">
      <w:pPr>
        <w:spacing w:after="240"/>
      </w:pPr>
      <w:r>
        <w:rPr>
          <w:rFonts w:hint="eastAsia"/>
        </w:rPr>
        <w:t>「可惜那時後抓到髑蛐後，沒記得把那靈羽蛇的妖丹也拿走，否則，怕是可以換更多的貢獻點了。」李龍飛望著手中的那貓妖妖丹，在其心中，已經變成了貢獻點的存在。</w:t>
      </w:r>
    </w:p>
    <w:p w:rsidR="00C04663" w:rsidRDefault="00A7259F" w:rsidP="00813907">
      <w:pPr>
        <w:spacing w:after="240"/>
      </w:pPr>
      <w:r>
        <w:rPr>
          <w:rFonts w:hint="eastAsia"/>
        </w:rPr>
        <w:t>他離開洞府，來到附近的山林中，找尋任務上所指定的那些妖獸。</w:t>
      </w:r>
    </w:p>
    <w:p w:rsidR="00C04663" w:rsidRDefault="00A7259F" w:rsidP="00813907">
      <w:pPr>
        <w:spacing w:after="240"/>
      </w:pPr>
      <w:r>
        <w:rPr>
          <w:rFonts w:hint="eastAsia"/>
        </w:rPr>
        <w:t>胭脂山脈旁，有許多小山，裡頭靈氣多半比世俗的地方多，許多草木野獸，吸得多了，自然而然或修練成精，或轉化為妖。</w:t>
      </w:r>
    </w:p>
    <w:p w:rsidR="00C04663" w:rsidRDefault="00A7259F" w:rsidP="00813907">
      <w:pPr>
        <w:spacing w:after="240"/>
      </w:pPr>
      <w:r>
        <w:rPr>
          <w:rFonts w:hint="eastAsia"/>
        </w:rPr>
        <w:t>有時後妖獸多了，就會下山去危害凡人，故而靠此山脈的修仙門派，常會指派弟子去山中抑制過多的妖獸，一方面是保護凡人，一方面也是當作給弟子們的修練。</w:t>
      </w:r>
    </w:p>
    <w:p w:rsidR="00C04663" w:rsidRDefault="00A7259F" w:rsidP="00813907">
      <w:pPr>
        <w:spacing w:after="240"/>
      </w:pPr>
      <w:r>
        <w:rPr>
          <w:rFonts w:hint="eastAsia"/>
        </w:rPr>
        <w:t>自在道自然也不例外，李龍飛來到的這座山林裡，便是自在道管轄的範圍之一。只是林中鬱鬱蔥蔥，山徑小路湮沒其中，沒事怎能找到妖獸斬殺呢？</w:t>
      </w:r>
    </w:p>
    <w:p w:rsidR="00C04663" w:rsidRDefault="00A7259F" w:rsidP="00813907">
      <w:pPr>
        <w:spacing w:after="240"/>
      </w:pPr>
      <w:r>
        <w:rPr>
          <w:rFonts w:hint="eastAsia"/>
        </w:rPr>
        <w:t>李龍飛走了幾圈，汗都已經濕透了內衫，還是沒有見到妖獸的蹤跡，心底盤算著該怎麼辦，突然聽到唧唧的聲音，原來又到了該餵食髑蛐的時間了。</w:t>
      </w:r>
    </w:p>
    <w:p w:rsidR="00C04663" w:rsidRDefault="00A7259F" w:rsidP="00813907">
      <w:pPr>
        <w:spacing w:after="240"/>
      </w:pPr>
      <w:r>
        <w:rPr>
          <w:rFonts w:hint="eastAsia"/>
        </w:rPr>
        <w:t>「對了，這髑蛐喜愛吞咬毒蟲，既然如此，應該是能感受到其他毒蟲的氣息，不知道如果是其他妖獸，他是否也能感應得到呢？」李龍飛熟練地凝聚了紅光米粒給掌中的髑蛐吞食後，突然腦中靈光一閃。</w:t>
      </w:r>
    </w:p>
    <w:p w:rsidR="00C04663" w:rsidRDefault="00A7259F" w:rsidP="00813907">
      <w:pPr>
        <w:spacing w:after="240"/>
      </w:pPr>
      <w:r>
        <w:rPr>
          <w:rFonts w:hint="eastAsia"/>
        </w:rPr>
        <w:t>他將捧著髑蛐的手掌高舉在前，跟著在腦中默想著尋找妖獸的念頭，不一會，那髑蛐便朝著某個方向開始鳴叫起來。</w:t>
      </w:r>
    </w:p>
    <w:p w:rsidR="00C04663" w:rsidRDefault="00A7259F" w:rsidP="00813907">
      <w:pPr>
        <w:spacing w:after="240"/>
      </w:pPr>
      <w:r>
        <w:rPr>
          <w:rFonts w:hint="eastAsia"/>
        </w:rPr>
        <w:t>李龍飛心中一喜，連忙跟著髑蛐鳴叫的方向前進，偶爾走錯了方向，髑蛐馬上停下叫聲，直到他在回到正確的路上，這才開始鳴叫。</w:t>
      </w:r>
    </w:p>
    <w:p w:rsidR="00C04663" w:rsidRDefault="00A7259F" w:rsidP="00813907">
      <w:pPr>
        <w:spacing w:after="240"/>
      </w:pPr>
      <w:r>
        <w:rPr>
          <w:rFonts w:hint="eastAsia"/>
        </w:rPr>
        <w:t>就這樣李龍飛九彎十八拐，在一個時辰後，髑蛐突然大聲叫了幾下後，便再也不出聲，而是趴在他掌中，一動也不動。</w:t>
      </w:r>
    </w:p>
    <w:p w:rsidR="00C04663" w:rsidRDefault="00A7259F" w:rsidP="00813907">
      <w:pPr>
        <w:spacing w:after="240"/>
      </w:pPr>
      <w:r>
        <w:rPr>
          <w:rFonts w:hint="eastAsia"/>
        </w:rPr>
        <w:t>李龍飛心中有所感應，收起髑蛐，放出兩柄木劍，飛在身邊護著，同時靈識放出，小心翼翼地找著四週可能有的妖獸。</w:t>
      </w:r>
    </w:p>
    <w:p w:rsidR="00C04663" w:rsidRDefault="00A7259F" w:rsidP="00813907">
      <w:pPr>
        <w:spacing w:after="240"/>
      </w:pPr>
      <w:r>
        <w:rPr>
          <w:rFonts w:hint="eastAsia"/>
        </w:rPr>
        <w:lastRenderedPageBreak/>
        <w:t>在他靈識散開，仔細觀察四週的同時，卻疏忽了頭頂，其上正有一隻妖獸，就停在他身旁的那顆大樹上面，仔細地觀察著李龍飛。</w:t>
      </w:r>
    </w:p>
    <w:p w:rsidR="00C04663" w:rsidRDefault="00A7259F" w:rsidP="00813907">
      <w:pPr>
        <w:spacing w:after="240"/>
      </w:pPr>
      <w:r>
        <w:rPr>
          <w:rFonts w:hint="eastAsia"/>
        </w:rPr>
        <w:t>這妖獸名喚牲猴，也有人叫長右，他外表像隻猴子，但長有四耳雙尾，擅長水術。</w:t>
      </w:r>
    </w:p>
    <w:p w:rsidR="00C04663" w:rsidRDefault="00A7259F" w:rsidP="00813907">
      <w:pPr>
        <w:spacing w:after="240"/>
      </w:pPr>
      <w:r>
        <w:rPr>
          <w:rFonts w:hint="eastAsia"/>
        </w:rPr>
        <w:t>他平常也不會特意去作惡，只是有時後無聊了，下山戲水，玩著玩著，過了頭的話就會引起山洪爆發，倒也不算太壞。</w:t>
      </w:r>
    </w:p>
    <w:p w:rsidR="00C04663" w:rsidRDefault="00A7259F" w:rsidP="00813907">
      <w:pPr>
        <w:spacing w:after="240"/>
      </w:pPr>
      <w:r>
        <w:rPr>
          <w:rFonts w:hint="eastAsia"/>
        </w:rPr>
        <w:t>這長右早早就看到遠處一個仙人靠近，雖說感受不到太大威脅，但也讓他收斂起氣息小心提防。</w:t>
      </w:r>
    </w:p>
    <w:p w:rsidR="00C04663" w:rsidRDefault="00A7259F" w:rsidP="00813907">
      <w:pPr>
        <w:spacing w:after="240"/>
      </w:pPr>
      <w:r>
        <w:rPr>
          <w:rFonts w:hint="eastAsia"/>
        </w:rPr>
        <w:t>畢竟修練到妖丹一轉，牠也已經通靈，自然明白此人不懷好意。</w:t>
      </w:r>
    </w:p>
    <w:p w:rsidR="00C04663" w:rsidRDefault="00A7259F" w:rsidP="00813907">
      <w:pPr>
        <w:spacing w:after="240"/>
      </w:pPr>
      <w:r>
        <w:rPr>
          <w:rFonts w:hint="eastAsia"/>
        </w:rPr>
        <w:t>就看到李龍飛在這大樹下繞來繞去，喃喃說道，「奇怪，根據這髑蛐的叫聲跟感應，這附近應該有隻妖獸才對，怎麼我找了半天還是找不到呢？」</w:t>
      </w:r>
    </w:p>
    <w:p w:rsidR="00C04663" w:rsidRDefault="00A7259F" w:rsidP="00813907">
      <w:pPr>
        <w:spacing w:after="240"/>
      </w:pPr>
      <w:r>
        <w:rPr>
          <w:rFonts w:hint="eastAsia"/>
        </w:rPr>
        <w:t>「難道這妖獸知道我要殺他，率先跑了？說起來，這任務也真麻煩，這麼大的山林裡，要隨機找到妖獸，而且為民除害，豈不是很花工夫。直接等有妖獸作惡時，再舉報去除不就好了，否則要是運氣不好，不是白白浪費門下弟子的時間？」</w:t>
      </w:r>
    </w:p>
    <w:p w:rsidR="00C04663" w:rsidRDefault="00A7259F" w:rsidP="00813907">
      <w:pPr>
        <w:spacing w:after="240"/>
      </w:pPr>
      <w:r>
        <w:rPr>
          <w:rFonts w:hint="eastAsia"/>
        </w:rPr>
        <w:t>他第一次接任務，性子又比較驕縱，找半天找不到，開始怪起任務內容了。</w:t>
      </w:r>
    </w:p>
    <w:p w:rsidR="00C04663" w:rsidRDefault="00A7259F" w:rsidP="00813907">
      <w:pPr>
        <w:spacing w:after="240"/>
      </w:pPr>
      <w:r>
        <w:rPr>
          <w:rFonts w:hint="eastAsia"/>
        </w:rPr>
        <w:t>那長右聽到他的話語，雖然不會說，但多少聽得懂一些意思，心底想著，幸好老子我先躲起來了，一個得意，捂住了嘴偷偷笑著。</w:t>
      </w:r>
    </w:p>
    <w:p w:rsidR="00C04663" w:rsidRDefault="00A7259F" w:rsidP="00813907">
      <w:pPr>
        <w:spacing w:after="240"/>
      </w:pPr>
      <w:r>
        <w:rPr>
          <w:rFonts w:hint="eastAsia"/>
        </w:rPr>
        <w:t>這一笑，原本藏的妖氣就放了一些出來，李龍飛靈識一掃，馬上感應了出來。</w:t>
      </w:r>
    </w:p>
    <w:p w:rsidR="00C04663" w:rsidRDefault="00A7259F" w:rsidP="00813907">
      <w:pPr>
        <w:spacing w:after="240"/>
      </w:pPr>
      <w:r>
        <w:rPr>
          <w:rFonts w:hint="eastAsia"/>
        </w:rPr>
        <w:t>李龍飛心中一喜，明白了自己方才錯過了上方，當下不動聲色，卻悄悄將靈識分出了一絲，往樹梢上掃去。</w:t>
      </w:r>
    </w:p>
    <w:p w:rsidR="00C04663" w:rsidRDefault="00A7259F" w:rsidP="00813907">
      <w:pPr>
        <w:spacing w:after="240"/>
      </w:pPr>
      <w:r>
        <w:rPr>
          <w:rFonts w:hint="eastAsia"/>
        </w:rPr>
        <w:t>「好阿！原來是隻猴妖，而且看他樣子，他居然敢笑我！」李龍飛的靈識發現那長右捂住了嘴在那偷笑，心中一愣，頓時有氣，兩把飛劍的其中一把立刻便往上沖去。</w:t>
      </w:r>
    </w:p>
    <w:p w:rsidR="00C04663" w:rsidRDefault="00A7259F" w:rsidP="00813907">
      <w:pPr>
        <w:spacing w:after="240"/>
      </w:pPr>
      <w:r>
        <w:rPr>
          <w:rFonts w:hint="eastAsia"/>
        </w:rPr>
        <w:t>長右本來還在偷笑，這時四耳抖了抖，察覺到飛劍破空而來的聲音，一個縱身，從立的樹根盪到了另一根，接著再盪到下一根去。</w:t>
      </w:r>
    </w:p>
    <w:p w:rsidR="00C04663" w:rsidRDefault="00A7259F" w:rsidP="00813907">
      <w:pPr>
        <w:spacing w:after="240"/>
      </w:pPr>
      <w:r>
        <w:rPr>
          <w:rFonts w:hint="eastAsia"/>
        </w:rPr>
        <w:t>「別跑！你給我停下！」李龍飛看到牠跑去，靈識連忙散開，跟著腳下急奔，往前追了過去，同時兩把飛劍穿梭其上方，試圖要將那長右給攔阻下來。</w:t>
      </w:r>
    </w:p>
    <w:p w:rsidR="00C04663" w:rsidRDefault="00A7259F" w:rsidP="00813907">
      <w:pPr>
        <w:spacing w:after="240"/>
      </w:pPr>
      <w:r>
        <w:rPr>
          <w:rFonts w:hint="eastAsia"/>
        </w:rPr>
        <w:t>但猴子本就長於林間飛盪，加上長右又是成了精的猴子，身手在樹梢頭更是靈活巧妙。</w:t>
      </w:r>
    </w:p>
    <w:p w:rsidR="00C04663" w:rsidRDefault="00A7259F" w:rsidP="00813907">
      <w:pPr>
        <w:spacing w:after="240"/>
      </w:pPr>
      <w:r>
        <w:rPr>
          <w:rFonts w:hint="eastAsia"/>
        </w:rPr>
        <w:lastRenderedPageBreak/>
        <w:t>李龍飛一時之間無法阻擋住對方，便這麼一人一猴，在山林中追逐了直有兩里。</w:t>
      </w:r>
    </w:p>
    <w:p w:rsidR="00C04663" w:rsidRDefault="00A7259F" w:rsidP="00813907">
      <w:pPr>
        <w:spacing w:after="240"/>
      </w:pPr>
      <w:r>
        <w:rPr>
          <w:rFonts w:hint="eastAsia"/>
        </w:rPr>
        <w:t>其間長右也試圖隱匿氣息，但李龍飛既然察覺到了對方，怎會看走眼，他靈識死死盯牢了長右，任憑他怎麼躲怎麼閃，都不肯放過。</w:t>
      </w:r>
    </w:p>
    <w:p w:rsidR="00C04663" w:rsidRDefault="00A7259F" w:rsidP="00813907">
      <w:pPr>
        <w:spacing w:after="240"/>
      </w:pPr>
      <w:r>
        <w:rPr>
          <w:rFonts w:hint="eastAsia"/>
        </w:rPr>
        <w:t>那長右被追了這麼遠，心底也冒火了，牠心想我跟你又無冤無仇，你沒事追殺我幹麻？</w:t>
      </w:r>
    </w:p>
    <w:p w:rsidR="00C04663" w:rsidRDefault="00A7259F" w:rsidP="00813907">
      <w:pPr>
        <w:spacing w:after="240"/>
      </w:pPr>
      <w:r>
        <w:rPr>
          <w:rFonts w:hint="eastAsia"/>
        </w:rPr>
        <w:t>一個不爽，長右齜牙裂嘴，索性不跑了，抓起一顆果子，貫上妖力便往那長劍丟去。</w:t>
      </w:r>
    </w:p>
    <w:p w:rsidR="00C04663" w:rsidRDefault="00A7259F" w:rsidP="00813907">
      <w:pPr>
        <w:spacing w:after="240"/>
      </w:pPr>
      <w:r>
        <w:rPr>
          <w:rFonts w:hint="eastAsia"/>
        </w:rPr>
        <w:t>「來得好，我還怕你不肯打，既然你停下來了，那就不用擔心你跑掉了！」李龍飛心裡高興，一邊控著飛劍攻擊，一邊默默在手中凝聚轟雷術。</w:t>
      </w:r>
    </w:p>
    <w:p w:rsidR="00C04663" w:rsidRDefault="00A7259F" w:rsidP="00813907">
      <w:pPr>
        <w:spacing w:after="240"/>
      </w:pPr>
      <w:r>
        <w:rPr>
          <w:rFonts w:hint="eastAsia"/>
        </w:rPr>
        <w:t>就在此時，遠處一隻黑虎，張開了眼，像是聞到甚麼，站起了身來。</w:t>
      </w:r>
    </w:p>
    <w:p w:rsidR="00C04663" w:rsidRDefault="00A7259F" w:rsidP="00813907">
      <w:pPr>
        <w:spacing w:after="240"/>
      </w:pPr>
      <w:r>
        <w:rPr>
          <w:rFonts w:hint="eastAsia"/>
        </w:rPr>
        <w:t>牠身上妖氣隱而不露，左眼有一刀傷狠狠劃過，右前腳下的白毛底處沒了腳掌，但全身修為，卻赫然不只妖丹一轉，而是達到了妖丹二轉的頂峰境界。</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冤家路窄</w:t>
      </w:r>
    </w:p>
    <w:p w:rsidR="00C04663" w:rsidRDefault="00A7259F" w:rsidP="00813907">
      <w:pPr>
        <w:spacing w:after="240"/>
      </w:pPr>
      <w:r>
        <w:rPr>
          <w:rFonts w:hint="eastAsia"/>
        </w:rPr>
        <w:t>李龍飛雖然達到了練氣四層，但他畢竟修練時間尚短，對於術法跟實戰經驗很是欠缺，那長右雖然只有妖丹一轉，但他躲在樹上，一時間他倒也真的拿牠沒有辦法。</w:t>
      </w:r>
    </w:p>
    <w:p w:rsidR="00C04663" w:rsidRDefault="00A7259F" w:rsidP="00813907">
      <w:pPr>
        <w:spacing w:after="240"/>
      </w:pPr>
      <w:r>
        <w:rPr>
          <w:rFonts w:hint="eastAsia"/>
        </w:rPr>
        <w:t>那飛劍雖然會飛，但以練氣四層的修為操控，速度仍然不到飛快，就算配上靈識，對人眼來說或許不及，但對長右這等以速度稱羡的妖獸來說，仍是可以輕鬆避開。</w:t>
      </w:r>
    </w:p>
    <w:p w:rsidR="00C04663" w:rsidRDefault="00A7259F" w:rsidP="00813907">
      <w:pPr>
        <w:spacing w:after="240"/>
      </w:pPr>
      <w:r>
        <w:rPr>
          <w:rFonts w:hint="eastAsia"/>
        </w:rPr>
        <w:t>於是那長右一開始還有些擔心，但到後來對方不過如此，便開始吱吱吱叫個不停，挑釁的意味濃厚，反而不再繼續跑了。</w:t>
      </w:r>
    </w:p>
    <w:p w:rsidR="00C04663" w:rsidRDefault="00A7259F" w:rsidP="00813907">
      <w:pPr>
        <w:spacing w:after="240"/>
      </w:pPr>
      <w:r>
        <w:rPr>
          <w:rFonts w:hint="eastAsia"/>
        </w:rPr>
        <w:t>李龍飛的飛劍來來去去，長右便拿起樹果，一顆顆的用力扔去；若是命中了李龍飛的飛劍，往往打得那劍身晃動不已，得再花許多力氣才能操控回來，否則便會掉下去，根本難以傷到對方。</w:t>
      </w:r>
    </w:p>
    <w:p w:rsidR="00C04663" w:rsidRDefault="00A7259F" w:rsidP="00813907">
      <w:pPr>
        <w:spacing w:after="240"/>
      </w:pPr>
      <w:r>
        <w:rPr>
          <w:rFonts w:hint="eastAsia"/>
        </w:rPr>
        <w:t>而且他右掌聚著轟雷術，雖然已經聚滿，但長右在樹上高高站著，自忖也轟不到牠，還要分出心思控著雷球，時間一久，李龍飛氣了，索性將那雷電小球轟在樹上，電得那樹喀啦一聲，化作焦炭倒了下來。</w:t>
      </w:r>
    </w:p>
    <w:p w:rsidR="00C04663" w:rsidRDefault="00A7259F" w:rsidP="00813907">
      <w:pPr>
        <w:spacing w:after="240"/>
      </w:pPr>
      <w:r>
        <w:rPr>
          <w:rFonts w:hint="eastAsia"/>
        </w:rPr>
        <w:t>那長右也不在乎，跳到了另一棵樹上，繼續往下面吱吱吱的叫著。</w:t>
      </w:r>
    </w:p>
    <w:p w:rsidR="00C04663" w:rsidRDefault="00A7259F" w:rsidP="00813907">
      <w:pPr>
        <w:spacing w:after="240"/>
      </w:pPr>
      <w:r>
        <w:rPr>
          <w:rFonts w:hint="eastAsia"/>
        </w:rPr>
        <w:lastRenderedPageBreak/>
        <w:t>少了轟雷術，李龍飛全神貫注在操控飛劍上面，兩柄飛劍的速度明顯加快，動作也靈活不少。</w:t>
      </w:r>
    </w:p>
    <w:p w:rsidR="00C04663" w:rsidRDefault="00A7259F" w:rsidP="00813907">
      <w:pPr>
        <w:spacing w:after="240"/>
      </w:pPr>
      <w:r>
        <w:rPr>
          <w:rFonts w:hint="eastAsia"/>
        </w:rPr>
        <w:t>但要刺到長右仍然有一段距離，尤其是牠四耳靈敏，就算兩柄木劍一前一後包抄，牠用聽的就聽得出飛劍射來的方向，頭都不用回頭就閃了過去，氣得李龍飛是爆跳如雷，在樹下大吼著，「有種你給我下來，你下來阿！」</w:t>
      </w:r>
    </w:p>
    <w:p w:rsidR="00C04663" w:rsidRDefault="00A7259F" w:rsidP="00813907">
      <w:pPr>
        <w:spacing w:after="240"/>
      </w:pPr>
      <w:r>
        <w:rPr>
          <w:rFonts w:hint="eastAsia"/>
        </w:rPr>
        <w:t>就見一人一猴，一高一低，在那大樹下吱吱對罵著。</w:t>
      </w:r>
    </w:p>
    <w:p w:rsidR="00C04663" w:rsidRDefault="00A7259F" w:rsidP="00813907">
      <w:pPr>
        <w:spacing w:after="240"/>
      </w:pPr>
      <w:r>
        <w:rPr>
          <w:rFonts w:hint="eastAsia"/>
        </w:rPr>
        <w:t>突然雙劍旋轉，劍氣縱橫，形成劍陣的雙劍速度陡然快了一倍，那長右一時不防，被那雙劍劃過了一臂，嚇得牠不再叫囂，張牙裂嘴又吱吱吱地跑了開來。</w:t>
      </w:r>
    </w:p>
    <w:p w:rsidR="00C04663" w:rsidRDefault="00A7259F" w:rsidP="00813907">
      <w:pPr>
        <w:spacing w:after="240"/>
      </w:pPr>
      <w:r>
        <w:rPr>
          <w:rFonts w:hint="eastAsia"/>
        </w:rPr>
        <w:t>李龍飛暗嘆剛剛那招沒能成功刺殺，接下來可就難了，但他不肯放棄，一人一猴又追了起來。</w:t>
      </w:r>
    </w:p>
    <w:p w:rsidR="00C04663" w:rsidRDefault="00A7259F" w:rsidP="00813907">
      <w:pPr>
        <w:spacing w:after="240"/>
      </w:pPr>
      <w:r>
        <w:rPr>
          <w:rFonts w:hint="eastAsia"/>
        </w:rPr>
        <w:t>就在又追了快一里之時，李龍飛懷中的那髑蛐，突然唧唧唧大聲叫了起來。</w:t>
      </w:r>
    </w:p>
    <w:p w:rsidR="00C04663" w:rsidRDefault="00A7259F" w:rsidP="00813907">
      <w:pPr>
        <w:spacing w:after="240"/>
      </w:pPr>
      <w:r>
        <w:rPr>
          <w:rFonts w:hint="eastAsia"/>
        </w:rPr>
        <w:t>李龍飛遲疑了一下，「怎麼，這髑蛐這次的叫聲有些不一樣，似乎很著急甚麼的？」</w:t>
      </w:r>
    </w:p>
    <w:p w:rsidR="00C04663" w:rsidRDefault="00A7259F" w:rsidP="00813907">
      <w:pPr>
        <w:spacing w:after="240"/>
      </w:pPr>
      <w:r>
        <w:rPr>
          <w:rFonts w:hint="eastAsia"/>
        </w:rPr>
        <w:t>還在猶豫之時，他突然感到心中一悸，腦中還沒反應過來，身體先直覺性的一閃，只感覺到左臂一陣痛，三道傷痕中，鮮血淌淌流下。</w:t>
      </w:r>
    </w:p>
    <w:p w:rsidR="00C04663" w:rsidRDefault="00A7259F" w:rsidP="00813907">
      <w:pPr>
        <w:spacing w:after="240"/>
      </w:pPr>
      <w:r>
        <w:rPr>
          <w:rFonts w:hint="eastAsia"/>
        </w:rPr>
        <w:t>驚怒交加中，李龍飛看到一隻黑虎站立在前面，牠妖氣四散，惡狠狠盯著李龍飛看著，左眼上的疤讓牠看起更加猙獰，而四隻長著白毛的腳底中，右前方的那裡卻只有腳腕而已。</w:t>
      </w:r>
    </w:p>
    <w:p w:rsidR="00C04663" w:rsidRDefault="00A7259F" w:rsidP="00813907">
      <w:pPr>
        <w:spacing w:after="240"/>
      </w:pPr>
      <w:r>
        <w:rPr>
          <w:rFonts w:hint="eastAsia"/>
        </w:rPr>
        <w:t>李龍飛這時後也知道自己大禍了，腦中飛快轉動，雙劍喚回了身邊來，右手掌悄悄拿捏了轟雷術，身子壓低，謹慎翼翼地往後退去。</w:t>
      </w:r>
    </w:p>
    <w:p w:rsidR="00C04663" w:rsidRDefault="00A7259F" w:rsidP="00813907">
      <w:pPr>
        <w:spacing w:after="240"/>
      </w:pPr>
      <w:r>
        <w:rPr>
          <w:rFonts w:hint="eastAsia"/>
        </w:rPr>
        <w:t>那黑虎舔了舔右腳，彷彿那傷口還會痛似的，跟著狂吼一聲，往李龍飛這裡衝來。</w:t>
      </w:r>
    </w:p>
    <w:p w:rsidR="00C04663" w:rsidRDefault="00A7259F" w:rsidP="00813907">
      <w:pPr>
        <w:spacing w:after="240"/>
      </w:pPr>
      <w:r>
        <w:rPr>
          <w:rFonts w:hint="eastAsia"/>
        </w:rPr>
        <w:t>李龍飛眼見戰鬥無法避免，法訣一指，雙劍齊飛，跟著轉身就跑，一顆心噗通通亂跳著，臉上一個淡淡疤痕的爪傷，隨著激動隱隱作痛浮現了出來。</w:t>
      </w:r>
    </w:p>
    <w:p w:rsidR="00C04663" w:rsidRDefault="00A7259F" w:rsidP="00813907">
      <w:pPr>
        <w:spacing w:after="240"/>
      </w:pPr>
      <w:r>
        <w:rPr>
          <w:rFonts w:hint="eastAsia"/>
        </w:rPr>
        <w:t>「該、該死的，居然是當初那隻黑虎！」李龍飛這時也認出來了，這隻黑虎，赫然是當初那隻攻擊他時，被黃半仙打跑的那隻妖獸。</w:t>
      </w:r>
    </w:p>
    <w:p w:rsidR="00C04663" w:rsidRDefault="00A7259F" w:rsidP="00813907">
      <w:pPr>
        <w:spacing w:after="240"/>
      </w:pPr>
      <w:r>
        <w:rPr>
          <w:rFonts w:hint="eastAsia"/>
        </w:rPr>
        <w:t>當時他尚未踏初修仙第一步，遇到黑虎，只能隨便拿著木劍亂揮抵擋，卻被這黑虎一掌擊飛，甚至還在臉上流下三道爪痕。</w:t>
      </w:r>
    </w:p>
    <w:p w:rsidR="00C04663" w:rsidRDefault="00A7259F" w:rsidP="00813907">
      <w:pPr>
        <w:spacing w:after="240"/>
      </w:pPr>
      <w:r>
        <w:rPr>
          <w:rFonts w:hint="eastAsia"/>
        </w:rPr>
        <w:t>好在後來遇到七葉道人，給他服了一些傷藥，這才沒留下甚麼疤痕。</w:t>
      </w:r>
    </w:p>
    <w:p w:rsidR="00C04663" w:rsidRDefault="00A7259F" w:rsidP="00813907">
      <w:pPr>
        <w:spacing w:after="240"/>
      </w:pPr>
      <w:r>
        <w:rPr>
          <w:rFonts w:hint="eastAsia"/>
        </w:rPr>
        <w:t>這時後再度遇上這黑虎，除了心底驚恐之外，新仇舊恨湧上，倒是比剛剛對上那</w:t>
      </w:r>
      <w:r>
        <w:rPr>
          <w:rFonts w:hint="eastAsia"/>
        </w:rPr>
        <w:lastRenderedPageBreak/>
        <w:t>長右還要讓他更加得升起殺機。</w:t>
      </w:r>
    </w:p>
    <w:p w:rsidR="00C04663" w:rsidRDefault="00A7259F" w:rsidP="00813907">
      <w:pPr>
        <w:spacing w:after="240"/>
      </w:pPr>
      <w:r>
        <w:rPr>
          <w:rFonts w:hint="eastAsia"/>
        </w:rPr>
        <w:t>只是當時他尚未成仙，還不察覺不到這黑虎的厲害，此時修為達到練氣四層，頓時感受到對方身上濃厚妖力，比起西門吹雪當日，更要強上許多，因此思考了片刻後，他還是決定轉身先逃再說。</w:t>
      </w:r>
    </w:p>
    <w:p w:rsidR="00C04663" w:rsidRDefault="00A7259F" w:rsidP="00813907">
      <w:pPr>
        <w:spacing w:after="240"/>
      </w:pPr>
      <w:r>
        <w:rPr>
          <w:rFonts w:hint="eastAsia"/>
        </w:rPr>
        <w:t>他卻不知，那黑虎此時見到他，心中也滿是怨氣，殺氣騰騰的堅決不放過對方。</w:t>
      </w:r>
    </w:p>
    <w:p w:rsidR="00C04663" w:rsidRDefault="00A7259F" w:rsidP="00813907">
      <w:pPr>
        <w:spacing w:after="240"/>
      </w:pPr>
      <w:r>
        <w:rPr>
          <w:rFonts w:hint="eastAsia"/>
        </w:rPr>
        <w:t>當初那黑虎在胭脂山下，吸收天地靈氣修練成一轉妖丹後，仗著自己皮堅肉硬，在附近殺害凡人數十，惹得民憤眾怒，最終輾轉拜託了七葉道人幫忙出手收拾。</w:t>
      </w:r>
    </w:p>
    <w:p w:rsidR="00C04663" w:rsidRDefault="00A7259F" w:rsidP="00813907">
      <w:pPr>
        <w:spacing w:after="240"/>
      </w:pPr>
      <w:r>
        <w:rPr>
          <w:rFonts w:hint="eastAsia"/>
        </w:rPr>
        <w:t>七葉道人於是派弟子黃半仙追殺黑虎數十里，這才有遇上李龍飛一事。</w:t>
      </w:r>
    </w:p>
    <w:p w:rsidR="00C04663" w:rsidRDefault="00A7259F" w:rsidP="00813907">
      <w:pPr>
        <w:spacing w:after="240"/>
      </w:pPr>
      <w:r>
        <w:rPr>
          <w:rFonts w:hint="eastAsia"/>
        </w:rPr>
        <w:t>而後這黑虎因為被黃半仙砍斷了一隻腳掌，又傷了一眼，這才明白了人外有人，天外有天的道理，於是遠離他鄉來到這自在道附近，潛心修練，在心無旁騖下，竟達到了二轉妖丹。</w:t>
      </w:r>
    </w:p>
    <w:p w:rsidR="00C04663" w:rsidRDefault="00A7259F" w:rsidP="00813907">
      <w:pPr>
        <w:spacing w:after="240"/>
      </w:pPr>
      <w:r>
        <w:rPr>
          <w:rFonts w:hint="eastAsia"/>
        </w:rPr>
        <w:t>想不到今日正在吐吶靈氣時，聞到當日自己追殺的那小子氣味，他心中遷怒，於是跑了出來，打算將當時遇到的那凡人殺死，以洩自己心頭之恨。</w:t>
      </w:r>
    </w:p>
    <w:p w:rsidR="00C04663" w:rsidRDefault="00A7259F" w:rsidP="00813907">
      <w:pPr>
        <w:spacing w:after="240"/>
      </w:pPr>
      <w:r>
        <w:rPr>
          <w:rFonts w:hint="eastAsia"/>
        </w:rPr>
        <w:t>這時雖感受到李龍飛身上的靈氣而遲疑了下，但仇恨上心頭，不管三七二十一衝出來抓傷了李龍飛的左手。</w:t>
      </w:r>
    </w:p>
    <w:p w:rsidR="00C04663" w:rsidRDefault="00A7259F" w:rsidP="00813907">
      <w:pPr>
        <w:spacing w:after="240"/>
      </w:pPr>
      <w:r>
        <w:rPr>
          <w:rFonts w:hint="eastAsia"/>
        </w:rPr>
        <w:t>李龍飛控著那兩柄飛劍，心驚膽跳地防守著，同時往後努力奔跑，與方才追殺長右的處境反了過來，與此同時，他的右手也不忘凝聚轟雷術，只等時機成熟，一個出奇不意便要回頭擊殺這頭黑虎。</w:t>
      </w:r>
    </w:p>
    <w:p w:rsidR="00C04663" w:rsidRDefault="00A7259F" w:rsidP="00813907">
      <w:pPr>
        <w:spacing w:after="240"/>
      </w:pPr>
      <w:r>
        <w:rPr>
          <w:rFonts w:hint="eastAsia"/>
        </w:rPr>
        <w:t>這一人一虎，很快的追離了原地一兩里，其間李龍飛身上也不斷增加著許多傷口，將他身上的白衣染紅了大半，看起來很是狼狽。</w:t>
      </w:r>
    </w:p>
    <w:p w:rsidR="00C04663" w:rsidRDefault="00A7259F" w:rsidP="00813907">
      <w:pPr>
        <w:spacing w:after="240"/>
      </w:pPr>
      <w:r>
        <w:rPr>
          <w:rFonts w:hint="eastAsia"/>
        </w:rPr>
        <w:t>但李龍飛一邊交手，一邊對自在訣上記載靈氣使用的法門一一突破，許多原本不太懂的地方，如今在戰鬥中竟得以印證，甚至那飛劍的操控法門，也越來越懂得如何以最少的力氣，盡到最大的速度。</w:t>
      </w:r>
    </w:p>
    <w:p w:rsidR="00C04663" w:rsidRDefault="00A7259F" w:rsidP="00813907">
      <w:pPr>
        <w:spacing w:after="240"/>
      </w:pPr>
      <w:r>
        <w:rPr>
          <w:rFonts w:hint="eastAsia"/>
        </w:rPr>
        <w:t>如果這次能逃過此劫，李龍飛有很大的把握，自己回去後的實力必定能再有所突破一些。</w:t>
      </w:r>
    </w:p>
    <w:p w:rsidR="00C04663" w:rsidRDefault="00A7259F" w:rsidP="00813907">
      <w:pPr>
        <w:spacing w:after="240"/>
      </w:pPr>
      <w:r>
        <w:rPr>
          <w:rFonts w:hint="eastAsia"/>
        </w:rPr>
        <w:t>事實上，這並沒有甚麼好奇怪的，修仙路上，除了打坐修行，更多的時後是以實戰來進行修練。</w:t>
      </w:r>
    </w:p>
    <w:p w:rsidR="00C04663" w:rsidRDefault="00A7259F" w:rsidP="00813907">
      <w:pPr>
        <w:spacing w:after="240"/>
      </w:pPr>
      <w:r>
        <w:rPr>
          <w:rFonts w:hint="eastAsia"/>
        </w:rPr>
        <w:t>畢竟很多東西不能學以致用，不管再怎麼熟練，往往都還是死的。</w:t>
      </w:r>
    </w:p>
    <w:p w:rsidR="00C04663" w:rsidRDefault="00A7259F" w:rsidP="00813907">
      <w:pPr>
        <w:spacing w:after="240"/>
      </w:pPr>
      <w:r>
        <w:rPr>
          <w:rFonts w:hint="eastAsia"/>
        </w:rPr>
        <w:t>自在道中的自在長生訣雖然說被外界評價普普，但那是因為自在道人天資奇高，</w:t>
      </w:r>
      <w:r>
        <w:rPr>
          <w:rFonts w:hint="eastAsia"/>
        </w:rPr>
        <w:lastRenderedPageBreak/>
        <w:t>沒拜任何師門，靠著一些奇遇，就能踏上仙路並成就金丹，可說天賦異稟。</w:t>
      </w:r>
    </w:p>
    <w:p w:rsidR="00C04663" w:rsidRDefault="00A7259F" w:rsidP="00813907">
      <w:pPr>
        <w:spacing w:after="240"/>
      </w:pPr>
      <w:r>
        <w:rPr>
          <w:rFonts w:hint="eastAsia"/>
        </w:rPr>
        <w:t>這樣的一個仙人，他所創的自在長生訣若不是同樣天資奇高的人來學，往往很多修行中的困難點，會無法理解，或該解釋而沒有解釋，當然也就讓人難以吸收，從而覺得不怎麼出色了。</w:t>
      </w:r>
    </w:p>
    <w:p w:rsidR="00C04663" w:rsidRDefault="00A7259F" w:rsidP="00813907">
      <w:pPr>
        <w:spacing w:after="240"/>
      </w:pPr>
      <w:r>
        <w:rPr>
          <w:rFonts w:hint="eastAsia"/>
        </w:rPr>
        <w:t>此時李龍飛跟黑虎打鬥的同時，雖然身上染血處越來越多，但對於許多靈氣的使用方法跟疑惑處，有了一絲絲的明悟。</w:t>
      </w:r>
    </w:p>
    <w:p w:rsidR="00C04663" w:rsidRDefault="00A7259F" w:rsidP="00813907">
      <w:pPr>
        <w:spacing w:after="240"/>
      </w:pPr>
      <w:r>
        <w:rPr>
          <w:rFonts w:hint="eastAsia"/>
        </w:rPr>
        <w:t>他這時竟漸漸忘掉仇恨，心中只是默默想著，「原來這裡靈氣可以這樣使用，原來法訣上講的將</w:t>
      </w:r>
      <w:del w:id="4539" w:author="簡新佳" w:date="2019-02-25T17:00:00Z">
        <w:r w:rsidDel="0012795F">
          <w:rPr>
            <w:rFonts w:hint="eastAsia"/>
          </w:rPr>
          <w:delText>靈力</w:delText>
        </w:r>
      </w:del>
      <w:ins w:id="4540" w:author="簡新佳" w:date="2019-02-25T17:00:00Z">
        <w:r w:rsidR="0012795F">
          <w:rPr>
            <w:rFonts w:hint="eastAsia"/>
          </w:rPr>
          <w:t>靈氣</w:t>
        </w:r>
      </w:ins>
      <w:r>
        <w:rPr>
          <w:rFonts w:hint="eastAsia"/>
        </w:rPr>
        <w:t>留三分，生生不息是這樣的道理</w:t>
      </w:r>
      <w:r>
        <w:t>…</w:t>
      </w:r>
      <w:r>
        <w:rPr>
          <w:rFonts w:hint="eastAsia"/>
        </w:rPr>
        <w:t>」</w:t>
      </w:r>
    </w:p>
    <w:p w:rsidR="00C04663" w:rsidRDefault="00A7259F" w:rsidP="00813907">
      <w:pPr>
        <w:spacing w:after="240"/>
      </w:pPr>
      <w:r>
        <w:rPr>
          <w:rFonts w:hint="eastAsia"/>
        </w:rPr>
        <w:t>到後來，他的飛劍速度越來越快，挑刺砍擊的角度也越來越專精，偶爾還能找到黑虎的漏洞傷到對方。</w:t>
      </w:r>
    </w:p>
    <w:p w:rsidR="00C04663" w:rsidRDefault="00A7259F" w:rsidP="00813907">
      <w:pPr>
        <w:spacing w:after="240"/>
      </w:pPr>
      <w:r>
        <w:rPr>
          <w:rFonts w:hint="eastAsia"/>
        </w:rPr>
        <w:t>雖說那黑虎皮堅肉硬，那飛劍砍穿不透，但牠也逐漸發現對方有越變越強的趨勢，尤其是其受傷的次數，從每次撲咬一個傷口，慢慢變成每三次撲咬才一個傷口，到後來，要每五次撲咬才一個傷口，再這樣下去，恐怕別說每十次撲咬一個傷口，能不能傷到對方，都是一個問題。</w:t>
      </w:r>
    </w:p>
    <w:p w:rsidR="00C04663" w:rsidRDefault="00A7259F" w:rsidP="00813907">
      <w:pPr>
        <w:spacing w:after="240"/>
      </w:pPr>
      <w:r>
        <w:rPr>
          <w:rFonts w:hint="eastAsia"/>
        </w:rPr>
        <w:t>牠心中一懍，知道不能再將對方看成當初那名凡人，大吼一聲，妖力不再保留，妖丹中一股黑色妖氣從身體四肢冒出，融合著四周的風，將自身層層盤繞，速度赫然快上三倍。</w:t>
      </w:r>
    </w:p>
    <w:p w:rsidR="00C04663" w:rsidRDefault="00A7259F" w:rsidP="00813907">
      <w:pPr>
        <w:spacing w:after="240"/>
      </w:pPr>
      <w:r>
        <w:rPr>
          <w:rFonts w:hint="eastAsia"/>
        </w:rPr>
        <w:t>這正是那黑虎的天賦，黑風罡煞！</w:t>
      </w:r>
    </w:p>
    <w:p w:rsidR="00C04663" w:rsidRDefault="00A7259F" w:rsidP="00813907">
      <w:pPr>
        <w:spacing w:after="240"/>
      </w:pPr>
      <w:r>
        <w:rPr>
          <w:rFonts w:hint="eastAsia"/>
        </w:rPr>
        <w:t>李龍飛本來正沉浸在揣摩明悟自在訣中奧妙之處的狀態，突然對方速度加快，他只覺得眼前一閃，那黑虎已經朝他撲了過來。</w:t>
      </w:r>
    </w:p>
    <w:p w:rsidR="00C04663" w:rsidRDefault="00A7259F" w:rsidP="00813907">
      <w:pPr>
        <w:spacing w:after="240"/>
      </w:pPr>
      <w:r>
        <w:rPr>
          <w:rFonts w:hint="eastAsia"/>
        </w:rPr>
        <w:t>危急之時，那髑蛐護主，跳出去朝那黑虎鼻頭一咬，黑虎吃痛，本能的將那髑蛐甩在地上，跟著噴出一口黑氣，瞬間退了開來。</w:t>
      </w:r>
    </w:p>
    <w:p w:rsidR="00C04663" w:rsidRDefault="00A7259F" w:rsidP="00813907">
      <w:pPr>
        <w:spacing w:after="240"/>
      </w:pPr>
      <w:r>
        <w:rPr>
          <w:rFonts w:hint="eastAsia"/>
        </w:rPr>
        <w:t>這一咬，髑蛐的毒液讓黑虎不得不以大半的妖力壓下毒性，但髑蛐本身也因為黑虎的黑氣躺在不斷抽搐，再也動彈不得。</w:t>
      </w:r>
    </w:p>
    <w:p w:rsidR="00C04663" w:rsidRDefault="00A7259F" w:rsidP="00813907">
      <w:pPr>
        <w:spacing w:after="240"/>
      </w:pPr>
      <w:r>
        <w:rPr>
          <w:rFonts w:hint="eastAsia"/>
        </w:rPr>
        <w:t>「該死的，早知道我就聽東門師兄的話，別隨便接這任務！」李龍飛看到髑蛐救了自己，心中感激之餘也彌漫著苦澀，趕忙將髑蛐收入懷中。</w:t>
      </w:r>
    </w:p>
    <w:p w:rsidR="00C04663" w:rsidRDefault="00A7259F" w:rsidP="00813907">
      <w:pPr>
        <w:spacing w:after="240"/>
      </w:pPr>
      <w:r>
        <w:rPr>
          <w:rFonts w:hint="eastAsia"/>
        </w:rPr>
        <w:t>他這時雖然後悔不已，但也知道這是一個機會，連忙轉身想要逃跑，但吃了痛的黑虎雖因髑蛐這一咬暫時不敢靠近，卻以飛快的速度不斷繞著李龍飛盤旋，不讓他有機會離開。</w:t>
      </w:r>
    </w:p>
    <w:p w:rsidR="00C04663" w:rsidRDefault="00A7259F" w:rsidP="00813907">
      <w:pPr>
        <w:spacing w:after="240"/>
      </w:pPr>
      <w:r>
        <w:rPr>
          <w:rFonts w:hint="eastAsia"/>
        </w:rPr>
        <w:t>李龍飛心中悲憤，在看不清對方身形的情況下，只能將雙劍不斷穿梭在自己四週，</w:t>
      </w:r>
      <w:r>
        <w:rPr>
          <w:rFonts w:hint="eastAsia"/>
        </w:rPr>
        <w:lastRenderedPageBreak/>
        <w:t>劃成雙圓，盡可能護住要害，同時祈禱那黑虎因髑蛐的毒性發作，自行離去。</w:t>
      </w:r>
    </w:p>
    <w:p w:rsidR="00C04663" w:rsidRDefault="00A7259F" w:rsidP="00813907">
      <w:pPr>
        <w:spacing w:after="240"/>
      </w:pPr>
      <w:r>
        <w:rPr>
          <w:rFonts w:hint="eastAsia"/>
        </w:rPr>
        <w:t>不過這想法明顯沒用，因為那黑虎轉圈的範圍，越來越縮小，眼看再過幾圈，黑虎又要再度撲來，李龍飛心中怨悔更多，只能希望還有奇跡發生。</w:t>
      </w:r>
    </w:p>
    <w:p w:rsidR="00C04663" w:rsidRDefault="00A7259F" w:rsidP="00813907">
      <w:pPr>
        <w:spacing w:after="240"/>
      </w:pPr>
      <w:r>
        <w:rPr>
          <w:rFonts w:hint="eastAsia"/>
        </w:rPr>
        <w:t>「完了完了，我要死在這裡了。我不甘心，我好不容易當上仙人，我還沒替復活我爹爹，還沒找那灰袍道人報仇，我不甘心！我不甘心阿！」</w:t>
      </w:r>
    </w:p>
    <w:p w:rsidR="00C04663" w:rsidRDefault="00A7259F" w:rsidP="00813907">
      <w:pPr>
        <w:spacing w:after="240"/>
      </w:pPr>
      <w:r>
        <w:rPr>
          <w:rFonts w:hint="eastAsia"/>
        </w:rPr>
        <w:t>就在那黑虎抓準空隙，一撲飛撲，往前一爪將李龍飛擊倒在地，並讓他吐出一口鮮血的同時，一個聲音怒叱。</w:t>
      </w:r>
    </w:p>
    <w:p w:rsidR="00C04663" w:rsidRDefault="00A7259F" w:rsidP="00813907">
      <w:pPr>
        <w:spacing w:after="240"/>
      </w:pPr>
      <w:r>
        <w:rPr>
          <w:rFonts w:hint="eastAsia"/>
        </w:rPr>
        <w:t>「孽畜！死來！」</w:t>
      </w:r>
    </w:p>
    <w:p w:rsidR="00C04663" w:rsidRDefault="00A7259F" w:rsidP="00813907">
      <w:pPr>
        <w:spacing w:after="240"/>
      </w:pPr>
      <w:r>
        <w:rPr>
          <w:rFonts w:hint="eastAsia"/>
        </w:rPr>
        <w:t>那黑虎一愣，似曾相識的畫面在腦中浮起，跟著就看到一道雷電轟來，劈在那黑虎身上，黑虎雖然不覺得痛，但下意識聯想到斷腳之痛，牠心中一驚低吼一聲，跟著也沒看個仔細，便放下李龍飛，縱身一躍，逃入了林子深處裡頭。</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張天師</w:t>
      </w:r>
    </w:p>
    <w:p w:rsidR="00C04663" w:rsidRDefault="00C04663" w:rsidP="00813907">
      <w:pPr>
        <w:spacing w:after="240"/>
      </w:pPr>
    </w:p>
    <w:p w:rsidR="00C04663" w:rsidRDefault="00A7259F" w:rsidP="00813907">
      <w:pPr>
        <w:spacing w:after="240"/>
      </w:pPr>
      <w:r>
        <w:rPr>
          <w:rFonts w:hint="eastAsia"/>
        </w:rPr>
        <w:t>眼看黑虎逃入林內，自己死裡逃生，李龍飛再也撐不下去，哇一聲再吐一口鮮血，倒了下去。</w:t>
      </w:r>
    </w:p>
    <w:p w:rsidR="00C04663" w:rsidRDefault="00A7259F" w:rsidP="00813907">
      <w:pPr>
        <w:spacing w:after="240"/>
      </w:pPr>
      <w:r>
        <w:rPr>
          <w:rFonts w:hint="eastAsia"/>
        </w:rPr>
        <w:t>就看到一個細皮白肉，胖呼呼的道人，從林子另一個地方走來。</w:t>
      </w:r>
    </w:p>
    <w:p w:rsidR="00C04663" w:rsidRDefault="00A7259F" w:rsidP="00813907">
      <w:pPr>
        <w:spacing w:after="240"/>
      </w:pPr>
      <w:r>
        <w:rPr>
          <w:rFonts w:hint="eastAsia"/>
        </w:rPr>
        <w:t>初看到對方，因為臉上鮮血直流，李龍飛還以為又是黃半仙，但是待那道人走進一看，那哪是黃半仙，是一個跟本沒見過的道童，比起自己，也大不了多少而已。</w:t>
      </w:r>
    </w:p>
    <w:p w:rsidR="00C04663" w:rsidRDefault="00A7259F" w:rsidP="00813907">
      <w:pPr>
        <w:spacing w:after="240"/>
      </w:pPr>
      <w:r>
        <w:rPr>
          <w:rFonts w:hint="eastAsia"/>
        </w:rPr>
        <w:t>不過當他看到道童身上所穿，跟嘴中唸唸有詞時，他不經目瞪口呆起來。</w:t>
      </w:r>
    </w:p>
    <w:p w:rsidR="00C04663" w:rsidRDefault="00A7259F" w:rsidP="00813907">
      <w:pPr>
        <w:spacing w:after="240"/>
      </w:pPr>
      <w:r>
        <w:rPr>
          <w:rFonts w:hint="eastAsia"/>
        </w:rPr>
        <w:t>只見那胖道童身上，叮叮噹噹掛了三把菜刀，五把小斧，左手拿著兩張護符，右手握著一個白玉法器，身上有著兩好幾層護身靈光，口中說著，「天靈靈、地靈靈、你家老子來顯靈，山中惡虎別靠近，快快躲開才聰明</w:t>
      </w:r>
      <w:r>
        <w:t>…</w:t>
      </w:r>
      <w:r>
        <w:rPr>
          <w:rFonts w:hint="eastAsia"/>
        </w:rPr>
        <w:t>」</w:t>
      </w:r>
    </w:p>
    <w:p w:rsidR="00C04663" w:rsidRDefault="00A7259F" w:rsidP="00813907">
      <w:pPr>
        <w:spacing w:after="240"/>
      </w:pPr>
      <w:r>
        <w:rPr>
          <w:rFonts w:hint="eastAsia"/>
        </w:rPr>
        <w:t>李龍飛感覺對方身上</w:t>
      </w:r>
      <w:del w:id="4541" w:author="簡新佳" w:date="2019-02-25T17:00:00Z">
        <w:r w:rsidDel="0012795F">
          <w:rPr>
            <w:rFonts w:hint="eastAsia"/>
          </w:rPr>
          <w:delText>靈力</w:delText>
        </w:r>
      </w:del>
      <w:ins w:id="4542" w:author="簡新佳" w:date="2019-02-25T17:00:00Z">
        <w:r w:rsidR="0012795F">
          <w:rPr>
            <w:rFonts w:hint="eastAsia"/>
          </w:rPr>
          <w:t>靈氣</w:t>
        </w:r>
      </w:ins>
      <w:r>
        <w:rPr>
          <w:rFonts w:hint="eastAsia"/>
        </w:rPr>
        <w:t>不強，約莫也只有練氣四五層的境界，跟自己其實差不了多少，怎能嚇跑那黑虎，於是開口問道，「這位道兄，剛剛…那雷電，是你使出的？」</w:t>
      </w:r>
    </w:p>
    <w:p w:rsidR="00C04663" w:rsidRDefault="00A7259F" w:rsidP="00813907">
      <w:pPr>
        <w:spacing w:after="240"/>
      </w:pPr>
      <w:r>
        <w:rPr>
          <w:rFonts w:hint="eastAsia"/>
        </w:rPr>
        <w:t>那胖子看了他哼一聲，得意地說，「不是俺老張使的，難道是你運氣好，老天自己降的？」</w:t>
      </w:r>
    </w:p>
    <w:p w:rsidR="00C04663" w:rsidRDefault="00A7259F" w:rsidP="00813907">
      <w:pPr>
        <w:spacing w:after="240"/>
      </w:pPr>
      <w:r>
        <w:rPr>
          <w:rFonts w:hint="eastAsia"/>
        </w:rPr>
        <w:lastRenderedPageBreak/>
        <w:t>李龍飛剛逃過大劫，被胖子這麼一嗆，倒也沒有生氣，他只是心中默默感激，低頭往懷中一看，那髑蛐正在不斷抽動，只剩幾口氣可活了。</w:t>
      </w:r>
    </w:p>
    <w:p w:rsidR="00C04663" w:rsidRDefault="00A7259F" w:rsidP="00813907">
      <w:pPr>
        <w:spacing w:after="240"/>
      </w:pPr>
      <w:r>
        <w:rPr>
          <w:rFonts w:hint="eastAsia"/>
        </w:rPr>
        <w:t>「別人都說，你是害人毒物，但你救了我一命，對我來說，卻是有如親人一般，你可別就這麼死了…」李龍飛心下悲傷，透過連繫努力地替著那髑蛐打氣著。</w:t>
      </w:r>
    </w:p>
    <w:p w:rsidR="00C04663" w:rsidRDefault="00A7259F" w:rsidP="00813907">
      <w:pPr>
        <w:spacing w:after="240"/>
      </w:pPr>
      <w:r>
        <w:rPr>
          <w:rFonts w:hint="eastAsia"/>
        </w:rPr>
        <w:t>「疑？你那髑蛐可受了重傷阿，若不立即治療，只怕撐不了多久了。」那胖子看到李龍飛懷中的髑蛐，脫口而出。</w:t>
      </w:r>
    </w:p>
    <w:p w:rsidR="00C04663" w:rsidRDefault="00A7259F" w:rsidP="00813907">
      <w:pPr>
        <w:spacing w:after="240"/>
      </w:pPr>
      <w:r>
        <w:rPr>
          <w:rFonts w:hint="eastAsia"/>
        </w:rPr>
        <w:t>「這位道友！你既然能說出這小蟲的名字，那肯定也知道救牠的方法，拜託你了，救救牠吧！」李龍飛一聽，心中如風雨中找到了個依靠，連忙對著那胖子肯求起來。</w:t>
      </w:r>
    </w:p>
    <w:p w:rsidR="00C04663" w:rsidRDefault="00A7259F" w:rsidP="00813907">
      <w:pPr>
        <w:spacing w:after="240"/>
      </w:pPr>
      <w:r>
        <w:rPr>
          <w:rFonts w:hint="eastAsia"/>
        </w:rPr>
        <w:t>「欸</w:t>
      </w:r>
      <w:r>
        <w:rPr>
          <w:rFonts w:hint="eastAsia"/>
        </w:rPr>
        <w:t>~</w:t>
      </w:r>
      <w:r>
        <w:rPr>
          <w:rFonts w:hint="eastAsia"/>
        </w:rPr>
        <w:t>這救牠的方式我不是沒有，只是代價很貴，而且還不一定成功，你願意嗎？」那胖子眉頭一皺，看著李龍飛的兩眼直問著。</w:t>
      </w:r>
    </w:p>
    <w:p w:rsidR="00C04663" w:rsidRDefault="00A7259F" w:rsidP="00813907">
      <w:pPr>
        <w:spacing w:after="240"/>
      </w:pPr>
      <w:r>
        <w:rPr>
          <w:rFonts w:hint="eastAsia"/>
        </w:rPr>
        <w:t>「可以，可以，只要能有機會救這髑蛐，你要我付甚麼代價都可以。」李龍飛一聽有救，連忙點頭將髑蛐捧了起來，就怕那胖子又改變心意。</w:t>
      </w:r>
    </w:p>
    <w:p w:rsidR="00C04663" w:rsidRDefault="00A7259F" w:rsidP="00813907">
      <w:pPr>
        <w:spacing w:after="240"/>
      </w:pPr>
      <w:r>
        <w:rPr>
          <w:rFonts w:hint="eastAsia"/>
        </w:rPr>
        <w:t>那胖子看了李龍飛腰肩的身份令牌一眼，跟著接過那髑蛐，從懷中掏出了數罐丹藥，倒出了其中幾顆藥丸，捏碎之後灑在髑蛐身上，這才把牠又還給了李龍飛。</w:t>
      </w:r>
    </w:p>
    <w:p w:rsidR="00C04663" w:rsidRDefault="00A7259F" w:rsidP="00813907">
      <w:pPr>
        <w:spacing w:after="240"/>
      </w:pPr>
      <w:r>
        <w:rPr>
          <w:rFonts w:hint="eastAsia"/>
        </w:rPr>
        <w:t>李龍飛見那髑蛐不再抽動，而是動也不動，心中默默感受那無形連繫，知道牠只是傷勢太重沉沉睡去，當下小心翼翼地收回木盒，這才雙手一躬對著那胖子行禮說道，「多謝道兄救命之恩，在下自在道李龍飛，不知道道兄是</w:t>
      </w:r>
      <w:r>
        <w:t>…</w:t>
      </w:r>
      <w:r>
        <w:rPr>
          <w:rFonts w:hint="eastAsia"/>
        </w:rPr>
        <w:t>」</w:t>
      </w:r>
    </w:p>
    <w:p w:rsidR="00C04663" w:rsidRDefault="00A7259F" w:rsidP="00813907">
      <w:pPr>
        <w:spacing w:after="240"/>
      </w:pPr>
      <w:r>
        <w:rPr>
          <w:rFonts w:hint="eastAsia"/>
        </w:rPr>
        <w:t>李龍飛入了自再道</w:t>
      </w:r>
      <w:r w:rsidR="00E255FA">
        <w:rPr>
          <w:rFonts w:hint="eastAsia"/>
        </w:rPr>
        <w:t>已多</w:t>
      </w:r>
      <w:r>
        <w:rPr>
          <w:rFonts w:hint="eastAsia"/>
        </w:rPr>
        <w:t>年，不</w:t>
      </w:r>
      <w:r w:rsidR="00E255FA">
        <w:rPr>
          <w:rFonts w:hint="eastAsia"/>
        </w:rPr>
        <w:t>再</w:t>
      </w:r>
      <w:r>
        <w:rPr>
          <w:rFonts w:hint="eastAsia"/>
        </w:rPr>
        <w:t>是剛入門的</w:t>
      </w:r>
      <w:r w:rsidR="00E255FA">
        <w:rPr>
          <w:rFonts w:hint="eastAsia"/>
        </w:rPr>
        <w:t>新</w:t>
      </w:r>
      <w:r>
        <w:rPr>
          <w:rFonts w:hint="eastAsia"/>
        </w:rPr>
        <w:t>人，對於一些仙人間的禮儀也都懂了，加上他感激對方出手相救，所以語氣很是客氣。</w:t>
      </w:r>
    </w:p>
    <w:p w:rsidR="00C04663" w:rsidRDefault="00A7259F" w:rsidP="00813907">
      <w:pPr>
        <w:spacing w:after="240"/>
      </w:pPr>
      <w:r>
        <w:rPr>
          <w:rFonts w:hint="eastAsia"/>
        </w:rPr>
        <w:t>那胖道童笑了笑，「俺叫張天師，偶然路過這裡，見那黑虎做惡，順手轟了他一個王八蛋，道友也不用太放在心上！」</w:t>
      </w:r>
    </w:p>
    <w:p w:rsidR="00C04663" w:rsidRDefault="00A7259F" w:rsidP="00813907">
      <w:pPr>
        <w:spacing w:after="240"/>
      </w:pPr>
      <w:r>
        <w:rPr>
          <w:rFonts w:hint="eastAsia"/>
        </w:rPr>
        <w:t>李龍飛一聽，對方說得有趣，心中的緊張感不由得緩了許多，雖然他心中還是有些納悶那黑虎怎麼突然逃跑，但不管如何，這張天師的確救了自己跟那髑蛐一命。</w:t>
      </w:r>
    </w:p>
    <w:p w:rsidR="00C04663" w:rsidRDefault="00A7259F" w:rsidP="00813907">
      <w:pPr>
        <w:spacing w:after="240"/>
      </w:pPr>
      <w:r>
        <w:rPr>
          <w:rFonts w:hint="eastAsia"/>
        </w:rPr>
        <w:t>此時鬆懈下來，他吞下一顆尋常</w:t>
      </w:r>
      <w:r w:rsidR="00E255FA">
        <w:rPr>
          <w:rFonts w:hint="eastAsia"/>
        </w:rPr>
        <w:t>凡人所吃的</w:t>
      </w:r>
      <w:r>
        <w:rPr>
          <w:rFonts w:hint="eastAsia"/>
        </w:rPr>
        <w:t>療傷藥，一邊運起靈氣恢復自己的傷勢。</w:t>
      </w:r>
    </w:p>
    <w:p w:rsidR="00C04663" w:rsidRDefault="00A7259F" w:rsidP="00813907">
      <w:pPr>
        <w:spacing w:after="240"/>
      </w:pPr>
      <w:r>
        <w:rPr>
          <w:rFonts w:hint="eastAsia"/>
        </w:rPr>
        <w:t>自在訣上記載著，如果受了傷，能越快治療越好，否則傷勢一久積成後患，越難化解，因此李龍飛也不顧胖子道童還在旁邊，連忙運氣療傷起來。</w:t>
      </w:r>
    </w:p>
    <w:p w:rsidR="00C04663" w:rsidRDefault="00A7259F" w:rsidP="00813907">
      <w:pPr>
        <w:spacing w:after="240"/>
      </w:pPr>
      <w:r>
        <w:rPr>
          <w:rFonts w:hint="eastAsia"/>
        </w:rPr>
        <w:t>那胖道童見他療傷，掏出了一枚丹藥，遞給了他說，「諾，既然剛剛都幫你救了</w:t>
      </w:r>
      <w:r>
        <w:rPr>
          <w:rFonts w:hint="eastAsia"/>
        </w:rPr>
        <w:lastRenderedPageBreak/>
        <w:t>那蟲子，這丹藥再給你，可以幫你療傷！」</w:t>
      </w:r>
    </w:p>
    <w:p w:rsidR="00C04663" w:rsidRDefault="00A7259F" w:rsidP="00813907">
      <w:pPr>
        <w:spacing w:after="240"/>
      </w:pPr>
      <w:r>
        <w:rPr>
          <w:rFonts w:hint="eastAsia"/>
        </w:rPr>
        <w:t>李龍飛聞那藥香，知道是類似大還丹之類的丹藥，心下一喜，接過後又是連忙稱謝一番。</w:t>
      </w:r>
    </w:p>
    <w:p w:rsidR="00C04663" w:rsidRDefault="00A7259F" w:rsidP="00813907">
      <w:pPr>
        <w:spacing w:after="240"/>
      </w:pPr>
      <w:r>
        <w:rPr>
          <w:rFonts w:hint="eastAsia"/>
        </w:rPr>
        <w:t>待到自己服下藥丹，運氣療傷個七七八八成後，李龍飛一個翻身，站起恭恭敬敬對胖道童一揖說道，「無功不受祿，道友不但救了我，還助我療傷，這等恩情難以還報，不知道友方才提的代價，所求為何，只要在下能幫上忙的，肯定義不容辭…」</w:t>
      </w:r>
    </w:p>
    <w:p w:rsidR="00C04663" w:rsidRDefault="00A7259F" w:rsidP="00813907">
      <w:pPr>
        <w:spacing w:after="240"/>
      </w:pPr>
      <w:r>
        <w:rPr>
          <w:rFonts w:hint="eastAsia"/>
        </w:rPr>
        <w:t>卻聽見張天師揮了揮手阻他繼續說完，直接從懷中掏出了一個算盤出來，跟著毫不掩飾地揮舞著略胖的手指，上上下下撥動算珠計算了起來。</w:t>
      </w:r>
    </w:p>
    <w:p w:rsidR="00C04663" w:rsidRDefault="00A7259F" w:rsidP="00813907">
      <w:pPr>
        <w:spacing w:after="240"/>
      </w:pPr>
      <w:r>
        <w:rPr>
          <w:rFonts w:hint="eastAsia"/>
        </w:rPr>
        <w:t>「行了行了，你也不用謝甚麼，俺從不做虧本生意，方才耗掉的那雷鳴符本來老子要拿來賣的，現在這樣使掉了，不加俺所花費的靈氣，算你三十靈石就好，至於那治療髑蛐的丹藥，因為使用得不多，加加減減算你二十靈石好了。」</w:t>
      </w:r>
    </w:p>
    <w:p w:rsidR="00C04663" w:rsidRDefault="00A7259F" w:rsidP="00813907">
      <w:pPr>
        <w:spacing w:after="240"/>
      </w:pPr>
      <w:r>
        <w:rPr>
          <w:rFonts w:hint="eastAsia"/>
        </w:rPr>
        <w:t>「還有阿，那個大還丹，一樣是要賣的，看在你我有緣，打個折算你四十靈石就好。」</w:t>
      </w:r>
    </w:p>
    <w:p w:rsidR="00C04663" w:rsidRDefault="00A7259F" w:rsidP="00813907">
      <w:pPr>
        <w:spacing w:after="240"/>
      </w:pPr>
      <w:r>
        <w:rPr>
          <w:rFonts w:hint="eastAsia"/>
        </w:rPr>
        <w:t>「這樣加起來總共九十個靈石，但我來這深山裡多少得收一點車馬費，湊個整數，總共一百靈石好了，你若一時付不起，先付一半，其餘的寫個收據，我日後利息算你一個月一塊靈石就好。」</w:t>
      </w:r>
    </w:p>
    <w:p w:rsidR="00C04663" w:rsidRDefault="00A7259F" w:rsidP="00813907">
      <w:pPr>
        <w:spacing w:after="240"/>
      </w:pPr>
      <w:r>
        <w:rPr>
          <w:rFonts w:hint="eastAsia"/>
        </w:rPr>
        <w:t>李龍飛一愣，原本還想說些道謝的話，開口卻變成，「這</w:t>
      </w:r>
      <w:r>
        <w:t>…</w:t>
      </w:r>
      <w:r>
        <w:rPr>
          <w:rFonts w:hint="eastAsia"/>
        </w:rPr>
        <w:t>天師道友</w:t>
      </w:r>
      <w:r>
        <w:t>…</w:t>
      </w:r>
      <w:r>
        <w:rPr>
          <w:rFonts w:hint="eastAsia"/>
        </w:rPr>
        <w:t>」</w:t>
      </w:r>
    </w:p>
    <w:p w:rsidR="00C04663" w:rsidRDefault="00A7259F" w:rsidP="00813907">
      <w:pPr>
        <w:spacing w:after="240"/>
      </w:pPr>
      <w:r>
        <w:rPr>
          <w:rFonts w:hint="eastAsia"/>
        </w:rPr>
        <w:t>那張天師又是右手一揮，故作大氣地說，「欸</w:t>
      </w:r>
      <w:r>
        <w:rPr>
          <w:rFonts w:hint="eastAsia"/>
        </w:rPr>
        <w:t>~</w:t>
      </w:r>
      <w:r>
        <w:rPr>
          <w:rFonts w:hint="eastAsia"/>
        </w:rPr>
        <w:t>道友可別嫌太貴，要知道，人命關天吶，錢財這東西嘛，再賺就有了；可命沒了，任憑你怎麼賺，都是賺不回來的。這幾樣東西，俺本來打算賣別人一百五十個靈石，但現在只賣你一百個靈石，還救了你一命，道友應該很慶幸了才是阿。」</w:t>
      </w:r>
    </w:p>
    <w:p w:rsidR="00C04663" w:rsidRDefault="00A7259F" w:rsidP="00813907">
      <w:pPr>
        <w:spacing w:after="240"/>
      </w:pPr>
      <w:r>
        <w:rPr>
          <w:rFonts w:hint="eastAsia"/>
        </w:rPr>
        <w:t>「不</w:t>
      </w:r>
      <w:r>
        <w:t>…</w:t>
      </w:r>
      <w:r>
        <w:rPr>
          <w:rFonts w:hint="eastAsia"/>
        </w:rPr>
        <w:t>不是</w:t>
      </w:r>
      <w:r>
        <w:t>…</w:t>
      </w:r>
      <w:r>
        <w:rPr>
          <w:rFonts w:hint="eastAsia"/>
        </w:rPr>
        <w:t>」李龍飛還想解釋一下，那張天師劍眉一豎，有些嚴肅地開口說道，</w:t>
      </w:r>
    </w:p>
    <w:p w:rsidR="00C04663" w:rsidRDefault="00A7259F" w:rsidP="00813907">
      <w:pPr>
        <w:spacing w:after="240"/>
      </w:pPr>
      <w:r>
        <w:rPr>
          <w:rFonts w:hint="eastAsia"/>
        </w:rPr>
        <w:t>「這…想不到你還是個會殺價的人，不應該，不應該阿…好吧，這樣，最多俺再忍痛一點，不收那車馬費了，總共收你九十個靈石就好，你可別再殺了阿！」</w:t>
      </w:r>
    </w:p>
    <w:p w:rsidR="00C04663" w:rsidRDefault="00A7259F" w:rsidP="00813907">
      <w:pPr>
        <w:spacing w:after="240"/>
      </w:pPr>
      <w:r>
        <w:rPr>
          <w:rFonts w:hint="eastAsia"/>
        </w:rPr>
        <w:t>李龍飛心中</w:t>
      </w:r>
      <w:r w:rsidR="00AC45C6">
        <w:rPr>
          <w:rFonts w:hint="eastAsia"/>
        </w:rPr>
        <w:t>一陣</w:t>
      </w:r>
      <w:r>
        <w:rPr>
          <w:rFonts w:hint="eastAsia"/>
        </w:rPr>
        <w:t>苦</w:t>
      </w:r>
      <w:r w:rsidR="00AC45C6">
        <w:rPr>
          <w:rFonts w:hint="eastAsia"/>
        </w:rPr>
        <w:t>澀</w:t>
      </w:r>
      <w:r>
        <w:rPr>
          <w:rFonts w:hint="eastAsia"/>
        </w:rPr>
        <w:t>，他也不是嫌貴，只是他就是因為缺靈石才接任務，現在任務都還沒解，哪來的靈石給對方呢？</w:t>
      </w:r>
    </w:p>
    <w:p w:rsidR="00C04663" w:rsidRDefault="00AC45C6" w:rsidP="00813907">
      <w:pPr>
        <w:spacing w:after="240"/>
      </w:pPr>
      <w:r>
        <w:rPr>
          <w:rFonts w:hint="eastAsia"/>
        </w:rPr>
        <w:t>而且那些丹藥跟</w:t>
      </w:r>
      <w:r w:rsidR="00185C8E">
        <w:rPr>
          <w:rFonts w:hint="eastAsia"/>
        </w:rPr>
        <w:t>道符</w:t>
      </w:r>
      <w:r>
        <w:rPr>
          <w:rFonts w:hint="eastAsia"/>
        </w:rPr>
        <w:t>，雖說自己不懂價格，但也知道對方賣得比一般高出許多，不由得苦笑起來。</w:t>
      </w:r>
    </w:p>
    <w:p w:rsidR="00C04663" w:rsidRDefault="00AC45C6" w:rsidP="00813907">
      <w:pPr>
        <w:spacing w:after="240"/>
      </w:pPr>
      <w:r>
        <w:rPr>
          <w:rFonts w:hint="eastAsia"/>
        </w:rPr>
        <w:t>當真是剛脫離虎口，又落入另一個狼窩阿。</w:t>
      </w:r>
    </w:p>
    <w:p w:rsidR="00C04663" w:rsidRDefault="00AC45C6" w:rsidP="00813907">
      <w:pPr>
        <w:spacing w:after="240"/>
      </w:pPr>
      <w:r>
        <w:rPr>
          <w:rFonts w:hint="eastAsia"/>
        </w:rPr>
        <w:lastRenderedPageBreak/>
        <w:t>但畢竟如對方所說的，命只有一條，撇開丹藥價格不說，能買回一條命，別說一百個靈石，一百五十個靈石他也願意付。</w:t>
      </w:r>
    </w:p>
    <w:p w:rsidR="00C04663" w:rsidRDefault="00A7259F" w:rsidP="00813907">
      <w:pPr>
        <w:spacing w:after="240"/>
      </w:pPr>
      <w:r>
        <w:rPr>
          <w:rFonts w:hint="eastAsia"/>
        </w:rPr>
        <w:t>當下他又抱拳一揖說道，「天師道友，不是在下不給付，只是在下現在實在沒有這麼多靈石可以給你。」</w:t>
      </w:r>
    </w:p>
    <w:p w:rsidR="00C04663" w:rsidRDefault="00A7259F" w:rsidP="00813907">
      <w:pPr>
        <w:spacing w:after="240"/>
      </w:pPr>
      <w:r>
        <w:rPr>
          <w:rFonts w:hint="eastAsia"/>
        </w:rPr>
        <w:t>張天師一聽眉頭皺得更緊，一手舉起，比出個二，說道，</w:t>
      </w:r>
    </w:p>
    <w:p w:rsidR="00C04663" w:rsidRDefault="00A7259F" w:rsidP="00813907">
      <w:pPr>
        <w:spacing w:after="240"/>
      </w:pPr>
      <w:r>
        <w:rPr>
          <w:rFonts w:hint="eastAsia"/>
        </w:rPr>
        <w:t>「二十個靈石？」</w:t>
      </w:r>
    </w:p>
    <w:p w:rsidR="00C04663" w:rsidRDefault="00A7259F" w:rsidP="00813907">
      <w:pPr>
        <w:spacing w:after="240"/>
      </w:pPr>
      <w:r>
        <w:rPr>
          <w:rFonts w:hint="eastAsia"/>
        </w:rPr>
        <w:t>「沒有。」</w:t>
      </w:r>
    </w:p>
    <w:p w:rsidR="00C04663" w:rsidRDefault="00A7259F" w:rsidP="00813907">
      <w:pPr>
        <w:spacing w:after="240"/>
      </w:pPr>
      <w:r>
        <w:rPr>
          <w:rFonts w:hint="eastAsia"/>
        </w:rPr>
        <w:t>「十五個？」</w:t>
      </w:r>
    </w:p>
    <w:p w:rsidR="00C04663" w:rsidRDefault="00A7259F" w:rsidP="00813907">
      <w:pPr>
        <w:spacing w:after="240"/>
      </w:pPr>
      <w:r>
        <w:rPr>
          <w:rFonts w:hint="eastAsia"/>
        </w:rPr>
        <w:t>「沒有</w:t>
      </w:r>
      <w:r>
        <w:t>…</w:t>
      </w:r>
      <w:r>
        <w:rPr>
          <w:rFonts w:hint="eastAsia"/>
        </w:rPr>
        <w:t>」</w:t>
      </w:r>
    </w:p>
    <w:p w:rsidR="00C04663" w:rsidRDefault="00A7259F" w:rsidP="00813907">
      <w:pPr>
        <w:spacing w:after="240"/>
      </w:pPr>
      <w:r>
        <w:rPr>
          <w:rFonts w:hint="eastAsia"/>
        </w:rPr>
        <w:t>「十個？」張天師說到這，已經是咬牙切齒了，他兩個眼睛發紅，看著李龍飛的樣子簡直像看到仇人似的。</w:t>
      </w:r>
    </w:p>
    <w:p w:rsidR="00C04663" w:rsidRDefault="00A7259F" w:rsidP="00813907">
      <w:pPr>
        <w:spacing w:after="240"/>
      </w:pPr>
      <w:r>
        <w:rPr>
          <w:rFonts w:hint="eastAsia"/>
        </w:rPr>
        <w:t>李龍飛看到對方的樣子，心下也很是歉疚，他掏出了儲物袋，拿出僅存的</w:t>
      </w:r>
      <w:r w:rsidR="00AC45C6">
        <w:rPr>
          <w:rFonts w:hint="eastAsia"/>
        </w:rPr>
        <w:t>一</w:t>
      </w:r>
      <w:r>
        <w:rPr>
          <w:rFonts w:hint="eastAsia"/>
        </w:rPr>
        <w:t>個靈石，遞給張天師，「天師道友，在下真的只剩這</w:t>
      </w:r>
      <w:r w:rsidR="00AC45C6">
        <w:rPr>
          <w:rFonts w:hint="eastAsia"/>
        </w:rPr>
        <w:t>一</w:t>
      </w:r>
      <w:r>
        <w:rPr>
          <w:rFonts w:hint="eastAsia"/>
        </w:rPr>
        <w:t>個靈石，如果你不信，我將這儲物袋給你瞧瞧也行。</w:t>
      </w:r>
    </w:p>
    <w:p w:rsidR="00C04663" w:rsidRDefault="00A7259F" w:rsidP="00813907">
      <w:pPr>
        <w:spacing w:after="240"/>
      </w:pPr>
      <w:r>
        <w:rPr>
          <w:rFonts w:hint="eastAsia"/>
        </w:rPr>
        <w:t>那張天師呼了一口氣，仰天長嘆了一聲，許久才嘀咕著說，「虧了，虧了，這次真的虧了</w:t>
      </w:r>
      <w:r>
        <w:t>…</w:t>
      </w:r>
      <w:r>
        <w:rPr>
          <w:rFonts w:hint="eastAsia"/>
        </w:rPr>
        <w:t>老子從不做虧本的生意，怎麼這次這麼笨就沒先看清楚呢？」</w:t>
      </w:r>
    </w:p>
    <w:p w:rsidR="00C04663" w:rsidRDefault="00A7259F" w:rsidP="00813907">
      <w:pPr>
        <w:spacing w:after="240"/>
      </w:pPr>
      <w:r>
        <w:rPr>
          <w:rFonts w:hint="eastAsia"/>
        </w:rPr>
        <w:t>李龍飛苦笑了一下，他將剛剛那兩柄木劍其中一柄拿了出來，恭敬說道，「要不，天師道友將這把木劍拿去，約莫能換</w:t>
      </w:r>
      <w:r w:rsidR="00AC45C6">
        <w:rPr>
          <w:rFonts w:hint="eastAsia"/>
        </w:rPr>
        <w:t>幾</w:t>
      </w:r>
      <w:r>
        <w:rPr>
          <w:rFonts w:hint="eastAsia"/>
        </w:rPr>
        <w:t>個靈石，你看這樣如何？」</w:t>
      </w:r>
    </w:p>
    <w:p w:rsidR="00C04663" w:rsidRDefault="00A7259F" w:rsidP="00813907">
      <w:pPr>
        <w:spacing w:after="240"/>
      </w:pPr>
      <w:r>
        <w:rPr>
          <w:rFonts w:hint="eastAsia"/>
        </w:rPr>
        <w:t>那張天師盯著木劍半晌，心底真的很想收起，良久，才撇開了頭說，「算了，拿人防身武器這事，俺做不來。真的沒有，就當賒借你好了。下次見面，記得要環俺九十個靈石。」</w:t>
      </w:r>
    </w:p>
    <w:p w:rsidR="00C04663" w:rsidRDefault="00A7259F" w:rsidP="00813907">
      <w:pPr>
        <w:spacing w:after="240"/>
      </w:pPr>
      <w:r>
        <w:rPr>
          <w:rFonts w:hint="eastAsia"/>
        </w:rPr>
        <w:t>李龍飛笑道，「這個自然。」</w:t>
      </w:r>
    </w:p>
    <w:p w:rsidR="00C04663" w:rsidRDefault="00A7259F" w:rsidP="00813907">
      <w:pPr>
        <w:spacing w:after="240"/>
      </w:pPr>
      <w:r>
        <w:rPr>
          <w:rFonts w:hint="eastAsia"/>
        </w:rPr>
        <w:t>「每個月還要加一個靈石當利息。」</w:t>
      </w:r>
    </w:p>
    <w:p w:rsidR="00C04663" w:rsidRDefault="00A7259F" w:rsidP="00813907">
      <w:pPr>
        <w:spacing w:after="240"/>
      </w:pPr>
      <w:r>
        <w:rPr>
          <w:rFonts w:hint="eastAsia"/>
        </w:rPr>
        <w:t>「沒問題。」</w:t>
      </w:r>
    </w:p>
    <w:p w:rsidR="00C04663" w:rsidRDefault="00A7259F" w:rsidP="00813907">
      <w:pPr>
        <w:spacing w:after="240"/>
      </w:pPr>
      <w:r>
        <w:rPr>
          <w:rFonts w:hint="eastAsia"/>
        </w:rPr>
        <w:t>「還有，半年內至少要先還一半，超過半年，每個月變成多兩顆靈石。」</w:t>
      </w:r>
    </w:p>
    <w:p w:rsidR="00C04663" w:rsidRDefault="00A7259F" w:rsidP="00813907">
      <w:pPr>
        <w:spacing w:after="240"/>
      </w:pPr>
      <w:r>
        <w:rPr>
          <w:rFonts w:hint="eastAsia"/>
        </w:rPr>
        <w:t>「行，」李龍飛啼笑皆非，自己從沒見過這麼斤斤計較的人，偏偏他是自己救命恩人，也不好說些甚麼，只能滿口答應，「天師道友若怕，我三個月後先還你一些，就是只是不知道天師道友所在？」</w:t>
      </w:r>
    </w:p>
    <w:p w:rsidR="00C04663" w:rsidRDefault="00A7259F" w:rsidP="00813907">
      <w:pPr>
        <w:spacing w:after="240"/>
      </w:pPr>
      <w:r>
        <w:rPr>
          <w:rFonts w:hint="eastAsia"/>
        </w:rPr>
        <w:lastRenderedPageBreak/>
        <w:t>「俺是靈崇觀的弟子，因為要辦些事情，路過此地。你剛說你三個月後要先還我一些，可不要隨便說說阿！」那張天師抖了抖渾身的肥肉，有些擔心的說。</w:t>
      </w:r>
    </w:p>
    <w:p w:rsidR="00C04663" w:rsidRDefault="00A7259F" w:rsidP="00813907">
      <w:pPr>
        <w:spacing w:after="240"/>
      </w:pPr>
      <w:r>
        <w:rPr>
          <w:rFonts w:hint="eastAsia"/>
        </w:rPr>
        <w:t>「一定送去，天師道友放心。」</w:t>
      </w:r>
    </w:p>
    <w:p w:rsidR="00C04663" w:rsidRDefault="00A7259F" w:rsidP="00813907">
      <w:pPr>
        <w:spacing w:after="240"/>
      </w:pPr>
      <w:r>
        <w:rPr>
          <w:rFonts w:hint="eastAsia"/>
        </w:rPr>
        <w:t>「這樣吧，俺這三個月先不回宗門內，你三個月後，來到大都找俺，俺給你客棧名稱。」</w:t>
      </w:r>
    </w:p>
    <w:p w:rsidR="00C04663" w:rsidRDefault="00A7259F" w:rsidP="00813907">
      <w:pPr>
        <w:spacing w:after="240"/>
      </w:pPr>
      <w:r>
        <w:rPr>
          <w:rFonts w:hint="eastAsia"/>
        </w:rPr>
        <w:t>「好，一言為定。」李龍飛跟那張天師擊掌為誓，對方這才放下心來。</w:t>
      </w:r>
    </w:p>
    <w:p w:rsidR="00C04663" w:rsidRDefault="00A7259F" w:rsidP="00813907">
      <w:pPr>
        <w:spacing w:after="240"/>
      </w:pPr>
      <w:r>
        <w:rPr>
          <w:rFonts w:hint="eastAsia"/>
        </w:rPr>
        <w:t>大都位在自在道以西南有段距離的赤劍宗附近，是一個數千人的仙人城鎮，頗據規模，自在道任務內也有不少是需要到那裡去交換買賣物品。</w:t>
      </w:r>
    </w:p>
    <w:p w:rsidR="00C04663" w:rsidRDefault="00A7259F" w:rsidP="00813907">
      <w:pPr>
        <w:spacing w:after="240"/>
      </w:pPr>
      <w:r>
        <w:rPr>
          <w:rFonts w:hint="eastAsia"/>
        </w:rPr>
        <w:t>李龍飛看著張天師遠去，再察看自己身上傷口，只見小傷無數，大傷也有三四處，加上那長右這時早已離去，心下長嘆，這回可是賠了夫人又折兵了。</w:t>
      </w:r>
    </w:p>
    <w:p w:rsidR="00C04663" w:rsidRDefault="00A7259F" w:rsidP="00813907">
      <w:pPr>
        <w:spacing w:after="240"/>
      </w:pPr>
      <w:r>
        <w:rPr>
          <w:rFonts w:hint="eastAsia"/>
        </w:rPr>
        <w:t>回到了自在道，李龍飛退掉了那鏟除練氣二層靈氣妖獸的任務，接著乖乖接下了其他簡單的任務後，努力賺起靈石。</w:t>
      </w:r>
    </w:p>
    <w:p w:rsidR="00C04663" w:rsidRDefault="00A7259F" w:rsidP="00813907">
      <w:pPr>
        <w:spacing w:after="240"/>
      </w:pPr>
      <w:r>
        <w:rPr>
          <w:rFonts w:hint="eastAsia"/>
        </w:rPr>
        <w:t>三個月後，李龍飛</w:t>
      </w:r>
      <w:r w:rsidR="00AC45C6">
        <w:rPr>
          <w:rFonts w:hint="eastAsia"/>
        </w:rPr>
        <w:t>在這期間</w:t>
      </w:r>
      <w:r>
        <w:rPr>
          <w:rFonts w:hint="eastAsia"/>
        </w:rPr>
        <w:t>整整清掃了自在觀外觀數次，又拔了方圓好幾里的草，還幫師伯們辦事無數趟，最後</w:t>
      </w:r>
      <w:r w:rsidR="00AC45C6">
        <w:rPr>
          <w:rFonts w:hint="eastAsia"/>
        </w:rPr>
        <w:t>賣掉當初</w:t>
      </w:r>
      <w:r>
        <w:rPr>
          <w:rFonts w:hint="eastAsia"/>
        </w:rPr>
        <w:t>那個貓妖的妖丹，終於換到了四十多個靈石。</w:t>
      </w:r>
    </w:p>
    <w:p w:rsidR="00C04663" w:rsidRDefault="00A7259F" w:rsidP="00813907">
      <w:pPr>
        <w:spacing w:after="240"/>
      </w:pPr>
      <w:r>
        <w:rPr>
          <w:rFonts w:hint="eastAsia"/>
        </w:rPr>
        <w:t>加上這三個月來門下發放給弟子的靈石</w:t>
      </w:r>
      <w:r w:rsidR="00AC45C6">
        <w:rPr>
          <w:rFonts w:hint="eastAsia"/>
        </w:rPr>
        <w:t>與丹藥</w:t>
      </w:r>
      <w:r>
        <w:rPr>
          <w:rFonts w:hint="eastAsia"/>
        </w:rPr>
        <w:t>，算一算，總共湊足了五十個靈石，他心懷誠信，跟師門說了一聲後，便啟程來去大都找張天師還靈石去。</w:t>
      </w:r>
    </w:p>
    <w:p w:rsidR="00C04663" w:rsidRDefault="00A7259F" w:rsidP="00813907">
      <w:pPr>
        <w:spacing w:after="240"/>
      </w:pPr>
      <w:r>
        <w:rPr>
          <w:rFonts w:hint="eastAsia"/>
        </w:rPr>
        <w:t>「這次去大都，除了還錢外，也想多見見市面。上次的實戰中，幫助我突破了許多修練中的關頭，讓我達到了練氣四層初期頂峰，這麼看來，如果能多增廣見聞，也不失為一種修練的好方法才是。」李龍飛看著通往大都的地圖遙想著。</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大都</w:t>
      </w:r>
    </w:p>
    <w:p w:rsidR="00C04663" w:rsidRDefault="00C04663" w:rsidP="00813907">
      <w:pPr>
        <w:spacing w:after="240"/>
      </w:pPr>
    </w:p>
    <w:p w:rsidR="00C04663" w:rsidRDefault="00A7259F" w:rsidP="00813907">
      <w:pPr>
        <w:spacing w:after="240"/>
      </w:pPr>
      <w:r>
        <w:rPr>
          <w:rFonts w:hint="eastAsia"/>
        </w:rPr>
        <w:t>大都，胭脂山脈西南方，凡人小國齊國的首都。</w:t>
      </w:r>
    </w:p>
    <w:p w:rsidR="00C04663" w:rsidRDefault="00A7259F" w:rsidP="00813907">
      <w:pPr>
        <w:spacing w:after="240"/>
      </w:pPr>
      <w:r>
        <w:rPr>
          <w:rFonts w:hint="eastAsia"/>
        </w:rPr>
        <w:t>裡頭凡人眾多，熱鬧非凡，但凡人不知的是，裡頭更有過半的仙人，或是融入凡人中，或是佔聚一方，是一個仙凡交雜的熱鬧城鎮。</w:t>
      </w:r>
    </w:p>
    <w:p w:rsidR="00C04663" w:rsidRDefault="00A7259F" w:rsidP="00813907">
      <w:pPr>
        <w:spacing w:after="240"/>
      </w:pPr>
      <w:r>
        <w:rPr>
          <w:rFonts w:hint="eastAsia"/>
        </w:rPr>
        <w:t>因為是齊國首都，所以雖是凡人境內，但還是有三名築基道人陣守著。</w:t>
      </w:r>
    </w:p>
    <w:p w:rsidR="00C04663" w:rsidRDefault="00A7259F" w:rsidP="00813907">
      <w:pPr>
        <w:spacing w:after="240"/>
      </w:pPr>
      <w:r>
        <w:rPr>
          <w:rFonts w:hint="eastAsia"/>
        </w:rPr>
        <w:t>進來大都的仙人，不管修為高低，一律不能飛行，而且也不能傷害凡人，否則會</w:t>
      </w:r>
      <w:r>
        <w:rPr>
          <w:rFonts w:hint="eastAsia"/>
        </w:rPr>
        <w:lastRenderedPageBreak/>
        <w:t>被趕出去，甚至是被裡面的築基仙人鎮壓。</w:t>
      </w:r>
    </w:p>
    <w:p w:rsidR="00C04663" w:rsidRDefault="00A7259F" w:rsidP="00813907">
      <w:pPr>
        <w:spacing w:after="240"/>
      </w:pPr>
      <w:r>
        <w:rPr>
          <w:rFonts w:hint="eastAsia"/>
        </w:rPr>
        <w:t>李龍飛看著地圖上的介紹，行了近兩百里，終於到了大都城外。</w:t>
      </w:r>
    </w:p>
    <w:p w:rsidR="00C04663" w:rsidRDefault="00A7259F" w:rsidP="00813907">
      <w:pPr>
        <w:spacing w:after="240"/>
      </w:pPr>
      <w:r>
        <w:rPr>
          <w:rFonts w:hint="eastAsia"/>
        </w:rPr>
        <w:t>「這大都城，果然仙靈地氣充足，難怪齊國首都會蓋在這。就算不是仙人，長期在這居住，對凡人也是延年益壽。」</w:t>
      </w:r>
    </w:p>
    <w:p w:rsidR="00C04663" w:rsidRDefault="00A7259F" w:rsidP="00813907">
      <w:pPr>
        <w:spacing w:after="240"/>
      </w:pPr>
      <w:r>
        <w:rPr>
          <w:rFonts w:hint="eastAsia"/>
        </w:rPr>
        <w:t>「想當初，我還在李府時，我的理想是跟我爹爹一樣，當上北都的官員，而現在，對我來說，就算當上齊國裡面的大官，也算不上甚麼了！」</w:t>
      </w:r>
    </w:p>
    <w:p w:rsidR="00C04663" w:rsidRDefault="00A7259F" w:rsidP="00813907">
      <w:pPr>
        <w:spacing w:after="240"/>
      </w:pPr>
      <w:r>
        <w:rPr>
          <w:rFonts w:hint="eastAsia"/>
        </w:rPr>
        <w:t>當初李龍飛還小，加上眼界尚淺，自然沒有甚麼大志；他現在已經是踏上仙人之初的人了，自然不像以前那樣以凡人間的官員為目標。</w:t>
      </w:r>
    </w:p>
    <w:p w:rsidR="00C04663" w:rsidRDefault="00A7259F" w:rsidP="00813907">
      <w:pPr>
        <w:spacing w:after="240"/>
      </w:pPr>
      <w:r>
        <w:rPr>
          <w:rFonts w:hint="eastAsia"/>
        </w:rPr>
        <w:t>「不管怎樣，那張天師說他在這，還是快點還他靈石，免得他又擔心了。」想起那張天師，李龍飛也不由得好笑起來。</w:t>
      </w:r>
    </w:p>
    <w:p w:rsidR="00C04663" w:rsidRDefault="00A7259F" w:rsidP="00813907">
      <w:pPr>
        <w:spacing w:after="240"/>
      </w:pPr>
      <w:r>
        <w:rPr>
          <w:rFonts w:hint="eastAsia"/>
        </w:rPr>
        <w:t>初時因為對方救自己有一命之恩，但後來發現彼此修為差不多，而且對方更是視靈石如命。</w:t>
      </w:r>
    </w:p>
    <w:p w:rsidR="00C04663" w:rsidRDefault="00A7259F" w:rsidP="00813907">
      <w:pPr>
        <w:spacing w:after="240"/>
      </w:pPr>
      <w:r>
        <w:rPr>
          <w:rFonts w:hint="eastAsia"/>
        </w:rPr>
        <w:t>像這樣貪</w:t>
      </w:r>
      <w:r w:rsidR="00AC45C6">
        <w:rPr>
          <w:rFonts w:hint="eastAsia"/>
        </w:rPr>
        <w:t>財</w:t>
      </w:r>
      <w:r>
        <w:rPr>
          <w:rFonts w:hint="eastAsia"/>
        </w:rPr>
        <w:t>的人，偏偏又讓人感覺討厭不起來，可以說是李龍飛生憑見到，極為奇特的一個傢伙了。</w:t>
      </w:r>
    </w:p>
    <w:p w:rsidR="00C04663" w:rsidRDefault="00A7259F" w:rsidP="00813907">
      <w:pPr>
        <w:spacing w:after="240"/>
      </w:pPr>
      <w:r>
        <w:rPr>
          <w:rFonts w:hint="eastAsia"/>
        </w:rPr>
        <w:t>回憶的同時，李龍飛已經進到大都城內；這大都城的道路都方方正正，分十一門一宮，李龍飛便是從南面文明門進入。</w:t>
      </w:r>
    </w:p>
    <w:p w:rsidR="00C04663" w:rsidRDefault="00A7259F" w:rsidP="00813907">
      <w:pPr>
        <w:spacing w:after="240"/>
      </w:pPr>
      <w:r>
        <w:rPr>
          <w:rFonts w:hint="eastAsia"/>
        </w:rPr>
        <w:t>一進去，先繳納了一兩凡人銀幣給門邊守衛，接著便感受到城牆上有靈識掃視過來。</w:t>
      </w:r>
    </w:p>
    <w:p w:rsidR="00C04663" w:rsidRDefault="00A7259F" w:rsidP="00813907">
      <w:pPr>
        <w:spacing w:after="240"/>
      </w:pPr>
      <w:r>
        <w:rPr>
          <w:rFonts w:hint="eastAsia"/>
        </w:rPr>
        <w:t>「是城裡守衛的仙人吧？」李龍飛心想著，並沒有阻礙對方的檢視。那靈識感覺起來跟一些師兄師伯差不多，怕是有練氣八九層左右。</w:t>
      </w:r>
    </w:p>
    <w:p w:rsidR="00C04663" w:rsidRDefault="00A7259F" w:rsidP="00813907">
      <w:pPr>
        <w:spacing w:after="240"/>
      </w:pPr>
      <w:r>
        <w:rPr>
          <w:rFonts w:hint="eastAsia"/>
        </w:rPr>
        <w:t>待到靈識檢查完，那守衛對李龍飛點了點頭，便示意他可以進去。</w:t>
      </w:r>
    </w:p>
    <w:p w:rsidR="00C04663" w:rsidRDefault="00A7259F" w:rsidP="00813907">
      <w:pPr>
        <w:spacing w:after="240"/>
      </w:pPr>
      <w:r>
        <w:rPr>
          <w:rFonts w:hint="eastAsia"/>
        </w:rPr>
        <w:t>大都裡，果然如地圖說的，各式各樣的繁華人事都在裡面；李龍飛雖然已經是仙人，但少年心性，看到許多新奇事物，直撓得他心癢癢的。</w:t>
      </w:r>
    </w:p>
    <w:p w:rsidR="00C04663" w:rsidRDefault="00A7259F" w:rsidP="00813907">
      <w:pPr>
        <w:spacing w:after="240"/>
      </w:pPr>
      <w:r>
        <w:rPr>
          <w:rFonts w:hint="eastAsia"/>
        </w:rPr>
        <w:t>「待到還了靈石，我再逛一逛這大都好了。」李龍飛暗暗下了這個決定。</w:t>
      </w:r>
    </w:p>
    <w:p w:rsidR="00C04663" w:rsidRDefault="00A7259F" w:rsidP="00813907">
      <w:pPr>
        <w:spacing w:after="240"/>
      </w:pPr>
      <w:r>
        <w:rPr>
          <w:rFonts w:hint="eastAsia"/>
        </w:rPr>
        <w:t>往前再走一會，他來到東面一條大街上，走沒幾步抬頭一看，一座煙雨樓座落在大街路旁。</w:t>
      </w:r>
    </w:p>
    <w:p w:rsidR="00C04663" w:rsidRDefault="00A7259F" w:rsidP="00813907">
      <w:pPr>
        <w:spacing w:after="240"/>
      </w:pPr>
      <w:r>
        <w:rPr>
          <w:rFonts w:hint="eastAsia"/>
        </w:rPr>
        <w:t>「是這裡了，那張天師說他就在這等。」李龍飛走進了樓。</w:t>
      </w:r>
    </w:p>
    <w:p w:rsidR="00C04663" w:rsidRDefault="00A7259F" w:rsidP="00813907">
      <w:pPr>
        <w:spacing w:after="240"/>
      </w:pPr>
      <w:r>
        <w:rPr>
          <w:rFonts w:hint="eastAsia"/>
        </w:rPr>
        <w:t>一進去，裡頭已經有許多客人，只見那張天師身穿道袍，在那帶著一隻鸚鵡，配</w:t>
      </w:r>
      <w:r>
        <w:rPr>
          <w:rFonts w:hint="eastAsia"/>
        </w:rPr>
        <w:lastRenderedPageBreak/>
        <w:t>上一把南胡，邊演奏邊讓鸚鵡唱起了幾首京曲，旁邊還有個盆子，竟然是在賺凡人用的銀兩！</w:t>
      </w:r>
    </w:p>
    <w:p w:rsidR="00C04663" w:rsidRDefault="00A7259F" w:rsidP="00813907">
      <w:pPr>
        <w:spacing w:after="240"/>
      </w:pPr>
      <w:r>
        <w:rPr>
          <w:rFonts w:hint="eastAsia"/>
        </w:rPr>
        <w:t>李龍飛看得有好笑又好氣，「這張天師也太寶了，堂堂一個仙人在這表演賣藝幹麻？」</w:t>
      </w:r>
    </w:p>
    <w:p w:rsidR="00C04663" w:rsidRDefault="00A7259F" w:rsidP="00813907">
      <w:pPr>
        <w:spacing w:after="240"/>
      </w:pPr>
      <w:r>
        <w:rPr>
          <w:rFonts w:hint="eastAsia"/>
        </w:rPr>
        <w:t>只見那張天師的南胡拉得的確很有韻味，加上那鸚鵡唱腔了得，不一會，竟然收了滿滿一大盆的銀兩回來。</w:t>
      </w:r>
    </w:p>
    <w:p w:rsidR="00C04663" w:rsidRDefault="00A7259F" w:rsidP="00813907">
      <w:pPr>
        <w:spacing w:after="240"/>
      </w:pPr>
      <w:r>
        <w:rPr>
          <w:rFonts w:hint="eastAsia"/>
        </w:rPr>
        <w:t>「張道友，我來給你還東西了！」，李龍飛趁著他收錢的中斷時間，對他悄悄傳音說著。</w:t>
      </w:r>
    </w:p>
    <w:p w:rsidR="00C04663" w:rsidRDefault="00A7259F" w:rsidP="00813907">
      <w:pPr>
        <w:spacing w:after="240"/>
      </w:pPr>
      <w:r>
        <w:rPr>
          <w:rFonts w:hint="eastAsia"/>
        </w:rPr>
        <w:t>那張天師見到他，眼一亮大喜道，「好，太好了。俺今天醒來右眼皮直跳，俺就知道俺有好事了！」</w:t>
      </w:r>
    </w:p>
    <w:p w:rsidR="00C04663" w:rsidRDefault="00A7259F" w:rsidP="00813907">
      <w:pPr>
        <w:spacing w:after="240"/>
      </w:pPr>
      <w:r>
        <w:rPr>
          <w:rFonts w:hint="eastAsia"/>
        </w:rPr>
        <w:t>「你等等，等老子把錢收完，這就跟你拿東西。」</w:t>
      </w:r>
    </w:p>
    <w:p w:rsidR="00C04663" w:rsidRDefault="00A7259F" w:rsidP="00813907">
      <w:pPr>
        <w:spacing w:after="240"/>
      </w:pPr>
      <w:r>
        <w:rPr>
          <w:rFonts w:hint="eastAsia"/>
        </w:rPr>
        <w:t>李龍飛耐心地等著他向店內的客人要了一輪銀兩，不一會，竟又收一大盆銀兩回來。</w:t>
      </w:r>
    </w:p>
    <w:p w:rsidR="00C04663" w:rsidRDefault="00A7259F" w:rsidP="00813907">
      <w:pPr>
        <w:spacing w:after="240"/>
      </w:pPr>
      <w:r>
        <w:rPr>
          <w:rFonts w:hint="eastAsia"/>
        </w:rPr>
        <w:t>一來他表演的確出色，二來他的外形又惹人討喜，所以店內每個人大多打賞了他一些，甚至連一些看起來兇神惡煞的大漢都掏出了碎銀，丟入盆中裡頭。</w:t>
      </w:r>
    </w:p>
    <w:p w:rsidR="00C04663" w:rsidRDefault="00A7259F" w:rsidP="00813907">
      <w:pPr>
        <w:spacing w:after="240"/>
      </w:pPr>
      <w:r>
        <w:rPr>
          <w:rFonts w:hint="eastAsia"/>
        </w:rPr>
        <w:t>也不知道他怎麼收下這兩盆的銀兩，不一會，收完錢的張天師便來到李龍飛面前說，「道友倒是位守信用的人，時間一到，竟真的來還這靈石了。」</w:t>
      </w:r>
    </w:p>
    <w:p w:rsidR="00C04663" w:rsidRDefault="00A7259F" w:rsidP="00813907">
      <w:pPr>
        <w:spacing w:after="240"/>
      </w:pPr>
      <w:r>
        <w:rPr>
          <w:rFonts w:hint="eastAsia"/>
        </w:rPr>
        <w:t>「我不習慣說謊，這是我這三個月賺來的靈石，雖不能全部奉還，但也有五十個個左右，道兄請點算一下。」李龍飛笑著遞過一個袋子，交到了張天師的手上。</w:t>
      </w:r>
    </w:p>
    <w:p w:rsidR="00C04663" w:rsidRDefault="00A7259F" w:rsidP="00813907">
      <w:pPr>
        <w:spacing w:after="240"/>
      </w:pPr>
      <w:r>
        <w:rPr>
          <w:rFonts w:hint="eastAsia"/>
        </w:rPr>
        <w:t>張天師將袋中每個靈石拿起來看了看，然後又摸了摸，這才心滿意足地放了回去，隨即收入自己懷中。</w:t>
      </w:r>
    </w:p>
    <w:p w:rsidR="00C04663" w:rsidRDefault="00A7259F" w:rsidP="00813907">
      <w:pPr>
        <w:spacing w:after="240"/>
      </w:pPr>
      <w:r>
        <w:rPr>
          <w:rFonts w:hint="eastAsia"/>
        </w:rPr>
        <w:t>李龍飛看他那貪財的樣子有些好笑，一時好奇，便又問道，「道兄身為修道之人，喜歡靈石那是正常的事，只是在下不懂，為何道兄連凡人的銀兩也要賺呢？」</w:t>
      </w:r>
    </w:p>
    <w:p w:rsidR="00C04663" w:rsidRDefault="00A7259F" w:rsidP="00813907">
      <w:pPr>
        <w:spacing w:after="240"/>
      </w:pPr>
      <w:r>
        <w:rPr>
          <w:rFonts w:hint="eastAsia"/>
        </w:rPr>
        <w:t>張天師看了看李龍飛的衣著，又看了看自己的打扮，笑笑地問，「道友認為俺太市儈了，是嗎？」</w:t>
      </w:r>
    </w:p>
    <w:p w:rsidR="00C04663" w:rsidRDefault="00A7259F" w:rsidP="00813907">
      <w:pPr>
        <w:spacing w:after="240"/>
      </w:pPr>
      <w:r>
        <w:rPr>
          <w:rFonts w:hint="eastAsia"/>
        </w:rPr>
        <w:t>「不敢</w:t>
      </w:r>
      <w:r>
        <w:rPr>
          <w:rFonts w:hint="eastAsia"/>
        </w:rPr>
        <w:t>...</w:t>
      </w:r>
      <w:r>
        <w:rPr>
          <w:rFonts w:hint="eastAsia"/>
        </w:rPr>
        <w:t>」對方終究是自己的救命恩人，李龍飛很是客氣。</w:t>
      </w:r>
    </w:p>
    <w:p w:rsidR="00C04663" w:rsidRDefault="00A7259F" w:rsidP="00813907">
      <w:pPr>
        <w:spacing w:after="240"/>
      </w:pPr>
      <w:r>
        <w:rPr>
          <w:rFonts w:hint="eastAsia"/>
        </w:rPr>
        <w:t>「欸，俺雖然錙銖必較，但最討厭婆婆媽媽的人，是就是，不是就不是，俺問你，你是不是覺得俺太貪財？」張天師皺眉問道。</w:t>
      </w:r>
    </w:p>
    <w:p w:rsidR="00C04663" w:rsidRDefault="00A7259F" w:rsidP="00813907">
      <w:pPr>
        <w:spacing w:after="240"/>
      </w:pPr>
      <w:r>
        <w:rPr>
          <w:rFonts w:hint="eastAsia"/>
        </w:rPr>
        <w:lastRenderedPageBreak/>
        <w:t>「道兄雖然貪，但取之有道，沒有甚麼不好。」李龍飛見到對方不悅，雖把心中想法說出，卻還是拐了個彎稱讚了一下。</w:t>
      </w:r>
    </w:p>
    <w:p w:rsidR="00C04663" w:rsidRDefault="00A7259F" w:rsidP="00813907">
      <w:pPr>
        <w:spacing w:after="240"/>
      </w:pPr>
      <w:r>
        <w:rPr>
          <w:rFonts w:hint="eastAsia"/>
        </w:rPr>
        <w:t>張天師輕笑了一下，拍了他的肩說，「你說得不錯，俺欣賞你。那些表面稱讚，私底下抹黑的小人，俺是最討厭的了。」</w:t>
      </w:r>
    </w:p>
    <w:p w:rsidR="00C04663" w:rsidRDefault="00A7259F" w:rsidP="00813907">
      <w:pPr>
        <w:spacing w:after="240"/>
      </w:pPr>
      <w:r>
        <w:rPr>
          <w:rFonts w:hint="eastAsia"/>
        </w:rPr>
        <w:t>「俺跟你說，俺在修仙之前，曾窮怕了，所以俺在踏入仙門時發誓，就算不能成為最厲害的仙人，也要成為最富有的仙人！」張天師跟李龍飛說的話都用著傳音，倒也不怕客棧內他人聽到。</w:t>
      </w:r>
    </w:p>
    <w:p w:rsidR="00C04663" w:rsidRDefault="00A7259F" w:rsidP="00813907">
      <w:pPr>
        <w:spacing w:after="240"/>
      </w:pPr>
      <w:r>
        <w:rPr>
          <w:rFonts w:hint="eastAsia"/>
        </w:rPr>
        <w:t>「原來如此，那倒是在下錯怪你了。」李龍飛點了點頭。</w:t>
      </w:r>
    </w:p>
    <w:p w:rsidR="00C04663" w:rsidRDefault="00A7259F" w:rsidP="00813907">
      <w:pPr>
        <w:spacing w:after="240"/>
      </w:pPr>
      <w:r>
        <w:rPr>
          <w:rFonts w:hint="eastAsia"/>
        </w:rPr>
        <w:t>「錯怪倒也沒有，俺的師傅曾告訴俺，修仙，就要拋棄凡念，才能聽聞天道。要是俺再這麼貪下去，那一輩子都跟成仙無望，」張天師頓了頓後又嘆口氣說，「可是，要俺不貪，那比要俺去成仙還難。俺若是不貪，</w:t>
      </w:r>
      <w:commentRangeStart w:id="4543"/>
      <w:r>
        <w:rPr>
          <w:rFonts w:hint="eastAsia"/>
        </w:rPr>
        <w:t>俺當初就不會為了一塊金子，而走上修仙之路</w:t>
      </w:r>
      <w:commentRangeEnd w:id="4543"/>
      <w:r>
        <w:rPr>
          <w:rStyle w:val="af1"/>
        </w:rPr>
        <w:commentReference w:id="4543"/>
      </w:r>
      <w:r>
        <w:rPr>
          <w:rFonts w:hint="eastAsia"/>
        </w:rPr>
        <w:t>...</w:t>
      </w:r>
      <w:r>
        <w:rPr>
          <w:rFonts w:hint="eastAsia"/>
        </w:rPr>
        <w:t>」</w:t>
      </w:r>
    </w:p>
    <w:p w:rsidR="00C04663" w:rsidRDefault="00A7259F" w:rsidP="00813907">
      <w:pPr>
        <w:spacing w:after="240"/>
      </w:pPr>
      <w:r>
        <w:rPr>
          <w:rFonts w:hint="eastAsia"/>
        </w:rPr>
        <w:t>李龍飛見他緬懷過去，心中若有所思，臉上的笑容也斂起。</w:t>
      </w:r>
    </w:p>
    <w:p w:rsidR="00C04663" w:rsidRDefault="00A7259F" w:rsidP="00813907">
      <w:pPr>
        <w:spacing w:after="240"/>
      </w:pPr>
      <w:r>
        <w:rPr>
          <w:rFonts w:hint="eastAsia"/>
        </w:rPr>
        <w:t>自己修仙一路，何嘗不是帶著執念，要為父報仇，並復活爹爹呢？</w:t>
      </w:r>
    </w:p>
    <w:p w:rsidR="00C04663" w:rsidRDefault="00A7259F" w:rsidP="00813907">
      <w:pPr>
        <w:spacing w:after="240"/>
      </w:pPr>
      <w:r>
        <w:rPr>
          <w:rFonts w:hint="eastAsia"/>
        </w:rPr>
        <w:t>如果要他斷了這執念才能成仙，那成了仙，又有何意義呢？</w:t>
      </w:r>
    </w:p>
    <w:p w:rsidR="00C04663" w:rsidRDefault="00A7259F" w:rsidP="00813907">
      <w:pPr>
        <w:spacing w:after="240"/>
      </w:pPr>
      <w:r>
        <w:rPr>
          <w:rFonts w:hint="eastAsia"/>
        </w:rPr>
        <w:t>想到這，他也不由得惆悵了起來。</w:t>
      </w:r>
    </w:p>
    <w:p w:rsidR="00C04663" w:rsidRDefault="00A7259F" w:rsidP="00813907">
      <w:pPr>
        <w:spacing w:after="240"/>
      </w:pPr>
      <w:r>
        <w:rPr>
          <w:rFonts w:hint="eastAsia"/>
        </w:rPr>
        <w:t>那張天師回憶了一會，又用力拍了李龍飛一下，大笑道，「哈哈哈，想這些幹麻呢？對了，你那只蟲子，後來沒事吧！」</w:t>
      </w:r>
    </w:p>
    <w:p w:rsidR="00C04663" w:rsidRDefault="00A7259F" w:rsidP="00813907">
      <w:pPr>
        <w:spacing w:after="240"/>
      </w:pPr>
      <w:r>
        <w:rPr>
          <w:rFonts w:hint="eastAsia"/>
        </w:rPr>
        <w:t>「你是說髑蛐嗎？沒事，那次牠受傷後，幸好有你及時治療，所以沒有大礙。」李龍飛沒料到對方居然還掛念著這事，心中有些感動，當下掏出了那髑蛐出來放在手上。</w:t>
      </w:r>
    </w:p>
    <w:p w:rsidR="00C04663" w:rsidRDefault="00A7259F" w:rsidP="00813907">
      <w:pPr>
        <w:spacing w:after="240"/>
      </w:pPr>
      <w:r>
        <w:rPr>
          <w:rFonts w:hint="eastAsia"/>
        </w:rPr>
        <w:t>那髑蛐經過黑虎一事之後，加上李龍飛的小育蟲術有成，不再像以前那樣，而是很是溫馴地趴在他的掌心歪著頭看著張天師。</w:t>
      </w:r>
    </w:p>
    <w:p w:rsidR="00C04663" w:rsidRDefault="00A7259F" w:rsidP="00813907">
      <w:pPr>
        <w:spacing w:after="240"/>
      </w:pPr>
      <w:r>
        <w:rPr>
          <w:rFonts w:hint="eastAsia"/>
        </w:rPr>
        <w:t>「既然沒事，那就好，有道是客從遠方來，今天俺遇到你很是開心，來，俺做東，請客，你愛吃甚麼愛喝甚麼，都算俺的！」張天師臉上露出笑容，伸手往胸膛拍了拍說道。</w:t>
      </w:r>
    </w:p>
    <w:p w:rsidR="00C04663" w:rsidRDefault="00A7259F" w:rsidP="00813907">
      <w:pPr>
        <w:spacing w:after="240"/>
      </w:pPr>
      <w:r>
        <w:rPr>
          <w:rFonts w:hint="eastAsia"/>
        </w:rPr>
        <w:t>李龍飛嘴角微微一揚，將髑蛐收起，「我不餓，道兄心意領了，吃喝等就不用了。」</w:t>
      </w:r>
    </w:p>
    <w:p w:rsidR="00C04663" w:rsidRDefault="00A7259F" w:rsidP="00813907">
      <w:pPr>
        <w:spacing w:after="240"/>
      </w:pPr>
      <w:r>
        <w:rPr>
          <w:rFonts w:hint="eastAsia"/>
        </w:rPr>
        <w:t>張天師忽然湊到他耳邊一說，「你可別小看這煙雨樓阿，這裡除了賣凡人喝的酒菜，還有許多仙人愛喝的酒，甚至連俺家師傅，都常專程來到這買幾壺好酒配小</w:t>
      </w:r>
      <w:r>
        <w:rPr>
          <w:rFonts w:hint="eastAsia"/>
        </w:rPr>
        <w:lastRenderedPageBreak/>
        <w:t>菜喝呢！」</w:t>
      </w:r>
    </w:p>
    <w:p w:rsidR="00C04663" w:rsidRDefault="00A7259F" w:rsidP="00813907">
      <w:pPr>
        <w:spacing w:after="240"/>
      </w:pPr>
      <w:r>
        <w:rPr>
          <w:rFonts w:hint="eastAsia"/>
        </w:rPr>
        <w:t>李龍飛心下一奇？這張天師的師傅聽起來是靈崇觀的仙人，應該也是修為不錯，居然會特地來這買酒喝？那這酒，可就真的得嚐嚐看了。</w:t>
      </w:r>
    </w:p>
    <w:p w:rsidR="00C04663" w:rsidRDefault="00A7259F" w:rsidP="00813907">
      <w:pPr>
        <w:spacing w:after="240"/>
      </w:pPr>
      <w:r>
        <w:rPr>
          <w:rFonts w:hint="eastAsia"/>
        </w:rPr>
        <w:t>當下點點頭說，「既然如此，那在下的確該跟道兄喝上幾口，來，咱們找個位置坐」</w:t>
      </w:r>
    </w:p>
    <w:p w:rsidR="00C04663" w:rsidRDefault="00A7259F" w:rsidP="00813907">
      <w:pPr>
        <w:spacing w:after="240"/>
      </w:pPr>
      <w:r>
        <w:rPr>
          <w:rFonts w:hint="eastAsia"/>
        </w:rPr>
        <w:t>張天師喜道，「跟俺來，俺在這有個好場所。」隨即招呼了店小二，請他安排了一間高樓廂房，兩人獨處在那對飲。</w:t>
      </w:r>
    </w:p>
    <w:p w:rsidR="00C04663" w:rsidRDefault="00A7259F" w:rsidP="00813907">
      <w:pPr>
        <w:spacing w:after="240"/>
      </w:pPr>
      <w:r>
        <w:rPr>
          <w:rFonts w:hint="eastAsia"/>
        </w:rPr>
        <w:t>李龍飛坐在房內，環顧四週，只見這小房間雖然格局較小，但離大廳較遠，且地處寧靜，更能賞玩底下遊客，很是雅緻。</w:t>
      </w:r>
    </w:p>
    <w:p w:rsidR="00C04663" w:rsidRDefault="00A7259F" w:rsidP="00813907">
      <w:pPr>
        <w:spacing w:after="240"/>
      </w:pPr>
      <w:r>
        <w:rPr>
          <w:rFonts w:hint="eastAsia"/>
        </w:rPr>
        <w:t>「想不到道兄這間房間，頗有特色！」李龍飛舉杯一飲，一股辛辣卻溫馴的美酒吞下喉頭。</w:t>
      </w:r>
    </w:p>
    <w:p w:rsidR="00C04663" w:rsidRDefault="00A7259F" w:rsidP="00813907">
      <w:pPr>
        <w:spacing w:after="240"/>
      </w:pPr>
      <w:r>
        <w:rPr>
          <w:rFonts w:hint="eastAsia"/>
        </w:rPr>
        <w:t>「是吧，不瞞你說，這店老闆背後，也是個仙人，某次因為急需要靈石，跟俺借了些錢，因此這才認識得上。從此以後，他便替俺留了這個空房，只給俺做專屬的休息室用。」</w:t>
      </w:r>
    </w:p>
    <w:p w:rsidR="00C04663" w:rsidRDefault="00A7259F" w:rsidP="00813907">
      <w:pPr>
        <w:spacing w:after="240"/>
      </w:pPr>
      <w:r>
        <w:rPr>
          <w:rFonts w:hint="eastAsia"/>
        </w:rPr>
        <w:t>李龍飛點點頭，「道兄對人熱情，是我輩修仙之人該學的榜樣。」</w:t>
      </w:r>
    </w:p>
    <w:p w:rsidR="00C04663" w:rsidRDefault="00A7259F" w:rsidP="00813907">
      <w:pPr>
        <w:spacing w:after="240"/>
      </w:pPr>
      <w:r>
        <w:rPr>
          <w:rFonts w:hint="eastAsia"/>
        </w:rPr>
        <w:t>說完，又舉杯對飲一口。</w:t>
      </w:r>
    </w:p>
    <w:p w:rsidR="00C04663" w:rsidRDefault="00A7259F" w:rsidP="00813907">
      <w:pPr>
        <w:spacing w:after="240"/>
      </w:pPr>
      <w:r>
        <w:rPr>
          <w:rFonts w:hint="eastAsia"/>
        </w:rPr>
        <w:t>這酒的確特別，李龍飛三杯下肚，只覺得丹田中隱隱有一股靈氣流動，雖然平常修練時也會有所感覺，但像現在這樣自己不運功自然而然感應到，倒是不常見的事情。再喝幾杯，那靈氣越積越厚，竟隱隱又讓自身修為鬆動提高的現象。</w:t>
      </w:r>
    </w:p>
    <w:p w:rsidR="00C04663" w:rsidRDefault="00A7259F" w:rsidP="00813907">
      <w:pPr>
        <w:spacing w:after="240"/>
      </w:pPr>
      <w:r>
        <w:rPr>
          <w:rFonts w:hint="eastAsia"/>
        </w:rPr>
        <w:t>李龍飛又驚又喜，對著張天師問道，「道友這酒可真厲害，居然可以提高修為？莫非是仙人所釀的酒？」</w:t>
      </w:r>
    </w:p>
    <w:p w:rsidR="00C04663" w:rsidRDefault="00A7259F" w:rsidP="00813907">
      <w:pPr>
        <w:spacing w:after="240"/>
      </w:pPr>
      <w:r>
        <w:rPr>
          <w:rFonts w:hint="eastAsia"/>
        </w:rPr>
        <w:t>張天師也很是歡喜，他將面前那杯酒一飲而盡說，「俺這酒叫靈泉秘釀，是俺靈崇觀秘方所釀，需在凡人之處發酵，所以俺便寄放在這，一方面能在這賣藝賺取銀倆，一方面也是為了釀這好酒。」</w:t>
      </w:r>
    </w:p>
    <w:p w:rsidR="00C04663" w:rsidRDefault="00A7259F" w:rsidP="00813907">
      <w:pPr>
        <w:spacing w:after="240"/>
      </w:pPr>
      <w:r>
        <w:rPr>
          <w:rFonts w:hint="eastAsia"/>
        </w:rPr>
        <w:t>「這酒能打通平常難以疏通的靈脈，雖然不能立即提高修為，但長久下來，對修行幫助很大。」</w:t>
      </w:r>
    </w:p>
    <w:p w:rsidR="00C04663" w:rsidRDefault="00A7259F" w:rsidP="00813907">
      <w:pPr>
        <w:spacing w:after="240"/>
      </w:pPr>
      <w:r>
        <w:rPr>
          <w:rFonts w:hint="eastAsia"/>
        </w:rPr>
        <w:t>李龍飛一愣，慎重道，「這酒既然如此貴重，那我倒是不便多喝了。」</w:t>
      </w:r>
    </w:p>
    <w:p w:rsidR="00C04663" w:rsidRDefault="00A7259F" w:rsidP="00813907">
      <w:pPr>
        <w:spacing w:after="240"/>
      </w:pPr>
      <w:r>
        <w:rPr>
          <w:rFonts w:hint="eastAsia"/>
        </w:rPr>
        <w:t>「欸</w:t>
      </w:r>
      <w:r>
        <w:rPr>
          <w:rFonts w:hint="eastAsia"/>
        </w:rPr>
        <w:t>~</w:t>
      </w:r>
      <w:r>
        <w:rPr>
          <w:rFonts w:hint="eastAsia"/>
        </w:rPr>
        <w:t>俺做事只看順不順眼，不管其他太多的瑣事。你可別看俺平常死要錢的，這酒既然是俺要請你喝，你便不要再跟俺客氣了！否則，咱們可就算不上是朋友</w:t>
      </w:r>
      <w:r>
        <w:rPr>
          <w:rFonts w:hint="eastAsia"/>
        </w:rPr>
        <w:lastRenderedPageBreak/>
        <w:t>了。」張天師豪邁地說。</w:t>
      </w:r>
    </w:p>
    <w:p w:rsidR="00C04663" w:rsidRDefault="00A7259F" w:rsidP="00813907">
      <w:pPr>
        <w:spacing w:after="240"/>
      </w:pPr>
      <w:r>
        <w:rPr>
          <w:rFonts w:hint="eastAsia"/>
        </w:rPr>
        <w:t>李龍飛心下感激，便也不再推託甚麼。</w:t>
      </w:r>
    </w:p>
    <w:p w:rsidR="00C04663" w:rsidRDefault="00A7259F" w:rsidP="00813907">
      <w:pPr>
        <w:spacing w:after="240"/>
      </w:pPr>
      <w:r>
        <w:rPr>
          <w:rFonts w:hint="eastAsia"/>
        </w:rPr>
        <w:t>就在此時，煙雨樓外傳來一陣吆喝聲，一個洪亮的聲音大喊著，「兀那漢子，給你家爺爺死下來！」</w:t>
      </w:r>
    </w:p>
    <w:p w:rsidR="00C04663" w:rsidRDefault="00A7259F" w:rsidP="00813907">
      <w:pPr>
        <w:spacing w:after="240"/>
      </w:pPr>
      <w:r>
        <w:rPr>
          <w:rFonts w:hint="eastAsia"/>
        </w:rPr>
        <w:t>李龍飛跟張天師往窗外一看，只見許多客人都看著街上一名黑臉壯漢，他正拿著一跟木棒，對著二樓的一個客人大罵著。</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白衣少年</w:t>
      </w:r>
    </w:p>
    <w:p w:rsidR="00C04663" w:rsidRDefault="00C04663" w:rsidP="00813907">
      <w:pPr>
        <w:spacing w:after="240"/>
      </w:pPr>
    </w:p>
    <w:p w:rsidR="00C04663" w:rsidRDefault="00A7259F" w:rsidP="00813907">
      <w:pPr>
        <w:spacing w:after="240"/>
      </w:pPr>
      <w:r>
        <w:rPr>
          <w:rFonts w:hint="eastAsia"/>
        </w:rPr>
        <w:t>「嗯？有人鬧事？」李龍飛聽到外面的動靜，有些好奇地看過去。</w:t>
      </w:r>
    </w:p>
    <w:p w:rsidR="00C04663" w:rsidRDefault="00A7259F" w:rsidP="00813907">
      <w:pPr>
        <w:spacing w:after="240"/>
      </w:pPr>
      <w:r>
        <w:rPr>
          <w:rFonts w:hint="eastAsia"/>
        </w:rPr>
        <w:t>張天師倒是見怪不怪，仍是晃晃酒杯淡淡地說著，「這裡是大都，雖然殺人放火的事是幹不來的，但打架鬧事嘛，甚麼時後都有可能。」</w:t>
      </w:r>
    </w:p>
    <w:p w:rsidR="00C04663" w:rsidRDefault="00A7259F" w:rsidP="00813907">
      <w:pPr>
        <w:spacing w:after="240"/>
      </w:pPr>
      <w:r>
        <w:rPr>
          <w:rFonts w:hint="eastAsia"/>
        </w:rPr>
        <w:t>就看到兩人還在對談之時，煙雨樓內一個青袍白淨的公子走了出去。</w:t>
      </w:r>
    </w:p>
    <w:p w:rsidR="00C04663" w:rsidRDefault="00A7259F" w:rsidP="00813907">
      <w:pPr>
        <w:spacing w:after="240"/>
      </w:pPr>
      <w:r>
        <w:rPr>
          <w:rFonts w:hint="eastAsia"/>
        </w:rPr>
        <w:t>那白臉公子一出樓門，黑臉壯漢便劈頭罵道，「你這小子，老子黑炫風的事，你管個甚麼勁！」</w:t>
      </w:r>
    </w:p>
    <w:p w:rsidR="00C04663" w:rsidRDefault="00A7259F" w:rsidP="00813907">
      <w:pPr>
        <w:spacing w:after="240"/>
      </w:pPr>
      <w:r>
        <w:rPr>
          <w:rFonts w:hint="eastAsia"/>
        </w:rPr>
        <w:t>白臉公子一臉鄙夷，看著黑臉狀漢說，雙手負後淡淡地說，「不是我想管，你前天在煙雨樓內，調戲良家婦女就罷，自個的太座管不好還讓她衝進來樓內撒野，動手打傷別的女子，這種怕老婆又愛偷吃的樣子，我實在看不下去。」</w:t>
      </w:r>
    </w:p>
    <w:p w:rsidR="00C04663" w:rsidRDefault="00A7259F" w:rsidP="00813907">
      <w:pPr>
        <w:spacing w:after="240"/>
      </w:pPr>
      <w:r>
        <w:rPr>
          <w:rFonts w:hint="eastAsia"/>
        </w:rPr>
        <w:t>那黑臉壯漢被白臉公子嗆得臉色漲紅，要不是因為皮膚黝黑此時肯定已經一整個臉漲紅，眼看說不過對方，他大吼一聲，手中那根木棍呼一聲便橫打了過去。</w:t>
      </w:r>
    </w:p>
    <w:p w:rsidR="00C04663" w:rsidRDefault="00A7259F" w:rsidP="00813907">
      <w:pPr>
        <w:spacing w:after="240"/>
      </w:pPr>
      <w:r>
        <w:rPr>
          <w:rFonts w:hint="eastAsia"/>
        </w:rPr>
        <w:t>「嗯？是個練家子！」李龍飛看向那黑炫風，只見他腳底穩健，身形頗為靈巧，倒不是一個普通的凡人。</w:t>
      </w:r>
    </w:p>
    <w:p w:rsidR="00C04663" w:rsidRDefault="00A7259F" w:rsidP="00813907">
      <w:pPr>
        <w:spacing w:after="240"/>
      </w:pPr>
      <w:r>
        <w:rPr>
          <w:rFonts w:hint="eastAsia"/>
        </w:rPr>
        <w:t>「黑炫風，本名李右達，曾學觀鶴派武道一途，雖說武道跟</w:t>
      </w:r>
      <w:r w:rsidR="00CF5F6C">
        <w:rPr>
          <w:rFonts w:hint="eastAsia"/>
        </w:rPr>
        <w:t>修仙</w:t>
      </w:r>
      <w:r>
        <w:rPr>
          <w:rFonts w:hint="eastAsia"/>
        </w:rPr>
        <w:t>一路略有不同，但大凡道理殊途同歸，武道</w:t>
      </w:r>
      <w:r w:rsidR="00CF5F6C">
        <w:rPr>
          <w:rFonts w:hint="eastAsia"/>
        </w:rPr>
        <w:t>煉</w:t>
      </w:r>
      <w:r>
        <w:rPr>
          <w:rFonts w:hint="eastAsia"/>
        </w:rPr>
        <w:t>的是體，而修</w:t>
      </w:r>
      <w:r w:rsidR="00CF5F6C">
        <w:rPr>
          <w:rFonts w:hint="eastAsia"/>
        </w:rPr>
        <w:t>仙修</w:t>
      </w:r>
      <w:r>
        <w:rPr>
          <w:rFonts w:hint="eastAsia"/>
        </w:rPr>
        <w:t>的是氣，這黑炫風</w:t>
      </w:r>
      <w:r w:rsidR="00CF5F6C">
        <w:rPr>
          <w:rFonts w:hint="eastAsia"/>
        </w:rPr>
        <w:t>練</w:t>
      </w:r>
      <w:r>
        <w:rPr>
          <w:rFonts w:hint="eastAsia"/>
        </w:rPr>
        <w:t>體已經有一段時間，倒也讓他在大都頗有一番名氣。」張天師漫不經心說來。</w:t>
      </w:r>
    </w:p>
    <w:p w:rsidR="00C04663" w:rsidRDefault="00A7259F" w:rsidP="00813907">
      <w:pPr>
        <w:spacing w:after="240"/>
      </w:pPr>
      <w:r>
        <w:rPr>
          <w:rFonts w:hint="eastAsia"/>
        </w:rPr>
        <w:t>「喔？」李龍飛先前層被西門吹雪用體術打敗過，自然知道體術的厲害，但他卻不知道體術真正的修練方法，此時聽到張天師說明，不由得起了些興趣。</w:t>
      </w:r>
    </w:p>
    <w:p w:rsidR="00C04663" w:rsidRDefault="00A7259F" w:rsidP="00813907">
      <w:pPr>
        <w:spacing w:after="240"/>
      </w:pPr>
      <w:r>
        <w:rPr>
          <w:rFonts w:hint="eastAsia"/>
        </w:rPr>
        <w:lastRenderedPageBreak/>
        <w:t>「練體之術修的是以氣練體，凝而不發，達到身強體健的作用，雖說初期會比</w:t>
      </w:r>
      <w:r w:rsidR="00C10BD7">
        <w:rPr>
          <w:rFonts w:hint="eastAsia"/>
        </w:rPr>
        <w:t>修</w:t>
      </w:r>
      <w:r w:rsidR="00765B82">
        <w:rPr>
          <w:rFonts w:hint="eastAsia"/>
        </w:rPr>
        <w:t>氣的</w:t>
      </w:r>
      <w:r>
        <w:rPr>
          <w:rFonts w:hint="eastAsia"/>
        </w:rPr>
        <w:t>容易，而且更有效果，但在中後期難度卻會急速增加，要突破十分困難，所以這千千萬萬年以來，大部份的人都採用</w:t>
      </w:r>
      <w:r w:rsidR="00765B82">
        <w:rPr>
          <w:rFonts w:hint="eastAsia"/>
        </w:rPr>
        <w:t>修仙</w:t>
      </w:r>
      <w:r>
        <w:rPr>
          <w:rFonts w:hint="eastAsia"/>
        </w:rPr>
        <w:t>的方式了，而將體術拿來輔助而已。」</w:t>
      </w:r>
    </w:p>
    <w:p w:rsidR="00C04663" w:rsidRDefault="00A7259F" w:rsidP="00813907">
      <w:pPr>
        <w:spacing w:after="240"/>
      </w:pPr>
      <w:r>
        <w:rPr>
          <w:rFonts w:hint="eastAsia"/>
        </w:rPr>
        <w:t>張天師繼續說道，「況且，就算真的想以練體走下去，也很難找到好的法門或宗派去學習。這黑炫風拜的觀鶴派只是一個小小不成氣候的練體門派，他能練到這樣，已經十分了得了。」</w:t>
      </w:r>
    </w:p>
    <w:p w:rsidR="00C04663" w:rsidRDefault="00A7259F" w:rsidP="00813907">
      <w:pPr>
        <w:spacing w:after="240"/>
      </w:pPr>
      <w:r>
        <w:rPr>
          <w:rFonts w:hint="eastAsia"/>
        </w:rPr>
        <w:t>就在他說話的同時，這時黑炫風一根木棒已經揮舞得有如狂風暴雨一般，周圍看熱鬧的人群都散了開來，以免被波及到。</w:t>
      </w:r>
    </w:p>
    <w:p w:rsidR="00C04663" w:rsidRDefault="00A7259F" w:rsidP="00813907">
      <w:pPr>
        <w:spacing w:after="240"/>
      </w:pPr>
      <w:r>
        <w:rPr>
          <w:rFonts w:hint="eastAsia"/>
        </w:rPr>
        <w:t>但看那白臉公子雖然臉上仍掛著鄙視，但行動卻沒有輕敵，他放鬆了身子，順著攻過來的棍風飄飄蕩蕩，猶如一艄在汪洋中的小船，雖然風波不停，但它依舊飄浮在水上。</w:t>
      </w:r>
    </w:p>
    <w:p w:rsidR="00C04663" w:rsidRDefault="00A7259F" w:rsidP="00813907">
      <w:pPr>
        <w:spacing w:after="240"/>
      </w:pPr>
      <w:r>
        <w:rPr>
          <w:rFonts w:hint="eastAsia"/>
        </w:rPr>
        <w:t>那黑炫風越攻越急，心底一氣，大喝一聲，棍法陡變，形成大開大闔之勢，往白臉公子砸去。</w:t>
      </w:r>
    </w:p>
    <w:p w:rsidR="00C04663" w:rsidRDefault="00A7259F" w:rsidP="00813907">
      <w:pPr>
        <w:spacing w:after="240"/>
      </w:pPr>
      <w:r>
        <w:rPr>
          <w:rFonts w:hint="eastAsia"/>
        </w:rPr>
        <w:t>張天師眉頭暗皺，低語道，「那白臉小生要遭殃了。」</w:t>
      </w:r>
    </w:p>
    <w:p w:rsidR="00C04663" w:rsidRDefault="00A7259F" w:rsidP="00813907">
      <w:pPr>
        <w:spacing w:after="240"/>
      </w:pPr>
      <w:r>
        <w:rPr>
          <w:rFonts w:hint="eastAsia"/>
        </w:rPr>
        <w:t>果然那白臉公子身上雖也明顯有練氣修為，但氣息尚淺，方才藉由一些遁術或步伐避開了黑炫風的攻勢，但這時黑炫風以力壓制，那靈氣運轉不及，開始左支右遣有些招架不住。</w:t>
      </w:r>
    </w:p>
    <w:p w:rsidR="00C04663" w:rsidRDefault="00A7259F" w:rsidP="00813907">
      <w:pPr>
        <w:spacing w:after="240"/>
      </w:pPr>
      <w:r>
        <w:rPr>
          <w:rFonts w:hint="eastAsia"/>
        </w:rPr>
        <w:t>張天師見李龍飛蠢蠢欲動，笑道，「你也不用緊張，那白臉小生既然是</w:t>
      </w:r>
      <w:r w:rsidR="00765B82">
        <w:rPr>
          <w:rFonts w:hint="eastAsia"/>
        </w:rPr>
        <w:t>修仙</w:t>
      </w:r>
      <w:r>
        <w:rPr>
          <w:rFonts w:hint="eastAsia"/>
        </w:rPr>
        <w:t>一派，自然有些法器。咱門不妨再慢慢看下去。」</w:t>
      </w:r>
    </w:p>
    <w:p w:rsidR="00C04663" w:rsidRDefault="00A7259F" w:rsidP="00813907">
      <w:pPr>
        <w:spacing w:after="240"/>
      </w:pPr>
      <w:r>
        <w:rPr>
          <w:rFonts w:hint="eastAsia"/>
        </w:rPr>
        <w:t>果然那白臉公子再過一會，從懷中掏出兩個鈴噹，口中唸唸有詞，頓時鈴噹飛上半空，跟著越變越大，與那木棍打了起來。</w:t>
      </w:r>
    </w:p>
    <w:p w:rsidR="00C04663" w:rsidRDefault="00A7259F" w:rsidP="00813907">
      <w:pPr>
        <w:spacing w:after="240"/>
      </w:pPr>
      <w:r>
        <w:rPr>
          <w:rFonts w:hint="eastAsia"/>
        </w:rPr>
        <w:t>那鈴噹雖輕，但有著靈氣包裹，砸起來也是呼呼有聲，加上它較為靈動，跟那木棍鬥起來倒是拼個棋鼓相當，不佔下風。</w:t>
      </w:r>
    </w:p>
    <w:p w:rsidR="00C04663" w:rsidRDefault="00A7259F" w:rsidP="00813907">
      <w:pPr>
        <w:spacing w:after="240"/>
      </w:pPr>
      <w:r>
        <w:rPr>
          <w:rFonts w:hint="eastAsia"/>
        </w:rPr>
        <w:t>少了木棍猛烈的攻擊，白臉公子慢慢有了喘息的空間；而那黑炫風練體之術雖然不怕白臉公子的攻擊，但沒了木棍輔助，體內的靈氣發揮有限，一時間反倒慢慢被壓制了住。</w:t>
      </w:r>
    </w:p>
    <w:p w:rsidR="00C04663" w:rsidRDefault="00A7259F" w:rsidP="00813907">
      <w:pPr>
        <w:spacing w:after="240"/>
      </w:pPr>
      <w:r>
        <w:rPr>
          <w:rFonts w:hint="eastAsia"/>
        </w:rPr>
        <w:t>再過幾十招，那鈴噹突然發出一陣叮叮噹噹之聲，將四週的人震得耳朵一陣發疼，身在攻擊範圍其中的黑炫風更是因此頭腦一陣暈眩，白臉公子一個步伐轉身，掏出一道靈符，一舉貼在黑炫風的身上，只見後者身子一晃，接著動也不動定在那裡。</w:t>
      </w:r>
    </w:p>
    <w:p w:rsidR="00C04663" w:rsidRDefault="00A7259F" w:rsidP="00813907">
      <w:pPr>
        <w:spacing w:after="240"/>
      </w:pPr>
      <w:r>
        <w:rPr>
          <w:rFonts w:hint="eastAsia"/>
        </w:rPr>
        <w:lastRenderedPageBreak/>
        <w:t>「勝負已分，黑炫風輸了。」張天師笑著下了評斷。</w:t>
      </w:r>
    </w:p>
    <w:p w:rsidR="00C04663" w:rsidRDefault="00A7259F" w:rsidP="00813907">
      <w:pPr>
        <w:spacing w:after="240"/>
      </w:pPr>
      <w:r>
        <w:rPr>
          <w:rFonts w:hint="eastAsia"/>
        </w:rPr>
        <w:t>雖然說這紛爭跟自己無關，但李龍飛也是看得有些熱血沸騰。</w:t>
      </w:r>
    </w:p>
    <w:p w:rsidR="00C04663" w:rsidRDefault="00A7259F" w:rsidP="00813907">
      <w:pPr>
        <w:spacing w:after="240"/>
      </w:pPr>
      <w:r>
        <w:rPr>
          <w:rFonts w:hint="eastAsia"/>
        </w:rPr>
        <w:t>那白臉公子放倒了黑炫風，也沒再下重手，任由他的其他隨從將他帶走，接著收起鈴鐺，揮揮袖中扇子走回煙雨樓內。</w:t>
      </w:r>
    </w:p>
    <w:p w:rsidR="00C04663" w:rsidRDefault="00A7259F" w:rsidP="00813907">
      <w:pPr>
        <w:spacing w:after="240"/>
      </w:pPr>
      <w:r>
        <w:rPr>
          <w:rFonts w:hint="eastAsia"/>
        </w:rPr>
        <w:t>張天師看李龍飛一直盯著，拍拍他說，「要不，俺請他一起上來喝杯酒吧？」</w:t>
      </w:r>
    </w:p>
    <w:p w:rsidR="00C04663" w:rsidRDefault="00A7259F" w:rsidP="00813907">
      <w:pPr>
        <w:spacing w:after="240"/>
      </w:pPr>
      <w:r>
        <w:rPr>
          <w:rFonts w:hint="eastAsia"/>
        </w:rPr>
        <w:t>李龍飛一愣，忙道，「這怎麼成，我是道友的客人，還請其他人上來，這太打擾了。」</w:t>
      </w:r>
    </w:p>
    <w:p w:rsidR="00C04663" w:rsidRDefault="00A7259F" w:rsidP="00813907">
      <w:pPr>
        <w:spacing w:after="240"/>
      </w:pPr>
      <w:r>
        <w:rPr>
          <w:rFonts w:hint="eastAsia"/>
        </w:rPr>
        <w:t>「欸</w:t>
      </w:r>
      <w:r>
        <w:rPr>
          <w:rFonts w:hint="eastAsia"/>
        </w:rPr>
        <w:t>~</w:t>
      </w:r>
      <w:r>
        <w:rPr>
          <w:rFonts w:hint="eastAsia"/>
        </w:rPr>
        <w:t>你與俺一見如故，不用這麼見外。反正這白臉小生，俺也覺得頗有好感，多交個朋友，也是好的。」</w:t>
      </w:r>
    </w:p>
    <w:p w:rsidR="00C04663" w:rsidRDefault="00A7259F" w:rsidP="00813907">
      <w:pPr>
        <w:spacing w:after="240"/>
      </w:pPr>
      <w:r>
        <w:rPr>
          <w:rFonts w:hint="eastAsia"/>
        </w:rPr>
        <w:t>「如此說來，就多謝道友了。」李龍飛抱拳說道。</w:t>
      </w:r>
    </w:p>
    <w:p w:rsidR="00C04663" w:rsidRDefault="00A7259F" w:rsidP="00813907">
      <w:pPr>
        <w:spacing w:after="240"/>
      </w:pPr>
      <w:r>
        <w:rPr>
          <w:rFonts w:hint="eastAsia"/>
        </w:rPr>
        <w:t>他本來就是富家公子，喜歡廣交朋友，這些年被打壓慣了，這才沒有作為，此時見到那白臉公子的身手，的確有些親近之意，見張天師這麼熱情，也就不再拒絕。</w:t>
      </w:r>
    </w:p>
    <w:p w:rsidR="00C04663" w:rsidRDefault="00A7259F" w:rsidP="00813907">
      <w:pPr>
        <w:spacing w:after="240"/>
      </w:pPr>
      <w:r>
        <w:rPr>
          <w:rFonts w:hint="eastAsia"/>
        </w:rPr>
        <w:t>不一會，張天師就請了那煙雨樓的店小二帶那白臉公子上來。</w:t>
      </w:r>
    </w:p>
    <w:p w:rsidR="00C04663" w:rsidRDefault="00A7259F" w:rsidP="00813907">
      <w:pPr>
        <w:spacing w:after="240"/>
      </w:pPr>
      <w:r>
        <w:rPr>
          <w:rFonts w:hint="eastAsia"/>
        </w:rPr>
        <w:t>白臉公子一上來，看到這小房間，也是驚喜了下，開口道，「這裡還有這麼一間精緻小巧的廂房，這可真是太好了。」</w:t>
      </w:r>
    </w:p>
    <w:p w:rsidR="00C04663" w:rsidRDefault="00A7259F" w:rsidP="00813907">
      <w:pPr>
        <w:spacing w:after="240"/>
      </w:pPr>
      <w:r>
        <w:rPr>
          <w:rFonts w:hint="eastAsia"/>
        </w:rPr>
        <w:t>張天師見他上來，示意店小二退下後，拉了張椅子說，「來來來，俺這裡有小菜好酒，先敬你一杯。」</w:t>
      </w:r>
    </w:p>
    <w:p w:rsidR="00C04663" w:rsidRDefault="00A7259F" w:rsidP="00813907">
      <w:pPr>
        <w:spacing w:after="240"/>
      </w:pPr>
      <w:r>
        <w:rPr>
          <w:rFonts w:hint="eastAsia"/>
        </w:rPr>
        <w:t>白臉公子客氣地行了個禮說，「敢問此間兩位兄台大名是？」</w:t>
      </w:r>
    </w:p>
    <w:p w:rsidR="00C04663" w:rsidRDefault="00A7259F" w:rsidP="00813907">
      <w:pPr>
        <w:spacing w:after="240"/>
      </w:pPr>
      <w:r>
        <w:rPr>
          <w:rFonts w:hint="eastAsia"/>
        </w:rPr>
        <w:t>「俺姓張，叫俺張天師就可以了。」</w:t>
      </w:r>
    </w:p>
    <w:p w:rsidR="00C04663" w:rsidRDefault="00A7259F" w:rsidP="00813907">
      <w:pPr>
        <w:spacing w:after="240"/>
      </w:pPr>
      <w:r>
        <w:rPr>
          <w:rFonts w:hint="eastAsia"/>
        </w:rPr>
        <w:t>「我姓李，名叫龍飛，敢問兄台貴姓？」李龍飛兩人報上名字，也順便詢問對方。</w:t>
      </w:r>
    </w:p>
    <w:p w:rsidR="00C04663" w:rsidRDefault="00A7259F" w:rsidP="00813907">
      <w:pPr>
        <w:spacing w:after="240"/>
      </w:pPr>
      <w:r>
        <w:rPr>
          <w:rFonts w:hint="eastAsia"/>
        </w:rPr>
        <w:t>那白臉公子臉上笑容微微一滯，愕然道，「原來兩位並不知道在下是誰？那怎會邀請在下上樓呢？」</w:t>
      </w:r>
    </w:p>
    <w:p w:rsidR="00C04663" w:rsidRDefault="00A7259F" w:rsidP="00813907">
      <w:pPr>
        <w:spacing w:after="240"/>
      </w:pPr>
      <w:r>
        <w:rPr>
          <w:rFonts w:hint="eastAsia"/>
        </w:rPr>
        <w:t>「哈，俺看你打那黑炫風打得很爽，心下喜歡，便邀你上來了，不知道這樣可不可以。」張天師豪爽地說著。</w:t>
      </w:r>
    </w:p>
    <w:p w:rsidR="00C04663" w:rsidRDefault="00A7259F" w:rsidP="00813907">
      <w:pPr>
        <w:spacing w:after="240"/>
      </w:pPr>
      <w:r>
        <w:rPr>
          <w:rFonts w:hint="eastAsia"/>
        </w:rPr>
        <w:t>白臉公子一聽，也哈哈一笑，說道，「行，閣下當真豪爽，在下姓黃，熟人都稱我黃公子就可以了。」</w:t>
      </w:r>
    </w:p>
    <w:p w:rsidR="00C04663" w:rsidRDefault="00A7259F" w:rsidP="00813907">
      <w:pPr>
        <w:spacing w:after="240"/>
      </w:pPr>
      <w:r>
        <w:rPr>
          <w:rFonts w:hint="eastAsia"/>
        </w:rPr>
        <w:t>張天師一聽，眼神瞇了一下，微笑不語。</w:t>
      </w:r>
    </w:p>
    <w:p w:rsidR="00C04663" w:rsidRDefault="00A7259F" w:rsidP="00813907">
      <w:pPr>
        <w:spacing w:after="240"/>
      </w:pPr>
      <w:r>
        <w:rPr>
          <w:rFonts w:hint="eastAsia"/>
        </w:rPr>
        <w:lastRenderedPageBreak/>
        <w:t>李龍飛則熱情倒了一杯酒後，遞給黃公子說，「來，這杯酒敬你剛剛表現。」</w:t>
      </w:r>
    </w:p>
    <w:p w:rsidR="00C04663" w:rsidRDefault="00A7259F" w:rsidP="00813907">
      <w:pPr>
        <w:spacing w:after="240"/>
      </w:pPr>
      <w:r>
        <w:rPr>
          <w:rFonts w:hint="eastAsia"/>
        </w:rPr>
        <w:t>黃公子將酒接了過去，沒有馬上喝下，而是放在了桌前，有些尷尬地說，「剛剛那些丟人現眼的樣子都給你們瞧見了？」</w:t>
      </w:r>
    </w:p>
    <w:p w:rsidR="00C04663" w:rsidRDefault="00A7259F" w:rsidP="00813907">
      <w:pPr>
        <w:spacing w:after="240"/>
      </w:pPr>
      <w:r>
        <w:rPr>
          <w:rFonts w:hint="eastAsia"/>
        </w:rPr>
        <w:t>「哪兒的話，你剛的身法可俊得很，尤其那兩個鈴噹，一看就知道是個好寶物。」李龍飛雖然不怎麼會稱讚人，但這時酒喝多了，開口也是很流暢。</w:t>
      </w:r>
    </w:p>
    <w:p w:rsidR="00C04663" w:rsidRDefault="00A7259F" w:rsidP="00813907">
      <w:pPr>
        <w:spacing w:after="240"/>
      </w:pPr>
      <w:r>
        <w:rPr>
          <w:rFonts w:hint="eastAsia"/>
        </w:rPr>
        <w:t>張天師則是起身一揮手，模仿方才黃公子躲開黑炫風棍法的那身形說，「你這一招連消帶打，很是不錯阿。」</w:t>
      </w:r>
    </w:p>
    <w:p w:rsidR="00C04663" w:rsidRDefault="00A7259F" w:rsidP="00813907">
      <w:pPr>
        <w:spacing w:after="240"/>
      </w:pPr>
      <w:r>
        <w:rPr>
          <w:rFonts w:hint="eastAsia"/>
        </w:rPr>
        <w:t>黃公子鮮少被這麼稱讚，心中也是有些得意，他笑容燦爛說，「這是家師教的窺劍步伐，我還只有小成而已；看兩位的樣子，也是修仙之人，不知道是師承何派呢？」</w:t>
      </w:r>
    </w:p>
    <w:p w:rsidR="00C04663" w:rsidRDefault="00A7259F" w:rsidP="00813907">
      <w:pPr>
        <w:spacing w:after="240"/>
      </w:pPr>
      <w:r>
        <w:rPr>
          <w:rFonts w:hint="eastAsia"/>
        </w:rPr>
        <w:t>張天師飲了一口酒說，「俺是靈崇觀的，這位李兄是自在道，黃兄莫不是赤劍宗一脈的弟子是嗎？」</w:t>
      </w:r>
    </w:p>
    <w:p w:rsidR="00C04663" w:rsidRDefault="00A7259F" w:rsidP="00813907">
      <w:pPr>
        <w:spacing w:after="240"/>
      </w:pPr>
      <w:r>
        <w:rPr>
          <w:rFonts w:hint="eastAsia"/>
        </w:rPr>
        <w:t>黃公子大喜道，「張兄知道敝派門號？」</w:t>
      </w:r>
    </w:p>
    <w:p w:rsidR="00C04663" w:rsidRDefault="00A7259F" w:rsidP="00813907">
      <w:pPr>
        <w:spacing w:after="240"/>
      </w:pPr>
      <w:r>
        <w:rPr>
          <w:rFonts w:hint="eastAsia"/>
        </w:rPr>
        <w:t>「風火水澤，靈赤刀鬼，在這胭脂山附近也算是赫赫有名的四大仙派了，你與俺同為四大派之一，怎會沒聽過呢？」</w:t>
      </w:r>
    </w:p>
    <w:p w:rsidR="00C04663" w:rsidRDefault="00A7259F" w:rsidP="00813907">
      <w:pPr>
        <w:spacing w:after="240"/>
      </w:pPr>
      <w:r>
        <w:rPr>
          <w:rFonts w:hint="eastAsia"/>
        </w:rPr>
        <w:t>「尤其是赤劍宗的窺劍步伐，配上禦劍術，可說是獨步一方，俺剛本就在猜，聽你一說是使用窺劍步伐，當下更加確定了。」</w:t>
      </w:r>
    </w:p>
    <w:p w:rsidR="00C04663" w:rsidRDefault="00A7259F" w:rsidP="00813907">
      <w:pPr>
        <w:spacing w:after="240"/>
      </w:pPr>
      <w:r>
        <w:rPr>
          <w:rFonts w:hint="eastAsia"/>
        </w:rPr>
        <w:t>黃公子被這一捧，有些樂了，他不自覺拿起桌上那酒，喝了一口說，「在下只是學點皮毛，方才跟那黑炫風打，還擔心丟了師門的臉，所以不敢出劍，好險險勝一籌，這才沒有讓師門蒙羞。」</w:t>
      </w:r>
    </w:p>
    <w:p w:rsidR="00C04663" w:rsidRDefault="00A7259F" w:rsidP="00813907">
      <w:pPr>
        <w:spacing w:after="240"/>
      </w:pPr>
      <w:r>
        <w:rPr>
          <w:rFonts w:hint="eastAsia"/>
        </w:rPr>
        <w:t>李龍飛舉杯又敬道，「原以為黃公子滿懷信心，想不到原來只是路見不平，這可更加難能可貴了。來，敬你一杯。」</w:t>
      </w:r>
    </w:p>
    <w:p w:rsidR="00C04663" w:rsidRDefault="00A7259F" w:rsidP="00813907">
      <w:pPr>
        <w:spacing w:after="240"/>
      </w:pPr>
      <w:r>
        <w:rPr>
          <w:rFonts w:hint="eastAsia"/>
        </w:rPr>
        <w:t>黃公子舉杯又喝了一口，眼神波光流轉，有些輕飄飄地說，「這酒很是不凡阿！」</w:t>
      </w:r>
    </w:p>
    <w:p w:rsidR="00C04663" w:rsidRDefault="00A7259F" w:rsidP="00813907">
      <w:pPr>
        <w:spacing w:after="240"/>
      </w:pPr>
      <w:r>
        <w:rPr>
          <w:rFonts w:hint="eastAsia"/>
        </w:rPr>
        <w:t>李龍飛看向張天師，笑道，「這可是張道友特釀的靈泉秘釀，對修仙之人大有幫助阿。」</w:t>
      </w:r>
    </w:p>
    <w:p w:rsidR="00C04663" w:rsidRDefault="00A7259F" w:rsidP="00813907">
      <w:pPr>
        <w:spacing w:after="240"/>
      </w:pPr>
      <w:r>
        <w:rPr>
          <w:rFonts w:hint="eastAsia"/>
        </w:rPr>
        <w:t>黃公子一聽，眼神也是一亮，又多一喝口說，「張道友真是熱情豪邁，黃某今天算是一口氣交到兩個好朋友了！」</w:t>
      </w:r>
    </w:p>
    <w:p w:rsidR="00C04663" w:rsidRDefault="00A7259F" w:rsidP="00813907">
      <w:pPr>
        <w:spacing w:after="240"/>
      </w:pPr>
      <w:r>
        <w:rPr>
          <w:rFonts w:hint="eastAsia"/>
        </w:rPr>
        <w:t>就這樣，三個人你一言我一語，對飲到了晚上未時。</w:t>
      </w:r>
    </w:p>
    <w:p w:rsidR="00C04663" w:rsidRDefault="00A7259F" w:rsidP="00813907">
      <w:pPr>
        <w:spacing w:after="240"/>
      </w:pPr>
      <w:r>
        <w:rPr>
          <w:rFonts w:hint="eastAsia"/>
        </w:rPr>
        <w:lastRenderedPageBreak/>
        <w:t>黃公子酒力較弱，喝茫了，廂房內有張小床，李張兩人便讓他先躺著歇會，叫了店小二再拿些小菜來閒聊論道。</w:t>
      </w:r>
    </w:p>
    <w:p w:rsidR="00C04663" w:rsidRDefault="00A7259F" w:rsidP="00813907">
      <w:pPr>
        <w:spacing w:after="240"/>
      </w:pPr>
      <w:r>
        <w:rPr>
          <w:rFonts w:hint="eastAsia"/>
        </w:rPr>
        <w:t>就在兩人正談到修仙路上的一些難關時，突然煙雨樓一個熟悉的聲音大喊著，「那該死的黃毛小子，給你家爺爺滾下來！」</w:t>
      </w:r>
    </w:p>
    <w:p w:rsidR="00C04663" w:rsidRDefault="00A7259F" w:rsidP="00813907">
      <w:pPr>
        <w:spacing w:after="240"/>
      </w:pPr>
      <w:r>
        <w:rPr>
          <w:rFonts w:hint="eastAsia"/>
        </w:rPr>
        <w:t>李龍飛往窗外一看，眉頭不禁皺了起來說，「怎麼又是那個黑炫風？他下午不是才被送走，現在居然又敢來叫囂，到底是學不乖還是？」</w:t>
      </w:r>
    </w:p>
    <w:p w:rsidR="00C04663" w:rsidRDefault="00A7259F" w:rsidP="00813907">
      <w:pPr>
        <w:spacing w:after="240"/>
      </w:pPr>
      <w:r>
        <w:rPr>
          <w:rFonts w:hint="eastAsia"/>
        </w:rPr>
        <w:t>「唔、他敢再來，想必有所持勢，咱們先看情況再說。」張天師也收起了笑容，看了看人群中的黑炫風。</w:t>
      </w:r>
    </w:p>
    <w:p w:rsidR="00C04663" w:rsidRDefault="00A7259F" w:rsidP="00813907">
      <w:pPr>
        <w:spacing w:after="240"/>
      </w:pPr>
      <w:r>
        <w:rPr>
          <w:rFonts w:hint="eastAsia"/>
        </w:rPr>
        <w:t>這黑炫風下午被黃公子打倒，隨從抬了他回去，這時後卻又厚著臉皮，拿著一根木棍再度來挑戰。</w:t>
      </w:r>
    </w:p>
    <w:p w:rsidR="00C04663" w:rsidRDefault="00A7259F" w:rsidP="00813907">
      <w:pPr>
        <w:spacing w:after="240"/>
      </w:pPr>
      <w:r>
        <w:rPr>
          <w:rFonts w:hint="eastAsia"/>
        </w:rPr>
        <w:t>張天師看了半晌，搖頭說，「不太對，那跟木棍跟下午的木棍有些差異，而且俺感覺他的身後，應該還有人撐腰。」</w:t>
      </w:r>
    </w:p>
    <w:p w:rsidR="00C04663" w:rsidRDefault="00A7259F" w:rsidP="00813907">
      <w:pPr>
        <w:spacing w:after="240"/>
      </w:pPr>
      <w:r>
        <w:rPr>
          <w:rFonts w:hint="eastAsia"/>
        </w:rPr>
        <w:t>李龍飛順著他的話一看，果然見到那木棍散發淡淡的靈氣，跟下午那跟凡木有些不同，同時他感覺有一股視線朝他們這小窗射來，不由得心頭一愣，「張道友，要不，我們就先別出去吧！反正黃公子也睡了，我就不信他們敢硬上來？」</w:t>
      </w:r>
    </w:p>
    <w:p w:rsidR="00C04663" w:rsidRDefault="00A7259F" w:rsidP="00813907">
      <w:pPr>
        <w:spacing w:after="240"/>
      </w:pPr>
      <w:r>
        <w:rPr>
          <w:rFonts w:hint="eastAsia"/>
        </w:rPr>
        <w:t>張天師點點頭，「俺也這樣想，反正，現在天色也晚了，他們叫一陣，應該就會走了。」</w:t>
      </w:r>
    </w:p>
    <w:p w:rsidR="00C04663" w:rsidRDefault="00A7259F" w:rsidP="00813907">
      <w:pPr>
        <w:spacing w:after="240"/>
      </w:pPr>
      <w:r>
        <w:rPr>
          <w:rFonts w:hint="eastAsia"/>
        </w:rPr>
        <w:t>但聽見黑炫風在下面越叫囂越是難聽，甚麼黃公子下午只是靠運氣打贏，甚麼前天是因為要跟黑炫風搶女人才出手，又說甚麼要不是因為怕打傷他，黑炫風下午早就出全力了，說到後來，搞得好像是黃公子輸了一樣。</w:t>
      </w:r>
    </w:p>
    <w:p w:rsidR="00C04663" w:rsidRDefault="00A7259F" w:rsidP="00813907">
      <w:pPr>
        <w:spacing w:after="240"/>
      </w:pPr>
      <w:r>
        <w:rPr>
          <w:rFonts w:hint="eastAsia"/>
        </w:rPr>
        <w:t>李龍飛越聽越是氣憤，他再也忍受不住，轉頭對張天師說道，「雖然與我無關，但這人實在太不要臉，既然黃公子認了我當朋友，我不能眼睜睜聽朋友名聲被這樣污衊。」</w:t>
      </w:r>
    </w:p>
    <w:p w:rsidR="00C04663" w:rsidRDefault="00A7259F" w:rsidP="00813907">
      <w:pPr>
        <w:spacing w:after="240"/>
      </w:pPr>
      <w:r>
        <w:rPr>
          <w:rFonts w:hint="eastAsia"/>
        </w:rPr>
        <w:t>張天師也是圓滑，他哈哈一笑說，「早知道兄弟你的個性了，走吧，既然這人不知好歹，咱們就代黃兄給他點顏色瞧瞧！」</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竹取武師</w:t>
      </w:r>
    </w:p>
    <w:p w:rsidR="00C04663" w:rsidRDefault="00C04663" w:rsidP="00813907">
      <w:pPr>
        <w:spacing w:after="240"/>
      </w:pPr>
    </w:p>
    <w:p w:rsidR="00C04663" w:rsidRDefault="00A7259F" w:rsidP="00813907">
      <w:pPr>
        <w:spacing w:after="240"/>
      </w:pPr>
      <w:r>
        <w:rPr>
          <w:rFonts w:hint="eastAsia"/>
        </w:rPr>
        <w:t>黑炫風在煙雨樓外叫罵了一陣，旁邊的隨從問道，「老爺，那黃公子該不會跑了</w:t>
      </w:r>
      <w:r>
        <w:rPr>
          <w:rFonts w:hint="eastAsia"/>
        </w:rPr>
        <w:lastRenderedPageBreak/>
        <w:t>吧？」</w:t>
      </w:r>
    </w:p>
    <w:p w:rsidR="00C04663" w:rsidRDefault="00A7259F" w:rsidP="00813907">
      <w:pPr>
        <w:spacing w:after="240"/>
      </w:pPr>
      <w:r>
        <w:rPr>
          <w:rFonts w:hint="eastAsia"/>
        </w:rPr>
        <w:t>「不會的，我收到消息，他下午用那下三爛的手段將我定住後，又回到煙雨樓內喝酒。現在一定是怕了，不敢出來。」黑炫風咬牙切齒道。</w:t>
      </w:r>
    </w:p>
    <w:p w:rsidR="00C04663" w:rsidRDefault="00A7259F" w:rsidP="00813907">
      <w:pPr>
        <w:spacing w:after="240"/>
      </w:pPr>
      <w:r>
        <w:rPr>
          <w:rFonts w:hint="eastAsia"/>
        </w:rPr>
        <w:t>其實他也跟黃公子沒有甚麼深仇大恨，只是兩天前在調戲一名賣藝女時，被自家太座衝出來大打一頓，正當自己太座要連那賣藝女一起打時，黃公子出面擋了住，之後又壓下他跟太座的氣勢，讓他回家後被整整罵了兩天。</w:t>
      </w:r>
    </w:p>
    <w:p w:rsidR="00C04663" w:rsidRDefault="00A7259F" w:rsidP="00813907">
      <w:pPr>
        <w:spacing w:after="240"/>
      </w:pPr>
      <w:r>
        <w:rPr>
          <w:rFonts w:hint="eastAsia"/>
        </w:rPr>
        <w:t>他一向外強中乾，十足的妻管嚴，這下子太座要出手被擋下來，氣憤難奈下當然把氣都宣洩在他身上。所以他不得不出面討這一口氣。</w:t>
      </w:r>
    </w:p>
    <w:p w:rsidR="00C04663" w:rsidRDefault="00A7259F" w:rsidP="00813907">
      <w:pPr>
        <w:spacing w:after="240"/>
      </w:pPr>
      <w:r>
        <w:rPr>
          <w:rFonts w:hint="eastAsia"/>
        </w:rPr>
        <w:t>想不到今天下午一戰，居然被那小子用不知道甚麼身法給定住自己身子，不但沒報到仇，還丟了大臉，弄得太座都說要搬回娘家住去。</w:t>
      </w:r>
    </w:p>
    <w:p w:rsidR="00C04663" w:rsidRDefault="00A7259F" w:rsidP="00813907">
      <w:pPr>
        <w:spacing w:after="240"/>
      </w:pPr>
      <w:r>
        <w:rPr>
          <w:rFonts w:hint="eastAsia"/>
        </w:rPr>
        <w:t>他越想越是不滿，不得已，回去師門那求助師兄，借來了一根碧竹棍，想要借此一雪前仇之恨。</w:t>
      </w:r>
    </w:p>
    <w:p w:rsidR="00C04663" w:rsidRDefault="00A7259F" w:rsidP="00813907">
      <w:pPr>
        <w:spacing w:after="240"/>
      </w:pPr>
      <w:r>
        <w:rPr>
          <w:rFonts w:hint="eastAsia"/>
        </w:rPr>
        <w:t>這碧竹棍也不是甚麼特別的寶物，在只不過是使用百年靈竹加上一些禁制，所煉製出來的下品法器而已。</w:t>
      </w:r>
    </w:p>
    <w:p w:rsidR="00C04663" w:rsidRDefault="00A7259F" w:rsidP="00813907">
      <w:pPr>
        <w:spacing w:after="240"/>
      </w:pPr>
      <w:r>
        <w:rPr>
          <w:rFonts w:hint="eastAsia"/>
        </w:rPr>
        <w:t>只是觀鶴派不大，資源也不多，這碧竹棍還是他師兄為師門做了許多事後，才得到的一個寶物。</w:t>
      </w:r>
    </w:p>
    <w:p w:rsidR="00C04663" w:rsidRDefault="00A7259F" w:rsidP="00813907">
      <w:pPr>
        <w:spacing w:after="240"/>
      </w:pPr>
      <w:r>
        <w:rPr>
          <w:rFonts w:hint="eastAsia"/>
        </w:rPr>
        <w:t>雖說是下品法器，但棍身非一般鋼鐵能傷，更兼有柔韌彈性，還能將練體之人體內的氣灌入其中，使其威力大增，用在練體之人身上，也可抵過一個中下品法器的威力。</w:t>
      </w:r>
    </w:p>
    <w:p w:rsidR="00C04663" w:rsidRDefault="00A7259F" w:rsidP="00813907">
      <w:pPr>
        <w:spacing w:after="240"/>
      </w:pPr>
      <w:r>
        <w:rPr>
          <w:rFonts w:hint="eastAsia"/>
        </w:rPr>
        <w:t>這時黑炫風拿在手中，自信就算再遇到那黃公子的兩個鈴噹，一定能順利打落，於是大字扎馬立在門口大聲叫喝著。</w:t>
      </w:r>
    </w:p>
    <w:p w:rsidR="00C04663" w:rsidRDefault="00A7259F" w:rsidP="00813907">
      <w:pPr>
        <w:spacing w:after="240"/>
      </w:pPr>
      <w:r>
        <w:rPr>
          <w:rFonts w:hint="eastAsia"/>
        </w:rPr>
        <w:t>就在他又要開口罵道時，煙雨樓內走出了兩個道童，其中一名年紀較輕，臉上還頗為稚嫩，另一人身寬體胖，身上帶著許多物品，叮叮噹噹的好不吵鬧。</w:t>
      </w:r>
    </w:p>
    <w:p w:rsidR="00C04663" w:rsidRDefault="00A7259F" w:rsidP="00813907">
      <w:pPr>
        <w:spacing w:after="240"/>
      </w:pPr>
      <w:r>
        <w:rPr>
          <w:rFonts w:hint="eastAsia"/>
        </w:rPr>
        <w:t>黑炫風也沒多加理會，開口對著煙雨樓上大喊，「兀那白臉小子，有種下來阿，老子看你要躲到甚麼時後？」</w:t>
      </w:r>
    </w:p>
    <w:p w:rsidR="00C04663" w:rsidRDefault="00A7259F" w:rsidP="00813907">
      <w:pPr>
        <w:spacing w:after="240"/>
      </w:pPr>
      <w:r>
        <w:rPr>
          <w:rFonts w:hint="eastAsia"/>
        </w:rPr>
        <w:t>那年紀輕輕的道人眉頭一皺，說道，「這位兄臺，你以大欺小就算，下午已經輸了一場，怎麼現在又敢再來叫戰，這不是不知進退嗎？」</w:t>
      </w:r>
    </w:p>
    <w:p w:rsidR="00C04663" w:rsidRDefault="00A7259F" w:rsidP="00813907">
      <w:pPr>
        <w:spacing w:after="240"/>
      </w:pPr>
      <w:r>
        <w:rPr>
          <w:rFonts w:hint="eastAsia"/>
        </w:rPr>
        <w:t>黑炫風本來正看著樓上，突然被這麼一說，原本漆黑的臉色又紅上一些，怒道，「小鬼，老子跟人約戰，甘你屁事，你快快給老子滾開，免得老子連你一起打！」</w:t>
      </w:r>
    </w:p>
    <w:p w:rsidR="00C04663" w:rsidRDefault="00A7259F" w:rsidP="00813907">
      <w:pPr>
        <w:spacing w:after="240"/>
      </w:pPr>
      <w:r>
        <w:rPr>
          <w:rFonts w:hint="eastAsia"/>
        </w:rPr>
        <w:lastRenderedPageBreak/>
        <w:t>那道人當然就是李龍飛，他本來想試看看能不能勸退對方，想不到對方不領情，頓時火氣也升了上來。</w:t>
      </w:r>
    </w:p>
    <w:p w:rsidR="00C04663" w:rsidRDefault="00A7259F" w:rsidP="00813907">
      <w:pPr>
        <w:spacing w:after="240"/>
      </w:pPr>
      <w:r>
        <w:rPr>
          <w:rFonts w:hint="eastAsia"/>
        </w:rPr>
        <w:t>張天師在旁也跟著笑道，「李兄弟，你這麼講，他怎麼可能會退呢？我看，還是俺出手打發他好了！」</w:t>
      </w:r>
    </w:p>
    <w:p w:rsidR="00C04663" w:rsidRDefault="00A7259F" w:rsidP="00813907">
      <w:pPr>
        <w:spacing w:after="240"/>
      </w:pPr>
      <w:r>
        <w:rPr>
          <w:rFonts w:hint="eastAsia"/>
        </w:rPr>
        <w:t>李龍飛搖搖頭，「黃公子是我請你邀的，我又受你那麼多恩惠，怎麼能再讓你出手？這黑炫風，還是讓我來試看看吧！」</w:t>
      </w:r>
    </w:p>
    <w:p w:rsidR="00C04663" w:rsidRDefault="00A7259F" w:rsidP="00813907">
      <w:pPr>
        <w:spacing w:after="240"/>
      </w:pPr>
      <w:r>
        <w:rPr>
          <w:rFonts w:hint="eastAsia"/>
        </w:rPr>
        <w:t>黑炫風見這兩個小鬼一副沒把他放在眼裡的樣子，加上他下午又被比自己小快一輪的黃公子給打倒，心下怒火暴發，再也故不得那麼多，碧竹棒向李龍飛一掃而過，激得勁風呼呼。</w:t>
      </w:r>
    </w:p>
    <w:p w:rsidR="00C04663" w:rsidRDefault="00A7259F" w:rsidP="00813907">
      <w:pPr>
        <w:spacing w:after="240"/>
      </w:pPr>
      <w:r>
        <w:rPr>
          <w:rFonts w:hint="eastAsia"/>
        </w:rPr>
        <w:t>李龍飛早有準備，身子一退，閃過了這棍，掏出兩把木劍飄浮在半空中。</w:t>
      </w:r>
    </w:p>
    <w:p w:rsidR="00C04663" w:rsidRDefault="00A7259F" w:rsidP="00813907">
      <w:pPr>
        <w:spacing w:after="240"/>
      </w:pPr>
      <w:r>
        <w:rPr>
          <w:rFonts w:hint="eastAsia"/>
        </w:rPr>
        <w:t>其實他在下午觀察黑炫風跟黃公子打鬥時，就已經看得出這兩人實力不過也是練氣四層左右。</w:t>
      </w:r>
    </w:p>
    <w:p w:rsidR="00C04663" w:rsidRDefault="00A7259F" w:rsidP="00813907">
      <w:pPr>
        <w:spacing w:after="240"/>
      </w:pPr>
      <w:r>
        <w:rPr>
          <w:rFonts w:hint="eastAsia"/>
        </w:rPr>
        <w:t>雖然說實力相差不多，但他之前就敢以練氣三層挑戰練氣五層的西門吹雪，對上同樣實力的黑炫風，還真的是無所懼怕。</w:t>
      </w:r>
    </w:p>
    <w:p w:rsidR="00C04663" w:rsidRDefault="00A7259F" w:rsidP="00813907">
      <w:pPr>
        <w:spacing w:after="240"/>
      </w:pPr>
      <w:r>
        <w:rPr>
          <w:rFonts w:hint="eastAsia"/>
        </w:rPr>
        <w:t>加上他個性本就倔強，即使黑炫風實力高他一截，他也不會就這樣有所退縮。</w:t>
      </w:r>
    </w:p>
    <w:p w:rsidR="00C04663" w:rsidRDefault="00A7259F" w:rsidP="00813907">
      <w:pPr>
        <w:spacing w:after="240"/>
      </w:pPr>
      <w:r>
        <w:rPr>
          <w:rFonts w:hint="eastAsia"/>
        </w:rPr>
        <w:t>自從知道實戰後對修練大有幫助之後，李龍飛便不再畏懼實戰，反過來，對於這種不到生死的戰鬥，他甚至有些期待。</w:t>
      </w:r>
    </w:p>
    <w:p w:rsidR="00C04663" w:rsidRDefault="00A7259F" w:rsidP="00813907">
      <w:pPr>
        <w:spacing w:after="240"/>
      </w:pPr>
      <w:r>
        <w:rPr>
          <w:rFonts w:hint="eastAsia"/>
        </w:rPr>
        <w:t>因此，他才會想試試自己這陣子的領悟，出面代替了黃公子面對黑炫風這一戰。</w:t>
      </w:r>
    </w:p>
    <w:p w:rsidR="00C04663" w:rsidRDefault="00A7259F" w:rsidP="00813907">
      <w:pPr>
        <w:spacing w:after="240"/>
      </w:pPr>
      <w:r>
        <w:rPr>
          <w:rFonts w:hint="eastAsia"/>
        </w:rPr>
        <w:t>此時李龍飛以</w:t>
      </w:r>
      <w:del w:id="4544" w:author="簡新佳" w:date="2019-02-25T17:00:00Z">
        <w:r w:rsidDel="0012795F">
          <w:rPr>
            <w:rFonts w:hint="eastAsia"/>
          </w:rPr>
          <w:delText>靈力</w:delText>
        </w:r>
      </w:del>
      <w:ins w:id="4545" w:author="簡新佳" w:date="2019-02-25T17:00:00Z">
        <w:r w:rsidR="0012795F">
          <w:rPr>
            <w:rFonts w:hint="eastAsia"/>
          </w:rPr>
          <w:t>靈氣</w:t>
        </w:r>
      </w:ins>
      <w:r>
        <w:rPr>
          <w:rFonts w:hint="eastAsia"/>
        </w:rPr>
        <w:t>御劍，兩柄木劍盤旋交錯，明顯比之前西門吹雪一戰時靈動得多，而這正是先前自在訣中領悟的一些操控</w:t>
      </w:r>
      <w:del w:id="4546" w:author="簡新佳" w:date="2019-02-25T17:00:00Z">
        <w:r w:rsidDel="0012795F">
          <w:rPr>
            <w:rFonts w:hint="eastAsia"/>
          </w:rPr>
          <w:delText>靈力</w:delText>
        </w:r>
      </w:del>
      <w:ins w:id="4547" w:author="簡新佳" w:date="2019-02-25T17:00:00Z">
        <w:r w:rsidR="0012795F">
          <w:rPr>
            <w:rFonts w:hint="eastAsia"/>
          </w:rPr>
          <w:t>靈氣</w:t>
        </w:r>
      </w:ins>
      <w:r>
        <w:rPr>
          <w:rFonts w:hint="eastAsia"/>
        </w:rPr>
        <w:t>的訣竅結果。</w:t>
      </w:r>
    </w:p>
    <w:p w:rsidR="00C04663" w:rsidRDefault="00A7259F" w:rsidP="00813907">
      <w:pPr>
        <w:spacing w:after="240"/>
      </w:pPr>
      <w:r>
        <w:rPr>
          <w:rFonts w:hint="eastAsia"/>
        </w:rPr>
        <w:t>黑炫風原本這一棍只是想嚇退對方，也沒用上全力，但見李龍飛輕輕巧巧地躲了開來，又掏出兩柄飛劍，想起下午黃公子使的法器，當下不再小看對方，立馬扎穩，以一套降鶴伏虎棍法展開攻勢。</w:t>
      </w:r>
    </w:p>
    <w:p w:rsidR="00C04663" w:rsidRDefault="00A7259F" w:rsidP="00813907">
      <w:pPr>
        <w:spacing w:after="240"/>
      </w:pPr>
      <w:r>
        <w:rPr>
          <w:rFonts w:hint="eastAsia"/>
        </w:rPr>
        <w:t>李龍飛雖說沒有小看對方，但親自下場之後，還是感受到局中人的差別。</w:t>
      </w:r>
    </w:p>
    <w:p w:rsidR="00C04663" w:rsidRDefault="00A7259F" w:rsidP="00813907">
      <w:pPr>
        <w:spacing w:after="240"/>
      </w:pPr>
      <w:r>
        <w:rPr>
          <w:rFonts w:hint="eastAsia"/>
        </w:rPr>
        <w:t>此時自己周遭那碧竹棍的棍影一會兒像鶴嘴一樣突刺，一會兒像虎爪一樣橫掃開來，要不是他修練突破練氣四層後身子比起以前靈巧太多，早就三兩招被打下來了。</w:t>
      </w:r>
    </w:p>
    <w:p w:rsidR="00C04663" w:rsidRDefault="00A7259F" w:rsidP="00813907">
      <w:pPr>
        <w:spacing w:after="240"/>
      </w:pPr>
      <w:r>
        <w:rPr>
          <w:rFonts w:hint="eastAsia"/>
        </w:rPr>
        <w:t>但看他閃躲在碧竹棍影之中，東閃西躲，雖沒有中招，卻也不像下午黃公子那樣行雲流水來得自在。</w:t>
      </w:r>
    </w:p>
    <w:p w:rsidR="00C04663" w:rsidRDefault="00A7259F" w:rsidP="00813907">
      <w:pPr>
        <w:spacing w:after="240"/>
      </w:pPr>
      <w:r>
        <w:rPr>
          <w:rFonts w:hint="eastAsia"/>
        </w:rPr>
        <w:lastRenderedPageBreak/>
        <w:t>「果然，沒有功法配合的話，單靠身子靈巧，還是不太夠的。」李龍飛一邊閃躲，一邊在心底評估著</w:t>
      </w:r>
    </w:p>
    <w:p w:rsidR="00C04663" w:rsidRDefault="00A7259F" w:rsidP="00813907">
      <w:pPr>
        <w:spacing w:after="240"/>
      </w:pPr>
      <w:r>
        <w:rPr>
          <w:rFonts w:hint="eastAsia"/>
        </w:rPr>
        <w:t>黑炫風眼見久攻不下對方，心下一急，暗道自己下午對一個白臉小子已經輸了，現在連這個看起來更弱的傢伙都贏不了的話，那以後我在大都要怎麼混下去？</w:t>
      </w:r>
    </w:p>
    <w:p w:rsidR="00C04663" w:rsidRDefault="00A7259F" w:rsidP="00813907">
      <w:pPr>
        <w:spacing w:after="240"/>
      </w:pPr>
      <w:r>
        <w:rPr>
          <w:rFonts w:hint="eastAsia"/>
        </w:rPr>
        <w:t>當下大吼一聲，全身</w:t>
      </w:r>
      <w:del w:id="4548" w:author="簡新佳" w:date="2019-02-25T17:00:00Z">
        <w:r w:rsidDel="0012795F">
          <w:rPr>
            <w:rFonts w:hint="eastAsia"/>
          </w:rPr>
          <w:delText>靈力</w:delText>
        </w:r>
      </w:del>
      <w:ins w:id="4549" w:author="簡新佳" w:date="2019-02-25T17:00:00Z">
        <w:r w:rsidR="0012795F">
          <w:rPr>
            <w:rFonts w:hint="eastAsia"/>
          </w:rPr>
          <w:t>靈氣</w:t>
        </w:r>
      </w:ins>
      <w:r>
        <w:rPr>
          <w:rFonts w:hint="eastAsia"/>
        </w:rPr>
        <w:t>灌入碧竹棍內，頓時碧竹棍透體綠光，有如大了一倍一樣，攻擊範圍更加的廣闊起來。</w:t>
      </w:r>
    </w:p>
    <w:p w:rsidR="00C04663" w:rsidRDefault="00A7259F" w:rsidP="00813907">
      <w:pPr>
        <w:spacing w:after="240"/>
      </w:pPr>
      <w:r>
        <w:rPr>
          <w:rFonts w:hint="eastAsia"/>
        </w:rPr>
        <w:t>李龍飛本來身形就已經快要跟不上了，突然被這棍氣一掃，雖然沒直接打在胸口，但一股無形的綠光氣勁仍是擊在胸上，頓時蹭蹭蹭退了兩步，一口鮮血吐了出來。</w:t>
      </w:r>
    </w:p>
    <w:p w:rsidR="00C04663" w:rsidRDefault="00A7259F" w:rsidP="00813907">
      <w:pPr>
        <w:spacing w:after="240"/>
      </w:pPr>
      <w:r>
        <w:rPr>
          <w:rFonts w:hint="eastAsia"/>
        </w:rPr>
        <w:t>「李兄弟！」張天師見狀大吃一驚，黑炫風則是將棍子立起，得意揚揚站在那邊說道，「哼，哪裡來黃毛小子，學了點皮毛，就想出風頭！老子早說過，叫你別插手，否則一起打！現在知道老子厲害了吧！快快給我閃開，免得等等我打得你連你娘親就認不得你！」</w:t>
      </w:r>
    </w:p>
    <w:p w:rsidR="00C04663" w:rsidRDefault="00A7259F" w:rsidP="00813907">
      <w:pPr>
        <w:spacing w:after="240"/>
      </w:pPr>
      <w:r>
        <w:rPr>
          <w:rFonts w:hint="eastAsia"/>
        </w:rPr>
        <w:t>他倒也不是好心突然想放李龍飛一馬，只是對方明擺著兩人，自己卻只有一個，擔心做得太過火對方一起夾攻自己，到時後可就難辦。</w:t>
      </w:r>
    </w:p>
    <w:p w:rsidR="00C04663" w:rsidRDefault="00A7259F" w:rsidP="00813907">
      <w:pPr>
        <w:spacing w:after="240"/>
      </w:pPr>
      <w:r>
        <w:rPr>
          <w:rFonts w:hint="eastAsia"/>
        </w:rPr>
        <w:t>李龍飛眉頭一皺，擦了擦口角鮮血，他自從喪父之後，對母親最是敬重，這時黑炫風提到他娘親，他反而笑了起來，「沒事，張道友，等著吧，我一定可以打贏的。」</w:t>
      </w:r>
    </w:p>
    <w:p w:rsidR="00C04663" w:rsidRDefault="00A7259F" w:rsidP="00813907">
      <w:pPr>
        <w:spacing w:after="240"/>
      </w:pPr>
      <w:r>
        <w:rPr>
          <w:rFonts w:hint="eastAsia"/>
        </w:rPr>
        <w:t>黑炫風本來已經爭了點面子，有些氣消，這時後聽到李龍飛這樣說，氣又火了上來，大罵道，「該死的小鬼，老子今天就打到你娘親抬你回家！」說完，碧竹棍又如狂風爆雨般打了過去。</w:t>
      </w:r>
    </w:p>
    <w:p w:rsidR="00C04663" w:rsidRDefault="00A7259F" w:rsidP="00813907">
      <w:pPr>
        <w:spacing w:after="240"/>
      </w:pPr>
      <w:r>
        <w:rPr>
          <w:rFonts w:hint="eastAsia"/>
        </w:rPr>
        <w:t>李龍飛控著兩柄飛劍，以迴旋方式加強威力，試圖在棍氣中突破一條路來，同時李龍飛暗中在掌中聚勁，身子隨著飛劍往前破去。</w:t>
      </w:r>
    </w:p>
    <w:p w:rsidR="00C04663" w:rsidRDefault="00A7259F" w:rsidP="00813907">
      <w:pPr>
        <w:spacing w:after="240"/>
      </w:pPr>
      <w:r>
        <w:rPr>
          <w:rFonts w:hint="eastAsia"/>
        </w:rPr>
        <w:t>那碧竹棍的棍氣如海浪般不斷拍打過來，但兩柄灌上了靈氣的飛劍也不是省油的燈，兩相交碰下，隨著劍氣迴旋不斷轉動，那黑炫風的棍氣被慢慢破了開來，但與此同時，飛劍的攻勢也到了一個極致，就這樣僵持在那裡，誰也壓不下誰。</w:t>
      </w:r>
    </w:p>
    <w:p w:rsidR="00C04663" w:rsidRDefault="00A7259F" w:rsidP="00813907">
      <w:pPr>
        <w:spacing w:after="240"/>
      </w:pPr>
      <w:r>
        <w:rPr>
          <w:rFonts w:hint="eastAsia"/>
        </w:rPr>
        <w:t>便在此時，黑炫風身後一人發出了一聲冷哼，黑炫風一聽，臉色變得鐵青，真呃一個怒吼，一招力壓海棠使出，任由那棍子壓在飛劍之上，身子卻如炮彈般地往前一衝。</w:t>
      </w:r>
    </w:p>
    <w:p w:rsidR="00C04663" w:rsidRDefault="00A7259F" w:rsidP="00813907">
      <w:pPr>
        <w:spacing w:after="240"/>
      </w:pPr>
      <w:r>
        <w:rPr>
          <w:rFonts w:hint="eastAsia"/>
        </w:rPr>
        <w:t>跟著他欺身到李龍飛的身旁，雙掌一推，便要以練體的優勢將李龍飛給迅速擊倒。</w:t>
      </w:r>
    </w:p>
    <w:p w:rsidR="00C04663" w:rsidRDefault="00A7259F" w:rsidP="00813907">
      <w:pPr>
        <w:spacing w:after="240"/>
      </w:pPr>
      <w:r>
        <w:rPr>
          <w:rFonts w:hint="eastAsia"/>
        </w:rPr>
        <w:lastRenderedPageBreak/>
        <w:t>但李龍飛早在聽過張天師說明體術的優勢後，便料到對方會有此一招，此時心中不但不著急，反而嘴角勾起一道淺淺的微笑。</w:t>
      </w:r>
    </w:p>
    <w:p w:rsidR="00C04663" w:rsidRDefault="00A7259F" w:rsidP="00813907">
      <w:pPr>
        <w:spacing w:after="240"/>
      </w:pPr>
      <w:r>
        <w:rPr>
          <w:rFonts w:hint="eastAsia"/>
        </w:rPr>
        <w:t>黑炫風見狀，尚未有任何反應，身子卻已經被一道雷光打中，跟著慘叫一聲，整個人以反方向往後飛了出去，雙眼緊閉，卻是暈了過去。</w:t>
      </w:r>
    </w:p>
    <w:p w:rsidR="00C04663" w:rsidRDefault="00A7259F" w:rsidP="00813907">
      <w:pPr>
        <w:spacing w:after="240"/>
      </w:pPr>
      <w:r>
        <w:rPr>
          <w:rFonts w:hint="eastAsia"/>
        </w:rPr>
        <w:t>李龍飛險險擊退對方，這時也是面色泛白，伸手一招，兩柄飛劍將已經失去主人的碧竹棍震開，打算連同棍子一起收了回來。</w:t>
      </w:r>
    </w:p>
    <w:p w:rsidR="00C04663" w:rsidRDefault="00A7259F" w:rsidP="00813907">
      <w:pPr>
        <w:spacing w:after="240"/>
      </w:pPr>
      <w:r>
        <w:rPr>
          <w:rFonts w:hint="eastAsia"/>
        </w:rPr>
        <w:t>就在這時，那彈起的碧竹棍突然往前一壓，跟著兩道棍氣啪啪兩聲，擊在李龍飛右手腕上，喀一聲李龍飛右手骨頭斷成兩段，雙劍也被棍子壓在地上。</w:t>
      </w:r>
    </w:p>
    <w:p w:rsidR="00C04663" w:rsidRDefault="00A7259F" w:rsidP="00813907">
      <w:pPr>
        <w:spacing w:after="240"/>
      </w:pPr>
      <w:r>
        <w:rPr>
          <w:rFonts w:hint="eastAsia"/>
        </w:rPr>
        <w:t>李龍飛強忍著劇痛，捧著手腕慘哼一聲退了開來，兩眼直盯人群中一個尖臉細眉，留著小撮鬍子走出的中年男子。</w:t>
      </w:r>
    </w:p>
    <w:p w:rsidR="00C04663" w:rsidRDefault="00A7259F" w:rsidP="00813907">
      <w:pPr>
        <w:spacing w:after="240"/>
      </w:pPr>
      <w:r>
        <w:rPr>
          <w:rFonts w:hint="eastAsia"/>
        </w:rPr>
        <w:t>那小鬍子男看了地上的黑炫風一眼，右手一揮，那碧竹棍便像憑空被人拿起一樣，飛回了他的手上。</w:t>
      </w:r>
    </w:p>
    <w:p w:rsidR="00C04663" w:rsidRDefault="00A7259F" w:rsidP="00813907">
      <w:pPr>
        <w:spacing w:after="240"/>
      </w:pPr>
      <w:r>
        <w:rPr>
          <w:rFonts w:hint="eastAsia"/>
        </w:rPr>
        <w:t>同一時間，李龍飛的兩柄飛劍也被他採在腳下，發出了嗡嗡不平的劍鳴聲。</w:t>
      </w:r>
    </w:p>
    <w:p w:rsidR="00C04663" w:rsidRDefault="00A7259F" w:rsidP="00813907">
      <w:pPr>
        <w:spacing w:after="240"/>
      </w:pPr>
      <w:r>
        <w:rPr>
          <w:rFonts w:hint="eastAsia"/>
        </w:rPr>
        <w:t>「是觀鶴派的竹取武師？黑炫風的師兄？」張天師見到李龍飛受傷，忙護著他往後退開，並從懷中掏出一粒丹藥，給李龍飛吞下，後者服下後，手骨上的疼痛略微減輕，但卻仍然動彈不得。</w:t>
      </w:r>
    </w:p>
    <w:p w:rsidR="00C04663" w:rsidRDefault="00A7259F" w:rsidP="00813907">
      <w:pPr>
        <w:spacing w:after="240"/>
      </w:pPr>
      <w:r>
        <w:rPr>
          <w:rFonts w:hint="eastAsia"/>
        </w:rPr>
        <w:t>「哼，兩個小鬼，打狗不看主人？我師弟的事你們也敢插手？」那小鬍子中年人握住了碧竹棍，棍上的綠氣明顯比剛剛強上許多，身上氣息散開，更是達到了練氣六七層之強。</w:t>
      </w:r>
    </w:p>
    <w:p w:rsidR="00C04663" w:rsidRDefault="00A7259F" w:rsidP="00813907">
      <w:pPr>
        <w:spacing w:after="240"/>
      </w:pPr>
      <w:r>
        <w:rPr>
          <w:rFonts w:hint="eastAsia"/>
        </w:rPr>
        <w:t>李龍飛此時額上因劇痛而冷汗直流，張天師則是收起了笑容，腦中急轉著要如何化解這局面。</w:t>
      </w:r>
    </w:p>
    <w:p w:rsidR="00C04663" w:rsidRDefault="00A7259F" w:rsidP="00813907">
      <w:pPr>
        <w:spacing w:after="240"/>
      </w:pPr>
      <w:r>
        <w:rPr>
          <w:rFonts w:hint="eastAsia"/>
        </w:rPr>
        <w:t>「喔？那我倒想看看觀鶴派有多大的本領，打到我們赤劍宗的頭上來了？」危急之刻，一個清朗的聲音從煙雨樓上傳來，李龍飛抬頭一看；原本他們的高樓小廂房外，一名紅衣少年正悠哉坐在屋簷旁，窗口黃公子一臉關心又是歉意的神情朝李龍飛看來。</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佳人俊秀</w:t>
      </w:r>
    </w:p>
    <w:p w:rsidR="00C04663" w:rsidRDefault="00C04663" w:rsidP="00813907">
      <w:pPr>
        <w:spacing w:after="240"/>
      </w:pPr>
    </w:p>
    <w:p w:rsidR="00C04663" w:rsidRDefault="00A7259F" w:rsidP="00813907">
      <w:pPr>
        <w:spacing w:after="240"/>
      </w:pPr>
      <w:r>
        <w:rPr>
          <w:rFonts w:hint="eastAsia"/>
        </w:rPr>
        <w:lastRenderedPageBreak/>
        <w:t>那小鬍子中年一聽，原本高傲的臉色微變，朝旁邊的僕從低聲罵道，「你們怎麼沒說惹到的是赤劍宗的人？」</w:t>
      </w:r>
    </w:p>
    <w:p w:rsidR="00C04663" w:rsidRDefault="00A7259F" w:rsidP="00813907">
      <w:pPr>
        <w:spacing w:after="240"/>
      </w:pPr>
      <w:r>
        <w:rPr>
          <w:rFonts w:hint="eastAsia"/>
        </w:rPr>
        <w:t>旁邊的僕從聽完也是顫抖不安，忙恭身說道，「奴才等也不知道阿，奴才只聽從黑老爺的話來這幫忙叫陣，可不知道黑老爺惹的是赤劍宗的仙人。」</w:t>
      </w:r>
    </w:p>
    <w:p w:rsidR="00C04663" w:rsidRDefault="00A7259F" w:rsidP="00813907">
      <w:pPr>
        <w:spacing w:after="240"/>
      </w:pPr>
      <w:r>
        <w:rPr>
          <w:rFonts w:hint="eastAsia"/>
        </w:rPr>
        <w:t>那小鬍子中年心底盤算一陣後，抬頭朝那紅衣少年拱手說，「在下竹取，不知道閣下是赤劍宗誰人弟子？」</w:t>
      </w:r>
    </w:p>
    <w:p w:rsidR="00C04663" w:rsidRDefault="00A7259F" w:rsidP="00813907">
      <w:pPr>
        <w:spacing w:after="240"/>
      </w:pPr>
      <w:r>
        <w:rPr>
          <w:rFonts w:hint="eastAsia"/>
        </w:rPr>
        <w:t>那紅衣少年聳了聳肩，從四層樓高的屋簷一躍而下，輕聲說道，「我跟我師妹是天風師尊的弟子，怎，你有何事嗎？」</w:t>
      </w:r>
    </w:p>
    <w:p w:rsidR="00C04663" w:rsidRDefault="00A7259F" w:rsidP="00813907">
      <w:pPr>
        <w:spacing w:after="240"/>
      </w:pPr>
      <w:r>
        <w:rPr>
          <w:rFonts w:hint="eastAsia"/>
        </w:rPr>
        <w:t>小鬍子中年聽完搖搖頭說，「實在抱歉，在下師弟魯莽，不知道為何得罪了貴派弟子，今日既然約戰輸了，在下自會請他之後不再相煩！」</w:t>
      </w:r>
    </w:p>
    <w:p w:rsidR="00C04663" w:rsidRDefault="00A7259F" w:rsidP="00813907">
      <w:pPr>
        <w:spacing w:after="240"/>
      </w:pPr>
      <w:r>
        <w:rPr>
          <w:rFonts w:hint="eastAsia"/>
        </w:rPr>
        <w:t>說完，眼角示意旁邊的僕從將地上的黑炫風給帶走。</w:t>
      </w:r>
    </w:p>
    <w:p w:rsidR="00C04663" w:rsidRDefault="00A7259F" w:rsidP="00813907">
      <w:pPr>
        <w:spacing w:after="240"/>
      </w:pPr>
      <w:r>
        <w:rPr>
          <w:rFonts w:hint="eastAsia"/>
        </w:rPr>
        <w:t>「等等，你打傷了人，居然甚麼都沒表示，就要走了？」紅衣少年走到李龍飛身邊，看了看他的右手腕說。</w:t>
      </w:r>
    </w:p>
    <w:p w:rsidR="00C04663" w:rsidRDefault="00A7259F" w:rsidP="00813907">
      <w:pPr>
        <w:spacing w:after="240"/>
      </w:pPr>
      <w:r>
        <w:rPr>
          <w:rFonts w:hint="eastAsia"/>
        </w:rPr>
        <w:t>「嗯？」小鬍子中年瞳孔一縮，臉色有些沉了下來。</w:t>
      </w:r>
    </w:p>
    <w:p w:rsidR="00C04663" w:rsidRDefault="00A7259F" w:rsidP="00813907">
      <w:pPr>
        <w:spacing w:after="240"/>
      </w:pPr>
      <w:r>
        <w:rPr>
          <w:rFonts w:hint="eastAsia"/>
        </w:rPr>
        <w:t>論修為，他倒也不怕了眼前的這位紅衣少年，只是赤劍宗名氣在大都比觀鶴派大了許多，如無必要，他實在不想為了一個師弟得罪了對方弟子。</w:t>
      </w:r>
    </w:p>
    <w:p w:rsidR="00C04663" w:rsidRDefault="00A7259F" w:rsidP="00813907">
      <w:pPr>
        <w:spacing w:after="240"/>
      </w:pPr>
      <w:r>
        <w:rPr>
          <w:rFonts w:hint="eastAsia"/>
        </w:rPr>
        <w:t>「你說你師弟約戰輸了，不再相煩，這道理很是正常，但這少年打贏之後，你出手偷襲，打斷他手骨，難道不該有所負責？」紅衣少年雖然修為比對方弱，但他卻毫不畏懼，冷冷看著眼前大他許多的小鬍子中年。</w:t>
      </w:r>
    </w:p>
    <w:p w:rsidR="00C04663" w:rsidRDefault="00A7259F" w:rsidP="00813907">
      <w:pPr>
        <w:spacing w:after="240"/>
      </w:pPr>
      <w:r>
        <w:rPr>
          <w:rFonts w:hint="eastAsia"/>
        </w:rPr>
        <w:t>竹取武師原本是打算先聲奪人，所以才用上這麼不光彩的手段，想不到對方後台比自己硬，咬了咬牙，於是掏出一枚丹藥，丟給了那白衣少年說，「這是我觀鶴派療傷用的三三轉骨丹，他服下之後，三天之內，傷好骨合。」</w:t>
      </w:r>
    </w:p>
    <w:p w:rsidR="00C04663" w:rsidRDefault="00A7259F" w:rsidP="00813907">
      <w:pPr>
        <w:spacing w:after="240"/>
      </w:pPr>
      <w:r>
        <w:rPr>
          <w:rFonts w:hint="eastAsia"/>
        </w:rPr>
        <w:t>「喔？這轉骨丹這倒是頗有名氣。」白衣少年拿下丹藥，轉身遞給了李龍飛。</w:t>
      </w:r>
    </w:p>
    <w:p w:rsidR="00C04663" w:rsidRDefault="00A7259F" w:rsidP="00813907">
      <w:pPr>
        <w:spacing w:after="240"/>
      </w:pPr>
      <w:r>
        <w:rPr>
          <w:rFonts w:hint="eastAsia"/>
        </w:rPr>
        <w:t>「還有事嗎？」竹取武師沒好氣地說道。</w:t>
      </w:r>
    </w:p>
    <w:p w:rsidR="00C04663" w:rsidRDefault="00A7259F" w:rsidP="00813907">
      <w:pPr>
        <w:spacing w:after="240"/>
      </w:pPr>
      <w:r>
        <w:rPr>
          <w:rFonts w:hint="eastAsia"/>
        </w:rPr>
        <w:t>「當然有事，俺兄弟無緣無顧被你暗算，你賠他丹藥只是基本，但他心靈上受創，加上肉體痛苦，這比帳咱們得算一算阿！」張天師這時開口叫道。</w:t>
      </w:r>
    </w:p>
    <w:p w:rsidR="00C04663" w:rsidRDefault="00A7259F" w:rsidP="00813907">
      <w:pPr>
        <w:spacing w:after="240"/>
      </w:pPr>
      <w:r>
        <w:rPr>
          <w:rFonts w:hint="eastAsia"/>
        </w:rPr>
        <w:t>竹取武師臉色鐵青，他剛剛已經退讓許多，想不到這小輩如此不知進退，當下就想發火。</w:t>
      </w:r>
    </w:p>
    <w:p w:rsidR="00C04663" w:rsidRDefault="00A7259F" w:rsidP="00813907">
      <w:pPr>
        <w:spacing w:after="240"/>
      </w:pPr>
      <w:r>
        <w:rPr>
          <w:rFonts w:hint="eastAsia"/>
        </w:rPr>
        <w:lastRenderedPageBreak/>
        <w:t>卻聽到紅衣少年冷冷一笑，看著張天師點頭說道，「對，這位兄弟說的沒錯。你如覺得冤枉，我現在就叫我師父過來說個清楚如何？」</w:t>
      </w:r>
    </w:p>
    <w:p w:rsidR="00C04663" w:rsidRDefault="00A7259F" w:rsidP="00813907">
      <w:pPr>
        <w:spacing w:after="240"/>
      </w:pPr>
      <w:r>
        <w:rPr>
          <w:rFonts w:hint="eastAsia"/>
        </w:rPr>
        <w:t>「要如何才能將此事作罷。」竹取武師深吸一口氣，知道這次虧大了。</w:t>
      </w:r>
    </w:p>
    <w:p w:rsidR="00C04663" w:rsidRDefault="00A7259F" w:rsidP="00813907">
      <w:pPr>
        <w:spacing w:after="240"/>
      </w:pPr>
      <w:r>
        <w:rPr>
          <w:rFonts w:hint="eastAsia"/>
        </w:rPr>
        <w:t>「簡單，你以大欺小在先，偷襲在後，而且還想裝蒜，俺七七八八折扣下來，你要陪一百個靈石才夠！」張天師一聽有戲，連忙掏出算盤，故作姿態地撥弄了幾下，跟著就是獅子大開口，聽得李龍飛都瞪大了眼。</w:t>
      </w:r>
    </w:p>
    <w:p w:rsidR="00C04663" w:rsidRDefault="00A7259F" w:rsidP="00813907">
      <w:pPr>
        <w:spacing w:after="240"/>
      </w:pPr>
      <w:r>
        <w:rPr>
          <w:rFonts w:hint="eastAsia"/>
        </w:rPr>
        <w:t>竹取武師霍然轉身，雙眼露出精芒，瞪著張天師說，「小子，不要得寸進尺了！」</w:t>
      </w:r>
    </w:p>
    <w:p w:rsidR="00C04663" w:rsidRDefault="00A7259F" w:rsidP="00813907">
      <w:pPr>
        <w:spacing w:after="240"/>
      </w:pPr>
      <w:r>
        <w:rPr>
          <w:rFonts w:hint="eastAsia"/>
        </w:rPr>
        <w:t>張天師被他這麼一看，也是心底一陣膽怯，但表面上卻是不願現露出來，張大眼跟著他比瞪著眼。</w:t>
      </w:r>
    </w:p>
    <w:p w:rsidR="00C04663" w:rsidRDefault="00A7259F" w:rsidP="00813907">
      <w:pPr>
        <w:spacing w:after="240"/>
      </w:pPr>
      <w:r>
        <w:rPr>
          <w:rFonts w:hint="eastAsia"/>
        </w:rPr>
        <w:t>紅衣少年忍住了笑，晃了晃頭，說道，「這樣吧，二一添做五，你賠五十顆靈石，扣掉剛剛那丹藥，算你四十顆靈石就好！」</w:t>
      </w:r>
    </w:p>
    <w:p w:rsidR="00C04663" w:rsidRDefault="00A7259F" w:rsidP="00813907">
      <w:pPr>
        <w:spacing w:after="240"/>
      </w:pPr>
      <w:r>
        <w:rPr>
          <w:rFonts w:hint="eastAsia"/>
        </w:rPr>
        <w:t>竹取武師一聽，心頭怒火一陣中燒，強忍著要爆發的念頭，隨手丟了一個袋子，這才帶著眾人離開。</w:t>
      </w:r>
    </w:p>
    <w:p w:rsidR="00C04663" w:rsidRDefault="00A7259F" w:rsidP="00813907">
      <w:pPr>
        <w:spacing w:after="240"/>
      </w:pPr>
      <w:r>
        <w:rPr>
          <w:rFonts w:hint="eastAsia"/>
        </w:rPr>
        <w:t>張天師掏出袋子內了靈石，喜得眉開眼笑說，「李兄弟，不是俺要說，這次你可賺到了，打個架就有五十顆靈石，這種生意，早知道俺就自己來了。對了，這靈石，我就當是你還我的，先前那些剩下的欠款，就此一筆勾消，你說好還是不好。」</w:t>
      </w:r>
    </w:p>
    <w:p w:rsidR="00C04663" w:rsidRDefault="00A7259F" w:rsidP="00813907">
      <w:pPr>
        <w:spacing w:after="240"/>
      </w:pPr>
      <w:r>
        <w:rPr>
          <w:rFonts w:hint="eastAsia"/>
        </w:rPr>
        <w:t>李龍飛苦笑著看著自己的右手腕，說道，「張兄既然這麼說，當然可以，只是這次不是靠我，是這位紅衣兄臺的幫忙。」</w:t>
      </w:r>
    </w:p>
    <w:p w:rsidR="00C04663" w:rsidRDefault="00A7259F" w:rsidP="00813907">
      <w:pPr>
        <w:spacing w:after="240"/>
      </w:pPr>
      <w:r>
        <w:rPr>
          <w:rFonts w:hint="eastAsia"/>
        </w:rPr>
        <w:t>那紅衣少年年紀看起來比李龍飛大上一些，跟張天師也差不了多少，他笑咪咪地說，「哪裡，我不過是借著師門的名聲罷了。倒是你，你跟我師妹素昧平生，居然挺身而出，很有種阿！」</w:t>
      </w:r>
    </w:p>
    <w:p w:rsidR="00C04663" w:rsidRDefault="00A7259F" w:rsidP="00813907">
      <w:pPr>
        <w:spacing w:after="240"/>
      </w:pPr>
      <w:r>
        <w:rPr>
          <w:rFonts w:hint="eastAsia"/>
        </w:rPr>
        <w:t>「師妹？」李龍飛有些不解地問。</w:t>
      </w:r>
    </w:p>
    <w:p w:rsidR="00C04663" w:rsidRDefault="00A7259F" w:rsidP="00813907">
      <w:pPr>
        <w:spacing w:after="240"/>
      </w:pPr>
      <w:r>
        <w:rPr>
          <w:rFonts w:hint="eastAsia"/>
        </w:rPr>
        <w:t>張天師則笑著說，「黃公子是女的阿，你看不出來阿？」</w:t>
      </w:r>
    </w:p>
    <w:p w:rsidR="00C04663" w:rsidRDefault="00A7259F" w:rsidP="00813907">
      <w:pPr>
        <w:spacing w:after="240"/>
      </w:pPr>
      <w:r>
        <w:rPr>
          <w:rFonts w:hint="eastAsia"/>
        </w:rPr>
        <w:t>李龍飛這時回想，才發現黃公子的確比平常少年白晰纖細許多，身材更是矮小不少，只是他自己從小對異性較遲頓，要不是張天師說破，再相處久一點恐怕他還是認不出來。</w:t>
      </w:r>
    </w:p>
    <w:p w:rsidR="00C04663" w:rsidRDefault="00A7259F" w:rsidP="00813907">
      <w:pPr>
        <w:spacing w:after="240"/>
      </w:pPr>
      <w:r>
        <w:rPr>
          <w:rFonts w:hint="eastAsia"/>
        </w:rPr>
        <w:t>「哈哈哈，在下師妹性喜胡鬧，愛做男兒打扮，你看不出來，也是情有可原。來來來，我師妹已經在樓上等你們了，我們一起上去吧。」白衣公子扶著李龍飛走進煙雨樓，轉頭又笑著對張天師說，「我倒忘了，那廂房的主人還是你，我可不請自來了。」</w:t>
      </w:r>
    </w:p>
    <w:p w:rsidR="00C04663" w:rsidRDefault="00A7259F" w:rsidP="00813907">
      <w:pPr>
        <w:spacing w:after="240"/>
      </w:pPr>
      <w:r>
        <w:rPr>
          <w:rFonts w:hint="eastAsia"/>
        </w:rPr>
        <w:lastRenderedPageBreak/>
        <w:t>「哈哈哈，好朋友多一個不算甚麼，只怕你們嫌太擠而已！」張天師豪爽大笑中，也跟著一起踏入。</w:t>
      </w:r>
    </w:p>
    <w:p w:rsidR="00C04663" w:rsidRDefault="00A7259F" w:rsidP="00813907">
      <w:pPr>
        <w:spacing w:after="240"/>
      </w:pPr>
      <w:r>
        <w:rPr>
          <w:rFonts w:hint="eastAsia"/>
        </w:rPr>
        <w:t>當晚，李龍飛四人在煙雨樓又重新叫了好幾道好菜跟好酒，一起聊到了天亮，很是開心。</w:t>
      </w:r>
    </w:p>
    <w:p w:rsidR="00C04663" w:rsidRDefault="00A7259F" w:rsidP="00813907">
      <w:pPr>
        <w:spacing w:after="240"/>
      </w:pPr>
      <w:r>
        <w:rPr>
          <w:rFonts w:hint="eastAsia"/>
        </w:rPr>
        <w:t>宴席言談間，紅衣公子自我介紹說，原來他乃是黃公子的師兄，赤劍宗的唐斐。本是來大都找人，得知師妹也在此，便相約在這煙雨樓內聚一聚聊聊。</w:t>
      </w:r>
    </w:p>
    <w:p w:rsidR="00C04663" w:rsidRDefault="00A7259F" w:rsidP="00813907">
      <w:pPr>
        <w:spacing w:after="240"/>
      </w:pPr>
      <w:r>
        <w:rPr>
          <w:rFonts w:hint="eastAsia"/>
        </w:rPr>
        <w:t>哪知下午發生了黑炫風一事，加上黃姑娘在打贏黑炫風後被李龍飛兩人請上了小樓，他閒著沒事做，就在樓內打坐，這才有之後出面幫忙一事。</w:t>
      </w:r>
    </w:p>
    <w:p w:rsidR="00C04663" w:rsidRDefault="00A7259F" w:rsidP="00813907">
      <w:pPr>
        <w:spacing w:after="240"/>
      </w:pPr>
      <w:r>
        <w:rPr>
          <w:rFonts w:hint="eastAsia"/>
        </w:rPr>
        <w:t>那黃公子這時也換上了女妝打扮，一襲白繡粉袍，身材雖然嬌小，但卻玲瓏有致，該凹的凹，該凸的凸，尤其那腰身長腿，在燭光下更添她的貌美不凡。</w:t>
      </w:r>
    </w:p>
    <w:p w:rsidR="00C04663" w:rsidRDefault="00A7259F" w:rsidP="00813907">
      <w:pPr>
        <w:spacing w:after="240"/>
      </w:pPr>
      <w:r>
        <w:rPr>
          <w:rFonts w:hint="eastAsia"/>
        </w:rPr>
        <w:t>她坐在李龍飛對面，含笑說道，「我本名一個襄字，並不是我故意做男兒打扮騙你們，只是在外行走，很多事男人方便多了。」</w:t>
      </w:r>
    </w:p>
    <w:p w:rsidR="00C04663" w:rsidRDefault="00A7259F" w:rsidP="00813907">
      <w:pPr>
        <w:spacing w:after="240"/>
      </w:pPr>
      <w:r>
        <w:rPr>
          <w:rFonts w:hint="eastAsia"/>
        </w:rPr>
        <w:t>李龍飛從沒見過如此標緻的女子，加上他已經不是當年那對男女之事一概不懂的傻小子，一時之間看得呆了，半晌說不出個話來。</w:t>
      </w:r>
    </w:p>
    <w:p w:rsidR="00C04663" w:rsidRDefault="00A7259F" w:rsidP="00813907">
      <w:pPr>
        <w:spacing w:after="240"/>
      </w:pPr>
      <w:r>
        <w:rPr>
          <w:rFonts w:hint="eastAsia"/>
        </w:rPr>
        <w:t>黃襄倒也不避諱他的眼神，掩嘴笑嘻嘻說，「我猜張大哥早就猜出我是女兒身了，只是我沒想到李公子會為了我去跟黑炫風打上一場。」</w:t>
      </w:r>
    </w:p>
    <w:p w:rsidR="00C04663" w:rsidRDefault="00A7259F" w:rsidP="00813907">
      <w:pPr>
        <w:spacing w:after="240"/>
      </w:pPr>
      <w:r>
        <w:rPr>
          <w:rFonts w:hint="eastAsia"/>
        </w:rPr>
        <w:t>張天師哈哈一笑，也不否認說道，「俺見過的人較多，女扮男裝看多了，所以猜得出來。倒是李兄弟可從頭到尾都不知情，否則應該表現得更好一點，省去打斷了雙腕，是吧。」</w:t>
      </w:r>
    </w:p>
    <w:p w:rsidR="00C04663" w:rsidRDefault="00A7259F" w:rsidP="00813907">
      <w:pPr>
        <w:spacing w:after="240"/>
      </w:pPr>
      <w:r>
        <w:rPr>
          <w:rFonts w:hint="eastAsia"/>
        </w:rPr>
        <w:t>黃襄收起笑容，正色說道，「我知道，所以我對李公子見義勇為的事很是佩服。」</w:t>
      </w:r>
    </w:p>
    <w:p w:rsidR="00C04663" w:rsidRDefault="00A7259F" w:rsidP="00813907">
      <w:pPr>
        <w:spacing w:after="240"/>
      </w:pPr>
      <w:r>
        <w:rPr>
          <w:rFonts w:hint="eastAsia"/>
        </w:rPr>
        <w:t>李龍飛這時才醒來，謙遜地說，「哪裡，一開始要不是妳阻礙黑炫風調戲婦女，怎會發生這一連串的事？說起來，妳才真的是稱得上是巾幗英雄！」</w:t>
      </w:r>
    </w:p>
    <w:p w:rsidR="00C04663" w:rsidRDefault="00A7259F" w:rsidP="00813907">
      <w:pPr>
        <w:spacing w:after="240"/>
      </w:pPr>
      <w:r>
        <w:rPr>
          <w:rFonts w:hint="eastAsia"/>
        </w:rPr>
        <w:t>聽到李龍飛這番稱讚，即使是黃襄，心底也是喜孜孜的低下頭去，一旁的唐斐拍手笑道，「好，你們都是英雄英雌，我這個小鬼可要先開動吃菜喝酒了。」</w:t>
      </w:r>
    </w:p>
    <w:p w:rsidR="00C04663" w:rsidRDefault="00A7259F" w:rsidP="00813907">
      <w:pPr>
        <w:spacing w:after="240"/>
      </w:pPr>
      <w:r>
        <w:rPr>
          <w:rFonts w:hint="eastAsia"/>
        </w:rPr>
        <w:t>張天師很有默契地替他斟了一杯酒，舉杯說道，「唐兄，俺跟你一樣，都是先吃東西要緊！請！」</w:t>
      </w:r>
    </w:p>
    <w:p w:rsidR="00C04663" w:rsidRDefault="00A7259F" w:rsidP="00813907">
      <w:pPr>
        <w:spacing w:after="240"/>
      </w:pPr>
      <w:r>
        <w:rPr>
          <w:rFonts w:hint="eastAsia"/>
        </w:rPr>
        <w:t>四人對望一眼，哄堂大笑，歡笑之間，一群人喝著仙酒，聊到了深夜，這才依依不捨的道別離去。</w:t>
      </w:r>
    </w:p>
    <w:p w:rsidR="00C04663" w:rsidRDefault="00A7259F" w:rsidP="00813907">
      <w:pPr>
        <w:spacing w:after="240"/>
      </w:pPr>
      <w:r>
        <w:rPr>
          <w:rFonts w:hint="eastAsia"/>
        </w:rPr>
        <w:t>隔日，黃襄與唐斐又過來跟李龍飛一同逛了大都許久，直到了下午，黃襄倆因為</w:t>
      </w:r>
      <w:r>
        <w:rPr>
          <w:rFonts w:hint="eastAsia"/>
        </w:rPr>
        <w:lastRenderedPageBreak/>
        <w:t>還有事要辦，這才不得不跟著唐斐離開大都。</w:t>
      </w:r>
    </w:p>
    <w:p w:rsidR="00C04663" w:rsidRDefault="00A7259F" w:rsidP="00813907">
      <w:pPr>
        <w:spacing w:after="240"/>
      </w:pPr>
      <w:r>
        <w:rPr>
          <w:rFonts w:hint="eastAsia"/>
        </w:rPr>
        <w:t>「李公子，我得跟師兄一起去辦些事情了。這次出師門，能認識你真是太好了；只是赤劍宗跟自在道有些距離，這次回去，下次再見不知道甚麼時後，這可就讓人有些遺憾了</w:t>
      </w:r>
      <w:r>
        <w:t>…</w:t>
      </w:r>
      <w:r>
        <w:rPr>
          <w:rFonts w:hint="eastAsia"/>
        </w:rPr>
        <w:t>」黃襄看著李龍飛，有些不捨地說著。</w:t>
      </w:r>
    </w:p>
    <w:p w:rsidR="00C04663" w:rsidRDefault="00A7259F" w:rsidP="00813907">
      <w:pPr>
        <w:spacing w:after="240"/>
      </w:pPr>
      <w:r>
        <w:rPr>
          <w:rFonts w:hint="eastAsia"/>
        </w:rPr>
        <w:t>她倒也不是真的動了甚麼心思，只是不知到為何，對這個才見過兩天的道友有一種說不出的感覺，此刻要走，竟有一種說不出的惆悵。</w:t>
      </w:r>
    </w:p>
    <w:p w:rsidR="00C04663" w:rsidRDefault="00A7259F" w:rsidP="00813907">
      <w:pPr>
        <w:spacing w:after="240"/>
      </w:pPr>
      <w:r>
        <w:rPr>
          <w:rFonts w:hint="eastAsia"/>
        </w:rPr>
        <w:t>李龍飛見她垂首長睫顫動，心中一股莫名情緒升起，不自覺握住她的手說，「放心，有機會我一定會再去找妳！」</w:t>
      </w:r>
    </w:p>
    <w:p w:rsidR="00C04663" w:rsidRDefault="00A7259F" w:rsidP="00813907">
      <w:pPr>
        <w:spacing w:after="240"/>
      </w:pPr>
      <w:r>
        <w:rPr>
          <w:rFonts w:hint="eastAsia"/>
        </w:rPr>
        <w:t>黃襄雖然也有此意，但沒料到李龍飛居然在眾人面前抓住自己的手還說出這般有如真情告白的話，一時愕然之際，臉紅嬌羞地將手抽了回來。</w:t>
      </w:r>
    </w:p>
    <w:p w:rsidR="00C04663" w:rsidRDefault="00A7259F" w:rsidP="00813907">
      <w:pPr>
        <w:spacing w:after="240"/>
      </w:pPr>
      <w:r>
        <w:rPr>
          <w:rFonts w:hint="eastAsia"/>
        </w:rPr>
        <w:t>李龍飛這才驚醒，暗道自己怎麼會這麼大膽，尷尬的站在一旁。</w:t>
      </w:r>
    </w:p>
    <w:p w:rsidR="00C04663" w:rsidRDefault="00A7259F" w:rsidP="00813907">
      <w:pPr>
        <w:spacing w:after="240"/>
      </w:pPr>
      <w:r>
        <w:rPr>
          <w:rFonts w:hint="eastAsia"/>
        </w:rPr>
        <w:t>唐斐眼神中閃過一絲異色，表情卻似笑非笑看著兩人，而張天師則拍拍李龍飛的肩膀說，「咳、看不出來，李兄手段高明阿！」</w:t>
      </w:r>
    </w:p>
    <w:p w:rsidR="00C04663" w:rsidRDefault="00A7259F" w:rsidP="00813907">
      <w:pPr>
        <w:spacing w:after="240"/>
      </w:pPr>
      <w:r>
        <w:rPr>
          <w:rFonts w:hint="eastAsia"/>
        </w:rPr>
        <w:t>「我</w:t>
      </w:r>
      <w:r>
        <w:t>…</w:t>
      </w:r>
      <w:r>
        <w:rPr>
          <w:rFonts w:hint="eastAsia"/>
        </w:rPr>
        <w:t>」李龍飛被這麼一說，臉上神情更是尷尬，不知道如何是好；而黃襄則羞紅了臉，直比一顆熟透的蕃茄一樣，跺個腳，搶先便跑了開來。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聚寶樓</w:t>
      </w:r>
    </w:p>
    <w:p w:rsidR="00C04663" w:rsidRDefault="00C04663" w:rsidP="00813907">
      <w:pPr>
        <w:spacing w:after="240"/>
      </w:pPr>
    </w:p>
    <w:p w:rsidR="00C04663" w:rsidRDefault="00A7259F" w:rsidP="00813907">
      <w:pPr>
        <w:spacing w:after="240"/>
      </w:pPr>
      <w:r>
        <w:rPr>
          <w:rFonts w:hint="eastAsia"/>
        </w:rPr>
        <w:t>送走了唐斐跟黃襄，李龍飛心中有些異樣的感覺，他也不知道自己那感覺叫甚麼，只是覺得如果能再多相處一點，那該有多好？</w:t>
      </w:r>
    </w:p>
    <w:p w:rsidR="00C04663" w:rsidRDefault="00A7259F" w:rsidP="00813907">
      <w:pPr>
        <w:spacing w:after="240"/>
      </w:pPr>
      <w:r>
        <w:rPr>
          <w:rFonts w:hint="eastAsia"/>
        </w:rPr>
        <w:t>張天師見他這樣，哈哈笑了笑，說道，「你也別不開心了，來來來，俺帶你去走走；這大都，可還有很多好玩的地方，你難得來這一趟，咱們多逛逛點再說。」</w:t>
      </w:r>
    </w:p>
    <w:p w:rsidR="00C04663" w:rsidRDefault="00A7259F" w:rsidP="00813907">
      <w:pPr>
        <w:spacing w:after="240"/>
      </w:pPr>
      <w:r>
        <w:rPr>
          <w:rFonts w:hint="eastAsia"/>
        </w:rPr>
        <w:t>李龍飛本來還在低落，這時聽到有好玩的地方，心中一喜，隨即就打起精神來。</w:t>
      </w:r>
    </w:p>
    <w:p w:rsidR="00C04663" w:rsidRDefault="00A7259F" w:rsidP="00813907">
      <w:pPr>
        <w:spacing w:after="240"/>
      </w:pPr>
      <w:r>
        <w:rPr>
          <w:rFonts w:hint="eastAsia"/>
        </w:rPr>
        <w:t>他本來就少年心性，來這大都雖說是還錢，但心底也有小半玩樂的想法；尤其是在自在道的時，身邊的人多是求修練為主，較為沉悶；他修仙沒多久，自然還是玩心較重，這時聽到張天師說要介紹好玩的地方，眼睛一亮，馬上將剛剛的沉悶拋到九霄雲外。</w:t>
      </w:r>
    </w:p>
    <w:p w:rsidR="00C04663" w:rsidRDefault="00A7259F" w:rsidP="00813907">
      <w:pPr>
        <w:spacing w:after="240"/>
      </w:pPr>
      <w:r>
        <w:rPr>
          <w:rFonts w:hint="eastAsia"/>
        </w:rPr>
        <w:t>而張天師也不虧是經驗老道，帶著李龍飛遊山玩水，去了許多大都內許多有趣的</w:t>
      </w:r>
      <w:r>
        <w:rPr>
          <w:rFonts w:hint="eastAsia"/>
        </w:rPr>
        <w:lastRenderedPageBreak/>
        <w:t>店家及玩藝場所，比如說茶堂書院，遊船畫舫，甚至是賭場茗樓，都一一帶李龍飛見識見識。</w:t>
      </w:r>
    </w:p>
    <w:p w:rsidR="00C04663" w:rsidRDefault="00A7259F" w:rsidP="00813907">
      <w:pPr>
        <w:spacing w:after="240"/>
      </w:pPr>
      <w:r>
        <w:rPr>
          <w:rFonts w:hint="eastAsia"/>
        </w:rPr>
        <w:t>李龍飛雖出身富貴，但踏上求仙之路時尚小，還沒有經過甚麼歷練，見到這些本來他沒去過的地方，加上有張天師帶著，他怎樣也吃不了虧，幾天下來，可說是玩得不亦樂乎，差點兒就不想回自在道裡當甚麼仙人了。</w:t>
      </w:r>
    </w:p>
    <w:p w:rsidR="00C04663" w:rsidRDefault="00A7259F" w:rsidP="00813907">
      <w:pPr>
        <w:spacing w:after="240"/>
      </w:pPr>
      <w:r>
        <w:rPr>
          <w:rFonts w:hint="eastAsia"/>
        </w:rPr>
        <w:t>『如果能每天這樣玩樂，感覺比當仙人還快樂阿！』李龍飛走在張天師後頭心想著。</w:t>
      </w:r>
    </w:p>
    <w:p w:rsidR="00C04663" w:rsidRDefault="00A7259F" w:rsidP="00813907">
      <w:pPr>
        <w:spacing w:after="240"/>
      </w:pPr>
      <w:r>
        <w:rPr>
          <w:rFonts w:hint="eastAsia"/>
        </w:rPr>
        <w:t>張天師似乎看穿了他的心思，停下腳步，笑咪咪地看著他說，「李兄，俺跟你是一見如故，所以也不想害你。跟你說句實話吧，雖然俺對凡人間的玩樂頗感興趣，但那是因為俺門下修仙過程，有一段要求是要入世之後再出世，磨練自己心性，所以俺才會放縱自己在塵世間玩樂。」</w:t>
      </w:r>
    </w:p>
    <w:p w:rsidR="00C04663" w:rsidRDefault="00A7259F" w:rsidP="00813907">
      <w:pPr>
        <w:spacing w:after="240"/>
      </w:pPr>
      <w:r>
        <w:rPr>
          <w:rFonts w:hint="eastAsia"/>
        </w:rPr>
        <w:t>「然而，入世後再出世，說得容易，做得難。本門靈崇觀每年有多少人入世之後，出不了世，荒廢仙路，最終成了凡人。李兄，你求仙是為何？這入世之後，究竟能踏不踏得出世？你若想求仙之路走得遠，那心，可得堅定兒些阿！」</w:t>
      </w:r>
    </w:p>
    <w:p w:rsidR="00C04663" w:rsidRDefault="00A7259F" w:rsidP="00813907">
      <w:pPr>
        <w:spacing w:after="240"/>
      </w:pPr>
      <w:r>
        <w:rPr>
          <w:rFonts w:hint="eastAsia"/>
        </w:rPr>
        <w:t>李龍飛一聽，心頭一愣。他原本也沒有太多想法，只是顧著眼前玩樂而已；張天師這麼一說，他頓時想起當初他離家的原因，就是為了求得復活父親的法門，更想起那個追殺他的大仙，以及該報的大仇。</w:t>
      </w:r>
    </w:p>
    <w:p w:rsidR="00C04663" w:rsidRDefault="00A7259F" w:rsidP="00813907">
      <w:pPr>
        <w:spacing w:after="240"/>
      </w:pPr>
      <w:r>
        <w:rPr>
          <w:rFonts w:hint="eastAsia"/>
        </w:rPr>
        <w:t>原本若是其他長輩說他，以他的富家子弟個性，要嘛是聽不進去，要嘛是心生不服；但張天師與他算是平輩，對他又是有恩，可以說在不知不覺已經被他當作兄長般的看待。</w:t>
      </w:r>
    </w:p>
    <w:p w:rsidR="00C04663" w:rsidRDefault="00A7259F" w:rsidP="00813907">
      <w:pPr>
        <w:spacing w:after="240"/>
      </w:pPr>
      <w:r>
        <w:rPr>
          <w:rFonts w:hint="eastAsia"/>
        </w:rPr>
        <w:t>這時張天師一番話，不但他心服口服聽了進去，更是如一桶冷水般，將他潑醒，頓時臉上有些兒微熱，恭敬一拱手說，「張大哥說得對，點醒了我，否則，我可能真的忘了我的初衷。」</w:t>
      </w:r>
    </w:p>
    <w:p w:rsidR="00C04663" w:rsidRDefault="00A7259F" w:rsidP="00813907">
      <w:pPr>
        <w:spacing w:after="240"/>
      </w:pPr>
      <w:r>
        <w:rPr>
          <w:rFonts w:hint="eastAsia"/>
        </w:rPr>
        <w:t>張天師哈哈一笑，「大哥不敢當，咱們都是平輩，既然投緣，做為兄弟，以後大家多照顧彼此就是了！」</w:t>
      </w:r>
    </w:p>
    <w:p w:rsidR="00C04663" w:rsidRDefault="00A7259F" w:rsidP="00813907">
      <w:pPr>
        <w:spacing w:after="240"/>
      </w:pPr>
      <w:r>
        <w:rPr>
          <w:rFonts w:hint="eastAsia"/>
        </w:rPr>
        <w:t>李龍飛也微笑稱是，心下則是收斂起了自己的玩性。</w:t>
      </w:r>
    </w:p>
    <w:p w:rsidR="00C04663" w:rsidRDefault="00A7259F" w:rsidP="00813907">
      <w:pPr>
        <w:spacing w:after="240"/>
      </w:pPr>
      <w:r>
        <w:rPr>
          <w:rFonts w:hint="eastAsia"/>
        </w:rPr>
        <w:t>接下來幾日，雖然張天師仍是帶著李龍飛四處遊玩，但有了日前的提醒，李龍飛對這些塵世的樂子，就比較能看得淡了。</w:t>
      </w:r>
    </w:p>
    <w:p w:rsidR="00C04663" w:rsidRDefault="00A7259F" w:rsidP="00813907">
      <w:pPr>
        <w:spacing w:after="240"/>
      </w:pPr>
      <w:r>
        <w:rPr>
          <w:rFonts w:hint="eastAsia"/>
        </w:rPr>
        <w:t>這一日，張天師帶李龍飛到一棟樓前，這樓高數十丈，大門上雕龍刻鳳，幾根巨大的樑柱散發出霸氣騰騰，更有幾個黑衣守衛看守著，很是威嚴。</w:t>
      </w:r>
    </w:p>
    <w:p w:rsidR="00C04663" w:rsidRDefault="00A7259F" w:rsidP="00813907">
      <w:pPr>
        <w:spacing w:after="240"/>
      </w:pPr>
      <w:r>
        <w:rPr>
          <w:rFonts w:hint="eastAsia"/>
        </w:rPr>
        <w:lastRenderedPageBreak/>
        <w:t>張天師說道，「這棟樓，叫聚寶樓，樓內賣的是奇珍異寶，更有那東萊之外所買賣的外來品，很是珍貴，咱們進去瞧瞧。」</w:t>
      </w:r>
    </w:p>
    <w:p w:rsidR="00C04663" w:rsidRDefault="00A7259F" w:rsidP="00813907">
      <w:pPr>
        <w:spacing w:after="240"/>
      </w:pPr>
      <w:r>
        <w:rPr>
          <w:rFonts w:hint="eastAsia"/>
        </w:rPr>
        <w:t>李龍飛連日玩樂，眼界也開了許多，見這大樓高大，跟之前幾處地方比起，的確很是不同，連忙跟了進去。</w:t>
      </w:r>
    </w:p>
    <w:p w:rsidR="00C04663" w:rsidRDefault="00A7259F" w:rsidP="00813907">
      <w:pPr>
        <w:spacing w:after="240"/>
      </w:pPr>
      <w:r>
        <w:rPr>
          <w:rFonts w:hint="eastAsia"/>
        </w:rPr>
        <w:t>一進樓內，只見裡面頭四面牆壁掛滿了許多沒見過的寶貝，一一展示在架上等著人買賣。</w:t>
      </w:r>
    </w:p>
    <w:p w:rsidR="00C04663" w:rsidRDefault="00A7259F" w:rsidP="00813907">
      <w:pPr>
        <w:spacing w:after="240"/>
      </w:pPr>
      <w:r>
        <w:rPr>
          <w:rFonts w:hint="eastAsia"/>
        </w:rPr>
        <w:t>有那百年龜甲內的夜明珠，燈火之下，閃發出耀眼光芒；還有那數十年未孵化出來的活獸卵，透過一瞧，裡頭還有獸胎正在成長；更有那東萊國外買進來的奇花異草，許多人在那指指點點，很是不凡。</w:t>
      </w:r>
    </w:p>
    <w:p w:rsidR="00C04663" w:rsidRDefault="00A7259F" w:rsidP="00813907">
      <w:pPr>
        <w:spacing w:after="240"/>
      </w:pPr>
      <w:r>
        <w:rPr>
          <w:rFonts w:hint="eastAsia"/>
        </w:rPr>
        <w:t>雖說這些都不是凡物，但也只是奇物，對仙人來說，還是沒有太大的吸引力；但看在李龍飛眼裡，已經是也是十分瞠目結舌的了。</w:t>
      </w:r>
    </w:p>
    <w:p w:rsidR="00C04663" w:rsidRDefault="00A7259F" w:rsidP="00813907">
      <w:pPr>
        <w:spacing w:after="240"/>
      </w:pPr>
      <w:r>
        <w:rPr>
          <w:rFonts w:hint="eastAsia"/>
        </w:rPr>
        <w:t>倒是張天師，看也不看，直拉著李龍飛走上樓去，好像這些東西他都不放在眼裡似的。</w:t>
      </w:r>
    </w:p>
    <w:p w:rsidR="00C04663" w:rsidRDefault="00A7259F" w:rsidP="00813907">
      <w:pPr>
        <w:spacing w:after="240"/>
      </w:pPr>
      <w:r>
        <w:rPr>
          <w:rFonts w:hint="eastAsia"/>
        </w:rPr>
        <w:t>到了二樓，滿牆的珍寶更是了得了，一面牆上擺著一顆西瓜大小的紅寶石，耀眼的程度讓牆壁有如整片紅光，就算是黑夜，恐怕都有如白天一樣的光芒，旁邊圍著許多富豪正在估價；另一個桌上，一盅據說是生長了千年人蔘，其香氣濃厚，李龍飛仔細一聞，更隱隱感覺到一股</w:t>
      </w:r>
      <w:del w:id="4550" w:author="簡新佳" w:date="2019-02-25T17:00:00Z">
        <w:r w:rsidDel="0012795F">
          <w:rPr>
            <w:rFonts w:hint="eastAsia"/>
          </w:rPr>
          <w:delText>靈力</w:delText>
        </w:r>
      </w:del>
      <w:ins w:id="4551" w:author="簡新佳" w:date="2019-02-25T17:00:00Z">
        <w:r w:rsidR="0012795F">
          <w:rPr>
            <w:rFonts w:hint="eastAsia"/>
          </w:rPr>
          <w:t>靈氣</w:t>
        </w:r>
      </w:ins>
      <w:r>
        <w:rPr>
          <w:rFonts w:hint="eastAsia"/>
        </w:rPr>
        <w:t>波動從裡頭不斷湧現出來，就算是仙人看了，都會起凡心想要買下來。</w:t>
      </w:r>
    </w:p>
    <w:p w:rsidR="00C04663" w:rsidRDefault="00A7259F" w:rsidP="00813907">
      <w:pPr>
        <w:spacing w:after="240"/>
      </w:pPr>
      <w:r>
        <w:rPr>
          <w:rFonts w:hint="eastAsia"/>
        </w:rPr>
        <w:t>但張天師還是看也不看，繼續拉著李龍飛往上走；李龍飛心裡奇怪，但仍是跟著上樓，就這麼直上了四層樓，直到到了第四層時，只見通往第五層樓的樓梯，一個馬臉道士閉眼坐在一旁打坐，正正好擋在樓梯口，阻了兩人上去了路。</w:t>
      </w:r>
    </w:p>
    <w:p w:rsidR="00C04663" w:rsidRDefault="00A7259F" w:rsidP="00813907">
      <w:pPr>
        <w:spacing w:after="240"/>
      </w:pPr>
      <w:r>
        <w:rPr>
          <w:rFonts w:hint="eastAsia"/>
        </w:rPr>
        <w:t>張天師也不意外，拿出了兩顆靈石，放在道士的懷中，然後退了開來。</w:t>
      </w:r>
    </w:p>
    <w:p w:rsidR="00C04663" w:rsidRDefault="00A7259F" w:rsidP="00813907">
      <w:pPr>
        <w:spacing w:after="240"/>
      </w:pPr>
      <w:r>
        <w:rPr>
          <w:rFonts w:hint="eastAsia"/>
        </w:rPr>
        <w:t>那道士微微張開眼一瞇，也沒有起來，身子卻往左移了一點，讓出個小路過來；張天師一看，對著李龍飛笑道，「李兄，剛剛那些都是掩人耳目而已，接下來上去的，才是咱們來這真正要去的地方。待會，你先別說話，一切有俺，知道嗎？」</w:t>
      </w:r>
    </w:p>
    <w:p w:rsidR="00C04663" w:rsidRDefault="00A7259F" w:rsidP="00813907">
      <w:pPr>
        <w:spacing w:after="240"/>
      </w:pPr>
      <w:r>
        <w:rPr>
          <w:rFonts w:hint="eastAsia"/>
        </w:rPr>
        <w:t>李龍飛忙點頭說是，跟著走了上去。</w:t>
      </w:r>
    </w:p>
    <w:p w:rsidR="00C04663" w:rsidRDefault="00A7259F" w:rsidP="00813907">
      <w:pPr>
        <w:spacing w:after="240"/>
      </w:pPr>
      <w:r>
        <w:rPr>
          <w:rFonts w:hint="eastAsia"/>
        </w:rPr>
        <w:t>一到樓上，只見原本應該是一層樓的空間，赫然成了三層樓高的大院，中間是一個大廣場，其他三層樓圍繞著廣場而上，裡頭許多修練之人來來往往，每一個人都很是忙碌。</w:t>
      </w:r>
    </w:p>
    <w:p w:rsidR="00C04663" w:rsidRDefault="00A7259F" w:rsidP="00813907">
      <w:pPr>
        <w:spacing w:after="240"/>
      </w:pPr>
      <w:r>
        <w:rPr>
          <w:rFonts w:hint="eastAsia"/>
        </w:rPr>
        <w:t>一個打扮打膽，姿色妖饒女子見到兩人進來，走了過來說，「兩位仙人，請問有</w:t>
      </w:r>
      <w:r>
        <w:rPr>
          <w:rFonts w:hint="eastAsia"/>
        </w:rPr>
        <w:lastRenderedPageBreak/>
        <w:t>需要甚麼樣的服務呢？」</w:t>
      </w:r>
    </w:p>
    <w:p w:rsidR="00C04663" w:rsidRDefault="00A7259F" w:rsidP="00813907">
      <w:pPr>
        <w:spacing w:after="240"/>
      </w:pPr>
      <w:r>
        <w:rPr>
          <w:rFonts w:hint="eastAsia"/>
        </w:rPr>
        <w:t>那聲音甜膩膩地，聽得李龍飛很是舒服，心中忍不住想要親近對方一點；張天師卻不為所動，再拿出兩顆靈石說，「俺倆人想參加一下拍賣會，給俺們安排一個位置吧！」</w:t>
      </w:r>
    </w:p>
    <w:p w:rsidR="00C04663" w:rsidRDefault="00A7259F" w:rsidP="00813907">
      <w:pPr>
        <w:spacing w:after="240"/>
      </w:pPr>
      <w:r>
        <w:rPr>
          <w:rFonts w:hint="eastAsia"/>
        </w:rPr>
        <w:t>「拍賣會？」李龍飛一聽，有些不明所以的望向張天師尋問，對方卻沒有回答，只是直盯著那女子看去。</w:t>
      </w:r>
    </w:p>
    <w:p w:rsidR="00C04663" w:rsidRDefault="00A7259F" w:rsidP="00813907">
      <w:pPr>
        <w:spacing w:after="240"/>
      </w:pPr>
      <w:r>
        <w:rPr>
          <w:rFonts w:hint="eastAsia"/>
        </w:rPr>
        <w:t>那女子見到兩顆靈石，眼瞇了一下，笑容更加妖媚，口中卻說，「這次拍賣會漲了，門票要一顆半的靈石。」</w:t>
      </w:r>
    </w:p>
    <w:p w:rsidR="00C04663" w:rsidRDefault="00A7259F" w:rsidP="00813907">
      <w:pPr>
        <w:spacing w:after="240"/>
      </w:pPr>
      <w:r>
        <w:rPr>
          <w:rFonts w:hint="eastAsia"/>
        </w:rPr>
        <w:t>張天師哼了一聲，心不甘情不願地再掏出了一顆靈石，那女子這才將三顆靈石收下，笑咪咪地帶著兩人來到一張桌椅前，嗲聲嗲氣地說，「兩位仙人這邊請，拍賣會再過一個時辰就開始了，這段時間，要不要小妹替您介紹點樂子？」</w:t>
      </w:r>
    </w:p>
    <w:p w:rsidR="00C04663" w:rsidRDefault="00A7259F" w:rsidP="00813907">
      <w:pPr>
        <w:spacing w:after="240"/>
      </w:pPr>
      <w:r>
        <w:rPr>
          <w:rFonts w:hint="eastAsia"/>
        </w:rPr>
        <w:t>一聽到樂子，李龍飛有些心動，但張天師卻揮揮手說，「免了，俺倆想歇會！」</w:t>
      </w:r>
    </w:p>
    <w:p w:rsidR="00C04663" w:rsidRDefault="00A7259F" w:rsidP="00813907">
      <w:pPr>
        <w:spacing w:after="240"/>
      </w:pPr>
      <w:r>
        <w:rPr>
          <w:rFonts w:hint="eastAsia"/>
        </w:rPr>
        <w:t>那女子也不氣餒，仍是媚笑地深深看了張天師一眼說，「那麼，小妹就不打擾兩位仙人了。」</w:t>
      </w:r>
    </w:p>
    <w:p w:rsidR="00C04663" w:rsidRDefault="00A7259F" w:rsidP="00813907">
      <w:pPr>
        <w:spacing w:after="240"/>
      </w:pPr>
      <w:r>
        <w:rPr>
          <w:rFonts w:hint="eastAsia"/>
        </w:rPr>
        <w:t>張天師等那女子離去，這才轉頭對李龍飛笑著說，「李兄，我見你直盯著那女子看，你可知對方甚麼來歷？」</w:t>
      </w:r>
    </w:p>
    <w:p w:rsidR="00C04663" w:rsidRDefault="00A7259F" w:rsidP="00813907">
      <w:pPr>
        <w:spacing w:after="240"/>
      </w:pPr>
      <w:r>
        <w:rPr>
          <w:rFonts w:hint="eastAsia"/>
        </w:rPr>
        <w:t>「不知道。」李龍飛被張天師這麼一問，訕訕地笑了下回答。</w:t>
      </w:r>
    </w:p>
    <w:p w:rsidR="00C04663" w:rsidRDefault="00A7259F" w:rsidP="00813907">
      <w:pPr>
        <w:spacing w:after="240"/>
      </w:pPr>
      <w:r>
        <w:rPr>
          <w:rFonts w:hint="eastAsia"/>
        </w:rPr>
        <w:t>「那女子可是身負妖狐血脈，天生媚功了得，多看幾眼無礙，但私下可千萬別靠得太近了。」張天師若有所指地提醒了一句。</w:t>
      </w:r>
    </w:p>
    <w:p w:rsidR="00C04663" w:rsidRDefault="00A7259F" w:rsidP="00813907">
      <w:pPr>
        <w:spacing w:after="240"/>
      </w:pPr>
      <w:r>
        <w:rPr>
          <w:rFonts w:hint="eastAsia"/>
        </w:rPr>
        <w:t>李龍飛一聽，心中一愣，忙尋問道，「妖狐血脈，難道她竟不是人族嗎？」</w:t>
      </w:r>
    </w:p>
    <w:p w:rsidR="00C04663" w:rsidRDefault="00A7259F" w:rsidP="00813907">
      <w:pPr>
        <w:spacing w:after="240"/>
      </w:pPr>
      <w:r>
        <w:rPr>
          <w:rFonts w:hint="eastAsia"/>
        </w:rPr>
        <w:t>在還沒踏入修仙路前，李龍飛曾在古籍上讀過，有些強大的妖獸，會幻化為人形，融入人族社會裡頭。</w:t>
      </w:r>
    </w:p>
    <w:p w:rsidR="00C04663" w:rsidRDefault="00A7259F" w:rsidP="00813907">
      <w:pPr>
        <w:spacing w:after="240"/>
      </w:pPr>
      <w:r>
        <w:rPr>
          <w:rFonts w:hint="eastAsia"/>
        </w:rPr>
        <w:t>「嚴格來說，她仍是人族，只是身上有些妖狐血脈而已，這樣的人，修練起許多特殊仙法，會比我們快上不少，但缺點則是</w:t>
      </w:r>
      <w:del w:id="4552" w:author="簡新佳" w:date="2019-02-25T17:00:00Z">
        <w:r w:rsidDel="0012795F">
          <w:rPr>
            <w:rFonts w:hint="eastAsia"/>
          </w:rPr>
          <w:delText>靈力</w:delText>
        </w:r>
      </w:del>
      <w:ins w:id="4553" w:author="簡新佳" w:date="2019-02-25T17:00:00Z">
        <w:r w:rsidR="0012795F">
          <w:rPr>
            <w:rFonts w:hint="eastAsia"/>
          </w:rPr>
          <w:t>靈氣</w:t>
        </w:r>
      </w:ins>
      <w:r>
        <w:rPr>
          <w:rFonts w:hint="eastAsia"/>
        </w:rPr>
        <w:t>中會帶有雜質，在築基或是結丹時往往更加的困難。」張天師解釋著</w:t>
      </w:r>
      <w:r w:rsidR="009664C7">
        <w:rPr>
          <w:rFonts w:hint="eastAsia"/>
        </w:rPr>
        <w:t>，</w:t>
      </w:r>
      <w:r>
        <w:rPr>
          <w:rFonts w:hint="eastAsia"/>
        </w:rPr>
        <w:t>跟著又說，</w:t>
      </w:r>
    </w:p>
    <w:p w:rsidR="00C04663" w:rsidRDefault="00A7259F" w:rsidP="00813907">
      <w:pPr>
        <w:spacing w:after="240"/>
      </w:pPr>
      <w:r>
        <w:rPr>
          <w:rFonts w:hint="eastAsia"/>
        </w:rPr>
        <w:t>「這此我帶你來這，主要就是為了這拍賣會</w:t>
      </w:r>
      <w:r w:rsidR="009664C7">
        <w:rPr>
          <w:rFonts w:hint="eastAsia"/>
        </w:rPr>
        <w:t>。</w:t>
      </w:r>
      <w:r>
        <w:rPr>
          <w:rFonts w:hint="eastAsia"/>
        </w:rPr>
        <w:t>我跟你說明一下。這聚寶樓的真正主人，是個</w:t>
      </w:r>
      <w:r w:rsidR="009664C7">
        <w:rPr>
          <w:rFonts w:hint="eastAsia"/>
        </w:rPr>
        <w:t>築基中期</w:t>
      </w:r>
      <w:r>
        <w:rPr>
          <w:rFonts w:hint="eastAsia"/>
        </w:rPr>
        <w:t>修士，本身更是赤劍宗及齊國內公認的拍賣會地點。來這大都的修仙者，不說大半，但許多人都是衝著這拍賣會而來</w:t>
      </w:r>
      <w:r w:rsidR="009664C7">
        <w:rPr>
          <w:rFonts w:hint="eastAsia"/>
        </w:rPr>
        <w:t>。」</w:t>
      </w:r>
    </w:p>
    <w:p w:rsidR="00C04663" w:rsidRDefault="009664C7" w:rsidP="00813907">
      <w:pPr>
        <w:spacing w:after="240"/>
      </w:pPr>
      <w:r>
        <w:rPr>
          <w:rFonts w:hint="eastAsia"/>
        </w:rPr>
        <w:t>「</w:t>
      </w:r>
      <w:r w:rsidR="00A7259F">
        <w:rPr>
          <w:rFonts w:hint="eastAsia"/>
        </w:rPr>
        <w:t>裡頭可以買到的東西五花八門，價格更是有高有低。你有沒有甚麼想拿出來拍</w:t>
      </w:r>
      <w:r w:rsidR="00A7259F">
        <w:rPr>
          <w:rFonts w:hint="eastAsia"/>
        </w:rPr>
        <w:lastRenderedPageBreak/>
        <w:t>賣的，在這往往可以比外面來賣得好。當然，賣得貴買得也貴，但很多寶物在這買得到在外面可是買不到的，你如果想買甚麼好寶物，來這買也是是個不錯的選擇。」</w:t>
      </w:r>
    </w:p>
    <w:p w:rsidR="00C04663" w:rsidRDefault="00A7259F" w:rsidP="00813907">
      <w:pPr>
        <w:spacing w:after="240"/>
      </w:pPr>
      <w:r>
        <w:rPr>
          <w:rFonts w:hint="eastAsia"/>
        </w:rPr>
        <w:t>「不過…呵呵」張天師看了看李龍飛的儲物袋，想起對方阮囊羞澀，又是笑了一下。</w:t>
      </w:r>
    </w:p>
    <w:p w:rsidR="00C04663" w:rsidRDefault="00A7259F" w:rsidP="00813907">
      <w:pPr>
        <w:spacing w:after="240"/>
      </w:pPr>
      <w:r>
        <w:rPr>
          <w:rFonts w:hint="eastAsia"/>
        </w:rPr>
        <w:t>李龍飛有些尷尬的陪笑，搖搖頭說，「張大哥還是自己拍賣就好了，我身上真的沒甚麼好賣的。」</w:t>
      </w:r>
    </w:p>
    <w:p w:rsidR="00C04663" w:rsidRDefault="00A7259F" w:rsidP="00813907">
      <w:pPr>
        <w:spacing w:after="240"/>
      </w:pPr>
      <w:r>
        <w:rPr>
          <w:rFonts w:hint="eastAsia"/>
        </w:rPr>
        <w:t>張天師點一點頭，接著兩眼發光，拍了拍身上的儲物袋說，「俺的確是要好好拍賣一番，這拍賣，可比廝殺還要讓人膽顫心驚！」</w:t>
      </w:r>
    </w:p>
    <w:p w:rsidR="00C04663" w:rsidRDefault="00A7259F" w:rsidP="00813907">
      <w:pPr>
        <w:spacing w:after="240"/>
      </w:pPr>
      <w:r>
        <w:rPr>
          <w:rFonts w:hint="eastAsia"/>
        </w:rPr>
        <w:t>李龍飛聽到他這樣說，奇道，「拍賣不就是買賣寶物嗎？怎麼會讓人膽顫心驚呢？」</w:t>
      </w:r>
    </w:p>
    <w:p w:rsidR="00C04663" w:rsidRDefault="00A7259F" w:rsidP="00813907">
      <w:pPr>
        <w:spacing w:after="240"/>
      </w:pPr>
      <w:r>
        <w:rPr>
          <w:rFonts w:hint="eastAsia"/>
        </w:rPr>
        <w:t>張天師看了他一眼，語帶玄機的說，「這你就不懂了，等等看俺表演給你看！」</w:t>
      </w:r>
    </w:p>
    <w:p w:rsidR="00C04663" w:rsidRDefault="00A7259F" w:rsidP="00813907">
      <w:pPr>
        <w:spacing w:after="240"/>
      </w:pPr>
      <w:r>
        <w:rPr>
          <w:rFonts w:hint="eastAsia"/>
        </w:rPr>
        <w:t>接著他在李龍飛懷疑的眼光下，走到了一個道人旁邊，比手畫腳了番，並拿出了一個袋子遞了出去。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拍賣會</w:t>
      </w:r>
    </w:p>
    <w:p w:rsidR="00C04663" w:rsidRDefault="00A7259F" w:rsidP="00813907">
      <w:pPr>
        <w:spacing w:after="240"/>
      </w:pPr>
      <w:r>
        <w:rPr>
          <w:rFonts w:hint="eastAsia"/>
        </w:rPr>
        <w:t>很快的，張天師跟李龍飛在安排的桌椅前喝茶聊天的時後，一個宏大的鐘聲敲響起。</w:t>
      </w:r>
    </w:p>
    <w:p w:rsidR="00C04663" w:rsidRDefault="00A7259F" w:rsidP="00813907">
      <w:pPr>
        <w:spacing w:after="240"/>
      </w:pPr>
      <w:r>
        <w:rPr>
          <w:rFonts w:hint="eastAsia"/>
        </w:rPr>
        <w:t>噹、噹、噹、噹、每一聲都蘊含著一股莊嚴而又雄厚的氣勁，若不是修仙之人，在這一層樓內聽到這些鐘聲，恐怕就暈了過去。</w:t>
      </w:r>
    </w:p>
    <w:p w:rsidR="00C04663" w:rsidRDefault="00A7259F" w:rsidP="00813907">
      <w:pPr>
        <w:spacing w:after="240"/>
      </w:pPr>
      <w:r>
        <w:rPr>
          <w:rFonts w:hint="eastAsia"/>
        </w:rPr>
        <w:t>那鐘聲連敲十二下，敲完十二下後，中間廣場一個穿著金袍的道人，聲音宏亮地說，「聚寶樓本月拍賣大會，正式開始！」</w:t>
      </w:r>
    </w:p>
    <w:p w:rsidR="00C04663" w:rsidRDefault="00A7259F" w:rsidP="00813907">
      <w:pPr>
        <w:spacing w:after="240"/>
      </w:pPr>
      <w:r>
        <w:rPr>
          <w:rFonts w:hint="eastAsia"/>
        </w:rPr>
        <w:t>「開始了！」張天師有點緊張地摩拳擦掌看著下面說。</w:t>
      </w:r>
    </w:p>
    <w:p w:rsidR="00C04663" w:rsidRDefault="00A7259F" w:rsidP="00813907">
      <w:pPr>
        <w:spacing w:after="240"/>
      </w:pPr>
      <w:r>
        <w:rPr>
          <w:rFonts w:hint="eastAsia"/>
        </w:rPr>
        <w:t>李龍飛看著他這樣子，覺得有些好奇，之前他對上那黑虎時，也沒那麼緊張，想不到只是個拍賣，居然這麼慎重。</w:t>
      </w:r>
    </w:p>
    <w:p w:rsidR="00C04663" w:rsidRDefault="00A7259F" w:rsidP="00813907">
      <w:pPr>
        <w:spacing w:after="240"/>
      </w:pPr>
      <w:r>
        <w:rPr>
          <w:rFonts w:hint="eastAsia"/>
        </w:rPr>
        <w:t>他們兩的坐位在二樓，算是最便宜的位置；往下一樓，因為靠得近，看寶物看得較清楚，所以較貴，往上一樓，因為在最高點，位置較隱密，而且有幾間還是包廂，所以最貴，也是給較有身份的人進去。</w:t>
      </w:r>
    </w:p>
    <w:p w:rsidR="00C04663" w:rsidRDefault="00A7259F" w:rsidP="00813907">
      <w:pPr>
        <w:spacing w:after="240"/>
      </w:pPr>
      <w:r>
        <w:rPr>
          <w:rFonts w:hint="eastAsia"/>
        </w:rPr>
        <w:t>只不過這一個月一次的拍賣，並不是每次都有好寶物出現，而這次所拍賣的，並</w:t>
      </w:r>
      <w:r>
        <w:rPr>
          <w:rFonts w:hint="eastAsia"/>
        </w:rPr>
        <w:lastRenderedPageBreak/>
        <w:t>沒有太特別的寶物，所以一二樓雖然人多，但三樓卻沒有坐滿，好幾間包廂甚至都是空的。</w:t>
      </w:r>
    </w:p>
    <w:p w:rsidR="00C04663" w:rsidRDefault="00A7259F" w:rsidP="00813907">
      <w:pPr>
        <w:spacing w:after="240"/>
      </w:pPr>
      <w:r>
        <w:rPr>
          <w:rFonts w:hint="eastAsia"/>
        </w:rPr>
        <w:t>那金袍道人等各樓層的人都坐妥了，這才開始拿出一件紫袍大衣，開口說道，「第一個拍賣的東西，是這件紫衫翔衣，這是紫雲宗所產的大衣，除了對法術有抗性之外，最重要的，穿著它的人</w:t>
      </w:r>
      <w:r w:rsidR="009664C7">
        <w:rPr>
          <w:rFonts w:hint="eastAsia"/>
        </w:rPr>
        <w:t>每日</w:t>
      </w:r>
      <w:r>
        <w:rPr>
          <w:rFonts w:hint="eastAsia"/>
        </w:rPr>
        <w:t>能以</w:t>
      </w:r>
      <w:r w:rsidR="009664C7">
        <w:rPr>
          <w:rFonts w:hint="eastAsia"/>
        </w:rPr>
        <w:t>練氣大圓滿</w:t>
      </w:r>
      <w:r>
        <w:rPr>
          <w:rFonts w:hint="eastAsia"/>
        </w:rPr>
        <w:t>速度飛行百里一次，拍賣底價</w:t>
      </w:r>
      <w:r w:rsidR="009664C7">
        <w:rPr>
          <w:rFonts w:hint="eastAsia"/>
        </w:rPr>
        <w:t>一百五十</w:t>
      </w:r>
      <w:r>
        <w:rPr>
          <w:rFonts w:hint="eastAsia"/>
        </w:rPr>
        <w:t>顆靈石，現在開始競標。」</w:t>
      </w:r>
    </w:p>
    <w:p w:rsidR="00C04663" w:rsidRDefault="00A7259F" w:rsidP="00813907">
      <w:pPr>
        <w:spacing w:after="240"/>
      </w:pPr>
      <w:r>
        <w:rPr>
          <w:rFonts w:hint="eastAsia"/>
        </w:rPr>
        <w:t>「我出</w:t>
      </w:r>
      <w:r w:rsidR="009664C7">
        <w:rPr>
          <w:rFonts w:hint="eastAsia"/>
        </w:rPr>
        <w:t>一百</w:t>
      </w:r>
      <w:r>
        <w:rPr>
          <w:rFonts w:hint="eastAsia"/>
        </w:rPr>
        <w:t>五十</w:t>
      </w:r>
      <w:r w:rsidR="009664C7">
        <w:rPr>
          <w:rFonts w:hint="eastAsia"/>
        </w:rPr>
        <w:t>一</w:t>
      </w:r>
      <w:r>
        <w:rPr>
          <w:rFonts w:hint="eastAsia"/>
        </w:rPr>
        <w:t>顆靈石！」一個一樓的大漢首先開口喊著。</w:t>
      </w:r>
    </w:p>
    <w:p w:rsidR="00C04663" w:rsidRDefault="00A7259F" w:rsidP="00813907">
      <w:pPr>
        <w:spacing w:after="240"/>
      </w:pPr>
      <w:r>
        <w:rPr>
          <w:rFonts w:hint="eastAsia"/>
        </w:rPr>
        <w:t>「我出</w:t>
      </w:r>
      <w:r w:rsidR="009664C7">
        <w:rPr>
          <w:rFonts w:hint="eastAsia"/>
        </w:rPr>
        <w:t>一百</w:t>
      </w:r>
      <w:r>
        <w:rPr>
          <w:rFonts w:hint="eastAsia"/>
        </w:rPr>
        <w:t>五十</w:t>
      </w:r>
      <w:r w:rsidR="009664C7">
        <w:rPr>
          <w:rFonts w:hint="eastAsia"/>
        </w:rPr>
        <w:t>二</w:t>
      </w:r>
      <w:r>
        <w:rPr>
          <w:rFonts w:hint="eastAsia"/>
        </w:rPr>
        <w:t>顆！」二樓對面一個青袍道人跟著喊道。</w:t>
      </w:r>
    </w:p>
    <w:p w:rsidR="00C04663" w:rsidRDefault="00A7259F" w:rsidP="00813907">
      <w:pPr>
        <w:spacing w:after="240"/>
      </w:pPr>
      <w:r>
        <w:rPr>
          <w:rFonts w:hint="eastAsia"/>
        </w:rPr>
        <w:t>「</w:t>
      </w:r>
      <w:r w:rsidR="009664C7">
        <w:rPr>
          <w:rFonts w:hint="eastAsia"/>
        </w:rPr>
        <w:t>一百</w:t>
      </w:r>
      <w:r>
        <w:rPr>
          <w:rFonts w:hint="eastAsia"/>
        </w:rPr>
        <w:t>五十</w:t>
      </w:r>
      <w:r w:rsidR="009664C7">
        <w:rPr>
          <w:rFonts w:hint="eastAsia"/>
        </w:rPr>
        <w:t>八</w:t>
      </w:r>
      <w:r>
        <w:rPr>
          <w:rFonts w:hint="eastAsia"/>
        </w:rPr>
        <w:t>顆！」</w:t>
      </w:r>
    </w:p>
    <w:p w:rsidR="00C04663" w:rsidRDefault="00A7259F" w:rsidP="00813907">
      <w:pPr>
        <w:spacing w:after="240"/>
      </w:pPr>
      <w:r>
        <w:rPr>
          <w:rFonts w:hint="eastAsia"/>
        </w:rPr>
        <w:t>「</w:t>
      </w:r>
      <w:r w:rsidR="009664C7">
        <w:rPr>
          <w:rFonts w:hint="eastAsia"/>
        </w:rPr>
        <w:t>一百</w:t>
      </w:r>
      <w:r>
        <w:rPr>
          <w:rFonts w:hint="eastAsia"/>
        </w:rPr>
        <w:t>六</w:t>
      </w:r>
      <w:r w:rsidR="009664C7">
        <w:rPr>
          <w:rFonts w:hint="eastAsia"/>
        </w:rPr>
        <w:t>十</w:t>
      </w:r>
      <w:r>
        <w:rPr>
          <w:rFonts w:hint="eastAsia"/>
        </w:rPr>
        <w:t>顆！」</w:t>
      </w:r>
    </w:p>
    <w:p w:rsidR="00C04663" w:rsidRDefault="00A7259F" w:rsidP="00813907">
      <w:pPr>
        <w:spacing w:after="240"/>
      </w:pPr>
      <w:r>
        <w:rPr>
          <w:rFonts w:hint="eastAsia"/>
        </w:rPr>
        <w:t>緊接著，眾人也紛紛出價，聽得李龍飛是目瞪口呆。</w:t>
      </w:r>
    </w:p>
    <w:p w:rsidR="00C04663" w:rsidRDefault="00A7259F" w:rsidP="00813907">
      <w:pPr>
        <w:spacing w:after="240"/>
      </w:pPr>
      <w:r>
        <w:rPr>
          <w:rFonts w:hint="eastAsia"/>
        </w:rPr>
        <w:t>沒想到這樣一件衣服就要上</w:t>
      </w:r>
      <w:r w:rsidR="009664C7">
        <w:rPr>
          <w:rFonts w:hint="eastAsia"/>
        </w:rPr>
        <w:t>一百</w:t>
      </w:r>
      <w:r>
        <w:rPr>
          <w:rFonts w:hint="eastAsia"/>
        </w:rPr>
        <w:t>顆靈石以上，這對他來說，那可是一筆</w:t>
      </w:r>
      <w:r w:rsidR="009664C7">
        <w:rPr>
          <w:rFonts w:hint="eastAsia"/>
        </w:rPr>
        <w:t>龐大的</w:t>
      </w:r>
      <w:r>
        <w:rPr>
          <w:rFonts w:hint="eastAsia"/>
        </w:rPr>
        <w:t>數目阿。</w:t>
      </w:r>
    </w:p>
    <w:p w:rsidR="00C04663" w:rsidRDefault="00A7259F" w:rsidP="00813907">
      <w:pPr>
        <w:spacing w:after="240"/>
      </w:pPr>
      <w:r>
        <w:rPr>
          <w:rFonts w:hint="eastAsia"/>
        </w:rPr>
        <w:t>張天師倒是見多不怪，口中喃喃說著，「太貴了、太貴了！」</w:t>
      </w:r>
    </w:p>
    <w:p w:rsidR="00C04663" w:rsidRDefault="00A7259F" w:rsidP="00813907">
      <w:pPr>
        <w:spacing w:after="240"/>
      </w:pPr>
      <w:r>
        <w:rPr>
          <w:rFonts w:hint="eastAsia"/>
        </w:rPr>
        <w:t>很快的，第一件紫衫翔衣就以</w:t>
      </w:r>
      <w:r w:rsidR="009664C7">
        <w:rPr>
          <w:rFonts w:hint="eastAsia"/>
        </w:rPr>
        <w:t>一百</w:t>
      </w:r>
      <w:r>
        <w:rPr>
          <w:rFonts w:hint="eastAsia"/>
        </w:rPr>
        <w:t>八</w:t>
      </w:r>
      <w:r w:rsidR="009664C7">
        <w:rPr>
          <w:rFonts w:hint="eastAsia"/>
        </w:rPr>
        <w:t>十</w:t>
      </w:r>
      <w:r>
        <w:rPr>
          <w:rFonts w:hint="eastAsia"/>
        </w:rPr>
        <w:t>七顆靈石成交了；當成交的那一刻，李龍飛頓時覺得，自己實在是好窮，進入自在道</w:t>
      </w:r>
      <w:r w:rsidR="009664C7">
        <w:rPr>
          <w:rFonts w:hint="eastAsia"/>
        </w:rPr>
        <w:t>數</w:t>
      </w:r>
      <w:r>
        <w:rPr>
          <w:rFonts w:hint="eastAsia"/>
        </w:rPr>
        <w:t>年，最多時後，靈石也沒破百，如果要買這衣服，怕是沒待個幾年是買不起的。</w:t>
      </w:r>
    </w:p>
    <w:p w:rsidR="00C04663" w:rsidRDefault="00A7259F" w:rsidP="00813907">
      <w:pPr>
        <w:spacing w:after="240"/>
      </w:pPr>
      <w:r>
        <w:rPr>
          <w:rFonts w:hint="eastAsia"/>
        </w:rPr>
        <w:t>接下來第二件，是一個丹藥，此丹藥對築基以下有效，名叫破境丹，據說築基以下服用，有機會直接突破一個小境界；就算築基以上，服用也有會對突破境界上有所輔助。</w:t>
      </w:r>
    </w:p>
    <w:p w:rsidR="00C04663" w:rsidRDefault="00A7259F" w:rsidP="00813907">
      <w:pPr>
        <w:spacing w:after="240"/>
      </w:pPr>
      <w:r>
        <w:rPr>
          <w:rFonts w:hint="eastAsia"/>
        </w:rPr>
        <w:t>此丹張天師也加入搶奪，但這丹要</w:t>
      </w:r>
      <w:r w:rsidR="009664C7">
        <w:rPr>
          <w:rFonts w:hint="eastAsia"/>
        </w:rPr>
        <w:t>價</w:t>
      </w:r>
      <w:r>
        <w:rPr>
          <w:rFonts w:hint="eastAsia"/>
        </w:rPr>
        <w:t>太貴，底價就是</w:t>
      </w:r>
      <w:r w:rsidR="009664C7">
        <w:rPr>
          <w:rFonts w:hint="eastAsia"/>
        </w:rPr>
        <w:t>兩</w:t>
      </w:r>
      <w:r>
        <w:rPr>
          <w:rFonts w:hint="eastAsia"/>
        </w:rPr>
        <w:t>百靈石，最後以</w:t>
      </w:r>
      <w:r w:rsidR="009664C7">
        <w:rPr>
          <w:rFonts w:hint="eastAsia"/>
        </w:rPr>
        <w:t>四百</w:t>
      </w:r>
      <w:r>
        <w:rPr>
          <w:rFonts w:hint="eastAsia"/>
        </w:rPr>
        <w:t>八</w:t>
      </w:r>
      <w:r w:rsidR="009664C7">
        <w:rPr>
          <w:rFonts w:hint="eastAsia"/>
        </w:rPr>
        <w:t>十</w:t>
      </w:r>
      <w:r>
        <w:rPr>
          <w:rFonts w:hint="eastAsia"/>
        </w:rPr>
        <w:t>顆靈石的高價格成交，張天師只喊到</w:t>
      </w:r>
      <w:r w:rsidR="009664C7">
        <w:rPr>
          <w:rFonts w:hint="eastAsia"/>
        </w:rPr>
        <w:t>三</w:t>
      </w:r>
      <w:r>
        <w:rPr>
          <w:rFonts w:hint="eastAsia"/>
        </w:rPr>
        <w:t>百靈石就放棄了。</w:t>
      </w:r>
    </w:p>
    <w:p w:rsidR="00C04663" w:rsidRDefault="00A7259F" w:rsidP="00813907">
      <w:pPr>
        <w:spacing w:after="240"/>
      </w:pPr>
      <w:r>
        <w:rPr>
          <w:rFonts w:hint="eastAsia"/>
        </w:rPr>
        <w:t>「太貴了、太貴了！」他搖搖頭，「這丹藥雖好，但</w:t>
      </w:r>
      <w:r w:rsidR="009664C7">
        <w:rPr>
          <w:rFonts w:hint="eastAsia"/>
        </w:rPr>
        <w:t>一輩子</w:t>
      </w:r>
      <w:r>
        <w:rPr>
          <w:rFonts w:hint="eastAsia"/>
        </w:rPr>
        <w:t>只能服用一次而已，俺現在已經接近練氣四層頂峰，很快就突破成了五層，這種丹藥到了練氣後期突破不了時，再來買也不遲。」</w:t>
      </w:r>
    </w:p>
    <w:p w:rsidR="00C04663" w:rsidRDefault="00A7259F" w:rsidP="00813907">
      <w:pPr>
        <w:spacing w:after="240"/>
      </w:pPr>
      <w:r>
        <w:rPr>
          <w:rFonts w:hint="eastAsia"/>
        </w:rPr>
        <w:t>李龍飛心忖，丹藥對自己很是重要，也是自己來這大都想買的其中一個東西；但想不到此時見拍賣場賣的丹藥都那麼貴，雖然想買，但心有餘而力不足，也就算了。</w:t>
      </w:r>
    </w:p>
    <w:p w:rsidR="00C04663" w:rsidRDefault="00A7259F" w:rsidP="00813907">
      <w:pPr>
        <w:spacing w:after="240"/>
      </w:pPr>
      <w:r>
        <w:rPr>
          <w:rFonts w:hint="eastAsia"/>
        </w:rPr>
        <w:t>再後面，還有甚麼寒雪飛劍、紫氣仙脈訣的修練心法、保靈丹等等，雖然都賣得</w:t>
      </w:r>
      <w:r>
        <w:rPr>
          <w:rFonts w:hint="eastAsia"/>
        </w:rPr>
        <w:lastRenderedPageBreak/>
        <w:t>不錯，但還是沒有賣得比破境丹來得高。</w:t>
      </w:r>
    </w:p>
    <w:p w:rsidR="00C04663" w:rsidRDefault="00A7259F" w:rsidP="00813907">
      <w:pPr>
        <w:spacing w:after="240"/>
      </w:pPr>
      <w:r>
        <w:rPr>
          <w:rFonts w:hint="eastAsia"/>
        </w:rPr>
        <w:t>而張天師偶爾雖會加入叫賣，但始終沒有真正買到過。</w:t>
      </w:r>
    </w:p>
    <w:p w:rsidR="00C04663" w:rsidRDefault="00A7259F" w:rsidP="00813907">
      <w:pPr>
        <w:spacing w:after="240"/>
      </w:pPr>
      <w:r>
        <w:rPr>
          <w:rFonts w:hint="eastAsia"/>
        </w:rPr>
        <w:t>李龍飛心中微微納悶，但也沒有問些甚麼。</w:t>
      </w:r>
    </w:p>
    <w:p w:rsidR="00C04663" w:rsidRDefault="00A7259F" w:rsidP="00813907">
      <w:pPr>
        <w:spacing w:after="240"/>
      </w:pPr>
      <w:r>
        <w:rPr>
          <w:rFonts w:hint="eastAsia"/>
        </w:rPr>
        <w:t>就在第八件拍賣品出場時，張天師突然兩眼發直，站起身來盯著那金袍道人熱切看著。</w:t>
      </w:r>
    </w:p>
    <w:p w:rsidR="00C04663" w:rsidRDefault="00A7259F" w:rsidP="00813907">
      <w:pPr>
        <w:spacing w:after="240"/>
      </w:pPr>
      <w:r>
        <w:rPr>
          <w:rFonts w:hint="eastAsia"/>
        </w:rPr>
        <w:t>只見那金袍道人拿出一張符，開口說道，「接下來這件拍賣品，很是罕見，這是張隱身符，使用次數</w:t>
      </w:r>
      <w:r w:rsidR="009664C7">
        <w:rPr>
          <w:rFonts w:hint="eastAsia"/>
        </w:rPr>
        <w:t>不只一次</w:t>
      </w:r>
      <w:r>
        <w:rPr>
          <w:rFonts w:hint="eastAsia"/>
        </w:rPr>
        <w:t>，只要使用這張符，在練氣九層以下，都能隱身不被發現，拍賣底價</w:t>
      </w:r>
      <w:r w:rsidR="009664C7">
        <w:rPr>
          <w:rFonts w:hint="eastAsia"/>
        </w:rPr>
        <w:t>兩</w:t>
      </w:r>
      <w:r>
        <w:rPr>
          <w:rFonts w:hint="eastAsia"/>
        </w:rPr>
        <w:t>百靈石，每次以十</w:t>
      </w:r>
      <w:r w:rsidR="009664C7">
        <w:rPr>
          <w:rFonts w:hint="eastAsia"/>
        </w:rPr>
        <w:t>顆</w:t>
      </w:r>
      <w:r>
        <w:rPr>
          <w:rFonts w:hint="eastAsia"/>
        </w:rPr>
        <w:t>靈石加上去。」</w:t>
      </w:r>
    </w:p>
    <w:p w:rsidR="00C04663" w:rsidRDefault="00A7259F" w:rsidP="00813907">
      <w:pPr>
        <w:spacing w:after="240"/>
      </w:pPr>
      <w:r>
        <w:rPr>
          <w:rFonts w:hint="eastAsia"/>
        </w:rPr>
        <w:t>「</w:t>
      </w:r>
      <w:r w:rsidR="009664C7">
        <w:rPr>
          <w:rFonts w:hint="eastAsia"/>
        </w:rPr>
        <w:t>三</w:t>
      </w:r>
      <w:r>
        <w:rPr>
          <w:rFonts w:hint="eastAsia"/>
        </w:rPr>
        <w:t>百靈石！」幾乎是金袍道人一說出口，張天師就直接開口喊道，頓時，眾人安靜下來，許多視線更是朝這裡看來。</w:t>
      </w:r>
    </w:p>
    <w:p w:rsidR="00C04663" w:rsidRDefault="00A7259F" w:rsidP="00813907">
      <w:pPr>
        <w:spacing w:after="240"/>
      </w:pPr>
      <w:r>
        <w:rPr>
          <w:rFonts w:hint="eastAsia"/>
        </w:rPr>
        <w:t>畢竟之前喊價都是幾十幾十靈石加上去，像這樣一次加</w:t>
      </w:r>
      <w:r w:rsidR="009664C7">
        <w:rPr>
          <w:rFonts w:hint="eastAsia"/>
        </w:rPr>
        <w:t>一</w:t>
      </w:r>
      <w:r>
        <w:rPr>
          <w:rFonts w:hint="eastAsia"/>
        </w:rPr>
        <w:t>百</w:t>
      </w:r>
      <w:r w:rsidR="009664C7">
        <w:rPr>
          <w:rFonts w:hint="eastAsia"/>
        </w:rPr>
        <w:t>顆</w:t>
      </w:r>
      <w:r>
        <w:rPr>
          <w:rFonts w:hint="eastAsia"/>
        </w:rPr>
        <w:t>靈石，可是沒有的事。</w:t>
      </w:r>
    </w:p>
    <w:p w:rsidR="00C04663" w:rsidRDefault="00A7259F" w:rsidP="00813907">
      <w:pPr>
        <w:spacing w:after="240"/>
      </w:pPr>
      <w:r>
        <w:rPr>
          <w:rFonts w:hint="eastAsia"/>
        </w:rPr>
        <w:t>只見對面一個道人笑著說，「這位道友好氣魄，可是，這張符對本人很有用，我出</w:t>
      </w:r>
      <w:r w:rsidR="009664C7">
        <w:rPr>
          <w:rFonts w:hint="eastAsia"/>
        </w:rPr>
        <w:t>三百五十顆</w:t>
      </w:r>
      <w:r>
        <w:rPr>
          <w:rFonts w:hint="eastAsia"/>
        </w:rPr>
        <w:t>靈石。」</w:t>
      </w:r>
    </w:p>
    <w:p w:rsidR="00C04663" w:rsidRDefault="00A7259F" w:rsidP="00813907">
      <w:pPr>
        <w:spacing w:after="240"/>
      </w:pPr>
      <w:r>
        <w:rPr>
          <w:rFonts w:hint="eastAsia"/>
        </w:rPr>
        <w:t>竟是要跟張天師搶奪這張道符。</w:t>
      </w:r>
    </w:p>
    <w:p w:rsidR="00C04663" w:rsidRDefault="00A7259F" w:rsidP="00813907">
      <w:pPr>
        <w:spacing w:after="240"/>
      </w:pPr>
      <w:r>
        <w:rPr>
          <w:rFonts w:hint="eastAsia"/>
        </w:rPr>
        <w:t>先前張天師都只喊到</w:t>
      </w:r>
      <w:r w:rsidR="009664C7">
        <w:rPr>
          <w:rFonts w:hint="eastAsia"/>
        </w:rPr>
        <w:t>三</w:t>
      </w:r>
      <w:r>
        <w:rPr>
          <w:rFonts w:hint="eastAsia"/>
        </w:rPr>
        <w:t>百多靈石就停下來了，但他這次咬牙一陣之後，居然開口喊道，「</w:t>
      </w:r>
      <w:r w:rsidR="009664C7">
        <w:rPr>
          <w:rFonts w:hint="eastAsia"/>
        </w:rPr>
        <w:t>四百</w:t>
      </w:r>
      <w:r>
        <w:rPr>
          <w:rFonts w:hint="eastAsia"/>
        </w:rPr>
        <w:t>顆靈石！」</w:t>
      </w:r>
    </w:p>
    <w:p w:rsidR="00C04663" w:rsidRDefault="00A7259F" w:rsidP="00813907">
      <w:pPr>
        <w:spacing w:after="240"/>
      </w:pPr>
      <w:r>
        <w:rPr>
          <w:rFonts w:hint="eastAsia"/>
        </w:rPr>
        <w:t>李龍飛皺了皺眉頭，雖然他也覺得這道符很是珍貴，但它也僅能在練氣九層以下躲過，</w:t>
      </w:r>
      <w:r w:rsidR="009664C7">
        <w:rPr>
          <w:rFonts w:hint="eastAsia"/>
        </w:rPr>
        <w:t>四百</w:t>
      </w:r>
      <w:r>
        <w:rPr>
          <w:rFonts w:hint="eastAsia"/>
        </w:rPr>
        <w:t>顆靈石聽起來有些太超過了。</w:t>
      </w:r>
    </w:p>
    <w:p w:rsidR="00C04663" w:rsidRDefault="00A7259F" w:rsidP="00813907">
      <w:pPr>
        <w:spacing w:after="240"/>
      </w:pPr>
      <w:r>
        <w:rPr>
          <w:rFonts w:hint="eastAsia"/>
        </w:rPr>
        <w:t>那道人也是一愣，他先前聽張天師喊價幾次，知道張天師這都不超過</w:t>
      </w:r>
      <w:r w:rsidR="009664C7">
        <w:rPr>
          <w:rFonts w:hint="eastAsia"/>
        </w:rPr>
        <w:t>三</w:t>
      </w:r>
      <w:r>
        <w:rPr>
          <w:rFonts w:hint="eastAsia"/>
        </w:rPr>
        <w:t>百多，所以才開口喊</w:t>
      </w:r>
      <w:r w:rsidR="009664C7">
        <w:rPr>
          <w:rFonts w:hint="eastAsia"/>
        </w:rPr>
        <w:t>三百五十顆</w:t>
      </w:r>
      <w:r>
        <w:rPr>
          <w:rFonts w:hint="eastAsia"/>
        </w:rPr>
        <w:t>，想不到這次張天師居然喊到</w:t>
      </w:r>
      <w:r w:rsidR="009664C7">
        <w:rPr>
          <w:rFonts w:hint="eastAsia"/>
        </w:rPr>
        <w:t>四百</w:t>
      </w:r>
      <w:r>
        <w:rPr>
          <w:rFonts w:hint="eastAsia"/>
        </w:rPr>
        <w:t>顆靈石，他不禁躊躇了下。</w:t>
      </w:r>
    </w:p>
    <w:p w:rsidR="00C04663" w:rsidRDefault="00A7259F" w:rsidP="00813907">
      <w:pPr>
        <w:spacing w:after="240"/>
      </w:pPr>
      <w:r>
        <w:rPr>
          <w:rFonts w:hint="eastAsia"/>
        </w:rPr>
        <w:t>這道符雖好，但也不是沒有弱點；隱身，不代表就真的找不到，很多時後，真要找，還是有方法找到的。</w:t>
      </w:r>
    </w:p>
    <w:p w:rsidR="00C04663" w:rsidRDefault="00A7259F" w:rsidP="00813907">
      <w:pPr>
        <w:spacing w:after="240"/>
      </w:pPr>
      <w:r>
        <w:rPr>
          <w:rFonts w:hint="eastAsia"/>
        </w:rPr>
        <w:t>就在那道人躊躇時，三樓一個包廂內一個聲音喊道，「</w:t>
      </w:r>
      <w:r w:rsidR="009664C7">
        <w:rPr>
          <w:rFonts w:hint="eastAsia"/>
        </w:rPr>
        <w:t>四百五十</w:t>
      </w:r>
      <w:r>
        <w:rPr>
          <w:rFonts w:hint="eastAsia"/>
        </w:rPr>
        <w:t>。」</w:t>
      </w:r>
    </w:p>
    <w:p w:rsidR="00C04663" w:rsidRDefault="00A7259F" w:rsidP="00813907">
      <w:pPr>
        <w:spacing w:after="240"/>
      </w:pPr>
      <w:r>
        <w:rPr>
          <w:rFonts w:hint="eastAsia"/>
        </w:rPr>
        <w:t>張天師跟那道人都同時看上去，張天師看似憤恨，但深處卻有一絲奇異光芒閃過。</w:t>
      </w:r>
    </w:p>
    <w:p w:rsidR="00C04663" w:rsidRDefault="00A7259F" w:rsidP="00813907">
      <w:pPr>
        <w:spacing w:after="240"/>
      </w:pPr>
      <w:r>
        <w:rPr>
          <w:rFonts w:hint="eastAsia"/>
        </w:rPr>
        <w:t>那道人牙一咬，脫口喊出，「</w:t>
      </w:r>
      <w:r w:rsidR="009664C7">
        <w:rPr>
          <w:rFonts w:hint="eastAsia"/>
        </w:rPr>
        <w:t>五</w:t>
      </w:r>
      <w:r>
        <w:rPr>
          <w:rFonts w:hint="eastAsia"/>
        </w:rPr>
        <w:t>百！」</w:t>
      </w:r>
    </w:p>
    <w:p w:rsidR="00C04663" w:rsidRDefault="00A7259F" w:rsidP="00813907">
      <w:pPr>
        <w:spacing w:after="240"/>
      </w:pPr>
      <w:r>
        <w:rPr>
          <w:rFonts w:hint="eastAsia"/>
        </w:rPr>
        <w:lastRenderedPageBreak/>
        <w:t>剛說完，張天師猙獰喊著，「</w:t>
      </w:r>
      <w:r w:rsidR="009664C7">
        <w:rPr>
          <w:rFonts w:hint="eastAsia"/>
        </w:rPr>
        <w:t>五百五</w:t>
      </w:r>
      <w:r>
        <w:rPr>
          <w:rFonts w:hint="eastAsia"/>
        </w:rPr>
        <w:t>！」</w:t>
      </w:r>
    </w:p>
    <w:p w:rsidR="00C04663" w:rsidRDefault="00A7259F" w:rsidP="00813907">
      <w:pPr>
        <w:spacing w:after="240"/>
      </w:pPr>
      <w:r>
        <w:rPr>
          <w:rFonts w:hint="eastAsia"/>
        </w:rPr>
        <w:t>那道人倒吸一口氣，臉色鐵青正要思考時，三樓那聲音又喊，「</w:t>
      </w:r>
      <w:r w:rsidR="009664C7">
        <w:rPr>
          <w:rFonts w:hint="eastAsia"/>
        </w:rPr>
        <w:t>六百</w:t>
      </w:r>
      <w:r>
        <w:rPr>
          <w:rFonts w:hint="eastAsia"/>
        </w:rPr>
        <w:t>！」</w:t>
      </w:r>
    </w:p>
    <w:p w:rsidR="00C04663" w:rsidRDefault="00A7259F" w:rsidP="00813907">
      <w:pPr>
        <w:spacing w:after="240"/>
      </w:pPr>
      <w:r>
        <w:rPr>
          <w:rFonts w:hint="eastAsia"/>
        </w:rPr>
        <w:t>這下子，那道人直接臉色垮下來，搖了搖頭後，坐下不再喊價。</w:t>
      </w:r>
    </w:p>
    <w:p w:rsidR="00C04663" w:rsidRDefault="00A7259F" w:rsidP="00813907">
      <w:pPr>
        <w:spacing w:after="240"/>
      </w:pPr>
      <w:r>
        <w:rPr>
          <w:rFonts w:hint="eastAsia"/>
        </w:rPr>
        <w:t>李龍飛同情地看著張天師說，「張大哥</w:t>
      </w:r>
      <w:r>
        <w:t>…</w:t>
      </w:r>
      <w:r>
        <w:rPr>
          <w:rFonts w:hint="eastAsia"/>
        </w:rPr>
        <w:t>你，你別灰心，總會有買到要的東西的時後。」</w:t>
      </w:r>
    </w:p>
    <w:p w:rsidR="00C04663" w:rsidRDefault="00A7259F" w:rsidP="00813907">
      <w:pPr>
        <w:spacing w:after="240"/>
      </w:pPr>
      <w:r>
        <w:rPr>
          <w:rFonts w:hint="eastAsia"/>
        </w:rPr>
        <w:t>那張天師笑而不答，直到聽到金袍道人宣佈那道符以</w:t>
      </w:r>
      <w:r w:rsidR="009664C7">
        <w:rPr>
          <w:rFonts w:hint="eastAsia"/>
        </w:rPr>
        <w:t>六</w:t>
      </w:r>
      <w:r>
        <w:rPr>
          <w:rFonts w:hint="eastAsia"/>
        </w:rPr>
        <w:t>百靈石賣掉後，這才低聲說道，「哈、李兄你不知道，其實那道符是俺拿去賣的！」</w:t>
      </w:r>
    </w:p>
    <w:p w:rsidR="00C04663" w:rsidRDefault="00A7259F" w:rsidP="00813907">
      <w:pPr>
        <w:spacing w:after="240"/>
      </w:pPr>
      <w:r>
        <w:rPr>
          <w:rFonts w:hint="eastAsia"/>
        </w:rPr>
        <w:t>李龍飛張大了眼看著他，不解地說，「那</w:t>
      </w:r>
      <w:r>
        <w:t>…</w:t>
      </w:r>
      <w:r>
        <w:rPr>
          <w:rFonts w:hint="eastAsia"/>
        </w:rPr>
        <w:t>為甚麼？」</w:t>
      </w:r>
    </w:p>
    <w:p w:rsidR="00C04663" w:rsidRDefault="00A7259F" w:rsidP="00813907">
      <w:pPr>
        <w:spacing w:after="240"/>
      </w:pPr>
      <w:r>
        <w:rPr>
          <w:rFonts w:hint="eastAsia"/>
        </w:rPr>
        <w:t>張天師乾笑了兩聲，「俺是故意的阿，不然，要怎麼拉抬買賣的價格？」</w:t>
      </w:r>
    </w:p>
    <w:p w:rsidR="00C04663" w:rsidRDefault="00A7259F" w:rsidP="00813907">
      <w:pPr>
        <w:spacing w:after="240"/>
      </w:pPr>
      <w:r>
        <w:rPr>
          <w:rFonts w:hint="eastAsia"/>
        </w:rPr>
        <w:t>「就連俺前幾次叫喊，也是故意有個底限，讓人以為俺底限在那，所以才會想跟俺爭。」張天師瞇著眼看向那對面垂頭喪氣的道人，接著撇了眼三樓的包廂「只是沒想到，想釣的沒釣到，反釣上了另一條大魚，這可是俺意料不到的。」</w:t>
      </w:r>
    </w:p>
    <w:p w:rsidR="00C04663" w:rsidRDefault="00A7259F" w:rsidP="00813907">
      <w:pPr>
        <w:spacing w:after="240"/>
      </w:pPr>
      <w:r>
        <w:rPr>
          <w:rFonts w:hint="eastAsia"/>
        </w:rPr>
        <w:t>「不過這也得抓得住其他人的心態跟底限，否則俺自己買下自己的東西，還要繳一成的手續費，那可得不償失！」</w:t>
      </w:r>
    </w:p>
    <w:p w:rsidR="00C04663" w:rsidRDefault="00A7259F" w:rsidP="00813907">
      <w:pPr>
        <w:spacing w:after="240"/>
      </w:pPr>
      <w:r>
        <w:rPr>
          <w:rFonts w:hint="eastAsia"/>
        </w:rPr>
        <w:t>李龍飛這才恍然大悟，明白張天師這些叫喊的背後意義，佩服地說道，「張大哥，你可真厲害，難怪你說這拍賣比撕殺還要激烈！」</w:t>
      </w:r>
    </w:p>
    <w:p w:rsidR="00C04663" w:rsidRDefault="00A7259F" w:rsidP="00813907">
      <w:pPr>
        <w:spacing w:after="240"/>
      </w:pPr>
      <w:r>
        <w:rPr>
          <w:rFonts w:hint="eastAsia"/>
        </w:rPr>
        <w:t>張天師拍拍他的肩跟著說，「俺這張道符七折八扣，還賺了兩百多靈石，來，你看看，等下如果有甚麼是你想要的，你喊價看看，俺可以權衡一下借靈石給你。」</w:t>
      </w:r>
    </w:p>
    <w:p w:rsidR="00C04663" w:rsidRDefault="00A7259F" w:rsidP="00813907">
      <w:pPr>
        <w:spacing w:after="240"/>
      </w:pPr>
      <w:r>
        <w:rPr>
          <w:rFonts w:hint="eastAsia"/>
        </w:rPr>
        <w:t>李龍飛搖搖頭說，「張大哥的心意我心領了，但這邊賣的東西實在太貴了，我買不起，還是看看張大哥拍賣就好了。」</w:t>
      </w:r>
    </w:p>
    <w:p w:rsidR="00C04663" w:rsidRDefault="00A7259F" w:rsidP="00813907">
      <w:pPr>
        <w:spacing w:after="240"/>
      </w:pPr>
      <w:r>
        <w:rPr>
          <w:rFonts w:hint="eastAsia"/>
        </w:rPr>
        <w:t>張天師也不勉強，他笑了笑，繼續又競標了下一個東西。</w:t>
      </w:r>
    </w:p>
    <w:p w:rsidR="00C04663" w:rsidRDefault="00A7259F" w:rsidP="00813907">
      <w:pPr>
        <w:spacing w:after="240"/>
      </w:pPr>
      <w:r>
        <w:rPr>
          <w:rFonts w:hint="eastAsia"/>
        </w:rPr>
        <w:t>這聚寶樓的拍賣的確火熱，跟著又賣了許多寶物出去，張天師的東西也都賣了出去，其中有三樣東西讓他賺了七百多靈石，剩下一件輪火環被他自己標回來，虧了五十個靈石，但整體來說，是賺了不少，讓張天師是眉開眼笑，感覺比自己突破一個小境界還要開心。</w:t>
      </w:r>
    </w:p>
    <w:p w:rsidR="00C04663" w:rsidRDefault="00A7259F" w:rsidP="00813907">
      <w:pPr>
        <w:spacing w:after="240"/>
      </w:pPr>
      <w:r>
        <w:rPr>
          <w:rFonts w:hint="eastAsia"/>
        </w:rPr>
        <w:t>李龍飛也大開眼界，看著身旁有明明跟自己只是一樣修為的張天師，居然有數千靈石，不由得佩服到極點。</w:t>
      </w:r>
    </w:p>
    <w:p w:rsidR="00C04663" w:rsidRDefault="00A7259F" w:rsidP="00813907">
      <w:pPr>
        <w:spacing w:after="240"/>
      </w:pPr>
      <w:r>
        <w:rPr>
          <w:rFonts w:hint="eastAsia"/>
        </w:rPr>
        <w:t>張天師看他這樣，有些得意地說，「兄弟，你可別看俺這樣賺大把的靈石，要知</w:t>
      </w:r>
      <w:r>
        <w:rPr>
          <w:rFonts w:hint="eastAsia"/>
        </w:rPr>
        <w:lastRenderedPageBreak/>
        <w:t>道，一開始，俺也</w:t>
      </w:r>
      <w:r w:rsidR="00AD0C1C">
        <w:rPr>
          <w:rFonts w:hint="eastAsia"/>
        </w:rPr>
        <w:t>賠</w:t>
      </w:r>
      <w:r>
        <w:rPr>
          <w:rFonts w:hint="eastAsia"/>
        </w:rPr>
        <w:t>了數百個靈石過。能有現在的眼光跟靈石，那可是花了不少本錢在這裡面。」</w:t>
      </w:r>
    </w:p>
    <w:p w:rsidR="00C04663" w:rsidRDefault="00A7259F" w:rsidP="00813907">
      <w:pPr>
        <w:spacing w:after="240"/>
      </w:pPr>
      <w:r>
        <w:rPr>
          <w:rFonts w:hint="eastAsia"/>
        </w:rPr>
        <w:t>李龍飛點點頭，他明白這個道理，只是一想到自己身上靈石</w:t>
      </w:r>
      <w:r w:rsidR="00AD0C1C">
        <w:rPr>
          <w:rFonts w:hint="eastAsia"/>
        </w:rPr>
        <w:t>盡空</w:t>
      </w:r>
      <w:r>
        <w:rPr>
          <w:rFonts w:hint="eastAsia"/>
        </w:rPr>
        <w:t>，不由得有些羨慕起對方。</w:t>
      </w:r>
    </w:p>
    <w:p w:rsidR="00C04663" w:rsidRDefault="00A7259F" w:rsidP="00813907">
      <w:pPr>
        <w:spacing w:after="240"/>
      </w:pPr>
      <w:r>
        <w:rPr>
          <w:rFonts w:hint="eastAsia"/>
        </w:rPr>
        <w:t>「張兄，既然你有那麼多的靈石，應該可以買到許多提升修為的寶物才是，怎麼你修為還跟我差不多而已呢</w:t>
      </w:r>
      <w:r>
        <w:rPr>
          <w:rFonts w:hint="eastAsia"/>
        </w:rPr>
        <w:t>?</w:t>
      </w:r>
      <w:r>
        <w:rPr>
          <w:rFonts w:hint="eastAsia"/>
        </w:rPr>
        <w:t>」李龍飛想了想開口問道。</w:t>
      </w:r>
    </w:p>
    <w:p w:rsidR="00C04663" w:rsidRDefault="00A7259F" w:rsidP="00813907">
      <w:pPr>
        <w:spacing w:after="240"/>
      </w:pPr>
      <w:r>
        <w:rPr>
          <w:rFonts w:hint="eastAsia"/>
        </w:rPr>
        <w:t>張天師哈哈一笑，說道，「你有所不知，當年，俺當年入門時發過誓，在練氣九層之前，俺要賺上</w:t>
      </w:r>
      <w:r w:rsidR="00AD0C1C">
        <w:rPr>
          <w:rFonts w:hint="eastAsia"/>
        </w:rPr>
        <w:t>五</w:t>
      </w:r>
      <w:r>
        <w:rPr>
          <w:rFonts w:hint="eastAsia"/>
        </w:rPr>
        <w:t>萬個靈石。這誓約雖然不容易達成，但一旦達成，以俺所修煉的紅塵靈道大法影響下，可以一次突破好幾層的修為，甚至直接到達到練氣大圓滿也有可能。所以對俺來說，這賺取靈石的方法，其實就是俺的修煉方法」</w:t>
      </w:r>
    </w:p>
    <w:p w:rsidR="00C04663" w:rsidRDefault="00A7259F" w:rsidP="00813907">
      <w:pPr>
        <w:spacing w:after="240"/>
      </w:pPr>
      <w:r>
        <w:rPr>
          <w:rFonts w:hint="eastAsia"/>
        </w:rPr>
        <w:t>李龍飛聽得恍然大悟，這才明白為什麼對方對賺錢跟賺靈石有那麼大的興趣，同時也對於這仙人修煉的各種法門有更深的了解。</w:t>
      </w:r>
    </w:p>
    <w:p w:rsidR="00C04663" w:rsidRDefault="00A7259F" w:rsidP="00813907">
      <w:pPr>
        <w:spacing w:after="240"/>
      </w:pPr>
      <w:r>
        <w:rPr>
          <w:rFonts w:hint="eastAsia"/>
        </w:rPr>
        <w:t>「看來，不同門派的修煉方法有很大的差別。不知道我所修煉的自在長生訣有沒有什麼特別的地方</w:t>
      </w:r>
      <w:r>
        <w:rPr>
          <w:rFonts w:hint="eastAsia"/>
        </w:rPr>
        <w:t>?</w:t>
      </w:r>
      <w:r>
        <w:rPr>
          <w:rFonts w:hint="eastAsia"/>
        </w:rPr>
        <w:t>」</w:t>
      </w:r>
    </w:p>
    <w:p w:rsidR="00C04663" w:rsidRDefault="00A7259F" w:rsidP="00813907">
      <w:pPr>
        <w:spacing w:after="240"/>
      </w:pPr>
      <w:r>
        <w:rPr>
          <w:rFonts w:hint="eastAsia"/>
        </w:rPr>
        <w:t>還在發想的同時，拍賣會已經進到了尾聲，只見那金袍道人，拿出了一塊石頭，約莫有一個人頭的大小，浮在半空，外觀甚是平凡，「這是某位道友拍賣的石頭，名喚梵天石，雖然外觀平凡，也不知道有何作用，但這位道友堅信此石有其特別之處，所以標價底價一千靈石；但若有人能說得出這石頭的奇特之處，他也願意無價送給對方，只要求能讓他證實或試驗一次這石頭奇特之處即可。」</w:t>
      </w:r>
    </w:p>
    <w:p w:rsidR="00C04663" w:rsidRDefault="00A7259F" w:rsidP="00813907">
      <w:pPr>
        <w:spacing w:after="240"/>
      </w:pPr>
      <w:r>
        <w:rPr>
          <w:rFonts w:hint="eastAsia"/>
        </w:rPr>
        <w:t>此話一出，所有人一片嘩然。</w:t>
      </w:r>
    </w:p>
    <w:p w:rsidR="00C04663" w:rsidRDefault="00A7259F" w:rsidP="00813907">
      <w:pPr>
        <w:spacing w:after="240"/>
      </w:pPr>
      <w:r>
        <w:rPr>
          <w:rFonts w:hint="eastAsia"/>
        </w:rPr>
        <w:t>先不說這石頭看起來跟一般路邊石頭一樣罷了，這石頭的主人，居然不知道這石頭有何奇特，就標價一千靈石，而且更揚言只要有人說得出這石頭奇特之處，就免費送給對方，這般拍賣法，若不是耍人，就是頭腦有些問題。</w:t>
      </w:r>
    </w:p>
    <w:p w:rsidR="00C04663" w:rsidRDefault="00A7259F" w:rsidP="00813907">
      <w:pPr>
        <w:spacing w:after="240"/>
      </w:pPr>
      <w:r>
        <w:rPr>
          <w:rFonts w:hint="eastAsia"/>
        </w:rPr>
        <w:t>如果不是聚寶樓拍賣會在這大都的名氣也算大在場的許多修仙者肯定認為這是一個騙局。</w:t>
      </w:r>
    </w:p>
    <w:p w:rsidR="00C04663" w:rsidRDefault="00A7259F" w:rsidP="00813907">
      <w:pPr>
        <w:spacing w:after="240"/>
      </w:pPr>
      <w:r>
        <w:rPr>
          <w:rFonts w:hint="eastAsia"/>
        </w:rPr>
        <w:t>但饒是看在聚寶樓的名氣，許多人還是私底下覺得這根本是瘋子拿出來耍大家玩的。</w:t>
      </w:r>
    </w:p>
    <w:p w:rsidR="00C04663" w:rsidRDefault="00A7259F" w:rsidP="00813907">
      <w:pPr>
        <w:spacing w:after="240"/>
      </w:pPr>
      <w:r>
        <w:rPr>
          <w:rFonts w:hint="eastAsia"/>
        </w:rPr>
        <w:t>「我看這石頭一點特殊都沒有，這聚寶樓怎會允許這樣的拍賣出現呢</w:t>
      </w:r>
      <w:r>
        <w:rPr>
          <w:rFonts w:hint="eastAsia"/>
        </w:rPr>
        <w:t>?</w:t>
      </w:r>
      <w:r>
        <w:rPr>
          <w:rFonts w:hint="eastAsia"/>
        </w:rPr>
        <w:t>」</w:t>
      </w:r>
    </w:p>
    <w:p w:rsidR="00C04663" w:rsidRDefault="00A7259F" w:rsidP="00813907">
      <w:pPr>
        <w:spacing w:after="240"/>
      </w:pPr>
      <w:r>
        <w:rPr>
          <w:rFonts w:hint="eastAsia"/>
        </w:rPr>
        <w:t>「是啊，莫說這石頭有什麼奇特之處，就連靈氣，我都感受不到，這東西除了傻子會要，就只有瘋子會買了吧。」</w:t>
      </w:r>
    </w:p>
    <w:p w:rsidR="00C04663" w:rsidRDefault="00A7259F" w:rsidP="00813907">
      <w:pPr>
        <w:spacing w:after="240"/>
      </w:pPr>
      <w:r>
        <w:rPr>
          <w:rFonts w:hint="eastAsia"/>
        </w:rPr>
        <w:lastRenderedPageBreak/>
        <w:t>別說其他人懷疑，就連那金袍道人也是滿腔狐疑，「這石頭我怎看都沒有特有的地方，而且要不是我將它撐起，他連在半空中浮著都做不到，到底老祖為什麼答應那瘋子將這石頭拿出來拍賣呢</w:t>
      </w:r>
      <w:r>
        <w:rPr>
          <w:rFonts w:hint="eastAsia"/>
        </w:rPr>
        <w:t>?</w:t>
      </w:r>
      <w:r>
        <w:rPr>
          <w:rFonts w:hint="eastAsia"/>
        </w:rPr>
        <w:t>」</w:t>
      </w:r>
    </w:p>
    <w:p w:rsidR="00C04663" w:rsidRDefault="00A7259F" w:rsidP="00813907">
      <w:pPr>
        <w:spacing w:after="240"/>
      </w:pPr>
      <w:r>
        <w:rPr>
          <w:rFonts w:hint="eastAsia"/>
        </w:rPr>
        <w:t>想是歸這樣想，金袍道人還是開口開始拍賣，「底價一千靈石，第一次拍賣開始，有沒有人要出價的</w:t>
      </w:r>
      <w:r>
        <w:rPr>
          <w:rFonts w:hint="eastAsia"/>
        </w:rPr>
        <w:t>?</w:t>
      </w:r>
      <w:r>
        <w:rPr>
          <w:rFonts w:hint="eastAsia"/>
        </w:rPr>
        <w:t>」</w:t>
      </w:r>
    </w:p>
    <w:p w:rsidR="00C04663" w:rsidRDefault="00A7259F" w:rsidP="00813907">
      <w:pPr>
        <w:spacing w:after="240"/>
      </w:pPr>
      <w:r>
        <w:rPr>
          <w:rFonts w:hint="eastAsia"/>
        </w:rPr>
        <w:t>現場鴉雀無聲，所有人都只有在底下竊竊私語，沒有開口。</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兄弟</w:t>
      </w:r>
    </w:p>
    <w:p w:rsidR="00C04663" w:rsidRDefault="00A7259F" w:rsidP="00813907">
      <w:pPr>
        <w:spacing w:after="240"/>
      </w:pPr>
      <w:r>
        <w:rPr>
          <w:rFonts w:hint="eastAsia"/>
        </w:rPr>
        <w:t>就在眾人都沒有說話，紛紛認為這顆石頭會流標之際，張天師卻發現李龍飛臉色難看，而且坐立不安，神色十分奇怪。</w:t>
      </w:r>
    </w:p>
    <w:p w:rsidR="00C04663" w:rsidRDefault="00A7259F" w:rsidP="00813907">
      <w:pPr>
        <w:spacing w:after="240"/>
      </w:pPr>
      <w:r>
        <w:rPr>
          <w:rFonts w:hint="eastAsia"/>
        </w:rPr>
        <w:t>「兄弟，你怎麼了，有甚麼不舒服嗎？」張天師關心地看著李龍飛問。</w:t>
      </w:r>
    </w:p>
    <w:p w:rsidR="00C04663" w:rsidRDefault="00A7259F" w:rsidP="00813907">
      <w:pPr>
        <w:spacing w:after="240"/>
      </w:pPr>
      <w:r>
        <w:rPr>
          <w:rFonts w:hint="eastAsia"/>
        </w:rPr>
        <w:t>後者搖搖頭，下意識地抿嘴一下，似乎想說些甚麼，但又說不出口。</w:t>
      </w:r>
    </w:p>
    <w:p w:rsidR="00C04663" w:rsidRDefault="00A7259F" w:rsidP="00813907">
      <w:pPr>
        <w:spacing w:after="240"/>
      </w:pPr>
      <w:r>
        <w:rPr>
          <w:rFonts w:hint="eastAsia"/>
        </w:rPr>
        <w:t>事實上，李龍飛心中此時正波濤洶湧，不斷地冒出了一個一個的疑問。</w:t>
      </w:r>
    </w:p>
    <w:p w:rsidR="00C04663" w:rsidRDefault="00A7259F" w:rsidP="00813907">
      <w:pPr>
        <w:spacing w:after="240"/>
      </w:pPr>
      <w:r>
        <w:rPr>
          <w:rFonts w:hint="eastAsia"/>
        </w:rPr>
        <w:t>那顆旁人或許看來沒甚麼，但顆梵天石，旁人或許不認為有甚麼奇特，但在李龍飛眼中，那可是再熟悉不過的東西了。</w:t>
      </w:r>
    </w:p>
    <w:p w:rsidR="00C04663" w:rsidRDefault="00A7259F" w:rsidP="00813907">
      <w:pPr>
        <w:spacing w:after="240"/>
      </w:pPr>
      <w:r>
        <w:rPr>
          <w:rFonts w:hint="eastAsia"/>
        </w:rPr>
        <w:t>那正是那顆好幾年前，他用來墊腳偷看他姐姐丫環，冬菊，所用的墊腳石。</w:t>
      </w:r>
    </w:p>
    <w:p w:rsidR="00C04663" w:rsidRDefault="00A7259F" w:rsidP="00813907">
      <w:pPr>
        <w:spacing w:after="240"/>
      </w:pPr>
      <w:r>
        <w:rPr>
          <w:rFonts w:hint="eastAsia"/>
        </w:rPr>
        <w:t>而也是在那石頭前，冬菊脫下了鞋子，整整齊齊擺在底下，再這麼一爬上去往前一跨，懸在樹下，上弔自盡。</w:t>
      </w:r>
    </w:p>
    <w:p w:rsidR="00C04663" w:rsidRDefault="00A7259F" w:rsidP="00813907">
      <w:pPr>
        <w:spacing w:after="240"/>
      </w:pPr>
      <w:r>
        <w:rPr>
          <w:rFonts w:hint="eastAsia"/>
        </w:rPr>
        <w:t>更因為冬菊這一死，使得他父親因而替自己贖罪被殺，自己悲痛之下決定踏上求仙之路，從而走到了現在。</w:t>
      </w:r>
    </w:p>
    <w:p w:rsidR="00C04663" w:rsidRDefault="00A7259F" w:rsidP="00813907">
      <w:pPr>
        <w:spacing w:after="240"/>
      </w:pPr>
      <w:r>
        <w:rPr>
          <w:rFonts w:hint="eastAsia"/>
        </w:rPr>
        <w:t>所以他怎可能忘得了那塊石頭？那個形狀，那個大小，甚至他依悉都看得到那上面好像還有當年他踩上去的鞋印，不知道是否也是冬菊踩上去的地方？</w:t>
      </w:r>
    </w:p>
    <w:p w:rsidR="00C04663" w:rsidRDefault="00A7259F" w:rsidP="00813907">
      <w:pPr>
        <w:spacing w:after="240"/>
      </w:pPr>
      <w:r>
        <w:rPr>
          <w:rFonts w:hint="eastAsia"/>
        </w:rPr>
        <w:t>李龍飛愣愣地看著那石頭，心中百感交集，一時間說不出是悲傷得多，還是懷念得多？是恨自己？還是恨冬菊得多？</w:t>
      </w:r>
    </w:p>
    <w:p w:rsidR="00C04663" w:rsidRDefault="00A7259F" w:rsidP="00813907">
      <w:pPr>
        <w:spacing w:after="240"/>
      </w:pPr>
      <w:r>
        <w:rPr>
          <w:rFonts w:hint="eastAsia"/>
        </w:rPr>
        <w:t>至於那石頭怎會在這？又怎會叫做梵天石，他心中倒是連想都沒想，也沒力氣去想。</w:t>
      </w:r>
    </w:p>
    <w:p w:rsidR="00C04663" w:rsidRDefault="00A7259F" w:rsidP="00813907">
      <w:pPr>
        <w:spacing w:after="240"/>
      </w:pPr>
      <w:r>
        <w:rPr>
          <w:rFonts w:hint="eastAsia"/>
        </w:rPr>
        <w:t>就在李龍飛陷入回憶之際，那金袍道人已經準備拍板三聲，決定流標，只聽到他喊著，「第三次喊價，第三次喊價？有沒有人想要，沒有的話，這梵天石就要流</w:t>
      </w:r>
      <w:r>
        <w:rPr>
          <w:rFonts w:hint="eastAsia"/>
        </w:rPr>
        <w:lastRenderedPageBreak/>
        <w:t>標了喔？」</w:t>
      </w:r>
    </w:p>
    <w:p w:rsidR="00C04663" w:rsidRDefault="00A7259F" w:rsidP="00813907">
      <w:pPr>
        <w:spacing w:after="240"/>
      </w:pPr>
      <w:r>
        <w:rPr>
          <w:rFonts w:hint="eastAsia"/>
        </w:rPr>
        <w:t>也是此時，李龍飛彷彿看到當年的他跟王小石正要踩上那石頭，攀爬窗緣偷看冬菊更衣。</w:t>
      </w:r>
    </w:p>
    <w:p w:rsidR="00C04663" w:rsidRDefault="00A7259F" w:rsidP="00813907">
      <w:pPr>
        <w:spacing w:after="240"/>
      </w:pPr>
      <w:r>
        <w:rPr>
          <w:rFonts w:hint="eastAsia"/>
        </w:rPr>
        <w:t>他一個恍惚，站起了身，舉起手想要阻止那兩個孩子，但就這麼一舉起手，一個聲音急促尖叫道，「李兄</w:t>
      </w:r>
      <w:r>
        <w:rPr>
          <w:rFonts w:hint="eastAsia"/>
        </w:rPr>
        <w:t>...</w:t>
      </w:r>
      <w:r>
        <w:rPr>
          <w:rFonts w:hint="eastAsia"/>
        </w:rPr>
        <w:t>等、等等阿！」</w:t>
      </w:r>
    </w:p>
    <w:p w:rsidR="00C04663" w:rsidRDefault="00A7259F" w:rsidP="00813907">
      <w:pPr>
        <w:spacing w:after="240"/>
      </w:pPr>
      <w:r>
        <w:rPr>
          <w:rFonts w:hint="eastAsia"/>
        </w:rPr>
        <w:t>但那聲音終究晚了一步，李龍飛一驚，從回憶中醒了過來，只見全場所有人數百雙眼睛直盯著自己，每雙眼都是疑惑古怪，有些更是帶著看好戲的心態看來，就連那拍賣的金袍道人，也是神情怪異看著自己。</w:t>
      </w:r>
    </w:p>
    <w:p w:rsidR="00C04663" w:rsidRDefault="00A7259F" w:rsidP="00813907">
      <w:pPr>
        <w:spacing w:after="240"/>
      </w:pPr>
      <w:r>
        <w:rPr>
          <w:rFonts w:hint="eastAsia"/>
        </w:rPr>
        <w:t>他囁囁嚅嚅說道，「我</w:t>
      </w:r>
      <w:r>
        <w:rPr>
          <w:rFonts w:hint="eastAsia"/>
        </w:rPr>
        <w:t>...</w:t>
      </w:r>
      <w:r>
        <w:rPr>
          <w:rFonts w:hint="eastAsia"/>
        </w:rPr>
        <w:t>我</w:t>
      </w:r>
      <w:r>
        <w:rPr>
          <w:rFonts w:hint="eastAsia"/>
        </w:rPr>
        <w:t>...</w:t>
      </w:r>
      <w:r>
        <w:rPr>
          <w:rFonts w:hint="eastAsia"/>
        </w:rPr>
        <w:t>」</w:t>
      </w:r>
    </w:p>
    <w:p w:rsidR="00C04663" w:rsidRDefault="00A7259F" w:rsidP="00813907">
      <w:pPr>
        <w:spacing w:after="240"/>
      </w:pPr>
      <w:r>
        <w:rPr>
          <w:rFonts w:hint="eastAsia"/>
        </w:rPr>
        <w:t>就聽到金袍道人深吸一口氣說，「一千個靈石一次，一千個靈石一次，有人還要出價嗎？」</w:t>
      </w:r>
    </w:p>
    <w:p w:rsidR="00C04663" w:rsidRDefault="00A7259F" w:rsidP="00813907">
      <w:pPr>
        <w:spacing w:after="240"/>
      </w:pPr>
      <w:r>
        <w:rPr>
          <w:rFonts w:hint="eastAsia"/>
        </w:rPr>
        <w:t>李龍飛有如被天打雷劈劈道，連忙急著要解釋，卻見張天師面色鐵青拉了拉他搖搖頭說，「李兄，沒用的！」</w:t>
      </w:r>
    </w:p>
    <w:p w:rsidR="00C04663" w:rsidRDefault="00A7259F" w:rsidP="00813907">
      <w:pPr>
        <w:spacing w:after="240"/>
      </w:pPr>
      <w:r>
        <w:rPr>
          <w:rFonts w:hint="eastAsia"/>
        </w:rPr>
        <w:t>他看向張天師，張天師此時臉色說多難看就有多難看，艱難地開口說，「這聚寶樓的規矩，一但喊價，不論你是甚麼理由，都不能收回！」</w:t>
      </w:r>
    </w:p>
    <w:p w:rsidR="00C04663" w:rsidRDefault="00A7259F" w:rsidP="00813907">
      <w:pPr>
        <w:spacing w:after="240"/>
      </w:pPr>
      <w:r>
        <w:rPr>
          <w:rFonts w:hint="eastAsia"/>
        </w:rPr>
        <w:t>「而且如果付不出來，別說你是名門大派，就算是天皇老子他們都會收款到底；你沒有靈石，他們找你身邊的人要，你身邊人沒有，再找身邊的身邊人要，總之，一定會要到底。</w:t>
      </w:r>
      <w:r w:rsidR="00AD0C1C">
        <w:rPr>
          <w:rFonts w:hint="eastAsia"/>
        </w:rPr>
        <w:t>」</w:t>
      </w:r>
    </w:p>
    <w:p w:rsidR="00C04663" w:rsidRDefault="00AD0C1C" w:rsidP="00813907">
      <w:pPr>
        <w:spacing w:after="240"/>
      </w:pPr>
      <w:r>
        <w:rPr>
          <w:rFonts w:hint="eastAsia"/>
        </w:rPr>
        <w:t>「</w:t>
      </w:r>
      <w:r w:rsidR="00A7259F">
        <w:rPr>
          <w:rFonts w:hint="eastAsia"/>
        </w:rPr>
        <w:t>曾經有個小的修仙宗門少祖，因為賭氣喊了一個付不起的價格，想說檯面上贏些面子，等拍賣完私底下找聚寶樓退貨貼補靈石，結果，那宗門隔天被聚寶樓登門討債，據說那次那宗門一開始還不肯給，直到聚寶樓打傷了他們裡頭三大長老之後，才乖乖給靈石息事寧人。」</w:t>
      </w:r>
    </w:p>
    <w:p w:rsidR="00C04663" w:rsidRDefault="00A7259F" w:rsidP="00813907">
      <w:pPr>
        <w:spacing w:after="240"/>
      </w:pPr>
      <w:r>
        <w:rPr>
          <w:rFonts w:hint="eastAsia"/>
        </w:rPr>
        <w:t>李龍飛聽到此，額上冷汗直流，想不到自己這麼一個回憶，又闖下了大禍。</w:t>
      </w:r>
    </w:p>
    <w:p w:rsidR="00C04663" w:rsidRDefault="00AD0C1C" w:rsidP="00813907">
      <w:pPr>
        <w:spacing w:after="240"/>
      </w:pPr>
      <w:r>
        <w:rPr>
          <w:rFonts w:hint="eastAsia"/>
        </w:rPr>
        <w:t>一千靈石，可不是隨隨便便就能拿得出來的，即便是像他這樣曾身為富家子弟的人，也認為這是一筆天文數字。</w:t>
      </w:r>
    </w:p>
    <w:p w:rsidR="00C04663" w:rsidRDefault="00A7259F" w:rsidP="00813907">
      <w:pPr>
        <w:spacing w:after="240"/>
      </w:pPr>
      <w:r>
        <w:rPr>
          <w:rFonts w:hint="eastAsia"/>
        </w:rPr>
        <w:t>而且這次不只是自己，恐怕連自己宗門自在道都會有所牽連，當下茫然不知所措。</w:t>
      </w:r>
    </w:p>
    <w:p w:rsidR="00C04663" w:rsidRDefault="00A7259F" w:rsidP="00813907">
      <w:pPr>
        <w:spacing w:after="240"/>
      </w:pPr>
      <w:r>
        <w:rPr>
          <w:rFonts w:hint="eastAsia"/>
        </w:rPr>
        <w:t>再一想到，若是讓自己師長一輩知道了，就算替自己付清了靈石，恐怕也會逐出宗門，李龍飛心中更是亂成一團，只差沒有直接喊出要錢沒有，要命一條這句話而已。</w:t>
      </w:r>
    </w:p>
    <w:p w:rsidR="00C04663" w:rsidRDefault="00A7259F" w:rsidP="00813907">
      <w:pPr>
        <w:spacing w:after="240"/>
      </w:pPr>
      <w:r>
        <w:rPr>
          <w:rFonts w:hint="eastAsia"/>
        </w:rPr>
        <w:lastRenderedPageBreak/>
        <w:t>張天師看他這樣，也是嘆了幾口氣，最終開口說道，「李兄，俺跟你兄弟一場，加上是俺帶你來這的，俺想，你剛也不是故意要起身出價，這樣吧，如果等等真的標到了，俺先替你付清，然後咱們再慢慢來談該怎麼還這筆錢</w:t>
      </w:r>
      <w:r>
        <w:rPr>
          <w:rFonts w:hint="eastAsia"/>
        </w:rPr>
        <w:t>...</w:t>
      </w:r>
      <w:r>
        <w:rPr>
          <w:rFonts w:hint="eastAsia"/>
        </w:rPr>
        <w:t>」</w:t>
      </w:r>
    </w:p>
    <w:p w:rsidR="00C04663" w:rsidRDefault="00A7259F" w:rsidP="00813907">
      <w:pPr>
        <w:spacing w:after="240"/>
      </w:pPr>
      <w:r>
        <w:rPr>
          <w:rFonts w:hint="eastAsia"/>
        </w:rPr>
        <w:t>話還沒說完，只聽到那金袍道人喊道，「</w:t>
      </w:r>
      <w:r>
        <w:rPr>
          <w:rFonts w:hint="eastAsia"/>
        </w:rPr>
        <w:t>...</w:t>
      </w:r>
      <w:r>
        <w:rPr>
          <w:rFonts w:hint="eastAsia"/>
        </w:rPr>
        <w:t>一千靈石三次，恭喜那邊那位道友得標！」</w:t>
      </w:r>
    </w:p>
    <w:p w:rsidR="00C04663" w:rsidRDefault="00A7259F" w:rsidP="00813907">
      <w:pPr>
        <w:spacing w:after="240"/>
      </w:pPr>
      <w:r>
        <w:rPr>
          <w:rFonts w:hint="eastAsia"/>
        </w:rPr>
        <w:t>接著那梵天石直接被他隔空飄到了李龍飛前面，效率之快，只怕可稱得上是天下第一了。</w:t>
      </w:r>
    </w:p>
    <w:p w:rsidR="00C04663" w:rsidRDefault="00A7259F" w:rsidP="00813907">
      <w:pPr>
        <w:spacing w:after="240"/>
      </w:pPr>
      <w:r>
        <w:rPr>
          <w:rFonts w:hint="eastAsia"/>
        </w:rPr>
        <w:t>李龍飛看著眼前漂浮的梵天石，再看看張天師繃著的臉，只得點點頭表示感謝，不敢再多說些甚麼。</w:t>
      </w:r>
    </w:p>
    <w:p w:rsidR="00C04663" w:rsidRDefault="00A7259F" w:rsidP="00813907">
      <w:pPr>
        <w:spacing w:after="240"/>
      </w:pPr>
      <w:r>
        <w:rPr>
          <w:rFonts w:hint="eastAsia"/>
        </w:rPr>
        <w:t>接下來，他們倆也不再參與拍賣會，逕自付了款拿了石頭來到了樓下的包廂之中。</w:t>
      </w:r>
    </w:p>
    <w:p w:rsidR="00C04663" w:rsidRDefault="00A7259F" w:rsidP="00813907">
      <w:pPr>
        <w:spacing w:after="240"/>
      </w:pPr>
      <w:r>
        <w:rPr>
          <w:rFonts w:hint="eastAsia"/>
        </w:rPr>
        <w:t>張天師原本是很開心自己賺了七百多靈石，但是李龍飛這麼一闖禍，別說賺了七百多靈石，還倒貼了兩三百靈石。</w:t>
      </w:r>
    </w:p>
    <w:p w:rsidR="00C04663" w:rsidRDefault="00A7259F" w:rsidP="00813907">
      <w:pPr>
        <w:spacing w:after="240"/>
      </w:pPr>
      <w:r>
        <w:rPr>
          <w:rFonts w:hint="eastAsia"/>
        </w:rPr>
        <w:t>此時他正捧著張苦瓜臉，看著眼前的這顆半個人高的梵天石發愁。</w:t>
      </w:r>
    </w:p>
    <w:p w:rsidR="00C04663" w:rsidRDefault="00A7259F" w:rsidP="00813907">
      <w:pPr>
        <w:spacing w:after="240"/>
      </w:pPr>
      <w:r>
        <w:rPr>
          <w:rFonts w:hint="eastAsia"/>
        </w:rPr>
        <w:t>張天師實在是很想罵李龍飛，但他也知道這是怪不得他，只是他雖然豪爽，但對靈石始終有些執著，所以不賺反賠這件事情對他來說可是十分的難受，半天說不出個話來。</w:t>
      </w:r>
    </w:p>
    <w:p w:rsidR="00C04663" w:rsidRDefault="00A7259F" w:rsidP="00813907">
      <w:pPr>
        <w:spacing w:after="240"/>
      </w:pPr>
      <w:r>
        <w:rPr>
          <w:rFonts w:hint="eastAsia"/>
        </w:rPr>
        <w:t>李龍飛則就更沉悶了。</w:t>
      </w:r>
    </w:p>
    <w:p w:rsidR="00C04663" w:rsidRDefault="00A7259F" w:rsidP="00813907">
      <w:pPr>
        <w:spacing w:after="240"/>
      </w:pPr>
      <w:r>
        <w:rPr>
          <w:rFonts w:hint="eastAsia"/>
        </w:rPr>
        <w:t>這次他犯的錯雖然不至要命，但這一千靈石以自己的情況，恐怕</w:t>
      </w:r>
      <w:r w:rsidR="00AD0C1C">
        <w:rPr>
          <w:rFonts w:hint="eastAsia"/>
        </w:rPr>
        <w:t>得花大半輩子來還</w:t>
      </w:r>
      <w:r>
        <w:rPr>
          <w:rFonts w:hint="eastAsia"/>
        </w:rPr>
        <w:t>清，而且那還得自己努力去解宗門內的任務。</w:t>
      </w:r>
    </w:p>
    <w:p w:rsidR="00C04663" w:rsidRDefault="00A7259F" w:rsidP="00813907">
      <w:pPr>
        <w:spacing w:after="240"/>
      </w:pPr>
      <w:r>
        <w:rPr>
          <w:rFonts w:hint="eastAsia"/>
        </w:rPr>
        <w:t>不管怎麼想，都是一件頭疼的事情。</w:t>
      </w:r>
    </w:p>
    <w:p w:rsidR="00C04663" w:rsidRDefault="00A7259F" w:rsidP="00813907">
      <w:pPr>
        <w:spacing w:after="240"/>
      </w:pPr>
      <w:r>
        <w:rPr>
          <w:rFonts w:hint="eastAsia"/>
        </w:rPr>
        <w:t>兩個人就這麼對著這石頭愁眉不展，長噓短嘆好一陣子。</w:t>
      </w:r>
    </w:p>
    <w:p w:rsidR="00C04663" w:rsidRDefault="00A7259F" w:rsidP="00813907">
      <w:pPr>
        <w:spacing w:after="240"/>
      </w:pPr>
      <w:r>
        <w:rPr>
          <w:rFonts w:hint="eastAsia"/>
        </w:rPr>
        <w:t>最終，還是張天師率先開了口說，「李兄，咱倆雖然是兄弟，但親兄弟明算帳，這一千個靈石，俺也沒辦法就這麼說算了。」</w:t>
      </w:r>
    </w:p>
    <w:p w:rsidR="00C04663" w:rsidRDefault="00A7259F" w:rsidP="00813907">
      <w:pPr>
        <w:spacing w:after="240"/>
      </w:pPr>
      <w:r>
        <w:rPr>
          <w:rFonts w:hint="eastAsia"/>
        </w:rPr>
        <w:t>李龍飛點點頭嘆道，「是，張大哥說的是，這一千個靈石是不能這麼說了算。」</w:t>
      </w:r>
    </w:p>
    <w:p w:rsidR="00C04663" w:rsidRDefault="00A7259F" w:rsidP="00813907">
      <w:pPr>
        <w:spacing w:after="240"/>
      </w:pPr>
      <w:r>
        <w:rPr>
          <w:rFonts w:hint="eastAsia"/>
        </w:rPr>
        <w:t>他頓了下，「不過，我身上真的沒有這麼多靈石，就算要我去賺，恐怕也不是</w:t>
      </w:r>
      <w:r w:rsidR="00AD0C1C">
        <w:rPr>
          <w:rFonts w:hint="eastAsia"/>
        </w:rPr>
        <w:t>三五</w:t>
      </w:r>
      <w:r>
        <w:rPr>
          <w:rFonts w:hint="eastAsia"/>
        </w:rPr>
        <w:t>年賺得還的。」</w:t>
      </w:r>
    </w:p>
    <w:p w:rsidR="00C04663" w:rsidRDefault="00A7259F" w:rsidP="00813907">
      <w:pPr>
        <w:spacing w:after="240"/>
      </w:pPr>
      <w:r>
        <w:rPr>
          <w:rFonts w:hint="eastAsia"/>
        </w:rPr>
        <w:t>「要不，我每年還你一百個靈石，還十二年，多那兩百就當是利息好了。」</w:t>
      </w:r>
    </w:p>
    <w:p w:rsidR="00C04663" w:rsidRDefault="00A7259F" w:rsidP="00813907">
      <w:pPr>
        <w:spacing w:after="240"/>
      </w:pPr>
      <w:r>
        <w:rPr>
          <w:rFonts w:hint="eastAsia"/>
        </w:rPr>
        <w:lastRenderedPageBreak/>
        <w:t>張天師一聽火就來了，他大喝道，「你這說的是甚麼話，俺是這種人嗎</w:t>
      </w:r>
      <w:r>
        <w:rPr>
          <w:rFonts w:hint="eastAsia"/>
        </w:rPr>
        <w:t>...</w:t>
      </w:r>
      <w:r>
        <w:rPr>
          <w:rFonts w:hint="eastAsia"/>
        </w:rPr>
        <w:t>」</w:t>
      </w:r>
    </w:p>
    <w:p w:rsidR="00C04663" w:rsidRDefault="00A7259F" w:rsidP="00813907">
      <w:pPr>
        <w:spacing w:after="240"/>
      </w:pPr>
      <w:r>
        <w:rPr>
          <w:rFonts w:hint="eastAsia"/>
        </w:rPr>
        <w:t>李龍飛一愣，不知道自己說錯了甚麼，就聽到張天師說道，「</w:t>
      </w:r>
      <w:r>
        <w:rPr>
          <w:rFonts w:hint="eastAsia"/>
        </w:rPr>
        <w:t>...</w:t>
      </w:r>
      <w:r>
        <w:rPr>
          <w:rFonts w:hint="eastAsia"/>
        </w:rPr>
        <w:t>這聚寶樓是俺帶你去，俺當然也有責任，怎會只要你負責？你說這話不是在瞧不起俺嗎？！」</w:t>
      </w:r>
    </w:p>
    <w:p w:rsidR="00C04663" w:rsidRDefault="00A7259F" w:rsidP="00813907">
      <w:pPr>
        <w:spacing w:after="240"/>
      </w:pPr>
      <w:r>
        <w:rPr>
          <w:rFonts w:hint="eastAsia"/>
        </w:rPr>
        <w:t>李龍飛忙說道，「不是的，張大哥</w:t>
      </w:r>
      <w:r>
        <w:rPr>
          <w:rFonts w:hint="eastAsia"/>
        </w:rPr>
        <w:t>...</w:t>
      </w:r>
      <w:r>
        <w:rPr>
          <w:rFonts w:hint="eastAsia"/>
        </w:rPr>
        <w:t>」</w:t>
      </w:r>
    </w:p>
    <w:p w:rsidR="00C04663" w:rsidRDefault="00A7259F" w:rsidP="00813907">
      <w:pPr>
        <w:spacing w:after="240"/>
      </w:pPr>
      <w:r>
        <w:rPr>
          <w:rFonts w:hint="eastAsia"/>
        </w:rPr>
        <w:t>張天師手一揮，橫擋在李龍飛面前，阻止他繼續說下去，他眼咕嚕一轉，抖了下身上碩大的肚子，一咬牙說道，「這梵天石，俺跟你對分五百靈石，你那份五百靈石，甚麼時後還，怎麼還都好。俺就當是借你的，只要你有錢時再還我就行了。」</w:t>
      </w:r>
    </w:p>
    <w:p w:rsidR="00C04663" w:rsidRDefault="00A7259F" w:rsidP="00813907">
      <w:pPr>
        <w:spacing w:after="240"/>
      </w:pPr>
      <w:r>
        <w:rPr>
          <w:rFonts w:hint="eastAsia"/>
        </w:rPr>
        <w:t>「至於那甚麼利息，俺跟你是兄弟，談甚麼利息？你當俺是說假的嗎？」</w:t>
      </w:r>
    </w:p>
    <w:p w:rsidR="00C04663" w:rsidRDefault="00A7259F" w:rsidP="00813907">
      <w:pPr>
        <w:spacing w:after="240"/>
      </w:pPr>
      <w:r>
        <w:rPr>
          <w:rFonts w:hint="eastAsia"/>
        </w:rPr>
        <w:t>李龍飛原本心情沉重，聽到張天師這麼說，全身一陣激動，熱血湧上心頭，誠心誠意拱手說道，「大哥！是我錯了！」</w:t>
      </w:r>
    </w:p>
    <w:p w:rsidR="00C04663" w:rsidRDefault="00A7259F" w:rsidP="00813907">
      <w:pPr>
        <w:spacing w:after="240"/>
      </w:pPr>
      <w:r>
        <w:rPr>
          <w:rFonts w:hint="eastAsia"/>
        </w:rPr>
        <w:t>張天師也是一陣熱血，他雖然心痛那一千顆靈石，但聽到李龍飛發至心底喊的這聲大哥，心下也是慢慢舒坦起來，「好好好，俺多了一個真心兄弟，這一千顆靈石，可真值得，真值得。」</w:t>
      </w:r>
    </w:p>
    <w:p w:rsidR="00C04663" w:rsidRDefault="00A7259F" w:rsidP="00813907">
      <w:pPr>
        <w:spacing w:after="240"/>
      </w:pPr>
      <w:r>
        <w:rPr>
          <w:rFonts w:hint="eastAsia"/>
        </w:rPr>
        <w:t>當下兩人不再眉頭深鎖，而是相視一笑暢快開來。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那只玉鐲</w:t>
      </w:r>
    </w:p>
    <w:p w:rsidR="00C04663" w:rsidRDefault="00C04663" w:rsidP="00813907">
      <w:pPr>
        <w:spacing w:after="240"/>
      </w:pPr>
    </w:p>
    <w:p w:rsidR="00C04663" w:rsidRDefault="00A7259F" w:rsidP="00813907">
      <w:pPr>
        <w:spacing w:after="240"/>
      </w:pPr>
      <w:r>
        <w:rPr>
          <w:rFonts w:hint="eastAsia"/>
        </w:rPr>
        <w:t>「話又說回來，兄弟，你跟這石頭到底有甚麼關係？怎麼會在看到後不自覺站起來，更舉起手呢？」張天師生性豪爽，雖然他重錢財，但既然花了，就當作白工一場，不再想它。</w:t>
      </w:r>
    </w:p>
    <w:p w:rsidR="00C04663" w:rsidRDefault="00A7259F" w:rsidP="00813907">
      <w:pPr>
        <w:spacing w:after="240"/>
      </w:pPr>
      <w:r>
        <w:rPr>
          <w:rFonts w:hint="eastAsia"/>
        </w:rPr>
        <w:t>拋開了煩惱，張天師問起方才李龍飛的失態。</w:t>
      </w:r>
    </w:p>
    <w:p w:rsidR="00C04663" w:rsidRDefault="00A7259F" w:rsidP="00813907">
      <w:pPr>
        <w:spacing w:after="240"/>
      </w:pPr>
      <w:r>
        <w:rPr>
          <w:rFonts w:hint="eastAsia"/>
        </w:rPr>
        <w:t>李龍飛心底有些躊躇，但轉念一想，張天師雖然不像當初張虎那樣有持香結拜，但跟自己卻已儼然成了拜把兄弟，而過去那段往事，也沒甚麼好隱瞞，於是便直接了當，把自己一路走來的事全盤脫出。</w:t>
      </w:r>
    </w:p>
    <w:p w:rsidR="00C04663" w:rsidRDefault="00A7259F" w:rsidP="00813907">
      <w:pPr>
        <w:spacing w:after="240"/>
      </w:pPr>
      <w:r>
        <w:rPr>
          <w:rFonts w:hint="eastAsia"/>
        </w:rPr>
        <w:t>甚至乎，連被那灰袍道人追殺的事，也一併說給了張天師聽。</w:t>
      </w:r>
    </w:p>
    <w:p w:rsidR="00C04663" w:rsidRDefault="00A7259F" w:rsidP="00813907">
      <w:pPr>
        <w:spacing w:after="240"/>
      </w:pPr>
      <w:r>
        <w:rPr>
          <w:rFonts w:hint="eastAsia"/>
        </w:rPr>
        <w:t>張天師很有耐心地等李龍飛全部說完後，才開始閉目沉思。</w:t>
      </w:r>
    </w:p>
    <w:p w:rsidR="00C04663" w:rsidRDefault="00A7259F" w:rsidP="00813907">
      <w:pPr>
        <w:spacing w:after="240"/>
      </w:pPr>
      <w:r>
        <w:rPr>
          <w:rFonts w:hint="eastAsia"/>
        </w:rPr>
        <w:t>他想了很久，臉色有些沉重，看得李龍飛都有些不安。</w:t>
      </w:r>
    </w:p>
    <w:p w:rsidR="00C04663" w:rsidRDefault="00A7259F" w:rsidP="00813907">
      <w:pPr>
        <w:spacing w:after="240"/>
      </w:pPr>
      <w:r>
        <w:rPr>
          <w:rFonts w:hint="eastAsia"/>
        </w:rPr>
        <w:lastRenderedPageBreak/>
        <w:t>最後，張天師張開了眼，開口問道，「兄弟，你在進自在道之後，可有回過家裡一趟？」</w:t>
      </w:r>
    </w:p>
    <w:p w:rsidR="00C04663" w:rsidRDefault="00A7259F" w:rsidP="00813907">
      <w:pPr>
        <w:spacing w:after="240"/>
      </w:pPr>
      <w:r>
        <w:rPr>
          <w:rFonts w:hint="eastAsia"/>
        </w:rPr>
        <w:t>李龍飛原本心中就有些不安，被張天師這麼一說，心下一凜，張大了眼說道，「大哥…你意思是…莫非</w:t>
      </w:r>
      <w:r>
        <w:rPr>
          <w:rFonts w:hint="eastAsia"/>
        </w:rPr>
        <w:t>...</w:t>
      </w:r>
      <w:r>
        <w:rPr>
          <w:rFonts w:hint="eastAsia"/>
        </w:rPr>
        <w:t>」</w:t>
      </w:r>
    </w:p>
    <w:p w:rsidR="00C04663" w:rsidRDefault="00A7259F" w:rsidP="00813907">
      <w:pPr>
        <w:spacing w:after="240"/>
      </w:pPr>
      <w:r>
        <w:rPr>
          <w:rFonts w:hint="eastAsia"/>
        </w:rPr>
        <w:t>「不是莫非</w:t>
      </w:r>
      <w:r>
        <w:rPr>
          <w:rFonts w:hint="eastAsia"/>
        </w:rPr>
        <w:t>...</w:t>
      </w:r>
      <w:r>
        <w:rPr>
          <w:rFonts w:hint="eastAsia"/>
        </w:rPr>
        <w:t>是很有可能。俺是怕，如果那道人會追殺一個尚未踏上修仙之路的你，那麼為何不會去為難你的家人？」</w:t>
      </w:r>
    </w:p>
    <w:p w:rsidR="00C04663" w:rsidRDefault="00A7259F" w:rsidP="00813907">
      <w:pPr>
        <w:spacing w:after="240"/>
      </w:pPr>
      <w:r>
        <w:rPr>
          <w:rFonts w:hint="eastAsia"/>
        </w:rPr>
        <w:t>「要知道，咱們修仙之人，對非修仙之人動手，已經是犯了天理難容之罪；而他之後又追殺想要修仙的你，更有滅口之餘，如今這石頭在這拍賣，很難讓我不去想像，是否你李家遭到甚麼不測，所以這石頭才流落出來。」</w:t>
      </w:r>
    </w:p>
    <w:p w:rsidR="00C04663" w:rsidRDefault="00A7259F" w:rsidP="00813907">
      <w:pPr>
        <w:spacing w:after="240"/>
      </w:pPr>
      <w:r>
        <w:rPr>
          <w:rFonts w:hint="eastAsia"/>
        </w:rPr>
        <w:t>李龍飛越聽越是心寒，一個心撲通撲通，直沉到了谷底，最後猛然站起身來說道，「大哥，我要回家一趟！」</w:t>
      </w:r>
    </w:p>
    <w:p w:rsidR="00C04663" w:rsidRDefault="00A7259F" w:rsidP="00813907">
      <w:pPr>
        <w:spacing w:after="240"/>
      </w:pPr>
      <w:r>
        <w:rPr>
          <w:rFonts w:hint="eastAsia"/>
        </w:rPr>
        <w:t>張天師點點頭，雖然總覺得還有些地方不解，但也支持李龍飛的決定，更是果斷的表示要和李龍飛一起回去一趟。</w:t>
      </w:r>
    </w:p>
    <w:p w:rsidR="00C04663" w:rsidRDefault="00A7259F" w:rsidP="00813907">
      <w:pPr>
        <w:spacing w:after="240"/>
      </w:pPr>
      <w:r>
        <w:rPr>
          <w:rFonts w:hint="eastAsia"/>
        </w:rPr>
        <w:t>就在兩人正準備收拾東西時，窗外的月光，隱隱約約透過窗欄灑落在那梵天石上，那梵天石映著月光發出淡淡的靈氣，這靈氣一般人看不到也感受不到，但張天師跟李龍飛是修仙之人，自然能察覺得出。</w:t>
      </w:r>
    </w:p>
    <w:p w:rsidR="00C04663" w:rsidRDefault="00A7259F" w:rsidP="00813907">
      <w:pPr>
        <w:spacing w:after="240"/>
      </w:pPr>
      <w:r>
        <w:rPr>
          <w:rFonts w:hint="eastAsia"/>
        </w:rPr>
        <w:t>李龍飛心中詫異，正準備靠近一探究竟之時，突然懷中一冷，一股寒氣從胸口中的一物不斷冒了出來。</w:t>
      </w:r>
    </w:p>
    <w:p w:rsidR="00C04663" w:rsidRDefault="00A7259F" w:rsidP="00813907">
      <w:pPr>
        <w:spacing w:after="240"/>
      </w:pPr>
      <w:r>
        <w:rPr>
          <w:rFonts w:hint="eastAsia"/>
        </w:rPr>
        <w:t>「這是怎麼回事？」李龍飛從懷中一摸，掏出一只玉鐲。</w:t>
      </w:r>
    </w:p>
    <w:p w:rsidR="00C04663" w:rsidRDefault="00A7259F" w:rsidP="00813907">
      <w:pPr>
        <w:spacing w:after="240"/>
      </w:pPr>
      <w:r>
        <w:rPr>
          <w:rFonts w:hint="eastAsia"/>
        </w:rPr>
        <w:t>這玉鐲是當年他要離開李府時，娘親給他的寄託之物；這些年來，他偶爾會在想到娘親時拿出來看，平時則收好繫上紅線放在胸前。</w:t>
      </w:r>
    </w:p>
    <w:p w:rsidR="00C04663" w:rsidRDefault="00A7259F" w:rsidP="00813907">
      <w:pPr>
        <w:spacing w:after="240"/>
      </w:pPr>
      <w:r>
        <w:rPr>
          <w:rFonts w:hint="eastAsia"/>
        </w:rPr>
        <w:t>想不到今日不但見到了類似李府之物的梵天石，更引發這玉鐲奇異的反應。</w:t>
      </w:r>
    </w:p>
    <w:p w:rsidR="00C04663" w:rsidRDefault="00A7259F" w:rsidP="00813907">
      <w:pPr>
        <w:spacing w:after="240"/>
      </w:pPr>
      <w:r>
        <w:rPr>
          <w:rFonts w:hint="eastAsia"/>
        </w:rPr>
        <w:t>卻在他拿出玉鐲的同時，那梵天石冒出的靈氣，斗然增多，更有一陣清香，撲鼻而來。</w:t>
      </w:r>
    </w:p>
    <w:p w:rsidR="00C04663" w:rsidRDefault="00A7259F" w:rsidP="00813907">
      <w:pPr>
        <w:spacing w:after="240"/>
      </w:pPr>
      <w:r>
        <w:rPr>
          <w:rFonts w:hint="eastAsia"/>
        </w:rPr>
        <w:t>那清香有如蓮花香氣，淡雅中帶了一絲牡丹花香，更隱隱多了一股甜味，比玫瑰花香還要來得迷人。</w:t>
      </w:r>
    </w:p>
    <w:p w:rsidR="00C04663" w:rsidRDefault="00A7259F" w:rsidP="00813907">
      <w:pPr>
        <w:spacing w:after="240"/>
      </w:pPr>
      <w:r>
        <w:rPr>
          <w:rFonts w:hint="eastAsia"/>
        </w:rPr>
        <w:t>而那靈氣，雖然不多，但李龍飛一吸，一股莫名其妙的清新醍醐灌頂而來，讓他猛然覺得修為好像鬆動了些。</w:t>
      </w:r>
    </w:p>
    <w:p w:rsidR="00C04663" w:rsidRDefault="00A7259F" w:rsidP="00813907">
      <w:pPr>
        <w:spacing w:after="240"/>
      </w:pPr>
      <w:r>
        <w:rPr>
          <w:rFonts w:hint="eastAsia"/>
        </w:rPr>
        <w:t>「這</w:t>
      </w:r>
      <w:r>
        <w:rPr>
          <w:rFonts w:hint="eastAsia"/>
        </w:rPr>
        <w:t>...</w:t>
      </w:r>
      <w:r>
        <w:rPr>
          <w:rFonts w:hint="eastAsia"/>
        </w:rPr>
        <w:t>」李龍飛驚訝的同時，張天師也一樣感到吃驚。</w:t>
      </w:r>
    </w:p>
    <w:p w:rsidR="00C04663" w:rsidRDefault="00A7259F" w:rsidP="00813907">
      <w:pPr>
        <w:spacing w:after="240"/>
      </w:pPr>
      <w:r>
        <w:rPr>
          <w:rFonts w:hint="eastAsia"/>
        </w:rPr>
        <w:lastRenderedPageBreak/>
        <w:t>他修為雖然跟李龍飛差不多，但修行時間較久，見識也較廣，這靈氣的濃鬱，跟他以往所遇的靈氣過相比，在質上都有過之而無不及，就連他師傅偶爾帶他進去的靈泉寶地裡，都沒有這種濃厚靈氣的存在。</w:t>
      </w:r>
    </w:p>
    <w:p w:rsidR="00C04663" w:rsidRDefault="00A7259F" w:rsidP="00813907">
      <w:pPr>
        <w:spacing w:after="240"/>
      </w:pPr>
      <w:r>
        <w:rPr>
          <w:rFonts w:hint="eastAsia"/>
        </w:rPr>
        <w:t>『這靈氣的濃郁程度，怕是只有太師傅他們的洞府，才有得比了吧？』張天師心中大驚的同時，也稍稍吸吐了一絲絲的靈氣，感受那濃郁氣息。</w:t>
      </w:r>
    </w:p>
    <w:p w:rsidR="00C04663" w:rsidRDefault="00A7259F" w:rsidP="00813907">
      <w:pPr>
        <w:spacing w:after="240"/>
      </w:pPr>
      <w:r>
        <w:rPr>
          <w:rFonts w:hint="eastAsia"/>
        </w:rPr>
        <w:t>更讓兩人心動的是，這靈氣的量顯然只是那梵天石流漏出來的一小部份而已，因為那石頭現在正隱隱發光，散出嘶嘶聲響，就像滾水的茶壺冒出煙霧一樣，一絲絲靈氣正抑制不住地往外流洩。</w:t>
      </w:r>
    </w:p>
    <w:p w:rsidR="00C04663" w:rsidRDefault="00A7259F" w:rsidP="00813907">
      <w:pPr>
        <w:spacing w:after="240"/>
      </w:pPr>
      <w:r>
        <w:rPr>
          <w:rFonts w:hint="eastAsia"/>
        </w:rPr>
        <w:t>李龍飛跟張天師兩人互看一眼，彼此都看到對方眼神中的興奮，張天師舔舔嘴唇，輕聲説道，「兄弟</w:t>
      </w:r>
      <w:r>
        <w:t>...</w:t>
      </w:r>
      <w:r>
        <w:rPr>
          <w:rFonts w:hint="eastAsia"/>
        </w:rPr>
        <w:t>發了！這下子發了！你撿到寶了！這梵天石哪只一千塊靈石，就算是一千五，不，兩千，都花得值得，花得值得！」</w:t>
      </w:r>
    </w:p>
    <w:p w:rsidR="00C04663" w:rsidRDefault="00A7259F" w:rsidP="00813907">
      <w:pPr>
        <w:spacing w:after="240"/>
      </w:pPr>
      <w:r>
        <w:rPr>
          <w:rFonts w:hint="eastAsia"/>
        </w:rPr>
        <w:t>張天師從他長年買賣寶物的經驗來看，此時也估不出這塊梵天石的真正價值，但他知道，這梵天石肯定不只一千塊靈石的價，兩千、三千、甚至五千，都有可能。</w:t>
      </w:r>
    </w:p>
    <w:p w:rsidR="00C04663" w:rsidRDefault="00A7259F" w:rsidP="00813907">
      <w:pPr>
        <w:spacing w:after="240"/>
      </w:pPr>
      <w:r>
        <w:rPr>
          <w:rFonts w:hint="eastAsia"/>
        </w:rPr>
        <w:t>這還得看它到底是一次性囤積釋放靈氣，還是能多次使用。</w:t>
      </w:r>
    </w:p>
    <w:p w:rsidR="00C04663" w:rsidRDefault="00A7259F" w:rsidP="00813907">
      <w:pPr>
        <w:spacing w:after="240"/>
      </w:pPr>
      <w:r>
        <w:rPr>
          <w:rFonts w:hint="eastAsia"/>
        </w:rPr>
        <w:t>如果是後者，光是想，就覺得頭皮發麻。</w:t>
      </w:r>
    </w:p>
    <w:p w:rsidR="00C04663" w:rsidRDefault="00A7259F" w:rsidP="00813907">
      <w:pPr>
        <w:spacing w:after="240"/>
      </w:pPr>
      <w:r>
        <w:rPr>
          <w:rFonts w:hint="eastAsia"/>
        </w:rPr>
        <w:t>李龍飛思索了下，對張天師認真說道，「大哥，要不，這梵天石歸你所有好了。」</w:t>
      </w:r>
    </w:p>
    <w:p w:rsidR="00C04663" w:rsidRDefault="00A7259F" w:rsidP="00813907">
      <w:pPr>
        <w:spacing w:after="240"/>
      </w:pPr>
      <w:r>
        <w:rPr>
          <w:rFonts w:hint="eastAsia"/>
        </w:rPr>
        <w:t>張天師身體一愣，轉頭詫異地看著他。</w:t>
      </w:r>
    </w:p>
    <w:p w:rsidR="00C04663" w:rsidRDefault="00A7259F" w:rsidP="00813907">
      <w:pPr>
        <w:spacing w:after="240"/>
      </w:pPr>
      <w:r>
        <w:rPr>
          <w:rFonts w:hint="eastAsia"/>
        </w:rPr>
        <w:t>李龍飛倒也不是不想要這石頭，只是這本來就是他一時差錯，才標到這顆梵天石。</w:t>
      </w:r>
    </w:p>
    <w:p w:rsidR="00C04663" w:rsidRDefault="00A7259F" w:rsidP="00813907">
      <w:pPr>
        <w:spacing w:after="240"/>
      </w:pPr>
      <w:r>
        <w:rPr>
          <w:rFonts w:hint="eastAsia"/>
        </w:rPr>
        <w:t>而且更是因為張天師幫忙，才能順利買下。</w:t>
      </w:r>
    </w:p>
    <w:p w:rsidR="00C04663" w:rsidRDefault="00A7259F" w:rsidP="00813907">
      <w:pPr>
        <w:spacing w:after="240"/>
      </w:pPr>
      <w:r>
        <w:rPr>
          <w:rFonts w:hint="eastAsia"/>
        </w:rPr>
        <w:t>之後又聽他說要幫自己負擔一半靈石，這一切種種，都讓他心下感激不盡，不知道該怎麼回報才好。</w:t>
      </w:r>
    </w:p>
    <w:p w:rsidR="00C04663" w:rsidRDefault="00A7259F" w:rsidP="00813907">
      <w:pPr>
        <w:spacing w:after="240"/>
      </w:pPr>
      <w:r>
        <w:rPr>
          <w:rFonts w:hint="eastAsia"/>
        </w:rPr>
        <w:t>此時發現這石頭本身的價值比當初那一千顆靈石還多，心念一轉之間，便起了拿石頭作陪償之意。</w:t>
      </w:r>
    </w:p>
    <w:p w:rsidR="00C04663" w:rsidRDefault="00A7259F" w:rsidP="00813907">
      <w:pPr>
        <w:spacing w:after="240"/>
      </w:pPr>
      <w:r>
        <w:rPr>
          <w:rFonts w:hint="eastAsia"/>
        </w:rPr>
        <w:t>卻見張天師咬了咬下唇，眼神中罕見地露出了猶豫，半晌後才說，「不了，這石頭既是你買的，那便是你所有。我張天師雖然愛財嗜寶，但拿兄弟的東西這種事，我做不來。」</w:t>
      </w:r>
    </w:p>
    <w:p w:rsidR="00C04663" w:rsidRDefault="00A7259F" w:rsidP="00813907">
      <w:pPr>
        <w:spacing w:after="240"/>
      </w:pPr>
      <w:r>
        <w:rPr>
          <w:rFonts w:hint="eastAsia"/>
        </w:rPr>
        <w:t>「大哥，這本來就是你出的錢，石頭歸你，也是理所當然。更何況，如果不是你，我搞不好還出不了聚寶樓，你又何必推拖呢？」李龍飛誠懇說著，沒有一絲虛假</w:t>
      </w:r>
      <w:r>
        <w:rPr>
          <w:rFonts w:hint="eastAsia"/>
        </w:rPr>
        <w:lastRenderedPageBreak/>
        <w:t>之意。</w:t>
      </w:r>
    </w:p>
    <w:p w:rsidR="00C04663" w:rsidRDefault="00A7259F" w:rsidP="00813907">
      <w:pPr>
        <w:spacing w:after="240"/>
      </w:pPr>
      <w:r>
        <w:rPr>
          <w:rFonts w:hint="eastAsia"/>
        </w:rPr>
        <w:t>張天師搖搖頭，「你不知道，我所練的功法，雖然講求入世，但那最終也是以修仙為目標。錢財寶物只是一個象徵，象徵著一種道，如果我貪你的寶物，那反而破壞了我的道，這是你的機緣，你就收著吧。」</w:t>
      </w:r>
    </w:p>
    <w:p w:rsidR="00C04663" w:rsidRDefault="00A7259F" w:rsidP="00813907">
      <w:pPr>
        <w:spacing w:after="240"/>
      </w:pPr>
      <w:r>
        <w:rPr>
          <w:rFonts w:hint="eastAsia"/>
        </w:rPr>
        <w:t>李龍飛聽完，也不再堅持，點點頭說，「既是如此，至少這些靈氣散開前，大哥跟我一起吸納吧。」</w:t>
      </w:r>
    </w:p>
    <w:p w:rsidR="00C04663" w:rsidRDefault="00A7259F" w:rsidP="00813907">
      <w:pPr>
        <w:spacing w:after="240"/>
      </w:pPr>
      <w:r>
        <w:rPr>
          <w:rFonts w:hint="eastAsia"/>
        </w:rPr>
        <w:t>張天師也不再客氣，點點頭後兩人坐下開始吐納天地之氣。</w:t>
      </w:r>
    </w:p>
    <w:p w:rsidR="00C04663" w:rsidRDefault="00A7259F" w:rsidP="00813907">
      <w:pPr>
        <w:spacing w:after="240"/>
      </w:pPr>
      <w:r>
        <w:rPr>
          <w:rFonts w:hint="eastAsia"/>
        </w:rPr>
        <w:t>就看那梵天石的靈氣源源不絕，初時只如涓涓細流，但經由兩人吸收，加上窗外月亮移動，竟是越來越濃厚，到後來，洩出的靈氣不再只是一絲絲而已，而是大量的湧出，彌漫了整個房間內。</w:t>
      </w:r>
    </w:p>
    <w:p w:rsidR="00C04663" w:rsidRDefault="00A7259F" w:rsidP="00813907">
      <w:pPr>
        <w:spacing w:after="240"/>
      </w:pPr>
      <w:r>
        <w:rPr>
          <w:rFonts w:hint="eastAsia"/>
        </w:rPr>
        <w:t>幸好張天師早就料到，拿出一把寫滿奇異文字的鐵傘，開啟後在房間內佈下了一層淡淡藍光的結界，阻止了靈氣的外散，否則以這靈氣之濃，兩人一時間恐怕吸吐不完，散到房外，怕是會引起其他人的注目。</w:t>
      </w:r>
    </w:p>
    <w:p w:rsidR="00C04663" w:rsidRDefault="00A7259F" w:rsidP="00813907">
      <w:pPr>
        <w:spacing w:after="240"/>
      </w:pPr>
      <w:r>
        <w:rPr>
          <w:rFonts w:hint="eastAsia"/>
        </w:rPr>
        <w:t>在這靈氣包圍之下，李龍飛不一會就覺得卡著他許久的練氣四層初期瓶頸有些鬆動，似乎有所突破。他猛然一吸，一股龐然厚薄的天地靈氣從頭頂的靈脈湧入，散入全身靈脈之中，渾身像被水包覆，很是舒服。</w:t>
      </w:r>
    </w:p>
    <w:p w:rsidR="00C04663" w:rsidRDefault="00A7259F" w:rsidP="00813907">
      <w:pPr>
        <w:spacing w:after="240"/>
      </w:pPr>
      <w:r>
        <w:rPr>
          <w:rFonts w:hint="eastAsia"/>
        </w:rPr>
        <w:t>在這狀態下，也不知道過了多久，突然他感到全身一陣劇動，不一會居然成功突破四層初期，來到練氣四層中期。</w:t>
      </w:r>
    </w:p>
    <w:p w:rsidR="00C04663" w:rsidRDefault="00A7259F" w:rsidP="00813907">
      <w:pPr>
        <w:spacing w:after="240"/>
      </w:pPr>
      <w:r>
        <w:rPr>
          <w:rFonts w:hint="eastAsia"/>
        </w:rPr>
        <w:t>而且這還沒有停下，隨著吸吐，李龍飛感到自己的頭內那道靈脈往下延伸，很快的全身修為從練氣四層中期變成練氣四層中期，接著更是來到候期，踏入練氣四層圓滿之境，只差一絲絲就可以突破練氣四層，來到練氣五層。</w:t>
      </w:r>
    </w:p>
    <w:p w:rsidR="00C04663" w:rsidRDefault="00A7259F" w:rsidP="00813907">
      <w:pPr>
        <w:spacing w:after="240"/>
      </w:pPr>
      <w:r>
        <w:rPr>
          <w:rFonts w:hint="eastAsia"/>
        </w:rPr>
        <w:t>但也在此時，天邊一道雞啼聲將他喚醒，他張開眼，只見張天師已經不在房內，只剩自己在這盤腿打坐，旁邊還有那塊梵天石跟那鐵傘留著。</w:t>
      </w:r>
    </w:p>
    <w:p w:rsidR="00C04663" w:rsidRDefault="00A7259F" w:rsidP="00813907">
      <w:pPr>
        <w:spacing w:after="240"/>
      </w:pPr>
      <w:r>
        <w:rPr>
          <w:rFonts w:hint="eastAsia"/>
        </w:rPr>
        <w:t>而房間的濃郁靈氣此時也沒了九成九，只剩下一點點還有殘留的痕跡。</w:t>
      </w:r>
    </w:p>
    <w:p w:rsidR="00C04663" w:rsidRDefault="00A7259F" w:rsidP="00813907">
      <w:pPr>
        <w:spacing w:after="240"/>
      </w:pPr>
      <w:r>
        <w:rPr>
          <w:rFonts w:hint="eastAsia"/>
        </w:rPr>
        <w:t>梵天石也不再釋放靈氣，看起來就像一個普通的石頭一樣。</w:t>
      </w:r>
    </w:p>
    <w:p w:rsidR="00C04663" w:rsidRDefault="00A7259F" w:rsidP="00813907">
      <w:pPr>
        <w:spacing w:after="240"/>
      </w:pPr>
      <w:r>
        <w:rPr>
          <w:rFonts w:hint="eastAsia"/>
        </w:rPr>
        <w:t>李龍飛想起昨夜修為突非猛進，心下有些恍然，但一站起身，全身上下充滿了精力，又讓他不得不相信這些都是真的。</w:t>
      </w:r>
    </w:p>
    <w:p w:rsidR="00C04663" w:rsidRDefault="00A7259F" w:rsidP="00813907">
      <w:pPr>
        <w:spacing w:after="240"/>
      </w:pPr>
      <w:r>
        <w:rPr>
          <w:rFonts w:hint="eastAsia"/>
        </w:rPr>
        <w:t>稍微一運勁，雙臂雙腿就像灌入了無盡力氣，修為隨時能暴發出來，而原本頂上的靈脈則延伸到了脖子，只差一點就要延伸到胸膛之處了。</w:t>
      </w:r>
    </w:p>
    <w:p w:rsidR="00C04663" w:rsidRDefault="00A7259F" w:rsidP="00813907">
      <w:pPr>
        <w:spacing w:after="240"/>
      </w:pPr>
      <w:r>
        <w:rPr>
          <w:rFonts w:hint="eastAsia"/>
        </w:rPr>
        <w:lastRenderedPageBreak/>
        <w:t>「哈哈、四層顛峰，四層顛峰，我居然一夜之間就達到了四層顛峰！」李龍飛心中大喜，當時他對上練氣五層後期的西門吹雪師兄落得慘敗，要不是因為髑蛐的關係，恐怕會輸的更慘。</w:t>
      </w:r>
    </w:p>
    <w:p w:rsidR="00C04663" w:rsidRDefault="00A7259F" w:rsidP="00813907">
      <w:pPr>
        <w:spacing w:after="240"/>
      </w:pPr>
      <w:r>
        <w:rPr>
          <w:rFonts w:hint="eastAsia"/>
        </w:rPr>
        <w:t>而他現在修為到了四層顛峰，只差一點就可以突破進入練氣五層，此時如果再對上西門吹雪師兄，雖說不能獲勝，但至少不見得穩輸，甚至功法修練得當的話，平手也不是一件難事。</w:t>
      </w:r>
    </w:p>
    <w:p w:rsidR="00C04663" w:rsidRDefault="00A7259F" w:rsidP="00813907">
      <w:pPr>
        <w:spacing w:after="240"/>
      </w:pPr>
      <w:r>
        <w:rPr>
          <w:rFonts w:hint="eastAsia"/>
        </w:rPr>
        <w:t>只是他開心的同時，也想起這石頭正是跟娘親送他的玉鐲有關；一想到李府的安危，心底頓時又七上八下起來。</w:t>
      </w:r>
    </w:p>
    <w:p w:rsidR="00C04663" w:rsidRDefault="00A7259F" w:rsidP="00813907">
      <w:pPr>
        <w:spacing w:after="240"/>
      </w:pPr>
      <w:r>
        <w:rPr>
          <w:rFonts w:hint="eastAsia"/>
        </w:rPr>
        <w:t>正在思索之際，一旁張天師的聲音傳來，「兄弟，你醒啦，來來來，我為你準備了早膳。」</w:t>
      </w:r>
    </w:p>
    <w:p w:rsidR="00C04663" w:rsidRDefault="00A7259F" w:rsidP="00813907">
      <w:pPr>
        <w:spacing w:after="240"/>
      </w:pPr>
      <w:r>
        <w:rPr>
          <w:rFonts w:hint="eastAsia"/>
        </w:rPr>
        <w:t>李龍飛看過去，只見張天師正端著個盤子，上面各種小菜擺著，正熱切的招呼他。</w:t>
      </w:r>
    </w:p>
    <w:p w:rsidR="00C04663" w:rsidRDefault="00A7259F" w:rsidP="00813907">
      <w:pPr>
        <w:spacing w:after="240"/>
      </w:pPr>
      <w:r>
        <w:rPr>
          <w:rFonts w:hint="eastAsia"/>
        </w:rPr>
        <w:t>看起來，他修為也是大增，只是比李龍飛早一些時後醒來，此時正開門走進房間裡來。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李府之變</w:t>
      </w:r>
    </w:p>
    <w:p w:rsidR="00C04663" w:rsidRDefault="00C04663" w:rsidP="00813907">
      <w:pPr>
        <w:spacing w:after="240"/>
      </w:pPr>
    </w:p>
    <w:p w:rsidR="00C04663" w:rsidRDefault="00A7259F" w:rsidP="00813907">
      <w:pPr>
        <w:spacing w:after="240"/>
      </w:pPr>
      <w:r>
        <w:rPr>
          <w:rFonts w:hint="eastAsia"/>
        </w:rPr>
        <w:t>練氣期，因天生的仙根跟後天的環境等等，每個人修練的速度差距很多。</w:t>
      </w:r>
    </w:p>
    <w:p w:rsidR="00C04663" w:rsidRDefault="00A7259F" w:rsidP="00813907">
      <w:pPr>
        <w:spacing w:after="240"/>
      </w:pPr>
      <w:r>
        <w:rPr>
          <w:rFonts w:hint="eastAsia"/>
        </w:rPr>
        <w:t>資質好的，如各門各派內的天驕之輩，幾年內就能練氣八九層，甚至其中出類拔粹的，幾年內達到練氣大圓滿，從而築基的也不在話下。</w:t>
      </w:r>
    </w:p>
    <w:p w:rsidR="00C04663" w:rsidRDefault="00A7259F" w:rsidP="00813907">
      <w:pPr>
        <w:spacing w:after="240"/>
      </w:pPr>
      <w:r>
        <w:rPr>
          <w:rFonts w:hint="eastAsia"/>
        </w:rPr>
        <w:t>比如說這一輩的赤劍宗弟子，宗內天驕幾乎都是半甲子內築基而成；又比如說靈崇觀內的核心弟子，也必需是在半甲子內築基，否則就會被踢除名額。</w:t>
      </w:r>
    </w:p>
    <w:p w:rsidR="00C04663" w:rsidRDefault="00A7259F" w:rsidP="00813907">
      <w:pPr>
        <w:spacing w:after="240"/>
      </w:pPr>
      <w:r>
        <w:rPr>
          <w:rFonts w:hint="eastAsia"/>
        </w:rPr>
        <w:t>雖然自在道內的弟子資質不能跟這些大派天驕相比，但在如果能在半甲子內能築基者，同樣也有選為核心弟子的傳承下來。</w:t>
      </w:r>
    </w:p>
    <w:p w:rsidR="00C04663" w:rsidRDefault="00A7259F" w:rsidP="00813907">
      <w:pPr>
        <w:spacing w:after="240"/>
      </w:pPr>
      <w:r>
        <w:rPr>
          <w:rFonts w:hint="eastAsia"/>
        </w:rPr>
        <w:t>如今李龍飛入門不到五年，已經是練氣四層後期，只要之後能繼續這樣下去，就算跟那些天驕之輩比起，修行速度也是不遑多讓。</w:t>
      </w:r>
    </w:p>
    <w:p w:rsidR="00C04663" w:rsidRDefault="00A7259F" w:rsidP="00813907">
      <w:pPr>
        <w:spacing w:after="240"/>
      </w:pPr>
      <w:r>
        <w:rPr>
          <w:rFonts w:hint="eastAsia"/>
        </w:rPr>
        <w:t>然而此刻，李龍飛並沒有心思思考那些未來的事，心中只是茲茲念念掛記著老家。</w:t>
      </w:r>
    </w:p>
    <w:p w:rsidR="00C04663" w:rsidRDefault="00A7259F" w:rsidP="00813907">
      <w:pPr>
        <w:spacing w:after="240"/>
      </w:pPr>
      <w:r>
        <w:rPr>
          <w:rFonts w:hint="eastAsia"/>
        </w:rPr>
        <w:t>「你說，會不會，你家祖上曾出過仙人呢？」張天師向著身後的李龍飛，琢磨這</w:t>
      </w:r>
      <w:r>
        <w:rPr>
          <w:rFonts w:hint="eastAsia"/>
        </w:rPr>
        <w:lastRenderedPageBreak/>
        <w:t>樣的可能性問道。</w:t>
      </w:r>
    </w:p>
    <w:p w:rsidR="00C04663" w:rsidRDefault="00A7259F" w:rsidP="00813907">
      <w:pPr>
        <w:spacing w:after="240"/>
      </w:pPr>
      <w:r>
        <w:rPr>
          <w:rFonts w:hint="eastAsia"/>
        </w:rPr>
        <w:t>「不太可能，如果先祖曾有仙人，怎會讓爹爹就這樣死在仙人手上呢？」李龍飛則沉聲回答，但心中同樣滿是懷疑。</w:t>
      </w:r>
    </w:p>
    <w:p w:rsidR="00C04663" w:rsidRDefault="00A7259F" w:rsidP="00813907">
      <w:pPr>
        <w:spacing w:after="240"/>
      </w:pPr>
      <w:r>
        <w:rPr>
          <w:rFonts w:hint="eastAsia"/>
        </w:rPr>
        <w:t>這兩人，正騎著一匹灰馬，飛快奔往記憶中的李府。</w:t>
      </w:r>
    </w:p>
    <w:p w:rsidR="00C04663" w:rsidRDefault="00A7259F" w:rsidP="00813907">
      <w:pPr>
        <w:spacing w:after="240"/>
      </w:pPr>
      <w:r>
        <w:rPr>
          <w:rFonts w:hint="eastAsia"/>
        </w:rPr>
        <w:t>這灰馬是張天師的</w:t>
      </w:r>
      <w:r w:rsidR="00074542">
        <w:rPr>
          <w:rFonts w:hint="eastAsia"/>
        </w:rPr>
        <w:t>法器</w:t>
      </w:r>
      <w:r>
        <w:rPr>
          <w:rFonts w:hint="eastAsia"/>
        </w:rPr>
        <w:t>之一，收起來，能化成一尊玉馬雕像，放出來，卻能成了日行百里的快馬。</w:t>
      </w:r>
    </w:p>
    <w:p w:rsidR="00C04663" w:rsidRDefault="00A7259F" w:rsidP="00813907">
      <w:pPr>
        <w:spacing w:after="240"/>
      </w:pPr>
      <w:r>
        <w:rPr>
          <w:rFonts w:hint="eastAsia"/>
        </w:rPr>
        <w:t>兩人騎著它，一路上疾風呼呼，有如飛行一般；如果不是惦記家族，李龍飛必定會好好享受一番。</w:t>
      </w:r>
    </w:p>
    <w:p w:rsidR="00C04663" w:rsidRDefault="00A7259F" w:rsidP="00813907">
      <w:pPr>
        <w:spacing w:after="240"/>
      </w:pPr>
      <w:r>
        <w:rPr>
          <w:rFonts w:hint="eastAsia"/>
        </w:rPr>
        <w:t>但眼下卻只嫌速度不夠快，恨不得眨個眼就能飛回家中一探究竟。</w:t>
      </w:r>
    </w:p>
    <w:p w:rsidR="00C04663" w:rsidRDefault="00A7259F" w:rsidP="00813907">
      <w:pPr>
        <w:spacing w:after="240"/>
      </w:pPr>
      <w:r>
        <w:rPr>
          <w:rFonts w:hint="eastAsia"/>
        </w:rPr>
        <w:t>那大都跟李府相距甚遠，就算這揮馬飛快，抵達那時也已經是個把月之後了。</w:t>
      </w:r>
    </w:p>
    <w:p w:rsidR="00C04663" w:rsidRDefault="00A7259F" w:rsidP="00813907">
      <w:pPr>
        <w:spacing w:after="240"/>
      </w:pPr>
      <w:r>
        <w:rPr>
          <w:rFonts w:hint="eastAsia"/>
        </w:rPr>
        <w:t>這還是因為他們兩一路上一帆風順，沒有遇到甚麼麻煩，否則的話，肯定得花更久的時間。</w:t>
      </w:r>
    </w:p>
    <w:p w:rsidR="00C04663" w:rsidRDefault="00A7259F" w:rsidP="00813907">
      <w:pPr>
        <w:spacing w:after="240"/>
      </w:pPr>
      <w:r>
        <w:rPr>
          <w:rFonts w:hint="eastAsia"/>
        </w:rPr>
        <w:t>在路程上，張天師知道李龍飛心急，故意拉著他東談西扯許多修仙界裡的奇趣異事，想轉移他的擔憂，無奈這事李龍飛實在太過心煩，所以始終愁眉不展。</w:t>
      </w:r>
    </w:p>
    <w:p w:rsidR="00C04663" w:rsidRDefault="00A7259F" w:rsidP="00813907">
      <w:pPr>
        <w:spacing w:after="240"/>
      </w:pPr>
      <w:r>
        <w:rPr>
          <w:rFonts w:hint="eastAsia"/>
        </w:rPr>
        <w:t>一到李府，只見原本應有的紅漆大門大宅院換上了幾戶農家，一附農莊模樣。</w:t>
      </w:r>
    </w:p>
    <w:p w:rsidR="00C04663" w:rsidRDefault="00A7259F" w:rsidP="00813907">
      <w:pPr>
        <w:spacing w:after="240"/>
      </w:pPr>
      <w:r>
        <w:rPr>
          <w:rFonts w:hint="eastAsia"/>
        </w:rPr>
        <w:t>旁邊農田水稻盛長，也不見有甚麼曾經的李府景象。</w:t>
      </w:r>
    </w:p>
    <w:p w:rsidR="00C04663" w:rsidRDefault="00A7259F" w:rsidP="00813907">
      <w:pPr>
        <w:spacing w:after="240"/>
      </w:pPr>
      <w:r>
        <w:rPr>
          <w:rFonts w:hint="eastAsia"/>
        </w:rPr>
        <w:t>張天師看到這樣子，正想說些甚麼，李龍飛已是臉上鐵青，二話不說，衝進那農莊裡頭。</w:t>
      </w:r>
    </w:p>
    <w:p w:rsidR="00C04663" w:rsidRDefault="00A7259F" w:rsidP="00813907">
      <w:pPr>
        <w:spacing w:after="240"/>
      </w:pPr>
      <w:r>
        <w:rPr>
          <w:rFonts w:hint="eastAsia"/>
        </w:rPr>
        <w:t>此時正是收獲季節，就見莊內廣場，兩個壯漢正在打米脫殼，見到李龍飛等闖入，其中一名長鬚漢子皺眉喝道，「你們是打哪來的，去去去，別來這礙事</w:t>
      </w:r>
      <w:r>
        <w:rPr>
          <w:rFonts w:hint="eastAsia"/>
        </w:rPr>
        <w:t>...</w:t>
      </w:r>
      <w:r>
        <w:rPr>
          <w:rFonts w:hint="eastAsia"/>
        </w:rPr>
        <w:t>」</w:t>
      </w:r>
    </w:p>
    <w:p w:rsidR="00C04663" w:rsidRDefault="00A7259F" w:rsidP="00813907">
      <w:pPr>
        <w:spacing w:after="240"/>
      </w:pPr>
      <w:r>
        <w:rPr>
          <w:rFonts w:hint="eastAsia"/>
        </w:rPr>
        <w:t>話未說完，李龍飛已經右手凌空一握，轟雷術隨之而生，一道道雷光滋滋作響，轟一聲將地上的稻穀電的焦黑一片。</w:t>
      </w:r>
    </w:p>
    <w:p w:rsidR="00C04663" w:rsidRDefault="00A7259F" w:rsidP="00813907">
      <w:pPr>
        <w:spacing w:after="240"/>
      </w:pPr>
      <w:r>
        <w:rPr>
          <w:rFonts w:hint="eastAsia"/>
        </w:rPr>
        <w:t>那兩個漢子目瞪口呆，這才意識到了是遇上了仙人，連忙跪下磕頭求饒。</w:t>
      </w:r>
    </w:p>
    <w:p w:rsidR="00C04663" w:rsidRDefault="00A7259F" w:rsidP="00813907">
      <w:pPr>
        <w:spacing w:after="240"/>
      </w:pPr>
      <w:r>
        <w:rPr>
          <w:rFonts w:hint="eastAsia"/>
        </w:rPr>
        <w:t>「你們是誰！原先這裡的李家大宅怎麼了？！」李龍飛挾著轟雷術，不怒自威說著。</w:t>
      </w:r>
    </w:p>
    <w:p w:rsidR="00C04663" w:rsidRDefault="00A7259F" w:rsidP="00813907">
      <w:pPr>
        <w:spacing w:after="240"/>
      </w:pPr>
      <w:r>
        <w:rPr>
          <w:rFonts w:hint="eastAsia"/>
        </w:rPr>
        <w:t>那長鬚漢子咚咚咚嗑著頭說，「仙人饒命，仙人饒命</w:t>
      </w:r>
      <w:r>
        <w:rPr>
          <w:rFonts w:hint="eastAsia"/>
        </w:rPr>
        <w:t>...</w:t>
      </w:r>
      <w:r>
        <w:rPr>
          <w:rFonts w:hint="eastAsia"/>
        </w:rPr>
        <w:t>甚</w:t>
      </w:r>
      <w:r>
        <w:rPr>
          <w:rFonts w:hint="eastAsia"/>
        </w:rPr>
        <w:t>...</w:t>
      </w:r>
      <w:r>
        <w:rPr>
          <w:rFonts w:hint="eastAsia"/>
        </w:rPr>
        <w:t>甚麼李家大宅，我們聽都沒聽過阿？！」</w:t>
      </w:r>
    </w:p>
    <w:p w:rsidR="00C04663" w:rsidRDefault="00A7259F" w:rsidP="00813907">
      <w:pPr>
        <w:spacing w:after="240"/>
      </w:pPr>
      <w:r>
        <w:rPr>
          <w:rFonts w:hint="eastAsia"/>
        </w:rPr>
        <w:lastRenderedPageBreak/>
        <w:t>李龍飛一聽，臉色更加沉了下來，眼看怒氣就要暴發，張天師拍了拍李龍飛肩膀，搖搖頭示意他沉住氣，接著笑瞇瞇往看著那兩個漢子說，「你們這住的是哪戶人家？說清楚？」</w:t>
      </w:r>
    </w:p>
    <w:p w:rsidR="00C04663" w:rsidRDefault="00A7259F" w:rsidP="00813907">
      <w:pPr>
        <w:spacing w:after="240"/>
      </w:pPr>
      <w:r>
        <w:rPr>
          <w:rFonts w:hint="eastAsia"/>
        </w:rPr>
        <w:t>那長臉漢子連忙開口說道，「這裡</w:t>
      </w:r>
      <w:r>
        <w:rPr>
          <w:rFonts w:hint="eastAsia"/>
        </w:rPr>
        <w:t>...</w:t>
      </w:r>
      <w:r>
        <w:rPr>
          <w:rFonts w:hint="eastAsia"/>
        </w:rPr>
        <w:t>這裡是陳家莊，我們住在這已經百年有餘，從沒聽過甚麼李家大宅阿！」</w:t>
      </w:r>
    </w:p>
    <w:p w:rsidR="00C04663" w:rsidRDefault="00A7259F" w:rsidP="00813907">
      <w:pPr>
        <w:spacing w:after="240"/>
      </w:pPr>
      <w:r>
        <w:rPr>
          <w:rFonts w:hint="eastAsia"/>
        </w:rPr>
        <w:t>此時農莊內其他人家，也陸續出來，只是見到這景象之後，多半都是猶疑不前，遠遠在廣場邊緣張望著。</w:t>
      </w:r>
    </w:p>
    <w:p w:rsidR="00C04663" w:rsidRDefault="00A7259F" w:rsidP="00813907">
      <w:pPr>
        <w:spacing w:after="240"/>
      </w:pPr>
      <w:r>
        <w:rPr>
          <w:rFonts w:hint="eastAsia"/>
        </w:rPr>
        <w:t>張天師心中微微一愣，表面仍是不動聲色說道，「那好，你把這幾年來方圓十里內的人家大略說給我聽。」</w:t>
      </w:r>
    </w:p>
    <w:p w:rsidR="00C04663" w:rsidRDefault="00A7259F" w:rsidP="00813907">
      <w:pPr>
        <w:spacing w:after="240"/>
      </w:pPr>
      <w:r>
        <w:rPr>
          <w:rFonts w:hint="eastAsia"/>
        </w:rPr>
        <w:t>那長臉漢子聽完，忙開始一一述說，有時後說得太快漏了，旁邊的幾戶人家還會插口說上幾句。</w:t>
      </w:r>
    </w:p>
    <w:p w:rsidR="00C04663" w:rsidRDefault="00A7259F" w:rsidP="00813907">
      <w:pPr>
        <w:spacing w:after="240"/>
      </w:pPr>
      <w:r>
        <w:rPr>
          <w:rFonts w:hint="eastAsia"/>
        </w:rPr>
        <w:t>張天師怕對方說謊，還故意重覆問了幾次，甚至挑其他人問；直到這農庄的人每個說的都大同小異後，這才帶著李龍飛離開了。</w:t>
      </w:r>
    </w:p>
    <w:p w:rsidR="00C04663" w:rsidRDefault="00A7259F" w:rsidP="00813907">
      <w:pPr>
        <w:spacing w:after="240"/>
      </w:pPr>
      <w:r>
        <w:rPr>
          <w:rFonts w:hint="eastAsia"/>
        </w:rPr>
        <w:t>一出農莊，李龍飛只覺有些茫然，他怕張天師不信這裡是他老家，喃喃說著，「張大哥，我老家，的確在這</w:t>
      </w:r>
      <w:r>
        <w:rPr>
          <w:rFonts w:hint="eastAsia"/>
        </w:rPr>
        <w:t>...</w:t>
      </w:r>
      <w:r>
        <w:rPr>
          <w:rFonts w:hint="eastAsia"/>
        </w:rPr>
        <w:t>」</w:t>
      </w:r>
    </w:p>
    <w:p w:rsidR="00C04663" w:rsidRDefault="00A7259F" w:rsidP="00813907">
      <w:pPr>
        <w:spacing w:after="240"/>
      </w:pPr>
      <w:r>
        <w:rPr>
          <w:rFonts w:hint="eastAsia"/>
        </w:rPr>
        <w:t>張天師點點頭，「我知道。我相信你不會記錯。」</w:t>
      </w:r>
    </w:p>
    <w:p w:rsidR="00C04663" w:rsidRDefault="00A7259F" w:rsidP="00813907">
      <w:pPr>
        <w:spacing w:after="240"/>
      </w:pPr>
      <w:r>
        <w:rPr>
          <w:rFonts w:hint="eastAsia"/>
        </w:rPr>
        <w:t>「那這陳家莊</w:t>
      </w:r>
      <w:r>
        <w:rPr>
          <w:rFonts w:hint="eastAsia"/>
        </w:rPr>
        <w:t>...</w:t>
      </w:r>
      <w:r>
        <w:rPr>
          <w:rFonts w:hint="eastAsia"/>
        </w:rPr>
        <w:t>？」聽到張天師這句話，李龍飛有些一頓，但還是心急得如熱鍋上的螞蟻一般。</w:t>
      </w:r>
    </w:p>
    <w:p w:rsidR="00C04663" w:rsidRDefault="00A7259F" w:rsidP="00813907">
      <w:pPr>
        <w:spacing w:after="240"/>
      </w:pPr>
      <w:r>
        <w:rPr>
          <w:rFonts w:hint="eastAsia"/>
        </w:rPr>
        <w:t>在他心中，從前幾天拍賣梵天石開始，到後來的玉鐲生變、張天師提醒自己該回老家一趟，這種種事情不旦讓他擔憂，更讓他有種極度不安的念頭。</w:t>
      </w:r>
    </w:p>
    <w:p w:rsidR="00C04663" w:rsidRDefault="00A7259F" w:rsidP="00813907">
      <w:pPr>
        <w:spacing w:after="240"/>
      </w:pPr>
      <w:r>
        <w:rPr>
          <w:rFonts w:hint="eastAsia"/>
        </w:rPr>
        <w:t>他修仙正是為了替父親報仇，這親情正是促使他離家幾百里的動力。</w:t>
      </w:r>
    </w:p>
    <w:p w:rsidR="00C04663" w:rsidRDefault="00A7259F" w:rsidP="00813907">
      <w:pPr>
        <w:spacing w:after="240"/>
      </w:pPr>
      <w:r>
        <w:rPr>
          <w:rFonts w:hint="eastAsia"/>
        </w:rPr>
        <w:t>如今親眼看到李府不見，換成從為見過的農莊，那一夕之間所有牽掛的都不見了，那種悲痛著急，讓他整個人快要崩潰。</w:t>
      </w:r>
    </w:p>
    <w:p w:rsidR="00C04663" w:rsidRDefault="00A7259F" w:rsidP="00813907">
      <w:pPr>
        <w:spacing w:after="240"/>
      </w:pPr>
      <w:r>
        <w:rPr>
          <w:rFonts w:hint="eastAsia"/>
        </w:rPr>
        <w:t>所以於那些農夫農婦所答，在他耳中，不但聽不進去，反而覺得煩躁。</w:t>
      </w:r>
    </w:p>
    <w:p w:rsidR="00C04663" w:rsidRDefault="00A7259F" w:rsidP="00813907">
      <w:pPr>
        <w:spacing w:after="240"/>
      </w:pPr>
      <w:r>
        <w:rPr>
          <w:rFonts w:hint="eastAsia"/>
        </w:rPr>
        <w:t>如果不是張天師待在他的身旁，怕是他整個人當下就會發瘋。</w:t>
      </w:r>
    </w:p>
    <w:p w:rsidR="00C04663" w:rsidRDefault="00A7259F" w:rsidP="00813907">
      <w:pPr>
        <w:spacing w:after="240"/>
      </w:pPr>
      <w:r>
        <w:rPr>
          <w:rFonts w:hint="eastAsia"/>
        </w:rPr>
        <w:t>此時看到張天師似乎有些底，頓時讓他有如抓到浮沉中的木頭，急於想知道情況。</w:t>
      </w:r>
    </w:p>
    <w:p w:rsidR="00C04663" w:rsidRDefault="00A7259F" w:rsidP="00813907">
      <w:pPr>
        <w:spacing w:after="240"/>
      </w:pPr>
      <w:r>
        <w:rPr>
          <w:rFonts w:hint="eastAsia"/>
        </w:rPr>
        <w:t>張天師若有所思說道，「依照這些人所言，他們住在這至少有好幾十載了，我本</w:t>
      </w:r>
      <w:r>
        <w:rPr>
          <w:rFonts w:hint="eastAsia"/>
        </w:rPr>
        <w:lastRenderedPageBreak/>
        <w:t>來也跟你一樣認為他們說謊；但察其言語，又似乎毫無破綻</w:t>
      </w:r>
      <w:r>
        <w:rPr>
          <w:rFonts w:hint="eastAsia"/>
        </w:rPr>
        <w:t>...</w:t>
      </w:r>
      <w:r>
        <w:rPr>
          <w:rFonts w:hint="eastAsia"/>
        </w:rPr>
        <w:t>所以，我有個大膽的假設！」</w:t>
      </w:r>
    </w:p>
    <w:p w:rsidR="00C04663" w:rsidRDefault="00A7259F" w:rsidP="00813907">
      <w:pPr>
        <w:spacing w:after="240"/>
      </w:pPr>
      <w:r>
        <w:rPr>
          <w:rFonts w:hint="eastAsia"/>
        </w:rPr>
        <w:t>「甚麼假設？」</w:t>
      </w:r>
    </w:p>
    <w:p w:rsidR="00C04663" w:rsidRDefault="00A7259F" w:rsidP="00813907">
      <w:pPr>
        <w:spacing w:after="240"/>
      </w:pPr>
      <w:r>
        <w:rPr>
          <w:rFonts w:hint="eastAsia"/>
        </w:rPr>
        <w:t>張天師看著李龍飛，一字一句說，「我認為，他們是從別處被安置過來，然後捏造入虛假的記憶，使他們認為自己在這片土地已經活了好幾十載了。」</w:t>
      </w:r>
    </w:p>
    <w:p w:rsidR="00C04663" w:rsidRDefault="00A7259F" w:rsidP="00813907">
      <w:pPr>
        <w:spacing w:after="240"/>
      </w:pPr>
      <w:r>
        <w:rPr>
          <w:rFonts w:hint="eastAsia"/>
        </w:rPr>
        <w:t>「只是，要做到這樣的程度，除了得是仙人之外，還必需修為非常高深；而這樣的仙人，如果是要尋仇，實在不需要這麼麻煩。」</w:t>
      </w:r>
    </w:p>
    <w:p w:rsidR="00C04663" w:rsidRDefault="00A7259F" w:rsidP="00813907">
      <w:pPr>
        <w:spacing w:after="240"/>
      </w:pPr>
      <w:r>
        <w:rPr>
          <w:rFonts w:hint="eastAsia"/>
        </w:rPr>
        <w:t>「所以我認為，是有人要替李家避禍才是。」</w:t>
      </w:r>
    </w:p>
    <w:p w:rsidR="00C04663" w:rsidRDefault="00A7259F" w:rsidP="00813907">
      <w:pPr>
        <w:spacing w:after="240"/>
      </w:pPr>
      <w:r>
        <w:rPr>
          <w:rFonts w:hint="eastAsia"/>
        </w:rPr>
        <w:t>這些話，雖然不假，但張天師知道這種機會微乎其微；只是眼見李龍飛快要崩潰，他不得不提出這樣的說法。</w:t>
      </w:r>
    </w:p>
    <w:p w:rsidR="00C04663" w:rsidRDefault="00A7259F" w:rsidP="00813907">
      <w:pPr>
        <w:spacing w:after="240"/>
      </w:pPr>
      <w:r>
        <w:rPr>
          <w:rFonts w:hint="eastAsia"/>
        </w:rPr>
        <w:t>李龍飛一聽，雖覺覺得許多地方都解釋不清，但至少有了一絲希望，冷靜了些；不過他眼中仍透出濃烈的瘋狂，無法就此釋懷。</w:t>
      </w:r>
    </w:p>
    <w:p w:rsidR="00C04663" w:rsidRDefault="00A7259F" w:rsidP="00813907">
      <w:pPr>
        <w:spacing w:after="240"/>
      </w:pPr>
      <w:r>
        <w:rPr>
          <w:rFonts w:hint="eastAsia"/>
        </w:rPr>
        <w:t>「照大哥所說，如果有仙人要幫我家避禍，又是誰要找我老家麻煩？何況，如果真的如此，怎會不留一絲線索給我？」</w:t>
      </w:r>
    </w:p>
    <w:p w:rsidR="00C04663" w:rsidRDefault="00A7259F" w:rsidP="00813907">
      <w:pPr>
        <w:spacing w:after="240"/>
      </w:pPr>
      <w:r>
        <w:rPr>
          <w:rFonts w:hint="eastAsia"/>
        </w:rPr>
        <w:t>張天師像是看穿他的想法，淡淡地說，「線索，是有的，只是要追下去太難了。」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殺機突來</w:t>
      </w:r>
    </w:p>
    <w:p w:rsidR="00C04663" w:rsidRDefault="00A7259F" w:rsidP="00813907">
      <w:pPr>
        <w:spacing w:after="240"/>
      </w:pPr>
      <w:r>
        <w:rPr>
          <w:rFonts w:hint="eastAsia"/>
        </w:rPr>
        <w:t>「線索是甚麼！」</w:t>
      </w:r>
    </w:p>
    <w:p w:rsidR="00C04663" w:rsidRDefault="00A7259F" w:rsidP="00813907">
      <w:pPr>
        <w:spacing w:after="240"/>
      </w:pPr>
      <w:r>
        <w:rPr>
          <w:rFonts w:hint="eastAsia"/>
        </w:rPr>
        <w:t>李龍飛猛然抬頭，眼神中露出一絲瘋狂。</w:t>
      </w:r>
    </w:p>
    <w:p w:rsidR="00C04663" w:rsidRDefault="00A7259F" w:rsidP="00813907">
      <w:pPr>
        <w:spacing w:after="240"/>
      </w:pPr>
      <w:r>
        <w:rPr>
          <w:rFonts w:hint="eastAsia"/>
        </w:rPr>
        <w:t>張天師看著他眼中的瘋狂，嘆了口氣，知道這義弟現在已經聽不下任何勸阻，更明白如果自己不說，他肯定也會想辦法自己去尋找，於是一五一十說著。</w:t>
      </w:r>
    </w:p>
    <w:p w:rsidR="00C04663" w:rsidRDefault="00A7259F" w:rsidP="00813907">
      <w:pPr>
        <w:spacing w:after="240"/>
      </w:pPr>
      <w:r>
        <w:rPr>
          <w:rFonts w:hint="eastAsia"/>
        </w:rPr>
        <w:t>「首先，線索正是你懷內的那個梵天石。」</w:t>
      </w:r>
    </w:p>
    <w:p w:rsidR="00C04663" w:rsidRDefault="00A7259F" w:rsidP="00813907">
      <w:pPr>
        <w:spacing w:after="240"/>
      </w:pPr>
      <w:r>
        <w:rPr>
          <w:rFonts w:hint="eastAsia"/>
        </w:rPr>
        <w:t>「這梵天石，既然如你所說，曾放在你家府中，那麼，如果有仙人幫助李府，豈會沒有注意到這石頭的奇異之處？」</w:t>
      </w:r>
    </w:p>
    <w:p w:rsidR="00C04663" w:rsidRDefault="00A7259F" w:rsidP="00813907">
      <w:pPr>
        <w:spacing w:after="240"/>
      </w:pPr>
      <w:r>
        <w:rPr>
          <w:rFonts w:hint="eastAsia"/>
        </w:rPr>
        <w:t>「再者，如果不是注意到這石頭奇異之處，怎麼會從李府中拿出來拍賣，而且以這種奇怪的方式拍賣？」</w:t>
      </w:r>
    </w:p>
    <w:p w:rsidR="00C04663" w:rsidRDefault="00A7259F" w:rsidP="00813907">
      <w:pPr>
        <w:spacing w:after="240"/>
      </w:pPr>
      <w:r>
        <w:rPr>
          <w:rFonts w:hint="eastAsia"/>
        </w:rPr>
        <w:t>「最後，這石頭既然能跟你娘親給你的玉鐲起共鳴，那麼，你娘親給你的玉鐲怕</w:t>
      </w:r>
      <w:r>
        <w:rPr>
          <w:rFonts w:hint="eastAsia"/>
        </w:rPr>
        <w:lastRenderedPageBreak/>
        <w:t>並不是一時興起，這背後恐怕也有關聯。」</w:t>
      </w:r>
    </w:p>
    <w:p w:rsidR="00C04663" w:rsidRDefault="00A7259F" w:rsidP="00813907">
      <w:pPr>
        <w:spacing w:after="240"/>
      </w:pPr>
      <w:r>
        <w:rPr>
          <w:rFonts w:hint="eastAsia"/>
        </w:rPr>
        <w:t>「而這一切的一切，層層關聯下來，你現在拿到這梵天石，究竟是幫你的人所給？還是想借此引你出來？實在難說。」</w:t>
      </w:r>
    </w:p>
    <w:p w:rsidR="00C04663" w:rsidRDefault="00A7259F" w:rsidP="00813907">
      <w:pPr>
        <w:spacing w:after="240"/>
      </w:pPr>
      <w:r>
        <w:rPr>
          <w:rFonts w:hint="eastAsia"/>
        </w:rPr>
        <w:t>李龍飛聽著聽著，胸口有些起伏，他無法反駁這些推測，但若是這些推測為真，那這一切的一切，所牽扯到的實在太廣，其中不解處也太多，甚至，他父親的死，是不是與此事也有關，都很難說。</w:t>
      </w:r>
    </w:p>
    <w:p w:rsidR="00C04663" w:rsidRDefault="00A7259F" w:rsidP="00813907">
      <w:pPr>
        <w:spacing w:after="240"/>
      </w:pPr>
      <w:r>
        <w:rPr>
          <w:rFonts w:hint="eastAsia"/>
        </w:rPr>
        <w:t>張天師說完這些，突然眼神露出一絲驚愕想著，「不對，當初若不是我在，就算義弟看到了這石頭，也沒能力付出那一千顆靈石才對。如果這是針對義弟設的局，那賣梵天石出來的人怎麼會沒想到？」</w:t>
      </w:r>
    </w:p>
    <w:p w:rsidR="00C04663" w:rsidRDefault="00A7259F" w:rsidP="00813907">
      <w:pPr>
        <w:spacing w:after="240"/>
      </w:pPr>
      <w:r>
        <w:rPr>
          <w:rFonts w:hint="eastAsia"/>
        </w:rPr>
        <w:t>他隱隱約約想到些甚麼關鍵，正要與李龍飛說，一道劍芒無聲無息急射而來。</w:t>
      </w:r>
    </w:p>
    <w:p w:rsidR="00C04663" w:rsidRDefault="00A7259F" w:rsidP="00813907">
      <w:pPr>
        <w:spacing w:after="240"/>
      </w:pPr>
      <w:r>
        <w:rPr>
          <w:rFonts w:hint="eastAsia"/>
        </w:rPr>
        <w:t>眼看就要刺中李龍飛，將他身上刺了個大窟窿時，張天師在千鈞一髮之刻用力一推，險之又險地將兩人分了開來，噗一聲，一把黑色飛劍從中劃過，直刺入地面三分。</w:t>
      </w:r>
    </w:p>
    <w:p w:rsidR="00C04663" w:rsidRDefault="00A7259F" w:rsidP="00813907">
      <w:pPr>
        <w:spacing w:after="240"/>
      </w:pPr>
      <w:r>
        <w:rPr>
          <w:rFonts w:hint="eastAsia"/>
        </w:rPr>
        <w:t>李龍飛此時也從沉思中驚醒過來，順手一拍儲物袋，兩把桃木劍從中飛出，環繞著他自身旋轉；同時他頭一扭，往那飛劍刺來的方向看去。</w:t>
      </w:r>
    </w:p>
    <w:p w:rsidR="00C04663" w:rsidRDefault="00A7259F" w:rsidP="00813907">
      <w:pPr>
        <w:spacing w:after="240"/>
      </w:pPr>
      <w:r>
        <w:rPr>
          <w:rFonts w:hint="eastAsia"/>
        </w:rPr>
        <w:t>就見遠方一位蒙面大漢，其修為高深，雖不到築基，卻明顯比自己兩人高出不只一籌，此時破風而行，不怒自威地快速奔來。</w:t>
      </w:r>
    </w:p>
    <w:p w:rsidR="00C04663" w:rsidRDefault="00A7259F" w:rsidP="00813907">
      <w:pPr>
        <w:spacing w:after="240"/>
      </w:pPr>
      <w:r>
        <w:rPr>
          <w:rFonts w:hint="eastAsia"/>
        </w:rPr>
        <w:t>而更要命的是他身上的殺意毫不掩飾，臉色冷酷中帶著不屑，令李龍飛兩人一看就知道對方肯定是沒有得商量。</w:t>
      </w:r>
    </w:p>
    <w:p w:rsidR="00C04663" w:rsidRDefault="00A7259F" w:rsidP="00813907">
      <w:pPr>
        <w:spacing w:after="240"/>
      </w:pPr>
      <w:r>
        <w:rPr>
          <w:rFonts w:hint="eastAsia"/>
        </w:rPr>
        <w:t>張天師臉色大變，此刻不及細想對方來頭，對著李龍飛大喊，「逃！」</w:t>
      </w:r>
    </w:p>
    <w:p w:rsidR="00C04663" w:rsidRDefault="00A7259F" w:rsidP="00813907">
      <w:pPr>
        <w:spacing w:after="240"/>
      </w:pPr>
      <w:r>
        <w:rPr>
          <w:rFonts w:hint="eastAsia"/>
        </w:rPr>
        <w:t>同時拿出兩張道符，貼在兩人身上，頓時兩人奔走速度比平常快上不止一倍，轉眼就要遠遁而去。</w:t>
      </w:r>
    </w:p>
    <w:p w:rsidR="00C04663" w:rsidRDefault="00A7259F" w:rsidP="00813907">
      <w:pPr>
        <w:spacing w:after="240"/>
      </w:pPr>
      <w:r>
        <w:rPr>
          <w:rFonts w:hint="eastAsia"/>
        </w:rPr>
        <w:t>但就在兩人往前逃不到十息之後，前方不遠處，六道人影斗然靠進，其中四人更是左右散了開來，頓時行成包圍之勢，直困著李龍飛兩人。</w:t>
      </w:r>
    </w:p>
    <w:p w:rsidR="00C04663" w:rsidRDefault="00A7259F" w:rsidP="00813907">
      <w:pPr>
        <w:spacing w:after="240"/>
      </w:pPr>
      <w:r>
        <w:rPr>
          <w:rFonts w:hint="eastAsia"/>
        </w:rPr>
        <w:t>看到對方殺局如此周詳，張天師果斷拿出一個巴掌大的龜殼，遞給了李龍飛說，「你先走，我斷後，這樣逃出去的機會較大。這龜殼法器乃是我偶然得到的一個中品法器，可擋下築基以內任何人的全力一擊。可惜我只剩一個，你帶著，如果逃了出去，記得到大都等我。」</w:t>
      </w:r>
    </w:p>
    <w:p w:rsidR="00C04663" w:rsidRDefault="00A7259F" w:rsidP="00813907">
      <w:pPr>
        <w:spacing w:after="240"/>
      </w:pPr>
      <w:r>
        <w:rPr>
          <w:rFonts w:hint="eastAsia"/>
        </w:rPr>
        <w:t>李龍飛心中一震，望向張天師問，「那你呢？」</w:t>
      </w:r>
    </w:p>
    <w:p w:rsidR="00C04663" w:rsidRDefault="00A7259F" w:rsidP="00813907">
      <w:pPr>
        <w:spacing w:after="240"/>
      </w:pPr>
      <w:r>
        <w:rPr>
          <w:rFonts w:hint="eastAsia"/>
        </w:rPr>
        <w:lastRenderedPageBreak/>
        <w:t>張天師臉露堅毅，沉聲說，「我自有方法，你別擔心。而且如果我推算的不錯，這幾人是衝著你而來的，你我分頭行動，對我來說也比較有利。」</w:t>
      </w:r>
    </w:p>
    <w:p w:rsidR="00C04663" w:rsidRDefault="00A7259F" w:rsidP="00813907">
      <w:pPr>
        <w:spacing w:after="240"/>
      </w:pPr>
      <w:r>
        <w:rPr>
          <w:rFonts w:hint="eastAsia"/>
        </w:rPr>
        <w:t>李龍飛聽出對方雖這樣講，但話中的誠心跟關切十足，心下暗暗感念的同時，也發誓有辦法的話定要找人回來幫忙。</w:t>
      </w:r>
    </w:p>
    <w:p w:rsidR="00C04663" w:rsidRDefault="00A7259F" w:rsidP="00813907">
      <w:pPr>
        <w:spacing w:after="240"/>
      </w:pPr>
      <w:r>
        <w:rPr>
          <w:rFonts w:hint="eastAsia"/>
        </w:rPr>
        <w:t>他不再猶豫，拿著龜殼，突然往右一閃，跟著張天師分了開來。</w:t>
      </w:r>
    </w:p>
    <w:p w:rsidR="00C04663" w:rsidRDefault="00A7259F" w:rsidP="00813907">
      <w:pPr>
        <w:spacing w:after="240"/>
      </w:pPr>
      <w:r>
        <w:rPr>
          <w:rFonts w:hint="eastAsia"/>
        </w:rPr>
        <w:t>原本包抄兩人的那六個漢子見狀，一愣之下，包圍之勢略有空隙，被李龍飛一晃衝了出去。</w:t>
      </w:r>
    </w:p>
    <w:p w:rsidR="00C04663" w:rsidRDefault="00A7259F" w:rsidP="00813907">
      <w:pPr>
        <w:spacing w:after="240"/>
      </w:pPr>
      <w:r>
        <w:rPr>
          <w:rFonts w:hint="eastAsia"/>
        </w:rPr>
        <w:t>這一切發生得極快，從一開始躲過那柄黑劍，到兩人決定分頭逃生，不過短短幾十息的時間而已。</w:t>
      </w:r>
    </w:p>
    <w:p w:rsidR="00C04663" w:rsidRDefault="00A7259F" w:rsidP="00813907">
      <w:pPr>
        <w:spacing w:after="240"/>
      </w:pPr>
      <w:r>
        <w:rPr>
          <w:rFonts w:hint="eastAsia"/>
        </w:rPr>
        <w:t>看著李龍飛突破包圍，後面那一開始出手暗算的蒙面大漢心中也是有些佩服對方這麼果斷。</w:t>
      </w:r>
    </w:p>
    <w:p w:rsidR="00C04663" w:rsidRDefault="00A7259F" w:rsidP="00813907">
      <w:pPr>
        <w:spacing w:after="240"/>
      </w:pPr>
      <w:r>
        <w:rPr>
          <w:rFonts w:hint="eastAsia"/>
        </w:rPr>
        <w:t>他朝前方那六人以眼神示意之後，倏地原本包圍的那六人中四人改為追向張天師的方向，而那蒙面大漢則和另外兩人往李龍飛那追去。</w:t>
      </w:r>
    </w:p>
    <w:p w:rsidR="00C04663" w:rsidRDefault="00A7259F" w:rsidP="00813907">
      <w:pPr>
        <w:spacing w:after="240"/>
      </w:pPr>
      <w:r>
        <w:rPr>
          <w:rFonts w:hint="eastAsia"/>
        </w:rPr>
        <w:t>張天師瞧見那大漢衝去，牙一咬，一柄翠綠長劍從懷中疾射而出，劃破長空，試圖阻擋那大漢。</w:t>
      </w:r>
    </w:p>
    <w:p w:rsidR="00C04663" w:rsidRDefault="00A7259F" w:rsidP="00813907">
      <w:pPr>
        <w:spacing w:after="240"/>
      </w:pPr>
      <w:r>
        <w:rPr>
          <w:rFonts w:hint="eastAsia"/>
        </w:rPr>
        <w:t>那長劍碧綠蒼松，去勢洶洶，大漢見狀微微一皺眉，卻是不作停留，順手掏出一面金盾，噹一聲，那長劍擊在盾上，倒捲而去，而金盾被這一擊，也碎裂了開來。</w:t>
      </w:r>
    </w:p>
    <w:p w:rsidR="00C04663" w:rsidRDefault="00A7259F" w:rsidP="00813907">
      <w:pPr>
        <w:spacing w:after="240"/>
      </w:pPr>
      <w:r>
        <w:rPr>
          <w:rFonts w:hint="eastAsia"/>
        </w:rPr>
        <w:t>只是這麼一頓，那李龍飛卻已經跑得更遠，消失在大漢眼前。</w:t>
      </w:r>
    </w:p>
    <w:p w:rsidR="00C04663" w:rsidRDefault="00A7259F" w:rsidP="00813907">
      <w:pPr>
        <w:spacing w:after="240"/>
      </w:pPr>
      <w:r>
        <w:rPr>
          <w:rFonts w:hint="eastAsia"/>
        </w:rPr>
        <w:t>他提起步伐，準備再度追上，卻聽到張天師那猛地一喊。</w:t>
      </w:r>
    </w:p>
    <w:p w:rsidR="00C04663" w:rsidRDefault="00A7259F" w:rsidP="00813907">
      <w:pPr>
        <w:spacing w:after="240"/>
      </w:pPr>
      <w:r>
        <w:rPr>
          <w:rFonts w:hint="eastAsia"/>
        </w:rPr>
        <w:t>「分！」</w:t>
      </w:r>
    </w:p>
    <w:p w:rsidR="00C04663" w:rsidRDefault="00A7259F" w:rsidP="00813907">
      <w:pPr>
        <w:spacing w:after="240"/>
      </w:pPr>
      <w:r>
        <w:rPr>
          <w:rFonts w:hint="eastAsia"/>
        </w:rPr>
        <w:t>那長劍再度擊來，更是一分為二，二分為四，轉眼分成了八把同樣外表，同樣氣勢的翠綠長劍。</w:t>
      </w:r>
    </w:p>
    <w:p w:rsidR="00C04663" w:rsidRDefault="00A7259F" w:rsidP="00813907">
      <w:pPr>
        <w:spacing w:after="240"/>
      </w:pPr>
      <w:r>
        <w:rPr>
          <w:rFonts w:hint="eastAsia"/>
        </w:rPr>
        <w:t>張天師深吸一口氣，運起</w:t>
      </w:r>
      <w:del w:id="4554" w:author="簡新佳" w:date="2019-02-25T17:00:00Z">
        <w:r w:rsidDel="0012795F">
          <w:rPr>
            <w:rFonts w:hint="eastAsia"/>
          </w:rPr>
          <w:delText>靈力</w:delText>
        </w:r>
      </w:del>
      <w:ins w:id="4555" w:author="簡新佳" w:date="2019-02-25T17:00:00Z">
        <w:r w:rsidR="0012795F">
          <w:rPr>
            <w:rFonts w:hint="eastAsia"/>
          </w:rPr>
          <w:t>靈氣</w:t>
        </w:r>
      </w:ins>
      <w:r>
        <w:rPr>
          <w:rFonts w:hint="eastAsia"/>
        </w:rPr>
        <w:t>，心中一分為二，一面逃跑，一面操縱那八把長劍。</w:t>
      </w:r>
    </w:p>
    <w:p w:rsidR="00C04663" w:rsidRDefault="00A7259F" w:rsidP="00813907">
      <w:pPr>
        <w:spacing w:after="240"/>
      </w:pPr>
      <w:r>
        <w:rPr>
          <w:rFonts w:hint="eastAsia"/>
        </w:rPr>
        <w:t>那八把翠綠長劍乃是張天師珍藏的寶物，雖只是中品法器，但無限接近上品，而且祭出後能自行殺敵，十分不凡。</w:t>
      </w:r>
    </w:p>
    <w:p w:rsidR="00C04663" w:rsidRDefault="00A7259F" w:rsidP="00813907">
      <w:pPr>
        <w:spacing w:after="240"/>
      </w:pPr>
      <w:r>
        <w:rPr>
          <w:rFonts w:hint="eastAsia"/>
        </w:rPr>
        <w:t>那大漢雖然不願，但殺機來臨，卻也不敢輕忽，只得回過頭來，掐指運訣，頓時他的身後，一個巨大的鐘影出現，將他環繞在內，噹噹噹擋下這八把長劍的攻擊，同時往李龍飛那繼續追去，只是速度卻緩慢許多。</w:t>
      </w:r>
    </w:p>
    <w:p w:rsidR="00C04663" w:rsidRDefault="00A7259F" w:rsidP="00813907">
      <w:pPr>
        <w:spacing w:after="240"/>
      </w:pPr>
      <w:r>
        <w:rPr>
          <w:rFonts w:hint="eastAsia"/>
        </w:rPr>
        <w:lastRenderedPageBreak/>
        <w:t>張天師心中默默嘆道，「果然正主子打死都要往義弟那衝去的。唉，義弟，為兄已經盡力，別要怪我，如果你也在場的話，先不說我是否贏得了對方，恐怕我一出手你就先受害了</w:t>
      </w:r>
      <w:r>
        <w:rPr>
          <w:rFonts w:hint="eastAsia"/>
        </w:rPr>
        <w:t>...</w:t>
      </w:r>
      <w:r>
        <w:rPr>
          <w:rFonts w:hint="eastAsia"/>
        </w:rPr>
        <w:t>」</w:t>
      </w:r>
    </w:p>
    <w:p w:rsidR="00C04663" w:rsidRDefault="00A7259F" w:rsidP="00813907">
      <w:pPr>
        <w:spacing w:after="240"/>
      </w:pPr>
      <w:r>
        <w:rPr>
          <w:rFonts w:hint="eastAsia"/>
        </w:rPr>
        <w:t>想到這，他腳步一緩，竟是不再逃跑，任由那四人包圍著自己。</w:t>
      </w:r>
    </w:p>
    <w:p w:rsidR="00C04663" w:rsidRDefault="00A7259F" w:rsidP="00813907">
      <w:pPr>
        <w:spacing w:after="240"/>
      </w:pPr>
      <w:r>
        <w:rPr>
          <w:rFonts w:hint="eastAsia"/>
        </w:rPr>
        <w:t>那四人見狀，其中一名青袍黑臉看了下確認對方沒耍詐之後，皺眉看著張天師冷道，「你也算聰明，知道跑不掉所以想要求饒是吧？」</w:t>
      </w:r>
    </w:p>
    <w:p w:rsidR="00C04663" w:rsidRDefault="00A7259F" w:rsidP="00813907">
      <w:pPr>
        <w:spacing w:after="240"/>
      </w:pPr>
      <w:r>
        <w:rPr>
          <w:rFonts w:hint="eastAsia"/>
        </w:rPr>
        <w:t>「罷了，上天有好生之德，你既然有這意思，自斷一隻手，再讓我下個禁咒，我就留你一命好了。」</w:t>
      </w:r>
    </w:p>
    <w:p w:rsidR="00C04663" w:rsidRDefault="00A7259F" w:rsidP="00813907">
      <w:pPr>
        <w:spacing w:after="240"/>
      </w:pPr>
      <w:r>
        <w:rPr>
          <w:rFonts w:hint="eastAsia"/>
        </w:rPr>
        <w:t>張天師臉色一沉，發出了平常少見的陰冷笑聲說道，「誰該自斷一隻手，還不知道呢。」</w:t>
      </w:r>
    </w:p>
    <w:p w:rsidR="00C04663" w:rsidRDefault="00A7259F" w:rsidP="00813907">
      <w:pPr>
        <w:spacing w:after="240"/>
      </w:pPr>
      <w:r>
        <w:rPr>
          <w:rFonts w:hint="eastAsia"/>
        </w:rPr>
        <w:t>接著雙手一甩，四粒丹藥破空飛出後，沒等那四人反應便自行爆裂，頓時大片的紫色煙霧，轉眼就將四人給包圍了起來。</w:t>
      </w:r>
    </w:p>
    <w:p w:rsidR="00C04663" w:rsidRDefault="00C04663" w:rsidP="00813907">
      <w:pPr>
        <w:spacing w:after="240"/>
      </w:pPr>
    </w:p>
    <w:p w:rsidR="00C04663" w:rsidRDefault="00A7259F" w:rsidP="00813907">
      <w:pPr>
        <w:pStyle w:val="12"/>
        <w:numPr>
          <w:ilvl w:val="0"/>
          <w:numId w:val="1"/>
        </w:numPr>
        <w:spacing w:after="240"/>
        <w:ind w:leftChars="0"/>
        <w:outlineLvl w:val="0"/>
      </w:pPr>
      <w:del w:id="4556" w:author="Administrator" w:date="2020-04-04T14:19:00Z">
        <w:r w:rsidDel="009B7E77">
          <w:rPr>
            <w:rFonts w:hint="eastAsia"/>
          </w:rPr>
          <w:delText>被迫</w:delText>
        </w:r>
      </w:del>
      <w:r>
        <w:rPr>
          <w:rFonts w:hint="eastAsia"/>
        </w:rPr>
        <w:t>殺</w:t>
      </w:r>
      <w:ins w:id="4557" w:author="Administrator" w:date="2020-04-04T14:19:00Z">
        <w:r w:rsidR="009B7E77">
          <w:rPr>
            <w:rFonts w:hint="eastAsia"/>
          </w:rPr>
          <w:t>生</w:t>
        </w:r>
      </w:ins>
      <w:del w:id="4558" w:author="Administrator" w:date="2020-04-04T14:19:00Z">
        <w:r w:rsidDel="009B7E77">
          <w:rPr>
            <w:rFonts w:hint="eastAsia"/>
          </w:rPr>
          <w:delText>人</w:delText>
        </w:r>
      </w:del>
    </w:p>
    <w:p w:rsidR="00C04663" w:rsidRDefault="00C04663" w:rsidP="00813907">
      <w:pPr>
        <w:spacing w:after="240"/>
      </w:pPr>
    </w:p>
    <w:p w:rsidR="00C04663" w:rsidRDefault="00A7259F" w:rsidP="00813907">
      <w:pPr>
        <w:spacing w:after="240"/>
      </w:pPr>
      <w:r>
        <w:rPr>
          <w:rFonts w:hint="eastAsia"/>
        </w:rPr>
        <w:t>再說李龍飛那頭，他離開了張天師後往東側方向跑去，但不一會兒，兩名身影便追了上來。</w:t>
      </w:r>
    </w:p>
    <w:p w:rsidR="00C04663" w:rsidRDefault="00A7259F" w:rsidP="00813907">
      <w:pPr>
        <w:spacing w:after="240"/>
      </w:pPr>
      <w:r>
        <w:rPr>
          <w:rFonts w:hint="eastAsia"/>
        </w:rPr>
        <w:t>李龍飛飛奔之中，不斷回頭看；他越跑越是心亂，越跑越是悲傷，淚水都忍不住流了下來。</w:t>
      </w:r>
    </w:p>
    <w:p w:rsidR="00C04663" w:rsidRDefault="00A7259F" w:rsidP="00813907">
      <w:pPr>
        <w:spacing w:after="240"/>
      </w:pPr>
      <w:r>
        <w:rPr>
          <w:rFonts w:hint="eastAsia"/>
        </w:rPr>
        <w:t>他倒也不是怯懦，畢竟無論是當時在李家面對那灰袍道人，又或是面對西門吹雪的對戰，甚至是面對那黑虎妖貓及妖獸等等，他都不曾不如眼下這般慌亂過。</w:t>
      </w:r>
    </w:p>
    <w:p w:rsidR="00C04663" w:rsidRDefault="00A7259F" w:rsidP="00813907">
      <w:pPr>
        <w:spacing w:after="240"/>
      </w:pPr>
      <w:r>
        <w:rPr>
          <w:rFonts w:hint="eastAsia"/>
        </w:rPr>
        <w:t>面對灰袍道人，他那時不懂事，仗著父親，還不知道甚麼是害怕。</w:t>
      </w:r>
    </w:p>
    <w:p w:rsidR="00C04663" w:rsidRDefault="00A7259F" w:rsidP="00813907">
      <w:pPr>
        <w:spacing w:after="240"/>
      </w:pPr>
      <w:r>
        <w:rPr>
          <w:rFonts w:hint="eastAsia"/>
        </w:rPr>
        <w:t>面對西門吹雪，他知道頂多重傷，還不至於死亡。</w:t>
      </w:r>
    </w:p>
    <w:p w:rsidR="00C04663" w:rsidRDefault="00A7259F" w:rsidP="00813907">
      <w:pPr>
        <w:spacing w:after="240"/>
      </w:pPr>
      <w:r>
        <w:rPr>
          <w:rFonts w:hint="eastAsia"/>
        </w:rPr>
        <w:t>至於黑虎妖貓，他可以搏鬥，可以拼命，最多就是死而已，也不會像現在這般非跑不可。</w:t>
      </w:r>
    </w:p>
    <w:p w:rsidR="00C04663" w:rsidRDefault="00A7259F" w:rsidP="00813907">
      <w:pPr>
        <w:spacing w:after="240"/>
      </w:pPr>
      <w:r>
        <w:rPr>
          <w:rFonts w:hint="eastAsia"/>
        </w:rPr>
        <w:t>但現在，他遭逢家族劇變，在未知道李家眾人下落之前，他實在不想死得不明不白，更不願就此斷了尋找李家的可能性。</w:t>
      </w:r>
    </w:p>
    <w:p w:rsidR="00C04663" w:rsidRDefault="00A7259F" w:rsidP="00813907">
      <w:pPr>
        <w:spacing w:after="240"/>
      </w:pPr>
      <w:r>
        <w:rPr>
          <w:rFonts w:hint="eastAsia"/>
        </w:rPr>
        <w:t>這也難為了他，任誰遇到這等事情，也都會心底毫無頭緒，尤其是李龍飛一想到，</w:t>
      </w:r>
      <w:r>
        <w:rPr>
          <w:rFonts w:hint="eastAsia"/>
        </w:rPr>
        <w:lastRenderedPageBreak/>
        <w:t>這一切若都是自己引起，那一旦自己也跟著死去，自己豈不是成了李家的千古罪人。</w:t>
      </w:r>
    </w:p>
    <w:p w:rsidR="00C04663" w:rsidRDefault="00A7259F" w:rsidP="00813907">
      <w:pPr>
        <w:spacing w:after="240"/>
      </w:pPr>
      <w:r>
        <w:rPr>
          <w:rFonts w:hint="eastAsia"/>
        </w:rPr>
        <w:t>想到這，李龍飛第一次體會到，自己肩上的責任是有多重，也越發的對死亡害怕起來。</w:t>
      </w:r>
    </w:p>
    <w:p w:rsidR="00C04663" w:rsidRDefault="00A7259F" w:rsidP="00813907">
      <w:pPr>
        <w:spacing w:after="240"/>
      </w:pPr>
      <w:r>
        <w:rPr>
          <w:rFonts w:hint="eastAsia"/>
        </w:rPr>
        <w:t>只是與此同時，不管是修仙前後，那被人追殺的怨氣，也越積越深，幾乎快跟他的害怕一樣壓在他的心上。</w:t>
      </w:r>
    </w:p>
    <w:p w:rsidR="00C04663" w:rsidRDefault="00A7259F" w:rsidP="00813907">
      <w:pPr>
        <w:spacing w:after="240"/>
      </w:pPr>
      <w:r>
        <w:rPr>
          <w:rFonts w:hint="eastAsia"/>
        </w:rPr>
        <w:t>他的心底顫抖，卻又同時有股聲音再怒吼，彷彿要他去廝殺。</w:t>
      </w:r>
    </w:p>
    <w:p w:rsidR="00C04663" w:rsidRDefault="00A7259F" w:rsidP="00813907">
      <w:pPr>
        <w:spacing w:after="240"/>
      </w:pPr>
      <w:r>
        <w:rPr>
          <w:rFonts w:hint="eastAsia"/>
        </w:rPr>
        <w:t>「跑跑跑，跑得了一時又怎樣，你不是要報仇嗎？面對別人追殺，你就逃跑，要怎麼報仇？」</w:t>
      </w:r>
    </w:p>
    <w:p w:rsidR="00C04663" w:rsidRDefault="00A7259F" w:rsidP="00813907">
      <w:pPr>
        <w:spacing w:after="240"/>
      </w:pPr>
      <w:r>
        <w:rPr>
          <w:rFonts w:hint="eastAsia"/>
        </w:rPr>
        <w:t>「不跑，找死嗎？對方不是一個兩個，是好幾個人，後面那人修為更是深不可測，不跑，丟了小命，還有誰能替李府報仇嗎？」</w:t>
      </w:r>
    </w:p>
    <w:p w:rsidR="00C04663" w:rsidRDefault="00A7259F" w:rsidP="00813907">
      <w:pPr>
        <w:spacing w:after="240"/>
      </w:pPr>
      <w:r>
        <w:rPr>
          <w:rFonts w:hint="eastAsia"/>
        </w:rPr>
        <w:t>「該死的，貪生怕死又何必離開李府？」</w:t>
      </w:r>
    </w:p>
    <w:p w:rsidR="00C04663" w:rsidRDefault="00A7259F" w:rsidP="00813907">
      <w:pPr>
        <w:spacing w:after="240"/>
      </w:pPr>
      <w:r>
        <w:rPr>
          <w:rFonts w:hint="eastAsia"/>
        </w:rPr>
        <w:t>「明知不可為又為之，那不就又跟過去犯的錯一樣嗎！」</w:t>
      </w:r>
    </w:p>
    <w:p w:rsidR="00C04663" w:rsidRDefault="00A7259F" w:rsidP="00813907">
      <w:pPr>
        <w:spacing w:after="240"/>
      </w:pPr>
      <w:r>
        <w:rPr>
          <w:rFonts w:hint="eastAsia"/>
        </w:rPr>
        <w:t>在這又急又怕又氣又怒天人交戰之下，他一口氣喘不過來，突然雙腿一軟，無力再跑下去。</w:t>
      </w:r>
    </w:p>
    <w:p w:rsidR="00C04663" w:rsidRDefault="00A7259F" w:rsidP="00813907">
      <w:pPr>
        <w:spacing w:after="240"/>
      </w:pPr>
      <w:r>
        <w:rPr>
          <w:rFonts w:hint="eastAsia"/>
        </w:rPr>
        <w:t>那追來的兩人，一高一矮，修為約莫是練氣四層頂峰跟練氣五層左右，此時見到李龍飛停下，心中一喜，頓時速度加快，要擒住他爭功。</w:t>
      </w:r>
    </w:p>
    <w:p w:rsidR="00C04663" w:rsidRDefault="00A7259F" w:rsidP="00813907">
      <w:pPr>
        <w:spacing w:after="240"/>
      </w:pPr>
      <w:r>
        <w:rPr>
          <w:rFonts w:hint="eastAsia"/>
        </w:rPr>
        <w:t>其中那較矮的修士，道符一貼，順間速度更快上不少，轉眼就跟較高的那個拉開距離。</w:t>
      </w:r>
    </w:p>
    <w:p w:rsidR="00C04663" w:rsidRDefault="00A7259F" w:rsidP="00813907">
      <w:pPr>
        <w:spacing w:after="240"/>
      </w:pPr>
      <w:r>
        <w:rPr>
          <w:rFonts w:hint="eastAsia"/>
        </w:rPr>
        <w:t>「該死，孟啟，你敢跟我爭功！」</w:t>
      </w:r>
    </w:p>
    <w:p w:rsidR="00C04663" w:rsidRDefault="00A7259F" w:rsidP="00813907">
      <w:pPr>
        <w:spacing w:after="240"/>
      </w:pPr>
      <w:r>
        <w:rPr>
          <w:rFonts w:hint="eastAsia"/>
        </w:rPr>
        <w:t>「開完笑，這次師尊下令，能殺死這小子的，賞靈石數百顆，能活抓的，更是賞生生造化丹一枚，這等機緣，我孟啟不拿，難到要拱手讓給你白奇才對？」</w:t>
      </w:r>
    </w:p>
    <w:p w:rsidR="00C04663" w:rsidRDefault="00A7259F" w:rsidP="00813907">
      <w:pPr>
        <w:spacing w:after="240"/>
      </w:pPr>
      <w:r>
        <w:rPr>
          <w:rFonts w:hint="eastAsia"/>
        </w:rPr>
        <w:t>李龍飛本還想奮力往前逃跑，聽到對方將自己當作死物一般的爭奪，心中那股怨氣再也吞忍不下，瞬間壓過害怕的心，雙眼赤紅，低吼起來。</w:t>
      </w:r>
    </w:p>
    <w:p w:rsidR="00C04663" w:rsidRDefault="00A7259F" w:rsidP="00813907">
      <w:pPr>
        <w:spacing w:after="240"/>
      </w:pPr>
      <w:r>
        <w:rPr>
          <w:rFonts w:hint="eastAsia"/>
        </w:rPr>
        <w:t>「阿阿阿…死就死了，這般再跑下去，就算活著，以後也休想報仇了！」李龍飛猛地一鎚胸，從儲物袋中掏出兩把飛劍，身子跟劍化作三道長虹攻向那靠得較近的矮子修士。</w:t>
      </w:r>
    </w:p>
    <w:p w:rsidR="00C04663" w:rsidRDefault="00A7259F" w:rsidP="00813907">
      <w:pPr>
        <w:spacing w:after="240"/>
      </w:pPr>
      <w:r>
        <w:rPr>
          <w:rFonts w:hint="eastAsia"/>
        </w:rPr>
        <w:t>那矮子修士哼地一聲，心中對李龍飛的這舉動嗤之以鼻，對他來說，即便對方跟</w:t>
      </w:r>
      <w:r>
        <w:rPr>
          <w:rFonts w:hint="eastAsia"/>
        </w:rPr>
        <w:lastRenderedPageBreak/>
        <w:t>自己的修為差不了多少，但以一敵二，加上自己出自大門大派，跟本不能相提並論。</w:t>
      </w:r>
    </w:p>
    <w:p w:rsidR="00C04663" w:rsidRDefault="00A7259F" w:rsidP="00813907">
      <w:pPr>
        <w:spacing w:after="240"/>
      </w:pPr>
      <w:r>
        <w:rPr>
          <w:rFonts w:hint="eastAsia"/>
        </w:rPr>
        <w:t>眼下對方自己撲過來送死，他目中寒芒一閃，雙手掐訣，頓時身邊幾個拳頭大的火球飛起，遠遠地就轟在李龍飛身上，似要將他給燒成了灰燼。</w:t>
      </w:r>
    </w:p>
    <w:p w:rsidR="00C04663" w:rsidRDefault="00A7259F" w:rsidP="00813907">
      <w:pPr>
        <w:spacing w:after="240"/>
      </w:pPr>
      <w:r>
        <w:rPr>
          <w:rFonts w:hint="eastAsia"/>
        </w:rPr>
        <w:t>那高個的修士咬牙切齒，心中暗罵這小子不知好歹，居然回頭跑了過來，讓那矮子修士給得手，這下子自己大老遠跑這一趟搶不到功勞，可是把到口的肥肉給吐了出去。</w:t>
      </w:r>
    </w:p>
    <w:p w:rsidR="00C04663" w:rsidRDefault="00A7259F" w:rsidP="00813907">
      <w:pPr>
        <w:spacing w:after="240"/>
        <w:rPr>
          <w:kern w:val="0"/>
        </w:rPr>
      </w:pPr>
      <w:r>
        <w:rPr>
          <w:rFonts w:hint="eastAsia"/>
        </w:rPr>
        <w:t>卻見到李龍飛毫不停留，任憑那幾顆火球轟在自己身上，懷中一枚龜殼</w:t>
      </w:r>
      <w:r>
        <w:rPr>
          <w:rFonts w:hint="eastAsia"/>
          <w:kern w:val="0"/>
        </w:rPr>
        <w:t>發出耀眼光芒，將那些攻勢給全都擋了下來。</w:t>
      </w:r>
    </w:p>
    <w:p w:rsidR="00C04663" w:rsidRDefault="00A7259F" w:rsidP="00813907">
      <w:pPr>
        <w:spacing w:after="240"/>
        <w:rPr>
          <w:kern w:val="0"/>
        </w:rPr>
      </w:pPr>
      <w:r>
        <w:rPr>
          <w:rFonts w:hint="eastAsia"/>
          <w:kern w:val="0"/>
        </w:rPr>
        <w:t>那矮子修士沒料到對方有辦法擋住這一擊，略為一愣，李龍飛已經飛速衝到面前，接著大吼一聲，在他來不及閃躲之際，兩把飛劍與</w:t>
      </w:r>
      <w:r w:rsidR="0057229E">
        <w:rPr>
          <w:rFonts w:hint="eastAsia"/>
          <w:kern w:val="0"/>
        </w:rPr>
        <w:t>轟雷掌</w:t>
      </w:r>
      <w:r>
        <w:rPr>
          <w:rFonts w:hint="eastAsia"/>
          <w:kern w:val="0"/>
        </w:rPr>
        <w:t>先後轟在他的身上。</w:t>
      </w:r>
    </w:p>
    <w:p w:rsidR="00C04663" w:rsidRDefault="00A7259F" w:rsidP="00813907">
      <w:pPr>
        <w:spacing w:after="240"/>
      </w:pPr>
      <w:r>
        <w:rPr>
          <w:rFonts w:hint="eastAsia"/>
        </w:rPr>
        <w:t>一聲淒慘的哀嚎聲叫起，那兩把飛劍其中一把被矮子修士的護身法器給擋住，但另一把卻直接穿過他的胸膛，帶起了一片鮮血，接著李龍飛的</w:t>
      </w:r>
      <w:r w:rsidR="0057229E">
        <w:rPr>
          <w:rFonts w:hint="eastAsia"/>
        </w:rPr>
        <w:t>凝聚已久的轟雷掌</w:t>
      </w:r>
      <w:r>
        <w:rPr>
          <w:rFonts w:hint="eastAsia"/>
        </w:rPr>
        <w:t>更是擊在對方身上，頓時了結了他的性命。</w:t>
      </w:r>
    </w:p>
    <w:p w:rsidR="00C04663" w:rsidRDefault="00A7259F" w:rsidP="00813907">
      <w:pPr>
        <w:spacing w:after="240"/>
      </w:pPr>
      <w:r>
        <w:rPr>
          <w:rFonts w:hint="eastAsia"/>
        </w:rPr>
        <w:t>直到死前，那矮子修士都仍不敢相信自己會死在修為比自己低的對方手上。</w:t>
      </w:r>
    </w:p>
    <w:p w:rsidR="00C04663" w:rsidRDefault="00A7259F" w:rsidP="00813907">
      <w:pPr>
        <w:spacing w:after="240"/>
      </w:pPr>
      <w:r>
        <w:rPr>
          <w:rFonts w:hint="eastAsia"/>
        </w:rPr>
        <w:t>那高個修士雖然對這結果有些錯愕，但他不怒反喜，腳下更加快了速度，嘴角露出冷笑。</w:t>
      </w:r>
    </w:p>
    <w:p w:rsidR="00C04663" w:rsidRDefault="00A7259F" w:rsidP="00813907">
      <w:pPr>
        <w:spacing w:after="240"/>
      </w:pPr>
      <w:r>
        <w:rPr>
          <w:rFonts w:hint="eastAsia"/>
        </w:rPr>
        <w:t>「死得好，這下子沒人跟我爭功了！」</w:t>
      </w:r>
    </w:p>
    <w:p w:rsidR="00C04663" w:rsidRDefault="00A7259F" w:rsidP="00813907">
      <w:pPr>
        <w:spacing w:after="240"/>
      </w:pPr>
      <w:r>
        <w:rPr>
          <w:rFonts w:hint="eastAsia"/>
        </w:rPr>
        <w:t>與此同時，李龍飛一擊之後沒有停頓，體內的怒氣像是打開了戰鬥本能一樣，手一指將那兩把飛劍轉向，疾射至那高個修士方向過去。</w:t>
      </w:r>
    </w:p>
    <w:p w:rsidR="00C04663" w:rsidRDefault="00A7259F" w:rsidP="00813907">
      <w:pPr>
        <w:spacing w:after="240"/>
      </w:pPr>
      <w:r>
        <w:rPr>
          <w:rFonts w:hint="eastAsia"/>
        </w:rPr>
        <w:t>那高個修士修為比那矮子修士更高，已經到了練氣五層初期，他手揮，五把飛劍破空而出，或左或右或前或後形成一個絕殺之陣往李龍飛射去。</w:t>
      </w:r>
    </w:p>
    <w:p w:rsidR="00C04663" w:rsidRDefault="00A7259F" w:rsidP="00813907">
      <w:pPr>
        <w:spacing w:after="240"/>
      </w:pPr>
      <w:r>
        <w:rPr>
          <w:rFonts w:hint="eastAsia"/>
        </w:rPr>
        <w:t>「看是你的劍快還是我的劍快！」那高個修士露出殘忍的笑容喝道。</w:t>
      </w:r>
    </w:p>
    <w:p w:rsidR="00C04663" w:rsidRDefault="00A7259F" w:rsidP="00813907">
      <w:pPr>
        <w:spacing w:after="240"/>
      </w:pPr>
      <w:r>
        <w:rPr>
          <w:rFonts w:hint="eastAsia"/>
        </w:rPr>
        <w:t>李龍飛沒有回應，他體內的直覺本來尖叫著要他躲避，但他的倔強卻硬生生逼他往那五把飛劍衝去。</w:t>
      </w:r>
    </w:p>
    <w:p w:rsidR="00C04663" w:rsidRDefault="00A7259F" w:rsidP="00813907">
      <w:pPr>
        <w:spacing w:after="240"/>
      </w:pPr>
      <w:r>
        <w:rPr>
          <w:rFonts w:hint="eastAsia"/>
        </w:rPr>
        <w:t>噹噹噹！</w:t>
      </w:r>
    </w:p>
    <w:p w:rsidR="00C04663" w:rsidRDefault="00A7259F" w:rsidP="00813907">
      <w:pPr>
        <w:spacing w:after="240"/>
      </w:pPr>
      <w:r>
        <w:rPr>
          <w:rFonts w:hint="eastAsia"/>
        </w:rPr>
        <w:t>兩把飛劍與他的飛劍相撞，紛紛退了開來，接著剩下三把刺在他的身上，又被那龜殼護芒擋了下來。</w:t>
      </w:r>
    </w:p>
    <w:p w:rsidR="00C04663" w:rsidRDefault="00A7259F" w:rsidP="00813907">
      <w:pPr>
        <w:spacing w:after="240"/>
      </w:pPr>
      <w:r>
        <w:rPr>
          <w:rFonts w:hint="eastAsia"/>
        </w:rPr>
        <w:lastRenderedPageBreak/>
        <w:t>李龍飛眼精一亮，趁著這個機會，衝到了那高個修士面前，</w:t>
      </w:r>
      <w:r w:rsidR="0057229E">
        <w:rPr>
          <w:rFonts w:hint="eastAsia"/>
        </w:rPr>
        <w:t>轟雷掌</w:t>
      </w:r>
      <w:r>
        <w:rPr>
          <w:rFonts w:hint="eastAsia"/>
        </w:rPr>
        <w:t>擊出想將他給撩倒，就聽到那高個修士嘿嘿一聲，</w:t>
      </w:r>
      <w:r w:rsidR="00502D58">
        <w:rPr>
          <w:rFonts w:hint="eastAsia"/>
        </w:rPr>
        <w:t>胸口一塊玉珮泛出淡淡靈光擋住雷擊，同時</w:t>
      </w:r>
      <w:r>
        <w:rPr>
          <w:rFonts w:hint="eastAsia"/>
        </w:rPr>
        <w:t>用力</w:t>
      </w:r>
      <w:r w:rsidR="0057229E">
        <w:rPr>
          <w:rFonts w:hint="eastAsia"/>
        </w:rPr>
        <w:t>將</w:t>
      </w:r>
      <w:r>
        <w:rPr>
          <w:rFonts w:hint="eastAsia"/>
        </w:rPr>
        <w:t>李龍飛</w:t>
      </w:r>
      <w:r w:rsidR="00502D58">
        <w:rPr>
          <w:rFonts w:hint="eastAsia"/>
        </w:rPr>
        <w:t>右</w:t>
      </w:r>
      <w:r w:rsidR="0057229E">
        <w:rPr>
          <w:rFonts w:hint="eastAsia"/>
        </w:rPr>
        <w:t>掌一折</w:t>
      </w:r>
      <w:r>
        <w:rPr>
          <w:rFonts w:hint="eastAsia"/>
        </w:rPr>
        <w:t>喝道。</w:t>
      </w:r>
    </w:p>
    <w:p w:rsidR="00C04663" w:rsidRDefault="00A7259F" w:rsidP="00813907">
      <w:pPr>
        <w:spacing w:after="240"/>
      </w:pPr>
      <w:r>
        <w:rPr>
          <w:rFonts w:hint="eastAsia"/>
        </w:rPr>
        <w:t>「來得好，我正等著你這一擊！」</w:t>
      </w:r>
    </w:p>
    <w:p w:rsidR="00C04663" w:rsidRDefault="0057229E" w:rsidP="00813907">
      <w:pPr>
        <w:spacing w:after="240"/>
      </w:pPr>
      <w:r>
        <w:rPr>
          <w:rFonts w:hint="eastAsia"/>
        </w:rPr>
        <w:t>喀</w:t>
      </w:r>
      <w:r w:rsidR="00A7259F">
        <w:rPr>
          <w:rFonts w:hint="eastAsia"/>
        </w:rPr>
        <w:t>一聲！</w:t>
      </w:r>
    </w:p>
    <w:p w:rsidR="00C04663" w:rsidRDefault="00A7259F" w:rsidP="00813907">
      <w:pPr>
        <w:spacing w:after="240"/>
      </w:pPr>
      <w:r>
        <w:rPr>
          <w:rFonts w:hint="eastAsia"/>
        </w:rPr>
        <w:t>李龍飛的</w:t>
      </w:r>
      <w:r w:rsidR="0057229E">
        <w:rPr>
          <w:rFonts w:hint="eastAsia"/>
        </w:rPr>
        <w:t>手</w:t>
      </w:r>
      <w:r w:rsidR="00502D58">
        <w:rPr>
          <w:rFonts w:hint="eastAsia"/>
        </w:rPr>
        <w:t>腕</w:t>
      </w:r>
      <w:r>
        <w:rPr>
          <w:rFonts w:hint="eastAsia"/>
        </w:rPr>
        <w:t>骨頭</w:t>
      </w:r>
      <w:r w:rsidR="00502D58">
        <w:rPr>
          <w:rFonts w:hint="eastAsia"/>
        </w:rPr>
        <w:t>被</w:t>
      </w:r>
      <w:r>
        <w:rPr>
          <w:rFonts w:hint="eastAsia"/>
        </w:rPr>
        <w:t>對方</w:t>
      </w:r>
      <w:r w:rsidR="00502D58">
        <w:rPr>
          <w:rFonts w:hint="eastAsia"/>
        </w:rPr>
        <w:t>狠狠抓住跟著反折坳成兩斷</w:t>
      </w:r>
      <w:r>
        <w:rPr>
          <w:rFonts w:hint="eastAsia"/>
        </w:rPr>
        <w:t>，同時胸口門戶大開，硬生生吃下了那高個修士的</w:t>
      </w:r>
      <w:r w:rsidR="00502D58">
        <w:rPr>
          <w:rFonts w:hint="eastAsia"/>
        </w:rPr>
        <w:t>另一邊的拳頭</w:t>
      </w:r>
      <w:r>
        <w:rPr>
          <w:rFonts w:hint="eastAsia"/>
        </w:rPr>
        <w:t>，哇一聲噴出了一口鮮血，傷得無以復加，再也爬不起來。</w:t>
      </w:r>
    </w:p>
    <w:p w:rsidR="00C04663" w:rsidRDefault="00A7259F" w:rsidP="00813907">
      <w:pPr>
        <w:spacing w:after="240"/>
      </w:pPr>
      <w:r>
        <w:rPr>
          <w:rFonts w:hint="eastAsia"/>
        </w:rPr>
        <w:t>與此同時，原本正準備繼續追擊的那高個修士，卻突然臉色一變，一掌改往自己臂上打去。</w:t>
      </w:r>
    </w:p>
    <w:p w:rsidR="00C04663" w:rsidRDefault="00A7259F" w:rsidP="00813907">
      <w:pPr>
        <w:spacing w:after="240"/>
      </w:pPr>
      <w:r>
        <w:rPr>
          <w:rFonts w:hint="eastAsia"/>
        </w:rPr>
        <w:t>就看到一隻深褐色小蟲，正緊咬著那高個修士，同時肉眼可見皮膚下一條黑線從那咬傷處快速往他的腋窩延伸而去。</w:t>
      </w:r>
    </w:p>
    <w:p w:rsidR="00C04663" w:rsidRDefault="00A7259F" w:rsidP="00813907">
      <w:pPr>
        <w:spacing w:after="240"/>
      </w:pPr>
      <w:r>
        <w:rPr>
          <w:rFonts w:hint="eastAsia"/>
        </w:rPr>
        <w:t>那高個修士一掌飛快擊落，褐色小蟲雖想閃開，但掌風所到之處，籠罩了牠整個身子範圍，啪一聲，小蟲全身碎裂掉落下來。</w:t>
      </w:r>
    </w:p>
    <w:p w:rsidR="00C04663" w:rsidRDefault="00A7259F" w:rsidP="00813907">
      <w:pPr>
        <w:spacing w:after="240"/>
      </w:pPr>
      <w:r>
        <w:rPr>
          <w:rFonts w:hint="eastAsia"/>
        </w:rPr>
        <w:t>隨著髑蛐死亡，李龍飛感覺自身受到一股反噬的力量侵襲，忍不住也噴了一口精血，但他對此並不在意，只是心疼地從地上將那髑蛐屍骸捧起，</w:t>
      </w:r>
      <w:r w:rsidR="00502D58">
        <w:rPr>
          <w:rFonts w:hint="eastAsia"/>
        </w:rPr>
        <w:t>左手</w:t>
      </w:r>
      <w:r>
        <w:rPr>
          <w:rFonts w:hint="eastAsia"/>
        </w:rPr>
        <w:t>掐訣一指，一柄飛劍立刻又飛了過去。</w:t>
      </w:r>
    </w:p>
    <w:p w:rsidR="00C04663" w:rsidRDefault="00A7259F" w:rsidP="00813907">
      <w:pPr>
        <w:spacing w:after="240"/>
      </w:pPr>
      <w:r>
        <w:rPr>
          <w:rFonts w:hint="eastAsia"/>
        </w:rPr>
        <w:t>「就靠這點毒，也想翻身？」但李龍飛本已重傷，又因為育蟲術反噬傷上加傷，本身</w:t>
      </w:r>
      <w:del w:id="4559" w:author="簡新佳" w:date="2019-02-25T17:00:00Z">
        <w:r w:rsidDel="0012795F">
          <w:rPr>
            <w:rFonts w:hint="eastAsia"/>
          </w:rPr>
          <w:delText>靈力</w:delText>
        </w:r>
      </w:del>
      <w:ins w:id="4560" w:author="簡新佳" w:date="2019-02-25T17:00:00Z">
        <w:r w:rsidR="0012795F">
          <w:rPr>
            <w:rFonts w:hint="eastAsia"/>
          </w:rPr>
          <w:t>靈氣</w:t>
        </w:r>
      </w:ins>
      <w:r>
        <w:rPr>
          <w:rFonts w:hint="eastAsia"/>
        </w:rPr>
        <w:t>大減下這飛劍去勢微弱，高個修士輕鬆地閃過這一劍，從懷中掏出一枚丹藥，放入嘴中直接咬碎吞了下去，。</w:t>
      </w:r>
    </w:p>
    <w:p w:rsidR="00C04663" w:rsidRDefault="00A7259F" w:rsidP="00813907">
      <w:pPr>
        <w:spacing w:after="240"/>
      </w:pPr>
      <w:r>
        <w:rPr>
          <w:rFonts w:hint="eastAsia"/>
        </w:rPr>
        <w:t>李龍飛目露兇芒，直直看著那高個修士，猛然奮不顧身，衝上去環臂張開，便要抱住了那高個修士來個同歸於盡，後者卻冷笑一聲，一腳便要將他踹開。</w:t>
      </w:r>
    </w:p>
    <w:p w:rsidR="00C04663" w:rsidRDefault="00A7259F" w:rsidP="00813907">
      <w:pPr>
        <w:spacing w:after="240"/>
      </w:pPr>
      <w:r>
        <w:rPr>
          <w:rFonts w:hint="eastAsia"/>
        </w:rPr>
        <w:t>卻在此時，那高個修士突然打了個冷顫，面色轉黑，抓著自己的胸口，全身有些無力。</w:t>
      </w:r>
    </w:p>
    <w:p w:rsidR="00C04663" w:rsidRDefault="00A7259F" w:rsidP="00813907">
      <w:pPr>
        <w:spacing w:after="240"/>
      </w:pPr>
      <w:r>
        <w:rPr>
          <w:rFonts w:hint="eastAsia"/>
        </w:rPr>
        <w:t>李龍飛那會放過這機會，他雙臂抱住對方，一口利牙嚓一聲狠狠咬在對方脖子上，有如野獸一般瘋狂攻擊。</w:t>
      </w:r>
    </w:p>
    <w:p w:rsidR="00C04663" w:rsidRDefault="00A7259F" w:rsidP="00813907">
      <w:pPr>
        <w:spacing w:after="240"/>
      </w:pPr>
      <w:r>
        <w:rPr>
          <w:rFonts w:hint="eastAsia"/>
        </w:rPr>
        <w:t>那高個修士被李龍飛咬住，原本發黑的面孔更加猙獰，卻無力掙脫，一時間兩人糾纏在地，竟像個鄉下漢子一般的互打著。</w:t>
      </w:r>
    </w:p>
    <w:p w:rsidR="00C04663" w:rsidRDefault="00A7259F" w:rsidP="00813907">
      <w:pPr>
        <w:spacing w:after="240"/>
      </w:pPr>
      <w:r>
        <w:rPr>
          <w:rFonts w:hint="eastAsia"/>
        </w:rPr>
        <w:t>李龍飛這時已經殺紅了眼，他雖然覺得對方不知為何沒有太多反抗，但確仍死命地咬著不肯放開，因為他知道，一旦放開，自己肯定再無力做下一波的反擊。</w:t>
      </w:r>
    </w:p>
    <w:p w:rsidR="00C04663" w:rsidRDefault="00A7259F" w:rsidP="00813907">
      <w:pPr>
        <w:spacing w:after="240"/>
      </w:pPr>
      <w:r>
        <w:rPr>
          <w:rFonts w:hint="eastAsia"/>
        </w:rPr>
        <w:lastRenderedPageBreak/>
        <w:t>「放開我，放開我！你這該死的小王八蛋阿…」高個修士推不開對方，只覺得自己頸中動脈被咬開了個大洞，鮮血啵啵啵地直流出來，他心下越來越是害怕，突然不知從哪恢復的力氣，一指飛劍，便回頭往李龍飛與自己身上插去。</w:t>
      </w:r>
    </w:p>
    <w:p w:rsidR="00C04663" w:rsidRDefault="00A7259F" w:rsidP="00813907">
      <w:pPr>
        <w:spacing w:after="240"/>
      </w:pPr>
      <w:r>
        <w:rPr>
          <w:rFonts w:hint="eastAsia"/>
        </w:rPr>
        <w:t>李龍飛被飛劍這麼一插，立即從口鼻中湧出大量鮮血，但他確似毫不知覺一樣，仍緊緊地咬著對方，嘴裡混著不知是那高個修士的鮮血還是自己噴出的鮮血，刺鼻且血腥味都讓自己不斷的想要作噁。</w:t>
      </w:r>
    </w:p>
    <w:p w:rsidR="00C04663" w:rsidRDefault="00A7259F" w:rsidP="00813907">
      <w:pPr>
        <w:spacing w:after="240"/>
      </w:pPr>
      <w:r>
        <w:rPr>
          <w:rFonts w:hint="eastAsia"/>
        </w:rPr>
        <w:t>忽然間，晴空中打了一個悶雷，李龍飛嚇了一跳，嘴裡不由得鬆了一些，這才發現到那高個修士已經張大了眼，死了一會兒。</w:t>
      </w:r>
    </w:p>
    <w:p w:rsidR="00C04663" w:rsidRDefault="00A7259F" w:rsidP="00813907">
      <w:pPr>
        <w:spacing w:after="240"/>
      </w:pPr>
      <w:r>
        <w:rPr>
          <w:rFonts w:hint="eastAsia"/>
        </w:rPr>
        <w:t>他搖搖擺擺站了起來，臉上滿是淚水跟鮮血，手臂因為剛剛太過用力已經失去之覺，有點不感相信地看著眼前兩名死去的修士。</w:t>
      </w:r>
    </w:p>
    <w:p w:rsidR="00C04663" w:rsidRDefault="00A7259F" w:rsidP="00813907">
      <w:pPr>
        <w:spacing w:after="240"/>
      </w:pPr>
      <w:r>
        <w:rPr>
          <w:rFonts w:hint="eastAsia"/>
        </w:rPr>
        <w:t>「我…我殺人了…我真的殺人了…」李龍飛臉色慘白，身體因為傷勢嚴重，而有些站不太穩。</w:t>
      </w:r>
    </w:p>
    <w:p w:rsidR="00C04663" w:rsidRDefault="00A7259F" w:rsidP="00813907">
      <w:pPr>
        <w:spacing w:after="240"/>
      </w:pPr>
      <w:r>
        <w:rPr>
          <w:rFonts w:hint="eastAsia"/>
        </w:rPr>
        <w:t>這是他第一次殺人，跟之前殺妖獸的感覺完全不同，猛然間他感到一陣暈眩跟噁心，彷彿中毒一般。</w:t>
      </w:r>
    </w:p>
    <w:p w:rsidR="00C04663" w:rsidRDefault="00A7259F" w:rsidP="00813907">
      <w:pPr>
        <w:spacing w:after="240"/>
      </w:pPr>
      <w:r>
        <w:rPr>
          <w:rFonts w:hint="eastAsia"/>
        </w:rPr>
        <w:t>「難道是他的血中的毒？」李龍飛見到那高個修士脖子中不斷流出的黑色鮮血，轉念便明白了前因後果。</w:t>
      </w:r>
    </w:p>
    <w:p w:rsidR="00C04663" w:rsidRDefault="00A7259F" w:rsidP="00813907">
      <w:pPr>
        <w:spacing w:after="240"/>
      </w:pPr>
      <w:r>
        <w:rPr>
          <w:rFonts w:hint="eastAsia"/>
        </w:rPr>
        <w:t>「不成…我得趕快離開這…」好在那高個修士生前曾服下解毒丹藥，加上李龍飛只誤嚐到一些毒血，所以並沒有太多的影響。</w:t>
      </w:r>
    </w:p>
    <w:p w:rsidR="00C04663" w:rsidRDefault="00A7259F" w:rsidP="00813907">
      <w:pPr>
        <w:spacing w:after="240"/>
      </w:pPr>
      <w:r>
        <w:rPr>
          <w:rFonts w:hint="eastAsia"/>
        </w:rPr>
        <w:t>就聽到，後面突然一個哼聲，有如天雷一般在他心中炸開，那一開始出手的大漢此時終於追上，看都不看地上兩具屍體，冷冷地對著李龍飛說道。</w:t>
      </w:r>
    </w:p>
    <w:p w:rsidR="00C04663" w:rsidRDefault="00A7259F" w:rsidP="00813907">
      <w:pPr>
        <w:spacing w:after="240"/>
      </w:pPr>
      <w:r>
        <w:rPr>
          <w:rFonts w:hint="eastAsia"/>
        </w:rPr>
        <w:t>「居然還有些本領，連殺我兩位師弟，不過我倒要看看，你還能使出甚麼花招！」</w:t>
      </w:r>
    </w:p>
    <w:p w:rsidR="00C04663" w:rsidRDefault="00C04663" w:rsidP="00813907">
      <w:pPr>
        <w:spacing w:after="240"/>
      </w:pPr>
    </w:p>
    <w:p w:rsidR="009B7E77" w:rsidRDefault="009B7E77" w:rsidP="00813907">
      <w:pPr>
        <w:pStyle w:val="12"/>
        <w:numPr>
          <w:ilvl w:val="0"/>
          <w:numId w:val="1"/>
        </w:numPr>
        <w:spacing w:after="240"/>
        <w:ind w:leftChars="0"/>
        <w:outlineLvl w:val="0"/>
        <w:rPr>
          <w:ins w:id="4561" w:author="Administrator" w:date="2020-04-04T14:20:00Z"/>
        </w:rPr>
      </w:pPr>
      <w:ins w:id="4562" w:author="Administrator" w:date="2020-04-04T14:20:00Z">
        <w:r>
          <w:rPr>
            <w:rFonts w:hint="eastAsia"/>
          </w:rPr>
          <w:t>難以抗橫</w:t>
        </w:r>
      </w:ins>
    </w:p>
    <w:p w:rsidR="00C04663" w:rsidRDefault="00A7259F" w:rsidP="00813907">
      <w:pPr>
        <w:pStyle w:val="12"/>
        <w:numPr>
          <w:ilvl w:val="0"/>
          <w:numId w:val="1"/>
        </w:numPr>
        <w:spacing w:after="240"/>
        <w:ind w:leftChars="0"/>
        <w:outlineLvl w:val="0"/>
      </w:pPr>
      <w:r>
        <w:rPr>
          <w:rFonts w:hint="eastAsia"/>
        </w:rPr>
        <w:t>怕死</w:t>
      </w:r>
    </w:p>
    <w:p w:rsidR="00C04663" w:rsidRDefault="00C04663" w:rsidP="00813907">
      <w:pPr>
        <w:spacing w:after="240"/>
      </w:pPr>
    </w:p>
    <w:p w:rsidR="00C04663" w:rsidRDefault="00A7259F" w:rsidP="00813907">
      <w:pPr>
        <w:spacing w:after="240"/>
      </w:pPr>
      <w:r>
        <w:rPr>
          <w:rFonts w:hint="eastAsia"/>
        </w:rPr>
        <w:t>如果說倔強是與生俱來的，那不怕死多半還是後天形成的。</w:t>
      </w:r>
    </w:p>
    <w:p w:rsidR="00C04663" w:rsidRDefault="00A7259F" w:rsidP="00813907">
      <w:pPr>
        <w:spacing w:after="240"/>
      </w:pPr>
      <w:r>
        <w:rPr>
          <w:rFonts w:hint="eastAsia"/>
        </w:rPr>
        <w:t>李龍飛也是人，他不是天生不怕死，之所以當初敢對著那灰袍道人口出狂語，多半跟他不懂得天高地厚有關。</w:t>
      </w:r>
    </w:p>
    <w:p w:rsidR="00C04663" w:rsidRDefault="00A7259F" w:rsidP="00813907">
      <w:pPr>
        <w:spacing w:after="240"/>
      </w:pPr>
      <w:r>
        <w:rPr>
          <w:rFonts w:hint="eastAsia"/>
        </w:rPr>
        <w:lastRenderedPageBreak/>
        <w:t>就像初生的嬰兒，在沒被火燙過之前，是不會知道火的危險。</w:t>
      </w:r>
    </w:p>
    <w:p w:rsidR="00C04663" w:rsidRDefault="00A7259F" w:rsidP="00813907">
      <w:pPr>
        <w:spacing w:after="240"/>
      </w:pPr>
      <w:r>
        <w:rPr>
          <w:rFonts w:hint="eastAsia"/>
        </w:rPr>
        <w:t>但李敦的死改變了他，讓他毅然決然脫離了富家子弟的生活。</w:t>
      </w:r>
    </w:p>
    <w:p w:rsidR="00C04663" w:rsidRDefault="00A7259F" w:rsidP="00813907">
      <w:pPr>
        <w:spacing w:after="240"/>
      </w:pPr>
      <w:r>
        <w:rPr>
          <w:rFonts w:hint="eastAsia"/>
        </w:rPr>
        <w:t>那時他仍天真的以為自己只要拜了仙，學了本事，到時後就能報仇，甚至是讓父親死而復活回來。</w:t>
      </w:r>
    </w:p>
    <w:p w:rsidR="00C04663" w:rsidRDefault="00A7259F" w:rsidP="00813907">
      <w:pPr>
        <w:spacing w:after="240"/>
      </w:pPr>
      <w:r>
        <w:rPr>
          <w:rFonts w:hint="eastAsia"/>
        </w:rPr>
        <w:t>但世事卻不是這樣簡單。</w:t>
      </w:r>
    </w:p>
    <w:p w:rsidR="00C04663" w:rsidRDefault="00A7259F" w:rsidP="00813907">
      <w:pPr>
        <w:spacing w:after="240"/>
      </w:pPr>
      <w:r>
        <w:rPr>
          <w:rFonts w:hint="eastAsia"/>
        </w:rPr>
        <w:t>別說復活這一事幾乎不可能，就連報仇，到現在都是遙不可及的事情。</w:t>
      </w:r>
    </w:p>
    <w:p w:rsidR="00C04663" w:rsidRDefault="00A7259F" w:rsidP="00813907">
      <w:pPr>
        <w:spacing w:after="240"/>
      </w:pPr>
      <w:r>
        <w:rPr>
          <w:rFonts w:hint="eastAsia"/>
        </w:rPr>
        <w:t>先前好幾次面對危機，李龍飛靠著天生的倔強跟運氣撐了過去。</w:t>
      </w:r>
    </w:p>
    <w:p w:rsidR="00C04663" w:rsidRDefault="00A7259F" w:rsidP="00813907">
      <w:pPr>
        <w:spacing w:after="240"/>
      </w:pPr>
      <w:r>
        <w:rPr>
          <w:rFonts w:hint="eastAsia"/>
        </w:rPr>
        <w:t>雖說撐過，卻多少在心中留下陰影。</w:t>
      </w:r>
    </w:p>
    <w:p w:rsidR="00C04663" w:rsidRDefault="00A7259F" w:rsidP="00813907">
      <w:pPr>
        <w:spacing w:after="240"/>
      </w:pPr>
      <w:r>
        <w:rPr>
          <w:rFonts w:hint="eastAsia"/>
        </w:rPr>
        <w:t>到了這次發現李府失蹤，然後促然面對追殺，被迫與張天師分開後，在所有一切都驟然失去的同時，再有後面那兩名修士追殺的壓力不斷增加之下，總總累積終於爆發，形成一股前所未有的絕望跟恐懼湧上心頭。</w:t>
      </w:r>
    </w:p>
    <w:p w:rsidR="00C04663" w:rsidRDefault="00A7259F" w:rsidP="00813907">
      <w:pPr>
        <w:spacing w:after="240"/>
      </w:pPr>
      <w:r>
        <w:rPr>
          <w:rFonts w:hint="eastAsia"/>
        </w:rPr>
        <w:t>只不過，在那恐懼形成的同時，無窮的憤怒也一同爆發了出來，所以才會有方才以其無比絕倫的戰鬥本能化不可能為可能，擊殺了兩名修士的結果出來。</w:t>
      </w:r>
    </w:p>
    <w:p w:rsidR="00C04663" w:rsidRDefault="00A7259F" w:rsidP="00813907">
      <w:pPr>
        <w:spacing w:after="240"/>
      </w:pPr>
      <w:r>
        <w:rPr>
          <w:rFonts w:hint="eastAsia"/>
        </w:rPr>
        <w:t>但在殺完之後，李龍飛的憤怒也宣洩了許多，剩下的只有徬徨跟無助的情緒充斥在他的心頭。</w:t>
      </w:r>
    </w:p>
    <w:p w:rsidR="00C04663" w:rsidRDefault="00A7259F" w:rsidP="00813907">
      <w:pPr>
        <w:spacing w:after="240"/>
      </w:pPr>
      <w:r>
        <w:rPr>
          <w:rFonts w:hint="eastAsia"/>
        </w:rPr>
        <w:t>而在此時，那大漢卻是帶著比那兩名修士強的修為，更大的壓力，以及更絕望的恐懼而來。</w:t>
      </w:r>
    </w:p>
    <w:p w:rsidR="00C04663" w:rsidRDefault="00A7259F" w:rsidP="00813907">
      <w:pPr>
        <w:spacing w:after="240"/>
      </w:pPr>
      <w:r>
        <w:rPr>
          <w:rFonts w:hint="eastAsia"/>
        </w:rPr>
        <w:t>李龍飛身子像篩糠一樣顫抖，他身子猛地彈起，拔腿就往後頭跑去，同時</w:t>
      </w:r>
      <w:r w:rsidR="00502D58">
        <w:rPr>
          <w:rFonts w:hint="eastAsia"/>
        </w:rPr>
        <w:t>左</w:t>
      </w:r>
      <w:r>
        <w:rPr>
          <w:rFonts w:hint="eastAsia"/>
        </w:rPr>
        <w:t>手聚起轟雷術，準備在對方靠近時給對方一個意外再逃離開來。</w:t>
      </w:r>
    </w:p>
    <w:p w:rsidR="00C04663" w:rsidRDefault="00A7259F" w:rsidP="00813907">
      <w:pPr>
        <w:spacing w:after="240"/>
      </w:pPr>
      <w:r>
        <w:rPr>
          <w:rFonts w:hint="eastAsia"/>
        </w:rPr>
        <w:t>可是，那大漢卻是十分老練地半點機會都不給他。</w:t>
      </w:r>
    </w:p>
    <w:p w:rsidR="00C04663" w:rsidRDefault="00A7259F" w:rsidP="00813907">
      <w:pPr>
        <w:spacing w:after="240"/>
      </w:pPr>
      <w:r>
        <w:rPr>
          <w:rFonts w:hint="eastAsia"/>
        </w:rPr>
        <w:t>他一邊保持著跟李龍飛固定的距離，一邊以那把黑色飛劍遠遠地疾馳射去，竟是絲毫沒有輕心大意的感覺。</w:t>
      </w:r>
    </w:p>
    <w:p w:rsidR="00C04663" w:rsidRDefault="00A7259F" w:rsidP="00813907">
      <w:pPr>
        <w:spacing w:after="240"/>
      </w:pPr>
      <w:r>
        <w:rPr>
          <w:rFonts w:hint="eastAsia"/>
        </w:rPr>
        <w:t>李龍飛身上的龜殼法器發出耀眼光芒，擋住了這一擊，跟著又跑出了幾步，再次擋下了另一次的黑劍攻擊。</w:t>
      </w:r>
    </w:p>
    <w:p w:rsidR="00C04663" w:rsidRDefault="00A7259F" w:rsidP="00813907">
      <w:pPr>
        <w:spacing w:after="240"/>
      </w:pPr>
      <w:r>
        <w:rPr>
          <w:rFonts w:hint="eastAsia"/>
        </w:rPr>
        <w:t>那大漢卻是毫不意外，冷笑著保持距離不急不徐，「我就看你那法器能撐多久？」</w:t>
      </w:r>
    </w:p>
    <w:p w:rsidR="00C04663" w:rsidRDefault="00A7259F" w:rsidP="00813907">
      <w:pPr>
        <w:spacing w:after="240"/>
      </w:pPr>
      <w:r>
        <w:rPr>
          <w:rFonts w:hint="eastAsia"/>
        </w:rPr>
        <w:t>李龍飛眼見對方不靠近，咬牙中不再逃跑，</w:t>
      </w:r>
      <w:r w:rsidR="00502D58">
        <w:rPr>
          <w:rFonts w:hint="eastAsia"/>
        </w:rPr>
        <w:t>放棄以轟雷掌攻擊對方，而是</w:t>
      </w:r>
      <w:r>
        <w:rPr>
          <w:rFonts w:hint="eastAsia"/>
        </w:rPr>
        <w:t>操控起飛劍往那大漢方向射去。</w:t>
      </w:r>
    </w:p>
    <w:p w:rsidR="00C04663" w:rsidRDefault="00A7259F" w:rsidP="00813907">
      <w:pPr>
        <w:spacing w:after="240"/>
      </w:pPr>
      <w:r>
        <w:rPr>
          <w:rFonts w:hint="eastAsia"/>
        </w:rPr>
        <w:lastRenderedPageBreak/>
        <w:t>但李龍飛的雙劍與對方的黑劍明顯有著品質上的差別，幾個照面之後，其中一把飛劍已經傷痕累累，劍身上更是裂開了一道粗痕，速度也慢上許多。</w:t>
      </w:r>
    </w:p>
    <w:p w:rsidR="00C04663" w:rsidRDefault="00A7259F" w:rsidP="00813907">
      <w:pPr>
        <w:spacing w:after="240"/>
      </w:pPr>
      <w:r>
        <w:rPr>
          <w:rFonts w:hint="eastAsia"/>
        </w:rPr>
        <w:t>再過片刻，那雙劍已經剩下一把，逼得李龍飛不得不再往後退去，而那黑劍則絲毫無損地繼續往他身上刺去。</w:t>
      </w:r>
    </w:p>
    <w:p w:rsidR="00C04663" w:rsidRDefault="00A7259F" w:rsidP="00813907">
      <w:pPr>
        <w:spacing w:after="240"/>
      </w:pPr>
      <w:r>
        <w:rPr>
          <w:rFonts w:hint="eastAsia"/>
        </w:rPr>
        <w:t>那龜殼法器仍是不斷發揮奇效，擋住了一次次的攻擊，但也隱隱有了破裂。</w:t>
      </w:r>
    </w:p>
    <w:p w:rsidR="00C04663" w:rsidRDefault="00A7259F" w:rsidP="00813907">
      <w:pPr>
        <w:spacing w:after="240"/>
      </w:pPr>
      <w:r>
        <w:rPr>
          <w:rFonts w:hint="eastAsia"/>
        </w:rPr>
        <w:t>這破裂連同李龍飛心中的勇氣，一起被打開了一道裂縫，他跑也跑不掉，打也打不過，就連想擋，看起來也都沒多少次機會了。</w:t>
      </w:r>
    </w:p>
    <w:p w:rsidR="00C04663" w:rsidRDefault="00A7259F" w:rsidP="00813907">
      <w:pPr>
        <w:spacing w:after="240"/>
      </w:pPr>
      <w:r>
        <w:rPr>
          <w:rFonts w:hint="eastAsia"/>
        </w:rPr>
        <w:t>此時他心中的希望再也撐不下去，恐懼如潰決的洪水充斥在他心中。</w:t>
      </w:r>
    </w:p>
    <w:p w:rsidR="00C04663" w:rsidRDefault="00A7259F" w:rsidP="00813907">
      <w:pPr>
        <w:spacing w:after="240"/>
      </w:pPr>
      <w:r>
        <w:rPr>
          <w:rFonts w:hint="eastAsia"/>
        </w:rPr>
        <w:t>他再沒有想反擊的念頭，只是淚流滿面，雙眼模糊地往前飛奔著。</w:t>
      </w:r>
    </w:p>
    <w:p w:rsidR="00C04663" w:rsidRDefault="00A7259F" w:rsidP="00813907">
      <w:pPr>
        <w:spacing w:after="240"/>
      </w:pPr>
      <w:r>
        <w:rPr>
          <w:rFonts w:hint="eastAsia"/>
        </w:rPr>
        <w:t>那大漢在後面追著，好幾次都快追上李龍飛了，但卻不急著上前，而是瞇起了眼，有如貓捉老鼠一般，咧嘴笑著。</w:t>
      </w:r>
    </w:p>
    <w:p w:rsidR="00C04663" w:rsidRDefault="00A7259F" w:rsidP="00813907">
      <w:pPr>
        <w:spacing w:after="240"/>
      </w:pPr>
      <w:r>
        <w:rPr>
          <w:rFonts w:hint="eastAsia"/>
        </w:rPr>
        <w:t>「嘿嘿嘿，就這麼個低階修士，師尊又何必勞師動眾派我來滅殺他呢？」</w:t>
      </w:r>
    </w:p>
    <w:p w:rsidR="00C04663" w:rsidRDefault="00A7259F" w:rsidP="00813907">
      <w:pPr>
        <w:spacing w:after="240"/>
      </w:pPr>
      <w:r>
        <w:rPr>
          <w:rFonts w:hint="eastAsia"/>
        </w:rPr>
        <w:t>一想到師尊的吩咐，他心中就有氣；如果不是師命難違，身為門內天驕的他，何需大老遠跑到這裡殺一個自己視之如蟻螻的存在？</w:t>
      </w:r>
    </w:p>
    <w:p w:rsidR="00C04663" w:rsidRDefault="00A7259F" w:rsidP="00813907">
      <w:pPr>
        <w:spacing w:after="240"/>
      </w:pPr>
      <w:r>
        <w:rPr>
          <w:rFonts w:hint="eastAsia"/>
        </w:rPr>
        <w:t>看著李龍飛還在拼命往前跑，他心底頓感一絲不耐煩。</w:t>
      </w:r>
    </w:p>
    <w:p w:rsidR="00C04663" w:rsidRDefault="00A7259F" w:rsidP="00813907">
      <w:pPr>
        <w:spacing w:after="240"/>
      </w:pPr>
      <w:r>
        <w:rPr>
          <w:rFonts w:hint="eastAsia"/>
        </w:rPr>
        <w:t>「算了，跑也跑夠遠了，該給個了結了。」</w:t>
      </w:r>
    </w:p>
    <w:p w:rsidR="00C04663" w:rsidRDefault="00A7259F" w:rsidP="00813907">
      <w:pPr>
        <w:spacing w:after="240"/>
      </w:pPr>
      <w:r>
        <w:rPr>
          <w:rFonts w:hint="eastAsia"/>
        </w:rPr>
        <w:t>隨手一揮，那黑劍頓時散出森森寒氣，跟著速度快上一倍，疾馳而出。</w:t>
      </w:r>
    </w:p>
    <w:p w:rsidR="00C04663" w:rsidRDefault="00A7259F" w:rsidP="00813907">
      <w:pPr>
        <w:spacing w:after="240"/>
      </w:pPr>
      <w:r>
        <w:rPr>
          <w:rFonts w:hint="eastAsia"/>
        </w:rPr>
        <w:t>李龍飛身外那層半透明的龜殼綠芒本已殘破不堪，此刻艱難地擋下這一擊，綠芒卻閃了幾下，轉眼就要消失。</w:t>
      </w:r>
    </w:p>
    <w:p w:rsidR="00C04663" w:rsidRDefault="00A7259F" w:rsidP="00813907">
      <w:pPr>
        <w:spacing w:after="240"/>
      </w:pPr>
      <w:r>
        <w:rPr>
          <w:rFonts w:hint="eastAsia"/>
        </w:rPr>
        <w:t>那大漢眼神一亮，伸出舌頭舔了舔嘴唇，「疑？我倒小看了這寶貝，想不到這寶貝居然比我想像中的還要厲害？…光這寶貝，就不枉我大老遠跑這一趟了。」</w:t>
      </w:r>
    </w:p>
    <w:p w:rsidR="00C04663" w:rsidRDefault="00A7259F" w:rsidP="00813907">
      <w:pPr>
        <w:spacing w:after="240"/>
      </w:pPr>
      <w:r>
        <w:rPr>
          <w:rFonts w:hint="eastAsia"/>
        </w:rPr>
        <w:t>這句話聽在李龍飛耳裡，心底更是又氣又怕，他此時心中沒了主意，強忍著恐懼，本能的回頭喊著，「你…你到底是誰，為甚麼要追殺我，我跟你有甚麼仇…」</w:t>
      </w:r>
    </w:p>
    <w:p w:rsidR="00C04663" w:rsidRDefault="00A7259F" w:rsidP="00813907">
      <w:pPr>
        <w:spacing w:after="240"/>
      </w:pPr>
      <w:r>
        <w:rPr>
          <w:rFonts w:hint="eastAsia"/>
        </w:rPr>
        <w:t>那大漢嘿嘿一笑，隨手一揮黑劍又跟龜殼護盾碰撞了一下，「嘖嘖嘖，我跟你的確無冤無仇，但我師尊既然下令，說不得，我也只能取你性命再說。」</w:t>
      </w:r>
    </w:p>
    <w:p w:rsidR="00C04663" w:rsidRDefault="00A7259F" w:rsidP="00813907">
      <w:pPr>
        <w:spacing w:after="240"/>
      </w:pPr>
      <w:r>
        <w:rPr>
          <w:rFonts w:hint="eastAsia"/>
        </w:rPr>
        <w:t>「只不過，」他搖了搖頭，「師尊的命令裡並沒有提到要讓你怎麼死，所以你放心，只要你乖乖投降，我還是會留個全屍給你。」</w:t>
      </w:r>
    </w:p>
    <w:p w:rsidR="00C04663" w:rsidRDefault="00A7259F" w:rsidP="00813907">
      <w:pPr>
        <w:spacing w:after="240"/>
      </w:pPr>
      <w:r>
        <w:rPr>
          <w:rFonts w:hint="eastAsia"/>
        </w:rPr>
        <w:lastRenderedPageBreak/>
        <w:t>噹一聲，說話的同時，那黑劍又是一次撞擊。</w:t>
      </w:r>
    </w:p>
    <w:p w:rsidR="00C04663" w:rsidRDefault="00A7259F" w:rsidP="00813907">
      <w:pPr>
        <w:spacing w:after="240"/>
      </w:pPr>
      <w:r>
        <w:rPr>
          <w:rFonts w:hint="eastAsia"/>
        </w:rPr>
        <w:t>雖然有龜殼保護，但那黑劍一次次撞擊防護後的餘勁仍是傳到了李龍飛身上，他胸口一熱，耳裡聽到那大漢這樣說，心下一陣愴然，哇一聲一口血噴了出來，腳底一軟，再也跑不動。</w:t>
      </w:r>
    </w:p>
    <w:p w:rsidR="00C04663" w:rsidRDefault="00A7259F" w:rsidP="00813907">
      <w:pPr>
        <w:spacing w:after="240"/>
      </w:pPr>
      <w:r>
        <w:rPr>
          <w:rFonts w:hint="eastAsia"/>
        </w:rPr>
        <w:t>那大漢看他停下，冷笑了下，「打算投降了嗎？也好…你殺了兩個我的師弟，又跑了那麼久，也算是個人材了。最後告訴你我的名字，算是給你的獎勵，記住了，殺你的人，叫做陳越！」</w:t>
      </w:r>
    </w:p>
    <w:p w:rsidR="00C04663" w:rsidRDefault="00A7259F" w:rsidP="00813907">
      <w:pPr>
        <w:spacing w:after="240"/>
      </w:pPr>
      <w:r>
        <w:rPr>
          <w:rFonts w:hint="eastAsia"/>
        </w:rPr>
        <w:t>說完陳越大袖一甩，竟從袖中又出現兩柄黑劍，與先前那把一同排了一個品字，同時一股練氣大圓滿的修為從陳越身上散開，轉眼那三把黑劍就朝李龍飛刺去。</w:t>
      </w:r>
    </w:p>
    <w:p w:rsidR="00C04663" w:rsidRDefault="00A7259F" w:rsidP="00813907">
      <w:pPr>
        <w:spacing w:after="240"/>
      </w:pPr>
      <w:r>
        <w:rPr>
          <w:rFonts w:hint="eastAsia"/>
        </w:rPr>
        <w:t>喀嚓一聲，那龜殼護盾本已近乎碎裂，此時再也防護不了，倒捲落回李龍飛懷中，同時那三把黑劍再無阻礙，刺向了李龍飛的胸口、手臂、及小腹處。</w:t>
      </w:r>
    </w:p>
    <w:p w:rsidR="00C04663" w:rsidRDefault="00A7259F" w:rsidP="00813907">
      <w:pPr>
        <w:spacing w:after="240"/>
      </w:pPr>
      <w:r>
        <w:rPr>
          <w:rFonts w:hint="eastAsia"/>
        </w:rPr>
        <w:t>這一刻，時間彷彿無限拉長，李龍飛絕望地看著那龜殼倒捲回撞，在他還沒吐出胸口的鮮血，三柄黑劍已經來到他的身前。</w:t>
      </w:r>
    </w:p>
    <w:p w:rsidR="00C04663" w:rsidRDefault="00A7259F" w:rsidP="00813907">
      <w:pPr>
        <w:spacing w:after="240"/>
      </w:pPr>
      <w:r>
        <w:rPr>
          <w:rFonts w:hint="eastAsia"/>
        </w:rPr>
        <w:t>接著，在他充滿不甘、恐懼的眼神下，冰冷的黑劍刺入體內；李龍飛打了個激冷，眼前許多畫面飛過。</w:t>
      </w:r>
    </w:p>
    <w:p w:rsidR="00C04663" w:rsidRDefault="00A7259F" w:rsidP="00813907">
      <w:pPr>
        <w:spacing w:after="240"/>
      </w:pPr>
      <w:r>
        <w:rPr>
          <w:rFonts w:hint="eastAsia"/>
        </w:rPr>
        <w:t>三歲時，父親抱著他，看著他用毛筆寫下全家人的名字，稱讚他天資聰穎。</w:t>
      </w:r>
    </w:p>
    <w:p w:rsidR="00C04663" w:rsidRDefault="00A7259F" w:rsidP="00813907">
      <w:pPr>
        <w:spacing w:after="240"/>
      </w:pPr>
      <w:r>
        <w:rPr>
          <w:rFonts w:hint="eastAsia"/>
        </w:rPr>
        <w:t>五歲時，母親帶著他逛花燈，他一個手賤，將一盞花燈的燈心給打翻，燒掉了許多花燈，引起大騷動；最後是爹爹出面，才將一切給壓了下來。</w:t>
      </w:r>
    </w:p>
    <w:p w:rsidR="00C04663" w:rsidRDefault="00A7259F" w:rsidP="00813907">
      <w:pPr>
        <w:spacing w:after="240"/>
      </w:pPr>
      <w:r>
        <w:rPr>
          <w:rFonts w:hint="eastAsia"/>
        </w:rPr>
        <w:t>八歲時，他帶著黃小石跟底下的僕童玩，一個不小心，黃小石打傷了人，李敦氣得要處罰黃小石，他站了出來，硬是護著黃小石，最後這事不了了之。</w:t>
      </w:r>
    </w:p>
    <w:p w:rsidR="00C04663" w:rsidRDefault="00A7259F" w:rsidP="00813907">
      <w:pPr>
        <w:spacing w:after="240"/>
      </w:pPr>
      <w:r>
        <w:rPr>
          <w:rFonts w:hint="eastAsia"/>
        </w:rPr>
        <w:t>那時，爹爹說了一句話，「你這孩子，硬骨子是好，但是非不分，一昧的逞強，以後只會害人害己。」</w:t>
      </w:r>
    </w:p>
    <w:p w:rsidR="00C04663" w:rsidRDefault="00A7259F" w:rsidP="00813907">
      <w:pPr>
        <w:spacing w:after="240"/>
      </w:pPr>
      <w:r>
        <w:rPr>
          <w:rFonts w:hint="eastAsia"/>
        </w:rPr>
        <w:t>當時娘在旁邊還笑著說，「有骨氣、愛逞強有甚麼不好，有你在，飛兒還有甚麼好怕。」</w:t>
      </w:r>
    </w:p>
    <w:p w:rsidR="00C04663" w:rsidRDefault="00A7259F" w:rsidP="00813907">
      <w:pPr>
        <w:spacing w:after="240"/>
      </w:pPr>
      <w:r>
        <w:rPr>
          <w:rFonts w:hint="eastAsia"/>
        </w:rPr>
        <w:t>如今想起來，這一切的一切，也許就像自己爹爹講的，都是自己招來的。</w:t>
      </w:r>
    </w:p>
    <w:p w:rsidR="00C04663" w:rsidRDefault="00A7259F" w:rsidP="00813907">
      <w:pPr>
        <w:spacing w:after="240"/>
      </w:pPr>
      <w:r>
        <w:rPr>
          <w:rFonts w:hint="eastAsia"/>
        </w:rPr>
        <w:t>「至始至終…是我…錯了嗎…爹爹？對不起…我…錯了、我真的錯了…都是我錯了。」</w:t>
      </w:r>
    </w:p>
    <w:p w:rsidR="00C04663" w:rsidRDefault="00A7259F" w:rsidP="00813907">
      <w:pPr>
        <w:spacing w:after="240"/>
      </w:pPr>
      <w:r>
        <w:rPr>
          <w:rFonts w:hint="eastAsia"/>
        </w:rPr>
        <w:t>李龍飛眼角泛淚，在心中喃喃自語。</w:t>
      </w:r>
    </w:p>
    <w:p w:rsidR="00C04663" w:rsidRDefault="00A7259F" w:rsidP="00813907">
      <w:pPr>
        <w:spacing w:after="240"/>
      </w:pPr>
      <w:r>
        <w:rPr>
          <w:rFonts w:hint="eastAsia"/>
        </w:rPr>
        <w:lastRenderedPageBreak/>
        <w:t>在這之前，他即使知道自己錯了，心底深處，卻還是有些不甘。</w:t>
      </w:r>
    </w:p>
    <w:p w:rsidR="00C04663" w:rsidRDefault="00A7259F" w:rsidP="00813907">
      <w:pPr>
        <w:spacing w:after="240"/>
      </w:pPr>
      <w:r>
        <w:rPr>
          <w:rFonts w:hint="eastAsia"/>
        </w:rPr>
        <w:t>總認為如果不是那仙人，自己跟父親跟本不會有事；而這一剎那，他真正認了錯，了解有些事，一旦錯了，就會終生後悔。</w:t>
      </w:r>
    </w:p>
    <w:p w:rsidR="00C04663" w:rsidRDefault="00A7259F" w:rsidP="00813907">
      <w:pPr>
        <w:spacing w:after="240"/>
      </w:pPr>
      <w:r>
        <w:rPr>
          <w:rFonts w:hint="eastAsia"/>
        </w:rPr>
        <w:t>矇矓中，他好像看到了父親的背影站在自己身前，拿著木劍替自己還罪的那一幕…</w:t>
      </w:r>
    </w:p>
    <w:p w:rsidR="00C04663" w:rsidRDefault="00A7259F" w:rsidP="00813907">
      <w:pPr>
        <w:spacing w:after="240"/>
      </w:pPr>
      <w:r>
        <w:rPr>
          <w:rFonts w:hint="eastAsia"/>
        </w:rPr>
        <w:t>他的眼皮漸漸沉了起來，身子慢慢冰冷，腦子一片空白，就這樣像要睡著一樣。</w:t>
      </w:r>
    </w:p>
    <w:p w:rsidR="00C04663" w:rsidRDefault="00A7259F" w:rsidP="00813907">
      <w:pPr>
        <w:spacing w:after="240"/>
      </w:pPr>
      <w:r>
        <w:rPr>
          <w:rFonts w:hint="eastAsia"/>
        </w:rPr>
        <w:t>陳越看著他，沒有任何憐憫之意，伸手一揮，將那龜殼憑空抓來的同，其中一把黑劍抽了出來，朝李龍飛脖子落下。</w:t>
      </w:r>
    </w:p>
    <w:p w:rsidR="00C04663" w:rsidRDefault="00A7259F" w:rsidP="00813907">
      <w:pPr>
        <w:spacing w:after="240"/>
      </w:pPr>
      <w:r>
        <w:rPr>
          <w:rFonts w:hint="eastAsia"/>
        </w:rPr>
        <w:t>「嘿…為求保險，將你的腦袋帶回去給師尊看，便能完成我的任務。」</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何為道理，拳頭大的說話</w:t>
      </w:r>
    </w:p>
    <w:p w:rsidR="00C04663" w:rsidRDefault="00C04663" w:rsidP="00813907">
      <w:pPr>
        <w:spacing w:after="240"/>
      </w:pPr>
    </w:p>
    <w:p w:rsidR="00C04663" w:rsidRDefault="00A7259F" w:rsidP="00813907">
      <w:pPr>
        <w:spacing w:after="240"/>
      </w:pPr>
      <w:r>
        <w:rPr>
          <w:rFonts w:hint="eastAsia"/>
        </w:rPr>
        <w:t>就在木劍毫不停頓，迴旋斬落的那一刻，一個冷哼之聲驀然響起。</w:t>
      </w:r>
    </w:p>
    <w:p w:rsidR="00C04663" w:rsidRDefault="00A7259F" w:rsidP="00813907">
      <w:pPr>
        <w:spacing w:after="240"/>
      </w:pPr>
      <w:r>
        <w:rPr>
          <w:rFonts w:hint="eastAsia"/>
        </w:rPr>
        <w:t>陳越心中一驚，那冷哼如天雷一般，傳進自己耳裡，震得他狂噴一大口血，同時那斬落的黑劍應聲斷成兩截，墜落下來。</w:t>
      </w:r>
    </w:p>
    <w:p w:rsidR="00C04663" w:rsidRDefault="00A7259F" w:rsidP="00813907">
      <w:pPr>
        <w:spacing w:after="240"/>
        <w:rPr>
          <w:rFonts w:ascii="新細明體" w:eastAsia="新細明體" w:hAnsi="新細明體" w:cs="新細明體"/>
          <w:color w:val="000000"/>
          <w:kern w:val="0"/>
          <w:szCs w:val="24"/>
        </w:rPr>
      </w:pPr>
      <w:r>
        <w:rPr>
          <w:rFonts w:hint="eastAsia"/>
        </w:rPr>
        <w:t>更讓陳越害怕的是，那聲音的主人自己依稀記得，是跟自己師尊一向不合的</w:t>
      </w:r>
      <w:r>
        <w:rPr>
          <w:rFonts w:ascii="新細明體" w:eastAsia="新細明體" w:hAnsi="新細明體" w:cs="新細明體" w:hint="eastAsia"/>
          <w:color w:val="000000"/>
          <w:kern w:val="0"/>
          <w:szCs w:val="24"/>
        </w:rPr>
        <w:t>天宏師伯，此時在這出現，恐怕自己所作的一切都被看在了眼裡。</w:t>
      </w:r>
    </w:p>
    <w:p w:rsidR="00C04663" w:rsidRDefault="00A7259F" w:rsidP="00813907">
      <w:pPr>
        <w:spacing w:after="240"/>
        <w:rPr>
          <w:rFonts w:ascii="新細明體" w:eastAsia="新細明體" w:hAnsi="新細明體" w:cs="新細明體"/>
          <w:color w:val="000000"/>
          <w:kern w:val="0"/>
          <w:szCs w:val="24"/>
        </w:rPr>
      </w:pPr>
      <w:r>
        <w:rPr>
          <w:rFonts w:ascii="新細明體" w:eastAsia="新細明體" w:hAnsi="新細明體" w:cs="新細明體" w:hint="eastAsia"/>
          <w:color w:val="000000"/>
          <w:kern w:val="0"/>
          <w:szCs w:val="24"/>
        </w:rPr>
        <w:t>他這時再也顧不得李龍飛是否真的死透了，轉身就要逃離。</w:t>
      </w:r>
    </w:p>
    <w:p w:rsidR="00C04663" w:rsidRDefault="00A7259F" w:rsidP="00813907">
      <w:pPr>
        <w:spacing w:after="240"/>
      </w:pPr>
      <w:r>
        <w:rPr>
          <w:rFonts w:hint="eastAsia"/>
        </w:rPr>
        <w:t>在他轉身之際，一個頭頂髮髻，戴著道冠的修士從長空之外疾飛而來，他手上拿著一面銅鏡，毫無表情的看著底下的這一切。</w:t>
      </w:r>
    </w:p>
    <w:p w:rsidR="00C04663" w:rsidRDefault="00A7259F" w:rsidP="00813907">
      <w:pPr>
        <w:spacing w:after="240"/>
      </w:pPr>
      <w:r>
        <w:rPr>
          <w:rFonts w:hint="eastAsia"/>
        </w:rPr>
        <w:t>陳越冷汗直流，逃離的速度比方才追李龍飛時還要快上十倍，眼看他就要逃影無蹤，那修士對著銅鏡恭敬說道，「師尊，是否需要我出手攔下他呢？」</w:t>
      </w:r>
    </w:p>
    <w:p w:rsidR="00C04663" w:rsidRDefault="00A7259F" w:rsidP="00813907">
      <w:pPr>
        <w:spacing w:after="240"/>
      </w:pPr>
      <w:r>
        <w:rPr>
          <w:rFonts w:hint="eastAsia"/>
        </w:rPr>
        <w:t>那銅鏡裡一個身影晃動，沉默了許久後才說，「罷了，此事我本不該再出手，但當年受他</w:t>
      </w:r>
      <w:commentRangeStart w:id="4563"/>
      <w:r>
        <w:rPr>
          <w:rFonts w:hint="eastAsia"/>
        </w:rPr>
        <w:t>人大恩</w:t>
      </w:r>
      <w:commentRangeEnd w:id="4563"/>
      <w:r>
        <w:rPr>
          <w:rStyle w:val="af1"/>
        </w:rPr>
        <w:commentReference w:id="4563"/>
      </w:r>
      <w:r>
        <w:rPr>
          <w:rFonts w:hint="eastAsia"/>
        </w:rPr>
        <w:t>，而且既然幫了，就幫他最後一次吧。」</w:t>
      </w:r>
    </w:p>
    <w:p w:rsidR="00C04663" w:rsidRDefault="00A7259F" w:rsidP="00813907">
      <w:pPr>
        <w:spacing w:after="240"/>
      </w:pPr>
      <w:r>
        <w:rPr>
          <w:rFonts w:hint="eastAsia"/>
        </w:rPr>
        <w:t>「此事過後，我跟李家間的因果也了，剩下的看他自己造化了。」</w:t>
      </w:r>
    </w:p>
    <w:p w:rsidR="00C04663" w:rsidRDefault="00A7259F" w:rsidP="00813907">
      <w:pPr>
        <w:spacing w:after="240"/>
      </w:pPr>
      <w:r>
        <w:rPr>
          <w:rFonts w:hint="eastAsia"/>
        </w:rPr>
        <w:t>說完，銅鏡裡那身影消散，一道白光映照在李龍飛身上。</w:t>
      </w:r>
    </w:p>
    <w:p w:rsidR="00C04663" w:rsidRDefault="00A7259F" w:rsidP="00813907">
      <w:pPr>
        <w:spacing w:after="240"/>
      </w:pPr>
      <w:r>
        <w:rPr>
          <w:rFonts w:hint="eastAsia"/>
        </w:rPr>
        <w:lastRenderedPageBreak/>
        <w:t>肉眼可見的，李龍飛身上原本三道深可見骨的傷口竟轉眼復原；接著，他本已剩一口氣吊命的生機赫然再度燃燒起來。</w:t>
      </w:r>
    </w:p>
    <w:p w:rsidR="00C04663" w:rsidRDefault="00A7259F" w:rsidP="00813907">
      <w:pPr>
        <w:spacing w:after="240"/>
      </w:pPr>
      <w:r>
        <w:rPr>
          <w:rFonts w:hint="eastAsia"/>
        </w:rPr>
        <w:t>而且這生機比起原本的還要旺盛，幾個呼吸間竟帶動著李龍飛的修為突破了練氣五層，來到練氣六層。</w:t>
      </w:r>
    </w:p>
    <w:p w:rsidR="00C04663" w:rsidRDefault="00A7259F" w:rsidP="00813907">
      <w:pPr>
        <w:spacing w:after="240"/>
      </w:pPr>
      <w:r>
        <w:rPr>
          <w:rFonts w:hint="eastAsia"/>
        </w:rPr>
        <w:t>原本陷入昏迷的李龍飛也因此轉醒，同時感覺到一股熱浪在自己體內爆發開來。</w:t>
      </w:r>
    </w:p>
    <w:p w:rsidR="00C04663" w:rsidRDefault="00A7259F" w:rsidP="00813907">
      <w:pPr>
        <w:spacing w:after="240"/>
      </w:pPr>
      <w:r>
        <w:rPr>
          <w:rFonts w:hint="eastAsia"/>
        </w:rPr>
        <w:t>在這爆發下，李龍飛臉上青筋鼓起，他忍不住發出一聲帶著痛苦的驚天咆哮。</w:t>
      </w:r>
    </w:p>
    <w:p w:rsidR="00C04663" w:rsidRDefault="00A7259F" w:rsidP="00813907">
      <w:pPr>
        <w:spacing w:after="240"/>
      </w:pPr>
      <w:r>
        <w:rPr>
          <w:rFonts w:hint="eastAsia"/>
        </w:rPr>
        <w:t>同時，李龍飛的腦海中一股如天威的聲音說著，「專注你的精神，不要昏了過去…感受我接下來施展的術法；如果有一天你真能突破練氣，渡過築基，來到結丹，也許對你會有所幫助。」</w:t>
      </w:r>
    </w:p>
    <w:p w:rsidR="00C04663" w:rsidRDefault="00A7259F" w:rsidP="00813907">
      <w:pPr>
        <w:spacing w:after="240"/>
      </w:pPr>
      <w:r>
        <w:rPr>
          <w:rFonts w:hint="eastAsia"/>
        </w:rPr>
        <w:t>話未說完，李龍飛感到一股巨大的痛苦，那痛苦比起之前任何一次受傷都要讓人發狂，若不是他意識始終清醒，肯定寧願失去意識。</w:t>
      </w:r>
    </w:p>
    <w:p w:rsidR="00C04663" w:rsidRDefault="00A7259F" w:rsidP="00813907">
      <w:pPr>
        <w:spacing w:after="240"/>
      </w:pPr>
      <w:r>
        <w:rPr>
          <w:rFonts w:hint="eastAsia"/>
        </w:rPr>
        <w:t>在那生不如死的茫然之中，他的修為以一種駭人的速度快速提升，身體也發出砰砰巨響，骨頭更是發出了陣陣喀嚓喀嚓，好像快要承受不住一樣。</w:t>
      </w:r>
    </w:p>
    <w:p w:rsidR="00C04663" w:rsidRDefault="00A7259F" w:rsidP="00813907">
      <w:pPr>
        <w:spacing w:after="240"/>
      </w:pPr>
      <w:r>
        <w:rPr>
          <w:rFonts w:hint="eastAsia"/>
        </w:rPr>
        <w:t>轉眼，他的修為突破了練氣後期，來到了練氣大圓滿…沒有停止，那氣息繼續攀登上去，來到築基初期，更是在一瞬間成了築基大圓滿，而後突破築基，成為結丹初期、結丹中期…結丹大圓滿，似乎只差一步，就能突破來到元嬰！</w:t>
      </w:r>
    </w:p>
    <w:p w:rsidR="00C04663" w:rsidRDefault="00A7259F" w:rsidP="00813907">
      <w:pPr>
        <w:spacing w:after="240"/>
      </w:pPr>
      <w:r>
        <w:rPr>
          <w:rFonts w:hint="eastAsia"/>
        </w:rPr>
        <w:t>這正是半步元嬰的結丹大圓滿境界！</w:t>
      </w:r>
    </w:p>
    <w:p w:rsidR="00C04663" w:rsidRDefault="00A7259F" w:rsidP="00813907">
      <w:pPr>
        <w:spacing w:after="240"/>
      </w:pPr>
      <w:r>
        <w:rPr>
          <w:rFonts w:hint="eastAsia"/>
        </w:rPr>
        <w:t>同時間，方圓百里內天地變色，風捲殘雲，不遠處的許多仙門家族紛紛有高手出來觀看，離此地最近的靈崇觀更是一次出現了三個結丹老祖直接飛上門派內的天空，神色惶恐地看向此地。</w:t>
      </w:r>
    </w:p>
    <w:p w:rsidR="00C04663" w:rsidRDefault="00A7259F" w:rsidP="00813907">
      <w:pPr>
        <w:spacing w:after="240"/>
      </w:pPr>
      <w:r>
        <w:rPr>
          <w:rFonts w:hint="eastAsia"/>
        </w:rPr>
        <w:t>「這是哪位高人？」一名紫衣長者眼露驚恐的看向遠方天地異變的方向。</w:t>
      </w:r>
    </w:p>
    <w:p w:rsidR="00C04663" w:rsidRDefault="00A7259F" w:rsidP="00813907">
      <w:pPr>
        <w:spacing w:after="240"/>
      </w:pPr>
      <w:r>
        <w:rPr>
          <w:rFonts w:hint="eastAsia"/>
        </w:rPr>
        <w:t>「應該是某個元嬰期的老怪化身降臨，否則不會如此。」另一名看起來十分嫵媚，臉色有些蒼白，卻讓其顯得更為嬌艷的少婦凝神推測著。</w:t>
      </w:r>
    </w:p>
    <w:p w:rsidR="00C04663" w:rsidRDefault="00A7259F" w:rsidP="00813907">
      <w:pPr>
        <w:spacing w:after="240"/>
      </w:pPr>
      <w:r>
        <w:rPr>
          <w:rFonts w:hint="eastAsia"/>
        </w:rPr>
        <w:t>「師兄，我們是不是該過去一探究竟？」最後一名看起來頗為年輕的儒生也臉色沉重說道。</w:t>
      </w:r>
    </w:p>
    <w:p w:rsidR="00C04663" w:rsidRDefault="00A7259F" w:rsidP="00813907">
      <w:pPr>
        <w:spacing w:after="240"/>
      </w:pPr>
      <w:r>
        <w:rPr>
          <w:rFonts w:hint="eastAsia"/>
        </w:rPr>
        <w:t>就在三人還沒有結論時，靈崇觀內一道強大的靈識傳來，沒多久，這三名結丹老祖才恭恭敬敬地點頭稱是後，飛回了靈崇觀內。</w:t>
      </w:r>
    </w:p>
    <w:p w:rsidR="00C04663" w:rsidRDefault="00A7259F" w:rsidP="00813907">
      <w:pPr>
        <w:spacing w:after="240"/>
      </w:pPr>
      <w:r>
        <w:rPr>
          <w:rFonts w:hint="eastAsia"/>
        </w:rPr>
        <w:t>吼！</w:t>
      </w:r>
    </w:p>
    <w:p w:rsidR="00C04663" w:rsidRDefault="00A7259F" w:rsidP="00813907">
      <w:pPr>
        <w:spacing w:after="240"/>
      </w:pPr>
      <w:r>
        <w:rPr>
          <w:rFonts w:hint="eastAsia"/>
        </w:rPr>
        <w:lastRenderedPageBreak/>
        <w:t>不知道引起許多人注意的李龍飛此時仰天長嘯，在這澎湃修為之下，就算是那拿銅鏡的修士，也感受到壓迫而下意識的低下頭去；更別提遠方的陳越，此時他好像在驚濤駭浪之中，不管跑多遠，都仍然覺得遠遠不夠遠。</w:t>
      </w:r>
    </w:p>
    <w:p w:rsidR="00C04663" w:rsidRDefault="00A7259F" w:rsidP="00813907">
      <w:pPr>
        <w:spacing w:after="240"/>
      </w:pPr>
      <w:r>
        <w:rPr>
          <w:rFonts w:hint="eastAsia"/>
        </w:rPr>
        <w:t>李龍飛震驚於自己的修為同時，也有些無法理解這強大到底有多厲害；而倘若他真的能理解的話，他會驚覺這種突破機運可以說是千載難逢，幾十萬個修仙之士裡恐怕也找不到一個人能有過。</w:t>
      </w:r>
    </w:p>
    <w:p w:rsidR="00C04663" w:rsidRDefault="00A7259F" w:rsidP="00813907">
      <w:pPr>
        <w:spacing w:after="240"/>
      </w:pPr>
      <w:r>
        <w:rPr>
          <w:rFonts w:hint="eastAsia"/>
        </w:rPr>
        <w:t>哪怕這突破只是短時性的，但也已經對他造成了巨大的改變。</w:t>
      </w:r>
    </w:p>
    <w:p w:rsidR="00C04663" w:rsidRDefault="00A7259F" w:rsidP="00813907">
      <w:pPr>
        <w:spacing w:after="240"/>
      </w:pPr>
      <w:r>
        <w:rPr>
          <w:rFonts w:hint="eastAsia"/>
        </w:rPr>
        <w:t>他的身體在這突破之中，被改造成可容納這樣的修為的潛力，雖不說是改天換地，但這讓他在修行時的速度會更加快速，而且之後只要有辦法找對了門路，直到突破到結丹境界前，都不會有無法突破的問題。</w:t>
      </w:r>
    </w:p>
    <w:p w:rsidR="00C04663" w:rsidRDefault="00A7259F" w:rsidP="00813907">
      <w:pPr>
        <w:spacing w:after="240"/>
      </w:pPr>
      <w:r>
        <w:rPr>
          <w:rFonts w:hint="eastAsia"/>
        </w:rPr>
        <w:t>此時，在他還無法理解的同時，那腦海中平淡卻帶著無限威嚴的聲音響起，「天地洪爐…」</w:t>
      </w:r>
    </w:p>
    <w:p w:rsidR="00C04663" w:rsidRDefault="00A7259F" w:rsidP="00813907">
      <w:pPr>
        <w:spacing w:after="240"/>
      </w:pPr>
      <w:r>
        <w:rPr>
          <w:rFonts w:hint="eastAsia"/>
        </w:rPr>
        <w:t>同時，李龍飛的右手不自覺的舉了起來，向著遠方已經盾逃無蹤的陳越方向一指。</w:t>
      </w:r>
    </w:p>
    <w:p w:rsidR="00C04663" w:rsidRDefault="00A7259F" w:rsidP="00813907">
      <w:pPr>
        <w:spacing w:after="240"/>
      </w:pPr>
      <w:r>
        <w:rPr>
          <w:rFonts w:hint="eastAsia"/>
        </w:rPr>
        <w:t>轟轟轟！</w:t>
      </w:r>
    </w:p>
    <w:p w:rsidR="00C04663" w:rsidRDefault="00A7259F" w:rsidP="00813907">
      <w:pPr>
        <w:spacing w:after="240"/>
      </w:pPr>
      <w:r>
        <w:rPr>
          <w:rFonts w:hint="eastAsia"/>
        </w:rPr>
        <w:t>整個地面瘋狂震動凹陷收縮，同時無數隻方圓數十里內的蟲鳥紛紛驚亂飛起，卻怎樣也飛不出去。</w:t>
      </w:r>
    </w:p>
    <w:p w:rsidR="00C04663" w:rsidRDefault="00A7259F" w:rsidP="00813907">
      <w:pPr>
        <w:spacing w:after="240"/>
      </w:pPr>
      <w:r>
        <w:rPr>
          <w:rFonts w:hint="eastAsia"/>
        </w:rPr>
        <w:t>原本已經逃到遠處的陳越同樣感覺到這股震動，他赫然發現自己雖然仍是往前奔跑，但遠方的山卻離他越來越遠，像是自己迅速往回倒退一樣。</w:t>
      </w:r>
    </w:p>
    <w:p w:rsidR="00C04663" w:rsidRDefault="00A7259F" w:rsidP="00813907">
      <w:pPr>
        <w:spacing w:after="240"/>
      </w:pPr>
      <w:r>
        <w:rPr>
          <w:rFonts w:hint="eastAsia"/>
        </w:rPr>
        <w:t>他猛地一咬舌，噴出了一口心血，施展了自己所能發出的極限速度，整個人如一道虹影飛奔而出。</w:t>
      </w:r>
    </w:p>
    <w:p w:rsidR="00C04663" w:rsidRDefault="00A7259F" w:rsidP="00813907">
      <w:pPr>
        <w:spacing w:after="240"/>
      </w:pPr>
      <w:r>
        <w:rPr>
          <w:rFonts w:hint="eastAsia"/>
        </w:rPr>
        <w:t>只是不管他往前跑得再怎麼快，那往後退的速度還是遠遠超越了他，幾個呼吸之後，他驚恐的發現自己又被帶回到了李龍飛身前的數百尺範圍之內。</w:t>
      </w:r>
    </w:p>
    <w:p w:rsidR="00C04663" w:rsidRDefault="00A7259F" w:rsidP="00813907">
      <w:pPr>
        <w:spacing w:after="240"/>
      </w:pPr>
      <w:r>
        <w:rPr>
          <w:rFonts w:hint="eastAsia"/>
        </w:rPr>
        <w:t>在見到陳越身影的瞬間，李龍飛腦中那聲音又接著說下去，「眾生煉…」</w:t>
      </w:r>
    </w:p>
    <w:p w:rsidR="00C04663" w:rsidRDefault="00A7259F" w:rsidP="00813907">
      <w:pPr>
        <w:spacing w:after="240"/>
      </w:pPr>
      <w:r>
        <w:rPr>
          <w:rFonts w:hint="eastAsia"/>
        </w:rPr>
        <w:t>同時，他的右手手指發出一陣光芒，頓時陳越感受到一股生死危機。</w:t>
      </w:r>
    </w:p>
    <w:p w:rsidR="00C04663" w:rsidRDefault="00A7259F" w:rsidP="00813907">
      <w:pPr>
        <w:spacing w:after="240"/>
      </w:pPr>
      <w:r>
        <w:rPr>
          <w:rFonts w:hint="eastAsia"/>
        </w:rPr>
        <w:t>他失聲驚呼的同時，雖知道沒有僥倖的可能，仍是運起修為，操控剩下的兩柄黑劍剎那疾射而去，接著掏出大量法器防護，更是掐指運訣，張口一吐出一道雷霆，幻化做一尾青蟒，試圖做最後的抵抗。</w:t>
      </w:r>
    </w:p>
    <w:p w:rsidR="00C04663" w:rsidRDefault="00A7259F" w:rsidP="00813907">
      <w:pPr>
        <w:spacing w:after="240"/>
      </w:pPr>
      <w:r>
        <w:rPr>
          <w:rFonts w:hint="eastAsia"/>
        </w:rPr>
        <w:t>不過這一切的一切，隨著那道光芒劃過，頓時失去了意義。</w:t>
      </w:r>
    </w:p>
    <w:p w:rsidR="00C04663" w:rsidRDefault="00A7259F" w:rsidP="00813907">
      <w:pPr>
        <w:spacing w:after="240"/>
      </w:pPr>
      <w:r>
        <w:rPr>
          <w:rFonts w:hint="eastAsia"/>
        </w:rPr>
        <w:lastRenderedPageBreak/>
        <w:t>那些法器在碰觸的光芒的同時，跟本無法抵抗半分，紛紛爆裂開來，而那兩柄黑劍更是眨眼就灰飛煙散，唯有那青蟒，讓光茫停了一下，但也就那麼一剎那而已，接著青蟒就消散成煙，使得那光芒直接射向了李越的胸前。</w:t>
      </w:r>
    </w:p>
    <w:p w:rsidR="00C04663" w:rsidRDefault="00A7259F" w:rsidP="00813907">
      <w:pPr>
        <w:spacing w:after="240"/>
      </w:pPr>
      <w:r>
        <w:rPr>
          <w:rFonts w:hint="eastAsia"/>
        </w:rPr>
        <w:t>陳越絕望中大聲咆哮著，「這沒有道理！我是奉師命而來，就算我有錯，你也不能直接殺我，這是犯了門規，這是犯了禁忌！」</w:t>
      </w:r>
    </w:p>
    <w:p w:rsidR="00C04663" w:rsidRDefault="00A7259F" w:rsidP="00813907">
      <w:pPr>
        <w:spacing w:after="240"/>
      </w:pPr>
      <w:r>
        <w:rPr>
          <w:rFonts w:hint="eastAsia"/>
        </w:rPr>
        <w:t>那聲音哼了一聲，透過李龍飛的嘴開口說道，「天地萬物，生生滅滅，修仙之人逆天而行，何來禁忌！我之所以不願犯門規，是因為我尊重師門！你師傅一再挑戰我的底限，今天，我便讓他知道，我的底限在哪！」</w:t>
      </w:r>
    </w:p>
    <w:p w:rsidR="00C04663" w:rsidRDefault="00A7259F" w:rsidP="00813907">
      <w:pPr>
        <w:spacing w:after="240"/>
      </w:pPr>
      <w:r>
        <w:rPr>
          <w:rFonts w:hint="eastAsia"/>
        </w:rPr>
        <w:t>「何為道理？道理，就是拳頭大的說話！道理，就是我心中自有的那把尺！」</w:t>
      </w:r>
    </w:p>
    <w:p w:rsidR="00C04663" w:rsidRDefault="00A7259F" w:rsidP="00813907">
      <w:pPr>
        <w:spacing w:after="240"/>
      </w:pPr>
      <w:r>
        <w:rPr>
          <w:rFonts w:hint="eastAsia"/>
        </w:rPr>
        <w:t>「你說我不能殺你，的確，我不該殺你！但我不殺你！他殺！」</w:t>
      </w:r>
    </w:p>
    <w:p w:rsidR="00C04663" w:rsidRDefault="00A7259F" w:rsidP="00813907">
      <w:pPr>
        <w:spacing w:after="240"/>
      </w:pPr>
      <w:r>
        <w:rPr>
          <w:rFonts w:hint="eastAsia"/>
        </w:rPr>
        <w:t>「你師傅口口聲聲說他有錯，但此子之父已為他贖罪，難到還不夠？」</w:t>
      </w:r>
    </w:p>
    <w:p w:rsidR="00C04663" w:rsidRDefault="00A7259F" w:rsidP="00813907">
      <w:pPr>
        <w:spacing w:after="240"/>
      </w:pPr>
      <w:r>
        <w:rPr>
          <w:rFonts w:hint="eastAsia"/>
        </w:rPr>
        <w:t>「這些藉口，過得了執法堂的規矩，過不了我。」</w:t>
      </w:r>
    </w:p>
    <w:p w:rsidR="00C04663" w:rsidRDefault="00A7259F" w:rsidP="00813907">
      <w:pPr>
        <w:spacing w:after="240"/>
      </w:pPr>
      <w:r>
        <w:rPr>
          <w:rFonts w:hint="eastAsia"/>
        </w:rPr>
        <w:t>「今日，我就借此子之手！以殺止殺！要你師傅知道，做事該有分寸！給我煉！」</w:t>
      </w:r>
    </w:p>
    <w:p w:rsidR="00C04663" w:rsidRDefault="00A7259F" w:rsidP="00813907">
      <w:pPr>
        <w:spacing w:after="240"/>
      </w:pPr>
      <w:r>
        <w:rPr>
          <w:rFonts w:hint="eastAsia"/>
        </w:rPr>
        <w:t>那陳越還想說些甚麼，但光芒已經射穿了他的胸前，他難以置信的看著自己胸前的大洞，張口結舌，嘶吼了幾聲，接著再也撐不下去，全身化做一陣血霧。</w:t>
      </w:r>
    </w:p>
    <w:p w:rsidR="00C04663" w:rsidRDefault="00A7259F" w:rsidP="00813907">
      <w:pPr>
        <w:spacing w:after="240"/>
      </w:pPr>
      <w:r>
        <w:rPr>
          <w:rFonts w:hint="eastAsia"/>
        </w:rPr>
        <w:t>接著，那血霧連同剛剛那些破碎的法器，青蟒煙霧，緩緩聚集，一絲淡淡的天地之力，更是融入其中，幾個呼吸之後，凝聚成一顆指甲般大小的血色肉丹，散出驚人的氣息漂浮在半空之中。</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何處是歸鄉</w:t>
      </w:r>
    </w:p>
    <w:p w:rsidR="00C04663" w:rsidRDefault="00C04663" w:rsidP="00813907">
      <w:pPr>
        <w:spacing w:after="240"/>
      </w:pPr>
    </w:p>
    <w:p w:rsidR="00C04663" w:rsidRDefault="00A7259F" w:rsidP="00813907">
      <w:pPr>
        <w:spacing w:after="240"/>
      </w:pPr>
      <w:r>
        <w:rPr>
          <w:rFonts w:hint="eastAsia"/>
        </w:rPr>
        <w:t>這一切事情，說起來很長，但其實從李龍飛醒來到凝聚血色肉丹，不過短短不到幾十個氣息之間的事。</w:t>
      </w:r>
    </w:p>
    <w:p w:rsidR="00C04663" w:rsidRDefault="00A7259F" w:rsidP="00813907">
      <w:pPr>
        <w:spacing w:after="240"/>
      </w:pPr>
      <w:r>
        <w:rPr>
          <w:rFonts w:hint="eastAsia"/>
        </w:rPr>
        <w:t>幾十個氣息前，陳越還處於絕對優勢的獵人位置，而李龍飛則是那個絕望的獵物；幾十個氣息後，兩人的位置互換，甚至，陳越連半分逃跑的機會都沒有。</w:t>
      </w:r>
    </w:p>
    <w:p w:rsidR="00C04663" w:rsidRDefault="00A7259F" w:rsidP="00813907">
      <w:pPr>
        <w:spacing w:after="240"/>
      </w:pPr>
      <w:r>
        <w:rPr>
          <w:rFonts w:hint="eastAsia"/>
        </w:rPr>
        <w:t>而造就這一切的，看起來像是李龍飛本人所造成的，但事實上，李龍飛自身卻像在看別人表演一齣戲一樣，唯一不尋常的，是他是從他自己體內看出去的。</w:t>
      </w:r>
    </w:p>
    <w:p w:rsidR="00C04663" w:rsidRDefault="00A7259F" w:rsidP="00813907">
      <w:pPr>
        <w:spacing w:after="240"/>
      </w:pPr>
      <w:r>
        <w:rPr>
          <w:rFonts w:hint="eastAsia"/>
        </w:rPr>
        <w:t>此時望著那血色肉丹，他呼吸急促，腦子裡還沒有真正意識到自己已然從死裡逃</w:t>
      </w:r>
      <w:r>
        <w:rPr>
          <w:rFonts w:hint="eastAsia"/>
        </w:rPr>
        <w:lastRenderedPageBreak/>
        <w:t>生，那聲音已經開口嘆道，「我跟你先祖有緣，今日當此一報。」</w:t>
      </w:r>
    </w:p>
    <w:p w:rsidR="00C04663" w:rsidRDefault="00A7259F" w:rsidP="00813907">
      <w:pPr>
        <w:spacing w:after="240"/>
      </w:pPr>
      <w:r>
        <w:rPr>
          <w:rFonts w:hint="eastAsia"/>
        </w:rPr>
        <w:t>「從今而後，我與你李府因緣了結，再不相干……這『煉血丹』對你修為提升大有好處，當作送你的一場造化……你既踏上修仙之路，就好好努力吧…」</w:t>
      </w:r>
    </w:p>
    <w:p w:rsidR="00C04663" w:rsidRDefault="00A7259F" w:rsidP="00813907">
      <w:pPr>
        <w:spacing w:after="240"/>
      </w:pPr>
      <w:r>
        <w:rPr>
          <w:rFonts w:hint="eastAsia"/>
        </w:rPr>
        <w:t>說完，李龍飛全身七孔飄散出一縷煙霧，隨著煙霧的飄出，他的修為也快速下降。</w:t>
      </w:r>
    </w:p>
    <w:p w:rsidR="00C04663" w:rsidRDefault="00A7259F" w:rsidP="00813907">
      <w:pPr>
        <w:spacing w:after="240"/>
      </w:pPr>
      <w:r>
        <w:rPr>
          <w:rFonts w:hint="eastAsia"/>
        </w:rPr>
        <w:t>從結丹大圓滿，跌回築基，再從築基，跌落至練氣四層頂峰的境界。</w:t>
      </w:r>
    </w:p>
    <w:p w:rsidR="00C04663" w:rsidRDefault="00A7259F" w:rsidP="00813907">
      <w:pPr>
        <w:spacing w:after="240"/>
      </w:pPr>
      <w:r>
        <w:rPr>
          <w:rFonts w:hint="eastAsia"/>
        </w:rPr>
        <w:t>而那種前一刻，還是結丹強者，下一刻，落回小小練氣修士的的感覺，讓李龍飛整個人感到無比虛弱，甚至身體產生反撲，哇一聲吐了一口鮮血出來。</w:t>
      </w:r>
    </w:p>
    <w:p w:rsidR="00C04663" w:rsidRDefault="00A7259F" w:rsidP="00813907">
      <w:pPr>
        <w:spacing w:after="240"/>
      </w:pPr>
      <w:r>
        <w:rPr>
          <w:rFonts w:hint="eastAsia"/>
        </w:rPr>
        <w:t>更是整個人茫然若失，好像靈魂也被抽了出來一樣。</w:t>
      </w:r>
    </w:p>
    <w:p w:rsidR="00C04663" w:rsidRDefault="00A7259F" w:rsidP="00813907">
      <w:pPr>
        <w:spacing w:after="240"/>
      </w:pPr>
      <w:r>
        <w:rPr>
          <w:rFonts w:hint="eastAsia"/>
        </w:rPr>
        <w:t>天空中那修士對這一幕毫無表情，他轉動銅鏡，向著那煙霧一照，轉眼煙霧收了過去，更在鏡中凝聚成一道人影，隱隱似忽對著李龍飛這頗有感觸。</w:t>
      </w:r>
    </w:p>
    <w:p w:rsidR="00C04663" w:rsidRDefault="00A7259F" w:rsidP="00813907">
      <w:pPr>
        <w:spacing w:after="240"/>
      </w:pPr>
      <w:r>
        <w:rPr>
          <w:rFonts w:hint="eastAsia"/>
        </w:rPr>
        <w:t>就在那修士做完這事，轉身打算離去之際，李龍飛猛然想到一事，顫抖著開口叫道，「等等，別走！」</w:t>
      </w:r>
    </w:p>
    <w:p w:rsidR="00C04663" w:rsidRDefault="00A7259F" w:rsidP="00813907">
      <w:pPr>
        <w:spacing w:after="240"/>
      </w:pPr>
      <w:r>
        <w:rPr>
          <w:rFonts w:hint="eastAsia"/>
        </w:rPr>
        <w:t>那修士眉頭一皺，心底有些不滿升起。</w:t>
      </w:r>
    </w:p>
    <w:p w:rsidR="00C04663" w:rsidRDefault="00A7259F" w:rsidP="00813907">
      <w:pPr>
        <w:spacing w:after="240"/>
      </w:pPr>
      <w:r>
        <w:rPr>
          <w:rFonts w:hint="eastAsia"/>
        </w:rPr>
        <w:t>他奉師命來這，更是甘冒門規，以法寶銅鏡結合密術讓自己師尊的一屢元神可以穿縮萬里，直接來這救這小輩一命。</w:t>
      </w:r>
    </w:p>
    <w:p w:rsidR="00C04663" w:rsidRDefault="00A7259F" w:rsidP="00813907">
      <w:pPr>
        <w:spacing w:after="240"/>
      </w:pPr>
      <w:r>
        <w:rPr>
          <w:rFonts w:hint="eastAsia"/>
        </w:rPr>
        <w:t>雖說對此自己並不怎埋怨，甚至對師尊為人更為敬重，但一想到那小輩居然可以獲得師尊這麼大的機緣造化，那修士心底難免還是起了點妒忌。</w:t>
      </w:r>
    </w:p>
    <w:p w:rsidR="00C04663" w:rsidRDefault="00A7259F" w:rsidP="00813907">
      <w:pPr>
        <w:spacing w:after="240"/>
      </w:pPr>
      <w:r>
        <w:rPr>
          <w:rFonts w:hint="eastAsia"/>
        </w:rPr>
        <w:t>此時被李龍飛叫住，他頓時臉色一沉，語帶寒意說道，「你還想怎樣？」</w:t>
      </w:r>
    </w:p>
    <w:p w:rsidR="00C04663" w:rsidRDefault="00A7259F" w:rsidP="00813907">
      <w:pPr>
        <w:spacing w:after="240"/>
      </w:pPr>
      <w:r>
        <w:rPr>
          <w:rFonts w:hint="eastAsia"/>
        </w:rPr>
        <w:t>李龍飛一愣，感到一股壓力籠罩全身，好像對方一念之間就可以將自己滅殺。</w:t>
      </w:r>
    </w:p>
    <w:p w:rsidR="00C04663" w:rsidRDefault="00A7259F" w:rsidP="00813907">
      <w:pPr>
        <w:spacing w:after="240"/>
      </w:pPr>
      <w:r>
        <w:rPr>
          <w:rFonts w:hint="eastAsia"/>
        </w:rPr>
        <w:t>他渾身顫抖，下意識要閉上嘴巴，但一想到娘親，硬是從牙縫中擠出一絲話語，「前…前輩息怒…，晚輩…只想問一句，是…否知曉…李府下落…」</w:t>
      </w:r>
    </w:p>
    <w:p w:rsidR="00C04663" w:rsidRDefault="00A7259F" w:rsidP="00813907">
      <w:pPr>
        <w:spacing w:after="240"/>
      </w:pPr>
      <w:r>
        <w:rPr>
          <w:rFonts w:hint="eastAsia"/>
        </w:rPr>
        <w:t>講完這句話，他胸口一甜，一口血又湧上心頭。</w:t>
      </w:r>
    </w:p>
    <w:p w:rsidR="00C04663" w:rsidRDefault="00A7259F" w:rsidP="00813907">
      <w:pPr>
        <w:spacing w:after="240"/>
      </w:pPr>
      <w:r>
        <w:rPr>
          <w:rFonts w:hint="eastAsia"/>
        </w:rPr>
        <w:t>那修士聽完他講這句，心下也是有些佩服。</w:t>
      </w:r>
    </w:p>
    <w:p w:rsidR="00C04663" w:rsidRDefault="00A7259F" w:rsidP="00813907">
      <w:pPr>
        <w:spacing w:after="240"/>
      </w:pPr>
      <w:r>
        <w:rPr>
          <w:rFonts w:hint="eastAsia"/>
        </w:rPr>
        <w:t>方才他散開修為，以築基氣息鎮壓著李龍飛，本來是要他知難而退，止住了嘴；想不到他硬是開口尋問，這等骨氣，哪怕在自己門派內，也少有幾個人能辦到。</w:t>
      </w:r>
    </w:p>
    <w:p w:rsidR="00C04663" w:rsidRDefault="00A7259F" w:rsidP="00813907">
      <w:pPr>
        <w:spacing w:after="240"/>
      </w:pPr>
      <w:r>
        <w:rPr>
          <w:rFonts w:hint="eastAsia"/>
        </w:rPr>
        <w:t>那銅鏡中的身影眼眸中閃過一絲黯淡，淡淡傳音給那修士說了幾句，那修士聽完一愣，表情明顯緩了一些，看向李龍飛片刻後，收起了修為。</w:t>
      </w:r>
    </w:p>
    <w:p w:rsidR="00C04663" w:rsidRDefault="00A7259F" w:rsidP="00813907">
      <w:pPr>
        <w:spacing w:after="240"/>
      </w:pPr>
      <w:r>
        <w:rPr>
          <w:rFonts w:hint="eastAsia"/>
        </w:rPr>
        <w:lastRenderedPageBreak/>
        <w:t>李龍飛感到身上一陣輕鬆，原本有如大石壓頂的壓力頓時消失，連忙抬起頭來望向那修士。</w:t>
      </w:r>
    </w:p>
    <w:p w:rsidR="00C04663" w:rsidRDefault="00A7259F" w:rsidP="00813907">
      <w:pPr>
        <w:spacing w:after="240"/>
      </w:pPr>
      <w:r>
        <w:rPr>
          <w:rFonts w:hint="eastAsia"/>
        </w:rPr>
        <w:t>那修士搖搖頭說，「不知道，不可說，不該找…不過若你真有心去找，等踏上結丹境，或有機會知道其消息下落。記住，我輩修士，既已踏上修仙，就該好好捨棄凡心，努力求得長生之道；我言盡於此，好自為之吧。」</w:t>
      </w:r>
    </w:p>
    <w:p w:rsidR="00C04663" w:rsidRDefault="00A7259F" w:rsidP="00813907">
      <w:pPr>
        <w:spacing w:after="240"/>
      </w:pPr>
      <w:r>
        <w:rPr>
          <w:rFonts w:hint="eastAsia"/>
        </w:rPr>
        <w:t>說完，再無停留，轉眼化作一道長虹消失於天邊之際。</w:t>
      </w:r>
    </w:p>
    <w:p w:rsidR="00C04663" w:rsidRDefault="00A7259F" w:rsidP="00813907">
      <w:pPr>
        <w:spacing w:after="240"/>
      </w:pPr>
      <w:r>
        <w:rPr>
          <w:rFonts w:hint="eastAsia"/>
        </w:rPr>
        <w:t>許久，天色漸漸暗了下來，李龍飛望著那浮在半空的血煉丹，有些茫然地將他收入了儲物袋內。</w:t>
      </w:r>
    </w:p>
    <w:p w:rsidR="00C04663" w:rsidRDefault="00A7259F" w:rsidP="00813907">
      <w:pPr>
        <w:spacing w:after="240"/>
      </w:pPr>
      <w:r>
        <w:rPr>
          <w:rFonts w:hint="eastAsia"/>
        </w:rPr>
        <w:t>不知道過了多久，天空上降下了雨水，這雨來得很急，嘩啦嘩啦，滴落在李龍飛的身上，將他衣衫打濕了大半。</w:t>
      </w:r>
    </w:p>
    <w:p w:rsidR="00C04663" w:rsidRDefault="00A7259F" w:rsidP="00813907">
      <w:pPr>
        <w:spacing w:after="240"/>
      </w:pPr>
      <w:r>
        <w:rPr>
          <w:rFonts w:hint="eastAsia"/>
        </w:rPr>
        <w:t>在他四週，方圓十里內所有鳥獸蟲鳴全都沒有，一切安安靜靜，就像這裡不曾發生過任何事情。</w:t>
      </w:r>
    </w:p>
    <w:p w:rsidR="00C04663" w:rsidRDefault="00A7259F" w:rsidP="00813907">
      <w:pPr>
        <w:spacing w:after="240"/>
      </w:pPr>
      <w:r>
        <w:rPr>
          <w:rFonts w:hint="eastAsia"/>
        </w:rPr>
        <w:t>只是如果站在高處一望，可以清楚看到此地從外面向內凹落，有如一個巨大的碗坑，也許多少年之後，此地凝聚一灘水，甚至成為了一座湖。</w:t>
      </w:r>
    </w:p>
    <w:p w:rsidR="00C04663" w:rsidRDefault="00A7259F" w:rsidP="00813907">
      <w:pPr>
        <w:spacing w:after="240"/>
      </w:pPr>
      <w:r>
        <w:rPr>
          <w:rFonts w:hint="eastAsia"/>
        </w:rPr>
        <w:t>雨幕中，李龍飛深深地吐出了一口氣，心中浮現這幾日的曲折轉變，讓他不知如何是好。</w:t>
      </w:r>
    </w:p>
    <w:p w:rsidR="00C04663" w:rsidRDefault="00A7259F" w:rsidP="00813907">
      <w:pPr>
        <w:spacing w:after="240"/>
      </w:pPr>
      <w:r>
        <w:rPr>
          <w:rFonts w:hint="eastAsia"/>
        </w:rPr>
        <w:t>此刻的他，回想起來，有如從生到死，又從死到生踏過一輪。</w:t>
      </w:r>
    </w:p>
    <w:p w:rsidR="00C04663" w:rsidRDefault="00A7259F" w:rsidP="00813907">
      <w:pPr>
        <w:spacing w:after="240"/>
      </w:pPr>
      <w:r>
        <w:rPr>
          <w:rFonts w:hint="eastAsia"/>
        </w:rPr>
        <w:t>李府…已經不見了，那修士說自己要是結丹，會有機會再見，這麼說來，代表李家之人很有可能是沒有死去。</w:t>
      </w:r>
    </w:p>
    <w:p w:rsidR="00C04663" w:rsidRDefault="00A7259F" w:rsidP="00813907">
      <w:pPr>
        <w:spacing w:after="240"/>
      </w:pPr>
      <w:r>
        <w:rPr>
          <w:rFonts w:hint="eastAsia"/>
        </w:rPr>
        <w:t>李龍飛只能不斷說服自己，事情是像張天師說的那樣，有大能將自己家族整個帶走；而自己已經踏上修仙這條路，看來是無法跟著一起去了。</w:t>
      </w:r>
    </w:p>
    <w:p w:rsidR="00C04663" w:rsidRDefault="00A7259F" w:rsidP="00813907">
      <w:pPr>
        <w:spacing w:after="240"/>
      </w:pPr>
      <w:r>
        <w:rPr>
          <w:rFonts w:hint="eastAsia"/>
        </w:rPr>
        <w:t>昏暗的夜色中，月光透過烏雲朦朧地照在他身上，即便成了仙人，他還是感到了一絲寒意。</w:t>
      </w:r>
    </w:p>
    <w:p w:rsidR="00C04663" w:rsidRDefault="00A7259F" w:rsidP="00813907">
      <w:pPr>
        <w:spacing w:after="240"/>
      </w:pPr>
      <w:r>
        <w:rPr>
          <w:rFonts w:hint="eastAsia"/>
        </w:rPr>
        <w:t>只是在這寒意之中，他胸口有些</w:t>
      </w:r>
      <w:r w:rsidR="0069755C">
        <w:rPr>
          <w:rFonts w:hint="eastAsia"/>
        </w:rPr>
        <w:t>壓不過氣的失落感</w:t>
      </w:r>
      <w:r>
        <w:rPr>
          <w:rFonts w:hint="eastAsia"/>
        </w:rPr>
        <w:t>。</w:t>
      </w:r>
    </w:p>
    <w:p w:rsidR="00C04663" w:rsidRDefault="00A7259F" w:rsidP="00813907">
      <w:pPr>
        <w:spacing w:after="240"/>
      </w:pPr>
      <w:r>
        <w:rPr>
          <w:rFonts w:hint="eastAsia"/>
        </w:rPr>
        <w:t>「何為道理，拳頭大的就是道理…」李龍飛喃喃。</w:t>
      </w:r>
    </w:p>
    <w:p w:rsidR="00C04663" w:rsidRDefault="00A7259F" w:rsidP="00813907">
      <w:pPr>
        <w:spacing w:after="240"/>
      </w:pPr>
      <w:r>
        <w:rPr>
          <w:rFonts w:hint="eastAsia"/>
        </w:rPr>
        <w:t>「我以為，是我錯了，所以我罪有應得…，然而我的確有錯，但仗勢欺人，仗著仙人之威，逼死我爹，又再三的追殺我…那也是錯的…」他沉默了下，徐徐轉身，走在雨中，走在茫茫無涯的大雨之中。</w:t>
      </w:r>
    </w:p>
    <w:p w:rsidR="00C04663" w:rsidRDefault="00A7259F" w:rsidP="00813907">
      <w:pPr>
        <w:spacing w:after="240"/>
      </w:pPr>
      <w:r>
        <w:rPr>
          <w:rFonts w:hint="eastAsia"/>
        </w:rPr>
        <w:lastRenderedPageBreak/>
        <w:t>暗夜裡，他的背影慢慢蕭蕭，慢慢的融入黑夜之中，彷彿成長了些，又好像悟了些甚麼。</w:t>
      </w:r>
    </w:p>
    <w:p w:rsidR="00C04663" w:rsidRDefault="00A7259F" w:rsidP="00813907">
      <w:pPr>
        <w:spacing w:after="240"/>
      </w:pPr>
      <w:r>
        <w:rPr>
          <w:rFonts w:hint="eastAsia"/>
        </w:rPr>
        <w:t>一陣風吹來，將烏雲吹散了些，露出了更多的月光，撒在他的身上；只不過，那月光在雨中，好像也無法照清楚他的影子，因為，他失去了方向，失去了歸鄉。</w:t>
      </w:r>
    </w:p>
    <w:p w:rsidR="00C04663" w:rsidRDefault="00A7259F" w:rsidP="00813907">
      <w:pPr>
        <w:spacing w:after="240"/>
      </w:pPr>
      <w:r>
        <w:rPr>
          <w:rFonts w:hint="eastAsia"/>
        </w:rPr>
        <w:t>矇矓中，雨夜的天空裡，那亮了些的月光，讓一道身影彷彿出現在那，那身影默默注視著他，似乎很是關切，卻又好像無動於衷。</w:t>
      </w:r>
    </w:p>
    <w:p w:rsidR="00C04663" w:rsidRDefault="00A7259F" w:rsidP="00813907">
      <w:pPr>
        <w:spacing w:after="240"/>
      </w:pPr>
      <w:r>
        <w:rPr>
          <w:rFonts w:hint="eastAsia"/>
        </w:rPr>
        <w:t>一道閃電打落，將黑夜劃破了開來，猛然間，李龍飛抬起了頭來，眼神中露出了未曾有過的異樣光彩。</w:t>
      </w:r>
    </w:p>
    <w:p w:rsidR="00C04663" w:rsidRDefault="00A7259F" w:rsidP="00813907">
      <w:pPr>
        <w:spacing w:after="240"/>
      </w:pPr>
      <w:r>
        <w:rPr>
          <w:rFonts w:hint="eastAsia"/>
        </w:rPr>
        <w:t>「是了…是那把尺，心中有尺，道理自在我心，而要能貫徹我心，得加上夠大的拳頭…我懂了，從今而後，我真真正正明白了甚麼是修仙了…修仙，修的是心，修的是行，唯</w:t>
      </w:r>
      <w:r w:rsidR="0069755C">
        <w:rPr>
          <w:rFonts w:hint="eastAsia"/>
        </w:rPr>
        <w:t>有自身夠強</w:t>
      </w:r>
      <w:r>
        <w:rPr>
          <w:rFonts w:hint="eastAsia"/>
        </w:rPr>
        <w:t>，</w:t>
      </w:r>
      <w:r w:rsidR="0069755C">
        <w:rPr>
          <w:rFonts w:hint="eastAsia"/>
        </w:rPr>
        <w:t>其他人才會願意聽你的道理</w:t>
      </w:r>
      <w:r>
        <w:rPr>
          <w:rFonts w:hint="eastAsia"/>
        </w:rPr>
        <w:t>…」</w:t>
      </w:r>
    </w:p>
    <w:p w:rsidR="00C04663" w:rsidRDefault="00A7259F" w:rsidP="00813907">
      <w:pPr>
        <w:spacing w:after="240"/>
      </w:pPr>
      <w:r>
        <w:rPr>
          <w:rFonts w:hint="eastAsia"/>
        </w:rPr>
        <w:t>轟隆轟隆！</w:t>
      </w:r>
    </w:p>
    <w:p w:rsidR="00C04663" w:rsidRDefault="00A7259F" w:rsidP="00813907">
      <w:pPr>
        <w:spacing w:after="240"/>
      </w:pPr>
      <w:r>
        <w:rPr>
          <w:rFonts w:hint="eastAsia"/>
        </w:rPr>
        <w:t>天地間又一道閃電打落，彷彿響應著他的話語，彷彿對這答案感到滿意。</w:t>
      </w:r>
    </w:p>
    <w:p w:rsidR="00C04663" w:rsidRDefault="00A7259F" w:rsidP="00813907">
      <w:pPr>
        <w:spacing w:after="240"/>
      </w:pPr>
      <w:r>
        <w:rPr>
          <w:rFonts w:hint="eastAsia"/>
        </w:rPr>
        <w:t>他抬起頭來，看向月光，雨，出奇的緩了下來，烏雲也散了許多。</w:t>
      </w:r>
    </w:p>
    <w:p w:rsidR="00C04663" w:rsidRDefault="00A7259F" w:rsidP="00813907">
      <w:pPr>
        <w:spacing w:after="240"/>
      </w:pPr>
      <w:r>
        <w:rPr>
          <w:rFonts w:hint="eastAsia"/>
        </w:rPr>
        <w:t>已死過一次，李府也消失的他，天大地大，卻沒有個歸鄉；但反過來說，也因為天大地大，處處是歸鄉，如今的他，放下了茫然，找到了新的方向…</w:t>
      </w:r>
    </w:p>
    <w:p w:rsidR="00C04663" w:rsidRDefault="00A7259F" w:rsidP="00813907">
      <w:pPr>
        <w:spacing w:after="240"/>
      </w:pPr>
      <w:r>
        <w:rPr>
          <w:rFonts w:hint="eastAsia"/>
        </w:rPr>
        <w:t>「我還有家，我還有親人…自在道，就是我現在的家…張大哥，便是我親人，當我修為夠強時，我便能保護我真正的家，李府的娘親、奶奶…你們等著，我會找到你們</w:t>
      </w:r>
      <w:r w:rsidR="00947931">
        <w:rPr>
          <w:rFonts w:hint="eastAsia"/>
        </w:rPr>
        <w:t>；爹爹，我會替你復仇的！</w:t>
      </w:r>
      <w:r>
        <w:rPr>
          <w:rFonts w:hint="eastAsia"/>
        </w:rPr>
        <w:t>」李龍飛深吸了一口氣，兩眼深處藏著深深的明悟，踏著步伐，緩緩地往自在道的方向回去。</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內門考試</w:t>
      </w:r>
      <w:ins w:id="4564" w:author="Administrator" w:date="2020-04-04T14:21:00Z">
        <w:r w:rsidR="009B7E77">
          <w:rPr>
            <w:rFonts w:hint="eastAsia"/>
          </w:rPr>
          <w:t xml:space="preserve"> (</w:t>
        </w:r>
        <w:r w:rsidR="009B7E77">
          <w:rPr>
            <w:rFonts w:hint="eastAsia"/>
          </w:rPr>
          <w:t>第二章</w:t>
        </w:r>
        <w:r w:rsidR="009B7E77">
          <w:rPr>
            <w:rFonts w:hint="eastAsia"/>
          </w:rPr>
          <w:t>)</w:t>
        </w:r>
      </w:ins>
    </w:p>
    <w:p w:rsidR="00C04663" w:rsidRDefault="00C04663" w:rsidP="00813907">
      <w:pPr>
        <w:spacing w:after="240"/>
      </w:pPr>
    </w:p>
    <w:p w:rsidR="00C04663" w:rsidRDefault="00A7259F" w:rsidP="00813907">
      <w:pPr>
        <w:spacing w:after="240"/>
      </w:pPr>
      <w:r>
        <w:rPr>
          <w:rFonts w:hint="eastAsia"/>
        </w:rPr>
        <w:t>天地蒼茫，雲海飄渺，在這片天地間，東萊國，說大不大，說小不小。</w:t>
      </w:r>
    </w:p>
    <w:p w:rsidR="00C04663" w:rsidRDefault="00A7259F" w:rsidP="00813907">
      <w:pPr>
        <w:spacing w:after="240"/>
      </w:pPr>
      <w:r>
        <w:rPr>
          <w:rFonts w:hint="eastAsia"/>
        </w:rPr>
        <w:t>往大的來說，他至少是這片天地裡，五大修真國之一；往小的來說，古往今來，浩瀚無涯的時間長河裡，他也不過存在一萬多年而已，比起其他四國中最老的上唐古國，可以說是還年輕得多，更別提遠古時期那些已經消逝的古老帝國。</w:t>
      </w:r>
    </w:p>
    <w:p w:rsidR="00C04663" w:rsidRDefault="00A7259F" w:rsidP="00813907">
      <w:pPr>
        <w:spacing w:after="240"/>
      </w:pPr>
      <w:r>
        <w:rPr>
          <w:rFonts w:hint="eastAsia"/>
        </w:rPr>
        <w:t>而今，東萊國內的胭脂山脈旁，一處小山裡，一座小小宗門中，裡面弟子忙祿，</w:t>
      </w:r>
      <w:r>
        <w:rPr>
          <w:rFonts w:hint="eastAsia"/>
        </w:rPr>
        <w:lastRenderedPageBreak/>
        <w:t>正在舉辦著十年一度的內門弟子考試。</w:t>
      </w:r>
    </w:p>
    <w:p w:rsidR="00C04663" w:rsidRDefault="00A7259F" w:rsidP="00813907">
      <w:pPr>
        <w:spacing w:after="240"/>
      </w:pPr>
      <w:r>
        <w:rPr>
          <w:rFonts w:hint="eastAsia"/>
        </w:rPr>
        <w:t>李龍飛赫然也在其中，他這時已經十八九歲，昔日的少年在修仙幾年下來，已小有成果，使得他外表看起來比起之前長高許多，同時臉龐更為俊秀出塵，整個人有如青竹一般，雖然整體來看仍是稍嫌瘦弱，但假以時日，必能更加的出色。</w:t>
      </w:r>
    </w:p>
    <w:p w:rsidR="00C04663" w:rsidRDefault="00A7259F" w:rsidP="00813907">
      <w:pPr>
        <w:spacing w:after="240"/>
      </w:pPr>
      <w:r>
        <w:rPr>
          <w:rFonts w:hint="eastAsia"/>
        </w:rPr>
        <w:t>此時他在外門弟子當中，正跟著東門等一群外門弟子，一起等著聆聽內門比試的規定。</w:t>
      </w:r>
    </w:p>
    <w:p w:rsidR="00C04663" w:rsidRDefault="00A7259F" w:rsidP="00813907">
      <w:pPr>
        <w:spacing w:after="240"/>
      </w:pPr>
      <w:r>
        <w:rPr>
          <w:rFonts w:hint="eastAsia"/>
        </w:rPr>
        <w:t>整個自在道山門內的外門廣場上，外門弟子加上長老上百人，雖不說將廣場擠得水洩不通，但是也是摩肩接踵，眼下卻是安安靜靜全都坐著，偶爾交頭接耳，卻不敢發出太大的聲音。</w:t>
      </w:r>
    </w:p>
    <w:p w:rsidR="00C04663" w:rsidRDefault="00A7259F" w:rsidP="00813907">
      <w:pPr>
        <w:spacing w:after="240"/>
      </w:pPr>
      <w:r>
        <w:rPr>
          <w:rFonts w:hint="eastAsia"/>
        </w:rPr>
        <w:t>原因，正是來自廣場前方那裡，擺著三張雕琢精緻的椅子上。</w:t>
      </w:r>
    </w:p>
    <w:p w:rsidR="00C04663" w:rsidRDefault="00A7259F" w:rsidP="00813907">
      <w:pPr>
        <w:spacing w:after="240"/>
      </w:pPr>
      <w:r>
        <w:rPr>
          <w:rFonts w:hint="eastAsia"/>
        </w:rPr>
        <w:t>那三張椅子，此刻已經入座兩人，其中一人大耳白眉，閉目養神的同時，一身驚人修為若有似無地散發出威壓，讓人感到有如一座大山壓在那裡，鎮壓著眾人，正是當年出面救下西門吹雪的老譚道人。。</w:t>
      </w:r>
    </w:p>
    <w:p w:rsidR="00C04663" w:rsidRDefault="00A7259F" w:rsidP="00813907">
      <w:pPr>
        <w:spacing w:after="240"/>
      </w:pPr>
      <w:r>
        <w:rPr>
          <w:rFonts w:hint="eastAsia"/>
        </w:rPr>
        <w:t>另一人，神色自然，平淡間只有在細看時才能察覺到他體內那一點深厚的修為，卻是到了反璞歸真的境界，讓人更加的覺得敬畏，乃是李龍飛的師傅，天泉道人。</w:t>
      </w:r>
    </w:p>
    <w:p w:rsidR="00C04663" w:rsidRDefault="00A7259F" w:rsidP="00813907">
      <w:pPr>
        <w:spacing w:after="240"/>
      </w:pPr>
      <w:r>
        <w:rPr>
          <w:rFonts w:hint="eastAsia"/>
        </w:rPr>
        <w:t>此時他們倆正坐在那裡，等著天鬚掌門前來宣佈比試規定的同時，也在觀察著眼前的外門弟子的成長。。</w:t>
      </w:r>
    </w:p>
    <w:p w:rsidR="00C04663" w:rsidRDefault="00A7259F" w:rsidP="00813907">
      <w:pPr>
        <w:spacing w:after="240"/>
      </w:pPr>
      <w:r>
        <w:rPr>
          <w:rFonts w:hint="eastAsia"/>
        </w:rPr>
        <w:t>自在道內門比試，早在兩年前李龍飛就聽過東門說過，當時，他也只是聽聽而已，對於成為內門弟子，並不是那麼的渴求。</w:t>
      </w:r>
    </w:p>
    <w:p w:rsidR="00C04663" w:rsidRDefault="00A7259F" w:rsidP="00813907">
      <w:pPr>
        <w:spacing w:after="240"/>
      </w:pPr>
      <w:r>
        <w:rPr>
          <w:rFonts w:hint="eastAsia"/>
        </w:rPr>
        <w:t>後來，一年多前幾乎死亡的那事，讓他有所改變；雖說本質上並沒有變化太多，但第一次殺人，第一次被殺，許許多多的第一次，讓他對修真界的殘酷無情，算是深深的刻印在了骨子裡，同時他也明白到在修真界中，強大，才是唯一的真理。</w:t>
      </w:r>
    </w:p>
    <w:p w:rsidR="00C04663" w:rsidRDefault="00A7259F" w:rsidP="00813907">
      <w:pPr>
        <w:spacing w:after="240"/>
      </w:pPr>
      <w:r>
        <w:rPr>
          <w:rFonts w:hint="eastAsia"/>
        </w:rPr>
        <w:t>他恨不得無時無刻都在修行，以早日達到能變強無懼仇家的那一日到來。</w:t>
      </w:r>
    </w:p>
    <w:p w:rsidR="00C04663" w:rsidRDefault="00A7259F" w:rsidP="00813907">
      <w:pPr>
        <w:spacing w:after="240"/>
      </w:pPr>
      <w:r>
        <w:rPr>
          <w:rFonts w:hint="eastAsia"/>
        </w:rPr>
        <w:t>只是他根性實在普通，原本能不能成為仙人都很難講，就算踏上仙路，要成就築基以上幾乎是微乎其微，更別提像天寶道人那樣的修為。</w:t>
      </w:r>
    </w:p>
    <w:p w:rsidR="00C04663" w:rsidRDefault="00A7259F" w:rsidP="00813907">
      <w:pPr>
        <w:spacing w:after="240"/>
      </w:pPr>
      <w:r>
        <w:rPr>
          <w:rFonts w:hint="eastAsia"/>
        </w:rPr>
        <w:t>好在後來因緣際會下體內多了許多靈脈，又得到天宏道人的造化，更有那神秘的梵天石散發靈氣無時無刻不加速修行，最終讓他在去年成功突破了練氣四層的界限，踏入練氣五層的境界。</w:t>
      </w:r>
    </w:p>
    <w:p w:rsidR="00C04663" w:rsidRDefault="00A7259F" w:rsidP="00813907">
      <w:pPr>
        <w:spacing w:after="240"/>
      </w:pPr>
      <w:r>
        <w:rPr>
          <w:rFonts w:hint="eastAsia"/>
        </w:rPr>
        <w:t>更是在踏入練氣五層的當下，服下了那神秘的血煉丹，轉眼突破了練氣五層，來到六層初期，成了外門弟子中近年來修練最快的少數幾人之一。</w:t>
      </w:r>
    </w:p>
    <w:p w:rsidR="00C04663" w:rsidRDefault="00A7259F" w:rsidP="00813907">
      <w:pPr>
        <w:spacing w:after="240"/>
      </w:pPr>
      <w:r>
        <w:rPr>
          <w:rFonts w:hint="eastAsia"/>
        </w:rPr>
        <w:lastRenderedPageBreak/>
        <w:t>一時之間，他的名聲在外門弟子又引起了一陣嘩然，事後更發生一些風波，成了外門弟子萬眾矚目的師兄一輩，每天都有人搶著要跟他結交討好，請他指點一些修行上的疑慮等等。</w:t>
      </w:r>
    </w:p>
    <w:p w:rsidR="00C04663" w:rsidRDefault="00A7259F" w:rsidP="00813907">
      <w:pPr>
        <w:spacing w:after="240"/>
      </w:pPr>
      <w:r>
        <w:rPr>
          <w:rFonts w:hint="eastAsia"/>
        </w:rPr>
        <w:t>這一切的改變，讓他比起同輩人，心智上更有一些成熟感觸，同時也只有他自己知道，這些都是機緣巧合，並不是自己真的有甚麼天資特殊。</w:t>
      </w:r>
    </w:p>
    <w:p w:rsidR="00C04663" w:rsidRDefault="00A7259F" w:rsidP="00813907">
      <w:pPr>
        <w:spacing w:after="240"/>
      </w:pPr>
      <w:r>
        <w:rPr>
          <w:rFonts w:hint="eastAsia"/>
        </w:rPr>
        <w:t>在達到練氣六層之後，那梵天石不知道為甚麼，突然不再釋放靈氣，同時六至七的關卡，也讓他修行上有所停滯下來。</w:t>
      </w:r>
    </w:p>
    <w:p w:rsidR="00C04663" w:rsidRDefault="00A7259F" w:rsidP="00813907">
      <w:pPr>
        <w:spacing w:after="240"/>
      </w:pPr>
      <w:r>
        <w:rPr>
          <w:rFonts w:hint="eastAsia"/>
        </w:rPr>
        <w:t>這一年來，無論他再怎麼努力修行，他的修為都只是更加精純，無法再次提升。</w:t>
      </w:r>
    </w:p>
    <w:p w:rsidR="00C04663" w:rsidRDefault="00A7259F" w:rsidP="00813907">
      <w:pPr>
        <w:spacing w:after="240"/>
      </w:pPr>
      <w:r>
        <w:rPr>
          <w:rFonts w:hint="eastAsia"/>
        </w:rPr>
        <w:t>為此，他請教了他的師傅，天泉道人，將這一切除了那梵天石之外的事情全盤說出，尋問是否有哪裡出了些問題。</w:t>
      </w:r>
    </w:p>
    <w:p w:rsidR="00C04663" w:rsidRDefault="00A7259F" w:rsidP="00813907">
      <w:pPr>
        <w:spacing w:after="240"/>
      </w:pPr>
      <w:r>
        <w:rPr>
          <w:rFonts w:hint="eastAsia"/>
        </w:rPr>
        <w:t>天泉道人在聽完他的經歷後，饒是他已經成為築基，也對於天寶道人的追殺與天宏道人的出現瞠目結舌。</w:t>
      </w:r>
    </w:p>
    <w:p w:rsidR="00C04663" w:rsidRDefault="00A7259F" w:rsidP="00813907">
      <w:pPr>
        <w:spacing w:after="240"/>
      </w:pPr>
      <w:r>
        <w:rPr>
          <w:rFonts w:hint="eastAsia"/>
        </w:rPr>
        <w:t>在他聽來，那兩個道人修為恐怕都有結丹以上，甚至是假嬰也無不可，而這樣修士，在胭脂山一帶，可說是大有來頭的人物，對於李龍飛這樣一個小小道童如此重視，就讓他不得不細細追察到底有何關連。</w:t>
      </w:r>
    </w:p>
    <w:p w:rsidR="00C04663" w:rsidRDefault="00A7259F" w:rsidP="00813907">
      <w:pPr>
        <w:spacing w:after="240"/>
      </w:pPr>
      <w:r>
        <w:rPr>
          <w:rFonts w:hint="eastAsia"/>
        </w:rPr>
        <w:t>只不過李府消失，加上李龍飛的確不知情，所以這事最後也就被天泉道人埋在心中，並囑咐他如非不得已，不要讓宗門內的其他人有所知悉。</w:t>
      </w:r>
    </w:p>
    <w:p w:rsidR="00C04663" w:rsidRDefault="00A7259F" w:rsidP="00813907">
      <w:pPr>
        <w:spacing w:after="240"/>
      </w:pPr>
      <w:r>
        <w:rPr>
          <w:rFonts w:hint="eastAsia"/>
        </w:rPr>
        <w:t>而李龍飛的修為停滯，在他想來，不是那麼奇怪的事，先前李龍飛修行速度異常，多半是那丹藥所致，如今停滯一段時間，反倒是正常情況。</w:t>
      </w:r>
    </w:p>
    <w:p w:rsidR="00C04663" w:rsidRDefault="00A7259F" w:rsidP="00813907">
      <w:pPr>
        <w:spacing w:after="240"/>
      </w:pPr>
      <w:r>
        <w:rPr>
          <w:rFonts w:hint="eastAsia"/>
        </w:rPr>
        <w:t>至於如果真有辦法，也只是吸吐更多的靈氣，而成為內門弟子，得到更好的丹藥跟洞府，便是最基本的方法之一。</w:t>
      </w:r>
    </w:p>
    <w:p w:rsidR="00C04663" w:rsidRDefault="00A7259F" w:rsidP="00813907">
      <w:pPr>
        <w:spacing w:after="240"/>
      </w:pPr>
      <w:r>
        <w:rPr>
          <w:rFonts w:hint="eastAsia"/>
        </w:rPr>
        <w:t>聽完天泉道人的答覆，李龍飛決定參加這十年一次的內門弟子比試，試突找到突破修為的任何可能性。</w:t>
      </w:r>
    </w:p>
    <w:p w:rsidR="00C04663" w:rsidRDefault="00A7259F" w:rsidP="00813907">
      <w:pPr>
        <w:spacing w:after="240"/>
      </w:pPr>
      <w:r>
        <w:rPr>
          <w:rFonts w:hint="eastAsia"/>
        </w:rPr>
        <w:t>想到這裡，他放眼掃去，只見眾多的外門弟子中，有幾個修為較高的弟子，此時或被人簇擁，或獨自一人在那，甚至連一些不常見的身影，也都出現在廣場之上。</w:t>
      </w:r>
    </w:p>
    <w:p w:rsidR="00C04663" w:rsidRDefault="00A7259F" w:rsidP="00813907">
      <w:pPr>
        <w:spacing w:after="240"/>
      </w:pPr>
      <w:r>
        <w:rPr>
          <w:rFonts w:hint="eastAsia"/>
        </w:rPr>
        <w:t>李龍飛此時已經在自在道三四年，對於一些人事也較為熟悉，對於這些弟子，也都有了一一的認識。</w:t>
      </w:r>
    </w:p>
    <w:p w:rsidR="00C04663" w:rsidRDefault="00A7259F" w:rsidP="00813907">
      <w:pPr>
        <w:spacing w:after="240"/>
      </w:pPr>
      <w:r>
        <w:rPr>
          <w:rFonts w:hint="eastAsia"/>
        </w:rPr>
        <w:t>那名身穿黑衣，被人簇擁的窄臉弟子，乃是陳家分脈中的驕子，名叫陳英，雖只有練氣五層修為，但一身馭風術爐火純青，罕逢敵手。</w:t>
      </w:r>
    </w:p>
    <w:p w:rsidR="00C04663" w:rsidRDefault="00A7259F" w:rsidP="00813907">
      <w:pPr>
        <w:spacing w:after="240"/>
      </w:pPr>
      <w:r>
        <w:rPr>
          <w:rFonts w:hint="eastAsia"/>
        </w:rPr>
        <w:lastRenderedPageBreak/>
        <w:t>而獨自一人在那，氣質出眾，明顯高出眾人一等的，是之前閉關修練，並與他曾有一面之緣的外門天驕王騰雲。</w:t>
      </w:r>
    </w:p>
    <w:p w:rsidR="00C04663" w:rsidRDefault="00A7259F" w:rsidP="00813907">
      <w:pPr>
        <w:spacing w:after="240"/>
      </w:pPr>
      <w:r>
        <w:rPr>
          <w:rFonts w:hint="eastAsia"/>
        </w:rPr>
        <w:t>其一身劍術據傳乃得自王家真傳，且他已練至五行劍氣的境界，修為更是達到練氣七層，是這次比試最有可能得冠的人選之一。</w:t>
      </w:r>
    </w:p>
    <w:p w:rsidR="00C04663" w:rsidRDefault="00A7259F" w:rsidP="00813907">
      <w:pPr>
        <w:spacing w:after="240"/>
      </w:pPr>
      <w:r>
        <w:rPr>
          <w:rFonts w:hint="eastAsia"/>
        </w:rPr>
        <w:t>其他還有外號紅雲仙子的莫婉兒，其婀娜多姿的身影，配上那巧兮倩兮的笑容，讓人很難相信，她竟有能力在練氣四層時斬殺一隻二轉妖丹的妖獸，並將其頭顱帶回宗門交代任務。</w:t>
      </w:r>
    </w:p>
    <w:p w:rsidR="00C04663" w:rsidRDefault="00A7259F" w:rsidP="00813907">
      <w:pPr>
        <w:spacing w:after="240"/>
      </w:pPr>
      <w:r>
        <w:rPr>
          <w:rFonts w:hint="eastAsia"/>
        </w:rPr>
        <w:t>至於西門兄弟中的西門吹雪，那更不用提了。</w:t>
      </w:r>
    </w:p>
    <w:p w:rsidR="00C04663" w:rsidRDefault="00A7259F" w:rsidP="00813907">
      <w:pPr>
        <w:spacing w:after="240"/>
      </w:pPr>
      <w:r>
        <w:rPr>
          <w:rFonts w:hint="eastAsia"/>
        </w:rPr>
        <w:t>此次他也因為內門比試，特准放風出來，與其弟西門上站在那裡，跟其他外門弟子說說笑笑著。</w:t>
      </w:r>
    </w:p>
    <w:p w:rsidR="00C04663" w:rsidRDefault="00A7259F" w:rsidP="00813907">
      <w:pPr>
        <w:spacing w:after="240"/>
      </w:pPr>
      <w:r>
        <w:rPr>
          <w:rFonts w:hint="eastAsia"/>
        </w:rPr>
        <w:t>就在眾人齊齊等待的同時，一道長笑由遠而近，天鬚道人面帶笑容，倏地破空而來，轉眼坐到了第三張椅子上。</w:t>
      </w:r>
    </w:p>
    <w:p w:rsidR="00C04663" w:rsidRDefault="00A7259F" w:rsidP="00813907">
      <w:pPr>
        <w:spacing w:after="240"/>
      </w:pPr>
      <w:r>
        <w:rPr>
          <w:rFonts w:hint="eastAsia"/>
        </w:rPr>
        <w:t>眾弟子一見，連忙振奮了精神，側耳細聽。</w:t>
      </w:r>
    </w:p>
    <w:p w:rsidR="00C04663" w:rsidRDefault="00A7259F" w:rsidP="00813907">
      <w:pPr>
        <w:spacing w:after="240"/>
      </w:pPr>
      <w:r>
        <w:rPr>
          <w:rFonts w:hint="eastAsia"/>
        </w:rPr>
        <w:t>就見長鬚道長跟天泉、老譚兩人寒喧了幾句後，轉身斂起笑容，臉上少有的莊嚴神情說道，「老夫天鬚，身為自在道現任掌門，今天來此所為何事，在座弟子應該都已經清楚了。」</w:t>
      </w:r>
    </w:p>
    <w:p w:rsidR="00C04663" w:rsidRDefault="00A7259F" w:rsidP="00813907">
      <w:pPr>
        <w:spacing w:after="240"/>
      </w:pPr>
      <w:r>
        <w:rPr>
          <w:rFonts w:hint="eastAsia"/>
        </w:rPr>
        <w:t>「我自在道立宗雖短，但也有兩百餘年。每十年一次，宗內都舉辦內門比試，此次舉辦，由老夫主持，天泉，老譚師姪等協助。」</w:t>
      </w:r>
    </w:p>
    <w:p w:rsidR="00C04663" w:rsidRDefault="00A7259F" w:rsidP="00813907">
      <w:pPr>
        <w:spacing w:after="240"/>
      </w:pPr>
      <w:r>
        <w:rPr>
          <w:rFonts w:hint="eastAsia"/>
        </w:rPr>
        <w:t>「這次內門比試，初試是先登記報名。所有想報名的外門弟子，皆可以敲響宗門外的大鐘，以此當作登記，時限三天，三天之後，不再開放報名。」</w:t>
      </w:r>
    </w:p>
    <w:p w:rsidR="00C04663" w:rsidRDefault="00A7259F" w:rsidP="00813907">
      <w:pPr>
        <w:spacing w:after="240"/>
      </w:pPr>
      <w:r>
        <w:rPr>
          <w:rFonts w:hint="eastAsia"/>
        </w:rPr>
        <w:t>「一旦鐘響了，就代表報名成功，除非自己棄權，否則其他人不得干涉。若有干涉者，即是違反門規，老夫會處以重罰！」</w:t>
      </w:r>
    </w:p>
    <w:p w:rsidR="00C04663" w:rsidRDefault="00A7259F" w:rsidP="00813907">
      <w:pPr>
        <w:spacing w:after="240"/>
      </w:pPr>
      <w:r>
        <w:rPr>
          <w:rFonts w:hint="eastAsia"/>
        </w:rPr>
        <w:t>「如果鐘沒響，代表你修為不夠，尚須努力，可以下次再來挑戰。」</w:t>
      </w:r>
    </w:p>
    <w:p w:rsidR="00C04663" w:rsidRDefault="00A7259F" w:rsidP="00813907">
      <w:pPr>
        <w:spacing w:after="240"/>
      </w:pPr>
      <w:r>
        <w:rPr>
          <w:rFonts w:hint="eastAsia"/>
        </w:rPr>
        <w:t>「另外初試名額，只有十六名人選。十六名人選出來之後，進行外門天驕戰，並挑其中四人成為內門弟子。」</w:t>
      </w:r>
    </w:p>
    <w:p w:rsidR="00C04663" w:rsidRDefault="00A7259F" w:rsidP="00813907">
      <w:pPr>
        <w:spacing w:after="240"/>
      </w:pPr>
      <w:r>
        <w:rPr>
          <w:rFonts w:hint="eastAsia"/>
        </w:rPr>
        <w:t>「這四人之中，依名次排行高低，給予不同獎賞，其中第一名者，更將被老夫收為傳承弟子，給予生生造化丹，作為獎勵。」</w:t>
      </w:r>
    </w:p>
    <w:p w:rsidR="00C04663" w:rsidRDefault="00A7259F" w:rsidP="00813907">
      <w:pPr>
        <w:spacing w:after="240"/>
      </w:pPr>
      <w:r>
        <w:rPr>
          <w:rFonts w:hint="eastAsia"/>
        </w:rPr>
        <w:t>說完，天鬚道人掃過眾人一眼，眼神中充滿著欣然與勉勵，似乎很期待看到弟子們的表現。</w:t>
      </w:r>
    </w:p>
    <w:p w:rsidR="00C04663" w:rsidRDefault="00A7259F" w:rsidP="00813907">
      <w:pPr>
        <w:spacing w:after="240"/>
      </w:pPr>
      <w:r>
        <w:rPr>
          <w:rFonts w:hint="eastAsia"/>
        </w:rPr>
        <w:lastRenderedPageBreak/>
        <w:t>底下的弟子聽到這些獎勵，渴望中也紛紛升起了戰意，畢竟修仙本就逆天行事，誰都希望自己能成為外門天驕，取得更多的資源，才能成就更高的境界。</w:t>
      </w:r>
    </w:p>
    <w:p w:rsidR="00C04663" w:rsidRDefault="00A7259F" w:rsidP="00813907">
      <w:pPr>
        <w:spacing w:after="240"/>
      </w:pPr>
      <w:r>
        <w:rPr>
          <w:rFonts w:hint="eastAsia"/>
        </w:rPr>
        <w:t>當天鬚道人看到了李龍飛那裡，見到他一身練氣六層的修微，微微點了點頭，神情閃過一絲讚賞。</w:t>
      </w:r>
    </w:p>
    <w:p w:rsidR="00C04663" w:rsidRDefault="00A7259F" w:rsidP="00813907">
      <w:pPr>
        <w:spacing w:after="240"/>
      </w:pPr>
      <w:r>
        <w:rPr>
          <w:rFonts w:hint="eastAsia"/>
        </w:rPr>
        <w:t>事實上，他的確很欣賞李龍飛，畢竟李龍飛修練神速，實在驚人。</w:t>
      </w:r>
    </w:p>
    <w:p w:rsidR="00C04663" w:rsidRDefault="00A7259F" w:rsidP="00813907">
      <w:pPr>
        <w:spacing w:after="240"/>
      </w:pPr>
      <w:r>
        <w:rPr>
          <w:rFonts w:hint="eastAsia"/>
        </w:rPr>
        <w:t>短短五年不到，從凡體練至練氣六層，雖然只有練氣六層初期，但這速度，放眼整個自在道內，恐怕只有當年自在道人及一些一代弟子，才有可能有這樣的速度。</w:t>
      </w:r>
    </w:p>
    <w:p w:rsidR="00C04663" w:rsidRDefault="00A7259F" w:rsidP="00813907">
      <w:pPr>
        <w:spacing w:after="240"/>
      </w:pPr>
      <w:r>
        <w:rPr>
          <w:rFonts w:hint="eastAsia"/>
        </w:rPr>
        <w:t>這讓他對當年收了這個弟子的資質，很是滿意，更確信當時天泉聽到的拜師鐘響聲沒有聽錯。</w:t>
      </w:r>
    </w:p>
    <w:p w:rsidR="00C04663" w:rsidRDefault="00A7259F" w:rsidP="00813907">
      <w:pPr>
        <w:spacing w:after="240"/>
      </w:pPr>
      <w:r>
        <w:rPr>
          <w:rFonts w:hint="eastAsia"/>
        </w:rPr>
        <w:t>不過欣賞歸欣賞，要能走入他的眼中，一切還是得看這次的內門比試結果才行。</w:t>
      </w:r>
    </w:p>
    <w:p w:rsidR="00C04663" w:rsidRDefault="00A7259F" w:rsidP="00813907">
      <w:pPr>
        <w:spacing w:after="240"/>
      </w:pPr>
      <w:r>
        <w:rPr>
          <w:rFonts w:hint="eastAsia"/>
        </w:rPr>
        <w:t>天鬚道人心中追憶著席日自在道光榮的盛景同時，也輕聲在自己心中問著。</w:t>
      </w:r>
    </w:p>
    <w:p w:rsidR="00C04663" w:rsidRDefault="00A7259F" w:rsidP="00813907">
      <w:pPr>
        <w:spacing w:after="240"/>
      </w:pPr>
      <w:r>
        <w:rPr>
          <w:rFonts w:hint="eastAsia"/>
        </w:rPr>
        <w:t>「師傅，不知道您老人家閉關修行，如今一切是否順利？此次十年一度的內門比試，在您老保佑之下，是否又能出現大有可為的弟子，重現自在道當年的光景呢？」</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拜師鐘</w:t>
      </w:r>
    </w:p>
    <w:p w:rsidR="00C04663" w:rsidRDefault="00C04663" w:rsidP="00813907">
      <w:pPr>
        <w:spacing w:after="240"/>
      </w:pPr>
    </w:p>
    <w:p w:rsidR="00C04663" w:rsidRDefault="00A7259F" w:rsidP="00813907">
      <w:pPr>
        <w:spacing w:after="240"/>
      </w:pPr>
      <w:r>
        <w:rPr>
          <w:rFonts w:hint="eastAsia"/>
        </w:rPr>
        <w:t>自在道山門前，一座巨大的青銅鐘置在門口旁的高台上，旁邊還跟著一根半個人大的撞鐘槌懸吊著，看起來很是壯觀。</w:t>
      </w:r>
    </w:p>
    <w:p w:rsidR="00C04663" w:rsidRDefault="00A7259F" w:rsidP="00813907">
      <w:pPr>
        <w:spacing w:after="240"/>
      </w:pPr>
      <w:r>
        <w:rPr>
          <w:rFonts w:hint="eastAsia"/>
        </w:rPr>
        <w:t>這正是當年自再道人為了要審查弟子資質，所設下的拜師鐘。</w:t>
      </w:r>
    </w:p>
    <w:p w:rsidR="00C04663" w:rsidRDefault="00A7259F" w:rsidP="00813907">
      <w:pPr>
        <w:spacing w:after="240"/>
      </w:pPr>
      <w:r>
        <w:rPr>
          <w:rFonts w:hint="eastAsia"/>
        </w:rPr>
        <w:t>除了當挑選弟子資質之外，它還有一個很大的做用，就是用在內門弟子考試時的核定。</w:t>
      </w:r>
    </w:p>
    <w:p w:rsidR="00C04663" w:rsidRDefault="00A7259F" w:rsidP="00813907">
      <w:pPr>
        <w:spacing w:after="240"/>
      </w:pPr>
      <w:r>
        <w:rPr>
          <w:rFonts w:hint="eastAsia"/>
        </w:rPr>
        <w:t>每十年一次，內門弟子比試之時，首先要過的第一道審查，便是這拜師鐘。</w:t>
      </w:r>
    </w:p>
    <w:p w:rsidR="00C04663" w:rsidRDefault="00A7259F" w:rsidP="00813907">
      <w:pPr>
        <w:spacing w:after="240"/>
      </w:pPr>
      <w:r>
        <w:rPr>
          <w:rFonts w:hint="eastAsia"/>
        </w:rPr>
        <w:t>此鐘鐘身設有當初自在道人所下的術法，在內門比試時，非有一定程度的修為，敲之不響。</w:t>
      </w:r>
    </w:p>
    <w:p w:rsidR="00C04663" w:rsidRDefault="00A7259F" w:rsidP="00813907">
      <w:pPr>
        <w:spacing w:after="240"/>
      </w:pPr>
      <w:r>
        <w:rPr>
          <w:rFonts w:hint="eastAsia"/>
        </w:rPr>
        <w:t>這事，早在半年前，東門就將比試時的細節說給了李龍飛所聽。</w:t>
      </w:r>
    </w:p>
    <w:p w:rsidR="00C04663" w:rsidRDefault="00A7259F" w:rsidP="00813907">
      <w:pPr>
        <w:spacing w:after="240"/>
      </w:pPr>
      <w:r>
        <w:rPr>
          <w:rFonts w:hint="eastAsia"/>
        </w:rPr>
        <w:t>此時天鬚道人宣佈完之後，眾百名外門弟子，頓時有許多人衝向門外，躍躍欲試</w:t>
      </w:r>
      <w:r>
        <w:rPr>
          <w:rFonts w:hint="eastAsia"/>
        </w:rPr>
        <w:lastRenderedPageBreak/>
        <w:t>起來。</w:t>
      </w:r>
    </w:p>
    <w:p w:rsidR="00C04663" w:rsidRDefault="00A7259F" w:rsidP="00813907">
      <w:pPr>
        <w:spacing w:after="240"/>
      </w:pPr>
      <w:r>
        <w:rPr>
          <w:rFonts w:hint="eastAsia"/>
        </w:rPr>
        <w:t>李龍飛倒是不急，跟著東門遠遠站在人群後望去。</w:t>
      </w:r>
    </w:p>
    <w:p w:rsidR="00C04663" w:rsidRDefault="00A7259F" w:rsidP="00813907">
      <w:pPr>
        <w:spacing w:after="240"/>
      </w:pPr>
      <w:r>
        <w:rPr>
          <w:rFonts w:hint="eastAsia"/>
        </w:rPr>
        <w:t>「既然是以敲響鐘聲做為比試，總不可能先敲完十六名人選，之後後面再有更好的人選就排除掉了吧…」李龍飛心中琢磨著。</w:t>
      </w:r>
    </w:p>
    <w:p w:rsidR="00C04663" w:rsidRDefault="00A7259F" w:rsidP="00813907">
      <w:pPr>
        <w:spacing w:after="240"/>
      </w:pPr>
      <w:r>
        <w:rPr>
          <w:rFonts w:hint="eastAsia"/>
        </w:rPr>
        <w:t>經過李府事件之後，李龍飛學會了謹慎，凡事考慮之後再做，否則以他之前的個性，肯定甚麼都不想，先衝過去敲了再說。</w:t>
      </w:r>
    </w:p>
    <w:p w:rsidR="00C04663" w:rsidRDefault="00A7259F" w:rsidP="00813907">
      <w:pPr>
        <w:spacing w:after="240"/>
      </w:pPr>
      <w:r>
        <w:rPr>
          <w:rFonts w:hint="eastAsia"/>
        </w:rPr>
        <w:t>東門也站在那陪著他不動，但他不急的原因是因為自認自己沒有機會入選，所以不急著報名。</w:t>
      </w:r>
    </w:p>
    <w:p w:rsidR="00C04663" w:rsidRDefault="00A7259F" w:rsidP="00813907">
      <w:pPr>
        <w:spacing w:after="240"/>
      </w:pPr>
      <w:r>
        <w:rPr>
          <w:rFonts w:hint="eastAsia"/>
        </w:rPr>
        <w:t>畢竟在經過兩年後，他雖成功突破了練氣四層，但在修練到了練四氣層後期後，就一直卡住，此時雖已達練氣四層頂峰，離練氣五層只有一線之隔，但就這一線，他已然是嚐試了近半年都不得其門而入，所以對這內門比試，他是想都不敢去想。</w:t>
      </w:r>
    </w:p>
    <w:p w:rsidR="00C04663" w:rsidRDefault="00A7259F" w:rsidP="00813907">
      <w:pPr>
        <w:spacing w:after="240"/>
      </w:pPr>
      <w:r>
        <w:rPr>
          <w:rFonts w:hint="eastAsia"/>
        </w:rPr>
        <w:t>只是，他們倆雖不急，其他外門弟子可不是每個人都這樣想。</w:t>
      </w:r>
    </w:p>
    <w:p w:rsidR="00C04663" w:rsidRDefault="00A7259F" w:rsidP="00813907">
      <w:pPr>
        <w:spacing w:after="240"/>
      </w:pPr>
      <w:r>
        <w:rPr>
          <w:rFonts w:hint="eastAsia"/>
        </w:rPr>
        <w:t>許多人心中多少還是認為，報名人數只有十六個名額，所以當然是先敲先贏；而且就算敲不響，但規定中並沒有說不能再敲一次，如果三天內能再次敲響，恐怕也是可以被承認的。</w:t>
      </w:r>
    </w:p>
    <w:p w:rsidR="00C04663" w:rsidRDefault="00A7259F" w:rsidP="00813907">
      <w:pPr>
        <w:spacing w:after="240"/>
      </w:pPr>
      <w:r>
        <w:rPr>
          <w:rFonts w:hint="eastAsia"/>
        </w:rPr>
        <w:t>不過三天內修為提升到被認可的情況，這麼多年的內門比試中，也只有一次發生過。</w:t>
      </w:r>
    </w:p>
    <w:p w:rsidR="00C04663" w:rsidRDefault="00A7259F" w:rsidP="00813907">
      <w:pPr>
        <w:spacing w:after="240"/>
      </w:pPr>
      <w:r>
        <w:rPr>
          <w:rFonts w:hint="eastAsia"/>
        </w:rPr>
        <w:t>眼看第一個人已經到了拜師鐘前面，李龍飛凝神一看，就看到那名外門弟子，拉起鐘槌，狠狠的往鐘身撞去。</w:t>
      </w:r>
    </w:p>
    <w:p w:rsidR="00C04663" w:rsidRDefault="00A7259F" w:rsidP="00813907">
      <w:pPr>
        <w:spacing w:after="240"/>
      </w:pPr>
      <w:r>
        <w:rPr>
          <w:rFonts w:hint="eastAsia"/>
        </w:rPr>
        <w:t>那弟子李龍飛也認得，名叫做羅易，是外門弟子中修為較高的幾位之一。</w:t>
      </w:r>
    </w:p>
    <w:p w:rsidR="00C04663" w:rsidRDefault="00A7259F" w:rsidP="00813907">
      <w:pPr>
        <w:spacing w:after="240"/>
      </w:pPr>
      <w:r>
        <w:rPr>
          <w:rFonts w:hint="eastAsia"/>
        </w:rPr>
        <w:t>羅易平時為人頗為霸道，此次內門比試，搶作第一個，對自己的修為很是有信心。</w:t>
      </w:r>
    </w:p>
    <w:p w:rsidR="00C04663" w:rsidRDefault="00A7259F" w:rsidP="00813907">
      <w:pPr>
        <w:spacing w:after="240"/>
      </w:pPr>
      <w:r>
        <w:rPr>
          <w:rFonts w:hint="eastAsia"/>
        </w:rPr>
        <w:t>就見那鐘槌撞到了鐘身，出奇的是，鐘身竟是分紋不動，更是連一點聲音都沒有發出。</w:t>
      </w:r>
    </w:p>
    <w:p w:rsidR="00C04663" w:rsidRDefault="00A7259F" w:rsidP="00813907">
      <w:pPr>
        <w:spacing w:after="240"/>
      </w:pPr>
      <w:r>
        <w:rPr>
          <w:rFonts w:hint="eastAsia"/>
        </w:rPr>
        <w:t>羅易面紅耳赤，沒料到是這結果，他脹紅著臉，想到後面有這麼多人看著，心有不甘，用力拉起鐘鎚，又更大力地撞了一次鐘身。</w:t>
      </w:r>
    </w:p>
    <w:p w:rsidR="00C04663" w:rsidRDefault="00A7259F" w:rsidP="00813907">
      <w:pPr>
        <w:spacing w:after="240"/>
      </w:pPr>
      <w:r>
        <w:rPr>
          <w:rFonts w:hint="eastAsia"/>
        </w:rPr>
        <w:t>這一次，那鐘不但依舊不動，甚至連那鐘槌，也在撞到的瞬間，黏在一起，好像不願在被羅易再次拉起一樣。</w:t>
      </w:r>
    </w:p>
    <w:p w:rsidR="00C04663" w:rsidRDefault="00A7259F" w:rsidP="00813907">
      <w:pPr>
        <w:spacing w:after="240"/>
      </w:pPr>
      <w:r>
        <w:rPr>
          <w:rFonts w:hint="eastAsia"/>
        </w:rPr>
        <w:lastRenderedPageBreak/>
        <w:t>見到那鐘如此，羅易從喉頭發出了一聲低沉的狂吼，他猛地退後兩步，眼露瘋狂，握緊了雙拳，接著運氣提勁，雙拳奮力向拜師鐘擊了過去，「我就不信我敲不出聲音來！」</w:t>
      </w:r>
    </w:p>
    <w:p w:rsidR="00C04663" w:rsidRDefault="00A7259F" w:rsidP="00813907">
      <w:pPr>
        <w:spacing w:after="240"/>
      </w:pPr>
      <w:r>
        <w:rPr>
          <w:rFonts w:hint="eastAsia"/>
        </w:rPr>
        <w:t>就在羅易擊在鐘身上面時，一陣靈壓從鐘身上散了開來，就聽到咚咚兩聲，羅易雙拳力道，盡數反彈回自己身上，哇一聲他噴出一口鮮血，面露恐懼，這才不得不退了開來，黯然接受自己失敗的事實。</w:t>
      </w:r>
    </w:p>
    <w:p w:rsidR="00C04663" w:rsidRDefault="00A7259F" w:rsidP="00813907">
      <w:pPr>
        <w:spacing w:after="240"/>
      </w:pPr>
      <w:r>
        <w:rPr>
          <w:rFonts w:hint="eastAsia"/>
        </w:rPr>
        <w:t>其他後面的弟子看了，紛紛議論起來。</w:t>
      </w:r>
    </w:p>
    <w:p w:rsidR="00C04663" w:rsidRDefault="00A7259F" w:rsidP="00813907">
      <w:pPr>
        <w:spacing w:after="240"/>
      </w:pPr>
      <w:r>
        <w:rPr>
          <w:rFonts w:hint="eastAsia"/>
        </w:rPr>
        <w:t>「看，這就是不自量力的下場。」</w:t>
      </w:r>
    </w:p>
    <w:p w:rsidR="00C04663" w:rsidRDefault="00A7259F" w:rsidP="00813907">
      <w:pPr>
        <w:spacing w:after="240"/>
      </w:pPr>
      <w:r>
        <w:rPr>
          <w:rFonts w:hint="eastAsia"/>
        </w:rPr>
        <w:t>「這拜師鐘鐘真神奇，看來這挑選沒辦法混水摸魚，我還以為我練氣三層有機會試它一試說。」</w:t>
      </w:r>
    </w:p>
    <w:p w:rsidR="00C04663" w:rsidRDefault="00A7259F" w:rsidP="00813907">
      <w:pPr>
        <w:spacing w:after="240"/>
      </w:pPr>
      <w:r>
        <w:rPr>
          <w:rFonts w:hint="eastAsia"/>
        </w:rPr>
        <w:t>「別傻了，這鐘是祖師爺所傳下來的，怎麼可能讓妳混過去呢？」</w:t>
      </w:r>
    </w:p>
    <w:p w:rsidR="00C04663" w:rsidRDefault="00A7259F" w:rsidP="00813907">
      <w:pPr>
        <w:spacing w:after="240"/>
      </w:pPr>
      <w:r>
        <w:rPr>
          <w:rFonts w:hint="eastAsia"/>
        </w:rPr>
        <w:t>「不過這它挑選的標準不知道是甚麼，方才羅易的修為可是練氣四層巔峰，連他也沒被選上，難道只有練氣五層可以報名成功嗎？」</w:t>
      </w:r>
    </w:p>
    <w:p w:rsidR="00C04663" w:rsidRDefault="00A7259F" w:rsidP="00813907">
      <w:pPr>
        <w:spacing w:after="240"/>
      </w:pPr>
      <w:r>
        <w:rPr>
          <w:rFonts w:hint="eastAsia"/>
        </w:rPr>
        <w:t>東門聽到這些議論，看了一下身邊的李龍飛，羨慕地說，「龍飛師弟，看來你應該可以報名成功，而我恐怕是選不上了。」</w:t>
      </w:r>
    </w:p>
    <w:p w:rsidR="00C04663" w:rsidRDefault="00A7259F" w:rsidP="00813907">
      <w:pPr>
        <w:spacing w:after="240"/>
      </w:pPr>
      <w:r>
        <w:rPr>
          <w:rFonts w:hint="eastAsia"/>
        </w:rPr>
        <w:t>李龍飛淡淡一笑，「祖師爺既傳下這鐘做挑選，怎會那麼簡單呢？恐怕這挑選是整體性的挑選，而不是只有單單看修為那麼簡單而已。」</w:t>
      </w:r>
    </w:p>
    <w:p w:rsidR="00C04663" w:rsidRDefault="00A7259F" w:rsidP="00813907">
      <w:pPr>
        <w:spacing w:after="240"/>
      </w:pPr>
      <w:r>
        <w:rPr>
          <w:rFonts w:hint="eastAsia"/>
        </w:rPr>
        <w:t>東門一聽，心底升起一絲希望，隨即還是搖搖頭說，「就算論起資質，你也是當仁不讓阿。」</w:t>
      </w:r>
    </w:p>
    <w:p w:rsidR="00C04663" w:rsidRDefault="00A7259F" w:rsidP="00813907">
      <w:pPr>
        <w:spacing w:after="240"/>
      </w:pPr>
      <w:r>
        <w:rPr>
          <w:rFonts w:hint="eastAsia"/>
        </w:rPr>
        <w:t>李龍飛沒有回答，心中卻思考著，如果真的包含資質的話，不知道自己能不能順利過關。</w:t>
      </w:r>
    </w:p>
    <w:p w:rsidR="00C04663" w:rsidRDefault="00A7259F" w:rsidP="00813907">
      <w:pPr>
        <w:spacing w:after="240"/>
      </w:pPr>
      <w:r>
        <w:rPr>
          <w:rFonts w:hint="eastAsia"/>
        </w:rPr>
        <w:t>在他沉思之際，那拜師鐘卻已經被人敲響，鐘聲蕩蕩，將他喚醒過來。</w:t>
      </w:r>
    </w:p>
    <w:p w:rsidR="00C04663" w:rsidRDefault="00A7259F" w:rsidP="00813907">
      <w:pPr>
        <w:spacing w:after="240"/>
      </w:pPr>
      <w:r>
        <w:rPr>
          <w:rFonts w:hint="eastAsia"/>
        </w:rPr>
        <w:t>就看到第一個敲響鐘聲的弟子，正是那陳家驕子，此時他帶著滿臉得意，霎是風光的走下高台，接受許多弟子的簇擁，揚長而去。</w:t>
      </w:r>
    </w:p>
    <w:p w:rsidR="00C04663" w:rsidRDefault="00A7259F" w:rsidP="00813907">
      <w:pPr>
        <w:spacing w:after="240"/>
      </w:pPr>
      <w:r>
        <w:rPr>
          <w:rFonts w:hint="eastAsia"/>
        </w:rPr>
        <w:t>接著沒多久，第二個、第三個敲響鐘聲的人，一一出現，甚至到了第五名敲響鐘聲的弟子，敲響鐘聲後，那鐘聲竟環繞宗門，持持沒有散去，直到他走下台後，才慢慢停住。</w:t>
      </w:r>
    </w:p>
    <w:p w:rsidR="00C04663" w:rsidRDefault="00A7259F" w:rsidP="00813907">
      <w:pPr>
        <w:spacing w:after="240"/>
      </w:pPr>
      <w:r>
        <w:rPr>
          <w:rFonts w:hint="eastAsia"/>
        </w:rPr>
        <w:t>那弟子正是王騰雲，他前次內門比試，因正值修練自家劍術至緊要關頭，沒有參加比試，這次參賽，一身修為已經達到練氣七層後期，就連許多內門弟子，見到</w:t>
      </w:r>
      <w:r>
        <w:rPr>
          <w:rFonts w:hint="eastAsia"/>
        </w:rPr>
        <w:lastRenderedPageBreak/>
        <w:t>他也都是頗為敬重。</w:t>
      </w:r>
    </w:p>
    <w:p w:rsidR="00C04663" w:rsidRDefault="00A7259F" w:rsidP="00813907">
      <w:pPr>
        <w:spacing w:after="240"/>
      </w:pPr>
      <w:r>
        <w:rPr>
          <w:rFonts w:hint="eastAsia"/>
        </w:rPr>
        <w:t>此刻鐘聲迴蕩，在天泉老譚讚賞之下，神色自然地踏下高台，頓時吸引了許多弟子目光，更有不少女弟子臉頰泛紅，看過去的神情中充滿著異樣神彩。</w:t>
      </w:r>
    </w:p>
    <w:p w:rsidR="00C04663" w:rsidRDefault="00A7259F" w:rsidP="00813907">
      <w:pPr>
        <w:spacing w:after="240"/>
      </w:pPr>
      <w:r>
        <w:rPr>
          <w:rFonts w:hint="eastAsia"/>
        </w:rPr>
        <w:t>而第九位敲響鐘聲的弟子，雖不像王騰雲那樣鐘聲環繞，但那聲響卻是比起其他人都還來的大聲，急促響亮，有如晴空突來一道雷聲，讓所有聽到的弟子都為之一凜。</w:t>
      </w:r>
    </w:p>
    <w:p w:rsidR="00C04663" w:rsidRDefault="00A7259F" w:rsidP="00813907">
      <w:pPr>
        <w:spacing w:after="240"/>
      </w:pPr>
      <w:r>
        <w:rPr>
          <w:rFonts w:hint="eastAsia"/>
        </w:rPr>
        <w:t>那弟子名叫呂宋傑，人如其名，虎背熊腰，一下高台，一雙電眼睜睜，其他弟子看到之後，都轉過頭去，竟沒人敢多看他一眼，他哼了一聲，下了台後盤腿打坐，身旁一陣陣雷電盤繞，方圓五尺內竟有如雷池一般無人感靠近一步。</w:t>
      </w:r>
    </w:p>
    <w:p w:rsidR="00C04663" w:rsidRDefault="00A7259F" w:rsidP="00813907">
      <w:pPr>
        <w:spacing w:after="240"/>
      </w:pPr>
      <w:r>
        <w:rPr>
          <w:rFonts w:hint="eastAsia"/>
        </w:rPr>
        <w:t>一旁椅子上的天鬚道人此時也都瞇起了眼，暗暗嘆道，「好好好…之前居然看走了眼，沒注意到此弟子身負一絲雷靈根，看來這次比試有不少大有可為的人才阿！」</w:t>
      </w:r>
    </w:p>
    <w:p w:rsidR="00C04663" w:rsidRDefault="00A7259F" w:rsidP="00813907">
      <w:pPr>
        <w:spacing w:after="240"/>
      </w:pPr>
      <w:r>
        <w:rPr>
          <w:rFonts w:hint="eastAsia"/>
        </w:rPr>
        <w:t>之後陸陸續續又通過了幾個弟子，如莫婉兒，西門吹雪等，也都相繼敲響了鐘聲。</w:t>
      </w:r>
    </w:p>
    <w:p w:rsidR="00C04663" w:rsidRDefault="00A7259F" w:rsidP="00813907">
      <w:pPr>
        <w:spacing w:after="240"/>
      </w:pPr>
      <w:r>
        <w:rPr>
          <w:rFonts w:hint="eastAsia"/>
        </w:rPr>
        <w:t>至於西門上，雖然修為也達到了四層巔峰，但還是沒能跟他哥哥一樣，通過內門比試的第一關，黯然走下了高台。</w:t>
      </w:r>
    </w:p>
    <w:p w:rsidR="00C04663" w:rsidRDefault="00A7259F" w:rsidP="00813907">
      <w:pPr>
        <w:spacing w:after="240"/>
      </w:pPr>
      <w:r>
        <w:rPr>
          <w:rFonts w:hint="eastAsia"/>
        </w:rPr>
        <w:t>在第十三個弟子敲出鐘聲之後，李龍飛也來到了拜師鐘前。</w:t>
      </w:r>
    </w:p>
    <w:p w:rsidR="00C04663" w:rsidRDefault="00A7259F" w:rsidP="00813907">
      <w:pPr>
        <w:spacing w:after="240"/>
      </w:pPr>
      <w:r>
        <w:rPr>
          <w:rFonts w:hint="eastAsia"/>
        </w:rPr>
        <w:t>他看著眼前的拜師鐘，心中有些恍然。</w:t>
      </w:r>
    </w:p>
    <w:p w:rsidR="00C04663" w:rsidRDefault="00A7259F" w:rsidP="00813907">
      <w:pPr>
        <w:spacing w:after="240"/>
      </w:pPr>
      <w:r>
        <w:rPr>
          <w:rFonts w:hint="eastAsia"/>
        </w:rPr>
        <w:t>當年他入自在道，是在昏迷情況下被天寶道人帶過來的，雖然他自己不知道情況，但可以肯定的是，自己從沒敲過這拜師鐘，如今第一次要敲，心中難免有些忐忑，</w:t>
      </w:r>
    </w:p>
    <w:p w:rsidR="00C04663" w:rsidRDefault="00A7259F" w:rsidP="00813907">
      <w:pPr>
        <w:spacing w:after="240"/>
      </w:pPr>
      <w:r>
        <w:rPr>
          <w:rFonts w:hint="eastAsia"/>
        </w:rPr>
        <w:t>「萬一我資質太差，敲下去後不響怎麼辦？」李龍飛心中有些七上八下，只是，眾人面前，他不能表現出來，最終還是咬緊牙關，把心一恆，拉起鐘槌，死命的往前敲去！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有資格也好，沒資格也罷</w:t>
      </w:r>
    </w:p>
    <w:p w:rsidR="00C04663" w:rsidRDefault="00C04663" w:rsidP="00813907">
      <w:pPr>
        <w:spacing w:after="240"/>
      </w:pPr>
    </w:p>
    <w:p w:rsidR="00C04663" w:rsidRDefault="00A7259F" w:rsidP="00813907">
      <w:pPr>
        <w:spacing w:after="240"/>
      </w:pPr>
      <w:r>
        <w:rPr>
          <w:rFonts w:hint="eastAsia"/>
        </w:rPr>
        <w:t>咚…鐘搥敲去，眾人本期待應發出巨響的一擊，在碰觸到那拜師鐘後，竟是出奇地沉默下去。</w:t>
      </w:r>
    </w:p>
    <w:p w:rsidR="00C04663" w:rsidRDefault="00A7259F" w:rsidP="00813907">
      <w:pPr>
        <w:spacing w:after="240"/>
      </w:pPr>
      <w:r>
        <w:rPr>
          <w:rFonts w:hint="eastAsia"/>
        </w:rPr>
        <w:t>一時間，台下的外門弟子一片安靜後，爆出了陣陣嘩然。</w:t>
      </w:r>
    </w:p>
    <w:p w:rsidR="00C04663" w:rsidRDefault="00A7259F" w:rsidP="00813907">
      <w:pPr>
        <w:spacing w:after="240"/>
      </w:pPr>
      <w:r>
        <w:rPr>
          <w:rFonts w:hint="eastAsia"/>
        </w:rPr>
        <w:lastRenderedPageBreak/>
        <w:t>「不會吧？李師兄修為也算得上是外門弟子中較高的少數幾人了，怎麼可能會落選呢？」</w:t>
      </w:r>
    </w:p>
    <w:p w:rsidR="00C04663" w:rsidRDefault="00A7259F" w:rsidP="00813907">
      <w:pPr>
        <w:spacing w:after="240"/>
      </w:pPr>
      <w:r>
        <w:rPr>
          <w:rFonts w:hint="eastAsia"/>
        </w:rPr>
        <w:t>「這…這拜師鐘，考驗的不只修為，還考驗資質，悟性，心性等等…會不會李師兄資質不好，所以被刷了下來？」</w:t>
      </w:r>
    </w:p>
    <w:p w:rsidR="00C04663" w:rsidRDefault="00A7259F" w:rsidP="00813907">
      <w:pPr>
        <w:spacing w:after="240"/>
      </w:pPr>
      <w:r>
        <w:rPr>
          <w:rFonts w:hint="eastAsia"/>
        </w:rPr>
        <w:t>「怎麼可能？當初李師兄在拜師時，敲響的鐘聲，據說可是十分大聲阿！」</w:t>
      </w:r>
    </w:p>
    <w:p w:rsidR="00C04663" w:rsidRDefault="00A7259F" w:rsidP="00813907">
      <w:pPr>
        <w:spacing w:after="240"/>
      </w:pPr>
      <w:r>
        <w:rPr>
          <w:rFonts w:hint="eastAsia"/>
        </w:rPr>
        <w:t>眾人喧嘩間，天泉跟天鬚兩人也是眉頭微微一皺。</w:t>
      </w:r>
    </w:p>
    <w:p w:rsidR="00C04663" w:rsidRDefault="00A7259F" w:rsidP="00813907">
      <w:pPr>
        <w:spacing w:after="240"/>
      </w:pPr>
      <w:r>
        <w:rPr>
          <w:rFonts w:hint="eastAsia"/>
        </w:rPr>
        <w:t>他們比起其他人更了解當初李龍飛剛修練時的情況，但就算這樣，以目前李龍飛的修為來看，也不應該會連個初試都通過不了阿？</w:t>
      </w:r>
    </w:p>
    <w:p w:rsidR="00C04663" w:rsidRDefault="00A7259F" w:rsidP="00813907">
      <w:pPr>
        <w:spacing w:after="240"/>
      </w:pPr>
      <w:r>
        <w:rPr>
          <w:rFonts w:hint="eastAsia"/>
        </w:rPr>
        <w:t>最尷尬的是李龍飛，他本來只是有些擔心，但心底對自己修為也仍有一點底氣；如今在台上進退不得，他心下一急，一縷怒火升起，眼中燃起了熊熊不甘。</w:t>
      </w:r>
    </w:p>
    <w:p w:rsidR="00C04663" w:rsidRDefault="00A7259F" w:rsidP="00813907">
      <w:pPr>
        <w:spacing w:after="240"/>
      </w:pPr>
      <w:r>
        <w:rPr>
          <w:rFonts w:hint="eastAsia"/>
        </w:rPr>
        <w:t>「該死的…當初我在初入仙途時，歷經千辛萬苦，幾番波折，才能成功踏入練氣一層…如今，我修為莫名停滯，為求突破，特來參加這內門比試。想不到我都到了練氣六層，第一關，我就被刷下來？」</w:t>
      </w:r>
    </w:p>
    <w:p w:rsidR="00C04663" w:rsidRDefault="00A7259F" w:rsidP="00813907">
      <w:pPr>
        <w:spacing w:after="240"/>
      </w:pPr>
      <w:r>
        <w:rPr>
          <w:rFonts w:hint="eastAsia"/>
        </w:rPr>
        <w:t>「難道？我這輩子，真的跟報仇無望？真的無法成為強者？只能受人欺負？任人宰割？」</w:t>
      </w:r>
    </w:p>
    <w:p w:rsidR="00C04663" w:rsidRDefault="00A7259F" w:rsidP="00813907">
      <w:pPr>
        <w:spacing w:after="240"/>
      </w:pPr>
      <w:r>
        <w:rPr>
          <w:rFonts w:hint="eastAsia"/>
        </w:rPr>
        <w:t>「不！我不甘心！我李家雖非仙人世家，但我既能踏上仙途，就要不斷突破！」</w:t>
      </w:r>
    </w:p>
    <w:p w:rsidR="00C04663" w:rsidRDefault="00A7259F" w:rsidP="00813907">
      <w:pPr>
        <w:spacing w:after="240"/>
      </w:pPr>
      <w:r>
        <w:rPr>
          <w:rFonts w:hint="eastAsia"/>
        </w:rPr>
        <w:t>「這鐘既然不認可我，我就用拳頭讓他認可！修仙界裡，拳頭大的就是道理！我一定要通過這內門比試，有資格也好，沒資格也罷，今天，我都要敲響這個鐘聲！」</w:t>
      </w:r>
    </w:p>
    <w:p w:rsidR="00C04663" w:rsidRDefault="00A7259F" w:rsidP="00813907">
      <w:pPr>
        <w:spacing w:after="240"/>
      </w:pPr>
      <w:r>
        <w:rPr>
          <w:rFonts w:hint="eastAsia"/>
        </w:rPr>
        <w:t>想到這，他放棄再用那鐘槌，低吼一聲，運起修為，練氣六層不弱的境界灌入雙臂，竟是跟那羅易一樣，要用自身力量強行敲響鐘聲。</w:t>
      </w:r>
    </w:p>
    <w:p w:rsidR="00C04663" w:rsidRDefault="00A7259F" w:rsidP="00813907">
      <w:pPr>
        <w:spacing w:after="240"/>
      </w:pPr>
      <w:r>
        <w:rPr>
          <w:rFonts w:hint="eastAsia"/>
        </w:rPr>
        <w:t>底下那些外門弟子看到李龍飛的舉動，雖然為他練氣六層的修為所動容，但大多數人的心中，都還是有所遲疑。</w:t>
      </w:r>
    </w:p>
    <w:p w:rsidR="00C04663" w:rsidRDefault="00A7259F" w:rsidP="00813907">
      <w:pPr>
        <w:spacing w:after="240"/>
      </w:pPr>
      <w:r>
        <w:rPr>
          <w:rFonts w:hint="eastAsia"/>
        </w:rPr>
        <w:t>「就算李師兄已經到達練氣六層，比起羅易的練氣四層高了不只一籌，但這拜師鐘乃祖師爺所立，以李師兄的修為…恐怕最後還是遺憾收場阿…」</w:t>
      </w:r>
    </w:p>
    <w:p w:rsidR="00C04663" w:rsidRDefault="00A7259F" w:rsidP="00813907">
      <w:pPr>
        <w:spacing w:after="240"/>
      </w:pPr>
      <w:r>
        <w:rPr>
          <w:rFonts w:hint="eastAsia"/>
        </w:rPr>
        <w:t>天鬚道人跟天泉道人互望一眼，彼此都看出對方神情中的那抹遺憾，雖沒有出聲，也沒阻止李龍飛的決定，但心底都在思量著，如果李龍飛當不成內門弟子，該怎樣讓他能繼續成長下去。</w:t>
      </w:r>
    </w:p>
    <w:p w:rsidR="00C04663" w:rsidRDefault="00A7259F" w:rsidP="00813907">
      <w:pPr>
        <w:spacing w:after="240"/>
      </w:pPr>
      <w:r>
        <w:rPr>
          <w:rFonts w:hint="eastAsia"/>
        </w:rPr>
        <w:t>就看到李龍飛右拳奮力一擊，在拳頭接觸到那鐘身的那個瞬間，鐘上的那陣靈壓波動又散了開來。</w:t>
      </w:r>
    </w:p>
    <w:p w:rsidR="00C04663" w:rsidRDefault="00A7259F" w:rsidP="00813907">
      <w:pPr>
        <w:spacing w:after="240"/>
      </w:pPr>
      <w:r>
        <w:rPr>
          <w:rFonts w:hint="eastAsia"/>
        </w:rPr>
        <w:lastRenderedPageBreak/>
        <w:t>李龍飛首當其衝，感覺到一股大力將自己右拳的力量吸了進去，接著更是反彈回來，直接打在自己身上，讓他五臟六腑全都揪成一團，咕一聲一口鮮血從嘴角流了出來。</w:t>
      </w:r>
    </w:p>
    <w:p w:rsidR="00C04663" w:rsidRDefault="00A7259F" w:rsidP="00813907">
      <w:pPr>
        <w:spacing w:after="240"/>
      </w:pPr>
      <w:r>
        <w:rPr>
          <w:rFonts w:hint="eastAsia"/>
        </w:rPr>
        <w:t>台下弟子見狀，幾個跟李龍飛要好的同門臉色更加暗淡，東門及寒玉倆更是鐵青著臉，有如蒙上一層寒霜，不忍的別過了頭去。</w:t>
      </w:r>
    </w:p>
    <w:p w:rsidR="00C04663" w:rsidRDefault="00A7259F" w:rsidP="00813907">
      <w:pPr>
        <w:spacing w:after="240"/>
      </w:pPr>
      <w:r>
        <w:rPr>
          <w:rFonts w:hint="eastAsia"/>
        </w:rPr>
        <w:t>當然也有一些人，如西門吹雪與陳英等人，他們有如看戲一般，神情鄙夷，只差沒笑了出來，心底卻早已暗道李龍飛根本是自不量力。</w:t>
      </w:r>
    </w:p>
    <w:p w:rsidR="00C04663" w:rsidRDefault="00A7259F" w:rsidP="00813907">
      <w:pPr>
        <w:spacing w:after="240"/>
      </w:pPr>
      <w:r>
        <w:rPr>
          <w:rFonts w:hint="eastAsia"/>
        </w:rPr>
        <w:t>不過在台上的李龍飛，卻對這些恍然不見，他因為剛剛那鐘力量的反噬，察覺到一絲希望，眼中露出奇異之芒，思索了幾秒之後，重新運起</w:t>
      </w:r>
      <w:del w:id="4565" w:author="簡新佳" w:date="2019-02-25T17:00:00Z">
        <w:r w:rsidDel="0012795F">
          <w:rPr>
            <w:rFonts w:hint="eastAsia"/>
          </w:rPr>
          <w:delText>靈力</w:delText>
        </w:r>
      </w:del>
      <w:ins w:id="4566" w:author="簡新佳" w:date="2019-02-25T17:00:00Z">
        <w:r w:rsidR="0012795F">
          <w:rPr>
            <w:rFonts w:hint="eastAsia"/>
          </w:rPr>
          <w:t>靈氣</w:t>
        </w:r>
      </w:ins>
      <w:r>
        <w:rPr>
          <w:rFonts w:hint="eastAsia"/>
        </w:rPr>
        <w:t>，右拳對著那鐘身又是狠狠的一拳打去。</w:t>
      </w:r>
    </w:p>
    <w:p w:rsidR="00C04663" w:rsidRDefault="00A7259F" w:rsidP="00813907">
      <w:pPr>
        <w:spacing w:after="240"/>
      </w:pPr>
      <w:r>
        <w:rPr>
          <w:rFonts w:hint="eastAsia"/>
        </w:rPr>
        <w:t>那鐘身上的術法光芒仍是一閃，將這力量吸納後反彈回去，但這一次，李龍飛強忍著一口鮮血不噴出，在那反彈之力還沒結束的同時，左拳高舉，同時擊在鐘上，竟是拼著受傷也要將那鐘聲敲響。</w:t>
      </w:r>
    </w:p>
    <w:p w:rsidR="00C04663" w:rsidRDefault="00A7259F" w:rsidP="00813907">
      <w:pPr>
        <w:spacing w:after="240"/>
      </w:pPr>
      <w:r>
        <w:rPr>
          <w:rFonts w:hint="eastAsia"/>
        </w:rPr>
        <w:t>那鐘上的術法光芒晃了一下，似乎沒料到同時還有一擊，險些來不及吸收，最終閃了一下才將它又吸收進去。</w:t>
      </w:r>
    </w:p>
    <w:p w:rsidR="00C04663" w:rsidRDefault="00A7259F" w:rsidP="00813907">
      <w:pPr>
        <w:spacing w:after="240"/>
      </w:pPr>
      <w:r>
        <w:rPr>
          <w:rFonts w:hint="eastAsia"/>
        </w:rPr>
        <w:t>但就在這一瞬間，李龍飛發出了一聲咆哮，他骨子裡那倔強撐著不讓他停下，幾乎在第二下反彈剛要出現的那瞬間，他奮而往前用力一撞，竟用額頭往那拜師鐘上撞下去。</w:t>
      </w:r>
    </w:p>
    <w:p w:rsidR="00C04663" w:rsidRDefault="00A7259F" w:rsidP="00813907">
      <w:pPr>
        <w:spacing w:after="240"/>
      </w:pPr>
      <w:r>
        <w:rPr>
          <w:rFonts w:hint="eastAsia"/>
        </w:rPr>
        <w:t>這一次，那拜師鐘上的術法再也來不及吸收，鐘身整個被這一撞的力勁直接擊在上面，發出嗡嗡嗡的低鳴響起。</w:t>
      </w:r>
    </w:p>
    <w:p w:rsidR="00C04663" w:rsidRDefault="00A7259F" w:rsidP="00813907">
      <w:pPr>
        <w:spacing w:after="240"/>
      </w:pPr>
      <w:r>
        <w:rPr>
          <w:rFonts w:hint="eastAsia"/>
        </w:rPr>
        <w:t>同時，那第二擊與第三擊的反彈力量同時落在李龍飛身上，在全力出擊沒有防禦的情況下，李龍飛再也忍受不住，連同之前喉頭的鮮血哇一聲吐了一大口出來，整個人被震飛出了高台。</w:t>
      </w:r>
    </w:p>
    <w:p w:rsidR="00C04663" w:rsidRDefault="00A7259F" w:rsidP="00813907">
      <w:pPr>
        <w:spacing w:after="240"/>
      </w:pPr>
      <w:r>
        <w:rPr>
          <w:rFonts w:hint="eastAsia"/>
        </w:rPr>
        <w:t>台下弟子紛紛吸氣，他們本來一開始以為李龍飛應該能通過初試，但卻出乎意料外的沒有；而在他們以為那無望的時後，李龍飛卻又再次打破眾人認定的敲響了鐘聲。</w:t>
      </w:r>
    </w:p>
    <w:p w:rsidR="00C04663" w:rsidRDefault="00A7259F" w:rsidP="00813907">
      <w:pPr>
        <w:spacing w:after="240"/>
      </w:pPr>
      <w:r>
        <w:rPr>
          <w:rFonts w:hint="eastAsia"/>
        </w:rPr>
        <w:t>尤其是那鐘聲雖被敲響，但在嗡鳴了一下後，立刻停止消失，讓人不由得覺得是拜師鐘本身不願意承認這結果。</w:t>
      </w:r>
    </w:p>
    <w:p w:rsidR="00C04663" w:rsidRDefault="00A7259F" w:rsidP="00813907">
      <w:pPr>
        <w:spacing w:after="240"/>
      </w:pPr>
      <w:r>
        <w:rPr>
          <w:rFonts w:hint="eastAsia"/>
        </w:rPr>
        <w:t>這樣一來，究竟李龍飛是不是通過初試，還是判定無效，所有弟子都拿不定主意，甚至就連天泉道人，心中也是頗為吶悶。</w:t>
      </w:r>
    </w:p>
    <w:p w:rsidR="00C04663" w:rsidRDefault="00A7259F" w:rsidP="00813907">
      <w:pPr>
        <w:spacing w:after="240"/>
      </w:pPr>
      <w:r>
        <w:rPr>
          <w:rFonts w:hint="eastAsia"/>
        </w:rPr>
        <w:lastRenderedPageBreak/>
        <w:t>在天泉道人還沒想出個結論時，一旁的老譚道人搶先開口說道，「李龍飛以取巧方式敲響鐘聲，與祖師爺所立下的規定不合。鐘雖然是響了，但明顯違規，故不合格。」</w:t>
      </w:r>
    </w:p>
    <w:p w:rsidR="00C04663" w:rsidRDefault="00A7259F" w:rsidP="00813907">
      <w:pPr>
        <w:spacing w:after="240"/>
      </w:pPr>
      <w:r>
        <w:rPr>
          <w:rFonts w:hint="eastAsia"/>
        </w:rPr>
        <w:t>一旁的天鬚道人看了老譚一眼，沒有說話。</w:t>
      </w:r>
    </w:p>
    <w:p w:rsidR="00C04663" w:rsidRDefault="00A7259F" w:rsidP="00813907">
      <w:pPr>
        <w:spacing w:after="240"/>
      </w:pPr>
      <w:r>
        <w:rPr>
          <w:rFonts w:hint="eastAsia"/>
        </w:rPr>
        <w:t>天泉卻沉聲說道，「老譚師兄此言差矣，雖然李龍飛敲響鐘聲方式與祖師爺所說不同，但規定中並無提及不可用此方法敲鐘。如今鐘既已響，哪怕只是一下，也應算合格。」</w:t>
      </w:r>
    </w:p>
    <w:p w:rsidR="00C04663" w:rsidRDefault="00A7259F" w:rsidP="00813907">
      <w:pPr>
        <w:spacing w:after="240"/>
      </w:pPr>
      <w:r>
        <w:rPr>
          <w:rFonts w:hint="eastAsia"/>
        </w:rPr>
        <w:t>「胡扯！內門比試，豈能如此隨便？祖師爺既以此鐘做為初試，那就代表此鐘的判斷才是決定，既然這鐘都不願意讓他通過了，他又怎能成為內門弟子一員？」老譚振振有詞喝道。</w:t>
      </w:r>
    </w:p>
    <w:p w:rsidR="00C04663" w:rsidRDefault="00A7259F" w:rsidP="00813907">
      <w:pPr>
        <w:spacing w:after="240"/>
      </w:pPr>
      <w:r>
        <w:rPr>
          <w:rFonts w:hint="eastAsia"/>
        </w:rPr>
        <w:t>「大道</w:t>
      </w:r>
      <w:r w:rsidR="007A4906">
        <w:rPr>
          <w:rFonts w:hint="eastAsia"/>
        </w:rPr>
        <w:t>無涯</w:t>
      </w:r>
      <w:r>
        <w:rPr>
          <w:rFonts w:hint="eastAsia"/>
        </w:rPr>
        <w:t>，</w:t>
      </w:r>
      <w:r w:rsidR="007A4906">
        <w:rPr>
          <w:rFonts w:hint="eastAsia"/>
        </w:rPr>
        <w:t>誰能莫測</w:t>
      </w:r>
      <w:r>
        <w:rPr>
          <w:rFonts w:hint="eastAsia"/>
        </w:rPr>
        <w:t>，祖師爺當年以此鐘做判斷，</w:t>
      </w:r>
      <w:r w:rsidR="007A4906">
        <w:rPr>
          <w:rFonts w:hint="eastAsia"/>
        </w:rPr>
        <w:t>也</w:t>
      </w:r>
      <w:r>
        <w:rPr>
          <w:rFonts w:hint="eastAsia"/>
        </w:rPr>
        <w:t>只是為了方便後人選材，怎可因此就認定，</w:t>
      </w:r>
      <w:r w:rsidR="007A4906">
        <w:rPr>
          <w:rFonts w:hint="eastAsia"/>
        </w:rPr>
        <w:t>再</w:t>
      </w:r>
      <w:r>
        <w:rPr>
          <w:rFonts w:hint="eastAsia"/>
        </w:rPr>
        <w:t>沒有其他的可能性呢？」天泉聽完，也毫不退讓地大聲提出了自己的看法。</w:t>
      </w:r>
    </w:p>
    <w:p w:rsidR="00C04663" w:rsidRDefault="00A7259F" w:rsidP="00813907">
      <w:pPr>
        <w:spacing w:after="240"/>
      </w:pPr>
      <w:r>
        <w:rPr>
          <w:rFonts w:hint="eastAsia"/>
        </w:rPr>
        <w:t>「你這是認定祖師爺所定的方法有錯囉？這可是對祖師爺的不敬！」</w:t>
      </w:r>
    </w:p>
    <w:p w:rsidR="00C04663" w:rsidRDefault="00A7259F" w:rsidP="00813907">
      <w:pPr>
        <w:spacing w:after="240"/>
      </w:pPr>
      <w:r>
        <w:rPr>
          <w:rFonts w:hint="eastAsia"/>
        </w:rPr>
        <w:t>「我並無此意，我只說祖師爺當初也許沒想到有人會如此做法，師兄你不要曲解了我的意思！我相信若祖師爺此時在這，必定也會根據情況略有改變！」</w:t>
      </w:r>
    </w:p>
    <w:p w:rsidR="00C04663" w:rsidRDefault="00A7259F" w:rsidP="00813907">
      <w:pPr>
        <w:spacing w:after="240"/>
      </w:pPr>
      <w:r>
        <w:rPr>
          <w:rFonts w:hint="eastAsia"/>
        </w:rPr>
        <w:t>「你明明…」</w:t>
      </w:r>
    </w:p>
    <w:p w:rsidR="00C04663" w:rsidRDefault="00A7259F" w:rsidP="00813907">
      <w:pPr>
        <w:spacing w:after="240"/>
      </w:pPr>
      <w:r>
        <w:rPr>
          <w:rFonts w:hint="eastAsia"/>
        </w:rPr>
        <w:t>「我…」</w:t>
      </w:r>
    </w:p>
    <w:p w:rsidR="00C04663" w:rsidRDefault="00A7259F" w:rsidP="00813907">
      <w:pPr>
        <w:spacing w:after="240"/>
      </w:pPr>
      <w:r>
        <w:rPr>
          <w:rFonts w:hint="eastAsia"/>
        </w:rPr>
        <w:t>「好了！」在兩人爭執不休的時後，天鬚掌門低喝一聲，「你們兩人在小輩面前，吵吵鬧鬧，成合體統。」</w:t>
      </w:r>
    </w:p>
    <w:p w:rsidR="00C04663" w:rsidRDefault="00A7259F" w:rsidP="00813907">
      <w:pPr>
        <w:spacing w:after="240"/>
      </w:pPr>
      <w:r>
        <w:rPr>
          <w:rFonts w:hint="eastAsia"/>
        </w:rPr>
        <w:t>「不管怎說，此事由我判斷，你們無需再要多言！」</w:t>
      </w:r>
    </w:p>
    <w:p w:rsidR="00C04663" w:rsidRDefault="00A7259F" w:rsidP="00813907">
      <w:pPr>
        <w:spacing w:after="240"/>
      </w:pPr>
      <w:r>
        <w:rPr>
          <w:rFonts w:hint="eastAsia"/>
        </w:rPr>
        <w:t>天泉老譚兩人一聽，這才低下頭來，自覺也有些失態。</w:t>
      </w:r>
    </w:p>
    <w:p w:rsidR="00C04663" w:rsidRDefault="00A7259F" w:rsidP="00813907">
      <w:pPr>
        <w:spacing w:after="240"/>
      </w:pPr>
      <w:r>
        <w:rPr>
          <w:rFonts w:hint="eastAsia"/>
        </w:rPr>
        <w:t>天鬚道人看著此時台下勉強起身的李龍飛，心底雖然讚賞，但表面上，他也不能太過偏坦，於是開口說道，「此子既然敲響了鐘聲，雖然有些取巧，但也算符合了規定。」</w:t>
      </w:r>
    </w:p>
    <w:p w:rsidR="00C04663" w:rsidRDefault="00A7259F" w:rsidP="00813907">
      <w:pPr>
        <w:spacing w:after="240"/>
      </w:pPr>
      <w:r>
        <w:rPr>
          <w:rFonts w:hint="eastAsia"/>
        </w:rPr>
        <w:t>「這樣吧，等三天之後，若是有十六名人選額滿，那此子就列為不合格；若是沒有，那代表此鐘終究是認同了此子，也算是他自己爭取來的造化。」</w:t>
      </w:r>
    </w:p>
    <w:p w:rsidR="00C04663" w:rsidRDefault="00A7259F" w:rsidP="00813907">
      <w:pPr>
        <w:spacing w:after="240"/>
      </w:pPr>
      <w:r>
        <w:rPr>
          <w:rFonts w:hint="eastAsia"/>
        </w:rPr>
        <w:t>「這事就這樣定論了，其餘者繼續敲鐘。」</w:t>
      </w:r>
    </w:p>
    <w:p w:rsidR="00C04663" w:rsidRDefault="00A7259F" w:rsidP="00813907">
      <w:pPr>
        <w:spacing w:after="240"/>
      </w:pPr>
      <w:r>
        <w:rPr>
          <w:rFonts w:hint="eastAsia"/>
        </w:rPr>
        <w:lastRenderedPageBreak/>
        <w:t>說完這話，天鬚道人摸了摸鬍子，大有意思地看了天泉一眼。</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王騰雲</w:t>
      </w:r>
    </w:p>
    <w:p w:rsidR="00C04663" w:rsidRDefault="00C04663" w:rsidP="00813907">
      <w:pPr>
        <w:spacing w:after="240"/>
      </w:pPr>
    </w:p>
    <w:p w:rsidR="00C04663" w:rsidRDefault="00A7259F" w:rsidP="00813907">
      <w:pPr>
        <w:spacing w:after="240"/>
      </w:pPr>
      <w:r>
        <w:rPr>
          <w:rFonts w:hint="eastAsia"/>
        </w:rPr>
        <w:t>三天後，在眾人注目的眼神中，李龍飛長吸一氣，飛身躍上了比試台旁。</w:t>
      </w:r>
    </w:p>
    <w:p w:rsidR="00C04663" w:rsidRDefault="00A7259F" w:rsidP="00813907">
      <w:pPr>
        <w:spacing w:after="240"/>
      </w:pPr>
      <w:r>
        <w:rPr>
          <w:rFonts w:hint="eastAsia"/>
        </w:rPr>
        <w:t>此地是自在道中，除了掌門大殿外，最為宏偉的廣場。</w:t>
      </w:r>
    </w:p>
    <w:p w:rsidR="00C04663" w:rsidRDefault="00A7259F" w:rsidP="00813907">
      <w:pPr>
        <w:spacing w:after="240"/>
      </w:pPr>
      <w:r>
        <w:rPr>
          <w:rFonts w:hint="eastAsia"/>
        </w:rPr>
        <w:t>廣場旁，四隻根栩栩如生的盤龍柱豎立在東南西北之外，其上雕像，分別是左青龍，右白虎，南朱雀，北玄武，四種靈獸，無一不雕琢精緻細微，李龍飛甚至覺得那些觸鬚鱗甲彷彿隨風飄揚，看起來栩栩如生。</w:t>
      </w:r>
    </w:p>
    <w:p w:rsidR="00C04663" w:rsidRDefault="00A7259F" w:rsidP="00813907">
      <w:pPr>
        <w:spacing w:after="240"/>
      </w:pPr>
      <w:r>
        <w:rPr>
          <w:rFonts w:hint="eastAsia"/>
        </w:rPr>
        <w:t>他看著旁邊其他人，回憶這三天的經過，心中</w:t>
      </w:r>
      <w:r w:rsidR="006F7757">
        <w:rPr>
          <w:rFonts w:hint="eastAsia"/>
        </w:rPr>
        <w:t>也有</w:t>
      </w:r>
      <w:r>
        <w:rPr>
          <w:rFonts w:hint="eastAsia"/>
        </w:rPr>
        <w:t>些慶幸。</w:t>
      </w:r>
    </w:p>
    <w:p w:rsidR="00C04663" w:rsidRDefault="00A7259F" w:rsidP="00813907">
      <w:pPr>
        <w:spacing w:after="240"/>
      </w:pPr>
      <w:r>
        <w:rPr>
          <w:rFonts w:hint="eastAsia"/>
        </w:rPr>
        <w:t>三天前，掌門決定之後，在眾人奇異目光裡，他拖著傷勢，由東門攙扶回到了洞府內修養。</w:t>
      </w:r>
    </w:p>
    <w:p w:rsidR="00C04663" w:rsidRDefault="00A7259F" w:rsidP="00813907">
      <w:pPr>
        <w:spacing w:after="240"/>
      </w:pPr>
      <w:r>
        <w:rPr>
          <w:rFonts w:hint="eastAsia"/>
        </w:rPr>
        <w:t>在這三天內，連同東門在內，最終共有一百二十三個外門弟子試著去敲響那拜師鐘，但直到時間結束，扣除他不算，只有十五個人敲響了鐘聲。</w:t>
      </w:r>
    </w:p>
    <w:p w:rsidR="00C04663" w:rsidRDefault="00A7259F" w:rsidP="00813907">
      <w:pPr>
        <w:spacing w:after="240"/>
      </w:pPr>
      <w:r>
        <w:rPr>
          <w:rFonts w:hint="eastAsia"/>
        </w:rPr>
        <w:t>而那十五人之中，東門從沒想過，自己會成為其中一員，成了第十五個敲響鐘聲之人。</w:t>
      </w:r>
    </w:p>
    <w:p w:rsidR="00C04663" w:rsidRDefault="00A7259F" w:rsidP="00813907">
      <w:pPr>
        <w:spacing w:after="240"/>
      </w:pPr>
      <w:r>
        <w:rPr>
          <w:rFonts w:hint="eastAsia"/>
        </w:rPr>
        <w:t>事實上他這三天裡腦中都是一片空白，對於此事有種不切實際的感覺。</w:t>
      </w:r>
    </w:p>
    <w:p w:rsidR="00C04663" w:rsidRDefault="00A7259F" w:rsidP="00813907">
      <w:pPr>
        <w:spacing w:after="240"/>
      </w:pPr>
      <w:r>
        <w:rPr>
          <w:rFonts w:hint="eastAsia"/>
        </w:rPr>
        <w:t>至於那些失敗的，不乏有許多在看了李龍飛做法後，跟著又重新去嚐試的人；但除了李龍飛之外，沒人能打出第三下，自然也沒有人能再以此敲響鐘聲。</w:t>
      </w:r>
    </w:p>
    <w:p w:rsidR="00C04663" w:rsidRDefault="00A7259F" w:rsidP="00813907">
      <w:pPr>
        <w:spacing w:after="240"/>
      </w:pPr>
      <w:r>
        <w:rPr>
          <w:rFonts w:hint="eastAsia"/>
        </w:rPr>
        <w:t>事實上，在李龍飛成功用此法敲響鐘聲之後，那拜師鐘就改變了法則，在有人試圖用自身力量去敲鐘時，會感受到一股柔和大力將其推出。</w:t>
      </w:r>
    </w:p>
    <w:p w:rsidR="00C04663" w:rsidRDefault="00A7259F" w:rsidP="00813907">
      <w:pPr>
        <w:spacing w:after="240"/>
      </w:pPr>
      <w:r>
        <w:rPr>
          <w:rFonts w:hint="eastAsia"/>
        </w:rPr>
        <w:t>此力雖非強勁，但也非練氣期弟子可以阻擋，使得那些人終究紛紛落下鐘臺。</w:t>
      </w:r>
    </w:p>
    <w:p w:rsidR="00C04663" w:rsidRDefault="00A7259F" w:rsidP="00813907">
      <w:pPr>
        <w:spacing w:after="240"/>
      </w:pPr>
      <w:r>
        <w:rPr>
          <w:rFonts w:hint="eastAsia"/>
        </w:rPr>
        <w:t>但也因此，眾人對李龍飛能硬生生敲響鐘聲一事，更為震撼；畢竟，這拜師鐘一直以來不變的法則，竟因為李龍飛而改變，某程度上，可說是比敲響鐘聲的其他人更為讓人稱奇。</w:t>
      </w:r>
    </w:p>
    <w:p w:rsidR="00C04663" w:rsidRDefault="00A7259F" w:rsidP="00813907">
      <w:pPr>
        <w:spacing w:after="240"/>
      </w:pPr>
      <w:r>
        <w:rPr>
          <w:rFonts w:hint="eastAsia"/>
        </w:rPr>
        <w:t>只是，他們不知道的是，這其實是天泉道人所為。</w:t>
      </w:r>
    </w:p>
    <w:p w:rsidR="00C04663" w:rsidRDefault="00A7259F" w:rsidP="00813907">
      <w:pPr>
        <w:spacing w:after="240"/>
      </w:pPr>
      <w:r>
        <w:rPr>
          <w:rFonts w:hint="eastAsia"/>
        </w:rPr>
        <w:t>天泉道人在老譚道人與天鬚掌門離開之後，甘冒門規禁忌，硬是在拜師鐘外佈上</w:t>
      </w:r>
      <w:r>
        <w:rPr>
          <w:rFonts w:hint="eastAsia"/>
        </w:rPr>
        <w:lastRenderedPageBreak/>
        <w:t>一道禁咒，任何人只要試圖以自身力量攻擊拜師鐘，就會受到風牆阻礙。</w:t>
      </w:r>
    </w:p>
    <w:p w:rsidR="00C04663" w:rsidRDefault="00A7259F" w:rsidP="00813907">
      <w:pPr>
        <w:spacing w:after="240"/>
      </w:pPr>
      <w:r>
        <w:rPr>
          <w:rFonts w:hint="eastAsia"/>
        </w:rPr>
        <w:t>這倒也不是天泉道人偏心，而是他當初在李龍飛剛踏入自在道時，冷落了他，事後想想，總覺得有些虧欠，所以下意識想要做些彌補。</w:t>
      </w:r>
    </w:p>
    <w:p w:rsidR="00C04663" w:rsidRDefault="00A7259F" w:rsidP="00813907">
      <w:pPr>
        <w:spacing w:after="240"/>
      </w:pPr>
      <w:r>
        <w:rPr>
          <w:rFonts w:hint="eastAsia"/>
        </w:rPr>
        <w:t>當然這事，就連李龍飛本人，也是絲毫沒有察覺。</w:t>
      </w:r>
    </w:p>
    <w:p w:rsidR="00C04663" w:rsidRDefault="00A7259F" w:rsidP="00813907">
      <w:pPr>
        <w:spacing w:after="240"/>
      </w:pPr>
      <w:r>
        <w:rPr>
          <w:rFonts w:hint="eastAsia"/>
        </w:rPr>
        <w:t>此刻的李龍飛，與東門站在比試台旁，觀察著四週其它的天驕戰人選。</w:t>
      </w:r>
    </w:p>
    <w:p w:rsidR="00C04663" w:rsidRDefault="00A7259F" w:rsidP="00813907">
      <w:pPr>
        <w:spacing w:after="240"/>
      </w:pPr>
      <w:r>
        <w:rPr>
          <w:rFonts w:hint="eastAsia"/>
        </w:rPr>
        <w:t>這些人倒也不像外門弟子，對李龍飛投以異樣眼光，畢竟能通過初試，成為天驕戰人選，本身多是外門弟子中的佼佼者，自然深知各人有各人造化道理存在。</w:t>
      </w:r>
    </w:p>
    <w:p w:rsidR="00C04663" w:rsidRDefault="00A7259F" w:rsidP="00813907">
      <w:pPr>
        <w:spacing w:after="240"/>
      </w:pPr>
      <w:r>
        <w:rPr>
          <w:rFonts w:hint="eastAsia"/>
        </w:rPr>
        <w:t>只是裡頭有幾人，如西門吹雪一輩，對於李龍飛能通過初試，心底還是感到憤憤不平。</w:t>
      </w:r>
    </w:p>
    <w:p w:rsidR="00C04663" w:rsidRDefault="00A7259F" w:rsidP="00813907">
      <w:pPr>
        <w:spacing w:after="240"/>
      </w:pPr>
      <w:r>
        <w:rPr>
          <w:rFonts w:hint="eastAsia"/>
        </w:rPr>
        <w:t>「哼、那傢伙要不是有天泉師伯幫忙說話，肯定不能用這種小技倆通過初試。」一想到自己正是因為對方而被罰面壁十年，西門吹雪心中就有一股怒意。</w:t>
      </w:r>
    </w:p>
    <w:p w:rsidR="00C04663" w:rsidRDefault="00A7259F" w:rsidP="00813907">
      <w:pPr>
        <w:spacing w:after="240"/>
      </w:pPr>
      <w:r>
        <w:rPr>
          <w:rFonts w:hint="eastAsia"/>
        </w:rPr>
        <w:t>李龍飛對於這些人的心思，沒有任何在意，他現在滿腦子只想著，好不容易通過了初試，只要再打贏兩場比試，就能成為內門弟子。</w:t>
      </w:r>
    </w:p>
    <w:p w:rsidR="00C04663" w:rsidRDefault="00A7259F" w:rsidP="00813907">
      <w:pPr>
        <w:spacing w:after="240"/>
      </w:pPr>
      <w:r>
        <w:rPr>
          <w:rFonts w:hint="eastAsia"/>
        </w:rPr>
        <w:t>一旦入了內門弟子，那宗門內對內門弟子的的待遇，可說是好上太好。</w:t>
      </w:r>
    </w:p>
    <w:p w:rsidR="00C04663" w:rsidRDefault="00A7259F" w:rsidP="00813907">
      <w:pPr>
        <w:spacing w:after="240"/>
      </w:pPr>
      <w:r>
        <w:rPr>
          <w:rFonts w:hint="eastAsia"/>
        </w:rPr>
        <w:t>畢竟自在道不大，除非進了內門弟子，否則很多修行的資源，都只有基本的照顧而已，至於第一名，雖有想過，但李龍飛卻沒有自大到認為自己能得到這個殊榮。</w:t>
      </w:r>
    </w:p>
    <w:p w:rsidR="00C04663" w:rsidRDefault="00A7259F" w:rsidP="00813907">
      <w:pPr>
        <w:spacing w:after="240"/>
      </w:pPr>
      <w:r>
        <w:rPr>
          <w:rFonts w:hint="eastAsia"/>
        </w:rPr>
        <w:t>比起他，東門站在他身邊，臉上滿是茫然跟擔憂，眼神略帶退縮地看著其他參賽人選。</w:t>
      </w:r>
    </w:p>
    <w:p w:rsidR="00C04663" w:rsidRDefault="00A7259F" w:rsidP="00813907">
      <w:pPr>
        <w:spacing w:after="240"/>
      </w:pPr>
      <w:r>
        <w:rPr>
          <w:rFonts w:hint="eastAsia"/>
        </w:rPr>
        <w:t>這怪不得他，他是參賽者中修為最低的，只有練氣四層頂峰的修為，其他人，最低層次也是練氣五層中期，一但打起來，除非他有逆天之資，否則很難贏過別人。</w:t>
      </w:r>
    </w:p>
    <w:p w:rsidR="00C04663" w:rsidRDefault="00A7259F" w:rsidP="00813907">
      <w:pPr>
        <w:spacing w:after="240"/>
      </w:pPr>
      <w:r>
        <w:rPr>
          <w:rFonts w:hint="eastAsia"/>
        </w:rPr>
        <w:t>而自在道內雖然門規嚴禁弟子間互鬥，但像這種公開的比試，只要不是殺死對方，就算斷了對方一隻手一隻腳，也是在允許的範圍內。</w:t>
      </w:r>
    </w:p>
    <w:p w:rsidR="00C04663" w:rsidRDefault="00A7259F" w:rsidP="00813907">
      <w:pPr>
        <w:spacing w:after="240"/>
      </w:pPr>
      <w:r>
        <w:rPr>
          <w:rFonts w:hint="eastAsia"/>
        </w:rPr>
        <w:t>說到底，修真界弱肉強食，門規保護得了一時，保護不了一輩子，這種最低程度的受傷，已經是傷害最輕的了。</w:t>
      </w:r>
    </w:p>
    <w:p w:rsidR="00C04663" w:rsidRDefault="00A7259F" w:rsidP="00813907">
      <w:pPr>
        <w:spacing w:after="240"/>
      </w:pPr>
      <w:r>
        <w:rPr>
          <w:rFonts w:hint="eastAsia"/>
        </w:rPr>
        <w:t>李龍飛注意到他的神情，思索之後，低聲開口，「…東門師兄，如果真的打不過，投降便是了，我相信宗門不會輕易讓門下弟子受傷的。」</w:t>
      </w:r>
    </w:p>
    <w:p w:rsidR="00C04663" w:rsidRDefault="00A7259F" w:rsidP="00813907">
      <w:pPr>
        <w:spacing w:after="240"/>
      </w:pPr>
      <w:r>
        <w:rPr>
          <w:rFonts w:hint="eastAsia"/>
        </w:rPr>
        <w:t>聽此一言，東門心底略安，對李龍飛點點頭表示謝意，於在同時，門外的拜師鐘傳來陣陣鐘鳴，一連九聲，迴蕩在自在道內，更有四聲龍吟虎嘯從台旁的柱上傳</w:t>
      </w:r>
      <w:r>
        <w:rPr>
          <w:rFonts w:hint="eastAsia"/>
        </w:rPr>
        <w:lastRenderedPageBreak/>
        <w:t>來，連掌門殿的大門也緩緩打開，天鬚掌門及天泉老譚，從中走了出來，憑空坐落在前方眾人的廣場之上。</w:t>
      </w:r>
    </w:p>
    <w:p w:rsidR="00C04663" w:rsidRDefault="00A7259F" w:rsidP="00813907">
      <w:pPr>
        <w:spacing w:after="240"/>
      </w:pPr>
      <w:r>
        <w:rPr>
          <w:rFonts w:hint="eastAsia"/>
        </w:rPr>
        <w:t>「內門天驕戰，不允許故意殘害對手，更不得致人於死；但修行本就逆天行事，比鬥中更存在許多風險，故比試中若覺不敵，開口認輸者自有台內四聖獸靈保護，望各位切莫逞一時之快，而徒留遺憾。」</w:t>
      </w:r>
    </w:p>
    <w:p w:rsidR="00C04663" w:rsidRDefault="00A7259F" w:rsidP="00813907">
      <w:pPr>
        <w:spacing w:after="240"/>
      </w:pPr>
      <w:r>
        <w:rPr>
          <w:rFonts w:hint="eastAsia"/>
        </w:rPr>
        <w:t>「除此之外，任何術法招式，兵器防具，皆可盡情使用，更無需擔心波及到台下弟子的情況，比試台自有陣法隨時防護。」</w:t>
      </w:r>
    </w:p>
    <w:p w:rsidR="00C04663" w:rsidRDefault="00A7259F" w:rsidP="00813907">
      <w:pPr>
        <w:spacing w:after="240"/>
      </w:pPr>
      <w:r>
        <w:rPr>
          <w:rFonts w:hint="eastAsia"/>
        </w:rPr>
        <w:t>天鬚掌門嚴肅卻不失溫和的宣佈完規則後，大袖一揮，頓時十六支七彩琉璃的籤支飄散到了參賽者的前面。</w:t>
      </w:r>
    </w:p>
    <w:p w:rsidR="00C04663" w:rsidRDefault="00A7259F" w:rsidP="00813907">
      <w:pPr>
        <w:spacing w:after="240"/>
      </w:pPr>
      <w:r>
        <w:rPr>
          <w:rFonts w:hint="eastAsia"/>
        </w:rPr>
        <w:t>「好了，現在第一場比試，抽到一號與十六號者，上場。」</w:t>
      </w:r>
    </w:p>
    <w:p w:rsidR="00C04663" w:rsidRDefault="00A7259F" w:rsidP="00813907">
      <w:pPr>
        <w:spacing w:after="240"/>
      </w:pPr>
      <w:r>
        <w:rPr>
          <w:rFonts w:hint="eastAsia"/>
        </w:rPr>
        <w:t>眾人見到那彩籤，內心一振，各自選完籤後將靈識注入其內掃視，在確認號碼之後，紛紛躍下了試台，最終，只留下王騰雲與另一名外門弟子立在高台之上。</w:t>
      </w:r>
    </w:p>
    <w:p w:rsidR="00C04663" w:rsidRDefault="00A7259F" w:rsidP="00813907">
      <w:pPr>
        <w:spacing w:after="240"/>
      </w:pPr>
      <w:r>
        <w:rPr>
          <w:rFonts w:hint="eastAsia"/>
        </w:rPr>
        <w:t>那王騰雲此時收起籤支，臉上依舊雲淡風輕的神情，站在比試台上，雙手負背，眼神若有似無地看向了他的對手。</w:t>
      </w:r>
    </w:p>
    <w:p w:rsidR="00C04663" w:rsidRDefault="00A7259F" w:rsidP="00813907">
      <w:pPr>
        <w:spacing w:after="240"/>
      </w:pPr>
      <w:r>
        <w:rPr>
          <w:rFonts w:hint="eastAsia"/>
        </w:rPr>
        <w:t>一陣清風吹來，將他的長髮掀起，更吹動他的白衫，霎時白衣勝雪，轉眼間一鼓高手氣勢猛然升起。</w:t>
      </w:r>
    </w:p>
    <w:p w:rsidR="00C04663" w:rsidRDefault="00A7259F" w:rsidP="00813907">
      <w:pPr>
        <w:spacing w:after="240"/>
      </w:pPr>
      <w:r>
        <w:rPr>
          <w:rFonts w:hint="eastAsia"/>
        </w:rPr>
        <w:t>他的對手修為也是不弱，一身靈氣至少是練氣五層中期以上的境界，但此時面對王騰雲，心中只覺得對方有如一座高山坐落在那，越是對峙，越覺得其氣勢高升，無可奈何只下，只得把心一橫，倉促出手。</w:t>
      </w:r>
    </w:p>
    <w:p w:rsidR="00C04663" w:rsidRDefault="00A7259F" w:rsidP="00813907">
      <w:pPr>
        <w:spacing w:after="240"/>
      </w:pPr>
      <w:r>
        <w:rPr>
          <w:rFonts w:hint="eastAsia"/>
        </w:rPr>
        <w:t>只可惜他左手剛凝聚完一條火蛇，尚未出手，王騰雲已抬起右手，往前輕輕一指。</w:t>
      </w:r>
    </w:p>
    <w:p w:rsidR="00C04663" w:rsidRDefault="00A7259F" w:rsidP="00813907">
      <w:pPr>
        <w:spacing w:after="240"/>
      </w:pPr>
      <w:r>
        <w:rPr>
          <w:rFonts w:hint="eastAsia"/>
        </w:rPr>
        <w:t>「劍！」</w:t>
      </w:r>
    </w:p>
    <w:p w:rsidR="00C04663" w:rsidRDefault="00A7259F" w:rsidP="00813907">
      <w:pPr>
        <w:spacing w:after="240"/>
      </w:pPr>
      <w:r>
        <w:rPr>
          <w:rFonts w:hint="eastAsia"/>
        </w:rPr>
        <w:t>此話一出，一道青芒劍氣，頓時凝聚在前，往前橫掃而過，那對手見狀，慘叫一聲，連火蛇都還沒扔出，已被那劍氣擊中胸前，暈厥過去，卻是連變招都來不及變，就直接落敗下來。</w:t>
      </w:r>
    </w:p>
    <w:p w:rsidR="00C04663" w:rsidRDefault="00A7259F" w:rsidP="00813907">
      <w:pPr>
        <w:spacing w:after="240"/>
      </w:pPr>
      <w:r>
        <w:rPr>
          <w:rFonts w:hint="eastAsia"/>
        </w:rPr>
        <w:t>看到王騰雲如此輕鬆獲勝，台下不少弟子吸氣連連，女弟子們更是如癡如醉，紛紛叫好起來。</w:t>
      </w:r>
    </w:p>
    <w:p w:rsidR="00C04663" w:rsidRDefault="00A7259F" w:rsidP="00813907">
      <w:pPr>
        <w:spacing w:after="240"/>
      </w:pPr>
      <w:r>
        <w:rPr>
          <w:rFonts w:hint="eastAsia"/>
        </w:rPr>
        <w:t>對這一切，王騰雲仍是一派自然，瀟灑地走下比試台，逕自找了個地方坐了下來，旁邊的外門弟子們更是圍著他不敢太過靠近，怕打擾了他的清閒，只是眼神中都投以敬仰崇拜的眼光。</w:t>
      </w:r>
    </w:p>
    <w:p w:rsidR="00C04663" w:rsidRDefault="00A7259F" w:rsidP="00813907">
      <w:pPr>
        <w:spacing w:after="240"/>
      </w:pPr>
      <w:r>
        <w:rPr>
          <w:rFonts w:hint="eastAsia"/>
        </w:rPr>
        <w:lastRenderedPageBreak/>
        <w:t>天泉道人立台上半空，以靈識掃過那落敗的弟子，確認沒有大礙之後，淡淡開口說道，「第一戰，王騰雲勝，第二戰，二號對十五號。」</w:t>
      </w:r>
    </w:p>
    <w:p w:rsidR="00C04663" w:rsidRDefault="00A7259F" w:rsidP="00813907">
      <w:pPr>
        <w:spacing w:after="240"/>
      </w:pPr>
      <w:r>
        <w:rPr>
          <w:rFonts w:hint="eastAsia"/>
        </w:rPr>
        <w:t>頓時兩個外門弟子，又躍上了比試台，進行下一場的對戰。</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呂宋傑與陳英</w:t>
      </w:r>
    </w:p>
    <w:p w:rsidR="00C04663" w:rsidRDefault="00C04663" w:rsidP="00813907">
      <w:pPr>
        <w:spacing w:after="240"/>
      </w:pPr>
    </w:p>
    <w:p w:rsidR="00C04663" w:rsidRDefault="00A7259F" w:rsidP="00813907">
      <w:pPr>
        <w:spacing w:after="240"/>
      </w:pPr>
      <w:r>
        <w:rPr>
          <w:rFonts w:hint="eastAsia"/>
        </w:rPr>
        <w:t>第二場比試的兩人，分別是練氣六層與練氣五層的外門弟子，這兩人打鬥雖然不像王騰雲那樣厲害，但也是十分精彩，讓台下外門弟子看得是連連叫好。</w:t>
      </w:r>
    </w:p>
    <w:p w:rsidR="00C04663" w:rsidRDefault="00A7259F" w:rsidP="00813907">
      <w:pPr>
        <w:spacing w:after="240"/>
      </w:pPr>
      <w:r>
        <w:rPr>
          <w:rFonts w:hint="eastAsia"/>
        </w:rPr>
        <w:t>但那第三場，卻才真的讓李龍飛看得是血脈噴張，心神激動了許久。</w:t>
      </w:r>
    </w:p>
    <w:p w:rsidR="00C04663" w:rsidRDefault="00A7259F" w:rsidP="00813907">
      <w:pPr>
        <w:spacing w:after="240"/>
      </w:pPr>
      <w:r>
        <w:rPr>
          <w:rFonts w:hint="eastAsia"/>
        </w:rPr>
        <w:t>第三場比試的是那呂宋傑與另一名練氣六層弟子。</w:t>
      </w:r>
    </w:p>
    <w:p w:rsidR="00C04663" w:rsidRDefault="00A7259F" w:rsidP="00813907">
      <w:pPr>
        <w:spacing w:after="240"/>
      </w:pPr>
      <w:r>
        <w:rPr>
          <w:rFonts w:hint="eastAsia"/>
        </w:rPr>
        <w:t>比試一開始，那練氣六層弟子就使出一張道符，招喚出了一隻勘比練氣七層的虎頭羊尾靈獸出來。</w:t>
      </w:r>
    </w:p>
    <w:p w:rsidR="00C04663" w:rsidRDefault="00A7259F" w:rsidP="00813907">
      <w:pPr>
        <w:spacing w:after="240"/>
      </w:pPr>
      <w:r>
        <w:rPr>
          <w:rFonts w:hint="eastAsia"/>
        </w:rPr>
        <w:t>靈獸，乃是修道之人在捉補妖獸，加以馴服練養後，成為自身戰力的一種護身獸。</w:t>
      </w:r>
    </w:p>
    <w:p w:rsidR="00C04663" w:rsidRDefault="00A7259F" w:rsidP="00813907">
      <w:pPr>
        <w:spacing w:after="240"/>
      </w:pPr>
      <w:r>
        <w:rPr>
          <w:rFonts w:hint="eastAsia"/>
        </w:rPr>
        <w:t>一般來說，專修此道的修士，其馴養的靈獸往往比其本身修為還來得高上幾層。</w:t>
      </w:r>
    </w:p>
    <w:p w:rsidR="00C04663" w:rsidRDefault="00A7259F" w:rsidP="00813907">
      <w:pPr>
        <w:spacing w:after="240"/>
      </w:pPr>
      <w:r>
        <w:rPr>
          <w:rFonts w:hint="eastAsia"/>
        </w:rPr>
        <w:t>只是，自在道內並無修練靈獸的法門與傳承，估計那弟子是自己另有機緣，才能得到這樣的修練方法。</w:t>
      </w:r>
    </w:p>
    <w:p w:rsidR="00C04663" w:rsidRDefault="00A7259F" w:rsidP="00813907">
      <w:pPr>
        <w:spacing w:after="240"/>
      </w:pPr>
      <w:r>
        <w:rPr>
          <w:rFonts w:hint="eastAsia"/>
        </w:rPr>
        <w:t>那呂宋傑雖身負雷靈根，舉手投足間都有閃耀著雷光，其術法更是混著雷電之力，但修為同樣也只有練氣六層，對上那靈獸，雖然不至落敗，但短時間卻也無法輕易取勝。</w:t>
      </w:r>
    </w:p>
    <w:p w:rsidR="00C04663" w:rsidRDefault="00A7259F" w:rsidP="00813907">
      <w:pPr>
        <w:spacing w:after="240"/>
      </w:pPr>
      <w:r>
        <w:rPr>
          <w:rFonts w:hint="eastAsia"/>
        </w:rPr>
        <w:t>那練氣六層弟子見狀，心中擔心夜長夢多，竟噴了一口鮮血，取出另一張道符，再次招喚出另一隻練氣六層境界的靈獸出來幫忙。</w:t>
      </w:r>
    </w:p>
    <w:p w:rsidR="00C04663" w:rsidRDefault="00A7259F" w:rsidP="00813907">
      <w:pPr>
        <w:spacing w:after="240"/>
      </w:pPr>
      <w:r>
        <w:rPr>
          <w:rFonts w:hint="eastAsia"/>
        </w:rPr>
        <w:t>然而他終究只有練氣六層修為，此時勉強招喚兩隻比自己修為還高的靈獸，雖有道符幫忙，操控上還是略微不足，使得原先那頭虎頭羊尾靈獸速度緩了一緩。</w:t>
      </w:r>
    </w:p>
    <w:p w:rsidR="00C04663" w:rsidRDefault="00A7259F" w:rsidP="00813907">
      <w:pPr>
        <w:spacing w:after="240"/>
      </w:pPr>
      <w:r>
        <w:rPr>
          <w:rFonts w:hint="eastAsia"/>
        </w:rPr>
        <w:t>便在這一刻，呂宋傑抓準時時機，身子有如電光火石一樣，閃過那兩尾靈獸的夾攻，衝到了那練氣六層弟子的身旁，一聲低吼。</w:t>
      </w:r>
    </w:p>
    <w:p w:rsidR="00C04663" w:rsidRDefault="00A7259F" w:rsidP="00813907">
      <w:pPr>
        <w:spacing w:after="240"/>
      </w:pPr>
      <w:r>
        <w:rPr>
          <w:rFonts w:hint="eastAsia"/>
        </w:rPr>
        <w:t>「雷！」</w:t>
      </w:r>
    </w:p>
    <w:p w:rsidR="00C04663" w:rsidRDefault="00A7259F" w:rsidP="00813907">
      <w:pPr>
        <w:spacing w:after="240"/>
      </w:pPr>
      <w:r>
        <w:rPr>
          <w:rFonts w:hint="eastAsia"/>
        </w:rPr>
        <w:t>就看到呂宋傑右手雷光四散，一道道姆指粗細大小的雷電凝聚在掌中，彷彿戴上</w:t>
      </w:r>
      <w:r>
        <w:rPr>
          <w:rFonts w:hint="eastAsia"/>
        </w:rPr>
        <w:lastRenderedPageBreak/>
        <w:t>一隻雷電編織而成的手套，轟然擊出，那外門弟子還來不及防守，便被那雷電擊在身上，碰一聲，連慘叫都來不及發出，就飛身撞落到了比試台外，昏迷過去。</w:t>
      </w:r>
    </w:p>
    <w:p w:rsidR="00C04663" w:rsidRDefault="00A7259F" w:rsidP="00813907">
      <w:pPr>
        <w:spacing w:after="240"/>
      </w:pPr>
      <w:r>
        <w:rPr>
          <w:rFonts w:hint="eastAsia"/>
        </w:rPr>
        <w:t>李龍飛在台下看到這一幕，第一次對同門間的比試升起熊熊鬥志，呂宋傑的那招雷術，他自然看出那正是轟雷術練到極致後的表現。</w:t>
      </w:r>
    </w:p>
    <w:p w:rsidR="00C04663" w:rsidRDefault="00A7259F" w:rsidP="00813907">
      <w:pPr>
        <w:spacing w:after="240"/>
      </w:pPr>
      <w:r>
        <w:rPr>
          <w:rFonts w:hint="eastAsia"/>
        </w:rPr>
        <w:t>不需要任何準備，只需要一掌，直接就可轟出轟雷術的威力，而且那威力比自己當初大了好幾倍，雖然這兩年過去，自己轟雷術威力也大了不少，但比較起來，還是對方強上一籌。</w:t>
      </w:r>
    </w:p>
    <w:p w:rsidR="00C04663" w:rsidRDefault="00A7259F" w:rsidP="00813907">
      <w:pPr>
        <w:spacing w:after="240"/>
      </w:pPr>
      <w:r>
        <w:rPr>
          <w:rFonts w:hint="eastAsia"/>
        </w:rPr>
        <w:t>「這就是真正的轟雷術嗎？」李龍飛心底第一次發現，自己所會的術法，在他人手中，是如此的強大，頓時怦怦地心跳加快了好幾成。</w:t>
      </w:r>
    </w:p>
    <w:p w:rsidR="00C04663" w:rsidRDefault="00A7259F" w:rsidP="00813907">
      <w:pPr>
        <w:spacing w:after="240"/>
      </w:pPr>
      <w:r>
        <w:rPr>
          <w:rFonts w:hint="eastAsia"/>
        </w:rPr>
        <w:t>一直以來，李龍飛面對的都是壓倒性的力量，鮮少讓他對自己的修為產生一些信心，此時見到呂宋傑的轟雷術，第一次，他發現了自己未來的一種可能性。</w:t>
      </w:r>
    </w:p>
    <w:p w:rsidR="00C04663" w:rsidRDefault="00A7259F" w:rsidP="00813907">
      <w:pPr>
        <w:spacing w:after="240"/>
      </w:pPr>
      <w:r>
        <w:rPr>
          <w:rFonts w:hint="eastAsia"/>
        </w:rPr>
        <w:t>「如果我也能練成這樣的轟雷術…」</w:t>
      </w:r>
    </w:p>
    <w:p w:rsidR="00C04663" w:rsidRDefault="00A7259F" w:rsidP="00813907">
      <w:pPr>
        <w:spacing w:after="240"/>
      </w:pPr>
      <w:r>
        <w:rPr>
          <w:rFonts w:hint="eastAsia"/>
        </w:rPr>
        <w:t>在李龍飛激動的同時，他也似乎明白了為何宗門內要用這種比試來決定內門弟子的人選。</w:t>
      </w:r>
    </w:p>
    <w:p w:rsidR="00C04663" w:rsidRDefault="00A7259F" w:rsidP="00813907">
      <w:pPr>
        <w:spacing w:after="240"/>
      </w:pPr>
      <w:r>
        <w:rPr>
          <w:rFonts w:hint="eastAsia"/>
        </w:rPr>
        <w:t>「只有藉由這樣的比試，才能更直接快速的讓弟子間互相激勵學習…」</w:t>
      </w:r>
    </w:p>
    <w:p w:rsidR="00C04663" w:rsidRDefault="00A7259F" w:rsidP="00813907">
      <w:pPr>
        <w:spacing w:after="240"/>
      </w:pPr>
      <w:r>
        <w:rPr>
          <w:rFonts w:hint="eastAsia"/>
        </w:rPr>
        <w:t>而後的第四場，第五場分別都是外門弟子中的佼佼者，其術法修為，都各有千秋，李龍飛看的同時，也一一印證一些修行上的疑點。</w:t>
      </w:r>
    </w:p>
    <w:p w:rsidR="00C04663" w:rsidRDefault="00A7259F" w:rsidP="00813907">
      <w:pPr>
        <w:spacing w:after="240"/>
      </w:pPr>
      <w:r>
        <w:rPr>
          <w:rFonts w:hint="eastAsia"/>
        </w:rPr>
        <w:t>到了第六戰，上場的則是東門及那名陳家驕子，陳英。</w:t>
      </w:r>
    </w:p>
    <w:p w:rsidR="00C04663" w:rsidRDefault="00A7259F" w:rsidP="00813907">
      <w:pPr>
        <w:spacing w:after="240"/>
      </w:pPr>
      <w:r>
        <w:rPr>
          <w:rFonts w:hint="eastAsia"/>
        </w:rPr>
        <w:t>東門心下緊張，看了李龍飛一眼，李龍飛則給了他一個鼓勵的眼神。</w:t>
      </w:r>
    </w:p>
    <w:p w:rsidR="00C04663" w:rsidRDefault="00A7259F" w:rsidP="00813907">
      <w:pPr>
        <w:spacing w:after="240"/>
      </w:pPr>
      <w:r>
        <w:rPr>
          <w:rFonts w:hint="eastAsia"/>
        </w:rPr>
        <w:t>在收到這鼓勵之後，東門深吸了口氣，平定下心情，一口氣躍上了比試台。</w:t>
      </w:r>
    </w:p>
    <w:p w:rsidR="00C04663" w:rsidRDefault="00A7259F" w:rsidP="00813907">
      <w:pPr>
        <w:spacing w:after="240"/>
      </w:pPr>
      <w:r>
        <w:rPr>
          <w:rFonts w:hint="eastAsia"/>
        </w:rPr>
        <w:t>比試台上，那陳家驕子早已做好準備，此時一身黑衣長袍，配上他還算俊朗的臉孔，衝著東門微微一笑。</w:t>
      </w:r>
    </w:p>
    <w:p w:rsidR="00C04663" w:rsidRDefault="00A7259F" w:rsidP="00813907">
      <w:pPr>
        <w:spacing w:after="240"/>
      </w:pPr>
      <w:r>
        <w:rPr>
          <w:rFonts w:hint="eastAsia"/>
        </w:rPr>
        <w:t>東門愣了一下，下意識點頭示好，便在此時，陳英眼神中閃過一絲狡獪，一招風刃隨之揮出，竟是直接出手偷襲。</w:t>
      </w:r>
    </w:p>
    <w:p w:rsidR="00C04663" w:rsidRDefault="00A7259F" w:rsidP="00813907">
      <w:pPr>
        <w:spacing w:after="240"/>
      </w:pPr>
      <w:r>
        <w:rPr>
          <w:rFonts w:hint="eastAsia"/>
        </w:rPr>
        <w:t>在修為沒對方高，又沒料到對方出手的情況下，東門冷不防直接被那風刃擊中，哇一聲，一口鮮血噴了出來，蹬蹬蹬直退了好幾步，差一點就摔出比試台外。</w:t>
      </w:r>
    </w:p>
    <w:p w:rsidR="00C04663" w:rsidRDefault="00A7259F" w:rsidP="00813907">
      <w:pPr>
        <w:spacing w:after="240"/>
      </w:pPr>
      <w:r>
        <w:rPr>
          <w:rFonts w:hint="eastAsia"/>
        </w:rPr>
        <w:t>看到這畫面，李龍飛臉色一變，猛地站起身來，旁邊也有許多外門弟子，紛紛皺起眉頭，發出不平之聲。</w:t>
      </w:r>
    </w:p>
    <w:p w:rsidR="00C04663" w:rsidRDefault="00A7259F" w:rsidP="00813907">
      <w:pPr>
        <w:spacing w:after="240"/>
      </w:pPr>
      <w:r>
        <w:rPr>
          <w:rFonts w:hint="eastAsia"/>
        </w:rPr>
        <w:lastRenderedPageBreak/>
        <w:t>「無恥，修為高過對方，居然還偷襲？」</w:t>
      </w:r>
    </w:p>
    <w:p w:rsidR="00C04663" w:rsidRDefault="00A7259F" w:rsidP="00813907">
      <w:pPr>
        <w:spacing w:after="240"/>
      </w:pPr>
      <w:r>
        <w:rPr>
          <w:rFonts w:hint="eastAsia"/>
        </w:rPr>
        <w:t>「這陳英也太過不要臉了，明明不至於落敗，卻還要用下三濫的方式取勝？」</w:t>
      </w:r>
    </w:p>
    <w:p w:rsidR="00C04663" w:rsidRDefault="00A7259F" w:rsidP="00813907">
      <w:pPr>
        <w:spacing w:after="240"/>
      </w:pPr>
      <w:r>
        <w:rPr>
          <w:rFonts w:hint="eastAsia"/>
        </w:rPr>
        <w:t>但那陳英身旁的那些親信聽了，卻是個個面無愧色，甚至有些還開口叫好反擊起來。</w:t>
      </w:r>
    </w:p>
    <w:p w:rsidR="00C04663" w:rsidRDefault="00A7259F" w:rsidP="00813907">
      <w:pPr>
        <w:spacing w:after="240"/>
      </w:pPr>
      <w:r>
        <w:rPr>
          <w:rFonts w:hint="eastAsia"/>
        </w:rPr>
        <w:t>「你們懂甚麼，這叫以最少的力氣得到最大的效應！」</w:t>
      </w:r>
    </w:p>
    <w:p w:rsidR="00C04663" w:rsidRDefault="00A7259F" w:rsidP="00813907">
      <w:pPr>
        <w:spacing w:after="240"/>
      </w:pPr>
      <w:r>
        <w:rPr>
          <w:rFonts w:hint="eastAsia"/>
        </w:rPr>
        <w:t>「比賽中本來就不該大意，自己大意活該怎麼還能怪人！」</w:t>
      </w:r>
    </w:p>
    <w:p w:rsidR="00C04663" w:rsidRDefault="00A7259F" w:rsidP="00813907">
      <w:pPr>
        <w:spacing w:after="240"/>
      </w:pPr>
      <w:r>
        <w:rPr>
          <w:rFonts w:hint="eastAsia"/>
        </w:rPr>
        <w:t>「我家少主聰明機智，又豈是你們這些人能明了的？」</w:t>
      </w:r>
    </w:p>
    <w:p w:rsidR="00C04663" w:rsidRDefault="00A7259F" w:rsidP="00813907">
      <w:pPr>
        <w:spacing w:after="240"/>
      </w:pPr>
      <w:r>
        <w:rPr>
          <w:rFonts w:hint="eastAsia"/>
        </w:rPr>
        <w:t>在眾人的爭吵中，台上東門兩人這時已經戰到了一起。</w:t>
      </w:r>
    </w:p>
    <w:p w:rsidR="00C04663" w:rsidRDefault="00A7259F" w:rsidP="00813907">
      <w:pPr>
        <w:spacing w:after="240"/>
      </w:pPr>
      <w:r>
        <w:rPr>
          <w:rFonts w:hint="eastAsia"/>
        </w:rPr>
        <w:t>原本東門對這內門比試沒甚麼信心，雖有想過也許能有甚麼氣運，僥倖通過兩場，鯉躍龍門成為內門弟子那就太好了。</w:t>
      </w:r>
    </w:p>
    <w:p w:rsidR="00C04663" w:rsidRDefault="00A7259F" w:rsidP="00813907">
      <w:pPr>
        <w:spacing w:after="240"/>
      </w:pPr>
      <w:r>
        <w:rPr>
          <w:rFonts w:hint="eastAsia"/>
        </w:rPr>
        <w:t>但那念頭畢竟只是想想，心底還是打算比不過就認輸的想法比較多。</w:t>
      </w:r>
    </w:p>
    <w:p w:rsidR="00C04663" w:rsidRDefault="00A7259F" w:rsidP="00813907">
      <w:pPr>
        <w:spacing w:after="240"/>
      </w:pPr>
      <w:r>
        <w:rPr>
          <w:rFonts w:hint="eastAsia"/>
        </w:rPr>
        <w:t>可是陳英這麼偷襲之後，反倒激起了東門心中的怒火及戰意；他此時沒了認輸的想法，心中只想著，至少要給陳英一個教訓，讓他知道，自己不是好惹的。</w:t>
      </w:r>
    </w:p>
    <w:p w:rsidR="00C04663" w:rsidRDefault="00A7259F" w:rsidP="00813907">
      <w:pPr>
        <w:spacing w:after="240"/>
      </w:pPr>
      <w:r>
        <w:rPr>
          <w:rFonts w:hint="eastAsia"/>
        </w:rPr>
        <w:t>只是那陳英修為乃練氣五層，本就比東門高上一籌，加上偷襲成功在先，取得先機，一時之間，東門只能不斷防守，連反擊的餘力都沒有，更別提找機會獲勝了。</w:t>
      </w:r>
    </w:p>
    <w:p w:rsidR="00C04663" w:rsidRDefault="00A7259F" w:rsidP="00813907">
      <w:pPr>
        <w:spacing w:after="240"/>
      </w:pPr>
      <w:r>
        <w:rPr>
          <w:rFonts w:hint="eastAsia"/>
        </w:rPr>
        <w:t>李龍飛看在眼中，心底也是又氣又急，他自李府歸來後，跟著東門及寒玉一起解了很多門內任務，彼此互相幫助許多，東門可說是除了張天師之外，他最要好的兄弟之一了。</w:t>
      </w:r>
    </w:p>
    <w:p w:rsidR="00C04663" w:rsidRDefault="00A7259F" w:rsidP="00813907">
      <w:pPr>
        <w:spacing w:after="240"/>
      </w:pPr>
      <w:r>
        <w:rPr>
          <w:rFonts w:hint="eastAsia"/>
        </w:rPr>
        <w:t>此時見到他先是被那陳英偷襲在先，又節節敗退在後，好幾次都忍不住想上場幫忙，但一想到這是內門比試，擾亂不得，只得將雙拳握得緊緊。</w:t>
      </w:r>
    </w:p>
    <w:p w:rsidR="00C04663" w:rsidRDefault="00A7259F" w:rsidP="00813907">
      <w:pPr>
        <w:spacing w:after="240"/>
      </w:pPr>
      <w:r>
        <w:rPr>
          <w:rFonts w:hint="eastAsia"/>
        </w:rPr>
        <w:t>再過了幾個呼吸，那陳英見遲遲無法將東門給擊敗，心中一急，腦中思慮飛快運轉之際，竟露出了一個空檔跟漏洞，給了東門一個絕好的反擊機會。</w:t>
      </w:r>
    </w:p>
    <w:p w:rsidR="00C04663" w:rsidRDefault="00A7259F" w:rsidP="00813907">
      <w:pPr>
        <w:spacing w:after="240"/>
      </w:pPr>
      <w:r>
        <w:rPr>
          <w:rFonts w:hint="eastAsia"/>
        </w:rPr>
        <w:t>李龍飛見狀，忍不住脫口喝道，「攻他右側！」</w:t>
      </w:r>
    </w:p>
    <w:p w:rsidR="00C04663" w:rsidRDefault="00A7259F" w:rsidP="00813907">
      <w:pPr>
        <w:spacing w:after="240"/>
      </w:pPr>
      <w:r>
        <w:rPr>
          <w:rFonts w:hint="eastAsia"/>
        </w:rPr>
        <w:t>台上的東門此時被一連串的攻擊打得頭暈腦轉，正覺得撐不下去的時後，聽到李龍飛這麼一喊，平時合作的默契使然，運起靈氣，勁隨氣走，想也不想地就往陳英右方的那個漏洞擊去。</w:t>
      </w:r>
    </w:p>
    <w:p w:rsidR="00C04663" w:rsidRDefault="00A7259F" w:rsidP="00813907">
      <w:pPr>
        <w:spacing w:after="240"/>
      </w:pPr>
      <w:r>
        <w:rPr>
          <w:rFonts w:hint="eastAsia"/>
        </w:rPr>
        <w:t>下方的陳英親信一看，個個急呼起來，趕忙提醒陳英小心。</w:t>
      </w:r>
    </w:p>
    <w:p w:rsidR="00C04663" w:rsidRDefault="00A7259F" w:rsidP="00813907">
      <w:pPr>
        <w:spacing w:after="240"/>
      </w:pPr>
      <w:r>
        <w:rPr>
          <w:rFonts w:hint="eastAsia"/>
        </w:rPr>
        <w:lastRenderedPageBreak/>
        <w:t>「少主，小心！」</w:t>
      </w:r>
    </w:p>
    <w:p w:rsidR="00C04663" w:rsidRDefault="00A7259F" w:rsidP="00813907">
      <w:pPr>
        <w:spacing w:after="240"/>
      </w:pPr>
      <w:r>
        <w:rPr>
          <w:rFonts w:hint="eastAsia"/>
        </w:rPr>
        <w:t>「該死的，是誰喊的！怎麼可以影響比賽進行！」</w:t>
      </w:r>
    </w:p>
    <w:p w:rsidR="00C04663" w:rsidRDefault="00A7259F" w:rsidP="00813907">
      <w:pPr>
        <w:spacing w:after="240"/>
      </w:pPr>
      <w:r>
        <w:rPr>
          <w:rFonts w:hint="eastAsia"/>
        </w:rPr>
        <w:t>就連上方的老譚道人，也是眼神一凝，朝李龍飛那投以不善的眼光！</w:t>
      </w:r>
    </w:p>
    <w:p w:rsidR="00C04663" w:rsidRDefault="00A7259F" w:rsidP="00813907">
      <w:pPr>
        <w:spacing w:after="240"/>
      </w:pPr>
      <w:r>
        <w:rPr>
          <w:rFonts w:hint="eastAsia"/>
        </w:rPr>
        <w:t>眼看東門這一拳，就要打到了陳英的身上之時，陳英臉上露出一絲得意，卻是身上纏繞了旋風，速度瞬間暴增了一倍，直接閃過了這一擊，接著右手一指，一股螺旋風錐，朝著東門空門大開的後腦杓猛地擊去。</w:t>
      </w:r>
    </w:p>
    <w:p w:rsidR="00C04663" w:rsidRDefault="00A7259F" w:rsidP="00813907">
      <w:pPr>
        <w:spacing w:after="240"/>
      </w:pPr>
      <w:r>
        <w:rPr>
          <w:rFonts w:hint="eastAsia"/>
        </w:rPr>
        <w:t>這一下變化李龍飛始料未及，更別提台上的東門本人，他只覺得腦門背後一陣巨力，眼前一黑，接著便往前撲了過去，直接撞到了地面，發出一聲巨響！</w:t>
      </w:r>
    </w:p>
    <w:p w:rsidR="00C04663" w:rsidRDefault="00A7259F" w:rsidP="00813907">
      <w:pPr>
        <w:spacing w:after="240"/>
      </w:pPr>
      <w:r>
        <w:rPr>
          <w:rFonts w:hint="eastAsia"/>
        </w:rPr>
        <w:t>「不好！」比試台上的天泉道人神色一變，身體驀然飛出，直往東門那去，速度之快，轉眼就將東門扶起，並運氣助他療傷。</w:t>
      </w:r>
    </w:p>
    <w:p w:rsidR="00C04663" w:rsidRDefault="00A7259F" w:rsidP="00813907">
      <w:pPr>
        <w:spacing w:after="240"/>
      </w:pPr>
      <w:r>
        <w:rPr>
          <w:rFonts w:hint="eastAsia"/>
        </w:rPr>
        <w:t>一會之後，東門這才哇一聲吐了一口鮮血，醒了過來，然後又暈倒在天泉道人的懷裡。</w:t>
      </w:r>
    </w:p>
    <w:p w:rsidR="00C04663" w:rsidRDefault="00A7259F" w:rsidP="00813907">
      <w:pPr>
        <w:spacing w:after="240"/>
      </w:pPr>
      <w:r>
        <w:rPr>
          <w:rFonts w:hint="eastAsia"/>
        </w:rPr>
        <w:t>天泉道人心一沉，冷眼看向陳英。</w:t>
      </w:r>
    </w:p>
    <w:p w:rsidR="00C04663" w:rsidRDefault="00A7259F" w:rsidP="00813907">
      <w:pPr>
        <w:spacing w:after="240"/>
      </w:pPr>
      <w:r>
        <w:rPr>
          <w:rFonts w:hint="eastAsia"/>
        </w:rPr>
        <w:t>「內門比試，不得致人於死，你不知道嗎？」</w:t>
      </w:r>
    </w:p>
    <w:p w:rsidR="00C04663" w:rsidRDefault="00A7259F" w:rsidP="00813907">
      <w:pPr>
        <w:spacing w:after="240"/>
      </w:pPr>
      <w:r>
        <w:rPr>
          <w:rFonts w:hint="eastAsia"/>
        </w:rPr>
        <w:t>陳英臉上抽動一下，低下頭說，「弟子並無此意，只是下手不自覺重了些而已！」</w:t>
      </w:r>
    </w:p>
    <w:p w:rsidR="00C04663" w:rsidRDefault="00A7259F" w:rsidP="00813907">
      <w:pPr>
        <w:spacing w:after="240"/>
      </w:pPr>
      <w:r>
        <w:rPr>
          <w:rFonts w:hint="eastAsia"/>
        </w:rPr>
        <w:t>天泉道人還要說些甚麼，上方的老譚道人開口說道，「疑？天泉，你此言差以矣，比試之中，本就存有風險？」</w:t>
      </w:r>
    </w:p>
    <w:p w:rsidR="00C04663" w:rsidRDefault="00A7259F" w:rsidP="00813907">
      <w:pPr>
        <w:spacing w:after="240"/>
      </w:pPr>
      <w:r>
        <w:rPr>
          <w:rFonts w:hint="eastAsia"/>
        </w:rPr>
        <w:t>「更何況，此弟子所以受傷，乃是因為你另一名弟子違規出言相助，害他誤信之後，才會漏出空隙。若非如此，又怎會被對手給與重擊的機會呢？」</w:t>
      </w:r>
    </w:p>
    <w:p w:rsidR="00C04663" w:rsidRDefault="00A7259F" w:rsidP="00813907">
      <w:pPr>
        <w:spacing w:after="240"/>
      </w:pPr>
      <w:r>
        <w:rPr>
          <w:rFonts w:hint="eastAsia"/>
        </w:rPr>
        <w:t>「在我來看，陳英師姪乃是臨機應變，善加利用機會而已；這在弱肉強食的修真界中，此一行為可說是再正確不過的事情，又怎能責怪他出手太重呢？」</w:t>
      </w:r>
    </w:p>
    <w:p w:rsidR="00C04663" w:rsidRDefault="00A7259F" w:rsidP="00813907">
      <w:pPr>
        <w:spacing w:after="240"/>
      </w:pPr>
      <w:r>
        <w:rPr>
          <w:rFonts w:hint="eastAsia"/>
        </w:rPr>
        <w:t>天泉一聽，皺起眉頭，但看向上方天鬚掌門那，見對方沒有表示，心下暗嘆一聲，沉默中，抱起東門離開了比試台。</w:t>
      </w:r>
    </w:p>
    <w:p w:rsidR="00C04663" w:rsidRDefault="00A7259F" w:rsidP="00813907">
      <w:pPr>
        <w:spacing w:after="240"/>
      </w:pPr>
      <w:r>
        <w:rPr>
          <w:rFonts w:hint="eastAsia"/>
        </w:rPr>
        <w:t>眾人低語中，老譚道人面露得意，繼續說道，「第六場比試，陳英勝，第七場，七，十上場」</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莫婉兒的魅惑</w:t>
      </w:r>
    </w:p>
    <w:p w:rsidR="00C04663" w:rsidRDefault="00C04663" w:rsidP="00813907">
      <w:pPr>
        <w:spacing w:after="240"/>
      </w:pPr>
    </w:p>
    <w:p w:rsidR="00C04663" w:rsidRDefault="00A7259F" w:rsidP="00813907">
      <w:pPr>
        <w:spacing w:after="240"/>
      </w:pPr>
      <w:r>
        <w:rPr>
          <w:rFonts w:hint="eastAsia"/>
        </w:rPr>
        <w:t>第七場比試，是此次天驕戰中萬綠叢中一點紅的莫婉兒與另一名練氣六層弟子的比試，這比試，本應該很受矚目，但此時眾人還沉浸在上一場比試的震撼裡，頓時許多人顯得有那麼些心不在焉，更有些人，直接閉上了眼，陷入了冥想之中。</w:t>
      </w:r>
    </w:p>
    <w:p w:rsidR="00C04663" w:rsidRDefault="00A7259F" w:rsidP="00813907">
      <w:pPr>
        <w:spacing w:after="240"/>
      </w:pPr>
      <w:r>
        <w:rPr>
          <w:rFonts w:hint="eastAsia"/>
        </w:rPr>
        <w:t>莫婉兒上台一看，表面上雖仍是笑盈盈的，但心底可不怎麼舒服了。</w:t>
      </w:r>
    </w:p>
    <w:p w:rsidR="00C04663" w:rsidRDefault="00A7259F" w:rsidP="00813907">
      <w:pPr>
        <w:spacing w:after="240"/>
      </w:pPr>
      <w:r>
        <w:rPr>
          <w:rFonts w:hint="eastAsia"/>
        </w:rPr>
        <w:t>她看向那練氣六層的對手，雖然對方修為不弱，但她自寸要贏他不難，只是眼下眾人注意力都不在自己身上，這樣就算贏了，自己也覺得少了點樂趣。</w:t>
      </w:r>
    </w:p>
    <w:p w:rsidR="00C04663" w:rsidRDefault="00A7259F" w:rsidP="00813907">
      <w:pPr>
        <w:spacing w:after="240"/>
      </w:pPr>
      <w:r>
        <w:rPr>
          <w:rFonts w:hint="eastAsia"/>
        </w:rPr>
        <w:t>美目流盼之間，莫婉兒心中已有了思慮，她手無寸鐵，往前一步嬌滴滴地說道，「這位師兄，待會兒比試，你可不可以別像上一場比試那樣？那太粗魯了，人家心底有些害怕呢。」</w:t>
      </w:r>
    </w:p>
    <w:p w:rsidR="00C04663" w:rsidRDefault="00A7259F" w:rsidP="00813907">
      <w:pPr>
        <w:spacing w:after="240"/>
      </w:pPr>
      <w:r>
        <w:rPr>
          <w:rFonts w:hint="eastAsia"/>
        </w:rPr>
        <w:t>「你瞧，人家身子纖弱，可經不起那樣對待，萬一受了傷，誰來負責阿！」</w:t>
      </w:r>
    </w:p>
    <w:p w:rsidR="00C04663" w:rsidRDefault="00A7259F" w:rsidP="00813907">
      <w:pPr>
        <w:spacing w:after="240"/>
      </w:pPr>
      <w:r>
        <w:rPr>
          <w:rFonts w:hint="eastAsia"/>
        </w:rPr>
        <w:t>眾人聽她這麼一說，配上那故意露出手臂的纖纖玉手，以及讓人忍不住吞口口水的雪白大腿，頓時將許多原本還在恍神的目光給吸引了過去。</w:t>
      </w:r>
    </w:p>
    <w:p w:rsidR="00C04663" w:rsidRDefault="00A7259F" w:rsidP="00813907">
      <w:pPr>
        <w:spacing w:after="240"/>
      </w:pPr>
      <w:r>
        <w:rPr>
          <w:rFonts w:hint="eastAsia"/>
        </w:rPr>
        <w:t>而那練氣六層的對手，是一名光頭修士，他隱藏了修為多年，本來是打算在這次內門比試中一舉成名，挫挫那其他平日赫赫有名的天驕一輩，此時聽到莫婉兒這麼呢喃軟語，心底也忍不住掀起一陣波瀾，下意識就想要憐香惜玉，手下留情。</w:t>
      </w:r>
    </w:p>
    <w:p w:rsidR="00C04663" w:rsidRDefault="00A7259F" w:rsidP="00813907">
      <w:pPr>
        <w:spacing w:after="240"/>
      </w:pPr>
      <w:r>
        <w:rPr>
          <w:rFonts w:hint="eastAsia"/>
        </w:rPr>
        <w:t>只是他既能隱忍修為多年，在意志上也是頗為堅定，此時發現自己心志不堅，連忙用力咬舌噴血，同時手捏大腿，想藉著這股疼痛維持心中的戰意不散。</w:t>
      </w:r>
    </w:p>
    <w:p w:rsidR="00C04663" w:rsidRDefault="00A7259F" w:rsidP="00813907">
      <w:pPr>
        <w:spacing w:after="240"/>
      </w:pPr>
      <w:r>
        <w:rPr>
          <w:rFonts w:hint="eastAsia"/>
        </w:rPr>
        <w:t>但那莫婉兒卻趁這機會，腳踏清香，靠了過去，來到他的身邊，輕聲在他耳邊低語。</w:t>
      </w:r>
    </w:p>
    <w:p w:rsidR="00C04663" w:rsidRDefault="00A7259F" w:rsidP="00813907">
      <w:pPr>
        <w:spacing w:after="240"/>
      </w:pPr>
      <w:r>
        <w:rPr>
          <w:rFonts w:hint="eastAsia"/>
        </w:rPr>
        <w:t>「好哥哥，那內門弟子的資格有甚麼好，咱們何必打打殺殺，定要爭個你死我活呢？」</w:t>
      </w:r>
    </w:p>
    <w:p w:rsidR="00C04663" w:rsidRDefault="00A7259F" w:rsidP="00813907">
      <w:pPr>
        <w:spacing w:after="240"/>
      </w:pPr>
      <w:r>
        <w:rPr>
          <w:rFonts w:hint="eastAsia"/>
        </w:rPr>
        <w:t>「不如我們一起放下戰意，離開這裡，你我依肩共遊，豈不是快意自在得多？」</w:t>
      </w:r>
    </w:p>
    <w:p w:rsidR="00C04663" w:rsidRDefault="00A7259F" w:rsidP="00813907">
      <w:pPr>
        <w:spacing w:after="240"/>
      </w:pPr>
      <w:r>
        <w:rPr>
          <w:rFonts w:hint="eastAsia"/>
        </w:rPr>
        <w:t>那光頭修士耳聽她聲音如鶯聲燕語，又聞到她身上特有的處子清香，身子一震，轉頭望去之際，正好迎上莫婉兒含羞待怯的神情，他腦中有些迷惘，低吼一聲，血脈噴張，再也按耐不住，拋下兵器就要一把抱去。</w:t>
      </w:r>
    </w:p>
    <w:p w:rsidR="00C04663" w:rsidRDefault="00A7259F" w:rsidP="00813907">
      <w:pPr>
        <w:spacing w:after="240"/>
      </w:pPr>
      <w:r>
        <w:rPr>
          <w:rFonts w:hint="eastAsia"/>
        </w:rPr>
        <w:t>卻看莫婉兒格格一笑，朱唇輕吐，一陣七彩雲煙從口中吹散過去，罩在了那光頭修士頭上，接著轉身而去，再也不看他一眼。</w:t>
      </w:r>
    </w:p>
    <w:p w:rsidR="00C04663" w:rsidRDefault="00A7259F" w:rsidP="00813907">
      <w:pPr>
        <w:spacing w:after="240"/>
      </w:pPr>
      <w:r>
        <w:rPr>
          <w:rFonts w:hint="eastAsia"/>
        </w:rPr>
        <w:t>而那光頭修士，在那七彩雲霧間手腳揮舞，還不時傳來陣陣略帶歡喜的狂吼之聲，</w:t>
      </w:r>
      <w:r>
        <w:rPr>
          <w:rFonts w:hint="eastAsia"/>
        </w:rPr>
        <w:lastRenderedPageBreak/>
        <w:t>不一會兒，便虛脫暈倒，輸了這場比賽。</w:t>
      </w:r>
    </w:p>
    <w:p w:rsidR="00C04663" w:rsidRDefault="00A7259F" w:rsidP="00813907">
      <w:pPr>
        <w:spacing w:after="240"/>
      </w:pPr>
      <w:r>
        <w:rPr>
          <w:rFonts w:hint="eastAsia"/>
        </w:rPr>
        <w:t>此時眾人才驚覺莫婉兒的幻法媚術如此高明，竟是除了王騰雲外，第二個輕而易舉贏得勝利之人；甚至不少男弟子，此時看向莫婉兒的神情，隱隱有如那光頭修士一般，如癡如醉，頗為著迷。</w:t>
      </w:r>
    </w:p>
    <w:p w:rsidR="00C04663" w:rsidRDefault="00A7259F" w:rsidP="00813907">
      <w:pPr>
        <w:spacing w:after="240"/>
      </w:pPr>
      <w:r>
        <w:rPr>
          <w:rFonts w:hint="eastAsia"/>
        </w:rPr>
        <w:t>「莫師姐太厲害了，怕是能和王師兄一較長短。」</w:t>
      </w:r>
    </w:p>
    <w:p w:rsidR="00C04663" w:rsidRDefault="00A7259F" w:rsidP="00813907">
      <w:pPr>
        <w:spacing w:after="240"/>
      </w:pPr>
      <w:r>
        <w:rPr>
          <w:rFonts w:hint="eastAsia"/>
        </w:rPr>
        <w:t>「別說一較長短，我看，恐怕連王師兄都很難對她下得了手！」</w:t>
      </w:r>
    </w:p>
    <w:p w:rsidR="00C04663" w:rsidRDefault="00A7259F" w:rsidP="00813907">
      <w:pPr>
        <w:spacing w:after="240"/>
      </w:pPr>
      <w:r>
        <w:rPr>
          <w:rFonts w:hint="eastAsia"/>
        </w:rPr>
        <w:t>「你說甚麼，王師兄乃門內天驕，怎可能會輸…」</w:t>
      </w:r>
    </w:p>
    <w:p w:rsidR="00C04663" w:rsidRDefault="00A7259F" w:rsidP="00813907">
      <w:pPr>
        <w:spacing w:after="240"/>
      </w:pPr>
      <w:r>
        <w:rPr>
          <w:rFonts w:hint="eastAsia"/>
        </w:rPr>
        <w:t>莫婉兒眼看自己成功抓注所有人的目光，甚至引得眾人議論紛紛，心底頗為得意之際，眼角掃去，卻赫然發現一名弟子立在那裡，似乎對自己吸引力毫無反應。</w:t>
      </w:r>
    </w:p>
    <w:p w:rsidR="00C04663" w:rsidRDefault="00A7259F" w:rsidP="00813907">
      <w:pPr>
        <w:spacing w:after="240"/>
      </w:pPr>
      <w:r>
        <w:rPr>
          <w:rFonts w:hint="eastAsia"/>
        </w:rPr>
        <w:t>如果那是名女弟子，又或是甚麼天驕之輩那也就罷了，偏偏那弟子在自己印象中只是名普通的外門男弟子，還是很勉強才通過內門比試的初試，這可就讓莫婉兒有些不服氣了。</w:t>
      </w:r>
    </w:p>
    <w:p w:rsidR="00C04663" w:rsidRDefault="00A7259F" w:rsidP="00813907">
      <w:pPr>
        <w:spacing w:after="240"/>
      </w:pPr>
      <w:r>
        <w:rPr>
          <w:rFonts w:hint="eastAsia"/>
        </w:rPr>
        <w:t>只是她此刻身在比試台上，不好做些甚麼反應，但此人相貌卻被她暗暗記下，打算之後多多注意，定要將自己身影深深烙在對方心底，這才罷休。</w:t>
      </w:r>
    </w:p>
    <w:p w:rsidR="00C04663" w:rsidRDefault="00A7259F" w:rsidP="00813907">
      <w:pPr>
        <w:spacing w:after="240"/>
      </w:pPr>
      <w:r>
        <w:rPr>
          <w:rFonts w:hint="eastAsia"/>
        </w:rPr>
        <w:t>而那男弟子，自然是李龍飛了。</w:t>
      </w:r>
    </w:p>
    <w:p w:rsidR="00C04663" w:rsidRDefault="00A7259F" w:rsidP="00813907">
      <w:pPr>
        <w:spacing w:after="240"/>
      </w:pPr>
      <w:r>
        <w:rPr>
          <w:rFonts w:hint="eastAsia"/>
        </w:rPr>
        <w:t>他也不是沒注意到莫婉兒的媚惑，只是他生性對男女之間的事較為遲鈍，而且方才在心動之時，不知為何想起了當年結識的黃襄，更進而想到當年與張天師在李府附近的生死大劫，頓時讓他情緒冷靜下來，所以後來莫婉兒看去時，才會覺得他怎麼如此冷靜，好像一點對自己的媚術一點反應都沒有。</w:t>
      </w:r>
    </w:p>
    <w:p w:rsidR="00C04663" w:rsidRDefault="00A7259F" w:rsidP="00813907">
      <w:pPr>
        <w:spacing w:after="240"/>
      </w:pPr>
      <w:r>
        <w:rPr>
          <w:rFonts w:hint="eastAsia"/>
        </w:rPr>
        <w:t>當年李府外遭逢生死大劫，後來雖來有去試著找過張天師，但卻只見地上三名追殺者的屍體，其餘甚麼都沒有。</w:t>
      </w:r>
    </w:p>
    <w:p w:rsidR="00C04663" w:rsidRDefault="00A7259F" w:rsidP="00813907">
      <w:pPr>
        <w:spacing w:after="240"/>
      </w:pPr>
      <w:r>
        <w:rPr>
          <w:rFonts w:hint="eastAsia"/>
        </w:rPr>
        <w:t>之後他不死心地跑到大都好幾次，始終沒有遇到張天師，只好託人去靈崇觀尋問，卻得到張天師沒有返回師門的消息，無奈之下，只能暗自祈禱張天師是去了其他地方雲遊。</w:t>
      </w:r>
    </w:p>
    <w:p w:rsidR="00C04663" w:rsidRDefault="00A7259F" w:rsidP="00813907">
      <w:pPr>
        <w:spacing w:after="240"/>
      </w:pPr>
      <w:r>
        <w:rPr>
          <w:rFonts w:hint="eastAsia"/>
        </w:rPr>
        <w:t>之後閉關修練，始終沒時間再去找尋，此時想起，心底隱隱有些惆悵，惆悵之餘，也帶著些些悔意。</w:t>
      </w:r>
    </w:p>
    <w:p w:rsidR="00C04663" w:rsidRDefault="00A7259F" w:rsidP="00813907">
      <w:pPr>
        <w:spacing w:after="240"/>
      </w:pPr>
      <w:r>
        <w:rPr>
          <w:rFonts w:hint="eastAsia"/>
        </w:rPr>
        <w:t>「當年我們義結金蘭，事後雖然大哥應該無礙，但始終沒有找到，等結束這場內門比試後，有機會還是再去找找好了…」</w:t>
      </w:r>
    </w:p>
    <w:p w:rsidR="00C04663" w:rsidRDefault="00A7259F" w:rsidP="00813907">
      <w:pPr>
        <w:spacing w:after="240"/>
      </w:pPr>
      <w:r>
        <w:rPr>
          <w:rFonts w:hint="eastAsia"/>
        </w:rPr>
        <w:t>在李龍飛回想的同時，老譚道人已開口說道，「…第八場比試，八、九，上台。」</w:t>
      </w:r>
    </w:p>
    <w:p w:rsidR="00C04663" w:rsidRDefault="00A7259F" w:rsidP="00813907">
      <w:pPr>
        <w:spacing w:after="240"/>
      </w:pPr>
      <w:r>
        <w:rPr>
          <w:rFonts w:hint="eastAsia"/>
        </w:rPr>
        <w:lastRenderedPageBreak/>
        <w:t>聽聞此言，李龍飛深吸了口氣，不再有其他雜念，躍上台前，靜靜看的他的對手。</w:t>
      </w:r>
    </w:p>
    <w:p w:rsidR="00C04663" w:rsidRDefault="00A7259F" w:rsidP="00813907">
      <w:pPr>
        <w:spacing w:after="240"/>
      </w:pPr>
      <w:r>
        <w:rPr>
          <w:rFonts w:hint="eastAsia"/>
        </w:rPr>
        <w:t>而他的對手也已立在那裡，神情滿是鄙夷，更有一股練氣六層頂峰修為的波動散開，正是那被罰閉關十年，此次特准出來參賽的西門上的哥哥，西門吹雪！</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再戰西門吹雪</w:t>
      </w:r>
    </w:p>
    <w:p w:rsidR="00C04663" w:rsidRDefault="00C04663" w:rsidP="00813907">
      <w:pPr>
        <w:spacing w:after="240"/>
      </w:pPr>
    </w:p>
    <w:p w:rsidR="00C04663" w:rsidRDefault="00A7259F" w:rsidP="00813907">
      <w:pPr>
        <w:spacing w:after="240"/>
      </w:pPr>
      <w:r>
        <w:rPr>
          <w:rFonts w:hint="eastAsia"/>
        </w:rPr>
        <w:t>自被罰處閉關十年之後，西門吹雪在執法堂內，無一天不記得當日的恥辱。</w:t>
      </w:r>
    </w:p>
    <w:p w:rsidR="00C04663" w:rsidRDefault="00A7259F" w:rsidP="00813907">
      <w:pPr>
        <w:spacing w:after="240"/>
      </w:pPr>
      <w:r>
        <w:rPr>
          <w:rFonts w:hint="eastAsia"/>
        </w:rPr>
        <w:t>然而這反讓他突破了原本遲遲無法突破的練氣五層瓶頸，來到練氣六層。</w:t>
      </w:r>
    </w:p>
    <w:p w:rsidR="00C04663" w:rsidRDefault="00A7259F" w:rsidP="00813907">
      <w:pPr>
        <w:spacing w:after="240"/>
      </w:pPr>
      <w:r>
        <w:rPr>
          <w:rFonts w:hint="eastAsia"/>
        </w:rPr>
        <w:t>而後在自由被限，百般無聊，卻也因禍得福，修為突飛猛進，來到了練氣六層後期，成了外門弟子中修為最高的幾人之一。</w:t>
      </w:r>
    </w:p>
    <w:p w:rsidR="00C04663" w:rsidRDefault="00A7259F" w:rsidP="00813907">
      <w:pPr>
        <w:spacing w:after="240"/>
      </w:pPr>
      <w:r>
        <w:rPr>
          <w:rFonts w:hint="eastAsia"/>
        </w:rPr>
        <w:t>此時再見李龍飛，察覺對方也到了練氣六層，西門吹雪心底一股忿忿不平，新仇舊恨湧上，頓時格外敵視對方。</w:t>
      </w:r>
    </w:p>
    <w:p w:rsidR="00C04663" w:rsidRDefault="00A7259F" w:rsidP="00813907">
      <w:pPr>
        <w:spacing w:after="240"/>
      </w:pPr>
      <w:r>
        <w:rPr>
          <w:rFonts w:hint="eastAsia"/>
        </w:rPr>
        <w:t>「想不到他也到了練氣六層，一定是天泉師伯偏心，給了他宗門內的靈丹聖藥，否則以他的資質，連拜師鐘都不願意承認他通過初試，怎能進展的那麼快。」</w:t>
      </w:r>
    </w:p>
    <w:p w:rsidR="00C04663" w:rsidRDefault="00A7259F" w:rsidP="00813907">
      <w:pPr>
        <w:spacing w:after="240"/>
      </w:pPr>
      <w:r>
        <w:rPr>
          <w:rFonts w:hint="eastAsia"/>
        </w:rPr>
        <w:t>「當年也是這樣，要不是師伯偏心，我怎會被罰壁關十年…」</w:t>
      </w:r>
    </w:p>
    <w:p w:rsidR="00C04663" w:rsidRDefault="00A7259F" w:rsidP="00813907">
      <w:pPr>
        <w:spacing w:after="240"/>
      </w:pPr>
      <w:r>
        <w:rPr>
          <w:rFonts w:hint="eastAsia"/>
        </w:rPr>
        <w:t>一想到這，西門吹雪煞氣滿面，在老譚道人剛說完比試開始四個字後，咻地衝上了前，率先出手攻擊。</w:t>
      </w:r>
    </w:p>
    <w:p w:rsidR="00C04663" w:rsidRDefault="00A7259F" w:rsidP="00813907">
      <w:pPr>
        <w:spacing w:after="240"/>
      </w:pPr>
      <w:r>
        <w:rPr>
          <w:rFonts w:hint="eastAsia"/>
        </w:rPr>
        <w:t>另一邊，李龍飛雖對西門吹雪也存有仇怨，但在經歷生死大劫之後，此等小事已經被他看淡許多，加上事後回想，當日自己的確太過倔強，所以反倒不如西門吹雪那樣抱有敵視。</w:t>
      </w:r>
    </w:p>
    <w:p w:rsidR="00C04663" w:rsidRDefault="00A7259F" w:rsidP="00813907">
      <w:pPr>
        <w:spacing w:after="240"/>
      </w:pPr>
      <w:r>
        <w:rPr>
          <w:rFonts w:hint="eastAsia"/>
        </w:rPr>
        <w:t>此時他雖再次與西門吹雪交手，心中卻是出奇的一片平靜，有如一片湖泊般的映出自身週遭的各種動靜。</w:t>
      </w:r>
    </w:p>
    <w:p w:rsidR="00C04663" w:rsidRDefault="00A7259F" w:rsidP="00813907">
      <w:pPr>
        <w:spacing w:after="240"/>
      </w:pPr>
      <w:r>
        <w:rPr>
          <w:rFonts w:hint="eastAsia"/>
        </w:rPr>
        <w:t>他心知這是因為自己修為漸高，加上當日那場大劫之後，對於修仙界中的殘酷爭鬥，比起其他外門弟子有了太多的深刻體悟，所以現在反過來看這場內門比試，只覺得安全太多，跟本難以攪動他心中的寧靜。</w:t>
      </w:r>
    </w:p>
    <w:p w:rsidR="00C04663" w:rsidRDefault="00A7259F" w:rsidP="00813907">
      <w:pPr>
        <w:spacing w:after="240"/>
      </w:pPr>
      <w:r>
        <w:rPr>
          <w:rFonts w:hint="eastAsia"/>
        </w:rPr>
        <w:t>不過平靜不代表就能取勝，在他看到西門吹雪出手的時後，李龍飛便感到對方練氣六層頂峰的那股壓力，排山倒海而來，雖然自己到了練氣六層初期，但想要獲勝，仍然是只有不到三成的機會。</w:t>
      </w:r>
    </w:p>
    <w:p w:rsidR="00C04663" w:rsidRDefault="00A7259F" w:rsidP="00813907">
      <w:pPr>
        <w:spacing w:after="240"/>
      </w:pPr>
      <w:r>
        <w:rPr>
          <w:rFonts w:hint="eastAsia"/>
        </w:rPr>
        <w:lastRenderedPageBreak/>
        <w:t>他瞳孔一縮，御風術繞在身上，雖不及陳英那樣的威力，但也讓李龍飛速度加快了不少。</w:t>
      </w:r>
    </w:p>
    <w:p w:rsidR="00C04663" w:rsidRDefault="00A7259F" w:rsidP="00813907">
      <w:pPr>
        <w:spacing w:after="240"/>
      </w:pPr>
      <w:r>
        <w:rPr>
          <w:rFonts w:hint="eastAsia"/>
        </w:rPr>
        <w:t>這兩年內，除了修為練到了練氣六層，自在道內的術法，李龍飛也以貢獻點兌換了許多。</w:t>
      </w:r>
    </w:p>
    <w:p w:rsidR="00C04663" w:rsidRDefault="00A7259F" w:rsidP="00813907">
      <w:pPr>
        <w:spacing w:after="240"/>
      </w:pPr>
      <w:r>
        <w:rPr>
          <w:rFonts w:hint="eastAsia"/>
        </w:rPr>
        <w:t>就看到他往右閃過西門吹雪一擊，右手凝聚雷電，正是轟雷術的前式，只等西門吹雪這一擊勢老之後便要反擊而去。</w:t>
      </w:r>
    </w:p>
    <w:p w:rsidR="00C04663" w:rsidRDefault="00A7259F" w:rsidP="00813907">
      <w:pPr>
        <w:spacing w:after="240"/>
      </w:pPr>
      <w:r>
        <w:rPr>
          <w:rFonts w:hint="eastAsia"/>
        </w:rPr>
        <w:t>但西門吹雪當年練氣五層已對李龍飛的出招變化印象深刻，如今到了練氣六層頂峰，又怎會如此輕易讓李龍飛閃過這一擊？</w:t>
      </w:r>
    </w:p>
    <w:p w:rsidR="00C04663" w:rsidRDefault="00A7259F" w:rsidP="00813907">
      <w:pPr>
        <w:spacing w:after="240"/>
      </w:pPr>
      <w:r>
        <w:rPr>
          <w:rFonts w:hint="eastAsia"/>
        </w:rPr>
        <w:t>只見他這一拳去勢正要轉弱之際，忽然身形變化，原本往前的拳頭，倏地化掌往李龍飛方向擊去，同時腳踏八卦，不管李龍飛想往哪退，似乎都會被追上一樣。</w:t>
      </w:r>
    </w:p>
    <w:p w:rsidR="00C04663" w:rsidRDefault="00A7259F" w:rsidP="00813907">
      <w:pPr>
        <w:spacing w:after="240"/>
      </w:pPr>
      <w:r>
        <w:rPr>
          <w:rFonts w:hint="eastAsia"/>
        </w:rPr>
        <w:t>「給我敗吧！」</w:t>
      </w:r>
    </w:p>
    <w:p w:rsidR="00C04663" w:rsidRDefault="00A7259F" w:rsidP="00813907">
      <w:pPr>
        <w:spacing w:after="240"/>
      </w:pPr>
      <w:r>
        <w:rPr>
          <w:rFonts w:hint="eastAsia"/>
        </w:rPr>
        <w:t>西門吹雪冷哼一聲，心中暗道著。</w:t>
      </w:r>
    </w:p>
    <w:p w:rsidR="00C04663" w:rsidRDefault="00A7259F" w:rsidP="00813907">
      <w:pPr>
        <w:spacing w:after="240"/>
      </w:pPr>
      <w:r>
        <w:rPr>
          <w:rFonts w:hint="eastAsia"/>
        </w:rPr>
        <w:t>「如意掌！是西門師兄的如意掌！」</w:t>
      </w:r>
    </w:p>
    <w:p w:rsidR="00C04663" w:rsidRDefault="00A7259F" w:rsidP="00813907">
      <w:pPr>
        <w:spacing w:after="240"/>
      </w:pPr>
      <w:r>
        <w:rPr>
          <w:rFonts w:hint="eastAsia"/>
        </w:rPr>
        <w:t>「當年李師兄便是拜在這一招之下，此時西門師兄再度使出，不知道李師兄是否能夠面對？」</w:t>
      </w:r>
    </w:p>
    <w:p w:rsidR="00C04663" w:rsidRDefault="00A7259F" w:rsidP="00813907">
      <w:pPr>
        <w:spacing w:after="240"/>
      </w:pPr>
      <w:r>
        <w:rPr>
          <w:rFonts w:hint="eastAsia"/>
        </w:rPr>
        <w:t>台下幾名當年在場的外門弟子見到此招，紛紛議論了起來。</w:t>
      </w:r>
    </w:p>
    <w:p w:rsidR="00C04663" w:rsidRDefault="00A7259F" w:rsidP="00813907">
      <w:pPr>
        <w:spacing w:after="240"/>
      </w:pPr>
      <w:r>
        <w:rPr>
          <w:rFonts w:hint="eastAsia"/>
        </w:rPr>
        <w:t>就見李龍飛本正在醞釀的轟雷術，此時不及凝聚完，便直接擊出。</w:t>
      </w:r>
    </w:p>
    <w:p w:rsidR="00C04663" w:rsidRDefault="00A7259F" w:rsidP="00813907">
      <w:pPr>
        <w:spacing w:after="240"/>
      </w:pPr>
      <w:r>
        <w:rPr>
          <w:rFonts w:hint="eastAsia"/>
        </w:rPr>
        <w:t>「爆！」</w:t>
      </w:r>
    </w:p>
    <w:p w:rsidR="00C04663" w:rsidRDefault="00A7259F" w:rsidP="00813907">
      <w:pPr>
        <w:spacing w:after="240"/>
      </w:pPr>
      <w:r>
        <w:rPr>
          <w:rFonts w:hint="eastAsia"/>
        </w:rPr>
        <w:t>李龍飛一喝，那雷勁還沒對上西門吹雪的如意掌，便直接自爆，一聲巨響過後，雷光四散，同時西門吹雪也被止住了攻勢，兩人分別退散了開來，隔著距離互相凝視喘息著。</w:t>
      </w:r>
    </w:p>
    <w:p w:rsidR="00C04663" w:rsidRDefault="00A7259F" w:rsidP="00813907">
      <w:pPr>
        <w:spacing w:after="240"/>
      </w:pPr>
      <w:r>
        <w:rPr>
          <w:rFonts w:hint="eastAsia"/>
        </w:rPr>
        <w:t>「兩年不見，他竟進步到這種程度？」西門吹雪心中暗暗吃驚，收起了輕視的心態，修為急速運轉著將右手的雷電給驅散掉。</w:t>
      </w:r>
    </w:p>
    <w:p w:rsidR="00C04663" w:rsidRDefault="00A7259F" w:rsidP="00813907">
      <w:pPr>
        <w:spacing w:after="240"/>
      </w:pPr>
      <w:r>
        <w:rPr>
          <w:rFonts w:hint="eastAsia"/>
        </w:rPr>
        <w:t>方才他一頓之後，本想繼續追下去，但李龍飛的雷電卻纏繞到了他的手上，若是不先驅散，恐怕對方還會有其他招式引爆這雷電。</w:t>
      </w:r>
    </w:p>
    <w:p w:rsidR="00C04663" w:rsidRDefault="00A7259F" w:rsidP="00813907">
      <w:pPr>
        <w:spacing w:after="240"/>
      </w:pPr>
      <w:r>
        <w:rPr>
          <w:rFonts w:hint="eastAsia"/>
        </w:rPr>
        <w:t>李龍飛這裡也不好受，他一早有準備，但面對修為略勝一籌的西門吹雪，再多的準備也是有些不足，而且這一掌之下的餘勁按到他的胸口，讓他剛交手就受了一點內傷，就連右手臂也因為倉促將轟雷術自爆而感到暈麻酥軟。</w:t>
      </w:r>
    </w:p>
    <w:p w:rsidR="00C04663" w:rsidRDefault="00A7259F" w:rsidP="00813907">
      <w:pPr>
        <w:spacing w:after="240"/>
      </w:pPr>
      <w:r>
        <w:rPr>
          <w:rFonts w:hint="eastAsia"/>
        </w:rPr>
        <w:lastRenderedPageBreak/>
        <w:t>但他的鬥志不減反增，心中燃起雄雄烈火。</w:t>
      </w:r>
    </w:p>
    <w:p w:rsidR="00C04663" w:rsidRDefault="00A7259F" w:rsidP="00813907">
      <w:pPr>
        <w:spacing w:after="240"/>
      </w:pPr>
      <w:r>
        <w:rPr>
          <w:rFonts w:hint="eastAsia"/>
        </w:rPr>
        <w:t>「果然，現在的我與當初相比，已不再是只能被打而毫無取勝的機會了。」</w:t>
      </w:r>
    </w:p>
    <w:p w:rsidR="00C04663" w:rsidRDefault="00A7259F" w:rsidP="00813907">
      <w:pPr>
        <w:spacing w:after="240"/>
      </w:pPr>
      <w:r>
        <w:rPr>
          <w:rFonts w:hint="eastAsia"/>
        </w:rPr>
        <w:t>「而且這種程度的比鬥，跟當初我被追三番兩次的追殺比起來，實在安全得太多；看來，宗門立下內門比試的用意，還是在激勵弟子得多。」</w:t>
      </w:r>
    </w:p>
    <w:p w:rsidR="00C04663" w:rsidRDefault="00A7259F" w:rsidP="00813907">
      <w:pPr>
        <w:spacing w:after="240"/>
      </w:pPr>
      <w:r>
        <w:rPr>
          <w:rFonts w:hint="eastAsia"/>
        </w:rPr>
        <w:t>想到這裡，李龍飛精神一振，不再吐吶休息，一拍儲物袋內，四把飛劍咻地飛射而出，竟是主動朝西門吹雪攻去。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敗中求勝</w:t>
      </w:r>
    </w:p>
    <w:p w:rsidR="00C04663" w:rsidRDefault="00C04663" w:rsidP="00813907">
      <w:pPr>
        <w:spacing w:after="240"/>
      </w:pPr>
    </w:p>
    <w:p w:rsidR="00C04663" w:rsidRDefault="00A7259F" w:rsidP="00813907">
      <w:pPr>
        <w:spacing w:after="240"/>
      </w:pPr>
      <w:r>
        <w:rPr>
          <w:rFonts w:hint="eastAsia"/>
        </w:rPr>
        <w:t>眼見李龍飛主動攻擊，西門吹雪臉色一沉，一把鎚子從懷中飛出，正是當年打落李龍飛飛劍的法器靠山鎚，只是此刻以西門吹雪練氣六層的修為使出，已不是半個人的大小，而是長到足足有一個人大，轉眼就要將那李龍飛的飛劍擊落。</w:t>
      </w:r>
    </w:p>
    <w:p w:rsidR="00C04663" w:rsidRDefault="00A7259F" w:rsidP="00813907">
      <w:pPr>
        <w:spacing w:after="240"/>
      </w:pPr>
      <w:r>
        <w:rPr>
          <w:rFonts w:hint="eastAsia"/>
        </w:rPr>
        <w:t>卻在此時，李龍飛那四把飛劍，嗡嗡嗡地斗然盤旋起來，劍氣與速度在牽引之下，威力頓時加強一倍，更隱隱形成了一套劍陣，與那靠山鎚交撞在一起。</w:t>
      </w:r>
    </w:p>
    <w:p w:rsidR="00C04663" w:rsidRDefault="00A7259F" w:rsidP="00813907">
      <w:pPr>
        <w:spacing w:after="240"/>
      </w:pPr>
      <w:r>
        <w:rPr>
          <w:rFonts w:hint="eastAsia"/>
        </w:rPr>
        <w:t>半空中，天泉道人微微點頭，心中頗有欣慰。</w:t>
      </w:r>
    </w:p>
    <w:p w:rsidR="00C04663" w:rsidRDefault="00A7259F" w:rsidP="00813907">
      <w:pPr>
        <w:spacing w:after="240"/>
      </w:pPr>
      <w:r>
        <w:rPr>
          <w:rFonts w:hint="eastAsia"/>
        </w:rPr>
        <w:t>這套劍陣，是兩年前李龍飛從自在訣中領悟而來，而後經天泉道人多次提攜指點，並取名為長生劍陣，苦練許久。</w:t>
      </w:r>
    </w:p>
    <w:p w:rsidR="00C04663" w:rsidRDefault="00A7259F" w:rsidP="00813907">
      <w:pPr>
        <w:spacing w:after="240"/>
      </w:pPr>
      <w:r>
        <w:rPr>
          <w:rFonts w:hint="eastAsia"/>
        </w:rPr>
        <w:t>此時使來，雖只用上四柄普通的飛劍，卻已經有了兩儀生四象，四象生八卦的基本架勢，一時間與那法器靠山鎚纏鬥在一起，竟不落得下風。</w:t>
      </w:r>
    </w:p>
    <w:p w:rsidR="00C04663" w:rsidRDefault="00A7259F" w:rsidP="00813907">
      <w:pPr>
        <w:spacing w:after="240"/>
      </w:pPr>
      <w:r>
        <w:rPr>
          <w:rFonts w:hint="eastAsia"/>
        </w:rPr>
        <w:t>西門吹雪見到李龍飛在招式法器上都跟自己鬥得旗鼓相當，微微著急。</w:t>
      </w:r>
    </w:p>
    <w:p w:rsidR="00C04663" w:rsidRDefault="00A7259F" w:rsidP="00813907">
      <w:pPr>
        <w:spacing w:after="240"/>
      </w:pPr>
      <w:r>
        <w:rPr>
          <w:rFonts w:hint="eastAsia"/>
        </w:rPr>
        <w:t>「我進宗門早他那麼久，兩年前還贏他那麼多，如果現在連要贏他都要歷經一番辛苦，我就算成了內門弟子，還拿甚麼臉面對其他人？」</w:t>
      </w:r>
    </w:p>
    <w:p w:rsidR="00C04663" w:rsidRDefault="00A7259F" w:rsidP="00813907">
      <w:pPr>
        <w:spacing w:after="240"/>
      </w:pPr>
      <w:r>
        <w:rPr>
          <w:rFonts w:hint="eastAsia"/>
        </w:rPr>
        <w:t>想到這裡，他不再保留，一咬牙，狠狠朝自己胸口用力一，一口精血噴出，接著向前一指。</w:t>
      </w:r>
    </w:p>
    <w:p w:rsidR="00C04663" w:rsidRDefault="00A7259F" w:rsidP="00813907">
      <w:pPr>
        <w:spacing w:after="240"/>
      </w:pPr>
      <w:r>
        <w:rPr>
          <w:rFonts w:hint="eastAsia"/>
        </w:rPr>
        <w:t>「血雲秘術，山鬼轟！」</w:t>
      </w:r>
    </w:p>
    <w:p w:rsidR="00C04663" w:rsidRDefault="00A7259F" w:rsidP="00813907">
      <w:pPr>
        <w:spacing w:after="240"/>
      </w:pPr>
      <w:r>
        <w:rPr>
          <w:rFonts w:hint="eastAsia"/>
        </w:rPr>
        <w:t>頓時那靠山鎚外隱隱泛起一陣血光，接著轟鳴之間硬是擊落在長生劍陣上，將四把飛劍其中三把倒擊回去，同時勢如破竹地往李龍飛那追擊過去。</w:t>
      </w:r>
    </w:p>
    <w:p w:rsidR="00C04663" w:rsidRDefault="00A7259F" w:rsidP="00813907">
      <w:pPr>
        <w:spacing w:after="240"/>
      </w:pPr>
      <w:r>
        <w:rPr>
          <w:rFonts w:hint="eastAsia"/>
        </w:rPr>
        <w:lastRenderedPageBreak/>
        <w:t>台下弟子一看，立刻有人驚呼叫道。</w:t>
      </w:r>
    </w:p>
    <w:p w:rsidR="00C04663" w:rsidRDefault="00A7259F" w:rsidP="00813907">
      <w:pPr>
        <w:spacing w:after="240"/>
      </w:pPr>
      <w:r>
        <w:rPr>
          <w:rFonts w:hint="eastAsia"/>
        </w:rPr>
        <w:t>「血雲秘術，這是老譚師伯的血雲秘術！」</w:t>
      </w:r>
    </w:p>
    <w:p w:rsidR="00C04663" w:rsidRDefault="00A7259F" w:rsidP="00813907">
      <w:pPr>
        <w:spacing w:after="240"/>
      </w:pPr>
      <w:r>
        <w:rPr>
          <w:rFonts w:hint="eastAsia"/>
        </w:rPr>
        <w:t>「此術非築基以上難以練成，一旦練成後，能使法器威力以倍數增加，就算敵人修為比自己強，也都會感到頭疼，西門師兄竟然能以練氣六層就使出來，這實在太過驚人！」</w:t>
      </w:r>
    </w:p>
    <w:p w:rsidR="00C04663" w:rsidRDefault="00A7259F" w:rsidP="00813907">
      <w:pPr>
        <w:spacing w:after="240"/>
      </w:pPr>
      <w:r>
        <w:rPr>
          <w:rFonts w:hint="eastAsia"/>
        </w:rPr>
        <w:t>他們卻不知道，這血雲秘術固然非築基難以練成，但西門吹雪用的卻也不是真正的血雲秘術，而是老壇道人特地為他調整過後的低階版本。</w:t>
      </w:r>
    </w:p>
    <w:p w:rsidR="00C04663" w:rsidRDefault="00A7259F" w:rsidP="00813907">
      <w:pPr>
        <w:spacing w:after="240"/>
      </w:pPr>
      <w:r>
        <w:rPr>
          <w:rFonts w:hint="eastAsia"/>
        </w:rPr>
        <w:t>雖說是低階版本，卻也有原本血雲秘術的七成威力，此時施展開來，李龍飛第一次在此戰中驚覺到一股危機感，眼見那靠山鎚疾駛飛來，當下不急細思，左拳往前一擋，喀嚓一聲，輕脆的骨折聲從他左前臂傳來，接著靠山鎚擊在胸前，他悶哼一聲，飛身墜落，摔倒在比試台的邊緣。</w:t>
      </w:r>
    </w:p>
    <w:p w:rsidR="00C04663" w:rsidRDefault="00A7259F" w:rsidP="00813907">
      <w:pPr>
        <w:spacing w:after="240"/>
      </w:pPr>
      <w:r>
        <w:rPr>
          <w:rFonts w:hint="eastAsia"/>
        </w:rPr>
        <w:t>而西門吹雪這一擊雖然耗損大半</w:t>
      </w:r>
      <w:del w:id="4567" w:author="簡新佳" w:date="2019-02-25T17:00:00Z">
        <w:r w:rsidDel="0012795F">
          <w:rPr>
            <w:rFonts w:hint="eastAsia"/>
          </w:rPr>
          <w:delText>靈力</w:delText>
        </w:r>
      </w:del>
      <w:ins w:id="4568" w:author="簡新佳" w:date="2019-02-25T17:00:00Z">
        <w:r w:rsidR="0012795F">
          <w:rPr>
            <w:rFonts w:hint="eastAsia"/>
          </w:rPr>
          <w:t>靈氣</w:t>
        </w:r>
      </w:ins>
      <w:r>
        <w:rPr>
          <w:rFonts w:hint="eastAsia"/>
        </w:rPr>
        <w:t>，使得臉色有些蒼白，但看到李龍飛倒下，他也頗為得意，操控著那靠山鎚飛回身邊，轉身看向台下的同伴，期待聽到慶祝自己獲勝的歡呼聲與崇拜等。</w:t>
      </w:r>
    </w:p>
    <w:p w:rsidR="00C04663" w:rsidRDefault="00A7259F" w:rsidP="00813907">
      <w:pPr>
        <w:spacing w:after="240"/>
      </w:pPr>
      <w:r>
        <w:rPr>
          <w:rFonts w:hint="eastAsia"/>
        </w:rPr>
        <w:t>卻見到西門上與其他人神色古怪，似乎有些不可思議地看像自己的後方那裡。</w:t>
      </w:r>
    </w:p>
    <w:p w:rsidR="00C04663" w:rsidRDefault="00A7259F" w:rsidP="00813907">
      <w:pPr>
        <w:spacing w:after="240"/>
      </w:pPr>
      <w:r>
        <w:rPr>
          <w:rFonts w:hint="eastAsia"/>
        </w:rPr>
        <w:t>西門吹雪轉頭一看，正好看到李龍飛掙扎著爬了起來，他的胸前一個凹痕明顯，點點鮮血撒在長衫之上，看起來傷痕累累，頗為不堪，但眼中的戰意卻是一點也沒有減少，仍是自信滿滿地直盯著前方。</w:t>
      </w:r>
    </w:p>
    <w:p w:rsidR="00C04663" w:rsidRDefault="00A7259F" w:rsidP="00813907">
      <w:pPr>
        <w:spacing w:after="240"/>
      </w:pPr>
      <w:r>
        <w:rPr>
          <w:rFonts w:hint="eastAsia"/>
        </w:rPr>
        <w:t>在眾人駭然間，西門吹雪猛地想起了當時第一次對上李龍飛的畫面，當時他也是如此奮不顧身的站在自己面前，甚至乎，在最後那一刻，他可以說是逼得自己打破了約定，提前使用了單腳單手之外的招式。</w:t>
      </w:r>
    </w:p>
    <w:p w:rsidR="00C04663" w:rsidRDefault="00A7259F" w:rsidP="00813907">
      <w:pPr>
        <w:spacing w:after="240"/>
      </w:pPr>
      <w:r>
        <w:rPr>
          <w:rFonts w:hint="eastAsia"/>
        </w:rPr>
        <w:t>一股寒意直奔後腦杓，西門吹雪下意識地想要趕快終結這場比試，他右手一指，靠山鎚飛了出去，同時間李龍飛雙眼閃過一絲精芒，剩餘的右手拍向儲物袋，咻咻咻又飛出四把飛劍，與方才被擊退的那四把飛劍組成了一個雙圓，朝靠西門吹雪射了過來。</w:t>
      </w:r>
    </w:p>
    <w:p w:rsidR="00C04663" w:rsidRDefault="00A7259F" w:rsidP="00813907">
      <w:pPr>
        <w:spacing w:after="240"/>
      </w:pPr>
      <w:r>
        <w:rPr>
          <w:rFonts w:hint="eastAsia"/>
        </w:rPr>
        <w:t>眼看對方不肯放棄，西門吹雪也戰紅了眼，他拼著大失元氣的代價，又一拍胸口，再噴出了一口精血，惡狠狠地對著李龍飛喝道，「血雲秘術，血影殘！」</w:t>
      </w:r>
    </w:p>
    <w:p w:rsidR="00C04663" w:rsidRDefault="00A7259F" w:rsidP="00813907">
      <w:pPr>
        <w:spacing w:after="240"/>
      </w:pPr>
      <w:r>
        <w:rPr>
          <w:rFonts w:hint="eastAsia"/>
        </w:rPr>
        <w:t>就見那靠山鎚這次不但是泛著紅光，同時還有一道殘影，像是分身一樣同時撞向那雙圓，要一舉將那劍陣給破了開來。</w:t>
      </w:r>
    </w:p>
    <w:p w:rsidR="00C04663" w:rsidRDefault="00A7259F" w:rsidP="00813907">
      <w:pPr>
        <w:spacing w:after="240"/>
      </w:pPr>
      <w:r>
        <w:rPr>
          <w:rFonts w:hint="eastAsia"/>
        </w:rPr>
        <w:t>就在此時，李龍飛右手狠狠一捏。</w:t>
      </w:r>
    </w:p>
    <w:p w:rsidR="00C04663" w:rsidRDefault="00A7259F" w:rsidP="00813907">
      <w:pPr>
        <w:spacing w:after="240"/>
      </w:pPr>
      <w:r>
        <w:rPr>
          <w:rFonts w:hint="eastAsia"/>
        </w:rPr>
        <w:lastRenderedPageBreak/>
        <w:t>「爆、爆、爆、爆、爆…」</w:t>
      </w:r>
    </w:p>
    <w:p w:rsidR="00C04663" w:rsidRDefault="00A7259F" w:rsidP="00813907">
      <w:pPr>
        <w:spacing w:after="240"/>
      </w:pPr>
      <w:r>
        <w:rPr>
          <w:rFonts w:hint="eastAsia"/>
        </w:rPr>
        <w:t>同時間那幾把飛劍齊齊爆開，掀起的風暴將那靠山鎚跟它的殘影給吹散開來，接著李龍飛狠狠一踏，身子瞬間來到西門吹雪面前，右拳義無反顧地往前擊去。</w:t>
      </w:r>
    </w:p>
    <w:p w:rsidR="00C04663" w:rsidRDefault="00A7259F" w:rsidP="00813907">
      <w:pPr>
        <w:spacing w:after="240"/>
      </w:pPr>
      <w:r>
        <w:rPr>
          <w:rFonts w:hint="eastAsia"/>
        </w:rPr>
        <w:t>西門吹雪原本使用兩次的血雲秘術就已經是很勉強，此時術法被破，反噬的力量更讓他當場受傷，吐了一口鮮血，此時李龍飛右拳擊來，怒極之中也是一招如意掌攻去，竟是拚著兩敗俱傷也要先將對方給擊倒。</w:t>
      </w:r>
    </w:p>
    <w:p w:rsidR="00C04663" w:rsidRDefault="00A7259F" w:rsidP="00813907">
      <w:pPr>
        <w:spacing w:after="240"/>
      </w:pPr>
      <w:r>
        <w:rPr>
          <w:rFonts w:hint="eastAsia"/>
        </w:rPr>
        <w:t>卻聽到刷地一聲，方才</w:t>
      </w:r>
      <w:r w:rsidR="0099373B">
        <w:rPr>
          <w:rFonts w:hint="eastAsia"/>
        </w:rPr>
        <w:t>飛劍</w:t>
      </w:r>
      <w:r>
        <w:rPr>
          <w:rFonts w:hint="eastAsia"/>
        </w:rPr>
        <w:t>爆炸之</w:t>
      </w:r>
      <w:r w:rsidR="0099373B">
        <w:rPr>
          <w:rFonts w:hint="eastAsia"/>
        </w:rPr>
        <w:t>時</w:t>
      </w:r>
      <w:r>
        <w:rPr>
          <w:rFonts w:hint="eastAsia"/>
        </w:rPr>
        <w:t>，</w:t>
      </w:r>
      <w:r w:rsidR="0099373B">
        <w:rPr>
          <w:rFonts w:hint="eastAsia"/>
        </w:rPr>
        <w:t>其中兩把並沒有跟著一起自爆，而是</w:t>
      </w:r>
      <w:r>
        <w:rPr>
          <w:rFonts w:hint="eastAsia"/>
        </w:rPr>
        <w:t>暗地</w:t>
      </w:r>
      <w:r w:rsidR="0099373B">
        <w:rPr>
          <w:rFonts w:hint="eastAsia"/>
        </w:rPr>
        <w:t>混在塵煙之中。</w:t>
      </w:r>
    </w:p>
    <w:p w:rsidR="00C04663" w:rsidRDefault="0099373B" w:rsidP="00813907">
      <w:pPr>
        <w:spacing w:after="240"/>
      </w:pPr>
      <w:r>
        <w:rPr>
          <w:rFonts w:hint="eastAsia"/>
        </w:rPr>
        <w:t>此時李龍飛右拳擊去，兩柄飛劍</w:t>
      </w:r>
      <w:r w:rsidR="00A7259F">
        <w:rPr>
          <w:rFonts w:hint="eastAsia"/>
        </w:rPr>
        <w:t>刺穿</w:t>
      </w:r>
      <w:r>
        <w:rPr>
          <w:rFonts w:hint="eastAsia"/>
        </w:rPr>
        <w:t>他的</w:t>
      </w:r>
      <w:r w:rsidR="00A7259F">
        <w:rPr>
          <w:rFonts w:hint="eastAsia"/>
        </w:rPr>
        <w:t>衣杉，同時也刺穿了西門吹雪的雙掌，將西門吹雪的攻勢化解了開來，在半空中濺起一蓬蓬血花，更往胸口刺去。</w:t>
      </w:r>
    </w:p>
    <w:p w:rsidR="00C04663" w:rsidRDefault="00A7259F" w:rsidP="00813907">
      <w:pPr>
        <w:spacing w:after="240"/>
      </w:pPr>
      <w:r>
        <w:rPr>
          <w:rFonts w:hint="eastAsia"/>
        </w:rPr>
        <w:t>眼看這一刺，西門吹雪必敗無疑，他怒吼一聲，其胸中一塊寶玉，化作一面盾牌，擋在前面。</w:t>
      </w:r>
    </w:p>
    <w:p w:rsidR="00C04663" w:rsidRDefault="00A7259F" w:rsidP="00813907">
      <w:pPr>
        <w:spacing w:after="240"/>
      </w:pPr>
      <w:r>
        <w:rPr>
          <w:rFonts w:hint="eastAsia"/>
        </w:rPr>
        <w:t>砰！那兩柄飛箭刺在那盾牌前面，反彈了回去，但李龍飛右掌卻以極其巧妙的方式繞過盾牌，打在西門吹雪胸前，後者尚來不及慘叫，一股雷勁已然爆開，胸口連同李龍飛的右拳一同炸裂開來，慘哼之中，兩人分別飛了出去。</w:t>
      </w:r>
    </w:p>
    <w:p w:rsidR="00C04663" w:rsidRDefault="00A7259F" w:rsidP="00813907">
      <w:pPr>
        <w:spacing w:after="240"/>
      </w:pPr>
      <w:r>
        <w:rPr>
          <w:rFonts w:hint="eastAsia"/>
        </w:rPr>
        <w:t>「那是西門師兄用的如意掌…想不到李龍飛他居然也學得有模有樣…」</w:t>
      </w:r>
    </w:p>
    <w:p w:rsidR="00C04663" w:rsidRDefault="00A7259F" w:rsidP="00813907">
      <w:pPr>
        <w:spacing w:after="240"/>
      </w:pPr>
      <w:r>
        <w:rPr>
          <w:rFonts w:hint="eastAsia"/>
        </w:rPr>
        <w:t>「而且他還加上了轟雷術，只是，這等近距離放出，就算他自己也會被波及到！」</w:t>
      </w:r>
    </w:p>
    <w:p w:rsidR="00C04663" w:rsidRDefault="00A7259F" w:rsidP="00813907">
      <w:pPr>
        <w:spacing w:after="240"/>
      </w:pPr>
      <w:r>
        <w:rPr>
          <w:rFonts w:hint="eastAsia"/>
        </w:rPr>
        <w:t>一旁觀看的眾人，被眼前的戰況給震驚住，紛紛議論起來。</w:t>
      </w:r>
    </w:p>
    <w:p w:rsidR="00C04663" w:rsidRDefault="00A7259F" w:rsidP="00813907">
      <w:pPr>
        <w:spacing w:after="240"/>
      </w:pPr>
      <w:r>
        <w:rPr>
          <w:rFonts w:hint="eastAsia"/>
        </w:rPr>
        <w:t>眼看兩人都倒在地上動也不動，老壇道人正要上前查看時，李龍飛這時已經搖搖晃晃的站了起來。</w:t>
      </w:r>
    </w:p>
    <w:p w:rsidR="00C04663" w:rsidRDefault="00A7259F" w:rsidP="00813907">
      <w:pPr>
        <w:spacing w:after="240"/>
      </w:pPr>
      <w:r>
        <w:rPr>
          <w:rFonts w:hint="eastAsia"/>
        </w:rPr>
        <w:t>老壇眼中閃過一絲陰沉，望向另一頭的西門吹雪，只見他整個人暈死過去，仍是沒有轉醒的跡象，不得不右手一抬，宣佈道，「第八場比賽，李龍飛勝，接下來…」</w:t>
      </w:r>
    </w:p>
    <w:p w:rsidR="00C04663" w:rsidRDefault="00A7259F" w:rsidP="00813907">
      <w:pPr>
        <w:spacing w:after="240"/>
      </w:pPr>
      <w:r>
        <w:rPr>
          <w:rFonts w:hint="eastAsia"/>
        </w:rPr>
        <w:t>這一戰到此，可說是慘烈至極，李龍飛固然反敗為勝，但他左手骨折，右掌焦黑，胸口更是斷了許多根肋骨，全身上下無一處沒有傷痕。</w:t>
      </w:r>
    </w:p>
    <w:p w:rsidR="00C04663" w:rsidRDefault="00A7259F" w:rsidP="00813907">
      <w:pPr>
        <w:spacing w:after="240"/>
      </w:pPr>
      <w:r>
        <w:rPr>
          <w:rFonts w:hint="eastAsia"/>
        </w:rPr>
        <w:t>要不是他之前經歷了更慘痛的遭遇，此時恐怕已經倒了下去，也沒可能還有戰意再這樣支撐著走下台去。</w:t>
      </w:r>
    </w:p>
    <w:p w:rsidR="00C04663" w:rsidRDefault="00A7259F" w:rsidP="00813907">
      <w:pPr>
        <w:spacing w:after="240"/>
      </w:pPr>
      <w:r>
        <w:rPr>
          <w:rFonts w:hint="eastAsia"/>
        </w:rPr>
        <w:t>但也因為這樣一場敗者傷，勝者殘的局面，讓台下的眾人看得是口乾舌躁，血脈噴張，紛紛覺得先前幾場比試，與之相比，實在是太過小兒科了。</w:t>
      </w:r>
    </w:p>
    <w:p w:rsidR="00C04663" w:rsidRDefault="00A7259F" w:rsidP="00813907">
      <w:pPr>
        <w:spacing w:after="240"/>
      </w:pPr>
      <w:r>
        <w:rPr>
          <w:rFonts w:hint="eastAsia"/>
        </w:rPr>
        <w:lastRenderedPageBreak/>
        <w:t>即便是半空中的天泉道人等三人，此時也被李龍飛這種不要命似的打法給震撼到，天鬚掌門更是摸摸鬍鬚說道，「此子意志堅韌，出手果斷，是成大事之人，更難能可貴的是，他拼著右手廢掉，也沒痛下殺手，實在是大仁大勇之人。只可惜，他贏得此戰，卻重傷太甚，要再贏下一場，頗為困難，否則定是內門弟子的人選，可惜阿，可惜。」</w:t>
      </w:r>
    </w:p>
    <w:p w:rsidR="00C04663" w:rsidRDefault="00A7259F" w:rsidP="00813907">
      <w:pPr>
        <w:spacing w:after="240"/>
      </w:pPr>
      <w:r>
        <w:rPr>
          <w:rFonts w:hint="eastAsia"/>
        </w:rPr>
        <w:t>天泉聽到掌門這樣一說，心中暗暗欣慰的同時，也為李龍飛擔憂起來。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丹藥與傀儡</w:t>
      </w:r>
    </w:p>
    <w:p w:rsidR="00C04663" w:rsidRDefault="00C04663" w:rsidP="00813907">
      <w:pPr>
        <w:spacing w:after="240"/>
      </w:pPr>
    </w:p>
    <w:p w:rsidR="00C04663" w:rsidRDefault="00A7259F" w:rsidP="00813907">
      <w:pPr>
        <w:spacing w:after="240"/>
      </w:pPr>
      <w:r>
        <w:rPr>
          <w:rFonts w:hint="eastAsia"/>
        </w:rPr>
        <w:t>一下比試台，李龍飛便不管其他人眼光，盤腿打坐，極力爭取</w:t>
      </w:r>
      <w:del w:id="4569" w:author="簡新佳" w:date="2019-02-25T17:00:00Z">
        <w:r w:rsidDel="0012795F">
          <w:rPr>
            <w:rFonts w:hint="eastAsia"/>
          </w:rPr>
          <w:delText>靈力</w:delText>
        </w:r>
      </w:del>
      <w:ins w:id="4570" w:author="簡新佳" w:date="2019-02-25T17:00:00Z">
        <w:r w:rsidR="0012795F">
          <w:rPr>
            <w:rFonts w:hint="eastAsia"/>
          </w:rPr>
          <w:t>靈氣</w:t>
        </w:r>
      </w:ins>
      <w:r>
        <w:rPr>
          <w:rFonts w:hint="eastAsia"/>
        </w:rPr>
        <w:t>的恢復。</w:t>
      </w:r>
    </w:p>
    <w:p w:rsidR="00C04663" w:rsidRDefault="00A7259F" w:rsidP="00813907">
      <w:pPr>
        <w:spacing w:after="240"/>
      </w:pPr>
      <w:r>
        <w:rPr>
          <w:rFonts w:hint="eastAsia"/>
        </w:rPr>
        <w:t>無奈他傷的太重，體內靈脈不穩，別說恢復，就連要吐吶都十分不易，幾個呼吸之後，哇一聲，吐出一口黑血，整個人更加的虛弱下去。</w:t>
      </w:r>
    </w:p>
    <w:p w:rsidR="00C04663" w:rsidRDefault="00A7259F" w:rsidP="00813907">
      <w:pPr>
        <w:spacing w:after="240"/>
      </w:pPr>
      <w:r>
        <w:rPr>
          <w:rFonts w:hint="eastAsia"/>
        </w:rPr>
        <w:t>東門跟寒玉兩人圍在他身邊，著急萬分，卻又拿不出個辦法，想試著將</w:t>
      </w:r>
      <w:del w:id="4571" w:author="簡新佳" w:date="2019-02-25T17:00:00Z">
        <w:r w:rsidDel="0012795F">
          <w:rPr>
            <w:rFonts w:hint="eastAsia"/>
          </w:rPr>
          <w:delText>靈力</w:delText>
        </w:r>
      </w:del>
      <w:ins w:id="4572" w:author="簡新佳" w:date="2019-02-25T17:00:00Z">
        <w:r w:rsidR="0012795F">
          <w:rPr>
            <w:rFonts w:hint="eastAsia"/>
          </w:rPr>
          <w:t>靈氣</w:t>
        </w:r>
      </w:ins>
      <w:r>
        <w:rPr>
          <w:rFonts w:hint="eastAsia"/>
        </w:rPr>
        <w:t>灌入李龍飛體內，卻又怕一個弄不好，反讓他受傷更加嚴重。</w:t>
      </w:r>
    </w:p>
    <w:p w:rsidR="00C04663" w:rsidRDefault="00A7259F" w:rsidP="00813907">
      <w:pPr>
        <w:spacing w:after="240"/>
      </w:pPr>
      <w:r>
        <w:rPr>
          <w:rFonts w:hint="eastAsia"/>
        </w:rPr>
        <w:t>便在此時，那看起來好像對甚麼都毫不在意的王騰雲，張開了眼，在眾目睽睽之下，走到了李龍飛面前。</w:t>
      </w:r>
    </w:p>
    <w:p w:rsidR="00C04663" w:rsidRDefault="00A7259F" w:rsidP="00813907">
      <w:pPr>
        <w:spacing w:after="240"/>
      </w:pPr>
      <w:r>
        <w:rPr>
          <w:rFonts w:hint="eastAsia"/>
        </w:rPr>
        <w:t>「吞下這顆丹藥，然後你們兩好好助他療傷。」</w:t>
      </w:r>
    </w:p>
    <w:p w:rsidR="00C04663" w:rsidRDefault="00A7259F" w:rsidP="00813907">
      <w:pPr>
        <w:spacing w:after="240"/>
      </w:pPr>
      <w:r>
        <w:rPr>
          <w:rFonts w:hint="eastAsia"/>
        </w:rPr>
        <w:t>王騰雲隨手一彈，一顆白雪般的丹藥落入李龍飛的懷中。</w:t>
      </w:r>
    </w:p>
    <w:p w:rsidR="00C04663" w:rsidRDefault="00A7259F" w:rsidP="00813907">
      <w:pPr>
        <w:spacing w:after="240"/>
      </w:pPr>
      <w:r>
        <w:rPr>
          <w:rFonts w:hint="eastAsia"/>
        </w:rPr>
        <w:t>「</w:t>
      </w:r>
      <w:r w:rsidR="0099373B">
        <w:rPr>
          <w:rFonts w:hint="eastAsia"/>
        </w:rPr>
        <w:t>這是</w:t>
      </w:r>
      <w:r>
        <w:rPr>
          <w:rFonts w:hint="eastAsia"/>
        </w:rPr>
        <w:t>…」李龍飛張開眼，看了王騰雲一眼</w:t>
      </w:r>
      <w:r w:rsidR="0099373B">
        <w:rPr>
          <w:rFonts w:hint="eastAsia"/>
        </w:rPr>
        <w:t>。</w:t>
      </w:r>
    </w:p>
    <w:p w:rsidR="00C04663" w:rsidRDefault="0099373B" w:rsidP="00813907">
      <w:pPr>
        <w:spacing w:after="240"/>
      </w:pPr>
      <w:r>
        <w:rPr>
          <w:rFonts w:hint="eastAsia"/>
        </w:rPr>
        <w:t>「這是續命丹，雖沒有生生造化丹那樣厲害，但也能治療築基以下大半的傷勢。」</w:t>
      </w:r>
    </w:p>
    <w:p w:rsidR="00C04663" w:rsidRDefault="0099373B" w:rsidP="00813907">
      <w:pPr>
        <w:spacing w:after="240"/>
      </w:pPr>
      <w:r>
        <w:rPr>
          <w:rFonts w:hint="eastAsia"/>
        </w:rPr>
        <w:t>李龍飛看著丹藥，</w:t>
      </w:r>
      <w:r w:rsidR="00A7259F">
        <w:rPr>
          <w:rFonts w:hint="eastAsia"/>
        </w:rPr>
        <w:t>艱澀地開口問道，「為甚麼要幫我？」</w:t>
      </w:r>
    </w:p>
    <w:p w:rsidR="00C04663" w:rsidRDefault="00A7259F" w:rsidP="00813907">
      <w:pPr>
        <w:spacing w:after="240"/>
      </w:pPr>
      <w:r>
        <w:rPr>
          <w:rFonts w:hint="eastAsia"/>
        </w:rPr>
        <w:t>「幫人，需要理由嗎？」</w:t>
      </w:r>
    </w:p>
    <w:p w:rsidR="00C04663" w:rsidRDefault="00A7259F" w:rsidP="00813907">
      <w:pPr>
        <w:spacing w:after="240"/>
      </w:pPr>
      <w:r>
        <w:rPr>
          <w:rFonts w:hint="eastAsia"/>
        </w:rPr>
        <w:t>「…我是你的競爭對手…」李龍飛沉默了一會說到。</w:t>
      </w:r>
    </w:p>
    <w:p w:rsidR="00C04663" w:rsidRDefault="00A7259F" w:rsidP="00813907">
      <w:pPr>
        <w:spacing w:after="240"/>
      </w:pPr>
      <w:r>
        <w:rPr>
          <w:rFonts w:hint="eastAsia"/>
        </w:rPr>
        <w:t>「你現在還不夠資格與我競爭…如果在我們對上前你夠資格了，我會很開心。」王騰雲說的很認真，眼神中沒有半點虛偽。</w:t>
      </w:r>
    </w:p>
    <w:p w:rsidR="00C04663" w:rsidRDefault="00A7259F" w:rsidP="00813907">
      <w:pPr>
        <w:spacing w:after="240"/>
      </w:pPr>
      <w:r>
        <w:rPr>
          <w:rFonts w:hint="eastAsia"/>
        </w:rPr>
        <w:t>李龍飛想了一想，不再說話，毫不猶豫地將那丹藥吞了下去。</w:t>
      </w:r>
    </w:p>
    <w:p w:rsidR="00C04663" w:rsidRDefault="00A7259F" w:rsidP="00813907">
      <w:pPr>
        <w:spacing w:after="240"/>
      </w:pPr>
      <w:r>
        <w:rPr>
          <w:rFonts w:hint="eastAsia"/>
        </w:rPr>
        <w:lastRenderedPageBreak/>
        <w:t>王騰雲臉上也露出少見的笑容，在眾人注目下，又走回了原地，盤腿坐了下來。</w:t>
      </w:r>
    </w:p>
    <w:p w:rsidR="00C04663" w:rsidRDefault="00A7259F" w:rsidP="00813907">
      <w:pPr>
        <w:spacing w:after="240"/>
      </w:pPr>
      <w:r>
        <w:rPr>
          <w:rFonts w:hint="eastAsia"/>
        </w:rPr>
        <w:t>那</w:t>
      </w:r>
      <w:r w:rsidR="0099373B">
        <w:rPr>
          <w:rFonts w:hint="eastAsia"/>
        </w:rPr>
        <w:t>續命</w:t>
      </w:r>
      <w:r>
        <w:rPr>
          <w:rFonts w:hint="eastAsia"/>
        </w:rPr>
        <w:t>丹果然非凡，一入腹內，便化做一股龐大的生機，轉眼間，李龍飛的右手焦黑部份已經緩緩癒合再生起來，而左手的斷臂處，雖然沒能恢復，卻也稍稍銜接上，不致於在日後留下後患。</w:t>
      </w:r>
    </w:p>
    <w:p w:rsidR="00C04663" w:rsidRDefault="00A7259F" w:rsidP="00813907">
      <w:pPr>
        <w:spacing w:after="240"/>
      </w:pPr>
      <w:r>
        <w:rPr>
          <w:rFonts w:hint="eastAsia"/>
        </w:rPr>
        <w:t>寒玉跟東門看了，臉露喜色，連忙輪流將</w:t>
      </w:r>
      <w:del w:id="4573" w:author="簡新佳" w:date="2019-02-25T17:00:00Z">
        <w:r w:rsidDel="0012795F">
          <w:rPr>
            <w:rFonts w:hint="eastAsia"/>
          </w:rPr>
          <w:delText>靈力</w:delText>
        </w:r>
      </w:del>
      <w:ins w:id="4574" w:author="簡新佳" w:date="2019-02-25T17:00:00Z">
        <w:r w:rsidR="0012795F">
          <w:rPr>
            <w:rFonts w:hint="eastAsia"/>
          </w:rPr>
          <w:t>靈氣</w:t>
        </w:r>
      </w:ins>
      <w:r>
        <w:rPr>
          <w:rFonts w:hint="eastAsia"/>
        </w:rPr>
        <w:t>灌入李龍飛體內，加快他恢復的速度。</w:t>
      </w:r>
    </w:p>
    <w:p w:rsidR="00C04663" w:rsidRDefault="00A7259F" w:rsidP="00813907">
      <w:pPr>
        <w:spacing w:after="240"/>
      </w:pPr>
      <w:r>
        <w:rPr>
          <w:rFonts w:hint="eastAsia"/>
        </w:rPr>
        <w:t>不一會兒，李龍飛雖然左臂仍然不可使力，但整體的傷勢跟戰力，已經恢復了五成左右。</w:t>
      </w:r>
    </w:p>
    <w:p w:rsidR="00C04663" w:rsidRDefault="00A7259F" w:rsidP="00813907">
      <w:pPr>
        <w:spacing w:after="240"/>
      </w:pPr>
      <w:r>
        <w:rPr>
          <w:rFonts w:hint="eastAsia"/>
        </w:rPr>
        <w:t>他看向王騰雲那，雖然嘴裡沒說，但心底卻已經暗暗發誓有機會必定要好好報答對方的恩情。</w:t>
      </w:r>
    </w:p>
    <w:p w:rsidR="00C04663" w:rsidRDefault="00A7259F" w:rsidP="00813907">
      <w:pPr>
        <w:spacing w:after="240"/>
      </w:pPr>
      <w:r>
        <w:rPr>
          <w:rFonts w:hint="eastAsia"/>
        </w:rPr>
        <w:t>也就在此時，天鬚道人宣佈第二輪比試抽籤開始。</w:t>
      </w:r>
    </w:p>
    <w:p w:rsidR="00C04663" w:rsidRDefault="00A7259F" w:rsidP="00813907">
      <w:pPr>
        <w:spacing w:after="240"/>
      </w:pPr>
      <w:r>
        <w:rPr>
          <w:rFonts w:hint="eastAsia"/>
        </w:rPr>
        <w:t>第二輪比試，第一場是呂宋傑對上一名練氣六層的弟子。</w:t>
      </w:r>
    </w:p>
    <w:p w:rsidR="00C04663" w:rsidRDefault="00A7259F" w:rsidP="00813907">
      <w:pPr>
        <w:spacing w:after="240"/>
      </w:pPr>
      <w:r>
        <w:rPr>
          <w:rFonts w:hint="eastAsia"/>
        </w:rPr>
        <w:t>這場比賽，也許是受了李龍飛影響，那練氣六層的弟子雖是一開始就不敵呂宋傑，但始終沒放棄戰意，最後，在呂宋傑一招雷霆萬均的密術之下，這不再堅持，黯然認輸落敗下台。</w:t>
      </w:r>
    </w:p>
    <w:p w:rsidR="00C04663" w:rsidRDefault="00A7259F" w:rsidP="00813907">
      <w:pPr>
        <w:spacing w:after="240"/>
      </w:pPr>
      <w:r>
        <w:rPr>
          <w:rFonts w:hint="eastAsia"/>
        </w:rPr>
        <w:t>只是，第二場比賽，在王騰雲上台後，他仍是輕描淡寫的只用了一招劍氣，就將對手擊落下台，毫髮無損的贏得了這場比賽。</w:t>
      </w:r>
    </w:p>
    <w:p w:rsidR="00C04663" w:rsidRDefault="00A7259F" w:rsidP="00813907">
      <w:pPr>
        <w:spacing w:after="240"/>
      </w:pPr>
      <w:r>
        <w:rPr>
          <w:rFonts w:hint="eastAsia"/>
        </w:rPr>
        <w:t>觀看此戰的外門弟子們鴉雀無聲，所有人包含那些參賽者，在看向王騰雲的眼神裡都充滿崇拜或是敬畏，就連幾名內門弟子，也都在聽聞傳音後從後山出來觀看比試。</w:t>
      </w:r>
    </w:p>
    <w:p w:rsidR="00C04663" w:rsidRDefault="00A7259F" w:rsidP="00813907">
      <w:pPr>
        <w:spacing w:after="240"/>
      </w:pPr>
      <w:r>
        <w:rPr>
          <w:rFonts w:hint="eastAsia"/>
        </w:rPr>
        <w:t>王騰雲本人倒像是毫不在意，仍是在比試完後靜坐在那裡，等著下一場比試的開始。</w:t>
      </w:r>
    </w:p>
    <w:p w:rsidR="00C04663" w:rsidRDefault="00A7259F" w:rsidP="00813907">
      <w:pPr>
        <w:spacing w:after="240"/>
      </w:pPr>
      <w:r>
        <w:rPr>
          <w:rFonts w:hint="eastAsia"/>
        </w:rPr>
        <w:t>而第三場比試，在李龍飛聽到雙方名字後，便猛地張開雙眼，沉著臉跨步走上台去。</w:t>
      </w:r>
    </w:p>
    <w:p w:rsidR="00C04663" w:rsidRDefault="00A7259F" w:rsidP="00813907">
      <w:pPr>
        <w:spacing w:after="240"/>
      </w:pPr>
      <w:r>
        <w:rPr>
          <w:rFonts w:hint="eastAsia"/>
        </w:rPr>
        <w:t>他的對手正是之前擊敗東門的陳英，此時他正一臉惋惜，似有不忍地朝向李龍飛看來。</w:t>
      </w:r>
    </w:p>
    <w:p w:rsidR="00C04663" w:rsidRDefault="00A7259F" w:rsidP="00813907">
      <w:pPr>
        <w:spacing w:after="240"/>
      </w:pPr>
      <w:r>
        <w:rPr>
          <w:rFonts w:hint="eastAsia"/>
        </w:rPr>
        <w:t>「第二輪第三戰，李龍飛對陳英…比試開始。」</w:t>
      </w:r>
    </w:p>
    <w:p w:rsidR="00C04663" w:rsidRDefault="00A7259F" w:rsidP="00813907">
      <w:pPr>
        <w:spacing w:after="240"/>
      </w:pPr>
      <w:r>
        <w:rPr>
          <w:rFonts w:hint="eastAsia"/>
        </w:rPr>
        <w:t>天鬚掌門聲音剛說完，李龍飛尚未動手，陳英便往前一步，臉色誠墾地拱手說道。</w:t>
      </w:r>
    </w:p>
    <w:p w:rsidR="00C04663" w:rsidRDefault="00A7259F" w:rsidP="00813907">
      <w:pPr>
        <w:spacing w:after="240"/>
      </w:pPr>
      <w:r>
        <w:rPr>
          <w:rFonts w:hint="eastAsia"/>
        </w:rPr>
        <w:lastRenderedPageBreak/>
        <w:t>「李兄，陳某對你方才的比試，實在很是佩服…」</w:t>
      </w:r>
    </w:p>
    <w:p w:rsidR="00C04663" w:rsidRDefault="00A7259F" w:rsidP="00813907">
      <w:pPr>
        <w:spacing w:after="240"/>
      </w:pPr>
      <w:r>
        <w:rPr>
          <w:rFonts w:hint="eastAsia"/>
        </w:rPr>
        <w:t>李龍飛本來正提防對方會像對東門那樣直接偷襲，此時聽到陳英這樣說，心中不由得一愣，下意識想聽聽對方要說些甚麼。</w:t>
      </w:r>
    </w:p>
    <w:p w:rsidR="00C04663" w:rsidRDefault="00A7259F" w:rsidP="00813907">
      <w:pPr>
        <w:spacing w:after="240"/>
      </w:pPr>
      <w:r>
        <w:rPr>
          <w:rFonts w:hint="eastAsia"/>
        </w:rPr>
        <w:t>「…之前誤傷東門師弟，實在是一時手誤，非陳某的本意。只是內門比試，事關重大，且戰況之中，隨時都有可能生變，故陳某雖佔優勢，為求保險，仍是全力以付，所以若有得罪李兄朋友之處，還請李兄你多多包含才是。」</w:t>
      </w:r>
    </w:p>
    <w:p w:rsidR="00C04663" w:rsidRDefault="00A7259F" w:rsidP="00813907">
      <w:pPr>
        <w:spacing w:after="240"/>
      </w:pPr>
      <w:r>
        <w:rPr>
          <w:rFonts w:hint="eastAsia"/>
        </w:rPr>
        <w:t>此話一出，李龍飛再怎麼對陳英不滿，頓時有些不知所措起來，畢竟在比試中的確隨時可能逆轉，即便自己，也不敢肯定能留一手，雖然對方對東門下手重了一些，但修仙本就是伴隨著許多生死風險，自己親身經歷那麼多次，怎還能怪罪對方下手過重呢。</w:t>
      </w:r>
    </w:p>
    <w:p w:rsidR="00C04663" w:rsidRDefault="00A7259F" w:rsidP="00813907">
      <w:pPr>
        <w:spacing w:after="240"/>
      </w:pPr>
      <w:r>
        <w:rPr>
          <w:rFonts w:hint="eastAsia"/>
        </w:rPr>
        <w:t>陳英看李龍飛臉色稍緩，接著又說，「如今陳某見李兄左臂不能動彈，加上方才受傷頗重，雖說李兄修為比起陳某高上一籌，但若是真比試起來，恐怕陳某還是佔優得多…」</w:t>
      </w:r>
    </w:p>
    <w:p w:rsidR="00C04663" w:rsidRDefault="00A7259F" w:rsidP="00813907">
      <w:pPr>
        <w:spacing w:after="240"/>
      </w:pPr>
      <w:r>
        <w:rPr>
          <w:rFonts w:hint="eastAsia"/>
        </w:rPr>
        <w:t>說到這裡，陳英抬頭看了李龍飛一眼，見他沒有反駁，算是默認了這個說法，於是又說道。</w:t>
      </w:r>
    </w:p>
    <w:p w:rsidR="00C04663" w:rsidRDefault="00A7259F" w:rsidP="00813907">
      <w:pPr>
        <w:spacing w:after="240"/>
      </w:pPr>
      <w:r>
        <w:rPr>
          <w:rFonts w:hint="eastAsia"/>
        </w:rPr>
        <w:t>「…只是如果以此欺之，那就算得勝，陳某也感到頗不光彩。既然如此，陳某有個提議。」</w:t>
      </w:r>
    </w:p>
    <w:p w:rsidR="00C04663" w:rsidRDefault="00A7259F" w:rsidP="00813907">
      <w:pPr>
        <w:spacing w:after="240"/>
      </w:pPr>
      <w:r>
        <w:rPr>
          <w:rFonts w:hint="eastAsia"/>
        </w:rPr>
        <w:t>「說吧。」李龍飛聽完，沉默了會後開口說道。</w:t>
      </w:r>
    </w:p>
    <w:p w:rsidR="00C04663" w:rsidRDefault="00A7259F" w:rsidP="00813907">
      <w:pPr>
        <w:spacing w:after="240"/>
      </w:pPr>
      <w:r>
        <w:rPr>
          <w:rFonts w:hint="eastAsia"/>
        </w:rPr>
        <w:t>「是這樣的，陳某無意間，得到幾件下品傀儡法器，能以自身</w:t>
      </w:r>
      <w:del w:id="4575" w:author="簡新佳" w:date="2019-02-25T17:00:00Z">
        <w:r w:rsidDel="0012795F">
          <w:rPr>
            <w:rFonts w:hint="eastAsia"/>
          </w:rPr>
          <w:delText>靈力</w:delText>
        </w:r>
      </w:del>
      <w:ins w:id="4576" w:author="簡新佳" w:date="2019-02-25T17:00:00Z">
        <w:r w:rsidR="0012795F">
          <w:rPr>
            <w:rFonts w:hint="eastAsia"/>
          </w:rPr>
          <w:t>靈氣</w:t>
        </w:r>
      </w:ins>
      <w:r>
        <w:rPr>
          <w:rFonts w:hint="eastAsia"/>
        </w:rPr>
        <w:t>灌入，幻化為自己的化身操控。」</w:t>
      </w:r>
    </w:p>
    <w:p w:rsidR="00C04663" w:rsidRDefault="00A7259F" w:rsidP="00813907">
      <w:pPr>
        <w:spacing w:after="240"/>
      </w:pPr>
      <w:r>
        <w:rPr>
          <w:rFonts w:hint="eastAsia"/>
        </w:rPr>
        <w:t>「如果李兄相信，我們可以以此充作我們的替身比試，如此一來，李兄的傷勢便不受影響，相信定能讓我們這一戰更為精彩。」深怕李龍飛不信，陳英還揮手從儲物袋中拿出了兩尊一模一樣，半人大小的木頭傀儡。</w:t>
      </w:r>
    </w:p>
    <w:p w:rsidR="00C04663" w:rsidRDefault="00A7259F" w:rsidP="00813907">
      <w:pPr>
        <w:spacing w:after="240"/>
      </w:pPr>
      <w:r>
        <w:rPr>
          <w:rFonts w:hint="eastAsia"/>
        </w:rPr>
        <w:t>李龍飛靈識掃去，發現那兩尊傀儡的確能吸納</w:t>
      </w:r>
      <w:del w:id="4577" w:author="簡新佳" w:date="2019-02-25T17:00:00Z">
        <w:r w:rsidDel="0012795F">
          <w:rPr>
            <w:rFonts w:hint="eastAsia"/>
          </w:rPr>
          <w:delText>靈力</w:delText>
        </w:r>
      </w:del>
      <w:ins w:id="4578" w:author="簡新佳" w:date="2019-02-25T17:00:00Z">
        <w:r w:rsidR="0012795F">
          <w:rPr>
            <w:rFonts w:hint="eastAsia"/>
          </w:rPr>
          <w:t>靈氣</w:t>
        </w:r>
      </w:ins>
      <w:r>
        <w:rPr>
          <w:rFonts w:hint="eastAsia"/>
        </w:rPr>
        <w:t>，只是自己是否能夠操控，當下還是不能肯定。</w:t>
      </w:r>
    </w:p>
    <w:p w:rsidR="00C04663" w:rsidRDefault="00A7259F" w:rsidP="00813907">
      <w:pPr>
        <w:spacing w:after="240"/>
      </w:pPr>
      <w:r>
        <w:rPr>
          <w:rFonts w:hint="eastAsia"/>
        </w:rPr>
        <w:t>「李兄若有疑慮，可以先試著操控看看。」，陳英像是早料到這樣，手一指，一尊木頭傀儡飄了過去，更將一卷竹簡，烙印上了靈識，扔給了李龍飛研究。</w:t>
      </w:r>
    </w:p>
    <w:p w:rsidR="00C04663" w:rsidRDefault="00A7259F" w:rsidP="00813907">
      <w:pPr>
        <w:spacing w:after="240"/>
      </w:pPr>
      <w:r>
        <w:rPr>
          <w:rFonts w:hint="eastAsia"/>
        </w:rPr>
        <w:t>李龍飛靈識掃過，依那竹簡中記載的傀儡操控法門，依那法門灌入</w:t>
      </w:r>
      <w:del w:id="4579" w:author="簡新佳" w:date="2019-02-25T17:00:00Z">
        <w:r w:rsidDel="0012795F">
          <w:rPr>
            <w:rFonts w:hint="eastAsia"/>
          </w:rPr>
          <w:delText>靈力</w:delText>
        </w:r>
      </w:del>
      <w:ins w:id="4580" w:author="簡新佳" w:date="2019-02-25T17:00:00Z">
        <w:r w:rsidR="0012795F">
          <w:rPr>
            <w:rFonts w:hint="eastAsia"/>
          </w:rPr>
          <w:t>靈氣</w:t>
        </w:r>
      </w:ins>
      <w:r>
        <w:rPr>
          <w:rFonts w:hint="eastAsia"/>
        </w:rPr>
        <w:t>，果真可將那傀儡幻化作他的樣子，跟著舉手抬足間都隨著李龍飛的心意行動，就連轟雷術也隱隱凝聚出來。</w:t>
      </w:r>
    </w:p>
    <w:p w:rsidR="00C04663" w:rsidRDefault="00A7259F" w:rsidP="00813907">
      <w:pPr>
        <w:spacing w:after="240"/>
      </w:pPr>
      <w:r>
        <w:rPr>
          <w:rFonts w:hint="eastAsia"/>
        </w:rPr>
        <w:lastRenderedPageBreak/>
        <w:t>台下弟子此時也都交頭接耳，驚訝這傀儡的神妙之處，只有那王騰雲眼神中閃過一絲精芒，但卻也沒有多說甚麼。</w:t>
      </w:r>
    </w:p>
    <w:p w:rsidR="00C04663" w:rsidRDefault="00A7259F" w:rsidP="00813907">
      <w:pPr>
        <w:spacing w:after="240"/>
      </w:pPr>
      <w:r>
        <w:rPr>
          <w:rFonts w:hint="eastAsia"/>
        </w:rPr>
        <w:t>眼看的確沒有甚麼問題，李龍飛轉頭問陳英最後一個問題，「你既說內門比試重要，為何要提出這樣對我有利的方法？」</w:t>
      </w:r>
    </w:p>
    <w:p w:rsidR="00C04663" w:rsidRDefault="00A7259F" w:rsidP="00813907">
      <w:pPr>
        <w:spacing w:after="240"/>
      </w:pPr>
      <w:r>
        <w:rPr>
          <w:rFonts w:hint="eastAsia"/>
        </w:rPr>
        <w:t>陳英嘆了口氣說，「雖然此法看似對你有利，但說穿了，對我何嘗不好？你修為高過我，如果真的比試，我難保你臨危之際像上一場那樣以兩敗俱傷方式傷我，如果能公平又安全的比試，我何必冒這個風險呢？」</w:t>
      </w:r>
    </w:p>
    <w:p w:rsidR="00C04663" w:rsidRDefault="00A7259F" w:rsidP="00813907">
      <w:pPr>
        <w:spacing w:after="240"/>
      </w:pPr>
      <w:r>
        <w:rPr>
          <w:rFonts w:hint="eastAsia"/>
        </w:rPr>
        <w:t>「當然，此法要能行，還得看師長們是否接受，否則一切都是白談。」</w:t>
      </w:r>
    </w:p>
    <w:p w:rsidR="00C04663" w:rsidRDefault="00A7259F" w:rsidP="00813907">
      <w:pPr>
        <w:spacing w:after="240"/>
      </w:pPr>
      <w:r>
        <w:rPr>
          <w:rFonts w:hint="eastAsia"/>
        </w:rPr>
        <w:t>李龍飛雙眼微凝，隱隱覺得有些不太對的地方，但他處事經歷尚淺，一時間想不出哪邊不妥，於是思慮了一會，終究還是點頭說好。</w:t>
      </w:r>
    </w:p>
    <w:p w:rsidR="00C04663" w:rsidRDefault="00A7259F" w:rsidP="00813907">
      <w:pPr>
        <w:spacing w:after="240"/>
      </w:pPr>
      <w:r>
        <w:rPr>
          <w:rFonts w:hint="eastAsia"/>
        </w:rPr>
        <w:t>見到李龍飛點頭，陳英臉上一喜，眼神深處閃過一絲狡猾，心中暗暗說道，「我就不信，你這還不上當？」</w:t>
      </w:r>
    </w:p>
    <w:p w:rsidR="00C04663" w:rsidRDefault="00A7259F" w:rsidP="00813907">
      <w:pPr>
        <w:spacing w:after="240"/>
      </w:pPr>
      <w:r>
        <w:rPr>
          <w:rFonts w:hint="eastAsia"/>
        </w:rPr>
        <w:t>原來除了那兩尊傀儡之外，他身上還有一枚天晶石，是用來強化傀儡使用，可以讓傀儡短時間大幅提升能力，達到堪比中品法器的境界，只要李龍飛答應用這方法比試，他便可以偷偷使用，等若處於不敗之地。</w:t>
      </w:r>
    </w:p>
    <w:p w:rsidR="00C04663" w:rsidRDefault="00A7259F" w:rsidP="00813907">
      <w:pPr>
        <w:spacing w:after="240"/>
      </w:pPr>
      <w:r>
        <w:rPr>
          <w:rFonts w:hint="eastAsia"/>
        </w:rPr>
        <w:t>當然，若是李龍飛不答應，他也會立刻出手，操控這兩個傀儡進行偷襲。</w:t>
      </w:r>
    </w:p>
    <w:p w:rsidR="00C04663" w:rsidRDefault="00A7259F" w:rsidP="00813907">
      <w:pPr>
        <w:spacing w:after="240"/>
      </w:pPr>
      <w:r>
        <w:rPr>
          <w:rFonts w:hint="eastAsia"/>
        </w:rPr>
        <w:t>眼下李龍飛既然答應了，陳英望向半空中的師掌們，只見天鬚掌門面無表情，冷冷說道，「只要你們商量好，要用何種比試，宗門不會加以干涉。」</w:t>
      </w:r>
    </w:p>
    <w:p w:rsidR="00C04663" w:rsidRDefault="00A7259F" w:rsidP="00813907">
      <w:pPr>
        <w:spacing w:after="240"/>
      </w:pPr>
      <w:r>
        <w:rPr>
          <w:rFonts w:hint="eastAsia"/>
        </w:rPr>
        <w:t>天泉在旁邊雖然看出問題所在，但礙於弟子間的比試是個人造化，所以他也只能暗自著急，而不能出手點破。</w:t>
      </w:r>
    </w:p>
    <w:p w:rsidR="00C04663" w:rsidRDefault="00A7259F" w:rsidP="00813907">
      <w:pPr>
        <w:spacing w:after="240"/>
      </w:pPr>
      <w:r>
        <w:rPr>
          <w:rFonts w:hint="eastAsia"/>
        </w:rPr>
        <w:t>「唉，我這弟子在處事上還是太過天真，也許給他點失敗經驗也好。」</w:t>
      </w:r>
    </w:p>
    <w:p w:rsidR="00C04663" w:rsidRDefault="00A7259F" w:rsidP="00813907">
      <w:pPr>
        <w:spacing w:after="240"/>
      </w:pPr>
      <w:r>
        <w:rPr>
          <w:rFonts w:hint="eastAsia"/>
        </w:rPr>
        <w:t>於是，在雙方同意的情況下，約好彼此不得攻擊對方本尊，只能以傀儡進行比試，否則就算失敗，然後陳英便讓李龍飛任意選擇哪一尊傀儡，接著一起注入</w:t>
      </w:r>
      <w:del w:id="4581" w:author="簡新佳" w:date="2019-02-25T17:00:00Z">
        <w:r w:rsidDel="0012795F">
          <w:rPr>
            <w:rFonts w:hint="eastAsia"/>
          </w:rPr>
          <w:delText>靈力</w:delText>
        </w:r>
      </w:del>
      <w:ins w:id="4582" w:author="簡新佳" w:date="2019-02-25T17:00:00Z">
        <w:r w:rsidR="0012795F">
          <w:rPr>
            <w:rFonts w:hint="eastAsia"/>
          </w:rPr>
          <w:t>靈氣</w:t>
        </w:r>
      </w:ins>
      <w:r>
        <w:rPr>
          <w:rFonts w:hint="eastAsia"/>
        </w:rPr>
        <w:t>，操控著傀儡進行比試。</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防人之心不可無</w:t>
      </w:r>
    </w:p>
    <w:p w:rsidR="00C04663" w:rsidRDefault="00C04663" w:rsidP="00813907">
      <w:pPr>
        <w:spacing w:after="240"/>
      </w:pPr>
    </w:p>
    <w:p w:rsidR="00C04663" w:rsidRDefault="00A7259F" w:rsidP="00813907">
      <w:pPr>
        <w:spacing w:after="240"/>
      </w:pPr>
      <w:r>
        <w:rPr>
          <w:rFonts w:hint="eastAsia"/>
        </w:rPr>
        <w:t>一開始，的卻是如陳英所說的，李龍飛將</w:t>
      </w:r>
      <w:del w:id="4583" w:author="簡新佳" w:date="2019-02-25T17:00:00Z">
        <w:r w:rsidDel="0012795F">
          <w:rPr>
            <w:rFonts w:hint="eastAsia"/>
          </w:rPr>
          <w:delText>靈力</w:delText>
        </w:r>
      </w:del>
      <w:ins w:id="4584" w:author="簡新佳" w:date="2019-02-25T17:00:00Z">
        <w:r w:rsidR="0012795F">
          <w:rPr>
            <w:rFonts w:hint="eastAsia"/>
          </w:rPr>
          <w:t>靈氣</w:t>
        </w:r>
      </w:ins>
      <w:r>
        <w:rPr>
          <w:rFonts w:hint="eastAsia"/>
        </w:rPr>
        <w:t>灌入傀儡後，自在的操控著傀儡跟</w:t>
      </w:r>
      <w:r>
        <w:rPr>
          <w:rFonts w:hint="eastAsia"/>
        </w:rPr>
        <w:lastRenderedPageBreak/>
        <w:t>陳英的傀儡比鬥著。</w:t>
      </w:r>
    </w:p>
    <w:p w:rsidR="00C04663" w:rsidRDefault="00A7259F" w:rsidP="00813907">
      <w:pPr>
        <w:spacing w:after="240"/>
      </w:pPr>
      <w:r>
        <w:rPr>
          <w:rFonts w:hint="eastAsia"/>
        </w:rPr>
        <w:t>在不考慮傷勢的情況下，雖然李龍飛</w:t>
      </w:r>
      <w:del w:id="4585" w:author="簡新佳" w:date="2019-02-25T17:00:00Z">
        <w:r w:rsidDel="0012795F">
          <w:rPr>
            <w:rFonts w:hint="eastAsia"/>
          </w:rPr>
          <w:delText>靈力</w:delText>
        </w:r>
      </w:del>
      <w:ins w:id="4586" w:author="簡新佳" w:date="2019-02-25T17:00:00Z">
        <w:r w:rsidR="0012795F">
          <w:rPr>
            <w:rFonts w:hint="eastAsia"/>
          </w:rPr>
          <w:t>靈氣</w:t>
        </w:r>
      </w:ins>
      <w:r>
        <w:rPr>
          <w:rFonts w:hint="eastAsia"/>
        </w:rPr>
        <w:t>只恢復了五成左右，但練氣六層對上練氣五層畢竟還是高上一籌，使得李龍飛的傀儡跟陳英的傀儡打得平分秋色，甚至隨著李龍飛操控上漸漸熟悉，而隱隱有佔上風的趨勢。</w:t>
      </w:r>
    </w:p>
    <w:p w:rsidR="00C04663" w:rsidRDefault="00A7259F" w:rsidP="00813907">
      <w:pPr>
        <w:spacing w:after="240"/>
      </w:pPr>
      <w:r>
        <w:rPr>
          <w:rFonts w:hint="eastAsia"/>
        </w:rPr>
        <w:t>陳英心中暗道，「練氣六層果然厲害，連受傷了還有這麼強的威力，好險我沒直接和你比試。」</w:t>
      </w:r>
    </w:p>
    <w:p w:rsidR="00C04663" w:rsidRDefault="00A7259F" w:rsidP="00813907">
      <w:pPr>
        <w:spacing w:after="240"/>
      </w:pPr>
      <w:r>
        <w:rPr>
          <w:rFonts w:hint="eastAsia"/>
        </w:rPr>
        <w:t>同時悄悄在懷中一摸，一顆晶瑩剔透的乳白色石頭已然握在了右手裡頭。</w:t>
      </w:r>
    </w:p>
    <w:p w:rsidR="00C04663" w:rsidRDefault="00A7259F" w:rsidP="00813907">
      <w:pPr>
        <w:spacing w:after="240"/>
      </w:pPr>
      <w:r>
        <w:rPr>
          <w:rFonts w:hint="eastAsia"/>
        </w:rPr>
        <w:t>就在李龍飛的傀儡使出轟雷術，要將陳英傀儡給擊敗的同時，陳英右手一揮，那顆天晶石倏地沒入了陳英傀儡的體內。</w:t>
      </w:r>
    </w:p>
    <w:p w:rsidR="00C04663" w:rsidRDefault="00A7259F" w:rsidP="00813907">
      <w:pPr>
        <w:spacing w:after="240"/>
      </w:pPr>
      <w:r>
        <w:rPr>
          <w:rFonts w:hint="eastAsia"/>
        </w:rPr>
        <w:t>轟隆一聲，陳英傀儡肉眼可見的膨脹一倍，同時顏色轉深，散發出難以置信的靈壓，硬是被那轟雷術擊在了身上而毫法無損。</w:t>
      </w:r>
    </w:p>
    <w:p w:rsidR="00C04663" w:rsidRDefault="00A7259F" w:rsidP="00813907">
      <w:pPr>
        <w:spacing w:after="240"/>
      </w:pPr>
      <w:r>
        <w:rPr>
          <w:rFonts w:hint="eastAsia"/>
        </w:rPr>
        <w:t>李龍飛驚怒之下，對那傀儡的操控略有分心，就見那陳英的傀儡往前一揮，一道風刃砍過，李龍飛的傀儡頓時一條手臂斷落，轉眼優劣互換。</w:t>
      </w:r>
    </w:p>
    <w:p w:rsidR="00C04663" w:rsidRDefault="00A7259F" w:rsidP="00813907">
      <w:pPr>
        <w:spacing w:after="240"/>
      </w:pPr>
      <w:r>
        <w:rPr>
          <w:rFonts w:hint="eastAsia"/>
        </w:rPr>
        <w:t>「你耍詐！」李龍飛氣紅了眼對著陳英大喊著。</w:t>
      </w:r>
    </w:p>
    <w:p w:rsidR="00C04663" w:rsidRDefault="00A7259F" w:rsidP="00813907">
      <w:pPr>
        <w:spacing w:after="240"/>
      </w:pPr>
      <w:r>
        <w:rPr>
          <w:rFonts w:hint="eastAsia"/>
        </w:rPr>
        <w:t>「我耍詐又如何？這方法你也是同意了，我可沒說過我沒有加強傀儡的手段阿！」陳英眼看計謀得逞，瞇起眼笑著說。</w:t>
      </w:r>
    </w:p>
    <w:p w:rsidR="00C04663" w:rsidRDefault="00A7259F" w:rsidP="00813907">
      <w:pPr>
        <w:spacing w:after="240"/>
      </w:pPr>
      <w:r>
        <w:rPr>
          <w:rFonts w:hint="eastAsia"/>
        </w:rPr>
        <w:t>台下眾人這時也一陣嘩然，有些人認為陳英此法沒有問題，有些人卻似有不妥。</w:t>
      </w:r>
    </w:p>
    <w:p w:rsidR="00C04663" w:rsidRDefault="00A7259F" w:rsidP="00813907">
      <w:pPr>
        <w:spacing w:after="240"/>
      </w:pPr>
      <w:r>
        <w:rPr>
          <w:rFonts w:hint="eastAsia"/>
        </w:rPr>
        <w:t>「陳英師兄這手段也太卑劣了，這樣就算贏了也不光彩阿。」</w:t>
      </w:r>
    </w:p>
    <w:p w:rsidR="00C04663" w:rsidRDefault="00A7259F" w:rsidP="00813907">
      <w:pPr>
        <w:spacing w:after="240"/>
      </w:pPr>
      <w:r>
        <w:rPr>
          <w:rFonts w:hint="eastAsia"/>
        </w:rPr>
        <w:t>「卑劣又怎樣？修仙路上，可不是所有人都光明正大，如果連對方的心機都看不出來，那受騙上當只能算是自己活該！」</w:t>
      </w:r>
    </w:p>
    <w:p w:rsidR="00C04663" w:rsidRDefault="00A7259F" w:rsidP="00813907">
      <w:pPr>
        <w:spacing w:after="240"/>
      </w:pPr>
      <w:r>
        <w:rPr>
          <w:rFonts w:hint="eastAsia"/>
        </w:rPr>
        <w:t>「是阿是阿，何況這場比試，誰贏了誰就是內門弟子，換做是我，我也一定會出此計策，只能說李師兄太過天真而已。」</w:t>
      </w:r>
    </w:p>
    <w:p w:rsidR="00C04663" w:rsidRDefault="00A7259F" w:rsidP="00813907">
      <w:pPr>
        <w:spacing w:after="240"/>
      </w:pPr>
      <w:r>
        <w:rPr>
          <w:rFonts w:hint="eastAsia"/>
        </w:rPr>
        <w:t>眾人言談之間，莫婉兒立在一旁，心底也對李龍飛的天真暗自不屑，「原來此人是個傻瓜，難怪剛剛會沒被我吸引，想來他連男女之間的事都不知道吧。」</w:t>
      </w:r>
    </w:p>
    <w:p w:rsidR="00C04663" w:rsidRDefault="00A7259F" w:rsidP="00813907">
      <w:pPr>
        <w:spacing w:after="240"/>
      </w:pPr>
      <w:r>
        <w:rPr>
          <w:rFonts w:hint="eastAsia"/>
        </w:rPr>
        <w:t>就連遠處的東門跟寒玉看了，此時也臉色鐵青，認為李龍飛這下子非敗不可。</w:t>
      </w:r>
    </w:p>
    <w:p w:rsidR="00C04663" w:rsidRDefault="00A7259F" w:rsidP="00813907">
      <w:pPr>
        <w:spacing w:after="240"/>
      </w:pPr>
      <w:r>
        <w:rPr>
          <w:rFonts w:hint="eastAsia"/>
        </w:rPr>
        <w:t>只見李龍飛的傀儡此時又中了一計風刃，雖沒有再斷四肢，但胸前木頭破裂，看起來再中個幾招可能就報廢破壞。</w:t>
      </w:r>
    </w:p>
    <w:p w:rsidR="00C04663" w:rsidRDefault="00A7259F" w:rsidP="00813907">
      <w:pPr>
        <w:spacing w:after="240"/>
      </w:pPr>
      <w:r>
        <w:rPr>
          <w:rFonts w:hint="eastAsia"/>
        </w:rPr>
        <w:t>陳英嘿嘿一笑，朝著李龍飛得意說道。</w:t>
      </w:r>
    </w:p>
    <w:p w:rsidR="00C04663" w:rsidRDefault="00A7259F" w:rsidP="00813907">
      <w:pPr>
        <w:spacing w:after="240"/>
      </w:pPr>
      <w:r>
        <w:rPr>
          <w:rFonts w:hint="eastAsia"/>
        </w:rPr>
        <w:lastRenderedPageBreak/>
        <w:t>「李師兄，你還是放棄吧，我這傀儡的威力我最清楚，一旦使用了天晶石，威力陡增一倍以上，憑你那個傀儡，是難以和我對抗的。」</w:t>
      </w:r>
    </w:p>
    <w:p w:rsidR="00C04663" w:rsidRDefault="00A7259F" w:rsidP="00813907">
      <w:pPr>
        <w:spacing w:after="240"/>
      </w:pPr>
      <w:r>
        <w:rPr>
          <w:rFonts w:hint="eastAsia"/>
        </w:rPr>
        <w:t>李龍飛臉色鐵青，雙手緊緊握著拳頭，咬著牙，看著自己的傀儡不斷在轟擊中往後退，心中更是後悔自己怎麼如此大意，竟沒想到這是對方設下的陷阱，此時方法既然答應了，哪怕自己出手攻擊對方，想來也是輸了這場比賽。</w:t>
      </w:r>
    </w:p>
    <w:p w:rsidR="00C04663" w:rsidRDefault="00A7259F" w:rsidP="00813907">
      <w:pPr>
        <w:spacing w:after="240"/>
      </w:pPr>
      <w:r>
        <w:rPr>
          <w:rFonts w:hint="eastAsia"/>
        </w:rPr>
        <w:t>「我還是太天真了…修仙路上，爾虞我詐，即使害人之心沒有，防人之心也不可無。」</w:t>
      </w:r>
    </w:p>
    <w:p w:rsidR="00C04663" w:rsidRDefault="00A7259F" w:rsidP="00813907">
      <w:pPr>
        <w:spacing w:after="240"/>
      </w:pPr>
      <w:r>
        <w:rPr>
          <w:rFonts w:hint="eastAsia"/>
        </w:rPr>
        <w:t>「現在這傀儡只能再受一次攻擊，一但壞掉，就等若輸掉這場比試，我該如何是好…」懊悔中，李龍飛突然福至心靈，心中升起一個大膽的念頭。</w:t>
      </w:r>
    </w:p>
    <w:p w:rsidR="00C04663" w:rsidRDefault="00A7259F" w:rsidP="00813907">
      <w:pPr>
        <w:spacing w:after="240"/>
      </w:pPr>
      <w:r>
        <w:rPr>
          <w:rFonts w:hint="eastAsia"/>
        </w:rPr>
        <w:t>只見那陳英的傀儡越攻越快，身上纏繞的御風術也越來越強，李龍飛</w:t>
      </w:r>
      <w:del w:id="4587" w:author="簡新佳" w:date="2019-02-25T17:00:00Z">
        <w:r w:rsidDel="0012795F">
          <w:rPr>
            <w:rFonts w:hint="eastAsia"/>
          </w:rPr>
          <w:delText>靈力</w:delText>
        </w:r>
      </w:del>
      <w:ins w:id="4588" w:author="簡新佳" w:date="2019-02-25T17:00:00Z">
        <w:r w:rsidR="0012795F">
          <w:rPr>
            <w:rFonts w:hint="eastAsia"/>
          </w:rPr>
          <w:t>靈氣</w:t>
        </w:r>
      </w:ins>
      <w:r>
        <w:rPr>
          <w:rFonts w:hint="eastAsia"/>
        </w:rPr>
        <w:t>操控，那傀儡不躲反而停了下來，站在那不斷凝聚雷勁。</w:t>
      </w:r>
    </w:p>
    <w:p w:rsidR="00C04663" w:rsidRDefault="00A7259F" w:rsidP="00813907">
      <w:pPr>
        <w:spacing w:after="240"/>
      </w:pPr>
      <w:r>
        <w:rPr>
          <w:rFonts w:hint="eastAsia"/>
        </w:rPr>
        <w:t>「哼，又是轟雷術嗎？來不及了？」陳英見狀，操控著傀儡，聚起最大程度的風刃，朝著李龍飛的傀儡掃去。</w:t>
      </w:r>
    </w:p>
    <w:p w:rsidR="00C04663" w:rsidRDefault="00A7259F" w:rsidP="00813907">
      <w:pPr>
        <w:spacing w:after="240"/>
      </w:pPr>
      <w:r>
        <w:rPr>
          <w:rFonts w:hint="eastAsia"/>
        </w:rPr>
        <w:t>就在此時，李龍飛突然衝到自己傀儡面前，碰一聲替自己傀儡擋下了那道風刃，哇一聲狂噴了一口鮮血。</w:t>
      </w:r>
    </w:p>
    <w:p w:rsidR="00C04663" w:rsidRDefault="00A7259F" w:rsidP="00813907">
      <w:pPr>
        <w:spacing w:after="240"/>
      </w:pPr>
      <w:r>
        <w:rPr>
          <w:rFonts w:hint="eastAsia"/>
        </w:rPr>
        <w:t>但他無暇去運氣療傷，而是握住了那傀儡，一口氣將全部</w:t>
      </w:r>
      <w:del w:id="4589" w:author="簡新佳" w:date="2019-02-25T17:00:00Z">
        <w:r w:rsidDel="0012795F">
          <w:rPr>
            <w:rFonts w:hint="eastAsia"/>
          </w:rPr>
          <w:delText>靈力</w:delText>
        </w:r>
      </w:del>
      <w:ins w:id="4590" w:author="簡新佳" w:date="2019-02-25T17:00:00Z">
        <w:r w:rsidR="0012795F">
          <w:rPr>
            <w:rFonts w:hint="eastAsia"/>
          </w:rPr>
          <w:t>靈氣</w:t>
        </w:r>
      </w:ins>
      <w:r>
        <w:rPr>
          <w:rFonts w:hint="eastAsia"/>
        </w:rPr>
        <w:t>灌入傀儡核心，並在陳英還來不及反應的同時，將那傀儡死命一扔，砸到了陳英的傀儡身上。</w:t>
      </w:r>
    </w:p>
    <w:p w:rsidR="00C04663" w:rsidRDefault="00A7259F" w:rsidP="00813907">
      <w:pPr>
        <w:spacing w:after="240"/>
      </w:pPr>
      <w:r>
        <w:rPr>
          <w:rFonts w:hint="eastAsia"/>
        </w:rPr>
        <w:t>「爆！」</w:t>
      </w:r>
    </w:p>
    <w:p w:rsidR="00C04663" w:rsidRDefault="00A7259F" w:rsidP="00813907">
      <w:pPr>
        <w:spacing w:after="240"/>
      </w:pPr>
      <w:r>
        <w:rPr>
          <w:rFonts w:hint="eastAsia"/>
        </w:rPr>
        <w:t>轟地一聲，灼熱的氣息順著那傀儡自爆散了開來，陳英的傀儡雖然強化至堪比中品法器的境界，但李龍飛的傀儡凝聚</w:t>
      </w:r>
      <w:del w:id="4591" w:author="簡新佳" w:date="2019-02-25T17:00:00Z">
        <w:r w:rsidDel="0012795F">
          <w:rPr>
            <w:rFonts w:hint="eastAsia"/>
          </w:rPr>
          <w:delText>靈力</w:delText>
        </w:r>
      </w:del>
      <w:ins w:id="4592" w:author="簡新佳" w:date="2019-02-25T17:00:00Z">
        <w:r w:rsidR="0012795F">
          <w:rPr>
            <w:rFonts w:hint="eastAsia"/>
          </w:rPr>
          <w:t>靈氣</w:t>
        </w:r>
      </w:ins>
      <w:r>
        <w:rPr>
          <w:rFonts w:hint="eastAsia"/>
        </w:rPr>
        <w:t>已久，加上最後李龍飛灌入的大量修為，那威力之大，就算是中品法器也承受不起。</w:t>
      </w:r>
    </w:p>
    <w:p w:rsidR="00C04663" w:rsidRDefault="00A7259F" w:rsidP="00813907">
      <w:pPr>
        <w:spacing w:after="240"/>
      </w:pPr>
      <w:r>
        <w:rPr>
          <w:rFonts w:hint="eastAsia"/>
        </w:rPr>
        <w:t>喀喀幾聲，陳英的傀儡隨著爆炸，同樣也四分五裂，形成了兩敗俱傷的局面。</w:t>
      </w:r>
    </w:p>
    <w:p w:rsidR="00C04663" w:rsidRDefault="00A7259F" w:rsidP="00813907">
      <w:pPr>
        <w:spacing w:after="240"/>
      </w:pPr>
      <w:r>
        <w:rPr>
          <w:rFonts w:hint="eastAsia"/>
        </w:rPr>
        <w:t>「李龍飛！你違反了規定！」陳英神情大變，氣急敗壞地吼著。</w:t>
      </w:r>
    </w:p>
    <w:p w:rsidR="00C04663" w:rsidRDefault="00A7259F" w:rsidP="00813907">
      <w:pPr>
        <w:spacing w:after="240"/>
      </w:pPr>
      <w:r>
        <w:rPr>
          <w:rFonts w:hint="eastAsia"/>
        </w:rPr>
        <w:t>「我哪裡…違反規定了，我們只說好…不能攻擊對方彼此，可沒說…不能替…傀儡擋下攻擊。更何況，是你的傀儡攻擊到我…要我說，還是你…違反規定，應該判輸才對！」李龍飛雖傷勢重得無以復加，氣若猶絲，但眼中卻重新燃起希望，振振有辭地說道。</w:t>
      </w:r>
    </w:p>
    <w:p w:rsidR="00C04663" w:rsidRDefault="00A7259F" w:rsidP="00813907">
      <w:pPr>
        <w:spacing w:after="240"/>
      </w:pPr>
      <w:r>
        <w:rPr>
          <w:rFonts w:hint="eastAsia"/>
        </w:rPr>
        <w:t>「你…你…」陳英被堵得一時說不出話來，半晌後，他目露兇光，聚起了風刃，指著李龍飛道。</w:t>
      </w:r>
    </w:p>
    <w:p w:rsidR="00C04663" w:rsidRDefault="00A7259F" w:rsidP="00813907">
      <w:pPr>
        <w:spacing w:after="240"/>
      </w:pPr>
      <w:r>
        <w:rPr>
          <w:rFonts w:hint="eastAsia"/>
        </w:rPr>
        <w:lastRenderedPageBreak/>
        <w:t>「好，就算這樣，你跟我的傀儡同時損毀，也算平手而已，我倒要看看，接下來，以你的傷勢，如何再與我鬥！」</w:t>
      </w:r>
    </w:p>
    <w:p w:rsidR="00C04663" w:rsidRDefault="00A7259F" w:rsidP="00813907">
      <w:pPr>
        <w:spacing w:after="240"/>
      </w:pPr>
      <w:r>
        <w:rPr>
          <w:rFonts w:hint="eastAsia"/>
        </w:rPr>
        <w:t>「喔？是嗎？」李龍飛像是早料到他會這樣說，慘笑之中，掐訣一指。</w:t>
      </w:r>
    </w:p>
    <w:p w:rsidR="00C04663" w:rsidRDefault="00A7259F" w:rsidP="00813907">
      <w:pPr>
        <w:spacing w:after="240"/>
      </w:pPr>
      <w:r>
        <w:rPr>
          <w:rFonts w:hint="eastAsia"/>
        </w:rPr>
        <w:t>就看到那片傀儡殘骸中，李龍飛的傀儡雖然上半身子都消失，甚至連核心都露了出來，但那軀幹下半部，卻在破爛不堪中，站了起來，朝李龍飛這搖搖晃晃走了過來。</w:t>
      </w:r>
    </w:p>
    <w:p w:rsidR="00C04663" w:rsidRDefault="00A7259F" w:rsidP="00813907">
      <w:pPr>
        <w:spacing w:after="240"/>
      </w:pPr>
      <w:r>
        <w:rPr>
          <w:rFonts w:hint="eastAsia"/>
        </w:rPr>
        <w:t>陳英臉色蒼白，不自覺地倒吸口氣退後兩步，他怎樣也沒想到，李龍飛的傀儡，在那自爆之中，竟還有餘力保護最重要的那個核心。</w:t>
      </w:r>
    </w:p>
    <w:p w:rsidR="00C04663" w:rsidRDefault="00A7259F" w:rsidP="00813907">
      <w:pPr>
        <w:spacing w:after="240"/>
      </w:pPr>
      <w:r>
        <w:rPr>
          <w:rFonts w:hint="eastAsia"/>
        </w:rPr>
        <w:t>事實上，若非李龍飛將靈氣全輸入傀儡用作保護，自己也不會傷得如此嚴重。</w:t>
      </w:r>
    </w:p>
    <w:p w:rsidR="00C04663" w:rsidRDefault="00A7259F" w:rsidP="00813907">
      <w:pPr>
        <w:spacing w:after="240"/>
      </w:pPr>
      <w:r>
        <w:rPr>
          <w:rFonts w:hint="eastAsia"/>
        </w:rPr>
        <w:t>如今陳英算是拿石頭砸了自己的腳，就算他現在想改變規則，也無法自圓其說，想到這裡，陳英艱澀地想從喉嚨吐出幾句話來改變這局面。</w:t>
      </w:r>
    </w:p>
    <w:p w:rsidR="00C04663" w:rsidRDefault="00A7259F" w:rsidP="00813907">
      <w:pPr>
        <w:spacing w:after="240"/>
      </w:pPr>
      <w:r>
        <w:rPr>
          <w:rFonts w:hint="eastAsia"/>
        </w:rPr>
        <w:t>但半空中，天泉道人卻已經冷冷宣佈，這場比試的勝利者是誰。</w:t>
      </w:r>
    </w:p>
    <w:p w:rsidR="00C04663" w:rsidRDefault="00A7259F" w:rsidP="00813907">
      <w:pPr>
        <w:spacing w:after="240"/>
      </w:pPr>
      <w:r>
        <w:rPr>
          <w:rFonts w:hint="eastAsia"/>
        </w:rPr>
        <w:t>「第二輪第三場比試，李龍飛勝！」</w:t>
      </w:r>
    </w:p>
    <w:p w:rsidR="00C04663" w:rsidRDefault="00A7259F" w:rsidP="00813907">
      <w:pPr>
        <w:spacing w:after="240"/>
      </w:pPr>
      <w:r>
        <w:rPr>
          <w:rFonts w:hint="eastAsia"/>
        </w:rPr>
        <w:t>李龍飛這才長噓一口氣，朝天泉道人拱手作揖，躍下台去，再也無法支撐，坐倒在地。</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四強之戰</w:t>
      </w:r>
    </w:p>
    <w:p w:rsidR="00C04663" w:rsidRDefault="00C04663" w:rsidP="00813907">
      <w:pPr>
        <w:spacing w:after="240"/>
      </w:pPr>
    </w:p>
    <w:p w:rsidR="00C04663" w:rsidRDefault="00A7259F" w:rsidP="00813907">
      <w:pPr>
        <w:spacing w:after="240"/>
      </w:pPr>
      <w:r>
        <w:rPr>
          <w:rFonts w:hint="eastAsia"/>
        </w:rPr>
        <w:t>此戰雖然沒有生死相搏，但其中的心機計算，卻是更為甚之，看得眾人都是心曠神宜，不少人更是暗自衡量，認為就算自己想得到這方法，也不敢以身試險，毫不防備地擋下那道風刃。</w:t>
      </w:r>
    </w:p>
    <w:p w:rsidR="00C04663" w:rsidRDefault="00A7259F" w:rsidP="00813907">
      <w:pPr>
        <w:spacing w:after="240"/>
      </w:pPr>
      <w:r>
        <w:rPr>
          <w:rFonts w:hint="eastAsia"/>
        </w:rPr>
        <w:t>「這李龍飛當真不怕死阿！」</w:t>
      </w:r>
    </w:p>
    <w:p w:rsidR="00C04663" w:rsidRDefault="00A7259F" w:rsidP="00813907">
      <w:pPr>
        <w:spacing w:after="240"/>
      </w:pPr>
      <w:r>
        <w:rPr>
          <w:rFonts w:hint="eastAsia"/>
        </w:rPr>
        <w:t>「他第一場拼死一搏也就算了，這第二場，在不確定是否可以摧毀對方傀儡的情況下，還這麼不顧性命，當真是瘋子一個！」</w:t>
      </w:r>
    </w:p>
    <w:p w:rsidR="00C04663" w:rsidRDefault="00A7259F" w:rsidP="00813907">
      <w:pPr>
        <w:spacing w:after="240"/>
      </w:pPr>
      <w:r>
        <w:rPr>
          <w:rFonts w:hint="eastAsia"/>
        </w:rPr>
        <w:t>「也不能這麼說，要不是這樣，他怎能連贏兩場呢？」</w:t>
      </w:r>
    </w:p>
    <w:p w:rsidR="00C04663" w:rsidRDefault="00A7259F" w:rsidP="00813907">
      <w:pPr>
        <w:spacing w:after="240"/>
      </w:pPr>
      <w:r>
        <w:rPr>
          <w:rFonts w:hint="eastAsia"/>
        </w:rPr>
        <w:t>「現在可好了，就算他第三場輸了，他一樣是內門弟子，看起來，能踏入內門弟子的，都要有這樣的決心才可以阿！」</w:t>
      </w:r>
    </w:p>
    <w:p w:rsidR="00C04663" w:rsidRDefault="00A7259F" w:rsidP="00813907">
      <w:pPr>
        <w:spacing w:after="240"/>
      </w:pPr>
      <w:r>
        <w:rPr>
          <w:rFonts w:hint="eastAsia"/>
        </w:rPr>
        <w:lastRenderedPageBreak/>
        <w:t>眾人你一言，我一語，議論紛紛之際，台上的天鬚掌門也是暗暗讚許著。</w:t>
      </w:r>
    </w:p>
    <w:p w:rsidR="00C04663" w:rsidRDefault="00A7259F" w:rsidP="00813907">
      <w:pPr>
        <w:spacing w:after="240"/>
      </w:pPr>
      <w:r>
        <w:rPr>
          <w:rFonts w:hint="eastAsia"/>
        </w:rPr>
        <w:t>「好、好一個李龍飛，這兩場戰鬥讓我派外門弟子，掀起了很久沒有出現的鬥志，這樣的一個弟子，不枉費宗門每十年舉辦一次的內門比試。」</w:t>
      </w:r>
    </w:p>
    <w:p w:rsidR="00C04663" w:rsidRDefault="00A7259F" w:rsidP="00813907">
      <w:pPr>
        <w:spacing w:after="240"/>
      </w:pPr>
      <w:r>
        <w:rPr>
          <w:rFonts w:hint="eastAsia"/>
        </w:rPr>
        <w:t>天泉道人也是心中頗為欣慰，更慶幸當初自己沒有放棄這個弟子，差點就錯過了一個好苗子。</w:t>
      </w:r>
    </w:p>
    <w:p w:rsidR="00C04663" w:rsidRDefault="00A7259F" w:rsidP="00813907">
      <w:pPr>
        <w:spacing w:after="240"/>
      </w:pPr>
      <w:r>
        <w:rPr>
          <w:rFonts w:hint="eastAsia"/>
        </w:rPr>
        <w:t>唯獨那老譚道人那陰沉著臉，這陳家本是跟他有些淵源，此時自己弟子西門吹雪跟陳英相繼敗在李龍飛的手上，讓他對李龍飛的憎恨厭惡到了極點。</w:t>
      </w:r>
    </w:p>
    <w:p w:rsidR="00C04663" w:rsidRDefault="00A7259F" w:rsidP="00813907">
      <w:pPr>
        <w:spacing w:after="240"/>
      </w:pPr>
      <w:r>
        <w:rPr>
          <w:rFonts w:hint="eastAsia"/>
        </w:rPr>
        <w:t>要不是天鬚掌門在這，方才他可就想推翻天泉所立下的判定。</w:t>
      </w:r>
    </w:p>
    <w:p w:rsidR="00C04663" w:rsidRDefault="00A7259F" w:rsidP="00813907">
      <w:pPr>
        <w:spacing w:after="240"/>
      </w:pPr>
      <w:r>
        <w:rPr>
          <w:rFonts w:hint="eastAsia"/>
        </w:rPr>
        <w:t>「罷了，既然這李龍飛升上內門弟子，以後我找個機會，好好敲打他一番算了！」老譚眼中深處閃過一抹凶光，表面卻仍是毫無異樣一般。</w:t>
      </w:r>
    </w:p>
    <w:p w:rsidR="00C04663" w:rsidRDefault="00A7259F" w:rsidP="00813907">
      <w:pPr>
        <w:spacing w:after="240"/>
      </w:pPr>
      <w:r>
        <w:rPr>
          <w:rFonts w:hint="eastAsia"/>
        </w:rPr>
        <w:t>很快的，第四戰也跟著上場。</w:t>
      </w:r>
    </w:p>
    <w:p w:rsidR="00C04663" w:rsidRDefault="00A7259F" w:rsidP="00813907">
      <w:pPr>
        <w:spacing w:after="240"/>
      </w:pPr>
      <w:r>
        <w:rPr>
          <w:rFonts w:hint="eastAsia"/>
        </w:rPr>
        <w:t>剩下的是莫婉兒跟另一名練氣六層的弟子。</w:t>
      </w:r>
    </w:p>
    <w:p w:rsidR="00C04663" w:rsidRDefault="00A7259F" w:rsidP="00813907">
      <w:pPr>
        <w:spacing w:after="240"/>
      </w:pPr>
      <w:r>
        <w:rPr>
          <w:rFonts w:hint="eastAsia"/>
        </w:rPr>
        <w:t>在眾人都以為莫婉兒又要使用媚術時，出乎人意料之外，莫婉兒竟直接出手攻擊，而且使的是自在道中以威力著稱的火雲掌。</w:t>
      </w:r>
    </w:p>
    <w:p w:rsidR="00C04663" w:rsidRDefault="00A7259F" w:rsidP="00813907">
      <w:pPr>
        <w:spacing w:after="240"/>
      </w:pPr>
      <w:r>
        <w:rPr>
          <w:rFonts w:hint="eastAsia"/>
        </w:rPr>
        <w:t>只見那練氣六層的弟子，雖然兇狠善戰，但莫婉兒身上的氣勢卻是更加威猛，舉手投足間都帶著烈火重重，最後修為更赫然攀升到練氣六層大圓滿境界，一舉將對手轟出場外，贏得了第四場的比試。</w:t>
      </w:r>
    </w:p>
    <w:p w:rsidR="00C04663" w:rsidRDefault="00A7259F" w:rsidP="00813907">
      <w:pPr>
        <w:spacing w:after="240"/>
      </w:pPr>
      <w:r>
        <w:rPr>
          <w:rFonts w:hint="eastAsia"/>
        </w:rPr>
        <w:t>至此為止，內門比試已算是結束一半，李龍飛等四人，不論接下來的比試為何，都能成為內門弟子，從此真正踏上自在道核心一脈，更有機會在之後成為傳承弟子，接受莫大的機緣與造化。</w:t>
      </w:r>
    </w:p>
    <w:p w:rsidR="00C04663" w:rsidRDefault="00A7259F" w:rsidP="00813907">
      <w:pPr>
        <w:spacing w:after="240"/>
      </w:pPr>
      <w:r>
        <w:rPr>
          <w:rFonts w:hint="eastAsia"/>
        </w:rPr>
        <w:t>所有外門弟子，此時看向莫婉兒的神情，也不再只是迷戀，還帶著許多狂熱，不少人更是她與王騰雲放在一起，說他們是自在道內的絕代雙驕，便是王騰雲本人，此刻也多看了莫婉兒兩眼，這才轉過頭去。</w:t>
      </w:r>
    </w:p>
    <w:p w:rsidR="00C04663" w:rsidRDefault="00A7259F" w:rsidP="00813907">
      <w:pPr>
        <w:spacing w:after="240"/>
      </w:pPr>
      <w:r>
        <w:rPr>
          <w:rFonts w:hint="eastAsia"/>
        </w:rPr>
        <w:t>莫婉兒卻在下台之時，特意的看了李龍飛一眼，接著雙頰泛紅的靦腆一笑，這才跑了開來。</w:t>
      </w:r>
    </w:p>
    <w:p w:rsidR="00C04663" w:rsidRDefault="00A7259F" w:rsidP="00813907">
      <w:pPr>
        <w:spacing w:after="240"/>
      </w:pPr>
      <w:r>
        <w:rPr>
          <w:rFonts w:hint="eastAsia"/>
        </w:rPr>
        <w:t>這一笑，讓許多人升起了妒嫉之心，更是有不少此時圍觀的內門弟子眉頭緊皺，帶著惡意望向這位以後即將成為自己同輩的內門師弟。</w:t>
      </w:r>
    </w:p>
    <w:p w:rsidR="00C04663" w:rsidRDefault="00A7259F" w:rsidP="00813907">
      <w:pPr>
        <w:spacing w:after="240"/>
      </w:pPr>
      <w:r>
        <w:rPr>
          <w:rFonts w:hint="eastAsia"/>
        </w:rPr>
        <w:t>李龍飛看到莫婉兒的笑容，又感受到眾人的目光，心底一愣，訥悶對方為何如此的同時，仍是爭取時間調養打坐，等待下一場比試的開始。</w:t>
      </w:r>
    </w:p>
    <w:p w:rsidR="00C04663" w:rsidRDefault="00A7259F" w:rsidP="00813907">
      <w:pPr>
        <w:spacing w:after="240"/>
      </w:pPr>
      <w:r>
        <w:rPr>
          <w:rFonts w:hint="eastAsia"/>
        </w:rPr>
        <w:lastRenderedPageBreak/>
        <w:t>不久之後，半空中的天鬚掌門緩緩開口。</w:t>
      </w:r>
    </w:p>
    <w:p w:rsidR="00C04663" w:rsidRDefault="00A7259F" w:rsidP="00813907">
      <w:pPr>
        <w:spacing w:after="240"/>
      </w:pPr>
      <w:r>
        <w:rPr>
          <w:rFonts w:hint="eastAsia"/>
        </w:rPr>
        <w:t>「此次內門比試，王騰雲，呂宋傑，李龍飛，莫婉兒等四人成功晉升內門弟子，接下來，四人輪戰，以此排名。」</w:t>
      </w:r>
    </w:p>
    <w:p w:rsidR="00C04663" w:rsidRDefault="00A7259F" w:rsidP="00813907">
      <w:pPr>
        <w:spacing w:after="240"/>
      </w:pPr>
      <w:r>
        <w:rPr>
          <w:rFonts w:hint="eastAsia"/>
        </w:rPr>
        <w:t>「第一戰，王騰雲戰呂宋傑，比試開始！」</w:t>
      </w:r>
    </w:p>
    <w:p w:rsidR="00C04663" w:rsidRDefault="00A7259F" w:rsidP="00813907">
      <w:pPr>
        <w:spacing w:after="240"/>
      </w:pPr>
      <w:r>
        <w:rPr>
          <w:rFonts w:hint="eastAsia"/>
        </w:rPr>
        <w:t>在眾人期待之中，呂宋傑目中燃起戰意滔天，大吼一聲，渾身雷霆轟鳴，猛地躍上試台，頓時以他中心為主，無數電流激竄，看起來很是嚇人。</w:t>
      </w:r>
    </w:p>
    <w:p w:rsidR="00C04663" w:rsidRDefault="00A7259F" w:rsidP="00813907">
      <w:pPr>
        <w:spacing w:after="240"/>
      </w:pPr>
      <w:r>
        <w:rPr>
          <w:rFonts w:hint="eastAsia"/>
        </w:rPr>
        <w:t>「這一戰，我定要使出全力，只要能打贏王騰雲，就算之後我無力再做第二戰，也值得了！」</w:t>
      </w:r>
    </w:p>
    <w:p w:rsidR="00C04663" w:rsidRDefault="00A7259F" w:rsidP="00813907">
      <w:pPr>
        <w:spacing w:after="240"/>
      </w:pPr>
      <w:r>
        <w:rPr>
          <w:rFonts w:hint="eastAsia"/>
        </w:rPr>
        <w:t>而王騰雲依舊平靜，站在那完美的如一尊玉像一般。</w:t>
      </w:r>
    </w:p>
    <w:p w:rsidR="00C04663" w:rsidRDefault="00A7259F" w:rsidP="00813907">
      <w:pPr>
        <w:spacing w:after="240"/>
      </w:pPr>
      <w:r>
        <w:rPr>
          <w:rFonts w:hint="eastAsia"/>
        </w:rPr>
        <w:t>兩人的氣勢，一動一靜，皆讓眾人屏氣注目，許是王騰雲的名聲太大，呂宋傑上了台後，竟罕見地沒主動搶攻，而是蓄勢待發，以不變應萬變。</w:t>
      </w:r>
    </w:p>
    <w:p w:rsidR="00C04663" w:rsidRDefault="00A7259F" w:rsidP="00813907">
      <w:pPr>
        <w:spacing w:after="240"/>
      </w:pPr>
      <w:r>
        <w:rPr>
          <w:rFonts w:hint="eastAsia"/>
        </w:rPr>
        <w:t>王騰雲等了半晌，淡淡一指，一道碩大的劍氣，橫掃而去。</w:t>
      </w:r>
    </w:p>
    <w:p w:rsidR="00C04663" w:rsidRDefault="00A7259F" w:rsidP="00813907">
      <w:pPr>
        <w:spacing w:after="240"/>
      </w:pPr>
      <w:r>
        <w:rPr>
          <w:rFonts w:hint="eastAsia"/>
        </w:rPr>
        <w:t>「來得好！」</w:t>
      </w:r>
    </w:p>
    <w:p w:rsidR="00C04663" w:rsidRDefault="00A7259F" w:rsidP="00813907">
      <w:pPr>
        <w:spacing w:after="240"/>
      </w:pPr>
      <w:r>
        <w:rPr>
          <w:rFonts w:hint="eastAsia"/>
        </w:rPr>
        <w:t>呂宋傑眼中精芒一閃，大喝一聲，雙拳往前，一道道雷勁竟錯綜交節，形成一張張巨大的雷網，往那劍氣包圍了過去。</w:t>
      </w:r>
    </w:p>
    <w:p w:rsidR="00C04663" w:rsidRDefault="00A7259F" w:rsidP="00813907">
      <w:pPr>
        <w:spacing w:after="240"/>
      </w:pPr>
      <w:r>
        <w:rPr>
          <w:rFonts w:hint="eastAsia"/>
        </w:rPr>
        <w:t>轟轟幾聲，那劍氣雖然斬破了前面幾道，但最終仍是突破不了層層雷網，被包圍收縮，碎裂開來。</w:t>
      </w:r>
    </w:p>
    <w:p w:rsidR="00C04663" w:rsidRDefault="00A7259F" w:rsidP="00813907">
      <w:pPr>
        <w:spacing w:after="240"/>
      </w:pPr>
      <w:r>
        <w:rPr>
          <w:rFonts w:hint="eastAsia"/>
        </w:rPr>
        <w:t>「呂師兄居然有如此巧勁，還以為他招式都是大開大闔，想不到居然能化雷為網，將這劍氣給收了起來！」</w:t>
      </w:r>
    </w:p>
    <w:p w:rsidR="00C04663" w:rsidRDefault="00A7259F" w:rsidP="00813907">
      <w:pPr>
        <w:spacing w:after="240"/>
      </w:pPr>
      <w:r>
        <w:rPr>
          <w:rFonts w:hint="eastAsia"/>
        </w:rPr>
        <w:t>「這一戰肯定相當精彩，不到最後很難知道鹿死誰手！」</w:t>
      </w:r>
    </w:p>
    <w:p w:rsidR="00C04663" w:rsidRDefault="00A7259F" w:rsidP="00813907">
      <w:pPr>
        <w:spacing w:after="240"/>
      </w:pPr>
      <w:r>
        <w:rPr>
          <w:rFonts w:hint="eastAsia"/>
        </w:rPr>
        <w:t>眾人議論紛紛之時，王騰雲臉上也第一次露出了一絲戰意，不再雙手負背，而是凝神看向了呂宋傑。</w:t>
      </w:r>
    </w:p>
    <w:p w:rsidR="00C04663" w:rsidRDefault="00A7259F" w:rsidP="00813907">
      <w:pPr>
        <w:spacing w:after="240"/>
      </w:pPr>
      <w:r>
        <w:rPr>
          <w:rFonts w:hint="eastAsia"/>
        </w:rPr>
        <w:t>「出劍吧，我知道你有一把青雲寶劍！」呂宋傑神色得意，對著王騰雲說道。</w:t>
      </w:r>
    </w:p>
    <w:p w:rsidR="00C04663" w:rsidRDefault="00A7259F" w:rsidP="00813907">
      <w:pPr>
        <w:spacing w:after="240"/>
      </w:pPr>
      <w:r>
        <w:rPr>
          <w:rFonts w:hint="eastAsia"/>
        </w:rPr>
        <w:t>「還不是時後。」王騰雲搖了搖頭，右手一揮，重新將左手放回了背後。</w:t>
      </w:r>
    </w:p>
    <w:p w:rsidR="00C04663" w:rsidRDefault="00A7259F" w:rsidP="00813907">
      <w:pPr>
        <w:spacing w:after="240"/>
      </w:pPr>
      <w:r>
        <w:rPr>
          <w:rFonts w:hint="eastAsia"/>
        </w:rPr>
        <w:t>「你找死！」呂宋傑自從敲響了鐘聲，被人萬眾注目之後，何時受過這樣的侮辱，他自尊心極高，此刻再也按奈不住，低吼一聲，天空中黑雲密佈，降下無數雷霆閃電，正是先前他用過的祕術雷霆萬均。</w:t>
      </w:r>
    </w:p>
    <w:p w:rsidR="00C04663" w:rsidRDefault="00A7259F" w:rsidP="00813907">
      <w:pPr>
        <w:spacing w:after="240"/>
      </w:pPr>
      <w:r>
        <w:rPr>
          <w:rFonts w:hint="eastAsia"/>
        </w:rPr>
        <w:lastRenderedPageBreak/>
        <w:t>此術一出，他的氣息瞬息高漲許多，隱隱突破了練氣六層的境界，短時間地來到了練氣七層的高度。</w:t>
      </w:r>
    </w:p>
    <w:p w:rsidR="00C04663" w:rsidRDefault="00A7259F" w:rsidP="00813907">
      <w:pPr>
        <w:spacing w:after="240"/>
      </w:pPr>
      <w:r>
        <w:rPr>
          <w:rFonts w:hint="eastAsia"/>
        </w:rPr>
        <w:t>可就在他右拳聚起雷霆，往前一衝的同時，王騰雲面前，五道劍氣，蘊含著五行之氣，一一破空而出，飛馳而去。</w:t>
      </w:r>
    </w:p>
    <w:p w:rsidR="00C04663" w:rsidRDefault="00A7259F" w:rsidP="00813907">
      <w:pPr>
        <w:spacing w:after="240"/>
      </w:pPr>
      <w:r>
        <w:rPr>
          <w:rFonts w:hint="eastAsia"/>
        </w:rPr>
        <w:t>轟！</w:t>
      </w:r>
    </w:p>
    <w:p w:rsidR="00C04663" w:rsidRDefault="00A7259F" w:rsidP="00813907">
      <w:pPr>
        <w:spacing w:after="240"/>
      </w:pPr>
      <w:r>
        <w:rPr>
          <w:rFonts w:hint="eastAsia"/>
        </w:rPr>
        <w:t>第一道劍氣，以柔剋剛，與呂宋傑右拳凝聚成形的巨大雷拳擊在一起，化做無數水氣，將其雷勁盡數散了開來。</w:t>
      </w:r>
    </w:p>
    <w:p w:rsidR="00C04663" w:rsidRDefault="00A7259F" w:rsidP="00813907">
      <w:pPr>
        <w:spacing w:after="240"/>
      </w:pPr>
      <w:r>
        <w:rPr>
          <w:rFonts w:hint="eastAsia"/>
        </w:rPr>
        <w:t>轟！</w:t>
      </w:r>
    </w:p>
    <w:p w:rsidR="00C04663" w:rsidRDefault="00A7259F" w:rsidP="00813907">
      <w:pPr>
        <w:spacing w:after="240"/>
      </w:pPr>
      <w:r>
        <w:rPr>
          <w:rFonts w:hint="eastAsia"/>
        </w:rPr>
        <w:t>第二道劍氣，以強破強，金芒四射，硬是將呂宋傑身外的護身雷勁擊得粉碎。</w:t>
      </w:r>
    </w:p>
    <w:p w:rsidR="00C04663" w:rsidRDefault="00A7259F" w:rsidP="00813907">
      <w:pPr>
        <w:spacing w:after="240"/>
      </w:pPr>
      <w:r>
        <w:rPr>
          <w:rFonts w:hint="eastAsia"/>
        </w:rPr>
        <w:t>轟！</w:t>
      </w:r>
    </w:p>
    <w:p w:rsidR="00C04663" w:rsidRDefault="00A7259F" w:rsidP="00813907">
      <w:pPr>
        <w:spacing w:after="240"/>
      </w:pPr>
      <w:r>
        <w:rPr>
          <w:rFonts w:hint="eastAsia"/>
        </w:rPr>
        <w:t>第三道劍氣，霸道異常，內含火勁，在呂宋傑不敢置信的眼神下擊中了他的胸口，喀地一聲將其外衫連同他的護身法器碎成粉末。</w:t>
      </w:r>
    </w:p>
    <w:p w:rsidR="00C04663" w:rsidRDefault="00A7259F" w:rsidP="00813907">
      <w:pPr>
        <w:spacing w:after="240"/>
      </w:pPr>
      <w:r>
        <w:rPr>
          <w:rFonts w:hint="eastAsia"/>
        </w:rPr>
        <w:t>轟！轟！</w:t>
      </w:r>
    </w:p>
    <w:p w:rsidR="00C04663" w:rsidRDefault="00A7259F" w:rsidP="00813907">
      <w:pPr>
        <w:spacing w:after="240"/>
      </w:pPr>
      <w:r>
        <w:rPr>
          <w:rFonts w:hint="eastAsia"/>
        </w:rPr>
        <w:t>最後兩道劍氣，一是土劍，將呂宋傑的左臂骨震得粉碎，另一劍則是木劍，穿過他的右腳，飛起了一灘鮮血。</w:t>
      </w:r>
    </w:p>
    <w:p w:rsidR="00C04663" w:rsidRDefault="00A7259F" w:rsidP="00813907">
      <w:pPr>
        <w:spacing w:after="240"/>
      </w:pPr>
      <w:r>
        <w:rPr>
          <w:rFonts w:hint="eastAsia"/>
        </w:rPr>
        <w:t>五劍飛過，呂宋傑面色慘然，底下的弟子們也一片驚愕，想不到王騰雲的實力居然高到了這種程度，就連莫婉兒也握緊了小手，心底對王騰雲的修為暗暗吃驚，緊緊咬住了下唇。</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禍從天降</w:t>
      </w:r>
    </w:p>
    <w:p w:rsidR="00C04663" w:rsidRDefault="00C04663" w:rsidP="00813907">
      <w:pPr>
        <w:spacing w:after="240"/>
      </w:pPr>
    </w:p>
    <w:p w:rsidR="00C04663" w:rsidRDefault="00A7259F" w:rsidP="00813907">
      <w:pPr>
        <w:spacing w:after="240"/>
      </w:pPr>
      <w:r>
        <w:rPr>
          <w:rFonts w:hint="eastAsia"/>
        </w:rPr>
        <w:t>就在所有人都以為要結束時，呂宋傑發出一聲慘烈的笑聲。</w:t>
      </w:r>
    </w:p>
    <w:p w:rsidR="00C04663" w:rsidRDefault="00A7259F" w:rsidP="00813907">
      <w:pPr>
        <w:spacing w:after="240"/>
      </w:pPr>
      <w:r>
        <w:rPr>
          <w:rFonts w:hint="eastAsia"/>
        </w:rPr>
        <w:t>「還沒完，我還有最後一招！」</w:t>
      </w:r>
    </w:p>
    <w:p w:rsidR="00C04663" w:rsidRDefault="00A7259F" w:rsidP="00813907">
      <w:pPr>
        <w:spacing w:after="240"/>
      </w:pPr>
      <w:r>
        <w:rPr>
          <w:rFonts w:hint="eastAsia"/>
        </w:rPr>
        <w:t>只見呂宋傑原本漸漸消散的練氣七層氣息，猛然再度暴漲，達到練氣七層中期的境界，接著他全身雷勁聚向眉心，全身顫抖生機枯萎的同時一道雷光從眉心射出，頓時每個人心中都聽到一陣天雷地動的怒吼。</w:t>
      </w:r>
    </w:p>
    <w:p w:rsidR="00C04663" w:rsidRDefault="00A7259F" w:rsidP="00813907">
      <w:pPr>
        <w:spacing w:after="240"/>
      </w:pPr>
      <w:r>
        <w:rPr>
          <w:rFonts w:hint="eastAsia"/>
        </w:rPr>
        <w:t>這雷光一出，化做了一條雷龍，雖只有三尺大小，但其散發出來的威壓遠遠強過</w:t>
      </w:r>
      <w:r>
        <w:rPr>
          <w:rFonts w:hint="eastAsia"/>
        </w:rPr>
        <w:lastRenderedPageBreak/>
        <w:t>一般練氣七層的弟子，堪堪比作練氣九層境界，就連王騰雲也是瞳孔一縮，第一次表情顯得凝重。</w:t>
      </w:r>
    </w:p>
    <w:p w:rsidR="00C04663" w:rsidRDefault="00A7259F" w:rsidP="00813907">
      <w:pPr>
        <w:spacing w:after="240"/>
      </w:pPr>
      <w:r>
        <w:rPr>
          <w:rFonts w:hint="eastAsia"/>
        </w:rPr>
        <w:t>底下的所有弟子，更是心驚膽跳，沒料到呂宋傑這居然有此絕招。</w:t>
      </w:r>
    </w:p>
    <w:p w:rsidR="00C04663" w:rsidRDefault="00A7259F" w:rsidP="00813907">
      <w:pPr>
        <w:spacing w:after="240"/>
      </w:pPr>
      <w:r>
        <w:rPr>
          <w:rFonts w:hint="eastAsia"/>
        </w:rPr>
        <w:t>天空中，天鬚掌門微微一凜，神情嚴肅間，一枚丹藥在手，心底打定了主意，就算呂宋傑輸了，也要好好獎賞一番。</w:t>
      </w:r>
    </w:p>
    <w:p w:rsidR="00C04663" w:rsidRDefault="00A7259F" w:rsidP="00813907">
      <w:pPr>
        <w:spacing w:after="240"/>
      </w:pPr>
      <w:r>
        <w:rPr>
          <w:rFonts w:hint="eastAsia"/>
        </w:rPr>
        <w:t>「這本命雷元，非雷靈根之人使不出來，但就算是有雷靈根之根，若無足夠的修為定性，也難以催出。」</w:t>
      </w:r>
    </w:p>
    <w:p w:rsidR="00C04663" w:rsidRDefault="00A7259F" w:rsidP="00813907">
      <w:pPr>
        <w:spacing w:after="240"/>
      </w:pPr>
      <w:r>
        <w:rPr>
          <w:rFonts w:hint="eastAsia"/>
        </w:rPr>
        <w:t>「此子才練氣期，就能強行逼出如此雷元，幻化成龍，實在是資質過人，如果日後好好修行，怕是成就不會比王騰雲差矣。」</w:t>
      </w:r>
    </w:p>
    <w:p w:rsidR="00C04663" w:rsidRDefault="00A7259F" w:rsidP="00813907">
      <w:pPr>
        <w:spacing w:after="240"/>
      </w:pPr>
      <w:r>
        <w:rPr>
          <w:rFonts w:hint="eastAsia"/>
        </w:rPr>
        <w:t>此時那本命雷元一出，呂宋傑整個人虛弱無比，修為瞬間降到了練氣四層，但他神色中卻露出異彩，心中暗道。</w:t>
      </w:r>
    </w:p>
    <w:p w:rsidR="00C04663" w:rsidRDefault="00A7259F" w:rsidP="00813907">
      <w:pPr>
        <w:spacing w:after="240"/>
      </w:pPr>
      <w:r>
        <w:rPr>
          <w:rFonts w:hint="eastAsia"/>
        </w:rPr>
        <w:t>「這本命雷元乃是我歷經千辛萬苦，又得莫大機緣才修練得來，一但碎裂，得再花一年以上才能修練而成。但此時為了獲勝，我豁出去了。」</w:t>
      </w:r>
    </w:p>
    <w:p w:rsidR="00C04663" w:rsidRDefault="00A7259F" w:rsidP="00813907">
      <w:pPr>
        <w:spacing w:after="240"/>
      </w:pPr>
      <w:r>
        <w:rPr>
          <w:rFonts w:hint="eastAsia"/>
        </w:rPr>
        <w:t>心念及此，那本命雷元化做的雷龍隨著他的心意，往那王騰雲那攻去。</w:t>
      </w:r>
    </w:p>
    <w:p w:rsidR="00C04663" w:rsidRDefault="00A7259F" w:rsidP="00813907">
      <w:pPr>
        <w:spacing w:after="240"/>
      </w:pPr>
      <w:r>
        <w:rPr>
          <w:rFonts w:hint="eastAsia"/>
        </w:rPr>
        <w:t>王騰雲臉色沉重，隨手一揮，一道道劍氣橫出，似要將那雷龍給砍落下來。</w:t>
      </w:r>
    </w:p>
    <w:p w:rsidR="00C04663" w:rsidRDefault="00A7259F" w:rsidP="00813907">
      <w:pPr>
        <w:spacing w:after="240"/>
      </w:pPr>
      <w:r>
        <w:rPr>
          <w:rFonts w:hint="eastAsia"/>
        </w:rPr>
        <w:t>但那雷龍快速異常，那些劍氣雖快，仍是被他一一躲過，眼看就要擊在王騰雲的身上，王騰雲突然洒然一笑。</w:t>
      </w:r>
    </w:p>
    <w:p w:rsidR="00C04663" w:rsidRDefault="00A7259F" w:rsidP="00813907">
      <w:pPr>
        <w:spacing w:after="240"/>
      </w:pPr>
      <w:r>
        <w:rPr>
          <w:rFonts w:hint="eastAsia"/>
        </w:rPr>
        <w:t>「你不是想看我的青雲寶劍嗎，今日，我便讓你一瞧吧！」</w:t>
      </w:r>
    </w:p>
    <w:p w:rsidR="00C04663" w:rsidRDefault="00A7259F" w:rsidP="00813907">
      <w:pPr>
        <w:spacing w:after="240"/>
      </w:pPr>
      <w:r>
        <w:rPr>
          <w:rFonts w:hint="eastAsia"/>
        </w:rPr>
        <w:t>就看到王騰雲一拍儲物袋，一把寶劍飛出，頓時場內光芒四射，那劍身之上，竟散出琉璃華彩，轟鳴間與那雷龍已然交鬥在一起。</w:t>
      </w:r>
    </w:p>
    <w:p w:rsidR="00C04663" w:rsidRDefault="00A7259F" w:rsidP="00813907">
      <w:pPr>
        <w:spacing w:after="240"/>
      </w:pPr>
      <w:r>
        <w:rPr>
          <w:rFonts w:hint="eastAsia"/>
        </w:rPr>
        <w:t>那青雲寶劍乃王家至寶</w:t>
      </w:r>
      <w:r w:rsidR="0049689D">
        <w:rPr>
          <w:rFonts w:hint="eastAsia"/>
        </w:rPr>
        <w:t>的法器</w:t>
      </w:r>
      <w:r>
        <w:rPr>
          <w:rFonts w:hint="eastAsia"/>
        </w:rPr>
        <w:t>之一，品階已是</w:t>
      </w:r>
      <w:r w:rsidR="0049689D">
        <w:rPr>
          <w:rFonts w:hint="eastAsia"/>
        </w:rPr>
        <w:t>中</w:t>
      </w:r>
      <w:r>
        <w:rPr>
          <w:rFonts w:hint="eastAsia"/>
        </w:rPr>
        <w:t>品</w:t>
      </w:r>
      <w:r w:rsidR="0049689D">
        <w:rPr>
          <w:rFonts w:hint="eastAsia"/>
        </w:rPr>
        <w:t>偏上</w:t>
      </w:r>
      <w:r>
        <w:rPr>
          <w:rFonts w:hint="eastAsia"/>
        </w:rPr>
        <w:t>，雖然呂宋傑的本命雷元不凡，但在王騰雲練氣七層修為操控下，搭配著他的劍法，竟隱隱反壓雷龍，更使龍身不斷碎滅，一步步漸成敗相。</w:t>
      </w:r>
    </w:p>
    <w:p w:rsidR="00C04663" w:rsidRDefault="00A7259F" w:rsidP="00813907">
      <w:pPr>
        <w:spacing w:after="240"/>
      </w:pPr>
      <w:r>
        <w:rPr>
          <w:rFonts w:hint="eastAsia"/>
        </w:rPr>
        <w:t>呂宋傑此時內心也苦澀不堪，想不到自己使出了本命雷元，仍是不敵對方，尤其王騰雲看起來還游刃有餘的樣子，更讓他明白自己再撐下去，恐怕只是輸得更難看而已，頓時便想將那雷元收回，投降認輸。</w:t>
      </w:r>
    </w:p>
    <w:p w:rsidR="00C04663" w:rsidRDefault="00A7259F" w:rsidP="00813907">
      <w:pPr>
        <w:spacing w:after="240"/>
      </w:pPr>
      <w:r>
        <w:rPr>
          <w:rFonts w:hint="eastAsia"/>
        </w:rPr>
        <w:t>卻在此時，王騰雲一指。</w:t>
      </w:r>
    </w:p>
    <w:p w:rsidR="00C04663" w:rsidRDefault="00A7259F" w:rsidP="00813907">
      <w:pPr>
        <w:spacing w:after="240"/>
      </w:pPr>
      <w:r>
        <w:rPr>
          <w:rFonts w:hint="eastAsia"/>
        </w:rPr>
        <w:t>「斬！」</w:t>
      </w:r>
    </w:p>
    <w:p w:rsidR="00C04663" w:rsidRDefault="00A7259F" w:rsidP="00813907">
      <w:pPr>
        <w:spacing w:after="240"/>
      </w:pPr>
      <w:r>
        <w:rPr>
          <w:rFonts w:hint="eastAsia"/>
        </w:rPr>
        <w:lastRenderedPageBreak/>
        <w:t>那青雲寶劍彩光一閃，一劍起落，速度卻是快上了好幾倍，那雷元化成的雷龍一個閃避不及，被斬成了兩斷，化做一大一小的兩道雷光，分別疾射出去。</w:t>
      </w:r>
    </w:p>
    <w:p w:rsidR="00C04663" w:rsidRDefault="00A7259F" w:rsidP="00813907">
      <w:pPr>
        <w:spacing w:after="240"/>
      </w:pPr>
      <w:r>
        <w:rPr>
          <w:rFonts w:hint="eastAsia"/>
        </w:rPr>
        <w:t>「王家的一劍飛仙訣？這王騰雲果然是天縱英才之輩，之後若有機會，定要想辦法納入我的門下才好！」老譚道人目露喜色，暗暗在心中思索著。</w:t>
      </w:r>
    </w:p>
    <w:p w:rsidR="00C04663" w:rsidRDefault="00A7259F" w:rsidP="00813907">
      <w:pPr>
        <w:spacing w:after="240"/>
      </w:pPr>
      <w:r>
        <w:rPr>
          <w:rFonts w:hint="eastAsia"/>
        </w:rPr>
        <w:t>呂宋傑雷元被破，一口鮮血噴出，來不及開口認輸，已急忙掐起法訣，要將那四散的雷元重新納回。</w:t>
      </w:r>
    </w:p>
    <w:p w:rsidR="00C04663" w:rsidRDefault="00A7259F" w:rsidP="00813907">
      <w:pPr>
        <w:spacing w:after="240"/>
      </w:pPr>
      <w:r>
        <w:rPr>
          <w:rFonts w:hint="eastAsia"/>
        </w:rPr>
        <w:t>想不到其中那段較大的雷光龍頭，一個閃爍，竟衝出了場外，往旁邊圍觀的弟子們波及而去。</w:t>
      </w:r>
    </w:p>
    <w:p w:rsidR="00C04663" w:rsidRDefault="00A7259F" w:rsidP="00813907">
      <w:pPr>
        <w:spacing w:after="240"/>
      </w:pPr>
      <w:r>
        <w:rPr>
          <w:rFonts w:hint="eastAsia"/>
        </w:rPr>
        <w:t>原本場邊應該有陣法保護，但這雷元奇異，竟有穿透陣法之效，頓時場外弟子紛紛飛身走避，幾個來不及閃躲過的，被雷光掃到一角，更是慘叫連連，一時間台下亂成一團。</w:t>
      </w:r>
    </w:p>
    <w:p w:rsidR="00C04663" w:rsidRDefault="00A7259F" w:rsidP="00813907">
      <w:pPr>
        <w:spacing w:after="240"/>
      </w:pPr>
      <w:r>
        <w:rPr>
          <w:rFonts w:hint="eastAsia"/>
        </w:rPr>
        <w:t>但在這紛亂之中，其中一人，卻是坐在地上，似對這雷光沒有察覺，仍是盤腿打坐，正是此時爭取回氣，努力吐納的李龍飛是也。</w:t>
      </w:r>
    </w:p>
    <w:p w:rsidR="00C04663" w:rsidRDefault="00A7259F" w:rsidP="00813907">
      <w:pPr>
        <w:spacing w:after="240"/>
      </w:pPr>
      <w:r>
        <w:rPr>
          <w:rFonts w:hint="eastAsia"/>
        </w:rPr>
        <w:t>他這時修為正運行到一個循環的中途，對外界感覺較不敏銳，沒料到這雷光禍從天降，不偏不移正擊在他的身上，哇一聲，他噴出多口鮮血，慘痛間只覺得全身似被撕裂開來，頓時再無知覺，暈了過去。</w:t>
      </w:r>
    </w:p>
    <w:p w:rsidR="00C04663" w:rsidRDefault="00A7259F" w:rsidP="00813907">
      <w:pPr>
        <w:spacing w:after="240"/>
      </w:pPr>
      <w:r>
        <w:rPr>
          <w:rFonts w:hint="eastAsia"/>
        </w:rPr>
        <w:t>這一切說來話長，但事實上卻是眨眼之間而已，等天泉道人衝過去時，李龍飛已經暈了過去，看來是無法再參與之後的比試了。</w:t>
      </w:r>
    </w:p>
    <w:p w:rsidR="00C04663" w:rsidRDefault="00A7259F" w:rsidP="00813907">
      <w:pPr>
        <w:spacing w:after="240"/>
      </w:pPr>
      <w:r>
        <w:rPr>
          <w:rFonts w:hint="eastAsia"/>
        </w:rPr>
        <w:t>台上的呂宋傑看傻了眼，他耗盡力氣，卻仍是輸給了王騰雲，想不到正要認輸時，雷元竟被斬斷，更波及到了李龍飛，最後只納回一小部份，此時欲哭無淚，氣血攻心下，又噴出了一口鮮血，接著才無力地開口認輸。</w:t>
      </w:r>
    </w:p>
    <w:p w:rsidR="00C04663" w:rsidRDefault="00A7259F" w:rsidP="00813907">
      <w:pPr>
        <w:spacing w:after="240"/>
      </w:pPr>
      <w:r>
        <w:rPr>
          <w:rFonts w:hint="eastAsia"/>
        </w:rPr>
        <w:t>台上的王騰雲也是漠地無語，他也沒想到居然會造成這樣的後果，目光露出一絲不可置信跟失望，接著默默將青雲寶劍收了回去，一樣躍下試台。</w:t>
      </w:r>
    </w:p>
    <w:p w:rsidR="00C04663" w:rsidRDefault="00A7259F" w:rsidP="00813907">
      <w:pPr>
        <w:spacing w:after="240"/>
      </w:pPr>
      <w:r>
        <w:rPr>
          <w:rFonts w:hint="eastAsia"/>
        </w:rPr>
        <w:t>天泉道人卻沒去管之後的比賽，他手扶李龍飛背心，一股</w:t>
      </w:r>
      <w:del w:id="4593" w:author="簡新佳" w:date="2019-02-25T17:00:00Z">
        <w:r w:rsidDel="0012795F">
          <w:rPr>
            <w:rFonts w:hint="eastAsia"/>
          </w:rPr>
          <w:delText>靈力</w:delText>
        </w:r>
      </w:del>
      <w:ins w:id="4594" w:author="簡新佳" w:date="2019-02-25T17:00:00Z">
        <w:r w:rsidR="0012795F">
          <w:rPr>
            <w:rFonts w:hint="eastAsia"/>
          </w:rPr>
          <w:t>靈氣</w:t>
        </w:r>
      </w:ins>
      <w:r>
        <w:rPr>
          <w:rFonts w:hint="eastAsia"/>
        </w:rPr>
        <w:t>灌入，要替自己的弟子好好療傷。</w:t>
      </w:r>
    </w:p>
    <w:p w:rsidR="00C04663" w:rsidRDefault="00A7259F" w:rsidP="00813907">
      <w:pPr>
        <w:spacing w:after="240"/>
      </w:pPr>
      <w:r>
        <w:rPr>
          <w:rFonts w:hint="eastAsia"/>
        </w:rPr>
        <w:t>但他</w:t>
      </w:r>
      <w:del w:id="4595" w:author="簡新佳" w:date="2019-02-25T17:00:00Z">
        <w:r w:rsidDel="0012795F">
          <w:rPr>
            <w:rFonts w:hint="eastAsia"/>
          </w:rPr>
          <w:delText>靈力</w:delText>
        </w:r>
      </w:del>
      <w:ins w:id="4596" w:author="簡新佳" w:date="2019-02-25T17:00:00Z">
        <w:r w:rsidR="0012795F">
          <w:rPr>
            <w:rFonts w:hint="eastAsia"/>
          </w:rPr>
          <w:t>靈氣</w:t>
        </w:r>
      </w:ins>
      <w:r>
        <w:rPr>
          <w:rFonts w:hint="eastAsia"/>
        </w:rPr>
        <w:t>灌入，卻發現在李龍飛體內，那股雷勁已經深入其脈，化作無數殘缺片段，以他的修為，竟也無法為其療傷，心痛之餘，練忙掏出一粒保靈丹，強行張開李龍飛的嘴巴置日，要先護住他心脈不受到雷勁的侵蝕。</w:t>
      </w:r>
    </w:p>
    <w:p w:rsidR="00C04663" w:rsidRDefault="00A7259F" w:rsidP="00813907">
      <w:pPr>
        <w:spacing w:after="240"/>
      </w:pPr>
      <w:r>
        <w:rPr>
          <w:rFonts w:hint="eastAsia"/>
        </w:rPr>
        <w:t>天鬚掌門在半空中，沉思了一會，搖搖頭低聲傳音給天泉道人，片刻之後，他開口說道，「此戰，王騰雲勝，而下一場，因李龍飛無法出戰，所以由王騰雲對莫</w:t>
      </w:r>
      <w:r>
        <w:rPr>
          <w:rFonts w:hint="eastAsia"/>
        </w:rPr>
        <w:lastRenderedPageBreak/>
        <w:t>婉兒比試。」</w:t>
      </w:r>
    </w:p>
    <w:p w:rsidR="00C04663" w:rsidRDefault="00A7259F" w:rsidP="00813907">
      <w:pPr>
        <w:spacing w:after="240"/>
      </w:pPr>
      <w:r>
        <w:rPr>
          <w:rFonts w:hint="eastAsia"/>
        </w:rPr>
        <w:t>眾人議論間，天泉道人著天鬚掌門拱手一揖，心痛地帶著李龍飛，咻地飛往了後山之中，留下了一絲遺憾，在王騰雲心中輕嘆著。</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禍兮福所依</w:t>
      </w:r>
    </w:p>
    <w:p w:rsidR="00C04663" w:rsidRDefault="00C04663" w:rsidP="00813907">
      <w:pPr>
        <w:spacing w:after="240"/>
      </w:pPr>
    </w:p>
    <w:p w:rsidR="00C04663" w:rsidRDefault="00A7259F" w:rsidP="00813907">
      <w:pPr>
        <w:spacing w:after="240"/>
      </w:pPr>
      <w:r>
        <w:rPr>
          <w:rFonts w:hint="eastAsia"/>
        </w:rPr>
        <w:t>當李龍飛醒來時，他正脫光了衣服，浸泡在一處山泉池之中。</w:t>
      </w:r>
    </w:p>
    <w:p w:rsidR="00C04663" w:rsidRDefault="00A7259F" w:rsidP="00813907">
      <w:pPr>
        <w:spacing w:after="240"/>
      </w:pPr>
      <w:r>
        <w:rPr>
          <w:rFonts w:hint="eastAsia"/>
        </w:rPr>
        <w:t>此處泉水涓涓，魚兒遊走，泉邊幾株不曾看過的靈植異草，很是繁密，便是那鳥兒蟲鳴，也是十分悅耳，宛若一處人間仙境，很是非凡。</w:t>
      </w:r>
    </w:p>
    <w:p w:rsidR="00C04663" w:rsidRDefault="00A7259F" w:rsidP="00813907">
      <w:pPr>
        <w:spacing w:after="240"/>
      </w:pPr>
      <w:r>
        <w:rPr>
          <w:rFonts w:hint="eastAsia"/>
        </w:rPr>
        <w:t>但李龍飛剛要起身，便覺得全身劇痛，跟著竟引動他體內數十道雷勁交錯，痛得他差點滴下淚來。</w:t>
      </w:r>
    </w:p>
    <w:p w:rsidR="00C04663" w:rsidRDefault="00A7259F" w:rsidP="00813907">
      <w:pPr>
        <w:spacing w:after="240"/>
      </w:pPr>
      <w:r>
        <w:rPr>
          <w:rFonts w:hint="eastAsia"/>
        </w:rPr>
        <w:t>「唉，你先別動，好好適應一下，聽我說明。」</w:t>
      </w:r>
    </w:p>
    <w:p w:rsidR="00C04663" w:rsidRDefault="00A7259F" w:rsidP="00813907">
      <w:pPr>
        <w:spacing w:after="240"/>
      </w:pPr>
      <w:r>
        <w:rPr>
          <w:rFonts w:hint="eastAsia"/>
        </w:rPr>
        <w:t>旁邊一聲嘆息，一個人影從遠方出現，正是李龍飛的師尊，天泉道人走來。</w:t>
      </w:r>
    </w:p>
    <w:p w:rsidR="00C04663" w:rsidRDefault="00A7259F" w:rsidP="00813907">
      <w:pPr>
        <w:spacing w:after="240"/>
      </w:pPr>
      <w:r>
        <w:rPr>
          <w:rFonts w:hint="eastAsia"/>
        </w:rPr>
        <w:t>天泉道人滿臉憂愁，身形消瘦了些，帶著拂塵慢慢靠近李龍飛這。</w:t>
      </w:r>
    </w:p>
    <w:p w:rsidR="00C04663" w:rsidRDefault="00A7259F" w:rsidP="00813907">
      <w:pPr>
        <w:spacing w:after="240"/>
      </w:pPr>
      <w:r>
        <w:rPr>
          <w:rFonts w:hint="eastAsia"/>
        </w:rPr>
        <w:t>「師尊，我這是…？」李龍飛沒有昏迷前的記憶，有些不解的開口。</w:t>
      </w:r>
    </w:p>
    <w:p w:rsidR="00C04663" w:rsidRDefault="00A7259F" w:rsidP="00813907">
      <w:pPr>
        <w:spacing w:after="240"/>
      </w:pPr>
      <w:r>
        <w:rPr>
          <w:rFonts w:hint="eastAsia"/>
        </w:rPr>
        <w:t>雖然沒有動彈，但光是開口講話，已讓李龍飛感到十分痛楚。</w:t>
      </w:r>
    </w:p>
    <w:p w:rsidR="00C04663" w:rsidRDefault="00A7259F" w:rsidP="00813907">
      <w:pPr>
        <w:spacing w:after="240"/>
      </w:pPr>
      <w:r>
        <w:rPr>
          <w:rFonts w:hint="eastAsia"/>
        </w:rPr>
        <w:t>「…你受呂宋傑雷元破碎片段波及，雷勁入體，更因你當時正在吐吶，深及靈脈，此時那些雷勁片段，潛存在靈脈之中，即便外人想幫助，除非有結丹修為，否則難以納出。」</w:t>
      </w:r>
    </w:p>
    <w:p w:rsidR="00C04663" w:rsidRDefault="00A7259F" w:rsidP="00813907">
      <w:pPr>
        <w:spacing w:after="240"/>
      </w:pPr>
      <w:r>
        <w:rPr>
          <w:rFonts w:hint="eastAsia"/>
        </w:rPr>
        <w:t>天泉道人心知此事終究無法隱瞞，只得將實情告知給李龍飛，李龍飛一聽，傻愣了眼，他沒想到自己居然會遇上這等衰事，而且這事還沒人能怪，一時之間，他不知道該哭還該笑是好。</w:t>
      </w:r>
    </w:p>
    <w:p w:rsidR="00C04663" w:rsidRDefault="00A7259F" w:rsidP="00813907">
      <w:pPr>
        <w:spacing w:after="240"/>
      </w:pPr>
      <w:r>
        <w:rPr>
          <w:rFonts w:hint="eastAsia"/>
        </w:rPr>
        <w:t>看到李龍飛愣住，天泉道人也是無奈，他跟著開口又說道。</w:t>
      </w:r>
    </w:p>
    <w:p w:rsidR="00C04663" w:rsidRDefault="00A7259F" w:rsidP="00813907">
      <w:pPr>
        <w:spacing w:after="240"/>
      </w:pPr>
      <w:r>
        <w:rPr>
          <w:rFonts w:hint="eastAsia"/>
        </w:rPr>
        <w:t>「可是，飛兒你也別擔心，我跟掌門問過了，這雷勁，即使外力不除，只要時間久了，仍會慢慢被你靈脈吸收，屆時，不但不會再有痛楚，更會因此讓你修為大增，有很大機會突破練氣六層初期，甚至可能直接到練氣六層後期，可以說是禍福相依，不失為一種機緣。」</w:t>
      </w:r>
    </w:p>
    <w:p w:rsidR="00C04663" w:rsidRDefault="00A7259F" w:rsidP="00813907">
      <w:pPr>
        <w:spacing w:after="240"/>
      </w:pPr>
      <w:r>
        <w:rPr>
          <w:rFonts w:hint="eastAsia"/>
        </w:rPr>
        <w:lastRenderedPageBreak/>
        <w:t>「我將你浸泡在靈泉之中，又以保靈丹為你護住心脈，只要你不運氣吐吶，除了行動時會劇烈疼痛外，倒也不會受傷。」</w:t>
      </w:r>
    </w:p>
    <w:p w:rsidR="00C04663" w:rsidRDefault="00A7259F" w:rsidP="00813907">
      <w:pPr>
        <w:spacing w:after="240"/>
      </w:pPr>
      <w:r>
        <w:rPr>
          <w:rFonts w:hint="eastAsia"/>
        </w:rPr>
        <w:t>聽完這番話，李龍飛默然不語，他本就卡在練氣六層初期一陣子，如果這種痛楚可以換來修為的精進，那也的確是種造化，想到這，他又想起一件事，連忙詢問。</w:t>
      </w:r>
    </w:p>
    <w:p w:rsidR="00C04663" w:rsidRDefault="00A7259F" w:rsidP="00813907">
      <w:pPr>
        <w:spacing w:after="240"/>
      </w:pPr>
      <w:r>
        <w:rPr>
          <w:rFonts w:hint="eastAsia"/>
        </w:rPr>
        <w:t>「師尊，那這樣的情況，會持續多久？」</w:t>
      </w:r>
    </w:p>
    <w:p w:rsidR="00C04663" w:rsidRDefault="00A7259F" w:rsidP="00813907">
      <w:pPr>
        <w:spacing w:after="240"/>
      </w:pPr>
      <w:r>
        <w:rPr>
          <w:rFonts w:hint="eastAsia"/>
        </w:rPr>
        <w:t>「…三年，或五年更久，端看你靈根天份如何…」天泉知道他的情況特別，看了他一眼，苦笑中無奈回答。</w:t>
      </w:r>
    </w:p>
    <w:p w:rsidR="00C04663" w:rsidRDefault="00A7259F" w:rsidP="00813907">
      <w:pPr>
        <w:spacing w:after="240"/>
      </w:pPr>
      <w:r>
        <w:rPr>
          <w:rFonts w:hint="eastAsia"/>
        </w:rPr>
        <w:t>「三年！天阿…」李龍飛睜大了眼，表情像活見鬼似的。</w:t>
      </w:r>
    </w:p>
    <w:p w:rsidR="00C04663" w:rsidRDefault="00A7259F" w:rsidP="00813907">
      <w:pPr>
        <w:spacing w:after="240"/>
      </w:pPr>
      <w:r>
        <w:rPr>
          <w:rFonts w:hint="eastAsia"/>
        </w:rPr>
        <w:t>「那豈不是說，我得過像這樣半殘的生活三年以上了說？」</w:t>
      </w:r>
    </w:p>
    <w:p w:rsidR="00C04663" w:rsidRDefault="00A7259F" w:rsidP="00813907">
      <w:pPr>
        <w:spacing w:after="240"/>
      </w:pPr>
      <w:r>
        <w:rPr>
          <w:rFonts w:hint="eastAsia"/>
        </w:rPr>
        <w:t>「師尊，難道沒別的辦法，可以讓我更快恢復嗎？提前吐吶呼吸有沒有用？」李龍飛苦喪著臉，有些無法接受這樣的事實。</w:t>
      </w:r>
    </w:p>
    <w:p w:rsidR="00C04663" w:rsidRDefault="00A7259F" w:rsidP="00813907">
      <w:pPr>
        <w:spacing w:after="240"/>
      </w:pPr>
      <w:r>
        <w:rPr>
          <w:rFonts w:hint="eastAsia"/>
        </w:rPr>
        <w:t>天泉深吸了口氣，搖搖頭道。</w:t>
      </w:r>
    </w:p>
    <w:p w:rsidR="00C04663" w:rsidRDefault="00A7259F" w:rsidP="00813907">
      <w:pPr>
        <w:spacing w:after="240"/>
      </w:pPr>
      <w:r>
        <w:rPr>
          <w:rFonts w:hint="eastAsia"/>
        </w:rPr>
        <w:t>「如果可以，我一定會告訴你，不過，就連天鬚掌門也想不出辦法，你還是好好休息一陣子吧。至於吐吶呼吸，還是等你恢復差不多了，再進行比較好。」</w:t>
      </w:r>
    </w:p>
    <w:p w:rsidR="00C04663" w:rsidRDefault="00A7259F" w:rsidP="00813907">
      <w:pPr>
        <w:spacing w:after="240"/>
      </w:pPr>
      <w:r>
        <w:rPr>
          <w:rFonts w:hint="eastAsia"/>
        </w:rPr>
        <w:t>說完這話，天泉道人滿臉憐惜，遞給了李龍飛三顆保靈丹，以及內門弟子的身份令牌，還有一只裝了自在訣下卷及不少靈石的儲物袋，這才轉身離去，臨走之前，他又丟了句話。</w:t>
      </w:r>
    </w:p>
    <w:p w:rsidR="00C04663" w:rsidRDefault="00A7259F" w:rsidP="00813907">
      <w:pPr>
        <w:spacing w:after="240"/>
      </w:pPr>
      <w:r>
        <w:rPr>
          <w:rFonts w:hint="eastAsia"/>
        </w:rPr>
        <w:t>「對了，恭喜你成為內門弟子，有鑑於你情況特殊，宗門特別安排改由外門弟子做為你的侍從，為師已經替你選好了，以後東門寒玉，就跟隨你了。」</w:t>
      </w:r>
    </w:p>
    <w:p w:rsidR="00C04663" w:rsidRDefault="00A7259F" w:rsidP="00813907">
      <w:pPr>
        <w:spacing w:after="240"/>
      </w:pPr>
      <w:r>
        <w:rPr>
          <w:rFonts w:hint="eastAsia"/>
        </w:rPr>
        <w:t>外門弟子晉升為內門弟子時，可以帶兩名雜役做為侍從，跟在身旁，且不受內觀門禁，這事李龍飛之前就已經知道，此時聽天泉道人這樣說，知道這是因為自己情況特殊，所以改由外門弟子替代，做為一種補償。</w:t>
      </w:r>
    </w:p>
    <w:p w:rsidR="00C04663" w:rsidRDefault="00A7259F" w:rsidP="00813907">
      <w:pPr>
        <w:spacing w:after="240"/>
      </w:pPr>
      <w:r>
        <w:rPr>
          <w:rFonts w:hint="eastAsia"/>
        </w:rPr>
        <w:t>一想到自己成了內門弟子，而且能帶東門寒玉進來內觀，雖然得花五年以上都像這樣，李龍飛心底至少寬慰了一點。</w:t>
      </w:r>
    </w:p>
    <w:p w:rsidR="00C04663" w:rsidRDefault="00A7259F" w:rsidP="00813907">
      <w:pPr>
        <w:spacing w:after="240"/>
      </w:pPr>
      <w:r>
        <w:rPr>
          <w:rFonts w:hint="eastAsia"/>
        </w:rPr>
        <w:t>「三年是嗎…」李龍飛清楚知道，修練到越後期，時間需要越久，許多師兄往往突破一個小境界，就得花上個數年時間。</w:t>
      </w:r>
    </w:p>
    <w:p w:rsidR="00C04663" w:rsidRDefault="00A7259F" w:rsidP="00813907">
      <w:pPr>
        <w:spacing w:after="240"/>
      </w:pPr>
      <w:r>
        <w:rPr>
          <w:rFonts w:hint="eastAsia"/>
        </w:rPr>
        <w:t>如果自己能突破練氣六層，那花個三年時間，似乎也算合理，只是復原時間的長短，得看自己靈根天份…而自己靈根向來不好，該不會到時後要花更多時間恢復，想到這，李龍飛又頭痛起來了。</w:t>
      </w:r>
    </w:p>
    <w:p w:rsidR="00C04663" w:rsidRDefault="00A7259F" w:rsidP="00813907">
      <w:pPr>
        <w:spacing w:after="240"/>
      </w:pPr>
      <w:r>
        <w:rPr>
          <w:rFonts w:hint="eastAsia"/>
        </w:rPr>
        <w:lastRenderedPageBreak/>
        <w:t>等到天泉道人離去，東門跟寒玉這才從花叢中跑了出來，來到靈泉旁邊，讚嘆著內觀裡的種種不凡。</w:t>
      </w:r>
    </w:p>
    <w:p w:rsidR="00C04663" w:rsidRDefault="00A7259F" w:rsidP="00813907">
      <w:pPr>
        <w:spacing w:after="240"/>
      </w:pPr>
      <w:r>
        <w:rPr>
          <w:rFonts w:hint="eastAsia"/>
        </w:rPr>
        <w:t>「師兄，這裡果然跟外宗那不同凡響，我跟東門師兄剛剛去逛了一圈，不但靈氣濃郁，而且各種靈花珍果，四處可見，在這修行，可是加倍有效阿！」</w:t>
      </w:r>
    </w:p>
    <w:p w:rsidR="00C04663" w:rsidRDefault="00A7259F" w:rsidP="00813907">
      <w:pPr>
        <w:spacing w:after="240"/>
      </w:pPr>
      <w:r>
        <w:rPr>
          <w:rFonts w:hint="eastAsia"/>
        </w:rPr>
        <w:t>「還有阿，成了內門弟子，每個月宗門發的不再是</w:t>
      </w:r>
      <w:r w:rsidR="007C56DE">
        <w:rPr>
          <w:rFonts w:hint="eastAsia"/>
        </w:rPr>
        <w:t>兩</w:t>
      </w:r>
      <w:r>
        <w:rPr>
          <w:rFonts w:hint="eastAsia"/>
        </w:rPr>
        <w:t>個靈石，而是十個靈石，外加還有三顆補靈丹，平常還有靈果可吃，難怪外宗弟子們拼死拼活，都想要成為內門弟子阿！」</w:t>
      </w:r>
    </w:p>
    <w:p w:rsidR="00C04663" w:rsidRDefault="00A7259F" w:rsidP="00813907">
      <w:pPr>
        <w:spacing w:after="240"/>
      </w:pPr>
      <w:r>
        <w:rPr>
          <w:rFonts w:hint="eastAsia"/>
        </w:rPr>
        <w:t>「還有阿…」</w:t>
      </w:r>
    </w:p>
    <w:p w:rsidR="00C04663" w:rsidRDefault="00A7259F" w:rsidP="00813907">
      <w:pPr>
        <w:spacing w:after="240"/>
      </w:pPr>
      <w:r>
        <w:rPr>
          <w:rFonts w:hint="eastAsia"/>
        </w:rPr>
        <w:t>寒玉興奮的霹靂啪啦說了一大串，同時還左右張望著。</w:t>
      </w:r>
    </w:p>
    <w:p w:rsidR="00C04663" w:rsidRDefault="00A7259F" w:rsidP="00813907">
      <w:pPr>
        <w:spacing w:after="240"/>
      </w:pPr>
      <w:r>
        <w:rPr>
          <w:rFonts w:hint="eastAsia"/>
        </w:rPr>
        <w:t>「行了行了，寒玉你讓師兄歇會，不要一口氣說那麼多。」東門較為冷靜，打住他的話題，雖然眼神中也很是雀躍，但仍是尊敬地先看向李龍飛一眼。</w:t>
      </w:r>
    </w:p>
    <w:p w:rsidR="00C04663" w:rsidRDefault="00A7259F" w:rsidP="00813907">
      <w:pPr>
        <w:spacing w:after="240"/>
      </w:pPr>
      <w:r>
        <w:rPr>
          <w:rFonts w:hint="eastAsia"/>
        </w:rPr>
        <w:t>李龍飛苦笑地搖搖頭說，「別叫我甚麼師兄了，我入門較晚，不嫌棄的話，叫我龍飛就好，師兄甚麼的，太折疼我了。」</w:t>
      </w:r>
    </w:p>
    <w:p w:rsidR="00C04663" w:rsidRDefault="00A7259F" w:rsidP="00813907">
      <w:pPr>
        <w:spacing w:after="240"/>
      </w:pPr>
      <w:r>
        <w:rPr>
          <w:rFonts w:hint="eastAsia"/>
        </w:rPr>
        <w:t>「好…」</w:t>
      </w:r>
    </w:p>
    <w:p w:rsidR="00C04663" w:rsidRDefault="00A7259F" w:rsidP="00813907">
      <w:pPr>
        <w:spacing w:after="240"/>
      </w:pPr>
      <w:r>
        <w:rPr>
          <w:rFonts w:hint="eastAsia"/>
        </w:rPr>
        <w:t>「那怎麼行！你身為內門弟子，理當尊稱你為師兄不為過！」寒玉剛要答應，東門皺著眉頭說道。</w:t>
      </w:r>
    </w:p>
    <w:p w:rsidR="00C04663" w:rsidRDefault="00A7259F" w:rsidP="00813907">
      <w:pPr>
        <w:spacing w:after="240"/>
      </w:pPr>
      <w:r>
        <w:rPr>
          <w:rFonts w:hint="eastAsia"/>
        </w:rPr>
        <w:t>「更何況，要不是因為你，我們兩還進不來內觀，只是叫你一聲師兄，還是佔便宜了。」</w:t>
      </w:r>
    </w:p>
    <w:p w:rsidR="00C04663" w:rsidRDefault="00A7259F" w:rsidP="00813907">
      <w:pPr>
        <w:spacing w:after="240"/>
      </w:pPr>
      <w:r>
        <w:rPr>
          <w:rFonts w:hint="eastAsia"/>
        </w:rPr>
        <w:t>眼看東門如此堅持，李龍飛也不便再說甚麼，連忙岔開話題，尋問了一些事情。</w:t>
      </w:r>
    </w:p>
    <w:p w:rsidR="00C04663" w:rsidRDefault="00A7259F" w:rsidP="00813907">
      <w:pPr>
        <w:spacing w:after="240"/>
      </w:pPr>
      <w:r>
        <w:rPr>
          <w:rFonts w:hint="eastAsia"/>
        </w:rPr>
        <w:t>「對了，比試後來的結果如何？」</w:t>
      </w:r>
    </w:p>
    <w:p w:rsidR="00C04663" w:rsidRDefault="00A7259F" w:rsidP="00813907">
      <w:pPr>
        <w:spacing w:after="240"/>
      </w:pPr>
      <w:r>
        <w:rPr>
          <w:rFonts w:hint="eastAsia"/>
        </w:rPr>
        <w:t>東門跟寒玉互望一眼，兩人都有些無奈說道，「還能怎樣？後來師兄不能出賽，呂宋傑傷勢過重，不是莫婉兒的對手，結果當然就是王騰雲第一，莫婉兒第二，至於呂宋傑，因為他至少還能出賽，所以拿了個第三。」</w:t>
      </w:r>
    </w:p>
    <w:p w:rsidR="00C04663" w:rsidRDefault="00A7259F" w:rsidP="00813907">
      <w:pPr>
        <w:spacing w:after="240"/>
      </w:pPr>
      <w:r>
        <w:rPr>
          <w:rFonts w:hint="eastAsia"/>
        </w:rPr>
        <w:t>「要不是因為你被他的那個雷元波及，怎麼會不能出賽，我說，至少這第三名，應該是師兄你拿才對！」寒玉不滿地哼了一聲說道。</w:t>
      </w:r>
    </w:p>
    <w:p w:rsidR="00C04663" w:rsidRDefault="00A7259F" w:rsidP="00813907">
      <w:pPr>
        <w:spacing w:after="240"/>
      </w:pPr>
      <w:r>
        <w:rPr>
          <w:rFonts w:hint="eastAsia"/>
        </w:rPr>
        <w:t>李龍飛微微一笑，他雖然也有些可惜，但在見到王騰飛跟呂宋傑一戰之後，心底有自知之明，知道就算是狀態十全的時後，要剩呂宋傑等任何一人，都是困難萬分。</w:t>
      </w:r>
    </w:p>
    <w:p w:rsidR="00C04663" w:rsidRDefault="00A7259F" w:rsidP="00813907">
      <w:pPr>
        <w:spacing w:after="240"/>
      </w:pPr>
      <w:r>
        <w:rPr>
          <w:rFonts w:hint="eastAsia"/>
        </w:rPr>
        <w:lastRenderedPageBreak/>
        <w:t>想到這，他不由得對變強這事更為渴望，既然師尊都說三年之後有望恢復，那自己如能早日吸收掉這雷勁，也許能提早復原，從而突破這一直卡住自己的練氣六層初期。</w:t>
      </w:r>
    </w:p>
    <w:p w:rsidR="00C04663" w:rsidRDefault="00A7259F" w:rsidP="00813907">
      <w:pPr>
        <w:spacing w:after="240"/>
      </w:pPr>
      <w:r>
        <w:rPr>
          <w:rFonts w:hint="eastAsia"/>
        </w:rPr>
        <w:t>屆時加上內門弟子的身份，要達到練氣七層，甚至是練氣八層以上，都是很有可能的事情，如此一來，自己這次受傷，看來也不算是全然沒有收獲了。</w:t>
      </w:r>
    </w:p>
    <w:p w:rsidR="00C04663" w:rsidRDefault="00C04663" w:rsidP="00813907">
      <w:pPr>
        <w:spacing w:after="240"/>
      </w:pPr>
    </w:p>
    <w:p w:rsidR="009B7E77" w:rsidRDefault="009B7E77" w:rsidP="00813907">
      <w:pPr>
        <w:pStyle w:val="12"/>
        <w:numPr>
          <w:ilvl w:val="0"/>
          <w:numId w:val="1"/>
        </w:numPr>
        <w:spacing w:after="240"/>
        <w:ind w:leftChars="0"/>
        <w:outlineLvl w:val="0"/>
        <w:rPr>
          <w:ins w:id="4597" w:author="Administrator" w:date="2020-04-04T14:23:00Z"/>
        </w:rPr>
      </w:pPr>
      <w:ins w:id="4598" w:author="Administrator" w:date="2020-04-04T14:23:00Z">
        <w:r>
          <w:rPr>
            <w:rFonts w:hint="eastAsia"/>
          </w:rPr>
          <w:t>賭注</w:t>
        </w:r>
      </w:ins>
    </w:p>
    <w:p w:rsidR="00234947" w:rsidRDefault="00234947" w:rsidP="00813907">
      <w:pPr>
        <w:pStyle w:val="12"/>
        <w:numPr>
          <w:ilvl w:val="0"/>
          <w:numId w:val="1"/>
        </w:numPr>
        <w:spacing w:after="240"/>
        <w:ind w:leftChars="0"/>
        <w:outlineLvl w:val="0"/>
        <w:rPr>
          <w:ins w:id="4599" w:author="Administrator" w:date="2020-04-04T14:25:00Z"/>
        </w:rPr>
      </w:pPr>
      <w:ins w:id="4600" w:author="Administrator" w:date="2020-04-04T14:26:00Z">
        <w:r>
          <w:rPr>
            <w:rFonts w:hint="eastAsia"/>
          </w:rPr>
          <w:t>傳承</w:t>
        </w:r>
      </w:ins>
      <w:ins w:id="4601" w:author="Administrator" w:date="2020-04-04T14:25:00Z">
        <w:r>
          <w:rPr>
            <w:rFonts w:hint="eastAsia"/>
          </w:rPr>
          <w:t>之地</w:t>
        </w:r>
      </w:ins>
    </w:p>
    <w:p w:rsidR="00234947" w:rsidRDefault="00234947" w:rsidP="00234947">
      <w:pPr>
        <w:pStyle w:val="12"/>
        <w:numPr>
          <w:ilvl w:val="0"/>
          <w:numId w:val="1"/>
        </w:numPr>
        <w:spacing w:after="240"/>
        <w:ind w:leftChars="0"/>
        <w:outlineLvl w:val="0"/>
        <w:rPr>
          <w:ins w:id="4602" w:author="Administrator" w:date="2020-04-04T14:26:00Z"/>
        </w:rPr>
      </w:pPr>
      <w:ins w:id="4603" w:author="Administrator" w:date="2020-04-04T14:26:00Z">
        <w:r>
          <w:rPr>
            <w:rFonts w:hint="eastAsia"/>
          </w:rPr>
          <w:t>踏仙橋與百寶山</w:t>
        </w:r>
      </w:ins>
    </w:p>
    <w:p w:rsidR="00234947" w:rsidRDefault="00234947" w:rsidP="00234947">
      <w:pPr>
        <w:pStyle w:val="12"/>
        <w:numPr>
          <w:ilvl w:val="0"/>
          <w:numId w:val="1"/>
        </w:numPr>
        <w:spacing w:after="240"/>
        <w:ind w:leftChars="0"/>
        <w:outlineLvl w:val="0"/>
        <w:rPr>
          <w:ins w:id="4604" w:author="Administrator" w:date="2020-04-04T14:26:00Z"/>
        </w:rPr>
      </w:pPr>
      <w:ins w:id="4605" w:author="Administrator" w:date="2020-04-04T14:26:00Z">
        <w:r>
          <w:rPr>
            <w:rFonts w:hint="eastAsia"/>
          </w:rPr>
          <w:t>福</w:t>
        </w:r>
      </w:ins>
      <w:ins w:id="4606" w:author="Administrator" w:date="2020-04-04T14:27:00Z">
        <w:r>
          <w:rPr>
            <w:rFonts w:hint="eastAsia"/>
          </w:rPr>
          <w:t>緣淺薄</w:t>
        </w:r>
      </w:ins>
    </w:p>
    <w:p w:rsidR="00234947" w:rsidRDefault="00234947" w:rsidP="00813907">
      <w:pPr>
        <w:pStyle w:val="12"/>
        <w:numPr>
          <w:ilvl w:val="0"/>
          <w:numId w:val="1"/>
        </w:numPr>
        <w:spacing w:after="240"/>
        <w:ind w:leftChars="0"/>
        <w:outlineLvl w:val="0"/>
        <w:rPr>
          <w:ins w:id="4607" w:author="Administrator" w:date="2020-04-04T14:25:00Z"/>
        </w:rPr>
      </w:pPr>
      <w:ins w:id="4608" w:author="Administrator" w:date="2020-04-04T14:28:00Z">
        <w:r>
          <w:rPr>
            <w:rFonts w:hint="eastAsia"/>
          </w:rPr>
          <w:t>石中石</w:t>
        </w:r>
      </w:ins>
    </w:p>
    <w:p w:rsidR="00234947" w:rsidRDefault="00234947" w:rsidP="00813907">
      <w:pPr>
        <w:pStyle w:val="12"/>
        <w:numPr>
          <w:ilvl w:val="0"/>
          <w:numId w:val="1"/>
        </w:numPr>
        <w:spacing w:after="240"/>
        <w:ind w:leftChars="0"/>
        <w:outlineLvl w:val="0"/>
        <w:rPr>
          <w:ins w:id="4609" w:author="Administrator" w:date="2020-04-04T14:28:00Z"/>
        </w:rPr>
      </w:pPr>
      <w:ins w:id="4610" w:author="Administrator" w:date="2020-04-04T14:28:00Z">
        <w:r>
          <w:rPr>
            <w:rFonts w:hint="eastAsia"/>
          </w:rPr>
          <w:t>開山師祖之物</w:t>
        </w:r>
      </w:ins>
    </w:p>
    <w:p w:rsidR="00234947" w:rsidRDefault="00234947" w:rsidP="00813907">
      <w:pPr>
        <w:pStyle w:val="12"/>
        <w:numPr>
          <w:ilvl w:val="0"/>
          <w:numId w:val="1"/>
        </w:numPr>
        <w:spacing w:after="240"/>
        <w:ind w:leftChars="0"/>
        <w:outlineLvl w:val="0"/>
        <w:rPr>
          <w:ins w:id="4611" w:author="Administrator" w:date="2020-04-04T14:29:00Z"/>
        </w:rPr>
      </w:pPr>
      <w:ins w:id="4612" w:author="Administrator" w:date="2020-04-04T14:29:00Z">
        <w:r>
          <w:rPr>
            <w:rFonts w:hint="eastAsia"/>
          </w:rPr>
          <w:t>丹之道，博大而精深</w:t>
        </w:r>
      </w:ins>
    </w:p>
    <w:p w:rsidR="00234947" w:rsidRDefault="00234947" w:rsidP="00813907">
      <w:pPr>
        <w:pStyle w:val="12"/>
        <w:numPr>
          <w:ilvl w:val="0"/>
          <w:numId w:val="1"/>
        </w:numPr>
        <w:spacing w:after="240"/>
        <w:ind w:leftChars="0"/>
        <w:outlineLvl w:val="0"/>
        <w:rPr>
          <w:ins w:id="4613" w:author="Administrator" w:date="2020-04-04T14:29:00Z"/>
        </w:rPr>
      </w:pPr>
      <w:ins w:id="4614" w:author="Administrator" w:date="2020-04-04T14:29:00Z">
        <w:r>
          <w:rPr>
            <w:rFonts w:hint="eastAsia"/>
          </w:rPr>
          <w:t>廢材</w:t>
        </w:r>
      </w:ins>
    </w:p>
    <w:p w:rsidR="00234947" w:rsidRDefault="00234947" w:rsidP="00813907">
      <w:pPr>
        <w:pStyle w:val="12"/>
        <w:numPr>
          <w:ilvl w:val="0"/>
          <w:numId w:val="1"/>
        </w:numPr>
        <w:spacing w:after="240"/>
        <w:ind w:leftChars="0"/>
        <w:outlineLvl w:val="0"/>
        <w:rPr>
          <w:ins w:id="4615" w:author="Administrator" w:date="2020-04-04T14:30:00Z"/>
        </w:rPr>
      </w:pPr>
      <w:ins w:id="4616" w:author="Administrator" w:date="2020-04-04T14:30:00Z">
        <w:r>
          <w:rPr>
            <w:rFonts w:hint="eastAsia"/>
          </w:rPr>
          <w:t>錢不夠阿</w:t>
        </w:r>
      </w:ins>
    </w:p>
    <w:p w:rsidR="00234947" w:rsidRDefault="00234947" w:rsidP="00813907">
      <w:pPr>
        <w:pStyle w:val="12"/>
        <w:numPr>
          <w:ilvl w:val="0"/>
          <w:numId w:val="1"/>
        </w:numPr>
        <w:spacing w:after="240"/>
        <w:ind w:leftChars="0"/>
        <w:outlineLvl w:val="0"/>
        <w:rPr>
          <w:ins w:id="4617" w:author="Administrator" w:date="2020-04-04T14:30:00Z"/>
        </w:rPr>
      </w:pPr>
      <w:ins w:id="4618" w:author="Administrator" w:date="2020-04-04T14:30:00Z">
        <w:r>
          <w:rPr>
            <w:rFonts w:hint="eastAsia"/>
          </w:rPr>
          <w:t>嘲諷</w:t>
        </w:r>
      </w:ins>
    </w:p>
    <w:p w:rsidR="00234947" w:rsidRDefault="00234947" w:rsidP="00813907">
      <w:pPr>
        <w:pStyle w:val="12"/>
        <w:numPr>
          <w:ilvl w:val="0"/>
          <w:numId w:val="1"/>
        </w:numPr>
        <w:spacing w:after="240"/>
        <w:ind w:leftChars="0"/>
        <w:outlineLvl w:val="0"/>
        <w:rPr>
          <w:ins w:id="4619" w:author="Administrator" w:date="2020-04-04T14:31:00Z"/>
        </w:rPr>
      </w:pPr>
      <w:ins w:id="4620" w:author="Administrator" w:date="2020-04-04T14:31:00Z">
        <w:r>
          <w:rPr>
            <w:rFonts w:hint="eastAsia"/>
          </w:rPr>
          <w:t>根基受損</w:t>
        </w:r>
      </w:ins>
    </w:p>
    <w:p w:rsidR="00234947" w:rsidRDefault="00234947" w:rsidP="00813907">
      <w:pPr>
        <w:pStyle w:val="12"/>
        <w:numPr>
          <w:ilvl w:val="0"/>
          <w:numId w:val="1"/>
        </w:numPr>
        <w:spacing w:after="240"/>
        <w:ind w:leftChars="0"/>
        <w:outlineLvl w:val="0"/>
        <w:rPr>
          <w:ins w:id="4621" w:author="Administrator" w:date="2020-04-04T14:23:00Z"/>
        </w:rPr>
      </w:pPr>
      <w:ins w:id="4622" w:author="Administrator" w:date="2020-04-04T14:31:00Z">
        <w:r>
          <w:rPr>
            <w:rFonts w:hint="eastAsia"/>
          </w:rPr>
          <w:t>打擊</w:t>
        </w:r>
      </w:ins>
    </w:p>
    <w:p w:rsidR="00C04663" w:rsidRDefault="00A7259F" w:rsidP="00813907">
      <w:pPr>
        <w:pStyle w:val="12"/>
        <w:numPr>
          <w:ilvl w:val="0"/>
          <w:numId w:val="1"/>
        </w:numPr>
        <w:spacing w:after="240"/>
        <w:ind w:leftChars="0"/>
        <w:outlineLvl w:val="0"/>
      </w:pPr>
      <w:r>
        <w:rPr>
          <w:rFonts w:hint="eastAsia"/>
        </w:rPr>
        <w:t>仙石之秘</w:t>
      </w:r>
    </w:p>
    <w:p w:rsidR="00C04663" w:rsidRDefault="00C04663" w:rsidP="00813907">
      <w:pPr>
        <w:spacing w:after="240"/>
      </w:pPr>
    </w:p>
    <w:p w:rsidR="00C04663" w:rsidRDefault="00A7259F" w:rsidP="00813907">
      <w:pPr>
        <w:spacing w:after="240"/>
      </w:pPr>
      <w:r>
        <w:rPr>
          <w:rFonts w:hint="eastAsia"/>
        </w:rPr>
        <w:t>很快的，三個月轉眼就過去。</w:t>
      </w:r>
    </w:p>
    <w:p w:rsidR="00C04663" w:rsidRDefault="00A7259F" w:rsidP="00813907">
      <w:pPr>
        <w:spacing w:after="240"/>
      </w:pPr>
      <w:r>
        <w:rPr>
          <w:rFonts w:hint="eastAsia"/>
        </w:rPr>
        <w:t>這三個月來，李龍飛仍是動彈不得，只要稍微想要活動活動，全身就疼得讓他發出慘嚎，好在他如今修為已高，三個月不吃不喝，也沒有甚麼大礙。</w:t>
      </w:r>
    </w:p>
    <w:p w:rsidR="00C04663" w:rsidRDefault="00A7259F" w:rsidP="00813907">
      <w:pPr>
        <w:spacing w:after="240"/>
      </w:pPr>
      <w:r>
        <w:rPr>
          <w:rFonts w:hint="eastAsia"/>
        </w:rPr>
        <w:t>至於生活中的許多雜事，有寒玉跟東門在旁照料，到也沒有甚麼問題。</w:t>
      </w:r>
    </w:p>
    <w:p w:rsidR="00C04663" w:rsidRDefault="00A7259F" w:rsidP="00813907">
      <w:pPr>
        <w:spacing w:after="240"/>
      </w:pPr>
      <w:r>
        <w:rPr>
          <w:rFonts w:hint="eastAsia"/>
        </w:rPr>
        <w:t>這段時間裡，李龍飛也的確感受到體內雷勁慢慢被靈脈吸收，只是這吸收實在太</w:t>
      </w:r>
      <w:r>
        <w:rPr>
          <w:rFonts w:hint="eastAsia"/>
        </w:rPr>
        <w:lastRenderedPageBreak/>
        <w:t>慢太慢，如果照這速度推算下去，完全恢復恐怕不是三年，而是五年十年都有可能。</w:t>
      </w:r>
    </w:p>
    <w:p w:rsidR="00C04663" w:rsidRDefault="00A7259F" w:rsidP="00813907">
      <w:pPr>
        <w:spacing w:after="240"/>
      </w:pPr>
      <w:r>
        <w:rPr>
          <w:rFonts w:hint="eastAsia"/>
        </w:rPr>
        <w:t>這就讓他有些發愁起來，「雖說我本來就不覺得資質多好，但這也太差了吧，如果照這樣下去，怕是等我有實力去找李府時，都已經是人事已非了…」</w:t>
      </w:r>
    </w:p>
    <w:p w:rsidR="00C04663" w:rsidRDefault="00A7259F" w:rsidP="00813907">
      <w:pPr>
        <w:spacing w:after="240"/>
      </w:pPr>
      <w:r>
        <w:rPr>
          <w:rFonts w:hint="eastAsia"/>
        </w:rPr>
        <w:t>於是到了三個月後，李龍飛終究還是按耐不住，試著調動體內靈脈，強行吸收那雷勁看看。</w:t>
      </w:r>
    </w:p>
    <w:p w:rsidR="00C04663" w:rsidRDefault="00A7259F" w:rsidP="00813907">
      <w:pPr>
        <w:spacing w:after="240"/>
      </w:pPr>
      <w:r>
        <w:rPr>
          <w:rFonts w:hint="eastAsia"/>
        </w:rPr>
        <w:t>起先，光是運勁吐納，便讓李龍飛全身有如萬蟻鑽動，讓他忍不住全身劇顫，額頭滿是斗大的汗珠滴落。</w:t>
      </w:r>
    </w:p>
    <w:p w:rsidR="00C04663" w:rsidRDefault="00A7259F" w:rsidP="00813907">
      <w:pPr>
        <w:spacing w:after="240"/>
      </w:pPr>
      <w:r>
        <w:rPr>
          <w:rFonts w:hint="eastAsia"/>
        </w:rPr>
        <w:t>好幾次，他都快受不了停了下來，但他當年倔強的脾氣帶著他撐過許多痛苦，加上更劇烈的疼痛也經歷過，此時仍是硬撐著堅持，不肯放棄一絲機會。</w:t>
      </w:r>
    </w:p>
    <w:p w:rsidR="00C04663" w:rsidRDefault="00A7259F" w:rsidP="00813907">
      <w:pPr>
        <w:spacing w:after="240"/>
      </w:pPr>
      <w:r>
        <w:rPr>
          <w:rFonts w:hint="eastAsia"/>
        </w:rPr>
        <w:t>幾天之後，雖然那痛苦雖然依舊沒有減少，但他卻可以感受到，體內的靈脈漸漸有復甦的徵兆，更有一絲絲雷電之力，隱隱在脈絡中遊走交錯。</w:t>
      </w:r>
    </w:p>
    <w:p w:rsidR="00C04663" w:rsidRDefault="00A7259F" w:rsidP="00813907">
      <w:pPr>
        <w:spacing w:after="240"/>
      </w:pPr>
      <w:r>
        <w:rPr>
          <w:rFonts w:hint="eastAsia"/>
        </w:rPr>
        <w:t>「果然有吐納就有幫助，幸好我有提前吐納。」</w:t>
      </w:r>
    </w:p>
    <w:p w:rsidR="00C04663" w:rsidRDefault="00A7259F" w:rsidP="00813907">
      <w:pPr>
        <w:spacing w:after="240"/>
      </w:pPr>
      <w:r>
        <w:rPr>
          <w:rFonts w:hint="eastAsia"/>
        </w:rPr>
        <w:t>就在他這樣想的同時，兩天後的夜裡，異變突起。</w:t>
      </w:r>
    </w:p>
    <w:p w:rsidR="00C04663" w:rsidRDefault="00A7259F" w:rsidP="00813907">
      <w:pPr>
        <w:spacing w:after="240"/>
      </w:pPr>
      <w:r>
        <w:rPr>
          <w:rFonts w:hint="eastAsia"/>
        </w:rPr>
        <w:t>這天，李龍飛吩咐東門跟寒玉將一些瑣事處裡完後，艱困地盤腿坐在床上，準備運氣吐吶。</w:t>
      </w:r>
    </w:p>
    <w:p w:rsidR="00C04663" w:rsidRDefault="00A7259F" w:rsidP="00813907">
      <w:pPr>
        <w:spacing w:after="240"/>
      </w:pPr>
      <w:r>
        <w:rPr>
          <w:rFonts w:hint="eastAsia"/>
        </w:rPr>
        <w:t>但當他尋著自在訣中的小周天循環，打算再努力吸收那雷勁之時，突然間一絲微弱的雷電之力，快速地在脈絡中串接起來，跟著遊走流動。</w:t>
      </w:r>
    </w:p>
    <w:p w:rsidR="00C04663" w:rsidRDefault="00A7259F" w:rsidP="00813907">
      <w:pPr>
        <w:spacing w:after="240"/>
      </w:pPr>
      <w:r>
        <w:rPr>
          <w:rFonts w:hint="eastAsia"/>
        </w:rPr>
        <w:t>隨著那雷電遊走，他感覺到自己</w:t>
      </w:r>
      <w:del w:id="4623" w:author="簡新佳" w:date="2019-02-25T17:00:00Z">
        <w:r w:rsidDel="0012795F">
          <w:rPr>
            <w:rFonts w:hint="eastAsia"/>
          </w:rPr>
          <w:delText>靈力</w:delText>
        </w:r>
      </w:del>
      <w:ins w:id="4624" w:author="簡新佳" w:date="2019-02-25T17:00:00Z">
        <w:r w:rsidR="0012795F">
          <w:rPr>
            <w:rFonts w:hint="eastAsia"/>
          </w:rPr>
          <w:t>靈氣</w:t>
        </w:r>
      </w:ins>
      <w:r>
        <w:rPr>
          <w:rFonts w:hint="eastAsia"/>
        </w:rPr>
        <w:t>似乎慢慢復甦，連痛楚都減輕了些，連忙將小周天循環改為吸吶天地靈氣，希望能更加恢復一些。</w:t>
      </w:r>
    </w:p>
    <w:p w:rsidR="00C04663" w:rsidRDefault="00A7259F" w:rsidP="00813907">
      <w:pPr>
        <w:spacing w:after="240"/>
      </w:pPr>
      <w:r>
        <w:rPr>
          <w:rFonts w:hint="eastAsia"/>
        </w:rPr>
        <w:t>但他還沒轉換過去，便驚覺那雷電之力，竟不再受自己控制，而是自成一體，在他的體內遊走起來。</w:t>
      </w:r>
    </w:p>
    <w:p w:rsidR="00C04663" w:rsidRDefault="00A7259F" w:rsidP="00813907">
      <w:pPr>
        <w:spacing w:after="240"/>
      </w:pPr>
      <w:r>
        <w:rPr>
          <w:rFonts w:hint="eastAsia"/>
        </w:rPr>
        <w:t>「怎麼會這樣？」李龍飛驚愕之際，連忙加強</w:t>
      </w:r>
      <w:del w:id="4625" w:author="簡新佳" w:date="2019-02-25T17:00:00Z">
        <w:r w:rsidDel="0012795F">
          <w:rPr>
            <w:rFonts w:hint="eastAsia"/>
          </w:rPr>
          <w:delText>靈力</w:delText>
        </w:r>
      </w:del>
      <w:ins w:id="4626" w:author="簡新佳" w:date="2019-02-25T17:00:00Z">
        <w:r w:rsidR="0012795F">
          <w:rPr>
            <w:rFonts w:hint="eastAsia"/>
          </w:rPr>
          <w:t>靈氣</w:t>
        </w:r>
      </w:ins>
      <w:r>
        <w:rPr>
          <w:rFonts w:hint="eastAsia"/>
        </w:rPr>
        <w:t>要去操控它，只是甫一接觸，那雷電之力赫然將他的</w:t>
      </w:r>
      <w:del w:id="4627" w:author="簡新佳" w:date="2019-02-25T17:00:00Z">
        <w:r w:rsidDel="0012795F">
          <w:rPr>
            <w:rFonts w:hint="eastAsia"/>
          </w:rPr>
          <w:delText>靈力</w:delText>
        </w:r>
      </w:del>
      <w:ins w:id="4628" w:author="簡新佳" w:date="2019-02-25T17:00:00Z">
        <w:r w:rsidR="0012795F">
          <w:rPr>
            <w:rFonts w:hint="eastAsia"/>
          </w:rPr>
          <w:t>靈氣</w:t>
        </w:r>
      </w:ins>
      <w:r>
        <w:rPr>
          <w:rFonts w:hint="eastAsia"/>
        </w:rPr>
        <w:t>給吞噬進去，跟著不由自主地開始吸納他體內散亂的</w:t>
      </w:r>
      <w:del w:id="4629" w:author="簡新佳" w:date="2019-02-25T17:00:00Z">
        <w:r w:rsidDel="0012795F">
          <w:rPr>
            <w:rFonts w:hint="eastAsia"/>
          </w:rPr>
          <w:delText>靈力</w:delText>
        </w:r>
      </w:del>
      <w:ins w:id="4630" w:author="簡新佳" w:date="2019-02-25T17:00:00Z">
        <w:r w:rsidR="0012795F">
          <w:rPr>
            <w:rFonts w:hint="eastAsia"/>
          </w:rPr>
          <w:t>靈氣</w:t>
        </w:r>
      </w:ins>
      <w:r>
        <w:rPr>
          <w:rFonts w:hint="eastAsia"/>
        </w:rPr>
        <w:t>修為。</w:t>
      </w:r>
    </w:p>
    <w:p w:rsidR="00C04663" w:rsidRDefault="00A7259F" w:rsidP="00813907">
      <w:pPr>
        <w:spacing w:after="240"/>
      </w:pPr>
      <w:r>
        <w:rPr>
          <w:rFonts w:hint="eastAsia"/>
        </w:rPr>
        <w:t>驚慌失措下，李龍飛趕忙要收那些</w:t>
      </w:r>
      <w:del w:id="4631" w:author="簡新佳" w:date="2019-02-25T17:00:00Z">
        <w:r w:rsidDel="0012795F">
          <w:rPr>
            <w:rFonts w:hint="eastAsia"/>
          </w:rPr>
          <w:delText>靈力</w:delText>
        </w:r>
      </w:del>
      <w:ins w:id="4632" w:author="簡新佳" w:date="2019-02-25T17:00:00Z">
        <w:r w:rsidR="0012795F">
          <w:rPr>
            <w:rFonts w:hint="eastAsia"/>
          </w:rPr>
          <w:t>靈氣</w:t>
        </w:r>
      </w:ins>
      <w:r>
        <w:rPr>
          <w:rFonts w:hint="eastAsia"/>
        </w:rPr>
        <w:t>收回，卻見那雷電之力猛地從他七孔散出，在他慘嚎之下慢慢在體外形成一條雷龍魂體，將整個房間照得閃耀不已。</w:t>
      </w:r>
    </w:p>
    <w:p w:rsidR="00C04663" w:rsidRDefault="00A7259F" w:rsidP="00813907">
      <w:pPr>
        <w:spacing w:after="240"/>
      </w:pPr>
      <w:r>
        <w:rPr>
          <w:rFonts w:hint="eastAsia"/>
        </w:rPr>
        <w:t>原來當初呂宋傑那雷元片斷在進入李龍飛體內後，因無主控制，加上李龍飛暈了過去，便散了開來化作碎片存在了他的體內。</w:t>
      </w:r>
    </w:p>
    <w:p w:rsidR="00C04663" w:rsidRDefault="00A7259F" w:rsidP="00813907">
      <w:pPr>
        <w:spacing w:after="240"/>
      </w:pPr>
      <w:r>
        <w:rPr>
          <w:rFonts w:hint="eastAsia"/>
        </w:rPr>
        <w:lastRenderedPageBreak/>
        <w:t>但隨著李龍飛的吐吶，那些碎片慢慢甦醒過來，自然而然的串接在一起，化作原本的那雷龍雷元。</w:t>
      </w:r>
    </w:p>
    <w:p w:rsidR="00C04663" w:rsidRDefault="00A7259F" w:rsidP="00813907">
      <w:pPr>
        <w:spacing w:after="240"/>
      </w:pPr>
      <w:r>
        <w:rPr>
          <w:rFonts w:hint="eastAsia"/>
        </w:rPr>
        <w:t>那雷龍無主，殘缺不全，本能地想要吸取天地靈氣以完整自身，而李龍飛與其共生共存，自然成了它吸取靈氣最容易的選擇。</w:t>
      </w:r>
    </w:p>
    <w:p w:rsidR="00C04663" w:rsidRDefault="00A7259F" w:rsidP="00813907">
      <w:pPr>
        <w:spacing w:after="240"/>
      </w:pPr>
      <w:r>
        <w:rPr>
          <w:rFonts w:hint="eastAsia"/>
        </w:rPr>
        <w:t>若在平時，李龍飛練氣六層的修為還能與之抗衡，但此時他久經重傷，根本無法操控體內靈氣，當然也爭不過它。</w:t>
      </w:r>
    </w:p>
    <w:p w:rsidR="00C04663" w:rsidRDefault="00A7259F" w:rsidP="00813907">
      <w:pPr>
        <w:spacing w:after="240"/>
      </w:pPr>
      <w:r>
        <w:rPr>
          <w:rFonts w:hint="eastAsia"/>
        </w:rPr>
        <w:t>就看到李龍飛體內靈氣越來越少，修為也跟著慢慢降低，可以想見，一但靈氣完全被那雷龍奪走的話，就算李龍飛不死，修為也等於廢了。</w:t>
      </w:r>
    </w:p>
    <w:p w:rsidR="00C04663" w:rsidRDefault="00A7259F" w:rsidP="00813907">
      <w:pPr>
        <w:spacing w:after="240"/>
      </w:pPr>
      <w:r>
        <w:rPr>
          <w:rFonts w:hint="eastAsia"/>
        </w:rPr>
        <w:t>李龍飛著急萬分，無奈他虛弱無比，連要大喊出聲的力氣都沒有，此時眼睜睜看的自己</w:t>
      </w:r>
      <w:del w:id="4633" w:author="簡新佳" w:date="2019-02-25T17:00:00Z">
        <w:r w:rsidDel="0012795F">
          <w:rPr>
            <w:rFonts w:hint="eastAsia"/>
          </w:rPr>
          <w:delText>靈力</w:delText>
        </w:r>
      </w:del>
      <w:ins w:id="4634" w:author="簡新佳" w:date="2019-02-25T17:00:00Z">
        <w:r w:rsidR="0012795F">
          <w:rPr>
            <w:rFonts w:hint="eastAsia"/>
          </w:rPr>
          <w:t>靈氣</w:t>
        </w:r>
      </w:ins>
      <w:r>
        <w:rPr>
          <w:rFonts w:hint="eastAsia"/>
        </w:rPr>
        <w:t>被奪，對自己沒有聽信師尊的話語感到後悔萬分，可卻已經是為時以晚了。</w:t>
      </w:r>
    </w:p>
    <w:p w:rsidR="00C04663" w:rsidRDefault="00A7259F" w:rsidP="00813907">
      <w:pPr>
        <w:spacing w:after="240"/>
      </w:pPr>
      <w:r>
        <w:rPr>
          <w:rFonts w:hint="eastAsia"/>
        </w:rPr>
        <w:t>「我怎麼又這樣了，該死，我怎麼不好好等待就好，偏偏要自做主張，強行吐吶。</w:t>
      </w:r>
      <w:r w:rsidR="007C56DE">
        <w:rPr>
          <w:rFonts w:hint="eastAsia"/>
        </w:rPr>
        <w:t>」</w:t>
      </w:r>
    </w:p>
    <w:p w:rsidR="00C04663" w:rsidRDefault="007C56DE" w:rsidP="00813907">
      <w:pPr>
        <w:spacing w:after="240"/>
      </w:pPr>
      <w:r>
        <w:rPr>
          <w:rFonts w:hint="eastAsia"/>
        </w:rPr>
        <w:t>「</w:t>
      </w:r>
      <w:r w:rsidR="00A7259F">
        <w:rPr>
          <w:rFonts w:hint="eastAsia"/>
        </w:rPr>
        <w:t>現在可好了，</w:t>
      </w:r>
      <w:r>
        <w:rPr>
          <w:rFonts w:hint="eastAsia"/>
        </w:rPr>
        <w:t>要是</w:t>
      </w:r>
      <w:r w:rsidR="00A7259F">
        <w:rPr>
          <w:rFonts w:hint="eastAsia"/>
        </w:rPr>
        <w:t>我的修為要是全沒的話，別說報仇，要再重頭練起，可能都困難重重，該死，真的該死阿！」</w:t>
      </w:r>
    </w:p>
    <w:p w:rsidR="00C04663" w:rsidRDefault="00A7259F" w:rsidP="00813907">
      <w:pPr>
        <w:spacing w:after="240"/>
      </w:pPr>
      <w:r>
        <w:rPr>
          <w:rFonts w:hint="eastAsia"/>
        </w:rPr>
        <w:t>就在他因靈氣被奪，眼神黯淡，意志也漸漸模糊的時後，突然身體裡那雷龍猛然幻化出來，揚首一吐，頓時雷光閃耀在房內處四亂竄，將周遭的桌椅器具全都電得焦黑破碎。</w:t>
      </w:r>
    </w:p>
    <w:p w:rsidR="00C04663" w:rsidRDefault="00A7259F" w:rsidP="00813907">
      <w:pPr>
        <w:spacing w:after="240"/>
      </w:pPr>
      <w:r>
        <w:rPr>
          <w:rFonts w:hint="eastAsia"/>
        </w:rPr>
        <w:t>其中一道雷電，不偏不倚正好劈在李龍飛身旁的儲物袋上，當場將儲物袋內的靈石法器全都化成灰燼。</w:t>
      </w:r>
    </w:p>
    <w:p w:rsidR="00C04663" w:rsidRDefault="00A7259F" w:rsidP="00813907">
      <w:pPr>
        <w:spacing w:after="240"/>
      </w:pPr>
      <w:r>
        <w:rPr>
          <w:rFonts w:hint="eastAsia"/>
        </w:rPr>
        <w:t>李龍飛心中叫苦，卻動彈不得，便在這時，那儲物袋中一顆半個人高的巨石滾了出來，竟是完好如初沒有任何損傷。</w:t>
      </w:r>
    </w:p>
    <w:p w:rsidR="00C04663" w:rsidRDefault="00A7259F" w:rsidP="00813907">
      <w:pPr>
        <w:spacing w:after="240"/>
      </w:pPr>
      <w:r>
        <w:rPr>
          <w:rFonts w:hint="eastAsia"/>
        </w:rPr>
        <w:t>李龍飛尚來不及驚訝，那巨石跟著又發出了萬丈光芒，一道模糊的龍影從中傳出，一道滄桑而又不屑的聲音從中傳出。</w:t>
      </w:r>
    </w:p>
    <w:p w:rsidR="00C04663" w:rsidRDefault="00A7259F" w:rsidP="00813907">
      <w:pPr>
        <w:spacing w:after="240"/>
      </w:pPr>
      <w:r>
        <w:rPr>
          <w:rFonts w:hint="eastAsia"/>
        </w:rPr>
        <w:t>「哼，哪來的雷系小蟲，不過是模仿了我族形態的神通，居然在我面前放肆！敢以雷霆轟我，我便拿你填腹，看看究竟是誰比較囂張！」</w:t>
      </w:r>
    </w:p>
    <w:p w:rsidR="00C04663" w:rsidRDefault="00A7259F" w:rsidP="00813907">
      <w:pPr>
        <w:spacing w:after="240"/>
      </w:pPr>
      <w:r>
        <w:rPr>
          <w:rFonts w:hint="eastAsia"/>
        </w:rPr>
        <w:t>就看到一隻小指般粗細，半截手臂長度的白龍身影突然出現，跟著張嘴朝那雷龍用力一吸。</w:t>
      </w:r>
    </w:p>
    <w:p w:rsidR="00C04663" w:rsidRDefault="00A7259F" w:rsidP="00813907">
      <w:pPr>
        <w:spacing w:after="240"/>
      </w:pPr>
      <w:r>
        <w:rPr>
          <w:rFonts w:hint="eastAsia"/>
        </w:rPr>
        <w:t>那雷龍雖然比白龍明顯大上許多，但一見那白龍出現，便有如遇到天敵一般，渾身發抖，動都不敢動地被那白龍吞入嘴中，接著白龍張嘴一咬，喀嚓喀嚓，就像在吃甚麼食物一樣，三兩口就將雷龍吞了進去，然後舔舔嘴巴，眼神中一抹精芒</w:t>
      </w:r>
      <w:r>
        <w:rPr>
          <w:rFonts w:hint="eastAsia"/>
        </w:rPr>
        <w:lastRenderedPageBreak/>
        <w:t>綻放，意猶未盡地看著李龍飛本人。</w:t>
      </w:r>
    </w:p>
    <w:p w:rsidR="00C04663" w:rsidRDefault="00A7259F" w:rsidP="00813907">
      <w:pPr>
        <w:spacing w:after="240"/>
      </w:pPr>
      <w:r>
        <w:rPr>
          <w:rFonts w:hint="eastAsia"/>
        </w:rPr>
        <w:t>李龍飛這時才看清楚那白龍，只見牠鹿角蛇身，白鱗紅背，雖然身形微小，但散發出了的威壓，比起自己在師尊身上，甚至是天鬚掌門身上，感受到的都要來得恐怖得多。</w:t>
      </w:r>
    </w:p>
    <w:p w:rsidR="00C04663" w:rsidRDefault="00A7259F" w:rsidP="00813907">
      <w:pPr>
        <w:spacing w:after="240"/>
      </w:pPr>
      <w:r>
        <w:rPr>
          <w:rFonts w:hint="eastAsia"/>
        </w:rPr>
        <w:t>且那巨石，李龍飛這時也看清了，正是當初他在拍賣會上買回來的梵天石。</w:t>
      </w:r>
    </w:p>
    <w:p w:rsidR="00C04663" w:rsidRDefault="00A7259F" w:rsidP="00813907">
      <w:pPr>
        <w:spacing w:after="240"/>
      </w:pPr>
      <w:r>
        <w:rPr>
          <w:rFonts w:hint="eastAsia"/>
        </w:rPr>
        <w:t>看著那白龍，光是從梵天石中投影出來，就有這樣的威壓，李龍飛很難想像，要是牠真身出現，到底會有多恐怖的感覺臨身。</w:t>
      </w:r>
    </w:p>
    <w:p w:rsidR="00C04663" w:rsidRDefault="00A7259F" w:rsidP="00813907">
      <w:pPr>
        <w:spacing w:after="240"/>
      </w:pPr>
      <w:r>
        <w:rPr>
          <w:rFonts w:hint="eastAsia"/>
        </w:rPr>
        <w:t>但不管如何，這白龍將雷龍吞下後，李龍飛少了體內的雷勁，傷勢頓時好了七七八八，雖然修為被吸走大半，但至少不是整個廢功。</w:t>
      </w:r>
    </w:p>
    <w:p w:rsidR="00C04663" w:rsidRDefault="00A7259F" w:rsidP="00813907">
      <w:pPr>
        <w:spacing w:after="240"/>
      </w:pPr>
      <w:r>
        <w:rPr>
          <w:rFonts w:hint="eastAsia"/>
        </w:rPr>
        <w:t>他這麼多年也懂了一些人情事故，加上這白龍修為高深，連忙鞠躬一拜，恭恭敬敬說道。</w:t>
      </w:r>
    </w:p>
    <w:p w:rsidR="00C04663" w:rsidRDefault="00A7259F" w:rsidP="00813907">
      <w:pPr>
        <w:spacing w:after="240"/>
      </w:pPr>
      <w:r>
        <w:rPr>
          <w:rFonts w:hint="eastAsia"/>
        </w:rPr>
        <w:t>「感謝白龍前輩救命之恩，在下終身難忘，之後若有需求，必定赴湯蹈火，在所不惜。」</w:t>
      </w:r>
    </w:p>
    <w:p w:rsidR="00C04663" w:rsidRDefault="00A7259F" w:rsidP="00813907">
      <w:pPr>
        <w:spacing w:after="240"/>
      </w:pPr>
      <w:r>
        <w:rPr>
          <w:rFonts w:hint="eastAsia"/>
        </w:rPr>
        <w:t>那白龍皺了眉頭，哼了一聲說道。</w:t>
      </w:r>
    </w:p>
    <w:p w:rsidR="00C04663" w:rsidRDefault="00A7259F" w:rsidP="00813907">
      <w:pPr>
        <w:spacing w:after="240"/>
      </w:pPr>
      <w:r>
        <w:rPr>
          <w:rFonts w:hint="eastAsia"/>
        </w:rPr>
        <w:t>「甚麼前輩不前輩，你今年幾歲？」</w:t>
      </w:r>
    </w:p>
    <w:p w:rsidR="00C04663" w:rsidRDefault="00A7259F" w:rsidP="00813907">
      <w:pPr>
        <w:spacing w:after="240"/>
      </w:pPr>
      <w:r>
        <w:rPr>
          <w:rFonts w:hint="eastAsia"/>
        </w:rPr>
        <w:t>「在下今年十七八歲，不知前輩有何吩咐？」李龍飛一愣，有些摸不著白龍的意思。</w:t>
      </w:r>
    </w:p>
    <w:p w:rsidR="00C04663" w:rsidRDefault="00A7259F" w:rsidP="00813907">
      <w:pPr>
        <w:spacing w:after="240"/>
      </w:pPr>
      <w:r>
        <w:rPr>
          <w:rFonts w:hint="eastAsia"/>
        </w:rPr>
        <w:t>「我跟你說，我今年一千三百零八歲，換算成人</w:t>
      </w:r>
      <w:ins w:id="4635" w:author="Administrator" w:date="2019-06-09T14:11:00Z">
        <w:r w:rsidR="008D1A79">
          <w:rPr>
            <w:rFonts w:hint="eastAsia"/>
          </w:rPr>
          <w:t>族</w:t>
        </w:r>
      </w:ins>
      <w:del w:id="4636" w:author="Administrator" w:date="2019-06-09T14:11:00Z">
        <w:r w:rsidDel="008D1A79">
          <w:rPr>
            <w:rFonts w:hint="eastAsia"/>
          </w:rPr>
          <w:delText>類</w:delText>
        </w:r>
      </w:del>
      <w:r>
        <w:rPr>
          <w:rFonts w:hint="eastAsia"/>
        </w:rPr>
        <w:t>年紀，也才十三歲而已，你少拍甚麼馬屁，叫我前輩，我可沒那麼老。」那白龍氣鼓著臉，很是在意地說。</w:t>
      </w:r>
    </w:p>
    <w:p w:rsidR="00C04663" w:rsidRDefault="00A7259F" w:rsidP="00813907">
      <w:pPr>
        <w:spacing w:after="240"/>
      </w:pPr>
      <w:r>
        <w:rPr>
          <w:rFonts w:hint="eastAsia"/>
        </w:rPr>
        <w:t>「呃…前…恩公既然如此吩咐…在下自然遵從…」</w:t>
      </w:r>
    </w:p>
    <w:p w:rsidR="00C04663" w:rsidRDefault="00A7259F" w:rsidP="00813907">
      <w:pPr>
        <w:spacing w:after="240"/>
      </w:pPr>
      <w:r>
        <w:rPr>
          <w:rFonts w:hint="eastAsia"/>
        </w:rPr>
        <w:t>「甚麼恩公！我是母的，不是公的，你這人眼睛難道瞎了阿！」</w:t>
      </w:r>
    </w:p>
    <w:p w:rsidR="00C04663" w:rsidRDefault="00A7259F" w:rsidP="00813907">
      <w:pPr>
        <w:spacing w:after="240"/>
      </w:pPr>
      <w:r>
        <w:rPr>
          <w:rFonts w:hint="eastAsia"/>
        </w:rPr>
        <w:t>那白龍一聽，更火了，威壓猛地大增，連背上的龍鰭都紅通通了一片</w:t>
      </w:r>
    </w:p>
    <w:p w:rsidR="00C04663" w:rsidRDefault="00A7259F" w:rsidP="00813907">
      <w:pPr>
        <w:spacing w:after="240"/>
      </w:pPr>
      <w:r>
        <w:rPr>
          <w:rFonts w:hint="eastAsia"/>
        </w:rPr>
        <w:t>「不是…那…那…恩人息怒，恩人息怒…」</w:t>
      </w:r>
    </w:p>
    <w:p w:rsidR="00C04663" w:rsidRDefault="00A7259F" w:rsidP="00813907">
      <w:pPr>
        <w:spacing w:after="240"/>
      </w:pPr>
      <w:r>
        <w:rPr>
          <w:rFonts w:hint="eastAsia"/>
        </w:rPr>
        <w:t>李龍飛只覺得有苦難言，他一個小小練氣修士，怎會知道公龍跟母龍怎麼分辨，但覺那威壓從天而降，驚駭中連忙想安撫這白龍的情緒，卻看到白龍一聽，連眼神中都冒火出來，牠怒吼一聲，震得整間石洞晃了起來。</w:t>
      </w:r>
    </w:p>
    <w:p w:rsidR="00C04663" w:rsidRDefault="00A7259F" w:rsidP="00813907">
      <w:pPr>
        <w:spacing w:after="240"/>
      </w:pPr>
      <w:r>
        <w:rPr>
          <w:rFonts w:hint="eastAsia"/>
        </w:rPr>
        <w:t>「甚麼人不人，本姑娘擺明龍模龍樣，你偏偏要詆毀我是人？你…你這該死的，沒事找事做，一定要惹我生氣！好好好…我正好沒吃飽，拿你來填我肚子再說！」</w:t>
      </w:r>
    </w:p>
    <w:p w:rsidR="00C04663" w:rsidRDefault="00A7259F" w:rsidP="00813907">
      <w:pPr>
        <w:spacing w:after="240"/>
      </w:pPr>
      <w:r>
        <w:rPr>
          <w:rFonts w:hint="eastAsia"/>
        </w:rPr>
        <w:lastRenderedPageBreak/>
        <w:t>說完，牠張口一吸，不由分說要將李龍飛給吞下肚子，李龍飛被一股大力一扯，整個人直接飛了過去，眼看就要跟剛才那條雷龍一樣，被吞噬下去，卻在這時，李龍飛懷中一直放著的那只玉鐲猛地發熱起來，接著一道柔和的光芒包覆著李龍飛，將那吸力給隔絕了開來。</w:t>
      </w:r>
    </w:p>
    <w:p w:rsidR="00C04663" w:rsidRDefault="00A7259F" w:rsidP="00813907">
      <w:pPr>
        <w:spacing w:after="240"/>
      </w:pPr>
      <w:r>
        <w:rPr>
          <w:rFonts w:hint="eastAsia"/>
        </w:rPr>
        <w:t>白龍一看，眼神驚恐了一下，跟著就聽到外面眾人大喊的聲音靠近，其中更有李龍飛的師尊，天泉道人，呼喚著李龍飛名字的聲音。</w:t>
      </w:r>
    </w:p>
    <w:p w:rsidR="00C04663" w:rsidRDefault="00A7259F" w:rsidP="00813907">
      <w:pPr>
        <w:spacing w:after="240"/>
      </w:pPr>
      <w:r>
        <w:rPr>
          <w:rFonts w:hint="eastAsia"/>
        </w:rPr>
        <w:t>眼看自己一時間難以將李龍飛給吞下，而門外又多了許多人，那白龍心底雖然怒火中燒，但也記起不該現身的規定，牠心念一轉，猛地撲向李龍飛，拼著受傷反噬的後果，一口咬住李龍飛身外的那層防護，跟著身形一閃，連同李龍飛一起消失在這洞府之中。</w:t>
      </w:r>
    </w:p>
    <w:p w:rsidR="00C04663" w:rsidRDefault="00A7259F" w:rsidP="00813907">
      <w:pPr>
        <w:spacing w:after="240"/>
      </w:pPr>
      <w:r>
        <w:rPr>
          <w:rFonts w:hint="eastAsia"/>
        </w:rPr>
        <w:t>在他們消失後的幾個呼吸內，李龍飛的洞府門被天泉道人一掌破開，跟著天鬚道人，老譚道人，還有東門等人都衝了進來。</w:t>
      </w:r>
    </w:p>
    <w:p w:rsidR="00C04663" w:rsidRDefault="00A7259F" w:rsidP="00813907">
      <w:pPr>
        <w:spacing w:after="240"/>
      </w:pPr>
      <w:r>
        <w:rPr>
          <w:rFonts w:hint="eastAsia"/>
        </w:rPr>
        <w:t>只是此時洞府內已經空蕩蕩半個人影都沒，天泉道人臉色難看，靈識掃過了洞府一遍後，跟天鬚掌們低談了幾句，這才讓眾人散了回去，跟著將此洞府給封印起來，不准任何弟子進入，由天泉道人親自追查此事下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白龍玉鐲</w:t>
      </w:r>
    </w:p>
    <w:p w:rsidR="00C04663" w:rsidRDefault="00C04663" w:rsidP="00813907">
      <w:pPr>
        <w:spacing w:after="240"/>
      </w:pPr>
    </w:p>
    <w:p w:rsidR="00C04663" w:rsidRDefault="00A7259F" w:rsidP="00813907">
      <w:pPr>
        <w:spacing w:after="240"/>
      </w:pPr>
      <w:r>
        <w:rPr>
          <w:rFonts w:hint="eastAsia"/>
        </w:rPr>
        <w:t>不知道過了多久，當李龍飛醒來之時，他只看到一條巨大的白龍，活脫脫是之前那白龍的放大版，青角白鱗，紅鰭黑爪，身長萬丈，正怒目看著自己，似乎想一口咬在自己身上，卻又只是盯著自己看著。</w:t>
      </w:r>
    </w:p>
    <w:p w:rsidR="00C04663" w:rsidRDefault="00A7259F" w:rsidP="00813907">
      <w:pPr>
        <w:spacing w:after="240"/>
      </w:pPr>
      <w:r>
        <w:rPr>
          <w:rFonts w:hint="eastAsia"/>
        </w:rPr>
        <w:t>「你這低賤的人族，快將你身上的那道護身屏障給解除，讓我乖乖吞你入肚，我保證不讓你死得太痛苦，否則別怪本姑娘無情，到時後將你凌遲至死，一樣能將你吃掉！」</w:t>
      </w:r>
    </w:p>
    <w:p w:rsidR="00C04663" w:rsidRDefault="00A7259F" w:rsidP="00813907">
      <w:pPr>
        <w:spacing w:after="240"/>
      </w:pPr>
      <w:r>
        <w:rPr>
          <w:rFonts w:hint="eastAsia"/>
        </w:rPr>
        <w:t>那白龍見到李龍飛醒來，開口大聲咆嘯，頓時地面震動，連空間中都隱隱破碎虛空，卻無法傷到李龍飛半分半毛。</w:t>
      </w:r>
    </w:p>
    <w:p w:rsidR="00C04663" w:rsidRDefault="00A7259F" w:rsidP="00813907">
      <w:pPr>
        <w:spacing w:after="240"/>
      </w:pPr>
      <w:r>
        <w:rPr>
          <w:rFonts w:hint="eastAsia"/>
        </w:rPr>
        <w:t>李龍飛再仔細一看，只見自己四周，一道柔和光芒，保護著方圓十尺，就是這光芒，阻礙了那白龍的威壓，讓自己能毫髮未傷。</w:t>
      </w:r>
    </w:p>
    <w:p w:rsidR="00C04663" w:rsidRDefault="00A7259F" w:rsidP="00813907">
      <w:pPr>
        <w:spacing w:after="240"/>
      </w:pPr>
      <w:r>
        <w:rPr>
          <w:rFonts w:hint="eastAsia"/>
        </w:rPr>
        <w:t>李龍飛雖然見識不多，但也不傻，此時聽到這句話，苦笑著說。</w:t>
      </w:r>
    </w:p>
    <w:p w:rsidR="00C04663" w:rsidRDefault="00A7259F" w:rsidP="00813907">
      <w:pPr>
        <w:spacing w:after="240"/>
      </w:pPr>
      <w:r>
        <w:rPr>
          <w:rFonts w:hint="eastAsia"/>
        </w:rPr>
        <w:t>「恩…恩龍，妳既救了我一命，又何必如此？如果妳肚子餓，我想辦法找些東西</w:t>
      </w:r>
      <w:r>
        <w:rPr>
          <w:rFonts w:hint="eastAsia"/>
        </w:rPr>
        <w:lastRenderedPageBreak/>
        <w:t>來讓妳吃就好，我那麼瘦小，又怎夠妳吃呢？」</w:t>
      </w:r>
    </w:p>
    <w:p w:rsidR="00C04663" w:rsidRDefault="00A7259F" w:rsidP="00813907">
      <w:pPr>
        <w:spacing w:after="240"/>
      </w:pPr>
      <w:r>
        <w:rPr>
          <w:rFonts w:hint="eastAsia"/>
        </w:rPr>
        <w:t>「你管我？本姑娘要救就救，要吃就吃，你區區蟻螻，哪來跟我那麼多的廢話！何況我吃那雷龍是因為他劈了我一道雷，誰說我是要救你了？」那白龍滿臉不耐，兇狠猙獰，低頭又往前靠了近威脅著。</w:t>
      </w:r>
    </w:p>
    <w:p w:rsidR="00C04663" w:rsidRDefault="00A7259F" w:rsidP="00813907">
      <w:pPr>
        <w:spacing w:after="240"/>
      </w:pPr>
      <w:r>
        <w:rPr>
          <w:rFonts w:hint="eastAsia"/>
        </w:rPr>
        <w:t>李龍飛吞了吞口水，雖然心中忐忑，但腦中急轉也大概了解了情況，明白這白龍定是無法破開這屏障，所以才只能出言恐嚇，只是這屏障能撐多久，自己也沒有個頭緒。</w:t>
      </w:r>
    </w:p>
    <w:p w:rsidR="00C04663" w:rsidRDefault="00A7259F" w:rsidP="00813907">
      <w:pPr>
        <w:spacing w:after="240"/>
      </w:pPr>
      <w:r>
        <w:rPr>
          <w:rFonts w:hint="eastAsia"/>
        </w:rPr>
        <w:t>一想到從內門比試開始，自己就一直衰到現在，此時那白龍又在那咆哮恐嚇，不由得一肚子鳥氣，口氣也不再尊敬，哼了一聲怒道。</w:t>
      </w:r>
    </w:p>
    <w:p w:rsidR="00C04663" w:rsidRDefault="00A7259F" w:rsidP="00813907">
      <w:pPr>
        <w:spacing w:after="240"/>
      </w:pPr>
      <w:r>
        <w:rPr>
          <w:rFonts w:hint="eastAsia"/>
        </w:rPr>
        <w:t>「妳若有本領，就自己來吃我阿！妳吃不了我，要我自己乖乖送死，天底下哪有這麼白癡的道理！」</w:t>
      </w:r>
    </w:p>
    <w:p w:rsidR="00C04663" w:rsidRDefault="00A7259F" w:rsidP="00813907">
      <w:pPr>
        <w:spacing w:after="240"/>
      </w:pPr>
      <w:r>
        <w:rPr>
          <w:rFonts w:hint="eastAsia"/>
        </w:rPr>
        <w:t>「你說我吃不了你？你敢說我吃不了你！我就吃給你看！」那白龍本就煩躁，被這麼一說，氣得張牙舞爪，張口一撲，大吼了起來。</w:t>
      </w:r>
    </w:p>
    <w:p w:rsidR="00C04663" w:rsidRDefault="00A7259F" w:rsidP="00813907">
      <w:pPr>
        <w:spacing w:after="240"/>
      </w:pPr>
      <w:r>
        <w:rPr>
          <w:rFonts w:hint="eastAsia"/>
        </w:rPr>
        <w:t>只是她雖張大了嘴，往前一咬，但那光芒卻是柔和不散，將她上下兩排利牙硬生生擋在外面，半點都沒有進來的可能性。</w:t>
      </w:r>
    </w:p>
    <w:p w:rsidR="00C04663" w:rsidRDefault="00A7259F" w:rsidP="00813907">
      <w:pPr>
        <w:spacing w:after="240"/>
      </w:pPr>
      <w:r>
        <w:rPr>
          <w:rFonts w:hint="eastAsia"/>
        </w:rPr>
        <w:t>那白龍暴跳如雷，不斷衝咬撕裂，甚至用上了許多在李龍飛眼中威力驚人，可說是天崩地裂的術法，但李龍飛方圓十丈之內，卻是安安穩穩，一片平靜，甚至，那些術法，連掀起一陣微風過來也都沒有。</w:t>
      </w:r>
    </w:p>
    <w:p w:rsidR="00C04663" w:rsidRDefault="00A7259F" w:rsidP="00813907">
      <w:pPr>
        <w:spacing w:after="240"/>
      </w:pPr>
      <w:r>
        <w:rPr>
          <w:rFonts w:hint="eastAsia"/>
        </w:rPr>
        <w:t>許久，那白龍氣喘噓噓，氣息也明顯衰弱了些，這才停手恨恨盯著李龍飛，眼神中滿是殺機地躺在那裡休息著。</w:t>
      </w:r>
    </w:p>
    <w:p w:rsidR="00C04663" w:rsidRDefault="00A7259F" w:rsidP="00813907">
      <w:pPr>
        <w:spacing w:after="240"/>
      </w:pPr>
      <w:r>
        <w:rPr>
          <w:rFonts w:hint="eastAsia"/>
        </w:rPr>
        <w:t>李龍飛見那白龍的確是破不了這光芒，這才有些安心，看向四週，對自己所在的地方張望了起來。</w:t>
      </w:r>
    </w:p>
    <w:p w:rsidR="00C04663" w:rsidRDefault="00A7259F" w:rsidP="00813907">
      <w:pPr>
        <w:spacing w:after="240"/>
      </w:pPr>
      <w:r>
        <w:rPr>
          <w:rFonts w:hint="eastAsia"/>
        </w:rPr>
        <w:t>只見這裡是一片灰濛濛的世界，雖然可見遠處山峰樹林，但整個世界灰白，好像山水畫中一般。</w:t>
      </w:r>
    </w:p>
    <w:p w:rsidR="00C04663" w:rsidRDefault="00A7259F" w:rsidP="00813907">
      <w:pPr>
        <w:spacing w:after="240"/>
      </w:pPr>
      <w:r>
        <w:rPr>
          <w:rFonts w:hint="eastAsia"/>
        </w:rPr>
        <w:t>他心中遲疑了一下，往前跨出一步，那光芒便隨著自己跨步，以自己為中心，跟著往前移動了一下。</w:t>
      </w:r>
    </w:p>
    <w:p w:rsidR="00C04663" w:rsidRDefault="00A7259F" w:rsidP="00813907">
      <w:pPr>
        <w:spacing w:after="240"/>
      </w:pPr>
      <w:r>
        <w:rPr>
          <w:rFonts w:hint="eastAsia"/>
        </w:rPr>
        <w:t>李龍飛低頭看向懷中，掏出一只玉鐲，這玉鐲一出現，光芒更是加大起來，從原本的方圓十尺，擴大到方圓十五尺的半圓屏障。</w:t>
      </w:r>
    </w:p>
    <w:p w:rsidR="00C04663" w:rsidRDefault="00A7259F" w:rsidP="00813907">
      <w:pPr>
        <w:spacing w:after="240"/>
      </w:pPr>
      <w:r>
        <w:rPr>
          <w:rFonts w:hint="eastAsia"/>
        </w:rPr>
        <w:t>此時李龍飛也已然明白，那光芒屏障，怕就是這只玉鐲所致，只是這玉鐲乃當初母親隨手給了自己的，既不特別，也沒聽說藏有甚麼秘密，怎會有此能力，又是</w:t>
      </w:r>
      <w:r>
        <w:rPr>
          <w:rFonts w:hint="eastAsia"/>
        </w:rPr>
        <w:lastRenderedPageBreak/>
        <w:t>甚麼緣故給觸發開來，種種前因後果，他想破了頭，卻是一點頭緒都沒。</w:t>
      </w:r>
    </w:p>
    <w:p w:rsidR="00C04663" w:rsidRDefault="00A7259F" w:rsidP="00813907">
      <w:pPr>
        <w:spacing w:after="240"/>
      </w:pPr>
      <w:r>
        <w:rPr>
          <w:rFonts w:hint="eastAsia"/>
        </w:rPr>
        <w:t>反倒是那白龍，原本趴在那裡，看到那玉鐲，雖然表面上毫無動靜，心底卻是掀起了波濤洶湧，暗暗叫苦起來。</w:t>
      </w:r>
    </w:p>
    <w:p w:rsidR="00C04663" w:rsidRDefault="00A7259F" w:rsidP="00813907">
      <w:pPr>
        <w:spacing w:after="240"/>
      </w:pPr>
      <w:r>
        <w:rPr>
          <w:rFonts w:hint="eastAsia"/>
        </w:rPr>
        <w:t>「該…該死的，這傢伙、這傢伙怎會有那只玉鐲，那傢伙跟那些老不死的有甚麼關係？我我我…我早該想到，既然他會出現在那石頭旁邊，又怎會沒帶著那只玉鐲？我是怎麼了，我幹麻沒事自討苦吃，一時興起，現身外面還把這傢伙給拉進這裡來呢？」</w:t>
      </w:r>
    </w:p>
    <w:p w:rsidR="00C04663" w:rsidRDefault="00A7259F" w:rsidP="00813907">
      <w:pPr>
        <w:spacing w:after="240"/>
      </w:pPr>
      <w:r>
        <w:rPr>
          <w:rFonts w:hint="eastAsia"/>
        </w:rPr>
        <w:t>見到李龍飛在那仔細觀察玉鐲，白龍心中越想越不安，她猛地開口說道。</w:t>
      </w:r>
    </w:p>
    <w:p w:rsidR="00C04663" w:rsidRDefault="00A7259F" w:rsidP="00813907">
      <w:pPr>
        <w:spacing w:after="240"/>
      </w:pPr>
      <w:r>
        <w:rPr>
          <w:rFonts w:hint="eastAsia"/>
        </w:rPr>
        <w:t>「喂、那個…我說，我們來打個商量好嗎？」</w:t>
      </w:r>
    </w:p>
    <w:p w:rsidR="00C04663" w:rsidRDefault="00A7259F" w:rsidP="00813907">
      <w:pPr>
        <w:spacing w:after="240"/>
      </w:pPr>
      <w:r>
        <w:rPr>
          <w:rFonts w:hint="eastAsia"/>
        </w:rPr>
        <w:t>「嗯？」李龍飛正在以靈識觀察著那玉鐲，聽到白龍這樣問，下意識發聲回應了下。</w:t>
      </w:r>
    </w:p>
    <w:p w:rsidR="00C04663" w:rsidRDefault="00A7259F" w:rsidP="00813907">
      <w:pPr>
        <w:spacing w:after="240"/>
      </w:pPr>
      <w:r>
        <w:rPr>
          <w:rFonts w:hint="eastAsia"/>
        </w:rPr>
        <w:t>「這樣吧，我不吃你了，你把屏障解除，我們來好好溝通一下好嗎？」那白龍看到李龍飛回應，壓低了姿態，開口說道。</w:t>
      </w:r>
    </w:p>
    <w:p w:rsidR="00C04663" w:rsidRDefault="00A7259F" w:rsidP="00813907">
      <w:pPr>
        <w:spacing w:after="240"/>
      </w:pPr>
      <w:r>
        <w:rPr>
          <w:rFonts w:hint="eastAsia"/>
        </w:rPr>
        <w:t>「你當我傻了嗎？我一把屏障解除，以你的修為，肯定能在我還來不及反應下，就將我一口吞掉，我又不是笨蛋，怎會聽你的話？」李龍飛皺了眉頭，看向眼前巨大的白龍說道。</w:t>
      </w:r>
    </w:p>
    <w:p w:rsidR="00C04663" w:rsidRDefault="00A7259F" w:rsidP="00813907">
      <w:pPr>
        <w:spacing w:after="240"/>
      </w:pPr>
      <w:r>
        <w:rPr>
          <w:rFonts w:hint="eastAsia"/>
        </w:rPr>
        <w:t>「你…好、好、不解除屏障也沒關係，我們來討論一下如何？」白龍一聽，雖然氣得從鼻孔猛噴氣，但仍是沉住了性子，繼續說道。</w:t>
      </w:r>
    </w:p>
    <w:p w:rsidR="00C04663" w:rsidRDefault="00A7259F" w:rsidP="00813907">
      <w:pPr>
        <w:spacing w:after="240"/>
      </w:pPr>
      <w:r>
        <w:rPr>
          <w:rFonts w:hint="eastAsia"/>
        </w:rPr>
        <w:t>「我跟你還有甚麼好討論的？」李龍飛沒好氣的說。</w:t>
      </w:r>
    </w:p>
    <w:p w:rsidR="00C04663" w:rsidRDefault="00A7259F" w:rsidP="00813907">
      <w:pPr>
        <w:spacing w:after="240"/>
      </w:pPr>
      <w:r>
        <w:rPr>
          <w:rFonts w:hint="eastAsia"/>
        </w:rPr>
        <w:t>「難道你不想離開這裡嗎？」</w:t>
      </w:r>
    </w:p>
    <w:p w:rsidR="00C04663" w:rsidRDefault="00A7259F" w:rsidP="00813907">
      <w:pPr>
        <w:spacing w:after="240"/>
      </w:pPr>
      <w:r>
        <w:rPr>
          <w:rFonts w:hint="eastAsia"/>
        </w:rPr>
        <w:t>雖然一開始是白龍將李龍飛給拖了進來，但此時此刻，他反倒希望對方快點離開。</w:t>
      </w:r>
    </w:p>
    <w:p w:rsidR="00C04663" w:rsidRDefault="00A7259F" w:rsidP="00813907">
      <w:pPr>
        <w:spacing w:after="240"/>
      </w:pPr>
      <w:r>
        <w:rPr>
          <w:rFonts w:hint="eastAsia"/>
        </w:rPr>
        <w:t>李龍飛聽到這話，心念一動，有些不解地看向了眼前的白龍，心中升起了許多疑惑。</w:t>
      </w:r>
    </w:p>
    <w:p w:rsidR="00C04663" w:rsidRDefault="00A7259F" w:rsidP="00813907">
      <w:pPr>
        <w:spacing w:after="240"/>
      </w:pPr>
      <w:r>
        <w:rPr>
          <w:rFonts w:hint="eastAsia"/>
        </w:rPr>
        <w:t>他當然想離開這裡，但一來他不知道保護自己的那光芒何時會消失，二來他連這裡是哪也不知道，所以才會先優先研究起那只玉鐲，至少先求有個自保能力。</w:t>
      </w:r>
    </w:p>
    <w:p w:rsidR="00C04663" w:rsidRDefault="00A7259F" w:rsidP="00813907">
      <w:pPr>
        <w:spacing w:after="240"/>
      </w:pPr>
      <w:r>
        <w:rPr>
          <w:rFonts w:hint="eastAsia"/>
        </w:rPr>
        <w:t>此時聽到白龍這麼問，心中隱隱覺得，對方怎麼好像比自己還要希望自己能離開這裡的樣子。</w:t>
      </w:r>
    </w:p>
    <w:p w:rsidR="00C04663" w:rsidRDefault="00A7259F" w:rsidP="00813907">
      <w:pPr>
        <w:spacing w:after="240"/>
      </w:pPr>
      <w:r>
        <w:rPr>
          <w:rFonts w:hint="eastAsia"/>
        </w:rPr>
        <w:lastRenderedPageBreak/>
        <w:t>「反正是你帶我進來的，能不能離開，還得看你。與其找方法離開，還不如先研究看看，這玉鐲有甚麼做用，免得等等這屏障消失，我可能就被妳一口吞掉了。」想到這，他故意開口這樣說道。</w:t>
      </w:r>
    </w:p>
    <w:p w:rsidR="00C04663" w:rsidRDefault="00A7259F" w:rsidP="00813907">
      <w:pPr>
        <w:spacing w:after="240"/>
      </w:pPr>
      <w:r>
        <w:rPr>
          <w:rFonts w:hint="eastAsia"/>
        </w:rPr>
        <w:t>那白龍一聽，心中咬牙切齒，但表面卻是裝作和顏悅色的樣子說，「唉呀，誤會、誤會，方才是我不對，我待在這裡太久了，有些衝動。但是你放心，本姑娘現在已經決定不吃你了，你可以不用擔心屏障消失的問題，先來討論你怎麼出去才是，你說對吧？」</w:t>
      </w:r>
    </w:p>
    <w:p w:rsidR="00C04663" w:rsidRDefault="00A7259F" w:rsidP="00813907">
      <w:pPr>
        <w:spacing w:after="240"/>
      </w:pPr>
      <w:r>
        <w:rPr>
          <w:rFonts w:hint="eastAsia"/>
        </w:rPr>
        <w:t>李龍飛一聽，更加好奇了，自己能不能出去，不是看對方決定嗎？怎麼對方反而要來跟自己討論，心中一想，於是便試探地問，「你願意放我出去？」</w:t>
      </w:r>
    </w:p>
    <w:p w:rsidR="00C04663" w:rsidRDefault="00C04663" w:rsidP="00813907">
      <w:pPr>
        <w:spacing w:after="240"/>
      </w:pPr>
    </w:p>
    <w:p w:rsidR="00C04663" w:rsidRDefault="00A7259F" w:rsidP="00813907">
      <w:pPr>
        <w:spacing w:after="240"/>
      </w:pPr>
      <w:r>
        <w:rPr>
          <w:rFonts w:hint="eastAsia"/>
        </w:rPr>
        <w:t>55.</w:t>
      </w:r>
      <w:r>
        <w:rPr>
          <w:rFonts w:hint="eastAsia"/>
        </w:rPr>
        <w:t>灰白世界</w:t>
      </w:r>
    </w:p>
    <w:p w:rsidR="00C04663" w:rsidRDefault="00C04663" w:rsidP="00813907">
      <w:pPr>
        <w:spacing w:after="240"/>
      </w:pPr>
    </w:p>
    <w:p w:rsidR="00C04663" w:rsidRDefault="00A7259F" w:rsidP="00813907">
      <w:pPr>
        <w:spacing w:after="240"/>
      </w:pPr>
      <w:r>
        <w:rPr>
          <w:rFonts w:hint="eastAsia"/>
        </w:rPr>
        <w:t>那白龍見成功轉移了李龍飛對玉鐲的興趣，連忙開口喜道。</w:t>
      </w:r>
    </w:p>
    <w:p w:rsidR="00C04663" w:rsidRDefault="00A7259F" w:rsidP="00813907">
      <w:pPr>
        <w:spacing w:after="240"/>
      </w:pPr>
      <w:r>
        <w:rPr>
          <w:rFonts w:hint="eastAsia"/>
        </w:rPr>
        <w:t>「當然，如果可以的話，我一定放你出去，不過現在我沒辦法放你出去，只能跟你說怎麼樣讓你出去，如果你願意，本姑娘可以幫你一臂之力，讓你早點離開這裡，回到外面的大千世界。」</w:t>
      </w:r>
    </w:p>
    <w:p w:rsidR="00C04663" w:rsidRDefault="00A7259F" w:rsidP="00813907">
      <w:pPr>
        <w:spacing w:after="240"/>
      </w:pPr>
      <w:r>
        <w:rPr>
          <w:rFonts w:hint="eastAsia"/>
        </w:rPr>
        <w:t>「妳能帶我進來，卻沒辦法放我出去？這是甚麼道理？難道妳又想打甚麼壞主意？」李龍飛聽完，有些懷疑。</w:t>
      </w:r>
    </w:p>
    <w:p w:rsidR="00C04663" w:rsidRDefault="00A7259F" w:rsidP="00813907">
      <w:pPr>
        <w:spacing w:after="240"/>
      </w:pPr>
      <w:r>
        <w:rPr>
          <w:rFonts w:hint="eastAsia"/>
        </w:rPr>
        <w:t>那白龍看李龍飛遲疑，連忙跟著說。</w:t>
      </w:r>
    </w:p>
    <w:p w:rsidR="00C04663" w:rsidRDefault="00A7259F" w:rsidP="00813907">
      <w:pPr>
        <w:spacing w:after="240"/>
      </w:pPr>
      <w:r>
        <w:rPr>
          <w:rFonts w:hint="eastAsia"/>
        </w:rPr>
        <w:t>「我沒有騙你，我雖然有辦法拉人進來這小千世界，但出去的方法，卻是這創造這個世界的大能者所定，我只能告訴你，卻沒辦法直接讓你出去。」</w:t>
      </w:r>
    </w:p>
    <w:p w:rsidR="00C04663" w:rsidRDefault="00A7259F" w:rsidP="00813907">
      <w:pPr>
        <w:spacing w:after="240"/>
      </w:pPr>
      <w:r>
        <w:rPr>
          <w:rFonts w:hint="eastAsia"/>
        </w:rPr>
        <w:t>「小千世界？大能者？」李龍飛有些迷惑，聽都沒聽過這些名詞。</w:t>
      </w:r>
    </w:p>
    <w:p w:rsidR="00C04663" w:rsidRDefault="00A7259F" w:rsidP="00813907">
      <w:pPr>
        <w:spacing w:after="240"/>
      </w:pPr>
      <w:r>
        <w:rPr>
          <w:rFonts w:hint="eastAsia"/>
        </w:rPr>
        <w:t>「唉…小千世界，就是相對於你們的大千世界所說，宇宙洪荒，三千大界中，各有無數個小千世界存在，大能者，即修為通天之人，能以一己之力，創空間於一界之中，所謂一沙一世界，即為如此。」</w:t>
      </w:r>
    </w:p>
    <w:p w:rsidR="00C04663" w:rsidRDefault="00A7259F" w:rsidP="00813907">
      <w:pPr>
        <w:spacing w:after="240"/>
      </w:pPr>
      <w:r>
        <w:rPr>
          <w:rFonts w:hint="eastAsia"/>
        </w:rPr>
        <w:t>「而這裡，正是某個遠古大能者於天道石中所創的灰白世界，進入此界，則依此世界法則，除非你修為比那大能者高，否則只能照著這世界法則出入。」</w:t>
      </w:r>
    </w:p>
    <w:p w:rsidR="00C04663" w:rsidRDefault="00A7259F" w:rsidP="00813907">
      <w:pPr>
        <w:spacing w:after="240"/>
      </w:pPr>
      <w:r>
        <w:rPr>
          <w:rFonts w:hint="eastAsia"/>
        </w:rPr>
        <w:t>「我雖能拉你進來，但法則所限，無法放你出去，你若想要出去，我只能告知你方法，必要時刻，本姑娘可以助你一臂之力，其餘則愛莫能助。」</w:t>
      </w:r>
    </w:p>
    <w:p w:rsidR="00C04663" w:rsidRDefault="00A7259F" w:rsidP="00813907">
      <w:pPr>
        <w:spacing w:after="240"/>
      </w:pPr>
      <w:r>
        <w:rPr>
          <w:rFonts w:hint="eastAsia"/>
        </w:rPr>
        <w:lastRenderedPageBreak/>
        <w:t>這一翻話，聽得李龍飛腦中有如天雷轟動，他無法想像，一粒沙裡一個世界是甚麼樣的意思，但卻聽明白了，這裡，竟只是一個大能者的所創的一個世界而已。</w:t>
      </w:r>
    </w:p>
    <w:p w:rsidR="00C04663" w:rsidRDefault="00A7259F" w:rsidP="00813907">
      <w:pPr>
        <w:spacing w:after="240"/>
      </w:pPr>
      <w:r>
        <w:rPr>
          <w:rFonts w:hint="eastAsia"/>
        </w:rPr>
        <w:t>「…如果連世界都能創造，那死而復活，應該也不是不可能的事情。」他心中撲通撲通，對於自己一度絕望的事情再度燃起了希望。</w:t>
      </w:r>
    </w:p>
    <w:p w:rsidR="00C04663" w:rsidRDefault="00A7259F" w:rsidP="00813907">
      <w:pPr>
        <w:spacing w:after="240"/>
      </w:pPr>
      <w:r>
        <w:rPr>
          <w:rFonts w:hint="eastAsia"/>
        </w:rPr>
        <w:t>那白龍卻不知他在思考些甚麼，見他沉默，以為對方不肯出去，連忙又催促著說。</w:t>
      </w:r>
    </w:p>
    <w:p w:rsidR="00C04663" w:rsidRDefault="00A7259F" w:rsidP="00813907">
      <w:pPr>
        <w:spacing w:after="240"/>
      </w:pPr>
      <w:r>
        <w:rPr>
          <w:rFonts w:hint="eastAsia"/>
        </w:rPr>
        <w:t>「雖然說我幫助有限，但有本姑娘的提示下，要離開這裡並不困難，你不用擔心太多啦。」</w:t>
      </w:r>
    </w:p>
    <w:p w:rsidR="00C04663" w:rsidRDefault="00A7259F" w:rsidP="00813907">
      <w:pPr>
        <w:spacing w:after="240"/>
      </w:pPr>
      <w:r>
        <w:rPr>
          <w:rFonts w:hint="eastAsia"/>
        </w:rPr>
        <w:t>被這麼一催促，李龍飛心底又起疑了起來，他沉思了一下，開口詢問。</w:t>
      </w:r>
    </w:p>
    <w:p w:rsidR="00C04663" w:rsidRDefault="00A7259F" w:rsidP="00813907">
      <w:pPr>
        <w:spacing w:after="240"/>
      </w:pPr>
      <w:r>
        <w:rPr>
          <w:rFonts w:hint="eastAsia"/>
        </w:rPr>
        <w:t>「那你又是誰，怎會在這灰白世界？」</w:t>
      </w:r>
    </w:p>
    <w:p w:rsidR="00C04663" w:rsidRDefault="00A7259F" w:rsidP="00813907">
      <w:pPr>
        <w:spacing w:after="240"/>
      </w:pPr>
      <w:r>
        <w:rPr>
          <w:rFonts w:hint="eastAsia"/>
        </w:rPr>
        <w:t>「我是誰干你屁事阿？你到底想不想出去？」白龍心底一急，不耐煩地喝道。</w:t>
      </w:r>
    </w:p>
    <w:p w:rsidR="00C04663" w:rsidRDefault="00A7259F" w:rsidP="00813907">
      <w:pPr>
        <w:spacing w:after="240"/>
      </w:pPr>
      <w:r>
        <w:rPr>
          <w:rFonts w:hint="eastAsia"/>
        </w:rPr>
        <w:t>李龍飛眼神一白，伸了伸懶腰，坐下來故作庸懶地說。</w:t>
      </w:r>
    </w:p>
    <w:p w:rsidR="00C04663" w:rsidRDefault="00A7259F" w:rsidP="00813907">
      <w:pPr>
        <w:spacing w:after="240"/>
      </w:pPr>
      <w:r>
        <w:rPr>
          <w:rFonts w:hint="eastAsia"/>
        </w:rPr>
        <w:t>「喔？那等我想清楚了，再出去也不遲阿！」</w:t>
      </w:r>
    </w:p>
    <w:p w:rsidR="00C04663" w:rsidRDefault="00A7259F" w:rsidP="00813907">
      <w:pPr>
        <w:spacing w:after="240"/>
      </w:pPr>
      <w:r>
        <w:rPr>
          <w:rFonts w:hint="eastAsia"/>
        </w:rPr>
        <w:t>那白龍氣得差點吐血，要不是隔著那個屏障，此時她定要將李龍飛千刀萬剮，接著治療好後再千刀萬剮一遍，以消消心頭之恨。</w:t>
      </w:r>
    </w:p>
    <w:p w:rsidR="00C04663" w:rsidRDefault="00A7259F" w:rsidP="00813907">
      <w:pPr>
        <w:spacing w:after="240"/>
      </w:pPr>
      <w:r>
        <w:rPr>
          <w:rFonts w:hint="eastAsia"/>
        </w:rPr>
        <w:t>只是她現在實在是不願意對方再待在這裡下去，哪怕早一刻鐘也好，她都希望能快快送走這個對自己來說可能是瘟神的傢伙。</w:t>
      </w:r>
    </w:p>
    <w:p w:rsidR="00C04663" w:rsidRDefault="00A7259F" w:rsidP="00813907">
      <w:pPr>
        <w:spacing w:after="240"/>
      </w:pPr>
      <w:r>
        <w:rPr>
          <w:rFonts w:hint="eastAsia"/>
        </w:rPr>
        <w:t>「我的老天爺阿，我被關在這這麼多年已經十分可憐了，怎麼還偏偏拿石頭砸自己的腳？要是讓他發現那玉鐲的真正功用，那我下半輩子可就不得安寧了阿！」</w:t>
      </w:r>
    </w:p>
    <w:p w:rsidR="00C04663" w:rsidRDefault="00A7259F" w:rsidP="00813907">
      <w:pPr>
        <w:spacing w:after="240"/>
      </w:pPr>
      <w:r>
        <w:rPr>
          <w:rFonts w:hint="eastAsia"/>
        </w:rPr>
        <w:t>想到這，白龍雖然心中忿忿不平，但仍是低聲回答。</w:t>
      </w:r>
    </w:p>
    <w:p w:rsidR="00C04663" w:rsidRDefault="00A7259F" w:rsidP="00813907">
      <w:pPr>
        <w:spacing w:after="240"/>
      </w:pPr>
      <w:r>
        <w:rPr>
          <w:rFonts w:hint="eastAsia"/>
        </w:rPr>
        <w:t>「我是這灰白世界中的守護之靈，雖然說是守護，但卻是非我所願，而是被術法強迫禁錮在此…」</w:t>
      </w:r>
    </w:p>
    <w:p w:rsidR="00C04663" w:rsidRDefault="00A7259F" w:rsidP="00813907">
      <w:pPr>
        <w:spacing w:after="240"/>
      </w:pPr>
      <w:r>
        <w:rPr>
          <w:rFonts w:hint="eastAsia"/>
        </w:rPr>
        <w:t>話剛說完，白龍臉色有些不自然，像是察覺自己說錯了些甚麼。</w:t>
      </w:r>
    </w:p>
    <w:p w:rsidR="00C04663" w:rsidRDefault="00A7259F" w:rsidP="00813907">
      <w:pPr>
        <w:spacing w:after="240"/>
      </w:pPr>
      <w:r>
        <w:rPr>
          <w:rFonts w:hint="eastAsia"/>
        </w:rPr>
        <w:t>「妳被…禁錮？」</w:t>
      </w:r>
    </w:p>
    <w:p w:rsidR="00C04663" w:rsidRDefault="00A7259F" w:rsidP="00813907">
      <w:pPr>
        <w:spacing w:after="240"/>
      </w:pPr>
      <w:r>
        <w:rPr>
          <w:rFonts w:hint="eastAsia"/>
        </w:rPr>
        <w:t>李龍飛聽得有些傻眼，在他來看，這白龍強大異常，就算是當年追殺他的那道人，恐怕只是相差不多，這樣的修為，居然被關在這灰白世界當看守，實在是讓人難以相信。</w:t>
      </w:r>
    </w:p>
    <w:p w:rsidR="00C04663" w:rsidRDefault="00A7259F" w:rsidP="00813907">
      <w:pPr>
        <w:spacing w:after="240"/>
      </w:pPr>
      <w:r>
        <w:rPr>
          <w:rFonts w:hint="eastAsia"/>
        </w:rPr>
        <w:t>「對！怎麼，不行嗎？」那白龍被戳到痛處，有些不滿地咆哮著。</w:t>
      </w:r>
    </w:p>
    <w:p w:rsidR="00C04663" w:rsidRDefault="00A7259F" w:rsidP="00813907">
      <w:pPr>
        <w:spacing w:after="240"/>
      </w:pPr>
      <w:r>
        <w:rPr>
          <w:rFonts w:hint="eastAsia"/>
        </w:rPr>
        <w:lastRenderedPageBreak/>
        <w:t>「沒有，只是覺得關你的人有些過份…」李龍飛露出同情低聲說道。</w:t>
      </w:r>
    </w:p>
    <w:p w:rsidR="00C04663" w:rsidRDefault="00A7259F" w:rsidP="00813907">
      <w:pPr>
        <w:spacing w:after="240"/>
      </w:pPr>
      <w:r>
        <w:rPr>
          <w:rFonts w:hint="eastAsia"/>
        </w:rPr>
        <w:t>他不說還好，這麼一說，立即就在白龍傷口上灑了鹽，她身為尊貴的龍族，從出生之後就被人禁錮已經很是彆扭，此時又被一個在他看起來，弱小得用一口氣就能噴死的修士同情自己，她再也無法忍耐，猛地張口一咬，迅如疾雷，但那柔和的光芒卻再度出現，擋下了這驚天一擊。</w:t>
      </w:r>
    </w:p>
    <w:p w:rsidR="00C04663" w:rsidRDefault="00A7259F" w:rsidP="00813907">
      <w:pPr>
        <w:spacing w:after="240"/>
      </w:pPr>
      <w:r>
        <w:rPr>
          <w:rFonts w:hint="eastAsia"/>
        </w:rPr>
        <w:t>只是那白龍這時已經殺紅了眼，咬得太過用力，雖然李龍飛有光芒護體，毫髮未損，但那白龍可沒有，那光芒的反震力一震，喀一聲，一顆龍牙塴掉了開來，牠頓時滿口鮮血，痛得翻滾慘嚎起來。</w:t>
      </w:r>
    </w:p>
    <w:p w:rsidR="00C04663" w:rsidRDefault="00A7259F" w:rsidP="00813907">
      <w:pPr>
        <w:spacing w:after="240"/>
      </w:pPr>
      <w:r>
        <w:rPr>
          <w:rFonts w:hint="eastAsia"/>
        </w:rPr>
        <w:t>李龍飛看著那掉在地上的龍牙，撿起來輕輕一碰，頓時手指鮮血直流，讓他對這牙齒的銳利程度倒吸了一口氣，更對於這光芒的堅固嘆為觀止，只是心中忍不住納悶，怎這屏障這麼厲害，怎麼自己好幾次九死一生，卻都沒有發揮效果呢？</w:t>
      </w:r>
    </w:p>
    <w:p w:rsidR="00C04663" w:rsidRDefault="00A7259F" w:rsidP="00813907">
      <w:pPr>
        <w:spacing w:after="240"/>
      </w:pPr>
      <w:r>
        <w:rPr>
          <w:rFonts w:hint="eastAsia"/>
        </w:rPr>
        <w:t>還在思索的同時，那白龍目露兇光，但卻學乖了不再攻擊，忍著痛啞著聲問。</w:t>
      </w:r>
    </w:p>
    <w:p w:rsidR="00C04663" w:rsidRDefault="00A7259F" w:rsidP="00813907">
      <w:pPr>
        <w:spacing w:after="240"/>
      </w:pPr>
      <w:r>
        <w:rPr>
          <w:rFonts w:hint="eastAsia"/>
        </w:rPr>
        <w:t>「你到底還要問些甚麼，一口氣問完，然後趕快離開，否則，就算你之後求我，本姑娘寧死也不會再跟你說出去這灰白世界的方法！」</w:t>
      </w:r>
    </w:p>
    <w:p w:rsidR="00C04663" w:rsidRDefault="00A7259F" w:rsidP="00813907">
      <w:pPr>
        <w:spacing w:after="240"/>
      </w:pPr>
      <w:r>
        <w:rPr>
          <w:rFonts w:hint="eastAsia"/>
        </w:rPr>
        <w:t>李龍飛雖然有些不願，但心中卻也的確想趕快出去，於是不再多問，看著那白龍說道。</w:t>
      </w:r>
    </w:p>
    <w:p w:rsidR="00C04663" w:rsidRDefault="00A7259F" w:rsidP="00813907">
      <w:pPr>
        <w:spacing w:after="240"/>
      </w:pPr>
      <w:r>
        <w:rPr>
          <w:rFonts w:hint="eastAsia"/>
        </w:rPr>
        <w:t>「沒有要問的了，妳說妳知道出去的方法，那妳說來聽聽好了。」</w:t>
      </w:r>
    </w:p>
    <w:p w:rsidR="00C04663" w:rsidRDefault="00A7259F" w:rsidP="00813907">
      <w:pPr>
        <w:spacing w:after="240"/>
      </w:pPr>
      <w:r>
        <w:rPr>
          <w:rFonts w:hint="eastAsia"/>
        </w:rPr>
        <w:t>「上來！」那白龍哼了一聲，長尾一擺，伸到了李龍飛的面前示意他爬上來。</w:t>
      </w:r>
    </w:p>
    <w:p w:rsidR="00C04663" w:rsidRDefault="00A7259F" w:rsidP="00813907">
      <w:pPr>
        <w:spacing w:after="240"/>
      </w:pPr>
      <w:r>
        <w:rPr>
          <w:rFonts w:hint="eastAsia"/>
        </w:rPr>
        <w:t>李龍飛遲疑了下，踩在龍尾，而那光芒也跟著延伸，像顆球一樣將他所在包圍起來，他這才往前邁步，走到了龍背之上。</w:t>
      </w:r>
    </w:p>
    <w:p w:rsidR="00C04663" w:rsidRDefault="00A7259F" w:rsidP="00813907">
      <w:pPr>
        <w:spacing w:after="240"/>
      </w:pPr>
      <w:r>
        <w:rPr>
          <w:rFonts w:hint="eastAsia"/>
        </w:rPr>
        <w:t>那白龍沒等他坐好，冷不防往前一躍，倏地便攀上了天空，跟著朝著遠處的一座山峰，迅速地飛了過去。</w:t>
      </w:r>
    </w:p>
    <w:p w:rsidR="00C04663" w:rsidRDefault="00A7259F" w:rsidP="00813907">
      <w:pPr>
        <w:spacing w:after="240"/>
      </w:pPr>
      <w:r>
        <w:rPr>
          <w:rFonts w:hint="eastAsia"/>
        </w:rPr>
        <w:t>龍背上，所有景物飛快的往後消逝，耳邊更能聽到呼呼風聲，有如雷鳴一般，但光芒內的李龍飛，卻感覺不到風壓，很是平靜地坐著。</w:t>
      </w:r>
    </w:p>
    <w:p w:rsidR="00C04663" w:rsidRDefault="00A7259F" w:rsidP="00813907">
      <w:pPr>
        <w:spacing w:after="240"/>
      </w:pPr>
      <w:r>
        <w:rPr>
          <w:rFonts w:hint="eastAsia"/>
        </w:rPr>
        <w:t>而那山峰雖然看起來很近，事實上卻異常遙遠，以這白龍的飛行速度，居然也飛了整整一天一夜，這才來到山腳之下。</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龍涎造化</w:t>
      </w:r>
    </w:p>
    <w:p w:rsidR="00C04663" w:rsidRDefault="00C04663" w:rsidP="00813907">
      <w:pPr>
        <w:spacing w:after="240"/>
      </w:pPr>
    </w:p>
    <w:p w:rsidR="00C04663" w:rsidRDefault="00A7259F" w:rsidP="00813907">
      <w:pPr>
        <w:spacing w:after="240"/>
      </w:pPr>
      <w:r>
        <w:rPr>
          <w:rFonts w:hint="eastAsia"/>
        </w:rPr>
        <w:t>遠遠看去，那山峰只是一般高度，等到了山腳一看，李龍飛這才驚覺，這山，有如擎天一般，竟是舉頭不見山頂，足足有萬丈之高，山體更是彌漫著一股滄桑氣息，好似這山已存在上千年，上萬年，甚至是萬萬年之久。</w:t>
      </w:r>
    </w:p>
    <w:p w:rsidR="00C04663" w:rsidRDefault="00A7259F" w:rsidP="00813907">
      <w:pPr>
        <w:spacing w:after="240"/>
      </w:pPr>
      <w:r>
        <w:rPr>
          <w:rFonts w:hint="eastAsia"/>
        </w:rPr>
        <w:t>那白龍將李龍飛送到山腳後，輕輕一晃，將李龍飛甩了下來，冷冷說道，</w:t>
      </w:r>
    </w:p>
    <w:p w:rsidR="00C04663" w:rsidRDefault="00A7259F" w:rsidP="00813907">
      <w:pPr>
        <w:spacing w:after="240"/>
      </w:pPr>
      <w:r>
        <w:rPr>
          <w:rFonts w:hint="eastAsia"/>
        </w:rPr>
        <w:t>「諾，只要你順著這條小徑，爬上這座山的第一座涼亭，便完成了這片灰白世界創造者所要求的最基本試練，能離開這裡，重新回到外面的大千世界。」</w:t>
      </w:r>
    </w:p>
    <w:p w:rsidR="00C04663" w:rsidRDefault="00A7259F" w:rsidP="00813907">
      <w:pPr>
        <w:spacing w:after="240"/>
      </w:pPr>
      <w:r>
        <w:rPr>
          <w:rFonts w:hint="eastAsia"/>
        </w:rPr>
        <w:t>李龍飛延著白龍的目光看去，只見山腳下，一條石階小徑，彎彎曲曲地蔓延而上，兩旁草木林立，雖說只有灰白兩色，卻是讓人感到清秀明朗，頗有幽然絕世的感覺。</w:t>
      </w:r>
    </w:p>
    <w:p w:rsidR="00C04663" w:rsidRDefault="00A7259F" w:rsidP="00813907">
      <w:pPr>
        <w:spacing w:after="240"/>
      </w:pPr>
      <w:r>
        <w:rPr>
          <w:rFonts w:hint="eastAsia"/>
        </w:rPr>
        <w:t>他沉吟了一會，踏開步伐，往那小徑走去，一上石階，他身外的光芒瞬間熄滅，嚇的他趕忙退後兩步，同時看向白龍那裡。</w:t>
      </w:r>
    </w:p>
    <w:p w:rsidR="00C04663" w:rsidRDefault="00A7259F" w:rsidP="00813907">
      <w:pPr>
        <w:spacing w:after="240"/>
      </w:pPr>
      <w:r>
        <w:rPr>
          <w:rFonts w:hint="eastAsia"/>
        </w:rPr>
        <w:t>白龍那卻一臉高傲，很是不耐地對著他吼道。</w:t>
      </w:r>
    </w:p>
    <w:p w:rsidR="00C04663" w:rsidRDefault="00A7259F" w:rsidP="00813907">
      <w:pPr>
        <w:spacing w:after="240"/>
      </w:pPr>
      <w:r>
        <w:rPr>
          <w:rFonts w:hint="eastAsia"/>
        </w:rPr>
        <w:t>「放心吧，本姑娘以我道心為誓，你爬樓梯之時，我絕對不會攻擊你，你快點上去走完。」</w:t>
      </w:r>
    </w:p>
    <w:p w:rsidR="00C04663" w:rsidRDefault="00A7259F" w:rsidP="00813907">
      <w:pPr>
        <w:spacing w:after="240"/>
      </w:pPr>
      <w:r>
        <w:rPr>
          <w:rFonts w:hint="eastAsia"/>
        </w:rPr>
        <w:t>李龍飛半信半疑，想了一想之後，這才把心一橫，跨步往上走去。</w:t>
      </w:r>
    </w:p>
    <w:p w:rsidR="00C04663" w:rsidRDefault="00A7259F" w:rsidP="00813907">
      <w:pPr>
        <w:spacing w:after="240"/>
      </w:pPr>
      <w:r>
        <w:rPr>
          <w:rFonts w:hint="eastAsia"/>
        </w:rPr>
        <w:t>這一次，在他光芒熄滅的瞬間，他感受到一股壓力，好像身上扛了幾袋重的沙包，壓得他喘不過氣來。</w:t>
      </w:r>
    </w:p>
    <w:p w:rsidR="00C04663" w:rsidRDefault="00A7259F" w:rsidP="00813907">
      <w:pPr>
        <w:spacing w:after="240"/>
      </w:pPr>
      <w:r>
        <w:rPr>
          <w:rFonts w:hint="eastAsia"/>
        </w:rPr>
        <w:t>原本以他練氣六層的修為，這等壓力，應該不會太過難受，但他先前修為被奪，此時降到只剩練氣二層左右，一時間，舉步維艱，勉強爬了數十梯之後，轟一聲被彈了出來，摔落到了小徑之外。</w:t>
      </w:r>
    </w:p>
    <w:p w:rsidR="00C04663" w:rsidRDefault="00A7259F" w:rsidP="00813907">
      <w:pPr>
        <w:spacing w:after="240"/>
      </w:pPr>
      <w:r>
        <w:rPr>
          <w:rFonts w:hint="eastAsia"/>
        </w:rPr>
        <w:t>「吼！你真是個廢物耶！連這麼一點壓力也扛不住嗎？」白龍見狀，心下氣急，忍不住破口大罵。</w:t>
      </w:r>
    </w:p>
    <w:p w:rsidR="00C04663" w:rsidRDefault="00A7259F" w:rsidP="00813907">
      <w:pPr>
        <w:spacing w:after="240"/>
      </w:pPr>
      <w:r>
        <w:rPr>
          <w:rFonts w:hint="eastAsia"/>
        </w:rPr>
        <w:t>「妳行，你去爬阿！要不是我修為大跌，我也不至於爬不上去。」李龍飛被摔得滿身疼痛，又被這麼數落，也是怒火中燒，回嘴大吼。</w:t>
      </w:r>
    </w:p>
    <w:p w:rsidR="00C04663" w:rsidRDefault="00A7259F" w:rsidP="00813907">
      <w:pPr>
        <w:spacing w:after="240"/>
      </w:pPr>
      <w:r>
        <w:rPr>
          <w:rFonts w:hint="eastAsia"/>
        </w:rPr>
        <w:t>那白龍被他一吼，咬牙咧齒，很想張嘴咬去，但一想到剛剛的誓言，終究還是忍了下來，恨恨地說。</w:t>
      </w:r>
    </w:p>
    <w:p w:rsidR="00C04663" w:rsidRDefault="00A7259F" w:rsidP="00813907">
      <w:pPr>
        <w:spacing w:after="240"/>
      </w:pPr>
      <w:r>
        <w:rPr>
          <w:rFonts w:hint="eastAsia"/>
        </w:rPr>
        <w:t>「要是我可以爬，我早就爬上去了，還用得著你說？手伸出來！」</w:t>
      </w:r>
    </w:p>
    <w:p w:rsidR="00C04663" w:rsidRDefault="00A7259F" w:rsidP="00813907">
      <w:pPr>
        <w:spacing w:after="240"/>
      </w:pPr>
      <w:r>
        <w:rPr>
          <w:rFonts w:hint="eastAsia"/>
        </w:rPr>
        <w:lastRenderedPageBreak/>
        <w:t>李龍飛看在眼裡，雖然不解，但心中也對她信守承諾的舉動也稍減惡意，於是將手伸了出去。</w:t>
      </w:r>
    </w:p>
    <w:p w:rsidR="00C04663" w:rsidRDefault="00A7259F" w:rsidP="00813907">
      <w:pPr>
        <w:spacing w:after="240"/>
      </w:pPr>
      <w:r>
        <w:rPr>
          <w:rFonts w:hint="eastAsia"/>
        </w:rPr>
        <w:t>就看到白龍嘔的一聲，從嘴裡吐出了一灘白沫，滴到了李龍飛的手上。</w:t>
      </w:r>
    </w:p>
    <w:p w:rsidR="00C04663" w:rsidRDefault="00A7259F" w:rsidP="00813907">
      <w:pPr>
        <w:spacing w:after="240"/>
      </w:pPr>
      <w:r>
        <w:rPr>
          <w:rFonts w:hint="eastAsia"/>
        </w:rPr>
        <w:t>「妳幹甚麼！」李龍飛臉上作噁，忙想將那灘白沫給甩了出去，卻聽到那白龍哼地一聲，忿忿不平地說。</w:t>
      </w:r>
    </w:p>
    <w:p w:rsidR="00C04663" w:rsidRDefault="00A7259F" w:rsidP="00813907">
      <w:pPr>
        <w:spacing w:after="240"/>
      </w:pPr>
      <w:r>
        <w:rPr>
          <w:rFonts w:hint="eastAsia"/>
        </w:rPr>
        <w:t>「你少不知好歹了，這可是龍涎，是本姑娘尚未消化完的</w:t>
      </w:r>
      <w:del w:id="4637" w:author="簡新佳" w:date="2019-02-25T17:00:00Z">
        <w:r w:rsidDel="0012795F">
          <w:rPr>
            <w:rFonts w:hint="eastAsia"/>
          </w:rPr>
          <w:delText>靈力</w:delText>
        </w:r>
      </w:del>
      <w:ins w:id="4638" w:author="簡新佳" w:date="2019-02-25T17:00:00Z">
        <w:r w:rsidR="0012795F">
          <w:rPr>
            <w:rFonts w:hint="eastAsia"/>
          </w:rPr>
          <w:t>靈氣</w:t>
        </w:r>
      </w:ins>
      <w:r>
        <w:rPr>
          <w:rFonts w:hint="eastAsia"/>
        </w:rPr>
        <w:t>凝聚，要不是為了要補償你被吞掉的修為，我才不會白白送給你咧！」</w:t>
      </w:r>
    </w:p>
    <w:p w:rsidR="00C04663" w:rsidRDefault="00A7259F" w:rsidP="00813907">
      <w:pPr>
        <w:spacing w:after="240"/>
      </w:pPr>
      <w:r>
        <w:rPr>
          <w:rFonts w:hint="eastAsia"/>
        </w:rPr>
        <w:t>那龍涎落到了李龍飛的手上，迅速凝聚成一團白色的液狀，散發出淡淡的幽香，更有濃濃的靈氣從內顯露出來。</w:t>
      </w:r>
    </w:p>
    <w:p w:rsidR="00C04663" w:rsidRDefault="00A7259F" w:rsidP="00813907">
      <w:pPr>
        <w:spacing w:after="240"/>
      </w:pPr>
      <w:r>
        <w:rPr>
          <w:rFonts w:hint="eastAsia"/>
        </w:rPr>
        <w:t>雖然聽到那白龍這樣說，但李龍飛一想到這是對方的口水，還是很難接受地看著手掌上的那灘液體。</w:t>
      </w:r>
    </w:p>
    <w:p w:rsidR="00C04663" w:rsidRDefault="00A7259F" w:rsidP="00813907">
      <w:pPr>
        <w:spacing w:after="240"/>
      </w:pPr>
      <w:r>
        <w:rPr>
          <w:rFonts w:hint="eastAsia"/>
        </w:rPr>
        <w:t>「快吃掉阿！」白龍看到李龍飛嫌棄的樣子，心中又把火又冒了上來。</w:t>
      </w:r>
    </w:p>
    <w:p w:rsidR="00C04663" w:rsidRDefault="00A7259F" w:rsidP="00813907">
      <w:pPr>
        <w:spacing w:after="240"/>
      </w:pPr>
      <w:r>
        <w:rPr>
          <w:rFonts w:hint="eastAsia"/>
        </w:rPr>
        <w:t>「你到底想不想出去阿，吃掉這龍涎，能讓你修為恢復，更能精進不少，如果你不想吃掉，還我！」</w:t>
      </w:r>
    </w:p>
    <w:p w:rsidR="00C04663" w:rsidRDefault="00A7259F" w:rsidP="00813907">
      <w:pPr>
        <w:spacing w:after="240"/>
      </w:pPr>
      <w:r>
        <w:rPr>
          <w:rFonts w:hint="eastAsia"/>
        </w:rPr>
        <w:t>那白龍低下頭去，作勢要將那龍涎給吞了回去，李龍飛見狀，連忙閉上了氣，一口將那液體給吸了進去。</w:t>
      </w:r>
    </w:p>
    <w:p w:rsidR="00C04663" w:rsidRDefault="00A7259F" w:rsidP="00813907">
      <w:pPr>
        <w:spacing w:after="240"/>
      </w:pPr>
      <w:r>
        <w:rPr>
          <w:rFonts w:hint="eastAsia"/>
        </w:rPr>
        <w:t>甫一入口，只覺得有股香甜滑嫩的口感流入喉頭，接著他腹中猛然一團靈氣脹開，有如一團烈火一般燃燒在整個胸腔之中，卻出奇的沒有任何不適，而是感覺暖哄哄的。</w:t>
      </w:r>
    </w:p>
    <w:p w:rsidR="00C04663" w:rsidRDefault="00A7259F" w:rsidP="00813907">
      <w:pPr>
        <w:spacing w:after="240"/>
      </w:pPr>
      <w:r>
        <w:rPr>
          <w:rFonts w:hint="eastAsia"/>
        </w:rPr>
        <w:t>隨著那暖意散開，李龍飛盤腿打坐，每一次呼吸，體內的靈脈都好像不斷重生，更有一股磅礡的靈氣從他腹中，注入到四肢百骸，感覺好不愜意。</w:t>
      </w:r>
    </w:p>
    <w:p w:rsidR="00C04663" w:rsidRDefault="00A7259F" w:rsidP="00813907">
      <w:pPr>
        <w:spacing w:after="240"/>
      </w:pPr>
      <w:r>
        <w:rPr>
          <w:rFonts w:hint="eastAsia"/>
        </w:rPr>
        <w:t>到最後，李龍飛不但察覺到自己修為恢復到了練氣六層，更是突破六層初期，直接來到練氣六層中期，跟著是練氣六層後期，然後衝擊著練氣六層的瓶頸，差一步就來到練氣七層的境界。</w:t>
      </w:r>
    </w:p>
    <w:p w:rsidR="00C04663" w:rsidRDefault="00A7259F" w:rsidP="00813907">
      <w:pPr>
        <w:spacing w:after="240"/>
      </w:pPr>
      <w:r>
        <w:rPr>
          <w:rFonts w:hint="eastAsia"/>
        </w:rPr>
        <w:t>只是這一步，異常艱難，李龍飛雖有那龍涎幫助，卻仍是衝擊了好幾次，始終無法突破。</w:t>
      </w:r>
    </w:p>
    <w:p w:rsidR="00C04663" w:rsidRDefault="00A7259F" w:rsidP="00813907">
      <w:pPr>
        <w:spacing w:after="240"/>
      </w:pPr>
      <w:r>
        <w:rPr>
          <w:rFonts w:hint="eastAsia"/>
        </w:rPr>
        <w:t>畢竟練氣六層到練氣七層，是練氣期第二個關卡，一但突破，就能成就練氣後期，在腹部之處開出靈脈，將丹田化作氣海，成為日後奠定築基的必要條件之一。</w:t>
      </w:r>
    </w:p>
    <w:p w:rsidR="00C04663" w:rsidRDefault="00A7259F" w:rsidP="00813907">
      <w:pPr>
        <w:spacing w:after="240"/>
      </w:pPr>
      <w:r>
        <w:rPr>
          <w:rFonts w:hint="eastAsia"/>
        </w:rPr>
        <w:t>此時多次衝擊，那團靈氣已經消耗殆盡，只剩下一絲絲殘存而已，李龍飛有些失</w:t>
      </w:r>
      <w:r>
        <w:rPr>
          <w:rFonts w:hint="eastAsia"/>
        </w:rPr>
        <w:lastRenderedPageBreak/>
        <w:t>望，正打算停止運功的時後，突然他福至心靈，拿出了先前撿起的龍牙，猛地以</w:t>
      </w:r>
      <w:del w:id="4639" w:author="簡新佳" w:date="2019-02-25T17:00:00Z">
        <w:r w:rsidDel="0012795F">
          <w:rPr>
            <w:rFonts w:hint="eastAsia"/>
          </w:rPr>
          <w:delText>靈力</w:delText>
        </w:r>
      </w:del>
      <w:ins w:id="4640" w:author="簡新佳" w:date="2019-02-25T17:00:00Z">
        <w:r w:rsidR="0012795F">
          <w:rPr>
            <w:rFonts w:hint="eastAsia"/>
          </w:rPr>
          <w:t>靈氣</w:t>
        </w:r>
      </w:ins>
      <w:r>
        <w:rPr>
          <w:rFonts w:hint="eastAsia"/>
        </w:rPr>
        <w:t>籠罩之後一吸，頓時那龍牙內冒出一些白沫，被他吞入體內，跟著李龍飛體內那團靈氣又再度燃燒起來，支撐著他做最後一次的突破。</w:t>
      </w:r>
    </w:p>
    <w:p w:rsidR="00C04663" w:rsidRDefault="00A7259F" w:rsidP="00813907">
      <w:pPr>
        <w:spacing w:after="240"/>
      </w:pPr>
      <w:r>
        <w:rPr>
          <w:rFonts w:hint="eastAsia"/>
        </w:rPr>
        <w:t>這一次，他感覺到腹部一陣劇痛，接著一股靈氣，在丹田四週快速擴張，不一會兒，那靈氣跟丹田渾然交集，形成了一片緩緩盤旋的漩渦，正是形成氣海的現象產生。</w:t>
      </w:r>
    </w:p>
    <w:p w:rsidR="00C04663" w:rsidRDefault="00A7259F" w:rsidP="00813907">
      <w:pPr>
        <w:spacing w:after="240"/>
      </w:pPr>
      <w:r>
        <w:rPr>
          <w:rFonts w:hint="eastAsia"/>
        </w:rPr>
        <w:t>李龍飛身旁，那條白龍不屑的看了他一眼，哼了一聲心中喃喃說道。</w:t>
      </w:r>
    </w:p>
    <w:p w:rsidR="00C04663" w:rsidRDefault="00A7259F" w:rsidP="00813907">
      <w:pPr>
        <w:spacing w:after="240"/>
      </w:pPr>
      <w:r>
        <w:rPr>
          <w:rFonts w:hint="eastAsia"/>
        </w:rPr>
        <w:t>「吸了本姑娘那麼多龍涎，還偷拿我的龍牙，這才突破練氣七層，這樣的資質，怕是爬上第一座涼亭，已經是他的極限。」</w:t>
      </w:r>
    </w:p>
    <w:p w:rsidR="00C04663" w:rsidRDefault="00A7259F" w:rsidP="00813907">
      <w:pPr>
        <w:spacing w:after="240"/>
      </w:pPr>
      <w:r>
        <w:rPr>
          <w:rFonts w:hint="eastAsia"/>
        </w:rPr>
        <w:t>「也罷，只要能爬上涼亭，早早送他離開，之後在他還沒死前，我絕不要再出現在外頭，這樣一來，就算那玉鐲再怎麼厲害，也拿我沒辦法。」</w:t>
      </w:r>
    </w:p>
    <w:p w:rsidR="00C04663" w:rsidRDefault="00A7259F" w:rsidP="00813907">
      <w:pPr>
        <w:spacing w:after="240"/>
      </w:pPr>
      <w:r>
        <w:rPr>
          <w:rFonts w:hint="eastAsia"/>
        </w:rPr>
        <w:t>「嘿嘿，就這麼辦，本姑娘真是太聰明了，那老傢伙千方百計要暗算我，我倒要看看，這種資質的後人，有甚麼可能能奈何得了我？」</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福兮禍所伏</w:t>
      </w:r>
    </w:p>
    <w:p w:rsidR="00C04663" w:rsidRDefault="00C04663" w:rsidP="00813907">
      <w:pPr>
        <w:spacing w:after="240"/>
      </w:pPr>
    </w:p>
    <w:p w:rsidR="00C04663" w:rsidRDefault="00A7259F" w:rsidP="00813907">
      <w:pPr>
        <w:spacing w:after="240"/>
      </w:pPr>
      <w:r>
        <w:rPr>
          <w:rFonts w:hint="eastAsia"/>
        </w:rPr>
        <w:t>時間又不知道過了多久，等李龍飛張開雙眼，他身上的衣服已經被汗水濕透，身體外更是滲出大量的黑垢，整個人騷臭不堪。</w:t>
      </w:r>
    </w:p>
    <w:p w:rsidR="00C04663" w:rsidRDefault="00A7259F" w:rsidP="00813907">
      <w:pPr>
        <w:spacing w:after="240"/>
      </w:pPr>
      <w:r>
        <w:rPr>
          <w:rFonts w:hint="eastAsia"/>
        </w:rPr>
        <w:t>但他體內，卻是煥然一新，不但修為突破，更有一湖氣海囤積在腹部，整個人有如重生一般，目光褶褶，氣息更是不同以往。</w:t>
      </w:r>
    </w:p>
    <w:p w:rsidR="00C04663" w:rsidRDefault="00A7259F" w:rsidP="00813907">
      <w:pPr>
        <w:spacing w:after="240"/>
      </w:pPr>
      <w:r>
        <w:rPr>
          <w:rFonts w:hint="eastAsia"/>
        </w:rPr>
        <w:t>看到李龍飛醒來，那白龍皺著眉頭，擤了擤鼻子，很是嫌惡地說。</w:t>
      </w:r>
    </w:p>
    <w:p w:rsidR="00C04663" w:rsidRDefault="00A7259F" w:rsidP="00813907">
      <w:pPr>
        <w:spacing w:after="240"/>
      </w:pPr>
      <w:r>
        <w:rPr>
          <w:rFonts w:hint="eastAsia"/>
        </w:rPr>
        <w:t>「臭死了，你們這些修士，每次修為突破，身上總是髒兮兮的，快去洗一洗，你那麼臭，等等要怎麼去爬那樓梯？」</w:t>
      </w:r>
    </w:p>
    <w:p w:rsidR="00C04663" w:rsidRDefault="00A7259F" w:rsidP="00813907">
      <w:pPr>
        <w:spacing w:after="240"/>
      </w:pPr>
      <w:r>
        <w:rPr>
          <w:rFonts w:hint="eastAsia"/>
        </w:rPr>
        <w:t>雖然爬樓梯跟身上髒沒有關係，但李龍飛想到這次突破，全都是這條白龍所賜，當下也不反駁她的辱罵，徑自施展術法降水，將自己全身清洗了一遍。</w:t>
      </w:r>
    </w:p>
    <w:p w:rsidR="00C04663" w:rsidRDefault="00A7259F" w:rsidP="00813907">
      <w:pPr>
        <w:spacing w:after="240"/>
      </w:pPr>
      <w:r>
        <w:rPr>
          <w:rFonts w:hint="eastAsia"/>
        </w:rPr>
        <w:t>等李龍飛清完了身體，那白龍這才催促著他道。</w:t>
      </w:r>
    </w:p>
    <w:p w:rsidR="00C04663" w:rsidRDefault="00A7259F" w:rsidP="00813907">
      <w:pPr>
        <w:spacing w:after="240"/>
      </w:pPr>
      <w:r>
        <w:rPr>
          <w:rFonts w:hint="eastAsia"/>
        </w:rPr>
        <w:t>「現在你修為突破了，快去走到那個涼亭上面，只要到了涼亭，你自然就會明白該怎麼出去這個世界。」</w:t>
      </w:r>
    </w:p>
    <w:p w:rsidR="00C04663" w:rsidRDefault="00A7259F" w:rsidP="00813907">
      <w:pPr>
        <w:spacing w:after="240"/>
      </w:pPr>
      <w:r>
        <w:rPr>
          <w:rFonts w:hint="eastAsia"/>
        </w:rPr>
        <w:lastRenderedPageBreak/>
        <w:t>李龍飛微微一頓，大有謝意地看了白龍一眼，有些感嘆地問道。</w:t>
      </w:r>
    </w:p>
    <w:p w:rsidR="00C04663" w:rsidRDefault="00A7259F" w:rsidP="00813907">
      <w:pPr>
        <w:spacing w:after="240"/>
      </w:pPr>
      <w:r>
        <w:rPr>
          <w:rFonts w:hint="eastAsia"/>
        </w:rPr>
        <w:t>「我要出去了，妳對我有恩，更是幫我突破了修為，不管妳是為了甚麼，我都想知道妳的名字。」</w:t>
      </w:r>
    </w:p>
    <w:p w:rsidR="00C04663" w:rsidRDefault="00A7259F" w:rsidP="00813907">
      <w:pPr>
        <w:spacing w:after="240"/>
      </w:pPr>
      <w:r>
        <w:rPr>
          <w:rFonts w:hint="eastAsia"/>
        </w:rPr>
        <w:t>那白龍沉默了下，聽得出李龍飛這番話是肺腑之言，許久，牠才搖搖頭說。</w:t>
      </w:r>
    </w:p>
    <w:p w:rsidR="00C04663" w:rsidRDefault="00A7259F" w:rsidP="00813907">
      <w:pPr>
        <w:spacing w:after="240"/>
      </w:pPr>
      <w:r>
        <w:rPr>
          <w:rFonts w:hint="eastAsia"/>
        </w:rPr>
        <w:t>「我沒有名字，我出生沒多久，就被關在這裡，我雖然知道很多事，但我的任務就是守護這世界，對於創造這世界的大能者而言，我不需要有名字，而本姑娘，也從來沒想過要有個名字…」</w:t>
      </w:r>
    </w:p>
    <w:p w:rsidR="00C04663" w:rsidRDefault="00A7259F" w:rsidP="00813907">
      <w:pPr>
        <w:spacing w:after="240"/>
      </w:pPr>
      <w:r>
        <w:rPr>
          <w:rFonts w:hint="eastAsia"/>
        </w:rPr>
        <w:t>李龍飛心底一震，感受到那白龍話語裡的悽涼，他思考了一下，小心翼翼的試探。</w:t>
      </w:r>
    </w:p>
    <w:p w:rsidR="00C04663" w:rsidRDefault="00A7259F" w:rsidP="00813907">
      <w:pPr>
        <w:spacing w:after="240"/>
      </w:pPr>
      <w:r>
        <w:rPr>
          <w:rFonts w:hint="eastAsia"/>
        </w:rPr>
        <w:t>「如果…如果妳願意，也許我能幫妳取個名字？」</w:t>
      </w:r>
    </w:p>
    <w:p w:rsidR="00C04663" w:rsidRDefault="00A7259F" w:rsidP="00813907">
      <w:pPr>
        <w:spacing w:after="240"/>
      </w:pPr>
      <w:r>
        <w:rPr>
          <w:rFonts w:hint="eastAsia"/>
        </w:rPr>
        <w:t>那白龍神情有些複雜，牠的自尊裡，不允許一個小小修士替他取名，但牠的內心深處，卻也緊緊期盼著有人能給予自己一個名字。</w:t>
      </w:r>
    </w:p>
    <w:p w:rsidR="00C04663" w:rsidRDefault="00A7259F" w:rsidP="00813907">
      <w:pPr>
        <w:spacing w:after="240"/>
      </w:pPr>
      <w:r>
        <w:rPr>
          <w:rFonts w:hint="eastAsia"/>
        </w:rPr>
        <w:t>畢竟，自己給自己名字，跟別人給自己名字，那意義上，差得太多太多。</w:t>
      </w:r>
    </w:p>
    <w:p w:rsidR="00C04663" w:rsidRDefault="00A7259F" w:rsidP="00813907">
      <w:pPr>
        <w:spacing w:after="240"/>
      </w:pPr>
      <w:r>
        <w:rPr>
          <w:rFonts w:hint="eastAsia"/>
        </w:rPr>
        <w:t>良久，牠的期盼勝過了牠的自尊，牠冷哼一聲，驕傲中帶著些許顫抖，開口說道。</w:t>
      </w:r>
    </w:p>
    <w:p w:rsidR="00C04663" w:rsidRDefault="00A7259F" w:rsidP="00813907">
      <w:pPr>
        <w:spacing w:after="240"/>
      </w:pPr>
      <w:r>
        <w:rPr>
          <w:rFonts w:hint="eastAsia"/>
        </w:rPr>
        <w:t>「你可以試試，如果本姑娘覺得這名字不好，相信我，我想盡一切辦法，也會離開這裡去外界將你吃掉！」</w:t>
      </w:r>
    </w:p>
    <w:p w:rsidR="00C04663" w:rsidRDefault="00A7259F" w:rsidP="00813907">
      <w:pPr>
        <w:spacing w:after="240"/>
      </w:pPr>
      <w:r>
        <w:rPr>
          <w:rFonts w:hint="eastAsia"/>
        </w:rPr>
        <w:t>李龍飛吞了一口口水，想到了曾在書中讀過的一首古詩，靈光一現說出了一個名字？</w:t>
      </w:r>
    </w:p>
    <w:p w:rsidR="00C04663" w:rsidRDefault="00A7259F" w:rsidP="00813907">
      <w:pPr>
        <w:spacing w:after="240"/>
      </w:pPr>
      <w:r>
        <w:rPr>
          <w:rFonts w:hint="eastAsia"/>
        </w:rPr>
        <w:t>「白…白煙霞？」</w:t>
      </w:r>
    </w:p>
    <w:p w:rsidR="00C04663" w:rsidRDefault="00A7259F" w:rsidP="00813907">
      <w:pPr>
        <w:spacing w:after="240"/>
      </w:pPr>
      <w:r>
        <w:rPr>
          <w:rFonts w:hint="eastAsia"/>
        </w:rPr>
        <w:t>「白…嫣…霞？」那白龍一聽，喃喃念了兩句，搖搖頭閉上了眼。</w:t>
      </w:r>
    </w:p>
    <w:p w:rsidR="00C04663" w:rsidRDefault="00A7259F" w:rsidP="00813907">
      <w:pPr>
        <w:spacing w:after="240"/>
      </w:pPr>
      <w:r>
        <w:rPr>
          <w:rFonts w:hint="eastAsia"/>
        </w:rPr>
        <w:t>李龍飛怕她不喜歡，連忙將那古詩念出。</w:t>
      </w:r>
    </w:p>
    <w:p w:rsidR="00C04663" w:rsidRDefault="00A7259F" w:rsidP="00813907">
      <w:pPr>
        <w:spacing w:after="240"/>
      </w:pPr>
      <w:r>
        <w:rPr>
          <w:rFonts w:hint="eastAsia"/>
        </w:rPr>
        <w:t>「『中散不偶世，自本餐霞人。行解驗默仙，吐論知凝神。力俗杵流議，尋山洽隱淪。鸞翮有時鎩，龍性誰能馴。』這詩是古人所作，我見妳孤身在此，吞雲吐霧，所以才取其義替你命名。」</w:t>
      </w:r>
    </w:p>
    <w:p w:rsidR="00C04663" w:rsidRDefault="00A7259F" w:rsidP="00813907">
      <w:pPr>
        <w:spacing w:after="240"/>
      </w:pPr>
      <w:r>
        <w:rPr>
          <w:rFonts w:hint="eastAsia"/>
        </w:rPr>
        <w:t>這不解釋還好，一解釋，那白龍從鼻子噴了口氣，張開眼惱怒道。</w:t>
      </w:r>
    </w:p>
    <w:p w:rsidR="00C04663" w:rsidRDefault="00A7259F" w:rsidP="00813907">
      <w:pPr>
        <w:spacing w:after="240"/>
      </w:pPr>
      <w:r>
        <w:rPr>
          <w:rFonts w:hint="eastAsia"/>
        </w:rPr>
        <w:t>「你是說，你把本姑娘比做你們人族裡的一個落魄詩人了？」</w:t>
      </w:r>
    </w:p>
    <w:p w:rsidR="00C04663" w:rsidRDefault="00A7259F" w:rsidP="00813907">
      <w:pPr>
        <w:spacing w:after="240"/>
      </w:pPr>
      <w:r>
        <w:rPr>
          <w:rFonts w:hint="eastAsia"/>
        </w:rPr>
        <w:t>「呃…不…不是這個意思…我是說…唉…我意思不是那樣，我只是希望有朝一日，你能飛上九天，在那霞雲煙霧之間，自由自在，不再受到任何人的禁…呃…我是</w:t>
      </w:r>
      <w:r>
        <w:rPr>
          <w:rFonts w:hint="eastAsia"/>
        </w:rPr>
        <w:lastRenderedPageBreak/>
        <w:t>指…那個而已。」李龍飛見白龍又生氣了，有些結結巴巴，半晌說不出個所以然來。。</w:t>
      </w:r>
    </w:p>
    <w:p w:rsidR="00C04663" w:rsidRDefault="00A7259F" w:rsidP="00813907">
      <w:pPr>
        <w:spacing w:after="240"/>
      </w:pPr>
      <w:r>
        <w:rPr>
          <w:rFonts w:hint="eastAsia"/>
        </w:rPr>
        <w:t>白龍頭一甩，哼地一聲，心底雖掀起一些波動，但也不再追究取名一事，催促著說。</w:t>
      </w:r>
    </w:p>
    <w:p w:rsidR="00C04663" w:rsidRDefault="00A7259F" w:rsidP="00813907">
      <w:pPr>
        <w:spacing w:after="240"/>
      </w:pPr>
      <w:r>
        <w:rPr>
          <w:rFonts w:hint="eastAsia"/>
        </w:rPr>
        <w:t>「算了，你們修士的品位很是低落，我還是自己取名字好了。你快點走吧，免得本姑娘看了礙眼。」</w:t>
      </w:r>
    </w:p>
    <w:p w:rsidR="00C04663" w:rsidRDefault="00A7259F" w:rsidP="00813907">
      <w:pPr>
        <w:spacing w:after="240"/>
      </w:pPr>
      <w:r>
        <w:rPr>
          <w:rFonts w:hint="eastAsia"/>
        </w:rPr>
        <w:t>李龍飛苦笑了下，他對這白龍捉摸不定的脾氣實在是無可奈何，當下也不再多事，延著石階便往上面走去。</w:t>
      </w:r>
    </w:p>
    <w:p w:rsidR="00C04663" w:rsidRDefault="00A7259F" w:rsidP="00813907">
      <w:pPr>
        <w:spacing w:after="240"/>
      </w:pPr>
      <w:r>
        <w:rPr>
          <w:rFonts w:hint="eastAsia"/>
        </w:rPr>
        <w:t>一路上，那威壓再次降臨，可是這一次，有了練氣七層的修為，李龍飛雖也感到負重，卻是還可以承受的範圍。</w:t>
      </w:r>
    </w:p>
    <w:p w:rsidR="00C04663" w:rsidRDefault="00A7259F" w:rsidP="00813907">
      <w:pPr>
        <w:spacing w:after="240"/>
      </w:pPr>
      <w:r>
        <w:rPr>
          <w:rFonts w:hint="eastAsia"/>
        </w:rPr>
        <w:t>只不過，越往上走，那威壓越是沉重，隨著他走過了十階，二十階，到那三十階時，那威壓猛然增加為兩倍，四倍，八倍這樣倍增下去…可以想見，當到了四十階，那威壓會變成十六倍，跟著，是三十二倍這樣直到走完這石階為止。</w:t>
      </w:r>
    </w:p>
    <w:p w:rsidR="00C04663" w:rsidRDefault="00A7259F" w:rsidP="00813907">
      <w:pPr>
        <w:spacing w:after="240"/>
      </w:pPr>
      <w:r>
        <w:rPr>
          <w:rFonts w:hint="eastAsia"/>
        </w:rPr>
        <w:t>李龍飛皺了下眉頭，在他現在的位置，可以看到不遠處，有一座矮亭，座落在小徑的旁邊一禹，但從這裡過去，不算上方才的路，也還要爬快三四十個階梯才行。</w:t>
      </w:r>
    </w:p>
    <w:p w:rsidR="00C04663" w:rsidRDefault="00A7259F" w:rsidP="00813907">
      <w:pPr>
        <w:spacing w:after="240"/>
      </w:pPr>
      <w:r>
        <w:rPr>
          <w:rFonts w:hint="eastAsia"/>
        </w:rPr>
        <w:t>也就是說，如果要走到那裡，恐怕得扛得住現在壓力的八倍以上。</w:t>
      </w:r>
    </w:p>
    <w:p w:rsidR="00C04663" w:rsidRDefault="00A7259F" w:rsidP="00813907">
      <w:pPr>
        <w:spacing w:after="240"/>
      </w:pPr>
      <w:r>
        <w:rPr>
          <w:rFonts w:hint="eastAsia"/>
        </w:rPr>
        <w:t>當下李龍飛憑估了後，全力運起修為，一步步扛著壓力艱困地往前走去。</w:t>
      </w:r>
    </w:p>
    <w:p w:rsidR="00C04663" w:rsidRDefault="00A7259F" w:rsidP="00813907">
      <w:pPr>
        <w:spacing w:after="240"/>
      </w:pPr>
      <w:r>
        <w:rPr>
          <w:rFonts w:hint="eastAsia"/>
        </w:rPr>
        <w:t>走到一半，正當他要跨過四十階的分界線時，突然他感到一股危機，接著那壓力竟不是再次倍增，而是一口氣增加了十倍有多，從天而降，將他壓得仆倒在地。</w:t>
      </w:r>
    </w:p>
    <w:p w:rsidR="00C04663" w:rsidRDefault="00A7259F" w:rsidP="00813907">
      <w:pPr>
        <w:spacing w:after="240"/>
      </w:pPr>
      <w:r>
        <w:rPr>
          <w:rFonts w:hint="eastAsia"/>
        </w:rPr>
        <w:t>這威壓驚心動魄，李龍飛只覺得全身精血像要被搾出來似的，骨骼更是喀喀作響，好像要被拆散了一樣。</w:t>
      </w:r>
    </w:p>
    <w:p w:rsidR="00C04663" w:rsidRDefault="00A7259F" w:rsidP="00813907">
      <w:pPr>
        <w:spacing w:after="240"/>
      </w:pPr>
      <w:r>
        <w:rPr>
          <w:rFonts w:hint="eastAsia"/>
        </w:rPr>
        <w:t>他駭然之下，體內修為瘋狂運轉，練氣七層的氣海靈氣迅速充斥在整個肉體全身，抵抗著莫大壓力，跟著想要往後退後幾步。</w:t>
      </w:r>
    </w:p>
    <w:p w:rsidR="00C04663" w:rsidRDefault="00A7259F" w:rsidP="00813907">
      <w:pPr>
        <w:spacing w:after="240"/>
      </w:pPr>
      <w:r>
        <w:rPr>
          <w:rFonts w:hint="eastAsia"/>
        </w:rPr>
        <w:t>卻聽到那白龍著急的喊著，「你不要退後，試練已經開始，你一退後，必死無疑！」</w:t>
      </w:r>
    </w:p>
    <w:p w:rsidR="00C04663" w:rsidRDefault="00A7259F" w:rsidP="00813907">
      <w:pPr>
        <w:spacing w:after="240"/>
      </w:pPr>
      <w:r>
        <w:rPr>
          <w:rFonts w:hint="eastAsia"/>
        </w:rPr>
        <w:t>聽到這話，李龍飛轉頭往後一看，只見原本身後的那條來路，此時憑空斷開，被草木淹埋，找不到任何可以下去的地方。</w:t>
      </w:r>
    </w:p>
    <w:p w:rsidR="00C04663" w:rsidRDefault="00A7259F" w:rsidP="00813907">
      <w:pPr>
        <w:spacing w:after="240"/>
      </w:pPr>
      <w:r>
        <w:rPr>
          <w:rFonts w:hint="eastAsia"/>
        </w:rPr>
        <w:t>他又氣又急，運起修為對著那白龍怒吼。</w:t>
      </w:r>
    </w:p>
    <w:p w:rsidR="00C04663" w:rsidRDefault="00A7259F" w:rsidP="00813907">
      <w:pPr>
        <w:spacing w:after="240"/>
      </w:pPr>
      <w:r>
        <w:rPr>
          <w:rFonts w:hint="eastAsia"/>
        </w:rPr>
        <w:t>「妳妳妳…妳果然心存惡意，明知道這方法危險，故意叫我上來，要讓我死在這</w:t>
      </w:r>
      <w:r>
        <w:rPr>
          <w:rFonts w:hint="eastAsia"/>
        </w:rPr>
        <w:lastRenderedPageBreak/>
        <w:t>裡。我怎麼這麼笨，又上當了！」</w:t>
      </w:r>
    </w:p>
    <w:p w:rsidR="00C04663" w:rsidRDefault="00A7259F" w:rsidP="00813907">
      <w:pPr>
        <w:spacing w:after="240"/>
      </w:pPr>
      <w:r>
        <w:rPr>
          <w:rFonts w:hint="eastAsia"/>
        </w:rPr>
        <w:t>只是他再怎麼生氣，此時也知道多說無益，加上光是剛剛的怒吼，就花上了一番力氣，眼下自己離那涼亭還有二十多步距離，能多省一點力氣，還是多省省點，悲憤之下，只能咬緊牙關，奮力爬起往前走去。</w:t>
      </w:r>
    </w:p>
    <w:p w:rsidR="00C04663" w:rsidRDefault="00A7259F" w:rsidP="00813907">
      <w:pPr>
        <w:spacing w:after="240"/>
      </w:pPr>
      <w:r>
        <w:rPr>
          <w:rFonts w:hint="eastAsia"/>
        </w:rPr>
        <w:t>那白龍在石徑下也是有些著急，以她本來的盤算，的確是有讓李龍飛出不去乾脆死在這試練裡的心機存在，但此刻看到李龍飛身限危急，不知道為甚麼總覺得有些不妥，心煩氣躁下，她索性閉起眼睛，來個眼不見為淨。</w:t>
      </w:r>
    </w:p>
    <w:p w:rsidR="00C04663" w:rsidRDefault="00A7259F" w:rsidP="00813907">
      <w:pPr>
        <w:spacing w:after="240"/>
      </w:pPr>
      <w:r>
        <w:rPr>
          <w:rFonts w:hint="eastAsia"/>
        </w:rPr>
        <w:t>「這個廢物，才區區第一關試練，也過不了，到底他憑甚麼進來這裡，憑甚麼…」</w:t>
      </w:r>
    </w:p>
    <w:p w:rsidR="00C04663" w:rsidRDefault="00A7259F" w:rsidP="00813907">
      <w:pPr>
        <w:spacing w:after="240"/>
      </w:pPr>
      <w:r>
        <w:rPr>
          <w:rFonts w:hint="eastAsia"/>
        </w:rPr>
        <w:t>她卻忘記，李龍飛跟她一樣，不是自願進來，而是被她拖進來的。</w:t>
      </w:r>
    </w:p>
    <w:p w:rsidR="00C04663" w:rsidRDefault="00A7259F" w:rsidP="00813907">
      <w:pPr>
        <w:spacing w:after="240"/>
      </w:pPr>
      <w:r>
        <w:rPr>
          <w:rFonts w:hint="eastAsia"/>
        </w:rPr>
        <w:t>只是當她聽到李龍飛的慘哼越來越小，氣息越來越弱，她再也忍不住，睜眼偷看，李龍飛已經爬上了第五十二階，整個威壓是原本的三百二十倍，這讓他全身五成血管爆開，七孔流血，只剩一口氣吊著，卻拼死地運轉修為，手腳並用的往前爬去。</w:t>
      </w:r>
    </w:p>
    <w:p w:rsidR="00C04663" w:rsidRDefault="00A7259F" w:rsidP="00813907">
      <w:pPr>
        <w:spacing w:after="240"/>
      </w:pPr>
      <w:r>
        <w:rPr>
          <w:rFonts w:hint="eastAsia"/>
        </w:rPr>
        <w:t>看到這一幕，白龍躊躇了起來。</w:t>
      </w:r>
    </w:p>
    <w:p w:rsidR="00C04663" w:rsidRDefault="00A7259F" w:rsidP="00813907">
      <w:pPr>
        <w:spacing w:after="240"/>
      </w:pPr>
      <w:r>
        <w:rPr>
          <w:rFonts w:hint="eastAsia"/>
        </w:rPr>
        <w:t>「該死，本姑娘幹麻擔心他的死活？他死也好，不死也好，只要不再出現在我面前，那我就不會再受到威脅。」</w:t>
      </w:r>
    </w:p>
    <w:p w:rsidR="00C04663" w:rsidRDefault="00A7259F" w:rsidP="00813907">
      <w:pPr>
        <w:spacing w:after="240"/>
      </w:pPr>
      <w:r>
        <w:rPr>
          <w:rFonts w:hint="eastAsia"/>
        </w:rPr>
        <w:t>「可是…如果他死在這試練之上，那玉鐲…那玉鐲不知道會流向何方？到時後如果給一個資質較好，或知曉了秘密的人拿去，那可就不太妙了…」</w:t>
      </w:r>
    </w:p>
    <w:p w:rsidR="00C04663" w:rsidRDefault="00A7259F" w:rsidP="00813907">
      <w:pPr>
        <w:spacing w:after="240"/>
      </w:pPr>
      <w:r>
        <w:rPr>
          <w:rFonts w:hint="eastAsia"/>
        </w:rPr>
        <w:t>「不對，不對，不會有這種事發生，我不應該去擔心才對。」</w:t>
      </w:r>
    </w:p>
    <w:p w:rsidR="00C04663" w:rsidRDefault="00A7259F" w:rsidP="00813907">
      <w:pPr>
        <w:spacing w:after="240"/>
      </w:pPr>
      <w:r>
        <w:rPr>
          <w:rFonts w:hint="eastAsia"/>
        </w:rPr>
        <w:t>「但是…要是有個萬一……」</w:t>
      </w:r>
    </w:p>
    <w:p w:rsidR="00C04663" w:rsidRDefault="00A7259F" w:rsidP="00813907">
      <w:pPr>
        <w:spacing w:after="240"/>
      </w:pPr>
      <w:r>
        <w:rPr>
          <w:rFonts w:hint="eastAsia"/>
        </w:rPr>
        <w:t>就在白龍左右來回走動，遲疑不定的同時，李龍飛已經快撐不下去，他修為已經發揮到了極致，甚至都超過了練氣七層初期的境界，可壓在他身上的壓力，卻有如山嶽一般，讓他絲毫放鬆不得，只要他一個不濟，那威壓轟下，他肯定會被壓成一攤肉醬，沒有任何留情的可能。</w:t>
      </w:r>
    </w:p>
    <w:p w:rsidR="00C04663" w:rsidRDefault="00A7259F" w:rsidP="00813907">
      <w:pPr>
        <w:spacing w:after="240"/>
      </w:pPr>
      <w:r>
        <w:rPr>
          <w:rFonts w:hint="eastAsia"/>
        </w:rPr>
        <w:t>李龍飛心下苦澀，他這時進也不得，退也不得，想要踏上那第五十三階，卻是雙腳無力，連抬起來都沒有辦法，就在這時，身後傳來那白龍一聲又氣又惱的怒吼，跟著她大聲喊著。</w:t>
      </w:r>
    </w:p>
    <w:p w:rsidR="00C04663" w:rsidRDefault="00A7259F" w:rsidP="00813907">
      <w:pPr>
        <w:spacing w:after="240"/>
      </w:pPr>
      <w:r>
        <w:rPr>
          <w:rFonts w:hint="eastAsia"/>
        </w:rPr>
        <w:t>「拿出那只玉鐲，快拿出來！」</w:t>
      </w:r>
    </w:p>
    <w:p w:rsidR="00C04663" w:rsidRDefault="00A7259F" w:rsidP="00813907">
      <w:pPr>
        <w:spacing w:after="240"/>
      </w:pPr>
      <w:r>
        <w:rPr>
          <w:rFonts w:hint="eastAsia"/>
        </w:rPr>
        <w:t>一時間，李龍飛還會不過意來，那白龍跟著又吼道。</w:t>
      </w:r>
    </w:p>
    <w:p w:rsidR="00C04663" w:rsidRDefault="00A7259F" w:rsidP="00813907">
      <w:pPr>
        <w:spacing w:after="240"/>
      </w:pPr>
      <w:r>
        <w:rPr>
          <w:rFonts w:hint="eastAsia"/>
        </w:rPr>
        <w:lastRenderedPageBreak/>
        <w:t>「你想死嗎？不想死的話，就把那玉鐲給我拿出來，套在手上，快點！」</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白龍少女</w:t>
      </w:r>
    </w:p>
    <w:p w:rsidR="00C04663" w:rsidRDefault="00C04663" w:rsidP="00813907">
      <w:pPr>
        <w:spacing w:after="240"/>
      </w:pPr>
    </w:p>
    <w:p w:rsidR="00C04663" w:rsidRDefault="00A7259F" w:rsidP="00813907">
      <w:pPr>
        <w:spacing w:after="240"/>
      </w:pPr>
      <w:r>
        <w:rPr>
          <w:rFonts w:hint="eastAsia"/>
        </w:rPr>
        <w:t>眼看自己已經是剩一口氣了，李龍飛也沒心情爭論，他運起最後一絲修為，顫抖著從懷中掏出那玉鐲，帶在了手上，卻在這刻，他體內最後一道靈氣耗盡，轟一聲，那山嶽般的壓力，磅礡而降，整個人就要化作一灘血水。</w:t>
      </w:r>
    </w:p>
    <w:p w:rsidR="00C04663" w:rsidRDefault="00A7259F" w:rsidP="00813907">
      <w:pPr>
        <w:spacing w:after="240"/>
      </w:pPr>
      <w:r>
        <w:rPr>
          <w:rFonts w:hint="eastAsia"/>
        </w:rPr>
        <w:t>就見那白龍爆發出前所未有的速度，轉眼縮小成一道白芒，直接飛入了那玉鐲裡頭。</w:t>
      </w:r>
    </w:p>
    <w:p w:rsidR="00C04663" w:rsidRDefault="00A7259F" w:rsidP="00813907">
      <w:pPr>
        <w:spacing w:after="240"/>
      </w:pPr>
      <w:r>
        <w:rPr>
          <w:rFonts w:hint="eastAsia"/>
        </w:rPr>
        <w:t>喀嚓一聲！</w:t>
      </w:r>
    </w:p>
    <w:p w:rsidR="00C04663" w:rsidRDefault="00A7259F" w:rsidP="00813907">
      <w:pPr>
        <w:spacing w:after="240"/>
      </w:pPr>
      <w:r>
        <w:rPr>
          <w:rFonts w:hint="eastAsia"/>
        </w:rPr>
        <w:t>李龍飛全身骨頭碎裂了四成，雙腳的膝蓋早支撐不住，倒握在地，而他眼前的灰白世界，也早已成了血色，卻是被那眼中的鮮血所染紅，唯有他的心誌，始終沒有放棄，伸著手，仍堅持著要往前繼續爬下去。</w:t>
      </w:r>
    </w:p>
    <w:p w:rsidR="00C04663" w:rsidRDefault="00A7259F" w:rsidP="00813907">
      <w:pPr>
        <w:spacing w:after="240"/>
      </w:pPr>
      <w:r>
        <w:rPr>
          <w:rFonts w:hint="eastAsia"/>
        </w:rPr>
        <w:t>緊跟著，在那白龍鑽入玉鐲的同時，一股莫可名狀的感覺湧上李龍飛的心頭，一種滄桑，孤獨，而又瘋狂傲然的情緒出現，讓他不由得狂吼一聲，一股劇痛伴隨著他身上的骨頭重生，全身的傷口也迅速癒合，那前一刻還重如泰山的壓力，這一刻，卻好似鵝毛一般，幾乎感覺不到任何負擔。</w:t>
      </w:r>
    </w:p>
    <w:p w:rsidR="00C04663" w:rsidRDefault="00A7259F" w:rsidP="00813907">
      <w:pPr>
        <w:spacing w:after="240"/>
      </w:pPr>
      <w:r>
        <w:rPr>
          <w:rFonts w:hint="eastAsia"/>
        </w:rPr>
        <w:t>李龍飛驚訝地爬起來看著自己，方才差點粉碎的身體轉眼已經修復七八成，而且全身氣息更是驚人的不知道到了甚麼樣的境界；但雙手雙腳上，卻長出了片片鱗甲，頭頂更是沉重重的，像是有甚麼戴在頭上一樣。</w:t>
      </w:r>
    </w:p>
    <w:p w:rsidR="00C04663" w:rsidRDefault="00A7259F" w:rsidP="00813907">
      <w:pPr>
        <w:spacing w:after="240"/>
      </w:pPr>
      <w:r>
        <w:rPr>
          <w:rFonts w:hint="eastAsia"/>
        </w:rPr>
        <w:t>「我這是…」雖然隱隱約約猜到一些，但李龍飛還是禁不住問了一句。</w:t>
      </w:r>
    </w:p>
    <w:p w:rsidR="00C04663" w:rsidRDefault="00A7259F" w:rsidP="00813907">
      <w:pPr>
        <w:spacing w:after="240"/>
      </w:pPr>
      <w:r>
        <w:rPr>
          <w:rFonts w:hint="eastAsia"/>
        </w:rPr>
        <w:t>就聽到他腦海中一個聲音響起，那白龍不屑的聲音直接傳了腦中。</w:t>
      </w:r>
    </w:p>
    <w:p w:rsidR="00C04663" w:rsidRDefault="00A7259F" w:rsidP="00813907">
      <w:pPr>
        <w:spacing w:after="240"/>
      </w:pPr>
      <w:r>
        <w:rPr>
          <w:rFonts w:hint="eastAsia"/>
        </w:rPr>
        <w:t>「你這是走了大運，上輩子不知道是積了甚麼德，這才會碰到了本姑娘。現在我救你一命，你還不趕快爬上去涼亭？難不成要跟我磕頭道謝，表示一點心意？」</w:t>
      </w:r>
    </w:p>
    <w:p w:rsidR="00C04663" w:rsidRDefault="00A7259F" w:rsidP="00813907">
      <w:pPr>
        <w:spacing w:after="240"/>
      </w:pPr>
      <w:r>
        <w:rPr>
          <w:rFonts w:hint="eastAsia"/>
        </w:rPr>
        <w:t>李龍飛深吸一口氣，眼前出現一個少女身影，她秀髮如瀑，鳳眼櫻唇，皮膚白裡透紅之外，身材更是修長纖細，長腿翹臀，唯獨在胸懷之處，略為平坦了點，但卻不影響她傾國傾城的美貌，反而讓人更覺得青澀可人，頗有另一種的嫵媚。</w:t>
      </w:r>
    </w:p>
    <w:p w:rsidR="00C04663" w:rsidRDefault="00A7259F" w:rsidP="00813907">
      <w:pPr>
        <w:spacing w:after="240"/>
      </w:pPr>
      <w:r>
        <w:rPr>
          <w:rFonts w:hint="eastAsia"/>
        </w:rPr>
        <w:t>只不過，這些外表，都沒有她眼下的打扮來得讓李龍飛震驚，她赫然是一絲不掛，全身赤裸地站在李龍飛面前，而且舉手掐腰，毫無扭捏姿態，怒目相視地對著他</w:t>
      </w:r>
      <w:r>
        <w:rPr>
          <w:rFonts w:hint="eastAsia"/>
        </w:rPr>
        <w:lastRenderedPageBreak/>
        <w:t>看。</w:t>
      </w:r>
    </w:p>
    <w:p w:rsidR="00C04663" w:rsidRDefault="00A7259F" w:rsidP="00813907">
      <w:pPr>
        <w:spacing w:after="240"/>
      </w:pPr>
      <w:r>
        <w:rPr>
          <w:rFonts w:hint="eastAsia"/>
        </w:rPr>
        <w:t>「看甚麼看，我叫你爬上去，還不快爬？發甚麼呆，是想氣死本姑娘是嗎？」</w:t>
      </w:r>
    </w:p>
    <w:p w:rsidR="00C04663" w:rsidRDefault="00A7259F" w:rsidP="00813907">
      <w:pPr>
        <w:spacing w:after="240"/>
      </w:pPr>
      <w:r>
        <w:rPr>
          <w:rFonts w:hint="eastAsia"/>
        </w:rPr>
        <w:t>「不…妳…妳…？」</w:t>
      </w:r>
    </w:p>
    <w:p w:rsidR="00C04663" w:rsidRDefault="00A7259F" w:rsidP="00813907">
      <w:pPr>
        <w:spacing w:after="240"/>
      </w:pPr>
      <w:r>
        <w:rPr>
          <w:rFonts w:hint="eastAsia"/>
        </w:rPr>
        <w:t>李龍飛口乾舌燥，很想轉過頭去，但是那身影太過美好，就算他有心避開，仍是忍不住直盯著看。</w:t>
      </w:r>
    </w:p>
    <w:p w:rsidR="00C04663" w:rsidRDefault="00A7259F" w:rsidP="00813907">
      <w:pPr>
        <w:spacing w:after="240"/>
      </w:pPr>
      <w:r>
        <w:rPr>
          <w:rFonts w:hint="eastAsia"/>
        </w:rPr>
        <w:t>「我甚麼我？我怎麼了，本姑娘都大發慈悲的來救你了，你還有甚麼好問？」那少女劍眉倒豎，一副霸道兇狠的樣子。</w:t>
      </w:r>
    </w:p>
    <w:p w:rsidR="00C04663" w:rsidRDefault="00A7259F" w:rsidP="00813907">
      <w:pPr>
        <w:spacing w:after="240"/>
      </w:pPr>
      <w:r>
        <w:rPr>
          <w:rFonts w:hint="eastAsia"/>
        </w:rPr>
        <w:t>李龍飛苦笑了下，費盡力氣才低下頭往前指了指那少女身體，盡可能提醒著對方，但那少女卻看了自己半天後，滿臉不解地說。</w:t>
      </w:r>
    </w:p>
    <w:p w:rsidR="00C04663" w:rsidRDefault="00A7259F" w:rsidP="00813907">
      <w:pPr>
        <w:spacing w:after="240"/>
      </w:pPr>
      <w:r>
        <w:rPr>
          <w:rFonts w:hint="eastAsia"/>
        </w:rPr>
        <w:t>「幹麻？這樣子是照你心中所想的人族所化，你是有甚麼不滿嗎？」</w:t>
      </w:r>
    </w:p>
    <w:p w:rsidR="00C04663" w:rsidRDefault="00A7259F" w:rsidP="00813907">
      <w:pPr>
        <w:spacing w:after="240"/>
      </w:pPr>
      <w:r>
        <w:rPr>
          <w:rFonts w:hint="eastAsia"/>
        </w:rPr>
        <w:t>「不是不滿…只是，只是妳這樣，沒穿衣服，我不知道該看向哪裡才好…」李龍飛嘆了口氣，有點明白了當年王小石為甚麼要叫自己看婢女們的裸體，實在是，食色性也，雖然明知道是在這兇險萬分的石徑小路上，自己仍是被這白龍所化成的少女給搞得心猿意亂的。</w:t>
      </w:r>
    </w:p>
    <w:p w:rsidR="00C04663" w:rsidRDefault="00A7259F" w:rsidP="00813907">
      <w:pPr>
        <w:spacing w:after="240"/>
      </w:pPr>
      <w:r>
        <w:rPr>
          <w:rFonts w:hint="eastAsia"/>
        </w:rPr>
        <w:t>那白龍化做的少女愣了一下，思考了一會後臉上漸漸泛紅，尖叫一聲後一個旋身，一件白衫幻化了出來，穿到了她的身上。</w:t>
      </w:r>
    </w:p>
    <w:p w:rsidR="00C04663" w:rsidRDefault="00A7259F" w:rsidP="00813907">
      <w:pPr>
        <w:spacing w:after="240"/>
      </w:pPr>
      <w:r>
        <w:rPr>
          <w:rFonts w:hint="eastAsia"/>
        </w:rPr>
        <w:t>「卑鄙！下流！無恥！你們人族都是一群壞東西，居然讓本姑娘這樣出醜，我一定要打死你！」白龍化做的少女脹紅了臉，握緊了雙拳兇很地盯著李龍飛怒視。</w:t>
      </w:r>
    </w:p>
    <w:p w:rsidR="00C04663" w:rsidRDefault="00A7259F" w:rsidP="00813907">
      <w:pPr>
        <w:spacing w:after="240"/>
      </w:pPr>
      <w:r>
        <w:rPr>
          <w:rFonts w:hint="eastAsia"/>
        </w:rPr>
        <w:t>「我說，妳講點道理好不好…又不是我要妳裸體出現在我面前的…」李龍飛有些無奈地抗議，心底卻也有一些心虛，越講聲音越是細小。</w:t>
      </w:r>
    </w:p>
    <w:p w:rsidR="00C04663" w:rsidRDefault="00A7259F" w:rsidP="00813907">
      <w:pPr>
        <w:spacing w:after="240"/>
      </w:pPr>
      <w:r>
        <w:rPr>
          <w:rFonts w:hint="eastAsia"/>
        </w:rPr>
        <w:t>那白龍哼了一聲，雖然惱怒，但也無說可說，徑自化回一團白芒，飛回進玉鐲裡，李龍飛抬起手臂，對於這玉鐲的神秘，更加的覺得不可思議。</w:t>
      </w:r>
    </w:p>
    <w:p w:rsidR="00C04663" w:rsidRDefault="00A7259F" w:rsidP="00813907">
      <w:pPr>
        <w:spacing w:after="240"/>
      </w:pPr>
      <w:r>
        <w:rPr>
          <w:rFonts w:hint="eastAsia"/>
        </w:rPr>
        <w:t>他琢磨著，那白龍一定明白一些事情，但依對方的個性，肯定不會告訴自己，雖然對方對自己說不清是恩是怨，但有機會的話，還是要好好套出一點消息。</w:t>
      </w:r>
    </w:p>
    <w:p w:rsidR="00C04663" w:rsidRDefault="00A7259F" w:rsidP="00813907">
      <w:pPr>
        <w:spacing w:after="240"/>
      </w:pPr>
      <w:r>
        <w:rPr>
          <w:rFonts w:hint="eastAsia"/>
        </w:rPr>
        <w:t>畢竟這玉鐲跟那梵天石，此時想來，可能跟自己父親之死，還有李府消失，有很大的關係。</w:t>
      </w:r>
    </w:p>
    <w:p w:rsidR="00C04663" w:rsidRDefault="00A7259F" w:rsidP="00813907">
      <w:pPr>
        <w:spacing w:after="240"/>
      </w:pPr>
      <w:r>
        <w:rPr>
          <w:rFonts w:hint="eastAsia"/>
        </w:rPr>
        <w:t>剛這麼一想，那白龍的聲音又在腦中響起。</w:t>
      </w:r>
    </w:p>
    <w:p w:rsidR="00C04663" w:rsidRDefault="00A7259F" w:rsidP="00813907">
      <w:pPr>
        <w:spacing w:after="240"/>
      </w:pPr>
      <w:r>
        <w:rPr>
          <w:rFonts w:hint="eastAsia"/>
        </w:rPr>
        <w:t>「哼哼、別傻了，以你的修為，看不透這玉鐲的。你最好趁現在快點去涼亭那裡，</w:t>
      </w:r>
      <w:r>
        <w:rPr>
          <w:rFonts w:hint="eastAsia"/>
        </w:rPr>
        <w:lastRenderedPageBreak/>
        <w:t>否則待會本姑娘轉性了，離開這玉鐲，你就必死無疑了！」</w:t>
      </w:r>
    </w:p>
    <w:p w:rsidR="00C04663" w:rsidRDefault="00A7259F" w:rsidP="00813907">
      <w:pPr>
        <w:spacing w:after="240"/>
      </w:pPr>
      <w:r>
        <w:rPr>
          <w:rFonts w:hint="eastAsia"/>
        </w:rPr>
        <w:t>李龍飛一想到剛剛的情況，心底也是一個激凌，當下不在停留，往上爬往那涼亭。</w:t>
      </w:r>
    </w:p>
    <w:p w:rsidR="00C04663" w:rsidRDefault="00A7259F" w:rsidP="00813907">
      <w:pPr>
        <w:spacing w:after="240"/>
      </w:pPr>
      <w:r>
        <w:rPr>
          <w:rFonts w:hint="eastAsia"/>
        </w:rPr>
        <w:t>來到那涼亭，只見這亭子不大，但五根柱子卻雕龍刻鳳，很是精致，更讓人吃驚的是，這整座涼亭，竟是靈石所砌，中間還有一套靈石桌椅，放到外界，可說是價值之大，難以形容。</w:t>
      </w:r>
    </w:p>
    <w:p w:rsidR="00C04663" w:rsidRDefault="00A7259F" w:rsidP="00813907">
      <w:pPr>
        <w:spacing w:after="240"/>
      </w:pPr>
      <w:r>
        <w:rPr>
          <w:rFonts w:hint="eastAsia"/>
        </w:rPr>
        <w:t>李龍飛一踏入涼亭，便覺得一股濃厚的靈氣湧來，他深吸一口，只覺修為雖沒有增加，卻因此就更為精純。</w:t>
      </w:r>
    </w:p>
    <w:p w:rsidR="00C04663" w:rsidRDefault="00A7259F" w:rsidP="00813907">
      <w:pPr>
        <w:spacing w:after="240"/>
      </w:pPr>
      <w:r>
        <w:rPr>
          <w:rFonts w:hint="eastAsia"/>
        </w:rPr>
        <w:t>「這裡的靈氣好濃郁，竟是跟先前梵天石所散發出的靈氣一模一樣。」</w:t>
      </w:r>
    </w:p>
    <w:p w:rsidR="00C04663" w:rsidRDefault="00A7259F" w:rsidP="00813907">
      <w:pPr>
        <w:spacing w:after="240"/>
      </w:pPr>
      <w:r>
        <w:rPr>
          <w:rFonts w:hint="eastAsia"/>
        </w:rPr>
        <w:t>「廢話，你從那石頭所得的，就是之前我睡著了，才會不小心讓它從這世界裡外洩出去的。」白龍沒好氣的聲音說道。</w:t>
      </w:r>
    </w:p>
    <w:p w:rsidR="00C04663" w:rsidRDefault="00A7259F" w:rsidP="00813907">
      <w:pPr>
        <w:spacing w:after="240"/>
      </w:pPr>
      <w:r>
        <w:rPr>
          <w:rFonts w:hint="eastAsia"/>
        </w:rPr>
        <w:t>「先別管這靈氣了，你快點坐上其中一張椅子。」</w:t>
      </w:r>
    </w:p>
    <w:p w:rsidR="00C04663" w:rsidRDefault="00A7259F" w:rsidP="00813907">
      <w:pPr>
        <w:spacing w:after="240"/>
      </w:pPr>
      <w:r>
        <w:rPr>
          <w:rFonts w:hint="eastAsia"/>
        </w:rPr>
        <w:t>李龍飛遲疑了下，終究聽了白龍的話坐了上去，甫一坐穩，亭內便升起一座陣法，接著那靈石桌上，一個一尺高的仙人幻影浮現，他面貌模糊，但身形卻是仙風道骨，不帶半點感情地向李龍飛說道。</w:t>
      </w:r>
    </w:p>
    <w:p w:rsidR="00C04663" w:rsidRDefault="00A7259F" w:rsidP="00813907">
      <w:pPr>
        <w:spacing w:after="240"/>
      </w:pPr>
      <w:r>
        <w:rPr>
          <w:rFonts w:hint="eastAsia"/>
        </w:rPr>
        <w:t>「有緣者，你通過山水界第一個試練，可以有兩個選擇，一是回到外界，帶一件</w:t>
      </w:r>
      <w:r w:rsidR="0049689D">
        <w:rPr>
          <w:rFonts w:hint="eastAsia"/>
        </w:rPr>
        <w:t>法寶</w:t>
      </w:r>
      <w:r>
        <w:rPr>
          <w:rFonts w:hint="eastAsia"/>
        </w:rPr>
        <w:t>離開，二是再挑戰下一個試練，登往第二座涼亭。」</w:t>
      </w:r>
    </w:p>
    <w:p w:rsidR="00C04663" w:rsidRDefault="00A7259F" w:rsidP="00813907">
      <w:pPr>
        <w:spacing w:after="240"/>
      </w:pPr>
      <w:r>
        <w:rPr>
          <w:rFonts w:hint="eastAsia"/>
        </w:rPr>
        <w:t>隨著那仙人的話語說完，一個灰茫茫的開口在空間中撕裂而露，同時，數十把的寶物虛影在半空中盤旋回繞，等待著李龍飛的選擇。</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發財了</w:t>
      </w:r>
    </w:p>
    <w:p w:rsidR="00C04663" w:rsidRDefault="00C04663" w:rsidP="00813907">
      <w:pPr>
        <w:spacing w:after="240"/>
      </w:pPr>
    </w:p>
    <w:p w:rsidR="00C04663" w:rsidRDefault="00A7259F" w:rsidP="00813907">
      <w:pPr>
        <w:spacing w:after="240"/>
      </w:pPr>
      <w:r>
        <w:rPr>
          <w:rFonts w:hint="eastAsia"/>
        </w:rPr>
        <w:t>李龍飛放眼望去，只見滿天寶物，一個個都很是不凡，其上的靈壓在他看來，不但遠遠超過他在自在道藏寶閣內所看到的，就算是自己師尊身上所有的，也比之不過。</w:t>
      </w:r>
    </w:p>
    <w:p w:rsidR="00C04663" w:rsidRDefault="00A7259F" w:rsidP="00813907">
      <w:pPr>
        <w:spacing w:after="240"/>
      </w:pPr>
      <w:r>
        <w:rPr>
          <w:rFonts w:hint="eastAsia"/>
        </w:rPr>
        <w:t>而且這些寶物種類多樣，除了一般常見的刀劍盾斧之外，甚至還有傀儡草木、丹藥道符，更有一尊石獅，栩栩如生，散發出來的威勢，還沒發動就足以撼動練期層的修士。</w:t>
      </w:r>
    </w:p>
    <w:p w:rsidR="00C04663" w:rsidRDefault="00A7259F" w:rsidP="00813907">
      <w:pPr>
        <w:spacing w:after="240"/>
      </w:pPr>
      <w:r>
        <w:rPr>
          <w:rFonts w:hint="eastAsia"/>
        </w:rPr>
        <w:lastRenderedPageBreak/>
        <w:t>這些寶物，在李龍飛看去時，都自動在腦中浮現寶物的名稱，更詳細解說其功用跟威力等等，看得李龍飛目瞪口呆，一時間竟腦中一片空白。</w:t>
      </w:r>
    </w:p>
    <w:p w:rsidR="00C04663" w:rsidRDefault="00A7259F" w:rsidP="00813907">
      <w:pPr>
        <w:spacing w:after="240"/>
      </w:pPr>
      <w:r>
        <w:rPr>
          <w:rFonts w:hint="eastAsia"/>
        </w:rPr>
        <w:t>「發財了，發財了！這可是我從沒見過的寶物阿！這大能者也太厲害了，隨便一件，都可以讓人眼紅，這麼多件擺在我面前，我一定要好好選一件最好的。」</w:t>
      </w:r>
    </w:p>
    <w:p w:rsidR="00C04663" w:rsidRDefault="00A7259F" w:rsidP="00813907">
      <w:pPr>
        <w:spacing w:after="240"/>
      </w:pPr>
      <w:r>
        <w:rPr>
          <w:rFonts w:hint="eastAsia"/>
        </w:rPr>
        <w:t>白龍幻化的少女這時也現身出來，她鄙視地看著因為那些寶物而震驚的李龍飛說。</w:t>
      </w:r>
    </w:p>
    <w:p w:rsidR="00C04663" w:rsidRDefault="00A7259F" w:rsidP="00813907">
      <w:pPr>
        <w:spacing w:after="240"/>
      </w:pPr>
      <w:r>
        <w:rPr>
          <w:rFonts w:hint="eastAsia"/>
        </w:rPr>
        <w:t>「這些是法寶，品質都很一般，沒甚麼好貨，不過如果給你這種程度的修士使用，還是很不錯的。」</w:t>
      </w:r>
    </w:p>
    <w:p w:rsidR="00C04663" w:rsidRDefault="00A7259F" w:rsidP="00813907">
      <w:pPr>
        <w:spacing w:after="240"/>
      </w:pPr>
      <w:r>
        <w:rPr>
          <w:rFonts w:hint="eastAsia"/>
        </w:rPr>
        <w:t>「諾，你就選一個你順眼的，然後趕快出去吧…。」</w:t>
      </w:r>
    </w:p>
    <w:p w:rsidR="00C04663" w:rsidRDefault="00A7259F" w:rsidP="00813907">
      <w:pPr>
        <w:spacing w:after="240"/>
      </w:pPr>
      <w:r>
        <w:rPr>
          <w:rFonts w:hint="eastAsia"/>
        </w:rPr>
        <w:t>原本還在猶豫該選哪一個好的李龍飛，聽到這話，心中</w:t>
      </w:r>
      <w:r w:rsidR="006F7757">
        <w:rPr>
          <w:rFonts w:hint="eastAsia"/>
        </w:rPr>
        <w:t>再度樂傻了眼</w:t>
      </w:r>
      <w:r>
        <w:rPr>
          <w:rFonts w:hint="eastAsia"/>
        </w:rPr>
        <w:t>。</w:t>
      </w:r>
    </w:p>
    <w:p w:rsidR="00C04663" w:rsidRDefault="00A7259F" w:rsidP="00813907">
      <w:pPr>
        <w:spacing w:after="240"/>
      </w:pPr>
      <w:r>
        <w:rPr>
          <w:rFonts w:hint="eastAsia"/>
        </w:rPr>
        <w:t>要知道，法寶</w:t>
      </w:r>
      <w:r w:rsidR="007C56DE">
        <w:rPr>
          <w:rFonts w:hint="eastAsia"/>
        </w:rPr>
        <w:t>一般</w:t>
      </w:r>
      <w:r>
        <w:rPr>
          <w:rFonts w:hint="eastAsia"/>
        </w:rPr>
        <w:t>是結丹修士才能</w:t>
      </w:r>
      <w:r w:rsidR="007C56DE">
        <w:rPr>
          <w:rFonts w:hint="eastAsia"/>
        </w:rPr>
        <w:t>得到</w:t>
      </w:r>
      <w:r>
        <w:rPr>
          <w:rFonts w:hint="eastAsia"/>
        </w:rPr>
        <w:t>的寶物，不是一個練氣修士</w:t>
      </w:r>
      <w:r w:rsidR="007C56DE">
        <w:rPr>
          <w:rFonts w:hint="eastAsia"/>
        </w:rPr>
        <w:t>有機會拿到的</w:t>
      </w:r>
      <w:r>
        <w:rPr>
          <w:rFonts w:hint="eastAsia"/>
        </w:rPr>
        <w:t>，此時那麼多法寶出現在眼前讓他挑，怎能不讓他怦然心動。</w:t>
      </w:r>
    </w:p>
    <w:p w:rsidR="00C04663" w:rsidRDefault="00A7259F" w:rsidP="00813907">
      <w:pPr>
        <w:spacing w:after="240"/>
      </w:pPr>
      <w:r>
        <w:rPr>
          <w:rFonts w:hint="eastAsia"/>
        </w:rPr>
        <w:t>不過在這</w:t>
      </w:r>
      <w:r w:rsidR="006F7757">
        <w:rPr>
          <w:rFonts w:hint="eastAsia"/>
        </w:rPr>
        <w:t>興奮</w:t>
      </w:r>
      <w:r>
        <w:rPr>
          <w:rFonts w:hint="eastAsia"/>
        </w:rPr>
        <w:t>之中，他隱隱閃過一個念頭，但這念頭太荒唐，他一時無法確認，眼神一閃，故意裝作難以下決定的樣子，轉身對那白龍說。</w:t>
      </w:r>
    </w:p>
    <w:p w:rsidR="00C04663" w:rsidRDefault="00A7259F" w:rsidP="00813907">
      <w:pPr>
        <w:spacing w:after="240"/>
      </w:pPr>
      <w:r>
        <w:rPr>
          <w:rFonts w:hint="eastAsia"/>
        </w:rPr>
        <w:t>「唉，這裡法寶實在太多，我一時也難以決擇，這樣吧，妳已經幫我來到這裡，接下來，讓我好好思考一下，妳就自己先離開好了。」</w:t>
      </w:r>
    </w:p>
    <w:p w:rsidR="00C04663" w:rsidRDefault="00A7259F" w:rsidP="00813907">
      <w:pPr>
        <w:spacing w:after="240"/>
      </w:pPr>
      <w:r>
        <w:rPr>
          <w:rFonts w:hint="eastAsia"/>
        </w:rPr>
        <w:t>「你以為我稀罕陪你阿！」那白龍聽完，心中一急，破口大罵道。</w:t>
      </w:r>
    </w:p>
    <w:p w:rsidR="00C04663" w:rsidRDefault="00A7259F" w:rsidP="00813907">
      <w:pPr>
        <w:spacing w:after="240"/>
      </w:pPr>
      <w:r>
        <w:rPr>
          <w:rFonts w:hint="eastAsia"/>
        </w:rPr>
        <w:t>「不管啦，你快點選，你不知道哪個比較好用，我幫你挑好了！」</w:t>
      </w:r>
    </w:p>
    <w:p w:rsidR="00C04663" w:rsidRDefault="00A7259F" w:rsidP="00813907">
      <w:pPr>
        <w:spacing w:after="240"/>
      </w:pPr>
      <w:r>
        <w:rPr>
          <w:rFonts w:hint="eastAsia"/>
        </w:rPr>
        <w:t>「諾、那把長劍，乃是上古玄鐵製成，內含金系劍靈，能自在操控，以你的金系仙根使用，威力加倍，對上敵人，等若以二打一，很是不錯，值得挑選。」</w:t>
      </w:r>
    </w:p>
    <w:p w:rsidR="00C04663" w:rsidRDefault="00A7259F" w:rsidP="00813907">
      <w:pPr>
        <w:spacing w:after="240"/>
      </w:pPr>
      <w:r>
        <w:rPr>
          <w:rFonts w:hint="eastAsia"/>
        </w:rPr>
        <w:t>「至於那個暗系布甲，能擋先天以下一切攻擊，是太古吞饜皮毛所製，你若想活久一點，不用說直接拿了就走。」</w:t>
      </w:r>
    </w:p>
    <w:p w:rsidR="00C04663" w:rsidRDefault="00A7259F" w:rsidP="00813907">
      <w:pPr>
        <w:spacing w:after="240"/>
      </w:pPr>
      <w:r>
        <w:rPr>
          <w:rFonts w:hint="eastAsia"/>
        </w:rPr>
        <w:t>「還有那個丹藥，是築基逆靈丹，築基以下，一切傷患，服下之後全都無礙，而練氣大圓滿者，服下此丹，更可以直接突破練氣，保證達成築基，我看這對你最合用了！」</w:t>
      </w:r>
    </w:p>
    <w:p w:rsidR="00C04663" w:rsidRDefault="00A7259F" w:rsidP="00813907">
      <w:pPr>
        <w:spacing w:after="240"/>
      </w:pPr>
      <w:r>
        <w:rPr>
          <w:rFonts w:hint="eastAsia"/>
        </w:rPr>
        <w:t>在那白龍的解說下，李龍飛對這些寶物，</w:t>
      </w:r>
      <w:r w:rsidR="0050356E">
        <w:rPr>
          <w:rFonts w:hint="eastAsia"/>
        </w:rPr>
        <w:t>有了</w:t>
      </w:r>
      <w:r>
        <w:rPr>
          <w:rFonts w:hint="eastAsia"/>
        </w:rPr>
        <w:t>更加了解，也讓他對心中所想的猜測，更加</w:t>
      </w:r>
      <w:r w:rsidR="0050356E">
        <w:rPr>
          <w:rFonts w:hint="eastAsia"/>
        </w:rPr>
        <w:t>確</w:t>
      </w:r>
      <w:r>
        <w:rPr>
          <w:rFonts w:hint="eastAsia"/>
        </w:rPr>
        <w:t>定些。</w:t>
      </w:r>
    </w:p>
    <w:p w:rsidR="00C04663" w:rsidRDefault="00A7259F" w:rsidP="00813907">
      <w:pPr>
        <w:spacing w:after="240"/>
      </w:pPr>
      <w:r>
        <w:rPr>
          <w:rFonts w:hint="eastAsia"/>
        </w:rPr>
        <w:t>實在是這白龍的舉動，太過明顯，從最初的將自己拖入此地，想要吃掉，到後來</w:t>
      </w:r>
      <w:r>
        <w:rPr>
          <w:rFonts w:hint="eastAsia"/>
        </w:rPr>
        <w:lastRenderedPageBreak/>
        <w:t>自己拿出玉鐲後，便急著將自己送走，就算李龍飛一開始沒想到，此時此刻，白龍飛入玉鐲後，他也隱隱有些明白。</w:t>
      </w:r>
    </w:p>
    <w:p w:rsidR="00C04663" w:rsidRDefault="00A7259F" w:rsidP="00813907">
      <w:pPr>
        <w:spacing w:after="240"/>
      </w:pPr>
      <w:r>
        <w:rPr>
          <w:rFonts w:hint="eastAsia"/>
        </w:rPr>
        <w:t>他乾咳一聲，左右觀看，露出無法決定的神情，看著那白龍說。</w:t>
      </w:r>
    </w:p>
    <w:p w:rsidR="00C04663" w:rsidRDefault="00A7259F" w:rsidP="00813907">
      <w:pPr>
        <w:spacing w:after="240"/>
      </w:pPr>
      <w:r>
        <w:rPr>
          <w:rFonts w:hint="eastAsia"/>
        </w:rPr>
        <w:t>「這樣吧，我看這亭子靈氣也十分充足，我打算在此修練一番，看能不能達到練氣大圓滿，然後再選這個甚麼築基逆靈丹，成就築基，然後再出好了。」</w:t>
      </w:r>
    </w:p>
    <w:p w:rsidR="00C04663" w:rsidRDefault="00A7259F" w:rsidP="00813907">
      <w:pPr>
        <w:spacing w:after="240"/>
      </w:pPr>
      <w:r>
        <w:rPr>
          <w:rFonts w:hint="eastAsia"/>
        </w:rPr>
        <w:t>「你放心，反正這邊已經沒有威壓，我只要不出涼亭，想來也沒甚麼危險，你就不用擔心我了。」</w:t>
      </w:r>
    </w:p>
    <w:p w:rsidR="00C04663" w:rsidRDefault="00A7259F" w:rsidP="00813907">
      <w:pPr>
        <w:spacing w:after="240"/>
      </w:pPr>
      <w:r>
        <w:rPr>
          <w:rFonts w:hint="eastAsia"/>
        </w:rPr>
        <w:t>「我擔心你個屁阿！」那白龍氣得七孔冒煙，她只覺得整個龍都不好了，之前也就算了，只是擔心對方會發現玉鐲的秘密，所以想趕快將他送走。</w:t>
      </w:r>
    </w:p>
    <w:p w:rsidR="00C04663" w:rsidRDefault="00A7259F" w:rsidP="00813907">
      <w:pPr>
        <w:spacing w:after="240"/>
      </w:pPr>
      <w:r>
        <w:rPr>
          <w:rFonts w:hint="eastAsia"/>
        </w:rPr>
        <w:t>但現在，自己因為一時不忍，飛入了玉鐲，若沒有對方同意，除非是李龍飛自己離開了這世界，否則自己跟本不能離開玉鐲太遠，更不可能傷害配帶玉鐲的人。</w:t>
      </w:r>
    </w:p>
    <w:p w:rsidR="00C04663" w:rsidRDefault="00A7259F" w:rsidP="00813907">
      <w:pPr>
        <w:spacing w:after="240"/>
      </w:pPr>
      <w:r>
        <w:rPr>
          <w:rFonts w:hint="eastAsia"/>
        </w:rPr>
        <w:t>原來這玉鐲，其中一個做用就是用來控制她一族的行動，更在其內，留有她祖先一脈的精血，所以她一見到，就避之不及，就怕對方知道如何將她困住的咒法，想不到，現在終究還是被困住了。</w:t>
      </w:r>
    </w:p>
    <w:p w:rsidR="00C04663" w:rsidRDefault="00A7259F" w:rsidP="00813907">
      <w:pPr>
        <w:spacing w:after="240"/>
      </w:pPr>
      <w:r>
        <w:rPr>
          <w:rFonts w:hint="eastAsia"/>
        </w:rPr>
        <w:t>一想到這，那白龍就心底悲憤異常，她看著李龍飛的神情，琢磨著這傢伙應該不會發現了吧，但她賭不起，也不敢去賭。</w:t>
      </w:r>
    </w:p>
    <w:p w:rsidR="00C04663" w:rsidRDefault="00A7259F" w:rsidP="00813907">
      <w:pPr>
        <w:spacing w:after="240"/>
      </w:pPr>
      <w:r>
        <w:rPr>
          <w:rFonts w:hint="eastAsia"/>
        </w:rPr>
        <w:t>無可奈何之下，她忍著心痛，從從懷中掏出一個儲物袋，扔到了李龍飛的面前說。</w:t>
      </w:r>
    </w:p>
    <w:p w:rsidR="00C04663" w:rsidRDefault="00A7259F" w:rsidP="00813907">
      <w:pPr>
        <w:spacing w:after="240"/>
      </w:pPr>
      <w:r>
        <w:rPr>
          <w:rFonts w:hint="eastAsia"/>
        </w:rPr>
        <w:t>「拿去！這些靈石，足夠讓你吸吐到練氣大圓滿了，你拿了之後，快快選擇那築基逆靈丹，然後離開這裡。」</w:t>
      </w:r>
    </w:p>
    <w:p w:rsidR="00C04663" w:rsidRDefault="00A7259F" w:rsidP="00813907">
      <w:pPr>
        <w:spacing w:after="240"/>
      </w:pPr>
      <w:r>
        <w:rPr>
          <w:rFonts w:hint="eastAsia"/>
        </w:rPr>
        <w:t>李龍飛低頭一看，那儲物袋內，靈石上千顆，更驚人的是，那靈石明顯跟自己從宗門內拿到的不一樣，宗門所給的靈石，只有小姆指指節的大小而已，但這靈石，足足有一根食指的大小，看得李龍飛是口乾舌燥，忍不住吞了吞口水。</w:t>
      </w:r>
    </w:p>
    <w:p w:rsidR="00C04663" w:rsidRDefault="00A7259F" w:rsidP="00813907">
      <w:pPr>
        <w:spacing w:after="240"/>
      </w:pPr>
      <w:r>
        <w:rPr>
          <w:rFonts w:hint="eastAsia"/>
        </w:rPr>
        <w:t>只是，那白龍越是如此，李龍飛越是下決心，他手一揮，將那儲物袋還了回去，臉上正氣凜然的樣子說。</w:t>
      </w:r>
    </w:p>
    <w:p w:rsidR="00C04663" w:rsidRDefault="00A7259F" w:rsidP="00813907">
      <w:pPr>
        <w:spacing w:after="240"/>
      </w:pPr>
      <w:r>
        <w:rPr>
          <w:rFonts w:hint="eastAsia"/>
        </w:rPr>
        <w:t>「妳當我是甚麼人，我既已承受妳諸多救命之恩，無以回報，此時若沒有辦法就算，有辦法的話，我願意赴湯蹈火，在所不辭。現在，又豈能再佔妳便宜，拿妳靈石？妳走吧，我自己在這修練就可以了，救命之恩，等我出了這裡，再想辦法償還。」</w:t>
      </w:r>
    </w:p>
    <w:p w:rsidR="00C04663" w:rsidRDefault="00A7259F" w:rsidP="00813907">
      <w:pPr>
        <w:spacing w:after="240"/>
      </w:pPr>
      <w:r>
        <w:rPr>
          <w:rFonts w:hint="eastAsia"/>
        </w:rPr>
        <w:t>「請！」為了逼真，李龍飛還站起了身，躬身一揖擺手示意對方離去。</w:t>
      </w:r>
    </w:p>
    <w:p w:rsidR="00C04663" w:rsidRDefault="00A7259F" w:rsidP="00813907">
      <w:pPr>
        <w:spacing w:after="240"/>
      </w:pPr>
      <w:r>
        <w:rPr>
          <w:rFonts w:hint="eastAsia"/>
        </w:rPr>
        <w:lastRenderedPageBreak/>
        <w:t>「你…你…」那白龍沒料到李龍飛這樣義正詞嚴地回答，她軀體一震，怔怔地看著李龍飛半晌說不出話。</w:t>
      </w:r>
    </w:p>
    <w:p w:rsidR="00C04663" w:rsidRDefault="00A7259F" w:rsidP="00813907">
      <w:pPr>
        <w:spacing w:after="240"/>
      </w:pPr>
      <w:r>
        <w:rPr>
          <w:rFonts w:hint="eastAsia"/>
        </w:rPr>
        <w:t>沉默中，白龍回想起之前從出生到現在見過的幾個修士，她雖活了千年，但大半時間，都在這空間裡頭，對於人族，許多知識都是從血脈傳承中的記憶所知道的。</w:t>
      </w:r>
    </w:p>
    <w:p w:rsidR="00C04663" w:rsidRDefault="00A7259F" w:rsidP="00813907">
      <w:pPr>
        <w:spacing w:after="240"/>
      </w:pPr>
      <w:r>
        <w:rPr>
          <w:rFonts w:hint="eastAsia"/>
        </w:rPr>
        <w:t>在她來看，人族中的修士，各各都是心狠手辣，貪得無厭，死不足惜的傢伙，每個進來這空間的人，都是想要拿到更多的寶物，得到更好的功法，從沒有一個人，像李龍飛這樣，會說出感激報恩的話，更拒絕掉那就算是自己都頗為心痛的千個靈石。</w:t>
      </w:r>
    </w:p>
    <w:p w:rsidR="00C04663" w:rsidRDefault="00A7259F" w:rsidP="00813907">
      <w:pPr>
        <w:spacing w:after="240"/>
      </w:pPr>
      <w:r>
        <w:rPr>
          <w:rFonts w:hint="eastAsia"/>
        </w:rPr>
        <w:t>要知道，那些靈石可不是普通的靈石，每個都是上品靈石，放到外面，足足可以夠一個中等規模的宗門一年以上的花費了。</w:t>
      </w:r>
    </w:p>
    <w:p w:rsidR="00C04663" w:rsidRDefault="00A7259F" w:rsidP="00813907">
      <w:pPr>
        <w:spacing w:after="240"/>
      </w:pPr>
      <w:r>
        <w:rPr>
          <w:rFonts w:hint="eastAsia"/>
        </w:rPr>
        <w:t>更別說，如果在自在道內，這些靈石可夠花上三五年還有剩了。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真相</w:t>
      </w:r>
    </w:p>
    <w:p w:rsidR="00C04663" w:rsidRDefault="00C04663" w:rsidP="00813907">
      <w:pPr>
        <w:spacing w:after="240"/>
      </w:pPr>
    </w:p>
    <w:p w:rsidR="00C04663" w:rsidRDefault="00A7259F" w:rsidP="00813907">
      <w:pPr>
        <w:spacing w:after="240"/>
      </w:pPr>
      <w:r>
        <w:rPr>
          <w:rFonts w:hint="eastAsia"/>
        </w:rPr>
        <w:t>在那白龍震撼中，李龍飛這也在心痛，他不是不想要那袋靈石，也不是真的想在這修行到練氣大圓滿才肯走。</w:t>
      </w:r>
    </w:p>
    <w:p w:rsidR="00C04663" w:rsidRDefault="00A7259F" w:rsidP="00813907">
      <w:pPr>
        <w:spacing w:after="240"/>
      </w:pPr>
      <w:r>
        <w:rPr>
          <w:rFonts w:hint="eastAsia"/>
        </w:rPr>
        <w:t>就算這裡的靈氣充沛，但要修練到練氣大圓滿，也要個數十年才有可能，而且靈氣只是精進修為的基本條件，很多時後，還得加上悟性跟功法才能突破修為。</w:t>
      </w:r>
    </w:p>
    <w:p w:rsidR="00C04663" w:rsidRDefault="00A7259F" w:rsidP="00813907">
      <w:pPr>
        <w:spacing w:after="240"/>
      </w:pPr>
      <w:r>
        <w:rPr>
          <w:rFonts w:hint="eastAsia"/>
        </w:rPr>
        <w:t>「…我說要給你，就給你了，本姑娘沒那麼沒用，需要你這樣的修士來替我出力…你收了靈石，拿了丹藥，我會再給你一個法寶，拿完之後，趕緊離開這裡，如果你真的想再進來，等你築基之後，修為高了，誠心喚我，我再帶你進來。」</w:t>
      </w:r>
    </w:p>
    <w:p w:rsidR="00C04663" w:rsidRDefault="00A7259F" w:rsidP="00813907">
      <w:pPr>
        <w:spacing w:after="240"/>
      </w:pPr>
      <w:r>
        <w:rPr>
          <w:rFonts w:hint="eastAsia"/>
        </w:rPr>
        <w:t>白龍這一次沒有再口出惡言，而是輕聲開口說著。</w:t>
      </w:r>
    </w:p>
    <w:p w:rsidR="00C04663" w:rsidRDefault="00A7259F" w:rsidP="00813907">
      <w:pPr>
        <w:spacing w:after="240"/>
      </w:pPr>
      <w:r>
        <w:rPr>
          <w:rFonts w:hint="eastAsia"/>
        </w:rPr>
        <w:t>這樣的條件，李龍飛聽了，已經是怦然心動，只是他表面上微微皺眉，似有遲疑，仍是沒有開口答應。</w:t>
      </w:r>
    </w:p>
    <w:p w:rsidR="00C04663" w:rsidRDefault="00A7259F" w:rsidP="00813907">
      <w:pPr>
        <w:spacing w:after="240"/>
      </w:pPr>
      <w:r>
        <w:rPr>
          <w:rFonts w:hint="eastAsia"/>
        </w:rPr>
        <w:t>「你到底要怎樣，這裡又沒甚麼好玩，你死都不出去，是怎麼回事！」那白龍見李龍飛不說話，一股彆氣又湧了上來，歇斯底里地大吼。</w:t>
      </w:r>
    </w:p>
    <w:p w:rsidR="00C04663" w:rsidRDefault="00A7259F" w:rsidP="00813907">
      <w:pPr>
        <w:spacing w:after="240"/>
      </w:pPr>
      <w:r>
        <w:rPr>
          <w:rFonts w:hint="eastAsia"/>
        </w:rPr>
        <w:t>「我跟你說，要不是我離不開那該死的玉鐲…」</w:t>
      </w:r>
    </w:p>
    <w:p w:rsidR="00C04663" w:rsidRDefault="00A7259F" w:rsidP="00813907">
      <w:pPr>
        <w:spacing w:after="240"/>
      </w:pPr>
      <w:r>
        <w:rPr>
          <w:rFonts w:hint="eastAsia"/>
        </w:rPr>
        <w:t>此話還沒說完，李龍飛眼中閃過一絲精芒，而那白龍也察覺到自己又說錯話了，</w:t>
      </w:r>
      <w:r>
        <w:rPr>
          <w:rFonts w:hint="eastAsia"/>
        </w:rPr>
        <w:lastRenderedPageBreak/>
        <w:t>她整個龍渾身劇顫，發出一聲慘嚎，退了兩步顫抖著說。</w:t>
      </w:r>
    </w:p>
    <w:p w:rsidR="00C04663" w:rsidRDefault="00A7259F" w:rsidP="00813907">
      <w:pPr>
        <w:spacing w:after="240"/>
      </w:pPr>
      <w:r>
        <w:rPr>
          <w:rFonts w:hint="eastAsia"/>
        </w:rPr>
        <w:t>「阿阿阿…該死…你果然是知道了那秘密，要套我話…我我我…」</w:t>
      </w:r>
    </w:p>
    <w:p w:rsidR="00C04663" w:rsidRDefault="00A7259F" w:rsidP="00813907">
      <w:pPr>
        <w:spacing w:after="240"/>
      </w:pPr>
      <w:r>
        <w:rPr>
          <w:rFonts w:hint="eastAsia"/>
        </w:rPr>
        <w:t>話還沒說完，她猛地轉身，不顧一切，疾速向亭外飛馳，只是不管她再怎麼飛，一踏出亭外，彷彿有一道無形鎖鍊，綁在她的身上，咚一聲，她飛得越快，就彈得越大力，被拉了回來。</w:t>
      </w:r>
    </w:p>
    <w:p w:rsidR="00C04663" w:rsidRDefault="00A7259F" w:rsidP="00813907">
      <w:pPr>
        <w:spacing w:after="240"/>
      </w:pPr>
      <w:r>
        <w:rPr>
          <w:rFonts w:hint="eastAsia"/>
        </w:rPr>
        <w:t>她試了幾次，始終如此，最後不由得哭喪著臉，梨花帶淚，整個人好像崩潰似地，坐倒在地，哇一聲淚水滾滾從她眼眶中跌落下來。</w:t>
      </w:r>
    </w:p>
    <w:p w:rsidR="00C04663" w:rsidRDefault="00A7259F" w:rsidP="00813907">
      <w:pPr>
        <w:spacing w:after="240"/>
      </w:pPr>
      <w:r>
        <w:rPr>
          <w:rFonts w:hint="eastAsia"/>
        </w:rPr>
        <w:t>「嗚嗚嗚…我不要…我不要阿…放我走，放我走阿…」</w:t>
      </w:r>
    </w:p>
    <w:p w:rsidR="00C04663" w:rsidRDefault="00A7259F" w:rsidP="00813907">
      <w:pPr>
        <w:spacing w:after="240"/>
      </w:pPr>
      <w:r>
        <w:rPr>
          <w:rFonts w:hint="eastAsia"/>
        </w:rPr>
        <w:t>李龍飛看了也是於心不忍，他心下一軟，柔聲說道，</w:t>
      </w:r>
    </w:p>
    <w:p w:rsidR="00C04663" w:rsidRDefault="00A7259F" w:rsidP="00813907">
      <w:pPr>
        <w:spacing w:after="240"/>
      </w:pPr>
      <w:r>
        <w:rPr>
          <w:rFonts w:hint="eastAsia"/>
        </w:rPr>
        <w:t>「我知道甚麼秘密？我甚麼都不知道，妳救我多次，如果我知道有甚麼方法可以讓你好過，我怎會不幫妳？」</w:t>
      </w:r>
    </w:p>
    <w:p w:rsidR="00C04663" w:rsidRDefault="00A7259F" w:rsidP="00813907">
      <w:pPr>
        <w:spacing w:after="240"/>
      </w:pPr>
      <w:r>
        <w:rPr>
          <w:rFonts w:hint="eastAsia"/>
        </w:rPr>
        <w:t>「嗚嗚嗚…你真的不知道？」</w:t>
      </w:r>
    </w:p>
    <w:p w:rsidR="00C04663" w:rsidRDefault="00A7259F" w:rsidP="00813907">
      <w:pPr>
        <w:spacing w:after="240"/>
      </w:pPr>
      <w:r>
        <w:rPr>
          <w:rFonts w:hint="eastAsia"/>
        </w:rPr>
        <w:t>「我真的不知道。」</w:t>
      </w:r>
    </w:p>
    <w:p w:rsidR="00C04663" w:rsidRDefault="00A7259F" w:rsidP="00813907">
      <w:pPr>
        <w:spacing w:after="240"/>
      </w:pPr>
      <w:r>
        <w:rPr>
          <w:rFonts w:hint="eastAsia"/>
        </w:rPr>
        <w:t>「…好，那我只能說，剛剛為了幫你，我飛進了這玉鐲之中，如今，除非你同意，否則我離不開這玉鐲。」</w:t>
      </w:r>
    </w:p>
    <w:p w:rsidR="00C04663" w:rsidRDefault="00A7259F" w:rsidP="00813907">
      <w:pPr>
        <w:spacing w:after="240"/>
      </w:pPr>
      <w:r>
        <w:rPr>
          <w:rFonts w:hint="eastAsia"/>
        </w:rPr>
        <w:t>「你若真的好心，就開口說要讓我離開。我保證剛剛的約定有效，而且我也不會再對你有任何敵意。」</w:t>
      </w:r>
    </w:p>
    <w:p w:rsidR="00C04663" w:rsidRDefault="00A7259F" w:rsidP="00813907">
      <w:pPr>
        <w:spacing w:after="240"/>
      </w:pPr>
      <w:r>
        <w:rPr>
          <w:rFonts w:hint="eastAsia"/>
        </w:rPr>
        <w:t>那白龍淚眼汪汪，雖然不怎信任李龍飛，但眼下無可奈何，硬著頭把實情說了出來。</w:t>
      </w:r>
    </w:p>
    <w:p w:rsidR="00C04663" w:rsidRDefault="00A7259F" w:rsidP="00813907">
      <w:pPr>
        <w:spacing w:after="240"/>
      </w:pPr>
      <w:r>
        <w:rPr>
          <w:rFonts w:hint="eastAsia"/>
        </w:rPr>
        <w:t>李龍飛一聽，果真如此，他略加思索後，開口又問。</w:t>
      </w:r>
    </w:p>
    <w:p w:rsidR="00C04663" w:rsidRDefault="00A7259F" w:rsidP="00813907">
      <w:pPr>
        <w:spacing w:after="240"/>
      </w:pPr>
      <w:r>
        <w:rPr>
          <w:rFonts w:hint="eastAsia"/>
        </w:rPr>
        <w:t>「這玉鐲，到底有甚麼秘密？為何會留落到我父親的手裡？」</w:t>
      </w:r>
    </w:p>
    <w:p w:rsidR="00C04663" w:rsidRDefault="00A7259F" w:rsidP="00813907">
      <w:pPr>
        <w:spacing w:after="240"/>
      </w:pPr>
      <w:r>
        <w:rPr>
          <w:rFonts w:hint="eastAsia"/>
        </w:rPr>
        <w:t>這是他最想問的關鍵，也是為甚麼他遲遲沒要離去的原因，實在是，這玉鐲給他的感覺，藏有太多密秘，恐怕正是自己陳府被針對的主要原因。</w:t>
      </w:r>
    </w:p>
    <w:p w:rsidR="00C04663" w:rsidRDefault="00A7259F" w:rsidP="00813907">
      <w:pPr>
        <w:spacing w:after="240"/>
      </w:pPr>
      <w:r>
        <w:rPr>
          <w:rFonts w:hint="eastAsia"/>
        </w:rPr>
        <w:t>那白龍化做的少女，咬了下嘴唇，眼框紅通通一片，她看著李龍飛，心底對自己當時的衝動已經後悔過一千次一萬次，但此時知道唯有讓對方知道一些事，自己才有脫困可能。</w:t>
      </w:r>
    </w:p>
    <w:p w:rsidR="00C04663" w:rsidRDefault="00A7259F" w:rsidP="00813907">
      <w:pPr>
        <w:spacing w:after="240"/>
      </w:pPr>
      <w:r>
        <w:rPr>
          <w:rFonts w:hint="eastAsia"/>
        </w:rPr>
        <w:t>她深吸一口氣，苦澀地說道。</w:t>
      </w:r>
    </w:p>
    <w:p w:rsidR="00C04663" w:rsidRDefault="00A7259F" w:rsidP="00813907">
      <w:pPr>
        <w:spacing w:after="240"/>
      </w:pPr>
      <w:r>
        <w:rPr>
          <w:rFonts w:hint="eastAsia"/>
        </w:rPr>
        <w:lastRenderedPageBreak/>
        <w:t>「這玉鐲，乃是這創這世界大能者偶然得到的另一個法寶，威力驚天動地，據他說，非大能者無法參透其中的奧妙。我不知道你父親為何得到，但我知道的是，數千年前，此玉鐲在當時的胭脂聖女手上出現過最後一次後，就再也沒有聽說過了。」</w:t>
      </w:r>
    </w:p>
    <w:p w:rsidR="00C04663" w:rsidRDefault="00A7259F" w:rsidP="00813907">
      <w:pPr>
        <w:spacing w:after="240"/>
      </w:pPr>
      <w:r>
        <w:rPr>
          <w:rFonts w:hint="eastAsia"/>
        </w:rPr>
        <w:t>「我在這灰白世界裡守護不過千來年，很多事，我都是傳承了我族血脈得知，所以不是我不說，而是我不知道而已。」</w:t>
      </w:r>
    </w:p>
    <w:p w:rsidR="00C04663" w:rsidRDefault="00A7259F" w:rsidP="00813907">
      <w:pPr>
        <w:spacing w:after="240"/>
      </w:pPr>
      <w:r>
        <w:rPr>
          <w:rFonts w:hint="eastAsia"/>
        </w:rPr>
        <w:t>「既然如此，妳又為何一見到此玉鐲，就如此緊張提防呢？」李龍飛半信半疑，繼續追問著。</w:t>
      </w:r>
    </w:p>
    <w:p w:rsidR="00C04663" w:rsidRDefault="00A7259F" w:rsidP="00813907">
      <w:pPr>
        <w:spacing w:after="240"/>
      </w:pPr>
      <w:r>
        <w:rPr>
          <w:rFonts w:hint="eastAsia"/>
        </w:rPr>
        <w:t>「…這…這是因為，我知道這玉鐲其中一個威能，就是將我族一脈困住，當做靈獸，只是這威能非有特殊方訣不可用，別說我不知道，就算我知道，我也不可能會告訴你…」那白龍知道無法再隱瞞，只得避重就輕的回答。</w:t>
      </w:r>
    </w:p>
    <w:p w:rsidR="00C04663" w:rsidRDefault="00A7259F" w:rsidP="00813907">
      <w:pPr>
        <w:spacing w:after="240"/>
      </w:pPr>
      <w:r>
        <w:rPr>
          <w:rFonts w:hint="eastAsia"/>
        </w:rPr>
        <w:t>李龍飛聽完，明白這白龍所說大概有七八成實情，雖然沒有自己所要的真相，但卻提到了一個重點。</w:t>
      </w:r>
    </w:p>
    <w:p w:rsidR="00C04663" w:rsidRDefault="00A7259F" w:rsidP="00813907">
      <w:pPr>
        <w:spacing w:after="240"/>
      </w:pPr>
      <w:r>
        <w:rPr>
          <w:rFonts w:hint="eastAsia"/>
        </w:rPr>
        <w:t>「胭脂聖女嗎？不知道這胭脂聖女跟胭脂派有甚麼關係？」李龍飛搖了搖頭，雖然知道了線索，但對方勢力跟實力都不是自己可以比擬，想要從中察出甚麼消息，怕是比登天還難。</w:t>
      </w:r>
    </w:p>
    <w:p w:rsidR="00C04663" w:rsidRDefault="00A7259F" w:rsidP="00813907">
      <w:pPr>
        <w:spacing w:after="240"/>
      </w:pPr>
      <w:r>
        <w:rPr>
          <w:rFonts w:hint="eastAsia"/>
        </w:rPr>
        <w:t>看著那些法寶，他知道，就算拿了這些，他恐怕也沒辦法跟對方抗衡，說到底，法寶只是個幫助，很多時後，還是得靠自身實力，實力強了，才能達到自己想要的目地，也才有可能知道真相，想到這，李龍飛目光中露出一絲瘋狂，他看向桌子上的那仙人幻影，猛地開口說道。</w:t>
      </w:r>
    </w:p>
    <w:p w:rsidR="00C04663" w:rsidRDefault="00A7259F" w:rsidP="00813907">
      <w:pPr>
        <w:spacing w:after="240"/>
      </w:pPr>
      <w:r>
        <w:rPr>
          <w:rFonts w:hint="eastAsia"/>
        </w:rPr>
        <w:t>「我要挑戰下一個試練！」</w:t>
      </w:r>
    </w:p>
    <w:p w:rsidR="00C04663" w:rsidRDefault="00A7259F" w:rsidP="00813907">
      <w:pPr>
        <w:spacing w:after="240"/>
      </w:pPr>
      <w:r>
        <w:rPr>
          <w:rFonts w:hint="eastAsia"/>
        </w:rPr>
        <w:t>那白龍少女低嚎了一聲，她哀怨地看著李龍飛，那目中的悲憤讓李龍飛有些過意不去，他歉然說道。</w:t>
      </w:r>
    </w:p>
    <w:p w:rsidR="00C04663" w:rsidRDefault="00A7259F" w:rsidP="00813907">
      <w:pPr>
        <w:spacing w:after="240"/>
      </w:pPr>
      <w:r>
        <w:rPr>
          <w:rFonts w:hint="eastAsia"/>
        </w:rPr>
        <w:t>「妳再幫我幾次，等我過了這些試練，得到了足夠的力量去做我想做的事，我保證離開這個世界。」</w:t>
      </w:r>
    </w:p>
    <w:p w:rsidR="00C04663" w:rsidRDefault="00A7259F" w:rsidP="00813907">
      <w:pPr>
        <w:spacing w:after="240"/>
      </w:pPr>
      <w:r>
        <w:rPr>
          <w:rFonts w:hint="eastAsia"/>
        </w:rPr>
        <w:t>白龍少女沒有說話，只是默默地化回白芒，回到了玉鐲之中，同時那數十個法寶虛影與灰色出口，一起消失之後，仙人幻影面無表情開口説道。</w:t>
      </w:r>
    </w:p>
    <w:p w:rsidR="00C04663" w:rsidRDefault="00A7259F" w:rsidP="00813907">
      <w:pPr>
        <w:spacing w:after="240"/>
      </w:pPr>
      <w:r>
        <w:rPr>
          <w:rFonts w:hint="eastAsia"/>
        </w:rPr>
        <w:t>「第二道試練，起！」</w:t>
      </w:r>
    </w:p>
    <w:p w:rsidR="00C04663" w:rsidRDefault="00A7259F" w:rsidP="00813907">
      <w:pPr>
        <w:spacing w:after="240"/>
      </w:pPr>
      <w:r>
        <w:rPr>
          <w:rFonts w:hint="eastAsia"/>
        </w:rPr>
        <w:t>一瞬間，那萬鈞壓力又重新降臨到了李龍飛身上，只不過有了白龍相助，李龍飛只覺得有些沉重而已。</w:t>
      </w:r>
    </w:p>
    <w:p w:rsidR="00C04663" w:rsidRDefault="00A7259F" w:rsidP="00813907">
      <w:pPr>
        <w:spacing w:after="240"/>
      </w:pPr>
      <w:r>
        <w:rPr>
          <w:rFonts w:hint="eastAsia"/>
        </w:rPr>
        <w:lastRenderedPageBreak/>
        <w:t>他一步一步，很快的離開了涼亭之後，往上又走了數十階石梯。</w:t>
      </w:r>
    </w:p>
    <w:p w:rsidR="00C04663" w:rsidRDefault="00A7259F" w:rsidP="00813907">
      <w:pPr>
        <w:spacing w:after="240"/>
      </w:pPr>
      <w:r>
        <w:rPr>
          <w:rFonts w:hint="eastAsia"/>
        </w:rPr>
        <w:t>隨著這數十階石梯過後，他身上的壓力也漸漸沉重，石徑兩旁，更有狂風吹來，如萬把利刃，破空無形吹來。</w:t>
      </w:r>
    </w:p>
    <w:p w:rsidR="00C04663" w:rsidRDefault="00A7259F" w:rsidP="00813907">
      <w:pPr>
        <w:spacing w:after="240"/>
      </w:pPr>
      <w:r>
        <w:rPr>
          <w:rFonts w:hint="eastAsia"/>
        </w:rPr>
        <w:t>只不過，有白龍在，雖然李龍飛衣衫碎裂，身上卻是沒受甚麼傷害，李龍飛不禁暗暗心驚，這白龍修為果然利害，更明白她為甚麼會那玉鐲如此忌諱，實在是如果能以此玉鐲，控制住了白龍，那等於奪天造化，想到都讓人為之心動。</w:t>
      </w:r>
    </w:p>
    <w:p w:rsidR="00C04663" w:rsidRDefault="00A7259F" w:rsidP="00813907">
      <w:pPr>
        <w:spacing w:after="240"/>
      </w:pPr>
      <w:r>
        <w:rPr>
          <w:rFonts w:hint="eastAsia"/>
        </w:rPr>
        <w:t>但李龍飛受了白龍幾次恩惠，加上他也不知道怎麼用玉鐲禁錮對方，所以此一念一起，便被李龍飛給打消放棄掉。</w:t>
      </w:r>
    </w:p>
    <w:p w:rsidR="00C04663" w:rsidRDefault="00A7259F" w:rsidP="00813907">
      <w:pPr>
        <w:spacing w:after="240"/>
      </w:pPr>
      <w:r>
        <w:rPr>
          <w:rFonts w:hint="eastAsia"/>
        </w:rPr>
        <w:t>如此一來，過了沒多久，李龍飛又來到了第二座涼亭之內，此涼亭內看起來跟第一座涼亭差不了多，就連那仙人幻影，也是相差無幾。</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走得更高，行得更遠</w:t>
      </w:r>
    </w:p>
    <w:p w:rsidR="00C04663" w:rsidRDefault="00C04663" w:rsidP="00813907">
      <w:pPr>
        <w:spacing w:after="240"/>
      </w:pPr>
    </w:p>
    <w:p w:rsidR="00C04663" w:rsidRDefault="00A7259F" w:rsidP="00813907">
      <w:pPr>
        <w:spacing w:after="240"/>
      </w:pPr>
      <w:r>
        <w:rPr>
          <w:rFonts w:hint="eastAsia"/>
        </w:rPr>
        <w:t>第二座涼亭內，那仙人幻影冷然說道。</w:t>
      </w:r>
    </w:p>
    <w:p w:rsidR="00C04663" w:rsidRDefault="00A7259F" w:rsidP="00813907">
      <w:pPr>
        <w:spacing w:after="240"/>
      </w:pPr>
      <w:r>
        <w:rPr>
          <w:rFonts w:hint="eastAsia"/>
        </w:rPr>
        <w:t>「有緣人，恭喜你通過第二道試練，此關獎賞，一樣有兩個選擇，一是回到外界，帶一件</w:t>
      </w:r>
      <w:r w:rsidR="0049689D">
        <w:rPr>
          <w:rFonts w:hint="eastAsia"/>
        </w:rPr>
        <w:t>法寶</w:t>
      </w:r>
      <w:r>
        <w:rPr>
          <w:rFonts w:hint="eastAsia"/>
        </w:rPr>
        <w:t>離開，二是再挑戰下一個試練，登往第三座涼亭。」</w:t>
      </w:r>
    </w:p>
    <w:p w:rsidR="00C04663" w:rsidRDefault="00A7259F" w:rsidP="00813907">
      <w:pPr>
        <w:spacing w:after="240"/>
      </w:pPr>
      <w:r>
        <w:rPr>
          <w:rFonts w:hint="eastAsia"/>
        </w:rPr>
        <w:t>說完，同樣有數十件寶物出現，這些寶物，每一個靈壓都比剛才第一個涼亭內的還要強大，李龍飛光是看過去，就覺得靈魂顫動，要不是有白龍的幫助，怕是都要跪倒在地了。</w:t>
      </w:r>
    </w:p>
    <w:p w:rsidR="00C04663" w:rsidRDefault="00A7259F" w:rsidP="00813907">
      <w:pPr>
        <w:spacing w:after="240"/>
      </w:pPr>
      <w:r>
        <w:rPr>
          <w:rFonts w:hint="eastAsia"/>
        </w:rPr>
        <w:t>「你選一個吧，這裡的法寶，已經是十分不錯了，就算是在我來看，也都頗為不俗了，你修為</w:t>
      </w:r>
      <w:r w:rsidR="007C56DE">
        <w:rPr>
          <w:rFonts w:hint="eastAsia"/>
        </w:rPr>
        <w:t>雖只有練氣期</w:t>
      </w:r>
      <w:r>
        <w:rPr>
          <w:rFonts w:hint="eastAsia"/>
        </w:rPr>
        <w:t>，但如果有我相助，也是可以強行將這些法寶煉化為己用，再往上去，那些法寶是你駕馭不了的。」那白龍幻化做的少女也出現勸說著。</w:t>
      </w:r>
    </w:p>
    <w:p w:rsidR="00C04663" w:rsidRDefault="00A7259F" w:rsidP="00813907">
      <w:pPr>
        <w:spacing w:after="240"/>
      </w:pPr>
      <w:r>
        <w:rPr>
          <w:rFonts w:hint="eastAsia"/>
        </w:rPr>
        <w:t>李龍飛沒有答話，他既然要做，就要做到底，當下沒有再細看那些法寶，直接開口要求進行下一試練。</w:t>
      </w:r>
    </w:p>
    <w:p w:rsidR="00C04663" w:rsidRDefault="00A7259F" w:rsidP="00813907">
      <w:pPr>
        <w:spacing w:after="240"/>
      </w:pPr>
      <w:r>
        <w:rPr>
          <w:rFonts w:hint="eastAsia"/>
        </w:rPr>
        <w:t>那白龍微微一嘆，又重回到了玉鐲，同時第三道試鍊也直接開啟。</w:t>
      </w:r>
    </w:p>
    <w:p w:rsidR="00C04663" w:rsidRDefault="00A7259F" w:rsidP="00813907">
      <w:pPr>
        <w:spacing w:after="240"/>
      </w:pPr>
      <w:r>
        <w:rPr>
          <w:rFonts w:hint="eastAsia"/>
        </w:rPr>
        <w:t>這一次，李龍飛走了兩百階，來到了第三座涼亭，看都不看那些再次出現的法寶，直接選擇再往上去。</w:t>
      </w:r>
    </w:p>
    <w:p w:rsidR="00C04663" w:rsidRDefault="00A7259F" w:rsidP="00813907">
      <w:pPr>
        <w:spacing w:after="240"/>
      </w:pPr>
      <w:r>
        <w:rPr>
          <w:rFonts w:hint="eastAsia"/>
        </w:rPr>
        <w:lastRenderedPageBreak/>
        <w:t>很快的，第四座，第五座，甚至是第六座涼亭，李龍飛都直接跳過。</w:t>
      </w:r>
    </w:p>
    <w:p w:rsidR="00C04663" w:rsidRDefault="00A7259F" w:rsidP="00813907">
      <w:pPr>
        <w:spacing w:after="240"/>
      </w:pPr>
      <w:r>
        <w:rPr>
          <w:rFonts w:hint="eastAsia"/>
        </w:rPr>
        <w:t>到了第七座涼亭路上，那試煉已經是天搖地動，降下的威壓有如開天闢地之重，吹起的風刃有如滅世毀天之威，更有那天雷滾滾，地動天鳴，就算李龍飛有白龍幫助，也是舉步維艱，行動緩慢，要不是那白龍在玉鐲內不得不運起全力修為</w:t>
      </w:r>
      <w:r w:rsidR="0050356E">
        <w:rPr>
          <w:rFonts w:hint="eastAsia"/>
        </w:rPr>
        <w:t>幫助他</w:t>
      </w:r>
      <w:r>
        <w:rPr>
          <w:rFonts w:hint="eastAsia"/>
        </w:rPr>
        <w:t>，恐怕早就登不上去了。</w:t>
      </w:r>
    </w:p>
    <w:p w:rsidR="00C04663" w:rsidRDefault="00A7259F" w:rsidP="00813907">
      <w:pPr>
        <w:spacing w:after="240"/>
      </w:pPr>
      <w:r>
        <w:rPr>
          <w:rFonts w:hint="eastAsia"/>
        </w:rPr>
        <w:t>好不容易，登上了第七座涼亭後，那白龍虛弱的聲音裡透著漠然，在李龍飛的腦海中說道。</w:t>
      </w:r>
    </w:p>
    <w:p w:rsidR="00C04663" w:rsidRDefault="00A7259F" w:rsidP="00813907">
      <w:pPr>
        <w:spacing w:after="240"/>
      </w:pPr>
      <w:r>
        <w:rPr>
          <w:rFonts w:hint="eastAsia"/>
        </w:rPr>
        <w:t>「這第七座涼亭，是我能幫你的極限，這裡的</w:t>
      </w:r>
      <w:r w:rsidR="00E05894">
        <w:rPr>
          <w:rFonts w:hint="eastAsia"/>
        </w:rPr>
        <w:t>寶物</w:t>
      </w:r>
      <w:r>
        <w:rPr>
          <w:rFonts w:hint="eastAsia"/>
        </w:rPr>
        <w:t>，已經是接近上品仙器的境界了，放到外界，每個都是驚天動地，哪怕是</w:t>
      </w:r>
      <w:r w:rsidR="0050356E">
        <w:rPr>
          <w:rFonts w:hint="eastAsia"/>
        </w:rPr>
        <w:t>上古的</w:t>
      </w:r>
      <w:r>
        <w:rPr>
          <w:rFonts w:hint="eastAsia"/>
        </w:rPr>
        <w:t>大宗大派，也不見得能夠抵抗…</w:t>
      </w:r>
      <w:r w:rsidR="00E05894">
        <w:rPr>
          <w:rFonts w:hint="eastAsia"/>
        </w:rPr>
        <w:t>雖然你無力操控，但若是能拿到一個，對你也是莫大的機緣，</w:t>
      </w:r>
      <w:r>
        <w:rPr>
          <w:rFonts w:hint="eastAsia"/>
        </w:rPr>
        <w:t>而第八道試練，不是我所能幫忙的範圍了。你若相信我，就選一個，然後離開這裡，也算是一場造化了。」</w:t>
      </w:r>
    </w:p>
    <w:p w:rsidR="00C04663" w:rsidRDefault="00A7259F" w:rsidP="00813907">
      <w:pPr>
        <w:spacing w:after="240"/>
      </w:pPr>
      <w:r>
        <w:rPr>
          <w:rFonts w:hint="eastAsia"/>
        </w:rPr>
        <w:t>「第八道試練，是甚麼試練？」李龍飛頓了頓，心底也是有想要拿了件法寶走人的意思，但他看向亭外時，卻被那第八個試煉給吸引了住。</w:t>
      </w:r>
    </w:p>
    <w:p w:rsidR="00C04663" w:rsidRDefault="00A7259F" w:rsidP="00813907">
      <w:pPr>
        <w:spacing w:after="240"/>
      </w:pPr>
      <w:r>
        <w:rPr>
          <w:rFonts w:hint="eastAsia"/>
        </w:rPr>
        <w:t>那外面不再是一條石階，而是有一座洞府，洞府外，三個寫著「山水界」的黑字匾額，散發出滄桑的氣息掛在府口上頭。</w:t>
      </w:r>
    </w:p>
    <w:p w:rsidR="00C04663" w:rsidRDefault="00A7259F" w:rsidP="00813907">
      <w:pPr>
        <w:spacing w:after="240"/>
      </w:pPr>
      <w:r>
        <w:rPr>
          <w:rFonts w:hint="eastAsia"/>
        </w:rPr>
        <w:t>恍惚中，李龍飛似乎覺得有股聲音，在呼喚著自己進去。</w:t>
      </w:r>
    </w:p>
    <w:p w:rsidR="00C04663" w:rsidRDefault="00A7259F" w:rsidP="00813907">
      <w:pPr>
        <w:spacing w:after="240"/>
      </w:pPr>
      <w:r>
        <w:rPr>
          <w:rFonts w:hint="eastAsia"/>
        </w:rPr>
        <w:t>「我不知道，我只知道，在我所傳承的記憶裡，前七道試練，是修為上的試練，每一個試練，都是創這世界的大能者為給後世有緣者留下的法寶所創的。」</w:t>
      </w:r>
    </w:p>
    <w:p w:rsidR="00C04663" w:rsidRDefault="00A7259F" w:rsidP="00813907">
      <w:pPr>
        <w:spacing w:after="240"/>
      </w:pPr>
      <w:r>
        <w:rPr>
          <w:rFonts w:hint="eastAsia"/>
        </w:rPr>
        <w:t>「而這第八道試練，則有所不同，是心性上的試練，是那大能者用來挑選傳承者所創的試煉。所這麼多年來，只有三個人通過了第八試練，其餘闖關者，全都身死道消。而那三人，後來都成了赫赫有名的仙人，成就了不可一世的造化，以你的心性，若沒有天大機緣，勸你還是不要進去來得好。」那白龍搖搖頭，表情不似虛假。</w:t>
      </w:r>
    </w:p>
    <w:p w:rsidR="00C04663" w:rsidRDefault="00A7259F" w:rsidP="00813907">
      <w:pPr>
        <w:spacing w:after="240"/>
      </w:pPr>
      <w:r>
        <w:rPr>
          <w:rFonts w:hint="eastAsia"/>
        </w:rPr>
        <w:t>「你方才說，這玉鐲能將你一族困住，但我卻感受不到怎麼控制你，恐怕，真正控制你的並不是這玉鐲，而是另有其物吧。」李龍飛沉思一會後，緩緩說道。</w:t>
      </w:r>
    </w:p>
    <w:p w:rsidR="00C04663" w:rsidRDefault="00A7259F" w:rsidP="00813907">
      <w:pPr>
        <w:spacing w:after="240"/>
      </w:pPr>
      <w:r>
        <w:rPr>
          <w:rFonts w:hint="eastAsia"/>
        </w:rPr>
        <w:t>那白龍臉色變了變，不說話的默認了一下，然後淡淡說道，「不管怎樣，有這玉鐲，我的確不能傷害你，而我也真的只能幫你幫到這裡，若你要進去第八試練，那就算是我，也不能違背誓言去幫你。」</w:t>
      </w:r>
    </w:p>
    <w:p w:rsidR="00C04663" w:rsidRDefault="00A7259F" w:rsidP="00813907">
      <w:pPr>
        <w:spacing w:after="240"/>
      </w:pPr>
      <w:r>
        <w:rPr>
          <w:rFonts w:hint="eastAsia"/>
        </w:rPr>
        <w:t>李龍飛看著那洞府沉默，他大可以選擇現在就離去，光是這第七座涼亭內的寶物，想來就連算是那滅了李府的灰袍道人也不見得能夠抵擋，只是這些終究是身外之</w:t>
      </w:r>
      <w:r>
        <w:rPr>
          <w:rFonts w:hint="eastAsia"/>
        </w:rPr>
        <w:lastRenderedPageBreak/>
        <w:t>物，自己修為不高的話，別說使用，便要是擁有，恐怕都會惹來殺身之禍。</w:t>
      </w:r>
    </w:p>
    <w:p w:rsidR="00C04663" w:rsidRDefault="00A7259F" w:rsidP="00813907">
      <w:pPr>
        <w:spacing w:after="240"/>
      </w:pPr>
      <w:r>
        <w:rPr>
          <w:rFonts w:hint="eastAsia"/>
        </w:rPr>
        <w:t>對於懷璧其罪這事，在經過李府事件後，李龍飛可以說是有了深刻的體悟。</w:t>
      </w:r>
    </w:p>
    <w:p w:rsidR="00C04663" w:rsidRDefault="00A7259F" w:rsidP="00813907">
      <w:pPr>
        <w:spacing w:after="240"/>
      </w:pPr>
      <w:r>
        <w:rPr>
          <w:rFonts w:hint="eastAsia"/>
        </w:rPr>
        <w:t>一咬牙，他下定決心，再不猶豫，選擇了第八試鍊。</w:t>
      </w:r>
    </w:p>
    <w:p w:rsidR="00C04663" w:rsidRDefault="00A7259F" w:rsidP="00813907">
      <w:pPr>
        <w:spacing w:after="240"/>
      </w:pPr>
      <w:r>
        <w:rPr>
          <w:rFonts w:hint="eastAsia"/>
        </w:rPr>
        <w:t>「死就死吧，富貴險中求，如果自身不能變強，終究還是蟻螻而已。我不但要報仇，還要保李府永世平安，不再受到其他仙人的威脅迫害，若能得到創這世界的大能者傳承，那我此後的修行，一定能走得更高，行得更遠！」</w:t>
      </w:r>
    </w:p>
    <w:p w:rsidR="00C04663" w:rsidRDefault="00A7259F" w:rsidP="00813907">
      <w:pPr>
        <w:spacing w:after="240"/>
      </w:pPr>
      <w:r>
        <w:rPr>
          <w:rFonts w:hint="eastAsia"/>
        </w:rPr>
        <w:t>在李龍飛下定決心選擇進行第八試練，踏入了那洞府之中後，洞府內突然一陣強大的靈識掃過，像是要將他全身上下通體看透，深入靈魂，接著那玉鐲猛然一震，白龍的身影整個被洞府排斥了出來。</w:t>
      </w:r>
    </w:p>
    <w:p w:rsidR="00C04663" w:rsidRDefault="00A7259F" w:rsidP="00813907">
      <w:pPr>
        <w:spacing w:after="240"/>
      </w:pPr>
      <w:r>
        <w:rPr>
          <w:rFonts w:hint="eastAsia"/>
        </w:rPr>
        <w:t>她心中一喜，此時再無留戀，連忙飛了出去，遠遠離開這座山峰，同時心底恨恨地想著，「我就知道，人心不足蛇吞象，你定會想去進入這第八試練，一旦你進去了，憑你這種黃毛小子，肯定會失敗在內，永世不得超生！」</w:t>
      </w:r>
    </w:p>
    <w:p w:rsidR="00C04663" w:rsidRDefault="00A7259F" w:rsidP="00813907">
      <w:pPr>
        <w:spacing w:after="240"/>
      </w:pPr>
      <w:r>
        <w:rPr>
          <w:rFonts w:hint="eastAsia"/>
        </w:rPr>
        <w:t>而李龍飛察覺到對方離去，雖有些惋惜，但也無法改變甚麼，只能往前繼續，朝著洞府深處走去。</w:t>
      </w:r>
    </w:p>
    <w:p w:rsidR="00C04663" w:rsidRDefault="00A7259F" w:rsidP="00813907">
      <w:pPr>
        <w:spacing w:after="240"/>
      </w:pPr>
      <w:r>
        <w:rPr>
          <w:rFonts w:hint="eastAsia"/>
        </w:rPr>
        <w:t>這洞府不大，裡頭一片漆黑，隱隱只有一條路可行而已，然而李龍飛走了許久，始終見不到底，越走越是奇怪，越走也越覺得有些昏沈。</w:t>
      </w:r>
    </w:p>
    <w:p w:rsidR="00C04663" w:rsidRDefault="00A7259F" w:rsidP="00813907">
      <w:pPr>
        <w:spacing w:after="240"/>
      </w:pPr>
      <w:r>
        <w:rPr>
          <w:rFonts w:hint="eastAsia"/>
        </w:rPr>
        <w:t>茫茫然間，他不知道走了多久，也不知道這路的盡頭是甚麼，在不知不覺中，他好似失去了意識，兩眼無神，成了行屍走肉的存在，只是本能的向前走著。</w:t>
      </w:r>
    </w:p>
    <w:p w:rsidR="00C04663" w:rsidRDefault="00A7259F" w:rsidP="00813907">
      <w:pPr>
        <w:spacing w:after="240"/>
      </w:pPr>
      <w:r>
        <w:rPr>
          <w:rFonts w:hint="eastAsia"/>
        </w:rPr>
        <w:t>如果這時有人看去，便可赫然發現，這黑暗中，不只李龍飛一人在走，數十人，數百人，數千人，數萬人，全都無聲無息地出現跟著李龍飛一同走著。</w:t>
      </w:r>
    </w:p>
    <w:p w:rsidR="00C04663" w:rsidRDefault="00A7259F" w:rsidP="00813907">
      <w:pPr>
        <w:spacing w:after="240"/>
      </w:pPr>
      <w:r>
        <w:rPr>
          <w:rFonts w:hint="eastAsia"/>
        </w:rPr>
        <w:t>他們每個人身上的隱隱泛著幽光，那是靈魂中的火花，在這無垠無涯的黑暗之中，彷若合成了一道夜空中的銀河，流向那沒有終點的方向。</w:t>
      </w:r>
    </w:p>
    <w:p w:rsidR="00C04663" w:rsidRDefault="00A7259F" w:rsidP="00813907">
      <w:pPr>
        <w:spacing w:after="240"/>
      </w:pPr>
      <w:r>
        <w:rPr>
          <w:rFonts w:hint="eastAsia"/>
        </w:rPr>
        <w:t>偶爾，有些人身上的幽光散去，立刻他的身影便消失在黑暗之中，永遠都不再出現，而更多時後，則是有新的幽光出現，加入了這銀河的一員。</w:t>
      </w:r>
    </w:p>
    <w:p w:rsidR="00C04663" w:rsidRDefault="00A7259F" w:rsidP="00813907">
      <w:pPr>
        <w:spacing w:after="240"/>
      </w:pPr>
      <w:r>
        <w:rPr>
          <w:rFonts w:hint="eastAsia"/>
        </w:rPr>
        <w:t>而李龍飛的身外，此時也淡淡地發出了一縷光芒，跟著眾人一起，飄向遠方。</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覆水難收</w:t>
      </w:r>
    </w:p>
    <w:p w:rsidR="00C04663" w:rsidRDefault="00C04663" w:rsidP="00813907">
      <w:pPr>
        <w:spacing w:after="240"/>
      </w:pPr>
    </w:p>
    <w:p w:rsidR="00C04663" w:rsidRDefault="00A7259F" w:rsidP="00813907">
      <w:pPr>
        <w:spacing w:after="240"/>
      </w:pPr>
      <w:r>
        <w:rPr>
          <w:rFonts w:hint="eastAsia"/>
        </w:rPr>
        <w:lastRenderedPageBreak/>
        <w:t>胭脂山外，李家府內，此刻正忙裡忙外，原因無他，李府五十多歲的老爺老來喜獲麟子，正大開宴客的眾請四方。</w:t>
      </w:r>
    </w:p>
    <w:p w:rsidR="00C04663" w:rsidRDefault="00A7259F" w:rsidP="00813907">
      <w:pPr>
        <w:spacing w:after="240"/>
      </w:pPr>
      <w:r>
        <w:rPr>
          <w:rFonts w:hint="eastAsia"/>
        </w:rPr>
        <w:t>宴會上李府老爺李敦，看著李家麒麟子被輪流抱在懷中疼愛的同時，他目露慈祥，頗為寬慰地心中感嘆。</w:t>
      </w:r>
    </w:p>
    <w:p w:rsidR="00C04663" w:rsidRDefault="00A7259F" w:rsidP="00813907">
      <w:pPr>
        <w:spacing w:after="240"/>
      </w:pPr>
      <w:r>
        <w:rPr>
          <w:rFonts w:hint="eastAsia"/>
        </w:rPr>
        <w:t>他本來擔心自己死後無子，沒人能承繼這李家的一切，現在得到了一個兒子，而且還是自己親生的，不是認養來的義子，這就讓李敦感到無比的激動。</w:t>
      </w:r>
    </w:p>
    <w:p w:rsidR="00C04663" w:rsidRDefault="00A7259F" w:rsidP="00813907">
      <w:pPr>
        <w:spacing w:after="240"/>
      </w:pPr>
      <w:r>
        <w:rPr>
          <w:rFonts w:hint="eastAsia"/>
        </w:rPr>
        <w:t>而替自己生下兒子的李四娘，自然而然地，便讓李敦更加寵愛一身了。</w:t>
      </w:r>
    </w:p>
    <w:p w:rsidR="00C04663" w:rsidRDefault="00A7259F" w:rsidP="00813907">
      <w:pPr>
        <w:spacing w:after="240"/>
      </w:pPr>
      <w:r>
        <w:rPr>
          <w:rFonts w:hint="eastAsia"/>
        </w:rPr>
        <w:t>李府老太太也很歡喜，親自替自己的這個孫兒，取了名字。</w:t>
      </w:r>
    </w:p>
    <w:p w:rsidR="00C04663" w:rsidRDefault="00A7259F" w:rsidP="00813907">
      <w:pPr>
        <w:spacing w:after="240"/>
      </w:pPr>
      <w:r>
        <w:rPr>
          <w:rFonts w:hint="eastAsia"/>
        </w:rPr>
        <w:t>「這兒子，長大後一定能成龍成鳳，一飛沖天，便叫他做李龍飛吧！」</w:t>
      </w:r>
    </w:p>
    <w:p w:rsidR="00C04663" w:rsidRDefault="00A7259F" w:rsidP="00813907">
      <w:pPr>
        <w:spacing w:after="240"/>
      </w:pPr>
      <w:r>
        <w:rPr>
          <w:rFonts w:hint="eastAsia"/>
        </w:rPr>
        <w:t>時間很快的飛逝而過，隨著李龍飛漸長，他在李府上的一切生活，漸漸地越發受眾人矚目。</w:t>
      </w:r>
    </w:p>
    <w:p w:rsidR="00C04663" w:rsidRDefault="00A7259F" w:rsidP="00813907">
      <w:pPr>
        <w:spacing w:after="240"/>
      </w:pPr>
      <w:r>
        <w:rPr>
          <w:rFonts w:hint="eastAsia"/>
        </w:rPr>
        <w:t>實在是因為，在李敦的溺愛下，他長成了無法無天，整日調皮搗蛋，惹得下人們跟李家上下雞犬不寧。</w:t>
      </w:r>
    </w:p>
    <w:p w:rsidR="00C04663" w:rsidRDefault="00A7259F" w:rsidP="00813907">
      <w:pPr>
        <w:spacing w:after="240"/>
      </w:pPr>
      <w:r>
        <w:rPr>
          <w:rFonts w:hint="eastAsia"/>
        </w:rPr>
        <w:t>這一日，他又犯下了大錯，與其奴僕，偷看了一名婢女更衣，更逼死了對方，惹得李敦也勃然大怒。</w:t>
      </w:r>
    </w:p>
    <w:p w:rsidR="00C04663" w:rsidRDefault="00A7259F" w:rsidP="00813907">
      <w:pPr>
        <w:spacing w:after="240"/>
      </w:pPr>
      <w:r>
        <w:rPr>
          <w:rFonts w:hint="eastAsia"/>
        </w:rPr>
        <w:t>在大廳之上，李敦看著李龍飛，怒氣沖沖，斥喝著他下跪接受責罵。</w:t>
      </w:r>
    </w:p>
    <w:p w:rsidR="00C04663" w:rsidRDefault="00A7259F" w:rsidP="00813907">
      <w:pPr>
        <w:spacing w:after="240"/>
      </w:pPr>
      <w:r>
        <w:rPr>
          <w:rFonts w:hint="eastAsia"/>
        </w:rPr>
        <w:t>李龍飛心底雖然知錯，但倔強的個性，讓他忍不住想要回嘴頂撞。</w:t>
      </w:r>
    </w:p>
    <w:p w:rsidR="00C04663" w:rsidRDefault="00A7259F" w:rsidP="00813907">
      <w:pPr>
        <w:spacing w:after="240"/>
      </w:pPr>
      <w:r>
        <w:rPr>
          <w:rFonts w:hint="eastAsia"/>
        </w:rPr>
        <w:t>但就在他話剛要出口那瞬間，突然地，他身驅猛地一震，一個畫面閃過了心底，跟著一幕幕記憶，如潮水一般，湧了進來。</w:t>
      </w:r>
    </w:p>
    <w:p w:rsidR="00C04663" w:rsidRDefault="00A7259F" w:rsidP="00813907">
      <w:pPr>
        <w:spacing w:after="240"/>
      </w:pPr>
      <w:r>
        <w:rPr>
          <w:rFonts w:hint="eastAsia"/>
        </w:rPr>
        <w:t>他全身顫抖，有些難以置信地抬起頭來，對上了李敦的眼神時，眼眶一紅，淚水啪答啪答，便從臉頰上滾落，滴到了大廳的石板地上。</w:t>
      </w:r>
    </w:p>
    <w:p w:rsidR="00C04663" w:rsidRDefault="00A7259F" w:rsidP="00813907">
      <w:pPr>
        <w:spacing w:after="240"/>
      </w:pPr>
      <w:r>
        <w:rPr>
          <w:rFonts w:hint="eastAsia"/>
        </w:rPr>
        <w:t>李敦愣了一下，他知道這兒子從小被自己慣壞，已經養成了不怕天不怕地的牛脾氣，這次本來也只是打算當著大家面教訓一番，做做個樣子，想不到兒子竟然哭了出來。</w:t>
      </w:r>
    </w:p>
    <w:p w:rsidR="00C04663" w:rsidRDefault="00A7259F" w:rsidP="00813907">
      <w:pPr>
        <w:spacing w:after="240"/>
      </w:pPr>
      <w:r>
        <w:rPr>
          <w:rFonts w:hint="eastAsia"/>
        </w:rPr>
        <w:t>他心底的憤怒一下子就消了大半，臉上卻仍是帶著嚴厲的表情說道，「你現在知錯了？知道哭了？」</w:t>
      </w:r>
    </w:p>
    <w:p w:rsidR="00C04663" w:rsidRDefault="00A7259F" w:rsidP="00813907">
      <w:pPr>
        <w:spacing w:after="240"/>
      </w:pPr>
      <w:r>
        <w:rPr>
          <w:rFonts w:hint="eastAsia"/>
        </w:rPr>
        <w:t>李龍飛沒有答話，整個人跪了下來，咚咚咚磕了好幾個響頭，聲音大的讓整個廳上的眾人全都看傻了眼。</w:t>
      </w:r>
    </w:p>
    <w:p w:rsidR="00C04663" w:rsidRDefault="00A7259F" w:rsidP="00813907">
      <w:pPr>
        <w:spacing w:after="240"/>
      </w:pPr>
      <w:r>
        <w:rPr>
          <w:rFonts w:hint="eastAsia"/>
        </w:rPr>
        <w:lastRenderedPageBreak/>
        <w:t>一旁的李老太太見狀，心下疼惜不已，開口對著李敦喝道，「你你你…孩子錯也就錯了，你讓他道歉就好，要他磕頭幹麻呢？你這麼大個人了，難不成沒犯過錯嗎？」</w:t>
      </w:r>
    </w:p>
    <w:p w:rsidR="00C04663" w:rsidRDefault="00A7259F" w:rsidP="00813907">
      <w:pPr>
        <w:spacing w:after="240"/>
      </w:pPr>
      <w:r>
        <w:rPr>
          <w:rFonts w:hint="eastAsia"/>
        </w:rPr>
        <w:t>「男兒膝下有黃金，你瞧你的，把孩子都罵得哭成這樣，有這麼必要嗎？」</w:t>
      </w:r>
    </w:p>
    <w:p w:rsidR="00C04663" w:rsidRDefault="00A7259F" w:rsidP="00813907">
      <w:pPr>
        <w:spacing w:after="240"/>
      </w:pPr>
      <w:r>
        <w:rPr>
          <w:rFonts w:hint="eastAsia"/>
        </w:rPr>
        <w:t>尤其在看到李龍飛額頭因為磕得太大力了，有些破皮的樣子後，李老太太更加不滿了。</w:t>
      </w:r>
    </w:p>
    <w:p w:rsidR="00C04663" w:rsidRDefault="00A7259F" w:rsidP="00813907">
      <w:pPr>
        <w:spacing w:after="240"/>
      </w:pPr>
      <w:r>
        <w:rPr>
          <w:rFonts w:hint="eastAsia"/>
        </w:rPr>
        <w:t>「瞧瞧…頭都給磕破了，等等化膿了，這該怎麼辦才好？老嚴阿！老嚴你還不快帶飛兒去擦藥！」</w:t>
      </w:r>
    </w:p>
    <w:p w:rsidR="00C04663" w:rsidRDefault="00A7259F" w:rsidP="00813907">
      <w:pPr>
        <w:spacing w:after="240"/>
      </w:pPr>
      <w:r>
        <w:rPr>
          <w:rFonts w:hint="eastAsia"/>
        </w:rPr>
        <w:t>「小的在！」嚴管家很識相的在最恰當的時機走了出來，扶起了李龍飛，帶了下去。</w:t>
      </w:r>
    </w:p>
    <w:p w:rsidR="00C04663" w:rsidRDefault="00A7259F" w:rsidP="00813907">
      <w:pPr>
        <w:spacing w:after="240"/>
      </w:pPr>
      <w:r>
        <w:rPr>
          <w:rFonts w:hint="eastAsia"/>
        </w:rPr>
        <w:t>這一場責罰，就這樣在李老太太的出聲下驟然落幕，徒留下滿是不解的眾人在廳堂上討論紛紛。</w:t>
      </w:r>
    </w:p>
    <w:p w:rsidR="00C04663" w:rsidRDefault="00A7259F" w:rsidP="00813907">
      <w:pPr>
        <w:spacing w:after="240"/>
      </w:pPr>
      <w:r>
        <w:rPr>
          <w:rFonts w:hint="eastAsia"/>
        </w:rPr>
        <w:t>事後，死去的婢女那，在李府厚葬且給了其雙親數百兩銀子後，李龍飛本人更親自前去靈堂道歉，使得其父母也安然接受了這樣的結果，不再有任何怨言。</w:t>
      </w:r>
    </w:p>
    <w:p w:rsidR="00C04663" w:rsidRDefault="00A7259F" w:rsidP="00813907">
      <w:pPr>
        <w:spacing w:after="240"/>
      </w:pPr>
      <w:r>
        <w:rPr>
          <w:rFonts w:hint="eastAsia"/>
        </w:rPr>
        <w:t>只是在那之後，李龍飛像改了一個人似的，不再胡作非危，更是穩重許多，成日與其父李敦學習，如何做為一個好的官員。</w:t>
      </w:r>
    </w:p>
    <w:p w:rsidR="00C04663" w:rsidRDefault="00A7259F" w:rsidP="00813907">
      <w:pPr>
        <w:spacing w:after="240"/>
      </w:pPr>
      <w:r>
        <w:rPr>
          <w:rFonts w:hint="eastAsia"/>
        </w:rPr>
        <w:t>這一日夜裡，李敦在書房中拿著竹簡，臉上嚴肅中帶著笑意，督促著李龍飛學習官府中的制度時，他有些感嘆地問道。</w:t>
      </w:r>
    </w:p>
    <w:p w:rsidR="00C04663" w:rsidRDefault="00A7259F" w:rsidP="00813907">
      <w:pPr>
        <w:spacing w:after="240"/>
      </w:pPr>
      <w:r>
        <w:rPr>
          <w:rFonts w:hint="eastAsia"/>
        </w:rPr>
        <w:t>「飛兒，你是怎麼了，怎麼突然性子改了那麼多？要不是你是我親兒，血脈中種有一種冥冥感應，我還真懷疑你換了一個人似的。」</w:t>
      </w:r>
    </w:p>
    <w:p w:rsidR="00C04663" w:rsidRDefault="00A7259F" w:rsidP="00813907">
      <w:pPr>
        <w:spacing w:after="240"/>
      </w:pPr>
      <w:r>
        <w:rPr>
          <w:rFonts w:hint="eastAsia"/>
        </w:rPr>
        <w:t>李龍飛正在臨寫北都國郡府制度，聽聞此話，抬起頭來，看著眼前的父親，眼神中流露深深仰慕，更有一絲藏得很深的哀傷，鎖在了裡頭。</w:t>
      </w:r>
    </w:p>
    <w:p w:rsidR="00C04663" w:rsidRDefault="00A7259F" w:rsidP="00813907">
      <w:pPr>
        <w:spacing w:after="240"/>
      </w:pPr>
      <w:r>
        <w:rPr>
          <w:rFonts w:hint="eastAsia"/>
        </w:rPr>
        <w:t>「爹…這樣，不好嗎？」</w:t>
      </w:r>
    </w:p>
    <w:p w:rsidR="00C04663" w:rsidRDefault="00A7259F" w:rsidP="00813907">
      <w:pPr>
        <w:spacing w:after="240"/>
      </w:pPr>
      <w:r>
        <w:rPr>
          <w:rFonts w:hint="eastAsia"/>
        </w:rPr>
        <w:t>「並無不好，應該說，我是覺得這樣很好…」李敦頷首微笑，有些遲疑了下，才又開口說道。</w:t>
      </w:r>
    </w:p>
    <w:p w:rsidR="00C04663" w:rsidRDefault="00A7259F" w:rsidP="00813907">
      <w:pPr>
        <w:spacing w:after="240"/>
      </w:pPr>
      <w:r>
        <w:rPr>
          <w:rFonts w:hint="eastAsia"/>
        </w:rPr>
        <w:t>「只是不知道為何，我總覺得，有哪邊不妥…」</w:t>
      </w:r>
    </w:p>
    <w:p w:rsidR="00C04663" w:rsidRDefault="00A7259F" w:rsidP="00813907">
      <w:pPr>
        <w:spacing w:after="240"/>
      </w:pPr>
      <w:r>
        <w:rPr>
          <w:rFonts w:hint="eastAsia"/>
        </w:rPr>
        <w:t>「哪邊不妥？咱們家兒子長大了，不再老像個孩子似的，您老也不用再整天操心著他，怎麼，沒事做了，反而覺得不妥阿？」李四娘拿著兩碗熱湯，笑著走了進來。</w:t>
      </w:r>
    </w:p>
    <w:p w:rsidR="00C04663" w:rsidRDefault="00A7259F" w:rsidP="00813907">
      <w:pPr>
        <w:spacing w:after="240"/>
      </w:pPr>
      <w:r>
        <w:rPr>
          <w:rFonts w:hint="eastAsia"/>
        </w:rPr>
        <w:lastRenderedPageBreak/>
        <w:t>「我說阿，老爺，您就別瞎操心了，我看阿，肯定是我上個月跟娘去廟裡求香拜拜，神仙保佑，顯靈讓我這乖兒子長大了阿。」</w:t>
      </w:r>
    </w:p>
    <w:p w:rsidR="00C04663" w:rsidRDefault="00A7259F" w:rsidP="00813907">
      <w:pPr>
        <w:spacing w:after="240"/>
      </w:pPr>
      <w:r>
        <w:rPr>
          <w:rFonts w:hint="eastAsia"/>
        </w:rPr>
        <w:t>李敦沒有反駁，只是笑而不答，默默端起了那了碗熱湯。</w:t>
      </w:r>
    </w:p>
    <w:p w:rsidR="00C04663" w:rsidRDefault="00A7259F" w:rsidP="00813907">
      <w:pPr>
        <w:spacing w:after="240"/>
      </w:pPr>
      <w:r>
        <w:rPr>
          <w:rFonts w:hint="eastAsia"/>
        </w:rPr>
        <w:t>與此同時，李四娘將另外一碗，遞給了李龍飛。</w:t>
      </w:r>
    </w:p>
    <w:p w:rsidR="00C04663" w:rsidRDefault="00A7259F" w:rsidP="00813907">
      <w:pPr>
        <w:spacing w:after="240"/>
      </w:pPr>
      <w:r>
        <w:rPr>
          <w:rFonts w:hint="eastAsia"/>
        </w:rPr>
        <w:t>李龍飛放下毛筆，正要接過那碗熱湯，突然他的手臂一痛，右手一個拿捏不穩，將碗摔了下去，熱湯整個灑了出來，讓李四娘唉唷的驚呼一聲。</w:t>
      </w:r>
    </w:p>
    <w:p w:rsidR="00C04663" w:rsidRDefault="00A7259F" w:rsidP="00813907">
      <w:pPr>
        <w:spacing w:after="240"/>
      </w:pPr>
      <w:r>
        <w:rPr>
          <w:rFonts w:hint="eastAsia"/>
        </w:rPr>
        <w:t>「娘…對，對不起！」李龍飛握著右手手腕，腕上一圈淡淡紅痕，似被甚麼圈過，急急忙忙地蹲下想要幫忙收拾。</w:t>
      </w:r>
    </w:p>
    <w:p w:rsidR="00C04663" w:rsidRDefault="00A7259F" w:rsidP="00813907">
      <w:pPr>
        <w:spacing w:after="240"/>
      </w:pPr>
      <w:r>
        <w:rPr>
          <w:rFonts w:hint="eastAsia"/>
        </w:rPr>
        <w:t>「別、別，這熱湯很燙，沒事，沒事的，我收拾就好。」李四娘連忙將他手撥開，自己則拿起布巾，小心翼翼地擦著地板。</w:t>
      </w:r>
    </w:p>
    <w:p w:rsidR="00C04663" w:rsidRDefault="00A7259F" w:rsidP="00813907">
      <w:pPr>
        <w:spacing w:after="240"/>
      </w:pPr>
      <w:r>
        <w:rPr>
          <w:rFonts w:hint="eastAsia"/>
        </w:rPr>
        <w:t>「飛兒，你瞧，這做事，還是多注意點好，很多事，覆水難收，一旦打翻了，就像這碗熱湯，灑出去了，就浪費了你娘的一番苦心吶…」李敦溫和地看著李龍飛，叮嚀了一句。</w:t>
      </w:r>
    </w:p>
    <w:p w:rsidR="00C04663" w:rsidRDefault="00A7259F" w:rsidP="00813907">
      <w:pPr>
        <w:spacing w:after="240"/>
      </w:pPr>
      <w:r>
        <w:rPr>
          <w:rFonts w:hint="eastAsia"/>
        </w:rPr>
        <w:t>「唉唷，您幹麻跟飛兒說這個，飛兒他又不是故意的，人難免有錯，這事怪不得他呀？」</w:t>
      </w:r>
    </w:p>
    <w:p w:rsidR="00C04663" w:rsidRDefault="00A7259F" w:rsidP="00813907">
      <w:pPr>
        <w:spacing w:after="240"/>
      </w:pPr>
      <w:r>
        <w:rPr>
          <w:rFonts w:hint="eastAsia"/>
        </w:rPr>
        <w:t>「哈哈哈，是我不好，我只是一時有感而已，飛兒，你可不要太在意。這事的確不算甚麼的。」</w:t>
      </w:r>
    </w:p>
    <w:p w:rsidR="00C04663" w:rsidRDefault="00A7259F" w:rsidP="00813907">
      <w:pPr>
        <w:spacing w:after="240"/>
      </w:pPr>
      <w:r>
        <w:rPr>
          <w:rFonts w:hint="eastAsia"/>
        </w:rPr>
        <w:t>但李龍飛在聽完之後，卻是腦門一轟，心中有如天雷翻動，愣在那裡，半晌說不出個話來。</w:t>
      </w:r>
    </w:p>
    <w:p w:rsidR="00C04663" w:rsidRDefault="00A7259F" w:rsidP="00813907">
      <w:pPr>
        <w:spacing w:after="240"/>
      </w:pPr>
      <w:r>
        <w:rPr>
          <w:rFonts w:hint="eastAsia"/>
        </w:rPr>
        <w:t>「覆水…難收嗎…」他內心淒苦，隱隱有些明悟。</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逆天</w:t>
      </w:r>
    </w:p>
    <w:p w:rsidR="00C04663" w:rsidRDefault="00C04663" w:rsidP="00813907">
      <w:pPr>
        <w:spacing w:after="240"/>
      </w:pPr>
    </w:p>
    <w:p w:rsidR="00C04663" w:rsidRDefault="00A7259F" w:rsidP="00813907">
      <w:pPr>
        <w:spacing w:after="240"/>
      </w:pPr>
      <w:r>
        <w:rPr>
          <w:rFonts w:hint="eastAsia"/>
        </w:rPr>
        <w:t>那天之後，李龍飛雖然如以往一樣，跟著李敦學習辦事，但更多的時間，他卻在獨處之時，看著天空發呆，似有心事重重。</w:t>
      </w:r>
    </w:p>
    <w:p w:rsidR="00C04663" w:rsidRDefault="00A7259F" w:rsidP="00813907">
      <w:pPr>
        <w:spacing w:after="240"/>
      </w:pPr>
      <w:r>
        <w:rPr>
          <w:rFonts w:hint="eastAsia"/>
        </w:rPr>
        <w:t>在他心中，隱然已經有了個答案，卻遲遲無法做下決定。</w:t>
      </w:r>
    </w:p>
    <w:p w:rsidR="00C04663" w:rsidRDefault="00A7259F" w:rsidP="00813907">
      <w:pPr>
        <w:spacing w:after="240"/>
      </w:pPr>
      <w:r>
        <w:rPr>
          <w:rFonts w:hint="eastAsia"/>
        </w:rPr>
        <w:t>只是，時間卻沒有給他太多選擇，他很清楚，手掌心裡，一抹灰線，已經從手腕延伸到了腋下，若非腕間有一圈紅線拉著，此時應該已經伸入了心窩之處。</w:t>
      </w:r>
    </w:p>
    <w:p w:rsidR="00C04663" w:rsidRDefault="00A7259F" w:rsidP="00813907">
      <w:pPr>
        <w:spacing w:after="240"/>
      </w:pPr>
      <w:r>
        <w:rPr>
          <w:rFonts w:hint="eastAsia"/>
        </w:rPr>
        <w:lastRenderedPageBreak/>
        <w:t>他不知道那灰線伸入心窩之後會是如何，但想來，這試煉肯定就會失敗。</w:t>
      </w:r>
    </w:p>
    <w:p w:rsidR="00C04663" w:rsidRDefault="00A7259F" w:rsidP="00813907">
      <w:pPr>
        <w:spacing w:after="240"/>
      </w:pPr>
      <w:r>
        <w:rPr>
          <w:rFonts w:hint="eastAsia"/>
        </w:rPr>
        <w:t>早在那天大廳堂上，他就已經恢復了記憶，把所有事情包含第八道試煉全都想了起來。</w:t>
      </w:r>
    </w:p>
    <w:p w:rsidR="00C04663" w:rsidRDefault="00A7259F" w:rsidP="00813907">
      <w:pPr>
        <w:spacing w:after="240"/>
      </w:pPr>
      <w:r>
        <w:rPr>
          <w:rFonts w:hint="eastAsia"/>
        </w:rPr>
        <w:t>只不過，這裡的一切，太過真實，真實到，他不確定，這是不是只是一場幻境。</w:t>
      </w:r>
    </w:p>
    <w:p w:rsidR="00C04663" w:rsidRDefault="00A7259F" w:rsidP="00813907">
      <w:pPr>
        <w:spacing w:after="240"/>
      </w:pPr>
      <w:r>
        <w:rPr>
          <w:rFonts w:hint="eastAsia"/>
        </w:rPr>
        <w:t>那大能者既然能在一塊石頭中創造世界，又何嚐不可能，將他帶回從前，逆轉乾坤呢？</w:t>
      </w:r>
    </w:p>
    <w:p w:rsidR="00C04663" w:rsidRDefault="00A7259F" w:rsidP="00813907">
      <w:pPr>
        <w:spacing w:after="240"/>
      </w:pPr>
      <w:r>
        <w:rPr>
          <w:rFonts w:hint="eastAsia"/>
        </w:rPr>
        <w:t>在他看來，這裡並不虛幻，甚至說，這裡比起他試煉前的真實，更較他願意相信，這裡就是真的世界。</w:t>
      </w:r>
    </w:p>
    <w:p w:rsidR="00C04663" w:rsidRDefault="00A7259F" w:rsidP="00813907">
      <w:pPr>
        <w:spacing w:after="240"/>
      </w:pPr>
      <w:r>
        <w:rPr>
          <w:rFonts w:hint="eastAsia"/>
        </w:rPr>
        <w:t>「就算試煉失敗了，如果這一切真實，那又何妨？」</w:t>
      </w:r>
    </w:p>
    <w:p w:rsidR="00C04663" w:rsidRDefault="00A7259F" w:rsidP="00813907">
      <w:pPr>
        <w:spacing w:after="240"/>
      </w:pPr>
      <w:r>
        <w:rPr>
          <w:rFonts w:hint="eastAsia"/>
        </w:rPr>
        <w:t>「我之所以修行，就為了復活我爹，如今我爹既然健在，我不為仙，那又如何？」</w:t>
      </w:r>
    </w:p>
    <w:p w:rsidR="00C04663" w:rsidRDefault="00A7259F" w:rsidP="00813907">
      <w:pPr>
        <w:spacing w:after="240"/>
      </w:pPr>
      <w:r>
        <w:rPr>
          <w:rFonts w:hint="eastAsia"/>
        </w:rPr>
        <w:t>雖然原本是為了試煉而進入這裡，但這試煉卻讓李龍飛不願割捨，李龍飛閉上眼，心中有所果決。</w:t>
      </w:r>
    </w:p>
    <w:p w:rsidR="00C04663" w:rsidRDefault="00A7259F" w:rsidP="00813907">
      <w:pPr>
        <w:spacing w:after="240"/>
      </w:pPr>
      <w:r>
        <w:rPr>
          <w:rFonts w:hint="eastAsia"/>
        </w:rPr>
        <w:t>往後的日子裡，他更加孝順父母，也對李府上下奴僕和善可親，就連之前曾痛恨過他的一些僕從，也都升起一種認錯人的感覺，卻又偏偏確確實實是李龍飛本人。</w:t>
      </w:r>
    </w:p>
    <w:p w:rsidR="00C04663" w:rsidRDefault="00A7259F" w:rsidP="00813907">
      <w:pPr>
        <w:spacing w:after="240"/>
      </w:pPr>
      <w:r>
        <w:rPr>
          <w:rFonts w:hint="eastAsia"/>
        </w:rPr>
        <w:t>然後在某天夜裡，明月當空，星辰點點，他站在高臺，看著李府，心中頗有感觸。</w:t>
      </w:r>
    </w:p>
    <w:p w:rsidR="00C04663" w:rsidRDefault="00A7259F" w:rsidP="00813907">
      <w:pPr>
        <w:spacing w:after="240"/>
      </w:pPr>
      <w:r>
        <w:rPr>
          <w:rFonts w:hint="eastAsia"/>
        </w:rPr>
        <w:t>這裡是他以前還是紈絝子弟時常來的地方，只是他從不覺得李府在這看下去，有如此的美麗。</w:t>
      </w:r>
    </w:p>
    <w:p w:rsidR="00C04663" w:rsidRDefault="00A7259F" w:rsidP="00813907">
      <w:pPr>
        <w:spacing w:after="240"/>
      </w:pPr>
      <w:r>
        <w:rPr>
          <w:rFonts w:hint="eastAsia"/>
        </w:rPr>
        <w:t>扶著雕鏤欄杆，他看到樓臺下游廊曲折，花木繁茂，小橋流水之處碧波蕩漾，更有龜棲鶴舞，水中魚躍。</w:t>
      </w:r>
    </w:p>
    <w:p w:rsidR="00C04663" w:rsidRDefault="00A7259F" w:rsidP="00813907">
      <w:pPr>
        <w:spacing w:after="240"/>
      </w:pPr>
      <w:r>
        <w:rPr>
          <w:rFonts w:hint="eastAsia"/>
        </w:rPr>
        <w:t>這一切的一切，在他踏上仙路後，一直映在腦海中，每當午夜夢迴之處，總是會不由得的想起，而如今，卻是近在眼前，真實出現。</w:t>
      </w:r>
    </w:p>
    <w:p w:rsidR="00C04663" w:rsidRDefault="00A7259F" w:rsidP="00813907">
      <w:pPr>
        <w:spacing w:after="240"/>
      </w:pPr>
      <w:r>
        <w:rPr>
          <w:rFonts w:hint="eastAsia"/>
        </w:rPr>
        <w:t>看著不自覺伸出去的右手，那道灰線，此時已經蔓到胸口，只差一步，就要植入心窩。</w:t>
      </w:r>
    </w:p>
    <w:p w:rsidR="00C04663" w:rsidRDefault="00A7259F" w:rsidP="00813907">
      <w:pPr>
        <w:spacing w:after="240"/>
      </w:pPr>
      <w:r>
        <w:rPr>
          <w:rFonts w:hint="eastAsia"/>
        </w:rPr>
        <w:t>「這樣也好，從今而後，我再無遺憾。」李龍飛感到右手微痛，不再理會手腕上的那圈紅線。</w:t>
      </w:r>
    </w:p>
    <w:p w:rsidR="00C04663" w:rsidRDefault="00A7259F" w:rsidP="00813907">
      <w:pPr>
        <w:spacing w:after="240"/>
      </w:pPr>
      <w:r>
        <w:rPr>
          <w:rFonts w:hint="eastAsia"/>
        </w:rPr>
        <w:t>卻在此時，一陣急促的腳步聲，跟著吵鬧，跟著吆喝，快速的踏上高樓，直奔李龍飛而來。</w:t>
      </w:r>
    </w:p>
    <w:p w:rsidR="00C04663" w:rsidRDefault="00A7259F" w:rsidP="00813907">
      <w:pPr>
        <w:spacing w:after="240"/>
      </w:pPr>
      <w:r>
        <w:rPr>
          <w:rFonts w:hint="eastAsia"/>
        </w:rPr>
        <w:lastRenderedPageBreak/>
        <w:t>只見李敦披頭散髮，狀若瘋癲，一縷紅線嵌在他眉尖之前，在李龍飛詫目下衝到了他的面前。</w:t>
      </w:r>
    </w:p>
    <w:p w:rsidR="00C04663" w:rsidRDefault="00A7259F" w:rsidP="00813907">
      <w:pPr>
        <w:spacing w:after="240"/>
      </w:pPr>
      <w:r>
        <w:rPr>
          <w:rFonts w:hint="eastAsia"/>
        </w:rPr>
        <w:t>「哈哈哈哈…好、好、好，我兒龍飛，果然非凡，既能成仙，便是換上我老命一條，那又如何？」</w:t>
      </w:r>
    </w:p>
    <w:p w:rsidR="00C04663" w:rsidRDefault="00A7259F" w:rsidP="00813907">
      <w:pPr>
        <w:spacing w:after="240"/>
      </w:pPr>
      <w:r>
        <w:rPr>
          <w:rFonts w:hint="eastAsia"/>
        </w:rPr>
        <w:t>「我已全都明白，我早已歸西，此情此景，不過虛幻，為大能者將我一絲魂魄繫來，做為考驗。」</w:t>
      </w:r>
    </w:p>
    <w:p w:rsidR="00C04663" w:rsidRDefault="00A7259F" w:rsidP="00813907">
      <w:pPr>
        <w:spacing w:after="240"/>
      </w:pPr>
      <w:r>
        <w:rPr>
          <w:rFonts w:hint="eastAsia"/>
        </w:rPr>
        <w:t>「我兒優秀，應當通過考驗，飛兒，你看清楚了，這只是一場幻境，並非真實。覆水難收，往者已逝，在我心中，我從沒怪過你一分一毫。」</w:t>
      </w:r>
    </w:p>
    <w:p w:rsidR="00C04663" w:rsidRDefault="00A7259F" w:rsidP="00813907">
      <w:pPr>
        <w:spacing w:after="240"/>
      </w:pPr>
      <w:r>
        <w:rPr>
          <w:rFonts w:hint="eastAsia"/>
        </w:rPr>
        <w:t>「爹爹！」李龍飛心中激動，失聲叫道。</w:t>
      </w:r>
    </w:p>
    <w:p w:rsidR="00C04663" w:rsidRDefault="00A7259F" w:rsidP="00813907">
      <w:pPr>
        <w:spacing w:after="240"/>
      </w:pPr>
      <w:r>
        <w:rPr>
          <w:rFonts w:hint="eastAsia"/>
        </w:rPr>
        <w:t>那李敦眼神中露出愛惜，神情柔和地說。</w:t>
      </w:r>
    </w:p>
    <w:p w:rsidR="00C04663" w:rsidRDefault="00A7259F" w:rsidP="00813907">
      <w:pPr>
        <w:spacing w:after="240"/>
      </w:pPr>
      <w:r>
        <w:rPr>
          <w:rFonts w:hint="eastAsia"/>
        </w:rPr>
        <w:t>「你是我李家最驕傲的麒麟子，又怎能被困在如此幻境之中！」</w:t>
      </w:r>
    </w:p>
    <w:p w:rsidR="00C04663" w:rsidRDefault="00A7259F" w:rsidP="00813907">
      <w:pPr>
        <w:spacing w:after="240"/>
      </w:pPr>
      <w:r>
        <w:rPr>
          <w:rFonts w:hint="eastAsia"/>
        </w:rPr>
        <w:t>「仙人如何，大能者又如何？我兒既已踏上仙路，必定能超越之，今日我以一死，喚你自由！記住，你名喚龍飛，乃是我與你祖母盼你有朝一日，能如龍飛九天，光耀我李家。我既已死，莫再強求，這世間因果有道，今日之果，乃我昔日之因，可惜我不能不能見到你揚名萬千的那一天了…」</w:t>
      </w:r>
    </w:p>
    <w:p w:rsidR="00C04663" w:rsidRDefault="00A7259F" w:rsidP="00813907">
      <w:pPr>
        <w:spacing w:after="240"/>
      </w:pPr>
      <w:r>
        <w:rPr>
          <w:rFonts w:hint="eastAsia"/>
        </w:rPr>
        <w:t>話未說完，李敦深憐地看向李龍飛最後一眼，接著在李龍飛顫抖的注目下，縱身一躍，跳下了高臺，頓時慘死在當場。</w:t>
      </w:r>
    </w:p>
    <w:p w:rsidR="00C04663" w:rsidRDefault="00A7259F" w:rsidP="00813907">
      <w:pPr>
        <w:spacing w:after="240"/>
      </w:pPr>
      <w:r>
        <w:rPr>
          <w:rFonts w:hint="eastAsia"/>
        </w:rPr>
        <w:t>「爹…」李龍飛眼淚流下，一股濁氣，猛地從胸口升起，幾乎要昏倒，但那右腕紅線，卻緊緊收縮，不斷以痛苦刺激著他，保持他一絲的清醒。</w:t>
      </w:r>
    </w:p>
    <w:p w:rsidR="00C04663" w:rsidRDefault="00A7259F" w:rsidP="00813907">
      <w:pPr>
        <w:spacing w:after="240"/>
      </w:pPr>
      <w:r>
        <w:rPr>
          <w:rFonts w:hint="eastAsia"/>
        </w:rPr>
        <w:t>李龍飛滿眼通紅，淚光閃閃，在他看去，這高樓下不再是美景，而堆滿屍骨，一片淤泥。</w:t>
      </w:r>
    </w:p>
    <w:p w:rsidR="00C04663" w:rsidRDefault="00A7259F" w:rsidP="00813907">
      <w:pPr>
        <w:spacing w:after="240"/>
      </w:pPr>
      <w:r>
        <w:rPr>
          <w:rFonts w:hint="eastAsia"/>
        </w:rPr>
        <w:t>而遠方疾來呼喊的李家其他人，也不再是那些記憶中的眾人，而是一具具腐爛生蛆的屍骸，嘴裡還含著許多毒蟲蛇蠍。</w:t>
      </w:r>
    </w:p>
    <w:p w:rsidR="00C04663" w:rsidRDefault="00A7259F" w:rsidP="00813907">
      <w:pPr>
        <w:spacing w:after="240"/>
      </w:pPr>
      <w:r>
        <w:rPr>
          <w:rFonts w:hint="eastAsia"/>
        </w:rPr>
        <w:t>他仰天長泣，悲憤地發洩著心中的一切痛楚。</w:t>
      </w:r>
    </w:p>
    <w:p w:rsidR="00C04663" w:rsidRDefault="00A7259F" w:rsidP="00813907">
      <w:pPr>
        <w:spacing w:after="240"/>
      </w:pPr>
      <w:r>
        <w:rPr>
          <w:rFonts w:hint="eastAsia"/>
        </w:rPr>
        <w:t>「這就是試煉嗎？覆水難收、覆水難收！是要我明悟，一切過往，皆不可逆嗎？可我偏不信，這世間既有大能，可以創世，又為何不能死而復生，重補舊錯？如果這是天意，我便逆天而行，戰勝這命運，戰勝這枷鎖。從今而後，我李龍飛修仙之路，誰也不能阻我。」</w:t>
      </w:r>
    </w:p>
    <w:p w:rsidR="00C04663" w:rsidRDefault="00A7259F" w:rsidP="00813907">
      <w:pPr>
        <w:spacing w:after="240"/>
      </w:pPr>
      <w:r>
        <w:rPr>
          <w:rFonts w:hint="eastAsia"/>
        </w:rPr>
        <w:t>一念及此，這世界轟鳴，天搖地動中，這幻境的一切剎那而逝，李龍雙眼赤紅，</w:t>
      </w:r>
      <w:r>
        <w:rPr>
          <w:rFonts w:hint="eastAsia"/>
        </w:rPr>
        <w:lastRenderedPageBreak/>
        <w:t>發現自己仍在那洞府內的門口，從未遠離過。</w:t>
      </w:r>
    </w:p>
    <w:p w:rsidR="00C04663" w:rsidRDefault="00A7259F" w:rsidP="00813907">
      <w:pPr>
        <w:spacing w:after="240"/>
      </w:pPr>
      <w:r>
        <w:rPr>
          <w:rFonts w:hint="eastAsia"/>
        </w:rPr>
        <w:t>他心下悽苦，明白自己已通過了試煉，可這第二次的喪父之痛，讓他即便通過，心中也沒有絲毫的喜悅升起。</w:t>
      </w:r>
    </w:p>
    <w:p w:rsidR="00C04663" w:rsidRDefault="00A7259F" w:rsidP="00813907">
      <w:pPr>
        <w:spacing w:after="240"/>
      </w:pPr>
      <w:r>
        <w:rPr>
          <w:rFonts w:hint="eastAsia"/>
        </w:rPr>
        <w:t>苦澀中，他往前而行，踏入洞府的深處，裡頭樸實無華，簡單的一張圓桌及幾張方椅，一席坐鋪，其餘便是四面牆壁，以及一盞在圓桌之上，淡淡發出光芒，照耀著府內四週的古老油燈。</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傳承</w:t>
      </w:r>
    </w:p>
    <w:p w:rsidR="00C04663" w:rsidRDefault="00C04663" w:rsidP="00813907">
      <w:pPr>
        <w:spacing w:after="240"/>
      </w:pPr>
    </w:p>
    <w:p w:rsidR="00C04663" w:rsidRDefault="00A7259F" w:rsidP="00813907">
      <w:pPr>
        <w:spacing w:after="240"/>
      </w:pPr>
      <w:r>
        <w:rPr>
          <w:rFonts w:hint="eastAsia"/>
        </w:rPr>
        <w:t>那是一盞古老的油燈，散發出一股滄桑，彷彿連燈火四周的歲月都跟著停滯流動，靜靜地在那裡點燃著。</w:t>
      </w:r>
    </w:p>
    <w:p w:rsidR="00C04663" w:rsidRDefault="00A7259F" w:rsidP="00813907">
      <w:pPr>
        <w:spacing w:after="240"/>
      </w:pPr>
      <w:r>
        <w:rPr>
          <w:rFonts w:hint="eastAsia"/>
        </w:rPr>
        <w:t>那油燈裡的油剩得很少，只存最後幾滴，讓那燭光也因此顯得渺小，似乎風一吹就要熄滅似的。</w:t>
      </w:r>
    </w:p>
    <w:p w:rsidR="00C04663" w:rsidRDefault="00A7259F" w:rsidP="00813907">
      <w:pPr>
        <w:spacing w:after="240"/>
      </w:pPr>
      <w:r>
        <w:rPr>
          <w:rFonts w:hint="eastAsia"/>
        </w:rPr>
        <w:t>但那燈火，卻是異樣柔和，柔和得像這世間再怎麼紛亂，都無法撼動它的存在，除非油盡，否則它絕不熄滅。</w:t>
      </w:r>
    </w:p>
    <w:p w:rsidR="00C04663" w:rsidRDefault="00A7259F" w:rsidP="00813907">
      <w:pPr>
        <w:spacing w:after="240"/>
      </w:pPr>
      <w:r>
        <w:rPr>
          <w:rFonts w:hint="eastAsia"/>
        </w:rPr>
        <w:t>李龍飛瞳孔一縮，心中莫名一動，凝視著那燭心，小心翼翼地看著。</w:t>
      </w:r>
    </w:p>
    <w:p w:rsidR="00C04663" w:rsidRDefault="00A7259F" w:rsidP="00813907">
      <w:pPr>
        <w:spacing w:after="240"/>
      </w:pPr>
      <w:r>
        <w:rPr>
          <w:rFonts w:hint="eastAsia"/>
        </w:rPr>
        <w:t>在他看去的那瞬間，洞府內一股輕風，無聲飄揚而過，將那燈心吹得些許晃動。</w:t>
      </w:r>
    </w:p>
    <w:p w:rsidR="00C04663" w:rsidRDefault="00A7259F" w:rsidP="00813907">
      <w:pPr>
        <w:spacing w:after="240"/>
      </w:pPr>
      <w:r>
        <w:rPr>
          <w:rFonts w:hint="eastAsia"/>
        </w:rPr>
        <w:t>在那晃動中，燈心裡一點點黑影出現，接著那燭火在李龍飛眼中陡然放大，越變越大，到最後，將他整個視線全都佔滿，除了那燈火的光輝之外，再無其它。</w:t>
      </w:r>
    </w:p>
    <w:p w:rsidR="00C04663" w:rsidRDefault="00A7259F" w:rsidP="00813907">
      <w:pPr>
        <w:spacing w:after="240"/>
      </w:pPr>
      <w:r>
        <w:rPr>
          <w:rFonts w:hint="eastAsia"/>
        </w:rPr>
        <w:t>光輝裡，李龍飛所見到的洞府，突然成了一片世界，這世界極其寬廣，無邊無際，卻又荒蕪空曠，既無天空，也無大地，舉目所見，皆是虛空，只有一座座巨大無比的岩塊，有如大陸一般，漂浮在世界四週。</w:t>
      </w:r>
    </w:p>
    <w:p w:rsidR="00C04663" w:rsidRDefault="00A7259F" w:rsidP="00813907">
      <w:pPr>
        <w:spacing w:after="240"/>
      </w:pPr>
      <w:r>
        <w:rPr>
          <w:rFonts w:hint="eastAsia"/>
        </w:rPr>
        <w:t>而遠處的虛空中，有一道道巨大破碎，正不斷裂開，裂開之處，漆黑無比，好像將所有光輝吞納進去，寸點不留。</w:t>
      </w:r>
    </w:p>
    <w:p w:rsidR="00C04663" w:rsidRDefault="00A7259F" w:rsidP="00813907">
      <w:pPr>
        <w:spacing w:after="240"/>
      </w:pPr>
      <w:r>
        <w:rPr>
          <w:rFonts w:hint="eastAsia"/>
        </w:rPr>
        <w:t>而那些黑影也慢慢清晰，成了一個個高大無比，修為驚人的巨人，他們身穿獸袍，彼此施展的威力駭人的神通術法，向著遠方那破碎擊去。</w:t>
      </w:r>
    </w:p>
    <w:p w:rsidR="00C04663" w:rsidRDefault="00A7259F" w:rsidP="00813907">
      <w:pPr>
        <w:spacing w:after="240"/>
      </w:pPr>
      <w:r>
        <w:rPr>
          <w:rFonts w:hint="eastAsia"/>
        </w:rPr>
        <w:t>其中一名巨人，其右手凝雷，左手呼風，所過之處，風雲變色，虛空黯淡。</w:t>
      </w:r>
    </w:p>
    <w:p w:rsidR="00C04663" w:rsidRDefault="00A7259F" w:rsidP="00813907">
      <w:pPr>
        <w:spacing w:after="240"/>
      </w:pPr>
      <w:r>
        <w:rPr>
          <w:rFonts w:hint="eastAsia"/>
        </w:rPr>
        <w:t>另一名巨人則身後千臂幻化，手持無數法器，每一個都是散發著七彩靈光，看起</w:t>
      </w:r>
      <w:r>
        <w:rPr>
          <w:rFonts w:hint="eastAsia"/>
        </w:rPr>
        <w:lastRenderedPageBreak/>
        <w:t>來就很是非凡。</w:t>
      </w:r>
    </w:p>
    <w:p w:rsidR="00C04663" w:rsidRDefault="00A7259F" w:rsidP="00813907">
      <w:pPr>
        <w:spacing w:after="240"/>
      </w:pPr>
      <w:r>
        <w:rPr>
          <w:rFonts w:hint="eastAsia"/>
        </w:rPr>
        <w:t>更有一尊巨人，他通體黝黑，雙眼中間，一枚法眼橫豎，形成獨目，看起來威風凜凜。</w:t>
      </w:r>
    </w:p>
    <w:p w:rsidR="00C04663" w:rsidRDefault="00A7259F" w:rsidP="00813907">
      <w:pPr>
        <w:spacing w:after="240"/>
      </w:pPr>
      <w:r>
        <w:rPr>
          <w:rFonts w:hint="eastAsia"/>
        </w:rPr>
        <w:t>那些術法所擊的方向，有無數一樣體形巨大，長著蠅翅的異獸，其外表詭異，噁心醜陋，有的生有多腳觸鬚，有的生孿雙頭，更有的口中滴著腐臭屍水，散發著刺耳噪音，從破碎處不斷爬出，迎面朝巨人飛來。</w:t>
      </w:r>
    </w:p>
    <w:p w:rsidR="00C04663" w:rsidRDefault="00A7259F" w:rsidP="00813907">
      <w:pPr>
        <w:spacing w:after="240"/>
      </w:pPr>
      <w:r>
        <w:rPr>
          <w:rFonts w:hint="eastAsia"/>
        </w:rPr>
        <w:t>很快的，雙方接觸在一起，一場大戰，赫然掀起。</w:t>
      </w:r>
    </w:p>
    <w:p w:rsidR="00C04663" w:rsidRDefault="00A7259F" w:rsidP="00813907">
      <w:pPr>
        <w:spacing w:after="240"/>
      </w:pPr>
      <w:r>
        <w:rPr>
          <w:rFonts w:hint="eastAsia"/>
        </w:rPr>
        <w:t>這一戰，引得天崩地裂，震撼虛空，李龍飛這有如一粒塵埃，任何一個術法神通經過所引起的波動，都將他吹得好遠，無法靠近。</w:t>
      </w:r>
    </w:p>
    <w:p w:rsidR="00C04663" w:rsidRDefault="00A7259F" w:rsidP="00813907">
      <w:pPr>
        <w:spacing w:after="240"/>
      </w:pPr>
      <w:r>
        <w:rPr>
          <w:rFonts w:hint="eastAsia"/>
        </w:rPr>
        <w:t>他目瞪口呆中，只能不斷躲避，好在他手腕那玉鐲此時又發出光芒，將他保護在內，這才能在這大戰之中存活下來。</w:t>
      </w:r>
    </w:p>
    <w:p w:rsidR="00C04663" w:rsidRDefault="00A7259F" w:rsidP="00813907">
      <w:pPr>
        <w:spacing w:after="240"/>
      </w:pPr>
      <w:r>
        <w:rPr>
          <w:rFonts w:hint="eastAsia"/>
        </w:rPr>
        <w:t>不知道戰了多久，也許一年，也許百年，也許千年，李龍飛像忘記了時間流逝，只是不斷地看著這戰爭上演，畫面不斷跳過。</w:t>
      </w:r>
    </w:p>
    <w:p w:rsidR="00C04663" w:rsidRDefault="00A7259F" w:rsidP="00813907">
      <w:pPr>
        <w:spacing w:after="240"/>
      </w:pPr>
      <w:r>
        <w:rPr>
          <w:rFonts w:hint="eastAsia"/>
        </w:rPr>
        <w:t>其中那虛空破碎之處，開了又合，合了又開，四周的浮空的大陸也崩塌潰散，形成無數碎片，飄向遠方。</w:t>
      </w:r>
    </w:p>
    <w:p w:rsidR="00C04663" w:rsidRDefault="00A7259F" w:rsidP="00813907">
      <w:pPr>
        <w:spacing w:after="240"/>
      </w:pPr>
      <w:r>
        <w:rPr>
          <w:rFonts w:hint="eastAsia"/>
        </w:rPr>
        <w:t>到最後，率領著巨人一方的一個殺得渾身是血，頭帶冠冕的巨人猛然看向了他，接著他的腦海中浮起一個聲音。</w:t>
      </w:r>
    </w:p>
    <w:p w:rsidR="00C04663" w:rsidRDefault="00A7259F" w:rsidP="00813907">
      <w:pPr>
        <w:spacing w:after="240"/>
      </w:pPr>
      <w:r>
        <w:rPr>
          <w:rFonts w:hint="eastAsia"/>
        </w:rPr>
        <w:t>「吾乃躨神，魁皇之後，奉天地之尊，戰異族，守蒼生，在我死後，爾等蠻夷之末，如有機緣，當行我古老約定，解我封印，留我族傳承，讓萬代後世，明我魁皇一脈，當世時之光榮。」</w:t>
      </w:r>
    </w:p>
    <w:p w:rsidR="00C04663" w:rsidRDefault="00A7259F" w:rsidP="00813907">
      <w:pPr>
        <w:spacing w:after="240"/>
      </w:pPr>
      <w:r>
        <w:rPr>
          <w:rFonts w:hint="eastAsia"/>
        </w:rPr>
        <w:t>轟隆一聲，李龍飛腦中烙印了一個法訣，同時一個記憶，一段傳承，刻印在他記憶中最深處的地方，深深地埋藏了起來</w:t>
      </w:r>
      <w:r w:rsidR="0015573C">
        <w:t>…</w:t>
      </w:r>
    </w:p>
    <w:p w:rsidR="00C04663" w:rsidRDefault="00A7259F" w:rsidP="00813907">
      <w:pPr>
        <w:spacing w:after="240"/>
      </w:pPr>
      <w:r>
        <w:rPr>
          <w:rFonts w:hint="eastAsia"/>
        </w:rPr>
        <w:t>再張開眼，李龍飛仍在燈前，那盞油燈已然熄滅，其上的燃油全數燒盡，只留下一縷白煙，依就在那飄散著，好像一切都沒發生過。</w:t>
      </w:r>
    </w:p>
    <w:p w:rsidR="00C04663" w:rsidRDefault="00A7259F" w:rsidP="00813907">
      <w:pPr>
        <w:spacing w:after="240"/>
      </w:pPr>
      <w:r>
        <w:rPr>
          <w:rFonts w:hint="eastAsia"/>
        </w:rPr>
        <w:t>李龍飛腦中隱隱作痛，好像作了一場甚麼樣的夢，但記憶中卻停留在盯著那燈心觀看的那一段，想不太起來剛剛發生了甚麼事。</w:t>
      </w:r>
    </w:p>
    <w:p w:rsidR="00C04663" w:rsidRDefault="00A7259F" w:rsidP="00813907">
      <w:pPr>
        <w:spacing w:after="240"/>
      </w:pPr>
      <w:r>
        <w:rPr>
          <w:rFonts w:hint="eastAsia"/>
        </w:rPr>
        <w:t>「難道這傳承就只有這樣？看一盞燈？作一場夢？那我為甚麼要冒著差點迷失在那幻境中的凶險來到這裡？」</w:t>
      </w:r>
    </w:p>
    <w:p w:rsidR="00C04663" w:rsidRDefault="00A7259F" w:rsidP="00813907">
      <w:pPr>
        <w:spacing w:after="240"/>
      </w:pPr>
      <w:r>
        <w:rPr>
          <w:rFonts w:hint="eastAsia"/>
        </w:rPr>
        <w:t>「不，這裡頭一定有些甚麼是我沒注意到的…」</w:t>
      </w:r>
    </w:p>
    <w:p w:rsidR="00C04663" w:rsidRDefault="00A7259F" w:rsidP="00813907">
      <w:pPr>
        <w:spacing w:after="240"/>
      </w:pPr>
      <w:r>
        <w:rPr>
          <w:rFonts w:hint="eastAsia"/>
        </w:rPr>
        <w:lastRenderedPageBreak/>
        <w:t>他左顧右盼，突然福至心靈，凝神看著那縷白煙，越看越是懷疑，越看越是兩眼放大，猛然他朝那白煙一吸。</w:t>
      </w:r>
    </w:p>
    <w:p w:rsidR="00C04663" w:rsidRDefault="00A7259F" w:rsidP="00813907">
      <w:pPr>
        <w:spacing w:after="240"/>
      </w:pPr>
      <w:r>
        <w:rPr>
          <w:rFonts w:hint="eastAsia"/>
        </w:rPr>
        <w:t>隨著白煙入體，一股精純無比，凝聚天地造化的靈氣鑽入他氣海之中，使得那氣海翻騰，迅速在丹田處擴大開來，氣海之上，更是天雷大作，轟隆不斷，全身修為急速升起。</w:t>
      </w:r>
    </w:p>
    <w:p w:rsidR="00C04663" w:rsidRDefault="00A7259F" w:rsidP="00813907">
      <w:pPr>
        <w:spacing w:after="240"/>
      </w:pPr>
      <w:r>
        <w:rPr>
          <w:rFonts w:hint="eastAsia"/>
        </w:rPr>
        <w:t>而他的靈脈骨骼，承受不起這樣的衝擊，全都碎裂寸斷，</w:t>
      </w:r>
      <w:r w:rsidR="00E05894">
        <w:rPr>
          <w:rFonts w:hint="eastAsia"/>
        </w:rPr>
        <w:t>就好像是一條小河想要容納廣大的海水，卻無法承受只會被淹沒過去一樣。</w:t>
      </w:r>
    </w:p>
    <w:p w:rsidR="00C04663" w:rsidRDefault="00E05894" w:rsidP="00813907">
      <w:pPr>
        <w:spacing w:after="240"/>
      </w:pPr>
      <w:r>
        <w:rPr>
          <w:rFonts w:hint="eastAsia"/>
        </w:rPr>
        <w:t>好在除了他體內原本的靈脈之外，李龍飛比常人多了一百零八條靈脈。</w:t>
      </w:r>
    </w:p>
    <w:p w:rsidR="00C04663" w:rsidRDefault="00E05894" w:rsidP="00813907">
      <w:pPr>
        <w:spacing w:after="240"/>
      </w:pPr>
      <w:r>
        <w:rPr>
          <w:rFonts w:hint="eastAsia"/>
        </w:rPr>
        <w:t>這些靈脈過往雖然無法修練，此時在如此龐大的靈氣衝擊下，卻迅速擴張起來，多少起到了一些蘇通作用。</w:t>
      </w:r>
    </w:p>
    <w:p w:rsidR="00C04663" w:rsidRDefault="00E05894" w:rsidP="00813907">
      <w:pPr>
        <w:spacing w:after="240"/>
      </w:pPr>
      <w:r>
        <w:rPr>
          <w:rFonts w:hint="eastAsia"/>
        </w:rPr>
        <w:t>同時，</w:t>
      </w:r>
      <w:r w:rsidR="00A7259F">
        <w:rPr>
          <w:rFonts w:hint="eastAsia"/>
        </w:rPr>
        <w:t>他丹田處的龐大氣海</w:t>
      </w:r>
      <w:r>
        <w:rPr>
          <w:rFonts w:hint="eastAsia"/>
        </w:rPr>
        <w:t>生機</w:t>
      </w:r>
      <w:r w:rsidR="00A7259F">
        <w:rPr>
          <w:rFonts w:hint="eastAsia"/>
        </w:rPr>
        <w:t>，</w:t>
      </w:r>
      <w:r>
        <w:rPr>
          <w:rFonts w:hint="eastAsia"/>
        </w:rPr>
        <w:t>也不斷將碎裂的靈脈骨骼修復</w:t>
      </w:r>
      <w:r w:rsidR="00A7259F">
        <w:rPr>
          <w:rFonts w:hint="eastAsia"/>
        </w:rPr>
        <w:t>重建。</w:t>
      </w:r>
    </w:p>
    <w:p w:rsidR="00C04663" w:rsidRDefault="00A7259F" w:rsidP="00813907">
      <w:pPr>
        <w:spacing w:after="240"/>
      </w:pPr>
      <w:r>
        <w:rPr>
          <w:rFonts w:hint="eastAsia"/>
        </w:rPr>
        <w:t>在這樣不斷的碎裂重建中，尋常人等早就無法承受這般痛楚，精神崩潰，魂魄散滅，就算修為提升後也恐成了無魂之體，形同活死人。</w:t>
      </w:r>
    </w:p>
    <w:p w:rsidR="00C04663" w:rsidRDefault="00A7259F" w:rsidP="00813907">
      <w:pPr>
        <w:spacing w:after="240"/>
      </w:pPr>
      <w:r>
        <w:rPr>
          <w:rFonts w:hint="eastAsia"/>
        </w:rPr>
        <w:t>即使是李龍飛，在忍受了劇痛之後，也逐漸意識模糊，再也支持不住。</w:t>
      </w:r>
    </w:p>
    <w:p w:rsidR="00C04663" w:rsidRDefault="00A7259F" w:rsidP="00813907">
      <w:pPr>
        <w:spacing w:after="240"/>
      </w:pPr>
      <w:r>
        <w:rPr>
          <w:rFonts w:hint="eastAsia"/>
        </w:rPr>
        <w:t>就在他七孔流血，快要失去意識時，懷中那只玉鐲卻散發了淡淡的光芒，這光芒帶著寒意，不但減輕了李龍飛的痛楚，也幫助他穩住魂魄，而不至散滅。</w:t>
      </w:r>
    </w:p>
    <w:p w:rsidR="00C04663" w:rsidRDefault="00A7259F" w:rsidP="00813907">
      <w:pPr>
        <w:spacing w:after="240"/>
      </w:pPr>
      <w:r>
        <w:rPr>
          <w:rFonts w:hint="eastAsia"/>
        </w:rPr>
        <w:t>也因為這樣，那玉鐲的光芒跟那龐大氣海成了救命的稻草，吊著他一絲懸命，始終沒有真正死亡。</w:t>
      </w:r>
    </w:p>
    <w:p w:rsidR="00C04663" w:rsidRDefault="00A7259F" w:rsidP="00813907">
      <w:pPr>
        <w:spacing w:after="240"/>
      </w:pPr>
      <w:r>
        <w:rPr>
          <w:rFonts w:hint="eastAsia"/>
        </w:rPr>
        <w:t>只是，這同樣代表著李龍飛在這般極度痛楚中絲毫無法結束，除非那白煙全都轉化完成。</w:t>
      </w:r>
    </w:p>
    <w:p w:rsidR="00C04663" w:rsidRDefault="00A7259F" w:rsidP="00813907">
      <w:pPr>
        <w:spacing w:after="240"/>
      </w:pPr>
      <w:r>
        <w:rPr>
          <w:rFonts w:hint="eastAsia"/>
        </w:rPr>
        <w:t>在這種折磨裡，李龍飛無法思考，他腦中只有一念頭，就是「活下去，變強，</w:t>
      </w:r>
      <w:r w:rsidR="0015573C">
        <w:rPr>
          <w:rFonts w:hint="eastAsia"/>
        </w:rPr>
        <w:t>逆天改命</w:t>
      </w:r>
      <w:r>
        <w:rPr>
          <w:rFonts w:hint="eastAsia"/>
        </w:rPr>
        <w:t>！」，他全身不斷顫抖，承受著說不出的劇痛，體內一場徹底改頭換面的劇變進行中。</w:t>
      </w:r>
    </w:p>
    <w:p w:rsidR="00C04663" w:rsidRDefault="00A7259F" w:rsidP="00813907">
      <w:pPr>
        <w:spacing w:after="240"/>
      </w:pPr>
      <w:r>
        <w:rPr>
          <w:rFonts w:hint="eastAsia"/>
        </w:rPr>
        <w:t>與此同時，自在道外，整個胭脂山下，或者說，是整個東萊國內，一場撼動天地，捲起無數紛爭的風暴，此時正赫然掀起。</w:t>
      </w:r>
    </w:p>
    <w:p w:rsidR="00C04663" w:rsidRDefault="00A7259F" w:rsidP="00813907">
      <w:pPr>
        <w:spacing w:after="240"/>
      </w:pPr>
      <w:r>
        <w:rPr>
          <w:rFonts w:hint="eastAsia"/>
        </w:rPr>
        <w:t>這風暴乃是在李龍飛被捲入灰白世界兩年之後，算算時間，正好是李龍飛從那傳承中醒來之時。</w:t>
      </w:r>
    </w:p>
    <w:p w:rsidR="00C04663" w:rsidRDefault="00A7259F" w:rsidP="00813907">
      <w:pPr>
        <w:spacing w:after="240"/>
      </w:pPr>
      <w:r>
        <w:rPr>
          <w:rFonts w:hint="eastAsia"/>
        </w:rPr>
        <w:t>在東萊國內，胭脂山上，突然一塊數萬丈巨石墜落，將胭脂山北脈一大半，砸了個離析分崩，數萬名修士遭受波及。</w:t>
      </w:r>
    </w:p>
    <w:p w:rsidR="00C04663" w:rsidRDefault="00A7259F" w:rsidP="00813907">
      <w:pPr>
        <w:spacing w:after="240"/>
      </w:pPr>
      <w:r>
        <w:rPr>
          <w:rFonts w:hint="eastAsia"/>
        </w:rPr>
        <w:lastRenderedPageBreak/>
        <w:t>一時間東萊國境內如臨大敵，以為有外患來襲，掀起一陣騷動，好在後來東萊國境內幾位大派老祖，一同出手察看，這才確認此石並非敵襲，而是從天而降，甚至可能是天外之物。</w:t>
      </w:r>
    </w:p>
    <w:p w:rsidR="00C04663" w:rsidRDefault="00B60791" w:rsidP="00813907">
      <w:pPr>
        <w:spacing w:after="240"/>
      </w:pPr>
      <w:ins w:id="4641" w:author="Administrator" w:date="2019-03-19T01:02:00Z">
        <w:r>
          <w:rPr>
            <w:rFonts w:hint="eastAsia"/>
          </w:rPr>
          <w:t>除此之外</w:t>
        </w:r>
      </w:ins>
      <w:del w:id="4642" w:author="Administrator" w:date="2019-03-19T01:02:00Z">
        <w:r w:rsidR="00A7259F" w:rsidDel="00B60791">
          <w:rPr>
            <w:rFonts w:hint="eastAsia"/>
          </w:rPr>
          <w:delText>與此同時</w:delText>
        </w:r>
      </w:del>
      <w:r w:rsidR="00A7259F">
        <w:rPr>
          <w:rFonts w:hint="eastAsia"/>
        </w:rPr>
        <w:t>，整個東勝世界，如此巨石在各地都有出現，共有八塊，分散而落。</w:t>
      </w:r>
    </w:p>
    <w:p w:rsidR="00C04663" w:rsidRDefault="00A7259F" w:rsidP="00813907">
      <w:pPr>
        <w:spacing w:after="240"/>
      </w:pPr>
      <w:r>
        <w:rPr>
          <w:rFonts w:hint="eastAsia"/>
        </w:rPr>
        <w:t>在經過幾番探索之後，發現這巨石當中，別有洞天，竟有仙府殘存其內，其中傳承道法，寶物萬千，讓所有見到的修士，怦然心動，全都為之瘋狂。</w:t>
      </w:r>
    </w:p>
    <w:p w:rsidR="00C04663" w:rsidRDefault="00A7259F" w:rsidP="00813907">
      <w:pPr>
        <w:spacing w:after="240"/>
      </w:pPr>
      <w:r>
        <w:rPr>
          <w:rFonts w:hint="eastAsia"/>
        </w:rPr>
        <w:t>只是在這仙府之中，同時也暗藏著無數凶險，更有眾多不曾看過的妖異之物，盤據其內，在巨石落地之後，一一走出。</w:t>
      </w:r>
    </w:p>
    <w:p w:rsidR="00C04663" w:rsidRDefault="00A7259F" w:rsidP="00813907">
      <w:pPr>
        <w:spacing w:after="240"/>
      </w:pPr>
      <w:r>
        <w:rPr>
          <w:rFonts w:hint="eastAsia"/>
        </w:rPr>
        <w:t>那些妖異之物，甚為強悍，往往出手間，數百名修士滅亡，甚至東萊國一名老祖，在帶領弟子進入尋寶時，被其中一名妖物統領，斬殺隕歿，惹得東萊國仙皇大怒，親自率兵攻打進去。</w:t>
      </w:r>
    </w:p>
    <w:p w:rsidR="00C04663" w:rsidRDefault="00A7259F" w:rsidP="00813907">
      <w:pPr>
        <w:spacing w:after="240"/>
      </w:pPr>
      <w:r>
        <w:rPr>
          <w:rFonts w:hint="eastAsia"/>
        </w:rPr>
        <w:t>即便東萊國仙皇修為高深，裡頭妖物有所不敵，但巨石內的世界實在太大，妖物實在太多，殺之不完，更有幾尊妖物統領，即使仙皇看到了，也都為之皺眉。</w:t>
      </w:r>
    </w:p>
    <w:p w:rsidR="00C04663" w:rsidRDefault="00A7259F" w:rsidP="00813907">
      <w:pPr>
        <w:spacing w:after="240"/>
      </w:pPr>
      <w:r>
        <w:rPr>
          <w:rFonts w:hint="eastAsia"/>
        </w:rPr>
        <w:t>好在他們似有禁令，只能離開巨石不遠，未能擴散到其他各地。</w:t>
      </w:r>
    </w:p>
    <w:p w:rsidR="00C04663" w:rsidRDefault="00A7259F" w:rsidP="00813907">
      <w:pPr>
        <w:spacing w:after="240"/>
      </w:pPr>
      <w:r>
        <w:rPr>
          <w:rFonts w:hint="eastAsia"/>
        </w:rPr>
        <w:t>有鑑於此，東萊國仙皇遂立下規定，從此以後，一甲子為一期，各大派可自選數人，踏入其內，其餘歲月，一律封鎖進出，確保那些妖物，不能出來作亂的同時，也讓有意者有機會進去尋求造化。</w:t>
      </w:r>
    </w:p>
    <w:p w:rsidR="00C04663" w:rsidRDefault="00A7259F" w:rsidP="00813907">
      <w:pPr>
        <w:spacing w:after="240"/>
      </w:pPr>
      <w:r>
        <w:rPr>
          <w:rFonts w:hint="eastAsia"/>
        </w:rPr>
        <w:t>而這第一次進入，便訂在十年之後，同時能入其內宗派，名額有限，只有八個，所以各派之間，掀起了併吞風波，一時之間，風起雲湧，很是混亂。</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煉蠱</w:t>
      </w:r>
    </w:p>
    <w:p w:rsidR="00C04663" w:rsidRDefault="00C04663" w:rsidP="00813907">
      <w:pPr>
        <w:spacing w:after="240"/>
      </w:pPr>
    </w:p>
    <w:p w:rsidR="00C04663" w:rsidRDefault="00A7259F" w:rsidP="00813907">
      <w:pPr>
        <w:spacing w:after="240"/>
      </w:pPr>
      <w:r>
        <w:rPr>
          <w:rFonts w:hint="eastAsia"/>
        </w:rPr>
        <w:t>胭脂山，分有南北東三脈，縱橫數千里，修士數十萬之多。</w:t>
      </w:r>
    </w:p>
    <w:p w:rsidR="00C04663" w:rsidRDefault="00A7259F" w:rsidP="00813907">
      <w:pPr>
        <w:spacing w:after="240"/>
      </w:pPr>
      <w:r>
        <w:rPr>
          <w:rFonts w:hint="eastAsia"/>
        </w:rPr>
        <w:t>此時胭脂山北脈，原是綠意盎然的仙境，卻殘破不堪，地面只餘一片黑土，無數屍骸倒落在此。</w:t>
      </w:r>
    </w:p>
    <w:p w:rsidR="00C04663" w:rsidRDefault="00A7259F" w:rsidP="00813907">
      <w:pPr>
        <w:spacing w:after="240"/>
      </w:pPr>
      <w:r>
        <w:rPr>
          <w:rFonts w:hint="eastAsia"/>
        </w:rPr>
        <w:t>仔細看去，那些屍骸有的才剛死不久，其上驅體，還沒完全腐爛，爬滿蛆蟲，滿目瘡痍。</w:t>
      </w:r>
    </w:p>
    <w:p w:rsidR="00C04663" w:rsidRDefault="00A7259F" w:rsidP="00813907">
      <w:pPr>
        <w:spacing w:after="240"/>
      </w:pPr>
      <w:r>
        <w:rPr>
          <w:rFonts w:hint="eastAsia"/>
        </w:rPr>
        <w:t>一名修士，身穿黃袍，背負長劍，仙風道骨走在這裡。</w:t>
      </w:r>
    </w:p>
    <w:p w:rsidR="00C04663" w:rsidRDefault="00A7259F" w:rsidP="00813907">
      <w:pPr>
        <w:spacing w:after="240"/>
      </w:pPr>
      <w:r>
        <w:rPr>
          <w:rFonts w:hint="eastAsia"/>
        </w:rPr>
        <w:lastRenderedPageBreak/>
        <w:t>他雖外貌不揚，但行走間，彷彿融身天地，更在其走過之處，黑土轉綠，重新長出一道翠綠青地出來。</w:t>
      </w:r>
    </w:p>
    <w:p w:rsidR="00C04663" w:rsidRDefault="00A7259F" w:rsidP="00813907">
      <w:pPr>
        <w:spacing w:after="240"/>
      </w:pPr>
      <w:r>
        <w:rPr>
          <w:rFonts w:hint="eastAsia"/>
        </w:rPr>
        <w:t>旁邊一名女修，看不清容顏，只是其身材曼妙，足不落地地跟在一旁。</w:t>
      </w:r>
    </w:p>
    <w:p w:rsidR="00C04663" w:rsidRDefault="00A7259F" w:rsidP="00813907">
      <w:pPr>
        <w:spacing w:after="240"/>
      </w:pPr>
      <w:r>
        <w:rPr>
          <w:rFonts w:hint="eastAsia"/>
        </w:rPr>
        <w:t>「妳說，照當初胭脂仙人所傳承，此石是天外之物，一共應有九顆？」</w:t>
      </w:r>
    </w:p>
    <w:p w:rsidR="00C04663" w:rsidRDefault="00A7259F" w:rsidP="00813907">
      <w:pPr>
        <w:spacing w:after="240"/>
      </w:pPr>
      <w:r>
        <w:rPr>
          <w:rFonts w:hint="eastAsia"/>
        </w:rPr>
        <w:t>「是…多年來，我們暗中潛入數千年，取得胭脂派一脈傳承已久，其內早有預言，這些天外巨石會從天而降。」</w:t>
      </w:r>
    </w:p>
    <w:p w:rsidR="00C04663" w:rsidRDefault="00A7259F" w:rsidP="00813907">
      <w:pPr>
        <w:spacing w:after="240"/>
      </w:pPr>
      <w:r>
        <w:rPr>
          <w:rFonts w:hint="eastAsia"/>
        </w:rPr>
        <w:t>「既然如此，為何選在這時而降？更是為何只有八顆，少了一個？」那黃袍修士話語平淡，但說起來卻自有一番威嚴，容不得別人不坦誠。</w:t>
      </w:r>
    </w:p>
    <w:p w:rsidR="00C04663" w:rsidRDefault="00A7259F" w:rsidP="00813907">
      <w:pPr>
        <w:spacing w:after="240"/>
      </w:pPr>
      <w:r>
        <w:rPr>
          <w:rFonts w:hint="eastAsia"/>
        </w:rPr>
        <w:t>「如果照傳承所說沒錯，應還有一顆較小的主石，早在數萬年前便殞落而化，其內藏有真正傳承，只有得到它，才能開啟世界大門，從而得到魁皇一脈的造化。」那女修不敢隱瞞，將所知一切盡數說出。</w:t>
      </w:r>
    </w:p>
    <w:p w:rsidR="00C04663" w:rsidRDefault="00A7259F" w:rsidP="00813907">
      <w:pPr>
        <w:spacing w:after="240"/>
      </w:pPr>
      <w:r>
        <w:rPr>
          <w:rFonts w:hint="eastAsia"/>
        </w:rPr>
        <w:t>「而如今這八顆降落，應是有人開啟了那真正傳承，所以才引起八星隕落，為世界大門的開啟從而準備。」</w:t>
      </w:r>
    </w:p>
    <w:p w:rsidR="00C04663" w:rsidRDefault="00A7259F" w:rsidP="00813907">
      <w:pPr>
        <w:spacing w:after="240"/>
      </w:pPr>
      <w:r>
        <w:rPr>
          <w:rFonts w:hint="eastAsia"/>
        </w:rPr>
        <w:t>「既然如此，那豈不是說</w:t>
      </w:r>
      <w:ins w:id="4643" w:author="Administrator" w:date="2019-04-07T00:08:00Z">
        <w:r w:rsidR="002A2647">
          <w:rPr>
            <w:rFonts w:hint="eastAsia"/>
          </w:rPr>
          <w:t>本皇</w:t>
        </w:r>
      </w:ins>
      <w:del w:id="4644" w:author="Administrator" w:date="2019-04-07T00:08:00Z">
        <w:r w:rsidDel="002A2647">
          <w:rPr>
            <w:rFonts w:hint="eastAsia"/>
          </w:rPr>
          <w:delText>我</w:delText>
        </w:r>
      </w:del>
      <w:r>
        <w:rPr>
          <w:rFonts w:hint="eastAsia"/>
        </w:rPr>
        <w:t>沒有機會了？」那修士聽完腳步一頓，轉頭看向那女修，眼眸中暗藏五彩琉光，讓看到的人都為之心神震懾。</w:t>
      </w:r>
    </w:p>
    <w:p w:rsidR="00C04663" w:rsidRDefault="00A7259F" w:rsidP="00813907">
      <w:pPr>
        <w:spacing w:after="240"/>
      </w:pPr>
      <w:r>
        <w:rPr>
          <w:rFonts w:hint="eastAsia"/>
        </w:rPr>
        <w:t>「並非如此，此傳承為魁皇傳承，自然替其他人預留後路。開啟傳承之人，尚須通過這八星試煉，才能重回主石，打開世界大門。在這之前，若有人殺了他，自然可取而代之，奪得傳承，所以主上還有大把時間，可以慢慢等待，做好萬全準備，取得這魁皇一脈的造化，成就大乘的機會。」那女修低頭一揖，恭恭敬敬地說道。</w:t>
      </w:r>
    </w:p>
    <w:p w:rsidR="00C04663" w:rsidRDefault="00A7259F" w:rsidP="00813907">
      <w:pPr>
        <w:spacing w:after="240"/>
      </w:pPr>
      <w:r>
        <w:rPr>
          <w:rFonts w:hint="eastAsia"/>
        </w:rPr>
        <w:t>黃袍修士聽完，捻捻長鬚，目光中閃過一絲精芒，心中暗道。</w:t>
      </w:r>
    </w:p>
    <w:p w:rsidR="00C04663" w:rsidRDefault="00A7259F" w:rsidP="00813907">
      <w:pPr>
        <w:spacing w:after="240"/>
      </w:pPr>
      <w:r>
        <w:rPr>
          <w:rFonts w:hint="eastAsia"/>
        </w:rPr>
        <w:t>「好一個傳承，這魁皇一脈，以此為餌，引眾生爭奪，名為機緣，實則有如煉蠱一般，選出一個最強者，做為繼任…又或是奪舍取而代之。我堂堂仙皇，豈會任人擺佈？」</w:t>
      </w:r>
    </w:p>
    <w:p w:rsidR="00C04663" w:rsidRDefault="00A7259F" w:rsidP="00813907">
      <w:pPr>
        <w:spacing w:after="240"/>
      </w:pPr>
      <w:r>
        <w:rPr>
          <w:rFonts w:hint="eastAsia"/>
        </w:rPr>
        <w:t>「你既以傳承煉蠱，</w:t>
      </w:r>
      <w:ins w:id="4645" w:author="Administrator" w:date="2019-04-07T00:08:00Z">
        <w:r w:rsidR="002A2647">
          <w:rPr>
            <w:rFonts w:hint="eastAsia"/>
          </w:rPr>
          <w:t>本皇</w:t>
        </w:r>
      </w:ins>
      <w:del w:id="4646" w:author="Administrator" w:date="2019-04-07T00:08:00Z">
        <w:r w:rsidDel="002A2647">
          <w:rPr>
            <w:rFonts w:hint="eastAsia"/>
          </w:rPr>
          <w:delText>我</w:delText>
        </w:r>
      </w:del>
      <w:r>
        <w:rPr>
          <w:rFonts w:hint="eastAsia"/>
        </w:rPr>
        <w:t>便借力使力，以東萊國境內為罎，讓各派間互相爭奪，同時克制在不損失太大為前題，提高整體國力修為，藉時不管</w:t>
      </w:r>
      <w:ins w:id="4647" w:author="Administrator" w:date="2019-04-07T00:08:00Z">
        <w:r w:rsidR="002A2647">
          <w:rPr>
            <w:rFonts w:hint="eastAsia"/>
          </w:rPr>
          <w:t>本皇</w:t>
        </w:r>
      </w:ins>
      <w:del w:id="4648" w:author="Administrator" w:date="2019-04-07T00:08:00Z">
        <w:r w:rsidDel="002A2647">
          <w:rPr>
            <w:rFonts w:hint="eastAsia"/>
          </w:rPr>
          <w:delText>我</w:delText>
        </w:r>
      </w:del>
      <w:r>
        <w:rPr>
          <w:rFonts w:hint="eastAsia"/>
        </w:rPr>
        <w:t>得不得到傳承，整個東萊國皆有好處，更可以藉機觀察其他四國，若有它國因為爭奪而損耗國力太大，那我東萊便可趁機合縱連橫，一舉滅之！」</w:t>
      </w:r>
    </w:p>
    <w:p w:rsidR="00C04663" w:rsidRDefault="00A7259F" w:rsidP="00813907">
      <w:pPr>
        <w:spacing w:after="240"/>
      </w:pPr>
      <w:r>
        <w:rPr>
          <w:rFonts w:hint="eastAsia"/>
        </w:rPr>
        <w:t>略一沉吟，他轉頭又詢問那女修道。</w:t>
      </w:r>
    </w:p>
    <w:p w:rsidR="00C04663" w:rsidRDefault="00A7259F" w:rsidP="00813907">
      <w:pPr>
        <w:spacing w:after="240"/>
      </w:pPr>
      <w:r>
        <w:rPr>
          <w:rFonts w:hint="eastAsia"/>
        </w:rPr>
        <w:t>「有辦法知道，那主石在誰手上？」</w:t>
      </w:r>
    </w:p>
    <w:p w:rsidR="00C04663" w:rsidRDefault="00A7259F" w:rsidP="00813907">
      <w:pPr>
        <w:spacing w:after="240"/>
      </w:pPr>
      <w:r>
        <w:rPr>
          <w:rFonts w:hint="eastAsia"/>
        </w:rPr>
        <w:lastRenderedPageBreak/>
        <w:t>「主石神秘莫測，非大乘者不可得知。」那女修搖了搖頭回答。</w:t>
      </w:r>
    </w:p>
    <w:p w:rsidR="00C04663" w:rsidRDefault="00A7259F" w:rsidP="00813907">
      <w:pPr>
        <w:spacing w:after="240"/>
      </w:pPr>
      <w:r>
        <w:rPr>
          <w:rFonts w:hint="eastAsia"/>
        </w:rPr>
        <w:t>「此傳承之事，可有其他人知？」</w:t>
      </w:r>
    </w:p>
    <w:p w:rsidR="00C04663" w:rsidRDefault="00A7259F" w:rsidP="00813907">
      <w:pPr>
        <w:spacing w:after="240"/>
      </w:pPr>
      <w:r>
        <w:rPr>
          <w:rFonts w:hint="eastAsia"/>
        </w:rPr>
        <w:t>「照胭脂仙傳承所說，當時知情者，要來殺她逼問，卻被她設局全都反殺，所以應該沒有外流。」</w:t>
      </w:r>
    </w:p>
    <w:p w:rsidR="00C04663" w:rsidRDefault="00A7259F" w:rsidP="00813907">
      <w:pPr>
        <w:spacing w:after="240"/>
      </w:pPr>
      <w:r>
        <w:rPr>
          <w:rFonts w:hint="eastAsia"/>
        </w:rPr>
        <w:t>「是嗎…？」黃袍修士不以為然，那些大宗大派底蘊老祖，個個都老謀深算，怎可能不留後手。</w:t>
      </w:r>
    </w:p>
    <w:p w:rsidR="00C04663" w:rsidRDefault="00A7259F" w:rsidP="00813907">
      <w:pPr>
        <w:spacing w:after="240"/>
      </w:pPr>
      <w:r>
        <w:rPr>
          <w:rFonts w:hint="eastAsia"/>
        </w:rPr>
        <w:t>就算是像他這般善於算計，若不是其師當年相助，恐怕也早被其他皇族推翻下台，或淪為傀儡政權。</w:t>
      </w:r>
    </w:p>
    <w:p w:rsidR="00C04663" w:rsidRDefault="00A7259F" w:rsidP="00813907">
      <w:pPr>
        <w:spacing w:after="240"/>
      </w:pPr>
      <w:r>
        <w:rPr>
          <w:rFonts w:hint="eastAsia"/>
        </w:rPr>
        <w:t>不過這也無彷，此計最好之處，便在於它不是陰謀，而是陽謀，利益薰心下，他不怕眾人不上當，更何況下令名額有限，本身便是一種摧促。</w:t>
      </w:r>
    </w:p>
    <w:p w:rsidR="00C04663" w:rsidRDefault="00A7259F" w:rsidP="00813907">
      <w:pPr>
        <w:spacing w:after="240"/>
      </w:pPr>
      <w:r>
        <w:rPr>
          <w:rFonts w:hint="eastAsia"/>
        </w:rPr>
        <w:t>他已經很期待，幾百年後，這些互相撕咬的眾人，會有怎樣的天驕出現，屆時，又能帶給自己怎樣的幫助，那才是比起傳承，更叫他心動的事情。</w:t>
      </w:r>
    </w:p>
    <w:p w:rsidR="00C04663" w:rsidRDefault="00A7259F" w:rsidP="00813907">
      <w:pPr>
        <w:spacing w:after="240"/>
      </w:pPr>
      <w:r>
        <w:rPr>
          <w:rFonts w:hint="eastAsia"/>
        </w:rPr>
        <w:t>在黃袍修士走在胭脂山北脈的同時，自在道內，也面臨了一波驚天劇變。</w:t>
      </w:r>
    </w:p>
    <w:p w:rsidR="00C04663" w:rsidRDefault="00A7259F" w:rsidP="00813907">
      <w:pPr>
        <w:spacing w:after="240"/>
      </w:pPr>
      <w:r>
        <w:rPr>
          <w:rFonts w:hint="eastAsia"/>
        </w:rPr>
        <w:t>天外巨石內藏有巨寶，此事已經慢慢擴曉到全國境內，甚至不少平時低調行事的宗門族派，也因為這事而浮出水面。</w:t>
      </w:r>
    </w:p>
    <w:p w:rsidR="00C04663" w:rsidRDefault="00A7259F" w:rsidP="00813907">
      <w:pPr>
        <w:spacing w:after="240"/>
      </w:pPr>
      <w:r>
        <w:rPr>
          <w:rFonts w:hint="eastAsia"/>
        </w:rPr>
        <w:t>只是東萊仙皇既明定名額限制，那除非膽敢跟皇朝為敵，否則只能遵守規矩，爭奪那進入天外巨石內的資格名額。</w:t>
      </w:r>
    </w:p>
    <w:p w:rsidR="00C04663" w:rsidRDefault="00A7259F" w:rsidP="00813907">
      <w:pPr>
        <w:spacing w:after="240"/>
      </w:pPr>
      <w:r>
        <w:rPr>
          <w:rFonts w:hint="eastAsia"/>
        </w:rPr>
        <w:t>而這名額只有八個，可其中更有許多內定，僧多粥少，許多勢力較為不足，卻有心爭奪的宗派，紛紛開始彼此聯合縱橫，或併吞合盟，壯大勢力，爭取那十年後進入天外巨石的可能性。</w:t>
      </w:r>
    </w:p>
    <w:p w:rsidR="00C04663" w:rsidRDefault="00A7259F" w:rsidP="00813907">
      <w:pPr>
        <w:spacing w:after="240"/>
      </w:pPr>
      <w:r>
        <w:rPr>
          <w:rFonts w:hint="eastAsia"/>
        </w:rPr>
        <w:t>東萊國境內，六大公認肯定可以入選的門派，分別為流傳數萬年的上古神宗，同樣傳自上古仙道的古靈派，皇族一脈所支持的東萊武門，兇殘嗜血的</w:t>
      </w:r>
      <w:ins w:id="4649" w:author="Administrator" w:date="2019-05-14T23:59:00Z">
        <w:r w:rsidR="00461EAB">
          <w:rPr>
            <w:rFonts w:hint="eastAsia"/>
          </w:rPr>
          <w:t>邪</w:t>
        </w:r>
      </w:ins>
      <w:del w:id="4650" w:author="Administrator" w:date="2019-05-14T23:59:00Z">
        <w:r w:rsidDel="00461EAB">
          <w:rPr>
            <w:rFonts w:hint="eastAsia"/>
          </w:rPr>
          <w:delText>魔</w:delText>
        </w:r>
      </w:del>
      <w:r>
        <w:rPr>
          <w:rFonts w:hint="eastAsia"/>
        </w:rPr>
        <w:t>道一脈逍遙派，神秘莫測的月仙宗，以及胭脂天仙傳承而落的胭脂門等。</w:t>
      </w:r>
    </w:p>
    <w:p w:rsidR="00C04663" w:rsidRDefault="00A7259F" w:rsidP="00813907">
      <w:pPr>
        <w:spacing w:after="240"/>
      </w:pPr>
      <w:r>
        <w:rPr>
          <w:rFonts w:hint="eastAsia"/>
        </w:rPr>
        <w:t>除此之外，尚有兩個名額，也正因為了這兩個名額，引起了一場巨大的風波。</w:t>
      </w:r>
    </w:p>
    <w:p w:rsidR="00C04663" w:rsidRDefault="00A7259F" w:rsidP="00813907">
      <w:pPr>
        <w:spacing w:after="240"/>
      </w:pPr>
      <w:r>
        <w:rPr>
          <w:rFonts w:hint="eastAsia"/>
        </w:rPr>
        <w:t>這場爭奪，對自在道來說，本是毫不相干，因為他們太過弱小，相形之下，根本沒有可能脫穎而出，所以理當至身事外。</w:t>
      </w:r>
    </w:p>
    <w:p w:rsidR="00C04663" w:rsidRDefault="00A7259F" w:rsidP="00813907">
      <w:pPr>
        <w:spacing w:after="240"/>
      </w:pPr>
      <w:r>
        <w:rPr>
          <w:rFonts w:hint="eastAsia"/>
        </w:rPr>
        <w:t>可是在他們身旁，靈赤刀鬼四個不算小的宗派，正為了這次名額，掀起了一場戰爭，波及到附近的小族小派，使得他們也被捲入了其中</w:t>
      </w:r>
    </w:p>
    <w:p w:rsidR="00C04663" w:rsidRDefault="00A7259F" w:rsidP="00813907">
      <w:pPr>
        <w:spacing w:after="240"/>
      </w:pPr>
      <w:r>
        <w:rPr>
          <w:rFonts w:hint="eastAsia"/>
        </w:rPr>
        <w:lastRenderedPageBreak/>
        <w:t>此時，掌門大殿上，天鬚掌門，天泉道人，跟老譚道人以及一眾長老，在大殿之上，正在商討之後該如何是好的決議。</w:t>
      </w:r>
    </w:p>
    <w:p w:rsidR="00C04663" w:rsidRDefault="00A7259F" w:rsidP="00813907">
      <w:pPr>
        <w:spacing w:after="240"/>
      </w:pPr>
      <w:r>
        <w:rPr>
          <w:rFonts w:hint="eastAsia"/>
        </w:rPr>
        <w:t>而一名身穿青藍道袍，臉上滿是痘疤，神情倨傲的修士，則獨自在掌門大殿外閉目盤坐，旁邊幾名同樣是藍衣弟子，站在那伺候著。</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暗流潛伏</w:t>
      </w:r>
    </w:p>
    <w:p w:rsidR="00C04663" w:rsidRDefault="00C04663" w:rsidP="00813907">
      <w:pPr>
        <w:spacing w:after="240"/>
      </w:pPr>
    </w:p>
    <w:p w:rsidR="00C04663" w:rsidRDefault="00A7259F" w:rsidP="00813907">
      <w:pPr>
        <w:spacing w:after="240"/>
      </w:pPr>
      <w:r>
        <w:rPr>
          <w:rFonts w:hint="eastAsia"/>
        </w:rPr>
        <w:t>大廳上，天鬚掌門神情凝重，看著眾人，略帶疲倦的口氣詢問道。</w:t>
      </w:r>
    </w:p>
    <w:p w:rsidR="00C04663" w:rsidRDefault="00A7259F" w:rsidP="00813907">
      <w:pPr>
        <w:spacing w:after="240"/>
      </w:pPr>
      <w:r>
        <w:rPr>
          <w:rFonts w:hint="eastAsia"/>
        </w:rPr>
        <w:t>「諸位道友，此次刀仙宗派使者來召降一事，不知各位，有何看法？」</w:t>
      </w:r>
    </w:p>
    <w:p w:rsidR="00C04663" w:rsidRDefault="00A7259F" w:rsidP="00813907">
      <w:pPr>
        <w:spacing w:after="240"/>
      </w:pPr>
      <w:r>
        <w:rPr>
          <w:rFonts w:hint="eastAsia"/>
        </w:rPr>
        <w:t>「此事萬萬不可，咱自在道雖不大，但這點骨氣還是有的，寧可一戰，也不該殘喘苟延，壞我先人的名聲。」天泉道人首先開口，一臉正氣，滿是憤慨的說。</w:t>
      </w:r>
    </w:p>
    <w:p w:rsidR="00C04663" w:rsidRDefault="00A7259F" w:rsidP="00813907">
      <w:pPr>
        <w:spacing w:after="240"/>
      </w:pPr>
      <w:r>
        <w:rPr>
          <w:rFonts w:hint="eastAsia"/>
        </w:rPr>
        <w:t>此話一出，不少長老紛紛點頭表示同意，但卻有更多人，臉上有些遲疑，其中老譚道人，更是開口譏道。</w:t>
      </w:r>
    </w:p>
    <w:p w:rsidR="00C04663" w:rsidRDefault="00A7259F" w:rsidP="00813907">
      <w:pPr>
        <w:spacing w:after="240"/>
      </w:pPr>
      <w:r>
        <w:rPr>
          <w:rFonts w:hint="eastAsia"/>
        </w:rPr>
        <w:t>「天泉師弟，這事可不是你一個人意氣用事便能解決的。如果老祖尚在，那咱們奮戰到底倒也無妨，只是老祖數百年前已經閉關不出，生死未卜，就算我們這次拒絕得了刀仙宗，下一次，其他大派來犯，我們又能抵得了幾次？」</w:t>
      </w:r>
    </w:p>
    <w:p w:rsidR="00C04663" w:rsidRDefault="00A7259F" w:rsidP="00813907">
      <w:pPr>
        <w:spacing w:after="240"/>
      </w:pPr>
      <w:r>
        <w:rPr>
          <w:rFonts w:hint="eastAsia"/>
        </w:rPr>
        <w:t>「更何況，這次為了那天外巨石，許多門派都已經蠢蠢欲動，我們自在道沒有老祖所護，如何能抵得住一次次的敵人來犯？」</w:t>
      </w:r>
    </w:p>
    <w:p w:rsidR="00C04663" w:rsidRDefault="00A7259F" w:rsidP="00813907">
      <w:pPr>
        <w:spacing w:after="240"/>
      </w:pPr>
      <w:r>
        <w:rPr>
          <w:rFonts w:hint="eastAsia"/>
        </w:rPr>
        <w:t>「照我看，雖然這刀仙宗來意不善，但這也未嘗是一個機會，讓我們不受其他門派侵犯的契機。」</w:t>
      </w:r>
    </w:p>
    <w:p w:rsidR="00C04663" w:rsidRDefault="00A7259F" w:rsidP="00813907">
      <w:pPr>
        <w:spacing w:after="240"/>
      </w:pPr>
      <w:r>
        <w:rPr>
          <w:rFonts w:hint="eastAsia"/>
        </w:rPr>
        <w:t>這話說得理直氣狀，雖說眾人都覺得有些丟臉，但修仙路上，本就弱肉強食，如果明知道贏不過，少有人願意誓死奮戰，堅守到底。</w:t>
      </w:r>
    </w:p>
    <w:p w:rsidR="00C04663" w:rsidRDefault="00A7259F" w:rsidP="00813907">
      <w:pPr>
        <w:spacing w:after="240"/>
      </w:pPr>
      <w:r>
        <w:rPr>
          <w:rFonts w:hint="eastAsia"/>
        </w:rPr>
        <w:t>只不過此話一出，天鬚掌門仍是臉色一暗，他雖知道這師姪較為自私，卻也沒想到在宗門為難之際，他連出手一戰都不願意幫忙。</w:t>
      </w:r>
    </w:p>
    <w:p w:rsidR="00C04663" w:rsidRDefault="00A7259F" w:rsidP="00813907">
      <w:pPr>
        <w:spacing w:after="240"/>
      </w:pPr>
      <w:r>
        <w:rPr>
          <w:rFonts w:hint="eastAsia"/>
        </w:rPr>
        <w:t>無奈下，他轉頭看向天泉，天泉也神情鄙視，對著老譚道人冷道。</w:t>
      </w:r>
    </w:p>
    <w:p w:rsidR="00C04663" w:rsidRDefault="00A7259F" w:rsidP="00813907">
      <w:pPr>
        <w:spacing w:after="240"/>
      </w:pPr>
      <w:r>
        <w:rPr>
          <w:rFonts w:hint="eastAsia"/>
        </w:rPr>
        <w:t>「機會？滅我道統，改立刀仙宗為尊，並收自在道為分宗，此種條件，若是你口中的機會，那我寧可不要。」</w:t>
      </w:r>
    </w:p>
    <w:p w:rsidR="00C04663" w:rsidRDefault="00A7259F" w:rsidP="00813907">
      <w:pPr>
        <w:spacing w:after="240"/>
      </w:pPr>
      <w:r>
        <w:rPr>
          <w:rFonts w:hint="eastAsia"/>
        </w:rPr>
        <w:t>「咱老祖當年以一屆散仙，力抗十多名結丹大能，創我自在道一脈，如今遭逢有</w:t>
      </w:r>
      <w:r>
        <w:rPr>
          <w:rFonts w:hint="eastAsia"/>
        </w:rPr>
        <w:lastRenderedPageBreak/>
        <w:t>難，後人便直接投降，如此懦弱，又怎對後世弟子作為表率！」</w:t>
      </w:r>
    </w:p>
    <w:p w:rsidR="00C04663" w:rsidRDefault="00A7259F" w:rsidP="00813907">
      <w:pPr>
        <w:spacing w:after="240"/>
      </w:pPr>
      <w:r>
        <w:rPr>
          <w:rFonts w:hint="eastAsia"/>
        </w:rPr>
        <w:t>「你…」老譚道人一聽，臉色一變，猛吸一口氣正要反駁，天鬚掌門一揮袖，打斷了兩人爭吵，沉聲說道。</w:t>
      </w:r>
    </w:p>
    <w:p w:rsidR="00C04663" w:rsidRDefault="00A7259F" w:rsidP="00813907">
      <w:pPr>
        <w:spacing w:after="240"/>
      </w:pPr>
      <w:r>
        <w:rPr>
          <w:rFonts w:hint="eastAsia"/>
        </w:rPr>
        <w:t>「不用吵了，我已立下決定，咱們自在道道統不可就這麼斷在我們這一代，就算要降，也要戰過之後再說，天泉，你領內門弟子備戰，開我護派大陣，任何侵犯我宗門的，一率先斬了再說。」</w:t>
      </w:r>
    </w:p>
    <w:p w:rsidR="00C04663" w:rsidRDefault="00A7259F" w:rsidP="00813907">
      <w:pPr>
        <w:spacing w:after="240"/>
      </w:pPr>
      <w:r>
        <w:rPr>
          <w:rFonts w:hint="eastAsia"/>
        </w:rPr>
        <w:t>「掌門…」老譚道人待要說些甚麼，天鬚掌門充滿嚴厲的眼神看了他一眼後，淡淡說道。</w:t>
      </w:r>
    </w:p>
    <w:p w:rsidR="00C04663" w:rsidRDefault="00A7259F" w:rsidP="00813907">
      <w:pPr>
        <w:spacing w:after="240"/>
      </w:pPr>
      <w:r>
        <w:rPr>
          <w:rFonts w:hint="eastAsia"/>
        </w:rPr>
        <w:t>「不用說了，人各有志，不願意出戰者，我也不勉強，但從今天起，你們只能在宗門內活動，不得外出，直到這場風波結束，明白了嗎？」</w:t>
      </w:r>
    </w:p>
    <w:p w:rsidR="00C04663" w:rsidRDefault="00A7259F" w:rsidP="00813907">
      <w:pPr>
        <w:spacing w:after="240"/>
      </w:pPr>
      <w:r>
        <w:rPr>
          <w:rFonts w:hint="eastAsia"/>
        </w:rPr>
        <w:t>老譚道人目中凶芒一閃，低下頭去，不再多說些甚麼。</w:t>
      </w:r>
    </w:p>
    <w:p w:rsidR="00C04663" w:rsidRDefault="00A7259F" w:rsidP="00813907">
      <w:pPr>
        <w:spacing w:after="240"/>
      </w:pPr>
      <w:r>
        <w:rPr>
          <w:rFonts w:hint="eastAsia"/>
        </w:rPr>
        <w:t>天鬚掌門立下決定後，交待眾人各自處理些事務，接著請那藍袍道人入殿一談，過沒多久，那藍袍道人怒氣沖沖，踏出大殿同時大袖一揮，底下那些藍衣弟子被他捲上天空，落在一把大刀之上，低聲開口。</w:t>
      </w:r>
    </w:p>
    <w:p w:rsidR="00C04663" w:rsidRDefault="00A7259F" w:rsidP="00813907">
      <w:pPr>
        <w:spacing w:after="240"/>
      </w:pPr>
      <w:r>
        <w:rPr>
          <w:rFonts w:hint="eastAsia"/>
        </w:rPr>
        <w:t>「天鬚道人，爾等今日所下的決定，他日之後，必會反悔，一旦開戰，可不是那麼容易停止。」</w:t>
      </w:r>
    </w:p>
    <w:p w:rsidR="00C04663" w:rsidRDefault="00A7259F" w:rsidP="00813907">
      <w:pPr>
        <w:spacing w:after="240"/>
      </w:pPr>
      <w:r>
        <w:rPr>
          <w:rFonts w:hint="eastAsia"/>
        </w:rPr>
        <w:t>天鬚掌門亦走了出來，立在大殿門邊，他的神情此時都不再如平常那般的和善，而是有一股不怒自威肅殺，目中帶著深隧，以方圓數十里都聽得到的聲音開口說道。</w:t>
      </w:r>
    </w:p>
    <w:p w:rsidR="00C04663" w:rsidRDefault="00A7259F" w:rsidP="00813907">
      <w:pPr>
        <w:spacing w:after="240"/>
      </w:pPr>
      <w:r>
        <w:rPr>
          <w:rFonts w:hint="eastAsia"/>
        </w:rPr>
        <w:t>「刀仙宗所給條件，等若滅宗…我自在道雖不強，但仍有我們的骨氣…李兄，慢走，不送！」</w:t>
      </w:r>
    </w:p>
    <w:p w:rsidR="00C04663" w:rsidRDefault="00A7259F" w:rsidP="00813907">
      <w:pPr>
        <w:spacing w:after="240"/>
      </w:pPr>
      <w:r>
        <w:rPr>
          <w:rFonts w:hint="eastAsia"/>
        </w:rPr>
        <w:t>哼的一聲，那李道人腳底運勁，大刀轟鳴，瞬間向著遠方飛去。</w:t>
      </w:r>
    </w:p>
    <w:p w:rsidR="00C04663" w:rsidRDefault="00A7259F" w:rsidP="00813907">
      <w:pPr>
        <w:spacing w:after="240"/>
      </w:pPr>
      <w:r>
        <w:rPr>
          <w:rFonts w:hint="eastAsia"/>
        </w:rPr>
        <w:t>速度之快，破風而行。</w:t>
      </w:r>
    </w:p>
    <w:p w:rsidR="00C04663" w:rsidRDefault="00A7259F" w:rsidP="00813907">
      <w:pPr>
        <w:spacing w:after="240"/>
      </w:pPr>
      <w:r>
        <w:rPr>
          <w:rFonts w:hint="eastAsia"/>
        </w:rPr>
        <w:t>這一切聽在自在道眾人耳裡，都是心下一緊，這些日子裡關於天外巨石的傳聞不斷，更有東萊仙皇的法令傳出，此時都已明瞭，這一戰，勢在必行。</w:t>
      </w:r>
    </w:p>
    <w:p w:rsidR="00C04663" w:rsidRDefault="00A7259F" w:rsidP="00813907">
      <w:pPr>
        <w:spacing w:after="240"/>
      </w:pPr>
      <w:r>
        <w:rPr>
          <w:rFonts w:hint="eastAsia"/>
        </w:rPr>
        <w:t>不論內門弟子又或是外門弟子，個個都顯得心事重重，宗門內也籠罩著一股壓抑，彷彿山雨欲來前的一種寧靜。</w:t>
      </w:r>
    </w:p>
    <w:p w:rsidR="00C04663" w:rsidRDefault="00A7259F" w:rsidP="00813907">
      <w:pPr>
        <w:spacing w:after="240"/>
      </w:pPr>
      <w:r>
        <w:rPr>
          <w:rFonts w:hint="eastAsia"/>
        </w:rPr>
        <w:t>內觀中，當年內門比試第一的王騰雲此時已經修為大進，來到練氣九層，再上去就是練氣大圓滿，從而築基，但此步之難，卻也是如天地鴻溝，不是一般弟子都</w:t>
      </w:r>
      <w:r>
        <w:rPr>
          <w:rFonts w:hint="eastAsia"/>
        </w:rPr>
        <w:lastRenderedPageBreak/>
        <w:t>有機會突破。</w:t>
      </w:r>
    </w:p>
    <w:p w:rsidR="00C04663" w:rsidRDefault="00A7259F" w:rsidP="00813907">
      <w:pPr>
        <w:spacing w:after="240"/>
      </w:pPr>
      <w:r>
        <w:rPr>
          <w:rFonts w:hint="eastAsia"/>
        </w:rPr>
        <w:t>就算他能得到自在道內這十年來僅得的三顆的築基丹</w:t>
      </w:r>
      <w:r w:rsidR="00936D76">
        <w:rPr>
          <w:rFonts w:hint="eastAsia"/>
        </w:rPr>
        <w:t>其中一顆</w:t>
      </w:r>
      <w:r>
        <w:rPr>
          <w:rFonts w:hint="eastAsia"/>
        </w:rPr>
        <w:t>，也只是讓築基的機會增加</w:t>
      </w:r>
      <w:r w:rsidR="00936D76">
        <w:rPr>
          <w:rFonts w:hint="eastAsia"/>
        </w:rPr>
        <w:t>三</w:t>
      </w:r>
      <w:r>
        <w:rPr>
          <w:rFonts w:hint="eastAsia"/>
        </w:rPr>
        <w:t>成而已，畢竟一旦築基，壽元增加兩百年歲不說，可以施展的術法道令，跟練氣期比有如天壤之別。</w:t>
      </w:r>
    </w:p>
    <w:p w:rsidR="00C04663" w:rsidRDefault="00A7259F" w:rsidP="00813907">
      <w:pPr>
        <w:spacing w:after="240"/>
        <w:rPr>
          <w:rFonts w:ascii="新細明體" w:eastAsia="新細明體" w:hAnsi="新細明體" w:cs="新細明體"/>
          <w:color w:val="000000"/>
          <w:kern w:val="0"/>
          <w:szCs w:val="24"/>
        </w:rPr>
      </w:pPr>
      <w:r>
        <w:rPr>
          <w:rFonts w:hint="eastAsia"/>
        </w:rPr>
        <w:t>那怕是天鬚掌門等人，修為也不過</w:t>
      </w:r>
      <w:r>
        <w:rPr>
          <w:rFonts w:ascii="新細明體" w:eastAsia="新細明體" w:hAnsi="新細明體" w:cs="新細明體" w:hint="eastAsia"/>
          <w:color w:val="000000"/>
          <w:kern w:val="0"/>
          <w:szCs w:val="24"/>
        </w:rPr>
        <w:t>築基</w:t>
      </w:r>
      <w:r w:rsidR="00936D76">
        <w:rPr>
          <w:rFonts w:ascii="新細明體" w:eastAsia="新細明體" w:hAnsi="新細明體" w:cs="新細明體" w:hint="eastAsia"/>
          <w:color w:val="000000"/>
          <w:kern w:val="0"/>
          <w:szCs w:val="24"/>
        </w:rPr>
        <w:t>中期</w:t>
      </w:r>
      <w:r>
        <w:rPr>
          <w:rFonts w:ascii="新細明體" w:eastAsia="新細明體" w:hAnsi="新細明體" w:cs="新細明體" w:hint="eastAsia"/>
          <w:color w:val="000000"/>
          <w:kern w:val="0"/>
          <w:szCs w:val="24"/>
        </w:rPr>
        <w:t>，未能跨入</w:t>
      </w:r>
      <w:r w:rsidR="00936D76">
        <w:rPr>
          <w:rFonts w:ascii="新細明體" w:eastAsia="新細明體" w:hAnsi="新細明體" w:cs="新細明體" w:hint="eastAsia"/>
          <w:color w:val="000000"/>
          <w:kern w:val="0"/>
          <w:szCs w:val="24"/>
        </w:rPr>
        <w:t>後期之</w:t>
      </w:r>
      <w:r>
        <w:rPr>
          <w:rFonts w:ascii="新細明體" w:eastAsia="新細明體" w:hAnsi="新細明體" w:cs="新細明體" w:hint="eastAsia"/>
          <w:color w:val="000000"/>
          <w:kern w:val="0"/>
          <w:szCs w:val="24"/>
        </w:rPr>
        <w:t>境，更別提自在道內，算上天泉等人，也才一共只有九位築基修士而已。</w:t>
      </w:r>
    </w:p>
    <w:p w:rsidR="00C04663" w:rsidRDefault="00A7259F" w:rsidP="00813907">
      <w:pPr>
        <w:spacing w:after="240"/>
      </w:pPr>
      <w:r>
        <w:rPr>
          <w:rFonts w:ascii="新細明體" w:eastAsia="新細明體" w:hAnsi="新細明體" w:cs="新細明體" w:hint="eastAsia"/>
          <w:color w:val="000000"/>
          <w:kern w:val="0"/>
          <w:szCs w:val="24"/>
        </w:rPr>
        <w:t>本來若是沒有此一劫難，被天鬚掌門收為親傳弟子的他，再過個幾年，</w:t>
      </w:r>
      <w:r>
        <w:rPr>
          <w:rFonts w:hint="eastAsia"/>
        </w:rPr>
        <w:t>肯定能踏入築基，但</w:t>
      </w:r>
      <w:r>
        <w:rPr>
          <w:rFonts w:ascii="新細明體" w:eastAsia="新細明體" w:hAnsi="新細明體" w:cs="新細明體" w:hint="eastAsia"/>
          <w:color w:val="000000"/>
          <w:kern w:val="0"/>
          <w:szCs w:val="24"/>
        </w:rPr>
        <w:t>現在一但大戰開啟，別說踏入築基，能否存活下來，都是未知之數，想到這，</w:t>
      </w:r>
      <w:r>
        <w:rPr>
          <w:rFonts w:hint="eastAsia"/>
        </w:rPr>
        <w:t>王騰雲雖是道心堅定，卻也有些唏噓。</w:t>
      </w:r>
    </w:p>
    <w:p w:rsidR="00C04663" w:rsidRDefault="00A7259F" w:rsidP="00813907">
      <w:pPr>
        <w:spacing w:after="240"/>
      </w:pPr>
      <w:r>
        <w:rPr>
          <w:rFonts w:hint="eastAsia"/>
        </w:rPr>
        <w:t>「雖然這場大戰來得有些不是時後，但我王某人不畏戰，也不怕上戰場，此戰正可砥礪我修道之路，堅我道心。我敢肯定，此戰之後，我定能築基！」王騰雲在心中默想著，眼神中透著一股堅定不移的信念，盤坐在洞府內修養著。</w:t>
      </w:r>
    </w:p>
    <w:p w:rsidR="00C04663" w:rsidRDefault="00A7259F" w:rsidP="00813907">
      <w:pPr>
        <w:spacing w:after="240"/>
      </w:pPr>
      <w:r>
        <w:rPr>
          <w:rFonts w:hint="eastAsia"/>
        </w:rPr>
        <w:t>相比之下，另一處，執法堂內，西門吹雪有些遲疑地看著自己的師尊，老譚道人，怒氣騰騰走入堂內。</w:t>
      </w:r>
    </w:p>
    <w:p w:rsidR="00C04663" w:rsidRDefault="00A7259F" w:rsidP="00813907">
      <w:pPr>
        <w:spacing w:after="240"/>
      </w:pPr>
      <w:r>
        <w:rPr>
          <w:rFonts w:hint="eastAsia"/>
        </w:rPr>
        <w:t>他的修為赫然也到了練氣七層。</w:t>
      </w:r>
    </w:p>
    <w:p w:rsidR="00C04663" w:rsidRDefault="00A7259F" w:rsidP="00813907">
      <w:pPr>
        <w:spacing w:after="240"/>
      </w:pPr>
      <w:r>
        <w:rPr>
          <w:rFonts w:hint="eastAsia"/>
        </w:rPr>
        <w:t>說起來，這都還得感謝李龍飛的關係，那老譚道人在內門比試後，跟天泉道人之間的不和更為明顯，於是他特例將跟李龍飛有仇的西門吹雪升為內門弟子，為的就是要跟天泉道人所有較量。</w:t>
      </w:r>
    </w:p>
    <w:p w:rsidR="00C04663" w:rsidRDefault="00A7259F" w:rsidP="00813907">
      <w:pPr>
        <w:spacing w:after="240"/>
      </w:pPr>
      <w:r>
        <w:rPr>
          <w:rFonts w:hint="eastAsia"/>
        </w:rPr>
        <w:t>對於這件事，西門吹雪本身也很是明白，但他沒有半點對李龍飛感謝的心意，反而更為敵視，只不過，隨著李龍飛的消失，他這敵意也失去了對象，轉而發洩到了東門寒玉身上。</w:t>
      </w:r>
    </w:p>
    <w:p w:rsidR="00C04663" w:rsidRDefault="00A7259F" w:rsidP="00813907">
      <w:pPr>
        <w:spacing w:after="240"/>
      </w:pPr>
      <w:r>
        <w:rPr>
          <w:rFonts w:hint="eastAsia"/>
        </w:rPr>
        <w:t>東門寒玉在李龍飛消失後，雖身為內門僕從可以進駐內觀，但其處境卻也日漸侷促，加上西門吹雪與老譚道人的暗中針對，兩人在內觀中可以說是戰戰兢兢，隨時都有可能受到威脅。</w:t>
      </w:r>
    </w:p>
    <w:p w:rsidR="00C04663" w:rsidRDefault="00A7259F" w:rsidP="00813907">
      <w:pPr>
        <w:spacing w:after="240"/>
      </w:pPr>
      <w:r>
        <w:rPr>
          <w:rFonts w:hint="eastAsia"/>
        </w:rPr>
        <w:t>好在天泉道人也明白這一情況，總是在危及之刻出手幫忙，這才讓東門跟寒玉兩人這兩年小禍雖有，大難卻沒有甚麼發生。</w:t>
      </w:r>
    </w:p>
    <w:p w:rsidR="00C04663" w:rsidRDefault="00A7259F" w:rsidP="00813907">
      <w:pPr>
        <w:spacing w:after="240"/>
      </w:pPr>
      <w:r>
        <w:rPr>
          <w:rFonts w:hint="eastAsia"/>
        </w:rPr>
        <w:t>只是此刻戰亂將起，天泉得忙得焦頭爛額，西門吹雪心中思量，卻是暗暗籌劃，抓到了時機，定要讓東門寒玉兩人，嚐到苦頭才行。</w:t>
      </w:r>
    </w:p>
    <w:p w:rsidR="00C04663" w:rsidRDefault="00A7259F" w:rsidP="00813907">
      <w:pPr>
        <w:spacing w:after="240"/>
      </w:pPr>
      <w:r>
        <w:rPr>
          <w:rFonts w:hint="eastAsia"/>
        </w:rPr>
        <w:t>時間很快的又飛逝而過，五年後，梵天石內，那山水界洞府中的李龍飛不斷蛻變著，這一日，終於他全身骨骼發出了一聲巨響，喀地一聲，最後一塊尾椎骨碎裂</w:t>
      </w:r>
      <w:r>
        <w:rPr>
          <w:rFonts w:hint="eastAsia"/>
        </w:rPr>
        <w:lastRenderedPageBreak/>
        <w:t>後重生歸位，整個身軀一顫，長噓一聲，體內一直不斷折磨的痛苦，宣告停止。</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練氣大圓滿</w:t>
      </w:r>
    </w:p>
    <w:p w:rsidR="00C04663" w:rsidRDefault="00C04663" w:rsidP="00813907">
      <w:pPr>
        <w:spacing w:after="240"/>
      </w:pPr>
    </w:p>
    <w:p w:rsidR="00C04663" w:rsidRDefault="00A7259F" w:rsidP="00813907">
      <w:pPr>
        <w:spacing w:after="240"/>
      </w:pPr>
      <w:r>
        <w:rPr>
          <w:rFonts w:hint="eastAsia"/>
        </w:rPr>
        <w:t>山水界洞府中，李龍飛渾身黏滿了塵土污穢，宛若一尊泥像，在這已經持續盤坐不知道多久</w:t>
      </w:r>
    </w:p>
    <w:p w:rsidR="00C04663" w:rsidRDefault="00A7259F" w:rsidP="00813907">
      <w:pPr>
        <w:spacing w:after="240"/>
      </w:pPr>
      <w:r>
        <w:rPr>
          <w:rFonts w:hint="eastAsia"/>
        </w:rPr>
        <w:t>這一日，隨著他長呼一聲，一股濁氣，深深吐出，接著，他雙目睜開，一股異樣神芒從目中直射而出，許久，才慢慢收斂，化作一個</w:t>
      </w:r>
      <w:commentRangeStart w:id="4651"/>
      <w:r>
        <w:rPr>
          <w:rFonts w:hint="eastAsia"/>
        </w:rPr>
        <w:t>奇異的符號</w:t>
      </w:r>
      <w:commentRangeEnd w:id="4651"/>
      <w:r>
        <w:rPr>
          <w:rStyle w:val="af1"/>
        </w:rPr>
        <w:commentReference w:id="4651"/>
      </w:r>
      <w:r>
        <w:rPr>
          <w:rFonts w:hint="eastAsia"/>
        </w:rPr>
        <w:t>，收回到了他的瞳孔深處。</w:t>
      </w:r>
    </w:p>
    <w:p w:rsidR="00C04663" w:rsidRDefault="00A7259F" w:rsidP="00813907">
      <w:pPr>
        <w:spacing w:after="240"/>
      </w:pPr>
      <w:r>
        <w:rPr>
          <w:rFonts w:hint="eastAsia"/>
        </w:rPr>
        <w:t>「五年了…我，終於熬過來了…」李龍飛喀喀幾聲，站了起來，身上一層由汗血黏著塵土的厚殼，如脫殼一樣，掉落下來。</w:t>
      </w:r>
    </w:p>
    <w:p w:rsidR="00C04663" w:rsidRDefault="00A7259F" w:rsidP="00813907">
      <w:pPr>
        <w:spacing w:after="240"/>
      </w:pPr>
      <w:r>
        <w:rPr>
          <w:rFonts w:hint="eastAsia"/>
        </w:rPr>
        <w:t>這五年來，他無時無刻不忍受著全身劇痛，就連在彌留之際，也都如此；好在他越到後面，習慣後越能承受，到最後一個月，已經感覺不到甚麼痛楚。</w:t>
      </w:r>
    </w:p>
    <w:p w:rsidR="00C04663" w:rsidRDefault="00CF1F68" w:rsidP="00813907">
      <w:pPr>
        <w:spacing w:after="240"/>
      </w:pPr>
      <w:r>
        <w:rPr>
          <w:rFonts w:hint="eastAsia"/>
        </w:rPr>
        <w:t>這倒不是說他不痛苦了，而是指他對疼痛的忍耐力已經超乎常人，尋常痛苦對他而言，已經像是喝水一樣平常了。</w:t>
      </w:r>
    </w:p>
    <w:p w:rsidR="00C04663" w:rsidRDefault="00A7259F" w:rsidP="00813907">
      <w:pPr>
        <w:spacing w:after="240"/>
      </w:pPr>
      <w:r>
        <w:rPr>
          <w:rFonts w:hint="eastAsia"/>
        </w:rPr>
        <w:t>他看著自己的身體，頭髮已然長至腰膝，身上的衣服更是破爛不堪，微一皺眉，往前一指，四方水氣凝聚，轉眼就化做一顆巨大水球。</w:t>
      </w:r>
    </w:p>
    <w:p w:rsidR="00C04663" w:rsidRDefault="00A7259F" w:rsidP="00813907">
      <w:pPr>
        <w:spacing w:after="240"/>
      </w:pPr>
      <w:r>
        <w:rPr>
          <w:rFonts w:hint="eastAsia"/>
        </w:rPr>
        <w:t>除去衣物，走入水球，隨著穿過，那水球將所有污垢全都洗淨，接著換上儲物袋內備用的衣物，順手斬落過長的毛髮，李龍飛這才感到精神氣爽，整個人煥然一新。</w:t>
      </w:r>
    </w:p>
    <w:p w:rsidR="00C04663" w:rsidRDefault="00A7259F" w:rsidP="00813907">
      <w:pPr>
        <w:spacing w:after="240"/>
      </w:pPr>
      <w:r>
        <w:rPr>
          <w:rFonts w:hint="eastAsia"/>
        </w:rPr>
        <w:t>看著前面那盞油燈，李龍飛心中無限感觸，他不知道自己現在修為多強，但在他感覺裡，自己似乎比自再訣上所記載的，練氣大圓滿還要再強上一些。</w:t>
      </w:r>
    </w:p>
    <w:p w:rsidR="00C04663" w:rsidRDefault="00A7259F" w:rsidP="00813907">
      <w:pPr>
        <w:spacing w:after="240"/>
      </w:pPr>
      <w:r>
        <w:rPr>
          <w:rFonts w:hint="eastAsia"/>
        </w:rPr>
        <w:t>隨手一揮，轟雷術瞬間擊出，打在牆上，威力驚人，幸有法陣保護，所以洞府才沒有損毀。</w:t>
      </w:r>
    </w:p>
    <w:p w:rsidR="00C04663" w:rsidRDefault="00A7259F" w:rsidP="00813907">
      <w:pPr>
        <w:spacing w:after="240"/>
      </w:pPr>
      <w:r>
        <w:rPr>
          <w:rFonts w:hint="eastAsia"/>
        </w:rPr>
        <w:t>「應該不是築基…」他感受體內氣海，仍未化做基臺，只是那氣海寬廣無比，跟一般的練氣修士相比，判若雲泥。</w:t>
      </w:r>
    </w:p>
    <w:p w:rsidR="00C04663" w:rsidRDefault="00A7259F" w:rsidP="00813907">
      <w:pPr>
        <w:spacing w:after="240"/>
      </w:pPr>
      <w:r>
        <w:rPr>
          <w:rFonts w:hint="eastAsia"/>
        </w:rPr>
        <w:t>要知道，雖說練氣修士的氣海稱作海，但實際上不過像湖一樣，每個人有其大小不同而已，但如今李龍飛體內的氣海，比起之前差上不只五倍有餘，如此大小，才真正可以稱之為海，而不是湖泊而已。</w:t>
      </w:r>
    </w:p>
    <w:p w:rsidR="00C04663" w:rsidRDefault="00A7259F" w:rsidP="00813907">
      <w:pPr>
        <w:spacing w:after="240"/>
      </w:pPr>
      <w:r>
        <w:rPr>
          <w:rFonts w:hint="eastAsia"/>
        </w:rPr>
        <w:lastRenderedPageBreak/>
        <w:t>如果再仔細一看，在那氣海當中，還有一盞小小的燭火，沒被李龍飛發現，浮在海面，在那載浮載沉，赫然是那口白煙，尚為被吸收的部份，凝聚所化而成。</w:t>
      </w:r>
    </w:p>
    <w:p w:rsidR="00C04663" w:rsidRDefault="00A7259F" w:rsidP="00813907">
      <w:pPr>
        <w:spacing w:after="240"/>
      </w:pPr>
      <w:r>
        <w:rPr>
          <w:rFonts w:hint="eastAsia"/>
        </w:rPr>
        <w:t>如果有結丹修士看到，肯定會嚇了一跳，因為那盞燭火散發出的光芒，太像是一顆巨大的金丹浮在氣海上的樣子了。</w:t>
      </w:r>
    </w:p>
    <w:p w:rsidR="00C04663" w:rsidRDefault="00A7259F" w:rsidP="00813907">
      <w:pPr>
        <w:spacing w:after="240"/>
      </w:pPr>
      <w:r>
        <w:rPr>
          <w:rFonts w:hint="eastAsia"/>
        </w:rPr>
        <w:t>而原本尚未貫通的胸口處靈脈，此時也已經長了出來，承上啟下，將頭腹兩次靈脈連通在一起，達到真正從頭至腳，全身一圈的真正大圓滿。</w:t>
      </w:r>
    </w:p>
    <w:p w:rsidR="00C04663" w:rsidRDefault="00A7259F" w:rsidP="00813907">
      <w:pPr>
        <w:spacing w:after="240"/>
      </w:pPr>
      <w:r>
        <w:rPr>
          <w:rFonts w:hint="eastAsia"/>
        </w:rPr>
        <w:t>一想到只是當年那麼一吸，自己的修為就從練氣七層提升到練氣大圓滿，李龍飛</w:t>
      </w:r>
    </w:p>
    <w:p w:rsidR="00C04663" w:rsidRDefault="00A7259F" w:rsidP="00813907">
      <w:pPr>
        <w:spacing w:after="240"/>
      </w:pPr>
      <w:r>
        <w:rPr>
          <w:rFonts w:hint="eastAsia"/>
        </w:rPr>
        <w:t>右手輕輕一揮，那</w:t>
      </w:r>
      <w:commentRangeStart w:id="4652"/>
      <w:r>
        <w:rPr>
          <w:rFonts w:hint="eastAsia"/>
        </w:rPr>
        <w:t>油燈</w:t>
      </w:r>
      <w:commentRangeEnd w:id="4652"/>
      <w:r>
        <w:rPr>
          <w:rStyle w:val="af1"/>
        </w:rPr>
        <w:commentReference w:id="4652"/>
      </w:r>
      <w:r>
        <w:rPr>
          <w:rFonts w:hint="eastAsia"/>
        </w:rPr>
        <w:t>飛到面前，被他寶貝異常的收入了儲物袋中。</w:t>
      </w:r>
    </w:p>
    <w:p w:rsidR="00C04663" w:rsidRDefault="00A7259F" w:rsidP="00813907">
      <w:pPr>
        <w:spacing w:after="240"/>
      </w:pPr>
      <w:r>
        <w:rPr>
          <w:rFonts w:hint="eastAsia"/>
        </w:rPr>
        <w:t>察看四週，洞府中再無其他物品，加上李龍飛也思念起自在道中的眾人了，他手掐法訣，一個通往外界的虛空通道，出現在了他的面前，這是他在作了那夢醒來之後，腦中唯一所能記得的事情。</w:t>
      </w:r>
    </w:p>
    <w:p w:rsidR="00C04663" w:rsidRDefault="00A7259F" w:rsidP="00813907">
      <w:pPr>
        <w:spacing w:after="240"/>
      </w:pPr>
      <w:r>
        <w:rPr>
          <w:rFonts w:hint="eastAsia"/>
        </w:rPr>
        <w:t>「離開這，就能回到我原本的洞府了…下次進來，得通過第九試練才能出去…看來，創這山水界的大能者，並不願意讓人太自由進出這裡。」</w:t>
      </w:r>
    </w:p>
    <w:p w:rsidR="00C04663" w:rsidRDefault="00A7259F" w:rsidP="00813907">
      <w:pPr>
        <w:spacing w:after="240"/>
      </w:pPr>
      <w:r>
        <w:rPr>
          <w:rFonts w:hint="eastAsia"/>
        </w:rPr>
        <w:t>「也罷，下一個試練不知道有多困難，我僥倖通過第八試練，又達到練氣大圓滿，已經算是氣運驚人了。離開那麼久，希望宗門內的人還記得我…」喃喃自言自語間，李龍飛踏入了那個虛空通道之中。</w:t>
      </w:r>
    </w:p>
    <w:p w:rsidR="00C04663" w:rsidRDefault="00A7259F" w:rsidP="00813907">
      <w:pPr>
        <w:spacing w:after="240"/>
      </w:pPr>
      <w:r>
        <w:rPr>
          <w:rFonts w:hint="eastAsia"/>
        </w:rPr>
        <w:t>自在道裡，內觀的一個庭院裡，一顆不怎起眼的巨石，放置一隅，當成了造景山石擱在那裡。</w:t>
      </w:r>
    </w:p>
    <w:p w:rsidR="00C04663" w:rsidRDefault="00A7259F" w:rsidP="00813907">
      <w:pPr>
        <w:spacing w:after="240"/>
      </w:pPr>
      <w:r>
        <w:rPr>
          <w:rFonts w:hint="eastAsia"/>
        </w:rPr>
        <w:t>驀然，一個虛空開口，在那石頭旁邊出現，接著李龍飛從中而出，回到了闊別已久的自在道中。</w:t>
      </w:r>
    </w:p>
    <w:p w:rsidR="00C04663" w:rsidRDefault="00A7259F" w:rsidP="00813907">
      <w:pPr>
        <w:spacing w:after="240"/>
      </w:pPr>
      <w:r>
        <w:rPr>
          <w:rFonts w:hint="eastAsia"/>
        </w:rPr>
        <w:t>他這時已經二十餘歲，年紀增長不少，加上在經過這麼多事</w:t>
      </w:r>
      <w:r w:rsidR="00CF1F68">
        <w:rPr>
          <w:rFonts w:hint="eastAsia"/>
        </w:rPr>
        <w:t>情，並熬過那地獄般的五年痛楚，</w:t>
      </w:r>
      <w:r>
        <w:rPr>
          <w:rFonts w:hint="eastAsia"/>
        </w:rPr>
        <w:t>心智</w:t>
      </w:r>
      <w:r w:rsidR="00CF1F68">
        <w:rPr>
          <w:rFonts w:hint="eastAsia"/>
        </w:rPr>
        <w:t>早已比同年齡的弟子</w:t>
      </w:r>
      <w:r>
        <w:rPr>
          <w:rFonts w:hint="eastAsia"/>
        </w:rPr>
        <w:t>成熟不少</w:t>
      </w:r>
      <w:r w:rsidR="00CF1F68">
        <w:rPr>
          <w:rFonts w:hint="eastAsia"/>
        </w:rPr>
        <w:t>。</w:t>
      </w:r>
    </w:p>
    <w:p w:rsidR="00C04663" w:rsidRDefault="00CF1F68" w:rsidP="00813907">
      <w:pPr>
        <w:spacing w:after="240"/>
      </w:pPr>
      <w:r>
        <w:rPr>
          <w:rFonts w:hint="eastAsia"/>
        </w:rPr>
        <w:t>再加上</w:t>
      </w:r>
      <w:r w:rsidR="00A7259F">
        <w:rPr>
          <w:rFonts w:hint="eastAsia"/>
        </w:rPr>
        <w:t>修為大增，對於自己</w:t>
      </w:r>
      <w:r>
        <w:rPr>
          <w:rFonts w:hint="eastAsia"/>
        </w:rPr>
        <w:t>實力</w:t>
      </w:r>
      <w:r w:rsidR="00A7259F">
        <w:rPr>
          <w:rFonts w:hint="eastAsia"/>
        </w:rPr>
        <w:t>較有信心，一踏出通道，</w:t>
      </w:r>
      <w:r>
        <w:rPr>
          <w:rFonts w:hint="eastAsia"/>
        </w:rPr>
        <w:t>雖</w:t>
      </w:r>
      <w:r w:rsidR="00A7259F">
        <w:rPr>
          <w:rFonts w:hint="eastAsia"/>
        </w:rPr>
        <w:t>見到自己並不在洞府之中，微微一驚</w:t>
      </w:r>
      <w:r>
        <w:rPr>
          <w:rFonts w:hint="eastAsia"/>
        </w:rPr>
        <w:t>了下</w:t>
      </w:r>
      <w:r w:rsidR="00A7259F">
        <w:rPr>
          <w:rFonts w:hint="eastAsia"/>
        </w:rPr>
        <w:t>，卻沒有慌張，朝那仙石一指，後者頓時肉眼可見縮小成一個巴掌大小，被他收了起來。</w:t>
      </w:r>
    </w:p>
    <w:p w:rsidR="00C04663" w:rsidRDefault="00A7259F" w:rsidP="00813907">
      <w:pPr>
        <w:spacing w:after="240"/>
      </w:pPr>
      <w:r>
        <w:rPr>
          <w:rFonts w:hint="eastAsia"/>
        </w:rPr>
        <w:t>此乃李龍飛得到傳承後，腦中自然有的一段法訣；收起那仙石，李龍飛跟著又朝著印象中的洞府走去。</w:t>
      </w:r>
    </w:p>
    <w:p w:rsidR="00C04663" w:rsidRDefault="00A7259F" w:rsidP="00813907">
      <w:pPr>
        <w:spacing w:after="240"/>
      </w:pPr>
      <w:r>
        <w:rPr>
          <w:rFonts w:hint="eastAsia"/>
        </w:rPr>
        <w:t>一路上，所見的弟子不多，雖說自在道內門弟子本就稀少，但走了半天只見到兩名弟子，比例也太過懸殊。</w:t>
      </w:r>
    </w:p>
    <w:p w:rsidR="00C04663" w:rsidRDefault="00A7259F" w:rsidP="00813907">
      <w:pPr>
        <w:spacing w:after="240"/>
      </w:pPr>
      <w:r>
        <w:rPr>
          <w:rFonts w:hint="eastAsia"/>
        </w:rPr>
        <w:lastRenderedPageBreak/>
        <w:t>尤其是這兩名弟子，面孔都很生疏，眉宇之間更都透著一股鬱悶，更是讓李龍飛心下唐突，隱隱覺得宗門內有些甚麼事情發生了。</w:t>
      </w:r>
    </w:p>
    <w:p w:rsidR="00C04663" w:rsidRDefault="00A7259F" w:rsidP="00813907">
      <w:pPr>
        <w:spacing w:after="240"/>
      </w:pPr>
      <w:r>
        <w:rPr>
          <w:rFonts w:hint="eastAsia"/>
        </w:rPr>
        <w:t>而那兩名弟子，見到李龍飛時，也是一愣，似乎有些疑惑，但看到李龍飛散發出來的練氣大圓滿修為之後，都態度恭敬，不敢多問，只是抱手一揖匆匆忙忙走過。</w:t>
      </w:r>
    </w:p>
    <w:p w:rsidR="00C04663" w:rsidRDefault="00A7259F" w:rsidP="00813907">
      <w:pPr>
        <w:spacing w:after="240"/>
      </w:pPr>
      <w:r>
        <w:rPr>
          <w:rFonts w:hint="eastAsia"/>
        </w:rPr>
        <w:t>畢竟修真界中，強者稱尊，弟子裡能達練氣大圓滿的人並不多，即使不認識，也不敢對李龍飛有所不敬。</w:t>
      </w:r>
    </w:p>
    <w:p w:rsidR="00C04663" w:rsidRDefault="00A7259F" w:rsidP="00813907">
      <w:pPr>
        <w:spacing w:after="240"/>
      </w:pPr>
      <w:r>
        <w:rPr>
          <w:rFonts w:hint="eastAsia"/>
        </w:rPr>
        <w:t>就這樣，李龍飛來到了自己的洞府門口，拿出令牌，往前一探。</w:t>
      </w:r>
    </w:p>
    <w:p w:rsidR="00C04663" w:rsidRDefault="00A7259F" w:rsidP="00813907">
      <w:pPr>
        <w:spacing w:after="240"/>
      </w:pPr>
      <w:r>
        <w:rPr>
          <w:rFonts w:hint="eastAsia"/>
        </w:rPr>
        <w:t>那令牌發出淡淡光芒，但卻被陣法隔絕在外；很明顯，自己洞府內的陣法已被改變。</w:t>
      </w:r>
    </w:p>
    <w:p w:rsidR="00C04663" w:rsidRDefault="00A7259F" w:rsidP="00813907">
      <w:pPr>
        <w:spacing w:after="240"/>
      </w:pPr>
      <w:r>
        <w:rPr>
          <w:rFonts w:hint="eastAsia"/>
        </w:rPr>
        <w:t>李龍飛眉頭微微一皺，他對陣法並不熟悉，但好歹自己曾住在裡面，對當時陣法也有些了解。</w:t>
      </w:r>
    </w:p>
    <w:p w:rsidR="00C04663" w:rsidRDefault="00A7259F" w:rsidP="00813907">
      <w:pPr>
        <w:spacing w:after="240"/>
      </w:pPr>
      <w:r>
        <w:rPr>
          <w:rFonts w:hint="eastAsia"/>
        </w:rPr>
        <w:t>他明白這陣法只是最基本的小靈瓏幻陣，沒有經過主人的允許而進入的話，會被幻境所困住，並通報裡頭的主人。</w:t>
      </w:r>
    </w:p>
    <w:p w:rsidR="00C04663" w:rsidRDefault="00A7259F" w:rsidP="00813907">
      <w:pPr>
        <w:spacing w:after="240"/>
      </w:pPr>
      <w:r>
        <w:rPr>
          <w:rFonts w:hint="eastAsia"/>
        </w:rPr>
        <w:t>他沉吟了一會，站在門外，恭恭敬敬地朝著裡頭一揖，並傳音喊道，「在下李龍飛，想請洞府主人出來一見。」</w:t>
      </w:r>
    </w:p>
    <w:p w:rsidR="00C04663" w:rsidRDefault="00A7259F" w:rsidP="00813907">
      <w:pPr>
        <w:spacing w:after="240"/>
      </w:pPr>
      <w:r>
        <w:rPr>
          <w:rFonts w:hint="eastAsia"/>
        </w:rPr>
        <w:t>幾個</w:t>
      </w:r>
      <w:r w:rsidR="00255FB3">
        <w:rPr>
          <w:rFonts w:hint="eastAsia"/>
        </w:rPr>
        <w:t>呼吸之後，李龍飛見無人回應</w:t>
      </w:r>
      <w:r w:rsidR="00CF1F68">
        <w:rPr>
          <w:rFonts w:hint="eastAsia"/>
        </w:rPr>
        <w:t>，果斷</w:t>
      </w:r>
      <w:r w:rsidR="00255FB3">
        <w:rPr>
          <w:rFonts w:hint="eastAsia"/>
        </w:rPr>
        <w:t>以</w:t>
      </w:r>
      <w:ins w:id="4653" w:author="Administrator" w:date="2019-02-07T00:58:00Z">
        <w:r w:rsidR="00A351B3" w:rsidRPr="00A351B3">
          <w:rPr>
            <w:rFonts w:hint="eastAsia"/>
          </w:rPr>
          <w:t>靈識</w:t>
        </w:r>
      </w:ins>
      <w:del w:id="4654" w:author="Administrator" w:date="2019-02-07T00:58:00Z">
        <w:r w:rsidR="00255FB3" w:rsidDel="00A351B3">
          <w:rPr>
            <w:rFonts w:hint="eastAsia"/>
          </w:rPr>
          <w:delText>神識</w:delText>
        </w:r>
      </w:del>
      <w:r w:rsidR="00CF1F68">
        <w:rPr>
          <w:rFonts w:hint="eastAsia"/>
        </w:rPr>
        <w:t>強行</w:t>
      </w:r>
      <w:r w:rsidR="00255FB3">
        <w:rPr>
          <w:rFonts w:hint="eastAsia"/>
        </w:rPr>
        <w:t>突破幻境而入。</w:t>
      </w:r>
    </w:p>
    <w:p w:rsidR="00C04663" w:rsidRDefault="00CF1F68" w:rsidP="00813907">
      <w:pPr>
        <w:spacing w:after="240"/>
      </w:pPr>
      <w:r>
        <w:rPr>
          <w:rFonts w:hint="eastAsia"/>
        </w:rPr>
        <w:t>這</w:t>
      </w:r>
      <w:r w:rsidR="00255FB3">
        <w:rPr>
          <w:rFonts w:hint="eastAsia"/>
        </w:rPr>
        <w:t>小靈瓏幻陣雖能困住練氣期的弟子，但他此時</w:t>
      </w:r>
      <w:r>
        <w:rPr>
          <w:rFonts w:hint="eastAsia"/>
        </w:rPr>
        <w:t>靈識</w:t>
      </w:r>
      <w:r w:rsidR="00255FB3">
        <w:rPr>
          <w:rFonts w:hint="eastAsia"/>
        </w:rPr>
        <w:t>比尋常練氣大圓滿強上不少，這樣的幻境雖然有些麻煩，但還難不倒他。</w:t>
      </w:r>
    </w:p>
    <w:p w:rsidR="00C04663" w:rsidRDefault="00255FB3" w:rsidP="00813907">
      <w:pPr>
        <w:spacing w:after="240"/>
      </w:pPr>
      <w:r>
        <w:rPr>
          <w:rFonts w:hint="eastAsia"/>
        </w:rPr>
        <w:t>破除幻境，</w:t>
      </w:r>
      <w:r w:rsidR="00A7259F">
        <w:rPr>
          <w:rFonts w:hint="eastAsia"/>
        </w:rPr>
        <w:t>打開</w:t>
      </w:r>
      <w:r>
        <w:rPr>
          <w:rFonts w:hint="eastAsia"/>
        </w:rPr>
        <w:t>洞府大</w:t>
      </w:r>
      <w:r w:rsidR="00A7259F">
        <w:rPr>
          <w:rFonts w:hint="eastAsia"/>
        </w:rPr>
        <w:t>門後，只見裡面格局擺設，都跟自己先前所住有些不同，顯而易見，在自己消失這段時間，這洞府已經換了一個人住了。</w:t>
      </w:r>
    </w:p>
    <w:p w:rsidR="00C04663" w:rsidRDefault="00A7259F" w:rsidP="00813907">
      <w:pPr>
        <w:spacing w:after="240"/>
      </w:pPr>
      <w:r>
        <w:rPr>
          <w:rFonts w:hint="eastAsia"/>
        </w:rPr>
        <w:t>雖說這洞府是宗門分配，自己消失</w:t>
      </w:r>
      <w:r w:rsidR="00CF1F68">
        <w:rPr>
          <w:rFonts w:hint="eastAsia"/>
        </w:rPr>
        <w:t>五年</w:t>
      </w:r>
      <w:r>
        <w:rPr>
          <w:rFonts w:hint="eastAsia"/>
        </w:rPr>
        <w:t>，</w:t>
      </w:r>
      <w:r w:rsidR="00CF1F68">
        <w:rPr>
          <w:rFonts w:hint="eastAsia"/>
        </w:rPr>
        <w:t>生死不明，</w:t>
      </w:r>
      <w:r>
        <w:rPr>
          <w:rFonts w:hint="eastAsia"/>
        </w:rPr>
        <w:t>被再分發出去的機會也不是沒有，但就</w:t>
      </w:r>
      <w:r w:rsidR="00CF1F68">
        <w:rPr>
          <w:rFonts w:hint="eastAsia"/>
        </w:rPr>
        <w:t>這樣</w:t>
      </w:r>
      <w:r>
        <w:rPr>
          <w:rFonts w:hint="eastAsia"/>
        </w:rPr>
        <w:t>易主</w:t>
      </w:r>
      <w:r w:rsidR="00CF1F68">
        <w:rPr>
          <w:rFonts w:hint="eastAsia"/>
        </w:rPr>
        <w:t>換人了</w:t>
      </w:r>
      <w:r>
        <w:rPr>
          <w:rFonts w:hint="eastAsia"/>
        </w:rPr>
        <w:t>，</w:t>
      </w:r>
      <w:r w:rsidR="00CF1F68">
        <w:rPr>
          <w:rFonts w:hint="eastAsia"/>
        </w:rPr>
        <w:t>心頭</w:t>
      </w:r>
      <w:r>
        <w:rPr>
          <w:rFonts w:hint="eastAsia"/>
        </w:rPr>
        <w:t>滋味還是讓李龍飛有些不好受。</w:t>
      </w:r>
    </w:p>
    <w:p w:rsidR="00C04663" w:rsidRDefault="00CF1F68" w:rsidP="00813907">
      <w:pPr>
        <w:spacing w:after="240"/>
      </w:pPr>
      <w:r>
        <w:rPr>
          <w:rFonts w:hint="eastAsia"/>
        </w:rPr>
        <w:t>但</w:t>
      </w:r>
      <w:r w:rsidR="00A7259F">
        <w:rPr>
          <w:rFonts w:hint="eastAsia"/>
        </w:rPr>
        <w:t>他到底成熟不少，嘆息中，</w:t>
      </w:r>
      <w:r>
        <w:rPr>
          <w:rFonts w:hint="eastAsia"/>
        </w:rPr>
        <w:t>不願計較太多，</w:t>
      </w:r>
      <w:r w:rsidR="00A7259F">
        <w:rPr>
          <w:rFonts w:hint="eastAsia"/>
        </w:rPr>
        <w:t>轉身</w:t>
      </w:r>
      <w:r>
        <w:rPr>
          <w:rFonts w:hint="eastAsia"/>
        </w:rPr>
        <w:t>而</w:t>
      </w:r>
      <w:r w:rsidR="00A7259F">
        <w:rPr>
          <w:rFonts w:hint="eastAsia"/>
        </w:rPr>
        <w:t>去，打算離開這。</w:t>
      </w:r>
    </w:p>
    <w:p w:rsidR="00C04663" w:rsidRDefault="00A7259F" w:rsidP="00813907">
      <w:pPr>
        <w:spacing w:after="240"/>
      </w:pPr>
      <w:r>
        <w:rPr>
          <w:rFonts w:hint="eastAsia"/>
        </w:rPr>
        <w:t>卻在這時，那洞府門口被人打了開來，一個容貌清秀，神情略微萎靡的女修走了進來。</w:t>
      </w:r>
    </w:p>
    <w:p w:rsidR="00C04663" w:rsidRDefault="00A7259F" w:rsidP="00813907">
      <w:pPr>
        <w:spacing w:after="240"/>
      </w:pPr>
      <w:r>
        <w:rPr>
          <w:rFonts w:hint="eastAsia"/>
        </w:rPr>
        <w:t>她一進門，見到李龍飛站在府內，心中一驚，便要轉身離開，同時張口大叫起來。</w:t>
      </w:r>
    </w:p>
    <w:p w:rsidR="00C04663" w:rsidRDefault="00A7259F" w:rsidP="00813907">
      <w:pPr>
        <w:spacing w:after="240"/>
      </w:pPr>
      <w:r>
        <w:rPr>
          <w:rFonts w:hint="eastAsia"/>
        </w:rPr>
        <w:t>李龍飛暗暗叫苦，回憶剛剛進來時府內擺設的確有些秀氣，彷彿女子閨房一般，但自己只顧著感嘆，而忘了細思。</w:t>
      </w:r>
    </w:p>
    <w:p w:rsidR="00C04663" w:rsidRDefault="00A7259F" w:rsidP="00813907">
      <w:pPr>
        <w:spacing w:after="240"/>
      </w:pPr>
      <w:r>
        <w:rPr>
          <w:rFonts w:hint="eastAsia"/>
        </w:rPr>
        <w:lastRenderedPageBreak/>
        <w:t>此時雖不知道對方為何要離開叫人，但想來是誤會了甚麼，本能反應下，他便要阻止對方。</w:t>
      </w:r>
    </w:p>
    <w:p w:rsidR="00C04663" w:rsidRDefault="00A7259F" w:rsidP="00813907">
      <w:pPr>
        <w:spacing w:after="240"/>
      </w:pPr>
      <w:r>
        <w:rPr>
          <w:rFonts w:hint="eastAsia"/>
        </w:rPr>
        <w:t>那女修修為不高，約只有練氣五層而已，李龍飛身形一晃，直接來到了那女修旁邊，一隻手從背後制住了對方並掩住嘴巴，另一隻手拿出令牌想要將洞府門口給關上。</w:t>
      </w:r>
    </w:p>
    <w:p w:rsidR="00C04663" w:rsidRDefault="00A7259F" w:rsidP="00813907">
      <w:pPr>
        <w:spacing w:after="240"/>
      </w:pPr>
      <w:r>
        <w:rPr>
          <w:rFonts w:hint="eastAsia"/>
        </w:rPr>
        <w:t>「別誤會，我不是故意要闖進來的，這裡…這裡本來就是我的洞府…是在我…外出沒多久後才被宗門重新分派的！」李龍飛忙著解釋的同時，那洞府門口緩緩關上，同時李龍飛側耳輕聽，確認沒有人過來後，這才鬆了一口氣。</w:t>
      </w:r>
    </w:p>
    <w:p w:rsidR="00C04663" w:rsidRDefault="00A7259F" w:rsidP="00813907">
      <w:pPr>
        <w:spacing w:after="240"/>
      </w:pPr>
      <w:r>
        <w:rPr>
          <w:rFonts w:hint="eastAsia"/>
        </w:rPr>
        <w:t>卻見那女修極力掙扎扭動，嗚嗚嗚地呼叫起來。</w:t>
      </w:r>
    </w:p>
    <w:p w:rsidR="00C04663" w:rsidRDefault="00A7259F" w:rsidP="00813907">
      <w:pPr>
        <w:spacing w:after="240"/>
      </w:pPr>
      <w:r>
        <w:rPr>
          <w:rFonts w:hint="eastAsia"/>
        </w:rPr>
        <w:t>「我將妳放開，妳冷靜點，聽我解釋好嗎？」李龍飛有些頭疼，輕輕在對方耳邊開口問道。</w:t>
      </w:r>
    </w:p>
    <w:p w:rsidR="00C04663" w:rsidRDefault="00A7259F" w:rsidP="00813907">
      <w:pPr>
        <w:spacing w:after="240"/>
      </w:pPr>
      <w:r>
        <w:rPr>
          <w:rFonts w:hint="eastAsia"/>
        </w:rPr>
        <w:t>等了許久，不見對方回應，李龍飛這才想到，他捂住了對方的嘴，於是放手鬆開了一點。</w:t>
      </w:r>
    </w:p>
    <w:p w:rsidR="00C04663" w:rsidRDefault="00A7259F" w:rsidP="00813907">
      <w:pPr>
        <w:spacing w:after="240"/>
      </w:pPr>
      <w:r>
        <w:rPr>
          <w:rFonts w:hint="eastAsia"/>
        </w:rPr>
        <w:t>甫一鬆開，那女修尖叫起來，叫聲之大，怕是百尺之內全都可以聽聞，好在此時洞府已關，所以傳不太出去。</w:t>
      </w:r>
    </w:p>
    <w:p w:rsidR="00C04663" w:rsidRDefault="00A7259F" w:rsidP="00813907">
      <w:pPr>
        <w:spacing w:after="240"/>
      </w:pPr>
      <w:r>
        <w:rPr>
          <w:rFonts w:hint="eastAsia"/>
        </w:rPr>
        <w:t>李龍飛一驚，連忙再將手給捂上，同時暗嘆一聲，左手抵住對方背心，試著恐嚇說道。</w:t>
      </w:r>
    </w:p>
    <w:p w:rsidR="00C04663" w:rsidRDefault="00A7259F" w:rsidP="00813907">
      <w:pPr>
        <w:spacing w:after="240"/>
      </w:pPr>
      <w:r>
        <w:rPr>
          <w:rFonts w:hint="eastAsia"/>
        </w:rPr>
        <w:t>「別叫了，妳聽我好好解釋，再不安靜，我只得出手重些。」</w:t>
      </w:r>
    </w:p>
    <w:p w:rsidR="00C04663" w:rsidRDefault="00A7259F" w:rsidP="00813907">
      <w:pPr>
        <w:spacing w:after="240"/>
      </w:pPr>
      <w:r>
        <w:rPr>
          <w:rFonts w:hint="eastAsia"/>
        </w:rPr>
        <w:t>那女修一聽，嬌驅輕顫，淚水滾滾跌落，這才不再掙扎扭動。</w:t>
      </w:r>
    </w:p>
    <w:p w:rsidR="00C04663" w:rsidRDefault="00A7259F" w:rsidP="00813907">
      <w:pPr>
        <w:spacing w:after="240"/>
      </w:pPr>
      <w:r>
        <w:rPr>
          <w:rFonts w:hint="eastAsia"/>
        </w:rPr>
        <w:t>眼見對方冷靜下來，李龍飛試著將手抬離嘴巴一些，同時左手仍是按住不動，直到確認到對方不再大叫，這才深吸一口氣，鬆開對方，接著舉起雙手，表示無惡意地往後退了開來。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宗門劇變</w:t>
      </w:r>
    </w:p>
    <w:p w:rsidR="00C04663" w:rsidRDefault="00C04663" w:rsidP="00813907">
      <w:pPr>
        <w:spacing w:after="240"/>
      </w:pPr>
    </w:p>
    <w:p w:rsidR="00C04663" w:rsidRDefault="00A7259F" w:rsidP="00813907">
      <w:pPr>
        <w:spacing w:after="240"/>
      </w:pPr>
      <w:r>
        <w:rPr>
          <w:rFonts w:hint="eastAsia"/>
        </w:rPr>
        <w:t>在李龍飛鬆手之後，那女修有些錯愕，但還是往後退了幾步，雙手抱胸，如臨大敵，楚楚可憐地看著李龍飛說道，「你…你是誰…你想幹甚麼？」</w:t>
      </w:r>
    </w:p>
    <w:p w:rsidR="00C04663" w:rsidRDefault="00A7259F" w:rsidP="00813907">
      <w:pPr>
        <w:spacing w:after="240"/>
      </w:pPr>
      <w:r>
        <w:rPr>
          <w:rFonts w:hint="eastAsia"/>
        </w:rPr>
        <w:t>「唉…這本來是我洞府阿…我剛不是講過了…我是李龍飛，你如果是內門弟子，</w:t>
      </w:r>
      <w:r>
        <w:rPr>
          <w:rFonts w:hint="eastAsia"/>
        </w:rPr>
        <w:lastRenderedPageBreak/>
        <w:t>應該也聽過我才對阿…？」李龍飛苦笑著說。</w:t>
      </w:r>
    </w:p>
    <w:p w:rsidR="00C04663" w:rsidRDefault="00A7259F" w:rsidP="00813907">
      <w:pPr>
        <w:spacing w:after="240"/>
      </w:pPr>
      <w:r>
        <w:rPr>
          <w:rFonts w:hint="eastAsia"/>
        </w:rPr>
        <w:t>那女修一聽此言，初時有些茫然，接著雙眼漸漸明亮起來，有些不敢相信地說。</w:t>
      </w:r>
    </w:p>
    <w:p w:rsidR="00C04663" w:rsidRDefault="00A7259F" w:rsidP="00813907">
      <w:pPr>
        <w:spacing w:after="240"/>
      </w:pPr>
      <w:r>
        <w:rPr>
          <w:rFonts w:hint="eastAsia"/>
        </w:rPr>
        <w:t>「李龍飛…你…你真的是李師兄，你是東門常提起的，內門比試中屢創奇蹟的李龍飛李師兄，你沒有死，你還活著！」</w:t>
      </w:r>
    </w:p>
    <w:p w:rsidR="00C04663" w:rsidRDefault="00A7259F" w:rsidP="00813907">
      <w:pPr>
        <w:spacing w:after="240"/>
      </w:pPr>
      <w:r>
        <w:rPr>
          <w:rFonts w:hint="eastAsia"/>
        </w:rPr>
        <w:t>「我當然沒有死…東門以為我死了嗎？」苦笑中，李龍飛突然很想念這個師兄，在他內門比試重傷之後，最照顧自己的就是東門了。</w:t>
      </w:r>
    </w:p>
    <w:p w:rsidR="00C04663" w:rsidRDefault="00A7259F" w:rsidP="00813907">
      <w:pPr>
        <w:spacing w:after="240"/>
      </w:pPr>
      <w:r>
        <w:rPr>
          <w:rFonts w:hint="eastAsia"/>
        </w:rPr>
        <w:t>「…不只東門他，整個自在道…都以為你死了……畢竟…」那女修搖搖頭，神情有些哀傷，欲言又止的說。</w:t>
      </w:r>
    </w:p>
    <w:p w:rsidR="00C04663" w:rsidRDefault="00A7259F" w:rsidP="00813907">
      <w:pPr>
        <w:spacing w:after="240"/>
      </w:pPr>
      <w:r>
        <w:rPr>
          <w:rFonts w:hint="eastAsia"/>
        </w:rPr>
        <w:t>「畢竟甚麼？」</w:t>
      </w:r>
    </w:p>
    <w:p w:rsidR="00C04663" w:rsidRDefault="00A7259F" w:rsidP="00813907">
      <w:pPr>
        <w:spacing w:after="240"/>
      </w:pPr>
      <w:r>
        <w:rPr>
          <w:rFonts w:hint="eastAsia"/>
        </w:rPr>
        <w:t>「畢竟咱們自在道，這幾年來，太多人死亡了，就連天泉師伯跟天鬚掌門，現在也下落不明，所以大家…」</w:t>
      </w:r>
    </w:p>
    <w:p w:rsidR="00C04663" w:rsidRDefault="00A7259F" w:rsidP="00813907">
      <w:pPr>
        <w:spacing w:after="240"/>
      </w:pPr>
      <w:r>
        <w:rPr>
          <w:rFonts w:hint="eastAsia"/>
        </w:rPr>
        <w:t>「甚麼！」李龍飛一聽天泉失蹤，</w:t>
      </w:r>
      <w:r w:rsidR="00CF1F68">
        <w:rPr>
          <w:rFonts w:hint="eastAsia"/>
        </w:rPr>
        <w:t>饒是他此時心智已堅，仍是</w:t>
      </w:r>
      <w:r>
        <w:rPr>
          <w:rFonts w:hint="eastAsia"/>
        </w:rPr>
        <w:t>臉色大變，不等對方說完，便想要衝出去尋找自己師尊，卻被那女修伸手一拉，阻了下來。</w:t>
      </w:r>
    </w:p>
    <w:p w:rsidR="00C04663" w:rsidRDefault="00A7259F" w:rsidP="00813907">
      <w:pPr>
        <w:spacing w:after="240"/>
      </w:pPr>
      <w:r>
        <w:rPr>
          <w:rFonts w:hint="eastAsia"/>
        </w:rPr>
        <w:t>「李師兄等等，先聽我說，現在宗門內，已經跟你失蹤前，大不相同了…」</w:t>
      </w:r>
    </w:p>
    <w:p w:rsidR="00C04663" w:rsidRDefault="00A7259F" w:rsidP="00813907">
      <w:pPr>
        <w:spacing w:after="240"/>
      </w:pPr>
      <w:r>
        <w:rPr>
          <w:rFonts w:hint="eastAsia"/>
        </w:rPr>
        <w:t>「我…」李龍飛心中焦急，</w:t>
      </w:r>
      <w:r w:rsidR="00CF1F68">
        <w:rPr>
          <w:rFonts w:hint="eastAsia"/>
        </w:rPr>
        <w:t>但聽見對方話中有話，只得強忍下來，只是他仍是看著洞口，恨不得立刻找門中其他師伯問個清楚</w:t>
      </w:r>
      <w:r>
        <w:rPr>
          <w:rFonts w:hint="eastAsia"/>
        </w:rPr>
        <w:t>。</w:t>
      </w:r>
    </w:p>
    <w:p w:rsidR="00C04663" w:rsidRDefault="00A7259F" w:rsidP="00813907">
      <w:pPr>
        <w:spacing w:after="240"/>
      </w:pPr>
      <w:r>
        <w:rPr>
          <w:rFonts w:hint="eastAsia"/>
        </w:rPr>
        <w:t>「聽我說，算我求你了，你現在出去，必死無疑。我不想東門的摯友，也都白白喪命！」</w:t>
      </w:r>
    </w:p>
    <w:p w:rsidR="00C04663" w:rsidRDefault="00A7259F" w:rsidP="00813907">
      <w:pPr>
        <w:spacing w:after="240"/>
      </w:pPr>
      <w:r>
        <w:rPr>
          <w:rFonts w:hint="eastAsia"/>
        </w:rPr>
        <w:t>李龍飛一聽，回頭一望，只見那女修神色中帶著淒涼，他有些顫抖，不敢相信地問。</w:t>
      </w:r>
    </w:p>
    <w:p w:rsidR="00C04663" w:rsidRDefault="00A7259F" w:rsidP="00813907">
      <w:pPr>
        <w:spacing w:after="240"/>
      </w:pPr>
      <w:r>
        <w:rPr>
          <w:rFonts w:hint="eastAsia"/>
        </w:rPr>
        <w:t>「你說…東門他…」</w:t>
      </w:r>
    </w:p>
    <w:p w:rsidR="00C04663" w:rsidRDefault="00A7259F" w:rsidP="00813907">
      <w:pPr>
        <w:spacing w:after="240"/>
      </w:pPr>
      <w:r>
        <w:rPr>
          <w:rFonts w:hint="eastAsia"/>
        </w:rPr>
        <w:t>「…東門，東門他死了…」那女修苦澀中低下頭去，眼神的悲傷更為明顯。</w:t>
      </w:r>
    </w:p>
    <w:p w:rsidR="00C04663" w:rsidRDefault="00A7259F" w:rsidP="00813907">
      <w:pPr>
        <w:spacing w:after="240"/>
      </w:pPr>
      <w:r>
        <w:rPr>
          <w:rFonts w:hint="eastAsia"/>
        </w:rPr>
        <w:t>「不可能…東門…東門為甚麼會死！」李龍飛腦中轟鳴，不自覺退了兩步，張大了眼，有些不敢置信。</w:t>
      </w:r>
    </w:p>
    <w:p w:rsidR="00C04663" w:rsidRDefault="00A7259F" w:rsidP="00813907">
      <w:pPr>
        <w:spacing w:after="240"/>
      </w:pPr>
      <w:r>
        <w:rPr>
          <w:rFonts w:hint="eastAsia"/>
        </w:rPr>
        <w:t>在李龍飛入自在道這段時間內，除了天泉道人，最為親近的兩個人之一，其中一個就是東門。</w:t>
      </w:r>
    </w:p>
    <w:p w:rsidR="00C04663" w:rsidRDefault="00A7259F" w:rsidP="00813907">
      <w:pPr>
        <w:spacing w:after="240"/>
      </w:pPr>
      <w:r>
        <w:rPr>
          <w:rFonts w:hint="eastAsia"/>
        </w:rPr>
        <w:t>當初是東門在他入門時第一個過來自我介紹。</w:t>
      </w:r>
    </w:p>
    <w:p w:rsidR="00C04663" w:rsidRDefault="00A7259F" w:rsidP="00813907">
      <w:pPr>
        <w:spacing w:after="240"/>
      </w:pPr>
      <w:r>
        <w:rPr>
          <w:rFonts w:hint="eastAsia"/>
        </w:rPr>
        <w:lastRenderedPageBreak/>
        <w:t>也是他在自己踏入修仙第一步時，帶著自己去領各種法器。</w:t>
      </w:r>
    </w:p>
    <w:p w:rsidR="00C04663" w:rsidRDefault="00A7259F" w:rsidP="00813907">
      <w:pPr>
        <w:spacing w:after="240"/>
      </w:pPr>
      <w:r>
        <w:rPr>
          <w:rFonts w:hint="eastAsia"/>
        </w:rPr>
        <w:t>更是在後來自己成為了內門弟子，因為重傷，跟著寒玉照料起自己生活的一切。</w:t>
      </w:r>
    </w:p>
    <w:p w:rsidR="00C04663" w:rsidRDefault="00A7259F" w:rsidP="00813907">
      <w:pPr>
        <w:spacing w:after="240"/>
      </w:pPr>
      <w:r>
        <w:rPr>
          <w:rFonts w:hint="eastAsia"/>
        </w:rPr>
        <w:t>這一切，讓李龍飛這裡，早在不知不覺間將對方看做了自己的兄長一般，此時聽到對方喪命，腦中一片空白，只覺得世這一切都不是真的。</w:t>
      </w:r>
    </w:p>
    <w:p w:rsidR="00C04663" w:rsidRDefault="00A7259F" w:rsidP="00813907">
      <w:pPr>
        <w:spacing w:after="240"/>
      </w:pPr>
      <w:r>
        <w:rPr>
          <w:rFonts w:hint="eastAsia"/>
        </w:rPr>
        <w:t>「東門…他是為了宗門奮戰而死的，不只是他，自在道內許多人，都在這場戰亂中身亡了…」</w:t>
      </w:r>
    </w:p>
    <w:p w:rsidR="00C04663" w:rsidRDefault="00A7259F" w:rsidP="00813907">
      <w:pPr>
        <w:spacing w:after="240"/>
      </w:pPr>
      <w:r>
        <w:rPr>
          <w:rFonts w:hint="eastAsia"/>
        </w:rPr>
        <w:t>「東門死前，還惦記著你的消失跟我的安全…要不是這樣，我也不會繼續待在自在道，寧可回到凡塵，成為一個凡人也好…」</w:t>
      </w:r>
    </w:p>
    <w:p w:rsidR="00C04663" w:rsidRDefault="00A7259F" w:rsidP="00813907">
      <w:pPr>
        <w:spacing w:after="240"/>
      </w:pPr>
      <w:r>
        <w:rPr>
          <w:rFonts w:hint="eastAsia"/>
        </w:rPr>
        <w:t>那女修清秀的臉龐上，有著同齡少有的滄桑流露著，她的眼角，也因憶起了東門而又沾濕了淚光。</w:t>
      </w:r>
    </w:p>
    <w:p w:rsidR="00C04663" w:rsidRDefault="00A7259F" w:rsidP="00813907">
      <w:pPr>
        <w:spacing w:after="240"/>
      </w:pPr>
      <w:r>
        <w:rPr>
          <w:rFonts w:hint="eastAsia"/>
        </w:rPr>
        <w:t>「</w:t>
      </w:r>
      <w:r w:rsidR="00CF1F68">
        <w:rPr>
          <w:rFonts w:hint="eastAsia"/>
        </w:rPr>
        <w:t>不可能…</w:t>
      </w:r>
      <w:r w:rsidR="005D7A5C">
        <w:rPr>
          <w:rFonts w:hint="eastAsia"/>
        </w:rPr>
        <w:t>才五年，怎會發生那麼多事情…</w:t>
      </w:r>
      <w:r>
        <w:rPr>
          <w:rFonts w:hint="eastAsia"/>
        </w:rPr>
        <w:t>妳騙我，妳是誰，東門跟你甚麼關係，你為甚麼要騙我東門死了！」李龍飛心下悲苦，不願意相信這樣的事實，一股怒火在他胸中燃起，他雙眼赤紅，修為放開，一股漫天壓力落在那女修身上，咬牙切齒地盯著她說。</w:t>
      </w:r>
    </w:p>
    <w:p w:rsidR="00C04663" w:rsidRDefault="00A7259F" w:rsidP="00813907">
      <w:pPr>
        <w:spacing w:after="240"/>
      </w:pPr>
      <w:r>
        <w:rPr>
          <w:rFonts w:hint="eastAsia"/>
        </w:rPr>
        <w:t>那女修一震，身子顫抖似要扛不住地跪下，但眼神深處卻為之一亮。</w:t>
      </w:r>
    </w:p>
    <w:p w:rsidR="00C04663" w:rsidRDefault="00A7259F" w:rsidP="00813907">
      <w:pPr>
        <w:spacing w:after="240"/>
      </w:pPr>
      <w:r>
        <w:rPr>
          <w:rFonts w:hint="eastAsia"/>
        </w:rPr>
        <w:t>「我沒騙你，我是東門未過門的道侶，在你消失之後，我跟東門訂下終身…」</w:t>
      </w:r>
    </w:p>
    <w:p w:rsidR="00C04663" w:rsidRDefault="00A7259F" w:rsidP="00813907">
      <w:pPr>
        <w:spacing w:after="240"/>
      </w:pPr>
      <w:r>
        <w:rPr>
          <w:rFonts w:hint="eastAsia"/>
        </w:rPr>
        <w:t>換做過去，李龍飛會不假思索的相信，但在經歷了那麼多事情之後，他學會了防範之心，他修為猛然更加散開，練氣大圓滿的威壓讓那女修再也撐不住，跪了下來。</w:t>
      </w:r>
    </w:p>
    <w:p w:rsidR="00C04663" w:rsidRDefault="00A7259F" w:rsidP="00813907">
      <w:pPr>
        <w:spacing w:after="240"/>
      </w:pPr>
      <w:r>
        <w:rPr>
          <w:rFonts w:hint="eastAsia"/>
        </w:rPr>
        <w:t>「妳還想說謊，在我消失前，我從沒見過內門弟子中有妳，妳這等修為，為何能出現在內觀，又怎能證明妳認識東門？」</w:t>
      </w:r>
    </w:p>
    <w:p w:rsidR="00C04663" w:rsidRDefault="00A7259F" w:rsidP="00813907">
      <w:pPr>
        <w:spacing w:after="240"/>
      </w:pPr>
      <w:r>
        <w:rPr>
          <w:rFonts w:hint="eastAsia"/>
        </w:rPr>
        <w:t>那女修被威壓壓倒在地，但她仍是硬撐著單膝撐起，苦澀地拿出一個佩玉，艱澀地開口說。</w:t>
      </w:r>
    </w:p>
    <w:p w:rsidR="00C04663" w:rsidRDefault="00A7259F" w:rsidP="00813907">
      <w:pPr>
        <w:spacing w:after="240"/>
      </w:pPr>
      <w:r>
        <w:rPr>
          <w:rFonts w:hint="eastAsia"/>
        </w:rPr>
        <w:t>「這是…東門…隨身攜帶的…佩玉，你…見了就知。」</w:t>
      </w:r>
    </w:p>
    <w:p w:rsidR="00C04663" w:rsidRDefault="00A7259F" w:rsidP="00813907">
      <w:pPr>
        <w:spacing w:after="240"/>
      </w:pPr>
      <w:r>
        <w:rPr>
          <w:rFonts w:hint="eastAsia"/>
        </w:rPr>
        <w:t>李龍飛接過那佩玉一瞧，的的確確是東門常隨身攜帶的飾物，心底不由得信了幾成，將威壓給收了幾分。</w:t>
      </w:r>
    </w:p>
    <w:p w:rsidR="00C04663" w:rsidRDefault="00A7259F" w:rsidP="00813907">
      <w:pPr>
        <w:spacing w:after="240"/>
      </w:pPr>
      <w:r>
        <w:rPr>
          <w:rFonts w:hint="eastAsia"/>
        </w:rPr>
        <w:t>那女修得到喘息，氣喘噓噓地說，「我…我的確不是內門弟子…我之所以在此，是有一番原因，如果李師兄你相信，我先解釋這幾年來自在道的情況給你聽…」</w:t>
      </w:r>
    </w:p>
    <w:p w:rsidR="00C04663" w:rsidRDefault="00A7259F" w:rsidP="00813907">
      <w:pPr>
        <w:spacing w:after="240"/>
      </w:pPr>
      <w:r>
        <w:rPr>
          <w:rFonts w:hint="eastAsia"/>
        </w:rPr>
        <w:lastRenderedPageBreak/>
        <w:t>「自在道怎麼了，甚麼戰亂，師尊跟天鬚掌門又為何而失蹤？」李龍飛一聽，想起方才對方所說的戰亂，心下一凜，收起了修為。</w:t>
      </w:r>
    </w:p>
    <w:p w:rsidR="00C04663" w:rsidRDefault="00A7259F" w:rsidP="00813907">
      <w:pPr>
        <w:spacing w:after="240"/>
      </w:pPr>
      <w:r>
        <w:rPr>
          <w:rFonts w:hint="eastAsia"/>
        </w:rPr>
        <w:t>在李龍飛那似乎可以看穿自己通透的眼神下，那女修不敢說謊，連忙將她所知的一切一一詳述清楚。</w:t>
      </w:r>
    </w:p>
    <w:p w:rsidR="00C04663" w:rsidRDefault="00A7259F" w:rsidP="00813907">
      <w:pPr>
        <w:spacing w:after="240"/>
      </w:pPr>
      <w:r>
        <w:rPr>
          <w:rFonts w:hint="eastAsia"/>
        </w:rPr>
        <w:t>原來五年前，刀仙宗來勸降不成之後，不到一年，便爆發刀仙宗率眾來犯的戰爭。</w:t>
      </w:r>
    </w:p>
    <w:p w:rsidR="00C04663" w:rsidRDefault="00A7259F" w:rsidP="00813907">
      <w:pPr>
        <w:spacing w:after="240"/>
      </w:pPr>
      <w:r>
        <w:rPr>
          <w:rFonts w:hint="eastAsia"/>
        </w:rPr>
        <w:t>雖說刀仙宗內底蘊老祖並無出手，但光是</w:t>
      </w:r>
      <w:r w:rsidR="00936D76">
        <w:rPr>
          <w:rFonts w:hint="eastAsia"/>
        </w:rPr>
        <w:t>一名結丹</w:t>
      </w:r>
      <w:r>
        <w:rPr>
          <w:rFonts w:hint="eastAsia"/>
        </w:rPr>
        <w:t>元老</w:t>
      </w:r>
      <w:r w:rsidR="00936D76">
        <w:rPr>
          <w:rFonts w:hint="eastAsia"/>
        </w:rPr>
        <w:t>坐鎮</w:t>
      </w:r>
      <w:r>
        <w:rPr>
          <w:rFonts w:hint="eastAsia"/>
        </w:rPr>
        <w:t>，</w:t>
      </w:r>
      <w:r w:rsidR="00936D76">
        <w:rPr>
          <w:rFonts w:hint="eastAsia"/>
        </w:rPr>
        <w:t>便不是自在道所能獲勝的。</w:t>
      </w:r>
    </w:p>
    <w:p w:rsidR="00C04663" w:rsidRDefault="00936D76" w:rsidP="00813907">
      <w:pPr>
        <w:spacing w:after="240"/>
      </w:pPr>
      <w:r>
        <w:rPr>
          <w:rFonts w:hint="eastAsia"/>
        </w:rPr>
        <w:t>戰場從一開始，</w:t>
      </w:r>
      <w:r w:rsidR="00A7259F">
        <w:rPr>
          <w:rFonts w:hint="eastAsia"/>
        </w:rPr>
        <w:t>自在道</w:t>
      </w:r>
      <w:r>
        <w:rPr>
          <w:rFonts w:hint="eastAsia"/>
        </w:rPr>
        <w:t>便</w:t>
      </w:r>
      <w:r w:rsidR="00A7259F">
        <w:rPr>
          <w:rFonts w:hint="eastAsia"/>
        </w:rPr>
        <w:t>不斷退縮，最後不得不開啟護宗大陣，死守在內。</w:t>
      </w:r>
    </w:p>
    <w:p w:rsidR="00C04663" w:rsidRDefault="00A7259F" w:rsidP="00813907">
      <w:pPr>
        <w:spacing w:after="240"/>
      </w:pPr>
      <w:r>
        <w:rPr>
          <w:rFonts w:hint="eastAsia"/>
        </w:rPr>
        <w:t>期間好幾次大小規模的爭戰，更讓原本就人數較少的自在道及及可危。</w:t>
      </w:r>
    </w:p>
    <w:p w:rsidR="00C04663" w:rsidRDefault="00A7259F" w:rsidP="00813907">
      <w:pPr>
        <w:spacing w:after="240"/>
      </w:pPr>
      <w:r>
        <w:rPr>
          <w:rFonts w:hint="eastAsia"/>
        </w:rPr>
        <w:t>好在刀仙宗最終的目標只是收編自在道，擴充實力，而非殲滅全宗，這才讓自在道留有一絲生路，繼續苦撐下去。</w:t>
      </w:r>
    </w:p>
    <w:p w:rsidR="00C04663" w:rsidRDefault="00A7259F" w:rsidP="00813907">
      <w:pPr>
        <w:spacing w:after="240"/>
      </w:pPr>
      <w:r>
        <w:rPr>
          <w:rFonts w:hint="eastAsia"/>
        </w:rPr>
        <w:t>而天泉道人更是在死守一年之後，冒死殺出重危，試圖去尋找靈崇觀或其他三大派的援助。</w:t>
      </w:r>
    </w:p>
    <w:p w:rsidR="00C04663" w:rsidRDefault="00A7259F" w:rsidP="00813907">
      <w:pPr>
        <w:spacing w:after="240"/>
      </w:pPr>
      <w:r>
        <w:rPr>
          <w:rFonts w:hint="eastAsia"/>
        </w:rPr>
        <w:t>不過天泉道人這一去，卻是音訊全無，就連天鬚掌門幾次派人去追查，也都是毫無進展。</w:t>
      </w:r>
    </w:p>
    <w:p w:rsidR="00C04663" w:rsidRDefault="00A7259F" w:rsidP="00813907">
      <w:pPr>
        <w:spacing w:after="240"/>
      </w:pPr>
      <w:r>
        <w:rPr>
          <w:rFonts w:hint="eastAsia"/>
        </w:rPr>
        <w:t>有消息說是天泉道人被刀仙宗重傷擄走，也有人說是三大派都默許了這件事，所以將天泉道人關了起來。</w:t>
      </w:r>
    </w:p>
    <w:p w:rsidR="00C04663" w:rsidRDefault="00A7259F" w:rsidP="00813907">
      <w:pPr>
        <w:spacing w:after="240"/>
      </w:pPr>
      <w:r>
        <w:rPr>
          <w:rFonts w:hint="eastAsia"/>
        </w:rPr>
        <w:t>更有一股謠言，在自在道中散佈，說是天泉道人貪身怕死，已經先逃走了。</w:t>
      </w:r>
    </w:p>
    <w:p w:rsidR="00C04663" w:rsidRDefault="00A7259F" w:rsidP="00813907">
      <w:pPr>
        <w:spacing w:after="240"/>
      </w:pPr>
      <w:r>
        <w:rPr>
          <w:rFonts w:hint="eastAsia"/>
        </w:rPr>
        <w:t>身為天泉道人的弟子，東門對此說法當然是大為憤怒，幾次跟門內弟子起衝突，更是大打出手。</w:t>
      </w:r>
    </w:p>
    <w:p w:rsidR="00C04663" w:rsidRDefault="00A7259F" w:rsidP="00813907">
      <w:pPr>
        <w:spacing w:after="240"/>
      </w:pPr>
      <w:r>
        <w:rPr>
          <w:rFonts w:hint="eastAsia"/>
        </w:rPr>
        <w:t>而天鬚掌門在愧疚之下，暗中幫忙，使得東門的修為大增，來到練氣七層，更隱隱成了外門弟子中新一代的領頭，帶著外門弟子一起對抗刀仙宗的侵犯。</w:t>
      </w:r>
    </w:p>
    <w:p w:rsidR="00C04663" w:rsidRDefault="00A7259F" w:rsidP="00813907">
      <w:pPr>
        <w:spacing w:after="240"/>
      </w:pPr>
      <w:r>
        <w:rPr>
          <w:rFonts w:hint="eastAsia"/>
        </w:rPr>
        <w:t>聽到這些，李龍飛心神大震，他沒料到自己居然消失了七年，而且這已經成為了自己第二個家的門派，居然遭逢如此劇變，整個人心中有如一把刀在劃過。</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楚</w:t>
      </w:r>
      <w:r w:rsidR="005D7A5C">
        <w:rPr>
          <w:rFonts w:hint="eastAsia"/>
        </w:rPr>
        <w:t>若</w:t>
      </w:r>
      <w:r>
        <w:rPr>
          <w:rFonts w:hint="eastAsia"/>
        </w:rPr>
        <w:t>梅</w:t>
      </w:r>
    </w:p>
    <w:p w:rsidR="00C04663" w:rsidRDefault="005D7A5C" w:rsidP="00813907">
      <w:pPr>
        <w:spacing w:after="240"/>
      </w:pPr>
      <w:r>
        <w:rPr>
          <w:rFonts w:hint="eastAsia"/>
        </w:rPr>
        <w:t>七年時間，對一般凡人而言，是個不長不短的時間。</w:t>
      </w:r>
    </w:p>
    <w:p w:rsidR="00C04663" w:rsidRDefault="005D7A5C" w:rsidP="00813907">
      <w:pPr>
        <w:spacing w:after="240"/>
      </w:pPr>
      <w:r>
        <w:rPr>
          <w:rFonts w:hint="eastAsia"/>
        </w:rPr>
        <w:lastRenderedPageBreak/>
        <w:t>但對修仙之人，不過是一眨眼的事。</w:t>
      </w:r>
    </w:p>
    <w:p w:rsidR="00C04663" w:rsidRDefault="005D7A5C" w:rsidP="00813907">
      <w:pPr>
        <w:spacing w:after="240"/>
      </w:pPr>
      <w:r>
        <w:rPr>
          <w:rFonts w:hint="eastAsia"/>
        </w:rPr>
        <w:t>李龍飛雖然只是練氣修士，但也明白這樣的時間，對動輒幾百年歷史的各派來說，應該不算甚麼。</w:t>
      </w:r>
    </w:p>
    <w:p w:rsidR="00C04663" w:rsidRDefault="005D7A5C" w:rsidP="00813907">
      <w:pPr>
        <w:spacing w:after="240"/>
      </w:pPr>
      <w:r>
        <w:rPr>
          <w:rFonts w:hint="eastAsia"/>
        </w:rPr>
        <w:t>怎會才七年，門派內就整個都變了？</w:t>
      </w:r>
    </w:p>
    <w:p w:rsidR="00C04663" w:rsidRDefault="00A7259F" w:rsidP="00813907">
      <w:pPr>
        <w:spacing w:after="240"/>
      </w:pPr>
      <w:r>
        <w:rPr>
          <w:rFonts w:hint="eastAsia"/>
        </w:rPr>
        <w:t>「</w:t>
      </w:r>
      <w:r w:rsidR="005D7A5C">
        <w:rPr>
          <w:rFonts w:hint="eastAsia"/>
        </w:rPr>
        <w:t>…</w:t>
      </w:r>
      <w:r>
        <w:rPr>
          <w:rFonts w:hint="eastAsia"/>
        </w:rPr>
        <w:t>我在戰亂初期時，只有練氣三層的修為，認識了東門師兄，為他的體貼所傾心，加上朝暮相處，漸漸地喜歡上了他…」那女修</w:t>
      </w:r>
      <w:r w:rsidR="005D7A5C">
        <w:rPr>
          <w:rFonts w:hint="eastAsia"/>
        </w:rPr>
        <w:t>一路解說，神色黯淡，唯獨談</w:t>
      </w:r>
      <w:r>
        <w:rPr>
          <w:rFonts w:hint="eastAsia"/>
        </w:rPr>
        <w:t>到這裡，目中露出</w:t>
      </w:r>
      <w:r w:rsidR="005D7A5C">
        <w:rPr>
          <w:rFonts w:hint="eastAsia"/>
        </w:rPr>
        <w:t>一絲</w:t>
      </w:r>
      <w:r>
        <w:rPr>
          <w:rFonts w:hint="eastAsia"/>
        </w:rPr>
        <w:t>回憶，嘴角</w:t>
      </w:r>
      <w:r w:rsidR="005D7A5C">
        <w:rPr>
          <w:rFonts w:hint="eastAsia"/>
        </w:rPr>
        <w:t>更是不由得揚起淡淡微</w:t>
      </w:r>
      <w:r>
        <w:rPr>
          <w:rFonts w:hint="eastAsia"/>
        </w:rPr>
        <w:t>笑，讓她原本</w:t>
      </w:r>
      <w:r w:rsidR="005D7A5C">
        <w:rPr>
          <w:rFonts w:hint="eastAsia"/>
        </w:rPr>
        <w:t>苦澀</w:t>
      </w:r>
      <w:r>
        <w:rPr>
          <w:rFonts w:hint="eastAsia"/>
        </w:rPr>
        <w:t>的臉孔</w:t>
      </w:r>
      <w:r w:rsidR="005D7A5C">
        <w:rPr>
          <w:rFonts w:hint="eastAsia"/>
        </w:rPr>
        <w:t>顯得頗為</w:t>
      </w:r>
      <w:r>
        <w:rPr>
          <w:rFonts w:hint="eastAsia"/>
        </w:rPr>
        <w:t>麗緻。</w:t>
      </w:r>
    </w:p>
    <w:p w:rsidR="00C04663" w:rsidRDefault="00A7259F" w:rsidP="00813907">
      <w:pPr>
        <w:spacing w:after="240"/>
      </w:pPr>
      <w:r>
        <w:rPr>
          <w:rFonts w:hint="eastAsia"/>
        </w:rPr>
        <w:t>但隨即，那女修的神</w:t>
      </w:r>
      <w:r w:rsidR="005D7A5C">
        <w:rPr>
          <w:rFonts w:hint="eastAsia"/>
        </w:rPr>
        <w:t>情又轉為淒涼</w:t>
      </w:r>
      <w:r>
        <w:rPr>
          <w:rFonts w:hint="eastAsia"/>
        </w:rPr>
        <w:t>，更在眉間透出一股殺意，聲音因憤怒而顫抖地開口說道。</w:t>
      </w:r>
    </w:p>
    <w:p w:rsidR="00C04663" w:rsidRDefault="00A7259F" w:rsidP="00813907">
      <w:pPr>
        <w:spacing w:after="240"/>
      </w:pPr>
      <w:r>
        <w:rPr>
          <w:rFonts w:hint="eastAsia"/>
        </w:rPr>
        <w:t>「然而兩年前，刀仙宗</w:t>
      </w:r>
      <w:r w:rsidR="00936D76">
        <w:rPr>
          <w:rFonts w:hint="eastAsia"/>
        </w:rPr>
        <w:t>那名結丹元</w:t>
      </w:r>
      <w:r>
        <w:rPr>
          <w:rFonts w:hint="eastAsia"/>
        </w:rPr>
        <w:t>老，誇口要</w:t>
      </w:r>
      <w:r w:rsidR="00936D76">
        <w:rPr>
          <w:rFonts w:hint="eastAsia"/>
        </w:rPr>
        <w:t>以一敵二約戰我們宗內</w:t>
      </w:r>
      <w:r>
        <w:rPr>
          <w:rFonts w:hint="eastAsia"/>
        </w:rPr>
        <w:t>兩位</w:t>
      </w:r>
      <w:r w:rsidR="00936D76">
        <w:rPr>
          <w:rFonts w:hint="eastAsia"/>
        </w:rPr>
        <w:t>築基大圓滿</w:t>
      </w:r>
      <w:r>
        <w:rPr>
          <w:rFonts w:hint="eastAsia"/>
        </w:rPr>
        <w:t>元老，更</w:t>
      </w:r>
      <w:r w:rsidR="00936D76">
        <w:rPr>
          <w:rFonts w:hint="eastAsia"/>
        </w:rPr>
        <w:t>以心魔發誓</w:t>
      </w:r>
      <w:r>
        <w:rPr>
          <w:rFonts w:hint="eastAsia"/>
        </w:rPr>
        <w:t>只要</w:t>
      </w:r>
      <w:r w:rsidR="00936D76">
        <w:rPr>
          <w:rFonts w:hint="eastAsia"/>
        </w:rPr>
        <w:t>撐過他三招</w:t>
      </w:r>
      <w:r>
        <w:rPr>
          <w:rFonts w:hint="eastAsia"/>
        </w:rPr>
        <w:t>，刀仙宗就退兵。」</w:t>
      </w:r>
    </w:p>
    <w:p w:rsidR="00C04663" w:rsidRDefault="00A7259F" w:rsidP="00813907">
      <w:pPr>
        <w:spacing w:after="240"/>
      </w:pPr>
      <w:r>
        <w:rPr>
          <w:rFonts w:hint="eastAsia"/>
        </w:rPr>
        <w:t>「在門內壓力下，那兩位元老，只得出宗應戰…想不到，這竟是一場陰謀！」</w:t>
      </w:r>
    </w:p>
    <w:p w:rsidR="00C04663" w:rsidRDefault="00A7259F" w:rsidP="00813907">
      <w:pPr>
        <w:spacing w:after="240"/>
      </w:pPr>
      <w:r>
        <w:rPr>
          <w:rFonts w:hint="eastAsia"/>
        </w:rPr>
        <w:t>「兩位元老中其中一位，林自天，早已</w:t>
      </w:r>
      <w:r w:rsidR="009977C5">
        <w:rPr>
          <w:rFonts w:hint="eastAsia"/>
        </w:rPr>
        <w:t>存有反叛之心</w:t>
      </w:r>
      <w:r>
        <w:rPr>
          <w:rFonts w:hint="eastAsia"/>
        </w:rPr>
        <w:t>，在對戰之際，趁機</w:t>
      </w:r>
      <w:r w:rsidR="009977C5">
        <w:rPr>
          <w:rFonts w:hint="eastAsia"/>
        </w:rPr>
        <w:t>倒戈</w:t>
      </w:r>
      <w:r>
        <w:rPr>
          <w:rFonts w:hint="eastAsia"/>
        </w:rPr>
        <w:t>，</w:t>
      </w:r>
      <w:r w:rsidR="009977C5">
        <w:rPr>
          <w:rFonts w:hint="eastAsia"/>
        </w:rPr>
        <w:t>害</w:t>
      </w:r>
      <w:r>
        <w:rPr>
          <w:rFonts w:hint="eastAsia"/>
        </w:rPr>
        <w:t>我自在道另一名元老</w:t>
      </w:r>
      <w:r w:rsidR="009977C5">
        <w:rPr>
          <w:rFonts w:hint="eastAsia"/>
        </w:rPr>
        <w:t>因此遇害</w:t>
      </w:r>
      <w:r>
        <w:rPr>
          <w:rFonts w:hint="eastAsia"/>
        </w:rPr>
        <w:t>，更破去我護宗大陣</w:t>
      </w:r>
      <w:r w:rsidR="009977C5">
        <w:rPr>
          <w:rFonts w:hint="eastAsia"/>
        </w:rPr>
        <w:t>，引刀仙宗眾人入派</w:t>
      </w:r>
      <w:r>
        <w:rPr>
          <w:rFonts w:hint="eastAsia"/>
        </w:rPr>
        <w:t>。」</w:t>
      </w:r>
    </w:p>
    <w:p w:rsidR="00C04663" w:rsidRDefault="00A7259F" w:rsidP="00813907">
      <w:pPr>
        <w:spacing w:after="240"/>
      </w:pPr>
      <w:r>
        <w:rPr>
          <w:rFonts w:hint="eastAsia"/>
        </w:rPr>
        <w:t>「一時之間，自在道內士氣大跌，更有不少投降的聲浪掀起，到最後，天鬚掌門被林自天羈押收禁，王騰雲師兄及幾名天驕與內門弟子衝出重圍，逃離宗門，剩下的…除了戰死之外，只有投降一途。」</w:t>
      </w:r>
    </w:p>
    <w:p w:rsidR="00C04663" w:rsidRDefault="00A7259F" w:rsidP="00813907">
      <w:pPr>
        <w:spacing w:after="240"/>
      </w:pPr>
      <w:r>
        <w:rPr>
          <w:rFonts w:hint="eastAsia"/>
        </w:rPr>
        <w:t>說到這，那女修神</w:t>
      </w:r>
      <w:r w:rsidR="005D7A5C">
        <w:rPr>
          <w:rFonts w:hint="eastAsia"/>
        </w:rPr>
        <w:t>色</w:t>
      </w:r>
      <w:r>
        <w:rPr>
          <w:rFonts w:hint="eastAsia"/>
        </w:rPr>
        <w:t>冰寒，他看著李龍飛，冷然說道。</w:t>
      </w:r>
    </w:p>
    <w:p w:rsidR="00C04663" w:rsidRDefault="00A7259F" w:rsidP="00813907">
      <w:pPr>
        <w:spacing w:after="240"/>
      </w:pPr>
      <w:r>
        <w:rPr>
          <w:rFonts w:hint="eastAsia"/>
        </w:rPr>
        <w:t>「接下來我要說的事情，對我來說悠關重大，如果李師兄願意發下</w:t>
      </w:r>
      <w:r w:rsidR="005D7A5C">
        <w:rPr>
          <w:rFonts w:hint="eastAsia"/>
        </w:rPr>
        <w:t>心魔</w:t>
      </w:r>
      <w:r>
        <w:rPr>
          <w:rFonts w:hint="eastAsia"/>
        </w:rPr>
        <w:t>誓</w:t>
      </w:r>
      <w:r w:rsidR="005D7A5C">
        <w:rPr>
          <w:rFonts w:hint="eastAsia"/>
        </w:rPr>
        <w:t>約</w:t>
      </w:r>
      <w:r>
        <w:rPr>
          <w:rFonts w:hint="eastAsia"/>
        </w:rPr>
        <w:t>不說出去，我便說給你聽，否則就算死，我也不能再說下去。」</w:t>
      </w:r>
    </w:p>
    <w:p w:rsidR="00C04663" w:rsidRDefault="00A7259F" w:rsidP="00813907">
      <w:pPr>
        <w:spacing w:after="240"/>
      </w:pPr>
      <w:r>
        <w:rPr>
          <w:rFonts w:hint="eastAsia"/>
        </w:rPr>
        <w:t>李龍飛沒有猶豫，依約發下了</w:t>
      </w:r>
      <w:r w:rsidR="005D7A5C">
        <w:rPr>
          <w:rFonts w:hint="eastAsia"/>
        </w:rPr>
        <w:t>心魔誓約</w:t>
      </w:r>
      <w:r>
        <w:rPr>
          <w:rFonts w:hint="eastAsia"/>
        </w:rPr>
        <w:t>，這</w:t>
      </w:r>
      <w:r w:rsidR="005D7A5C">
        <w:rPr>
          <w:rFonts w:hint="eastAsia"/>
        </w:rPr>
        <w:t>心魔誓約顧名思義是</w:t>
      </w:r>
      <w:r>
        <w:rPr>
          <w:rFonts w:hint="eastAsia"/>
        </w:rPr>
        <w:t>以</w:t>
      </w:r>
      <w:r w:rsidR="005D7A5C">
        <w:rPr>
          <w:rFonts w:hint="eastAsia"/>
        </w:rPr>
        <w:t>心魔</w:t>
      </w:r>
      <w:r>
        <w:rPr>
          <w:rFonts w:hint="eastAsia"/>
        </w:rPr>
        <w:t>所</w:t>
      </w:r>
      <w:r w:rsidR="005D7A5C">
        <w:rPr>
          <w:rFonts w:hint="eastAsia"/>
        </w:rPr>
        <w:t>立</w:t>
      </w:r>
      <w:r>
        <w:rPr>
          <w:rFonts w:hint="eastAsia"/>
        </w:rPr>
        <w:t>，如有違背，在日後修道路上會</w:t>
      </w:r>
      <w:r w:rsidR="005D7A5C">
        <w:rPr>
          <w:rFonts w:hint="eastAsia"/>
        </w:rPr>
        <w:t>不斷產生</w:t>
      </w:r>
      <w:r>
        <w:rPr>
          <w:rFonts w:hint="eastAsia"/>
        </w:rPr>
        <w:t>心魔，對修士來說</w:t>
      </w:r>
      <w:r w:rsidR="005D7A5C">
        <w:rPr>
          <w:rFonts w:hint="eastAsia"/>
        </w:rPr>
        <w:t>無疑是最重的誓約之一</w:t>
      </w:r>
      <w:r>
        <w:rPr>
          <w:rFonts w:hint="eastAsia"/>
        </w:rPr>
        <w:t>。</w:t>
      </w:r>
    </w:p>
    <w:p w:rsidR="00C04663" w:rsidRDefault="00A7259F" w:rsidP="00813907">
      <w:pPr>
        <w:spacing w:after="240"/>
      </w:pPr>
      <w:r>
        <w:rPr>
          <w:rFonts w:hint="eastAsia"/>
        </w:rPr>
        <w:t>那女修見李龍飛發下</w:t>
      </w:r>
      <w:r w:rsidR="005D7A5C">
        <w:rPr>
          <w:rFonts w:hint="eastAsia"/>
        </w:rPr>
        <w:t>心魔</w:t>
      </w:r>
      <w:r>
        <w:rPr>
          <w:rFonts w:hint="eastAsia"/>
        </w:rPr>
        <w:t>誓</w:t>
      </w:r>
      <w:r w:rsidR="005D7A5C">
        <w:rPr>
          <w:rFonts w:hint="eastAsia"/>
        </w:rPr>
        <w:t>約</w:t>
      </w:r>
      <w:r>
        <w:rPr>
          <w:rFonts w:hint="eastAsia"/>
        </w:rPr>
        <w:t>，臉上的冰寒漸漸轉緩，慘然一笑繼續說道。</w:t>
      </w:r>
    </w:p>
    <w:p w:rsidR="00C04663" w:rsidRDefault="00A7259F" w:rsidP="00813907">
      <w:pPr>
        <w:spacing w:after="240"/>
      </w:pPr>
      <w:r>
        <w:rPr>
          <w:rFonts w:hint="eastAsia"/>
        </w:rPr>
        <w:t>「我剛說過，東門師兄他是為了宗門奮戰而死的吧…這只對了一半，事實上，東門是為了我而死的…」</w:t>
      </w:r>
    </w:p>
    <w:p w:rsidR="00C04663" w:rsidRDefault="00A7259F" w:rsidP="00813907">
      <w:pPr>
        <w:spacing w:after="240"/>
      </w:pPr>
      <w:r>
        <w:rPr>
          <w:rFonts w:hint="eastAsia"/>
        </w:rPr>
        <w:t>「在那場戰亂中，東門師兄本來打算跟我及其他外門弟子一起逃出宗門。想不到，西門吹雪早已派人堵住了我們。」</w:t>
      </w:r>
    </w:p>
    <w:p w:rsidR="00C04663" w:rsidRDefault="00A7259F" w:rsidP="00813907">
      <w:pPr>
        <w:spacing w:after="240"/>
      </w:pPr>
      <w:r>
        <w:rPr>
          <w:rFonts w:hint="eastAsia"/>
        </w:rPr>
        <w:lastRenderedPageBreak/>
        <w:t>「更沒想到，跟東門師兄一向友好的寒玉師兄，竟早被來西門吹雪那禽獸收買，暗中出賣我們的行蹤，讓西門吹雪他們堵住了我們，將我們團團包圍住…」</w:t>
      </w:r>
    </w:p>
    <w:p w:rsidR="00C04663" w:rsidRDefault="00A7259F" w:rsidP="00813907">
      <w:pPr>
        <w:spacing w:after="240"/>
      </w:pPr>
      <w:r>
        <w:rPr>
          <w:rFonts w:hint="eastAsia"/>
        </w:rPr>
        <w:t>「在試圖圖破包圍時，因我我修為低弱，加上對方又集中圍補我一人，最終，我拖累了大家，東門師兄為了保護我而身死道消，其他師兄門也大多重傷逃出。」</w:t>
      </w:r>
    </w:p>
    <w:p w:rsidR="00C04663" w:rsidRDefault="00A7259F" w:rsidP="00813907">
      <w:pPr>
        <w:spacing w:after="240"/>
      </w:pPr>
      <w:r>
        <w:rPr>
          <w:rFonts w:hint="eastAsia"/>
        </w:rPr>
        <w:t>「我本該與東門一同生死，但我在被抓到之後才知道，這一切都是因為西門吹雪他饞涎了我的姿色，所以才緊追著我們不放，這麼一來，這大仇不報，我無法甘心…所以我即使作賤自己，化身厲鬼，也要忍到報仇的那一日來到…」</w:t>
      </w:r>
    </w:p>
    <w:p w:rsidR="00C04663" w:rsidRDefault="00A7259F" w:rsidP="00813907">
      <w:pPr>
        <w:spacing w:after="240"/>
      </w:pPr>
      <w:r>
        <w:rPr>
          <w:rFonts w:hint="eastAsia"/>
        </w:rPr>
        <w:t>李龍飛聽出那女修語氣中的寒意，他猛地想到一件事，倒吸一口氣。</w:t>
      </w:r>
    </w:p>
    <w:p w:rsidR="00C04663" w:rsidRDefault="00A7259F" w:rsidP="00813907">
      <w:pPr>
        <w:spacing w:after="240"/>
      </w:pPr>
      <w:r>
        <w:rPr>
          <w:rFonts w:hint="eastAsia"/>
        </w:rPr>
        <w:t>「嘿嘿…李師兄聽到這，應該也明白了…我這弱女子，為何能住進內觀，更能在短短時間內從練氣三層提升到練氣五層。」</w:t>
      </w:r>
    </w:p>
    <w:p w:rsidR="00C04663" w:rsidRDefault="00A7259F" w:rsidP="00813907">
      <w:pPr>
        <w:spacing w:after="240"/>
      </w:pPr>
      <w:r>
        <w:rPr>
          <w:rFonts w:hint="eastAsia"/>
        </w:rPr>
        <w:t>「沒錯，東門死後，我一改前態，成了西門吹雪的鼎爐，哪怕他人笑我淫賤也好，我都忍了下來，更是積極討好西門吹雪，最終換來住進內觀的身份跟這一身不算高的修為。」</w:t>
      </w:r>
    </w:p>
    <w:p w:rsidR="00C04663" w:rsidRDefault="00A7259F" w:rsidP="00813907">
      <w:pPr>
        <w:spacing w:after="240"/>
      </w:pPr>
      <w:r>
        <w:rPr>
          <w:rFonts w:hint="eastAsia"/>
        </w:rPr>
        <w:t>「而我這麼忍辱負重，只為一個理由，要死，要先報了仇再死，否則黃泉路上，我就算見到了東門，我也不敢面對。」</w:t>
      </w:r>
    </w:p>
    <w:p w:rsidR="00C04663" w:rsidRDefault="00A7259F" w:rsidP="00813907">
      <w:pPr>
        <w:spacing w:after="240"/>
      </w:pPr>
      <w:r>
        <w:rPr>
          <w:rFonts w:hint="eastAsia"/>
        </w:rPr>
        <w:t>聽完這一番話，李龍飛沉默不語，他自己父親被害，同樣也是為了報仇走在修仙一路，但想不到這女修為了情字，甘願如此犧牲。</w:t>
      </w:r>
    </w:p>
    <w:p w:rsidR="00C04663" w:rsidRDefault="00A7259F" w:rsidP="00813907">
      <w:pPr>
        <w:spacing w:after="240"/>
      </w:pPr>
      <w:r>
        <w:rPr>
          <w:rFonts w:hint="eastAsia"/>
        </w:rPr>
        <w:t>「妳叫甚麼名字？」嘆了一口氣，李龍飛問道。</w:t>
      </w:r>
    </w:p>
    <w:p w:rsidR="00C04663" w:rsidRDefault="00A7259F" w:rsidP="00813907">
      <w:pPr>
        <w:spacing w:after="240"/>
      </w:pPr>
      <w:r>
        <w:rPr>
          <w:rFonts w:hint="eastAsia"/>
        </w:rPr>
        <w:t>「我叫</w:t>
      </w:r>
      <w:r w:rsidR="00152965">
        <w:rPr>
          <w:rFonts w:hint="eastAsia"/>
        </w:rPr>
        <w:t>若</w:t>
      </w:r>
      <w:r>
        <w:rPr>
          <w:rFonts w:hint="eastAsia"/>
        </w:rPr>
        <w:t>梅，楚</w:t>
      </w:r>
      <w:r w:rsidR="00152965">
        <w:rPr>
          <w:rFonts w:hint="eastAsia"/>
        </w:rPr>
        <w:t>若</w:t>
      </w:r>
      <w:r>
        <w:rPr>
          <w:rFonts w:hint="eastAsia"/>
        </w:rPr>
        <w:t>梅，雖未成婚，但</w:t>
      </w:r>
      <w:r w:rsidR="00152965">
        <w:rPr>
          <w:rFonts w:hint="eastAsia"/>
        </w:rPr>
        <w:t>楚</w:t>
      </w:r>
      <w:r>
        <w:rPr>
          <w:rFonts w:hint="eastAsia"/>
        </w:rPr>
        <w:t>這個夫姓，我會帶到黃泉。」楚</w:t>
      </w:r>
      <w:r w:rsidR="00152965">
        <w:rPr>
          <w:rFonts w:hint="eastAsia"/>
        </w:rPr>
        <w:t>若</w:t>
      </w:r>
      <w:r>
        <w:rPr>
          <w:rFonts w:hint="eastAsia"/>
        </w:rPr>
        <w:t>梅堅定地回答。</w:t>
      </w:r>
    </w:p>
    <w:p w:rsidR="00C04663" w:rsidRDefault="00A7259F" w:rsidP="00813907">
      <w:pPr>
        <w:spacing w:after="240"/>
      </w:pPr>
      <w:r>
        <w:rPr>
          <w:rFonts w:hint="eastAsia"/>
        </w:rPr>
        <w:t>李龍飛沒再繼續問下去，縱然有些地方不解，但在了解情況之後，他沒理由再繼續懷疑對方。</w:t>
      </w:r>
    </w:p>
    <w:p w:rsidR="00C04663" w:rsidRDefault="00A7259F" w:rsidP="00813907">
      <w:pPr>
        <w:spacing w:after="240"/>
      </w:pPr>
      <w:r>
        <w:rPr>
          <w:rFonts w:hint="eastAsia"/>
        </w:rPr>
        <w:t>「我能幫些甚麼的？」</w:t>
      </w:r>
    </w:p>
    <w:p w:rsidR="00C04663" w:rsidRDefault="00152965" w:rsidP="00813907">
      <w:pPr>
        <w:spacing w:after="240"/>
      </w:pPr>
      <w:r>
        <w:rPr>
          <w:rFonts w:hint="eastAsia"/>
        </w:rPr>
        <w:t>楚若梅</w:t>
      </w:r>
      <w:r w:rsidR="00A7259F">
        <w:rPr>
          <w:rFonts w:hint="eastAsia"/>
        </w:rPr>
        <w:t>聽到李龍飛願意幫忙，身軀一震，眼神中透出喜悅，但隨即又搖搖頭。</w:t>
      </w:r>
    </w:p>
    <w:p w:rsidR="00C04663" w:rsidRDefault="00A7259F" w:rsidP="00813907">
      <w:pPr>
        <w:spacing w:after="240"/>
      </w:pPr>
      <w:r>
        <w:rPr>
          <w:rFonts w:hint="eastAsia"/>
        </w:rPr>
        <w:t>「…師兄，你先回答我，你現在修為如何？築基了嗎？」</w:t>
      </w:r>
    </w:p>
    <w:p w:rsidR="00C04663" w:rsidRDefault="00A7259F" w:rsidP="00813907">
      <w:pPr>
        <w:spacing w:after="240"/>
      </w:pPr>
      <w:r>
        <w:rPr>
          <w:rFonts w:hint="eastAsia"/>
        </w:rPr>
        <w:t>「我還沒到築基，而是練氣大圓滿。」李龍飛有些遲疑，但還是具實說出了自己修為。</w:t>
      </w:r>
    </w:p>
    <w:p w:rsidR="00C04663" w:rsidRDefault="00A7259F" w:rsidP="00813907">
      <w:pPr>
        <w:spacing w:after="240"/>
      </w:pPr>
      <w:r>
        <w:rPr>
          <w:rFonts w:hint="eastAsia"/>
        </w:rPr>
        <w:t>「雖然沒到築基，練氣大圓滿對上西門吹雪卻也綽綽有餘…但現在宗門內，掌事</w:t>
      </w:r>
      <w:r>
        <w:rPr>
          <w:rFonts w:hint="eastAsia"/>
        </w:rPr>
        <w:lastRenderedPageBreak/>
        <w:t>者是老譚道人，背後更有林自天元老支持，以他個性，若發現你歸來，加上你跟西門吹雪那禽獸的恩怨，肯定不會放過你的。」</w:t>
      </w:r>
      <w:r w:rsidR="00152965">
        <w:rPr>
          <w:rFonts w:hint="eastAsia"/>
        </w:rPr>
        <w:t>楚若梅</w:t>
      </w:r>
      <w:r>
        <w:rPr>
          <w:rFonts w:hint="eastAsia"/>
        </w:rPr>
        <w:t>雖然心中有所期盼，但最終還是咬了牙，放棄拖李龍飛下水。</w:t>
      </w:r>
    </w:p>
    <w:p w:rsidR="00C04663" w:rsidRDefault="00A7259F" w:rsidP="00813907">
      <w:pPr>
        <w:spacing w:after="240"/>
      </w:pPr>
      <w:r>
        <w:rPr>
          <w:rFonts w:hint="eastAsia"/>
        </w:rPr>
        <w:t>李龍飛明白對方的用意，心底更是有些愧疚，當年內門弟子一戰後，如果不是他讓東門跟玉寒當上他的僕從，今天東門跟</w:t>
      </w:r>
      <w:r w:rsidR="00152965">
        <w:rPr>
          <w:rFonts w:hint="eastAsia"/>
        </w:rPr>
        <w:t>楚若梅</w:t>
      </w:r>
      <w:r>
        <w:rPr>
          <w:rFonts w:hint="eastAsia"/>
        </w:rPr>
        <w:t>也不會落得如此下場，他心中對西門吹雪的憤怒，第一次除了那灰袍道人之外，產生了一絲殺機。</w:t>
      </w:r>
    </w:p>
    <w:p w:rsidR="00C04663" w:rsidRDefault="00A7259F" w:rsidP="00813907">
      <w:pPr>
        <w:spacing w:after="240"/>
      </w:pPr>
      <w:r>
        <w:rPr>
          <w:rFonts w:hint="eastAsia"/>
        </w:rPr>
        <w:t>「那妳要如何報仇？」李龍飛心中不忍，希望至少了解更多。</w:t>
      </w:r>
    </w:p>
    <w:p w:rsidR="00C04663" w:rsidRDefault="00A7259F" w:rsidP="00813907">
      <w:pPr>
        <w:spacing w:after="240"/>
      </w:pPr>
      <w:r>
        <w:rPr>
          <w:rFonts w:hint="eastAsia"/>
        </w:rPr>
        <w:t>「我找過丹寶樓的內門弟子，以一些利益交換了數枚絕情補陽丹</w:t>
      </w:r>
      <w:r w:rsidR="00152965">
        <w:rPr>
          <w:rFonts w:hint="eastAsia"/>
        </w:rPr>
        <w:t>。」</w:t>
      </w:r>
    </w:p>
    <w:p w:rsidR="00C04663" w:rsidRDefault="00152965" w:rsidP="00813907">
      <w:pPr>
        <w:spacing w:after="240"/>
      </w:pPr>
      <w:r>
        <w:rPr>
          <w:rFonts w:hint="eastAsia"/>
        </w:rPr>
        <w:t>「絕情補陽丹？」</w:t>
      </w:r>
    </w:p>
    <w:p w:rsidR="00C04663" w:rsidRDefault="00152965" w:rsidP="00813907">
      <w:pPr>
        <w:spacing w:after="240"/>
      </w:pPr>
      <w:r>
        <w:rPr>
          <w:rFonts w:hint="eastAsia"/>
        </w:rPr>
        <w:t>「是，</w:t>
      </w:r>
      <w:r w:rsidR="00A7259F">
        <w:rPr>
          <w:rFonts w:hint="eastAsia"/>
        </w:rPr>
        <w:t>這絕情補陽丹</w:t>
      </w:r>
      <w:r>
        <w:rPr>
          <w:rFonts w:hint="eastAsia"/>
        </w:rPr>
        <w:t>乃是一種禁丹，</w:t>
      </w:r>
      <w:r w:rsidR="00A7259F">
        <w:rPr>
          <w:rFonts w:hint="eastAsia"/>
        </w:rPr>
        <w:t>單服只有壞處沒有好處，但如果有其他人服用了滅慾陰火丹，再與之交合，其體內陰陽之氣融合，可使人修為大增，是鼎爐相修的大好補物。」</w:t>
      </w:r>
    </w:p>
    <w:p w:rsidR="00C04663" w:rsidRDefault="00A7259F" w:rsidP="00813907">
      <w:pPr>
        <w:spacing w:after="240"/>
      </w:pPr>
      <w:r>
        <w:rPr>
          <w:rFonts w:hint="eastAsia"/>
        </w:rPr>
        <w:t>「我以這兩種丹藥分別給我自己與西門吹雪那禽獸服用，表面上是為了他好，但事實上，我將兩枚丹藥的份量略作調整，增其陽精，少其陰元，使其藥效有所失和，一次兩次還沒有關係，但如果長期服用，累積下來，總有一天會因為陰陽失調，暴斃身亡。」</w:t>
      </w:r>
    </w:p>
    <w:p w:rsidR="00C04663" w:rsidRDefault="00152965" w:rsidP="00813907">
      <w:pPr>
        <w:spacing w:after="240"/>
      </w:pPr>
      <w:r>
        <w:rPr>
          <w:rFonts w:hint="eastAsia"/>
        </w:rPr>
        <w:t>楚若梅</w:t>
      </w:r>
      <w:r w:rsidR="00A7259F">
        <w:rPr>
          <w:rFonts w:hint="eastAsia"/>
        </w:rPr>
        <w:t>聲調平淡，像在說著別人的事情一樣，兩眼凝視著遠方，好像看到了自己最終的結局。</w:t>
      </w:r>
    </w:p>
    <w:p w:rsidR="00C04663" w:rsidRDefault="00A7259F" w:rsidP="00813907">
      <w:pPr>
        <w:spacing w:after="240"/>
      </w:pPr>
      <w:r>
        <w:rPr>
          <w:rFonts w:hint="eastAsia"/>
        </w:rPr>
        <w:t>那清秀略顯瘦弱的身影，在此時看起來隔外的單薄，透著燈火，李龍飛心情更沉重了。</w:t>
      </w:r>
    </w:p>
    <w:p w:rsidR="00C04663" w:rsidRDefault="00A7259F" w:rsidP="00813907">
      <w:pPr>
        <w:spacing w:after="240"/>
      </w:pPr>
      <w:r>
        <w:rPr>
          <w:rFonts w:hint="eastAsia"/>
        </w:rPr>
        <w:t>他不知道這計畫會不會成功，但他知道，若有可能，他也願意為東門兩肋插刀</w:t>
      </w:r>
      <w:r w:rsidR="00152965">
        <w:rPr>
          <w:rFonts w:hint="eastAsia"/>
        </w:rPr>
        <w:t>。</w:t>
      </w:r>
    </w:p>
    <w:p w:rsidR="00C04663" w:rsidRDefault="00A7259F" w:rsidP="00813907">
      <w:pPr>
        <w:spacing w:after="240"/>
      </w:pPr>
      <w:r>
        <w:rPr>
          <w:rFonts w:hint="eastAsia"/>
        </w:rPr>
        <w:t>只是很明顯的，在</w:t>
      </w:r>
      <w:r w:rsidR="00152965">
        <w:rPr>
          <w:rFonts w:hint="eastAsia"/>
        </w:rPr>
        <w:t>楚若梅</w:t>
      </w:r>
      <w:r>
        <w:rPr>
          <w:rFonts w:hint="eastAsia"/>
        </w:rPr>
        <w:t>的計畫中，他是沒有任何可以使得上力的地方，甚至，他的出面，很可能讓西門吹雪提高警覺，從而破壞了</w:t>
      </w:r>
      <w:r w:rsidR="00152965">
        <w:rPr>
          <w:rFonts w:hint="eastAsia"/>
        </w:rPr>
        <w:t>楚若梅</w:t>
      </w:r>
      <w:r>
        <w:rPr>
          <w:rFonts w:hint="eastAsia"/>
        </w:rPr>
        <w:t>的復仇。</w:t>
      </w:r>
    </w:p>
    <w:p w:rsidR="00C04663" w:rsidRDefault="00A7259F" w:rsidP="00813907">
      <w:pPr>
        <w:spacing w:after="240"/>
      </w:pPr>
      <w:r>
        <w:rPr>
          <w:rFonts w:hint="eastAsia"/>
        </w:rPr>
        <w:t>他只能祝福，只能等待，等待</w:t>
      </w:r>
      <w:r w:rsidR="00152965">
        <w:rPr>
          <w:rFonts w:hint="eastAsia"/>
        </w:rPr>
        <w:t>楚若梅</w:t>
      </w:r>
      <w:r>
        <w:rPr>
          <w:rFonts w:hint="eastAsia"/>
        </w:rPr>
        <w:t>計畫成功的那一天，等待西門吹雪暴斃的那一刻來臨，而在那之前，他還有很多事要做，首先就是得想辦法離開這裡。</w:t>
      </w:r>
    </w:p>
    <w:p w:rsidR="00C04663" w:rsidRDefault="00A7259F" w:rsidP="00813907">
      <w:pPr>
        <w:spacing w:after="240"/>
      </w:pPr>
      <w:r>
        <w:rPr>
          <w:rFonts w:hint="eastAsia"/>
        </w:rPr>
        <w:t>他不是不想</w:t>
      </w:r>
      <w:r w:rsidR="00152965">
        <w:rPr>
          <w:rFonts w:hint="eastAsia"/>
        </w:rPr>
        <w:t>復辟</w:t>
      </w:r>
      <w:r>
        <w:rPr>
          <w:rFonts w:hint="eastAsia"/>
        </w:rPr>
        <w:t>自在道，只是經過了那麼多事，那麼多歲月，他終究是長大了些，明白有些事</w:t>
      </w:r>
      <w:r w:rsidR="00152965">
        <w:rPr>
          <w:rFonts w:hint="eastAsia"/>
        </w:rPr>
        <w:t>以自己目前的能力，</w:t>
      </w:r>
      <w:r>
        <w:rPr>
          <w:rFonts w:hint="eastAsia"/>
        </w:rPr>
        <w:t>是不可為。</w:t>
      </w:r>
    </w:p>
    <w:p w:rsidR="00C04663" w:rsidRDefault="00A7259F" w:rsidP="00813907">
      <w:pPr>
        <w:spacing w:after="240"/>
      </w:pPr>
      <w:r>
        <w:rPr>
          <w:rFonts w:hint="eastAsia"/>
        </w:rPr>
        <w:t>在他實力還沒變強到能夠支撐起自在道之前，他只能將這仇深深放在心中，就像自己父親的仇一樣。</w:t>
      </w:r>
    </w:p>
    <w:p w:rsidR="00C04663" w:rsidRDefault="00A7259F" w:rsidP="00813907">
      <w:pPr>
        <w:spacing w:after="240"/>
      </w:pPr>
      <w:r>
        <w:rPr>
          <w:rFonts w:hint="eastAsia"/>
        </w:rPr>
        <w:lastRenderedPageBreak/>
        <w:t>而去靈崇觀，找其師傅天泉道人的下落，便成了現在最可能的選擇，而且，當時自己的義兄張天師便是來自靈崇觀，自己去那應該能有一些門路打聽打聽消息才是。</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西門上</w:t>
      </w:r>
    </w:p>
    <w:p w:rsidR="00C04663" w:rsidRDefault="00C04663" w:rsidP="00813907">
      <w:pPr>
        <w:spacing w:after="240"/>
      </w:pPr>
    </w:p>
    <w:p w:rsidR="00C04663" w:rsidRDefault="00A7259F" w:rsidP="00813907">
      <w:pPr>
        <w:spacing w:after="240"/>
      </w:pPr>
      <w:r>
        <w:rPr>
          <w:rFonts w:hint="eastAsia"/>
        </w:rPr>
        <w:t>「天外巨石與刀仙宗嗎…」</w:t>
      </w:r>
    </w:p>
    <w:p w:rsidR="00C04663" w:rsidRDefault="00152965" w:rsidP="00813907">
      <w:pPr>
        <w:spacing w:after="240"/>
      </w:pPr>
      <w:r>
        <w:rPr>
          <w:rFonts w:hint="eastAsia"/>
        </w:rPr>
        <w:t>楚若梅</w:t>
      </w:r>
      <w:r w:rsidR="00A7259F">
        <w:rPr>
          <w:rFonts w:hint="eastAsia"/>
        </w:rPr>
        <w:t>洞府中，李龍飛盤腿修行的同時，仍在思索自己所聽到的這些消息。</w:t>
      </w:r>
    </w:p>
    <w:p w:rsidR="00C04663" w:rsidRDefault="00A7259F" w:rsidP="00813907">
      <w:pPr>
        <w:spacing w:after="240"/>
      </w:pPr>
      <w:r>
        <w:rPr>
          <w:rFonts w:hint="eastAsia"/>
        </w:rPr>
        <w:t>對刀仙宗，他出奇地並沒有十分強烈的恨意，畢竟他沒經歷過那戰事，回來之時，對方已經控制住了自己宗門，所以沒能感受到那種戰亂中的痛楚。</w:t>
      </w:r>
    </w:p>
    <w:p w:rsidR="00C04663" w:rsidRDefault="00A7259F" w:rsidP="00813907">
      <w:pPr>
        <w:spacing w:after="240"/>
      </w:pPr>
      <w:r>
        <w:rPr>
          <w:rFonts w:hint="eastAsia"/>
        </w:rPr>
        <w:t>更何況，這整件事的起因，是那天外巨石，而修仙界中弱肉強食，比起其他自在道的弟子，他更早就了解了這個真理，所以今天就算不是刀仙宗來犯，他日也一樣會有其他大派為了爭奪進入巨石的資格而衝上門來。</w:t>
      </w:r>
    </w:p>
    <w:p w:rsidR="00C04663" w:rsidRDefault="00A7259F" w:rsidP="00813907">
      <w:pPr>
        <w:spacing w:after="240"/>
      </w:pPr>
      <w:r>
        <w:rPr>
          <w:rFonts w:hint="eastAsia"/>
        </w:rPr>
        <w:t>只是，身為自在道弟子，他就算可以理解刀仙宗的行為，也不代表他可以原諒對方；不過，比起刀仙宗，更讓他優先痛恨的，是那背判了自己宗門的林自天元老跟老譚道人。</w:t>
      </w:r>
    </w:p>
    <w:p w:rsidR="00C04663" w:rsidRDefault="00A7259F" w:rsidP="00813907">
      <w:pPr>
        <w:spacing w:after="240"/>
      </w:pPr>
      <w:r>
        <w:rPr>
          <w:rFonts w:hint="eastAsia"/>
        </w:rPr>
        <w:t>但眼下這兩人都不是他所能對付的對象，搖搖頭，他考慮的還是如何離開這裡，找到自己的師尊下落比較實際。</w:t>
      </w:r>
    </w:p>
    <w:p w:rsidR="00C04663" w:rsidRDefault="00A7259F" w:rsidP="00813907">
      <w:pPr>
        <w:spacing w:after="240"/>
      </w:pPr>
      <w:r>
        <w:rPr>
          <w:rFonts w:hint="eastAsia"/>
        </w:rPr>
        <w:t>據</w:t>
      </w:r>
      <w:r w:rsidR="00152965">
        <w:rPr>
          <w:rFonts w:hint="eastAsia"/>
        </w:rPr>
        <w:t>楚若梅</w:t>
      </w:r>
      <w:r>
        <w:rPr>
          <w:rFonts w:hint="eastAsia"/>
        </w:rPr>
        <w:t>所說，在老譚道人掌握了自在道大權之後，便佈下了陣法，封鎖了弟子進出，有要出入，都要有他親自送入靈識的玉簡才行。</w:t>
      </w:r>
    </w:p>
    <w:p w:rsidR="00C04663" w:rsidRDefault="00A7259F" w:rsidP="00813907">
      <w:pPr>
        <w:spacing w:after="240"/>
      </w:pPr>
      <w:r>
        <w:rPr>
          <w:rFonts w:hint="eastAsia"/>
        </w:rPr>
        <w:t>而這些玉簡，除了幾名老譚道人親傳的弟子外，只有每日負責運送物資的內門弟子才有。</w:t>
      </w:r>
    </w:p>
    <w:p w:rsidR="00C04663" w:rsidRDefault="00A7259F" w:rsidP="00813907">
      <w:pPr>
        <w:spacing w:after="240"/>
      </w:pPr>
      <w:r>
        <w:rPr>
          <w:rFonts w:hint="eastAsia"/>
        </w:rPr>
        <w:t>雖然李龍飛不懂陣法，但他明白，這種護宗陣法，如非大能者，難以撼動，哪怕如今他已經練氣大圓滿了，但在這陣法面前，依舊十分渺小。</w:t>
      </w:r>
    </w:p>
    <w:p w:rsidR="00C04663" w:rsidRDefault="00A7259F" w:rsidP="00813907">
      <w:pPr>
        <w:spacing w:after="240"/>
      </w:pPr>
      <w:r>
        <w:rPr>
          <w:rFonts w:hint="eastAsia"/>
        </w:rPr>
        <w:t>畢竟護宗陣法這種大陣，可不是一人所設，其匯聚的力量，也非一個小小練氣大圓滿修士就能隨意打破，就算是結丹修士，也不見得能夠輕易破去，否則刀仙宗就不用這麼麻煩率大軍來犯了。</w:t>
      </w:r>
    </w:p>
    <w:p w:rsidR="00C04663" w:rsidRDefault="00A7259F" w:rsidP="00813907">
      <w:pPr>
        <w:spacing w:after="240"/>
      </w:pPr>
      <w:r>
        <w:rPr>
          <w:rFonts w:hint="eastAsia"/>
        </w:rPr>
        <w:t>如此一來，就算李龍飛想要離開自在道，還需一番困難，想到這，他心中初步有了一些計畫，在還沒能出去之前，便在</w:t>
      </w:r>
      <w:r w:rsidR="00152965">
        <w:rPr>
          <w:rFonts w:hint="eastAsia"/>
        </w:rPr>
        <w:t>楚若梅</w:t>
      </w:r>
      <w:r>
        <w:rPr>
          <w:rFonts w:hint="eastAsia"/>
        </w:rPr>
        <w:t>洞府內先住了下來。</w:t>
      </w:r>
    </w:p>
    <w:p w:rsidR="00C04663" w:rsidRDefault="00152965" w:rsidP="00813907">
      <w:pPr>
        <w:spacing w:after="240"/>
      </w:pPr>
      <w:r>
        <w:rPr>
          <w:rFonts w:hint="eastAsia"/>
        </w:rPr>
        <w:lastRenderedPageBreak/>
        <w:t>楚若梅</w:t>
      </w:r>
      <w:r w:rsidR="00A7259F">
        <w:rPr>
          <w:rFonts w:hint="eastAsia"/>
        </w:rPr>
        <w:t>倒也不介意，反而每日外出後，都將得來的情報告訴李龍飛，在她心中，李龍飛是自己未嫁丈夫的摯友，理所當然應該幫忙。</w:t>
      </w:r>
    </w:p>
    <w:p w:rsidR="00C04663" w:rsidRDefault="00A7259F" w:rsidP="00813907">
      <w:pPr>
        <w:spacing w:after="240"/>
      </w:pPr>
      <w:r>
        <w:rPr>
          <w:rFonts w:hint="eastAsia"/>
        </w:rPr>
        <w:t>這一日，</w:t>
      </w:r>
      <w:r w:rsidR="00152965">
        <w:rPr>
          <w:rFonts w:hint="eastAsia"/>
        </w:rPr>
        <w:t>楚若梅</w:t>
      </w:r>
      <w:r>
        <w:rPr>
          <w:rFonts w:hint="eastAsia"/>
        </w:rPr>
        <w:t>從外面回來之後，臉色蒼白，步伐有些不穩，一進洞府，便哇一聲吐了一口鮮血。</w:t>
      </w:r>
    </w:p>
    <w:p w:rsidR="00C04663" w:rsidRDefault="00A7259F" w:rsidP="00813907">
      <w:pPr>
        <w:spacing w:after="240"/>
      </w:pPr>
      <w:r>
        <w:rPr>
          <w:rFonts w:hint="eastAsia"/>
        </w:rPr>
        <w:t>李龍飛正在一旁打坐，見到此狀，連忙上前攙扶，同時將靈氣注入療養她的傷勢。</w:t>
      </w:r>
    </w:p>
    <w:p w:rsidR="00C04663" w:rsidRDefault="00A7259F" w:rsidP="00813907">
      <w:pPr>
        <w:spacing w:after="240"/>
      </w:pPr>
      <w:r>
        <w:rPr>
          <w:rFonts w:hint="eastAsia"/>
        </w:rPr>
        <w:t>「妳體內陰氣大盛，陽氣虛少，再這樣下去，妳身體會撐不下去，比西門吹雪早一步暴斃。」李龍飛的靈氣入</w:t>
      </w:r>
      <w:r w:rsidR="00152965">
        <w:rPr>
          <w:rFonts w:hint="eastAsia"/>
        </w:rPr>
        <w:t>楚若梅</w:t>
      </w:r>
      <w:r>
        <w:rPr>
          <w:rFonts w:hint="eastAsia"/>
        </w:rPr>
        <w:t>體內，便察覺到她身上的寒氣已經快到了一個極至。</w:t>
      </w:r>
    </w:p>
    <w:p w:rsidR="00C04663" w:rsidRDefault="00A7259F" w:rsidP="00813907">
      <w:pPr>
        <w:spacing w:after="240"/>
      </w:pPr>
      <w:r>
        <w:rPr>
          <w:rFonts w:hint="eastAsia"/>
        </w:rPr>
        <w:t>而更要命的是其氣血低落，一股暮氣沉沉的死氣凝結在胸口，看得出來</w:t>
      </w:r>
      <w:r w:rsidR="00152965">
        <w:rPr>
          <w:rFonts w:hint="eastAsia"/>
        </w:rPr>
        <w:t>楚若梅</w:t>
      </w:r>
      <w:r>
        <w:rPr>
          <w:rFonts w:hint="eastAsia"/>
        </w:rPr>
        <w:t>保受身心上的折磨。</w:t>
      </w:r>
    </w:p>
    <w:p w:rsidR="00C04663" w:rsidRDefault="00A7259F" w:rsidP="00813907">
      <w:pPr>
        <w:spacing w:after="240"/>
      </w:pPr>
      <w:r>
        <w:rPr>
          <w:rFonts w:hint="eastAsia"/>
        </w:rPr>
        <w:t>李龍飛運起靈氣，化做一股陽剛之力慢慢注入，將那些過多的陰氣消弭不少，接試圖打通她的氣血循環。</w:t>
      </w:r>
    </w:p>
    <w:p w:rsidR="00C04663" w:rsidRDefault="00152965" w:rsidP="00813907">
      <w:pPr>
        <w:spacing w:after="240"/>
      </w:pPr>
      <w:r>
        <w:rPr>
          <w:rFonts w:hint="eastAsia"/>
        </w:rPr>
        <w:t>楚若梅</w:t>
      </w:r>
      <w:r w:rsidR="00A7259F">
        <w:rPr>
          <w:rFonts w:hint="eastAsia"/>
        </w:rPr>
        <w:t>一個哆嗦，臉色稍微增添血色，接著神情一變，掙脫了李龍飛的幫忙，厲聲說道。</w:t>
      </w:r>
    </w:p>
    <w:p w:rsidR="00C04663" w:rsidRDefault="00A7259F" w:rsidP="00813907">
      <w:pPr>
        <w:spacing w:after="240"/>
      </w:pPr>
      <w:r>
        <w:rPr>
          <w:rFonts w:hint="eastAsia"/>
        </w:rPr>
        <w:t>「不要幫我，這股寒氣，是到時後引爆西門吹雪身上陽氣的關鍵，我就算死，也會撐到跟他同歸於盡的時後。」</w:t>
      </w:r>
    </w:p>
    <w:p w:rsidR="00C04663" w:rsidRDefault="00A7259F" w:rsidP="00813907">
      <w:pPr>
        <w:spacing w:after="240"/>
      </w:pPr>
      <w:r>
        <w:rPr>
          <w:rFonts w:hint="eastAsia"/>
        </w:rPr>
        <w:t>李龍飛皺起眉頭，他雖不是非常了解西門吹雪，但想必對方也不是笨蛋，</w:t>
      </w:r>
      <w:r w:rsidR="00152965">
        <w:rPr>
          <w:rFonts w:hint="eastAsia"/>
        </w:rPr>
        <w:t>楚若梅</w:t>
      </w:r>
      <w:r>
        <w:rPr>
          <w:rFonts w:hint="eastAsia"/>
        </w:rPr>
        <w:t>都受到寒氣反噬了，西門吹雪那怎會不知？</w:t>
      </w:r>
    </w:p>
    <w:p w:rsidR="00C04663" w:rsidRDefault="00152965" w:rsidP="00813907">
      <w:pPr>
        <w:spacing w:after="240"/>
      </w:pPr>
      <w:r>
        <w:rPr>
          <w:rFonts w:hint="eastAsia"/>
        </w:rPr>
        <w:t>楚若梅</w:t>
      </w:r>
      <w:r w:rsidR="00A7259F">
        <w:rPr>
          <w:rFonts w:hint="eastAsia"/>
        </w:rPr>
        <w:t>像知道李龍飛所想，嘴角泛起一絲冷笑，眼神中流露出仇恨解釋著。</w:t>
      </w:r>
    </w:p>
    <w:p w:rsidR="00C04663" w:rsidRDefault="00A7259F" w:rsidP="00813907">
      <w:pPr>
        <w:spacing w:after="240"/>
      </w:pPr>
      <w:r>
        <w:rPr>
          <w:rFonts w:hint="eastAsia"/>
        </w:rPr>
        <w:t>「西門吹雪不會知道的，就算知道，也不會在意，因為我選那兩枚丹藥的原因，就在於補陽一丹，對西門吹雪的功體大有幫助，即使他陽氣大盛，也只會讓其修為更深，除非我在交合之際，將寒勁一口氣注入其體內引爆，否則他的陽氣不會有事。」</w:t>
      </w:r>
    </w:p>
    <w:p w:rsidR="00C04663" w:rsidRDefault="00A7259F" w:rsidP="00813907">
      <w:pPr>
        <w:spacing w:after="240"/>
      </w:pPr>
      <w:r>
        <w:rPr>
          <w:rFonts w:hint="eastAsia"/>
        </w:rPr>
        <w:t>「既然如此，妳怎不立即引爆？」李龍飛有些不解。</w:t>
      </w:r>
    </w:p>
    <w:p w:rsidR="00C04663" w:rsidRDefault="00A7259F" w:rsidP="00813907">
      <w:pPr>
        <w:spacing w:after="240"/>
      </w:pPr>
      <w:r>
        <w:rPr>
          <w:rFonts w:hint="eastAsia"/>
        </w:rPr>
        <w:t>「還不是時後，他體內陽氣還不夠多，我就算引爆，也只能讓他重創，唯有到我身體真的承受不住，再也無法服下丹藥之時，藉時，我再加以引爆，這樣才能確保他必死無疑！」</w:t>
      </w:r>
    </w:p>
    <w:p w:rsidR="00C04663" w:rsidRDefault="00152965" w:rsidP="00813907">
      <w:pPr>
        <w:spacing w:after="240"/>
      </w:pPr>
      <w:r>
        <w:rPr>
          <w:rFonts w:hint="eastAsia"/>
        </w:rPr>
        <w:t>楚若梅</w:t>
      </w:r>
      <w:r w:rsidR="00A7259F">
        <w:rPr>
          <w:rFonts w:hint="eastAsia"/>
        </w:rPr>
        <w:t>言語中露出的狠意，讓李龍飛也為之一寒，他心下一嘆，對於對方報仇的決心，也有了些感觸。</w:t>
      </w:r>
    </w:p>
    <w:p w:rsidR="00C04663" w:rsidRDefault="00A7259F" w:rsidP="00813907">
      <w:pPr>
        <w:spacing w:after="240"/>
      </w:pPr>
      <w:r>
        <w:rPr>
          <w:rFonts w:hint="eastAsia"/>
        </w:rPr>
        <w:lastRenderedPageBreak/>
        <w:t>「若換成是我，我肯這樣為父親報仇嗎？」</w:t>
      </w:r>
    </w:p>
    <w:p w:rsidR="00C04663" w:rsidRDefault="00A7259F" w:rsidP="00813907">
      <w:pPr>
        <w:spacing w:after="240"/>
      </w:pPr>
      <w:r>
        <w:rPr>
          <w:rFonts w:hint="eastAsia"/>
        </w:rPr>
        <w:t>「我肯的，換成是我，我也同樣肯這樣拼命，只可惜，我的仇人不是那麼容易就能解決的！」</w:t>
      </w:r>
    </w:p>
    <w:p w:rsidR="00C04663" w:rsidRDefault="00A7259F" w:rsidP="00813907">
      <w:pPr>
        <w:spacing w:after="240"/>
      </w:pPr>
      <w:r>
        <w:rPr>
          <w:rFonts w:hint="eastAsia"/>
        </w:rPr>
        <w:t>心念及此，李龍飛雖然可以做視不理，但還是決定出手幫助。</w:t>
      </w:r>
    </w:p>
    <w:p w:rsidR="00C04663" w:rsidRDefault="00A7259F" w:rsidP="00813907">
      <w:pPr>
        <w:spacing w:after="240"/>
      </w:pPr>
      <w:r>
        <w:rPr>
          <w:rFonts w:hint="eastAsia"/>
        </w:rPr>
        <w:t>第二天他趁著楚梅出去之時，離開了洞府，隱藏了氣息小心翼翼地往丹寶樓走去。</w:t>
      </w:r>
    </w:p>
    <w:p w:rsidR="00C04663" w:rsidRDefault="00A7259F" w:rsidP="00813907">
      <w:pPr>
        <w:spacing w:after="240"/>
      </w:pPr>
      <w:r>
        <w:rPr>
          <w:rFonts w:hint="eastAsia"/>
        </w:rPr>
        <w:t>自在道本就人少，這次戰亂之後，弟子們更是流失大半，死的死，走的走，此時宗門內除了閉關的林自天元老外，就屬老譚道人跟另外</w:t>
      </w:r>
      <w:r w:rsidR="00152965">
        <w:rPr>
          <w:rFonts w:hint="eastAsia"/>
        </w:rPr>
        <w:t>三</w:t>
      </w:r>
      <w:r>
        <w:rPr>
          <w:rFonts w:hint="eastAsia"/>
        </w:rPr>
        <w:t>名築基的長老修為最高而已。</w:t>
      </w:r>
    </w:p>
    <w:p w:rsidR="00C04663" w:rsidRDefault="00A7259F" w:rsidP="00813907">
      <w:pPr>
        <w:spacing w:after="240"/>
      </w:pPr>
      <w:r>
        <w:rPr>
          <w:rFonts w:hint="eastAsia"/>
        </w:rPr>
        <w:t>至於弟子們，李龍飛不算，最強的內門弟子才不過一樣是練氣大圓滿，所以李龍飛倒也不擔心那麼快被發現。</w:t>
      </w:r>
    </w:p>
    <w:p w:rsidR="00C04663" w:rsidRDefault="00A7259F" w:rsidP="00813907">
      <w:pPr>
        <w:spacing w:after="240"/>
      </w:pPr>
      <w:r>
        <w:rPr>
          <w:rFonts w:hint="eastAsia"/>
        </w:rPr>
        <w:t>不過為求安全，他還是稍微變裝了下，更戴上一頂草帽，這才離開了洞府。</w:t>
      </w:r>
    </w:p>
    <w:p w:rsidR="00C04663" w:rsidRDefault="00A7259F" w:rsidP="00813907">
      <w:pPr>
        <w:spacing w:after="240"/>
      </w:pPr>
      <w:r>
        <w:rPr>
          <w:rFonts w:hint="eastAsia"/>
        </w:rPr>
        <w:t>一路上李龍飛也沒遇到甚麼人，很順利地就來到了丹寶樓外面。</w:t>
      </w:r>
    </w:p>
    <w:p w:rsidR="00C04663" w:rsidRDefault="00A7259F" w:rsidP="00813907">
      <w:pPr>
        <w:spacing w:after="240"/>
      </w:pPr>
      <w:r>
        <w:rPr>
          <w:rFonts w:hint="eastAsia"/>
        </w:rPr>
        <w:t>就在他已經盤算好要怎麼找那掌管丹寶樓的弟子要些東西時，遠方赫然有個腳步聲，啪答啪答地快速走來。</w:t>
      </w:r>
    </w:p>
    <w:p w:rsidR="00C04663" w:rsidRDefault="00A7259F" w:rsidP="00813907">
      <w:pPr>
        <w:spacing w:after="240"/>
      </w:pPr>
      <w:r>
        <w:rPr>
          <w:rFonts w:hint="eastAsia"/>
        </w:rPr>
        <w:t>李龍飛身形一晃，收斂起全身氣息，躲到了一座假山後，觀察著有誰靠了過來。</w:t>
      </w:r>
    </w:p>
    <w:p w:rsidR="00C04663" w:rsidRDefault="00A7259F" w:rsidP="00813907">
      <w:pPr>
        <w:spacing w:after="240"/>
      </w:pPr>
      <w:r>
        <w:rPr>
          <w:rFonts w:hint="eastAsia"/>
        </w:rPr>
        <w:t>以他如今的修為，除非是築基以上，否則自在道內門弟子中，要察覺到他的躲藏，恐怕沒有幾個人能數出。</w:t>
      </w:r>
    </w:p>
    <w:p w:rsidR="00C04663" w:rsidRDefault="00A7259F" w:rsidP="00813907">
      <w:pPr>
        <w:spacing w:after="240"/>
      </w:pPr>
      <w:r>
        <w:rPr>
          <w:rFonts w:hint="eastAsia"/>
        </w:rPr>
        <w:t>就看到一個面貌粗獷，身形有些熟悉的青年，左顧又盼，有些遲疑地經過了李龍飛的身旁。</w:t>
      </w:r>
    </w:p>
    <w:p w:rsidR="00C04663" w:rsidRDefault="00A7259F" w:rsidP="00813907">
      <w:pPr>
        <w:spacing w:after="240"/>
      </w:pPr>
      <w:r>
        <w:rPr>
          <w:rFonts w:hint="eastAsia"/>
        </w:rPr>
        <w:t>在看清對方的長相後，李龍飛心中一愣，竟是西門吹雪的弟弟，當年跟寒玉賭蛐蛐因而掀起自己跟西門吹雪紛爭的西門上。</w:t>
      </w:r>
    </w:p>
    <w:p w:rsidR="00C04663" w:rsidRDefault="00A7259F" w:rsidP="00813907">
      <w:pPr>
        <w:spacing w:after="240"/>
      </w:pPr>
      <w:r>
        <w:rPr>
          <w:rFonts w:hint="eastAsia"/>
        </w:rPr>
        <w:t>他此時有些遲疑，帶著一點畏懼，匆匆忙忙地往丹寶樓那走去。</w:t>
      </w:r>
    </w:p>
    <w:p w:rsidR="00C04663" w:rsidRDefault="00A7259F" w:rsidP="00813907">
      <w:pPr>
        <w:spacing w:after="240"/>
        <w:rPr>
          <w:kern w:val="0"/>
        </w:rPr>
      </w:pPr>
      <w:r>
        <w:rPr>
          <w:rFonts w:hint="eastAsia"/>
        </w:rPr>
        <w:t>李龍飛見西門上這幾年經過，修為仍是只到了練氣五層，心中有些感嘆，跟著尾隨在對方身後，遠遠地看他究竟要去</w:t>
      </w:r>
      <w:r>
        <w:rPr>
          <w:rFonts w:hint="eastAsia"/>
          <w:kern w:val="0"/>
        </w:rPr>
        <w:t>丹寶樓做些甚麼。</w:t>
      </w:r>
    </w:p>
    <w:p w:rsidR="00C04663" w:rsidRDefault="00A7259F" w:rsidP="00813907">
      <w:pPr>
        <w:spacing w:after="240"/>
      </w:pPr>
      <w:r>
        <w:rPr>
          <w:rFonts w:hint="eastAsia"/>
          <w:kern w:val="0"/>
        </w:rPr>
        <w:t>只見西門上到了丹寶樓，看到丹寶樓的</w:t>
      </w:r>
      <w:r>
        <w:rPr>
          <w:rFonts w:hint="eastAsia"/>
        </w:rPr>
        <w:t>弟子，深吸一口氣裝出了一番威嚴說道。</w:t>
      </w:r>
    </w:p>
    <w:p w:rsidR="00C04663" w:rsidRDefault="00A7259F" w:rsidP="00813907">
      <w:pPr>
        <w:spacing w:after="240"/>
      </w:pPr>
      <w:r>
        <w:rPr>
          <w:rFonts w:hint="eastAsia"/>
        </w:rPr>
        <w:t>「我要化寒丹，越多越好，全都拿了給我。」</w:t>
      </w:r>
    </w:p>
    <w:p w:rsidR="00C04663" w:rsidRDefault="00A7259F" w:rsidP="00813907">
      <w:pPr>
        <w:spacing w:after="240"/>
      </w:pPr>
      <w:r>
        <w:rPr>
          <w:rFonts w:hint="eastAsia"/>
        </w:rPr>
        <w:lastRenderedPageBreak/>
        <w:t>「西門師兄…化寒丹…一顆…一顆靈石二十枚…」丹寶樓的弟子像是擔心西門上不給靈石，有些吞吞吐吐地開口。</w:t>
      </w:r>
    </w:p>
    <w:p w:rsidR="00C04663" w:rsidRDefault="00A7259F" w:rsidP="00813907">
      <w:pPr>
        <w:spacing w:after="240"/>
      </w:pPr>
      <w:r>
        <w:rPr>
          <w:rFonts w:hint="eastAsia"/>
        </w:rPr>
        <w:t>「甚麼靈石？我哥哥是西門吹雪，你難道不知道嗎！」西門上雙眼一瞪，提起了拳頭威嚇著。</w:t>
      </w:r>
    </w:p>
    <w:p w:rsidR="00C04663" w:rsidRDefault="00A7259F" w:rsidP="00813907">
      <w:pPr>
        <w:spacing w:after="240"/>
      </w:pPr>
      <w:r>
        <w:rPr>
          <w:rFonts w:hint="eastAsia"/>
        </w:rPr>
        <w:t>那丹寶樓弟子雖是練氣六層修為，但被這麼一嚇，無奈中只得從樓內櫃子裡拿出一瓶藥罐，遞到了西門上手中說道。</w:t>
      </w:r>
    </w:p>
    <w:p w:rsidR="00C04663" w:rsidRDefault="00A7259F" w:rsidP="00813907">
      <w:pPr>
        <w:spacing w:after="240"/>
      </w:pPr>
      <w:r>
        <w:rPr>
          <w:rFonts w:hint="eastAsia"/>
        </w:rPr>
        <w:t>「是…是…這裡是十枚化寒丹，西門師兄您請收下。」</w:t>
      </w:r>
    </w:p>
    <w:p w:rsidR="00C04663" w:rsidRDefault="00A7259F" w:rsidP="00813907">
      <w:pPr>
        <w:spacing w:after="240"/>
      </w:pPr>
      <w:r>
        <w:rPr>
          <w:rFonts w:hint="eastAsia"/>
        </w:rPr>
        <w:t>西門上拿起了藥罐，皺起眉頭有些不滿地詢問。</w:t>
      </w:r>
    </w:p>
    <w:p w:rsidR="00C04663" w:rsidRDefault="00A7259F" w:rsidP="00813907">
      <w:pPr>
        <w:spacing w:after="240"/>
      </w:pPr>
      <w:r>
        <w:rPr>
          <w:rFonts w:hint="eastAsia"/>
        </w:rPr>
        <w:t>「怎麼只有這一瓶，其他的呢？」</w:t>
      </w:r>
    </w:p>
    <w:p w:rsidR="00C04663" w:rsidRDefault="00A7259F" w:rsidP="00813907">
      <w:pPr>
        <w:spacing w:after="240"/>
      </w:pPr>
      <w:r>
        <w:rPr>
          <w:rFonts w:hint="eastAsia"/>
        </w:rPr>
        <w:t>「其他的…還沒煉出，西門師兄您每個月都來拿這丹藥，咱們這丹寶樓煉製速度跟不上阿…」丹寶樓弟子很是苦澀地回答。</w:t>
      </w:r>
    </w:p>
    <w:p w:rsidR="00C04663" w:rsidRDefault="00A7259F" w:rsidP="00813907">
      <w:pPr>
        <w:spacing w:after="240"/>
      </w:pPr>
      <w:r>
        <w:rPr>
          <w:rFonts w:hint="eastAsia"/>
        </w:rPr>
        <w:t>「跟不上…哼…你們丹寶樓的弟子都是一群垃圾，要不是我哥哥的幫忙，老譚掌門他早就將你們都換了出去，給刀仙宗那群真正有用的藥師來坐鎮多好。」</w:t>
      </w:r>
    </w:p>
    <w:p w:rsidR="00C04663" w:rsidRDefault="00A7259F" w:rsidP="00813907">
      <w:pPr>
        <w:spacing w:after="240"/>
      </w:pPr>
      <w:r>
        <w:rPr>
          <w:rFonts w:hint="eastAsia"/>
        </w:rPr>
        <w:t>西門上這番話講得讓那丹寶樓弟子臉上是青一陣白一陣，他雙拳緊握，心底有些不甘，但一想到對方哥哥是當前掌門疼愛的弟子之一，只得將這口氣給吞了下去。</w:t>
      </w:r>
    </w:p>
    <w:p w:rsidR="00C04663" w:rsidRDefault="00A7259F" w:rsidP="00813907">
      <w:pPr>
        <w:spacing w:after="240"/>
      </w:pPr>
      <w:r>
        <w:rPr>
          <w:rFonts w:hint="eastAsia"/>
        </w:rPr>
        <w:t>眼看對方真的拿不出其他化寒丹，西門上這才又威嚇一番，要對方下個月多拿幾瓶出來，跟著轉身離開丹寶樓。</w:t>
      </w:r>
    </w:p>
    <w:p w:rsidR="00C04663" w:rsidRDefault="00A7259F" w:rsidP="00813907">
      <w:pPr>
        <w:spacing w:after="240"/>
      </w:pPr>
      <w:r>
        <w:rPr>
          <w:rFonts w:hint="eastAsia"/>
        </w:rPr>
        <w:t>在西門上走遠之後，李龍飛這才現身，來到那丹寶樓弟子面前，開口詢問。</w:t>
      </w:r>
    </w:p>
    <w:p w:rsidR="00C04663" w:rsidRDefault="00A7259F" w:rsidP="00813907">
      <w:pPr>
        <w:spacing w:after="240"/>
      </w:pPr>
      <w:r>
        <w:rPr>
          <w:rFonts w:hint="eastAsia"/>
        </w:rPr>
        <w:t>「西門上拿那麼多化寒丹，是為了甚麼？」</w:t>
      </w:r>
    </w:p>
    <w:p w:rsidR="00C04663" w:rsidRDefault="00A7259F" w:rsidP="00813907">
      <w:pPr>
        <w:spacing w:after="240"/>
      </w:pPr>
      <w:r>
        <w:rPr>
          <w:rFonts w:hint="eastAsia"/>
        </w:rPr>
        <w:t>「你是誰，問那麼多幹麻！」那丹寶樓弟子此時正在心痛損失了一大筆丹藥，突然聽到李龍飛出聲詢問，嚇了一跳劈頭對著他大罵。</w:t>
      </w:r>
    </w:p>
    <w:p w:rsidR="00C04663" w:rsidRDefault="00A7259F" w:rsidP="00813907">
      <w:pPr>
        <w:spacing w:after="240"/>
      </w:pPr>
      <w:r>
        <w:rPr>
          <w:rFonts w:hint="eastAsia"/>
        </w:rPr>
        <w:t>李龍飛也不生氣，他</w:t>
      </w:r>
      <w:r w:rsidR="00484D80">
        <w:rPr>
          <w:rFonts w:hint="eastAsia"/>
        </w:rPr>
        <w:t>隨手一揮，一把飛劍已經</w:t>
      </w:r>
      <w:r>
        <w:rPr>
          <w:rFonts w:hint="eastAsia"/>
        </w:rPr>
        <w:t>不動聲色地</w:t>
      </w:r>
      <w:r w:rsidR="00484D80">
        <w:rPr>
          <w:rFonts w:hint="eastAsia"/>
        </w:rPr>
        <w:t>架在對方脖子上，配合</w:t>
      </w:r>
      <w:r>
        <w:rPr>
          <w:rFonts w:hint="eastAsia"/>
        </w:rPr>
        <w:t>練氣大圓滿的修為散開，輕聲又開口問道</w:t>
      </w:r>
      <w:r w:rsidR="00484D80">
        <w:rPr>
          <w:rFonts w:hint="eastAsia"/>
        </w:rPr>
        <w:t>，</w:t>
      </w:r>
    </w:p>
    <w:p w:rsidR="00C04663" w:rsidRDefault="00A7259F" w:rsidP="00813907">
      <w:pPr>
        <w:spacing w:after="240"/>
      </w:pPr>
      <w:r>
        <w:rPr>
          <w:rFonts w:hint="eastAsia"/>
        </w:rPr>
        <w:t>「告訴我，西門上拿那些丹藥幹麻？」</w:t>
      </w:r>
    </w:p>
    <w:p w:rsidR="00C04663" w:rsidRDefault="00A7259F" w:rsidP="00813907">
      <w:pPr>
        <w:spacing w:after="240"/>
      </w:pPr>
      <w:r>
        <w:rPr>
          <w:rFonts w:hint="eastAsia"/>
        </w:rPr>
        <w:t>那丹寶樓弟子</w:t>
      </w:r>
      <w:r w:rsidR="00484D80">
        <w:rPr>
          <w:rFonts w:hint="eastAsia"/>
        </w:rPr>
        <w:t>沒想到對方這麼大膽，剛想要大聲叫嚷，李龍飛又說道，「</w:t>
      </w:r>
    </w:p>
    <w:p w:rsidR="00C04663" w:rsidRDefault="00484D80" w:rsidP="00813907">
      <w:pPr>
        <w:spacing w:after="240"/>
      </w:pPr>
      <w:r>
        <w:rPr>
          <w:rFonts w:hint="eastAsia"/>
        </w:rPr>
        <w:t>你叫人叫得再快，也不會有我的劍快，想試看看嗎？」</w:t>
      </w:r>
    </w:p>
    <w:p w:rsidR="00C04663" w:rsidRDefault="008361ED" w:rsidP="00813907">
      <w:pPr>
        <w:spacing w:after="240"/>
      </w:pPr>
      <w:r>
        <w:rPr>
          <w:rFonts w:hint="eastAsia"/>
        </w:rPr>
        <w:lastRenderedPageBreak/>
        <w:t>丹寶樓弟子想了想</w:t>
      </w:r>
      <w:r w:rsidR="00A7259F">
        <w:rPr>
          <w:rFonts w:hint="eastAsia"/>
        </w:rPr>
        <w:t>，</w:t>
      </w:r>
      <w:r>
        <w:rPr>
          <w:rFonts w:hint="eastAsia"/>
        </w:rPr>
        <w:t>不在掙扎</w:t>
      </w:r>
      <w:r w:rsidR="00A7259F">
        <w:rPr>
          <w:rFonts w:hint="eastAsia"/>
        </w:rPr>
        <w:t>，</w:t>
      </w:r>
      <w:r>
        <w:rPr>
          <w:rFonts w:hint="eastAsia"/>
        </w:rPr>
        <w:t>而是</w:t>
      </w:r>
      <w:r w:rsidR="00A7259F">
        <w:rPr>
          <w:rFonts w:hint="eastAsia"/>
        </w:rPr>
        <w:t>仔細地看了李龍飛幾眼後睜大眼睛叫道。</w:t>
      </w:r>
    </w:p>
    <w:p w:rsidR="00C04663" w:rsidRDefault="00A7259F" w:rsidP="00813907">
      <w:pPr>
        <w:spacing w:after="240"/>
      </w:pPr>
      <w:r>
        <w:rPr>
          <w:rFonts w:hint="eastAsia"/>
        </w:rPr>
        <w:t>「你…你是李龍飛…李師兄，你…你不是死了嗎？」</w:t>
      </w:r>
    </w:p>
    <w:p w:rsidR="00C04663" w:rsidRDefault="00A7259F" w:rsidP="00813907">
      <w:pPr>
        <w:spacing w:after="240"/>
      </w:pPr>
      <w:r>
        <w:rPr>
          <w:rFonts w:hint="eastAsia"/>
        </w:rPr>
        <w:t>「我沒死，我回來了，但你如果再不回答我，恐怕我不得不出手…」李龍飛搖搖頭，心中已經有了決定。</w:t>
      </w:r>
    </w:p>
    <w:p w:rsidR="00C04663" w:rsidRDefault="008361ED" w:rsidP="00813907">
      <w:pPr>
        <w:spacing w:after="240"/>
      </w:pPr>
      <w:r>
        <w:rPr>
          <w:rFonts w:hint="eastAsia"/>
        </w:rPr>
        <w:t>並非他下手狠毒，而是他明白此時宗門內已經是危機重重，有了那麼多的經驗，他已經明白該下重手時千萬不可以心軟。</w:t>
      </w:r>
    </w:p>
    <w:p w:rsidR="00C04663" w:rsidRDefault="00A7259F" w:rsidP="00813907">
      <w:pPr>
        <w:spacing w:after="240"/>
      </w:pPr>
      <w:r>
        <w:rPr>
          <w:rFonts w:hint="eastAsia"/>
        </w:rPr>
        <w:t>那丹寶樓弟子見到他的表情，知道不能再有所遲疑，連忙開口說道。</w:t>
      </w:r>
    </w:p>
    <w:p w:rsidR="00C04663" w:rsidRDefault="00A7259F" w:rsidP="00813907">
      <w:pPr>
        <w:spacing w:after="240"/>
      </w:pPr>
      <w:r>
        <w:rPr>
          <w:rFonts w:hint="eastAsia"/>
        </w:rPr>
        <w:t>「我也不知道…我只知道，西門師兄他拿這化寒丹已經很多次了，每次都是借著他哥哥的名義來白拿…我…我也很是無奈！」</w:t>
      </w:r>
    </w:p>
    <w:p w:rsidR="00C04663" w:rsidRDefault="00A7259F" w:rsidP="00813907">
      <w:pPr>
        <w:spacing w:after="240"/>
      </w:pPr>
      <w:r>
        <w:rPr>
          <w:rFonts w:hint="eastAsia"/>
        </w:rPr>
        <w:t>李龍飛看著對方眼神，知道他沒有說謊，心中有些不解。</w:t>
      </w:r>
    </w:p>
    <w:p w:rsidR="00C04663" w:rsidRDefault="00A7259F" w:rsidP="00813907">
      <w:pPr>
        <w:spacing w:after="240"/>
      </w:pPr>
      <w:r>
        <w:rPr>
          <w:rFonts w:hint="eastAsia"/>
        </w:rPr>
        <w:t>他這次來丹寶樓，主要也是要拿這化寒丹要替</w:t>
      </w:r>
      <w:r w:rsidR="00152965">
        <w:rPr>
          <w:rFonts w:hint="eastAsia"/>
        </w:rPr>
        <w:t>楚若梅</w:t>
      </w:r>
      <w:r>
        <w:rPr>
          <w:rFonts w:hint="eastAsia"/>
        </w:rPr>
        <w:t>解那體內的寒氣，想不到西門上會把它全都拿走。</w:t>
      </w:r>
    </w:p>
    <w:p w:rsidR="00C04663" w:rsidRDefault="00A7259F" w:rsidP="00813907">
      <w:pPr>
        <w:spacing w:after="240"/>
      </w:pPr>
      <w:r>
        <w:rPr>
          <w:rFonts w:hint="eastAsia"/>
        </w:rPr>
        <w:t>更奇怪是，西門上沒事拿那麼多丹藥為何？</w:t>
      </w:r>
    </w:p>
    <w:p w:rsidR="00C04663" w:rsidRDefault="00A7259F" w:rsidP="00813907">
      <w:pPr>
        <w:spacing w:after="240"/>
      </w:pPr>
      <w:r>
        <w:rPr>
          <w:rFonts w:hint="eastAsia"/>
        </w:rPr>
        <w:t>這化寒丹三顆已經可以治好一般受到寒氣入體傷害的傷患了，十顆化寒丹，服了恐怕有害無益，更別提他還拿了好幾次。</w:t>
      </w:r>
    </w:p>
    <w:p w:rsidR="00C04663" w:rsidRDefault="00A7259F" w:rsidP="00813907">
      <w:pPr>
        <w:spacing w:after="240"/>
      </w:pPr>
      <w:r>
        <w:rPr>
          <w:rFonts w:hint="eastAsia"/>
        </w:rPr>
        <w:t>想到這，李龍飛心底起了一個懷疑。</w:t>
      </w:r>
    </w:p>
    <w:p w:rsidR="00C04663" w:rsidRDefault="00A7259F" w:rsidP="00813907">
      <w:pPr>
        <w:spacing w:after="240"/>
      </w:pPr>
      <w:r>
        <w:rPr>
          <w:rFonts w:hint="eastAsia"/>
        </w:rPr>
        <w:t>他淡淡看了那丹寶樓弟子一眼後，伸出了手，開口說道。</w:t>
      </w:r>
    </w:p>
    <w:p w:rsidR="00C04663" w:rsidRDefault="00A7259F" w:rsidP="00813907">
      <w:pPr>
        <w:spacing w:after="240"/>
      </w:pPr>
      <w:r>
        <w:rPr>
          <w:rFonts w:hint="eastAsia"/>
        </w:rPr>
        <w:t>「給我</w:t>
      </w:r>
      <w:r w:rsidR="00152965">
        <w:rPr>
          <w:rFonts w:hint="eastAsia"/>
        </w:rPr>
        <w:t>補靈丹</w:t>
      </w:r>
      <w:r>
        <w:rPr>
          <w:rFonts w:hint="eastAsia"/>
        </w:rPr>
        <w:t>，</w:t>
      </w:r>
      <w:r w:rsidR="00152965">
        <w:rPr>
          <w:rFonts w:hint="eastAsia"/>
        </w:rPr>
        <w:t>化寒丹</w:t>
      </w:r>
      <w:r>
        <w:rPr>
          <w:rFonts w:hint="eastAsia"/>
        </w:rPr>
        <w:t>，還有</w:t>
      </w:r>
      <w:r w:rsidR="00152965">
        <w:rPr>
          <w:rFonts w:hint="eastAsia"/>
        </w:rPr>
        <w:t>療元</w:t>
      </w:r>
      <w:r>
        <w:rPr>
          <w:rFonts w:hint="eastAsia"/>
        </w:rPr>
        <w:t>丹各三顆。」</w:t>
      </w:r>
    </w:p>
    <w:p w:rsidR="00C04663" w:rsidRDefault="00152965" w:rsidP="00813907">
      <w:pPr>
        <w:spacing w:after="240"/>
      </w:pPr>
      <w:r>
        <w:rPr>
          <w:rFonts w:hint="eastAsia"/>
        </w:rPr>
        <w:t>療元丹</w:t>
      </w:r>
      <w:r w:rsidR="00A7259F">
        <w:rPr>
          <w:rFonts w:hint="eastAsia"/>
        </w:rPr>
        <w:t>，是用在</w:t>
      </w:r>
      <w:r>
        <w:rPr>
          <w:rFonts w:hint="eastAsia"/>
        </w:rPr>
        <w:t>受傷</w:t>
      </w:r>
      <w:r w:rsidR="00A7259F">
        <w:rPr>
          <w:rFonts w:hint="eastAsia"/>
        </w:rPr>
        <w:t>時服用，</w:t>
      </w:r>
      <w:r>
        <w:rPr>
          <w:rFonts w:hint="eastAsia"/>
        </w:rPr>
        <w:t>比起療傷丹，還要高上一籌，要價不斐，加上補靈丹與化寒丹</w:t>
      </w:r>
      <w:r w:rsidR="00A7259F">
        <w:rPr>
          <w:rFonts w:hint="eastAsia"/>
        </w:rPr>
        <w:t>，</w:t>
      </w:r>
      <w:r>
        <w:rPr>
          <w:rFonts w:hint="eastAsia"/>
        </w:rPr>
        <w:t>總共也要百來顆靈石。</w:t>
      </w:r>
    </w:p>
    <w:p w:rsidR="00C04663" w:rsidRDefault="00A7259F" w:rsidP="00813907">
      <w:pPr>
        <w:spacing w:after="240"/>
      </w:pPr>
      <w:r>
        <w:rPr>
          <w:rFonts w:hint="eastAsia"/>
        </w:rPr>
        <w:t>此時丹寶樓弟子</w:t>
      </w:r>
      <w:r w:rsidR="00152965">
        <w:rPr>
          <w:rFonts w:hint="eastAsia"/>
        </w:rPr>
        <w:t>一</w:t>
      </w:r>
      <w:r>
        <w:rPr>
          <w:rFonts w:hint="eastAsia"/>
        </w:rPr>
        <w:t>聽，</w:t>
      </w:r>
      <w:r w:rsidR="00152965">
        <w:rPr>
          <w:rFonts w:hint="eastAsia"/>
        </w:rPr>
        <w:t>臉色頓時有些難看，</w:t>
      </w:r>
      <w:r>
        <w:rPr>
          <w:rFonts w:hint="eastAsia"/>
        </w:rPr>
        <w:t>但在感受到李龍飛身上練氣大圓滿的氣息</w:t>
      </w:r>
      <w:r w:rsidR="00152965">
        <w:rPr>
          <w:rFonts w:hint="eastAsia"/>
        </w:rPr>
        <w:t>與不善之意後</w:t>
      </w:r>
      <w:r>
        <w:rPr>
          <w:rFonts w:hint="eastAsia"/>
        </w:rPr>
        <w:t>，終究還是咬著牙遞給了他。</w:t>
      </w:r>
    </w:p>
    <w:p w:rsidR="00C04663" w:rsidRDefault="00A7259F" w:rsidP="00813907">
      <w:pPr>
        <w:spacing w:after="240"/>
      </w:pPr>
      <w:r>
        <w:rPr>
          <w:rFonts w:hint="eastAsia"/>
        </w:rPr>
        <w:t>「謝謝，這些丹藥費用，我離開自在道時，自然為送還，另外，請不要對其他人提到我的事情，否則後果自負。」李龍飛收起丹藥，雙拳一揖，</w:t>
      </w:r>
      <w:r w:rsidR="008361ED">
        <w:rPr>
          <w:rFonts w:hint="eastAsia"/>
        </w:rPr>
        <w:t>連同飛劍</w:t>
      </w:r>
      <w:r>
        <w:rPr>
          <w:rFonts w:hint="eastAsia"/>
        </w:rPr>
        <w:t>縱身退了開來，那丹寶樓弟子這才如釋重負，噓地吐出了一口氣，看著李龍飛離開的方向心想。</w:t>
      </w:r>
    </w:p>
    <w:p w:rsidR="00C04663" w:rsidRDefault="00A7259F" w:rsidP="00813907">
      <w:pPr>
        <w:spacing w:after="240"/>
      </w:pPr>
      <w:r>
        <w:rPr>
          <w:rFonts w:hint="eastAsia"/>
        </w:rPr>
        <w:t>「謠傳說李師兄七年前已經身亡，想不到今日卻再度看到，更沒想到他修為已經達到練氣大圓滿，如果王師兄還在，不知道誰強上一些？」</w:t>
      </w:r>
    </w:p>
    <w:p w:rsidR="00C04663" w:rsidRDefault="00A7259F" w:rsidP="00813907">
      <w:pPr>
        <w:spacing w:after="240"/>
      </w:pPr>
      <w:r>
        <w:rPr>
          <w:rFonts w:hint="eastAsia"/>
        </w:rPr>
        <w:lastRenderedPageBreak/>
        <w:t>「唉，宗門遭逢大劫，我看我這丹寶樓弟子也做不久了，還是找個機會趕快離開這，免得之後惹禍上身可就糟了。」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沒有如果</w:t>
      </w:r>
    </w:p>
    <w:p w:rsidR="00C04663" w:rsidRDefault="00C04663" w:rsidP="00813907">
      <w:pPr>
        <w:spacing w:after="240"/>
      </w:pPr>
    </w:p>
    <w:p w:rsidR="00C04663" w:rsidRDefault="00A7259F" w:rsidP="00813907">
      <w:pPr>
        <w:spacing w:after="240"/>
      </w:pPr>
      <w:r>
        <w:rPr>
          <w:rFonts w:hint="eastAsia"/>
        </w:rPr>
        <w:t>離開了丹寶樓，李龍飛雖然有些懷疑，但眼下自在道對自己不利的人太多，所以雖然想去追蹤西門上的去向，最後還是決定先回到了</w:t>
      </w:r>
      <w:r w:rsidR="00152965">
        <w:rPr>
          <w:rFonts w:hint="eastAsia"/>
        </w:rPr>
        <w:t>楚若梅</w:t>
      </w:r>
      <w:r>
        <w:rPr>
          <w:rFonts w:hint="eastAsia"/>
        </w:rPr>
        <w:t>的洞府裡。</w:t>
      </w:r>
    </w:p>
    <w:p w:rsidR="00C04663" w:rsidRDefault="00A7259F" w:rsidP="00813907">
      <w:pPr>
        <w:spacing w:after="240"/>
      </w:pPr>
      <w:r>
        <w:rPr>
          <w:rFonts w:hint="eastAsia"/>
        </w:rPr>
        <w:t>一入洞府，只見</w:t>
      </w:r>
      <w:r w:rsidR="00152965">
        <w:rPr>
          <w:rFonts w:hint="eastAsia"/>
        </w:rPr>
        <w:t>楚若梅</w:t>
      </w:r>
      <w:r>
        <w:rPr>
          <w:rFonts w:hint="eastAsia"/>
        </w:rPr>
        <w:t>的身影躺在地上，體外一層寒霜凝結著，他心中一驚，忙上前扶起對方，運起靈氣，化作陽剛之勁將</w:t>
      </w:r>
      <w:r w:rsidR="00152965">
        <w:rPr>
          <w:rFonts w:hint="eastAsia"/>
        </w:rPr>
        <w:t>楚若梅</w:t>
      </w:r>
      <w:r>
        <w:rPr>
          <w:rFonts w:hint="eastAsia"/>
        </w:rPr>
        <w:t>體內的氣血給打通開來。</w:t>
      </w:r>
    </w:p>
    <w:p w:rsidR="00C04663" w:rsidRDefault="00A7259F" w:rsidP="00813907">
      <w:pPr>
        <w:spacing w:after="240"/>
      </w:pPr>
      <w:r>
        <w:rPr>
          <w:rFonts w:hint="eastAsia"/>
        </w:rPr>
        <w:t>在他尚未將對方氣血給完全通透之時，突然府外一陣敲門聲，接著便是西門上的聲音傳入。</w:t>
      </w:r>
    </w:p>
    <w:p w:rsidR="00C04663" w:rsidRDefault="00A7259F" w:rsidP="00813907">
      <w:pPr>
        <w:spacing w:after="240"/>
      </w:pPr>
      <w:r>
        <w:rPr>
          <w:rFonts w:hint="eastAsia"/>
        </w:rPr>
        <w:t>「東師妹，開門，我給妳送丹藥來了…」</w:t>
      </w:r>
    </w:p>
    <w:p w:rsidR="00C04663" w:rsidRDefault="00152965" w:rsidP="00813907">
      <w:pPr>
        <w:spacing w:after="240"/>
      </w:pPr>
      <w:r>
        <w:rPr>
          <w:rFonts w:hint="eastAsia"/>
        </w:rPr>
        <w:t>楚若梅</w:t>
      </w:r>
      <w:r w:rsidR="00A7259F">
        <w:rPr>
          <w:rFonts w:hint="eastAsia"/>
        </w:rPr>
        <w:t>雖然氣血沒有完全打通，但她被李龍飛靈氣相助，已經轉醒過來，此時聽到西門上的聲音，張開眼表情虛弱中帶著一絲著急，眨眼示意李龍飛躲到床底下面，接著站起身來往洞口走去。</w:t>
      </w:r>
    </w:p>
    <w:p w:rsidR="00C04663" w:rsidRDefault="00A7259F" w:rsidP="00813907">
      <w:pPr>
        <w:spacing w:after="240"/>
      </w:pPr>
      <w:r>
        <w:rPr>
          <w:rFonts w:hint="eastAsia"/>
        </w:rPr>
        <w:t>李龍飛雖然有些錯愕，但他也知道此時不該現身在西門上面前，所以拉起床緣，鑽進床底躲著要看西門上到底在搞些甚麼鬼。</w:t>
      </w:r>
    </w:p>
    <w:p w:rsidR="00C04663" w:rsidRDefault="00A7259F" w:rsidP="00813907">
      <w:pPr>
        <w:spacing w:after="240"/>
      </w:pPr>
      <w:r>
        <w:rPr>
          <w:rFonts w:hint="eastAsia"/>
        </w:rPr>
        <w:t>那西門上叫了幾聲沒聽見回應，突然著急了起來大喊著。</w:t>
      </w:r>
    </w:p>
    <w:p w:rsidR="00C04663" w:rsidRDefault="00A7259F" w:rsidP="00813907">
      <w:pPr>
        <w:spacing w:after="240"/>
      </w:pPr>
      <w:r>
        <w:rPr>
          <w:rFonts w:hint="eastAsia"/>
        </w:rPr>
        <w:t>「</w:t>
      </w:r>
      <w:r w:rsidR="00152965">
        <w:rPr>
          <w:rFonts w:hint="eastAsia"/>
        </w:rPr>
        <w:t>楚若梅</w:t>
      </w:r>
      <w:r>
        <w:rPr>
          <w:rFonts w:hint="eastAsia"/>
        </w:rPr>
        <w:t>，妳怎麼了，快開門，再不開門，我要破門而入了喔…」</w:t>
      </w:r>
    </w:p>
    <w:p w:rsidR="00C04663" w:rsidRDefault="00A7259F" w:rsidP="00813907">
      <w:pPr>
        <w:spacing w:after="240"/>
      </w:pPr>
      <w:r>
        <w:rPr>
          <w:rFonts w:hint="eastAsia"/>
        </w:rPr>
        <w:t>「…等會…我要開門了…」</w:t>
      </w:r>
      <w:r w:rsidR="00152965">
        <w:rPr>
          <w:rFonts w:hint="eastAsia"/>
        </w:rPr>
        <w:t>楚若梅</w:t>
      </w:r>
      <w:r>
        <w:rPr>
          <w:rFonts w:hint="eastAsia"/>
        </w:rPr>
        <w:t>看到李龍飛躲好，這才氣弱游絲開口喊著，同時將那洞府門口打開。</w:t>
      </w:r>
    </w:p>
    <w:p w:rsidR="00C04663" w:rsidRDefault="00A7259F" w:rsidP="00813907">
      <w:pPr>
        <w:spacing w:after="240"/>
      </w:pPr>
      <w:r>
        <w:rPr>
          <w:rFonts w:hint="eastAsia"/>
        </w:rPr>
        <w:t>甫一開門，西門上便神情擔憂地衝了進來，接著一把抓住</w:t>
      </w:r>
      <w:r w:rsidR="00152965">
        <w:rPr>
          <w:rFonts w:hint="eastAsia"/>
        </w:rPr>
        <w:t>楚若梅</w:t>
      </w:r>
      <w:r>
        <w:rPr>
          <w:rFonts w:hint="eastAsia"/>
        </w:rPr>
        <w:t>的的手說。</w:t>
      </w:r>
    </w:p>
    <w:p w:rsidR="00C04663" w:rsidRDefault="00A7259F" w:rsidP="00813907">
      <w:pPr>
        <w:spacing w:after="240"/>
      </w:pPr>
      <w:r>
        <w:rPr>
          <w:rFonts w:hint="eastAsia"/>
        </w:rPr>
        <w:t>「妳的身子怎麼那麼冰，妳又不肯吃我給你的化寒丹了，是嗎？」</w:t>
      </w:r>
    </w:p>
    <w:p w:rsidR="00C04663" w:rsidRDefault="00A7259F" w:rsidP="00813907">
      <w:pPr>
        <w:spacing w:after="240"/>
      </w:pPr>
      <w:r>
        <w:rPr>
          <w:rFonts w:hint="eastAsia"/>
        </w:rPr>
        <w:t>「我早說過了…我不會吃你的丹藥，你就算給我再多，也都沒用，你還不懂嗎？」</w:t>
      </w:r>
      <w:r w:rsidR="00152965">
        <w:rPr>
          <w:rFonts w:hint="eastAsia"/>
        </w:rPr>
        <w:t>楚若梅</w:t>
      </w:r>
      <w:r>
        <w:rPr>
          <w:rFonts w:hint="eastAsia"/>
        </w:rPr>
        <w:t>強忍著寒冷，厭惡地甩開西門上的手說。</w:t>
      </w:r>
    </w:p>
    <w:p w:rsidR="00C04663" w:rsidRDefault="00A7259F" w:rsidP="00813907">
      <w:pPr>
        <w:spacing w:after="240"/>
      </w:pPr>
      <w:r>
        <w:rPr>
          <w:rFonts w:hint="eastAsia"/>
        </w:rPr>
        <w:t>西門上雙手被這麼一甩，表情有些苦澀，他從懷中掏出剛拿到的那瓶化寒丹放在桌上說。</w:t>
      </w:r>
    </w:p>
    <w:p w:rsidR="00C04663" w:rsidRDefault="00A7259F" w:rsidP="00813907">
      <w:pPr>
        <w:spacing w:after="240"/>
      </w:pPr>
      <w:r>
        <w:rPr>
          <w:rFonts w:hint="eastAsia"/>
        </w:rPr>
        <w:lastRenderedPageBreak/>
        <w:t>「為甚麼，為甚麼妳一定要這麼做，妳難道不懂，我哥不可能中你的計嗎？」</w:t>
      </w:r>
    </w:p>
    <w:p w:rsidR="00C04663" w:rsidRDefault="00152965" w:rsidP="00813907">
      <w:pPr>
        <w:spacing w:after="240"/>
      </w:pPr>
      <w:r>
        <w:rPr>
          <w:rFonts w:hint="eastAsia"/>
        </w:rPr>
        <w:t>楚若梅</w:t>
      </w:r>
      <w:r w:rsidR="00A7259F">
        <w:rPr>
          <w:rFonts w:hint="eastAsia"/>
        </w:rPr>
        <w:t>的身子輕顫，下意識看向床的那一頭，半晌後她嘆口氣說。</w:t>
      </w:r>
    </w:p>
    <w:p w:rsidR="00C04663" w:rsidRDefault="00A7259F" w:rsidP="00813907">
      <w:pPr>
        <w:spacing w:after="240"/>
      </w:pPr>
      <w:r>
        <w:rPr>
          <w:rFonts w:hint="eastAsia"/>
        </w:rPr>
        <w:t>「那你難道不懂，我只剩這條路可走了嗎？不管你哥中不中計，只要他還願意把我當鼎爐，我就還有機會。」</w:t>
      </w:r>
    </w:p>
    <w:p w:rsidR="00C04663" w:rsidRDefault="00A7259F" w:rsidP="00813907">
      <w:pPr>
        <w:spacing w:after="240"/>
      </w:pPr>
      <w:r>
        <w:rPr>
          <w:rFonts w:hint="eastAsia"/>
        </w:rPr>
        <w:t>「你走吧，這瓶丹藥，你還給丹寶樓的弟子，你拿的化寒丹夠他賠上好幾年的靈石了。」</w:t>
      </w:r>
    </w:p>
    <w:p w:rsidR="00C04663" w:rsidRDefault="00A7259F" w:rsidP="00813907">
      <w:pPr>
        <w:spacing w:after="240"/>
      </w:pPr>
      <w:r>
        <w:rPr>
          <w:rFonts w:hint="eastAsia"/>
        </w:rPr>
        <w:t>西門上臉色蒼白，退了兩三步後苦笑著說。</w:t>
      </w:r>
    </w:p>
    <w:p w:rsidR="00C04663" w:rsidRDefault="00A7259F" w:rsidP="00813907">
      <w:pPr>
        <w:spacing w:after="240"/>
      </w:pPr>
      <w:r>
        <w:rPr>
          <w:rFonts w:hint="eastAsia"/>
        </w:rPr>
        <w:t>「就為了東門那個傻子嗎？兩年了，他都死了兩年了，妳還忘不了他嗎？」</w:t>
      </w:r>
    </w:p>
    <w:p w:rsidR="00C04663" w:rsidRDefault="00A7259F" w:rsidP="00813907">
      <w:pPr>
        <w:spacing w:after="240"/>
      </w:pPr>
      <w:r>
        <w:rPr>
          <w:rFonts w:hint="eastAsia"/>
        </w:rPr>
        <w:t>「要我說，他有甚麼好，就算是我，論修為外貌哪一點不及他了，更何況我哥是老譚掌門最疼愛的弟子之一，日後我肯定也是刀仙宗的內門弟子名額？」</w:t>
      </w:r>
    </w:p>
    <w:p w:rsidR="00C04663" w:rsidRDefault="00A7259F" w:rsidP="00813907">
      <w:pPr>
        <w:spacing w:after="240"/>
      </w:pPr>
      <w:r>
        <w:rPr>
          <w:rFonts w:hint="eastAsia"/>
        </w:rPr>
        <w:t>「西、門、上…」</w:t>
      </w:r>
      <w:r w:rsidR="00152965">
        <w:rPr>
          <w:rFonts w:hint="eastAsia"/>
        </w:rPr>
        <w:t>楚若梅</w:t>
      </w:r>
      <w:r>
        <w:rPr>
          <w:rFonts w:hint="eastAsia"/>
        </w:rPr>
        <w:t>聽到這話，臉色刷地漲紅，配上她原先毫無血色的蒼白，看起來有著一股妖異的豔麗，她一字一句地瞪著西門上，語氣冰寒地說著。</w:t>
      </w:r>
    </w:p>
    <w:p w:rsidR="00C04663" w:rsidRDefault="00A7259F" w:rsidP="00813907">
      <w:pPr>
        <w:spacing w:after="240"/>
      </w:pPr>
      <w:r>
        <w:rPr>
          <w:rFonts w:hint="eastAsia"/>
        </w:rPr>
        <w:t>「我最後一次警告你，你要是再敢侮辱我那去世的夫君，我就算拼著今天就死去的可能性，也要跟你決一生死。」</w:t>
      </w:r>
    </w:p>
    <w:p w:rsidR="00C04663" w:rsidRDefault="00A7259F" w:rsidP="00813907">
      <w:pPr>
        <w:spacing w:after="240"/>
      </w:pPr>
      <w:r>
        <w:rPr>
          <w:rFonts w:hint="eastAsia"/>
        </w:rPr>
        <w:t>「東門師兄他即便死，也死得光明正大，死得其所！你跟你哥還有老譚道人，為了利益背叛宗門，就算妳們資質背景都比他好，在我眼中，東門師兄仍是我最值得敬佩的師兄，同時也是我最值得驕傲的夫君！」</w:t>
      </w:r>
    </w:p>
    <w:p w:rsidR="00C04663" w:rsidRDefault="00A7259F" w:rsidP="00813907">
      <w:pPr>
        <w:spacing w:after="240"/>
      </w:pPr>
      <w:r>
        <w:rPr>
          <w:rFonts w:hint="eastAsia"/>
        </w:rPr>
        <w:t>聽到</w:t>
      </w:r>
      <w:r w:rsidR="00152965">
        <w:rPr>
          <w:rFonts w:hint="eastAsia"/>
        </w:rPr>
        <w:t>楚若梅</w:t>
      </w:r>
      <w:r>
        <w:rPr>
          <w:rFonts w:hint="eastAsia"/>
        </w:rPr>
        <w:t>這麼說，西門上張口待要說些甚麼，看見對方那堅毅的眼神，最後還是吞了下去，嘆一口氣轉身要走出洞府。</w:t>
      </w:r>
    </w:p>
    <w:p w:rsidR="00C04663" w:rsidRDefault="00152965" w:rsidP="00813907">
      <w:pPr>
        <w:spacing w:after="240"/>
      </w:pPr>
      <w:r>
        <w:rPr>
          <w:rFonts w:hint="eastAsia"/>
        </w:rPr>
        <w:t>楚若梅</w:t>
      </w:r>
      <w:r w:rsidR="00A7259F">
        <w:rPr>
          <w:rFonts w:hint="eastAsia"/>
        </w:rPr>
        <w:t>袖子一揮，桌上那瓶化寒丹飛向西門上，她沒有半分猶豫地說。</w:t>
      </w:r>
    </w:p>
    <w:p w:rsidR="00C04663" w:rsidRDefault="00A7259F" w:rsidP="00813907">
      <w:pPr>
        <w:spacing w:after="240"/>
      </w:pPr>
      <w:r>
        <w:rPr>
          <w:rFonts w:hint="eastAsia"/>
        </w:rPr>
        <w:t>「這瓶化寒丹還你，先前那些我已經都送給了有需要的人，如果有機會，我會湊到足夠靈石拿去給那丹寶樓的弟子。」</w:t>
      </w:r>
    </w:p>
    <w:p w:rsidR="00C04663" w:rsidRDefault="00A7259F" w:rsidP="00813907">
      <w:pPr>
        <w:spacing w:after="240"/>
      </w:pPr>
      <w:r>
        <w:rPr>
          <w:rFonts w:hint="eastAsia"/>
        </w:rPr>
        <w:t>西門上原先已經走到了門口，他接到那瓶丹藥，頓了一頓，沒有回頭，卻是聲音中帶著一絲愧疚，沉聲開口說道。</w:t>
      </w:r>
    </w:p>
    <w:p w:rsidR="00C04663" w:rsidRDefault="00A7259F" w:rsidP="00813907">
      <w:pPr>
        <w:spacing w:after="240"/>
      </w:pPr>
      <w:r>
        <w:rPr>
          <w:rFonts w:hint="eastAsia"/>
        </w:rPr>
        <w:t>「…當初，我向我哥提起妳時，是以為我哥會替我保護妳，讓妳跟東門在那場戰亂中不至於受到傷害。但我真的沒想到，我哥會因為妳而殺了東門師兄。」</w:t>
      </w:r>
    </w:p>
    <w:p w:rsidR="00C04663" w:rsidRDefault="00A7259F" w:rsidP="00813907">
      <w:pPr>
        <w:spacing w:after="240"/>
      </w:pPr>
      <w:r>
        <w:rPr>
          <w:rFonts w:hint="eastAsia"/>
        </w:rPr>
        <w:t>「我更沒想到，這一切，最終導致妳自願當我哥的鼎爐，只為了換取一個不可能成功的殺他機會。」</w:t>
      </w:r>
    </w:p>
    <w:p w:rsidR="00C04663" w:rsidRDefault="00A7259F" w:rsidP="00813907">
      <w:pPr>
        <w:spacing w:after="240"/>
      </w:pPr>
      <w:r>
        <w:rPr>
          <w:rFonts w:hint="eastAsia"/>
        </w:rPr>
        <w:lastRenderedPageBreak/>
        <w:t>「如果我早知道會有這樣的結果，當初就算是替東門師兄犧牲，我也會親自送你們走，至少讓我在妳心中留有一個位置，也不像現在這樣讓妳瞧不起我…」</w:t>
      </w:r>
    </w:p>
    <w:p w:rsidR="00C04663" w:rsidRDefault="00A7259F" w:rsidP="00813907">
      <w:pPr>
        <w:spacing w:after="240"/>
      </w:pPr>
      <w:r>
        <w:rPr>
          <w:rFonts w:hint="eastAsia"/>
        </w:rPr>
        <w:t>「這世上…沒有如果…」</w:t>
      </w:r>
      <w:r w:rsidR="00152965">
        <w:rPr>
          <w:rFonts w:hint="eastAsia"/>
        </w:rPr>
        <w:t>楚若梅</w:t>
      </w:r>
      <w:r>
        <w:rPr>
          <w:rFonts w:hint="eastAsia"/>
        </w:rPr>
        <w:t>的臉上看不出表情，她輕輕咬了下嘴唇，喃喃用著她自己聽得到的聲音說著。</w:t>
      </w:r>
    </w:p>
    <w:p w:rsidR="00C04663" w:rsidRDefault="00A7259F" w:rsidP="00813907">
      <w:pPr>
        <w:spacing w:after="240"/>
      </w:pPr>
      <w:r>
        <w:rPr>
          <w:rFonts w:hint="eastAsia"/>
        </w:rPr>
        <w:t>西門上等了一會，聽不到任何回應，嘆了口氣，最終還是走出了門口，而床底下李龍飛反因修為深厚，所以將兩人的對話清清楚楚都傳進了耳裡。</w:t>
      </w:r>
    </w:p>
    <w:p w:rsidR="00C04663" w:rsidRDefault="00A7259F" w:rsidP="00813907">
      <w:pPr>
        <w:spacing w:after="240"/>
      </w:pPr>
      <w:r>
        <w:rPr>
          <w:rFonts w:hint="eastAsia"/>
        </w:rPr>
        <w:t>他原先去丹寶樓的用意跟西門上一樣，都是想要來化解</w:t>
      </w:r>
      <w:r w:rsidR="00152965">
        <w:rPr>
          <w:rFonts w:hint="eastAsia"/>
        </w:rPr>
        <w:t>楚若梅</w:t>
      </w:r>
      <w:r>
        <w:rPr>
          <w:rFonts w:hint="eastAsia"/>
        </w:rPr>
        <w:t>身體寒氣的丹藥，如今見到這一幕，心知對方是不可能接受自己的好意了。</w:t>
      </w:r>
    </w:p>
    <w:p w:rsidR="00C04663" w:rsidRDefault="00A7259F" w:rsidP="00813907">
      <w:pPr>
        <w:spacing w:after="240"/>
      </w:pPr>
      <w:r>
        <w:rPr>
          <w:rFonts w:hint="eastAsia"/>
        </w:rPr>
        <w:t>「這世上…的確沒有如果…」他深吸一口氣，腦中想起了，當日李府的那一幕，同時也喃喃開著口。</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遠古之路</w:t>
      </w:r>
    </w:p>
    <w:p w:rsidR="00C04663" w:rsidRDefault="00C04663" w:rsidP="00813907">
      <w:pPr>
        <w:spacing w:after="240"/>
      </w:pPr>
    </w:p>
    <w:p w:rsidR="00C04663" w:rsidRDefault="00A7259F" w:rsidP="00813907">
      <w:pPr>
        <w:spacing w:after="240"/>
      </w:pPr>
      <w:r>
        <w:rPr>
          <w:rFonts w:hint="eastAsia"/>
        </w:rPr>
        <w:t>西門上走後，李龍飛爬出床底，替</w:t>
      </w:r>
      <w:r w:rsidR="00152965">
        <w:rPr>
          <w:rFonts w:hint="eastAsia"/>
        </w:rPr>
        <w:t>楚若梅</w:t>
      </w:r>
      <w:r>
        <w:rPr>
          <w:rFonts w:hint="eastAsia"/>
        </w:rPr>
        <w:t>將其體內氣血最低限度疏通，同時又以</w:t>
      </w:r>
      <w:r w:rsidR="00484D80">
        <w:rPr>
          <w:rFonts w:hint="eastAsia"/>
        </w:rPr>
        <w:t>掏出那三粒化寒丹替她</w:t>
      </w:r>
      <w:r>
        <w:rPr>
          <w:rFonts w:hint="eastAsia"/>
        </w:rPr>
        <w:t>保住那些寒氣不至於散走。</w:t>
      </w:r>
    </w:p>
    <w:p w:rsidR="00C04663" w:rsidRDefault="00A7259F" w:rsidP="00813907">
      <w:pPr>
        <w:spacing w:after="240"/>
      </w:pPr>
      <w:r>
        <w:rPr>
          <w:rFonts w:hint="eastAsia"/>
        </w:rPr>
        <w:t>這過程中，李龍飛跟</w:t>
      </w:r>
      <w:r w:rsidR="0047547D">
        <w:rPr>
          <w:rFonts w:hint="eastAsia"/>
        </w:rPr>
        <w:t>楚若梅</w:t>
      </w:r>
      <w:r>
        <w:rPr>
          <w:rFonts w:hint="eastAsia"/>
        </w:rPr>
        <w:t>都默默不語，直到疏通完後，李龍飛才沉聲說道。</w:t>
      </w:r>
    </w:p>
    <w:p w:rsidR="00C04663" w:rsidRDefault="00A7259F" w:rsidP="00813907">
      <w:pPr>
        <w:spacing w:after="240"/>
      </w:pPr>
      <w:r>
        <w:rPr>
          <w:rFonts w:hint="eastAsia"/>
        </w:rPr>
        <w:t>「妳體內的寒氣，只能再承受一次的陰陽交合，超過這次，妳肯定承受不住，直接發作全身血液冰結而亡。」</w:t>
      </w:r>
    </w:p>
    <w:p w:rsidR="00C04663" w:rsidRDefault="00152965" w:rsidP="00813907">
      <w:pPr>
        <w:spacing w:after="240"/>
      </w:pPr>
      <w:r>
        <w:rPr>
          <w:rFonts w:hint="eastAsia"/>
        </w:rPr>
        <w:t>楚若梅</w:t>
      </w:r>
      <w:r w:rsidR="00A7259F">
        <w:rPr>
          <w:rFonts w:hint="eastAsia"/>
        </w:rPr>
        <w:t>沒有懷疑，明白李龍飛說的都是實話，她起身向李龍飛一揖，誠心說道。</w:t>
      </w:r>
    </w:p>
    <w:p w:rsidR="00C04663" w:rsidRDefault="00A7259F" w:rsidP="00813907">
      <w:pPr>
        <w:spacing w:after="240"/>
      </w:pPr>
      <w:r>
        <w:rPr>
          <w:rFonts w:hint="eastAsia"/>
        </w:rPr>
        <w:t>「謝謝李師兄提醒，十天之後，西門吹雪會再找我雙修，這一次，楚梅定會在雙修時引爆那禽獸體內的陽氣，屆時，也許會有一陣混亂，師兄可以把握這機會逃出這裡。」</w:t>
      </w:r>
    </w:p>
    <w:p w:rsidR="00C04663" w:rsidRDefault="00A7259F" w:rsidP="00813907">
      <w:pPr>
        <w:spacing w:after="240"/>
      </w:pPr>
      <w:r>
        <w:rPr>
          <w:rFonts w:hint="eastAsia"/>
        </w:rPr>
        <w:t>她頓了一頓，接著又說。</w:t>
      </w:r>
    </w:p>
    <w:p w:rsidR="00C04663" w:rsidRDefault="00A7259F" w:rsidP="00813907">
      <w:pPr>
        <w:spacing w:after="240"/>
      </w:pPr>
      <w:r>
        <w:rPr>
          <w:rFonts w:hint="eastAsia"/>
        </w:rPr>
        <w:t>「如果真的沒辦法，楚梅願意替師兄要來老譚道人的玉簡，助師兄逃出時更為順利。」</w:t>
      </w:r>
    </w:p>
    <w:p w:rsidR="00C04663" w:rsidRDefault="00A7259F" w:rsidP="00813907">
      <w:pPr>
        <w:spacing w:after="240"/>
      </w:pPr>
      <w:r>
        <w:rPr>
          <w:rFonts w:hint="eastAsia"/>
        </w:rPr>
        <w:t>「…妳打算跟西門上要，是嗎？」李龍飛一想，便猜到了</w:t>
      </w:r>
      <w:r w:rsidR="00152965">
        <w:rPr>
          <w:rFonts w:hint="eastAsia"/>
        </w:rPr>
        <w:t>楚若梅</w:t>
      </w:r>
      <w:r>
        <w:rPr>
          <w:rFonts w:hint="eastAsia"/>
        </w:rPr>
        <w:t>的打算。</w:t>
      </w:r>
    </w:p>
    <w:p w:rsidR="00C04663" w:rsidRDefault="00A7259F" w:rsidP="00813907">
      <w:pPr>
        <w:spacing w:after="240"/>
      </w:pPr>
      <w:r>
        <w:rPr>
          <w:rFonts w:hint="eastAsia"/>
        </w:rPr>
        <w:t>「希望師兄不要誤會…楚梅願意為了夫君，做任何事情…而夫君如果還在世，肯定也會這樣希望…」</w:t>
      </w:r>
      <w:r w:rsidR="00152965">
        <w:rPr>
          <w:rFonts w:hint="eastAsia"/>
        </w:rPr>
        <w:t>楚若梅</w:t>
      </w:r>
      <w:r>
        <w:rPr>
          <w:rFonts w:hint="eastAsia"/>
        </w:rPr>
        <w:t>低下頭去，聲音越說越細。</w:t>
      </w:r>
    </w:p>
    <w:p w:rsidR="00C04663" w:rsidRDefault="00A7259F" w:rsidP="00813907">
      <w:pPr>
        <w:spacing w:after="240"/>
      </w:pPr>
      <w:r>
        <w:rPr>
          <w:rFonts w:hint="eastAsia"/>
        </w:rPr>
        <w:lastRenderedPageBreak/>
        <w:t>李龍飛沒有答覆，他知道有了那老譚道人的玉簡要出去簡單很多，但為了自己，讓摯友的妻子有所犧牲，即便是明白了弱肉強食的道理，他還是沒有辦法接受。</w:t>
      </w:r>
    </w:p>
    <w:p w:rsidR="00C04663" w:rsidRDefault="00A7259F" w:rsidP="00813907">
      <w:pPr>
        <w:spacing w:after="240"/>
      </w:pPr>
      <w:r>
        <w:rPr>
          <w:rFonts w:hint="eastAsia"/>
        </w:rPr>
        <w:t>修仙界是很殘酷，但他心中的那把尺，不能變。</w:t>
      </w:r>
    </w:p>
    <w:p w:rsidR="00C04663" w:rsidRDefault="00A7259F" w:rsidP="00813907">
      <w:pPr>
        <w:spacing w:after="240"/>
      </w:pPr>
      <w:r>
        <w:rPr>
          <w:rFonts w:hint="eastAsia"/>
        </w:rPr>
        <w:t>他告訴</w:t>
      </w:r>
      <w:r w:rsidR="00152965">
        <w:rPr>
          <w:rFonts w:hint="eastAsia"/>
        </w:rPr>
        <w:t>楚若梅</w:t>
      </w:r>
      <w:r>
        <w:rPr>
          <w:rFonts w:hint="eastAsia"/>
        </w:rPr>
        <w:t>自己有辦法出去，要她不要多想，同時打聽了幾個想知道的消息，然後繼續留在洞府中修行。</w:t>
      </w:r>
    </w:p>
    <w:p w:rsidR="00C04663" w:rsidRDefault="00A7259F" w:rsidP="00813907">
      <w:pPr>
        <w:spacing w:after="240"/>
      </w:pPr>
      <w:r>
        <w:rPr>
          <w:rFonts w:hint="eastAsia"/>
        </w:rPr>
        <w:t>兩天後，趁著</w:t>
      </w:r>
      <w:r w:rsidR="00152965">
        <w:rPr>
          <w:rFonts w:hint="eastAsia"/>
        </w:rPr>
        <w:t>楚若梅</w:t>
      </w:r>
      <w:r>
        <w:rPr>
          <w:rFonts w:hint="eastAsia"/>
        </w:rPr>
        <w:t>外出之時，李龍飛再度變裝走出洞府，來到了一座殿堂之外。</w:t>
      </w:r>
    </w:p>
    <w:p w:rsidR="00C04663" w:rsidRDefault="00A7259F" w:rsidP="00813907">
      <w:pPr>
        <w:spacing w:after="240"/>
      </w:pPr>
      <w:r>
        <w:rPr>
          <w:rFonts w:hint="eastAsia"/>
        </w:rPr>
        <w:t>這座殿堂，當初東門曾帶自己來過，是藏放自在道功法的經法庫，掌事的道法師伯跟自己的師傅關係一向良好，更是天鬚掌門的師弟，對自己也頗為疼愛，想來可以從這問到一點消息。</w:t>
      </w:r>
    </w:p>
    <w:p w:rsidR="00C04663" w:rsidRDefault="00A7259F" w:rsidP="00813907">
      <w:pPr>
        <w:spacing w:after="240"/>
      </w:pPr>
      <w:r>
        <w:rPr>
          <w:rFonts w:hint="eastAsia"/>
        </w:rPr>
        <w:t>一靠近殿堂，兩個看門的弟子便立刻衝出，瞧其修為都到了練氣八層九層，神色嚴厲，各自掏出了法器對著李龍飛喝道。</w:t>
      </w:r>
    </w:p>
    <w:p w:rsidR="00C04663" w:rsidRDefault="00A7259F" w:rsidP="00813907">
      <w:pPr>
        <w:spacing w:after="240"/>
      </w:pPr>
      <w:r>
        <w:rPr>
          <w:rFonts w:hint="eastAsia"/>
        </w:rPr>
        <w:t>「站住，來者何人，此地已被刀仙宗下令封鎖，沒老譚道人玉簡，不得進入！」</w:t>
      </w:r>
    </w:p>
    <w:p w:rsidR="00C04663" w:rsidRDefault="00A7259F" w:rsidP="00813907">
      <w:pPr>
        <w:spacing w:after="240"/>
      </w:pPr>
      <w:r>
        <w:rPr>
          <w:rFonts w:hint="eastAsia"/>
        </w:rPr>
        <w:t>李龍飛眉頭微微一皺，心底有些怒氣，他沒想到刀仙宗控制了自在道後，如此明目張膽，居然敢封鎖了經法庫，擺明是不讓自在道弟子有機會再突破修為上去。</w:t>
      </w:r>
    </w:p>
    <w:p w:rsidR="00C04663" w:rsidRDefault="00A7259F" w:rsidP="00813907">
      <w:pPr>
        <w:spacing w:after="240"/>
      </w:pPr>
      <w:r>
        <w:rPr>
          <w:rFonts w:hint="eastAsia"/>
        </w:rPr>
        <w:t>但眼下不是翻臉的時後，他手一揖，恭敬說道。</w:t>
      </w:r>
    </w:p>
    <w:p w:rsidR="00C04663" w:rsidRDefault="00A7259F" w:rsidP="00813907">
      <w:pPr>
        <w:spacing w:after="240"/>
      </w:pPr>
      <w:r>
        <w:rPr>
          <w:rFonts w:hint="eastAsia"/>
        </w:rPr>
        <w:t>「我是奉掌門之令傳訊給經法庫長老，還請兩位師兄通知一下。」</w:t>
      </w:r>
    </w:p>
    <w:p w:rsidR="00C04663" w:rsidRDefault="00A7259F" w:rsidP="00813907">
      <w:pPr>
        <w:spacing w:after="240"/>
      </w:pPr>
      <w:r>
        <w:rPr>
          <w:rFonts w:hint="eastAsia"/>
        </w:rPr>
        <w:t>接著，他刻意將修為壓在練氣九層的程度，並掏出了一只玉簡，拿在手上晃了一晃。</w:t>
      </w:r>
    </w:p>
    <w:p w:rsidR="00C04663" w:rsidRDefault="00A7259F" w:rsidP="00813907">
      <w:pPr>
        <w:spacing w:after="240"/>
      </w:pPr>
      <w:r>
        <w:rPr>
          <w:rFonts w:hint="eastAsia"/>
        </w:rPr>
        <w:t>那玉簡是很早之前，他跟西門吹雪第一次起紛爭時，老譚道人賞他獎勵所用的玉簡，雖然已經很久，但其上老譚道人的靈識仍然可以感受得到。</w:t>
      </w:r>
    </w:p>
    <w:p w:rsidR="00C04663" w:rsidRDefault="00A7259F" w:rsidP="00813907">
      <w:pPr>
        <w:spacing w:after="240"/>
      </w:pPr>
      <w:r>
        <w:rPr>
          <w:rFonts w:hint="eastAsia"/>
        </w:rPr>
        <w:t>那兩名弟子雖然半信半疑，但一來李龍飛露出的修為讓他們不敢小瞧，而來察覺到那玉簡上的確是老譚道人的氣息，互相看了一眼後，連忙收起法器說道。</w:t>
      </w:r>
    </w:p>
    <w:p w:rsidR="00C04663" w:rsidRDefault="00A7259F" w:rsidP="00813907">
      <w:pPr>
        <w:spacing w:after="240"/>
      </w:pPr>
      <w:r>
        <w:rPr>
          <w:rFonts w:hint="eastAsia"/>
        </w:rPr>
        <w:t>「早說嘛，師弟別怪我們，實在是因為近日門內太多紛爭，搞得我們看守的弟子人心惶惶，不由得緊張了些。」其中一名弟子陪笑著說。</w:t>
      </w:r>
    </w:p>
    <w:p w:rsidR="00C04663" w:rsidRDefault="00A7259F" w:rsidP="00813907">
      <w:pPr>
        <w:spacing w:after="240"/>
      </w:pPr>
      <w:r>
        <w:rPr>
          <w:rFonts w:hint="eastAsia"/>
        </w:rPr>
        <w:t>「是阿是阿，那些心懷不詭的人實在不知好歹，我們有機會拜入更大的門派有甚麼不好，怎麼就那麼不知變通！」另一名也跟著感嘆。</w:t>
      </w:r>
    </w:p>
    <w:p w:rsidR="00C04663" w:rsidRDefault="00A7259F" w:rsidP="00813907">
      <w:pPr>
        <w:spacing w:after="240"/>
      </w:pPr>
      <w:r>
        <w:rPr>
          <w:rFonts w:hint="eastAsia"/>
        </w:rPr>
        <w:t>李龍飛心下冷笑，但表面卻是露出很是認同的樣子說。</w:t>
      </w:r>
    </w:p>
    <w:p w:rsidR="00C04663" w:rsidRDefault="00A7259F" w:rsidP="00813907">
      <w:pPr>
        <w:spacing w:after="240"/>
      </w:pPr>
      <w:r>
        <w:rPr>
          <w:rFonts w:hint="eastAsia"/>
        </w:rPr>
        <w:t>「是阿，我也不知道為甚麼，對了，還請兩位師兄先進去通報一聲，免得耽誤了</w:t>
      </w:r>
      <w:r>
        <w:rPr>
          <w:rFonts w:hint="eastAsia"/>
        </w:rPr>
        <w:lastRenderedPageBreak/>
        <w:t>掌門正事。」</w:t>
      </w:r>
    </w:p>
    <w:p w:rsidR="00C04663" w:rsidRDefault="00A7259F" w:rsidP="00813907">
      <w:pPr>
        <w:spacing w:after="240"/>
      </w:pPr>
      <w:r>
        <w:rPr>
          <w:rFonts w:hint="eastAsia"/>
        </w:rPr>
        <w:t>「當然，當然，正事要緊！」那兩名看守的弟子連忙點頭稱是，其中一名進去通報。</w:t>
      </w:r>
    </w:p>
    <w:p w:rsidR="00C04663" w:rsidRDefault="00A7259F" w:rsidP="00813907">
      <w:pPr>
        <w:spacing w:after="240"/>
      </w:pPr>
      <w:r>
        <w:rPr>
          <w:rFonts w:hint="eastAsia"/>
        </w:rPr>
        <w:t>不一會，那進去通報的弟子跑了出來，恭恭敬敬說道。</w:t>
      </w:r>
    </w:p>
    <w:p w:rsidR="00C04663" w:rsidRDefault="00A7259F" w:rsidP="00813907">
      <w:pPr>
        <w:spacing w:after="240"/>
      </w:pPr>
      <w:r>
        <w:rPr>
          <w:rFonts w:hint="eastAsia"/>
        </w:rPr>
        <w:t>「道法師伯已經同意了，還請師弟自己入內傳令。」</w:t>
      </w:r>
    </w:p>
    <w:p w:rsidR="00C04663" w:rsidRDefault="00A7259F" w:rsidP="00813907">
      <w:pPr>
        <w:spacing w:after="240"/>
      </w:pPr>
      <w:r>
        <w:rPr>
          <w:rFonts w:hint="eastAsia"/>
        </w:rPr>
        <w:t>跟著，兩人退了開來，讓出一條通路，讓李龍飛進去。</w:t>
      </w:r>
    </w:p>
    <w:p w:rsidR="00C04663" w:rsidRDefault="00A7259F" w:rsidP="00813907">
      <w:pPr>
        <w:spacing w:after="240"/>
      </w:pPr>
      <w:r>
        <w:rPr>
          <w:rFonts w:hint="eastAsia"/>
        </w:rPr>
        <w:t>李龍飛剛進去沒多久，裡頭便傳來一陣不滿的聲音。</w:t>
      </w:r>
    </w:p>
    <w:p w:rsidR="00C04663" w:rsidRDefault="00A7259F" w:rsidP="00813907">
      <w:pPr>
        <w:spacing w:after="240"/>
      </w:pPr>
      <w:r>
        <w:rPr>
          <w:rFonts w:hint="eastAsia"/>
        </w:rPr>
        <w:t>「老譚那個傢伙，又要幹甚麼。」</w:t>
      </w:r>
    </w:p>
    <w:p w:rsidR="00C04663" w:rsidRDefault="00A7259F" w:rsidP="00813907">
      <w:pPr>
        <w:spacing w:after="240"/>
      </w:pPr>
      <w:r>
        <w:rPr>
          <w:rFonts w:hint="eastAsia"/>
        </w:rPr>
        <w:t>只見一個紅髮禿頂，銅玲般大眼的老修士滿是怒意，朝著李龍飛這走來。</w:t>
      </w:r>
    </w:p>
    <w:p w:rsidR="00C04663" w:rsidRDefault="00A7259F" w:rsidP="00813907">
      <w:pPr>
        <w:spacing w:after="240"/>
      </w:pPr>
      <w:r>
        <w:rPr>
          <w:rFonts w:hint="eastAsia"/>
        </w:rPr>
        <w:t>那修士只有築基初期，雖然在長老中修為並不算高，但對上一般弟子，也是綽綽有餘。</w:t>
      </w:r>
    </w:p>
    <w:p w:rsidR="00C04663" w:rsidRDefault="00A7259F" w:rsidP="00813907">
      <w:pPr>
        <w:spacing w:after="240"/>
      </w:pPr>
      <w:r>
        <w:rPr>
          <w:rFonts w:hint="eastAsia"/>
        </w:rPr>
        <w:t>一見到那修士的態度，李龍飛心底有些舒坦，回到自在道之後一直找不到家的那種感覺總算感受到了一點點。</w:t>
      </w:r>
    </w:p>
    <w:p w:rsidR="00C04663" w:rsidRDefault="00A7259F" w:rsidP="00813907">
      <w:pPr>
        <w:spacing w:after="240"/>
      </w:pPr>
      <w:r>
        <w:rPr>
          <w:rFonts w:hint="eastAsia"/>
        </w:rPr>
        <w:t>「道法師伯，是我阿，天泉師尊的弟子李龍飛，小李子阿！」李龍飛摘下帽子及易容，露出真面目後熱情的走上前去。</w:t>
      </w:r>
    </w:p>
    <w:p w:rsidR="00C04663" w:rsidRDefault="00A7259F" w:rsidP="00813907">
      <w:pPr>
        <w:spacing w:after="240"/>
      </w:pPr>
      <w:r>
        <w:rPr>
          <w:rFonts w:hint="eastAsia"/>
        </w:rPr>
        <w:t>那紅髮禿頂修士先是一愣，接著在看清楚李龍飛的面孔之後，狂喜中帶著一絲激動，居然落下淚來，用力的拍胸笑道。</w:t>
      </w:r>
    </w:p>
    <w:p w:rsidR="00C04663" w:rsidRDefault="00A7259F" w:rsidP="00813907">
      <w:pPr>
        <w:spacing w:after="240"/>
      </w:pPr>
      <w:r>
        <w:rPr>
          <w:rFonts w:hint="eastAsia"/>
        </w:rPr>
        <w:t>「好、好、好…老天有眼，總算有個好消息傳來。」</w:t>
      </w:r>
    </w:p>
    <w:p w:rsidR="00C04663" w:rsidRDefault="00A7259F" w:rsidP="00813907">
      <w:pPr>
        <w:spacing w:after="240"/>
      </w:pPr>
      <w:r>
        <w:rPr>
          <w:rFonts w:hint="eastAsia"/>
        </w:rPr>
        <w:t>但隨即道法師伯又神情哀傷，有些遲疑地對著李龍飛開口。</w:t>
      </w:r>
    </w:p>
    <w:p w:rsidR="00C04663" w:rsidRDefault="00A7259F" w:rsidP="00813907">
      <w:pPr>
        <w:spacing w:after="240"/>
      </w:pPr>
      <w:r>
        <w:rPr>
          <w:rFonts w:hint="eastAsia"/>
        </w:rPr>
        <w:t>「小李子，你可知道自在道已經…」</w:t>
      </w:r>
    </w:p>
    <w:p w:rsidR="00C04663" w:rsidRDefault="00A7259F" w:rsidP="00813907">
      <w:pPr>
        <w:spacing w:after="240"/>
      </w:pPr>
      <w:r>
        <w:rPr>
          <w:rFonts w:hint="eastAsia"/>
        </w:rPr>
        <w:t>李龍飛點點頭，表示自己知道，同時把握時間，問了他最想要問的問題。</w:t>
      </w:r>
    </w:p>
    <w:p w:rsidR="00C04663" w:rsidRDefault="00A7259F" w:rsidP="00813907">
      <w:pPr>
        <w:spacing w:after="240"/>
      </w:pPr>
      <w:r>
        <w:rPr>
          <w:rFonts w:hint="eastAsia"/>
        </w:rPr>
        <w:t>「師伯，我已經知道了，我來這是想問，您可知道…有關我師傅下落的線索…」</w:t>
      </w:r>
    </w:p>
    <w:p w:rsidR="00C04663" w:rsidRDefault="00A7259F" w:rsidP="00813907">
      <w:pPr>
        <w:spacing w:after="240"/>
      </w:pPr>
      <w:r>
        <w:rPr>
          <w:rFonts w:hint="eastAsia"/>
        </w:rPr>
        <w:t>道法師伯看了李龍飛一眼，長嘆一口氣後說道。</w:t>
      </w:r>
    </w:p>
    <w:p w:rsidR="00C04663" w:rsidRDefault="00A7259F" w:rsidP="00813907">
      <w:pPr>
        <w:spacing w:after="240"/>
      </w:pPr>
      <w:r>
        <w:rPr>
          <w:rFonts w:hint="eastAsia"/>
        </w:rPr>
        <w:t>「知道，又有何用？你師傅他要不是在靈崇觀內，就是被刀仙宗所綁，不論是哪一個，都不是我所能幫得上忙的地方。」</w:t>
      </w:r>
    </w:p>
    <w:p w:rsidR="00C04663" w:rsidRDefault="00A7259F" w:rsidP="00813907">
      <w:pPr>
        <w:spacing w:after="240"/>
      </w:pPr>
      <w:r>
        <w:rPr>
          <w:rFonts w:hint="eastAsia"/>
        </w:rPr>
        <w:t>「…那天鬚掌門呢？」李龍飛思考了一會兒後問道。</w:t>
      </w:r>
    </w:p>
    <w:p w:rsidR="00C04663" w:rsidRDefault="00A7259F" w:rsidP="00813907">
      <w:pPr>
        <w:spacing w:after="240"/>
      </w:pPr>
      <w:r>
        <w:rPr>
          <w:rFonts w:hint="eastAsia"/>
        </w:rPr>
        <w:lastRenderedPageBreak/>
        <w:t>「天鬚掌門…」道法師伯一聽，身子一震，許久，才苦澀回答。</w:t>
      </w:r>
    </w:p>
    <w:p w:rsidR="00C04663" w:rsidRDefault="00A7259F" w:rsidP="00813907">
      <w:pPr>
        <w:spacing w:after="240"/>
      </w:pPr>
      <w:r>
        <w:rPr>
          <w:rFonts w:hint="eastAsia"/>
        </w:rPr>
        <w:t>「天鬚他…他被老譚那個孽畜關到了執法堂大牢，要不是因為這樣，我們幾個老一輩的，怎會還留在自在道。」</w:t>
      </w:r>
    </w:p>
    <w:p w:rsidR="00C04663" w:rsidRDefault="00A7259F" w:rsidP="00813907">
      <w:pPr>
        <w:spacing w:after="240"/>
      </w:pPr>
      <w:r>
        <w:rPr>
          <w:rFonts w:hint="eastAsia"/>
        </w:rPr>
        <w:t>李龍飛臉色一沉，雖然之前</w:t>
      </w:r>
      <w:r w:rsidR="00152965">
        <w:rPr>
          <w:rFonts w:hint="eastAsia"/>
        </w:rPr>
        <w:t>楚若梅</w:t>
      </w:r>
      <w:r>
        <w:rPr>
          <w:rFonts w:hint="eastAsia"/>
        </w:rPr>
        <w:t>已經說過了，但如果連道法師伯都沒辦法，那連築基都還沒到的自己肯定更沒辦法了。</w:t>
      </w:r>
    </w:p>
    <w:p w:rsidR="00C04663" w:rsidRDefault="00A7259F" w:rsidP="00813907">
      <w:pPr>
        <w:spacing w:after="240"/>
      </w:pPr>
      <w:r>
        <w:rPr>
          <w:rFonts w:hint="eastAsia"/>
        </w:rPr>
        <w:t>在他思索的同時，道法師伯看著李龍飛，有些奇道。</w:t>
      </w:r>
    </w:p>
    <w:p w:rsidR="00C04663" w:rsidRDefault="00A7259F" w:rsidP="00813907">
      <w:pPr>
        <w:spacing w:after="240"/>
      </w:pPr>
      <w:r>
        <w:rPr>
          <w:rFonts w:hint="eastAsia"/>
        </w:rPr>
        <w:t>「對了小李子，你現在甚麼修為，怎麼我會看不透？」</w:t>
      </w:r>
    </w:p>
    <w:p w:rsidR="00C04663" w:rsidRDefault="00A7259F" w:rsidP="00813907">
      <w:pPr>
        <w:spacing w:after="240"/>
      </w:pPr>
      <w:r>
        <w:rPr>
          <w:rFonts w:hint="eastAsia"/>
        </w:rPr>
        <w:t>李龍飛一愣，將修為散開了些，練氣大圓滿的境界充斥在房間裡頭。</w:t>
      </w:r>
    </w:p>
    <w:p w:rsidR="00C04663" w:rsidRDefault="00A7259F" w:rsidP="00813907">
      <w:pPr>
        <w:spacing w:after="240"/>
      </w:pPr>
      <w:r>
        <w:rPr>
          <w:rFonts w:hint="eastAsia"/>
        </w:rPr>
        <w:t>「那這樣子呢？師伯您看得出來？」</w:t>
      </w:r>
    </w:p>
    <w:p w:rsidR="00C04663" w:rsidRDefault="00A7259F" w:rsidP="00813907">
      <w:pPr>
        <w:spacing w:after="240"/>
      </w:pPr>
      <w:r>
        <w:rPr>
          <w:rFonts w:hint="eastAsia"/>
        </w:rPr>
        <w:t>「看不出來，很怪，很像是練氣大圓滿，但靈氣含量卻超過了尋常練氣大圓滿許多，隱隱到達了築基的境界。」道法師伯搖搖頭，神情古怪的說。</w:t>
      </w:r>
    </w:p>
    <w:p w:rsidR="00C04663" w:rsidRDefault="00A7259F" w:rsidP="00813907">
      <w:pPr>
        <w:spacing w:after="240"/>
      </w:pPr>
      <w:r>
        <w:rPr>
          <w:rFonts w:hint="eastAsia"/>
        </w:rPr>
        <w:t>李龍飛心底疑惑，於是避重就輕將他進入那仙石的情況跟道法師伯大概說了一下。</w:t>
      </w:r>
    </w:p>
    <w:p w:rsidR="00C04663" w:rsidRDefault="00A7259F" w:rsidP="00813907">
      <w:pPr>
        <w:spacing w:after="240"/>
      </w:pPr>
      <w:r>
        <w:rPr>
          <w:rFonts w:hint="eastAsia"/>
        </w:rPr>
        <w:t>「你是說，你進去了一個仙境，並且得到了一個機緣，讓你提升到練氣大圓滿？」</w:t>
      </w:r>
    </w:p>
    <w:p w:rsidR="00C04663" w:rsidRDefault="00A7259F" w:rsidP="00813907">
      <w:pPr>
        <w:spacing w:after="240"/>
      </w:pPr>
      <w:r>
        <w:rPr>
          <w:rFonts w:hint="eastAsia"/>
        </w:rPr>
        <w:t>「你說，那仙境是某個大能者所創，而且留了一盞油燈？」</w:t>
      </w:r>
    </w:p>
    <w:p w:rsidR="00C04663" w:rsidRDefault="00A7259F" w:rsidP="00813907">
      <w:pPr>
        <w:spacing w:after="240"/>
      </w:pPr>
      <w:r>
        <w:rPr>
          <w:rFonts w:hint="eastAsia"/>
        </w:rPr>
        <w:t>「你因為吸了那油燈燒完的煙，所以修為得到突破，而且經過了五年？」道法師伯聽到李龍飛這些經過，目瞪口呆，半天說不出個所以然。</w:t>
      </w:r>
    </w:p>
    <w:p w:rsidR="00C04663" w:rsidRDefault="00A7259F" w:rsidP="00813907">
      <w:pPr>
        <w:spacing w:after="240"/>
      </w:pPr>
      <w:r>
        <w:rPr>
          <w:rFonts w:hint="eastAsia"/>
        </w:rPr>
        <w:t>想了許久，最後道法師伯想起曾看過前人記載的一個傳說，半信半疑地告訴李龍飛。</w:t>
      </w:r>
    </w:p>
    <w:p w:rsidR="00C04663" w:rsidRDefault="00A7259F" w:rsidP="00813907">
      <w:pPr>
        <w:spacing w:after="240"/>
      </w:pPr>
      <w:r>
        <w:rPr>
          <w:rFonts w:hint="eastAsia"/>
        </w:rPr>
        <w:t>「傳說…很久以前，遠古時代，練氣層不只有練氣九層而已，而是有練氣十五層。」</w:t>
      </w:r>
    </w:p>
    <w:p w:rsidR="00C04663" w:rsidRDefault="00A7259F" w:rsidP="00813907">
      <w:pPr>
        <w:spacing w:after="240"/>
      </w:pPr>
      <w:r>
        <w:rPr>
          <w:rFonts w:hint="eastAsia"/>
        </w:rPr>
        <w:t>「但九為極，要能突破練氣九層，達到練氣十層，除非有大機緣，又或是有大能相助，否則鳳毛麟角，比起成為結丹大能還要少上更少。」</w:t>
      </w:r>
    </w:p>
    <w:p w:rsidR="00C04663" w:rsidRDefault="00A7259F" w:rsidP="00813907">
      <w:pPr>
        <w:spacing w:after="240"/>
      </w:pPr>
      <w:r>
        <w:rPr>
          <w:rFonts w:hint="eastAsia"/>
        </w:rPr>
        <w:t>「而一旦突破練氣十層，每往上多一層，便能得到更多天地造化，甚至脫胎換骨，日後的成就也就更無可限量。」</w:t>
      </w:r>
    </w:p>
    <w:p w:rsidR="00C04663" w:rsidRDefault="00A7259F" w:rsidP="00813907">
      <w:pPr>
        <w:spacing w:after="240"/>
      </w:pPr>
      <w:r>
        <w:rPr>
          <w:rFonts w:hint="eastAsia"/>
        </w:rPr>
        <w:t>「只是這等傳說終究只是傳說，更有其他說法，說這天地之間，因為遠古修士犯了天威，被斷了修仙之路，所以遠古之後的修人，都只能到練氣九層而已，一但突破練氣十層，便會降下天罰，更是無法回頭，非到練氣十五層不可築基。」</w:t>
      </w:r>
    </w:p>
    <w:p w:rsidR="00C04663" w:rsidRDefault="00A7259F" w:rsidP="00813907">
      <w:pPr>
        <w:spacing w:after="240"/>
      </w:pPr>
      <w:r>
        <w:rPr>
          <w:rFonts w:hint="eastAsia"/>
        </w:rPr>
        <w:lastRenderedPageBreak/>
        <w:t>「我看你應該不可能是這樣，但…但你的靈氣龐大得又難以解釋…奇怪阿…奇怪。」道法師伯左思右想，想不出個答案出來。</w:t>
      </w:r>
    </w:p>
    <w:p w:rsidR="00C04663" w:rsidRDefault="00A7259F" w:rsidP="00813907">
      <w:pPr>
        <w:spacing w:after="240"/>
      </w:pPr>
      <w:r>
        <w:rPr>
          <w:rFonts w:hint="eastAsia"/>
        </w:rPr>
        <w:t>李龍飛卻是越聽心跳越快，噗通噗通，想起了一些記憶片段。</w:t>
      </w:r>
    </w:p>
    <w:p w:rsidR="00C04663" w:rsidRDefault="00A7259F" w:rsidP="00813907">
      <w:pPr>
        <w:spacing w:after="240"/>
      </w:pPr>
      <w:r>
        <w:rPr>
          <w:rFonts w:hint="eastAsia"/>
        </w:rPr>
        <w:t>「遠古練氣十五層？天罰…</w:t>
      </w:r>
      <w:r w:rsidR="00484D80">
        <w:rPr>
          <w:rFonts w:hint="eastAsia"/>
        </w:rPr>
        <w:t>天罰又是甚麼</w:t>
      </w:r>
      <w:r>
        <w:rPr>
          <w:rFonts w:hint="eastAsia"/>
        </w:rPr>
        <w:t>？而那白龍的確說過，仙石裡的大能者來自遠古，而那些試練之山更是讓我覺得有上萬年之久…</w:t>
      </w:r>
      <w:r w:rsidR="00484D80">
        <w:rPr>
          <w:rFonts w:hint="eastAsia"/>
        </w:rPr>
        <w:t>莫非…我真的練成了練氣十層？</w:t>
      </w:r>
      <w:r>
        <w:rPr>
          <w:rFonts w:hint="eastAsia"/>
        </w:rPr>
        <w:t>」李龍飛口乾舌躁，有些不敢相信自己是不是真的得到如此機緣。</w:t>
      </w:r>
    </w:p>
    <w:p w:rsidR="00C04663" w:rsidRDefault="00A7259F" w:rsidP="00813907">
      <w:pPr>
        <w:spacing w:after="240"/>
      </w:pPr>
      <w:r>
        <w:rPr>
          <w:rFonts w:hint="eastAsia"/>
        </w:rPr>
        <w:t>最終，道法師伯在無法解釋之下，只好放棄繼續思考，並丟了兩個玉簡給李龍飛，並告知他隨時可以再過來經法庫這裡。</w:t>
      </w:r>
    </w:p>
    <w:p w:rsidR="00C04663" w:rsidRDefault="00A7259F" w:rsidP="00813907">
      <w:pPr>
        <w:spacing w:after="240"/>
      </w:pPr>
      <w:r>
        <w:rPr>
          <w:rFonts w:hint="eastAsia"/>
        </w:rPr>
        <w:t>其中一枚玉簡，記載著除了自在道完整的自在長生訣</w:t>
      </w:r>
      <w:r w:rsidR="00484D80">
        <w:rPr>
          <w:rFonts w:hint="eastAsia"/>
        </w:rPr>
        <w:t>功法</w:t>
      </w:r>
      <w:r>
        <w:rPr>
          <w:rFonts w:hint="eastAsia"/>
        </w:rPr>
        <w:t>之外，還有許多本來需要貢獻點才能換的術法神通，現在都完整記載裡面。</w:t>
      </w:r>
    </w:p>
    <w:p w:rsidR="00C04663" w:rsidRDefault="00A7259F" w:rsidP="00813907">
      <w:pPr>
        <w:spacing w:after="240"/>
      </w:pPr>
      <w:r>
        <w:rPr>
          <w:rFonts w:hint="eastAsia"/>
        </w:rPr>
        <w:t>另一枚玉簡，則是含有老譚道人的靈識，融入護宗大陣後能開出一個小通道，讓人自由進出一次。</w:t>
      </w:r>
    </w:p>
    <w:p w:rsidR="00C04663" w:rsidRDefault="00A7259F" w:rsidP="00813907">
      <w:pPr>
        <w:spacing w:after="240"/>
      </w:pPr>
      <w:r>
        <w:rPr>
          <w:rFonts w:hint="eastAsia"/>
        </w:rPr>
        <w:t>「道法師伯，這是…」李龍飛沒想到能這麼輕易拿到老譚道人的玉簡，有些訝異地看著對方。</w:t>
      </w:r>
    </w:p>
    <w:p w:rsidR="00C04663" w:rsidRDefault="00A7259F" w:rsidP="00813907">
      <w:pPr>
        <w:spacing w:after="240"/>
      </w:pPr>
      <w:r>
        <w:rPr>
          <w:rFonts w:hint="eastAsia"/>
        </w:rPr>
        <w:t>道法師伯哼了一聲，拍拍他的肩膀說。</w:t>
      </w:r>
    </w:p>
    <w:p w:rsidR="00C04663" w:rsidRDefault="00484D80" w:rsidP="00813907">
      <w:pPr>
        <w:spacing w:after="240"/>
      </w:pPr>
      <w:r>
        <w:rPr>
          <w:rFonts w:hint="eastAsia"/>
        </w:rPr>
        <w:t>「雖然自在道成了刀仙宗的附屬，但道統不可滅，只要有人能傳承下去，遲早會再有復興的一天。」</w:t>
      </w:r>
    </w:p>
    <w:p w:rsidR="00C04663" w:rsidRDefault="00A7259F" w:rsidP="00813907">
      <w:pPr>
        <w:spacing w:after="240"/>
      </w:pPr>
      <w:r>
        <w:rPr>
          <w:rFonts w:hint="eastAsia"/>
        </w:rPr>
        <w:t>「</w:t>
      </w:r>
      <w:r w:rsidR="00484D80">
        <w:rPr>
          <w:rFonts w:hint="eastAsia"/>
        </w:rPr>
        <w:t>至於另一個玉簡，是</w:t>
      </w:r>
      <w:r>
        <w:rPr>
          <w:rFonts w:hint="eastAsia"/>
        </w:rPr>
        <w:t>老譚那畜牲，為了拉攏我們，給了我們幾個老一輩的</w:t>
      </w:r>
      <w:r w:rsidR="00484D80">
        <w:rPr>
          <w:rFonts w:hint="eastAsia"/>
        </w:rPr>
        <w:t>築基修士</w:t>
      </w:r>
      <w:r>
        <w:rPr>
          <w:rFonts w:hint="eastAsia"/>
        </w:rPr>
        <w:t>一人一個，方便我們進出</w:t>
      </w:r>
      <w:r w:rsidR="00484D80">
        <w:rPr>
          <w:rFonts w:hint="eastAsia"/>
        </w:rPr>
        <w:t>。</w:t>
      </w:r>
    </w:p>
    <w:p w:rsidR="00C04663" w:rsidRDefault="00484D80" w:rsidP="00813907">
      <w:pPr>
        <w:spacing w:after="240"/>
      </w:pPr>
      <w:r>
        <w:rPr>
          <w:rFonts w:hint="eastAsia"/>
        </w:rPr>
        <w:t>「</w:t>
      </w:r>
      <w:r w:rsidR="00A7259F">
        <w:rPr>
          <w:rFonts w:hint="eastAsia"/>
        </w:rPr>
        <w:t>但他也知道，有天鬚在，我們不會離開這裡。</w:t>
      </w:r>
      <w:r>
        <w:rPr>
          <w:rFonts w:hint="eastAsia"/>
        </w:rPr>
        <w:t>所以我取之也無用，</w:t>
      </w:r>
      <w:r w:rsidR="00A7259F">
        <w:rPr>
          <w:rFonts w:hint="eastAsia"/>
        </w:rPr>
        <w:t>你就拿去吧</w:t>
      </w:r>
      <w:r>
        <w:rPr>
          <w:rFonts w:hint="eastAsia"/>
        </w:rPr>
        <w:t>。」</w:t>
      </w:r>
    </w:p>
    <w:p w:rsidR="00C04663" w:rsidRDefault="00484D80" w:rsidP="00813907">
      <w:pPr>
        <w:spacing w:after="240"/>
      </w:pPr>
      <w:r>
        <w:rPr>
          <w:rFonts w:hint="eastAsia"/>
        </w:rPr>
        <w:t>「</w:t>
      </w:r>
      <w:r w:rsidR="00A7259F">
        <w:rPr>
          <w:rFonts w:hint="eastAsia"/>
        </w:rPr>
        <w:t>記得，離開這裡之後，先想辦法達到築基，再去找你師傅，否則只是白白賠上一條命，不值得。」</w:t>
      </w:r>
    </w:p>
    <w:p w:rsidR="00C04663" w:rsidRDefault="00A7259F" w:rsidP="00813907">
      <w:pPr>
        <w:spacing w:after="240"/>
      </w:pPr>
      <w:r>
        <w:rPr>
          <w:rFonts w:hint="eastAsia"/>
        </w:rPr>
        <w:t>「唉…如果有機會，下次來見我的時後，順便去看看你那天溪師伯吧，他當年也為了你的失蹤難過很久…」道法師伯憐愛地看著李龍飛說道。</w:t>
      </w:r>
    </w:p>
    <w:p w:rsidR="00C04663" w:rsidRDefault="00A7259F" w:rsidP="00813907">
      <w:pPr>
        <w:spacing w:after="240"/>
      </w:pPr>
      <w:r>
        <w:rPr>
          <w:rFonts w:hint="eastAsia"/>
        </w:rPr>
        <w:t>李龍飛心中感動，點頭稱是之後，轉身離開了經法庫。</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不可為而為之</w:t>
      </w:r>
    </w:p>
    <w:p w:rsidR="00C04663" w:rsidRDefault="00C04663" w:rsidP="00813907">
      <w:pPr>
        <w:spacing w:after="240"/>
      </w:pPr>
    </w:p>
    <w:p w:rsidR="00C04663" w:rsidRDefault="00A7259F" w:rsidP="00813907">
      <w:pPr>
        <w:spacing w:after="240"/>
      </w:pPr>
      <w:r>
        <w:rPr>
          <w:rFonts w:hint="eastAsia"/>
        </w:rPr>
        <w:t>離開經法庫，李龍飛回到了</w:t>
      </w:r>
      <w:r w:rsidR="00152965">
        <w:rPr>
          <w:rFonts w:hint="eastAsia"/>
        </w:rPr>
        <w:t>楚若梅</w:t>
      </w:r>
      <w:r>
        <w:rPr>
          <w:rFonts w:hint="eastAsia"/>
        </w:rPr>
        <w:t>的洞府之中。</w:t>
      </w:r>
    </w:p>
    <w:p w:rsidR="00C04663" w:rsidRDefault="00A7259F" w:rsidP="00813907">
      <w:pPr>
        <w:spacing w:after="240"/>
      </w:pPr>
      <w:r>
        <w:rPr>
          <w:rFonts w:hint="eastAsia"/>
        </w:rPr>
        <w:t>對於輕易拿到老譚道人的玉簡一事，在他意料之外。</w:t>
      </w:r>
    </w:p>
    <w:p w:rsidR="00C04663" w:rsidRDefault="00A7259F" w:rsidP="00813907">
      <w:pPr>
        <w:spacing w:after="240"/>
      </w:pPr>
      <w:r>
        <w:rPr>
          <w:rFonts w:hint="eastAsia"/>
        </w:rPr>
        <w:t>他去經法庫主要是探聽自己師尊的消息，順便看看以往疼愛自己的師伯會不會在宗門劇變後有所改變。</w:t>
      </w:r>
    </w:p>
    <w:p w:rsidR="00C04663" w:rsidRDefault="00A7259F" w:rsidP="00813907">
      <w:pPr>
        <w:spacing w:after="240"/>
      </w:pPr>
      <w:r>
        <w:rPr>
          <w:rFonts w:hint="eastAsia"/>
        </w:rPr>
        <w:t>想不到，道法師伯不但沒變，還給了自己這麼一個大禮，這麼一來，他原先準備好的計劃就派不上用場。</w:t>
      </w:r>
    </w:p>
    <w:p w:rsidR="00C04663" w:rsidRDefault="00A7259F" w:rsidP="00813907">
      <w:pPr>
        <w:spacing w:after="240"/>
      </w:pPr>
      <w:r>
        <w:rPr>
          <w:rFonts w:hint="eastAsia"/>
        </w:rPr>
        <w:t>「只不過，就算不需要，我還是要去做，有些事，明知道不可為，也要為之。」他在心底喃喃自語著。</w:t>
      </w:r>
    </w:p>
    <w:p w:rsidR="00C04663" w:rsidRDefault="00A7259F" w:rsidP="00813907">
      <w:pPr>
        <w:spacing w:after="240"/>
      </w:pPr>
      <w:r>
        <w:rPr>
          <w:rFonts w:hint="eastAsia"/>
        </w:rPr>
        <w:t>另一方面，李龍飛對道法師伯所說的遠古之路也很有興趣，於是他靜下心來打坐，感受自己體內的靈氣真正修為。</w:t>
      </w:r>
    </w:p>
    <w:p w:rsidR="00C04663" w:rsidRDefault="00A7259F" w:rsidP="00813907">
      <w:pPr>
        <w:spacing w:after="240"/>
      </w:pPr>
      <w:r>
        <w:rPr>
          <w:rFonts w:hint="eastAsia"/>
        </w:rPr>
        <w:t>隨著他靜下心感受，他察覺到自己體內的氣海之中，那盞之前乎略掉的燭火。</w:t>
      </w:r>
    </w:p>
    <w:p w:rsidR="00C04663" w:rsidRDefault="00A7259F" w:rsidP="00813907">
      <w:pPr>
        <w:spacing w:after="240"/>
      </w:pPr>
      <w:r>
        <w:rPr>
          <w:rFonts w:hint="eastAsia"/>
        </w:rPr>
        <w:t>那燭火實在太小了，在氣海之上，仿佛隨時都要滅掉似的，在那邊載浮載沉著。</w:t>
      </w:r>
    </w:p>
    <w:p w:rsidR="00C04663" w:rsidRDefault="00A7259F" w:rsidP="00813907">
      <w:pPr>
        <w:spacing w:after="240"/>
      </w:pPr>
      <w:r>
        <w:rPr>
          <w:rFonts w:hint="eastAsia"/>
        </w:rPr>
        <w:t>李龍飛心念一動，將氣海中一些靈氣灌入那燭火當中，瞬時那火光大了一些，同時一股吸力，從燭火中傳了過來。</w:t>
      </w:r>
    </w:p>
    <w:p w:rsidR="00C04663" w:rsidRDefault="00A7259F" w:rsidP="00813907">
      <w:pPr>
        <w:spacing w:after="240"/>
      </w:pPr>
      <w:r>
        <w:rPr>
          <w:rFonts w:hint="eastAsia"/>
        </w:rPr>
        <w:t>那吸力雖然不大，但李龍飛卻感到體內一股生機，被奪走了一些，同時頭上一根頭髮，轉眼就成了白色。</w:t>
      </w:r>
    </w:p>
    <w:p w:rsidR="00C04663" w:rsidRDefault="00A7259F" w:rsidP="00813907">
      <w:pPr>
        <w:spacing w:after="240"/>
      </w:pPr>
      <w:r>
        <w:rPr>
          <w:rFonts w:hint="eastAsia"/>
        </w:rPr>
        <w:t>生機可說是每個人的壽元跟本，生機沒了，修為再高也會死亡，此時李龍飛感到生機消逝，心下一抖，連忙停止將靈氣灌入那燭火。</w:t>
      </w:r>
    </w:p>
    <w:p w:rsidR="00C04663" w:rsidRDefault="00A7259F" w:rsidP="00813907">
      <w:pPr>
        <w:spacing w:after="240"/>
      </w:pPr>
      <w:r>
        <w:rPr>
          <w:rFonts w:hint="eastAsia"/>
        </w:rPr>
        <w:t>隨著靈氣停止，那火光的吸力也就緩緩消散，同時一股力氣似乎從李龍飛身體中滋養出來，讓他整個人精神氣爽了一些。</w:t>
      </w:r>
    </w:p>
    <w:p w:rsidR="00C04663" w:rsidRDefault="00A7259F" w:rsidP="00813907">
      <w:pPr>
        <w:spacing w:after="240"/>
      </w:pPr>
      <w:r>
        <w:rPr>
          <w:rFonts w:hint="eastAsia"/>
        </w:rPr>
        <w:t>他觀察了一下自己，感覺自己生機被吸走了一些，雖不知道多少，但頭髮有一撮轉為白髮，整個人的肉體卻有力氣得多，心中有些懷疑。</w:t>
      </w:r>
    </w:p>
    <w:p w:rsidR="00C04663" w:rsidRDefault="00A7259F" w:rsidP="00813907">
      <w:pPr>
        <w:spacing w:after="240"/>
      </w:pPr>
      <w:r>
        <w:rPr>
          <w:rFonts w:hint="eastAsia"/>
        </w:rPr>
        <w:t>「難道這就是，所謂的練氣十層嗎？增加的不是修為，而是肉體強度？那這跟練體有甚麼差別？」</w:t>
      </w:r>
    </w:p>
    <w:p w:rsidR="00C04663" w:rsidRDefault="00A7259F" w:rsidP="00813907">
      <w:pPr>
        <w:spacing w:after="240"/>
      </w:pPr>
      <w:r>
        <w:rPr>
          <w:rFonts w:hint="eastAsia"/>
        </w:rPr>
        <w:t>「只是這修練的方法需要生機，如果照這吸收的程度來看，再修練下去，怕是我會先生機全無，修為再高也就沒有做用了。」</w:t>
      </w:r>
    </w:p>
    <w:p w:rsidR="00C04663" w:rsidRDefault="00A7259F" w:rsidP="00813907">
      <w:pPr>
        <w:spacing w:after="240"/>
      </w:pPr>
      <w:r>
        <w:rPr>
          <w:rFonts w:hint="eastAsia"/>
        </w:rPr>
        <w:t>在李龍飛認知裡，補充生機的丹藥或是法器當然也是有，但那些都是彌足珍貴的</w:t>
      </w:r>
      <w:r>
        <w:rPr>
          <w:rFonts w:hint="eastAsia"/>
        </w:rPr>
        <w:lastRenderedPageBreak/>
        <w:t>東西，普通人不可能拿得到，就算是自在道中，也需要許多貢獻才能換到。</w:t>
      </w:r>
    </w:p>
    <w:p w:rsidR="00C04663" w:rsidRDefault="00A7259F" w:rsidP="00813907">
      <w:pPr>
        <w:spacing w:after="240"/>
      </w:pPr>
      <w:r>
        <w:rPr>
          <w:rFonts w:hint="eastAsia"/>
        </w:rPr>
        <w:t>想到這，他在接下來的幾天內，又去了丹寶樓那，要了幾</w:t>
      </w:r>
      <w:r w:rsidR="008361ED">
        <w:rPr>
          <w:rFonts w:hint="eastAsia"/>
        </w:rPr>
        <w:t>顆</w:t>
      </w:r>
      <w:r>
        <w:rPr>
          <w:rFonts w:hint="eastAsia"/>
        </w:rPr>
        <w:t>能補生機的丹</w:t>
      </w:r>
      <w:r w:rsidR="00484D80">
        <w:rPr>
          <w:rFonts w:hint="eastAsia"/>
        </w:rPr>
        <w:t>藥</w:t>
      </w:r>
      <w:r>
        <w:rPr>
          <w:rFonts w:hint="eastAsia"/>
        </w:rPr>
        <w:t>，最後一次去時，那丹寶樓的弟子已經換人，換成一位築基長老，想來是那弟子給出太多丹藥，所以終究被發現了，至於是他自己跑路了，還是被收壓禁閉，這就不得而知了。</w:t>
      </w:r>
    </w:p>
    <w:p w:rsidR="00C04663" w:rsidRDefault="00A7259F" w:rsidP="00813907">
      <w:pPr>
        <w:spacing w:after="240"/>
      </w:pPr>
      <w:r>
        <w:rPr>
          <w:rFonts w:hint="eastAsia"/>
        </w:rPr>
        <w:t>李龍飛心中雖擔心那弟子將他的事情說出去，但他卻只能賭他一把。</w:t>
      </w:r>
    </w:p>
    <w:p w:rsidR="00C04663" w:rsidRDefault="00A7259F" w:rsidP="00813907">
      <w:pPr>
        <w:spacing w:after="240"/>
      </w:pPr>
      <w:r>
        <w:rPr>
          <w:rFonts w:hint="eastAsia"/>
        </w:rPr>
        <w:t>並且知道要離開自在道的日子近了，當下連忙將那些</w:t>
      </w:r>
      <w:r w:rsidR="00484D80">
        <w:rPr>
          <w:rFonts w:hint="eastAsia"/>
        </w:rPr>
        <w:t>丹藥</w:t>
      </w:r>
      <w:r>
        <w:rPr>
          <w:rFonts w:hint="eastAsia"/>
        </w:rPr>
        <w:t>服下，並試著再將靈氣灌入那燭火之中。</w:t>
      </w:r>
    </w:p>
    <w:p w:rsidR="00C04663" w:rsidRDefault="00A7259F" w:rsidP="00813907">
      <w:pPr>
        <w:spacing w:after="240"/>
      </w:pPr>
      <w:r>
        <w:rPr>
          <w:rFonts w:hint="eastAsia"/>
        </w:rPr>
        <w:t>事實上，李龍飛的推測是錯的也是對的，那盞燭火跟吸收生機的方法，不是練氣十層的表現，但卻是踏入練氣十層的一個關鍵。</w:t>
      </w:r>
    </w:p>
    <w:p w:rsidR="00C04663" w:rsidRDefault="00A7259F" w:rsidP="00813907">
      <w:pPr>
        <w:spacing w:after="240"/>
      </w:pPr>
      <w:r>
        <w:rPr>
          <w:rFonts w:hint="eastAsia"/>
        </w:rPr>
        <w:t>那油燈，是遠古大能所施展的一種神通，能將傳承寄託給後世的有緣者得到，但同時，因為那遠古大能沒有想到後世傳人只能止於練氣九層，所以無意中形成了一種機緣。</w:t>
      </w:r>
    </w:p>
    <w:p w:rsidR="00C04663" w:rsidRDefault="00A7259F" w:rsidP="00813907">
      <w:pPr>
        <w:spacing w:after="240"/>
      </w:pPr>
      <w:r>
        <w:rPr>
          <w:rFonts w:hint="eastAsia"/>
        </w:rPr>
        <w:t>這機緣是因為那神通本身是遠古大能仙氣所化，所以在李龍飛一吸之後，雖只剩些許效用，卻因此提升了李龍飛修為許多。</w:t>
      </w:r>
    </w:p>
    <w:p w:rsidR="00C04663" w:rsidRDefault="00A7259F" w:rsidP="00813907">
      <w:pPr>
        <w:spacing w:after="240"/>
      </w:pPr>
      <w:r>
        <w:rPr>
          <w:rFonts w:hint="eastAsia"/>
        </w:rPr>
        <w:t>而原本如果在遠古時代，李龍飛應該能藉著那仙氣提升至練氣十層，但因為後世凡人天生限制的關係，所以在第九層大圓滿後就到達極至，停了下來，存留的一股仙氣便化作那盞燭火，漂浮在靈海之中。</w:t>
      </w:r>
    </w:p>
    <w:p w:rsidR="00C04663" w:rsidRDefault="00A7259F" w:rsidP="00813907">
      <w:pPr>
        <w:spacing w:after="240"/>
      </w:pPr>
      <w:r>
        <w:rPr>
          <w:rFonts w:hint="eastAsia"/>
        </w:rPr>
        <w:t>本來，如果李龍飛築基之後，那燭火便可化作仙氣，繼續提升他的修為。</w:t>
      </w:r>
    </w:p>
    <w:p w:rsidR="00C04663" w:rsidRDefault="00A7259F" w:rsidP="00813907">
      <w:pPr>
        <w:spacing w:after="240"/>
      </w:pPr>
      <w:r>
        <w:rPr>
          <w:rFonts w:hint="eastAsia"/>
        </w:rPr>
        <w:t>但李龍飛卻是在練氣層時就再一步將氣海中的靈氣灌入後，這氣海因為靈氣灌入燭火而缺少了一部份，加上他自身的生機被吸收，化做了缺少的一，成了一股說不清道不名的契機，竟讓那燭火有了一種轉換的效果，將他的靈氣跟生機轉為遠古修士的道，反饋給李龍飛肉體，逐漸改造成能夠修練到練氣十五層的一種造化。</w:t>
      </w:r>
    </w:p>
    <w:p w:rsidR="00C04663" w:rsidRDefault="00A7259F" w:rsidP="00813907">
      <w:pPr>
        <w:spacing w:after="240"/>
      </w:pPr>
      <w:r>
        <w:rPr>
          <w:rFonts w:hint="eastAsia"/>
        </w:rPr>
        <w:t>這就好比一杯杯子裝滿了水，原先你已經無法再將他灌入任何清水，但如果你用管子將他抽出一些放到另一個小杯子，再從那小杯子裡加糖後注回原先的大杯子，久而久之，那整杯水變會從清水轉為糖水，達成一種徹底改變的的情況。</w:t>
      </w:r>
    </w:p>
    <w:p w:rsidR="00C04663" w:rsidRDefault="00A7259F" w:rsidP="00813907">
      <w:pPr>
        <w:spacing w:after="240"/>
      </w:pPr>
      <w:r>
        <w:rPr>
          <w:rFonts w:hint="eastAsia"/>
        </w:rPr>
        <w:t>如果李龍飛繼續這樣下去，總有一天，當他肉體改造完成時，他便可以接上遠古修士的路，往練氣十五層走下去。</w:t>
      </w:r>
    </w:p>
    <w:p w:rsidR="00C04663" w:rsidRDefault="00A7259F" w:rsidP="00813907">
      <w:pPr>
        <w:spacing w:after="240"/>
      </w:pPr>
      <w:r>
        <w:rPr>
          <w:rFonts w:hint="eastAsia"/>
        </w:rPr>
        <w:t>只是如今他的生機不夠，加上時間也不充裕，當幾天後的夜裡，</w:t>
      </w:r>
      <w:r w:rsidR="00152965">
        <w:rPr>
          <w:rFonts w:hint="eastAsia"/>
        </w:rPr>
        <w:t>楚若梅</w:t>
      </w:r>
      <w:r>
        <w:rPr>
          <w:rFonts w:hint="eastAsia"/>
        </w:rPr>
        <w:t>再度出門</w:t>
      </w:r>
      <w:r>
        <w:rPr>
          <w:rFonts w:hint="eastAsia"/>
        </w:rPr>
        <w:lastRenderedPageBreak/>
        <w:t>時，在府內修行的李龍飛雙眼赫然張開，一絲殺機毫無隱藏地閃過。</w:t>
      </w:r>
    </w:p>
    <w:p w:rsidR="00C04663" w:rsidRDefault="00A7259F" w:rsidP="00813907">
      <w:pPr>
        <w:spacing w:after="240"/>
      </w:pPr>
      <w:r>
        <w:rPr>
          <w:rFonts w:hint="eastAsia"/>
        </w:rPr>
        <w:t>「我能感覺到，我的修為沒有增加，但肉體氣血之力卻強上不少…看來，這練氣十層的修練方法並沒有錯誤。」</w:t>
      </w:r>
    </w:p>
    <w:p w:rsidR="00C04663" w:rsidRDefault="00A7259F" w:rsidP="00813907">
      <w:pPr>
        <w:spacing w:after="240"/>
      </w:pPr>
      <w:r>
        <w:rPr>
          <w:rFonts w:hint="eastAsia"/>
        </w:rPr>
        <w:t>「不過眼下丹藥已經沒了，而且我的生機少了許多…如果之後要再走下去，恐怕得先找個補充生機的方法才行。」李龍飛看向鏡子，他的頭髮雖有補元丹的滋養，仍然是白了一大半，成了黑白交織的奇異景象。</w:t>
      </w:r>
    </w:p>
    <w:p w:rsidR="00C04663" w:rsidRDefault="00A7259F" w:rsidP="00813907">
      <w:pPr>
        <w:spacing w:after="240"/>
      </w:pPr>
      <w:r>
        <w:rPr>
          <w:rFonts w:hint="eastAsia"/>
        </w:rPr>
        <w:t>「不管了，這件事之後再說，眼下，我得先辦妥一件事…這自在道…我怕是之後不會再回來了。」</w:t>
      </w:r>
    </w:p>
    <w:p w:rsidR="00C04663" w:rsidRDefault="00A7259F" w:rsidP="00813907">
      <w:pPr>
        <w:spacing w:after="240"/>
      </w:pPr>
      <w:r>
        <w:rPr>
          <w:rFonts w:hint="eastAsia"/>
        </w:rPr>
        <w:t>踏出洞府，李龍飛尾隨著</w:t>
      </w:r>
      <w:r w:rsidR="00152965">
        <w:rPr>
          <w:rFonts w:hint="eastAsia"/>
        </w:rPr>
        <w:t>楚若梅</w:t>
      </w:r>
      <w:r>
        <w:rPr>
          <w:rFonts w:hint="eastAsia"/>
        </w:rPr>
        <w:t>的氣息前進，他沒有告訴</w:t>
      </w:r>
      <w:r w:rsidR="00152965">
        <w:rPr>
          <w:rFonts w:hint="eastAsia"/>
        </w:rPr>
        <w:t>楚若梅</w:t>
      </w:r>
      <w:r>
        <w:rPr>
          <w:rFonts w:hint="eastAsia"/>
        </w:rPr>
        <w:t>他要做甚麼，即使對方隱隱約約猜了甚麼。</w:t>
      </w:r>
    </w:p>
    <w:p w:rsidR="00C04663" w:rsidRDefault="00A7259F" w:rsidP="00813907">
      <w:pPr>
        <w:spacing w:after="240"/>
      </w:pPr>
      <w:r>
        <w:rPr>
          <w:rFonts w:hint="eastAsia"/>
        </w:rPr>
        <w:t>並不是出於慈悲善意，而是一種非做不可的感覺，李龍飛知道就算他告訴</w:t>
      </w:r>
      <w:r w:rsidR="00152965">
        <w:rPr>
          <w:rFonts w:hint="eastAsia"/>
        </w:rPr>
        <w:t>楚若梅</w:t>
      </w:r>
      <w:r>
        <w:rPr>
          <w:rFonts w:hint="eastAsia"/>
        </w:rPr>
        <w:t>他有把握殺了西門吹雪後逃出去，對方也不會答應讓他幫忙。</w:t>
      </w:r>
    </w:p>
    <w:p w:rsidR="00C04663" w:rsidRDefault="00A7259F" w:rsidP="00813907">
      <w:pPr>
        <w:spacing w:after="240"/>
      </w:pPr>
      <w:r>
        <w:rPr>
          <w:rFonts w:hint="eastAsia"/>
        </w:rPr>
        <w:t>因為那是她的選擇，她的生存意義，就像他想親自替父親報仇一樣。</w:t>
      </w:r>
    </w:p>
    <w:p w:rsidR="00C04663" w:rsidRDefault="00A7259F" w:rsidP="00813907">
      <w:pPr>
        <w:spacing w:after="240"/>
      </w:pPr>
      <w:r>
        <w:rPr>
          <w:rFonts w:hint="eastAsia"/>
        </w:rPr>
        <w:t>然而，他還是要做一件事，那就是如果</w:t>
      </w:r>
      <w:r w:rsidR="00152965">
        <w:rPr>
          <w:rFonts w:hint="eastAsia"/>
        </w:rPr>
        <w:t>楚若梅</w:t>
      </w:r>
      <w:r>
        <w:rPr>
          <w:rFonts w:hint="eastAsia"/>
        </w:rPr>
        <w:t>引爆西門吹雪陽氣之後，西門吹雪沒死，那他會替</w:t>
      </w:r>
      <w:r w:rsidR="00152965">
        <w:rPr>
          <w:rFonts w:hint="eastAsia"/>
        </w:rPr>
        <w:t>楚若梅</w:t>
      </w:r>
      <w:r>
        <w:rPr>
          <w:rFonts w:hint="eastAsia"/>
        </w:rPr>
        <w:t>補上一刀，確保對方的死透。</w:t>
      </w:r>
    </w:p>
    <w:p w:rsidR="00C04663" w:rsidRDefault="00A7259F" w:rsidP="00813907">
      <w:pPr>
        <w:spacing w:after="240"/>
      </w:pPr>
      <w:r>
        <w:rPr>
          <w:rFonts w:hint="eastAsia"/>
        </w:rPr>
        <w:t>沒有太大的意義，但有些事，明知道不可為仍需為之，就像現在他得去做的一樣。</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一切都是空</w:t>
      </w:r>
    </w:p>
    <w:p w:rsidR="00C04663" w:rsidRDefault="00C04663" w:rsidP="00813907">
      <w:pPr>
        <w:spacing w:after="240"/>
      </w:pPr>
    </w:p>
    <w:p w:rsidR="00C04663" w:rsidRDefault="00A7259F" w:rsidP="00813907">
      <w:pPr>
        <w:spacing w:after="240"/>
      </w:pPr>
      <w:r>
        <w:rPr>
          <w:rFonts w:hint="eastAsia"/>
        </w:rPr>
        <w:t>此時已經是半夜時分，夜色中，一抹弦月掛在上頭，像是一把彎刀一樣。</w:t>
      </w:r>
    </w:p>
    <w:p w:rsidR="00C04663" w:rsidRDefault="00A7259F" w:rsidP="00813907">
      <w:pPr>
        <w:spacing w:after="240"/>
      </w:pPr>
      <w:r>
        <w:rPr>
          <w:rFonts w:hint="eastAsia"/>
        </w:rPr>
        <w:t>整個自在道，冷冷清清，雖說不至於沒有聲音，但還是不如李龍飛記憶中的那樣熱鬧。</w:t>
      </w:r>
    </w:p>
    <w:p w:rsidR="00C04663" w:rsidRDefault="00A7259F" w:rsidP="00813907">
      <w:pPr>
        <w:spacing w:after="240"/>
      </w:pPr>
      <w:r>
        <w:rPr>
          <w:rFonts w:hint="eastAsia"/>
        </w:rPr>
        <w:t>他順著</w:t>
      </w:r>
      <w:r w:rsidR="00152965">
        <w:rPr>
          <w:rFonts w:hint="eastAsia"/>
        </w:rPr>
        <w:t>楚若梅</w:t>
      </w:r>
      <w:r>
        <w:rPr>
          <w:rFonts w:hint="eastAsia"/>
        </w:rPr>
        <w:t>的氣息，走在內觀中的山路之上，其間不乏有遇到一些內門弟子，但在他戴著斗笠遮掩及散開修為之後，對方多半都是繞路避之。</w:t>
      </w:r>
    </w:p>
    <w:p w:rsidR="00C04663" w:rsidRDefault="00A7259F" w:rsidP="00813907">
      <w:pPr>
        <w:spacing w:after="240"/>
      </w:pPr>
      <w:r>
        <w:rPr>
          <w:rFonts w:hint="eastAsia"/>
        </w:rPr>
        <w:t>雖說這樣對他來說更為方便，但他心底也不免有些感慨。</w:t>
      </w:r>
    </w:p>
    <w:p w:rsidR="00C04663" w:rsidRDefault="00A7259F" w:rsidP="00813907">
      <w:pPr>
        <w:spacing w:after="240"/>
      </w:pPr>
      <w:r>
        <w:rPr>
          <w:rFonts w:hint="eastAsia"/>
        </w:rPr>
        <w:t>「本來我還以為成為練氣大圓滿後，回宗門內可以讓師兄弟們跟師傅大吃一驚，現在看起來，反而是宗門內的變化讓我大吃一驚阿。」</w:t>
      </w:r>
    </w:p>
    <w:p w:rsidR="00C04663" w:rsidRDefault="00A7259F" w:rsidP="00813907">
      <w:pPr>
        <w:spacing w:after="240"/>
      </w:pPr>
      <w:r>
        <w:rPr>
          <w:rFonts w:hint="eastAsia"/>
        </w:rPr>
        <w:lastRenderedPageBreak/>
        <w:t>「不知道王騰飛、莫婉兒那些天驕們如何了…」感嘆間，李龍飛來到了一座洞府面前。</w:t>
      </w:r>
    </w:p>
    <w:p w:rsidR="00C04663" w:rsidRDefault="00A7259F" w:rsidP="00813907">
      <w:pPr>
        <w:spacing w:after="240"/>
      </w:pPr>
      <w:r>
        <w:rPr>
          <w:rFonts w:hint="eastAsia"/>
        </w:rPr>
        <w:t>那洞府佔地甚廣，四周還有一片藥圃果園，更豢養了幾隻靈獸圈在其內，形成了一片單獨的世界。</w:t>
      </w:r>
    </w:p>
    <w:p w:rsidR="00C04663" w:rsidRDefault="00A7259F" w:rsidP="00813907">
      <w:pPr>
        <w:spacing w:after="240"/>
      </w:pPr>
      <w:r>
        <w:rPr>
          <w:rFonts w:hint="eastAsia"/>
        </w:rPr>
        <w:t>甚至在那些靈獸之後，靠近洞府門口之處，存在了一股靈泉，靈氣濃郁，四周小橋假山一併俱全，還有一些傀儡守衛，正來回地警惕著四週。</w:t>
      </w:r>
    </w:p>
    <w:p w:rsidR="00C04663" w:rsidRDefault="00A7259F" w:rsidP="00813907">
      <w:pPr>
        <w:spacing w:after="240"/>
      </w:pPr>
      <w:r>
        <w:rPr>
          <w:rFonts w:hint="eastAsia"/>
        </w:rPr>
        <w:t>而那洞府門上，兩個碩大的靈石門環顯眼，門上更刻著陣法圖案，隱隱泛著光芒，使要闖入的人都不得不多思考幾分。</w:t>
      </w:r>
    </w:p>
    <w:p w:rsidR="00C04663" w:rsidRDefault="00A7259F" w:rsidP="00813907">
      <w:pPr>
        <w:spacing w:after="240"/>
      </w:pPr>
      <w:r>
        <w:rPr>
          <w:rFonts w:hint="eastAsia"/>
        </w:rPr>
        <w:t>這裡，正是西門吹雪在宗門劇變後居住的地方。</w:t>
      </w:r>
    </w:p>
    <w:p w:rsidR="00C04663" w:rsidRDefault="00A7259F" w:rsidP="00813907">
      <w:pPr>
        <w:spacing w:after="240"/>
      </w:pPr>
      <w:r>
        <w:rPr>
          <w:rFonts w:hint="eastAsia"/>
        </w:rPr>
        <w:t>聽</w:t>
      </w:r>
      <w:r w:rsidR="00152965">
        <w:rPr>
          <w:rFonts w:hint="eastAsia"/>
        </w:rPr>
        <w:t>楚若梅</w:t>
      </w:r>
      <w:r>
        <w:rPr>
          <w:rFonts w:hint="eastAsia"/>
        </w:rPr>
        <w:t>說，西門吹雪修為已經來到練氣九層頂峰，雖然不是特高，但因為其師老譚道人的寵愛，所以自在道的弟子都不敢招惹到他。</w:t>
      </w:r>
    </w:p>
    <w:p w:rsidR="00C04663" w:rsidRDefault="00A7259F" w:rsidP="00813907">
      <w:pPr>
        <w:spacing w:after="240"/>
      </w:pPr>
      <w:r>
        <w:rPr>
          <w:rFonts w:hint="eastAsia"/>
        </w:rPr>
        <w:t>此時看到這等奢華的洞府，李龍飛心下的厭惡更為增加，他身形一晃，在那些靈獸跟傀儡都沒察覺的情況下來到了洞府門口。</w:t>
      </w:r>
    </w:p>
    <w:p w:rsidR="00C04663" w:rsidRDefault="00A7259F" w:rsidP="00813907">
      <w:pPr>
        <w:spacing w:after="240"/>
      </w:pPr>
      <w:r>
        <w:rPr>
          <w:rFonts w:hint="eastAsia"/>
        </w:rPr>
        <w:t>「這陣法有些困難…」雖然自己的修為已經到達練氣大圓滿，要打開這大門不是甚麼難處，但要在不觸發這陣法的情況下打開，還是有些麻煩。</w:t>
      </w:r>
    </w:p>
    <w:p w:rsidR="00C04663" w:rsidRDefault="00A7259F" w:rsidP="00813907">
      <w:pPr>
        <w:spacing w:after="240"/>
      </w:pPr>
      <w:r>
        <w:rPr>
          <w:rFonts w:hint="eastAsia"/>
        </w:rPr>
        <w:t>李龍飛心念一動，拿出了道法師伯給自己的那個老譚道人玉簡，果然隨著那玉簡碰觸，那石門轟一聲緩緩打了開來。</w:t>
      </w:r>
    </w:p>
    <w:p w:rsidR="00C04663" w:rsidRDefault="00A7259F" w:rsidP="00813907">
      <w:pPr>
        <w:spacing w:after="240"/>
      </w:pPr>
      <w:r>
        <w:rPr>
          <w:rFonts w:hint="eastAsia"/>
        </w:rPr>
        <w:t>隨著石門打開，李龍飛沒有馬上進入，而是等了一會，確認裡頭的人沒有發現後，這才收斂起氣息，悄悄走了進去。</w:t>
      </w:r>
    </w:p>
    <w:p w:rsidR="00C04663" w:rsidRDefault="00A7259F" w:rsidP="00813907">
      <w:pPr>
        <w:spacing w:after="240"/>
      </w:pPr>
      <w:r>
        <w:rPr>
          <w:rFonts w:hint="eastAsia"/>
        </w:rPr>
        <w:t>進去後走了一陣子，在一間石房之外，李龍飛聽到了西門吹雪跟</w:t>
      </w:r>
      <w:r w:rsidR="00152965">
        <w:rPr>
          <w:rFonts w:hint="eastAsia"/>
        </w:rPr>
        <w:t>楚若梅</w:t>
      </w:r>
      <w:r>
        <w:rPr>
          <w:rFonts w:hint="eastAsia"/>
        </w:rPr>
        <w:t>的呻吟聲。</w:t>
      </w:r>
    </w:p>
    <w:p w:rsidR="00C04663" w:rsidRDefault="00A7259F" w:rsidP="00813907">
      <w:pPr>
        <w:spacing w:after="240"/>
      </w:pPr>
      <w:r>
        <w:rPr>
          <w:rFonts w:hint="eastAsia"/>
        </w:rPr>
        <w:t>那呻吟聲頗為放肆，配合著肉體的啪打聲，頓時讓李龍飛明白為甚麼西門吹雪會沒聽到那石門開啟的聲音。</w:t>
      </w:r>
    </w:p>
    <w:p w:rsidR="00C04663" w:rsidRDefault="00A7259F" w:rsidP="00813907">
      <w:pPr>
        <w:spacing w:after="240"/>
      </w:pPr>
      <w:r>
        <w:rPr>
          <w:rFonts w:hint="eastAsia"/>
        </w:rPr>
        <w:t>只聽到西門吹雪的聲音淫邪地笑著說。</w:t>
      </w:r>
    </w:p>
    <w:p w:rsidR="00C04663" w:rsidRDefault="00A7259F" w:rsidP="00813907">
      <w:pPr>
        <w:spacing w:after="240"/>
      </w:pPr>
      <w:r>
        <w:rPr>
          <w:rFonts w:hint="eastAsia"/>
        </w:rPr>
        <w:t>「賤貨…你這個小賤貨…當時不是還不肯嗎？怎麼，現在扭腰扭得這麼賣力，是欠我疼你一翻是嗎！」</w:t>
      </w:r>
    </w:p>
    <w:p w:rsidR="00C04663" w:rsidRDefault="00A7259F" w:rsidP="00813907">
      <w:pPr>
        <w:spacing w:after="240"/>
      </w:pPr>
      <w:r>
        <w:rPr>
          <w:rFonts w:hint="eastAsia"/>
        </w:rPr>
        <w:t>「…</w:t>
      </w:r>
      <w:r w:rsidR="0015573C">
        <w:rPr>
          <w:rFonts w:hint="eastAsia"/>
        </w:rPr>
        <w:t>唔</w:t>
      </w:r>
      <w:r>
        <w:rPr>
          <w:rFonts w:hint="eastAsia"/>
        </w:rPr>
        <w:t>，我下賤，我下流…</w:t>
      </w:r>
      <w:r w:rsidR="0015573C">
        <w:rPr>
          <w:rFonts w:hint="eastAsia"/>
        </w:rPr>
        <w:t>我對不起東門師兄…</w:t>
      </w:r>
      <w:r>
        <w:rPr>
          <w:rFonts w:hint="eastAsia"/>
        </w:rPr>
        <w:t>」</w:t>
      </w:r>
    </w:p>
    <w:p w:rsidR="00C04663" w:rsidRDefault="00A7259F" w:rsidP="00813907">
      <w:pPr>
        <w:spacing w:after="240"/>
      </w:pPr>
      <w:r>
        <w:rPr>
          <w:rFonts w:hint="eastAsia"/>
        </w:rPr>
        <w:t>「哈哈哈…東門那衰人，真是活該，要是他知道為了妳這賤貨喪命，肯定黃泉底</w:t>
      </w:r>
      <w:r>
        <w:rPr>
          <w:rFonts w:hint="eastAsia"/>
        </w:rPr>
        <w:lastRenderedPageBreak/>
        <w:t>下也不能甘心…」</w:t>
      </w:r>
    </w:p>
    <w:p w:rsidR="00C04663" w:rsidRDefault="00A7259F" w:rsidP="00813907">
      <w:pPr>
        <w:spacing w:after="240"/>
      </w:pPr>
      <w:r>
        <w:rPr>
          <w:rFonts w:hint="eastAsia"/>
        </w:rPr>
        <w:t>隨著一句句淫穢無比的對話，要不是李龍飛先從</w:t>
      </w:r>
      <w:r w:rsidR="00152965">
        <w:rPr>
          <w:rFonts w:hint="eastAsia"/>
        </w:rPr>
        <w:t>楚若梅</w:t>
      </w:r>
      <w:r>
        <w:rPr>
          <w:rFonts w:hint="eastAsia"/>
        </w:rPr>
        <w:t>那聽到一切事情，肯定也會認為</w:t>
      </w:r>
      <w:r w:rsidR="00152965">
        <w:rPr>
          <w:rFonts w:hint="eastAsia"/>
        </w:rPr>
        <w:t>楚若梅</w:t>
      </w:r>
      <w:r>
        <w:rPr>
          <w:rFonts w:hint="eastAsia"/>
        </w:rPr>
        <w:t>是像西門吹雪口中所說的那樣下賤。</w:t>
      </w:r>
    </w:p>
    <w:p w:rsidR="00C04663" w:rsidRDefault="00A7259F" w:rsidP="00813907">
      <w:pPr>
        <w:spacing w:after="240"/>
      </w:pPr>
      <w:r>
        <w:rPr>
          <w:rFonts w:hint="eastAsia"/>
        </w:rPr>
        <w:t>但有了先前的了解，加上西門上的話語，李龍飛越聽心底就越是滴血，他的雙拳緊握，指甲都刺進了肉裡也沒有知覺，只覺得一股無法遏止的怒氣不斷從胸口中湧了上來。</w:t>
      </w:r>
    </w:p>
    <w:p w:rsidR="00C04663" w:rsidRDefault="00A7259F" w:rsidP="00813907">
      <w:pPr>
        <w:spacing w:after="240"/>
      </w:pPr>
      <w:r>
        <w:rPr>
          <w:rFonts w:hint="eastAsia"/>
        </w:rPr>
        <w:t>他無法想像，要承受多麼大的忍耐，才能像</w:t>
      </w:r>
      <w:r w:rsidR="00152965">
        <w:rPr>
          <w:rFonts w:hint="eastAsia"/>
        </w:rPr>
        <w:t>楚若梅</w:t>
      </w:r>
      <w:r>
        <w:rPr>
          <w:rFonts w:hint="eastAsia"/>
        </w:rPr>
        <w:t>這樣犧牲自己，甚至把自己作賤成如此低微。</w:t>
      </w:r>
    </w:p>
    <w:p w:rsidR="00C04663" w:rsidRDefault="00A7259F" w:rsidP="00813907">
      <w:pPr>
        <w:spacing w:after="240"/>
      </w:pPr>
      <w:r>
        <w:rPr>
          <w:rFonts w:hint="eastAsia"/>
        </w:rPr>
        <w:t>李龍飛很想現在就衝出去將西門吹雪給殺了，可是這麼一來，</w:t>
      </w:r>
      <w:r w:rsidR="00152965">
        <w:rPr>
          <w:rFonts w:hint="eastAsia"/>
        </w:rPr>
        <w:t>楚若梅</w:t>
      </w:r>
      <w:r>
        <w:rPr>
          <w:rFonts w:hint="eastAsia"/>
        </w:rPr>
        <w:t>所做的一切就白費，那對她來說，無疑是赤裸裸的另一種傷害，所以他只能忍著。</w:t>
      </w:r>
    </w:p>
    <w:p w:rsidR="00C04663" w:rsidRDefault="00A7259F" w:rsidP="00813907">
      <w:pPr>
        <w:spacing w:after="240"/>
      </w:pPr>
      <w:r>
        <w:rPr>
          <w:rFonts w:hint="eastAsia"/>
        </w:rPr>
        <w:t>忍著聽著</w:t>
      </w:r>
      <w:r w:rsidR="00152965">
        <w:rPr>
          <w:rFonts w:hint="eastAsia"/>
        </w:rPr>
        <w:t>楚若梅</w:t>
      </w:r>
      <w:r>
        <w:rPr>
          <w:rFonts w:hint="eastAsia"/>
        </w:rPr>
        <w:t>說的言不由衷的話，忍著聽著這一幕幕任誰聽到都會覺得淫蕩得不可思議的話語。</w:t>
      </w:r>
    </w:p>
    <w:p w:rsidR="00C04663" w:rsidRDefault="00A7259F" w:rsidP="00813907">
      <w:pPr>
        <w:spacing w:after="240"/>
      </w:pPr>
      <w:r>
        <w:rPr>
          <w:rFonts w:hint="eastAsia"/>
        </w:rPr>
        <w:t>就在那肉體交纏的聲音快到結尾，西門吹雪低吼一聲，正要將他全身精力都注入</w:t>
      </w:r>
      <w:r w:rsidR="00152965">
        <w:rPr>
          <w:rFonts w:hint="eastAsia"/>
        </w:rPr>
        <w:t>楚若梅</w:t>
      </w:r>
      <w:r>
        <w:rPr>
          <w:rFonts w:hint="eastAsia"/>
        </w:rPr>
        <w:t>的體內之時，突然</w:t>
      </w:r>
      <w:r w:rsidR="00152965">
        <w:rPr>
          <w:rFonts w:hint="eastAsia"/>
        </w:rPr>
        <w:t>楚若梅</w:t>
      </w:r>
      <w:r>
        <w:rPr>
          <w:rFonts w:hint="eastAsia"/>
        </w:rPr>
        <w:t>一陣淒厲的慘叫，伴隨著她刻骨銘心的恨意，傳入李龍飛的耳中。</w:t>
      </w:r>
    </w:p>
    <w:p w:rsidR="00C04663" w:rsidRDefault="00A7259F" w:rsidP="00813907">
      <w:pPr>
        <w:spacing w:after="240"/>
      </w:pPr>
      <w:r>
        <w:rPr>
          <w:rFonts w:hint="eastAsia"/>
        </w:rPr>
        <w:t>「爆！給我爆！」</w:t>
      </w:r>
    </w:p>
    <w:p w:rsidR="00C04663" w:rsidRDefault="00A7259F" w:rsidP="00813907">
      <w:pPr>
        <w:spacing w:after="240"/>
      </w:pPr>
      <w:r>
        <w:rPr>
          <w:rFonts w:hint="eastAsia"/>
        </w:rPr>
        <w:t>「給我爆阿！」</w:t>
      </w:r>
    </w:p>
    <w:p w:rsidR="00C04663" w:rsidRDefault="00A7259F" w:rsidP="00813907">
      <w:pPr>
        <w:spacing w:after="240"/>
      </w:pPr>
      <w:r>
        <w:rPr>
          <w:rFonts w:hint="eastAsia"/>
        </w:rPr>
        <w:t>石室內，一股極陽氣息與極陰氣息快速膨漲，接著砰砰砰一陣悶爆聲響起，轉眼就隨著西門吹雪的驚呼生在他體內爆炸開來。</w:t>
      </w:r>
    </w:p>
    <w:p w:rsidR="00C04663" w:rsidRDefault="00A7259F" w:rsidP="00813907">
      <w:pPr>
        <w:spacing w:after="240"/>
      </w:pPr>
      <w:r>
        <w:rPr>
          <w:rFonts w:hint="eastAsia"/>
        </w:rPr>
        <w:t>「哈哈哈…西門吹雪…你也有今天嗎！今天，我要你嚐到我心中一直以來的痛苦！哈哈哈…」</w:t>
      </w:r>
      <w:r w:rsidR="00152965">
        <w:rPr>
          <w:rFonts w:hint="eastAsia"/>
        </w:rPr>
        <w:t>楚若梅</w:t>
      </w:r>
      <w:r>
        <w:rPr>
          <w:rFonts w:hint="eastAsia"/>
        </w:rPr>
        <w:t>退到了牆邊，雖然本身也極度痛苦喘息，但卻伴著一股開懷的笑聲，只是那笑聲中因為一直以來的怨恨，讓人感到無比的陰森寒冷。</w:t>
      </w:r>
    </w:p>
    <w:p w:rsidR="00C04663" w:rsidRDefault="00A7259F" w:rsidP="00813907">
      <w:pPr>
        <w:spacing w:after="240"/>
      </w:pPr>
      <w:r>
        <w:rPr>
          <w:rFonts w:hint="eastAsia"/>
        </w:rPr>
        <w:t>但這爆炸氣息在漲到最高點之時，西門吹雪忽然不再痛苦，他反倒冷笑了起來，隨著笑聲，那極陽氣息快速消退，只剩下</w:t>
      </w:r>
      <w:r w:rsidR="00152965">
        <w:rPr>
          <w:rFonts w:hint="eastAsia"/>
        </w:rPr>
        <w:t>楚若梅</w:t>
      </w:r>
      <w:r>
        <w:rPr>
          <w:rFonts w:hint="eastAsia"/>
        </w:rPr>
        <w:t>體內那極陰氣息更加劇烈地增長。</w:t>
      </w:r>
    </w:p>
    <w:p w:rsidR="00C04663" w:rsidRDefault="00A7259F" w:rsidP="00813907">
      <w:pPr>
        <w:spacing w:after="240"/>
      </w:pPr>
      <w:r>
        <w:rPr>
          <w:rFonts w:hint="eastAsia"/>
        </w:rPr>
        <w:t>「哼，妳這賤人，妳以為我不知道妳要幹麻嗎？」</w:t>
      </w:r>
    </w:p>
    <w:p w:rsidR="00C04663" w:rsidRDefault="00A7259F" w:rsidP="00813907">
      <w:pPr>
        <w:spacing w:after="240"/>
      </w:pPr>
      <w:r>
        <w:rPr>
          <w:rFonts w:hint="eastAsia"/>
        </w:rPr>
        <w:t>李龍飛連忙用靈識掃去，只見石室內一張大床，</w:t>
      </w:r>
      <w:r w:rsidR="00152965">
        <w:rPr>
          <w:rFonts w:hint="eastAsia"/>
        </w:rPr>
        <w:t>楚若梅</w:t>
      </w:r>
      <w:r>
        <w:rPr>
          <w:rFonts w:hint="eastAsia"/>
        </w:rPr>
        <w:t>此時臉色蒼白，滿臉無法相信，全身赤裸血色全無地跪倒在上面，而西門吹雪則在好整以暇地穿好了道袍，一臉嫌棄地不屑笑著。</w:t>
      </w:r>
    </w:p>
    <w:p w:rsidR="00C04663" w:rsidRDefault="00A7259F" w:rsidP="00813907">
      <w:pPr>
        <w:spacing w:after="240"/>
      </w:pPr>
      <w:r>
        <w:rPr>
          <w:rFonts w:hint="eastAsia"/>
        </w:rPr>
        <w:lastRenderedPageBreak/>
        <w:t>「妳以為，我為不知道妳想幹麻嗎？」</w:t>
      </w:r>
    </w:p>
    <w:p w:rsidR="00C04663" w:rsidRDefault="00A7259F" w:rsidP="00813907">
      <w:pPr>
        <w:spacing w:after="240"/>
      </w:pPr>
      <w:r>
        <w:rPr>
          <w:rFonts w:hint="eastAsia"/>
        </w:rPr>
        <w:t>「妳以為，我會真的沒提防妳嗎？」</w:t>
      </w:r>
    </w:p>
    <w:p w:rsidR="00C04663" w:rsidRDefault="00A7259F" w:rsidP="00813907">
      <w:pPr>
        <w:spacing w:after="240"/>
        <w:rPr>
          <w:kern w:val="0"/>
        </w:rPr>
      </w:pPr>
      <w:r>
        <w:rPr>
          <w:rFonts w:hint="eastAsia"/>
        </w:rPr>
        <w:t>「</w:t>
      </w:r>
      <w:r>
        <w:rPr>
          <w:rFonts w:hint="eastAsia"/>
          <w:kern w:val="0"/>
        </w:rPr>
        <w:t>妳真以為，憑妳的姿色，就可以誘惑那丹寶樓的弟子給你</w:t>
      </w:r>
      <w:r>
        <w:rPr>
          <w:rFonts w:hint="eastAsia"/>
        </w:rPr>
        <w:t>那絕情補陽丹與</w:t>
      </w:r>
      <w:r>
        <w:rPr>
          <w:rFonts w:hint="eastAsia"/>
          <w:kern w:val="0"/>
        </w:rPr>
        <w:t>滅慾陰火丹嗎？」</w:t>
      </w:r>
    </w:p>
    <w:p w:rsidR="00C04663" w:rsidRDefault="00A7259F" w:rsidP="00813907">
      <w:pPr>
        <w:spacing w:after="240"/>
      </w:pPr>
      <w:r>
        <w:rPr>
          <w:rFonts w:hint="eastAsia"/>
          <w:kern w:val="0"/>
        </w:rPr>
        <w:t>「我呸！」</w:t>
      </w:r>
      <w:r>
        <w:rPr>
          <w:rFonts w:hint="eastAsia"/>
        </w:rPr>
        <w:t>西門吹雪踢了</w:t>
      </w:r>
      <w:r w:rsidR="00152965">
        <w:rPr>
          <w:rFonts w:hint="eastAsia"/>
        </w:rPr>
        <w:t>楚若梅</w:t>
      </w:r>
      <w:r>
        <w:rPr>
          <w:rFonts w:hint="eastAsia"/>
        </w:rPr>
        <w:t>一腳，吐了口口水笑著。</w:t>
      </w:r>
    </w:p>
    <w:p w:rsidR="00C04663" w:rsidRDefault="00152965" w:rsidP="00813907">
      <w:pPr>
        <w:spacing w:after="240"/>
      </w:pPr>
      <w:r>
        <w:rPr>
          <w:rFonts w:hint="eastAsia"/>
        </w:rPr>
        <w:t>楚若梅</w:t>
      </w:r>
      <w:r w:rsidR="00A7259F">
        <w:rPr>
          <w:rFonts w:hint="eastAsia"/>
        </w:rPr>
        <w:t>吃痛，臉上蒼白更劇，但比起肉體的痛，她心中的悲痛更是讓她幾乎要昏了過去。</w:t>
      </w:r>
    </w:p>
    <w:p w:rsidR="00C04663" w:rsidRDefault="00A7259F" w:rsidP="00813907">
      <w:pPr>
        <w:spacing w:after="240"/>
      </w:pPr>
      <w:r>
        <w:rPr>
          <w:rFonts w:hint="eastAsia"/>
        </w:rPr>
        <w:t>「要不是為了讓妳自願獻身給我，我怎會叫那弟子告訴妳這法子？妳還真的傻到以為我吞下那被你調整過藥效絕情補陽丹，最終會陽氣過旺，爆體而亡？」</w:t>
      </w:r>
    </w:p>
    <w:p w:rsidR="00C04663" w:rsidRDefault="00A7259F" w:rsidP="00813907">
      <w:pPr>
        <w:spacing w:after="240"/>
      </w:pPr>
      <w:r>
        <w:rPr>
          <w:rFonts w:hint="eastAsia"/>
        </w:rPr>
        <w:t>「別傻了，我師尊早就給我修練一門陰陽補合道法，再多的陽氣，只要我想要，便可以化做陰氣，用以調合，跟本不可能會有過多的情況產生好嗎！」</w:t>
      </w:r>
    </w:p>
    <w:p w:rsidR="00C04663" w:rsidRDefault="00A7259F" w:rsidP="00813907">
      <w:pPr>
        <w:spacing w:after="240"/>
        <w:rPr>
          <w:kern w:val="0"/>
        </w:rPr>
      </w:pPr>
      <w:r>
        <w:rPr>
          <w:rFonts w:hint="eastAsia"/>
          <w:kern w:val="0"/>
        </w:rPr>
        <w:t>西門吹雪蹲了下去，一把抓起倒在地上，此時淚流滿面，因怒火痛苦而臉孔都扭曲的</w:t>
      </w:r>
      <w:r w:rsidR="00152965">
        <w:rPr>
          <w:rFonts w:hint="eastAsia"/>
          <w:kern w:val="0"/>
        </w:rPr>
        <w:t>楚若梅</w:t>
      </w:r>
      <w:r>
        <w:rPr>
          <w:rFonts w:hint="eastAsia"/>
          <w:kern w:val="0"/>
        </w:rPr>
        <w:t>頭髮，賞了她兩巴掌後說。</w:t>
      </w:r>
    </w:p>
    <w:p w:rsidR="00C04663" w:rsidRDefault="00A7259F" w:rsidP="00813907">
      <w:pPr>
        <w:spacing w:after="240"/>
        <w:rPr>
          <w:kern w:val="0"/>
        </w:rPr>
      </w:pPr>
      <w:r>
        <w:rPr>
          <w:rFonts w:hint="eastAsia"/>
        </w:rPr>
        <w:t>「不過，妳吞下的</w:t>
      </w:r>
      <w:r>
        <w:rPr>
          <w:rFonts w:hint="eastAsia"/>
          <w:kern w:val="0"/>
        </w:rPr>
        <w:t>滅慾陰火丹，在妳引爆之後，的確會因此讓妳身亡，這點妳就不用擔心…另外，你暗中藏匿那早該死去的李龍飛，就算死而復活，一樣沒用？我已經通知我師尊派人去處理了，沒意外的話，我會幫妳跟他跟東門三人葬在一起，讓妳們好好團聚一下，也算是跟妳相好那麼久的一點點回報，就不用跟我道謝了…哈哈哈…」</w:t>
      </w:r>
    </w:p>
    <w:p w:rsidR="00C04663" w:rsidRDefault="00A7259F" w:rsidP="00813907">
      <w:pPr>
        <w:spacing w:after="240"/>
        <w:rPr>
          <w:kern w:val="0"/>
        </w:rPr>
      </w:pPr>
      <w:r>
        <w:rPr>
          <w:rFonts w:hint="eastAsia"/>
          <w:kern w:val="0"/>
        </w:rPr>
        <w:t>隨著西門吹雪的笑聲，</w:t>
      </w:r>
      <w:r w:rsidR="00152965">
        <w:rPr>
          <w:rFonts w:hint="eastAsia"/>
          <w:kern w:val="0"/>
        </w:rPr>
        <w:t>楚若梅</w:t>
      </w:r>
      <w:r>
        <w:rPr>
          <w:rFonts w:hint="eastAsia"/>
          <w:kern w:val="0"/>
        </w:rPr>
        <w:t>再也忍耐不住，她哇地痛哭起來，同時身子不自主地捲成一團，腹部之中的那團冰寒越來越大，蔓延到了全身。</w:t>
      </w:r>
    </w:p>
    <w:p w:rsidR="00C04663" w:rsidRDefault="00A7259F" w:rsidP="00813907">
      <w:pPr>
        <w:spacing w:after="240"/>
      </w:pPr>
      <w:r>
        <w:rPr>
          <w:rFonts w:hint="eastAsia"/>
        </w:rPr>
        <w:t>她怎麼想都沒想到，這一切，竟然只是對方的算計之中，尤其是一想到自己為了這一切，作賤了那麼久，結果卻換來這樣結果，此時她心底怨念，實在是已經到了極點。</w:t>
      </w:r>
    </w:p>
    <w:p w:rsidR="00C04663" w:rsidRDefault="00A7259F" w:rsidP="00813907">
      <w:pPr>
        <w:spacing w:after="240"/>
      </w:pPr>
      <w:r>
        <w:rPr>
          <w:rFonts w:hint="eastAsia"/>
        </w:rPr>
        <w:t>她咬得牙都崩了，想要擠出幾句詛咒的話，但全身已被冰凍得差不多，想開口都無法開口。</w:t>
      </w:r>
    </w:p>
    <w:p w:rsidR="00C04663" w:rsidRDefault="00A7259F" w:rsidP="00813907">
      <w:pPr>
        <w:spacing w:after="240"/>
      </w:pPr>
      <w:r>
        <w:rPr>
          <w:rFonts w:hint="eastAsia"/>
        </w:rPr>
        <w:t>就在這意識要消失的那一刻，一個平靜的聲音，如陽光一般，將那即將凍結身心的最後一絲冰寒給停了下來。</w:t>
      </w:r>
    </w:p>
    <w:p w:rsidR="00C04663" w:rsidRDefault="00A7259F" w:rsidP="00813907">
      <w:pPr>
        <w:spacing w:after="240"/>
      </w:pPr>
      <w:r>
        <w:rPr>
          <w:rFonts w:hint="eastAsia"/>
        </w:rPr>
        <w:t>「笑夠了嗎？接下來，換人笑吧。」石房門口，李龍飛那面無表情的臉，冷冷地看著西門吹雪問著。</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斬同門</w:t>
      </w:r>
    </w:p>
    <w:p w:rsidR="00C04663" w:rsidRDefault="00C04663" w:rsidP="00813907">
      <w:pPr>
        <w:spacing w:after="240"/>
      </w:pPr>
    </w:p>
    <w:p w:rsidR="00C04663" w:rsidRDefault="00A7259F" w:rsidP="00813907">
      <w:pPr>
        <w:spacing w:after="240"/>
      </w:pPr>
      <w:r>
        <w:rPr>
          <w:rFonts w:hint="eastAsia"/>
        </w:rPr>
        <w:t>有人說，怒極必反，這句話，實在不假。</w:t>
      </w:r>
    </w:p>
    <w:p w:rsidR="00C04663" w:rsidRDefault="00A7259F" w:rsidP="00813907">
      <w:pPr>
        <w:spacing w:after="240"/>
      </w:pPr>
      <w:r>
        <w:rPr>
          <w:rFonts w:hint="eastAsia"/>
        </w:rPr>
        <w:t>在李龍飛聽完了這一切對話後，他心中的憤怒聲音原本越來越大，越來越深，到最後，卻是嗡地一聲，如同甚麼切斷一樣，再也安靜無聲。</w:t>
      </w:r>
    </w:p>
    <w:p w:rsidR="00C04663" w:rsidRDefault="00A7259F" w:rsidP="00813907">
      <w:pPr>
        <w:spacing w:after="240"/>
      </w:pPr>
      <w:r>
        <w:rPr>
          <w:rFonts w:hint="eastAsia"/>
        </w:rPr>
        <w:t>他默默走入石室，此時西門吹雪盡情地正對著床上一動也不動的</w:t>
      </w:r>
      <w:r w:rsidR="00152965">
        <w:rPr>
          <w:rFonts w:hint="eastAsia"/>
        </w:rPr>
        <w:t>楚若梅</w:t>
      </w:r>
      <w:r>
        <w:rPr>
          <w:rFonts w:hint="eastAsia"/>
        </w:rPr>
        <w:t>嘲笑，對李龍飛的來到竟是完全無感。</w:t>
      </w:r>
    </w:p>
    <w:p w:rsidR="00C04663" w:rsidRDefault="00A7259F" w:rsidP="00813907">
      <w:pPr>
        <w:spacing w:after="240"/>
      </w:pPr>
      <w:r>
        <w:rPr>
          <w:rFonts w:hint="eastAsia"/>
        </w:rPr>
        <w:t>李龍飛沒有趁機出手，而是開口先提醒了對方自己的存在。</w:t>
      </w:r>
    </w:p>
    <w:p w:rsidR="00C04663" w:rsidRDefault="00A7259F" w:rsidP="00813907">
      <w:pPr>
        <w:spacing w:after="240"/>
      </w:pPr>
      <w:r>
        <w:rPr>
          <w:rFonts w:hint="eastAsia"/>
        </w:rPr>
        <w:t>因為如果對方死得莫名其妙，那就完全不知道自己做錯了甚麼。</w:t>
      </w:r>
    </w:p>
    <w:p w:rsidR="00C04663" w:rsidRDefault="00A7259F" w:rsidP="00813907">
      <w:pPr>
        <w:spacing w:after="240"/>
      </w:pPr>
      <w:r>
        <w:rPr>
          <w:rFonts w:hint="eastAsia"/>
        </w:rPr>
        <w:t>但西門吹雪畢竟是練氣九層，他雖然因為一時太過興奮，沒注意到李龍飛的進來，卻在聽到李龍飛那句話後，腦中轟鳴一閃，直覺地轉身一招如意掌便迅如閃電一般擊在李龍飛的身上。</w:t>
      </w:r>
    </w:p>
    <w:p w:rsidR="00C04663" w:rsidRDefault="00A7259F" w:rsidP="00813907">
      <w:pPr>
        <w:spacing w:after="240"/>
      </w:pPr>
      <w:r>
        <w:rPr>
          <w:rFonts w:hint="eastAsia"/>
        </w:rPr>
        <w:t>碰！</w:t>
      </w:r>
    </w:p>
    <w:p w:rsidR="00C04663" w:rsidRDefault="00A7259F" w:rsidP="00813907">
      <w:pPr>
        <w:spacing w:after="240"/>
      </w:pPr>
      <w:r>
        <w:rPr>
          <w:rFonts w:hint="eastAsia"/>
        </w:rPr>
        <w:t>練氣九層的威力非同小可，李龍飛頓時被這招擊得飛了開來，撞破了石房門口，陷入石壁裡頭。</w:t>
      </w:r>
    </w:p>
    <w:p w:rsidR="00C04663" w:rsidRDefault="00A7259F" w:rsidP="00813907">
      <w:pPr>
        <w:spacing w:after="240"/>
      </w:pPr>
      <w:r>
        <w:rPr>
          <w:rFonts w:hint="eastAsia"/>
        </w:rPr>
        <w:t>「就算你回來了又怎樣，你不在的這段時間，我已經到達練氣九層頂峰了，加上師尊給的法器道術，就算是王騰雲，我也能與之一鬥，更何況是你！」西門吹雪運勁雙拳，喀喀兩聲骨頭聲響發出，。</w:t>
      </w:r>
    </w:p>
    <w:p w:rsidR="00C04663" w:rsidRDefault="00A7259F" w:rsidP="00813907">
      <w:pPr>
        <w:spacing w:after="240"/>
      </w:pPr>
      <w:r>
        <w:rPr>
          <w:rFonts w:hint="eastAsia"/>
        </w:rPr>
        <w:t>卻看到，</w:t>
      </w:r>
      <w:r w:rsidR="000560F3">
        <w:rPr>
          <w:rFonts w:hint="eastAsia"/>
        </w:rPr>
        <w:t>一頭黑白斑駁長髮的</w:t>
      </w:r>
      <w:r>
        <w:rPr>
          <w:rFonts w:hint="eastAsia"/>
        </w:rPr>
        <w:t>李龍飛若無其事站起身來，拍拍身上沙石說道。</w:t>
      </w:r>
    </w:p>
    <w:p w:rsidR="00C04663" w:rsidRDefault="00A7259F" w:rsidP="00813907">
      <w:pPr>
        <w:spacing w:after="240"/>
      </w:pPr>
      <w:r>
        <w:rPr>
          <w:rFonts w:hint="eastAsia"/>
        </w:rPr>
        <w:t>「這一掌，算是給我自己的懲罰，我不該讓楚梅還來你這，更不該讓她引爆自己的寒氣…就算讓她恨我，我也應該先將她給拖走才行。」</w:t>
      </w:r>
    </w:p>
    <w:p w:rsidR="00C04663" w:rsidRDefault="00A7259F" w:rsidP="00813907">
      <w:pPr>
        <w:spacing w:after="240"/>
      </w:pPr>
      <w:r>
        <w:rPr>
          <w:rFonts w:hint="eastAsia"/>
        </w:rPr>
        <w:t>這句話李龍飛說得</w:t>
      </w:r>
      <w:r w:rsidR="000560F3">
        <w:rPr>
          <w:rFonts w:hint="eastAsia"/>
        </w:rPr>
        <w:t>沒錯</w:t>
      </w:r>
      <w:r>
        <w:rPr>
          <w:rFonts w:hint="eastAsia"/>
        </w:rPr>
        <w:t>，早知道</w:t>
      </w:r>
      <w:r w:rsidR="00152965">
        <w:rPr>
          <w:rFonts w:hint="eastAsia"/>
        </w:rPr>
        <w:t>楚若梅</w:t>
      </w:r>
      <w:r>
        <w:rPr>
          <w:rFonts w:hint="eastAsia"/>
        </w:rPr>
        <w:t>這一切都白費，那自己寧可讓對方失去所有，也不該連性命都陪上去。</w:t>
      </w:r>
    </w:p>
    <w:p w:rsidR="00C04663" w:rsidRDefault="00A7259F" w:rsidP="00813907">
      <w:pPr>
        <w:spacing w:after="240"/>
      </w:pPr>
      <w:r>
        <w:rPr>
          <w:rFonts w:hint="eastAsia"/>
        </w:rPr>
        <w:t>只是，西門吹雪卻聽都沒聽進去這句話。</w:t>
      </w:r>
    </w:p>
    <w:p w:rsidR="00C04663" w:rsidRDefault="00A7259F" w:rsidP="00813907">
      <w:pPr>
        <w:spacing w:after="240"/>
      </w:pPr>
      <w:r>
        <w:rPr>
          <w:rFonts w:hint="eastAsia"/>
        </w:rPr>
        <w:t>他此時心中掀起驚濤駭浪，剛剛雖然不是萬全準備，但這一擊他暗寸就算是練氣九層吃下了，也非傷不可，但李龍飛卻是毫髮無傷，莫非其修為已經到了練氣大圓滿的境界？</w:t>
      </w:r>
    </w:p>
    <w:p w:rsidR="00C04663" w:rsidRDefault="00A7259F" w:rsidP="00813907">
      <w:pPr>
        <w:spacing w:after="240"/>
      </w:pPr>
      <w:r>
        <w:rPr>
          <w:rFonts w:hint="eastAsia"/>
        </w:rPr>
        <w:lastRenderedPageBreak/>
        <w:t>想到這，西門吹雪心底有些遲疑，他不做沒有把握的事，左手暗中握住了一枚玉簡，準備隨時將它給捏個粉碎。</w:t>
      </w:r>
    </w:p>
    <w:p w:rsidR="00C04663" w:rsidRDefault="00A7259F" w:rsidP="00813907">
      <w:pPr>
        <w:spacing w:after="240"/>
      </w:pPr>
      <w:r>
        <w:rPr>
          <w:rFonts w:hint="eastAsia"/>
        </w:rPr>
        <w:t>那是其師老譚道人所給，囑咐他如果有問題時，只要一捏碎自己便能在幾個呼吸間趕到。</w:t>
      </w:r>
    </w:p>
    <w:p w:rsidR="00C04663" w:rsidRDefault="00A7259F" w:rsidP="00813907">
      <w:pPr>
        <w:spacing w:after="240"/>
      </w:pPr>
      <w:r>
        <w:rPr>
          <w:rFonts w:hint="eastAsia"/>
        </w:rPr>
        <w:t>李龍飛卻淡淡地看了那玉簡一眼，開口說道。</w:t>
      </w:r>
    </w:p>
    <w:p w:rsidR="00C04663" w:rsidRDefault="00A7259F" w:rsidP="00813907">
      <w:pPr>
        <w:spacing w:after="240"/>
      </w:pPr>
      <w:r>
        <w:rPr>
          <w:rFonts w:hint="eastAsia"/>
        </w:rPr>
        <w:t>「在你捏碎的瞬間，我會先將你殺死。」</w:t>
      </w:r>
    </w:p>
    <w:p w:rsidR="00C04663" w:rsidRDefault="00A7259F" w:rsidP="00813907">
      <w:pPr>
        <w:spacing w:after="240"/>
      </w:pPr>
      <w:r>
        <w:rPr>
          <w:rFonts w:hint="eastAsia"/>
        </w:rPr>
        <w:t>說完，他像是不去管西門吹雪的存在，邁步走到</w:t>
      </w:r>
      <w:r w:rsidR="00152965">
        <w:rPr>
          <w:rFonts w:hint="eastAsia"/>
        </w:rPr>
        <w:t>楚若梅</w:t>
      </w:r>
      <w:r>
        <w:rPr>
          <w:rFonts w:hint="eastAsia"/>
        </w:rPr>
        <w:t>的身邊，蹲了下來伸出右手輕撫她的臉低語。</w:t>
      </w:r>
    </w:p>
    <w:p w:rsidR="00C04663" w:rsidRDefault="00A7259F" w:rsidP="00813907">
      <w:pPr>
        <w:spacing w:after="240"/>
      </w:pPr>
      <w:r>
        <w:rPr>
          <w:rFonts w:hint="eastAsia"/>
        </w:rPr>
        <w:t>「對不起…妳丹田中的寒氣已爆，就算有化寒丹也無能為力。我唯一可以做的，是幫妳報仇，在妳死前先讓西門吹雪人頭落地，妳說好不好？」</w:t>
      </w:r>
    </w:p>
    <w:p w:rsidR="00C04663" w:rsidRDefault="00152965" w:rsidP="00813907">
      <w:pPr>
        <w:spacing w:after="240"/>
      </w:pPr>
      <w:r>
        <w:rPr>
          <w:rFonts w:hint="eastAsia"/>
        </w:rPr>
        <w:t>楚若梅</w:t>
      </w:r>
      <w:r w:rsidR="00A7259F">
        <w:rPr>
          <w:rFonts w:hint="eastAsia"/>
        </w:rPr>
        <w:t>只覺得一股熱流融入自己體內，替自己的痛楚稍稍化解，同時護住自己心脈，暫保一時不會死。</w:t>
      </w:r>
    </w:p>
    <w:p w:rsidR="00C04663" w:rsidRDefault="00A7259F" w:rsidP="00813907">
      <w:pPr>
        <w:spacing w:after="240"/>
      </w:pPr>
      <w:r>
        <w:rPr>
          <w:rFonts w:hint="eastAsia"/>
        </w:rPr>
        <w:t>她想到自己的報仇全都成空，想到自己作賤的結果只是白費，心中一個軟弱，再也無力逞強，雙眼淚如雨下，抓著李龍飛的雙手說道。</w:t>
      </w:r>
    </w:p>
    <w:p w:rsidR="00C04663" w:rsidRDefault="00A7259F" w:rsidP="00813907">
      <w:pPr>
        <w:spacing w:after="240"/>
      </w:pPr>
      <w:r>
        <w:rPr>
          <w:rFonts w:hint="eastAsia"/>
        </w:rPr>
        <w:t>「…幫…幫我…幫我殺了那個禽獸…」</w:t>
      </w:r>
    </w:p>
    <w:p w:rsidR="00C04663" w:rsidRDefault="00A7259F" w:rsidP="00813907">
      <w:pPr>
        <w:spacing w:after="240"/>
      </w:pPr>
      <w:r>
        <w:rPr>
          <w:rFonts w:hint="eastAsia"/>
        </w:rPr>
        <w:t>「放心…有我，我一定幫妳殺了他！」李龍飛心中不忍，握緊了</w:t>
      </w:r>
      <w:r w:rsidR="00152965">
        <w:rPr>
          <w:rFonts w:hint="eastAsia"/>
        </w:rPr>
        <w:t>楚若梅</w:t>
      </w:r>
      <w:r>
        <w:rPr>
          <w:rFonts w:hint="eastAsia"/>
        </w:rPr>
        <w:t>的小手苦澀地說著。</w:t>
      </w:r>
    </w:p>
    <w:p w:rsidR="00C04663" w:rsidRDefault="00A7259F" w:rsidP="00813907">
      <w:pPr>
        <w:spacing w:after="240"/>
      </w:pPr>
      <w:r>
        <w:rPr>
          <w:rFonts w:hint="eastAsia"/>
        </w:rPr>
        <w:t>便在此時，西門吹雪右手一指，一道光芒之中，一把小錐，一把小鎚，飛快的朝李龍飛那擊去。</w:t>
      </w:r>
    </w:p>
    <w:p w:rsidR="00C04663" w:rsidRDefault="00A7259F" w:rsidP="00813907">
      <w:pPr>
        <w:spacing w:after="240"/>
      </w:pPr>
      <w:r>
        <w:rPr>
          <w:rFonts w:hint="eastAsia"/>
        </w:rPr>
        <w:t>李龍飛看也不看，右手仍是握住</w:t>
      </w:r>
      <w:r w:rsidR="00152965">
        <w:rPr>
          <w:rFonts w:hint="eastAsia"/>
        </w:rPr>
        <w:t>楚若梅</w:t>
      </w:r>
      <w:r>
        <w:rPr>
          <w:rFonts w:hint="eastAsia"/>
        </w:rPr>
        <w:t>的手，左手反身一揮，一股強大的修為，化作驚天一拳，直接將那小錐跟小槌給轟了開來。</w:t>
      </w:r>
    </w:p>
    <w:p w:rsidR="00C04663" w:rsidRDefault="00A7259F" w:rsidP="00813907">
      <w:pPr>
        <w:spacing w:after="240"/>
      </w:pPr>
      <w:r>
        <w:rPr>
          <w:rFonts w:hint="eastAsia"/>
        </w:rPr>
        <w:t>西門吹雪雙眼瞪大，他此時再也不敢硬拼，，左手一握，便要將那玉簡給粉碎開來，可李龍飛比他更快，右手一揮，儲物袋內一把飛劍疾射而出，比起之前他使的任何一次都要快要猛，瞬間便將西門吹雪左手齊腕斬下。</w:t>
      </w:r>
    </w:p>
    <w:p w:rsidR="00C04663" w:rsidRDefault="00A7259F" w:rsidP="00813907">
      <w:pPr>
        <w:spacing w:after="240"/>
      </w:pPr>
      <w:r>
        <w:rPr>
          <w:rFonts w:hint="eastAsia"/>
        </w:rPr>
        <w:t>去勢如電如雷，不容對方反應。</w:t>
      </w:r>
    </w:p>
    <w:p w:rsidR="00C04663" w:rsidRDefault="00A7259F" w:rsidP="00813907">
      <w:pPr>
        <w:spacing w:after="240"/>
      </w:pPr>
      <w:r>
        <w:rPr>
          <w:rFonts w:hint="eastAsia"/>
        </w:rPr>
        <w:t>西門吹雪低頭一看，直到看到那鮮血噴出，這才感覺到自己左手劇痛，他慘嚎了一聲，同時快速往後倒退，想要逃離出這個洞府。</w:t>
      </w:r>
    </w:p>
    <w:p w:rsidR="00C04663" w:rsidRDefault="00A7259F" w:rsidP="00813907">
      <w:pPr>
        <w:spacing w:after="240"/>
      </w:pPr>
      <w:r>
        <w:rPr>
          <w:rFonts w:hint="eastAsia"/>
        </w:rPr>
        <w:t>他這時就算再怎麼不信，也得承認李龍飛肯定是練氣大圓滿，否則不可能揮手間</w:t>
      </w:r>
      <w:r>
        <w:rPr>
          <w:rFonts w:hint="eastAsia"/>
        </w:rPr>
        <w:lastRenderedPageBreak/>
        <w:t>便能輕鬆斬斷自己手腕。</w:t>
      </w:r>
    </w:p>
    <w:p w:rsidR="00C04663" w:rsidRDefault="00A7259F" w:rsidP="00813907">
      <w:pPr>
        <w:spacing w:after="240"/>
      </w:pPr>
      <w:r>
        <w:rPr>
          <w:rFonts w:hint="eastAsia"/>
        </w:rPr>
        <w:t>李龍飛也沒阻止，他小心翼翼將</w:t>
      </w:r>
      <w:r w:rsidR="00152965">
        <w:rPr>
          <w:rFonts w:hint="eastAsia"/>
        </w:rPr>
        <w:t>楚若梅</w:t>
      </w:r>
      <w:r>
        <w:rPr>
          <w:rFonts w:hint="eastAsia"/>
        </w:rPr>
        <w:t>背在背上，接著跨步出去，速度絲毫不比西門吹雪慢上多少，甚至還快了一些。</w:t>
      </w:r>
    </w:p>
    <w:p w:rsidR="00C04663" w:rsidRDefault="00A7259F" w:rsidP="00813907">
      <w:pPr>
        <w:spacing w:after="240"/>
      </w:pPr>
      <w:r>
        <w:rPr>
          <w:rFonts w:hint="eastAsia"/>
        </w:rPr>
        <w:t>躂躂之間，他如鬼影一般弔隨著西門吹雪不放。</w:t>
      </w:r>
    </w:p>
    <w:p w:rsidR="00C04663" w:rsidRDefault="00A7259F" w:rsidP="00813907">
      <w:pPr>
        <w:spacing w:after="240"/>
      </w:pPr>
      <w:r>
        <w:rPr>
          <w:rFonts w:hint="eastAsia"/>
        </w:rPr>
        <w:t>透過剛剛那幾招，李龍飛已然明白，自己雖然還沒踏入練氣十層，但卻已突破練氣大圓滿的境界極多，莫說練氣九層，就算是練氣大圓滿，自己要斬殺也不是不可能，甚至，他心中隱隱覺得，就算是遇上築基初期，恐怕也有逃跑的餘地。</w:t>
      </w:r>
    </w:p>
    <w:p w:rsidR="00C04663" w:rsidRDefault="00A7259F" w:rsidP="00813907">
      <w:pPr>
        <w:spacing w:after="240"/>
      </w:pPr>
      <w:r>
        <w:rPr>
          <w:rFonts w:hint="eastAsia"/>
        </w:rPr>
        <w:t>只是是否因此就不到練氣十五層無法築基，還要待親自嘗試之後才會知道。</w:t>
      </w:r>
    </w:p>
    <w:p w:rsidR="00C04663" w:rsidRDefault="00A7259F" w:rsidP="00813907">
      <w:pPr>
        <w:spacing w:after="240"/>
      </w:pPr>
      <w:r>
        <w:rPr>
          <w:rFonts w:hint="eastAsia"/>
        </w:rPr>
        <w:t>此時他背著</w:t>
      </w:r>
      <w:r w:rsidR="00152965">
        <w:rPr>
          <w:rFonts w:hint="eastAsia"/>
        </w:rPr>
        <w:t>楚若梅</w:t>
      </w:r>
      <w:r>
        <w:rPr>
          <w:rFonts w:hint="eastAsia"/>
        </w:rPr>
        <w:t>，跨出洞府，一路上，雖說自在道內弟子已少，但終究還有一些，那西門吹雪逃的方向上，幾名弟子衝了出來，明顯是受到西門吹雪吩咐，要來阻他。</w:t>
      </w:r>
    </w:p>
    <w:p w:rsidR="00C04663" w:rsidRDefault="00A7259F" w:rsidP="00813907">
      <w:pPr>
        <w:spacing w:after="240"/>
      </w:pPr>
      <w:r>
        <w:rPr>
          <w:rFonts w:hint="eastAsia"/>
        </w:rPr>
        <w:t>但李龍飛散開修為，加上脫掉斗笠露出真容，幾個認識他的內門弟子紛紛愣住，不認識的也為他修為所震懾，不敢輕易阻擋。</w:t>
      </w:r>
    </w:p>
    <w:p w:rsidR="00C04663" w:rsidRDefault="00A7259F" w:rsidP="00813907">
      <w:pPr>
        <w:spacing w:after="240"/>
      </w:pPr>
      <w:r>
        <w:rPr>
          <w:rFonts w:hint="eastAsia"/>
        </w:rPr>
        <w:t>只有幾名不知好歹的內門弟子，因為平常跟西門吹雪交情較深，出面阻止。</w:t>
      </w:r>
    </w:p>
    <w:p w:rsidR="00C04663" w:rsidRDefault="00A7259F" w:rsidP="00813907">
      <w:pPr>
        <w:spacing w:after="240"/>
      </w:pPr>
      <w:r>
        <w:rPr>
          <w:rFonts w:hint="eastAsia"/>
        </w:rPr>
        <w:t>陳英，當年差一點就通過內門弟子考試的弟子，後來因為自在道劇變，老譚道人提拔了許多外門弟子晉級，此時也在內觀裡面。</w:t>
      </w:r>
    </w:p>
    <w:p w:rsidR="00C04663" w:rsidRDefault="00A7259F" w:rsidP="00813907">
      <w:pPr>
        <w:spacing w:after="240"/>
      </w:pPr>
      <w:r>
        <w:rPr>
          <w:rFonts w:hint="eastAsia"/>
        </w:rPr>
        <w:t>他修為赫然也來到了練氣八層，身旁更是帶著兩個練氣七八層的傀儡，看到李龍飛跑來，一馬當先衝出來阻礙喝道。</w:t>
      </w:r>
    </w:p>
    <w:p w:rsidR="00C04663" w:rsidRDefault="00A7259F" w:rsidP="00813907">
      <w:pPr>
        <w:spacing w:after="240"/>
      </w:pPr>
      <w:r>
        <w:rPr>
          <w:rFonts w:hint="eastAsia"/>
        </w:rPr>
        <w:t>「站住，李龍飛，身為自在道弟子，你回來後不回報掌門，是存何居心。」</w:t>
      </w:r>
    </w:p>
    <w:p w:rsidR="00C04663" w:rsidRDefault="00A7259F" w:rsidP="00813907">
      <w:pPr>
        <w:spacing w:after="240"/>
      </w:pPr>
      <w:r>
        <w:rPr>
          <w:rFonts w:hint="eastAsia"/>
        </w:rPr>
        <w:t>李龍飛此時背著</w:t>
      </w:r>
      <w:r w:rsidR="00152965">
        <w:rPr>
          <w:rFonts w:hint="eastAsia"/>
        </w:rPr>
        <w:t>楚若梅</w:t>
      </w:r>
      <w:r>
        <w:rPr>
          <w:rFonts w:hint="eastAsia"/>
        </w:rPr>
        <w:t>，對於西門吹雪逃走的方向略有明白，知道對方是想去師長所居住的洞府之處，一旦讓對方過去，要殺之不但不太可能，自己要逃出自在道也勢必困難重重，當下對陳英的攔路起了殺機。</w:t>
      </w:r>
    </w:p>
    <w:p w:rsidR="00C04663" w:rsidRDefault="00A7259F" w:rsidP="00813907">
      <w:pPr>
        <w:spacing w:after="240"/>
      </w:pPr>
      <w:r>
        <w:rPr>
          <w:rFonts w:hint="eastAsia"/>
        </w:rPr>
        <w:t>這些年來，他幼時的無知跟純真已經少了許多，加上現在怒氣衝天，沒有任何答話，長袖一甩，頓時儲物袋中十六把飛劍疾射而出，形成一個劍陣與那兩個傀儡撞在一起。</w:t>
      </w:r>
    </w:p>
    <w:p w:rsidR="00C04663" w:rsidRDefault="00A7259F" w:rsidP="00813907">
      <w:pPr>
        <w:spacing w:after="240"/>
      </w:pPr>
      <w:r>
        <w:rPr>
          <w:rFonts w:hint="eastAsia"/>
        </w:rPr>
        <w:t>當日，他在練氣六層時所使的長生劍陣已經可以跟西門吹雪的法器祕術鬥在一起而不弱下風，之後在踏入內門後自然買了許多飛劍備用，如今他突破練氣大圓滿許多，同時以十六把飛劍射出，那兩個傀儡法器只是下品，頓時爆了開來，雖說幾把飛劍也因碰撞倒卷而回，但剩下的那些，卻是再無阻擋，往陳英身上刺去。</w:t>
      </w:r>
    </w:p>
    <w:p w:rsidR="00C04663" w:rsidRDefault="00A7259F" w:rsidP="00813907">
      <w:pPr>
        <w:spacing w:after="240"/>
      </w:pPr>
      <w:r>
        <w:rPr>
          <w:rFonts w:hint="eastAsia"/>
        </w:rPr>
        <w:lastRenderedPageBreak/>
        <w:t>陳英驚嚇中連忙掐訣一指，身形外一尊虛幻傀儡出現想要阻止，但就連練氣九層的西門吹雪都被李龍飛一劍砍下手掌，只有練氣八層的陳英怎麼抵擋得了。</w:t>
      </w:r>
    </w:p>
    <w:p w:rsidR="00C04663" w:rsidRDefault="00A7259F" w:rsidP="00813907">
      <w:pPr>
        <w:spacing w:after="240"/>
      </w:pPr>
      <w:r>
        <w:rPr>
          <w:rFonts w:hint="eastAsia"/>
        </w:rPr>
        <w:t>碰碰碰幾聲，陳英的虛幻傀儡在接觸到李龍飛的飛劍後立刻崩潰散開，使得那些飛劍直接刺到了陳英身上。</w:t>
      </w:r>
    </w:p>
    <w:p w:rsidR="00C04663" w:rsidRDefault="00A7259F" w:rsidP="00813907">
      <w:pPr>
        <w:spacing w:after="240"/>
      </w:pPr>
      <w:r>
        <w:rPr>
          <w:rFonts w:hint="eastAsia"/>
        </w:rPr>
        <w:t>好在李龍飛雖然產生殺意，但終究念著同門舊情，那幾把飛劍刺入的部位有偏，陳英只是噴出了幾口鮮血，失去戰力，卻是留著一口氣，沒有生命之憂。</w:t>
      </w:r>
    </w:p>
    <w:p w:rsidR="00C04663" w:rsidRDefault="00A7259F" w:rsidP="00813907">
      <w:pPr>
        <w:spacing w:after="240"/>
      </w:pPr>
      <w:r>
        <w:rPr>
          <w:rFonts w:hint="eastAsia"/>
        </w:rPr>
        <w:t>與此同時，原本跟著陳英衝出來的其他內門弟子，見到陳英在幾個交手間就受到重傷倒下，這還是李龍飛手下留情才沒有失去性命，紛紛倒吸一口氣，不敢再上前阻擋李龍飛的追擊。</w:t>
      </w:r>
    </w:p>
    <w:p w:rsidR="00C04663" w:rsidRDefault="00A7259F" w:rsidP="00813907">
      <w:pPr>
        <w:spacing w:after="240"/>
      </w:pPr>
      <w:r>
        <w:rPr>
          <w:rFonts w:hint="eastAsia"/>
        </w:rPr>
        <w:t>這一切說來很長，卻只是瞬息之間，從李龍飛踏出洞府到衝過這群弟子，不過是一炷香的時間而已。</w:t>
      </w:r>
    </w:p>
    <w:p w:rsidR="00C04663" w:rsidRDefault="00A7259F" w:rsidP="00813907">
      <w:pPr>
        <w:spacing w:after="240"/>
      </w:pPr>
      <w:r>
        <w:rPr>
          <w:rFonts w:hint="eastAsia"/>
        </w:rPr>
        <w:t>此時西門吹雪已經快要跑到師長門居住的地方，甚至，再往前去大喊，肯定就會有師長出現，他心中一喜，正要開口，卻聽到背後冷冷一個聲音傳來，接著寒光一閃，一個冰冷的感覺從脖子裡斷了開來。</w:t>
      </w:r>
    </w:p>
    <w:p w:rsidR="00C04663" w:rsidRDefault="00A7259F" w:rsidP="00813907">
      <w:pPr>
        <w:spacing w:after="240"/>
      </w:pPr>
      <w:r>
        <w:rPr>
          <w:rFonts w:hint="eastAsia"/>
        </w:rPr>
        <w:t>「我說過，在她死前，你的人頭會先落地！」</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殺出自在道</w:t>
      </w:r>
    </w:p>
    <w:p w:rsidR="00C04663" w:rsidRDefault="00C04663" w:rsidP="00813907">
      <w:pPr>
        <w:spacing w:after="240"/>
      </w:pPr>
    </w:p>
    <w:p w:rsidR="00C04663" w:rsidRDefault="00A7259F" w:rsidP="00813907">
      <w:pPr>
        <w:spacing w:after="240"/>
      </w:pPr>
      <w:r>
        <w:rPr>
          <w:rFonts w:hint="eastAsia"/>
        </w:rPr>
        <w:t>西門吹雪頭皮發麻，他從小出生仙人世家，雖說不受重用，卻也比一般凡人過得殊坦得多。</w:t>
      </w:r>
    </w:p>
    <w:p w:rsidR="00C04663" w:rsidRDefault="00A7259F" w:rsidP="00813907">
      <w:pPr>
        <w:spacing w:after="240"/>
      </w:pPr>
      <w:r>
        <w:rPr>
          <w:rFonts w:hint="eastAsia"/>
        </w:rPr>
        <w:t>而後來到自在道中，在這裡他的資質不算高，但也不差，很快就得到許多弟子們的崇拜，過得比在自己家族時還要舒服。</w:t>
      </w:r>
    </w:p>
    <w:p w:rsidR="00C04663" w:rsidRDefault="00A7259F" w:rsidP="00813907">
      <w:pPr>
        <w:spacing w:after="240"/>
      </w:pPr>
      <w:r>
        <w:rPr>
          <w:rFonts w:hint="eastAsia"/>
        </w:rPr>
        <w:t>唯一一次的失敗，便是當時與李龍飛鬥蛐蛐的那次。</w:t>
      </w:r>
    </w:p>
    <w:p w:rsidR="00C04663" w:rsidRDefault="00A7259F" w:rsidP="00813907">
      <w:pPr>
        <w:spacing w:after="240"/>
      </w:pPr>
      <w:r>
        <w:rPr>
          <w:rFonts w:hint="eastAsia"/>
        </w:rPr>
        <w:t>那次之後，他視李龍飛為眼中釘，目中刺，努力修練，發誓有朝一日要給對方好看，想不到，在內門比試時，他再一次輸給了對方。</w:t>
      </w:r>
    </w:p>
    <w:p w:rsidR="00C04663" w:rsidRDefault="00A7259F" w:rsidP="00813907">
      <w:pPr>
        <w:spacing w:after="240"/>
      </w:pPr>
      <w:r>
        <w:rPr>
          <w:rFonts w:hint="eastAsia"/>
        </w:rPr>
        <w:t>那一次，他幾乎快要崩潰，身邊追隨者也離開不少，使得他的心態從此變得陰沉扭曲，喜歡聽別人的痛苦哀嚎。</w:t>
      </w:r>
    </w:p>
    <w:p w:rsidR="00C04663" w:rsidRDefault="00A7259F" w:rsidP="00813907">
      <w:pPr>
        <w:spacing w:after="240"/>
      </w:pPr>
      <w:r>
        <w:rPr>
          <w:rFonts w:hint="eastAsia"/>
        </w:rPr>
        <w:t>幸好，李龍飛在當上內門弟子不久後便消失不見，更從此一去不回。</w:t>
      </w:r>
    </w:p>
    <w:p w:rsidR="00C04663" w:rsidRDefault="00A7259F" w:rsidP="00813907">
      <w:pPr>
        <w:spacing w:after="240"/>
      </w:pPr>
      <w:r>
        <w:rPr>
          <w:rFonts w:hint="eastAsia"/>
        </w:rPr>
        <w:lastRenderedPageBreak/>
        <w:t>當他聽到連天泉道人都覺得李龍飛死掉之時，他感覺到一直以來壓在自己身上的那片灰暗終於消失，他整個人像重生一般，對未來感到前所未有的期盼，更是在之後沒多久，就爆發了刀仙宗與自在道的戰爭。</w:t>
      </w:r>
    </w:p>
    <w:p w:rsidR="00C04663" w:rsidRDefault="00A7259F" w:rsidP="00813907">
      <w:pPr>
        <w:spacing w:after="240"/>
      </w:pPr>
      <w:r>
        <w:rPr>
          <w:rFonts w:hint="eastAsia"/>
        </w:rPr>
        <w:t>在這場戰爭中，其師老譚道人雖然背叛了自在道，但卻帶著他走向更高的權力核心，他成了夢寐以求的內門弟子，更是轉眼變為掌門人的親傳弟子，前途光明無限，只等著他日成長起來而已。</w:t>
      </w:r>
    </w:p>
    <w:p w:rsidR="00C04663" w:rsidRDefault="00A7259F" w:rsidP="00813907">
      <w:pPr>
        <w:spacing w:after="240"/>
      </w:pPr>
      <w:r>
        <w:rPr>
          <w:rFonts w:hint="eastAsia"/>
        </w:rPr>
        <w:t>沒想到，今天，他命中剋星的李龍飛再一次出現在自己面前，而且是在他最為顛峰，最為得意的時後，修為更是成長到不可思議的高度，將自己好不容易再建立起來的信心狠狠挫敗。</w:t>
      </w:r>
    </w:p>
    <w:p w:rsidR="00C04663" w:rsidRDefault="00A7259F" w:rsidP="00813907">
      <w:pPr>
        <w:spacing w:after="240"/>
      </w:pPr>
      <w:r>
        <w:rPr>
          <w:rFonts w:hint="eastAsia"/>
        </w:rPr>
        <w:t>他只覺得這一切荒謬至極，不願相信這是真的，但逼迫而來的殺意卻又讓他不得不明白這是個現實。</w:t>
      </w:r>
    </w:p>
    <w:p w:rsidR="00C04663" w:rsidRDefault="00A7259F" w:rsidP="00813907">
      <w:pPr>
        <w:spacing w:after="240"/>
      </w:pPr>
      <w:r>
        <w:rPr>
          <w:rFonts w:hint="eastAsia"/>
        </w:rPr>
        <w:t>他跑了，跑去師尊那裡，跑去能保護著自己的長輩居住地方。</w:t>
      </w:r>
    </w:p>
    <w:p w:rsidR="00C04663" w:rsidRDefault="00A7259F" w:rsidP="00813907">
      <w:pPr>
        <w:spacing w:after="240"/>
      </w:pPr>
      <w:r>
        <w:rPr>
          <w:rFonts w:hint="eastAsia"/>
        </w:rPr>
        <w:t>他發誓，只要跑得過這次，從今以後，他再也不要跟李龍飛有任何關聯，哪怕只是間接的也不行。</w:t>
      </w:r>
    </w:p>
    <w:p w:rsidR="00C04663" w:rsidRDefault="00A7259F" w:rsidP="00813907">
      <w:pPr>
        <w:spacing w:after="240"/>
      </w:pPr>
      <w:r>
        <w:rPr>
          <w:rFonts w:hint="eastAsia"/>
        </w:rPr>
        <w:t>只不過，他發的誓永遠都實現不了了。</w:t>
      </w:r>
    </w:p>
    <w:p w:rsidR="00C04663" w:rsidRDefault="00A7259F" w:rsidP="00813907">
      <w:pPr>
        <w:spacing w:after="240"/>
      </w:pPr>
      <w:r>
        <w:rPr>
          <w:rFonts w:hint="eastAsia"/>
        </w:rPr>
        <w:t>在他終於看到長輩們的居住洞府處後，突然脖子一涼，一個天旋地轉，西門吹雪驚訝地發現，自己居然看到了自己的腳了。</w:t>
      </w:r>
    </w:p>
    <w:p w:rsidR="00C04663" w:rsidRDefault="00A7259F" w:rsidP="00813907">
      <w:pPr>
        <w:spacing w:after="240"/>
      </w:pPr>
      <w:r>
        <w:rPr>
          <w:rFonts w:hint="eastAsia"/>
        </w:rPr>
        <w:t>並不是低頭看到的那種，而是由下往上，看到自己的腳，往前跑去，接著，跑沒幾步，跪了下去，倒了下來。</w:t>
      </w:r>
    </w:p>
    <w:p w:rsidR="00C04663" w:rsidRDefault="00A7259F" w:rsidP="00813907">
      <w:pPr>
        <w:spacing w:after="240"/>
      </w:pPr>
      <w:r>
        <w:rPr>
          <w:rFonts w:hint="eastAsia"/>
        </w:rPr>
        <w:t>他想要開口說些甚麼，卻只聽到自己嗬嗬幾聲，發不出聲來，接著眼前一黑，再也看不到明日的太陽。</w:t>
      </w:r>
    </w:p>
    <w:p w:rsidR="00C04663" w:rsidRDefault="00A7259F" w:rsidP="00813907">
      <w:pPr>
        <w:spacing w:after="240"/>
      </w:pPr>
      <w:r>
        <w:rPr>
          <w:rFonts w:hint="eastAsia"/>
        </w:rPr>
        <w:t>在西門吹雪的人頭後面，李龍飛眼神黯然，雖然殺了對方，但他一點都喜悅不起來。</w:t>
      </w:r>
    </w:p>
    <w:p w:rsidR="00C04663" w:rsidRDefault="00A7259F" w:rsidP="00813907">
      <w:pPr>
        <w:spacing w:after="240"/>
      </w:pPr>
      <w:r>
        <w:rPr>
          <w:rFonts w:hint="eastAsia"/>
        </w:rPr>
        <w:t>「第一次主動殺人…居然是…殺了自己的師兄弟嗎…」</w:t>
      </w:r>
    </w:p>
    <w:p w:rsidR="00C04663" w:rsidRDefault="00A7259F" w:rsidP="00813907">
      <w:pPr>
        <w:spacing w:after="240"/>
      </w:pPr>
      <w:r>
        <w:rPr>
          <w:rFonts w:hint="eastAsia"/>
        </w:rPr>
        <w:t>雖然之前曾殺過兩名修士，但當時是逼不得已，</w:t>
      </w:r>
      <w:r w:rsidR="008361ED">
        <w:rPr>
          <w:rFonts w:hint="eastAsia"/>
        </w:rPr>
        <w:t>但</w:t>
      </w:r>
      <w:r>
        <w:rPr>
          <w:rFonts w:hint="eastAsia"/>
        </w:rPr>
        <w:t>這一次，卻是自己依殺機而為，李龍飛心下感嘆</w:t>
      </w:r>
      <w:r w:rsidR="008361ED">
        <w:rPr>
          <w:rFonts w:hint="eastAsia"/>
        </w:rPr>
        <w:t>同時</w:t>
      </w:r>
      <w:r>
        <w:rPr>
          <w:rFonts w:hint="eastAsia"/>
        </w:rPr>
        <w:t>，對</w:t>
      </w:r>
      <w:r w:rsidR="008361ED">
        <w:rPr>
          <w:rFonts w:hint="eastAsia"/>
        </w:rPr>
        <w:t>自己的改變也有些意外。</w:t>
      </w:r>
    </w:p>
    <w:p w:rsidR="008361ED" w:rsidRDefault="008361ED" w:rsidP="008361ED">
      <w:pPr>
        <w:spacing w:after="240"/>
      </w:pPr>
      <w:r>
        <w:rPr>
          <w:rFonts w:hint="eastAsia"/>
        </w:rPr>
        <w:t>在經歷過山水界的試煉與修為大漲之後，自己似乎更加冷酷了些，尤其對於殺人這事，不再手軟。</w:t>
      </w:r>
    </w:p>
    <w:p w:rsidR="00C04663" w:rsidRDefault="00A7259F" w:rsidP="00813907">
      <w:pPr>
        <w:spacing w:after="240"/>
      </w:pPr>
      <w:r>
        <w:rPr>
          <w:rFonts w:hint="eastAsia"/>
        </w:rPr>
        <w:t>「修仙界比起凡塵，更為殘忍</w:t>
      </w:r>
      <w:r w:rsidR="008361ED">
        <w:rPr>
          <w:rFonts w:hint="eastAsia"/>
        </w:rPr>
        <w:t>，唯有實力，才能掌握自己甚至是他人的性命</w:t>
      </w:r>
      <w:r>
        <w:rPr>
          <w:rFonts w:hint="eastAsia"/>
        </w:rPr>
        <w:t>…這</w:t>
      </w:r>
      <w:r>
        <w:rPr>
          <w:rFonts w:hint="eastAsia"/>
        </w:rPr>
        <w:lastRenderedPageBreak/>
        <w:t>樣說來，當初我父親被殺，對仙人來說，的確不算甚麼了…」</w:t>
      </w:r>
    </w:p>
    <w:p w:rsidR="00C04663" w:rsidRDefault="00A7259F" w:rsidP="00813907">
      <w:pPr>
        <w:spacing w:after="240"/>
      </w:pPr>
      <w:r>
        <w:rPr>
          <w:rFonts w:hint="eastAsia"/>
        </w:rPr>
        <w:t>但眼下並不是傷感的時後，幾乎在西門吹雪人頭落地的時後，前方不遠處傳來一陣令地面都為之震動的咆哮。</w:t>
      </w:r>
    </w:p>
    <w:p w:rsidR="00C04663" w:rsidRDefault="00A7259F" w:rsidP="00813907">
      <w:pPr>
        <w:spacing w:after="240"/>
      </w:pPr>
      <w:r>
        <w:rPr>
          <w:rFonts w:hint="eastAsia"/>
        </w:rPr>
        <w:t>那咆哮中，蘊藏著滔天怒意，以及築基修士的修為，讓李龍飛一聽就心頭一陣狂跳。</w:t>
      </w:r>
    </w:p>
    <w:p w:rsidR="00C04663" w:rsidRDefault="00A7259F" w:rsidP="00813907">
      <w:pPr>
        <w:spacing w:after="240"/>
      </w:pPr>
      <w:r>
        <w:rPr>
          <w:rFonts w:hint="eastAsia"/>
        </w:rPr>
        <w:t>「阿阿阿阿阿！該死的！該死的！李龍飛！我要你死！」那赫然是已經發現西門吹雪過來，從而衝出卻親眼看到自己愛徒死掉的老譚道人。</w:t>
      </w:r>
    </w:p>
    <w:p w:rsidR="00C04663" w:rsidRDefault="00A7259F" w:rsidP="00813907">
      <w:pPr>
        <w:spacing w:after="240"/>
      </w:pPr>
      <w:r>
        <w:rPr>
          <w:rFonts w:hint="eastAsia"/>
        </w:rPr>
        <w:t>李龍飛沒有猶豫，一手便抓起西門吹雪的頭顱及儲物袋，轉身背著</w:t>
      </w:r>
      <w:r w:rsidR="00152965">
        <w:rPr>
          <w:rFonts w:hint="eastAsia"/>
        </w:rPr>
        <w:t>楚若梅</w:t>
      </w:r>
      <w:r>
        <w:rPr>
          <w:rFonts w:hint="eastAsia"/>
        </w:rPr>
        <w:t>就往山下跑去。</w:t>
      </w:r>
    </w:p>
    <w:p w:rsidR="00C04663" w:rsidRDefault="00A7259F" w:rsidP="00813907">
      <w:pPr>
        <w:spacing w:after="240"/>
      </w:pPr>
      <w:r>
        <w:rPr>
          <w:rFonts w:hint="eastAsia"/>
        </w:rPr>
        <w:t>只是面對憤怒的築基中期修士，他實在沒自信自己能夠跑掉。</w:t>
      </w:r>
    </w:p>
    <w:p w:rsidR="00C04663" w:rsidRDefault="00A7259F" w:rsidP="00813907">
      <w:pPr>
        <w:spacing w:after="240"/>
      </w:pPr>
      <w:r>
        <w:rPr>
          <w:rFonts w:hint="eastAsia"/>
        </w:rPr>
        <w:t>眼看老譚道人轉眼就要衝到李龍飛的身後，突然一聲長嘆，一個紅髮身影衝了出來，口氣中帶著一股堅毅，瞬間跟老譚道人纏鬥在一起。</w:t>
      </w:r>
    </w:p>
    <w:p w:rsidR="00C04663" w:rsidRDefault="00A7259F" w:rsidP="00813907">
      <w:pPr>
        <w:spacing w:after="240"/>
      </w:pPr>
      <w:r>
        <w:rPr>
          <w:rFonts w:hint="eastAsia"/>
        </w:rPr>
        <w:t>「快走，我替你擋下他！」</w:t>
      </w:r>
    </w:p>
    <w:p w:rsidR="00C04663" w:rsidRDefault="00A7259F" w:rsidP="00813907">
      <w:pPr>
        <w:spacing w:after="240"/>
      </w:pPr>
      <w:r>
        <w:rPr>
          <w:rFonts w:hint="eastAsia"/>
        </w:rPr>
        <w:t>「道法！你敢攔我！」</w:t>
      </w:r>
    </w:p>
    <w:p w:rsidR="00C04663" w:rsidRDefault="00A7259F" w:rsidP="00813907">
      <w:pPr>
        <w:spacing w:after="240"/>
      </w:pPr>
      <w:r>
        <w:rPr>
          <w:rFonts w:hint="eastAsia"/>
        </w:rPr>
        <w:t>「老譚…當初你暗算天鬚掌門時，我天溪沒能出手幫忙，已經內咎得要命，這一次，我就算把老命拼了，也不能讓你再傷害我師兄一脈的弟子！」另一個黑色身影一晃，同樣也加入了兩人的戰局。</w:t>
      </w:r>
    </w:p>
    <w:p w:rsidR="00C04663" w:rsidRDefault="00A7259F" w:rsidP="00813907">
      <w:pPr>
        <w:spacing w:after="240"/>
      </w:pPr>
      <w:r>
        <w:rPr>
          <w:rFonts w:hint="eastAsia"/>
        </w:rPr>
        <w:t>「天溪連你也都反了，可怒阿！」</w:t>
      </w:r>
    </w:p>
    <w:p w:rsidR="00C04663" w:rsidRDefault="00A7259F" w:rsidP="00813907">
      <w:pPr>
        <w:spacing w:after="240"/>
      </w:pPr>
      <w:r>
        <w:rPr>
          <w:rFonts w:hint="eastAsia"/>
        </w:rPr>
        <w:t>轟鳴間，李龍飛身後的山坡崩了一大塊，築基修士的術法交戰間將整個區域震得天崩地裂。</w:t>
      </w:r>
    </w:p>
    <w:p w:rsidR="00C04663" w:rsidRDefault="00A7259F" w:rsidP="00813907">
      <w:pPr>
        <w:spacing w:after="240"/>
      </w:pPr>
      <w:r>
        <w:rPr>
          <w:rFonts w:hint="eastAsia"/>
        </w:rPr>
        <w:t>李龍飛心中一熱，他不是笨蛋，他在出手前便知道一但出手，要逃走的機會應該會很渺茫。</w:t>
      </w:r>
    </w:p>
    <w:p w:rsidR="00C04663" w:rsidRDefault="00A7259F" w:rsidP="00813907">
      <w:pPr>
        <w:spacing w:after="240"/>
      </w:pPr>
      <w:r>
        <w:rPr>
          <w:rFonts w:hint="eastAsia"/>
        </w:rPr>
        <w:t>但身為男兒在世，有些時後，即使知道有生死之危，該出手時還是得出手…尤其在知道了</w:t>
      </w:r>
      <w:r w:rsidR="00152965">
        <w:rPr>
          <w:rFonts w:hint="eastAsia"/>
        </w:rPr>
        <w:t>楚若梅</w:t>
      </w:r>
      <w:r>
        <w:rPr>
          <w:rFonts w:hint="eastAsia"/>
        </w:rPr>
        <w:t>的一切事情之後。</w:t>
      </w:r>
    </w:p>
    <w:p w:rsidR="00C04663" w:rsidRDefault="00A7259F" w:rsidP="00813907">
      <w:pPr>
        <w:spacing w:after="240"/>
      </w:pPr>
      <w:r>
        <w:rPr>
          <w:rFonts w:hint="eastAsia"/>
        </w:rPr>
        <w:t>只是當他覺得逃不掉時，聽到了道法師伯的話語，心情激動之下，暗暗許下誓約，今日若是不死，來日必當好好報答師伯的恩情，跟著再沒回頭地快步往山下奔去。</w:t>
      </w:r>
    </w:p>
    <w:p w:rsidR="00C04663" w:rsidRDefault="00A7259F" w:rsidP="00813907">
      <w:pPr>
        <w:spacing w:after="240"/>
      </w:pPr>
      <w:r>
        <w:rPr>
          <w:rFonts w:hint="eastAsia"/>
        </w:rPr>
        <w:t>耳後仍傳來老譚道人怒不可赦的咆嘯，與道法師伯及天溪師伯受傷卻開懷的狂笑</w:t>
      </w:r>
      <w:r>
        <w:rPr>
          <w:rFonts w:hint="eastAsia"/>
        </w:rPr>
        <w:lastRenderedPageBreak/>
        <w:t>聲。</w:t>
      </w:r>
    </w:p>
    <w:p w:rsidR="00C04663" w:rsidRDefault="00A7259F" w:rsidP="00813907">
      <w:pPr>
        <w:spacing w:after="240"/>
      </w:pPr>
      <w:r>
        <w:rPr>
          <w:rFonts w:hint="eastAsia"/>
        </w:rPr>
        <w:t>此時弦月漸移，月光中熟悉的自在道內觀顯得頗為龐大，李龍飛背著</w:t>
      </w:r>
      <w:r w:rsidR="00152965">
        <w:rPr>
          <w:rFonts w:hint="eastAsia"/>
        </w:rPr>
        <w:t>楚若梅</w:t>
      </w:r>
      <w:r>
        <w:rPr>
          <w:rFonts w:hint="eastAsia"/>
        </w:rPr>
        <w:t>，一路往他記憶中最短的出宗路逕跑去。</w:t>
      </w:r>
    </w:p>
    <w:p w:rsidR="00C04663" w:rsidRDefault="00A7259F" w:rsidP="00813907">
      <w:pPr>
        <w:spacing w:after="240"/>
      </w:pPr>
      <w:r>
        <w:rPr>
          <w:rFonts w:hint="eastAsia"/>
        </w:rPr>
        <w:t>沿途中不乏有幾個弟子擋路，但一看到李龍飛殺紅的雙眼及手中的頭顱，加上散發出來的威壓，都不敢真正包圍起來，而是集合了眾人一起尾隨在後，施展術法試圖做些阻撓。</w:t>
      </w:r>
    </w:p>
    <w:p w:rsidR="00C04663" w:rsidRDefault="00A7259F" w:rsidP="00813907">
      <w:pPr>
        <w:spacing w:after="240"/>
      </w:pPr>
      <w:r>
        <w:rPr>
          <w:rFonts w:hint="eastAsia"/>
        </w:rPr>
        <w:t>這麼一來，雖然李龍飛沒有停留，卻也甩不掉眾人的追擊，加上越來越多的弟子加入追補之中，也讓那些術法對他他開始有了些威脅。</w:t>
      </w:r>
    </w:p>
    <w:p w:rsidR="00C04663" w:rsidRDefault="00A7259F" w:rsidP="00813907">
      <w:pPr>
        <w:spacing w:after="240"/>
      </w:pPr>
      <w:r>
        <w:rPr>
          <w:rFonts w:hint="eastAsia"/>
        </w:rPr>
        <w:t>在這奔跑中，</w:t>
      </w:r>
      <w:r w:rsidR="00152965">
        <w:rPr>
          <w:rFonts w:hint="eastAsia"/>
        </w:rPr>
        <w:t>楚若梅</w:t>
      </w:r>
      <w:r>
        <w:rPr>
          <w:rFonts w:hint="eastAsia"/>
        </w:rPr>
        <w:t>的氣息越來越衰弱，身體也越來越冰寒…。</w:t>
      </w:r>
    </w:p>
    <w:p w:rsidR="00C04663" w:rsidRDefault="00A7259F" w:rsidP="00813907">
      <w:pPr>
        <w:spacing w:after="240"/>
      </w:pPr>
      <w:r>
        <w:rPr>
          <w:rFonts w:hint="eastAsia"/>
        </w:rPr>
        <w:t>「撐下去…就快到自在道的範為之外了…到了外面，我替你輸靈氣，讓妳好過一些。」李龍飛咬牙對著</w:t>
      </w:r>
      <w:r w:rsidR="00152965">
        <w:rPr>
          <w:rFonts w:hint="eastAsia"/>
        </w:rPr>
        <w:t>楚若梅</w:t>
      </w:r>
      <w:r>
        <w:rPr>
          <w:rFonts w:hint="eastAsia"/>
        </w:rPr>
        <w:t>說道。</w:t>
      </w:r>
    </w:p>
    <w:p w:rsidR="00C04663" w:rsidRDefault="00A7259F" w:rsidP="00813907">
      <w:pPr>
        <w:spacing w:after="240"/>
      </w:pPr>
      <w:r>
        <w:rPr>
          <w:rFonts w:hint="eastAsia"/>
        </w:rPr>
        <w:t>「不…不用了…」</w:t>
      </w:r>
      <w:r w:rsidR="00152965">
        <w:rPr>
          <w:rFonts w:hint="eastAsia"/>
        </w:rPr>
        <w:t>楚若梅</w:t>
      </w:r>
      <w:r>
        <w:rPr>
          <w:rFonts w:hint="eastAsia"/>
        </w:rPr>
        <w:t>在李龍飛背上輕輕地搖了搖頭。</w:t>
      </w:r>
    </w:p>
    <w:p w:rsidR="00C04663" w:rsidRDefault="00A7259F" w:rsidP="00813907">
      <w:pPr>
        <w:spacing w:after="240"/>
      </w:pPr>
      <w:r>
        <w:rPr>
          <w:rFonts w:hint="eastAsia"/>
        </w:rPr>
        <w:t>她看到了西門吹雪的頭顱，心中感到一片祥和，在這祥和之中，她好像又回到了那場戰爭之中。</w:t>
      </w:r>
    </w:p>
    <w:p w:rsidR="00C04663" w:rsidRDefault="00A7259F" w:rsidP="00813907">
      <w:pPr>
        <w:spacing w:after="240"/>
      </w:pPr>
      <w:r>
        <w:rPr>
          <w:rFonts w:hint="eastAsia"/>
        </w:rPr>
        <w:t>在自在道與刀仙宗的戰爭之中，她的修為低下，本應很難存活下來，但她卻屢屢在危急之中活了下來。</w:t>
      </w:r>
    </w:p>
    <w:p w:rsidR="00C04663" w:rsidRDefault="00A7259F" w:rsidP="00813907">
      <w:pPr>
        <w:spacing w:after="240"/>
      </w:pPr>
      <w:r>
        <w:rPr>
          <w:rFonts w:hint="eastAsia"/>
        </w:rPr>
        <w:t>而救她的，就是後來讓她傾心不已的東門師兄。</w:t>
      </w:r>
    </w:p>
    <w:p w:rsidR="00C04663" w:rsidRDefault="00A7259F" w:rsidP="00813907">
      <w:pPr>
        <w:spacing w:after="240"/>
      </w:pPr>
      <w:r>
        <w:rPr>
          <w:rFonts w:hint="eastAsia"/>
        </w:rPr>
        <w:t>有東門師兄在，即使在戰亂之中，她都感覺到一股安心，那是她在未踏上修仙界時，在自己家裡，有父母照顧時的感覺。</w:t>
      </w:r>
    </w:p>
    <w:p w:rsidR="00C04663" w:rsidRDefault="00A7259F" w:rsidP="00813907">
      <w:pPr>
        <w:spacing w:after="240"/>
      </w:pPr>
      <w:r>
        <w:rPr>
          <w:rFonts w:hint="eastAsia"/>
        </w:rPr>
        <w:t>此時，在李龍飛的背上，她同樣感受到這樣的溫暖，頓時，她眼前的這片背好像成為了東門師兄的背影。</w:t>
      </w:r>
    </w:p>
    <w:p w:rsidR="00C04663" w:rsidRDefault="00A7259F" w:rsidP="00813907">
      <w:pPr>
        <w:spacing w:after="240"/>
      </w:pPr>
      <w:r>
        <w:rPr>
          <w:rFonts w:hint="eastAsia"/>
        </w:rPr>
        <w:t>「…東…東門師兄，你…你果然來保護我了阿…」</w:t>
      </w:r>
    </w:p>
    <w:p w:rsidR="00C04663" w:rsidRDefault="00A7259F" w:rsidP="00813907">
      <w:pPr>
        <w:spacing w:after="240"/>
      </w:pPr>
      <w:r>
        <w:rPr>
          <w:rFonts w:hint="eastAsia"/>
        </w:rPr>
        <w:t>聽到這句話，李龍飛心下一緊，他知道這是</w:t>
      </w:r>
      <w:r w:rsidR="00152965">
        <w:rPr>
          <w:rFonts w:hint="eastAsia"/>
        </w:rPr>
        <w:t>楚若梅</w:t>
      </w:r>
      <w:r>
        <w:rPr>
          <w:rFonts w:hint="eastAsia"/>
        </w:rPr>
        <w:t>已經進入彌留時所產生的錯覺。</w:t>
      </w:r>
    </w:p>
    <w:p w:rsidR="00C04663" w:rsidRDefault="00A7259F" w:rsidP="00813907">
      <w:pPr>
        <w:spacing w:after="240"/>
      </w:pPr>
      <w:r>
        <w:rPr>
          <w:rFonts w:hint="eastAsia"/>
        </w:rPr>
        <w:t>「是…我來保護妳了…」他心中不忍戳破，沉聲回應著，腳下卻沒有停留。</w:t>
      </w:r>
    </w:p>
    <w:p w:rsidR="00C04663" w:rsidRDefault="00A7259F" w:rsidP="00813907">
      <w:pPr>
        <w:spacing w:after="240"/>
      </w:pPr>
      <w:r>
        <w:rPr>
          <w:rFonts w:hint="eastAsia"/>
        </w:rPr>
        <w:t>「師兄…你知道…每次我看到你來保護我…我心中…都有一種雀躍…」</w:t>
      </w:r>
    </w:p>
    <w:p w:rsidR="00C04663" w:rsidRDefault="00A7259F" w:rsidP="00813907">
      <w:pPr>
        <w:spacing w:after="240"/>
      </w:pPr>
      <w:r>
        <w:rPr>
          <w:rFonts w:hint="eastAsia"/>
        </w:rPr>
        <w:t>「我知道…在戰場上…這樣是不行的…」</w:t>
      </w:r>
    </w:p>
    <w:p w:rsidR="00C04663" w:rsidRDefault="00A7259F" w:rsidP="00813907">
      <w:pPr>
        <w:spacing w:after="240"/>
      </w:pPr>
      <w:r>
        <w:rPr>
          <w:rFonts w:hint="eastAsia"/>
        </w:rPr>
        <w:lastRenderedPageBreak/>
        <w:t>「可是我就是忍不住…想看到你過來的樣子…」</w:t>
      </w:r>
    </w:p>
    <w:p w:rsidR="00C04663" w:rsidRDefault="00A7259F" w:rsidP="00813907">
      <w:pPr>
        <w:spacing w:after="240"/>
      </w:pPr>
      <w:r>
        <w:rPr>
          <w:rFonts w:hint="eastAsia"/>
        </w:rPr>
        <w:t>「所以…雖然我修為低下…還是…還是衝到了最前面…」</w:t>
      </w:r>
    </w:p>
    <w:p w:rsidR="00C04663" w:rsidRDefault="00A7259F" w:rsidP="00813907">
      <w:pPr>
        <w:spacing w:after="240"/>
      </w:pPr>
      <w:r>
        <w:rPr>
          <w:rFonts w:hint="eastAsia"/>
        </w:rPr>
        <w:t>「因為…只有在我有危險的時後…我才能看到你衝過來保護我的樣子…」</w:t>
      </w:r>
    </w:p>
    <w:p w:rsidR="00C04663" w:rsidRDefault="00A7259F" w:rsidP="00813907">
      <w:pPr>
        <w:spacing w:after="240"/>
      </w:pPr>
      <w:r>
        <w:rPr>
          <w:rFonts w:hint="eastAsia"/>
        </w:rPr>
        <w:t>「對不起…東門師兄…對不起……」</w:t>
      </w:r>
    </w:p>
    <w:p w:rsidR="00C04663" w:rsidRDefault="00A7259F" w:rsidP="00813907">
      <w:pPr>
        <w:spacing w:after="240"/>
      </w:pPr>
      <w:r>
        <w:rPr>
          <w:rFonts w:hint="eastAsia"/>
        </w:rPr>
        <w:t>李龍飛的背後，</w:t>
      </w:r>
      <w:r w:rsidR="00152965">
        <w:rPr>
          <w:rFonts w:hint="eastAsia"/>
        </w:rPr>
        <w:t>楚若梅</w:t>
      </w:r>
      <w:r>
        <w:rPr>
          <w:rFonts w:hint="eastAsia"/>
        </w:rPr>
        <w:t>的聲音越說越小，越說越細，到最後，李龍飛再也聽不到話語，搭住自己肩膀的雙手也慢慢變得冰冷。</w:t>
      </w:r>
    </w:p>
    <w:p w:rsidR="00C04663" w:rsidRDefault="00A7259F" w:rsidP="00813907">
      <w:pPr>
        <w:spacing w:after="240"/>
      </w:pPr>
      <w:r>
        <w:rPr>
          <w:rFonts w:hint="eastAsia"/>
        </w:rPr>
        <w:t>他眼淚不自覺的又流下，眼前的世界似乎成了一片紅色。</w:t>
      </w:r>
    </w:p>
    <w:p w:rsidR="00C04663" w:rsidRDefault="00A7259F" w:rsidP="00813907">
      <w:pPr>
        <w:spacing w:after="240"/>
      </w:pPr>
      <w:r>
        <w:rPr>
          <w:rFonts w:hint="eastAsia"/>
        </w:rPr>
        <w:t>「為甚麼，為甚麼總是</w:t>
      </w:r>
      <w:r w:rsidR="00816B7C">
        <w:rPr>
          <w:rFonts w:hint="eastAsia"/>
        </w:rPr>
        <w:t>這樣</w:t>
      </w:r>
      <w:r>
        <w:rPr>
          <w:rFonts w:hint="eastAsia"/>
        </w:rPr>
        <w:t>，為甚麼我身邊想保護的人總是保護不了，為甚麼！」</w:t>
      </w:r>
    </w:p>
    <w:p w:rsidR="00C04663" w:rsidRDefault="00816B7C" w:rsidP="00813907">
      <w:pPr>
        <w:spacing w:after="240"/>
      </w:pPr>
      <w:r>
        <w:rPr>
          <w:rFonts w:hint="eastAsia"/>
        </w:rPr>
        <w:t>猛然地，</w:t>
      </w:r>
      <w:r w:rsidR="00A7259F">
        <w:rPr>
          <w:rFonts w:hint="eastAsia"/>
        </w:rPr>
        <w:t>李龍飛</w:t>
      </w:r>
      <w:r>
        <w:rPr>
          <w:rFonts w:hint="eastAsia"/>
        </w:rPr>
        <w:t>停了下來，</w:t>
      </w:r>
      <w:r w:rsidR="00A7259F">
        <w:rPr>
          <w:rFonts w:hint="eastAsia"/>
        </w:rPr>
        <w:t>雙眼露出了一絲瘋狂</w:t>
      </w:r>
      <w:r>
        <w:rPr>
          <w:rFonts w:hint="eastAsia"/>
        </w:rPr>
        <w:t>，不再奔跑！</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入微</w:t>
      </w:r>
    </w:p>
    <w:p w:rsidR="00C04663" w:rsidRDefault="00C04663" w:rsidP="00813907">
      <w:pPr>
        <w:spacing w:after="240"/>
      </w:pPr>
    </w:p>
    <w:p w:rsidR="00C04663" w:rsidRDefault="00816B7C" w:rsidP="00813907">
      <w:pPr>
        <w:spacing w:after="240"/>
      </w:pPr>
      <w:r>
        <w:rPr>
          <w:rFonts w:hint="eastAsia"/>
        </w:rPr>
        <w:t>有人說憤怒的怒火使人喪失理智，但也有人說仇恨是一種造成人強大的動力。</w:t>
      </w:r>
    </w:p>
    <w:p w:rsidR="00C04663" w:rsidRDefault="00816B7C" w:rsidP="00813907">
      <w:pPr>
        <w:spacing w:after="240"/>
      </w:pPr>
      <w:r>
        <w:rPr>
          <w:rFonts w:hint="eastAsia"/>
        </w:rPr>
        <w:t>不管如何，此時此刻的李龍飛，其眼中的怒火，使得他看到的世界都是一片血紅。</w:t>
      </w:r>
    </w:p>
    <w:p w:rsidR="00C04663" w:rsidRDefault="00816B7C" w:rsidP="00813907">
      <w:pPr>
        <w:spacing w:after="240"/>
      </w:pPr>
      <w:r>
        <w:rPr>
          <w:rFonts w:hint="eastAsia"/>
        </w:rPr>
        <w:t>他</w:t>
      </w:r>
      <w:r w:rsidR="00A7259F">
        <w:rPr>
          <w:rFonts w:hint="eastAsia"/>
        </w:rPr>
        <w:t>陡然</w:t>
      </w:r>
      <w:r>
        <w:rPr>
          <w:rFonts w:hint="eastAsia"/>
        </w:rPr>
        <w:t>間</w:t>
      </w:r>
      <w:r w:rsidR="00A7259F">
        <w:rPr>
          <w:rFonts w:hint="eastAsia"/>
        </w:rPr>
        <w:t>停了下來，不再往前跑去，而是回頭看向身後。</w:t>
      </w:r>
    </w:p>
    <w:p w:rsidR="00C04663" w:rsidRDefault="00A7259F" w:rsidP="00813907">
      <w:pPr>
        <w:spacing w:after="240"/>
      </w:pPr>
      <w:r>
        <w:rPr>
          <w:rFonts w:hint="eastAsia"/>
        </w:rPr>
        <w:t>在他後面，約有十多個自在道弟子隔著一段距離尾隨著他，見到他停下，先是一愣之後，齊齊出手攻擊。</w:t>
      </w:r>
    </w:p>
    <w:p w:rsidR="00C04663" w:rsidRDefault="00A7259F" w:rsidP="00813907">
      <w:pPr>
        <w:spacing w:after="240"/>
      </w:pPr>
      <w:r>
        <w:rPr>
          <w:rFonts w:hint="eastAsia"/>
        </w:rPr>
        <w:t>一時間，五光十色，各種法器道術轟來，李龍飛低吼一聲，往那群弟子跑去，接著儲物袋中十六把飛劍射出，咻咻咻地往四面八方掃去。</w:t>
      </w:r>
    </w:p>
    <w:p w:rsidR="00C04663" w:rsidRDefault="00816B7C" w:rsidP="00813907">
      <w:pPr>
        <w:spacing w:after="240"/>
      </w:pPr>
      <w:r>
        <w:rPr>
          <w:rFonts w:hint="eastAsia"/>
        </w:rPr>
        <w:t>既然知道自己要逃出自在道困難重重，他當然早就準備好一些必要手段。</w:t>
      </w:r>
    </w:p>
    <w:p w:rsidR="00C04663" w:rsidRDefault="00816B7C" w:rsidP="00813907">
      <w:pPr>
        <w:spacing w:after="240"/>
      </w:pPr>
      <w:r>
        <w:rPr>
          <w:rFonts w:hint="eastAsia"/>
        </w:rPr>
        <w:t>那些飛劍是他這些日子以來暗中去藏寶閣要來的，配合他此時以練氣大圓滿的修為施展長生劍陣，與以前可說是天壤之別。</w:t>
      </w:r>
    </w:p>
    <w:p w:rsidR="00C04663" w:rsidRDefault="00A7259F" w:rsidP="00813907">
      <w:pPr>
        <w:spacing w:after="240"/>
      </w:pPr>
      <w:r>
        <w:rPr>
          <w:rFonts w:hint="eastAsia"/>
        </w:rPr>
        <w:t>那些弟子修為最高也只有練氣八層，此時李龍飛含怒出手，轟鳴間跟本無人能擋住他</w:t>
      </w:r>
      <w:r w:rsidR="000560F3">
        <w:rPr>
          <w:rFonts w:hint="eastAsia"/>
        </w:rPr>
        <w:t>一</w:t>
      </w:r>
      <w:r>
        <w:rPr>
          <w:rFonts w:hint="eastAsia"/>
        </w:rPr>
        <w:t>招以上。</w:t>
      </w:r>
    </w:p>
    <w:p w:rsidR="00C04663" w:rsidRDefault="00A7259F" w:rsidP="00813907">
      <w:pPr>
        <w:spacing w:after="240"/>
      </w:pPr>
      <w:r>
        <w:rPr>
          <w:rFonts w:hint="eastAsia"/>
        </w:rPr>
        <w:t>「阿！」「呃！」「退！」慘叫聲此起彼落，李龍飛的長生劍陣瞬間就將五六名弟子給重傷在地。</w:t>
      </w:r>
    </w:p>
    <w:p w:rsidR="00C04663" w:rsidRDefault="00A7259F" w:rsidP="00813907">
      <w:pPr>
        <w:spacing w:after="240"/>
      </w:pPr>
      <w:r>
        <w:rPr>
          <w:rFonts w:hint="eastAsia"/>
        </w:rPr>
        <w:lastRenderedPageBreak/>
        <w:t>同時，李龍飛心中也感到一股奇異之感，他的心中，像是分成了兩半，一半怒火滔天，像是要把整個世界都給燒了，另一半，則是靜如湖泊，清楚地映著每一把飛劍與每一個砸來的法器身影。</w:t>
      </w:r>
    </w:p>
    <w:p w:rsidR="00C04663" w:rsidRDefault="00A7259F" w:rsidP="00813907">
      <w:pPr>
        <w:spacing w:after="240"/>
      </w:pPr>
      <w:r>
        <w:rPr>
          <w:rFonts w:hint="eastAsia"/>
        </w:rPr>
        <w:t>在這樣的感覺中，他的長生劍陣精準的把握住許多細微的掌控，甚至，不需要他控制，而是憑著感覺，就能以飛劍將擊來的法器卸開，接著反擊過去。</w:t>
      </w:r>
    </w:p>
    <w:p w:rsidR="00C04663" w:rsidRDefault="00A7259F" w:rsidP="00813907">
      <w:pPr>
        <w:spacing w:after="240"/>
      </w:pPr>
      <w:r>
        <w:rPr>
          <w:rFonts w:hint="eastAsia"/>
        </w:rPr>
        <w:t>這種奇異之感，持續了幾個呼吸，接著，他又感覺到滿腔的怒火。</w:t>
      </w:r>
    </w:p>
    <w:p w:rsidR="00C04663" w:rsidRDefault="00A7259F" w:rsidP="00813907">
      <w:pPr>
        <w:spacing w:after="240"/>
      </w:pPr>
      <w:r>
        <w:rPr>
          <w:rFonts w:hint="eastAsia"/>
        </w:rPr>
        <w:t>「剛才那是…入微？」李龍飛心中凜然，隱隱覺得悟到了甚麼。</w:t>
      </w:r>
    </w:p>
    <w:p w:rsidR="00C04663" w:rsidRDefault="00A7259F" w:rsidP="00813907">
      <w:pPr>
        <w:spacing w:after="240"/>
      </w:pPr>
      <w:r>
        <w:rPr>
          <w:rFonts w:hint="eastAsia"/>
        </w:rPr>
        <w:t>在他早前接受天泉道人指導這長生劍陣的過程中，天泉道人曾跟他提及過劍法的境界。</w:t>
      </w:r>
    </w:p>
    <w:p w:rsidR="00C04663" w:rsidRDefault="00A7259F" w:rsidP="00813907">
      <w:pPr>
        <w:spacing w:after="240"/>
      </w:pPr>
      <w:r>
        <w:rPr>
          <w:rFonts w:hint="eastAsia"/>
        </w:rPr>
        <w:t>「一切大道，都有其境界，一如劍道，也有其階段。」天泉道人微笑著看著眼前不斷練習馭劍的李龍飛。</w:t>
      </w:r>
    </w:p>
    <w:p w:rsidR="00C04663" w:rsidRDefault="00A7259F" w:rsidP="00813907">
      <w:pPr>
        <w:spacing w:after="240"/>
      </w:pPr>
      <w:r>
        <w:rPr>
          <w:rFonts w:hint="eastAsia"/>
        </w:rPr>
        <w:t>「你能從自在長生訣中自悟長生劍陣，說明你對劍有天賦，如果可以，以此為你法器，可使你與人鬥法時增添幾分威力。」</w:t>
      </w:r>
    </w:p>
    <w:p w:rsidR="00C04663" w:rsidRDefault="00A7259F" w:rsidP="00813907">
      <w:pPr>
        <w:spacing w:after="240"/>
      </w:pPr>
      <w:r>
        <w:rPr>
          <w:rFonts w:hint="eastAsia"/>
        </w:rPr>
        <w:t>「是！」李龍飛氣喘噓噓，滿臉通紅持劍恭敬地說道。</w:t>
      </w:r>
    </w:p>
    <w:p w:rsidR="00C04663" w:rsidRDefault="00A7259F" w:rsidP="00813907">
      <w:pPr>
        <w:spacing w:after="240"/>
      </w:pPr>
      <w:r>
        <w:rPr>
          <w:rFonts w:hint="eastAsia"/>
        </w:rPr>
        <w:t>「為師雖不懂劍道，但劍道的幾種境界，為師還是知道的…」</w:t>
      </w:r>
    </w:p>
    <w:p w:rsidR="00C04663" w:rsidRDefault="00A7259F" w:rsidP="00813907">
      <w:pPr>
        <w:spacing w:after="240"/>
      </w:pPr>
      <w:r>
        <w:rPr>
          <w:rFonts w:hint="eastAsia"/>
        </w:rPr>
        <w:t>「首先，劍道分先天後天，先天劍法，乃是大能者與生俱來，學之不成，只能自行領悟。」</w:t>
      </w:r>
    </w:p>
    <w:p w:rsidR="00C04663" w:rsidRDefault="00A7259F" w:rsidP="00813907">
      <w:pPr>
        <w:spacing w:after="240"/>
      </w:pPr>
      <w:r>
        <w:rPr>
          <w:rFonts w:hint="eastAsia"/>
        </w:rPr>
        <w:t>「而後天劍法，又細分為入微，劍界，人劍合一三個境界。」</w:t>
      </w:r>
    </w:p>
    <w:p w:rsidR="00C04663" w:rsidRDefault="00A7259F" w:rsidP="00813907">
      <w:pPr>
        <w:spacing w:after="240"/>
      </w:pPr>
      <w:r>
        <w:rPr>
          <w:rFonts w:hint="eastAsia"/>
        </w:rPr>
        <w:t>「每一個境界，都是一個大的跨越，只要能贏對方一個境界，修為相同之下，鬥法中即使勝不了，要敗，也沒那麼簡單。」</w:t>
      </w:r>
    </w:p>
    <w:p w:rsidR="00C04663" w:rsidRDefault="00A7259F" w:rsidP="00813907">
      <w:pPr>
        <w:spacing w:after="240"/>
      </w:pPr>
      <w:r>
        <w:rPr>
          <w:rFonts w:hint="eastAsia"/>
        </w:rPr>
        <w:t>「師傅…那我要怎麼跨入那個境界阿？」李龍飛有些不解的問道。</w:t>
      </w:r>
    </w:p>
    <w:p w:rsidR="00C04663" w:rsidRDefault="00A7259F" w:rsidP="00813907">
      <w:pPr>
        <w:spacing w:after="240"/>
      </w:pPr>
      <w:r>
        <w:rPr>
          <w:rFonts w:hint="eastAsia"/>
        </w:rPr>
        <w:t>天泉道人笑了一下，聳聳肩沒有回答。</w:t>
      </w:r>
    </w:p>
    <w:p w:rsidR="00C04663" w:rsidRDefault="00A7259F" w:rsidP="00813907">
      <w:pPr>
        <w:spacing w:after="240"/>
      </w:pPr>
      <w:r>
        <w:rPr>
          <w:rFonts w:hint="eastAsia"/>
        </w:rPr>
        <w:t>「能踏入就是踏入，不能踏入，為師也不知道怎麼踏入。」</w:t>
      </w:r>
    </w:p>
    <w:p w:rsidR="00C04663" w:rsidRDefault="00A7259F" w:rsidP="00813907">
      <w:pPr>
        <w:spacing w:after="240"/>
      </w:pPr>
      <w:r>
        <w:rPr>
          <w:rFonts w:hint="eastAsia"/>
        </w:rPr>
        <w:t>當日之情，如今歷歷在目，李龍飛心中有些恍然，他覺得，自己似乎已經踏入了入微的這個境界邊緣了。</w:t>
      </w:r>
    </w:p>
    <w:p w:rsidR="00C04663" w:rsidRDefault="00A7259F" w:rsidP="00813907">
      <w:pPr>
        <w:spacing w:after="240"/>
      </w:pPr>
      <w:r>
        <w:rPr>
          <w:rFonts w:hint="eastAsia"/>
        </w:rPr>
        <w:t>同時，又有五六名弟子被他擊倒在地，眼看只剩下最後一名弟子，李龍飛正要準備將其再放倒時，突然神情劇變，有些不可思議地看向對方。</w:t>
      </w:r>
    </w:p>
    <w:p w:rsidR="00C04663" w:rsidRDefault="00A7259F" w:rsidP="00813907">
      <w:pPr>
        <w:spacing w:after="240"/>
      </w:pPr>
      <w:r>
        <w:rPr>
          <w:rFonts w:hint="eastAsia"/>
        </w:rPr>
        <w:lastRenderedPageBreak/>
        <w:t>那弟子見他目光看來，竟慌忙轉頭，眼神有些不敢與他直視。</w:t>
      </w:r>
    </w:p>
    <w:p w:rsidR="00C04663" w:rsidRDefault="00A7259F" w:rsidP="00813907">
      <w:pPr>
        <w:spacing w:after="240"/>
      </w:pPr>
      <w:r>
        <w:rPr>
          <w:rFonts w:hint="eastAsia"/>
        </w:rPr>
        <w:t>「寒玉師弟，是你吧…」李龍飛停下飛劍，平靜地對著那弟子問道。</w:t>
      </w:r>
    </w:p>
    <w:p w:rsidR="00C04663" w:rsidRDefault="00A7259F" w:rsidP="00813907">
      <w:pPr>
        <w:spacing w:after="240"/>
      </w:pPr>
      <w:r>
        <w:rPr>
          <w:rFonts w:hint="eastAsia"/>
        </w:rPr>
        <w:t>那弟子聽完身體一顫，許久才轉過身來，以極其沙啞的聲音回答。</w:t>
      </w:r>
    </w:p>
    <w:p w:rsidR="00C04663" w:rsidRDefault="00A7259F" w:rsidP="00813907">
      <w:pPr>
        <w:spacing w:after="240"/>
      </w:pPr>
      <w:r>
        <w:rPr>
          <w:rFonts w:hint="eastAsia"/>
        </w:rPr>
        <w:t>「是我，龍飛師兄，我…我對不起你…」</w:t>
      </w:r>
    </w:p>
    <w:p w:rsidR="00C04663" w:rsidRDefault="00A7259F" w:rsidP="00813907">
      <w:pPr>
        <w:spacing w:after="240"/>
      </w:pPr>
      <w:r>
        <w:rPr>
          <w:rFonts w:hint="eastAsia"/>
        </w:rPr>
        <w:t>李龍飛望向對方，只見王寒玉的臉孔上，一道深深的劍痕從右眼上方往下直劈，將他的容貌整個毀容，同時右眼也變成一片灰白，卻是再也看不到了。</w:t>
      </w:r>
    </w:p>
    <w:p w:rsidR="00C04663" w:rsidRDefault="00A7259F" w:rsidP="00813907">
      <w:pPr>
        <w:spacing w:after="240"/>
      </w:pPr>
      <w:r>
        <w:rPr>
          <w:rFonts w:hint="eastAsia"/>
        </w:rPr>
        <w:t>「你的眼…」李龍飛心中嘆息，隱隱明白了對方為甚麼會背叛東門等人。</w:t>
      </w:r>
    </w:p>
    <w:p w:rsidR="00C04663" w:rsidRDefault="00A7259F" w:rsidP="00813907">
      <w:pPr>
        <w:spacing w:after="240"/>
      </w:pPr>
      <w:r>
        <w:rPr>
          <w:rFonts w:hint="eastAsia"/>
        </w:rPr>
        <w:t>王寒玉咧嘴慘笑了下，那笑容與當時鬥蛐蛐贏了之後的笑容一模一樣，唯一不同的是，多了許多苦瑟與不甘。</w:t>
      </w:r>
    </w:p>
    <w:p w:rsidR="00C04663" w:rsidRDefault="00A7259F" w:rsidP="00813907">
      <w:pPr>
        <w:spacing w:after="240"/>
      </w:pPr>
      <w:r>
        <w:rPr>
          <w:rFonts w:hint="eastAsia"/>
        </w:rPr>
        <w:t>「這是在跟刀仙宗大戰時所受的傷…」</w:t>
      </w:r>
    </w:p>
    <w:p w:rsidR="00C04663" w:rsidRDefault="00A7259F" w:rsidP="00813907">
      <w:pPr>
        <w:spacing w:after="240"/>
      </w:pPr>
      <w:r>
        <w:rPr>
          <w:rFonts w:hint="eastAsia"/>
        </w:rPr>
        <w:t>「在你消失之後，我跟東門很快就失去了靠山，而東門師兄有天鬚掌門照顧，修為自然進展許多。」</w:t>
      </w:r>
    </w:p>
    <w:p w:rsidR="00C04663" w:rsidRDefault="00A7259F" w:rsidP="00813907">
      <w:pPr>
        <w:spacing w:after="240"/>
      </w:pPr>
      <w:r>
        <w:rPr>
          <w:rFonts w:hint="eastAsia"/>
        </w:rPr>
        <w:t>「但我沒那麼好運，修為始終停留在練氣五層左右再也上不去，而大戰又不能不去，所以，下場就是如你所見，瞎了一隻狗眼…」</w:t>
      </w:r>
    </w:p>
    <w:p w:rsidR="00C04663" w:rsidRDefault="00A7259F" w:rsidP="00813907">
      <w:pPr>
        <w:spacing w:after="240"/>
      </w:pPr>
      <w:r>
        <w:rPr>
          <w:rFonts w:hint="eastAsia"/>
        </w:rPr>
        <w:t>王寒玉越講越是激動，身子更是不由自主的顫抖起來。</w:t>
      </w:r>
    </w:p>
    <w:p w:rsidR="00C04663" w:rsidRDefault="00A7259F" w:rsidP="00813907">
      <w:pPr>
        <w:spacing w:after="240"/>
      </w:pPr>
      <w:r>
        <w:rPr>
          <w:rFonts w:hint="eastAsia"/>
        </w:rPr>
        <w:t>「後來，那西門吹雪渾蛋答應我，只要我將東門他們的行蹤報給他知，他就會給我一顆破境丹，而且只會將他們抓住，不會殺害東門…」</w:t>
      </w:r>
    </w:p>
    <w:p w:rsidR="00C04663" w:rsidRDefault="00A7259F" w:rsidP="00813907">
      <w:pPr>
        <w:spacing w:after="240"/>
      </w:pPr>
      <w:r>
        <w:rPr>
          <w:rFonts w:hint="eastAsia"/>
        </w:rPr>
        <w:t>「只是後來的事…你應該也從東梅師妹那知道了…」</w:t>
      </w:r>
    </w:p>
    <w:p w:rsidR="00C04663" w:rsidRDefault="00A7259F" w:rsidP="00813907">
      <w:pPr>
        <w:spacing w:after="240"/>
      </w:pPr>
      <w:r>
        <w:rPr>
          <w:rFonts w:hint="eastAsia"/>
        </w:rPr>
        <w:t>「嘿嘿…自在道…自在道…修真界中，真的有誰能自在消遙嗎？龍飛師兄，如今你修為已經高到一個我看不透的境界，如果你想替東門師兄報仇，那就來吧！」</w:t>
      </w:r>
    </w:p>
    <w:p w:rsidR="00C04663" w:rsidRDefault="00A7259F" w:rsidP="00813907">
      <w:pPr>
        <w:spacing w:after="240"/>
      </w:pPr>
      <w:r>
        <w:rPr>
          <w:rFonts w:hint="eastAsia"/>
        </w:rPr>
        <w:t>王寒玉說完，也不逃跑，反而挺著胸膛往李龍飛這走來。</w:t>
      </w:r>
    </w:p>
    <w:p w:rsidR="00C04663" w:rsidRDefault="00A7259F" w:rsidP="00813907">
      <w:pPr>
        <w:spacing w:after="240"/>
      </w:pPr>
      <w:r>
        <w:rPr>
          <w:rFonts w:hint="eastAsia"/>
        </w:rPr>
        <w:t>李龍飛嘆了口氣，收起飛劍，深深地看了王寒玉一眼之後，扔出一</w:t>
      </w:r>
      <w:r w:rsidR="00816B7C">
        <w:rPr>
          <w:rFonts w:hint="eastAsia"/>
        </w:rPr>
        <w:t>瓶</w:t>
      </w:r>
      <w:r>
        <w:rPr>
          <w:rFonts w:hint="eastAsia"/>
        </w:rPr>
        <w:t>丹藥，跟著轉身繼續飛奔離開，沒再理會地上那些重傷的弟子。</w:t>
      </w:r>
    </w:p>
    <w:p w:rsidR="00C04663" w:rsidRDefault="00A7259F" w:rsidP="00813907">
      <w:pPr>
        <w:spacing w:after="240"/>
      </w:pPr>
      <w:r>
        <w:rPr>
          <w:rFonts w:hint="eastAsia"/>
        </w:rPr>
        <w:t>實在是在他心中，早已將王寒玉看成自己的家人，自己的家人再怎麼不好，他也很難痛下殺手大開殺界。</w:t>
      </w:r>
    </w:p>
    <w:p w:rsidR="00C04663" w:rsidRDefault="00A7259F" w:rsidP="00813907">
      <w:pPr>
        <w:spacing w:after="240"/>
      </w:pPr>
      <w:r>
        <w:rPr>
          <w:rFonts w:hint="eastAsia"/>
        </w:rPr>
        <w:t>王寒玉見他離開，眼神中流露出一絲複雜，看著手中那枚丹藥，再看向四週重傷的師兄弟們，心中一股狠意升起，跟著手起刀落，將所有弟子都一一殺死之後，</w:t>
      </w:r>
      <w:r>
        <w:rPr>
          <w:rFonts w:hint="eastAsia"/>
        </w:rPr>
        <w:lastRenderedPageBreak/>
        <w:t>取走儲物袋，消失在黑夜之中。</w:t>
      </w:r>
    </w:p>
    <w:p w:rsidR="00C04663" w:rsidRDefault="00A7259F" w:rsidP="00813907">
      <w:pPr>
        <w:spacing w:after="240"/>
      </w:pPr>
      <w:r>
        <w:rPr>
          <w:rFonts w:hint="eastAsia"/>
        </w:rPr>
        <w:t>李龍飛對這一切一無所知，他只是一直往前跑，眼看就外要逃到內觀邊緣，來到外宗，一但進入外宗，範圍是內觀的好幾倍，就算老譚道人追來，一時三刻也抓不到李龍飛。</w:t>
      </w:r>
    </w:p>
    <w:p w:rsidR="00C04663" w:rsidRDefault="00A7259F" w:rsidP="00813907">
      <w:pPr>
        <w:spacing w:after="240"/>
      </w:pPr>
      <w:r>
        <w:rPr>
          <w:rFonts w:hint="eastAsia"/>
        </w:rPr>
        <w:t>卻在此時，前方兩個人影飛出，其中一人，身穿藍衣，面孔陌生，修為隱隱到了練氣大圓滿，頗為不屑地瞧了李龍飛一眼。</w:t>
      </w:r>
    </w:p>
    <w:p w:rsidR="00C04663" w:rsidRDefault="00A7259F" w:rsidP="00813907">
      <w:pPr>
        <w:spacing w:after="240"/>
      </w:pPr>
      <w:r>
        <w:rPr>
          <w:rFonts w:hint="eastAsia"/>
        </w:rPr>
        <w:t>另外一人，個頭高大，白袍素布表情複雜，看著李龍飛手上的頭顱跟身後的</w:t>
      </w:r>
      <w:r w:rsidR="00152965">
        <w:rPr>
          <w:rFonts w:hint="eastAsia"/>
        </w:rPr>
        <w:t>楚若梅</w:t>
      </w:r>
      <w:r>
        <w:rPr>
          <w:rFonts w:hint="eastAsia"/>
        </w:rPr>
        <w:t>，正是西門吹雪的弟弟，西門上。</w:t>
      </w:r>
    </w:p>
    <w:p w:rsidR="00C04663" w:rsidRDefault="00A7259F" w:rsidP="00813907">
      <w:pPr>
        <w:spacing w:after="240"/>
      </w:pPr>
      <w:r>
        <w:rPr>
          <w:rFonts w:hint="eastAsia"/>
        </w:rPr>
        <w:t>那藍袍修士，看了看李龍飛，嗓音頗尖地問著西門上說。</w:t>
      </w:r>
    </w:p>
    <w:p w:rsidR="00C04663" w:rsidRDefault="00A7259F" w:rsidP="00813907">
      <w:pPr>
        <w:spacing w:after="240"/>
      </w:pPr>
      <w:r>
        <w:rPr>
          <w:rFonts w:hint="eastAsia"/>
        </w:rPr>
        <w:t>「他便是李龍飛了？」</w:t>
      </w:r>
    </w:p>
    <w:p w:rsidR="00C04663" w:rsidRDefault="00A7259F" w:rsidP="00813907">
      <w:pPr>
        <w:spacing w:after="240"/>
      </w:pPr>
      <w:r>
        <w:rPr>
          <w:rFonts w:hint="eastAsia"/>
        </w:rPr>
        <w:t>西門上恭敬點頭，雙手一揖說道。</w:t>
      </w:r>
    </w:p>
    <w:p w:rsidR="00C04663" w:rsidRDefault="00A7259F" w:rsidP="00813907">
      <w:pPr>
        <w:spacing w:after="240"/>
      </w:pPr>
      <w:r>
        <w:rPr>
          <w:rFonts w:hint="eastAsia"/>
        </w:rPr>
        <w:t>「是的，謝風淮師兄，他便是李龍飛，也就是七年前消失的內門弟子。」</w:t>
      </w:r>
    </w:p>
    <w:p w:rsidR="00C04663" w:rsidRDefault="00A7259F" w:rsidP="00813907">
      <w:pPr>
        <w:spacing w:after="240"/>
      </w:pPr>
      <w:r>
        <w:rPr>
          <w:rFonts w:hint="eastAsia"/>
        </w:rPr>
        <w:t>「你們自在道的內門弟子，都是廢物，就算是老譚師伯，也是沒用。練氣期的弟子而已，居然抓他不住，看來我回去刀仙宗後，還是要跟我師尊講一下，換個刀仙宗的築基弟子來鎮守才是。」</w:t>
      </w:r>
    </w:p>
    <w:p w:rsidR="00C04663" w:rsidRDefault="00A7259F" w:rsidP="00813907">
      <w:pPr>
        <w:spacing w:after="240"/>
      </w:pPr>
      <w:r>
        <w:rPr>
          <w:rFonts w:hint="eastAsia"/>
        </w:rPr>
        <w:t>謝風淮雖然稱老譚道人為師伯，但他口氣中確毫無敬意，聽在西門上耳裡，讓他忍不住握起拳頭。</w:t>
      </w:r>
    </w:p>
    <w:p w:rsidR="00C04663" w:rsidRDefault="00A7259F" w:rsidP="00813907">
      <w:pPr>
        <w:spacing w:after="240"/>
      </w:pPr>
      <w:r>
        <w:rPr>
          <w:rFonts w:hint="eastAsia"/>
        </w:rPr>
        <w:t>但一想到自在道的處境，他也只是吞下，不敢反駁。</w:t>
      </w:r>
    </w:p>
    <w:p w:rsidR="00C04663" w:rsidRDefault="00A7259F" w:rsidP="00813907">
      <w:pPr>
        <w:spacing w:after="240"/>
      </w:pPr>
      <w:r>
        <w:rPr>
          <w:rFonts w:hint="eastAsia"/>
        </w:rPr>
        <w:t>「退下吧，你修為這麼低，莫要我出手時不小心傷到你，那可就不好辦了。」謝風淮看了西門上一眼，哼了一聲。</w:t>
      </w:r>
    </w:p>
    <w:p w:rsidR="00C04663" w:rsidRDefault="00A7259F" w:rsidP="00813907">
      <w:pPr>
        <w:spacing w:after="240"/>
      </w:pPr>
      <w:r>
        <w:rPr>
          <w:rFonts w:hint="eastAsia"/>
        </w:rPr>
        <w:t>西門上連忙稱是，遠遠站了開來。</w:t>
      </w:r>
    </w:p>
    <w:p w:rsidR="00C04663" w:rsidRDefault="00A7259F" w:rsidP="00813907">
      <w:pPr>
        <w:spacing w:after="240"/>
      </w:pPr>
      <w:r>
        <w:rPr>
          <w:rFonts w:hint="eastAsia"/>
        </w:rPr>
        <w:t>李龍飛眼看對方修為不弱，自寸如果再背著</w:t>
      </w:r>
      <w:r w:rsidR="00152965">
        <w:rPr>
          <w:rFonts w:hint="eastAsia"/>
        </w:rPr>
        <w:t>楚若梅</w:t>
      </w:r>
      <w:r>
        <w:rPr>
          <w:rFonts w:hint="eastAsia"/>
        </w:rPr>
        <w:t>可能會有所閃失，於是將她的屍體放了下來，深深地看了一眼後放入儲物袋中，同樣的，西門吹雪的頭顱也一樣放了進去，同時掏出了八把飛劍。</w:t>
      </w:r>
    </w:p>
    <w:p w:rsidR="00C04663" w:rsidRDefault="00A7259F" w:rsidP="00813907">
      <w:pPr>
        <w:spacing w:after="240"/>
      </w:pPr>
      <w:r>
        <w:rPr>
          <w:rFonts w:hint="eastAsia"/>
        </w:rPr>
        <w:t>謝風淮雙手負背，並沒有出手先攻，而是等到李龍飛掏出了八把飛劍後，這才冷笑說道。</w:t>
      </w:r>
    </w:p>
    <w:p w:rsidR="00C04663" w:rsidRDefault="00A7259F" w:rsidP="00813907">
      <w:pPr>
        <w:spacing w:after="240"/>
      </w:pPr>
      <w:r>
        <w:rPr>
          <w:rFonts w:hint="eastAsia"/>
        </w:rPr>
        <w:t>「有自知之明的，先自斷雙手，我可以留你全屍！」</w:t>
      </w:r>
    </w:p>
    <w:p w:rsidR="00C04663" w:rsidRDefault="00A7259F" w:rsidP="00813907">
      <w:pPr>
        <w:spacing w:after="240"/>
      </w:pPr>
      <w:r>
        <w:rPr>
          <w:rFonts w:hint="eastAsia"/>
        </w:rPr>
        <w:t>李龍飛沉聲不語，右手一揮，八把飛劍同時射出，一出手便是全力以付。</w:t>
      </w:r>
    </w:p>
    <w:p w:rsidR="00C04663" w:rsidRDefault="00A7259F" w:rsidP="00813907">
      <w:pPr>
        <w:spacing w:after="240"/>
      </w:pPr>
      <w:r>
        <w:rPr>
          <w:rFonts w:hint="eastAsia"/>
        </w:rPr>
        <w:lastRenderedPageBreak/>
        <w:t>謝風淮眼神一凝，沒料到對方修為也超過了練氣九層，但他身為刀仙宗弟子，更是門內天驕，自有其一番本領，此時雙手畫圓，頓時一股霧氣捲出，同時裡頭幾聲咆哮，似有靈獸藏在裡頭。</w:t>
      </w:r>
    </w:p>
    <w:p w:rsidR="00C04663" w:rsidRDefault="00A7259F" w:rsidP="00813907">
      <w:pPr>
        <w:spacing w:after="240"/>
      </w:pPr>
      <w:r>
        <w:rPr>
          <w:rFonts w:hint="eastAsia"/>
        </w:rPr>
        <w:t>那八把飛劍去勢頗快，轉眼前四把便刺入霧氣之中，只聽到喀喀幾聲，那四把飛劍被不知道甚麼靈獸咬住，跟著斷成八截，墜落了下來。</w:t>
      </w:r>
    </w:p>
    <w:p w:rsidR="00C04663" w:rsidRDefault="00A7259F" w:rsidP="00813907">
      <w:pPr>
        <w:spacing w:after="240"/>
      </w:pPr>
      <w:r>
        <w:rPr>
          <w:rFonts w:hint="eastAsia"/>
        </w:rPr>
        <w:t>李龍飛眉頭一皺，暗道大派弟子的術法果然強大，當下念頭一轉，踏步繞了過去，要往另一邊跑去。</w:t>
      </w:r>
    </w:p>
    <w:p w:rsidR="00C04663" w:rsidRDefault="00A7259F" w:rsidP="00813907">
      <w:pPr>
        <w:spacing w:after="240"/>
      </w:pPr>
      <w:r>
        <w:rPr>
          <w:rFonts w:hint="eastAsia"/>
        </w:rPr>
        <w:t>「逃得了嗎？」那謝風淮嘴角一抹微笑，往那霧氣一指，瞬間三道黑影衝出，要去追咬往旁邊跑去的李龍飛。</w:t>
      </w:r>
    </w:p>
    <w:p w:rsidR="00C04663" w:rsidRDefault="00A7259F" w:rsidP="00813907">
      <w:pPr>
        <w:spacing w:after="240"/>
      </w:pPr>
      <w:r>
        <w:rPr>
          <w:rFonts w:hint="eastAsia"/>
        </w:rPr>
        <w:t>「來得好！」李龍飛本就沒打算跑，他只是想看清楚霧氣中的靈獸是甚麼，此時一瞧，只見三隻長有三頭，頭上長角，身形有如小牛犢般大小的黑狗衝了出來。</w:t>
      </w:r>
    </w:p>
    <w:p w:rsidR="00C04663" w:rsidRDefault="00A7259F" w:rsidP="00813907">
      <w:pPr>
        <w:spacing w:after="240"/>
      </w:pPr>
      <w:r>
        <w:rPr>
          <w:rFonts w:hint="eastAsia"/>
        </w:rPr>
        <w:t>他心神集中，隱約中又踏入了那入微的境界，跟著心念一動，四把飛劍繞過三隻黑狗往謝風淮射去。</w:t>
      </w:r>
    </w:p>
    <w:p w:rsidR="00C04663" w:rsidRDefault="00A7259F" w:rsidP="00813907">
      <w:pPr>
        <w:spacing w:after="240"/>
      </w:pPr>
      <w:r>
        <w:rPr>
          <w:rFonts w:hint="eastAsia"/>
        </w:rPr>
        <w:t>謝風淮心下暗道，這是要跟我同歸於盡的意思了？</w:t>
      </w:r>
    </w:p>
    <w:p w:rsidR="00C04663" w:rsidRDefault="00A7259F" w:rsidP="00813907">
      <w:pPr>
        <w:spacing w:after="240"/>
      </w:pPr>
      <w:r>
        <w:rPr>
          <w:rFonts w:hint="eastAsia"/>
        </w:rPr>
        <w:t>但他身為天驕，戰鬥經驗豐富，怎會沒有防備，左手往懷中一掏，一把</w:t>
      </w:r>
      <w:r w:rsidR="004000FD">
        <w:rPr>
          <w:rFonts w:hint="eastAsia"/>
        </w:rPr>
        <w:t>道符</w:t>
      </w:r>
      <w:r>
        <w:rPr>
          <w:rFonts w:hint="eastAsia"/>
        </w:rPr>
        <w:t>扔出，形成三層防護，層層散開擋住了那四把飛劍的來襲。</w:t>
      </w:r>
    </w:p>
    <w:p w:rsidR="00C04663" w:rsidRDefault="00A7259F" w:rsidP="00813907">
      <w:pPr>
        <w:spacing w:after="240"/>
      </w:pPr>
      <w:r>
        <w:rPr>
          <w:rFonts w:hint="eastAsia"/>
        </w:rPr>
        <w:t>可就在那三層防護出現之際，那四柄飛劍猛地往後一轉，卻是只是誘餌，跟著李龍飛儲物袋中又飛出八把飛劍，朝著那三隻黑狗有如前後夾攻一般，直接轟殺而去。</w:t>
      </w:r>
    </w:p>
    <w:p w:rsidR="00C04663" w:rsidRDefault="00A7259F" w:rsidP="00813907">
      <w:pPr>
        <w:spacing w:after="240"/>
      </w:pPr>
      <w:r>
        <w:rPr>
          <w:rFonts w:hint="eastAsia"/>
        </w:rPr>
        <w:t>謝風淮連忙想要指使靈獸避開，但他使用</w:t>
      </w:r>
      <w:r w:rsidR="004000FD">
        <w:rPr>
          <w:rFonts w:hint="eastAsia"/>
        </w:rPr>
        <w:t>符籙</w:t>
      </w:r>
      <w:r>
        <w:rPr>
          <w:rFonts w:hint="eastAsia"/>
        </w:rPr>
        <w:t>在先，一時來不及反應，慘叫幾聲，那三隻黑狗無法前後兼顧，頓時被刺成了窟窿，而那團霧氣，因為失去了靈獸，慢慢消散開來。</w:t>
      </w:r>
    </w:p>
    <w:p w:rsidR="00C04663" w:rsidRDefault="00A7259F" w:rsidP="00813907">
      <w:pPr>
        <w:spacing w:after="240"/>
      </w:pPr>
      <w:r>
        <w:rPr>
          <w:rFonts w:hint="eastAsia"/>
        </w:rPr>
        <w:t>「你…你這該死的傢伙！」謝風淮見狀一愣，頓時大怒起來。</w:t>
      </w:r>
    </w:p>
    <w:p w:rsidR="00C04663" w:rsidRDefault="00C04663" w:rsidP="00813907">
      <w:pPr>
        <w:spacing w:after="240"/>
      </w:pPr>
    </w:p>
    <w:p w:rsidR="00C04663" w:rsidRDefault="00A7259F" w:rsidP="00813907">
      <w:pPr>
        <w:pStyle w:val="12"/>
        <w:numPr>
          <w:ilvl w:val="0"/>
          <w:numId w:val="1"/>
        </w:numPr>
        <w:spacing w:after="240"/>
        <w:ind w:leftChars="0" w:left="358" w:hangingChars="149" w:hanging="358"/>
        <w:outlineLvl w:val="0"/>
      </w:pPr>
      <w:r>
        <w:rPr>
          <w:rFonts w:hint="eastAsia"/>
        </w:rPr>
        <w:t>滅天驕</w:t>
      </w:r>
    </w:p>
    <w:p w:rsidR="00C04663" w:rsidRDefault="00C04663" w:rsidP="00813907">
      <w:pPr>
        <w:spacing w:after="240"/>
      </w:pPr>
    </w:p>
    <w:p w:rsidR="00C04663" w:rsidRDefault="00A7259F" w:rsidP="00813907">
      <w:pPr>
        <w:spacing w:after="240"/>
      </w:pPr>
      <w:r>
        <w:rPr>
          <w:rFonts w:hint="eastAsia"/>
        </w:rPr>
        <w:t>這三頭靈獸，乃是謝風淮師父所賜，雖然威力不大，但勝在可攻可守，此時被李龍飛所毀，損失法器還好，重要的是自己居然被人耍了一招，這才真的讓謝風淮生氣起來。</w:t>
      </w:r>
    </w:p>
    <w:p w:rsidR="00C04663" w:rsidRDefault="00A7259F" w:rsidP="00813907">
      <w:pPr>
        <w:spacing w:after="240"/>
      </w:pPr>
      <w:r>
        <w:rPr>
          <w:rFonts w:hint="eastAsia"/>
        </w:rPr>
        <w:lastRenderedPageBreak/>
        <w:t>他一怒之下，右手一甩，一隻白亮亮的寶刀出現，此刀只有半個胳臂長短，刀身上</w:t>
      </w:r>
      <w:r w:rsidR="003A6CEF">
        <w:rPr>
          <w:rFonts w:hint="eastAsia"/>
        </w:rPr>
        <w:t>刻著一條精美的白龍，五光十色，</w:t>
      </w:r>
      <w:r>
        <w:rPr>
          <w:rFonts w:hint="eastAsia"/>
        </w:rPr>
        <w:t>散發</w:t>
      </w:r>
      <w:r w:rsidR="003A6CEF">
        <w:rPr>
          <w:rFonts w:hint="eastAsia"/>
        </w:rPr>
        <w:t>出陣陣的</w:t>
      </w:r>
      <w:r>
        <w:rPr>
          <w:rFonts w:hint="eastAsia"/>
        </w:rPr>
        <w:t>寒氣，遠遠的就讓李龍飛感到一陣危機</w:t>
      </w:r>
      <w:r w:rsidR="001A1DA5">
        <w:rPr>
          <w:rFonts w:hint="eastAsia"/>
        </w:rPr>
        <w:t>。</w:t>
      </w:r>
    </w:p>
    <w:p w:rsidR="00C04663" w:rsidRDefault="003A6CEF" w:rsidP="00813907">
      <w:pPr>
        <w:spacing w:after="240"/>
      </w:pPr>
      <w:r>
        <w:rPr>
          <w:rFonts w:hint="eastAsia"/>
        </w:rPr>
        <w:t>居然是上品法器！</w:t>
      </w:r>
    </w:p>
    <w:p w:rsidR="00C04663" w:rsidRDefault="003A6CEF" w:rsidP="00813907">
      <w:pPr>
        <w:spacing w:after="240"/>
      </w:pPr>
      <w:r>
        <w:rPr>
          <w:rFonts w:hint="eastAsia"/>
        </w:rPr>
        <w:t>李龍飛</w:t>
      </w:r>
      <w:r w:rsidR="00A7259F">
        <w:rPr>
          <w:rFonts w:hint="eastAsia"/>
        </w:rPr>
        <w:t>眼中閃過凝重，一拍儲物袋，再四把飛劍飛出，與方才的十二把飛劍合成了十六把長生劍陣，盤旋在他的面前聚而不出。</w:t>
      </w:r>
    </w:p>
    <w:p w:rsidR="00C04663" w:rsidRDefault="00A7259F" w:rsidP="00813907">
      <w:pPr>
        <w:spacing w:after="240"/>
      </w:pPr>
      <w:r>
        <w:rPr>
          <w:rFonts w:hint="eastAsia"/>
        </w:rPr>
        <w:t>這是他此時能使出的最多劍數，再上去，雖曾試過二十四把飛劍，但劍數一多，靈識控制不住，反而威力有所降低。</w:t>
      </w:r>
    </w:p>
    <w:p w:rsidR="00C04663" w:rsidRDefault="00A7259F" w:rsidP="00813907">
      <w:pPr>
        <w:spacing w:after="240"/>
      </w:pPr>
      <w:r>
        <w:rPr>
          <w:rFonts w:hint="eastAsia"/>
        </w:rPr>
        <w:t>此時這十六把飛劍，八把在內，八把在外，形成了兩個圓圈，更以中間為界，左四右四化為陰陽兩極，頗有太極的意味在裡頭。</w:t>
      </w:r>
    </w:p>
    <w:p w:rsidR="00C04663" w:rsidRDefault="00A7259F" w:rsidP="00813907">
      <w:pPr>
        <w:spacing w:after="240"/>
      </w:pPr>
      <w:r>
        <w:rPr>
          <w:rFonts w:hint="eastAsia"/>
        </w:rPr>
        <w:t>「一堆破銅爛鐵，</w:t>
      </w:r>
      <w:r w:rsidR="0049689D">
        <w:rPr>
          <w:rFonts w:hint="eastAsia"/>
        </w:rPr>
        <w:t>連中品法器都不到</w:t>
      </w:r>
      <w:r w:rsidR="001A1DA5">
        <w:rPr>
          <w:rFonts w:hint="eastAsia"/>
        </w:rPr>
        <w:t>，</w:t>
      </w:r>
      <w:r>
        <w:rPr>
          <w:rFonts w:hint="eastAsia"/>
        </w:rPr>
        <w:t>看我這青雲刀怎破你！」謝風淮怒氣沖沖，右手靈氣一注，那把寶刀泛出青綠刀芒，跟著越伸越長，向前用力一斬！</w:t>
      </w:r>
    </w:p>
    <w:p w:rsidR="00C04663" w:rsidRDefault="00A7259F" w:rsidP="00813907">
      <w:pPr>
        <w:spacing w:after="240"/>
      </w:pPr>
      <w:r>
        <w:rPr>
          <w:rFonts w:hint="eastAsia"/>
        </w:rPr>
        <w:t>轟！</w:t>
      </w:r>
    </w:p>
    <w:p w:rsidR="00C04663" w:rsidRDefault="00A7259F" w:rsidP="00813907">
      <w:pPr>
        <w:spacing w:after="240"/>
      </w:pPr>
      <w:r>
        <w:rPr>
          <w:rFonts w:hint="eastAsia"/>
        </w:rPr>
        <w:t>那刀芒轟在長生劍陣上，外面那圈劍陣頓時碎了六把，就連裡面劍陣也有兩把出現裂痕，這還是因為李龍飛修為已經突破了練氣大圓滿來到半步練氣十層的境界，才有這樣的結果。</w:t>
      </w:r>
    </w:p>
    <w:p w:rsidR="00C04663" w:rsidRDefault="00A7259F" w:rsidP="00813907">
      <w:pPr>
        <w:spacing w:after="240"/>
      </w:pPr>
      <w:r>
        <w:rPr>
          <w:rFonts w:hint="eastAsia"/>
        </w:rPr>
        <w:t>否則，以這十六把飛劍，只是普通最低等的法器，碰上那</w:t>
      </w:r>
      <w:r w:rsidR="003A6CEF">
        <w:rPr>
          <w:rFonts w:hint="eastAsia"/>
        </w:rPr>
        <w:t>上品法器</w:t>
      </w:r>
      <w:r>
        <w:rPr>
          <w:rFonts w:hint="eastAsia"/>
        </w:rPr>
        <w:t>青雲刀，哪有不敗的道理。</w:t>
      </w:r>
    </w:p>
    <w:p w:rsidR="00C04663" w:rsidRDefault="00A7259F" w:rsidP="00813907">
      <w:pPr>
        <w:spacing w:after="240"/>
      </w:pPr>
      <w:r>
        <w:rPr>
          <w:rFonts w:hint="eastAsia"/>
        </w:rPr>
        <w:t>李龍飛劍陣被破，嘴中一口鮮血因反噬而噴出，他凝神瞧著那把青雲刀，有些感嘆的想著。</w:t>
      </w:r>
    </w:p>
    <w:p w:rsidR="00C04663" w:rsidRDefault="00A7259F" w:rsidP="00813907">
      <w:pPr>
        <w:spacing w:after="240"/>
      </w:pPr>
      <w:r>
        <w:rPr>
          <w:rFonts w:hint="eastAsia"/>
        </w:rPr>
        <w:t>「要是當時隨便從那仙石中拿出一把法寶，這青雲刀算得了甚麼？」</w:t>
      </w:r>
    </w:p>
    <w:p w:rsidR="00C04663" w:rsidRDefault="003A6CEF" w:rsidP="00813907">
      <w:pPr>
        <w:spacing w:after="240"/>
      </w:pPr>
      <w:r>
        <w:rPr>
          <w:rFonts w:hint="eastAsia"/>
        </w:rPr>
        <w:t>上品法器雖強，但那也是與其他法器相比；不到法寶，說穿了也只是較為堅硬或威力較大而已。</w:t>
      </w:r>
    </w:p>
    <w:p w:rsidR="00C04663" w:rsidRDefault="00A7259F" w:rsidP="00813907">
      <w:pPr>
        <w:spacing w:after="240"/>
      </w:pPr>
      <w:r>
        <w:rPr>
          <w:rFonts w:hint="eastAsia"/>
        </w:rPr>
        <w:t>只是此時他沒有</w:t>
      </w:r>
      <w:r w:rsidR="003A6CEF">
        <w:rPr>
          <w:rFonts w:hint="eastAsia"/>
        </w:rPr>
        <w:t>懊惱</w:t>
      </w:r>
      <w:r>
        <w:rPr>
          <w:rFonts w:hint="eastAsia"/>
        </w:rPr>
        <w:t>的時間，隨著這一擊過後，謝風淮手起刀落，跟著又是三道刀芒斬落，誓不殺死李龍飛不罷休。</w:t>
      </w:r>
    </w:p>
    <w:p w:rsidR="00C04663" w:rsidRDefault="00A7259F" w:rsidP="00813907">
      <w:pPr>
        <w:spacing w:after="240"/>
      </w:pPr>
      <w:r>
        <w:rPr>
          <w:rFonts w:hint="eastAsia"/>
        </w:rPr>
        <w:t>危急之刻，李龍飛往後邁出一步，同時右手一指。</w:t>
      </w:r>
    </w:p>
    <w:p w:rsidR="00C04663" w:rsidRDefault="00A7259F" w:rsidP="00813907">
      <w:pPr>
        <w:spacing w:after="240"/>
      </w:pPr>
      <w:r>
        <w:rPr>
          <w:rFonts w:hint="eastAsia"/>
        </w:rPr>
        <w:t>「爆！爆！爆！爆！爆！」</w:t>
      </w:r>
    </w:p>
    <w:p w:rsidR="00C04663" w:rsidRDefault="00A7259F" w:rsidP="00813907">
      <w:pPr>
        <w:spacing w:after="240"/>
      </w:pPr>
      <w:r>
        <w:rPr>
          <w:rFonts w:hint="eastAsia"/>
        </w:rPr>
        <w:t>剩下十把飛劍，頓時在那刀芒正要劈上之時，齊齊爆開。</w:t>
      </w:r>
    </w:p>
    <w:p w:rsidR="00C04663" w:rsidRDefault="00A7259F" w:rsidP="00813907">
      <w:pPr>
        <w:spacing w:after="240"/>
      </w:pPr>
      <w:r>
        <w:rPr>
          <w:rFonts w:hint="eastAsia"/>
        </w:rPr>
        <w:lastRenderedPageBreak/>
        <w:t>這其中蘊涵了李龍飛的</w:t>
      </w:r>
      <w:del w:id="4655" w:author="簡新佳" w:date="2019-02-25T17:00:00Z">
        <w:r w:rsidDel="0012795F">
          <w:rPr>
            <w:rFonts w:hint="eastAsia"/>
          </w:rPr>
          <w:delText>靈力</w:delText>
        </w:r>
      </w:del>
      <w:ins w:id="4656" w:author="簡新佳" w:date="2019-02-25T17:00:00Z">
        <w:r w:rsidR="0012795F">
          <w:rPr>
            <w:rFonts w:hint="eastAsia"/>
          </w:rPr>
          <w:t>靈氣</w:t>
        </w:r>
      </w:ins>
      <w:r>
        <w:rPr>
          <w:rFonts w:hint="eastAsia"/>
        </w:rPr>
        <w:t>，威力驚人，即使是遠處的謝風淮都被波及，更別說是那三道刀芒，全都碎裂開來，再沒有任何威力。</w:t>
      </w:r>
    </w:p>
    <w:p w:rsidR="00C04663" w:rsidRDefault="00A7259F" w:rsidP="00813907">
      <w:pPr>
        <w:spacing w:after="240"/>
      </w:pPr>
      <w:r>
        <w:rPr>
          <w:rFonts w:hint="eastAsia"/>
        </w:rPr>
        <w:t>同時李龍飛也是噴出好幾口鮮血，身上被那些飛劍碎片給割出了幾道傷口，縱身往謝風淮身後跑去。</w:t>
      </w:r>
    </w:p>
    <w:p w:rsidR="00C04663" w:rsidRDefault="00A7259F" w:rsidP="00813907">
      <w:pPr>
        <w:spacing w:after="240"/>
      </w:pPr>
      <w:r>
        <w:rPr>
          <w:rFonts w:hint="eastAsia"/>
        </w:rPr>
        <w:t>「還想跑！」謝風淮目露殺機，右手一揮，那青雲刀橫空一斬，一股巨大的刀氣往李龍飛那掃去。</w:t>
      </w:r>
    </w:p>
    <w:p w:rsidR="00C04663" w:rsidRDefault="00A7259F" w:rsidP="00813907">
      <w:pPr>
        <w:spacing w:after="240"/>
      </w:pPr>
      <w:r>
        <w:rPr>
          <w:rFonts w:hint="eastAsia"/>
        </w:rPr>
        <w:t>李龍飛咬牙運勁，儲物袋中扔出一把小鎚跟小錐，碰一聲跟那刀氣撞在一塊，倒捲回去。</w:t>
      </w:r>
    </w:p>
    <w:p w:rsidR="00C04663" w:rsidRDefault="00A7259F" w:rsidP="00813907">
      <w:pPr>
        <w:spacing w:after="240"/>
      </w:pPr>
      <w:r>
        <w:rPr>
          <w:rFonts w:hint="eastAsia"/>
        </w:rPr>
        <w:t>那小鎚跟小錐正是西門吹雪的靠山鎚跟靠山錐，先前李龍飛收走西門吹雪儲物袋時，已經將這兩把法器拿出，雖然沒時間煉化為己用，但因為西門吹雪已死，法器無主，所以勉強也能使用。</w:t>
      </w:r>
    </w:p>
    <w:p w:rsidR="00C04663" w:rsidRDefault="00A7259F" w:rsidP="00813907">
      <w:pPr>
        <w:spacing w:after="240"/>
      </w:pPr>
      <w:r>
        <w:rPr>
          <w:rFonts w:hint="eastAsia"/>
        </w:rPr>
        <w:t>此時與那刀氣一撞，小鎚跟小錐上都缺了一角，卻是沒有崩潰，比飛劍來得還要耐擋一些。</w:t>
      </w:r>
    </w:p>
    <w:p w:rsidR="00C04663" w:rsidRDefault="00A7259F" w:rsidP="00813907">
      <w:pPr>
        <w:spacing w:after="240"/>
      </w:pPr>
      <w:r>
        <w:rPr>
          <w:rFonts w:hint="eastAsia"/>
        </w:rPr>
        <w:t>看到那小鎚跟小錐，一旁的西門上眼神中閃過一絲陰沉，但他看了看李龍飛後，還是忍住沒有衝了上去。</w:t>
      </w:r>
    </w:p>
    <w:p w:rsidR="00C04663" w:rsidRDefault="00A7259F" w:rsidP="00813907">
      <w:pPr>
        <w:spacing w:after="240"/>
      </w:pPr>
      <w:r>
        <w:rPr>
          <w:rFonts w:hint="eastAsia"/>
        </w:rPr>
        <w:t>有了小鎚跟小錐，一時間謝風淮倒也殺不死李龍飛，只是兩人越打心裡都是越急，李龍飛急的是再不趕快跑，下一波的追兵可能又要來了，謝風淮則是對自己拿一個弱小宗派的內門弟子沒辦法而感到心中焦躁。</w:t>
      </w:r>
    </w:p>
    <w:p w:rsidR="00C04663" w:rsidRDefault="00A7259F" w:rsidP="00813907">
      <w:pPr>
        <w:spacing w:after="240"/>
      </w:pPr>
      <w:r>
        <w:rPr>
          <w:rFonts w:hint="eastAsia"/>
        </w:rPr>
        <w:t>猛地謝風淮怒吼一聲，他一拍自己的額頭，眉心一道豎痕裂開，飛出一滴魂血，接著謝風淮雙手一揮，那魂血融入青雲刀，瞬間刀身從綠轉紅，並隱隱出現一道龍影，散發出無限接近築基的威壓出來。</w:t>
      </w:r>
    </w:p>
    <w:p w:rsidR="00C04663" w:rsidRDefault="00A7259F" w:rsidP="00813907">
      <w:pPr>
        <w:spacing w:after="240"/>
      </w:pPr>
      <w:r>
        <w:rPr>
          <w:rFonts w:hint="eastAsia"/>
        </w:rPr>
        <w:t>「這一招碧血龍刀，築基以下無人能敵，我倒要看看區區一個自在道內門弟子，要如何招架！」</w:t>
      </w:r>
    </w:p>
    <w:p w:rsidR="00C04663" w:rsidRDefault="00A7259F" w:rsidP="00813907">
      <w:pPr>
        <w:spacing w:after="240"/>
      </w:pPr>
      <w:r>
        <w:rPr>
          <w:rFonts w:hint="eastAsia"/>
        </w:rPr>
        <w:t>李龍飛本來還因為那刀上的威壓感到心驚，聽到這招名叫碧血龍刀，臉上露出古怪的神情，他從儲物袋中將一個仙石拿出，化作巴掌般大小，跟著注入靈識，並掏出一只玉鐲，帶到了手腕之上。</w:t>
      </w:r>
    </w:p>
    <w:p w:rsidR="00C04663" w:rsidRDefault="00A7259F" w:rsidP="00813907">
      <w:pPr>
        <w:spacing w:after="240"/>
      </w:pPr>
      <w:r>
        <w:rPr>
          <w:rFonts w:hint="eastAsia"/>
        </w:rPr>
        <w:t>隨著青雲刀威壓越來越大，謝風淮也漸感到</w:t>
      </w:r>
      <w:del w:id="4657" w:author="簡新佳" w:date="2019-02-25T17:00:00Z">
        <w:r w:rsidDel="0012795F">
          <w:rPr>
            <w:rFonts w:hint="eastAsia"/>
          </w:rPr>
          <w:delText>靈力</w:delText>
        </w:r>
      </w:del>
      <w:ins w:id="4658" w:author="簡新佳" w:date="2019-02-25T17:00:00Z">
        <w:r w:rsidR="0012795F">
          <w:rPr>
            <w:rFonts w:hint="eastAsia"/>
          </w:rPr>
          <w:t>靈氣</w:t>
        </w:r>
      </w:ins>
      <w:r>
        <w:rPr>
          <w:rFonts w:hint="eastAsia"/>
        </w:rPr>
        <w:t>不支，他猛地將那刀身用力一揮，一股刀氣衝出，接著幻化作一條血龍，撲天蓋地地朝李龍飛這轟來。</w:t>
      </w:r>
    </w:p>
    <w:p w:rsidR="00C04663" w:rsidRDefault="00A7259F" w:rsidP="00813907">
      <w:pPr>
        <w:spacing w:after="240"/>
      </w:pPr>
      <w:r>
        <w:rPr>
          <w:rFonts w:hint="eastAsia"/>
        </w:rPr>
        <w:t>卻在此時，李龍飛掌上那個仙石，一道白影投出，擋在李龍飛跟那血龍中間，跟著一個嬌縱蘊含怒意的聲音破口大罵。</w:t>
      </w:r>
    </w:p>
    <w:p w:rsidR="00C04663" w:rsidRDefault="00A7259F" w:rsidP="00813907">
      <w:pPr>
        <w:spacing w:after="240"/>
      </w:pPr>
      <w:r>
        <w:rPr>
          <w:rFonts w:hint="eastAsia"/>
        </w:rPr>
        <w:lastRenderedPageBreak/>
        <w:t>「你你你你你…你這個王八蛋，你不可能知道那玉鐲的秘密，你一定是唬我，一定是在恐嚇我。」</w:t>
      </w:r>
    </w:p>
    <w:p w:rsidR="00C04663" w:rsidRDefault="00A7259F" w:rsidP="00813907">
      <w:pPr>
        <w:spacing w:after="240"/>
      </w:pPr>
      <w:r>
        <w:rPr>
          <w:rFonts w:hint="eastAsia"/>
        </w:rPr>
        <w:t>謝風淮有些傻眼，他不知道那白影在講些甚麼，卻看到那血龍在要轟到那白影的瞬間，一股驚天動地的威壓瞬間降臨，接著那白影大口一張，將那血龍給吞了下去。</w:t>
      </w:r>
    </w:p>
    <w:p w:rsidR="00C04663" w:rsidRDefault="00A7259F" w:rsidP="00813907">
      <w:pPr>
        <w:spacing w:after="240"/>
      </w:pPr>
      <w:r>
        <w:rPr>
          <w:rFonts w:hint="eastAsia"/>
        </w:rPr>
        <w:t>「吵死了！你們人族的法器怎麼那麼愛模仿我們的樣子，實力又那麼弱，使出來跟本是丟我們的臉！」</w:t>
      </w:r>
    </w:p>
    <w:p w:rsidR="00C04663" w:rsidRDefault="00A7259F" w:rsidP="00813907">
      <w:pPr>
        <w:spacing w:after="240"/>
      </w:pPr>
      <w:r>
        <w:rPr>
          <w:rFonts w:hint="eastAsia"/>
        </w:rPr>
        <w:t>謝風淮這才看清，那白影赫然是一尾白龍，只是此時牠只有那龍頭部份漲大，其他地方卻是十分細小。</w:t>
      </w:r>
    </w:p>
    <w:p w:rsidR="00C04663" w:rsidRDefault="00A7259F" w:rsidP="00813907">
      <w:pPr>
        <w:spacing w:after="240"/>
      </w:pPr>
      <w:r>
        <w:rPr>
          <w:rFonts w:hint="eastAsia"/>
        </w:rPr>
        <w:t>那白龍將血龍一口吞下後，狠狠瞪了李龍飛一眼，接著似有不甘的看著他手中的那只玉鐲，怒氣騰騰地大罵。</w:t>
      </w:r>
    </w:p>
    <w:p w:rsidR="00C04663" w:rsidRDefault="00A7259F" w:rsidP="00813907">
      <w:pPr>
        <w:spacing w:after="240"/>
      </w:pPr>
      <w:r>
        <w:rPr>
          <w:rFonts w:hint="eastAsia"/>
        </w:rPr>
        <w:t>「這次幫你，算是破例最後一次，以後別再叫我出來，我永遠都不會再見你，也不會相信你那甚麼能參透那玉鐲玄機的鬼話！」</w:t>
      </w:r>
    </w:p>
    <w:p w:rsidR="00C04663" w:rsidRDefault="00A7259F" w:rsidP="00813907">
      <w:pPr>
        <w:spacing w:after="240"/>
      </w:pPr>
      <w:r>
        <w:rPr>
          <w:rFonts w:hint="eastAsia"/>
        </w:rPr>
        <w:t>話未說完，白龍化做一道光芒，縮回仙石裡，跟著被李龍飛收進了儲物袋中。</w:t>
      </w:r>
    </w:p>
    <w:p w:rsidR="00C04663" w:rsidRDefault="00A7259F" w:rsidP="00813907">
      <w:pPr>
        <w:spacing w:after="240"/>
      </w:pPr>
      <w:r>
        <w:rPr>
          <w:rFonts w:hint="eastAsia"/>
        </w:rPr>
        <w:t>謝風淮碧血龍刀被破，魂血反噬，頓時噴出大口鮮血，同時修為更是大幅下跌，更慘的是，青雲刀因為血龍被吞，其上光芒暗淡，化成一柄凡鐵，跌落下來。</w:t>
      </w:r>
    </w:p>
    <w:p w:rsidR="00C04663" w:rsidRDefault="00A7259F" w:rsidP="00813907">
      <w:pPr>
        <w:spacing w:after="240"/>
      </w:pPr>
      <w:r>
        <w:rPr>
          <w:rFonts w:hint="eastAsia"/>
        </w:rPr>
        <w:t>謝風淮蹬蹬蹬後退兩步，不敢相信自己這絕命一擊竟然會輸給了對方，他雙眼充血，又驚又怒地看著李龍飛動也不動。</w:t>
      </w:r>
    </w:p>
    <w:p w:rsidR="00C04663" w:rsidRDefault="00A7259F" w:rsidP="00813907">
      <w:pPr>
        <w:spacing w:after="240"/>
      </w:pPr>
      <w:r>
        <w:rPr>
          <w:rFonts w:hint="eastAsia"/>
        </w:rPr>
        <w:t>「還打嗎？」李龍飛雖然不滿對方，但他終究只是想逃出自在道，如果能不殺人，他還是不願手上多掛著一條人命。</w:t>
      </w:r>
    </w:p>
    <w:p w:rsidR="00C04663" w:rsidRDefault="00A7259F" w:rsidP="00813907">
      <w:pPr>
        <w:spacing w:after="240"/>
      </w:pPr>
      <w:r>
        <w:rPr>
          <w:rFonts w:hint="eastAsia"/>
        </w:rPr>
        <w:t>「哈哈哈哈…」謝風淮突然仰天慘笑，他雙眼流出鮮血，長髮散亂，表情再無大派天驕的那份從容，他一拍胸，一口鮮血噴出，接著又嫌不夠，連拍了幾次，霎時他前方血氣翻騰，好幾口鮮血漂浮在半空之中。</w:t>
      </w:r>
    </w:p>
    <w:p w:rsidR="00C04663" w:rsidRDefault="00A7259F" w:rsidP="00813907">
      <w:pPr>
        <w:spacing w:after="240"/>
      </w:pPr>
      <w:r>
        <w:rPr>
          <w:rFonts w:hint="eastAsia"/>
        </w:rPr>
        <w:t>「我就不信，我謝風淮身為刀仙宗準天驕，會贏不過一個小門小派的內門弟子！」</w:t>
      </w:r>
    </w:p>
    <w:p w:rsidR="00C04663" w:rsidRDefault="00A7259F" w:rsidP="00813907">
      <w:pPr>
        <w:spacing w:after="240"/>
      </w:pPr>
      <w:r>
        <w:rPr>
          <w:rFonts w:hint="eastAsia"/>
        </w:rPr>
        <w:t>「今日，不死你死，就是我亡！」</w:t>
      </w:r>
    </w:p>
    <w:p w:rsidR="00C04663" w:rsidRDefault="00A7259F" w:rsidP="00813907">
      <w:pPr>
        <w:spacing w:after="240"/>
      </w:pPr>
      <w:r>
        <w:rPr>
          <w:rFonts w:hint="eastAsia"/>
        </w:rPr>
        <w:t>「血歲刀！」</w:t>
      </w:r>
    </w:p>
    <w:p w:rsidR="00C04663" w:rsidRDefault="00A7259F" w:rsidP="00813907">
      <w:pPr>
        <w:spacing w:after="240"/>
      </w:pPr>
      <w:r>
        <w:rPr>
          <w:rFonts w:hint="eastAsia"/>
        </w:rPr>
        <w:t>慘笑一聲，謝風淮整個人像是衰老了十歲，他往前一撲，與那血氣化作一道長虹，形成一把血刀猛地砍向李龍飛的方向。</w:t>
      </w:r>
    </w:p>
    <w:p w:rsidR="00C04663" w:rsidRDefault="00A7259F" w:rsidP="00813907">
      <w:pPr>
        <w:spacing w:after="240"/>
      </w:pPr>
      <w:r>
        <w:rPr>
          <w:rFonts w:hint="eastAsia"/>
        </w:rPr>
        <w:lastRenderedPageBreak/>
        <w:t>李龍飛嘆了一口氣，如果可以，他實在不想殺對方，因為一旦殺了刀仙宗的人，之後自己恐怕不只叛出自在道那麼簡單。</w:t>
      </w:r>
    </w:p>
    <w:p w:rsidR="00C04663" w:rsidRDefault="00A7259F" w:rsidP="00813907">
      <w:pPr>
        <w:spacing w:after="240"/>
      </w:pPr>
      <w:r>
        <w:rPr>
          <w:rFonts w:hint="eastAsia"/>
        </w:rPr>
        <w:t>但就像謝風淮說的，如果不殺他，那死的，就只能是自己。</w:t>
      </w:r>
    </w:p>
    <w:p w:rsidR="00C04663" w:rsidRDefault="00A7259F" w:rsidP="00813907">
      <w:pPr>
        <w:spacing w:after="240"/>
      </w:pPr>
      <w:r>
        <w:rPr>
          <w:rFonts w:hint="eastAsia"/>
        </w:rPr>
        <w:t>眼下那血歲刀威力甚至</w:t>
      </w:r>
      <w:r w:rsidR="006511A0">
        <w:rPr>
          <w:rFonts w:hint="eastAsia"/>
        </w:rPr>
        <w:t>與</w:t>
      </w:r>
      <w:r>
        <w:rPr>
          <w:rFonts w:hint="eastAsia"/>
        </w:rPr>
        <w:t>剛才的碧血龍刀</w:t>
      </w:r>
      <w:r w:rsidR="006511A0">
        <w:rPr>
          <w:rFonts w:hint="eastAsia"/>
        </w:rPr>
        <w:t>差不了多少</w:t>
      </w:r>
      <w:r>
        <w:rPr>
          <w:rFonts w:hint="eastAsia"/>
        </w:rPr>
        <w:t>，將自己四周全都封鎖，沒有可以逃出的可能性。</w:t>
      </w:r>
    </w:p>
    <w:p w:rsidR="00C04663" w:rsidRDefault="00A7259F" w:rsidP="00813907">
      <w:pPr>
        <w:spacing w:after="240"/>
      </w:pPr>
      <w:r>
        <w:rPr>
          <w:rFonts w:hint="eastAsia"/>
        </w:rPr>
        <w:t>「我不能死，我還有事要做！」李龍飛眼神中露出堅定的決心，心境在這一刻瞬間又踏入了入微的境界。</w:t>
      </w:r>
    </w:p>
    <w:p w:rsidR="00C04663" w:rsidRDefault="00A7259F" w:rsidP="00813907">
      <w:pPr>
        <w:spacing w:after="240"/>
      </w:pPr>
      <w:r>
        <w:rPr>
          <w:rFonts w:hint="eastAsia"/>
        </w:rPr>
        <w:t>在這一刻，世界彷彿都變慢了一些，李龍飛清楚地感受到整個四週環境的變化狀況，不管是地面因遙遠處有人跑來而震動的沙石，還是月光下旁邊草叢堆裡鳴叫的蟲子所在，甚至是西門上因內心復雜而不平穩的心跳聲等等，他都一清二楚。</w:t>
      </w:r>
    </w:p>
    <w:p w:rsidR="00C04663" w:rsidRDefault="00A7259F" w:rsidP="00813907">
      <w:pPr>
        <w:spacing w:after="240"/>
      </w:pPr>
      <w:r>
        <w:rPr>
          <w:rFonts w:hint="eastAsia"/>
        </w:rPr>
        <w:t>當然，這也是因為修士到了他這境界，有了靈識之後，自然能不看到東西就感受到身旁四周的景物等等。</w:t>
      </w:r>
    </w:p>
    <w:p w:rsidR="00C04663" w:rsidRDefault="00A7259F" w:rsidP="00813907">
      <w:pPr>
        <w:spacing w:after="240"/>
      </w:pPr>
      <w:r>
        <w:rPr>
          <w:rFonts w:hint="eastAsia"/>
        </w:rPr>
        <w:t>藉由這境界，李龍飛發現雖然謝風淮與那血氣融合，化作一把血刀，但在融合之處，卻因為謝風淮先前魂血被破，而有了些許的破綻。</w:t>
      </w:r>
    </w:p>
    <w:p w:rsidR="00C04663" w:rsidRDefault="00A7259F" w:rsidP="00813907">
      <w:pPr>
        <w:spacing w:after="240"/>
      </w:pPr>
      <w:r>
        <w:rPr>
          <w:rFonts w:hint="eastAsia"/>
        </w:rPr>
        <w:t>這破綻很小，如果不是有入微的境界，跟本不可能發現，而如果沒有練氣大圓滿的修為，就算發現，也沒有辦法利用。</w:t>
      </w:r>
    </w:p>
    <w:p w:rsidR="00C04663" w:rsidRDefault="00A7259F" w:rsidP="00813907">
      <w:pPr>
        <w:spacing w:after="240"/>
      </w:pPr>
      <w:r>
        <w:rPr>
          <w:rFonts w:hint="eastAsia"/>
        </w:rPr>
        <w:t>但李龍飛不但入微，而且修為超過了練氣大圓滿許多，他心念一動，手中運起了轟雷術，在電光火石之間，那轟雷術擊出的不再只是一道電流，而是一條略具雛型的雷龍，轟在那破綻之中。</w:t>
      </w:r>
    </w:p>
    <w:p w:rsidR="00C04663" w:rsidRDefault="00A7259F" w:rsidP="00813907">
      <w:pPr>
        <w:spacing w:after="240"/>
      </w:pPr>
      <w:r>
        <w:rPr>
          <w:rFonts w:hint="eastAsia"/>
        </w:rPr>
        <w:t>轟！</w:t>
      </w:r>
    </w:p>
    <w:p w:rsidR="00C04663" w:rsidRDefault="00A7259F" w:rsidP="00813907">
      <w:pPr>
        <w:spacing w:after="240"/>
      </w:pPr>
      <w:r>
        <w:rPr>
          <w:rFonts w:hint="eastAsia"/>
        </w:rPr>
        <w:t>這一刻說起來很長，但事實上只有一剎那而已，在西門上都看不清發生啥狀況的瞬間，李龍飛已經與謝風淮交身而過。</w:t>
      </w:r>
    </w:p>
    <w:p w:rsidR="00C04663" w:rsidRDefault="00A7259F" w:rsidP="00813907">
      <w:pPr>
        <w:spacing w:after="240"/>
      </w:pPr>
      <w:r>
        <w:rPr>
          <w:rFonts w:hint="eastAsia"/>
        </w:rPr>
        <w:t>哇一聲李龍飛再度吐出大口鮮血，同時身上的氣勢也降低許多，但謝風淮的血歲刀芒卻是慢慢裂開，他難以置信的看著自己胸口處一道掌印，掙扎著想要轉過頭去，卻再也無力張開眼睛，頹然地倒了下去。</w:t>
      </w:r>
    </w:p>
    <w:p w:rsidR="00C04663" w:rsidRDefault="00A7259F" w:rsidP="00813907">
      <w:pPr>
        <w:spacing w:after="240"/>
      </w:pPr>
      <w:r>
        <w:rPr>
          <w:rFonts w:hint="eastAsia"/>
        </w:rPr>
        <w:t>至死，他都沒有閉上眼，無法接受自己死在一個瞧不起的小派弟子手上。</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十年</w:t>
      </w:r>
    </w:p>
    <w:p w:rsidR="00C04663" w:rsidRDefault="00C04663" w:rsidP="00813907">
      <w:pPr>
        <w:spacing w:after="240"/>
      </w:pPr>
    </w:p>
    <w:p w:rsidR="00C04663" w:rsidRDefault="00A7259F" w:rsidP="00813907">
      <w:pPr>
        <w:spacing w:after="240"/>
      </w:pPr>
      <w:r>
        <w:rPr>
          <w:rFonts w:hint="eastAsia"/>
        </w:rPr>
        <w:t>李龍飛殺完謝風淮，身上也噴出多處鮮血，那血歲刀威力不凡，就算他抓到了對方的破綻，仍是身受重傷，戰力也跌至原本的六七成而已。</w:t>
      </w:r>
    </w:p>
    <w:p w:rsidR="00C04663" w:rsidRDefault="00A7259F" w:rsidP="00813907">
      <w:pPr>
        <w:spacing w:after="240"/>
      </w:pPr>
      <w:r>
        <w:rPr>
          <w:rFonts w:hint="eastAsia"/>
        </w:rPr>
        <w:t>好在他在踏上半步練氣十層的同時，身體已經慢慢改變，此時他的肉體自然快速恢復，不久之後就能將實力恢復至十成。</w:t>
      </w:r>
    </w:p>
    <w:p w:rsidR="00C04663" w:rsidRDefault="00A7259F" w:rsidP="00813907">
      <w:pPr>
        <w:spacing w:after="240"/>
      </w:pPr>
      <w:r>
        <w:rPr>
          <w:rFonts w:hint="eastAsia"/>
        </w:rPr>
        <w:t>他看向西門上，後者神情複雜地沉默了半晌後，伸手開口說道。</w:t>
      </w:r>
    </w:p>
    <w:p w:rsidR="00C04663" w:rsidRDefault="00A7259F" w:rsidP="00813907">
      <w:pPr>
        <w:spacing w:after="240"/>
      </w:pPr>
      <w:r>
        <w:rPr>
          <w:rFonts w:hint="eastAsia"/>
        </w:rPr>
        <w:t>「把我哥的頭顱還給我，我讓你走，就算他有錯，我也希望他能留有全屍。」</w:t>
      </w:r>
    </w:p>
    <w:p w:rsidR="00C04663" w:rsidRDefault="00A7259F" w:rsidP="00813907">
      <w:pPr>
        <w:spacing w:after="240"/>
      </w:pPr>
      <w:r>
        <w:rPr>
          <w:rFonts w:hint="eastAsia"/>
        </w:rPr>
        <w:t>李龍飛目中的幽光晃了晃，最終，他還是把西門吹雪的頭顱拿了出來，交給了西門上。</w:t>
      </w:r>
    </w:p>
    <w:p w:rsidR="00C04663" w:rsidRDefault="00A7259F" w:rsidP="00813907">
      <w:pPr>
        <w:spacing w:after="240"/>
      </w:pPr>
      <w:r>
        <w:rPr>
          <w:rFonts w:hint="eastAsia"/>
        </w:rPr>
        <w:t>西門上接過頭顱，猶豫了下，開口說道。</w:t>
      </w:r>
    </w:p>
    <w:p w:rsidR="00C04663" w:rsidRDefault="00A7259F" w:rsidP="00813907">
      <w:pPr>
        <w:spacing w:after="240"/>
      </w:pPr>
      <w:r>
        <w:rPr>
          <w:rFonts w:hint="eastAsia"/>
        </w:rPr>
        <w:t>「你的師傅被鬼屍門帶走，不是靈崇宗，但我勸你不要去找他，因為鬼屍門是連刀仙宗都惹不起的大派，你去了只是白白送死而已。」</w:t>
      </w:r>
    </w:p>
    <w:p w:rsidR="00C04663" w:rsidRDefault="00A7259F" w:rsidP="00813907">
      <w:pPr>
        <w:spacing w:after="240"/>
      </w:pPr>
      <w:r>
        <w:rPr>
          <w:rFonts w:hint="eastAsia"/>
        </w:rPr>
        <w:t>「多謝！」李龍飛身子一顫，深吸一口氣，點頭道謝後，轉身就要往自在道外宗奔去。</w:t>
      </w:r>
    </w:p>
    <w:p w:rsidR="00C04663" w:rsidRDefault="00A7259F" w:rsidP="00813907">
      <w:pPr>
        <w:spacing w:after="240"/>
      </w:pPr>
      <w:r>
        <w:rPr>
          <w:rFonts w:hint="eastAsia"/>
        </w:rPr>
        <w:t>臨走前，西門上背對著他，輕聲問了一句。</w:t>
      </w:r>
    </w:p>
    <w:p w:rsidR="00C04663" w:rsidRDefault="00A7259F" w:rsidP="00813907">
      <w:pPr>
        <w:spacing w:after="240"/>
      </w:pPr>
      <w:r>
        <w:rPr>
          <w:rFonts w:hint="eastAsia"/>
        </w:rPr>
        <w:t>「</w:t>
      </w:r>
      <w:r w:rsidR="001A1DA5">
        <w:rPr>
          <w:rFonts w:hint="eastAsia"/>
        </w:rPr>
        <w:t>若</w:t>
      </w:r>
      <w:r>
        <w:rPr>
          <w:rFonts w:hint="eastAsia"/>
        </w:rPr>
        <w:t>梅她死前…有恨我沒跟她說實話嗎？」</w:t>
      </w:r>
    </w:p>
    <w:p w:rsidR="00C04663" w:rsidRDefault="00A7259F" w:rsidP="00813907">
      <w:pPr>
        <w:spacing w:after="240"/>
      </w:pPr>
      <w:r>
        <w:rPr>
          <w:rFonts w:hint="eastAsia"/>
        </w:rPr>
        <w:t>「沒有，如果有，我會連你一起殺了。」李龍飛頓了下，實話實說，跟著不再停留，化作一道長虹，往山下跑去。</w:t>
      </w:r>
    </w:p>
    <w:p w:rsidR="00C04663" w:rsidRDefault="00A7259F" w:rsidP="00813907">
      <w:pPr>
        <w:spacing w:after="240"/>
      </w:pPr>
      <w:r>
        <w:rPr>
          <w:rFonts w:hint="eastAsia"/>
        </w:rPr>
        <w:t>西門上站在原地，良久之後才喃喃自語說道。</w:t>
      </w:r>
    </w:p>
    <w:p w:rsidR="00C04663" w:rsidRDefault="00A7259F" w:rsidP="00813907">
      <w:pPr>
        <w:spacing w:after="240"/>
      </w:pPr>
      <w:r>
        <w:rPr>
          <w:rFonts w:hint="eastAsia"/>
        </w:rPr>
        <w:t>「我寧可…寧可</w:t>
      </w:r>
      <w:r w:rsidR="001A1DA5">
        <w:rPr>
          <w:rFonts w:hint="eastAsia"/>
        </w:rPr>
        <w:t>若</w:t>
      </w:r>
      <w:r>
        <w:rPr>
          <w:rFonts w:hint="eastAsia"/>
        </w:rPr>
        <w:t>梅她最後說恨我，也不希望在她心中，我連個影子都沒有…」</w:t>
      </w:r>
    </w:p>
    <w:p w:rsidR="00C04663" w:rsidRDefault="00A7259F" w:rsidP="00813907">
      <w:pPr>
        <w:spacing w:after="240"/>
      </w:pPr>
      <w:r>
        <w:rPr>
          <w:rFonts w:hint="eastAsia"/>
        </w:rPr>
        <w:t>夜幕低垂，那下沉的弦月也逐漸落到了最邊邊，自在道中的內觀裡一片血跡由內往外延伸，唯有那深處兩道人影，震撼山林的鬥法仍持續著。</w:t>
      </w:r>
    </w:p>
    <w:p w:rsidR="00C04663" w:rsidRDefault="00A7259F" w:rsidP="00813907">
      <w:pPr>
        <w:spacing w:after="240"/>
      </w:pPr>
      <w:r>
        <w:rPr>
          <w:rFonts w:hint="eastAsia"/>
        </w:rPr>
        <w:t>出了內觀，李龍飛腳步加快的往山下跑去</w:t>
      </w:r>
      <w:r w:rsidR="001A1DA5">
        <w:rPr>
          <w:rFonts w:hint="eastAsia"/>
        </w:rPr>
        <w:t>。</w:t>
      </w:r>
    </w:p>
    <w:p w:rsidR="00C04663" w:rsidRDefault="00A7259F" w:rsidP="00813907">
      <w:pPr>
        <w:spacing w:after="240"/>
      </w:pPr>
      <w:r>
        <w:rPr>
          <w:rFonts w:hint="eastAsia"/>
        </w:rPr>
        <w:t>自在道外宗橫跨好幾個山鋒，更有些是妖獸頻繁出沒之地，就算是築基</w:t>
      </w:r>
      <w:r w:rsidR="001A1DA5">
        <w:rPr>
          <w:rFonts w:hint="eastAsia"/>
        </w:rPr>
        <w:t>初期</w:t>
      </w:r>
      <w:r>
        <w:rPr>
          <w:rFonts w:hint="eastAsia"/>
        </w:rPr>
        <w:t>修士追來，也不見得能馬上就找到想要找的人，唯有</w:t>
      </w:r>
      <w:r w:rsidR="001A1DA5">
        <w:rPr>
          <w:rFonts w:hint="eastAsia"/>
        </w:rPr>
        <w:t>築基大圓滿修</w:t>
      </w:r>
      <w:r>
        <w:rPr>
          <w:rFonts w:hint="eastAsia"/>
        </w:rPr>
        <w:t>士，靈識可及範圍甚廣，</w:t>
      </w:r>
      <w:r w:rsidR="001A1DA5">
        <w:rPr>
          <w:rFonts w:hint="eastAsia"/>
        </w:rPr>
        <w:t>有機會</w:t>
      </w:r>
      <w:r>
        <w:rPr>
          <w:rFonts w:hint="eastAsia"/>
        </w:rPr>
        <w:t>一口氣找到自己。</w:t>
      </w:r>
    </w:p>
    <w:p w:rsidR="00C04663" w:rsidRDefault="00A7259F" w:rsidP="00813907">
      <w:pPr>
        <w:spacing w:after="240"/>
      </w:pPr>
      <w:r>
        <w:rPr>
          <w:rFonts w:hint="eastAsia"/>
        </w:rPr>
        <w:t>但李龍飛料想那林自天元老，自勢其身份高高在上，應該不可能為了一個練氣弟</w:t>
      </w:r>
      <w:r>
        <w:rPr>
          <w:rFonts w:hint="eastAsia"/>
        </w:rPr>
        <w:lastRenderedPageBreak/>
        <w:t>子被殺，就出面找尋自己，所以只要逃到了外宗，也就等同於逃了出來。</w:t>
      </w:r>
    </w:p>
    <w:p w:rsidR="00C04663" w:rsidRDefault="00A7259F" w:rsidP="00813907">
      <w:pPr>
        <w:spacing w:after="240"/>
      </w:pPr>
      <w:r>
        <w:rPr>
          <w:rFonts w:hint="eastAsia"/>
        </w:rPr>
        <w:t>事實上他想的沒錯，林自天雖然靈識早就有所感應，但他跟本沒有想要出面，畢竟這等芝麻小事，如果事事都要自己親自去管，那哪還有時間好好修練。</w:t>
      </w:r>
    </w:p>
    <w:p w:rsidR="00C04663" w:rsidRDefault="00A7259F" w:rsidP="00813907">
      <w:pPr>
        <w:spacing w:after="240"/>
      </w:pPr>
      <w:r>
        <w:rPr>
          <w:rFonts w:hint="eastAsia"/>
        </w:rPr>
        <w:t>即便是自在道中那些跟老譚道人同一立場的築基修士，除了老譚之外，也沒有一個願意親自加入追補，仍舊在內觀之中閉關修練的居多。</w:t>
      </w:r>
    </w:p>
    <w:p w:rsidR="00C04663" w:rsidRDefault="00A7259F" w:rsidP="00813907">
      <w:pPr>
        <w:spacing w:after="240"/>
      </w:pPr>
      <w:r>
        <w:rPr>
          <w:rFonts w:hint="eastAsia"/>
        </w:rPr>
        <w:t>此時他一連跑了數個時辰，直到天邊星辰轉換，太陽都露初一絲白肚之後，這才停了下來，掐指揮劍砍了幾根木頭搭了個臨時的篷子休息。</w:t>
      </w:r>
    </w:p>
    <w:p w:rsidR="00C04663" w:rsidRDefault="00A7259F" w:rsidP="00813907">
      <w:pPr>
        <w:spacing w:after="240"/>
      </w:pPr>
      <w:r>
        <w:rPr>
          <w:rFonts w:hint="eastAsia"/>
        </w:rPr>
        <w:t>這般逃亡奔波雖然讓李龍飛</w:t>
      </w:r>
      <w:del w:id="4659" w:author="簡新佳" w:date="2019-02-25T17:00:00Z">
        <w:r w:rsidDel="0012795F">
          <w:rPr>
            <w:rFonts w:hint="eastAsia"/>
          </w:rPr>
          <w:delText>靈力</w:delText>
        </w:r>
      </w:del>
      <w:ins w:id="4660" w:author="簡新佳" w:date="2019-02-25T17:00:00Z">
        <w:r w:rsidR="0012795F">
          <w:rPr>
            <w:rFonts w:hint="eastAsia"/>
          </w:rPr>
          <w:t>靈氣</w:t>
        </w:r>
      </w:ins>
      <w:r>
        <w:rPr>
          <w:rFonts w:hint="eastAsia"/>
        </w:rPr>
        <w:t>消耗很大，但也讓他戰鬥經驗增加很多。</w:t>
      </w:r>
    </w:p>
    <w:p w:rsidR="00C04663" w:rsidRDefault="00A7259F" w:rsidP="00813907">
      <w:pPr>
        <w:spacing w:after="240"/>
      </w:pPr>
      <w:r>
        <w:rPr>
          <w:rFonts w:hint="eastAsia"/>
        </w:rPr>
        <w:t>早前李龍飛雖然達到了練氣大圓滿之上，但戰鬥經驗明顯不足，甚至內門比試獲勝都多有取巧跟運氣的存在。</w:t>
      </w:r>
    </w:p>
    <w:p w:rsidR="00C04663" w:rsidRDefault="00A7259F" w:rsidP="00813907">
      <w:pPr>
        <w:spacing w:after="240"/>
      </w:pPr>
      <w:r>
        <w:rPr>
          <w:rFonts w:hint="eastAsia"/>
        </w:rPr>
        <w:t>但此次逃亡，他不但跟許多弟子間真正生死搏鬥一番，更讓他悟出了劍道入微的境界，從此以後，他再也不只是一般弟子而已，而是真正經過淬練，能有一番作為的內門弟子程度了。</w:t>
      </w:r>
    </w:p>
    <w:p w:rsidR="00C04663" w:rsidRDefault="00A7259F" w:rsidP="00813907">
      <w:pPr>
        <w:spacing w:after="240"/>
      </w:pPr>
      <w:r>
        <w:rPr>
          <w:rFonts w:hint="eastAsia"/>
        </w:rPr>
        <w:t>休息一陣後，李龍飛在這</w:t>
      </w:r>
      <w:r w:rsidR="001A1DA5">
        <w:rPr>
          <w:rFonts w:hint="eastAsia"/>
        </w:rPr>
        <w:t>小蓬子</w:t>
      </w:r>
      <w:r>
        <w:rPr>
          <w:rFonts w:hint="eastAsia"/>
        </w:rPr>
        <w:t>裡檢視自己傷勢，原先受傷的地方，經過修養，已經好了七七八八，</w:t>
      </w:r>
    </w:p>
    <w:p w:rsidR="00C04663" w:rsidRDefault="00A7259F" w:rsidP="00813907">
      <w:pPr>
        <w:spacing w:after="240"/>
      </w:pPr>
      <w:r>
        <w:rPr>
          <w:rFonts w:hint="eastAsia"/>
        </w:rPr>
        <w:t>李龍飛低頭看著自己雙手，上面非常乾淨，但在他眼中，似乎還可以看到先前沾滿的鮮血。</w:t>
      </w:r>
    </w:p>
    <w:p w:rsidR="00C04663" w:rsidRDefault="00A7259F" w:rsidP="00813907">
      <w:pPr>
        <w:spacing w:after="240"/>
      </w:pPr>
      <w:r>
        <w:rPr>
          <w:rFonts w:hint="eastAsia"/>
        </w:rPr>
        <w:t>他嘆了口氣，如果不是為了</w:t>
      </w:r>
      <w:r w:rsidR="00152965">
        <w:rPr>
          <w:rFonts w:hint="eastAsia"/>
        </w:rPr>
        <w:t>楚若梅</w:t>
      </w:r>
      <w:r>
        <w:rPr>
          <w:rFonts w:hint="eastAsia"/>
        </w:rPr>
        <w:t>，自己是不至於會想殺了西門吹雪的。</w:t>
      </w:r>
    </w:p>
    <w:p w:rsidR="00C04663" w:rsidRDefault="00A7259F" w:rsidP="00813907">
      <w:pPr>
        <w:spacing w:after="240"/>
      </w:pPr>
      <w:r>
        <w:rPr>
          <w:rFonts w:hint="eastAsia"/>
        </w:rPr>
        <w:t>但他沒有後悔，即使有機會再重來，他也會選擇同樣的道路。</w:t>
      </w:r>
    </w:p>
    <w:p w:rsidR="00C04663" w:rsidRDefault="00A7259F" w:rsidP="00813907">
      <w:pPr>
        <w:spacing w:after="240"/>
      </w:pPr>
      <w:r>
        <w:rPr>
          <w:rFonts w:hint="eastAsia"/>
        </w:rPr>
        <w:t>「也許修仙路上，就是得一人得道萬骨鋪…可哪怕是這樣，只要我心中的那把尺沒變，那就足已。」</w:t>
      </w:r>
    </w:p>
    <w:p w:rsidR="00C04663" w:rsidRDefault="00A7259F" w:rsidP="00813907">
      <w:pPr>
        <w:spacing w:after="240"/>
      </w:pPr>
      <w:r>
        <w:rPr>
          <w:rFonts w:hint="eastAsia"/>
        </w:rPr>
        <w:t>他始終記得，十年之前，那救了他一命的大能者所說的話語。</w:t>
      </w:r>
    </w:p>
    <w:p w:rsidR="00C04663" w:rsidRDefault="00A7259F" w:rsidP="00813907">
      <w:pPr>
        <w:spacing w:after="240"/>
      </w:pPr>
      <w:r>
        <w:rPr>
          <w:rFonts w:hint="eastAsia"/>
        </w:rPr>
        <w:t>「…道理，就是我心中自有的那把尺！」</w:t>
      </w:r>
    </w:p>
    <w:p w:rsidR="00C04663" w:rsidRDefault="00A7259F" w:rsidP="00813907">
      <w:pPr>
        <w:spacing w:after="240"/>
      </w:pPr>
      <w:r>
        <w:rPr>
          <w:rFonts w:hint="eastAsia"/>
        </w:rPr>
        <w:t>「而要支持自己心中的那把尺，就要有足夠大的拳頭！」</w:t>
      </w:r>
    </w:p>
    <w:p w:rsidR="00C04663" w:rsidRDefault="00A7259F" w:rsidP="00813907">
      <w:pPr>
        <w:spacing w:after="240"/>
      </w:pPr>
      <w:r>
        <w:rPr>
          <w:rFonts w:hint="eastAsia"/>
        </w:rPr>
        <w:t>如今看來，也許西門吹雪，也有自己的一把尺，只是，他的拳頭，沒有李龍飛的大而已。</w:t>
      </w:r>
    </w:p>
    <w:p w:rsidR="00C04663" w:rsidRDefault="00A7259F" w:rsidP="00813907">
      <w:pPr>
        <w:spacing w:after="240"/>
      </w:pPr>
      <w:r>
        <w:rPr>
          <w:rFonts w:hint="eastAsia"/>
        </w:rPr>
        <w:t>搖搖頭，李龍飛不願再去細思，很多事，不是光用想的就能解決得了。</w:t>
      </w:r>
    </w:p>
    <w:p w:rsidR="00C04663" w:rsidRDefault="00A7259F" w:rsidP="00813907">
      <w:pPr>
        <w:spacing w:after="240"/>
      </w:pPr>
      <w:r>
        <w:rPr>
          <w:rFonts w:hint="eastAsia"/>
        </w:rPr>
        <w:lastRenderedPageBreak/>
        <w:t>十年之前，李府消失，李龍飛失去了家。</w:t>
      </w:r>
    </w:p>
    <w:p w:rsidR="00C04663" w:rsidRDefault="00A7259F" w:rsidP="00813907">
      <w:pPr>
        <w:spacing w:after="240"/>
      </w:pPr>
      <w:r>
        <w:rPr>
          <w:rFonts w:hint="eastAsia"/>
        </w:rPr>
        <w:t>十年之後，自己叛出自在道，就連這個家也都沒了。</w:t>
      </w:r>
    </w:p>
    <w:p w:rsidR="00C04663" w:rsidRDefault="00A7259F" w:rsidP="00813907">
      <w:pPr>
        <w:spacing w:after="240"/>
      </w:pPr>
      <w:r>
        <w:rPr>
          <w:rFonts w:hint="eastAsia"/>
        </w:rPr>
        <w:t>「從今而後，修仙路上，我即使一個人獨行也要走下去…」</w:t>
      </w:r>
    </w:p>
    <w:p w:rsidR="00C04663" w:rsidRDefault="00A7259F" w:rsidP="00813907">
      <w:pPr>
        <w:spacing w:after="240"/>
      </w:pPr>
      <w:r>
        <w:rPr>
          <w:rFonts w:hint="eastAsia"/>
        </w:rPr>
        <w:t>抬起頭，李龍飛看向前方兩個儲物袋，那是西門吹雪跟謝風淮的，在他們死後，被李龍飛取了過來。</w:t>
      </w:r>
    </w:p>
    <w:p w:rsidR="00C04663" w:rsidRDefault="00A7259F" w:rsidP="00813907">
      <w:pPr>
        <w:spacing w:after="240"/>
      </w:pPr>
      <w:r>
        <w:rPr>
          <w:rFonts w:hint="eastAsia"/>
        </w:rPr>
        <w:t>他打開之後，掃了一眼，以他這種對財寶不在意的個性，在看了之後，也都深深吸了一口氣，眼神中露出了無比的震驚。</w:t>
      </w:r>
    </w:p>
    <w:p w:rsidR="00C04663" w:rsidRDefault="00A7259F" w:rsidP="00813907">
      <w:pPr>
        <w:spacing w:after="240"/>
      </w:pPr>
      <w:r>
        <w:rPr>
          <w:rFonts w:hint="eastAsia"/>
        </w:rPr>
        <w:t>西門吹雪的儲物袋中，赫然有整整</w:t>
      </w:r>
      <w:r w:rsidR="001A1DA5">
        <w:rPr>
          <w:rFonts w:hint="eastAsia"/>
        </w:rPr>
        <w:t>數百</w:t>
      </w:r>
      <w:r>
        <w:rPr>
          <w:rFonts w:hint="eastAsia"/>
        </w:rPr>
        <w:t>枚下品靈石，此外更有許多罐丹藥跟兩個玉簡，一個中品法器。</w:t>
      </w:r>
    </w:p>
    <w:p w:rsidR="00C04663" w:rsidRDefault="00A7259F" w:rsidP="00813907">
      <w:pPr>
        <w:spacing w:after="240"/>
      </w:pPr>
      <w:r>
        <w:rPr>
          <w:rFonts w:hint="eastAsia"/>
        </w:rPr>
        <w:t>那幾瓶丹藥，除了幾個</w:t>
      </w:r>
      <w:r w:rsidR="00EA2AC5">
        <w:rPr>
          <w:rFonts w:hint="eastAsia"/>
        </w:rPr>
        <w:t>療元</w:t>
      </w:r>
      <w:r>
        <w:rPr>
          <w:rFonts w:hint="eastAsia"/>
        </w:rPr>
        <w:t>丹，</w:t>
      </w:r>
      <w:r w:rsidR="001A1DA5">
        <w:rPr>
          <w:rFonts w:hint="eastAsia"/>
        </w:rPr>
        <w:t>補靈</w:t>
      </w:r>
      <w:r>
        <w:rPr>
          <w:rFonts w:hint="eastAsia"/>
        </w:rPr>
        <w:t>丹，跟</w:t>
      </w:r>
      <w:r w:rsidR="001A1DA5">
        <w:rPr>
          <w:rFonts w:hint="eastAsia"/>
        </w:rPr>
        <w:t>補元丹</w:t>
      </w:r>
      <w:r>
        <w:rPr>
          <w:rFonts w:hint="eastAsia"/>
        </w:rPr>
        <w:t>之外，其他的李龍飛多半都不認得。</w:t>
      </w:r>
    </w:p>
    <w:p w:rsidR="00C04663" w:rsidRDefault="00A7259F" w:rsidP="00813907">
      <w:pPr>
        <w:spacing w:after="240"/>
      </w:pPr>
      <w:r>
        <w:rPr>
          <w:rFonts w:hint="eastAsia"/>
        </w:rPr>
        <w:t>而那兩個玉簡，其中一個是老譚道人所給的出入通行玉簡，另一個，則記載著自在道四周的地圖，跟怎麼去刀仙宗的路線，看起來，西門吹雪有心在一切安定後，前往刀仙宗，改投其門下。</w:t>
      </w:r>
    </w:p>
    <w:p w:rsidR="00C04663" w:rsidRDefault="00A7259F" w:rsidP="00813907">
      <w:pPr>
        <w:spacing w:after="240"/>
      </w:pPr>
      <w:r>
        <w:rPr>
          <w:rFonts w:hint="eastAsia"/>
        </w:rPr>
        <w:t>李龍飛老實不客氣，立刻吞下幾個</w:t>
      </w:r>
      <w:r w:rsidR="00EA2AC5">
        <w:rPr>
          <w:rFonts w:hint="eastAsia"/>
        </w:rPr>
        <w:t>療元丹</w:t>
      </w:r>
      <w:r>
        <w:rPr>
          <w:rFonts w:hint="eastAsia"/>
        </w:rPr>
        <w:t>，加快自己傷勢的恢復，跟著打開了另一個儲物袋。</w:t>
      </w:r>
    </w:p>
    <w:p w:rsidR="00C04663" w:rsidRDefault="00A7259F" w:rsidP="00813907">
      <w:pPr>
        <w:spacing w:after="240"/>
      </w:pPr>
      <w:r>
        <w:rPr>
          <w:rFonts w:hint="eastAsia"/>
        </w:rPr>
        <w:t>謝風淮的儲物袋更為驚人，裡頭整整有</w:t>
      </w:r>
      <w:r w:rsidR="00EA2AC5">
        <w:rPr>
          <w:rFonts w:hint="eastAsia"/>
        </w:rPr>
        <w:t>一</w:t>
      </w:r>
      <w:r>
        <w:rPr>
          <w:rFonts w:hint="eastAsia"/>
        </w:rPr>
        <w:t>千多枚下品靈石，</w:t>
      </w:r>
      <w:r w:rsidR="00EA2AC5">
        <w:rPr>
          <w:rFonts w:hint="eastAsia"/>
        </w:rPr>
        <w:t>另外</w:t>
      </w:r>
      <w:r>
        <w:rPr>
          <w:rFonts w:hint="eastAsia"/>
        </w:rPr>
        <w:t>更有十多枚中品靈石，丹藥數瓶，法器數個，以及一張看起來非同小可的金色</w:t>
      </w:r>
      <w:r w:rsidR="00EA2AC5">
        <w:rPr>
          <w:rFonts w:hint="eastAsia"/>
        </w:rPr>
        <w:t>法</w:t>
      </w:r>
      <w:r>
        <w:rPr>
          <w:rFonts w:hint="eastAsia"/>
        </w:rPr>
        <w:t>符！</w:t>
      </w:r>
    </w:p>
    <w:p w:rsidR="00C04663" w:rsidRDefault="00A7259F" w:rsidP="00813907">
      <w:pPr>
        <w:spacing w:after="240"/>
      </w:pPr>
      <w:r>
        <w:rPr>
          <w:rFonts w:hint="eastAsia"/>
        </w:rPr>
        <w:t>那</w:t>
      </w:r>
      <w:r w:rsidR="00EA2AC5">
        <w:rPr>
          <w:rFonts w:hint="eastAsia"/>
        </w:rPr>
        <w:t>法</w:t>
      </w:r>
      <w:r>
        <w:rPr>
          <w:rFonts w:hint="eastAsia"/>
        </w:rPr>
        <w:t>符金光閃閃，其上繪有一條銀龍，李龍飛甫一拿起那張道符，就感受到裡頭的</w:t>
      </w:r>
      <w:del w:id="4661" w:author="簡新佳" w:date="2019-02-25T17:00:00Z">
        <w:r w:rsidDel="0012795F">
          <w:rPr>
            <w:rFonts w:hint="eastAsia"/>
          </w:rPr>
          <w:delText>靈力</w:delText>
        </w:r>
      </w:del>
      <w:ins w:id="4662" w:author="簡新佳" w:date="2019-02-25T17:00:00Z">
        <w:r w:rsidR="0012795F">
          <w:rPr>
            <w:rFonts w:hint="eastAsia"/>
          </w:rPr>
          <w:t>靈氣</w:t>
        </w:r>
      </w:ins>
      <w:r>
        <w:rPr>
          <w:rFonts w:hint="eastAsia"/>
        </w:rPr>
        <w:t>非同小可，一旦使出，怕是築基中期也會受到重創，若是築基以下，更是絕對沒有倖免的可能。</w:t>
      </w:r>
    </w:p>
    <w:p w:rsidR="00C04663" w:rsidRDefault="00A7259F" w:rsidP="00813907">
      <w:pPr>
        <w:spacing w:after="240"/>
      </w:pPr>
      <w:r>
        <w:rPr>
          <w:rFonts w:hint="eastAsia"/>
        </w:rPr>
        <w:t>「這可奇怪，既然有如此</w:t>
      </w:r>
      <w:r w:rsidR="00EA2AC5">
        <w:rPr>
          <w:rFonts w:hint="eastAsia"/>
        </w:rPr>
        <w:t>法</w:t>
      </w:r>
      <w:r>
        <w:rPr>
          <w:rFonts w:hint="eastAsia"/>
        </w:rPr>
        <w:t>符，那謝風淮怎不拿出來使用？」李龍飛看著那</w:t>
      </w:r>
      <w:r w:rsidR="00EA2AC5">
        <w:rPr>
          <w:rFonts w:hint="eastAsia"/>
        </w:rPr>
        <w:t>法</w:t>
      </w:r>
      <w:r>
        <w:rPr>
          <w:rFonts w:hint="eastAsia"/>
        </w:rPr>
        <w:t>符，有些咋舌地納悶著，但再仔細觀察一陣子之後，便明白了為甚麼謝風淮沒有使用了。</w:t>
      </w:r>
    </w:p>
    <w:p w:rsidR="00C04663" w:rsidRDefault="00EA2AC5" w:rsidP="00813907">
      <w:pPr>
        <w:spacing w:after="240"/>
      </w:pPr>
      <w:r>
        <w:rPr>
          <w:rFonts w:hint="eastAsia"/>
        </w:rPr>
        <w:t>原來這</w:t>
      </w:r>
      <w:r w:rsidR="00185C8E">
        <w:rPr>
          <w:rFonts w:hint="eastAsia"/>
        </w:rPr>
        <w:t>道符</w:t>
      </w:r>
      <w:r>
        <w:rPr>
          <w:rFonts w:hint="eastAsia"/>
        </w:rPr>
        <w:t>竟是一種特殊的</w:t>
      </w:r>
      <w:r w:rsidR="00A7259F">
        <w:rPr>
          <w:rFonts w:hint="eastAsia"/>
        </w:rPr>
        <w:t>道符</w:t>
      </w:r>
      <w:r>
        <w:rPr>
          <w:rFonts w:hint="eastAsia"/>
        </w:rPr>
        <w:t>，</w:t>
      </w:r>
      <w:r w:rsidR="00A7259F">
        <w:rPr>
          <w:rFonts w:hint="eastAsia"/>
        </w:rPr>
        <w:t>使用前先以自身精血融入祭煉一個時辰，同時一旦融入精血，十二個時辰內得將之用掉，否則道符會自行爆炸開來，屆時可能反而危害到自己。</w:t>
      </w:r>
    </w:p>
    <w:p w:rsidR="00C04663" w:rsidRDefault="00A7259F" w:rsidP="00813907">
      <w:pPr>
        <w:spacing w:after="240"/>
      </w:pPr>
      <w:r>
        <w:rPr>
          <w:rFonts w:hint="eastAsia"/>
        </w:rPr>
        <w:t>謝風淮當時對上李龍飛，信心十足，不曾想過自己會有輸的可能，所以沒有提前融入鮮血祭煉，等到落到下風，想使用這道符也沒有時間祭煉，這才留了下來。</w:t>
      </w:r>
    </w:p>
    <w:p w:rsidR="00C04663" w:rsidRDefault="00A7259F" w:rsidP="00813907">
      <w:pPr>
        <w:spacing w:after="240"/>
      </w:pPr>
      <w:r>
        <w:rPr>
          <w:rFonts w:hint="eastAsia"/>
        </w:rPr>
        <w:lastRenderedPageBreak/>
        <w:t>想到這裡，李龍飛額頭流下一滴冷汗，心道如果對方謹慎點，一開始就先祭煉這個道符，怕是自己就算真的達到了練氣十層，也是必死無疑。</w:t>
      </w:r>
    </w:p>
    <w:p w:rsidR="00C04663" w:rsidRDefault="00A7259F" w:rsidP="00813907">
      <w:pPr>
        <w:spacing w:after="240"/>
      </w:pPr>
      <w:r>
        <w:rPr>
          <w:rFonts w:hint="eastAsia"/>
        </w:rPr>
        <w:t>此時得到這道符，不由得再一次慶幸自己好運氣，並提醒自己以後千萬不可以小看任何一個大派修士，因為即使對方的修為比自己低，也不見得就沒有可以殺死自己的強大法器。</w:t>
      </w:r>
    </w:p>
    <w:p w:rsidR="00C04663" w:rsidRDefault="00A7259F" w:rsidP="00813907">
      <w:pPr>
        <w:spacing w:after="240"/>
      </w:pPr>
      <w:r>
        <w:rPr>
          <w:rFonts w:hint="eastAsia"/>
        </w:rPr>
        <w:t>除了這些以外，在謝風淮的儲物袋中，還有三個東西特別讓李龍飛注目，那就是一個記滿了許多丹藥煉製方法的丹方玉簡及一個藥鼎，和一顆放在寶盒獨自存放的藥丸。</w:t>
      </w:r>
    </w:p>
    <w:p w:rsidR="00C04663" w:rsidRDefault="00A7259F" w:rsidP="00813907">
      <w:pPr>
        <w:spacing w:after="240"/>
      </w:pPr>
      <w:r>
        <w:rPr>
          <w:rFonts w:hint="eastAsia"/>
        </w:rPr>
        <w:t>看這樣子，謝風淮不只是一個普通修士，同時也是一名藥師，這讓李龍飛大感興趣，紛紛拿出那些不清處的丹藥跟那丹方上加以印證，同時研究到底甚麼是丹藥的製練方法。</w:t>
      </w:r>
    </w:p>
    <w:p w:rsidR="00C04663" w:rsidRDefault="00A7259F" w:rsidP="00813907">
      <w:pPr>
        <w:spacing w:after="240"/>
      </w:pPr>
      <w:r>
        <w:rPr>
          <w:rFonts w:hint="eastAsia"/>
        </w:rPr>
        <w:t>幾個時辰過去，李龍飛這才從那玉簡中回過神來，他眼神中露出喜悅的神彩，收起那顆藥丸有些感嘆的說。</w:t>
      </w:r>
    </w:p>
    <w:p w:rsidR="00C04663" w:rsidRDefault="00A7259F" w:rsidP="00813907">
      <w:pPr>
        <w:spacing w:after="240"/>
      </w:pPr>
      <w:r>
        <w:rPr>
          <w:rFonts w:hint="eastAsia"/>
        </w:rPr>
        <w:t>「煉丹之道真是博大精深，若非我對草木辨識一竅不通，真想拔幾株藥草來煉製看看。尤其是其中能補充生機的補元丹，如果我能煉製了，那對於我之後要修練至練氣十層，將會不再是一個問題。」</w:t>
      </w:r>
    </w:p>
    <w:p w:rsidR="00C04663" w:rsidRDefault="00A7259F" w:rsidP="00813907">
      <w:pPr>
        <w:spacing w:after="240"/>
      </w:pPr>
      <w:r>
        <w:rPr>
          <w:rFonts w:hint="eastAsia"/>
        </w:rPr>
        <w:t>至於那藥丸，卻是一枚叫做，「定顏丹」的昂貴丹藥，服用之後，雖不能長生不老，卻可長保青春，修補傷疤，對很多女修求之若渴，要不是那煉製丹藥的主藥十分難求，肯定被人大量生產，畢竟哪個女人不希望自己永保青春美麗呢？</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選擇</w:t>
      </w:r>
    </w:p>
    <w:p w:rsidR="00C04663" w:rsidRDefault="00C04663" w:rsidP="00813907">
      <w:pPr>
        <w:spacing w:after="240"/>
      </w:pPr>
    </w:p>
    <w:p w:rsidR="00C04663" w:rsidRDefault="00A7259F" w:rsidP="00813907">
      <w:pPr>
        <w:spacing w:after="240"/>
      </w:pPr>
      <w:r>
        <w:rPr>
          <w:rFonts w:hint="eastAsia"/>
        </w:rPr>
        <w:t>築基修士，練氣大圓滿之後，有一定的機會，可以突破一個大境界，從而築基，成就驚天動地的改變。</w:t>
      </w:r>
    </w:p>
    <w:p w:rsidR="00C04663" w:rsidRDefault="00A7259F" w:rsidP="00813907">
      <w:pPr>
        <w:spacing w:after="240"/>
      </w:pPr>
      <w:r>
        <w:rPr>
          <w:rFonts w:hint="eastAsia"/>
        </w:rPr>
        <w:t>對練氣修士來說，築基，就像是練氣對凡人一樣，有著天地之間的差別，不說是完全不可能，但除非有逆天之資，否則練氣，是不可能殺得死築基修士的。</w:t>
      </w:r>
    </w:p>
    <w:p w:rsidR="00C04663" w:rsidRDefault="00A7259F" w:rsidP="00813907">
      <w:pPr>
        <w:spacing w:after="240"/>
      </w:pPr>
      <w:r>
        <w:rPr>
          <w:rFonts w:hint="eastAsia"/>
        </w:rPr>
        <w:t>這兩者就像是一個壯漢跟一個嬰兒打架一樣，就算壯漢中了嬰兒十幾拳，也不會有太大的痛養，反之，如果嬰兒吃了壯漢一掌，即便他再怎麼強壯，也很有可能從此不起。</w:t>
      </w:r>
    </w:p>
    <w:p w:rsidR="00C04663" w:rsidRDefault="00A7259F" w:rsidP="00813907">
      <w:pPr>
        <w:spacing w:after="240"/>
      </w:pPr>
      <w:r>
        <w:rPr>
          <w:rFonts w:hint="eastAsia"/>
        </w:rPr>
        <w:t>而李龍飛如今已經超過練氣大圓滿許多，在他的前方，只要能找到法門，並且服</w:t>
      </w:r>
      <w:r>
        <w:rPr>
          <w:rFonts w:hint="eastAsia"/>
        </w:rPr>
        <w:lastRenderedPageBreak/>
        <w:t>用少見的築基丹，便能從而築基，踏上強者一途，再也不是任人宰割的弱小修士。</w:t>
      </w:r>
    </w:p>
    <w:p w:rsidR="00C04663" w:rsidRDefault="0011241F" w:rsidP="00813907">
      <w:pPr>
        <w:spacing w:after="240"/>
      </w:pPr>
      <w:r>
        <w:rPr>
          <w:rFonts w:hint="eastAsia"/>
        </w:rPr>
        <w:t>只是築基丹十分難求，即使以謝風淮這樣的刀仙宗天驕弟子，也不可能隨身攜帶。</w:t>
      </w:r>
    </w:p>
    <w:p w:rsidR="00C04663" w:rsidRDefault="0011241F" w:rsidP="00813907">
      <w:pPr>
        <w:spacing w:after="240"/>
      </w:pPr>
      <w:r>
        <w:rPr>
          <w:rFonts w:hint="eastAsia"/>
        </w:rPr>
        <w:t>而且</w:t>
      </w:r>
      <w:r w:rsidR="00A7259F">
        <w:rPr>
          <w:rFonts w:hint="eastAsia"/>
        </w:rPr>
        <w:t>，除了築基之外，李龍飛這裡，</w:t>
      </w:r>
      <w:r>
        <w:rPr>
          <w:rFonts w:hint="eastAsia"/>
        </w:rPr>
        <w:t>比起別人</w:t>
      </w:r>
      <w:r w:rsidR="00A7259F">
        <w:rPr>
          <w:rFonts w:hint="eastAsia"/>
        </w:rPr>
        <w:t>還有另一個選擇，讓他頗為心動</w:t>
      </w:r>
      <w:r>
        <w:rPr>
          <w:rFonts w:hint="eastAsia"/>
        </w:rPr>
        <w:t>；那便是</w:t>
      </w:r>
      <w:r w:rsidR="00A7259F">
        <w:rPr>
          <w:rFonts w:hint="eastAsia"/>
        </w:rPr>
        <w:t>已跨出了半步，只需再加把勁，就能走</w:t>
      </w:r>
      <w:r>
        <w:rPr>
          <w:rFonts w:hint="eastAsia"/>
        </w:rPr>
        <w:t>入</w:t>
      </w:r>
      <w:r w:rsidR="00A7259F">
        <w:rPr>
          <w:rFonts w:hint="eastAsia"/>
        </w:rPr>
        <w:t>傳說之路的練氣十</w:t>
      </w:r>
      <w:r>
        <w:rPr>
          <w:rFonts w:hint="eastAsia"/>
        </w:rPr>
        <w:t>五</w:t>
      </w:r>
      <w:r w:rsidR="00A7259F">
        <w:rPr>
          <w:rFonts w:hint="eastAsia"/>
        </w:rPr>
        <w:t>層。</w:t>
      </w:r>
    </w:p>
    <w:p w:rsidR="00C04663" w:rsidRDefault="00A7259F" w:rsidP="00813907">
      <w:pPr>
        <w:spacing w:after="240"/>
      </w:pPr>
      <w:r>
        <w:rPr>
          <w:rFonts w:hint="eastAsia"/>
        </w:rPr>
        <w:t>練氣十</w:t>
      </w:r>
      <w:r w:rsidR="0011241F">
        <w:rPr>
          <w:rFonts w:hint="eastAsia"/>
        </w:rPr>
        <w:t>五</w:t>
      </w:r>
      <w:r>
        <w:rPr>
          <w:rFonts w:hint="eastAsia"/>
        </w:rPr>
        <w:t>層，傳說中遠古時代才有的境界，李龍飛雖然沒有把握自己一定能達到，但他知道只要一旦成功，那將來等待自己的，將是無可限量的可能性，對於自己報仇的機會，會大大的加深不少。</w:t>
      </w:r>
    </w:p>
    <w:p w:rsidR="00C04663" w:rsidRDefault="00A7259F" w:rsidP="00813907">
      <w:pPr>
        <w:spacing w:after="240"/>
      </w:pPr>
      <w:r>
        <w:rPr>
          <w:rFonts w:hint="eastAsia"/>
        </w:rPr>
        <w:t>畢竟他現在已經知道，那殺自己父親的灰袍道人，絕對不是築基，甚至可能也不是結丹，而是在這東萊國都可以威震八方的元嬰老怪以上。</w:t>
      </w:r>
    </w:p>
    <w:p w:rsidR="00C04663" w:rsidRDefault="00A7259F" w:rsidP="00813907">
      <w:pPr>
        <w:spacing w:after="240"/>
      </w:pPr>
      <w:r>
        <w:rPr>
          <w:rFonts w:hint="eastAsia"/>
        </w:rPr>
        <w:t>會這樣說，是因為同是那灰袍道人的師兄，曾使自己無限接近元嬰，從前李龍飛可能還不懂，但這幾年思索下來，他大概可以了解，這其中的一些真相。</w:t>
      </w:r>
    </w:p>
    <w:p w:rsidR="00C04663" w:rsidRDefault="00A7259F" w:rsidP="00813907">
      <w:pPr>
        <w:spacing w:after="240"/>
      </w:pPr>
      <w:r>
        <w:rPr>
          <w:rFonts w:hint="eastAsia"/>
        </w:rPr>
        <w:t>既然如此，如果自己只能成為築基修士，那要報仇，還是遙遙無期，只有等自己成為結丹，甚至元嬰，才有可能報這不共戴天之仇。</w:t>
      </w:r>
    </w:p>
    <w:p w:rsidR="00C04663" w:rsidRDefault="00A7259F" w:rsidP="00813907">
      <w:pPr>
        <w:spacing w:after="240"/>
      </w:pPr>
      <w:r>
        <w:rPr>
          <w:rFonts w:hint="eastAsia"/>
        </w:rPr>
        <w:t>但要成為元嬰何其難，別說元嬰，能成為結丹，就已經是需要萬中選一的資質，加上一路不知道多少的氣運，才有可能達到。</w:t>
      </w:r>
    </w:p>
    <w:p w:rsidR="00C04663" w:rsidRDefault="00A7259F" w:rsidP="00813907">
      <w:pPr>
        <w:spacing w:after="240"/>
      </w:pPr>
      <w:r>
        <w:rPr>
          <w:rFonts w:hint="eastAsia"/>
        </w:rPr>
        <w:t>否則，不會才幾個結丹修士，就能成就自在道，就連刀仙宗，也是一個元嬰老怪，其他是結丹長老為主。</w:t>
      </w:r>
    </w:p>
    <w:p w:rsidR="00C04663" w:rsidRDefault="00A7259F" w:rsidP="00813907">
      <w:pPr>
        <w:spacing w:after="240"/>
      </w:pPr>
      <w:r>
        <w:rPr>
          <w:rFonts w:hint="eastAsia"/>
        </w:rPr>
        <w:t>想到這，李龍飛毅然絕然不先考慮築基，而是試著踏上練氣十層的境界看看，畢竟一旦踏上，對之後是否能夠築基，機會提高很多，更是在築基之後，能否結丹，也可能大有幫助。</w:t>
      </w:r>
    </w:p>
    <w:p w:rsidR="00C04663" w:rsidRDefault="00A7259F" w:rsidP="00813907">
      <w:pPr>
        <w:spacing w:after="240"/>
      </w:pPr>
      <w:r>
        <w:rPr>
          <w:rFonts w:hint="eastAsia"/>
        </w:rPr>
        <w:t>所謂厚積薄發，他相信自己根基打得越好，往後的成就就能爬得越高，而這種想法，在大部份的宗門內也是頗為認同。</w:t>
      </w:r>
    </w:p>
    <w:p w:rsidR="00C04663" w:rsidRDefault="00A7259F" w:rsidP="00813907">
      <w:pPr>
        <w:spacing w:after="240"/>
        <w:rPr>
          <w:kern w:val="0"/>
        </w:rPr>
      </w:pPr>
      <w:r>
        <w:rPr>
          <w:rFonts w:hint="eastAsia"/>
        </w:rPr>
        <w:t>既已決定，李龍飛拿出儲物袋中提高生機的丹藥，齊齊放在袋中一角，這些是他從西門吹雪跟</w:t>
      </w:r>
      <w:r>
        <w:rPr>
          <w:rFonts w:hint="eastAsia"/>
          <w:kern w:val="0"/>
        </w:rPr>
        <w:t>謝風淮那得到，並用謝風淮的丹方玉簡一一辨識，所能認出來的幾瓶丹藥。</w:t>
      </w:r>
    </w:p>
    <w:p w:rsidR="00C04663" w:rsidRDefault="00A7259F" w:rsidP="00813907">
      <w:pPr>
        <w:spacing w:after="240"/>
        <w:rPr>
          <w:kern w:val="0"/>
        </w:rPr>
      </w:pPr>
      <w:r>
        <w:rPr>
          <w:rFonts w:hint="eastAsia"/>
          <w:kern w:val="0"/>
        </w:rPr>
        <w:t>光是這些丹藥，他有把握能練熬過修練練氣十層時所需要的生機，但眼下並不是修練的好時機，他還得逃出自在道，躲避可能追來的追兵才行。</w:t>
      </w:r>
    </w:p>
    <w:p w:rsidR="00C04663" w:rsidRDefault="00A7259F" w:rsidP="00813907">
      <w:pPr>
        <w:spacing w:after="240"/>
        <w:rPr>
          <w:kern w:val="0"/>
        </w:rPr>
      </w:pPr>
      <w:r>
        <w:rPr>
          <w:rFonts w:hint="eastAsia"/>
          <w:kern w:val="0"/>
        </w:rPr>
        <w:t>才剛想到這，李龍飛眉頭一皺，他清楚感覺到遠方有幾個氣息靠近，在以前，就算有半步練氣十層的修為，也沒辦法在無意識間感應到這些，多虧了之前踏入入</w:t>
      </w:r>
      <w:r>
        <w:rPr>
          <w:rFonts w:hint="eastAsia"/>
          <w:kern w:val="0"/>
        </w:rPr>
        <w:lastRenderedPageBreak/>
        <w:t>微境界，現在李龍飛在不自覺</w:t>
      </w:r>
      <w:r w:rsidR="00A95823">
        <w:rPr>
          <w:rFonts w:hint="eastAsia"/>
          <w:kern w:val="0"/>
        </w:rPr>
        <w:t>的</w:t>
      </w:r>
      <w:r>
        <w:rPr>
          <w:rFonts w:hint="eastAsia"/>
          <w:kern w:val="0"/>
        </w:rPr>
        <w:t>情況下，</w:t>
      </w:r>
      <w:r w:rsidR="00A95823">
        <w:rPr>
          <w:rFonts w:hint="eastAsia"/>
          <w:kern w:val="0"/>
        </w:rPr>
        <w:t>仍會</w:t>
      </w:r>
      <w:r>
        <w:rPr>
          <w:rFonts w:hint="eastAsia"/>
          <w:kern w:val="0"/>
        </w:rPr>
        <w:t>自然而然會對四週的情況加以觀察，並馬上有所反應。</w:t>
      </w:r>
    </w:p>
    <w:p w:rsidR="00C04663" w:rsidRDefault="00A7259F" w:rsidP="00813907">
      <w:pPr>
        <w:spacing w:after="240"/>
      </w:pPr>
      <w:r>
        <w:rPr>
          <w:rFonts w:hint="eastAsia"/>
        </w:rPr>
        <w:t>「…雖然我知道應該會有弟子追來，但我沒想到的是，這外宗這麼大，怎會精準的追蹤到我的行蹤呢？難道林自天元老親自追來？」李龍飛心下有所懷疑，但他沒有猶豫，手一揮將眼前的所有丹藥寶物全都收起，跟著離開篷子，往自在道外宗邊緣的方向逃去。</w:t>
      </w:r>
    </w:p>
    <w:p w:rsidR="00C04663" w:rsidRDefault="00A7259F" w:rsidP="00813907">
      <w:pPr>
        <w:spacing w:after="240"/>
      </w:pPr>
      <w:r>
        <w:rPr>
          <w:rFonts w:hint="eastAsia"/>
        </w:rPr>
        <w:t>他身懷半步練氣十層修為，速度不慢，很快的跟後方追來的弟子拉遠了距離，加上在這山林之中，他左彎又拐，甚至故意繞圈，理當很快的就甩掉後面的追兵才是。</w:t>
      </w:r>
    </w:p>
    <w:p w:rsidR="00C04663" w:rsidRDefault="00A7259F" w:rsidP="00813907">
      <w:pPr>
        <w:spacing w:after="240"/>
      </w:pPr>
      <w:r>
        <w:rPr>
          <w:rFonts w:hint="eastAsia"/>
        </w:rPr>
        <w:t>但那後方的弟子卻沒有跟丟，甚至在他繞圈時都視而不見，直接朝他方向追來，卻又速度不快，這讓李龍飛心中一跳，隱隱猜到了一些端倪。</w:t>
      </w:r>
    </w:p>
    <w:p w:rsidR="00C04663" w:rsidRDefault="00A7259F" w:rsidP="00813907">
      <w:pPr>
        <w:spacing w:after="240"/>
      </w:pPr>
      <w:r>
        <w:rPr>
          <w:rFonts w:hint="eastAsia"/>
        </w:rPr>
        <w:t>很快的，白日西下，月鴉升起，李龍飛跑了一整天，己經快到了外宗邊緣的範圍。但卻在此時，他靈識加上入微所帶給他的感覺，告訴他前方不可再去，否則會異常兇險，他眼中泛起血絲，猛地止住向前，往後方那些追兵衝去。</w:t>
      </w:r>
    </w:p>
    <w:p w:rsidR="00C04663" w:rsidRDefault="00A7259F" w:rsidP="00813907">
      <w:pPr>
        <w:spacing w:after="240"/>
      </w:pPr>
      <w:r>
        <w:rPr>
          <w:rFonts w:hint="eastAsia"/>
        </w:rPr>
        <w:t>在他身後約十里之處，一群弟子，扶著一名感覺重傷未癒，很是虛弱的黑衣弟子，正順著一個羅盤，往前追去。</w:t>
      </w:r>
    </w:p>
    <w:p w:rsidR="00C04663" w:rsidRDefault="00A7259F" w:rsidP="00813907">
      <w:pPr>
        <w:spacing w:after="240"/>
      </w:pPr>
      <w:r>
        <w:rPr>
          <w:rFonts w:hint="eastAsia"/>
        </w:rPr>
        <w:t>突然間，那名黑衣弟子神情惶恐，臉色發白地顫聲說道。</w:t>
      </w:r>
    </w:p>
    <w:p w:rsidR="00C04663" w:rsidRDefault="00A7259F" w:rsidP="00813907">
      <w:pPr>
        <w:spacing w:after="240"/>
      </w:pPr>
      <w:r>
        <w:rPr>
          <w:rFonts w:hint="eastAsia"/>
        </w:rPr>
        <w:t>「他…他回頭向我們衝過來了！」</w:t>
      </w:r>
    </w:p>
    <w:p w:rsidR="00C04663" w:rsidRDefault="00A7259F" w:rsidP="00813907">
      <w:pPr>
        <w:spacing w:after="240"/>
      </w:pPr>
      <w:r>
        <w:rPr>
          <w:rFonts w:hint="eastAsia"/>
        </w:rPr>
        <w:t>此人正是之前李龍飛手下留情的自在道弟子之一，陳英。</w:t>
      </w:r>
    </w:p>
    <w:p w:rsidR="00C04663" w:rsidRDefault="00A7259F" w:rsidP="00813907">
      <w:pPr>
        <w:spacing w:after="240"/>
      </w:pPr>
      <w:r>
        <w:rPr>
          <w:rFonts w:hint="eastAsia"/>
        </w:rPr>
        <w:t>在李龍飛用飛劍爆掉他傀儡之後，因為同門情誼關係，沒有再下殺手，但他卻沒料到，陳英傀儡核心，有個特殊的追魂散，一旦爆開，沾染了追魂散的物品，在一個月內，陳英都可以藉由特殊羅盤追蹤其方位。</w:t>
      </w:r>
    </w:p>
    <w:p w:rsidR="00C04663" w:rsidRDefault="00A7259F" w:rsidP="00813907">
      <w:pPr>
        <w:spacing w:after="240"/>
      </w:pPr>
      <w:r>
        <w:rPr>
          <w:rFonts w:hint="eastAsia"/>
        </w:rPr>
        <w:t>也因此，雖然陳英被李龍飛的兇悍所嚇到，不願意再招惹他，但老譚道人卻派人壓著他，一同加入追補之中。</w:t>
      </w:r>
    </w:p>
    <w:p w:rsidR="00C04663" w:rsidRDefault="00A7259F" w:rsidP="00813907">
      <w:pPr>
        <w:spacing w:after="240"/>
      </w:pPr>
      <w:r>
        <w:rPr>
          <w:rFonts w:hint="eastAsia"/>
        </w:rPr>
        <w:t>此時他見到那羅盤中李龍飛不再逃跑，而是往自己這衝來，心中害怕驚恐的程度，實在是讓他不願意再繼續下去，轉身就想逃跑。</w:t>
      </w:r>
    </w:p>
    <w:p w:rsidR="00C04663" w:rsidRDefault="00A7259F" w:rsidP="00813907">
      <w:pPr>
        <w:spacing w:after="240"/>
      </w:pPr>
      <w:r>
        <w:rPr>
          <w:rFonts w:hint="eastAsia"/>
        </w:rPr>
        <w:t>但身旁一人，卻冷哼一聲，厲聲開口說道。</w:t>
      </w:r>
    </w:p>
    <w:p w:rsidR="00C04663" w:rsidRDefault="00A7259F" w:rsidP="00813907">
      <w:pPr>
        <w:spacing w:after="240"/>
      </w:pPr>
      <w:r>
        <w:rPr>
          <w:rFonts w:hint="eastAsia"/>
        </w:rPr>
        <w:t>「陳英，你要是跑了，害我們找不到李龍飛，我就跟掌門報告，看你要怎麼交代！」</w:t>
      </w:r>
    </w:p>
    <w:p w:rsidR="00C04663" w:rsidRDefault="00A7259F" w:rsidP="00813907">
      <w:pPr>
        <w:spacing w:after="240"/>
      </w:pPr>
      <w:r>
        <w:rPr>
          <w:rFonts w:hint="eastAsia"/>
        </w:rPr>
        <w:t>陳英一聽，身子一震，他眼露紅芒對著那人怒道。</w:t>
      </w:r>
    </w:p>
    <w:p w:rsidR="00C04663" w:rsidRDefault="00A7259F" w:rsidP="00813907">
      <w:pPr>
        <w:spacing w:after="240"/>
      </w:pPr>
      <w:r>
        <w:rPr>
          <w:rFonts w:hint="eastAsia"/>
        </w:rPr>
        <w:lastRenderedPageBreak/>
        <w:t>「羅易你別太過份了！我已經帶你們找到他，現在他都要過來了，我身受重傷，不過想先離開避戰，有甚麼不對！」</w:t>
      </w:r>
    </w:p>
    <w:p w:rsidR="00C04663" w:rsidRDefault="00A7259F" w:rsidP="00813907">
      <w:pPr>
        <w:spacing w:after="240"/>
      </w:pPr>
      <w:r>
        <w:rPr>
          <w:rFonts w:hint="eastAsia"/>
        </w:rPr>
        <w:t>「哼哼，誰知道你那追魂散到底有用還沒用，你口口聲聲說那李龍飛衝過來回頭找我們，我們這裡十多人，他再怎麼沒腦，也不該自投羅網。我看，八成是你的追魂散沒有用，想找個機會開溜而已…」那羅易昨晚沒碰到李龍飛，今早才收到老譚命令帶人出來搜尋，所以完全不知道陳英為何想要逃跑。</w:t>
      </w:r>
    </w:p>
    <w:p w:rsidR="00C04663" w:rsidRDefault="00A7259F" w:rsidP="00813907">
      <w:pPr>
        <w:spacing w:after="240"/>
      </w:pPr>
      <w:r>
        <w:rPr>
          <w:rFonts w:hint="eastAsia"/>
        </w:rPr>
        <w:t>但他話沒說完，李龍飛的聲音已經帶著一絲冷漠從背後中響起。</w:t>
      </w:r>
    </w:p>
    <w:p w:rsidR="00C04663" w:rsidRDefault="00A7259F" w:rsidP="00813907">
      <w:pPr>
        <w:spacing w:after="240"/>
      </w:pPr>
      <w:r>
        <w:rPr>
          <w:rFonts w:hint="eastAsia"/>
        </w:rPr>
        <w:t>「原來如此，難怪外宗那麼大，我跑了那麼遠，你們還可以輕易的找到我，就是因為我這幾把飛劍，沾染了那所謂的追魂散嗎？」</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白虎天驕</w:t>
      </w:r>
    </w:p>
    <w:p w:rsidR="00C04663" w:rsidRDefault="00C04663" w:rsidP="00813907">
      <w:pPr>
        <w:spacing w:after="240"/>
      </w:pPr>
    </w:p>
    <w:p w:rsidR="00C04663" w:rsidRDefault="00A7259F" w:rsidP="00813907">
      <w:pPr>
        <w:spacing w:after="240"/>
      </w:pPr>
      <w:r>
        <w:rPr>
          <w:rFonts w:hint="eastAsia"/>
        </w:rPr>
        <w:t>聽到李龍飛的聲音，陳英嚇得眼珠子都要突出，定神一看，李龍飛躍在樹枝頭，扶著樹幹，身前飄著好幾把飛劍，一身殺氣正冷冷看著自己。</w:t>
      </w:r>
    </w:p>
    <w:p w:rsidR="00C04663" w:rsidRDefault="00A7259F" w:rsidP="00813907">
      <w:pPr>
        <w:spacing w:after="240"/>
      </w:pPr>
      <w:r>
        <w:rPr>
          <w:rFonts w:hint="eastAsia"/>
        </w:rPr>
        <w:t>羅易看到李龍飛出現，感受到他修為，心中也是一抖，但他表面上故作堅強，哈哈一笑，掏出了一面</w:t>
      </w:r>
      <w:r w:rsidR="006511A0">
        <w:rPr>
          <w:rFonts w:hint="eastAsia"/>
        </w:rPr>
        <w:t>青色</w:t>
      </w:r>
      <w:r>
        <w:rPr>
          <w:rFonts w:hint="eastAsia"/>
        </w:rPr>
        <w:t>小旗往前一揮。</w:t>
      </w:r>
    </w:p>
    <w:p w:rsidR="00C04663" w:rsidRDefault="00A7259F" w:rsidP="00813907">
      <w:pPr>
        <w:spacing w:after="240"/>
      </w:pPr>
      <w:r>
        <w:rPr>
          <w:rFonts w:hint="eastAsia"/>
        </w:rPr>
        <w:t>「好，師兄你居然蠢到自投羅網，真是得來全不費工夫。兄弟們，咱們人多，別怕他，上！」</w:t>
      </w:r>
    </w:p>
    <w:p w:rsidR="00C04663" w:rsidRDefault="00A7259F" w:rsidP="00813907">
      <w:pPr>
        <w:spacing w:after="240"/>
      </w:pPr>
      <w:r>
        <w:rPr>
          <w:rFonts w:hint="eastAsia"/>
        </w:rPr>
        <w:t>跟著羅易身邊十幾人，紛紛掏出法器飛劍，朝著李龍飛那衝去。</w:t>
      </w:r>
    </w:p>
    <w:p w:rsidR="00C04663" w:rsidRDefault="00A7259F" w:rsidP="00813907">
      <w:pPr>
        <w:spacing w:after="240"/>
      </w:pPr>
      <w:r>
        <w:rPr>
          <w:rFonts w:hint="eastAsia"/>
        </w:rPr>
        <w:t>李龍飛眼睛深處殺機一閃，如果可以，他實在不想殺人，但他昨晚手下留情，卻因此害自己行蹤被發現，此時外宗邊緣那危機感又快速靠近，在這壓力下，他性格中的倔強跟果斷混合在一起，化作一股殺意，充斥在自己心中。</w:t>
      </w:r>
    </w:p>
    <w:p w:rsidR="00C04663" w:rsidRDefault="00A7259F" w:rsidP="00813907">
      <w:pPr>
        <w:spacing w:after="240"/>
      </w:pPr>
      <w:r>
        <w:rPr>
          <w:rFonts w:hint="eastAsia"/>
        </w:rPr>
        <w:t>「既然你們堅持不放我走，那我只好大開殺戒…」他看著眼前這群修為只有練氣五至八層的自在道弟子，雙眼發紅，同時心境又恢復到那入微的境界。</w:t>
      </w:r>
    </w:p>
    <w:p w:rsidR="00C04663" w:rsidRDefault="00A7259F" w:rsidP="00813907">
      <w:pPr>
        <w:spacing w:after="240"/>
      </w:pPr>
      <w:r>
        <w:rPr>
          <w:rFonts w:hint="eastAsia"/>
        </w:rPr>
        <w:t>在那境界裡，雖然那十多人的道術法器看似包圍而來，但卻有快慢之分，李龍飛手指飛劍，朝著那速度最快的三柄飛鏢，一一打落下來，同時，他右手一揮，一個小錐從他手中疾射出去，直接穿過這群法器，末入那射出飛鏢的修士額頭。</w:t>
      </w:r>
    </w:p>
    <w:p w:rsidR="00C04663" w:rsidRDefault="00A7259F" w:rsidP="00813907">
      <w:pPr>
        <w:spacing w:after="240"/>
      </w:pPr>
      <w:r>
        <w:rPr>
          <w:rFonts w:hint="eastAsia"/>
        </w:rPr>
        <w:t>接著他身形一晃，雙掌轟雷術擊出，與兩個臨身而來的術法對轟之後，藉著爆炸的威力快速往左邊靠去。</w:t>
      </w:r>
    </w:p>
    <w:p w:rsidR="00C04663" w:rsidRDefault="00A7259F" w:rsidP="00813907">
      <w:pPr>
        <w:spacing w:after="240"/>
      </w:pPr>
      <w:r>
        <w:rPr>
          <w:rFonts w:hint="eastAsia"/>
        </w:rPr>
        <w:lastRenderedPageBreak/>
        <w:t>這麼一靠，不但讓剩下三個法器撲了個空，同時也來到了兩名弟子身旁。</w:t>
      </w:r>
    </w:p>
    <w:p w:rsidR="00C04663" w:rsidRDefault="00A7259F" w:rsidP="00813907">
      <w:pPr>
        <w:spacing w:after="240"/>
      </w:pPr>
      <w:r>
        <w:rPr>
          <w:rFonts w:hint="eastAsia"/>
        </w:rPr>
        <w:t>那兩名弟子剛要抵擋，李龍飛一個旋身，雙拳擊在對方胸口，哼了一聲，兩人胸骨盡碎而亡。</w:t>
      </w:r>
    </w:p>
    <w:p w:rsidR="00C04663" w:rsidRDefault="00A7259F" w:rsidP="00813907">
      <w:pPr>
        <w:spacing w:after="240"/>
      </w:pPr>
      <w:r>
        <w:rPr>
          <w:rFonts w:hint="eastAsia"/>
        </w:rPr>
        <w:t>直到這時，羅易的那面小旗才展露開來，一個黑影幽鬼冒出，朝李龍飛這衝了過來。</w:t>
      </w:r>
    </w:p>
    <w:p w:rsidR="00C04663" w:rsidRDefault="00A7259F" w:rsidP="00813907">
      <w:pPr>
        <w:spacing w:after="240"/>
      </w:pPr>
      <w:r>
        <w:rPr>
          <w:rFonts w:hint="eastAsia"/>
        </w:rPr>
        <w:t>李龍飛微微一皺眉，</w:t>
      </w:r>
      <w:r w:rsidR="006511A0">
        <w:rPr>
          <w:rFonts w:hint="eastAsia"/>
        </w:rPr>
        <w:t>隱約覺得</w:t>
      </w:r>
      <w:r>
        <w:rPr>
          <w:rFonts w:hint="eastAsia"/>
        </w:rPr>
        <w:t>那小旗的威力不凡，雖然要破之也不是不行，但需要一些時間，頓時他用力一踏，身子快速衝往另外三名弟子那裡，那三名弟子正要操控法器回來抵達，李龍飛果斷地以腳為掌，使出轟雷術擊向地面。</w:t>
      </w:r>
    </w:p>
    <w:p w:rsidR="00C04663" w:rsidRDefault="00A7259F" w:rsidP="00813907">
      <w:pPr>
        <w:spacing w:after="240"/>
      </w:pPr>
      <w:r>
        <w:rPr>
          <w:rFonts w:hint="eastAsia"/>
        </w:rPr>
        <w:t>轟！</w:t>
      </w:r>
    </w:p>
    <w:p w:rsidR="00C04663" w:rsidRDefault="00A7259F" w:rsidP="00813907">
      <w:pPr>
        <w:spacing w:after="240"/>
      </w:pPr>
      <w:r>
        <w:rPr>
          <w:rFonts w:hint="eastAsia"/>
        </w:rPr>
        <w:t>藉由轟雷術的爆炸反作用力，李龍飛速度加快一倍，在那三個法器還來不及回去主人身邊之前，他已經衝到了對方面前，銀光一閃，三柄飛劍末入三名弟子胸前，而那些法器此時回到了了李龍飛的身前。。</w:t>
      </w:r>
    </w:p>
    <w:p w:rsidR="00C04663" w:rsidRDefault="00A7259F" w:rsidP="00813907">
      <w:pPr>
        <w:spacing w:after="240"/>
      </w:pPr>
      <w:r>
        <w:rPr>
          <w:rFonts w:hint="eastAsia"/>
        </w:rPr>
        <w:t>羅易與其他弟子此時看得頭皮發麻，轉眼間己方已經有六人身亡，而李龍飛那除了自己的轟雷腳讓他鞋子破損腳掌流血，其他地方卻是毫髮無傷。</w:t>
      </w:r>
    </w:p>
    <w:p w:rsidR="00C04663" w:rsidRDefault="00A7259F" w:rsidP="00813907">
      <w:pPr>
        <w:spacing w:after="240"/>
      </w:pPr>
      <w:r>
        <w:rPr>
          <w:rFonts w:hint="eastAsia"/>
        </w:rPr>
        <w:t>眼看再這樣下去，別說抓到對方，即便是想逃，自己恐怕反過來都逃不出去，羅易再無保留，全身靈氣灌入那面小，大吼一聲。</w:t>
      </w:r>
    </w:p>
    <w:p w:rsidR="00C04663" w:rsidRDefault="00A7259F" w:rsidP="00813907">
      <w:pPr>
        <w:spacing w:after="240"/>
      </w:pPr>
      <w:r>
        <w:rPr>
          <w:rFonts w:hint="eastAsia"/>
        </w:rPr>
        <w:t>「青羅旗，開！」</w:t>
      </w:r>
    </w:p>
    <w:p w:rsidR="00C04663" w:rsidRDefault="00A7259F" w:rsidP="00813907">
      <w:pPr>
        <w:spacing w:after="240"/>
      </w:pPr>
      <w:r>
        <w:rPr>
          <w:rFonts w:hint="eastAsia"/>
        </w:rPr>
        <w:t>就見那面小旗，迎風擴大，瞬間漲成一個人的大小，同時原本的黑影幽鬼轉為青色，頭頂更長出兩根犄角，看起來更為駭人。</w:t>
      </w:r>
    </w:p>
    <w:p w:rsidR="00C04663" w:rsidRDefault="00A7259F" w:rsidP="00813907">
      <w:pPr>
        <w:spacing w:after="240"/>
      </w:pPr>
      <w:r>
        <w:rPr>
          <w:rFonts w:hint="eastAsia"/>
        </w:rPr>
        <w:t>李龍飛沒有遲疑，他轉身想要先殺其他幾人，但那青鬼速度比幽鬼快上一倍，瞬間就追上李龍飛的速度，跟著一拳轟來，如果不擋，肯定受到重創。</w:t>
      </w:r>
    </w:p>
    <w:p w:rsidR="00C04663" w:rsidRDefault="00A7259F" w:rsidP="00813907">
      <w:pPr>
        <w:spacing w:after="240"/>
      </w:pPr>
      <w:r>
        <w:rPr>
          <w:rFonts w:hint="eastAsia"/>
        </w:rPr>
        <w:t>無可奈何之下，李龍飛放棄先殺其他人，隨手一招，八把飛劍組成的長生劍陣，圍成防禦擋在了李龍飛的身前。</w:t>
      </w:r>
    </w:p>
    <w:p w:rsidR="00C04663" w:rsidRDefault="00A7259F" w:rsidP="00813907">
      <w:pPr>
        <w:spacing w:after="240"/>
      </w:pPr>
      <w:r>
        <w:rPr>
          <w:rFonts w:hint="eastAsia"/>
        </w:rPr>
        <w:t>碰一聲！</w:t>
      </w:r>
    </w:p>
    <w:p w:rsidR="00C04663" w:rsidRDefault="00A7259F" w:rsidP="00813907">
      <w:pPr>
        <w:spacing w:after="240"/>
      </w:pPr>
      <w:r>
        <w:rPr>
          <w:rFonts w:hint="eastAsia"/>
        </w:rPr>
        <w:t>那青鬼一拳擊落，雖然有長生劍陣擋住，李龍飛仍是吐出一口鮮血，</w:t>
      </w:r>
      <w:r w:rsidR="006511A0">
        <w:rPr>
          <w:rFonts w:hint="eastAsia"/>
        </w:rPr>
        <w:t>駭然</w:t>
      </w:r>
      <w:r>
        <w:rPr>
          <w:rFonts w:hint="eastAsia"/>
        </w:rPr>
        <w:t>往後飛去。</w:t>
      </w:r>
    </w:p>
    <w:p w:rsidR="00C04663" w:rsidRDefault="00A7259F" w:rsidP="00813907">
      <w:pPr>
        <w:spacing w:after="240"/>
      </w:pPr>
      <w:r>
        <w:rPr>
          <w:rFonts w:hint="eastAsia"/>
        </w:rPr>
        <w:t>「羅師兄威武！這青羅旗果然不凡！」其中一名弟子見狀，連忙欣喜地拍著馬屁。</w:t>
      </w:r>
    </w:p>
    <w:p w:rsidR="00C04663" w:rsidRDefault="00A7259F" w:rsidP="00813907">
      <w:pPr>
        <w:spacing w:after="240"/>
      </w:pPr>
      <w:r>
        <w:rPr>
          <w:rFonts w:hint="eastAsia"/>
        </w:rPr>
        <w:lastRenderedPageBreak/>
        <w:t>但他話未說完，李龍飛已經藉這一擊朝他飛去，跟著殺機一現，兩柄飛劍畫過，又是兩名弟子人頭落地。</w:t>
      </w:r>
    </w:p>
    <w:p w:rsidR="00C04663" w:rsidRDefault="00A7259F" w:rsidP="00813907">
      <w:pPr>
        <w:spacing w:after="240"/>
      </w:pPr>
      <w:r>
        <w:rPr>
          <w:rFonts w:hint="eastAsia"/>
        </w:rPr>
        <w:t>「李龍飛！」羅易臉色漲紅，他怒不可遏地指揮著那青鬼朝李龍飛衝去，心中掀起無比的恨意。</w:t>
      </w:r>
    </w:p>
    <w:p w:rsidR="00C04663" w:rsidRDefault="00A7259F" w:rsidP="00813907">
      <w:pPr>
        <w:spacing w:after="240"/>
      </w:pPr>
      <w:r>
        <w:rPr>
          <w:rFonts w:hint="eastAsia"/>
        </w:rPr>
        <w:t>他當日在內門比試第一關就失敗，之後以雙拳敲鐘，卻始終沒能通過，心中一直耿耿於懷。</w:t>
      </w:r>
    </w:p>
    <w:p w:rsidR="00C04663" w:rsidRDefault="00A7259F" w:rsidP="00813907">
      <w:pPr>
        <w:spacing w:after="240"/>
      </w:pPr>
      <w:r>
        <w:rPr>
          <w:rFonts w:hint="eastAsia"/>
        </w:rPr>
        <w:t>到了後來看到李龍飛也是同樣情況，卻硬是通過了那第一關，他心下的妒嫉恨意，讓他從此對李龍飛這名字深深記在腦中。</w:t>
      </w:r>
    </w:p>
    <w:p w:rsidR="00C04663" w:rsidRDefault="00A7259F" w:rsidP="00813907">
      <w:pPr>
        <w:spacing w:after="240"/>
      </w:pPr>
      <w:r>
        <w:rPr>
          <w:rFonts w:hint="eastAsia"/>
        </w:rPr>
        <w:t>之後他偶然間得到奇遇，獲得了一把</w:t>
      </w:r>
      <w:r w:rsidR="00D5651C">
        <w:rPr>
          <w:rFonts w:hint="eastAsia"/>
        </w:rPr>
        <w:t>上品</w:t>
      </w:r>
      <w:r>
        <w:rPr>
          <w:rFonts w:hint="eastAsia"/>
        </w:rPr>
        <w:t>法器青羅旗，從此實力大增，更因此在戰亂之後得到老譚道長的賞識，成為內門弟子之一。</w:t>
      </w:r>
    </w:p>
    <w:p w:rsidR="00C04663" w:rsidRDefault="00A7259F" w:rsidP="00813907">
      <w:pPr>
        <w:spacing w:after="240"/>
      </w:pPr>
      <w:r>
        <w:rPr>
          <w:rFonts w:hint="eastAsia"/>
        </w:rPr>
        <w:t>這青羅旗</w:t>
      </w:r>
      <w:r w:rsidR="006511A0">
        <w:rPr>
          <w:rFonts w:hint="eastAsia"/>
        </w:rPr>
        <w:t>乃是</w:t>
      </w:r>
      <w:r>
        <w:rPr>
          <w:rFonts w:hint="eastAsia"/>
        </w:rPr>
        <w:t>以魂為本，鎖九九八十一隻厲鬼於其中，每九隻厲鬼，可合為一青鬼，威力大上不止一倍，而九隻青鬼，更可合為一隻青羅鬼，威力媲美築基修士</w:t>
      </w:r>
      <w:r w:rsidR="006511A0">
        <w:rPr>
          <w:rFonts w:hint="eastAsia"/>
        </w:rPr>
        <w:t>。</w:t>
      </w:r>
    </w:p>
    <w:p w:rsidR="00C04663" w:rsidRDefault="006511A0" w:rsidP="00813907">
      <w:pPr>
        <w:spacing w:after="240"/>
      </w:pPr>
      <w:r>
        <w:rPr>
          <w:rFonts w:hint="eastAsia"/>
        </w:rPr>
        <w:t>這樣的上品法器，某程度上已經近乎法寶，一般被稱作偽法寶，比起先前謝風淮那把青雲刀，更要強上不只一籌。</w:t>
      </w:r>
    </w:p>
    <w:p w:rsidR="00C04663" w:rsidRDefault="00A7259F" w:rsidP="00813907">
      <w:pPr>
        <w:spacing w:after="240"/>
      </w:pPr>
      <w:r>
        <w:rPr>
          <w:rFonts w:hint="eastAsia"/>
        </w:rPr>
        <w:t>可惜羅易修為不足，最多</w:t>
      </w:r>
      <w:r w:rsidR="006511A0">
        <w:rPr>
          <w:rFonts w:hint="eastAsia"/>
        </w:rPr>
        <w:t>只能</w:t>
      </w:r>
      <w:r>
        <w:rPr>
          <w:rFonts w:hint="eastAsia"/>
        </w:rPr>
        <w:t>使出兩隻青鬼，</w:t>
      </w:r>
      <w:r w:rsidR="006511A0">
        <w:rPr>
          <w:rFonts w:hint="eastAsia"/>
        </w:rPr>
        <w:t>否則威力絕對不只眼下這樣。</w:t>
      </w:r>
    </w:p>
    <w:p w:rsidR="00C04663" w:rsidRDefault="00A7259F" w:rsidP="00813907">
      <w:pPr>
        <w:spacing w:after="240"/>
      </w:pPr>
      <w:r>
        <w:rPr>
          <w:rFonts w:hint="eastAsia"/>
        </w:rPr>
        <w:t>此次追補李龍飛，</w:t>
      </w:r>
      <w:r w:rsidR="0051133E">
        <w:rPr>
          <w:rFonts w:hint="eastAsia"/>
        </w:rPr>
        <w:t>羅易</w:t>
      </w:r>
      <w:r>
        <w:rPr>
          <w:rFonts w:hint="eastAsia"/>
        </w:rPr>
        <w:t>有心要在眾人面前出線，所以帶的多是追隨他的</w:t>
      </w:r>
      <w:r w:rsidR="0051133E">
        <w:rPr>
          <w:rFonts w:hint="eastAsia"/>
        </w:rPr>
        <w:t>師弟</w:t>
      </w:r>
      <w:r>
        <w:rPr>
          <w:rFonts w:hint="eastAsia"/>
        </w:rPr>
        <w:t>，想不到卻因此死了八人，心中的憤怒，可想而知。</w:t>
      </w:r>
    </w:p>
    <w:p w:rsidR="00C04663" w:rsidRDefault="00A7259F" w:rsidP="00813907">
      <w:pPr>
        <w:spacing w:after="240"/>
      </w:pPr>
      <w:r>
        <w:rPr>
          <w:rFonts w:hint="eastAsia"/>
        </w:rPr>
        <w:t>當下他狀若巔狂，噴出一口鮮血，灑在青羅旗上，跟著另一隻青鬼，嚇然也從旗中浮了出來。</w:t>
      </w:r>
    </w:p>
    <w:p w:rsidR="00C04663" w:rsidRDefault="00A7259F" w:rsidP="00813907">
      <w:pPr>
        <w:spacing w:after="240"/>
      </w:pPr>
      <w:r>
        <w:rPr>
          <w:rFonts w:hint="eastAsia"/>
        </w:rPr>
        <w:t>這一隻青鬼，李龍飛已是只能擋而不能攻，兩隻青鬼一起，李龍飛卻是連借力使力的機會都沒有了。</w:t>
      </w:r>
    </w:p>
    <w:p w:rsidR="00C04663" w:rsidRDefault="00A7259F" w:rsidP="00813907">
      <w:pPr>
        <w:spacing w:after="240"/>
      </w:pPr>
      <w:r>
        <w:rPr>
          <w:rFonts w:hint="eastAsia"/>
        </w:rPr>
        <w:t>只是李龍飛以十六把劍合成的長生劍陣，跟那青鬼纏鬥在一起，威力頗大，羅易身旁的其他弟子，雖然想上前一起進攻，卻也被迫退了開來，以免受到波及。</w:t>
      </w:r>
    </w:p>
    <w:p w:rsidR="00C04663" w:rsidRDefault="00A7259F" w:rsidP="00813907">
      <w:pPr>
        <w:spacing w:after="240"/>
      </w:pPr>
      <w:r>
        <w:rPr>
          <w:rFonts w:hint="eastAsia"/>
        </w:rPr>
        <w:t>在羅易與李龍飛激戰的同時，遠方十里處，兩個人影飛在半空，其中一人全身白衫，手持羽扇，唯有袖口處繡了一柄藍色長刀，一身築基初期修為，正輕描淡寫地問著旁邊一人。</w:t>
      </w:r>
    </w:p>
    <w:p w:rsidR="00C04663" w:rsidRDefault="00A7259F" w:rsidP="00813907">
      <w:pPr>
        <w:spacing w:after="240"/>
      </w:pPr>
      <w:r>
        <w:rPr>
          <w:rFonts w:hint="eastAsia"/>
        </w:rPr>
        <w:t>「他就是殺了我門下準天驕謝風淮的李龍飛了？」</w:t>
      </w:r>
    </w:p>
    <w:p w:rsidR="00C04663" w:rsidRDefault="00A7259F" w:rsidP="00813907">
      <w:pPr>
        <w:spacing w:after="240"/>
      </w:pPr>
      <w:r>
        <w:rPr>
          <w:rFonts w:hint="eastAsia"/>
        </w:rPr>
        <w:t>那被問的修士虎背熊腰，週身一圈雷霆纏繞，雖修為不到築基，但憑藉著雷靈根的特殊，卻也能騰空飛起。</w:t>
      </w:r>
    </w:p>
    <w:p w:rsidR="00C04663" w:rsidRDefault="00A7259F" w:rsidP="00813907">
      <w:pPr>
        <w:spacing w:after="240"/>
      </w:pPr>
      <w:r>
        <w:rPr>
          <w:rFonts w:hint="eastAsia"/>
        </w:rPr>
        <w:lastRenderedPageBreak/>
        <w:t>他眼神帶著幾分複雜，看著遠方打纏鬥中的李龍飛說。</w:t>
      </w:r>
    </w:p>
    <w:p w:rsidR="00C04663" w:rsidRDefault="00A7259F" w:rsidP="00813907">
      <w:pPr>
        <w:spacing w:after="240"/>
      </w:pPr>
      <w:r>
        <w:rPr>
          <w:rFonts w:hint="eastAsia"/>
        </w:rPr>
        <w:t>「是的，他就是當年被我雷元波及，因此動彈不得半年，最後失蹤不見的李龍飛。」</w:t>
      </w:r>
    </w:p>
    <w:p w:rsidR="00C04663" w:rsidRDefault="00A7259F" w:rsidP="00813907">
      <w:pPr>
        <w:spacing w:after="240"/>
      </w:pPr>
      <w:r>
        <w:rPr>
          <w:rFonts w:hint="eastAsia"/>
        </w:rPr>
        <w:t>那白衫修士點點頭，手中羽扇擺了擺說道。</w:t>
      </w:r>
    </w:p>
    <w:p w:rsidR="00C04663" w:rsidRDefault="00A7259F" w:rsidP="00813907">
      <w:pPr>
        <w:spacing w:after="240"/>
      </w:pPr>
      <w:r>
        <w:rPr>
          <w:rFonts w:hint="eastAsia"/>
        </w:rPr>
        <w:t>「罷了，既然當年我呂冥的好弟弟欠他一次，只要他這次能擋過我三招，我便放他一馬好了。」</w:t>
      </w:r>
    </w:p>
    <w:p w:rsidR="00C04663" w:rsidRDefault="00A7259F" w:rsidP="00813907">
      <w:pPr>
        <w:spacing w:after="240"/>
      </w:pPr>
      <w:r>
        <w:rPr>
          <w:rFonts w:hint="eastAsia"/>
        </w:rPr>
        <w:t>呂宋傑沒有說話，但他心下嘆道，雖然自己的哥哥說得好聽，但他身為刀仙宗白虎天驕，</w:t>
      </w:r>
      <w:r w:rsidR="00075D01">
        <w:rPr>
          <w:rFonts w:hint="eastAsia"/>
        </w:rPr>
        <w:t>雖是才剛築基</w:t>
      </w:r>
      <w:r w:rsidR="008711D1">
        <w:rPr>
          <w:rFonts w:hint="eastAsia"/>
        </w:rPr>
        <w:t>不久</w:t>
      </w:r>
      <w:r w:rsidR="00075D01">
        <w:rPr>
          <w:rFonts w:hint="eastAsia"/>
        </w:rPr>
        <w:t>，卻已</w:t>
      </w:r>
      <w:r>
        <w:rPr>
          <w:rFonts w:hint="eastAsia"/>
        </w:rPr>
        <w:t>勝過許多築基初期，</w:t>
      </w:r>
      <w:r w:rsidR="00075D01">
        <w:rPr>
          <w:rFonts w:hint="eastAsia"/>
        </w:rPr>
        <w:t>別說</w:t>
      </w:r>
      <w:r>
        <w:rPr>
          <w:rFonts w:hint="eastAsia"/>
        </w:rPr>
        <w:t>三招</w:t>
      </w:r>
      <w:r w:rsidR="00075D01">
        <w:rPr>
          <w:rFonts w:hint="eastAsia"/>
        </w:rPr>
        <w:t>，便是尋常一招練氣弟子也難已接下</w:t>
      </w:r>
      <w:r>
        <w:rPr>
          <w:rFonts w:hint="eastAsia"/>
        </w:rPr>
        <w:t>，看起來，這李龍飛是必死無疑了。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呂氏兄弟</w:t>
      </w:r>
    </w:p>
    <w:p w:rsidR="00C04663" w:rsidRDefault="00C04663" w:rsidP="00813907">
      <w:pPr>
        <w:spacing w:after="240"/>
      </w:pPr>
    </w:p>
    <w:p w:rsidR="00C04663" w:rsidRDefault="00A7259F" w:rsidP="00813907">
      <w:pPr>
        <w:spacing w:after="240"/>
      </w:pPr>
      <w:r>
        <w:rPr>
          <w:rFonts w:hint="eastAsia"/>
        </w:rPr>
        <w:t>當年刀仙宗與自在道一戰，王騰雲跟莫婉兒都戰到最後，直到自在道投降後，這才相繼離開，但呂宋傑卻是在大戰初期，就消失無蹤，找不到人影。</w:t>
      </w:r>
    </w:p>
    <w:p w:rsidR="00C04663" w:rsidRDefault="00A7259F" w:rsidP="00813907">
      <w:pPr>
        <w:spacing w:after="240"/>
      </w:pPr>
      <w:r>
        <w:rPr>
          <w:rFonts w:hint="eastAsia"/>
        </w:rPr>
        <w:t>直到後來老譚道人接掌了自在道掌門一位，呂宋傑這才以刀仙宗內門弟子的身份，再度現身在眾人面前。</w:t>
      </w:r>
    </w:p>
    <w:p w:rsidR="00C04663" w:rsidRDefault="00A7259F" w:rsidP="00813907">
      <w:pPr>
        <w:spacing w:after="240"/>
      </w:pPr>
      <w:r>
        <w:rPr>
          <w:rFonts w:hint="eastAsia"/>
        </w:rPr>
        <w:t>事實上，呂宋傑從一開始進自在道內門，目地就是當個奸細，甚至為甚麼自在道的林自天元老後反叛自在道，也跟他很有關係。</w:t>
      </w:r>
    </w:p>
    <w:p w:rsidR="00C04663" w:rsidRDefault="00A7259F" w:rsidP="00813907">
      <w:pPr>
        <w:spacing w:after="240"/>
      </w:pPr>
      <w:r>
        <w:rPr>
          <w:rFonts w:hint="eastAsia"/>
        </w:rPr>
        <w:t>只是這些並非呂宋傑本來意願，對他來說，他也不過是這棋子，是個任人擺佈的對象而已。</w:t>
      </w:r>
    </w:p>
    <w:p w:rsidR="00C04663" w:rsidRDefault="00A7259F" w:rsidP="00813907">
      <w:pPr>
        <w:spacing w:after="240"/>
      </w:pPr>
      <w:r>
        <w:rPr>
          <w:rFonts w:hint="eastAsia"/>
        </w:rPr>
        <w:t>如今自在道投降後，他雖回歸刀仙宗一脈，但在心底上，卻不像其他刀仙宗弟子那樣瞧不起自在道弟子，這次跟他哥哥一起出任務，臨時被要求追補當年一起晉升內門弟子的李龍飛，不由得說上幾句好話，也算是很難得了。</w:t>
      </w:r>
    </w:p>
    <w:p w:rsidR="00C04663" w:rsidRDefault="00A7259F" w:rsidP="00813907">
      <w:pPr>
        <w:spacing w:after="240"/>
      </w:pPr>
      <w:r>
        <w:rPr>
          <w:rFonts w:hint="eastAsia"/>
        </w:rPr>
        <w:t>但要能讓李龍飛不死，那還得看他自己的造化，這一點，就算呂宋傑想，也是難以再幫上甚麼忙了。</w:t>
      </w:r>
    </w:p>
    <w:p w:rsidR="00C04663" w:rsidRDefault="00A7259F" w:rsidP="00813907">
      <w:pPr>
        <w:spacing w:after="240"/>
      </w:pPr>
      <w:r>
        <w:rPr>
          <w:rFonts w:hint="eastAsia"/>
        </w:rPr>
        <w:t>在他們兩對話的之際，此時李龍飛已經跟那兩隻青鬼纏鬥了許久，若非他是半步練氣十層，若非他已經踏入入微境界，肯定無法支撐到現在。</w:t>
      </w:r>
    </w:p>
    <w:p w:rsidR="00C04663" w:rsidRDefault="00A7259F" w:rsidP="00813907">
      <w:pPr>
        <w:spacing w:after="240"/>
      </w:pPr>
      <w:r>
        <w:rPr>
          <w:rFonts w:hint="eastAsia"/>
        </w:rPr>
        <w:t>而羅易那邊，這時也已經是油燈枯盡，同時施展兩隻青鬼戰鬥對他來說，實在是消耗靈氣太大，若不是他不斷吞下之前搶來的丹藥補充</w:t>
      </w:r>
      <w:del w:id="4663" w:author="簡新佳" w:date="2019-02-25T17:00:00Z">
        <w:r w:rsidDel="0012795F">
          <w:rPr>
            <w:rFonts w:hint="eastAsia"/>
          </w:rPr>
          <w:delText>靈力</w:delText>
        </w:r>
      </w:del>
      <w:ins w:id="4664" w:author="簡新佳" w:date="2019-02-25T17:00:00Z">
        <w:r w:rsidR="0012795F">
          <w:rPr>
            <w:rFonts w:hint="eastAsia"/>
          </w:rPr>
          <w:t>靈氣</w:t>
        </w:r>
      </w:ins>
      <w:r>
        <w:rPr>
          <w:rFonts w:hint="eastAsia"/>
        </w:rPr>
        <w:t>，這時也已經沒力氣</w:t>
      </w:r>
      <w:r>
        <w:rPr>
          <w:rFonts w:hint="eastAsia"/>
        </w:rPr>
        <w:lastRenderedPageBreak/>
        <w:t>再戰下去。</w:t>
      </w:r>
    </w:p>
    <w:p w:rsidR="00C04663" w:rsidRDefault="00A7259F" w:rsidP="00813907">
      <w:pPr>
        <w:spacing w:after="240"/>
      </w:pPr>
      <w:r>
        <w:rPr>
          <w:rFonts w:hint="eastAsia"/>
        </w:rPr>
        <w:t>便在此時，李龍飛福至心靈，心中入微的境界竟然更進一步提升，對整個周遭的情況觀察更加敏銳了一些。</w:t>
      </w:r>
    </w:p>
    <w:p w:rsidR="00C04663" w:rsidRDefault="00A7259F" w:rsidP="00813907">
      <w:pPr>
        <w:spacing w:after="240"/>
      </w:pPr>
      <w:r>
        <w:rPr>
          <w:rFonts w:hint="eastAsia"/>
        </w:rPr>
        <w:t>這一提升，他立刻注意到羅易那也已經是強弩之末，猛地李龍飛一拍儲物袋，裡頭三把從謝風淮那得到的法器飛出，接著李龍飛一指喝道。</w:t>
      </w:r>
    </w:p>
    <w:p w:rsidR="00C04663" w:rsidRDefault="00A7259F" w:rsidP="00813907">
      <w:pPr>
        <w:spacing w:after="240"/>
      </w:pPr>
      <w:r>
        <w:rPr>
          <w:rFonts w:hint="eastAsia"/>
        </w:rPr>
        <w:t>「爆！」</w:t>
      </w:r>
    </w:p>
    <w:p w:rsidR="00C04663" w:rsidRDefault="00A7259F" w:rsidP="00813907">
      <w:pPr>
        <w:spacing w:after="240"/>
      </w:pPr>
      <w:r>
        <w:rPr>
          <w:rFonts w:hint="eastAsia"/>
        </w:rPr>
        <w:t>轟轟轟三聲，那三把法器李龍飛雖然還沒有祭煉，但卻不影響他引爆，猛地這麼一爆開，頓時將那兩隻青鬼之一，給炸得支離破碎，倒捲回青羅旗內，跟著整個旗子倒了下去。</w:t>
      </w:r>
    </w:p>
    <w:p w:rsidR="00C04663" w:rsidRDefault="00A7259F" w:rsidP="00813907">
      <w:pPr>
        <w:spacing w:after="240"/>
      </w:pPr>
      <w:r>
        <w:rPr>
          <w:rFonts w:hint="eastAsia"/>
        </w:rPr>
        <w:t>與此同時，那羅易法器威力被破，原本就已經</w:t>
      </w:r>
      <w:del w:id="4665" w:author="簡新佳" w:date="2019-02-25T17:00:00Z">
        <w:r w:rsidDel="0012795F">
          <w:rPr>
            <w:rFonts w:hint="eastAsia"/>
          </w:rPr>
          <w:delText>靈力</w:delText>
        </w:r>
      </w:del>
      <w:ins w:id="4666" w:author="簡新佳" w:date="2019-02-25T17:00:00Z">
        <w:r w:rsidR="0012795F">
          <w:rPr>
            <w:rFonts w:hint="eastAsia"/>
          </w:rPr>
          <w:t>靈氣</w:t>
        </w:r>
      </w:ins>
      <w:r>
        <w:rPr>
          <w:rFonts w:hint="eastAsia"/>
        </w:rPr>
        <w:t>不足的他，再也壓不住那反噬，哇一聲噴出一口鮮血，同時眼前一黑，暈死了過去。</w:t>
      </w:r>
    </w:p>
    <w:p w:rsidR="00C04663" w:rsidRDefault="00A7259F" w:rsidP="00813907">
      <w:pPr>
        <w:spacing w:after="240"/>
      </w:pPr>
      <w:r>
        <w:rPr>
          <w:rFonts w:hint="eastAsia"/>
        </w:rPr>
        <w:t>李龍飛也不好受，他悶哼了一聲，卻不忘往前</w:t>
      </w:r>
      <w:r w:rsidR="00A95823">
        <w:rPr>
          <w:rFonts w:hint="eastAsia"/>
        </w:rPr>
        <w:t>一</w:t>
      </w:r>
      <w:r>
        <w:rPr>
          <w:rFonts w:hint="eastAsia"/>
        </w:rPr>
        <w:t>抓，那青羅旗頓時</w:t>
      </w:r>
      <w:r w:rsidR="00A95823">
        <w:rPr>
          <w:rFonts w:hint="eastAsia"/>
        </w:rPr>
        <w:t>隔空</w:t>
      </w:r>
      <w:r>
        <w:rPr>
          <w:rFonts w:hint="eastAsia"/>
        </w:rPr>
        <w:t>被他一手</w:t>
      </w:r>
      <w:r w:rsidR="00A95823">
        <w:rPr>
          <w:rFonts w:hint="eastAsia"/>
        </w:rPr>
        <w:t>拿</w:t>
      </w:r>
      <w:r>
        <w:rPr>
          <w:rFonts w:hint="eastAsia"/>
        </w:rPr>
        <w:t>去，跟著轉身準備逃離。</w:t>
      </w:r>
    </w:p>
    <w:p w:rsidR="00C04663" w:rsidRDefault="00A7259F" w:rsidP="00813907">
      <w:pPr>
        <w:spacing w:after="240"/>
      </w:pPr>
      <w:r>
        <w:rPr>
          <w:rFonts w:hint="eastAsia"/>
        </w:rPr>
        <w:t>這時，天空中突然一道悶雷落下，往李龍飛那劈去，李龍飛卻沒有驚訝，轉身十六把飛劍化做長生劍陣，便將那道悶雷給擋了下來。</w:t>
      </w:r>
    </w:p>
    <w:p w:rsidR="00C04663" w:rsidRDefault="00A7259F" w:rsidP="00813907">
      <w:pPr>
        <w:spacing w:after="240"/>
      </w:pPr>
      <w:r>
        <w:rPr>
          <w:rFonts w:hint="eastAsia"/>
        </w:rPr>
        <w:t>羅易這時才悠悠轉醒，他見到青羅旗被拿走，心痛不已，卻再也不敢跟李龍飛搏鬥，連忙拿出一個護身法器守住自己，同時吩咐其他人擋在自己面前，實在是他心裡已經怕了。</w:t>
      </w:r>
    </w:p>
    <w:p w:rsidR="00C04663" w:rsidRDefault="00A7259F" w:rsidP="00813907">
      <w:pPr>
        <w:spacing w:after="240"/>
      </w:pPr>
      <w:r>
        <w:rPr>
          <w:rFonts w:hint="eastAsia"/>
        </w:rPr>
        <w:t>這李龍飛在他看來，哪怕是當初的王騰雲等天驕，都沒有這麼強大。</w:t>
      </w:r>
    </w:p>
    <w:p w:rsidR="00C04663" w:rsidRDefault="00A7259F" w:rsidP="00813907">
      <w:pPr>
        <w:spacing w:after="240"/>
      </w:pPr>
      <w:r>
        <w:rPr>
          <w:rFonts w:hint="eastAsia"/>
        </w:rPr>
        <w:t>李龍飛一路上早已隨時注意著那危機感來臨的方向，此時凝神看去，那落雷的地方，兩名修士飛在半空，其中一名自己很是熟悉，另一個卻從沒見過，想來是刀仙宗的人。</w:t>
      </w:r>
    </w:p>
    <w:p w:rsidR="00C04663" w:rsidRDefault="00A7259F" w:rsidP="00813907">
      <w:pPr>
        <w:spacing w:after="240"/>
      </w:pPr>
      <w:r>
        <w:rPr>
          <w:rFonts w:hint="eastAsia"/>
        </w:rPr>
        <w:t>而他身上的修為，更是顯露了築基初期的威壓，要是自己</w:t>
      </w:r>
      <w:r w:rsidR="00A95823">
        <w:rPr>
          <w:rFonts w:hint="eastAsia"/>
        </w:rPr>
        <w:t>沒有</w:t>
      </w:r>
      <w:r>
        <w:rPr>
          <w:rFonts w:hint="eastAsia"/>
        </w:rPr>
        <w:t>突破練氣大圓滿，此時在那威壓之下，恐怕早已心生怯意，不敢與之對望。</w:t>
      </w:r>
    </w:p>
    <w:p w:rsidR="00C04663" w:rsidRDefault="00A7259F" w:rsidP="00813907">
      <w:pPr>
        <w:spacing w:after="240"/>
      </w:pPr>
      <w:r>
        <w:rPr>
          <w:rFonts w:hint="eastAsia"/>
        </w:rPr>
        <w:t>「果然厲害，還沒到築基，便能見到我而不生畏懼，更難能可貴的是，一路戰到這，竟還能有所突破。</w:t>
      </w:r>
      <w:r w:rsidR="00A95823">
        <w:rPr>
          <w:rFonts w:hint="eastAsia"/>
        </w:rPr>
        <w:t>」</w:t>
      </w:r>
    </w:p>
    <w:p w:rsidR="00C04663" w:rsidRDefault="00A95823" w:rsidP="00813907">
      <w:pPr>
        <w:spacing w:after="240"/>
      </w:pPr>
      <w:r>
        <w:rPr>
          <w:rFonts w:hint="eastAsia"/>
        </w:rPr>
        <w:t>「</w:t>
      </w:r>
      <w:r w:rsidR="00A7259F">
        <w:rPr>
          <w:rFonts w:hint="eastAsia"/>
        </w:rPr>
        <w:t>李龍飛，我欣賞你，如何，入我刀仙宗，我以我內門天驕的身份，擔保你一旦加入，你跟我派的恩怨全都了結，絕不生變！」</w:t>
      </w:r>
    </w:p>
    <w:p w:rsidR="00C04663" w:rsidRDefault="00A7259F" w:rsidP="00813907">
      <w:pPr>
        <w:spacing w:after="240"/>
      </w:pPr>
      <w:r>
        <w:rPr>
          <w:rFonts w:hint="eastAsia"/>
        </w:rPr>
        <w:t>那呂冥身為築基修士，更是刀仙宗的天驕，本身自有其過人之處，此時見到李龍</w:t>
      </w:r>
      <w:r>
        <w:rPr>
          <w:rFonts w:hint="eastAsia"/>
        </w:rPr>
        <w:lastRenderedPageBreak/>
        <w:t>飛不凡，竟是不顧之前他殺了自己門下準天驕的恩怨，開口招攬。</w:t>
      </w:r>
    </w:p>
    <w:p w:rsidR="00C04663" w:rsidRDefault="00A7259F" w:rsidP="00813907">
      <w:pPr>
        <w:spacing w:after="240"/>
      </w:pPr>
      <w:r>
        <w:rPr>
          <w:rFonts w:hint="eastAsia"/>
        </w:rPr>
        <w:t>李龍飛一愣，沒料到對方會</w:t>
      </w:r>
      <w:r w:rsidR="00A95823">
        <w:rPr>
          <w:rFonts w:hint="eastAsia"/>
        </w:rPr>
        <w:t>說出這番話來。</w:t>
      </w:r>
    </w:p>
    <w:p w:rsidR="00C04663" w:rsidRDefault="00A7259F" w:rsidP="00813907">
      <w:pPr>
        <w:spacing w:after="240"/>
      </w:pPr>
      <w:r>
        <w:rPr>
          <w:rFonts w:hint="eastAsia"/>
        </w:rPr>
        <w:t>一想到自己當初最開始，曾想過要入刀仙宗，爾後因緣際會，拜入自在道門下，現在對方居然邀請自己加入，更提出要替自己化解所有恩怨，這等條件，即使是騙人，也讓李龍飛為之心動。</w:t>
      </w:r>
    </w:p>
    <w:p w:rsidR="00C04663" w:rsidRDefault="00A7259F" w:rsidP="00813907">
      <w:pPr>
        <w:spacing w:after="240"/>
      </w:pPr>
      <w:r>
        <w:rPr>
          <w:rFonts w:hint="eastAsia"/>
        </w:rPr>
        <w:t>不但他愣住，羅易等人也是愣住，其中一名弟子更是顫抖中勉強開口說道。</w:t>
      </w:r>
    </w:p>
    <w:p w:rsidR="00C04663" w:rsidRDefault="00A7259F" w:rsidP="00813907">
      <w:pPr>
        <w:spacing w:after="240"/>
      </w:pPr>
      <w:r>
        <w:rPr>
          <w:rFonts w:hint="eastAsia"/>
        </w:rPr>
        <w:t>「這位師兄…這…這可不行阿，這李龍飛殺了我們自在道弟子數人…掌門有令…」</w:t>
      </w:r>
    </w:p>
    <w:p w:rsidR="00C04663" w:rsidRDefault="00A7259F" w:rsidP="00813907">
      <w:pPr>
        <w:spacing w:after="240"/>
      </w:pPr>
      <w:r>
        <w:rPr>
          <w:rFonts w:hint="eastAsia"/>
        </w:rPr>
        <w:t>話未說完，呂冥冷哼一聲，那弟子一口鮮血噴出，再也說不下去。</w:t>
      </w:r>
    </w:p>
    <w:p w:rsidR="00C04663" w:rsidRDefault="00A7259F" w:rsidP="00813907">
      <w:pPr>
        <w:spacing w:after="240"/>
      </w:pPr>
      <w:r>
        <w:rPr>
          <w:rFonts w:hint="eastAsia"/>
        </w:rPr>
        <w:t>「你們弟子無能，死了活該。修仙界物競天擇，活不下去，能夠怪誰，少拿自在道掌門壓我，我是刀仙宗的天驕，自在道掌門，還管不到我頭上！」</w:t>
      </w:r>
    </w:p>
    <w:p w:rsidR="00C04663" w:rsidRDefault="00A7259F" w:rsidP="00813907">
      <w:pPr>
        <w:spacing w:after="240"/>
      </w:pPr>
      <w:r>
        <w:rPr>
          <w:rFonts w:hint="eastAsia"/>
        </w:rPr>
        <w:t>這些話聽在李龍飛耳裡，雖是為了自己，卻是讓他心頭一陣不舒服，他思考了一下，抬起頭來，雙眼露出精芒，跟著拱手一揖，朗聲說道。</w:t>
      </w:r>
    </w:p>
    <w:p w:rsidR="00C04663" w:rsidRDefault="00A7259F" w:rsidP="00813907">
      <w:pPr>
        <w:spacing w:after="240"/>
      </w:pPr>
      <w:r>
        <w:rPr>
          <w:rFonts w:hint="eastAsia"/>
        </w:rPr>
        <w:t>「感謝這位道兄的賞賜，李龍飛受驚若寵。但李某好友被殺，尊師下落不明，現在又叛宗而出，若是就樣加入刀仙宗，怕是受人非議毀謗甚多，故恕在下難以接受，若是道兄能高抬貴手，放李某離開，他日必能報此大恩。」</w:t>
      </w:r>
    </w:p>
    <w:p w:rsidR="00C04663" w:rsidRDefault="00A7259F" w:rsidP="00813907">
      <w:pPr>
        <w:spacing w:after="240"/>
      </w:pPr>
      <w:r>
        <w:rPr>
          <w:rFonts w:hint="eastAsia"/>
        </w:rPr>
        <w:t>呂冥眼中閃過一絲殺機，看向羅易等人說道。</w:t>
      </w:r>
    </w:p>
    <w:p w:rsidR="00C04663" w:rsidRDefault="00A7259F" w:rsidP="00813907">
      <w:pPr>
        <w:spacing w:after="240"/>
      </w:pPr>
      <w:r>
        <w:rPr>
          <w:rFonts w:hint="eastAsia"/>
        </w:rPr>
        <w:t>「誰敢非議，我就替你將他們都殺了，如果你想，我現在就可以將這些人給滅了！」</w:t>
      </w:r>
    </w:p>
    <w:p w:rsidR="00C04663" w:rsidRDefault="00A7259F" w:rsidP="00813907">
      <w:pPr>
        <w:spacing w:after="240"/>
      </w:pPr>
      <w:r>
        <w:rPr>
          <w:rFonts w:hint="eastAsia"/>
        </w:rPr>
        <w:t>羅易等人一聽，都不由得退後一步，一個個身子顫抖，卻是不敢率先逃走。</w:t>
      </w:r>
    </w:p>
    <w:p w:rsidR="00C04663" w:rsidRDefault="00A7259F" w:rsidP="00813907">
      <w:pPr>
        <w:spacing w:after="240"/>
      </w:pPr>
      <w:r>
        <w:rPr>
          <w:rFonts w:hint="eastAsia"/>
        </w:rPr>
        <w:t>李龍飛心下有些感動，但他仍是堅定心意，舉手又說。</w:t>
      </w:r>
    </w:p>
    <w:p w:rsidR="00C04663" w:rsidRDefault="00A7259F" w:rsidP="00813907">
      <w:pPr>
        <w:spacing w:after="240"/>
      </w:pPr>
      <w:r>
        <w:rPr>
          <w:rFonts w:hint="eastAsia"/>
        </w:rPr>
        <w:t>「多謝道兄，但此事李某真的無法當下答應，若是尋到師尊，且師尊同意的話，李某自會前往刀仙宗請入。」</w:t>
      </w:r>
    </w:p>
    <w:p w:rsidR="00C04663" w:rsidRDefault="00A7259F" w:rsidP="00813907">
      <w:pPr>
        <w:spacing w:after="240"/>
      </w:pPr>
      <w:r>
        <w:rPr>
          <w:rFonts w:hint="eastAsia"/>
        </w:rPr>
        <w:t>呂冥看向他，不再說話，沉默中，他身上的威壓跟殺氣緩緩升起，接著聲音不再平淡，而是帶著一絲冰寒說道。</w:t>
      </w:r>
    </w:p>
    <w:p w:rsidR="00C04663" w:rsidRDefault="00A7259F" w:rsidP="00813907">
      <w:pPr>
        <w:spacing w:after="240"/>
      </w:pPr>
      <w:r>
        <w:rPr>
          <w:rFonts w:hint="eastAsia"/>
        </w:rPr>
        <w:t>「這麼說…你是寧死也不肯加入刀仙宗囉？」</w:t>
      </w:r>
    </w:p>
    <w:p w:rsidR="00C04663" w:rsidRDefault="00A7259F" w:rsidP="00813907">
      <w:pPr>
        <w:spacing w:after="240"/>
      </w:pPr>
      <w:r>
        <w:rPr>
          <w:rFonts w:hint="eastAsia"/>
        </w:rPr>
        <w:t>李龍飛寒毛豎起，整個人危機感到了極點，簡直快跟當初在李府外被那大漢追殺時的感覺一樣，但他現在心志已經堅定許多，不像當年那樣軟弱，抬著頭，仍是點了點，表示回答。</w:t>
      </w:r>
    </w:p>
    <w:p w:rsidR="00C04663" w:rsidRDefault="00A7259F" w:rsidP="00813907">
      <w:pPr>
        <w:spacing w:after="240"/>
      </w:pPr>
      <w:r>
        <w:rPr>
          <w:rFonts w:hint="eastAsia"/>
        </w:rPr>
        <w:lastRenderedPageBreak/>
        <w:t>「好！那我便出三招，三招過後，你若不死，我讓你離開…只是，呂某從不手下留情。」呂冥面無表情，整個人如一把寒刀一樣，右手直接就是一揮。</w:t>
      </w:r>
    </w:p>
    <w:p w:rsidR="00C04663" w:rsidRDefault="00A7259F" w:rsidP="00813907">
      <w:pPr>
        <w:spacing w:after="240"/>
      </w:pPr>
      <w:r>
        <w:rPr>
          <w:rFonts w:hint="eastAsia"/>
        </w:rPr>
        <w:t>「第一招！」</w:t>
      </w:r>
    </w:p>
    <w:p w:rsidR="00C04663" w:rsidRDefault="00A7259F" w:rsidP="00813907">
      <w:pPr>
        <w:spacing w:after="240"/>
      </w:pPr>
      <w:r>
        <w:rPr>
          <w:rFonts w:hint="eastAsia"/>
        </w:rPr>
        <w:t>這一揮之下，一把如蟬翼一般的薄刃憑空而出，跟著一道寒芒飛過，幸好李龍飛仍處於入微的境界，否則跟本連察覺都察覺不到。</w:t>
      </w:r>
    </w:p>
    <w:p w:rsidR="00C04663" w:rsidRDefault="00A7259F" w:rsidP="00813907">
      <w:pPr>
        <w:spacing w:after="240"/>
      </w:pPr>
      <w:r>
        <w:rPr>
          <w:rFonts w:hint="eastAsia"/>
        </w:rPr>
        <w:t>此時李龍飛全神藉備，在那薄刃出現的那一刻，十六把飛劍齊齊守護在自己身前，跟著聽到喀嚓一聲，那十六把飛劍竟全都斷裂，毫無例外。</w:t>
      </w:r>
    </w:p>
    <w:p w:rsidR="00C04663" w:rsidRDefault="00A7259F" w:rsidP="00813907">
      <w:pPr>
        <w:spacing w:after="240"/>
      </w:pPr>
      <w:r>
        <w:rPr>
          <w:rFonts w:hint="eastAsia"/>
        </w:rPr>
        <w:t>與之同時，李龍飛胸口一抹鮮紅冒出，卻是在不知不覺中已經被那薄刃砍中，跟著噴出了大量的鮮血。</w:t>
      </w:r>
    </w:p>
    <w:p w:rsidR="00C04663" w:rsidRDefault="00A7259F" w:rsidP="00813907">
      <w:pPr>
        <w:spacing w:after="240"/>
      </w:pPr>
      <w:r>
        <w:rPr>
          <w:rFonts w:hint="eastAsia"/>
        </w:rPr>
        <w:t>好在李龍飛那半步練氣十層的修為讓肉體能快速恢復，加上那長生劍陣雖然被破，但仍然起到一點作用，所以他雖然傷到皮肉，卻是沒有生命之危。</w:t>
      </w:r>
    </w:p>
    <w:p w:rsidR="00C04663" w:rsidRDefault="00A7259F" w:rsidP="00813907">
      <w:pPr>
        <w:spacing w:after="240"/>
      </w:pPr>
      <w:r>
        <w:rPr>
          <w:rFonts w:hint="eastAsia"/>
        </w:rPr>
        <w:t>「疑？居然能擋住我無影無形的寒蟬翼一刀，看來你真的頗有本事，如何，現在反悔還來得及，接下來可是會更凶險喔！」呂冥露出一絲讚許的表情，那薄刃卻沒有被他收起。</w:t>
      </w:r>
    </w:p>
    <w:p w:rsidR="00C04663" w:rsidRDefault="00A7259F" w:rsidP="00813907">
      <w:pPr>
        <w:spacing w:after="240"/>
      </w:pPr>
      <w:r>
        <w:rPr>
          <w:rFonts w:hint="eastAsia"/>
        </w:rPr>
        <w:t>李龍飛咬牙一挺，身子飛出，跟著雙掌轟雷，儲物袋中兩柄鎚子跟錐子也同時飛出，倒是要搶先在呂冥之前出招。</w:t>
      </w:r>
    </w:p>
    <w:p w:rsidR="00C04663" w:rsidRDefault="00A7259F" w:rsidP="00813907">
      <w:pPr>
        <w:spacing w:after="240"/>
      </w:pPr>
      <w:r>
        <w:rPr>
          <w:rFonts w:hint="eastAsia"/>
        </w:rPr>
        <w:t>「戰術上倒也不凡，知道不能處於被動。」呂冥口中雖然這樣說，但他手下卻沒有絲毫留情，那</w:t>
      </w:r>
      <w:del w:id="4667" w:author="簡新佳" w:date="2019-02-25T17:00:00Z">
        <w:r w:rsidDel="0012795F">
          <w:rPr>
            <w:rFonts w:hint="eastAsia"/>
          </w:rPr>
          <w:delText>靈力</w:delText>
        </w:r>
      </w:del>
      <w:ins w:id="4668" w:author="簡新佳" w:date="2019-02-25T17:00:00Z">
        <w:r w:rsidR="0012795F">
          <w:rPr>
            <w:rFonts w:hint="eastAsia"/>
          </w:rPr>
          <w:t>靈氣</w:t>
        </w:r>
      </w:ins>
      <w:r>
        <w:rPr>
          <w:rFonts w:hint="eastAsia"/>
        </w:rPr>
        <w:t>灌入，薄刃瞬間化作數十個身影，從四面八方中交錯砍去，每一道威力都能讓練氣九層的修士直接分屍。</w:t>
      </w:r>
    </w:p>
    <w:p w:rsidR="00C04663" w:rsidRDefault="00A7259F" w:rsidP="00813907">
      <w:pPr>
        <w:spacing w:after="240"/>
      </w:pPr>
      <w:r>
        <w:rPr>
          <w:rFonts w:hint="eastAsia"/>
        </w:rPr>
        <w:t>李龍飛眼中一閃，狠狠地往空中一捏。</w:t>
      </w:r>
    </w:p>
    <w:p w:rsidR="00C04663" w:rsidRDefault="00A7259F" w:rsidP="00813907">
      <w:pPr>
        <w:spacing w:after="240"/>
      </w:pPr>
      <w:r>
        <w:rPr>
          <w:rFonts w:hint="eastAsia"/>
        </w:rPr>
        <w:t>「爆！」</w:t>
      </w:r>
    </w:p>
    <w:p w:rsidR="00C04663" w:rsidRDefault="00A7259F" w:rsidP="00813907">
      <w:pPr>
        <w:spacing w:after="240"/>
      </w:pPr>
      <w:r>
        <w:rPr>
          <w:rFonts w:hint="eastAsia"/>
        </w:rPr>
        <w:t>那</w:t>
      </w:r>
      <w:r w:rsidR="00A95823">
        <w:rPr>
          <w:rFonts w:hint="eastAsia"/>
        </w:rPr>
        <w:t>槌子顫抖著發出一聲嗚響，似乎想要有所反抗，但無奈李龍飛靈識強大，幾個震動後，仍是跟著錐子</w:t>
      </w:r>
      <w:r>
        <w:rPr>
          <w:rFonts w:hint="eastAsia"/>
        </w:rPr>
        <w:t>爆</w:t>
      </w:r>
      <w:r w:rsidR="00A95823">
        <w:rPr>
          <w:rFonts w:hint="eastAsia"/>
        </w:rPr>
        <w:t>炸</w:t>
      </w:r>
      <w:r>
        <w:rPr>
          <w:rFonts w:hint="eastAsia"/>
        </w:rPr>
        <w:t>開</w:t>
      </w:r>
      <w:r w:rsidR="00A95823">
        <w:rPr>
          <w:rFonts w:hint="eastAsia"/>
        </w:rPr>
        <w:t>來。</w:t>
      </w:r>
    </w:p>
    <w:p w:rsidR="00C04663" w:rsidRDefault="00A7259F" w:rsidP="00813907">
      <w:pPr>
        <w:spacing w:after="240"/>
      </w:pPr>
      <w:r>
        <w:rPr>
          <w:rFonts w:hint="eastAsia"/>
        </w:rPr>
        <w:t>同</w:t>
      </w:r>
      <w:r w:rsidR="00A95823">
        <w:rPr>
          <w:rFonts w:hint="eastAsia"/>
        </w:rPr>
        <w:t>一時間，李龍飛也將</w:t>
      </w:r>
      <w:r>
        <w:rPr>
          <w:rFonts w:hint="eastAsia"/>
        </w:rPr>
        <w:t>轟雷術雷勁轟入其</w:t>
      </w:r>
      <w:r w:rsidR="00A95823">
        <w:rPr>
          <w:rFonts w:hint="eastAsia"/>
        </w:rPr>
        <w:t>碎片</w:t>
      </w:r>
      <w:r w:rsidR="00A31E92">
        <w:rPr>
          <w:rFonts w:hint="eastAsia"/>
        </w:rPr>
        <w:t>之</w:t>
      </w:r>
      <w:r>
        <w:rPr>
          <w:rFonts w:hint="eastAsia"/>
        </w:rPr>
        <w:t>中，</w:t>
      </w:r>
      <w:r w:rsidR="00A31E92">
        <w:rPr>
          <w:rFonts w:hint="eastAsia"/>
        </w:rPr>
        <w:t>將</w:t>
      </w:r>
      <w:r>
        <w:rPr>
          <w:rFonts w:hint="eastAsia"/>
        </w:rPr>
        <w:t>那些法器碎片串在一起，形成一個雷池防護守在自己四週。</w:t>
      </w:r>
    </w:p>
    <w:p w:rsidR="00C04663" w:rsidRDefault="00A7259F" w:rsidP="00813907">
      <w:pPr>
        <w:spacing w:after="240"/>
      </w:pPr>
      <w:r>
        <w:rPr>
          <w:rFonts w:hint="eastAsia"/>
        </w:rPr>
        <w:t>碰碰碰碰碰！</w:t>
      </w:r>
    </w:p>
    <w:p w:rsidR="00C04663" w:rsidRDefault="00A7259F" w:rsidP="00813907">
      <w:pPr>
        <w:spacing w:after="240"/>
      </w:pPr>
      <w:r>
        <w:rPr>
          <w:rFonts w:hint="eastAsia"/>
        </w:rPr>
        <w:t>隨著那些無形的薄刃砍在雷池上面，所有法器碎片再次崩潰，化成粉末散了開來，而在其上的雷勁也被破去，十幾道刀氣再無阻礙砍在李龍飛的身上。</w:t>
      </w:r>
    </w:p>
    <w:p w:rsidR="00C04663" w:rsidRDefault="00A7259F" w:rsidP="00813907">
      <w:pPr>
        <w:spacing w:after="240"/>
      </w:pPr>
      <w:r>
        <w:rPr>
          <w:rFonts w:hint="eastAsia"/>
        </w:rPr>
        <w:lastRenderedPageBreak/>
        <w:t>但這十幾道刀氣畢竟已經被已經被雷池消弱了一些，在砍到李龍飛上身時，李龍飛雙眼通紅，竟發了狠地以轟雷術猛拍向自己身驅，藉著雷霆爆炸威力，硬是將砍來的刀氣給抵消了三四成。</w:t>
      </w:r>
    </w:p>
    <w:p w:rsidR="00C04663" w:rsidRDefault="00A7259F" w:rsidP="00813907">
      <w:pPr>
        <w:spacing w:after="240"/>
      </w:pPr>
      <w:r>
        <w:rPr>
          <w:rFonts w:hint="eastAsia"/>
        </w:rPr>
        <w:t>但那畢竟是築基修士的術法，是就算如此，那剩下的三四成刀氣砍在李龍飛身上，仍是讓他噴出了好幾口鮮血，身子更是如敗絮般往後飛去，只剩下一口氣喘息著。</w:t>
      </w:r>
    </w:p>
    <w:p w:rsidR="00C04663" w:rsidRDefault="00A7259F" w:rsidP="00813907">
      <w:pPr>
        <w:spacing w:after="240"/>
      </w:pPr>
      <w:r>
        <w:rPr>
          <w:rFonts w:hint="eastAsia"/>
        </w:rPr>
        <w:t>呂冥目中露出精芒，對於李龍飛這果斷大膽的戰鬥方式，即便是在他同輩之中，也是少有看到，而他體內那股比尋常練氣大圓滿還要高上一籌的修為更是讓他感到驚訝。</w:t>
      </w:r>
    </w:p>
    <w:p w:rsidR="00C04663" w:rsidRDefault="00A7259F" w:rsidP="00813907">
      <w:pPr>
        <w:spacing w:after="240"/>
      </w:pPr>
      <w:r>
        <w:rPr>
          <w:rFonts w:hint="eastAsia"/>
        </w:rPr>
        <w:t>「這李龍飛若一開始不是拜在自在道門下，而是在我刀仙宗門下，此時必定也是準天驕之輩，可惜…」</w:t>
      </w:r>
    </w:p>
    <w:p w:rsidR="00C04663" w:rsidRDefault="00A7259F" w:rsidP="00813907">
      <w:pPr>
        <w:spacing w:after="240"/>
      </w:pPr>
      <w:r>
        <w:rPr>
          <w:rFonts w:hint="eastAsia"/>
        </w:rPr>
        <w:t>他雖然對李龍飛頗為欣賞，但對方殺了自己師兄弟，更是讓自己開口說出三招之內放對方一條生路的話語，如果三招過後，對方真的能活著離開，那不但是打了自己一巴掌，更會讓其宗門追究下來，無法回答。</w:t>
      </w:r>
    </w:p>
    <w:p w:rsidR="00C04663" w:rsidRDefault="00A7259F" w:rsidP="00813907">
      <w:pPr>
        <w:spacing w:after="240"/>
      </w:pPr>
      <w:r>
        <w:rPr>
          <w:rFonts w:hint="eastAsia"/>
        </w:rPr>
        <w:t>心念及此，呂冥再無保留，他猛地咬破手指，飛出一滴精血之後，往那寒蟬翼射去。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我要變強</w:t>
      </w:r>
    </w:p>
    <w:p w:rsidR="00C04663" w:rsidRDefault="00C04663" w:rsidP="00813907">
      <w:pPr>
        <w:spacing w:after="240"/>
      </w:pPr>
    </w:p>
    <w:p w:rsidR="00C04663" w:rsidRDefault="00A7259F" w:rsidP="00813907">
      <w:pPr>
        <w:spacing w:after="240"/>
      </w:pPr>
      <w:r>
        <w:rPr>
          <w:rFonts w:hint="eastAsia"/>
        </w:rPr>
        <w:t>在那精血射向寒蟬翼的瞬間，李龍飛眼神中綻出無比的光芒，同時從懷中掏出一張</w:t>
      </w:r>
      <w:r w:rsidR="00A31E92">
        <w:rPr>
          <w:rFonts w:hint="eastAsia"/>
        </w:rPr>
        <w:t>金色</w:t>
      </w:r>
      <w:r>
        <w:rPr>
          <w:rFonts w:hint="eastAsia"/>
        </w:rPr>
        <w:t>道符，直接扔了出去。</w:t>
      </w:r>
    </w:p>
    <w:p w:rsidR="00C04663" w:rsidRDefault="00A7259F" w:rsidP="00813907">
      <w:pPr>
        <w:spacing w:after="240"/>
      </w:pPr>
      <w:r>
        <w:rPr>
          <w:rFonts w:hint="eastAsia"/>
        </w:rPr>
        <w:t>那正是之前從謝風淮儲物袋中拿到，能重傷築基中期，更能滅築基以下一切修士的那張</w:t>
      </w:r>
      <w:r w:rsidR="00A31E92">
        <w:rPr>
          <w:rFonts w:hint="eastAsia"/>
        </w:rPr>
        <w:t>道符</w:t>
      </w:r>
      <w:r>
        <w:rPr>
          <w:rFonts w:hint="eastAsia"/>
        </w:rPr>
        <w:t>。</w:t>
      </w:r>
    </w:p>
    <w:p w:rsidR="00C04663" w:rsidRDefault="00A7259F" w:rsidP="00813907">
      <w:pPr>
        <w:spacing w:after="240"/>
      </w:pPr>
      <w:r>
        <w:rPr>
          <w:rFonts w:hint="eastAsia"/>
        </w:rPr>
        <w:t>原來李龍飛早在先前感受到前方外宗邊緣的那股危機感後，就暗中將自己精血融入道符，並不斷祭煉著。</w:t>
      </w:r>
    </w:p>
    <w:p w:rsidR="00C04663" w:rsidRDefault="00A7259F" w:rsidP="00813907">
      <w:pPr>
        <w:spacing w:after="240"/>
      </w:pPr>
      <w:r>
        <w:rPr>
          <w:rFonts w:hint="eastAsia"/>
        </w:rPr>
        <w:t>在他想來，能讓自己感受到重大危機的，不外乎是築基以上修士，不管對方是存著甚麼心態，只要不到築基後期，想來靠著這張道符，自己勉強能趁亂逃命，至於這道符雖然珍貴，但跟性命比起，怕是要花再多李龍飛也都願意。</w:t>
      </w:r>
    </w:p>
    <w:p w:rsidR="00C04663" w:rsidRDefault="00A7259F" w:rsidP="00813907">
      <w:pPr>
        <w:spacing w:after="240"/>
      </w:pPr>
      <w:r>
        <w:rPr>
          <w:rFonts w:hint="eastAsia"/>
        </w:rPr>
        <w:t>此時那精血射向寒蟬翼的同時，李龍飛當下果斷，直接將那道符拋出，跟著用盡全身餘力，往呂冥身後跑去。</w:t>
      </w:r>
    </w:p>
    <w:p w:rsidR="00C04663" w:rsidRDefault="00A7259F" w:rsidP="00813907">
      <w:pPr>
        <w:spacing w:after="240"/>
      </w:pPr>
      <w:r>
        <w:rPr>
          <w:rFonts w:hint="eastAsia"/>
        </w:rPr>
        <w:lastRenderedPageBreak/>
        <w:t>那道符一扔出，一股毀滅性的氣息頓時從上流露出來，羅易等人承受不起，紛紛腿軟倒地，那呂冥見狀也是</w:t>
      </w:r>
      <w:r w:rsidR="008711D1">
        <w:rPr>
          <w:rFonts w:hint="eastAsia"/>
        </w:rPr>
        <w:t>瞳孔一縮</w:t>
      </w:r>
      <w:r>
        <w:rPr>
          <w:rFonts w:hint="eastAsia"/>
        </w:rPr>
        <w:t>，認出了那道符的由來。</w:t>
      </w:r>
    </w:p>
    <w:p w:rsidR="00C04663" w:rsidRDefault="00986B12" w:rsidP="00813907">
      <w:pPr>
        <w:spacing w:after="240"/>
      </w:pPr>
      <w:r>
        <w:rPr>
          <w:rFonts w:hint="eastAsia"/>
        </w:rPr>
        <w:t>要知道，</w:t>
      </w:r>
      <w:r w:rsidR="00A7259F">
        <w:rPr>
          <w:rFonts w:hint="eastAsia"/>
        </w:rPr>
        <w:t>謝風淮不但是刀仙宗內準天驕，更是其內</w:t>
      </w:r>
      <w:r w:rsidR="00A31E92">
        <w:rPr>
          <w:rFonts w:hint="eastAsia"/>
        </w:rPr>
        <w:t>唯一</w:t>
      </w:r>
      <w:r w:rsidR="00A7259F">
        <w:rPr>
          <w:rFonts w:hint="eastAsia"/>
        </w:rPr>
        <w:t>一名結丹藥師的徒孫。</w:t>
      </w:r>
    </w:p>
    <w:p w:rsidR="00C04663" w:rsidRDefault="00A7259F" w:rsidP="00813907">
      <w:pPr>
        <w:spacing w:after="240"/>
      </w:pPr>
      <w:r>
        <w:rPr>
          <w:rFonts w:hint="eastAsia"/>
        </w:rPr>
        <w:t>那結丹藥師知道自己這徒孫行事有些魯莽，但在煉丹上頗有天份，於是耗費了一番心力，替他煉製了一張五雷符寶，以備防身之用。</w:t>
      </w:r>
    </w:p>
    <w:p w:rsidR="00C04663" w:rsidRDefault="00A7259F" w:rsidP="00813907">
      <w:pPr>
        <w:spacing w:after="240"/>
      </w:pPr>
      <w:r>
        <w:rPr>
          <w:rFonts w:hint="eastAsia"/>
        </w:rPr>
        <w:t>符寶雖是道符的一種，但只有結丹以上修為可以煉制，因其使用的是將結丹修士才能使用的法寶部份威能煉製其中，雖說威力比起道符強得多，但同時也會大耗法寶的威力，需要一段時間才能恢復，所以往往只有十分疼愛的後輩，才會被如此大能者贈與。</w:t>
      </w:r>
    </w:p>
    <w:p w:rsidR="00C04663" w:rsidRDefault="00A7259F" w:rsidP="00813907">
      <w:pPr>
        <w:spacing w:after="240"/>
      </w:pPr>
      <w:r>
        <w:rPr>
          <w:rFonts w:hint="eastAsia"/>
        </w:rPr>
        <w:t>而此五雷符寶雖然使用時需要時間，但一但使用，可重創築基中期，就算築基後期，也能擋下一招，可說是珍貴無比。</w:t>
      </w:r>
    </w:p>
    <w:p w:rsidR="00C04663" w:rsidRDefault="00A7259F" w:rsidP="00813907">
      <w:pPr>
        <w:spacing w:after="240"/>
      </w:pPr>
      <w:r>
        <w:rPr>
          <w:rFonts w:hint="eastAsia"/>
        </w:rPr>
        <w:t>眼下被李龍飛使出，呂冥心中不由得怨恨起謝風淮來，死就死了，死後還害自己陷入危機。</w:t>
      </w:r>
    </w:p>
    <w:p w:rsidR="00C04663" w:rsidRDefault="00A7259F" w:rsidP="00813907">
      <w:pPr>
        <w:spacing w:after="240"/>
      </w:pPr>
      <w:r>
        <w:rPr>
          <w:rFonts w:hint="eastAsia"/>
        </w:rPr>
        <w:t>但此時不容他多想，他猛地一拍額頭，一滴魂血疾射而出，竟比那手指精血還快速的融入那薄刃，跟著一股冰封百尺的氣息散出，煞時間羅易等人都是動彈不得。</w:t>
      </w:r>
    </w:p>
    <w:p w:rsidR="00C04663" w:rsidRDefault="00A7259F" w:rsidP="00813907">
      <w:pPr>
        <w:spacing w:after="240"/>
      </w:pPr>
      <w:r>
        <w:rPr>
          <w:rFonts w:hint="eastAsia"/>
        </w:rPr>
        <w:t>也就在這冰封之意出現的那一剎那，那五雷道符轟地一聲化作五道閃電，跟著五行歸一合成一條雷鞭，往那薄刃揮去。</w:t>
      </w:r>
    </w:p>
    <w:p w:rsidR="00C04663" w:rsidRDefault="00A7259F" w:rsidP="00813907">
      <w:pPr>
        <w:spacing w:after="240"/>
      </w:pPr>
      <w:r>
        <w:rPr>
          <w:rFonts w:hint="eastAsia"/>
        </w:rPr>
        <w:t>喀嚓一聲！</w:t>
      </w:r>
    </w:p>
    <w:p w:rsidR="00C04663" w:rsidRDefault="00A7259F" w:rsidP="00813907">
      <w:pPr>
        <w:spacing w:after="240"/>
      </w:pPr>
      <w:r>
        <w:rPr>
          <w:rFonts w:hint="eastAsia"/>
        </w:rPr>
        <w:t>那薄刃</w:t>
      </w:r>
      <w:r w:rsidR="008711D1">
        <w:rPr>
          <w:rFonts w:hint="eastAsia"/>
        </w:rPr>
        <w:t>終究是上品法器，雖是不敵，但也只</w:t>
      </w:r>
      <w:r>
        <w:rPr>
          <w:rFonts w:hint="eastAsia"/>
        </w:rPr>
        <w:t>碎了一角，倒捲回去</w:t>
      </w:r>
      <w:r w:rsidR="008711D1">
        <w:rPr>
          <w:rFonts w:hint="eastAsia"/>
        </w:rPr>
        <w:t>；不過那</w:t>
      </w:r>
      <w:r>
        <w:rPr>
          <w:rFonts w:hint="eastAsia"/>
        </w:rPr>
        <w:t>雷鞭卻是去勢不停，</w:t>
      </w:r>
      <w:r w:rsidR="008711D1">
        <w:rPr>
          <w:rFonts w:hint="eastAsia"/>
        </w:rPr>
        <w:t>仍往呂冥這轟來。</w:t>
      </w:r>
    </w:p>
    <w:p w:rsidR="00C04663" w:rsidRDefault="00A7259F" w:rsidP="00813907">
      <w:pPr>
        <w:spacing w:after="240"/>
      </w:pPr>
      <w:r>
        <w:rPr>
          <w:rFonts w:hint="eastAsia"/>
        </w:rPr>
        <w:t>呂冥噴出無數鮮血，滿臉猙獰地大吼一聲</w:t>
      </w:r>
      <w:r w:rsidR="008711D1">
        <w:rPr>
          <w:rFonts w:hint="eastAsia"/>
        </w:rPr>
        <w:t>，</w:t>
      </w:r>
      <w:r>
        <w:rPr>
          <w:rFonts w:hint="eastAsia"/>
        </w:rPr>
        <w:t>「弟弟，使出你的雷元雷龍來！」</w:t>
      </w:r>
    </w:p>
    <w:p w:rsidR="00C04663" w:rsidRDefault="00A7259F" w:rsidP="00813907">
      <w:pPr>
        <w:spacing w:after="240"/>
      </w:pPr>
      <w:r>
        <w:rPr>
          <w:rFonts w:hint="eastAsia"/>
        </w:rPr>
        <w:t>那呂宋傑沒有遲疑，眉心中一條雷龍衝出，跟著呂冥一拍胸口，噴出一口精血化做一個面目猙獰的血骷髏，騎在那雷龍身上往那雷鞭擊去。</w:t>
      </w:r>
    </w:p>
    <w:p w:rsidR="00C04663" w:rsidRDefault="00A7259F" w:rsidP="00813907">
      <w:pPr>
        <w:spacing w:after="240"/>
      </w:pPr>
      <w:r>
        <w:rPr>
          <w:rFonts w:hint="eastAsia"/>
        </w:rPr>
        <w:t>隆隆聲中，那血骷髏在那雷鞭來臨之時，率先衝出轟擊，跟著雷龍一咬，咬在那雷鞭之上似要將其撕裂。</w:t>
      </w:r>
    </w:p>
    <w:p w:rsidR="00C04663" w:rsidRDefault="00A7259F" w:rsidP="00813907">
      <w:pPr>
        <w:spacing w:after="240"/>
      </w:pPr>
      <w:r>
        <w:rPr>
          <w:rFonts w:hint="eastAsia"/>
        </w:rPr>
        <w:t>但那雷鞭威力無窮，血骷髏一擊不成，反而被打成碎片，跟著雷龍也承受不住雷鞭的餘勁，爆裂開來。</w:t>
      </w:r>
    </w:p>
    <w:p w:rsidR="00C04663" w:rsidRDefault="00A7259F" w:rsidP="00813907">
      <w:pPr>
        <w:spacing w:after="240"/>
      </w:pPr>
      <w:r>
        <w:rPr>
          <w:rFonts w:hint="eastAsia"/>
        </w:rPr>
        <w:t>這一切，短短不過三息，卻在這三息過後，呂冥與呂宋傑雙雙噴血落地，而那雷</w:t>
      </w:r>
      <w:r>
        <w:rPr>
          <w:rFonts w:hint="eastAsia"/>
        </w:rPr>
        <w:lastRenderedPageBreak/>
        <w:t>鞭也慢慢消散開來。</w:t>
      </w:r>
    </w:p>
    <w:p w:rsidR="00C04663" w:rsidRDefault="00A7259F" w:rsidP="00813907">
      <w:pPr>
        <w:spacing w:after="240"/>
      </w:pPr>
      <w:r>
        <w:rPr>
          <w:rFonts w:hint="eastAsia"/>
        </w:rPr>
        <w:t>半晌，那呂冥這才站了起來，他終究是天驕一輩，雖然這道符對上尋常築基初期足以將其斬殺，但在呂冥兩兄弟的奮力之下，還是</w:t>
      </w:r>
      <w:r w:rsidR="00A31E92">
        <w:rPr>
          <w:rFonts w:hint="eastAsia"/>
        </w:rPr>
        <w:t>保全了性命</w:t>
      </w:r>
      <w:r>
        <w:rPr>
          <w:rFonts w:hint="eastAsia"/>
        </w:rPr>
        <w:t>。</w:t>
      </w:r>
    </w:p>
    <w:p w:rsidR="00C04663" w:rsidRDefault="00A31E92" w:rsidP="00813907">
      <w:pPr>
        <w:spacing w:after="240"/>
      </w:pPr>
      <w:r>
        <w:rPr>
          <w:rFonts w:hint="eastAsia"/>
        </w:rPr>
        <w:t>只是這番重創，非三五個月，不足以療傷痊癒了。</w:t>
      </w:r>
    </w:p>
    <w:p w:rsidR="00C04663" w:rsidRDefault="00A7259F" w:rsidP="00813907">
      <w:pPr>
        <w:spacing w:after="240"/>
      </w:pPr>
      <w:r>
        <w:rPr>
          <w:rFonts w:hint="eastAsia"/>
        </w:rPr>
        <w:t>「哥…我們還要追殺李龍飛嗎…」呂宋傑也是全身是血，他的雷元再次被破，雖然這次已有準備，再修成的時間縮短不少，但半年之內，恐怕修為也會降低一階。</w:t>
      </w:r>
    </w:p>
    <w:p w:rsidR="00C04663" w:rsidRDefault="00A7259F" w:rsidP="00813907">
      <w:pPr>
        <w:spacing w:after="240"/>
      </w:pPr>
      <w:r>
        <w:rPr>
          <w:rFonts w:hint="eastAsia"/>
        </w:rPr>
        <w:t>「不了，我既然說了三招過後，放他一馬，此時三招以過，我不會再去追他。」呂冥搖搖頭說道。</w:t>
      </w:r>
    </w:p>
    <w:p w:rsidR="00C04663" w:rsidRDefault="00A7259F" w:rsidP="00813907">
      <w:pPr>
        <w:spacing w:after="240"/>
      </w:pPr>
      <w:r>
        <w:rPr>
          <w:rFonts w:hint="eastAsia"/>
        </w:rPr>
        <w:t>「只不過，我不追他，門內其他弟子也會追殺，至少，枯草師伯那肯定不會就此罷休…」</w:t>
      </w:r>
    </w:p>
    <w:p w:rsidR="00C04663" w:rsidRDefault="00A7259F" w:rsidP="00813907">
      <w:pPr>
        <w:spacing w:after="240"/>
      </w:pPr>
      <w:r>
        <w:rPr>
          <w:rFonts w:hint="eastAsia"/>
        </w:rPr>
        <w:t>說完，呂冥扶著呂宋傑，一步步又飛向天空，在他離開的那一瞬間，一道無影無形的刀氣劃過，將地上還被凍結的羅易等人全都斬首。</w:t>
      </w:r>
    </w:p>
    <w:p w:rsidR="00C04663" w:rsidRDefault="00A7259F" w:rsidP="00813907">
      <w:pPr>
        <w:spacing w:after="240"/>
      </w:pPr>
      <w:r>
        <w:rPr>
          <w:rFonts w:hint="eastAsia"/>
        </w:rPr>
        <w:t>在他心中，三招約定就算自己能接受失敗，也不允許除了自己弟弟之外的其他人看到。</w:t>
      </w:r>
    </w:p>
    <w:p w:rsidR="00C04663" w:rsidRDefault="00A7259F" w:rsidP="00813907">
      <w:pPr>
        <w:spacing w:after="240"/>
      </w:pPr>
      <w:r>
        <w:rPr>
          <w:rFonts w:hint="eastAsia"/>
        </w:rPr>
        <w:t>因為他是天驕，他是刀仙宗的白虎天驕。</w:t>
      </w:r>
    </w:p>
    <w:p w:rsidR="00C04663" w:rsidRDefault="00A7259F" w:rsidP="00813907">
      <w:pPr>
        <w:spacing w:after="240"/>
      </w:pPr>
      <w:r>
        <w:rPr>
          <w:rFonts w:hint="eastAsia"/>
        </w:rPr>
        <w:t>「李龍飛，我記住你了，下次見面，希望你已經成長得跟我有一搏之力…」呂冥心中暗嘆。</w:t>
      </w:r>
    </w:p>
    <w:p w:rsidR="00C04663" w:rsidRDefault="00A7259F" w:rsidP="00813907">
      <w:pPr>
        <w:spacing w:after="240"/>
      </w:pPr>
      <w:r>
        <w:rPr>
          <w:rFonts w:hint="eastAsia"/>
        </w:rPr>
        <w:t>再說另一頭，李龍飛扔出了符寶之後，也不管結果如何，死命的就往前跑去。</w:t>
      </w:r>
    </w:p>
    <w:p w:rsidR="00C04663" w:rsidRDefault="00A7259F" w:rsidP="00813907">
      <w:pPr>
        <w:spacing w:after="240"/>
      </w:pPr>
      <w:r>
        <w:rPr>
          <w:rFonts w:hint="eastAsia"/>
        </w:rPr>
        <w:t>在他心底，實在是沒能保證這道符就能轟殺對方，而自己已經無力再戰，留下來，怕是連羅易等人都敵不過，所以只得奮力的向前逃離。</w:t>
      </w:r>
    </w:p>
    <w:p w:rsidR="00C04663" w:rsidRDefault="00A7259F" w:rsidP="00813907">
      <w:pPr>
        <w:spacing w:after="240"/>
      </w:pPr>
      <w:r>
        <w:rPr>
          <w:rFonts w:hint="eastAsia"/>
        </w:rPr>
        <w:t>跑著跑著，他不知道跑了多久，也不知道離開了自在道外宗範圍了沒，他只知道，自己的體力跟靈氣已經要到了極限，再跑下去，怕是最後會昏倒在路上。</w:t>
      </w:r>
    </w:p>
    <w:p w:rsidR="00C04663" w:rsidRDefault="00A7259F" w:rsidP="00813907">
      <w:pPr>
        <w:spacing w:after="240"/>
      </w:pPr>
      <w:r>
        <w:rPr>
          <w:rFonts w:hint="eastAsia"/>
        </w:rPr>
        <w:t>他狠咬自己舌頭，藉著痛楚讓自己保持一定清醒之後，四下察探許久，確認沒人追來，至才用儲物袋中剩下的兩把飛劍，在山壁上簡單挖了個洞，跟著以大石封住洞口，躲了進去。</w:t>
      </w:r>
    </w:p>
    <w:p w:rsidR="00C04663" w:rsidRDefault="00A7259F" w:rsidP="00813907">
      <w:pPr>
        <w:spacing w:after="240"/>
      </w:pPr>
      <w:r>
        <w:rPr>
          <w:rFonts w:hint="eastAsia"/>
        </w:rPr>
        <w:t>甫一躲入，他便拿出青羅旗，祭在門內，放出一隻青鬼作為護法。</w:t>
      </w:r>
    </w:p>
    <w:p w:rsidR="00C04663" w:rsidRDefault="00A7259F" w:rsidP="00813907">
      <w:pPr>
        <w:spacing w:after="240"/>
      </w:pPr>
      <w:r>
        <w:rPr>
          <w:rFonts w:hint="eastAsia"/>
        </w:rPr>
        <w:t>雖說他尚未煉化青羅旗，但羅易既死，加上他修為足夠，短時間內那青鬼還不至於反噬。</w:t>
      </w:r>
    </w:p>
    <w:p w:rsidR="00C04663" w:rsidRDefault="00A7259F" w:rsidP="00813907">
      <w:pPr>
        <w:spacing w:after="240"/>
      </w:pPr>
      <w:r>
        <w:rPr>
          <w:rFonts w:hint="eastAsia"/>
        </w:rPr>
        <w:lastRenderedPageBreak/>
        <w:t>做完這事，他心下一寬，頓時噴出幾口黑血，跟著全身虛弱，不得不盤腿打坐，調養自己的內息。</w:t>
      </w:r>
    </w:p>
    <w:p w:rsidR="00C04663" w:rsidRDefault="00A7259F" w:rsidP="00813907">
      <w:pPr>
        <w:spacing w:after="240"/>
      </w:pPr>
      <w:r>
        <w:rPr>
          <w:rFonts w:hint="eastAsia"/>
        </w:rPr>
        <w:t>直到三天之後，他再度噴出幾口鮮血，顏色卻是由黑轉紅，心知這才算是真正沒有大礙，於是慢慢內視起自己的傷勢起來。</w:t>
      </w:r>
    </w:p>
    <w:p w:rsidR="00C04663" w:rsidRDefault="00A7259F" w:rsidP="00813907">
      <w:pPr>
        <w:spacing w:after="240"/>
      </w:pPr>
      <w:r>
        <w:rPr>
          <w:rFonts w:hint="eastAsia"/>
        </w:rPr>
        <w:t>這次受傷，比起之前被那謝風淮打傷還要嚴重，甚至差一點就跟那次死亡的經驗一樣了。</w:t>
      </w:r>
    </w:p>
    <w:p w:rsidR="00C04663" w:rsidRDefault="00A7259F" w:rsidP="00813907">
      <w:pPr>
        <w:spacing w:after="240"/>
      </w:pPr>
      <w:r>
        <w:rPr>
          <w:rFonts w:hint="eastAsia"/>
        </w:rPr>
        <w:t>而事實上若不是那道符，李龍飛肯定捱不過三招，想到這，李龍飛心中還是覺得有些僥倖。</w:t>
      </w:r>
    </w:p>
    <w:p w:rsidR="00C04663" w:rsidRDefault="00A7259F" w:rsidP="00813907">
      <w:pPr>
        <w:spacing w:after="240"/>
      </w:pPr>
      <w:r>
        <w:rPr>
          <w:rFonts w:hint="eastAsia"/>
        </w:rPr>
        <w:t>「這就是築基…即使我已經突破了練氣大圓滿，在築基修士眼中，我仍然是脆弱得捱不過三招…而築基之上，還有結丹，結丹之上，才是元嬰…」</w:t>
      </w:r>
    </w:p>
    <w:p w:rsidR="00C04663" w:rsidRDefault="00A7259F" w:rsidP="00813907">
      <w:pPr>
        <w:spacing w:after="240"/>
      </w:pPr>
      <w:r>
        <w:rPr>
          <w:rFonts w:hint="eastAsia"/>
        </w:rPr>
        <w:t>「我的仇人，修為至少也是元嬰…」李龍飛死死咬著牙齒，心中一把怒火燒起。</w:t>
      </w:r>
    </w:p>
    <w:p w:rsidR="00C04663" w:rsidRDefault="00A7259F" w:rsidP="00813907">
      <w:pPr>
        <w:spacing w:after="240"/>
      </w:pPr>
      <w:r>
        <w:rPr>
          <w:rFonts w:hint="eastAsia"/>
        </w:rPr>
        <w:t>「何為道理？道理，就是拳頭大的說話！道理，就是我心中自有的那把尺…！」不知道何時，李龍飛腦中又想起那救了自己的大能者所說的話語，這話語當年讓自己頓悟，如今十年過後，已經成為一句刻骨銘心，深入靈魂的念頭，不可磨滅，至死不渝。</w:t>
      </w:r>
    </w:p>
    <w:p w:rsidR="00C04663" w:rsidRDefault="00A7259F" w:rsidP="00813907">
      <w:pPr>
        <w:spacing w:after="240"/>
      </w:pPr>
      <w:r>
        <w:rPr>
          <w:rFonts w:hint="eastAsia"/>
        </w:rPr>
        <w:t>「我…我要變強，我要變得比誰都強。」</w:t>
      </w:r>
    </w:p>
    <w:p w:rsidR="00C04663" w:rsidRDefault="00A7259F" w:rsidP="00813907">
      <w:pPr>
        <w:spacing w:after="240"/>
      </w:pPr>
      <w:r>
        <w:rPr>
          <w:rFonts w:hint="eastAsia"/>
        </w:rPr>
        <w:t>「只有變強，我說的話才是道理！」</w:t>
      </w:r>
    </w:p>
    <w:p w:rsidR="00C04663" w:rsidRDefault="00A7259F" w:rsidP="00813907">
      <w:pPr>
        <w:spacing w:after="240"/>
      </w:pPr>
      <w:r>
        <w:rPr>
          <w:rFonts w:hint="eastAsia"/>
        </w:rPr>
        <w:t>「只有變強，我做的事才是正義！」</w:t>
      </w:r>
    </w:p>
    <w:p w:rsidR="00C04663" w:rsidRDefault="00A7259F" w:rsidP="00813907">
      <w:pPr>
        <w:spacing w:after="240"/>
      </w:pPr>
      <w:r>
        <w:rPr>
          <w:rFonts w:hint="eastAsia"/>
        </w:rPr>
        <w:t>「也只有變強，屆時，那殺害我父親的仇人，我才有資格去向他報仇！」</w:t>
      </w:r>
    </w:p>
    <w:p w:rsidR="00C04663" w:rsidRDefault="00A7259F" w:rsidP="00813907">
      <w:pPr>
        <w:spacing w:after="240"/>
      </w:pPr>
      <w:r>
        <w:rPr>
          <w:rFonts w:hint="eastAsia"/>
        </w:rPr>
        <w:t>李龍飛當初的目地，是報仇跟復活自己的父親，而現在，在不知不覺當中，他多了一個更為堅定的目標，變強</w:t>
      </w:r>
      <w:r w:rsidR="00BE0162">
        <w:rPr>
          <w:rFonts w:hint="eastAsia"/>
        </w:rPr>
        <w:t>。</w:t>
      </w:r>
    </w:p>
    <w:p w:rsidR="00C04663" w:rsidRDefault="00A7259F" w:rsidP="00813907">
      <w:pPr>
        <w:spacing w:after="240"/>
      </w:pPr>
      <w:r>
        <w:rPr>
          <w:rFonts w:hint="eastAsia"/>
        </w:rPr>
        <w:t>因為修仙界是一條不歸路，唯有變強，他才能活下去，也唯有變強，他才能做他想做的事情！</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出關</w:t>
      </w:r>
    </w:p>
    <w:p w:rsidR="00C04663" w:rsidRDefault="00C04663" w:rsidP="00813907">
      <w:pPr>
        <w:spacing w:after="240"/>
      </w:pPr>
    </w:p>
    <w:p w:rsidR="00C04663" w:rsidRDefault="00A7259F" w:rsidP="00813907">
      <w:pPr>
        <w:spacing w:after="240"/>
      </w:pPr>
      <w:r>
        <w:rPr>
          <w:rFonts w:hint="eastAsia"/>
        </w:rPr>
        <w:t>一夜無語，李龍飛變強的信念更為堅定後，即使疲憊，他仍打起精神運氣調養自己身體。</w:t>
      </w:r>
    </w:p>
    <w:p w:rsidR="00C04663" w:rsidRDefault="00A7259F" w:rsidP="00813907">
      <w:pPr>
        <w:spacing w:after="240"/>
      </w:pPr>
      <w:r>
        <w:rPr>
          <w:rFonts w:hint="eastAsia"/>
        </w:rPr>
        <w:lastRenderedPageBreak/>
        <w:t>在他終於恢復了七八成時，已經是個把個月之後了，這段期間，他始終提防著有人追來，同時也</w:t>
      </w:r>
      <w:r w:rsidR="008711D1">
        <w:rPr>
          <w:rFonts w:hint="eastAsia"/>
        </w:rPr>
        <w:t>終於</w:t>
      </w:r>
      <w:r>
        <w:rPr>
          <w:rFonts w:hint="eastAsia"/>
        </w:rPr>
        <w:t>煉化了那面青羅旗，能招出至少六隻青鬼出來作為守護。</w:t>
      </w:r>
    </w:p>
    <w:p w:rsidR="00C04663" w:rsidRDefault="00A7259F" w:rsidP="00813907">
      <w:pPr>
        <w:spacing w:after="240"/>
      </w:pPr>
      <w:r>
        <w:rPr>
          <w:rFonts w:hint="eastAsia"/>
        </w:rPr>
        <w:t>而奇怪的是，一路以來的追兵就像消失了似的，不再有任何人靠近。</w:t>
      </w:r>
    </w:p>
    <w:p w:rsidR="00C04663" w:rsidRDefault="00A7259F" w:rsidP="00813907">
      <w:pPr>
        <w:spacing w:after="240"/>
      </w:pPr>
      <w:r>
        <w:rPr>
          <w:rFonts w:hint="eastAsia"/>
        </w:rPr>
        <w:t>李龍飛並不曉得，呂冥在離開時，殺了羅易等人，等於替他斷了自在道追蹤他的路線。</w:t>
      </w:r>
    </w:p>
    <w:p w:rsidR="00C04663" w:rsidRDefault="00A7259F" w:rsidP="00813907">
      <w:pPr>
        <w:spacing w:after="240"/>
      </w:pPr>
      <w:r>
        <w:rPr>
          <w:rFonts w:hint="eastAsia"/>
        </w:rPr>
        <w:t>而呂冥本人，更不會去說自己遇到李龍飛這件事情，於是，李龍飛躲在這洞穴一事，便更加不會讓人發現了。</w:t>
      </w:r>
    </w:p>
    <w:p w:rsidR="00C04663" w:rsidRDefault="00A7259F" w:rsidP="00813907">
      <w:pPr>
        <w:spacing w:after="240"/>
      </w:pPr>
      <w:r>
        <w:rPr>
          <w:rFonts w:hint="eastAsia"/>
        </w:rPr>
        <w:t>事實上，就算呂冥來找，此時定也會發現，他竟然找不到李龍飛的蹤跡。</w:t>
      </w:r>
    </w:p>
    <w:p w:rsidR="00C04663" w:rsidRDefault="00A7259F" w:rsidP="00813907">
      <w:pPr>
        <w:spacing w:after="240"/>
      </w:pPr>
      <w:r>
        <w:rPr>
          <w:rFonts w:hint="eastAsia"/>
        </w:rPr>
        <w:t>在李龍飛本人也不知道的情況下，他所躲藏的洞穴外，竟出現了一層詭異的迷霧，這</w:t>
      </w:r>
      <w:commentRangeStart w:id="4669"/>
      <w:r>
        <w:rPr>
          <w:rFonts w:hint="eastAsia"/>
        </w:rPr>
        <w:t>迷霧</w:t>
      </w:r>
      <w:commentRangeEnd w:id="4669"/>
      <w:r>
        <w:rPr>
          <w:rStyle w:val="af1"/>
        </w:rPr>
        <w:commentReference w:id="4669"/>
      </w:r>
      <w:r>
        <w:rPr>
          <w:rFonts w:hint="eastAsia"/>
        </w:rPr>
        <w:t>並非自然產生，而且如非結丹修士來臨，普通修士的靈識穿之不透，故而外界雖然懸賞了大量靈石法器追補李龍飛，卻始終沒有人找到這來。</w:t>
      </w:r>
    </w:p>
    <w:p w:rsidR="00C04663" w:rsidRDefault="00A7259F" w:rsidP="00813907">
      <w:pPr>
        <w:spacing w:after="240"/>
      </w:pPr>
      <w:r>
        <w:rPr>
          <w:rFonts w:hint="eastAsia"/>
        </w:rPr>
        <w:t>在躲了幾天之後，眼見都沒有人找到自己，李龍飛雖不明就裡的情況下，卻也認為自己應該是可以暫時在這裡停留一陣子了。</w:t>
      </w:r>
    </w:p>
    <w:p w:rsidR="00C04663" w:rsidRDefault="00A7259F" w:rsidP="00813907">
      <w:pPr>
        <w:spacing w:after="240"/>
      </w:pPr>
      <w:r>
        <w:rPr>
          <w:rFonts w:hint="eastAsia"/>
        </w:rPr>
        <w:t>他心下有所決斷，當即掏出先前辨識過後的補充生機丹藥，加上大把的靈石，思索了一下後，將那些靈石一堆一堆圍在自己四週，跟著吞下丹藥，開始將體內氣海的靈氣注入到那盞燭火之中。</w:t>
      </w:r>
    </w:p>
    <w:p w:rsidR="00C04663" w:rsidRDefault="00A7259F" w:rsidP="00813907">
      <w:pPr>
        <w:spacing w:after="240"/>
      </w:pPr>
      <w:r>
        <w:rPr>
          <w:rFonts w:hint="eastAsia"/>
        </w:rPr>
        <w:t>很快的，那燭火又產生了一道吸力，跟著隨著那生機跟靈氣的注入，慢慢變成像黑洞般一樣的存在，不斷的吸收靈氣，然後反哺至李龍飛的肉體。</w:t>
      </w:r>
    </w:p>
    <w:p w:rsidR="00C04663" w:rsidRDefault="00A7259F" w:rsidP="00813907">
      <w:pPr>
        <w:spacing w:after="240"/>
      </w:pPr>
      <w:r>
        <w:rPr>
          <w:rFonts w:hint="eastAsia"/>
        </w:rPr>
        <w:t>有了足夠的丹藥跟靈石，李龍飛沒有後顧之憂，整個人沉浸在這奪天地造化的改造之中，渾然不知道外界因為他引起了一個大的騷動。</w:t>
      </w:r>
    </w:p>
    <w:p w:rsidR="00C04663" w:rsidRDefault="00A7259F" w:rsidP="00813907">
      <w:pPr>
        <w:spacing w:after="240"/>
      </w:pPr>
      <w:r>
        <w:rPr>
          <w:rFonts w:hint="eastAsia"/>
        </w:rPr>
        <w:t>刀仙宗內，共有八名</w:t>
      </w:r>
      <w:r w:rsidR="00BE0162">
        <w:rPr>
          <w:rFonts w:hint="eastAsia"/>
        </w:rPr>
        <w:t>結丹老怪</w:t>
      </w:r>
      <w:r>
        <w:rPr>
          <w:rFonts w:hint="eastAsia"/>
        </w:rPr>
        <w:t>，每一個都是叱吒風雲，赫赫有名的大人物。</w:t>
      </w:r>
    </w:p>
    <w:p w:rsidR="00C04663" w:rsidRDefault="00A7259F" w:rsidP="00813907">
      <w:pPr>
        <w:spacing w:after="240"/>
      </w:pPr>
      <w:r>
        <w:rPr>
          <w:rFonts w:hint="eastAsia"/>
        </w:rPr>
        <w:t>其中</w:t>
      </w:r>
      <w:r w:rsidR="00BE0162">
        <w:rPr>
          <w:rFonts w:hint="eastAsia"/>
        </w:rPr>
        <w:t>唯一一名結丹藥師，</w:t>
      </w:r>
      <w:r>
        <w:rPr>
          <w:rFonts w:hint="eastAsia"/>
        </w:rPr>
        <w:t>枯草道人，不但修為高深，</w:t>
      </w:r>
      <w:r w:rsidR="00BE0162">
        <w:rPr>
          <w:rFonts w:hint="eastAsia"/>
        </w:rPr>
        <w:t>煉</w:t>
      </w:r>
      <w:r>
        <w:rPr>
          <w:rFonts w:hint="eastAsia"/>
        </w:rPr>
        <w:t>丹</w:t>
      </w:r>
      <w:r w:rsidR="00BE0162">
        <w:rPr>
          <w:rFonts w:hint="eastAsia"/>
        </w:rPr>
        <w:t>術</w:t>
      </w:r>
      <w:r>
        <w:rPr>
          <w:rFonts w:hint="eastAsia"/>
        </w:rPr>
        <w:t>更是已達到了中品丹藥境界，不管在宗內宗外，都很受人景仰，就連刀仙宗的元嬰老</w:t>
      </w:r>
      <w:ins w:id="4670" w:author="Administrator" w:date="2019-03-08T16:29:00Z">
        <w:r w:rsidR="00CA2B58">
          <w:rPr>
            <w:rFonts w:hint="eastAsia"/>
          </w:rPr>
          <w:t>怪</w:t>
        </w:r>
      </w:ins>
      <w:del w:id="4671" w:author="Administrator" w:date="2019-03-08T16:29:00Z">
        <w:r w:rsidDel="00CA2B58">
          <w:rPr>
            <w:rFonts w:hint="eastAsia"/>
          </w:rPr>
          <w:delText>祖</w:delText>
        </w:r>
      </w:del>
      <w:r>
        <w:rPr>
          <w:rFonts w:hint="eastAsia"/>
        </w:rPr>
        <w:t>，都很是欣賞。</w:t>
      </w:r>
    </w:p>
    <w:p w:rsidR="00C04663" w:rsidRDefault="00A7259F" w:rsidP="00813907">
      <w:pPr>
        <w:spacing w:after="240"/>
      </w:pPr>
      <w:r>
        <w:rPr>
          <w:rFonts w:hint="eastAsia"/>
        </w:rPr>
        <w:t>而如今，枯草道人十分喜愛的徒孫被一個自在道叛出的弟子殺害，這就讓他大發雷霆，甚至為此衝上自在道，將老譚道人狠狠教訓了一番。</w:t>
      </w:r>
    </w:p>
    <w:p w:rsidR="00C04663" w:rsidRDefault="00A7259F" w:rsidP="00813907">
      <w:pPr>
        <w:spacing w:after="240"/>
      </w:pPr>
      <w:r>
        <w:rPr>
          <w:rFonts w:hint="eastAsia"/>
        </w:rPr>
        <w:t>老譚道人也是一口悶氣積在心頭快要瘋掉，他最疼愛的徒弟被殺，門下許多弟子傷亡，而今又被枯草道人教訓一番，若不是因為他將</w:t>
      </w:r>
      <w:commentRangeStart w:id="4672"/>
      <w:r>
        <w:rPr>
          <w:rFonts w:hint="eastAsia"/>
        </w:rPr>
        <w:t>道法天溪兩人交給對方</w:t>
      </w:r>
      <w:commentRangeEnd w:id="4672"/>
      <w:r>
        <w:rPr>
          <w:rStyle w:val="af1"/>
        </w:rPr>
        <w:commentReference w:id="4672"/>
      </w:r>
      <w:r>
        <w:rPr>
          <w:rFonts w:hint="eastAsia"/>
        </w:rPr>
        <w:t>，恐怕自己這掌門一位，都要不保換人。</w:t>
      </w:r>
    </w:p>
    <w:p w:rsidR="00C04663" w:rsidRDefault="00A7259F" w:rsidP="00813907">
      <w:pPr>
        <w:spacing w:after="240"/>
      </w:pPr>
      <w:r>
        <w:rPr>
          <w:rFonts w:hint="eastAsia"/>
        </w:rPr>
        <w:t>想到這，他怒火滔天，下令全宗追緝李龍飛，格殺勿論，如果有帶回他人頭者，</w:t>
      </w:r>
      <w:r>
        <w:rPr>
          <w:rFonts w:hint="eastAsia"/>
        </w:rPr>
        <w:lastRenderedPageBreak/>
        <w:t>破例升為傳承弟子，並賞重寶丹藥。</w:t>
      </w:r>
    </w:p>
    <w:p w:rsidR="00C04663" w:rsidRDefault="00A7259F" w:rsidP="00813907">
      <w:pPr>
        <w:spacing w:after="240"/>
      </w:pPr>
      <w:r>
        <w:rPr>
          <w:rFonts w:hint="eastAsia"/>
        </w:rPr>
        <w:t>而枯草道人這，同樣也是懸了重賞，他竟下令，能殺掉李龍飛者，築基以下賞築基丹一枚，築基以上，賞通神丹一粒。</w:t>
      </w:r>
    </w:p>
    <w:p w:rsidR="00C04663" w:rsidRDefault="00A7259F" w:rsidP="00813907">
      <w:pPr>
        <w:spacing w:after="240"/>
      </w:pPr>
      <w:r>
        <w:rPr>
          <w:rFonts w:hint="eastAsia"/>
        </w:rPr>
        <w:t>一時之間，兩派弟子人人紛相找尋，更有不少散修也加入其中，希望能獲得一些好處。</w:t>
      </w:r>
    </w:p>
    <w:p w:rsidR="00C04663" w:rsidRDefault="00A7259F" w:rsidP="00813907">
      <w:pPr>
        <w:spacing w:after="240"/>
      </w:pPr>
      <w:r>
        <w:rPr>
          <w:rFonts w:hint="eastAsia"/>
        </w:rPr>
        <w:t>只是，不管他們怎麼找，李龍飛就像消失了一樣，始終都沒人找到，而在這騷動之中，呂冥赫然也加入其中，更是瘋狂地延著他最後所見李龍飛的身影處，四面八方的仔細搜尋著，可惜結果卻仍是一無所獲，徒勞無功而已。</w:t>
      </w:r>
    </w:p>
    <w:p w:rsidR="00C04663" w:rsidRDefault="00A7259F" w:rsidP="00813907">
      <w:pPr>
        <w:spacing w:after="240"/>
      </w:pPr>
      <w:r>
        <w:rPr>
          <w:rFonts w:hint="eastAsia"/>
        </w:rPr>
        <w:t>時間慢慢的流逝，轉眼，又過了半年，這半年來，對於刀仙宗與自在道李龍飛的追補，已經稍微鬆緩了些。</w:t>
      </w:r>
    </w:p>
    <w:p w:rsidR="00C04663" w:rsidRDefault="00A7259F" w:rsidP="00813907">
      <w:pPr>
        <w:spacing w:after="240"/>
      </w:pPr>
      <w:r>
        <w:rPr>
          <w:rFonts w:hint="eastAsia"/>
        </w:rPr>
        <w:t>畢竟，比起對李龍飛的追捕，有更重要的事情正發生著，那便是赤劍宗與鬼屍門正式宣佈開戰，要爭奪那進入天外巨石的兩個名額之一。</w:t>
      </w:r>
    </w:p>
    <w:p w:rsidR="00C04663" w:rsidRDefault="00A7259F" w:rsidP="00813907">
      <w:pPr>
        <w:spacing w:after="240"/>
      </w:pPr>
      <w:r>
        <w:rPr>
          <w:rFonts w:hint="eastAsia"/>
        </w:rPr>
        <w:t>而刀仙宗一向跟赤劍宗不合，一但赤劍宗獲勝，可想而知，那最後一個的名額肯定不是自己而是靈崇觀，於是刀仙宗全員進入了備戰狀態，全力支援鬼屍門一派。</w:t>
      </w:r>
    </w:p>
    <w:p w:rsidR="00C04663" w:rsidRDefault="00A7259F" w:rsidP="00813907">
      <w:pPr>
        <w:spacing w:after="240"/>
      </w:pPr>
      <w:r>
        <w:rPr>
          <w:rFonts w:hint="eastAsia"/>
        </w:rPr>
        <w:t>早就因為這些原因而被收歸的其他門派，諸如自在道等，自然也同樣緊張了起來，紛紛派出了弟子支援。</w:t>
      </w:r>
    </w:p>
    <w:p w:rsidR="00C04663" w:rsidRDefault="00A7259F" w:rsidP="00813907">
      <w:pPr>
        <w:spacing w:after="240"/>
      </w:pPr>
      <w:r>
        <w:rPr>
          <w:rFonts w:hint="eastAsia"/>
        </w:rPr>
        <w:t>靈崇觀方面，雖然始終站在中立超然的立場上，但在赤劍宗逐漸失利後，其內多少也開始出現要幫助赤劍宗維持平衡的聲音出現。</w:t>
      </w:r>
    </w:p>
    <w:p w:rsidR="00C04663" w:rsidRDefault="00A7259F" w:rsidP="00813907">
      <w:pPr>
        <w:spacing w:after="240"/>
      </w:pPr>
      <w:r>
        <w:rPr>
          <w:rFonts w:hint="eastAsia"/>
        </w:rPr>
        <w:t>於是最後幾個靈崇觀的長老立排眾議，親自到了赤劍宗那會談了許久。</w:t>
      </w:r>
    </w:p>
    <w:p w:rsidR="00C04663" w:rsidRDefault="00A7259F" w:rsidP="00813907">
      <w:pPr>
        <w:spacing w:after="240"/>
      </w:pPr>
      <w:r>
        <w:rPr>
          <w:rFonts w:hint="eastAsia"/>
        </w:rPr>
        <w:t>也就是在那之後，靈崇觀正式參入這淌渾水，而且派出了數千名弟子加入赤劍宗與鬼屍門的戰場，再次將戰況拉回了平衡。</w:t>
      </w:r>
    </w:p>
    <w:p w:rsidR="00C04663" w:rsidRDefault="00A7259F" w:rsidP="00813907">
      <w:pPr>
        <w:spacing w:after="240"/>
      </w:pPr>
      <w:r>
        <w:rPr>
          <w:rFonts w:hint="eastAsia"/>
        </w:rPr>
        <w:t>這一日，李龍飛躲藏的山洞外遠方，四個身影飛快的穿梭在樹林之間，同時幾個術法轟鳴的聲音不斷傳來。</w:t>
      </w:r>
    </w:p>
    <w:p w:rsidR="00C04663" w:rsidRDefault="00A7259F" w:rsidP="00813907">
      <w:pPr>
        <w:spacing w:after="240"/>
      </w:pPr>
      <w:r>
        <w:rPr>
          <w:rFonts w:hint="eastAsia"/>
        </w:rPr>
        <w:t>其中一個身影在前，三個在後，形成了一個追捕的情勢快速靠近這裡。</w:t>
      </w:r>
    </w:p>
    <w:p w:rsidR="00C04663" w:rsidRDefault="00A7259F" w:rsidP="00813907">
      <w:pPr>
        <w:spacing w:after="240"/>
      </w:pPr>
      <w:r>
        <w:rPr>
          <w:rFonts w:hint="eastAsia"/>
        </w:rPr>
        <w:t>那在前的身影是一個男修，年約三十，一身紅衣飄逸，背負長劍，穿著很是不凡，身上卻明顯多處傷口，狼狽地往前跑著。</w:t>
      </w:r>
    </w:p>
    <w:p w:rsidR="00C04663" w:rsidRDefault="00A7259F" w:rsidP="00813907">
      <w:pPr>
        <w:spacing w:after="240"/>
      </w:pPr>
      <w:r>
        <w:rPr>
          <w:rFonts w:hint="eastAsia"/>
        </w:rPr>
        <w:t>而他的臉上斗大的汗珠不斷滴落，臉色蒼白，此時正忿忿不平地往後大喊著。</w:t>
      </w:r>
    </w:p>
    <w:p w:rsidR="00C04663" w:rsidRDefault="00A7259F" w:rsidP="00813907">
      <w:pPr>
        <w:spacing w:after="240"/>
      </w:pPr>
      <w:r>
        <w:rPr>
          <w:rFonts w:hint="eastAsia"/>
        </w:rPr>
        <w:lastRenderedPageBreak/>
        <w:t>「周蒼松，我待你不薄，你為何這樣逼我！」</w:t>
      </w:r>
    </w:p>
    <w:p w:rsidR="00C04663" w:rsidRDefault="00A7259F" w:rsidP="00813907">
      <w:pPr>
        <w:spacing w:after="240"/>
      </w:pPr>
      <w:r>
        <w:rPr>
          <w:rFonts w:hint="eastAsia"/>
        </w:rPr>
        <w:t>那被他稱為周蒼松的男修，一身修為練氣八層，身旁跟著一男一女，臉上露出猙獰的笑容，哈哈大笑道。</w:t>
      </w:r>
    </w:p>
    <w:p w:rsidR="00C04663" w:rsidRDefault="00A7259F" w:rsidP="00813907">
      <w:pPr>
        <w:spacing w:after="240"/>
      </w:pPr>
      <w:r>
        <w:rPr>
          <w:rFonts w:hint="eastAsia"/>
        </w:rPr>
        <w:t>「杜之嚴，你這是明知故問了，你赤劍宗此時跟鬼屍門已經打得火熱，我身為刀仙宗的人，約你出來，你居然還敢赴約，豈不是自投羅網？怨不得人！」</w:t>
      </w:r>
    </w:p>
    <w:p w:rsidR="00C04663" w:rsidRDefault="00A7259F" w:rsidP="00813907">
      <w:pPr>
        <w:spacing w:after="240"/>
      </w:pPr>
      <w:r>
        <w:rPr>
          <w:rFonts w:hint="eastAsia"/>
        </w:rPr>
        <w:t>「我是相信你的為人才出來，你卻這樣對我，難道真的不顧我們十幾年的交情！」杜之嚴雖然心知難有僥倖，但他此時命在旦夕，仍是不免試圖打動對方。</w:t>
      </w:r>
    </w:p>
    <w:p w:rsidR="00C04663" w:rsidRDefault="00A7259F" w:rsidP="00813907">
      <w:pPr>
        <w:spacing w:after="240"/>
      </w:pPr>
      <w:r>
        <w:rPr>
          <w:rFonts w:hint="eastAsia"/>
        </w:rPr>
        <w:t>無奈那周蒼松殺意已絕，不論他如何說好說歹，始終不肯放他一馬。</w:t>
      </w:r>
    </w:p>
    <w:p w:rsidR="00C04663" w:rsidRDefault="00A7259F" w:rsidP="00813907">
      <w:pPr>
        <w:spacing w:after="240"/>
      </w:pPr>
      <w:r>
        <w:rPr>
          <w:rFonts w:hint="eastAsia"/>
        </w:rPr>
        <w:t>「你就別再妄想了，這裡離你赤劍宗沒有千里也有幾百里，以你的速度，趕不回去的！」</w:t>
      </w:r>
    </w:p>
    <w:p w:rsidR="00C04663" w:rsidRDefault="00A7259F" w:rsidP="00813907">
      <w:pPr>
        <w:spacing w:after="240"/>
      </w:pPr>
      <w:r>
        <w:rPr>
          <w:rFonts w:hint="eastAsia"/>
        </w:rPr>
        <w:t>「該死…怪就怪我當時實在是太心急了，一時鬼迷心竅，否則也不至於落到如此下場了…」此時杜之嚴已經是油燈枯盡，不由得怨起自己當時怎會聽信對方的謊話。</w:t>
      </w:r>
    </w:p>
    <w:p w:rsidR="00C04663" w:rsidRDefault="00A7259F" w:rsidP="00813907">
      <w:pPr>
        <w:spacing w:after="240"/>
      </w:pPr>
      <w:r>
        <w:rPr>
          <w:rFonts w:hint="eastAsia"/>
        </w:rPr>
        <w:t>這周蒼松，跟他十幾年交情了，之前自己還救過對方一次，也因此兩人雖然分屬不同門派，感情卻還算不錯。</w:t>
      </w:r>
    </w:p>
    <w:p w:rsidR="00C04663" w:rsidRDefault="00A7259F" w:rsidP="00813907">
      <w:pPr>
        <w:spacing w:after="240"/>
      </w:pPr>
      <w:r>
        <w:rPr>
          <w:rFonts w:hint="eastAsia"/>
        </w:rPr>
        <w:t>所以這次對方說拿到自己追尋已久的一株靈草冰業草，而自己正好對這冰業草有急需用途，因此雖然有些遲疑，但最終仍是冒險跑到這已經屬於刀仙宗範圍的自在道外宗山脈裡頭，準備進行交易。</w:t>
      </w:r>
    </w:p>
    <w:p w:rsidR="00C04663" w:rsidRDefault="00A7259F" w:rsidP="00813907">
      <w:pPr>
        <w:spacing w:after="240"/>
      </w:pPr>
      <w:r>
        <w:rPr>
          <w:rFonts w:hint="eastAsia"/>
        </w:rPr>
        <w:t>想不到一見面，周蒼松便帶著兩個鬼屍門的弟子埋伏等著他，要不是自己修為高出對方一籌，可能連逃的機會都沒有，當下就死在現場。</w:t>
      </w:r>
    </w:p>
    <w:p w:rsidR="00C04663" w:rsidRDefault="00A7259F" w:rsidP="00813907">
      <w:pPr>
        <w:spacing w:after="240"/>
      </w:pPr>
      <w:r>
        <w:rPr>
          <w:rFonts w:hint="eastAsia"/>
        </w:rPr>
        <w:t>只是自己哪怕修為比對方三人都高上一籌，但雙拳難敵四手，終究難以致勝，甚至因為對方準備周全，連想甩開對方都辦不到。</w:t>
      </w:r>
    </w:p>
    <w:p w:rsidR="00C04663" w:rsidRDefault="00A7259F" w:rsidP="00813907">
      <w:pPr>
        <w:spacing w:after="240"/>
      </w:pPr>
      <w:r>
        <w:rPr>
          <w:rFonts w:hint="eastAsia"/>
        </w:rPr>
        <w:t>而周蒼松方面，雖說有九成把握，但也明白狗急跳牆的道理，所以並不急著猛攻，而是採取輪番出手方式，一點一滴消耗杜之嚴戰力，要穩穩把對方給磨死。</w:t>
      </w:r>
    </w:p>
    <w:p w:rsidR="00C04663" w:rsidRDefault="00A7259F" w:rsidP="00813907">
      <w:pPr>
        <w:spacing w:after="240"/>
      </w:pPr>
      <w:r>
        <w:rPr>
          <w:rFonts w:hint="eastAsia"/>
        </w:rPr>
        <w:t>想到這，杜之嚴心底苦澀，突然他心神一跳，背上長劍出鞘三分，一道紅光往後疾射，恰恰好擋下那女修無聲無息打來的的一拳。</w:t>
      </w:r>
    </w:p>
    <w:p w:rsidR="00C04663" w:rsidRDefault="00A7259F" w:rsidP="00813907">
      <w:pPr>
        <w:spacing w:after="240"/>
      </w:pPr>
      <w:r>
        <w:rPr>
          <w:rFonts w:hint="eastAsia"/>
        </w:rPr>
        <w:t>但跟著，一個利爪劃過，杜之嚴左臂閃躲不及，慘被抓出了三道新的爪痕，鮮血緩緩流下。</w:t>
      </w:r>
    </w:p>
    <w:p w:rsidR="00C04663" w:rsidRDefault="00A7259F" w:rsidP="00813907">
      <w:pPr>
        <w:spacing w:after="240"/>
      </w:pPr>
      <w:r>
        <w:rPr>
          <w:rFonts w:hint="eastAsia"/>
        </w:rPr>
        <w:t>那利爪在抓過杜之嚴左臂之後，去勢不減，爪勁轟地一聲打在了山壁之上，留下</w:t>
      </w:r>
      <w:r>
        <w:rPr>
          <w:rFonts w:hint="eastAsia"/>
        </w:rPr>
        <w:lastRenderedPageBreak/>
        <w:t>了深深的凹痕。</w:t>
      </w:r>
    </w:p>
    <w:p w:rsidR="00C04663" w:rsidRDefault="00A7259F" w:rsidP="00813907">
      <w:pPr>
        <w:spacing w:after="240"/>
      </w:pPr>
      <w:r>
        <w:rPr>
          <w:rFonts w:hint="eastAsia"/>
        </w:rPr>
        <w:t>杜之嚴臉色蒼白，腳下有些不穩，方才那長劍出鞘一擊，將他體內最後一絲</w:t>
      </w:r>
      <w:del w:id="4673" w:author="簡新佳" w:date="2019-02-25T17:00:00Z">
        <w:r w:rsidDel="0012795F">
          <w:rPr>
            <w:rFonts w:hint="eastAsia"/>
          </w:rPr>
          <w:delText>靈力</w:delText>
        </w:r>
      </w:del>
      <w:ins w:id="4674" w:author="簡新佳" w:date="2019-02-25T17:00:00Z">
        <w:r w:rsidR="0012795F">
          <w:rPr>
            <w:rFonts w:hint="eastAsia"/>
          </w:rPr>
          <w:t>靈氣</w:t>
        </w:r>
      </w:ins>
      <w:r>
        <w:rPr>
          <w:rFonts w:hint="eastAsia"/>
        </w:rPr>
        <w:t>給消耗怠盡，再也無力往前逃跑。</w:t>
      </w:r>
    </w:p>
    <w:p w:rsidR="00C04663" w:rsidRDefault="00A7259F" w:rsidP="00813907">
      <w:pPr>
        <w:spacing w:after="240"/>
      </w:pPr>
      <w:r>
        <w:rPr>
          <w:rFonts w:hint="eastAsia"/>
        </w:rPr>
        <w:t>周蒼松此時興奮異常，掏出一把大刀，立在三人之前，看著杜之嚴眼神冒光。</w:t>
      </w:r>
    </w:p>
    <w:p w:rsidR="00C04663" w:rsidRDefault="00A7259F" w:rsidP="00813907">
      <w:pPr>
        <w:spacing w:after="240"/>
      </w:pPr>
      <w:r>
        <w:rPr>
          <w:rFonts w:hint="eastAsia"/>
        </w:rPr>
        <w:t>「嘿嘿，杜兄，別怪我出此下策，實在是戰亂之際，一個人頭就是一份功勞，我等三人修為低下，只得靠這方法，才能賺取戰功，你若是當我是朋友，就乖乖將你人頭送上，算是給我最後一份的賀禮吧！」</w:t>
      </w:r>
    </w:p>
    <w:p w:rsidR="00C04663" w:rsidRDefault="00A7259F" w:rsidP="00813907">
      <w:pPr>
        <w:spacing w:after="240"/>
      </w:pPr>
      <w:r>
        <w:rPr>
          <w:rFonts w:hint="eastAsia"/>
        </w:rPr>
        <w:t>說罷，他刀氣一揮，一道風刃往前，杜之嚴雖然不甘，但已無力再跑，只得閉上了眼，心中嘆了口氣。</w:t>
      </w:r>
    </w:p>
    <w:p w:rsidR="00C04663" w:rsidRDefault="00A7259F" w:rsidP="00813907">
      <w:pPr>
        <w:spacing w:after="240"/>
      </w:pPr>
      <w:r>
        <w:rPr>
          <w:rFonts w:hint="eastAsia"/>
        </w:rPr>
        <w:t>「唉，想不到我死在這小人手上…」</w:t>
      </w:r>
    </w:p>
    <w:p w:rsidR="00C04663" w:rsidRDefault="00A7259F" w:rsidP="00813907">
      <w:pPr>
        <w:spacing w:after="240"/>
      </w:pPr>
      <w:r>
        <w:rPr>
          <w:rFonts w:hint="eastAsia"/>
        </w:rPr>
        <w:t>就在這時，原先那被爪勁打凹的部份，突然轟一聲由內而外炸裂開來，跟著一個人影緩緩走出，似乎若有所思地思考著甚麼。</w:t>
      </w:r>
    </w:p>
    <w:p w:rsidR="00C04663" w:rsidRDefault="00A7259F" w:rsidP="00813907">
      <w:pPr>
        <w:spacing w:after="240"/>
      </w:pPr>
      <w:r>
        <w:rPr>
          <w:rFonts w:hint="eastAsia"/>
        </w:rPr>
        <w:t>這突然而來的變卦，讓周蒼松微微愣了一下，杜之嚴趁機往後一滾，躲開了那道風刃。</w:t>
      </w:r>
    </w:p>
    <w:p w:rsidR="00C04663" w:rsidRDefault="00A7259F" w:rsidP="00813907">
      <w:pPr>
        <w:spacing w:after="240"/>
      </w:pPr>
      <w:r>
        <w:rPr>
          <w:rFonts w:hint="eastAsia"/>
        </w:rPr>
        <w:t>那人影衣衫破爛，修為不高，看起來約莫練氣五六層而已，但皮膚異常潔白，身上隱隱有些不凡的氣勢。</w:t>
      </w:r>
    </w:p>
    <w:p w:rsidR="00C04663" w:rsidRDefault="00A7259F" w:rsidP="00813907">
      <w:pPr>
        <w:spacing w:after="240"/>
      </w:pPr>
      <w:r>
        <w:rPr>
          <w:rFonts w:hint="eastAsia"/>
        </w:rPr>
        <w:t>周蒼松和後頭兩人對望一眼，前者舉刀指著那人說道。</w:t>
      </w:r>
    </w:p>
    <w:p w:rsidR="00C04663" w:rsidRDefault="00A7259F" w:rsidP="00813907">
      <w:pPr>
        <w:spacing w:after="240"/>
      </w:pPr>
      <w:r>
        <w:rPr>
          <w:rFonts w:hint="eastAsia"/>
        </w:rPr>
        <w:t>「你是何處散修，刀仙宗處理門派之事，閒雜人等速速離開。」</w:t>
      </w:r>
    </w:p>
    <w:p w:rsidR="00C04663" w:rsidRDefault="00A7259F" w:rsidP="00813907">
      <w:pPr>
        <w:spacing w:after="240"/>
      </w:pPr>
      <w:r>
        <w:rPr>
          <w:rFonts w:hint="eastAsia"/>
        </w:rPr>
        <w:t>那人雖然仍是恍惚狀態，但在周蒼松說到刀仙宗三字時，眼神深處泛起一絲異樣的光芒。</w:t>
      </w:r>
    </w:p>
    <w:p w:rsidR="00C04663" w:rsidRDefault="00A7259F" w:rsidP="00813907">
      <w:pPr>
        <w:spacing w:after="240"/>
      </w:pPr>
      <w:r>
        <w:rPr>
          <w:rFonts w:hint="eastAsia"/>
        </w:rPr>
        <w:t>杜之嚴逃過一劫，原先本來以為會有轉機，待看到對方不過是個練氣五六層的散修之後，心中暗嘆一聲。</w:t>
      </w:r>
    </w:p>
    <w:p w:rsidR="00C04663" w:rsidRDefault="00A7259F" w:rsidP="00813907">
      <w:pPr>
        <w:spacing w:after="240"/>
      </w:pPr>
      <w:r>
        <w:rPr>
          <w:rFonts w:hint="eastAsia"/>
        </w:rPr>
        <w:t>「這為仁兄，你走吧，這裡不是你該來的地方，你還是快快離開這兇險之地吧…」雖然杜之嚴自身難保，但他卻也不想牽累到其他無辜之人。</w:t>
      </w:r>
    </w:p>
    <w:p w:rsidR="00C04663" w:rsidRDefault="00A7259F" w:rsidP="00813907">
      <w:pPr>
        <w:spacing w:after="240"/>
      </w:pPr>
      <w:r>
        <w:rPr>
          <w:rFonts w:hint="eastAsia"/>
        </w:rPr>
        <w:t>那人深深看了杜之嚴一眼，沒有說話，轉身就要離去。</w:t>
      </w:r>
    </w:p>
    <w:p w:rsidR="00C04663" w:rsidRDefault="00A7259F" w:rsidP="00813907">
      <w:pPr>
        <w:spacing w:after="240"/>
      </w:pPr>
      <w:r>
        <w:rPr>
          <w:rFonts w:hint="eastAsia"/>
        </w:rPr>
        <w:t>就在他轉身之時，衣角掀起了一塊，本已破爛的衣服蓋不住他腰間之際，露出了三個儲物袋在身上。</w:t>
      </w:r>
    </w:p>
    <w:p w:rsidR="00C04663" w:rsidRDefault="00A7259F" w:rsidP="00813907">
      <w:pPr>
        <w:spacing w:after="240"/>
      </w:pPr>
      <w:r>
        <w:rPr>
          <w:rFonts w:hint="eastAsia"/>
        </w:rPr>
        <w:t>其中一個儲物袋很是精美，看起來十分不凡，讓周蒼松身後的那鬼屍門男修眼睛</w:t>
      </w:r>
      <w:r>
        <w:rPr>
          <w:rFonts w:hint="eastAsia"/>
        </w:rPr>
        <w:lastRenderedPageBreak/>
        <w:t>為之一亮。</w:t>
      </w:r>
    </w:p>
    <w:p w:rsidR="00C04663" w:rsidRDefault="00A7259F" w:rsidP="00813907">
      <w:pPr>
        <w:spacing w:after="240"/>
      </w:pPr>
      <w:r>
        <w:rPr>
          <w:rFonts w:hint="eastAsia"/>
        </w:rPr>
        <w:t>他和身旁的女修快速低傳密語兩句後後，開口喝道</w:t>
      </w:r>
      <w:r w:rsidR="0048548B">
        <w:rPr>
          <w:rFonts w:hint="eastAsia"/>
        </w:rPr>
        <w:t>，</w:t>
      </w:r>
      <w:r>
        <w:rPr>
          <w:rFonts w:hint="eastAsia"/>
        </w:rPr>
        <w:t>「站住！</w:t>
      </w:r>
      <w:r w:rsidR="0048548B">
        <w:rPr>
          <w:rFonts w:hint="eastAsia"/>
        </w:rPr>
        <w:t>誰讓</w:t>
      </w:r>
      <w:r>
        <w:rPr>
          <w:rFonts w:hint="eastAsia"/>
        </w:rPr>
        <w:t>你</w:t>
      </w:r>
      <w:r w:rsidR="0048548B">
        <w:rPr>
          <w:rFonts w:hint="eastAsia"/>
        </w:rPr>
        <w:t>就這樣走</w:t>
      </w:r>
      <w:r>
        <w:rPr>
          <w:rFonts w:hint="eastAsia"/>
        </w:rPr>
        <w:t>了，</w:t>
      </w:r>
      <w:r w:rsidR="0048548B">
        <w:rPr>
          <w:rFonts w:hint="eastAsia"/>
        </w:rPr>
        <w:t>把你的儲物袋留下</w:t>
      </w:r>
      <w:r>
        <w:rPr>
          <w:rFonts w:hint="eastAsia"/>
        </w:rPr>
        <w:t>！</w:t>
      </w:r>
      <w:r w:rsidR="0048548B">
        <w:rPr>
          <w:rFonts w:hint="eastAsia"/>
        </w:rPr>
        <w:t>」</w:t>
      </w:r>
    </w:p>
    <w:p w:rsidR="00C04663" w:rsidRDefault="0048548B" w:rsidP="00813907">
      <w:pPr>
        <w:spacing w:after="240"/>
      </w:pPr>
      <w:r>
        <w:rPr>
          <w:rFonts w:hint="eastAsia"/>
        </w:rPr>
        <w:t>那人轉過身看著那鬼屍門男修，面無表情問道，「我與諸位既不相識，也無恩怨，閣下何必強人所難？」</w:t>
      </w:r>
    </w:p>
    <w:p w:rsidR="00C04663" w:rsidRDefault="0048548B" w:rsidP="00813907">
      <w:pPr>
        <w:spacing w:after="240"/>
      </w:pPr>
      <w:r>
        <w:rPr>
          <w:rFonts w:hint="eastAsia"/>
        </w:rPr>
        <w:t>那鬼屍門男修聽完臉上露出古怪的神情，嘿嘿一笑說道，「我看你是修行修到傻</w:t>
      </w:r>
      <w:r w:rsidR="00EF37C5">
        <w:rPr>
          <w:rFonts w:hint="eastAsia"/>
        </w:rPr>
        <w:t>了！</w:t>
      </w:r>
      <w:r>
        <w:rPr>
          <w:rFonts w:hint="eastAsia"/>
        </w:rPr>
        <w:t>修仙界裡，</w:t>
      </w:r>
      <w:r w:rsidR="00EF37C5">
        <w:rPr>
          <w:rFonts w:hint="eastAsia"/>
        </w:rPr>
        <w:t>殺人奪寶算甚麼。你身懷寶物，又獨自落單，我只要你交出儲物袋，沒取你性命，已經算是仁慈了！</w:t>
      </w:r>
      <w:r w:rsidR="00A7259F">
        <w:rPr>
          <w:rFonts w:hint="eastAsia"/>
        </w:rPr>
        <w:t>」</w:t>
      </w:r>
    </w:p>
    <w:p w:rsidR="00C04663" w:rsidRDefault="00A7259F" w:rsidP="00813907">
      <w:pPr>
        <w:spacing w:after="240"/>
      </w:pPr>
      <w:r>
        <w:rPr>
          <w:rFonts w:hint="eastAsia"/>
        </w:rPr>
        <w:t>說完他和那鬼屍門女修一左一右，繞過杜之嚴，往後面包夾而去。</w:t>
      </w:r>
    </w:p>
    <w:p w:rsidR="00C04663" w:rsidRDefault="00A7259F" w:rsidP="00813907">
      <w:pPr>
        <w:spacing w:after="240"/>
      </w:pPr>
      <w:r>
        <w:rPr>
          <w:rFonts w:hint="eastAsia"/>
        </w:rPr>
        <w:t>「你們…殺我就算了，連無辜的人都想扯進來，難道不怕遭到報應嗎！」杜之嚴雖已是</w:t>
      </w:r>
      <w:del w:id="4675" w:author="簡新佳" w:date="2019-02-25T17:00:00Z">
        <w:r w:rsidDel="0012795F">
          <w:rPr>
            <w:rFonts w:hint="eastAsia"/>
          </w:rPr>
          <w:delText>靈力</w:delText>
        </w:r>
      </w:del>
      <w:ins w:id="4676" w:author="簡新佳" w:date="2019-02-25T17:00:00Z">
        <w:r w:rsidR="0012795F">
          <w:rPr>
            <w:rFonts w:hint="eastAsia"/>
          </w:rPr>
          <w:t>靈氣</w:t>
        </w:r>
      </w:ins>
      <w:r>
        <w:rPr>
          <w:rFonts w:hint="eastAsia"/>
        </w:rPr>
        <w:t>耗盡，但聽到這話，卻是又氣又怒吼著。</w:t>
      </w:r>
    </w:p>
    <w:p w:rsidR="00C04663" w:rsidRDefault="00A7259F" w:rsidP="00813907">
      <w:pPr>
        <w:spacing w:after="240"/>
      </w:pPr>
      <w:r>
        <w:rPr>
          <w:rFonts w:hint="eastAsia"/>
        </w:rPr>
        <w:t>但周蒼松卻是嘿嘿一笑，跟著又是一刀揮過，險些將杜之嚴劈成兩半冷笑著。</w:t>
      </w:r>
    </w:p>
    <w:p w:rsidR="00C04663" w:rsidRDefault="00A7259F" w:rsidP="00813907">
      <w:pPr>
        <w:spacing w:after="240"/>
      </w:pPr>
      <w:r>
        <w:rPr>
          <w:rFonts w:hint="eastAsia"/>
        </w:rPr>
        <w:t>「你都泥菩薩過江，自身難保了，還有心思操心別人阿…修真界弱肉強食，修為不夠，運氣不好，只能怪自己而已，又有甚麼報應好談…」</w:t>
      </w:r>
    </w:p>
    <w:p w:rsidR="00C04663" w:rsidRDefault="00A7259F" w:rsidP="00813907">
      <w:pPr>
        <w:spacing w:after="240"/>
      </w:pPr>
      <w:r>
        <w:rPr>
          <w:rFonts w:hint="eastAsia"/>
        </w:rPr>
        <w:t>「的確，弱肉強食，修為不夠，運氣不好，只能夠怪自己…只是，這報應，不該由上天安排，而是自己爭取！」</w:t>
      </w:r>
    </w:p>
    <w:p w:rsidR="00C04663" w:rsidRDefault="00A7259F" w:rsidP="00813907">
      <w:pPr>
        <w:spacing w:after="240"/>
      </w:pPr>
      <w:r>
        <w:rPr>
          <w:rFonts w:hint="eastAsia"/>
        </w:rPr>
        <w:t>周蒼松話未說完，一個冷漠中帶著複雜情緒的聲音從那人口中傳出，同時原本抱著興奮神情包夾過去的鬼屍門男修，卻一臉詫異的盯著自己胸前的一道焦黑掌印。</w:t>
      </w:r>
    </w:p>
    <w:p w:rsidR="00C04663" w:rsidRDefault="00A7259F" w:rsidP="00813907">
      <w:pPr>
        <w:spacing w:after="240"/>
      </w:pPr>
      <w:r>
        <w:rPr>
          <w:rFonts w:hint="eastAsia"/>
        </w:rPr>
        <w:t>那掌印上還帶著雷光褶褶，但那鬼屍門男修卻再也無法去欣賞，全身筋脈盡碎，已經氣絕身亡。</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練氣十層</w:t>
      </w:r>
    </w:p>
    <w:p w:rsidR="00C04663" w:rsidRDefault="00C04663" w:rsidP="00813907">
      <w:pPr>
        <w:spacing w:after="240"/>
      </w:pPr>
    </w:p>
    <w:p w:rsidR="00C04663" w:rsidRDefault="00A7259F" w:rsidP="00813907">
      <w:pPr>
        <w:spacing w:after="240"/>
      </w:pPr>
      <w:r>
        <w:rPr>
          <w:rFonts w:hint="eastAsia"/>
        </w:rPr>
        <w:t>練氣十層，是一種只存在於傳說的一個境界，雖說理論上遠古時代的修士應該達到過，否則古籍上不會記載，但在近數萬年間的修真界中，誰也不曾聽過有人達到。</w:t>
      </w:r>
    </w:p>
    <w:p w:rsidR="00C04663" w:rsidRDefault="00A7259F" w:rsidP="00813907">
      <w:pPr>
        <w:spacing w:after="240"/>
      </w:pPr>
      <w:r>
        <w:rPr>
          <w:rFonts w:hint="eastAsia"/>
        </w:rPr>
        <w:t>而更多人的推測是，練氣十層以上的這段路，因為不合天道，所以在上古時被降</w:t>
      </w:r>
      <w:r>
        <w:rPr>
          <w:rFonts w:hint="eastAsia"/>
        </w:rPr>
        <w:lastRenderedPageBreak/>
        <w:t>下了天罰，從此斷絕在了人間。</w:t>
      </w:r>
    </w:p>
    <w:p w:rsidR="00C04663" w:rsidRDefault="00A7259F" w:rsidP="00813907">
      <w:pPr>
        <w:spacing w:after="240"/>
      </w:pPr>
      <w:r>
        <w:rPr>
          <w:rFonts w:hint="eastAsia"/>
        </w:rPr>
        <w:t>此後，修行之人，在達到練氣九層之後，如能成就練氣大圓滿，以自身之力，或藉由丹藥突破，便可成為築基修士，從而一躍而起，在練氣修士中脫穎而出。</w:t>
      </w:r>
    </w:p>
    <w:p w:rsidR="00C04663" w:rsidRDefault="00A7259F" w:rsidP="00813907">
      <w:pPr>
        <w:spacing w:after="240"/>
      </w:pPr>
      <w:r>
        <w:rPr>
          <w:rFonts w:hint="eastAsia"/>
        </w:rPr>
        <w:t>而李龍飛因緣際會下走上半步練氣十層，雖說實力相對的提升很多，但卻也因此有些後果難料。</w:t>
      </w:r>
    </w:p>
    <w:p w:rsidR="00C04663" w:rsidRDefault="00A7259F" w:rsidP="00813907">
      <w:pPr>
        <w:spacing w:after="240"/>
      </w:pPr>
      <w:r>
        <w:rPr>
          <w:rFonts w:hint="eastAsia"/>
        </w:rPr>
        <w:t>其中一個問題就是，因為沒人指點，他不知道究竟該如何突破，只依著自己的想法，服用大量的丹藥，補充生機，慢慢試圖衝破那個界限。</w:t>
      </w:r>
    </w:p>
    <w:p w:rsidR="00C04663" w:rsidRDefault="00A7259F" w:rsidP="00813907">
      <w:pPr>
        <w:spacing w:after="240"/>
      </w:pPr>
      <w:r>
        <w:rPr>
          <w:rFonts w:hint="eastAsia"/>
        </w:rPr>
        <w:t>而這方法，因其體內氣海那盞奇異的燭火關係，的確在最後成功讓他突破了多少年來未曾有人到達的瓶頸，來到練氣十層境界！</w:t>
      </w:r>
    </w:p>
    <w:p w:rsidR="00C04663" w:rsidRDefault="00A7259F" w:rsidP="00813907">
      <w:pPr>
        <w:spacing w:after="240"/>
      </w:pPr>
      <w:r>
        <w:rPr>
          <w:rFonts w:hint="eastAsia"/>
        </w:rPr>
        <w:t>但在進入練氣十層之後，李龍飛卻突然發現自己體內的靈氣像被外界隔絕，再也無法吸收天地間的靈氣。</w:t>
      </w:r>
    </w:p>
    <w:p w:rsidR="00C04663" w:rsidRDefault="00A7259F" w:rsidP="00813907">
      <w:pPr>
        <w:spacing w:after="240"/>
      </w:pPr>
      <w:r>
        <w:rPr>
          <w:rFonts w:hint="eastAsia"/>
        </w:rPr>
        <w:t>如果只是這樣那還算好，更糟的是，在踏入練氣十層的那瞬間，李龍飛感覺到一股天地間的惡意，生生地要將自己的意識給抹滅掉。</w:t>
      </w:r>
    </w:p>
    <w:p w:rsidR="00C04663" w:rsidRDefault="00A7259F" w:rsidP="00813907">
      <w:pPr>
        <w:spacing w:after="240"/>
      </w:pPr>
      <w:r>
        <w:rPr>
          <w:rFonts w:hint="eastAsia"/>
        </w:rPr>
        <w:t>好在千鈞一髮之際，李龍飛靈機一動，將靈識全力注入那玉鐲之中，使得那玉鐲發揮出淡淡光輝，保住了李龍飛的一絲靈識。</w:t>
      </w:r>
    </w:p>
    <w:p w:rsidR="00C04663" w:rsidRDefault="00A7259F" w:rsidP="00813907">
      <w:pPr>
        <w:spacing w:after="240"/>
      </w:pPr>
      <w:r>
        <w:rPr>
          <w:rFonts w:hint="eastAsia"/>
        </w:rPr>
        <w:t>但那惡意，仍是讓李龍飛大部份的靈識破滅，使其陷入了一種失魂狀態，無法自醒。</w:t>
      </w:r>
    </w:p>
    <w:p w:rsidR="00C04663" w:rsidRDefault="00A7259F" w:rsidP="00813907">
      <w:pPr>
        <w:spacing w:after="240"/>
      </w:pPr>
      <w:r>
        <w:rPr>
          <w:rFonts w:hint="eastAsia"/>
        </w:rPr>
        <w:t>本來，靈識受損在吸收天地靈氣調養之後，應該能慢慢恢復才對，但李龍飛踏入了練氣十層，被天地間的靈氣排斥，不再能夠吸收，因此這靈識遲遲沒能恢復，在這山洞之中始終昏迷不醒。</w:t>
      </w:r>
    </w:p>
    <w:p w:rsidR="00C04663" w:rsidRDefault="00A7259F" w:rsidP="00813907">
      <w:pPr>
        <w:spacing w:after="240"/>
      </w:pPr>
      <w:r>
        <w:rPr>
          <w:rFonts w:hint="eastAsia"/>
        </w:rPr>
        <w:t>如果這樣持續下去，最終是否能夠轉醒，亦或是壽終正寢，實在難料，但周蒼松等人意外闖入這裡，更以爪勁擊中洞穴。</w:t>
      </w:r>
    </w:p>
    <w:p w:rsidR="00C04663" w:rsidRDefault="00A7259F" w:rsidP="00813907">
      <w:pPr>
        <w:spacing w:after="240"/>
      </w:pPr>
      <w:r>
        <w:rPr>
          <w:rFonts w:hint="eastAsia"/>
        </w:rPr>
        <w:t>雖說那爪勁不強，但一進入洞穴內，恰好擊中李龍飛，更是被其身體吸收，使得靈識因此恢復一絲，從而甦醒。</w:t>
      </w:r>
    </w:p>
    <w:p w:rsidR="00C04663" w:rsidRDefault="00A7259F" w:rsidP="00813907">
      <w:pPr>
        <w:spacing w:after="240"/>
      </w:pPr>
      <w:r>
        <w:rPr>
          <w:rFonts w:hint="eastAsia"/>
        </w:rPr>
        <w:t>這等巧合，可以說是偶然，更可以說是奇蹟，只是李龍飛在第一時間出關後，神智因為靈識沒有完全恢復，還有了一些迷惘。</w:t>
      </w:r>
    </w:p>
    <w:p w:rsidR="00C04663" w:rsidRDefault="00A7259F" w:rsidP="00813907">
      <w:pPr>
        <w:spacing w:after="240"/>
      </w:pPr>
      <w:r>
        <w:rPr>
          <w:rFonts w:hint="eastAsia"/>
        </w:rPr>
        <w:t>然而當周蒼松提到刀仙宗三個字後，李龍飛腦中一個激靈，許多事情迅速回想了起來，之後那鬼屍門的兩人又夾殺過去，本能的，他體內的</w:t>
      </w:r>
      <w:del w:id="4677" w:author="簡新佳" w:date="2019-02-25T17:00:00Z">
        <w:r w:rsidDel="0012795F">
          <w:rPr>
            <w:rFonts w:hint="eastAsia"/>
          </w:rPr>
          <w:delText>靈力</w:delText>
        </w:r>
      </w:del>
      <w:ins w:id="4678" w:author="簡新佳" w:date="2019-02-25T17:00:00Z">
        <w:r w:rsidR="0012795F">
          <w:rPr>
            <w:rFonts w:hint="eastAsia"/>
          </w:rPr>
          <w:t>靈氣</w:t>
        </w:r>
      </w:ins>
      <w:r>
        <w:rPr>
          <w:rFonts w:hint="eastAsia"/>
        </w:rPr>
        <w:t>跟戰鬥能力迅速對應，同時也將李龍飛的靈識修復了大半。</w:t>
      </w:r>
    </w:p>
    <w:p w:rsidR="00C04663" w:rsidRDefault="00A7259F" w:rsidP="00813907">
      <w:pPr>
        <w:spacing w:after="240"/>
      </w:pPr>
      <w:r>
        <w:rPr>
          <w:rFonts w:hint="eastAsia"/>
        </w:rPr>
        <w:lastRenderedPageBreak/>
        <w:t>畢竟在達到練氣十層後，李龍飛的恢復力，比起練氣大圓滿不知道多了好幾倍，使得他肉身之力達到一種恐怖的程度，近乎生生不息，非築基難以擊滅。</w:t>
      </w:r>
    </w:p>
    <w:p w:rsidR="00C04663" w:rsidRDefault="00A7259F" w:rsidP="00813907">
      <w:pPr>
        <w:spacing w:after="240"/>
      </w:pPr>
      <w:r>
        <w:rPr>
          <w:rFonts w:hint="eastAsia"/>
        </w:rPr>
        <w:t>這也讓那鬼屍門的男修，雖然一爪擊中李龍飛胸前，但也換來對方滅絕一掌，直到死前，他依舊無法相信，眼前這個看起來只有練氣五六層的修士，竟然能一擊就將練氣七層的自己給就此擊殺。</w:t>
      </w:r>
    </w:p>
    <w:p w:rsidR="00C04663" w:rsidRDefault="00A7259F" w:rsidP="00813907">
      <w:pPr>
        <w:spacing w:after="240"/>
      </w:pPr>
      <w:r>
        <w:rPr>
          <w:rFonts w:hint="eastAsia"/>
        </w:rPr>
        <w:t>鬼師門另外那名女修，見到自己師兄被一擊斃命，心下駭然的同時，卻也升起一股滔天怒火。</w:t>
      </w:r>
    </w:p>
    <w:p w:rsidR="00C04663" w:rsidRDefault="00A7259F" w:rsidP="00813907">
      <w:pPr>
        <w:spacing w:after="240"/>
      </w:pPr>
      <w:r>
        <w:rPr>
          <w:rFonts w:hint="eastAsia"/>
        </w:rPr>
        <w:t>那師兄跟她素來相好，雖然沒有公開名份，但私下早已互許終身，此時痛失愛侶，讓她不顧一切，也要施展禁術殺敵。</w:t>
      </w:r>
    </w:p>
    <w:p w:rsidR="00C04663" w:rsidRDefault="00A7259F" w:rsidP="00813907">
      <w:pPr>
        <w:spacing w:after="240"/>
      </w:pPr>
      <w:r>
        <w:rPr>
          <w:rFonts w:hint="eastAsia"/>
        </w:rPr>
        <w:t>「我要你死！」她發出了一聲淒厲地尖叫，跟從儲物袋中掏出一口棺槨，咬舌噴出一口鮮血，整個人頓時老了十幾歲的樣子，跟著那口鮮血灑在棺木之上，轟一聲一隻青面獠牙的殭屍飛撲而出，身上修為更赫然達到了練氣九層。</w:t>
      </w:r>
    </w:p>
    <w:p w:rsidR="00C04663" w:rsidRDefault="00A7259F" w:rsidP="00813907">
      <w:pPr>
        <w:spacing w:after="240"/>
      </w:pPr>
      <w:r>
        <w:rPr>
          <w:rFonts w:hint="eastAsia"/>
        </w:rPr>
        <w:t>李龍飛仍是有些恍然，但他隨手扔出一面小旗，疾射而出，迎風見長，瞬間變成了三丈高的大小，跟著兩隻青鬼氣勢不凡地從旗內飛出，碰碰碰地就跟那殭屍打了起來。</w:t>
      </w:r>
    </w:p>
    <w:p w:rsidR="00C04663" w:rsidRDefault="00A7259F" w:rsidP="00813907">
      <w:pPr>
        <w:spacing w:after="240"/>
      </w:pPr>
      <w:r>
        <w:rPr>
          <w:rFonts w:hint="eastAsia"/>
        </w:rPr>
        <w:t>那周蒼松此時心下叫苦，腦中籌劃百轉千迴。</w:t>
      </w:r>
    </w:p>
    <w:p w:rsidR="00C04663" w:rsidRDefault="00A7259F" w:rsidP="00813907">
      <w:pPr>
        <w:spacing w:after="240"/>
      </w:pPr>
      <w:r>
        <w:rPr>
          <w:rFonts w:hint="eastAsia"/>
        </w:rPr>
        <w:t>他</w:t>
      </w:r>
      <w:r w:rsidR="00BE0162">
        <w:rPr>
          <w:rFonts w:hint="eastAsia"/>
        </w:rPr>
        <w:t>可</w:t>
      </w:r>
      <w:r>
        <w:rPr>
          <w:rFonts w:hint="eastAsia"/>
        </w:rPr>
        <w:t>沒有像那鬼屍門女修一樣失去理智</w:t>
      </w:r>
      <w:r w:rsidR="00BE0162">
        <w:rPr>
          <w:rFonts w:hint="eastAsia"/>
        </w:rPr>
        <w:t>。</w:t>
      </w:r>
    </w:p>
    <w:p w:rsidR="00C04663" w:rsidRDefault="00A7259F" w:rsidP="00813907">
      <w:pPr>
        <w:spacing w:after="240"/>
      </w:pPr>
      <w:r>
        <w:rPr>
          <w:rFonts w:hint="eastAsia"/>
        </w:rPr>
        <w:t>李龍飛一擊擊殺鬼屍門男修還好</w:t>
      </w:r>
      <w:r w:rsidR="00BE0162">
        <w:rPr>
          <w:rFonts w:hint="eastAsia"/>
        </w:rPr>
        <w:t>解釋</w:t>
      </w:r>
      <w:r>
        <w:rPr>
          <w:rFonts w:hint="eastAsia"/>
        </w:rPr>
        <w:t>，可以認為是對方一時大意，中了殺招；但後面那女修招喚出練氣九層的殭屍，別說是杜之嚴，便是自己，也不見得能</w:t>
      </w:r>
      <w:r w:rsidR="00BE0162">
        <w:rPr>
          <w:rFonts w:hint="eastAsia"/>
        </w:rPr>
        <w:t>輕易</w:t>
      </w:r>
      <w:r>
        <w:rPr>
          <w:rFonts w:hint="eastAsia"/>
        </w:rPr>
        <w:t>抵擋</w:t>
      </w:r>
      <w:r w:rsidR="00BE0162">
        <w:rPr>
          <w:rFonts w:hint="eastAsia"/>
        </w:rPr>
        <w:t>下來</w:t>
      </w:r>
      <w:r>
        <w:rPr>
          <w:rFonts w:hint="eastAsia"/>
        </w:rPr>
        <w:t>。</w:t>
      </w:r>
    </w:p>
    <w:p w:rsidR="00C04663" w:rsidRDefault="00A7259F" w:rsidP="00813907">
      <w:pPr>
        <w:spacing w:after="240"/>
      </w:pPr>
      <w:r>
        <w:rPr>
          <w:rFonts w:hint="eastAsia"/>
        </w:rPr>
        <w:t>但對方隨手一揮，便招喚出兩隻青鬼與之抗</w:t>
      </w:r>
      <w:r w:rsidR="00BE0162">
        <w:rPr>
          <w:rFonts w:hint="eastAsia"/>
        </w:rPr>
        <w:t>衡</w:t>
      </w:r>
      <w:r>
        <w:rPr>
          <w:rFonts w:hint="eastAsia"/>
        </w:rPr>
        <w:t>，神情還如此輕鬆，如果只是這樣那也就罷了，就怕對方還許多殺手鐗。</w:t>
      </w:r>
    </w:p>
    <w:p w:rsidR="00C04663" w:rsidRDefault="00A7259F" w:rsidP="00813907">
      <w:pPr>
        <w:spacing w:after="240"/>
      </w:pPr>
      <w:r>
        <w:rPr>
          <w:rFonts w:hint="eastAsia"/>
        </w:rPr>
        <w:t>想到這裡，周蒼松有些想要離去，他為人一向謹慎，沒把握的事不會輕易出手，否則自己一個人偷襲杜之嚴也可以取勝，何必再帶兩個鬼屍門的人同行。</w:t>
      </w:r>
    </w:p>
    <w:p w:rsidR="00C04663" w:rsidRDefault="00A7259F" w:rsidP="00813907">
      <w:pPr>
        <w:spacing w:after="240"/>
      </w:pPr>
      <w:r>
        <w:rPr>
          <w:rFonts w:hint="eastAsia"/>
        </w:rPr>
        <w:t>但他為了佈這局費了一番功夫，更是找來了鬼屍門的人幫忙，如果就這樣離去，不但不捨，更會惹上許多麻煩，無奈之下，他把心一橫，又是一道刀氣揮向杜之嚴，咬牙說道。</w:t>
      </w:r>
    </w:p>
    <w:p w:rsidR="00C04663" w:rsidRDefault="00A7259F" w:rsidP="00813907">
      <w:pPr>
        <w:spacing w:after="240"/>
      </w:pPr>
      <w:r>
        <w:rPr>
          <w:rFonts w:hint="eastAsia"/>
        </w:rPr>
        <w:t>「楊師姐，那人就交給妳處理，我先將這杜之嚴給殺掉，回頭再去幫妳！」</w:t>
      </w:r>
    </w:p>
    <w:p w:rsidR="00C04663" w:rsidRDefault="00A7259F" w:rsidP="00813907">
      <w:pPr>
        <w:spacing w:after="240"/>
      </w:pPr>
      <w:r>
        <w:rPr>
          <w:rFonts w:hint="eastAsia"/>
        </w:rPr>
        <w:t>周蒼松嘴上開口這樣說，心下卻打定了主意，只要殺了杜之嚴，帶上他的人頭，立馬離去，想來那人方才轉身有意離開，也不會特意阻止。</w:t>
      </w:r>
    </w:p>
    <w:p w:rsidR="00C04663" w:rsidRDefault="00A7259F" w:rsidP="00813907">
      <w:pPr>
        <w:spacing w:after="240"/>
      </w:pPr>
      <w:r>
        <w:rPr>
          <w:rFonts w:hint="eastAsia"/>
        </w:rPr>
        <w:lastRenderedPageBreak/>
        <w:t>杜之嚴聽到周蒼松的話語，明白對方念頭，他此刻已無力自保，情急之下衝著李龍飛大喊。</w:t>
      </w:r>
    </w:p>
    <w:p w:rsidR="00C04663" w:rsidRDefault="00A7259F" w:rsidP="00813907">
      <w:pPr>
        <w:spacing w:after="240"/>
      </w:pPr>
      <w:r>
        <w:rPr>
          <w:rFonts w:hint="eastAsia"/>
        </w:rPr>
        <w:t>「</w:t>
      </w:r>
      <w:r w:rsidR="00BE0162">
        <w:rPr>
          <w:rFonts w:hint="eastAsia"/>
        </w:rPr>
        <w:t>道友</w:t>
      </w:r>
      <w:r>
        <w:rPr>
          <w:rFonts w:hint="eastAsia"/>
        </w:rPr>
        <w:t>救我，我乃赤劍宗的弟子，如果</w:t>
      </w:r>
      <w:r w:rsidR="00BE0162">
        <w:rPr>
          <w:rFonts w:hint="eastAsia"/>
        </w:rPr>
        <w:t>道友</w:t>
      </w:r>
      <w:r>
        <w:rPr>
          <w:rFonts w:hint="eastAsia"/>
        </w:rPr>
        <w:t>能救我一命，待我回宗之後，肯定請師長報以重禮！」</w:t>
      </w:r>
    </w:p>
    <w:p w:rsidR="00C04663" w:rsidRDefault="00A7259F" w:rsidP="00813907">
      <w:pPr>
        <w:spacing w:after="240"/>
      </w:pPr>
      <w:r>
        <w:rPr>
          <w:rFonts w:hint="eastAsia"/>
        </w:rPr>
        <w:t>李龍飛原本的確如周蒼松所想，不願惹事，這並非他冷血，實在是他剛踏入練氣十層，修為還不是很穩定，加上有許多事沒有弄清楚，與人交手風險頗大。</w:t>
      </w:r>
    </w:p>
    <w:p w:rsidR="00C04663" w:rsidRDefault="00A7259F" w:rsidP="00813907">
      <w:pPr>
        <w:spacing w:after="240"/>
      </w:pPr>
      <w:r>
        <w:rPr>
          <w:rFonts w:hint="eastAsia"/>
        </w:rPr>
        <w:t>更何況，他正被人追殺，這裡又是自在道的勢力範圍，在沒弄清楚對方是誰之前，眼前四人對自己來說誰是敵誰是友，委實難以說清。</w:t>
      </w:r>
    </w:p>
    <w:p w:rsidR="00C04663" w:rsidRDefault="00A7259F" w:rsidP="00813907">
      <w:pPr>
        <w:spacing w:after="240"/>
      </w:pPr>
      <w:r>
        <w:rPr>
          <w:rFonts w:hint="eastAsia"/>
        </w:rPr>
        <w:t>方才那鬼屍門的男修，要不是有心殺己，李龍飛也不願出手擊殺，眼下另外那兩人的恩怨對他來說，實在是不該輕易介入。</w:t>
      </w:r>
    </w:p>
    <w:p w:rsidR="00C04663" w:rsidRDefault="00A7259F" w:rsidP="00813907">
      <w:pPr>
        <w:spacing w:after="240"/>
      </w:pPr>
      <w:r>
        <w:rPr>
          <w:rFonts w:hint="eastAsia"/>
        </w:rPr>
        <w:t>不過杜之嚴那句赤劍宗弟子一出，頓時讓他腦中浮現兩個身影，他默然一會之後，一拍儲物袋，兩柄飛劍射出，擋下了周蒼松逼近杜之嚴的一股刀氣。</w:t>
      </w:r>
    </w:p>
    <w:p w:rsidR="00C04663" w:rsidRDefault="00A7259F" w:rsidP="00813907">
      <w:pPr>
        <w:spacing w:after="240"/>
      </w:pPr>
      <w:r>
        <w:rPr>
          <w:rFonts w:hint="eastAsia"/>
        </w:rPr>
        <w:t>「此人，我今日先帶走，你們的恩怨，他日再自行了結！」李龍飛架起杜之嚴，朝著周蒼松看了一眼後說道。</w:t>
      </w:r>
    </w:p>
    <w:p w:rsidR="00C04663" w:rsidRDefault="00A7259F" w:rsidP="00813907">
      <w:pPr>
        <w:spacing w:after="240"/>
      </w:pPr>
      <w:r>
        <w:rPr>
          <w:rFonts w:hint="eastAsia"/>
        </w:rPr>
        <w:t>周蒼松心中一凜，方才他那道刀氣，雖然因為顧慮李龍飛沒有使出全力，但也非普通練氣七層以下所能擋得住的。</w:t>
      </w:r>
    </w:p>
    <w:p w:rsidR="00C04663" w:rsidRDefault="00A7259F" w:rsidP="00813907">
      <w:pPr>
        <w:spacing w:after="240"/>
      </w:pPr>
      <w:r>
        <w:rPr>
          <w:rFonts w:hint="eastAsia"/>
        </w:rPr>
        <w:t>但李龍飛憑著兩柄普通的飛劍，就能輕鬆接下，而且沒有損毀，不論是在修為上或是</w:t>
      </w:r>
      <w:del w:id="4679" w:author="簡新佳" w:date="2019-02-25T17:00:00Z">
        <w:r w:rsidDel="0012795F">
          <w:rPr>
            <w:rFonts w:hint="eastAsia"/>
          </w:rPr>
          <w:delText>靈力</w:delText>
        </w:r>
      </w:del>
      <w:ins w:id="4680" w:author="簡新佳" w:date="2019-02-25T17:00:00Z">
        <w:r w:rsidR="0012795F">
          <w:rPr>
            <w:rFonts w:hint="eastAsia"/>
          </w:rPr>
          <w:t>靈氣</w:t>
        </w:r>
      </w:ins>
      <w:r>
        <w:rPr>
          <w:rFonts w:hint="eastAsia"/>
        </w:rPr>
        <w:t>的掌控上看起來都比自己有過之而無不及。</w:t>
      </w:r>
    </w:p>
    <w:p w:rsidR="00C04663" w:rsidRDefault="00A7259F" w:rsidP="00813907">
      <w:pPr>
        <w:spacing w:after="240"/>
      </w:pPr>
      <w:r>
        <w:rPr>
          <w:rFonts w:hint="eastAsia"/>
        </w:rPr>
        <w:t>想到這，他的怯意又多了些。</w:t>
      </w:r>
    </w:p>
    <w:p w:rsidR="00C04663" w:rsidRDefault="00A7259F" w:rsidP="00813907">
      <w:pPr>
        <w:spacing w:after="240"/>
      </w:pPr>
      <w:r>
        <w:rPr>
          <w:rFonts w:hint="eastAsia"/>
        </w:rPr>
        <w:t>也就在這時，那鬼屍門的女修，因為所控的殭屍始終無法突破那兩個青鬼的圍攻，仰天發出了一聲慘嚎。</w:t>
      </w:r>
    </w:p>
    <w:p w:rsidR="00C04663" w:rsidRDefault="00A7259F" w:rsidP="00813907">
      <w:pPr>
        <w:spacing w:after="240"/>
      </w:pPr>
      <w:r>
        <w:rPr>
          <w:rFonts w:hint="eastAsia"/>
        </w:rPr>
        <w:t>慘嚎中，她赫然用力一拍自己額頭，頓時腦漿迸裂，白色的腦髓與紅色的鮮血混在一起噴向那具殭屍，跟著一縷怨魂從她身上飄出，被一同吸了進去。</w:t>
      </w:r>
    </w:p>
    <w:p w:rsidR="00C04663" w:rsidRDefault="00A7259F" w:rsidP="00813907">
      <w:pPr>
        <w:spacing w:after="240"/>
      </w:pPr>
      <w:r>
        <w:rPr>
          <w:rFonts w:hint="eastAsia"/>
        </w:rPr>
        <w:t>「生魂絕屍！她竟然不顧生死使用鬼屍門的秘術之一！」杜之嚴見到那女修的舉動，無法置信地臉色懼變。</w:t>
      </w:r>
    </w:p>
    <w:p w:rsidR="00C04663" w:rsidRDefault="00A7259F" w:rsidP="00813907">
      <w:pPr>
        <w:spacing w:after="240"/>
      </w:pPr>
      <w:r>
        <w:rPr>
          <w:rFonts w:hint="eastAsia"/>
        </w:rPr>
        <w:t>他原本自寸若不是被暗算在先，加上對方三人圍攻自己一個，自己肯定能一一擊倒對方，但此時見到這女修使出的生魂絕屍，才明白就算是一對一，恐怕自己也是佔不到上風。</w:t>
      </w:r>
    </w:p>
    <w:p w:rsidR="00C04663" w:rsidRDefault="00A7259F" w:rsidP="00813907">
      <w:pPr>
        <w:spacing w:after="240"/>
      </w:pPr>
      <w:r>
        <w:rPr>
          <w:rFonts w:hint="eastAsia"/>
        </w:rPr>
        <w:t>「好一個烈女…鬼屍門中，也是有人有情有義的…」李龍飛卻是深吸一口氣，對</w:t>
      </w:r>
      <w:r>
        <w:rPr>
          <w:rFonts w:hint="eastAsia"/>
        </w:rPr>
        <w:lastRenderedPageBreak/>
        <w:t>那女修升起了一絲佩服。</w:t>
      </w:r>
    </w:p>
    <w:p w:rsidR="00C04663" w:rsidRDefault="00A7259F" w:rsidP="00813907">
      <w:pPr>
        <w:spacing w:after="240"/>
      </w:pPr>
      <w:r>
        <w:rPr>
          <w:rFonts w:hint="eastAsia"/>
        </w:rPr>
        <w:t>轉眼之間，隨著那殭屍吸收了鮮血腦漿和怨魂，一股練氣大圓滿的氣息從它身上散了開來，更是隱隱超過尋常的練氣大圓滿許多，就連周蒼松，也在這股威壓下全身毛髮都像尖叫似地想要逃走。</w:t>
      </w:r>
    </w:p>
    <w:p w:rsidR="00C04663" w:rsidRDefault="00A7259F" w:rsidP="00813907">
      <w:pPr>
        <w:spacing w:after="240"/>
      </w:pPr>
      <w:r>
        <w:rPr>
          <w:rFonts w:hint="eastAsia"/>
        </w:rPr>
        <w:t>那殭屍狂吼一聲，原本與之交纏的兩隻青鬼，頓時雙雙抖擻，往後一讓退了開來，似乎有所不敵，更是本能的畏懼對方。</w:t>
      </w:r>
    </w:p>
    <w:p w:rsidR="00C04663" w:rsidRDefault="00A7259F" w:rsidP="00813907">
      <w:pPr>
        <w:spacing w:after="240"/>
      </w:pPr>
      <w:r>
        <w:rPr>
          <w:rFonts w:hint="eastAsia"/>
        </w:rPr>
        <w:t>「練氣大圓滿嗎…」李龍飛看著那沒了青鬼阻礙，而迎面撲來的殭屍，想起當初對上刀仙宗的弟子謝風淮。</w:t>
      </w:r>
    </w:p>
    <w:p w:rsidR="00C04663" w:rsidRDefault="00A7259F" w:rsidP="00813907">
      <w:pPr>
        <w:spacing w:after="240"/>
      </w:pPr>
      <w:r>
        <w:rPr>
          <w:rFonts w:hint="eastAsia"/>
        </w:rPr>
        <w:t>雖然同樣是練氣大圓滿，但這殭屍卻是更甚一籌，隱隱有半步築基的氣勢。</w:t>
      </w:r>
    </w:p>
    <w:p w:rsidR="00C04663" w:rsidRDefault="00A7259F" w:rsidP="00813907">
      <w:pPr>
        <w:spacing w:after="240"/>
      </w:pPr>
      <w:r>
        <w:rPr>
          <w:rFonts w:hint="eastAsia"/>
        </w:rPr>
        <w:t>尤其它銅皮鐵骨，更是不怕傷痛，尋常練氣大圓滿修士遇上了，怕也是很難對敵。</w:t>
      </w:r>
    </w:p>
    <w:p w:rsidR="00C04663" w:rsidRDefault="00A7259F" w:rsidP="00813907">
      <w:pPr>
        <w:spacing w:after="240"/>
      </w:pPr>
      <w:r>
        <w:rPr>
          <w:rFonts w:hint="eastAsia"/>
        </w:rPr>
        <w:t>但李龍飛臉色不改，先是左手一揮，將那兩隻青鬼與青羅旗收了起來，跟著右手手掌一翻，掌中雷勁迅速寧聚，在那殭屍近身之際，閃身一擊，頓時一股驚人的雷光爆開，比起先前幾次都激烈無比，將那殭屍給極得吱吱作響，更是發出陣陣焦味。</w:t>
      </w:r>
    </w:p>
    <w:p w:rsidR="00C04663" w:rsidRDefault="00A7259F" w:rsidP="00813907">
      <w:pPr>
        <w:spacing w:after="240"/>
      </w:pPr>
      <w:r>
        <w:rPr>
          <w:rFonts w:hint="eastAsia"/>
        </w:rPr>
        <w:t>那殭屍吃痛，狂吼一聲想要反擊，但李龍飛飛快地繞到他的身後，跟著又是一掌接一掌的轟雷術擊在他身上，完全不給對方機會。</w:t>
      </w:r>
    </w:p>
    <w:p w:rsidR="00C04663" w:rsidRDefault="00A7259F" w:rsidP="00813907">
      <w:pPr>
        <w:spacing w:after="240"/>
      </w:pPr>
      <w:r>
        <w:rPr>
          <w:rFonts w:hint="eastAsia"/>
        </w:rPr>
        <w:t>雷火之術本就是邪物的天敵，此時不斷轟擊在那殭屍身上，其身上的邪穢之氣漸漸被驅散開來，加上李龍飛肉體的力量非凡，那殭屍哪怕再怎麼銅皮鐵骨，在這樣的連環電擊之下，最終也只能成了全身焦碳，再也無力站了起來。</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靈仙蟲芝</w:t>
      </w:r>
    </w:p>
    <w:p w:rsidR="00C04663" w:rsidRDefault="00C04663" w:rsidP="00813907">
      <w:pPr>
        <w:spacing w:after="240"/>
      </w:pPr>
    </w:p>
    <w:p w:rsidR="00C04663" w:rsidRDefault="00A7259F" w:rsidP="00813907">
      <w:pPr>
        <w:spacing w:after="240"/>
      </w:pPr>
      <w:r>
        <w:rPr>
          <w:rFonts w:hint="eastAsia"/>
        </w:rPr>
        <w:t>那杜之嚴被李龍飛架著，原本還驚慌地想要掙脫退後，但此時見那殭屍被李龍飛輕易地打倒，頓時目瞪口呆，驚得說不出話來。</w:t>
      </w:r>
    </w:p>
    <w:p w:rsidR="00C04663" w:rsidRDefault="00A7259F" w:rsidP="00813907">
      <w:pPr>
        <w:spacing w:after="240"/>
      </w:pPr>
      <w:r>
        <w:rPr>
          <w:rFonts w:hint="eastAsia"/>
        </w:rPr>
        <w:t>但比起他，一旁的周蒼松才真的是要嚇都心都要停了。</w:t>
      </w:r>
    </w:p>
    <w:p w:rsidR="00C04663" w:rsidRDefault="00A7259F" w:rsidP="00813907">
      <w:pPr>
        <w:spacing w:after="240"/>
      </w:pPr>
      <w:r>
        <w:rPr>
          <w:rFonts w:hint="eastAsia"/>
        </w:rPr>
        <w:t>此時他只覺得眼前一片黑，心中不斷罵道剛剛那兩名鬼屍門的男女，方才沒事讓李龍飛離開就好了，為何要招惹這樣一個煞星，更惹得自己命都沒了。</w:t>
      </w:r>
    </w:p>
    <w:p w:rsidR="00C04663" w:rsidRDefault="00A7259F" w:rsidP="00813907">
      <w:pPr>
        <w:spacing w:after="240"/>
      </w:pPr>
      <w:r>
        <w:rPr>
          <w:rFonts w:hint="eastAsia"/>
        </w:rPr>
        <w:lastRenderedPageBreak/>
        <w:t>眼下只剩自己，周蒼松是逃也不是，不逃也不是，他雙腳顫抖，再無任何想法，恭恭敬敬雙手一拜顫聲說。</w:t>
      </w:r>
    </w:p>
    <w:p w:rsidR="00C04663" w:rsidRDefault="00A7259F" w:rsidP="00813907">
      <w:pPr>
        <w:spacing w:after="240"/>
      </w:pPr>
      <w:r>
        <w:rPr>
          <w:rFonts w:hint="eastAsia"/>
        </w:rPr>
        <w:t>「前…前輩饒命…晚輩的有眼不識泰山，還請前輩見諒。」</w:t>
      </w:r>
    </w:p>
    <w:p w:rsidR="00C04663" w:rsidRDefault="00A7259F" w:rsidP="00813907">
      <w:pPr>
        <w:spacing w:after="240"/>
      </w:pPr>
      <w:r>
        <w:rPr>
          <w:rFonts w:hint="eastAsia"/>
        </w:rPr>
        <w:t>李龍飛倒是沒甚麼殺機，他此時在心中只是感嘆，當初自己費盡工夫才有驚無險擊殺謝風淮，如今對上這殭屍，卻是舉手之間就能將它擊敗，看來自己的的確確是變強了。</w:t>
      </w:r>
    </w:p>
    <w:p w:rsidR="00C04663" w:rsidRDefault="00A7259F" w:rsidP="00813907">
      <w:pPr>
        <w:spacing w:after="240"/>
      </w:pPr>
      <w:r>
        <w:rPr>
          <w:rFonts w:hint="eastAsia"/>
        </w:rPr>
        <w:t>如果再遇到那刀仙宗的築基天驕，不知道以自己現在練氣十層的實力，是否能跟對方鬥個旗鼓相當呢？</w:t>
      </w:r>
    </w:p>
    <w:p w:rsidR="00C04663" w:rsidRDefault="00A7259F" w:rsidP="00813907">
      <w:pPr>
        <w:spacing w:after="240"/>
      </w:pPr>
      <w:r>
        <w:rPr>
          <w:rFonts w:hint="eastAsia"/>
        </w:rPr>
        <w:t>想到這，李龍飛心中隱隱出現一股躍躍欲試的念頭，隨著那念頭的掀起，他的修為也不自覺散開。</w:t>
      </w:r>
    </w:p>
    <w:p w:rsidR="00C04663" w:rsidRDefault="00A7259F" w:rsidP="00813907">
      <w:pPr>
        <w:spacing w:after="240"/>
      </w:pPr>
      <w:r>
        <w:rPr>
          <w:rFonts w:hint="eastAsia"/>
        </w:rPr>
        <w:t>感受到李龍飛身上散發出的澎湃修為，周蒼松心中更是懊悔不已。</w:t>
      </w:r>
    </w:p>
    <w:p w:rsidR="00C04663" w:rsidRDefault="00A7259F" w:rsidP="00813907">
      <w:pPr>
        <w:spacing w:after="240"/>
      </w:pPr>
      <w:r>
        <w:rPr>
          <w:rFonts w:hint="eastAsia"/>
        </w:rPr>
        <w:t>「築…築基，這修為已經超過了練氣大圓滿…肯定是築基修士…」</w:t>
      </w:r>
    </w:p>
    <w:p w:rsidR="00C04663" w:rsidRDefault="00A7259F" w:rsidP="00813907">
      <w:pPr>
        <w:spacing w:after="240"/>
      </w:pPr>
      <w:r>
        <w:rPr>
          <w:rFonts w:hint="eastAsia"/>
        </w:rPr>
        <w:t>這樣的修為，周蒼松只在自己門內築基修士以上感受過，這讓他更連最後一絲僥倖想逃的念頭都打消了。</w:t>
      </w:r>
    </w:p>
    <w:p w:rsidR="00C04663" w:rsidRDefault="00A7259F" w:rsidP="00813907">
      <w:pPr>
        <w:spacing w:after="240"/>
      </w:pPr>
      <w:r>
        <w:rPr>
          <w:rFonts w:hint="eastAsia"/>
        </w:rPr>
        <w:t>「該死的，鬼屍門那兩人死就死了，為甚麼要惹上一個築基修士…」</w:t>
      </w:r>
    </w:p>
    <w:p w:rsidR="00C04663" w:rsidRDefault="00A7259F" w:rsidP="00813907">
      <w:pPr>
        <w:spacing w:after="240"/>
      </w:pPr>
      <w:r>
        <w:rPr>
          <w:rFonts w:hint="eastAsia"/>
        </w:rPr>
        <w:t>想到這，周蒼松哭喪著臉，跪了下去，連滾帶爬，抓著李龍飛的腳磕著頭，嘴裡還不斷地說著。</w:t>
      </w:r>
    </w:p>
    <w:p w:rsidR="00C04663" w:rsidRDefault="00A7259F" w:rsidP="00813907">
      <w:pPr>
        <w:spacing w:after="240"/>
      </w:pPr>
      <w:r>
        <w:rPr>
          <w:rFonts w:hint="eastAsia"/>
        </w:rPr>
        <w:t>「前…前輩饒命…晚輩真的不是有意冒犯的…請前輩高抬貴手阿…」</w:t>
      </w:r>
    </w:p>
    <w:p w:rsidR="00C04663" w:rsidRDefault="00A7259F" w:rsidP="00813907">
      <w:pPr>
        <w:spacing w:after="240"/>
      </w:pPr>
      <w:r>
        <w:rPr>
          <w:rFonts w:hint="eastAsia"/>
        </w:rPr>
        <w:t>一旁被架著的杜之嚴眼神中閃過一絲戾氣，一咬牙，趁著周蒼松磕頭時後，右手狠狠一指，凝聚他此時所僅有的最後力氣，一道劍風頓時貫穿對方後腦門，周蒼松連慘叫的時間都沒，便悶哼一聲，軟了下來。</w:t>
      </w:r>
    </w:p>
    <w:p w:rsidR="00C04663" w:rsidRDefault="00A7259F" w:rsidP="00813907">
      <w:pPr>
        <w:spacing w:after="240"/>
      </w:pPr>
      <w:r>
        <w:rPr>
          <w:rFonts w:hint="eastAsia"/>
        </w:rPr>
        <w:t>「你！」李龍飛這才驚覺杜之嚴的舉動，皺起眉頭，狠狠地看了他一眼。</w:t>
      </w:r>
    </w:p>
    <w:p w:rsidR="00C04663" w:rsidRDefault="00A7259F" w:rsidP="00813907">
      <w:pPr>
        <w:spacing w:after="240"/>
      </w:pPr>
      <w:r>
        <w:rPr>
          <w:rFonts w:hint="eastAsia"/>
        </w:rPr>
        <w:t>杜之嚴感受到李龍飛的怒意，低下頭來，不敢面對李龍飛的目光，顫聲說道，</w:t>
      </w:r>
    </w:p>
    <w:p w:rsidR="00C04663" w:rsidRDefault="00A7259F" w:rsidP="00813907">
      <w:pPr>
        <w:spacing w:after="240"/>
      </w:pPr>
      <w:r>
        <w:rPr>
          <w:rFonts w:hint="eastAsia"/>
        </w:rPr>
        <w:t>「</w:t>
      </w:r>
      <w:r w:rsidR="0047547D">
        <w:rPr>
          <w:rFonts w:hint="eastAsia"/>
        </w:rPr>
        <w:t>道友</w:t>
      </w:r>
      <w:r>
        <w:rPr>
          <w:rFonts w:hint="eastAsia"/>
        </w:rPr>
        <w:t>…恩公</w:t>
      </w:r>
      <w:r>
        <w:t>…</w:t>
      </w:r>
      <w:r>
        <w:rPr>
          <w:rFonts w:hint="eastAsia"/>
        </w:rPr>
        <w:t>恩公息怒…恩公有所不知，這裡是鬼屍門跟刀仙宗的勢力範圍，別說恩公剛剛救下了我，光是恩公所殺的那兩人，皆是鬼屍門弟子，若是放了這賤人活命，肯定會引來不少追兵…到時後，到時後怕是會更加危險…」</w:t>
      </w:r>
    </w:p>
    <w:p w:rsidR="00C04663" w:rsidRDefault="00A7259F" w:rsidP="00813907">
      <w:pPr>
        <w:spacing w:after="240"/>
      </w:pPr>
      <w:r>
        <w:rPr>
          <w:rFonts w:hint="eastAsia"/>
        </w:rPr>
        <w:t>「就算如此…你藉我的威勢，殺了此人，也是事實…李某本意便要救你離去，但你如此利用我，我又怎能再幫你！」</w:t>
      </w:r>
    </w:p>
    <w:p w:rsidR="00C04663" w:rsidRDefault="00A7259F" w:rsidP="00813907">
      <w:pPr>
        <w:spacing w:after="240"/>
      </w:pPr>
      <w:r>
        <w:rPr>
          <w:rFonts w:hint="eastAsia"/>
        </w:rPr>
        <w:lastRenderedPageBreak/>
        <w:t>李龍飛雖知對方所言不假，但一想到自己被人利用，加上赤劍宗在自在道被攻打之時並無伸出援手，不由得對原本杜之嚴所產生的一絲好感全都散去。</w:t>
      </w:r>
    </w:p>
    <w:p w:rsidR="00C04663" w:rsidRDefault="00A7259F" w:rsidP="00813907">
      <w:pPr>
        <w:spacing w:after="240"/>
      </w:pPr>
      <w:r>
        <w:rPr>
          <w:rFonts w:hint="eastAsia"/>
        </w:rPr>
        <w:t>此時心中既有不滿，當下便鬆開對杜之嚴的撐扶，跨步準備獨自離去。</w:t>
      </w:r>
    </w:p>
    <w:p w:rsidR="00C04663" w:rsidRDefault="00A7259F" w:rsidP="00813907">
      <w:pPr>
        <w:spacing w:after="240"/>
      </w:pPr>
      <w:r>
        <w:rPr>
          <w:rFonts w:hint="eastAsia"/>
        </w:rPr>
        <w:t>杜之嚴見李龍飛要離去，雖然追殺自己的這三人都已死，但自己身受重傷，又深入險境，當下急道。</w:t>
      </w:r>
    </w:p>
    <w:p w:rsidR="00C04663" w:rsidRDefault="00A7259F" w:rsidP="00813907">
      <w:pPr>
        <w:spacing w:after="240"/>
      </w:pPr>
      <w:r>
        <w:rPr>
          <w:rFonts w:hint="eastAsia"/>
        </w:rPr>
        <w:t>「恩公！恩公留步！」</w:t>
      </w:r>
    </w:p>
    <w:p w:rsidR="00C04663" w:rsidRDefault="00A7259F" w:rsidP="00813907">
      <w:pPr>
        <w:spacing w:after="240"/>
      </w:pPr>
      <w:r>
        <w:rPr>
          <w:rFonts w:hint="eastAsia"/>
        </w:rPr>
        <w:t>李龍飛不理不睬，正打算要往前急馳時，杜之嚴喊道，</w:t>
      </w:r>
    </w:p>
    <w:p w:rsidR="00C04663" w:rsidRDefault="00A7259F" w:rsidP="00813907">
      <w:pPr>
        <w:spacing w:after="240"/>
      </w:pPr>
      <w:r>
        <w:rPr>
          <w:rFonts w:hint="eastAsia"/>
        </w:rPr>
        <w:t>「恩公請聽我一言，如果此言說完，恩公仍執意要走，那杜某也不再強留，只是恩公救命大恩，杜某不能忘記，如果僥倖活著回赤劍宗，他日必當回報！」</w:t>
      </w:r>
    </w:p>
    <w:p w:rsidR="00C04663" w:rsidRDefault="00A7259F" w:rsidP="00813907">
      <w:pPr>
        <w:spacing w:after="240"/>
      </w:pPr>
      <w:r>
        <w:rPr>
          <w:rFonts w:hint="eastAsia"/>
        </w:rPr>
        <w:t>聽到這話，李龍飛腳下一頓，有些放緩，杜之嚴見狀忙大喜說道。</w:t>
      </w:r>
    </w:p>
    <w:p w:rsidR="00C04663" w:rsidRDefault="00A7259F" w:rsidP="00813907">
      <w:pPr>
        <w:spacing w:after="240"/>
      </w:pPr>
      <w:r>
        <w:rPr>
          <w:rFonts w:hint="eastAsia"/>
        </w:rPr>
        <w:t>「恩公本已對杜某有救命之恩，杜某不該再要求些甚麼，但此地離赤劍宗實在太遠，杜某只求恩公能帶杜某離開刀仙宗的勢力範圍，讓杜某有機會找到同門求助，只要恩公答應，不論事成與否，杜某願以一珠靈仙蟲芝送給恩公，以報救命之恩。」</w:t>
      </w:r>
    </w:p>
    <w:p w:rsidR="00C04663" w:rsidRDefault="00A7259F" w:rsidP="00813907">
      <w:pPr>
        <w:spacing w:after="240"/>
      </w:pPr>
      <w:r>
        <w:rPr>
          <w:rFonts w:hint="eastAsia"/>
        </w:rPr>
        <w:t>李龍飛一聽，心中翻起不小的波動，不由得有些遲疑了起來。</w:t>
      </w:r>
    </w:p>
    <w:p w:rsidR="00C04663" w:rsidRDefault="00A7259F" w:rsidP="00813907">
      <w:pPr>
        <w:spacing w:after="240"/>
      </w:pPr>
      <w:r>
        <w:rPr>
          <w:rFonts w:hint="eastAsia"/>
        </w:rPr>
        <w:t>這靈仙蟲芝他在當初在梵天石內的涼亭第一試練獎勵中曾有看過，那時白龍亦有勸過他拿這出去，並說明其功用。</w:t>
      </w:r>
    </w:p>
    <w:p w:rsidR="00C04663" w:rsidRDefault="00A7259F" w:rsidP="00813907">
      <w:pPr>
        <w:spacing w:after="240"/>
      </w:pPr>
      <w:r>
        <w:rPr>
          <w:rFonts w:hint="eastAsia"/>
        </w:rPr>
        <w:t>「這靈仙蟲芝乃真正天地靈氣精華之草木，結丹之下，服用一小片便能治療許多重傷，一旦整株服下，甚至能讓自己修為在短時間內提升一小階，練氣中期至練氣後期，築基初期至築基中期，堪稱奪天地造化之物。」</w:t>
      </w:r>
    </w:p>
    <w:p w:rsidR="00C04663" w:rsidRDefault="00A7259F" w:rsidP="00813907">
      <w:pPr>
        <w:spacing w:after="240"/>
      </w:pPr>
      <w:r>
        <w:rPr>
          <w:rFonts w:hint="eastAsia"/>
        </w:rPr>
        <w:t>「可惜這靈仙蟲芝不論吃小片還整株，一生最多服用五次，超過五次，其內潛藏毒性累積爆發之下，必死無疑…」</w:t>
      </w:r>
    </w:p>
    <w:p w:rsidR="00C04663" w:rsidRDefault="00A7259F" w:rsidP="00813907">
      <w:pPr>
        <w:spacing w:after="240"/>
      </w:pPr>
      <w:r>
        <w:rPr>
          <w:rFonts w:hint="eastAsia"/>
        </w:rPr>
        <w:t>當初白龍的話猶言在耳，此時李龍飛聽到靈仙蟲芝的名字，忍不住怦然心動。</w:t>
      </w:r>
    </w:p>
    <w:p w:rsidR="00C04663" w:rsidRDefault="00A7259F" w:rsidP="00813907">
      <w:pPr>
        <w:spacing w:after="240"/>
      </w:pPr>
      <w:r>
        <w:rPr>
          <w:rFonts w:hint="eastAsia"/>
        </w:rPr>
        <w:t>「不管是要報仇要變強，治療跟殺手鐧都是必要的…如果當初有靈仙蟲芝的話，楚</w:t>
      </w:r>
      <w:r w:rsidR="0047547D">
        <w:rPr>
          <w:rFonts w:hint="eastAsia"/>
        </w:rPr>
        <w:t>若</w:t>
      </w:r>
      <w:r>
        <w:rPr>
          <w:rFonts w:hint="eastAsia"/>
        </w:rPr>
        <w:t>梅也許也不用慘死…」</w:t>
      </w:r>
    </w:p>
    <w:p w:rsidR="00C04663" w:rsidRDefault="00A7259F" w:rsidP="00813907">
      <w:pPr>
        <w:spacing w:after="240"/>
      </w:pPr>
      <w:r>
        <w:rPr>
          <w:rFonts w:hint="eastAsia"/>
        </w:rPr>
        <w:t>想到這</w:t>
      </w:r>
      <w:r w:rsidR="0047547D">
        <w:rPr>
          <w:rFonts w:hint="eastAsia"/>
        </w:rPr>
        <w:t>楚若梅</w:t>
      </w:r>
      <w:r>
        <w:rPr>
          <w:rFonts w:hint="eastAsia"/>
        </w:rPr>
        <w:t>，李龍飛心中不由得又感傷了起來。</w:t>
      </w:r>
    </w:p>
    <w:p w:rsidR="00C04663" w:rsidRDefault="00A7259F" w:rsidP="00813907">
      <w:pPr>
        <w:spacing w:after="240"/>
      </w:pPr>
      <w:r>
        <w:rPr>
          <w:rFonts w:hint="eastAsia"/>
        </w:rPr>
        <w:t>他轉頭看向杜之嚴，目中的怒意雖減了不少，但仍是不信任說道，</w:t>
      </w:r>
    </w:p>
    <w:p w:rsidR="00C04663" w:rsidRDefault="00A7259F" w:rsidP="00813907">
      <w:pPr>
        <w:spacing w:after="240"/>
      </w:pPr>
      <w:r>
        <w:rPr>
          <w:rFonts w:hint="eastAsia"/>
        </w:rPr>
        <w:t>「如果你有靈仙蟲芝的話，早就拿出來服用了，怎會拖到現在，你這不是擺明騙我？」</w:t>
      </w:r>
    </w:p>
    <w:p w:rsidR="00C04663" w:rsidRDefault="00A7259F" w:rsidP="00813907">
      <w:pPr>
        <w:spacing w:after="240"/>
      </w:pPr>
      <w:r>
        <w:rPr>
          <w:rFonts w:hint="eastAsia"/>
        </w:rPr>
        <w:lastRenderedPageBreak/>
        <w:t>「不不不，恩公我沒騙你，我的確能拿出靈仙蟲芝。」杜之嚴連忙解釋著，</w:t>
      </w:r>
    </w:p>
    <w:p w:rsidR="00C04663" w:rsidRDefault="00A7259F" w:rsidP="00813907">
      <w:pPr>
        <w:spacing w:after="240"/>
      </w:pPr>
      <w:r>
        <w:rPr>
          <w:rFonts w:hint="eastAsia"/>
        </w:rPr>
        <w:t>「只是，這靈仙蟲芝不在我身上，而是在這周蒼松的儲物袋中，我正是為了這靈草，才千里迢迢來這險地與之交易，想不到卻中了埋伏！」</w:t>
      </w:r>
    </w:p>
    <w:p w:rsidR="00C04663" w:rsidRDefault="00A7259F" w:rsidP="00813907">
      <w:pPr>
        <w:spacing w:after="240"/>
      </w:pPr>
      <w:r>
        <w:rPr>
          <w:rFonts w:hint="eastAsia"/>
        </w:rPr>
        <w:t>「倘若恩公不信，請馬上打開這周蒼松的儲物袋，便可知曉。」</w:t>
      </w:r>
    </w:p>
    <w:p w:rsidR="00C04663" w:rsidRDefault="00A7259F" w:rsidP="00813907">
      <w:pPr>
        <w:spacing w:after="240"/>
      </w:pPr>
      <w:r>
        <w:rPr>
          <w:rFonts w:hint="eastAsia"/>
        </w:rPr>
        <w:t>聽到杜之嚴這樣說，李龍飛雖有些不信，還是伸手向地上一抓，頓時周蒼松及其他兩名鬼屍門弟子的儲物袋飛入他的手上。</w:t>
      </w:r>
    </w:p>
    <w:p w:rsidR="00C04663" w:rsidRDefault="00A7259F" w:rsidP="00813907">
      <w:pPr>
        <w:spacing w:after="240"/>
      </w:pPr>
      <w:r>
        <w:rPr>
          <w:rFonts w:hint="eastAsia"/>
        </w:rPr>
        <w:t>李龍飛打開一看，周蒼松儲物袋裡頭除了一些法器靈石，幾柄寶刀之外，更有幾株草藥放置在內，其中一株一呎多高的靈草，散發出淡淡靈光，更是隱隱透著沁涼的冰寒，掏出之後，便讓杜之嚴眼睛充血紅了起來。</w:t>
      </w:r>
    </w:p>
    <w:p w:rsidR="00C04663" w:rsidRDefault="00A7259F" w:rsidP="00813907">
      <w:pPr>
        <w:spacing w:after="240"/>
      </w:pPr>
      <w:r>
        <w:rPr>
          <w:rFonts w:hint="eastAsia"/>
        </w:rPr>
        <w:t>「這就是你說的靈仙蟲芝？」李龍飛拿著那靈草，口氣有些嚴峻，冷冷地問著杜之嚴。</w:t>
      </w:r>
    </w:p>
    <w:p w:rsidR="00C04663" w:rsidRDefault="00A7259F" w:rsidP="00813907">
      <w:pPr>
        <w:spacing w:after="240"/>
      </w:pPr>
      <w:r>
        <w:rPr>
          <w:rFonts w:hint="eastAsia"/>
        </w:rPr>
        <w:t>這靈草雖然看起來不凡，但跟他當初看到的靈仙蟲芝卻仍是差了許多，更是感受不到相似的波動，讓他忍不住又火了起來。</w:t>
      </w:r>
    </w:p>
    <w:p w:rsidR="00C04663" w:rsidRDefault="00A7259F" w:rsidP="00813907">
      <w:pPr>
        <w:spacing w:after="240"/>
      </w:pPr>
      <w:r>
        <w:rPr>
          <w:rFonts w:hint="eastAsia"/>
        </w:rPr>
        <w:t>杜之嚴深吸一口氣，收回看向那靈草的目光，恭恭敬敬地從懷中掏出一尾小蟲說，</w:t>
      </w:r>
    </w:p>
    <w:p w:rsidR="00C04663" w:rsidRDefault="00A7259F" w:rsidP="00813907">
      <w:pPr>
        <w:spacing w:after="240"/>
      </w:pPr>
      <w:r>
        <w:rPr>
          <w:rFonts w:hint="eastAsia"/>
        </w:rPr>
        <w:t>「恩公別心急，這株草藥並非靈仙蟲草，但卻是產生靈仙蟲芝重要的草藥之一。」</w:t>
      </w:r>
    </w:p>
    <w:p w:rsidR="00C04663" w:rsidRDefault="00A7259F" w:rsidP="00813907">
      <w:pPr>
        <w:spacing w:after="240"/>
      </w:pPr>
      <w:r>
        <w:rPr>
          <w:rFonts w:hint="eastAsia"/>
        </w:rPr>
        <w:t>「實不相瞞，那靈仙蟲草並非一種天地間自然的草木，而是我手中這尾『赤目蠶』所特化的一種半蟲半草靈藥。」</w:t>
      </w:r>
    </w:p>
    <w:p w:rsidR="00C04663" w:rsidRDefault="00A7259F" w:rsidP="00813907">
      <w:pPr>
        <w:spacing w:after="240"/>
      </w:pPr>
      <w:r>
        <w:rPr>
          <w:rFonts w:hint="eastAsia"/>
        </w:rPr>
        <w:t>李龍飛看向那小蟲，只見牠攀在杜之嚴掌中，赤目白首，抬起頭來似乎感應到了甚麼，正在四處張望。</w:t>
      </w:r>
    </w:p>
    <w:p w:rsidR="00C04663" w:rsidRDefault="00A7259F" w:rsidP="00813907">
      <w:pPr>
        <w:spacing w:after="240"/>
      </w:pPr>
      <w:r>
        <w:rPr>
          <w:rFonts w:hint="eastAsia"/>
        </w:rPr>
        <w:t>「這赤目蠶乃我赤劍宗所獨養的一種藥蟲，珍貴無比，我亦是花盡心力，才從宗門內得到一隻飼養。</w:t>
      </w:r>
      <w:r w:rsidR="0047547D">
        <w:rPr>
          <w:rFonts w:hint="eastAsia"/>
        </w:rPr>
        <w:t>」</w:t>
      </w:r>
    </w:p>
    <w:p w:rsidR="00C04663" w:rsidRDefault="0047547D" w:rsidP="00813907">
      <w:pPr>
        <w:spacing w:after="240"/>
      </w:pPr>
      <w:r>
        <w:rPr>
          <w:rFonts w:hint="eastAsia"/>
        </w:rPr>
        <w:t>「</w:t>
      </w:r>
      <w:r w:rsidR="00A7259F">
        <w:rPr>
          <w:rFonts w:hint="eastAsia"/>
        </w:rPr>
        <w:t>這蟲平日啃食天炎花的葉片為生，如能長成三寸長，便可拿來下藥，是許多高階丹藥的必要藥引之一，即使是本派宗門內，亦難以取得。」杜之嚴見李龍飛產生興趣，忙繼續說道，</w:t>
      </w:r>
    </w:p>
    <w:p w:rsidR="00C04663" w:rsidRDefault="00A7259F" w:rsidP="00813907">
      <w:pPr>
        <w:spacing w:after="240"/>
      </w:pPr>
      <w:r>
        <w:rPr>
          <w:rFonts w:hint="eastAsia"/>
        </w:rPr>
        <w:t>「然而鮮少人知，這赤目蠶，亦會啃食一叫冰業草的葉片，而且一旦啃食之後，非冰業草的葉片不再入口</w:t>
      </w:r>
      <w:r w:rsidR="0047547D">
        <w:rPr>
          <w:rFonts w:hint="eastAsia"/>
        </w:rPr>
        <w:t>。」</w:t>
      </w:r>
    </w:p>
    <w:p w:rsidR="00C04663" w:rsidRDefault="0047547D" w:rsidP="00813907">
      <w:pPr>
        <w:spacing w:after="240"/>
      </w:pPr>
      <w:r>
        <w:rPr>
          <w:rFonts w:hint="eastAsia"/>
        </w:rPr>
        <w:t>「而</w:t>
      </w:r>
      <w:r w:rsidR="00A7259F">
        <w:rPr>
          <w:rFonts w:hint="eastAsia"/>
        </w:rPr>
        <w:t>如果能持續</w:t>
      </w:r>
      <w:r>
        <w:rPr>
          <w:rFonts w:hint="eastAsia"/>
        </w:rPr>
        <w:t>以冰業草</w:t>
      </w:r>
      <w:r w:rsidR="00A7259F">
        <w:rPr>
          <w:rFonts w:hint="eastAsia"/>
        </w:rPr>
        <w:t>飼養，七七四十九天之後，赤目蠶便會蛻去赤目，轉為『無目蠶』，並開始吐絲，纏結成蛹，此時，以特殊法門摧化，便可將其轉為半</w:t>
      </w:r>
      <w:r w:rsidR="00A7259F">
        <w:rPr>
          <w:rFonts w:hint="eastAsia"/>
        </w:rPr>
        <w:lastRenderedPageBreak/>
        <w:t>蟲半草的靈藥，便是靈仙蟲草，其藥效驚人，更有起死回生的功用！」</w:t>
      </w:r>
    </w:p>
    <w:p w:rsidR="00C04663" w:rsidRDefault="00A7259F" w:rsidP="00813907">
      <w:pPr>
        <w:spacing w:after="240"/>
      </w:pPr>
      <w:r>
        <w:rPr>
          <w:rFonts w:hint="eastAsia"/>
        </w:rPr>
        <w:t>「而恩公手上所拿的，正是胭脂山附近難得一見的冰業草，我也正因為這草，才冒險來這地方…」</w:t>
      </w:r>
    </w:p>
    <w:p w:rsidR="00C04663" w:rsidRDefault="00A7259F" w:rsidP="00813907">
      <w:pPr>
        <w:spacing w:after="240"/>
      </w:pPr>
      <w:r>
        <w:rPr>
          <w:rFonts w:hint="eastAsia"/>
        </w:rPr>
        <w:t>李龍飛聽完，有些半信半疑，將那冰業草往那赤目蠶方向一靠，只見杜之嚴使中的那赤目蠶像是聞到了甚麼誘餌，身子猛地一伸，竟拉長了半寸，往冰業草方向攀去。</w:t>
      </w:r>
    </w:p>
    <w:p w:rsidR="00C04663" w:rsidRDefault="00A7259F" w:rsidP="00813907">
      <w:pPr>
        <w:spacing w:after="240"/>
      </w:pPr>
      <w:r>
        <w:rPr>
          <w:rFonts w:hint="eastAsia"/>
        </w:rPr>
        <w:t>杜之嚴也是雙眼發亮，順勢將赤目蠶放到了冰業草上，那赤目蠶一靠到了冰業草的葉上之後，便低頭猛啃了起來，不半會，便將所站立的葉子吞蝕了大半。</w:t>
      </w:r>
    </w:p>
    <w:p w:rsidR="00C04663" w:rsidRDefault="00A7259F" w:rsidP="00813907">
      <w:pPr>
        <w:spacing w:after="240"/>
      </w:pPr>
      <w:r>
        <w:rPr>
          <w:rFonts w:hint="eastAsia"/>
        </w:rPr>
        <w:t>好在冰業草葉子眾多，就算這般啃蝕下去，一時三刻也不是甚麼問題，但如果要維持七七四十九天，恐怕還是以些略為不足。</w:t>
      </w:r>
    </w:p>
    <w:p w:rsidR="00C04663" w:rsidRDefault="00A7259F" w:rsidP="00813907">
      <w:pPr>
        <w:spacing w:after="240"/>
      </w:pPr>
      <w:r>
        <w:rPr>
          <w:rFonts w:hint="eastAsia"/>
        </w:rPr>
        <w:t>看到這，李龍飛又向杜之嚴望去，後者連忙繼續解釋。</w:t>
      </w:r>
    </w:p>
    <w:p w:rsidR="00C04663" w:rsidRDefault="00A7259F" w:rsidP="00813907">
      <w:pPr>
        <w:spacing w:after="240"/>
      </w:pPr>
      <w:r>
        <w:rPr>
          <w:rFonts w:hint="eastAsia"/>
        </w:rPr>
        <w:t>「如恩公所見，這冰業草現在的確不夠赤目蠶吃七七四十九天，但透過藥師一脈的摧化法門，將其摧發生長，便可以確保赤目蠶有足夠的葉子可吃…而這摧化之法，尋常的藥師都會使用，我在赤劍宗中內更認識有不少高階藥師，只要恩公能來赤劍宗一陣子，我定可保證能讓這赤目蠶吃上七七十四九天，而那特殊法門也無需擔心，因為我早已有所準備，不信恩公可以查看！」</w:t>
      </w:r>
    </w:p>
    <w:p w:rsidR="00C04663" w:rsidRDefault="00A7259F" w:rsidP="00813907">
      <w:pPr>
        <w:spacing w:after="240"/>
      </w:pPr>
      <w:r>
        <w:rPr>
          <w:rFonts w:hint="eastAsia"/>
        </w:rPr>
        <w:t>說完，杜之嚴忙從懷中掏出一枚玉簡。</w:t>
      </w:r>
    </w:p>
    <w:p w:rsidR="00C04663" w:rsidRDefault="00A7259F" w:rsidP="00813907">
      <w:pPr>
        <w:spacing w:after="240"/>
      </w:pPr>
      <w:r>
        <w:rPr>
          <w:rFonts w:hint="eastAsia"/>
        </w:rPr>
        <w:t>李龍飛靈識掃過那玉簡，上面的確記載著怎麼樣將吃過冰業草的赤目蠶摧化為靈仙蟲芝的法門，更是說明了整個詳細過程。</w:t>
      </w:r>
    </w:p>
    <w:p w:rsidR="00C04663" w:rsidRDefault="00A7259F" w:rsidP="00813907">
      <w:pPr>
        <w:spacing w:after="240"/>
      </w:pPr>
      <w:r>
        <w:rPr>
          <w:rFonts w:hint="eastAsia"/>
        </w:rPr>
        <w:t>看完了那玉簡，李龍飛也不是笨蛋，知道對方這麼處心積慮的用意，淡淡說著，</w:t>
      </w:r>
    </w:p>
    <w:p w:rsidR="00C04663" w:rsidRDefault="00A7259F" w:rsidP="00813907">
      <w:pPr>
        <w:spacing w:after="240"/>
      </w:pPr>
      <w:r>
        <w:rPr>
          <w:rFonts w:hint="eastAsia"/>
        </w:rPr>
        <w:t>「說到底…你都是希望我保護你回赤劍宗一脈是吧…」</w:t>
      </w:r>
    </w:p>
    <w:p w:rsidR="00C04663" w:rsidRDefault="00A7259F" w:rsidP="00813907">
      <w:pPr>
        <w:spacing w:after="240"/>
      </w:pPr>
      <w:r>
        <w:rPr>
          <w:rFonts w:hint="eastAsia"/>
        </w:rPr>
        <w:t>杜之嚴沒有否認，只是低著頭等著李龍飛的答覆。</w:t>
      </w:r>
    </w:p>
    <w:p w:rsidR="00C04663" w:rsidRDefault="00A7259F" w:rsidP="00813907">
      <w:pPr>
        <w:spacing w:after="240"/>
      </w:pPr>
      <w:r>
        <w:rPr>
          <w:rFonts w:hint="eastAsia"/>
        </w:rPr>
        <w:t>李龍飛沉默了一會，雖然赤劍宗對自己沒甚麼恩怨，更有曾經把酒言歡過的兩位故人，但在這四宗之戰之中，自己出生自在道，加上跟刀仙宗的恩怨，去到那，不知道會有甚麼樣的風險。</w:t>
      </w:r>
    </w:p>
    <w:p w:rsidR="00C04663" w:rsidRDefault="00A7259F" w:rsidP="00813907">
      <w:pPr>
        <w:spacing w:after="240"/>
      </w:pPr>
      <w:r>
        <w:rPr>
          <w:rFonts w:hint="eastAsia"/>
        </w:rPr>
        <w:t>「行！我就送你一趟，但事成之後如果到時後你反悔，休怪我無情！」不過想到了最後，他仍是一咬牙，答應了杜之嚴。</w:t>
      </w:r>
    </w:p>
    <w:p w:rsidR="00C04663" w:rsidRDefault="00A7259F" w:rsidP="00813907">
      <w:pPr>
        <w:spacing w:after="240"/>
      </w:pPr>
      <w:r>
        <w:rPr>
          <w:rFonts w:hint="eastAsia"/>
        </w:rPr>
        <w:t>「恩公我怎敢呢！」杜之嚴一聽，臉上忙堆滿笑容。</w:t>
      </w:r>
    </w:p>
    <w:p w:rsidR="00C04663" w:rsidRDefault="00A7259F" w:rsidP="00813907">
      <w:pPr>
        <w:spacing w:after="240"/>
      </w:pPr>
      <w:r>
        <w:rPr>
          <w:rFonts w:hint="eastAsia"/>
        </w:rPr>
        <w:lastRenderedPageBreak/>
        <w:t>「走吧！」李龍飛伸手一搭，扶著杜之嚴，頓時在林內快速的往赤劍宗的方向離去。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赤劍宗</w:t>
      </w:r>
    </w:p>
    <w:p w:rsidR="00C04663" w:rsidRDefault="00C04663" w:rsidP="00813907">
      <w:pPr>
        <w:spacing w:after="240"/>
      </w:pPr>
    </w:p>
    <w:p w:rsidR="00C04663" w:rsidRDefault="00A7259F" w:rsidP="00813907">
      <w:pPr>
        <w:spacing w:after="240"/>
      </w:pPr>
      <w:r>
        <w:rPr>
          <w:rFonts w:hint="eastAsia"/>
        </w:rPr>
        <w:t>胭脂山脈西側，一座高聳斗峭的山峰，萬丈大小，有如一把長劍，沒入雲端。</w:t>
      </w:r>
    </w:p>
    <w:p w:rsidR="00C04663" w:rsidRDefault="00A7259F" w:rsidP="00813907">
      <w:pPr>
        <w:spacing w:after="240"/>
      </w:pPr>
      <w:r>
        <w:rPr>
          <w:rFonts w:hint="eastAsia"/>
        </w:rPr>
        <w:t>那長劍似的山峰旁，五座較矮的山頭環繞，各有高低，雖是較矮，但也都有好幾千丈高，幅員遼闊，更像人的五根手指，形成一個大掌，將那長劍一扔，直指蒼天，看起來頗為驚人。</w:t>
      </w:r>
    </w:p>
    <w:p w:rsidR="00C04663" w:rsidRDefault="00A7259F" w:rsidP="00813907">
      <w:pPr>
        <w:spacing w:after="240"/>
      </w:pPr>
      <w:r>
        <w:rPr>
          <w:rFonts w:hint="eastAsia"/>
        </w:rPr>
        <w:t>如果再靠近細看那座主峰，可以看到在那佈滿青蒼的樹林之下，其基底卻是一片赤紅的泥土，使人遠遠一望，便覺得那是一把巨大的赤劍，而揮舞著那赤劍的巨掌，同樣也是赤紅一片。</w:t>
      </w:r>
    </w:p>
    <w:p w:rsidR="00C04663" w:rsidRDefault="00A7259F" w:rsidP="00813907">
      <w:pPr>
        <w:spacing w:after="240"/>
      </w:pPr>
      <w:r>
        <w:rPr>
          <w:rFonts w:hint="eastAsia"/>
        </w:rPr>
        <w:t>這六座山峰，正是赤劍宗的山門，也是胭脂山西脈一帶，僅次於胭脂門跟東武門，最為強大的仙門之一。</w:t>
      </w:r>
    </w:p>
    <w:p w:rsidR="00C04663" w:rsidRDefault="00A7259F" w:rsidP="00813907">
      <w:pPr>
        <w:spacing w:after="240"/>
      </w:pPr>
      <w:r>
        <w:rPr>
          <w:rFonts w:hint="eastAsia"/>
        </w:rPr>
        <w:t>而如今，其第五座山頭內，一座乾淨整潔的道觀中，一名女修正閉目修行，旁邊一鼎紫檀，淡淡散著混著藥香的靈氣，維持著她體內靈氣的一定多寡。</w:t>
      </w:r>
    </w:p>
    <w:p w:rsidR="00C04663" w:rsidRDefault="00A7259F" w:rsidP="00813907">
      <w:pPr>
        <w:spacing w:after="240"/>
      </w:pPr>
      <w:r>
        <w:rPr>
          <w:rFonts w:hint="eastAsia"/>
        </w:rPr>
        <w:t>突然間，從那赤紅主峰頂頭，雲端之上，一陣巨大的鐘聲鳴動傳來，聲音響徹半空，更有一個洪亮不帶感情的聲音擴散到赤劍六峰之上。</w:t>
      </w:r>
    </w:p>
    <w:p w:rsidR="00C04663" w:rsidRDefault="00A7259F" w:rsidP="00813907">
      <w:pPr>
        <w:spacing w:after="240"/>
      </w:pPr>
      <w:r>
        <w:rPr>
          <w:rFonts w:hint="eastAsia"/>
        </w:rPr>
        <w:t>「第四次會戰，</w:t>
      </w:r>
      <w:r w:rsidR="00986B12">
        <w:rPr>
          <w:rFonts w:hint="eastAsia"/>
        </w:rPr>
        <w:t>三</w:t>
      </w:r>
      <w:r>
        <w:rPr>
          <w:rFonts w:hint="eastAsia"/>
        </w:rPr>
        <w:t>日後展開，此戰以少澤一脈，商陽一脈，作為主力，中衝一脈，關衝一脈，作為輔軍，少商一脈，赤劍一脈，留守山門，所有人等，即刻開始準備，違令者罰，逃離者斬，即刻生效！」</w:t>
      </w:r>
    </w:p>
    <w:p w:rsidR="00C04663" w:rsidRDefault="00A7259F" w:rsidP="00813907">
      <w:pPr>
        <w:spacing w:after="240"/>
      </w:pPr>
      <w:r>
        <w:rPr>
          <w:rFonts w:hint="eastAsia"/>
        </w:rPr>
        <w:t>頓時六座山脈之上，無數洞府內，個個修士都升起滔天戰意，戰意匯聚，好似六把利劍，衝天而起，要劃破虛空，要斬斷阻礙在前面的敵人。</w:t>
      </w:r>
    </w:p>
    <w:p w:rsidR="00C04663" w:rsidRDefault="00A7259F" w:rsidP="00813907">
      <w:pPr>
        <w:spacing w:after="240"/>
      </w:pPr>
      <w:r>
        <w:rPr>
          <w:rFonts w:hint="eastAsia"/>
        </w:rPr>
        <w:t>那女修也被這鐘聲打斷了修行，張開了眼，嘆口氣站起身來，一雙靈動的大眼遙望另一座山脈，喃喃說道，</w:t>
      </w:r>
    </w:p>
    <w:p w:rsidR="00C04663" w:rsidRDefault="00A7259F" w:rsidP="00813907">
      <w:pPr>
        <w:spacing w:after="240"/>
      </w:pPr>
      <w:r>
        <w:rPr>
          <w:rFonts w:hint="eastAsia"/>
        </w:rPr>
        <w:t>「這次主戰的是少澤一脈…少商一脈留守嗎？…唐斐師兄…希望你這次也能平安無事回來…」</w:t>
      </w:r>
    </w:p>
    <w:p w:rsidR="00C04663" w:rsidRDefault="00A7259F" w:rsidP="00813907">
      <w:pPr>
        <w:spacing w:after="240"/>
      </w:pPr>
      <w:r>
        <w:rPr>
          <w:rFonts w:hint="eastAsia"/>
        </w:rPr>
        <w:t>跟著，她轉身挑望另一處遠方，眼神飄渺，朱唇輕動，似乎要說些甚麼，最終卻是咬唇不語，遲遲沒有轉頭。</w:t>
      </w:r>
    </w:p>
    <w:p w:rsidR="00C04663" w:rsidRDefault="00A7259F" w:rsidP="00813907">
      <w:pPr>
        <w:spacing w:after="240"/>
      </w:pPr>
      <w:r>
        <w:rPr>
          <w:rFonts w:hint="eastAsia"/>
        </w:rPr>
        <w:lastRenderedPageBreak/>
        <w:t>在她心中，有一句從未說出來的話，這幾年，始終放在心上。</w:t>
      </w:r>
    </w:p>
    <w:p w:rsidR="00C04663" w:rsidRDefault="00A7259F" w:rsidP="00813907">
      <w:pPr>
        <w:spacing w:after="240"/>
      </w:pPr>
      <w:r>
        <w:rPr>
          <w:rFonts w:hint="eastAsia"/>
        </w:rPr>
        <w:t>『當年一別之後，隔那麼久了…你過得還好嗎…那場叛亂，你又是否有被捲入其中呢…？』</w:t>
      </w:r>
    </w:p>
    <w:p w:rsidR="00C04663" w:rsidRDefault="00A7259F" w:rsidP="00813907">
      <w:pPr>
        <w:spacing w:after="240"/>
      </w:pPr>
      <w:r>
        <w:rPr>
          <w:rFonts w:hint="eastAsia"/>
        </w:rPr>
        <w:t>這絕美動人的女子，正是當年在大都與李龍飛有一面之緣，之後更是約好要再相見的黃襄。</w:t>
      </w:r>
    </w:p>
    <w:p w:rsidR="00C04663" w:rsidRDefault="00A7259F" w:rsidP="00813907">
      <w:pPr>
        <w:spacing w:after="240"/>
      </w:pPr>
      <w:r>
        <w:rPr>
          <w:rFonts w:hint="eastAsia"/>
        </w:rPr>
        <w:t>當年她與李龍飛分開之後，隨著唐斐辦完了事，回到赤劍宗，一轉眼，就是數年過去。</w:t>
      </w:r>
    </w:p>
    <w:p w:rsidR="00C04663" w:rsidRDefault="00A7259F" w:rsidP="00813907">
      <w:pPr>
        <w:spacing w:after="240"/>
      </w:pPr>
      <w:r>
        <w:rPr>
          <w:rFonts w:hint="eastAsia"/>
        </w:rPr>
        <w:t>這幾年來，她的年歲漸長，修為日增，心中卻始終沒有忘記那個有點遲鈍，又有點意外大膽的少年身影。</w:t>
      </w:r>
    </w:p>
    <w:p w:rsidR="00C04663" w:rsidRDefault="00A7259F" w:rsidP="00813907">
      <w:pPr>
        <w:spacing w:after="240"/>
      </w:pPr>
      <w:r>
        <w:rPr>
          <w:rFonts w:hint="eastAsia"/>
        </w:rPr>
        <w:t>而她的容顏，隨著年紀，也慢慢的如盛開的花朵一般，綻放出嬌豔美麗的光彩。</w:t>
      </w:r>
    </w:p>
    <w:p w:rsidR="00C04663" w:rsidRDefault="00A7259F" w:rsidP="00813907">
      <w:pPr>
        <w:spacing w:after="240"/>
      </w:pPr>
      <w:r>
        <w:rPr>
          <w:rFonts w:hint="eastAsia"/>
        </w:rPr>
        <w:t>更因其體內天生的單一水靈根，讓她即使不特別施展媚術，也惹來赤劍宗內許多男修的追求，甚至連其師兄唐斐，也慢慢的都對她有那麼一絲的好感跟特別。</w:t>
      </w:r>
    </w:p>
    <w:p w:rsidR="00C04663" w:rsidRDefault="00A7259F" w:rsidP="00813907">
      <w:pPr>
        <w:spacing w:after="240"/>
      </w:pPr>
      <w:r>
        <w:rPr>
          <w:rFonts w:hint="eastAsia"/>
        </w:rPr>
        <w:t>只是，在這樣的氛圍下，她雖欣欣然，心底深處卻仍忍不住想起李龍飛，甚至在每次遇到追求者時，下意識拿對方跟李龍飛來比較。</w:t>
      </w:r>
    </w:p>
    <w:p w:rsidR="00C04663" w:rsidRDefault="00A7259F" w:rsidP="00813907">
      <w:pPr>
        <w:spacing w:after="240"/>
      </w:pPr>
      <w:r>
        <w:rPr>
          <w:rFonts w:hint="eastAsia"/>
        </w:rPr>
        <w:t>當年的一面之緣，不知為何，在她心中深深刻下了痕跡，更因為時間的烘焙，成了最美好的回憶，使她遲遲割捨不下。</w:t>
      </w:r>
    </w:p>
    <w:p w:rsidR="00C04663" w:rsidRDefault="00A7259F" w:rsidP="00813907">
      <w:pPr>
        <w:spacing w:after="240"/>
      </w:pPr>
      <w:r>
        <w:rPr>
          <w:rFonts w:hint="eastAsia"/>
        </w:rPr>
        <w:t>而黃襄原本也有考慮過去自在道找對方，但當時她正值修行的緊要關頭，閉關半年以求突破，等到成功突破到了練氣九層後，卻又聽聞自在道已經淪陷，成了刀仙宗的附傭的消息。</w:t>
      </w:r>
    </w:p>
    <w:p w:rsidR="00C04663" w:rsidRDefault="00A7259F" w:rsidP="00813907">
      <w:pPr>
        <w:spacing w:after="240"/>
      </w:pPr>
      <w:r>
        <w:rPr>
          <w:rFonts w:hint="eastAsia"/>
        </w:rPr>
        <w:t>這消息一出，讓黃襄想要馬上去找尋對方，但同時間，赤劍宗卻也下令開始備戰，更是在宗門與鬼屍門間佈下了龐大的結界陣法，使得她不得將念頭再次延後。</w:t>
      </w:r>
    </w:p>
    <w:p w:rsidR="00C04663" w:rsidRDefault="00A7259F" w:rsidP="00813907">
      <w:pPr>
        <w:spacing w:after="240"/>
      </w:pPr>
      <w:r>
        <w:rPr>
          <w:rFonts w:hint="eastAsia"/>
        </w:rPr>
        <w:t>就這樣，隨著赤鬼兩方氣氛更加對峙，彼此間的零星紛爭也時有耳聞後，宗門內終於下令，非有必要，不得隨意踏入對方範圍之內。</w:t>
      </w:r>
    </w:p>
    <w:p w:rsidR="00C04663" w:rsidRDefault="00A7259F" w:rsidP="00813907">
      <w:pPr>
        <w:spacing w:after="240"/>
      </w:pPr>
      <w:r>
        <w:rPr>
          <w:rFonts w:hint="eastAsia"/>
        </w:rPr>
        <w:t>於此，黃襄無奈之下，只得先以大局為重，隨著眾師兄弟等一同等待出戰的時刻到來。</w:t>
      </w:r>
    </w:p>
    <w:p w:rsidR="00C04663" w:rsidRDefault="00A7259F" w:rsidP="00813907">
      <w:pPr>
        <w:spacing w:after="240"/>
      </w:pPr>
      <w:r>
        <w:rPr>
          <w:rFonts w:hint="eastAsia"/>
        </w:rPr>
        <w:t>然後，在半年多前，赤劍宗率先跟鬼屍門宣起了戰爭，之後更是爆發了三場大會戰及無數場小戰役。</w:t>
      </w:r>
    </w:p>
    <w:p w:rsidR="00C04663" w:rsidRDefault="00A7259F" w:rsidP="00813907">
      <w:pPr>
        <w:spacing w:after="240"/>
      </w:pPr>
      <w:r>
        <w:rPr>
          <w:rFonts w:hint="eastAsia"/>
        </w:rPr>
        <w:t>這三場會戰，黃襄所在一脈，參與了其中兩次，雙方死傷的人數甚多，就連她自己也在第三次會戰受到重創，甚至差一點就淪落隕歿的兇險！</w:t>
      </w:r>
    </w:p>
    <w:p w:rsidR="00C04663" w:rsidRDefault="00A7259F" w:rsidP="00813907">
      <w:pPr>
        <w:spacing w:after="240"/>
      </w:pPr>
      <w:r>
        <w:rPr>
          <w:rFonts w:hint="eastAsia"/>
        </w:rPr>
        <w:lastRenderedPageBreak/>
        <w:t>好在後來其師傅及時搶救，將她從敵人面前給帶了回來，但至今，黃襄胸口仍有一道淡淡的爪痕揮抹不去，更因此遲遲無法突破練氣九層，達到練氣大圓滿的境界。</w:t>
      </w:r>
    </w:p>
    <w:p w:rsidR="00C04663" w:rsidRDefault="00A7259F" w:rsidP="00813907">
      <w:pPr>
        <w:spacing w:after="240"/>
      </w:pPr>
      <w:r>
        <w:rPr>
          <w:rFonts w:hint="eastAsia"/>
        </w:rPr>
        <w:t>想到這，黃襄又嘆了口氣，她明白，這第四次會戰，規模只會更加龐大，可以想見，只要哪一方損失過於慘重，令一方必定趁機攻取山門，做更進一步的壓制。</w:t>
      </w:r>
    </w:p>
    <w:p w:rsidR="00C04663" w:rsidRDefault="00A7259F" w:rsidP="00813907">
      <w:pPr>
        <w:spacing w:after="240"/>
      </w:pPr>
      <w:r>
        <w:rPr>
          <w:rFonts w:hint="eastAsia"/>
        </w:rPr>
        <w:t>她心中對於彼此的傷亡有所不忍，但自己卻是如大海中的浮萍，身不由己。</w:t>
      </w:r>
    </w:p>
    <w:p w:rsidR="00C04663" w:rsidRDefault="00A7259F" w:rsidP="00813907">
      <w:pPr>
        <w:spacing w:after="240"/>
      </w:pPr>
      <w:r>
        <w:rPr>
          <w:rFonts w:hint="eastAsia"/>
        </w:rPr>
        <w:t>「修仙，不就為了長生嗎…為何總要，打打殺殺呢？」黃襄的心中常常如此思考著。</w:t>
      </w:r>
    </w:p>
    <w:p w:rsidR="00C04663" w:rsidRDefault="00A7259F" w:rsidP="00813907">
      <w:pPr>
        <w:spacing w:after="240"/>
      </w:pPr>
      <w:r>
        <w:rPr>
          <w:rFonts w:hint="eastAsia"/>
        </w:rPr>
        <w:t>另一方面，李龍飛那邊，在伴著杜之嚴一路往赤劍宗前進，幾天之後，杜之嚴的修為已經恢復三成，兩人的速度更是快上許多。</w:t>
      </w:r>
    </w:p>
    <w:p w:rsidR="00C04663" w:rsidRDefault="00A7259F" w:rsidP="00813907">
      <w:pPr>
        <w:spacing w:after="240"/>
      </w:pPr>
      <w:r>
        <w:rPr>
          <w:rFonts w:hint="eastAsia"/>
        </w:rPr>
        <w:t>只是也在這個時後，李龍飛察覺到身後有追兵跟來的氣息，而且還不只一道氣息。</w:t>
      </w:r>
    </w:p>
    <w:p w:rsidR="00C04663" w:rsidRDefault="00A7259F" w:rsidP="00813907">
      <w:pPr>
        <w:spacing w:after="240"/>
      </w:pPr>
      <w:r>
        <w:rPr>
          <w:rFonts w:hint="eastAsia"/>
        </w:rPr>
        <w:t>「恩公…我們是否要先躲一下…」杜之嚴雖然沒能感受到追兵的氣息，但從李龍飛的表情，也察覺到一些端倪。</w:t>
      </w:r>
    </w:p>
    <w:p w:rsidR="00C04663" w:rsidRDefault="00A7259F" w:rsidP="00813907">
      <w:pPr>
        <w:spacing w:after="240"/>
      </w:pPr>
      <w:r>
        <w:rPr>
          <w:rFonts w:hint="eastAsia"/>
        </w:rPr>
        <w:t>「無妨。」換作過去，李龍飛或許會有些顧忌跟擔心，但在經歷那自在道那場逃亡之後，他似乎漸漸習慣了這種被人追殺的情況。</w:t>
      </w:r>
    </w:p>
    <w:p w:rsidR="00C04663" w:rsidRDefault="00A7259F" w:rsidP="00813907">
      <w:pPr>
        <w:spacing w:after="240"/>
      </w:pPr>
      <w:r>
        <w:rPr>
          <w:rFonts w:hint="eastAsia"/>
        </w:rPr>
        <w:t>「更何況，這些人修為最高也只有練氣九層而已，還不需要為了他們躲起來，反而擔擱了接下來的行程！」李龍飛眼神閃過一絲之前少有的果斷，毅然絕然地繼續往前奔走。</w:t>
      </w:r>
    </w:p>
    <w:p w:rsidR="00C04663" w:rsidRDefault="00A7259F" w:rsidP="00813907">
      <w:pPr>
        <w:spacing w:after="240"/>
      </w:pPr>
      <w:r>
        <w:rPr>
          <w:rFonts w:hint="eastAsia"/>
        </w:rPr>
        <w:t>杜之嚴雖然有些不安，但看到李龍飛這般堅定的神情，也只好繼續往前趕路。</w:t>
      </w:r>
    </w:p>
    <w:p w:rsidR="00C04663" w:rsidRDefault="00A7259F" w:rsidP="00813907">
      <w:pPr>
        <w:spacing w:after="240"/>
      </w:pPr>
      <w:r>
        <w:rPr>
          <w:rFonts w:hint="eastAsia"/>
        </w:rPr>
        <w:t>再過了一天之後，那身後幾名追兵之中，突然加入了三名練氣大圓滿的修士，踏著一片巨大的褐色葉子，以無限接近築基的速度滑行，追上了李龍飛，來到兩人的身後。</w:t>
      </w:r>
    </w:p>
    <w:p w:rsidR="00C04663" w:rsidRDefault="00A7259F" w:rsidP="00813907">
      <w:pPr>
        <w:spacing w:after="240"/>
      </w:pPr>
      <w:r>
        <w:rPr>
          <w:rFonts w:hint="eastAsia"/>
        </w:rPr>
        <w:t>其中一人，前額一道葉子印記，整個人渾身繞著一股綠光，神情中透著一股傲然跟不屑，站在另外兩人身後。</w:t>
      </w:r>
    </w:p>
    <w:p w:rsidR="00C04663" w:rsidRDefault="00A7259F" w:rsidP="00813907">
      <w:pPr>
        <w:spacing w:after="240"/>
      </w:pPr>
      <w:r>
        <w:rPr>
          <w:rFonts w:hint="eastAsia"/>
        </w:rPr>
        <w:t>「兀那二人，停步，此地乃葉府所轄，爾等既過，該當停下接受盤查！」其中一人嘴裡呼喊的同時，另外一人，手中掐訣，頓時一股黑風出現，捲動四週的葉子，使之有如刀片般銳利朝李龍飛那呼嘯奔來。</w:t>
      </w:r>
    </w:p>
    <w:p w:rsidR="00C04663" w:rsidRDefault="00A7259F" w:rsidP="00813907">
      <w:pPr>
        <w:spacing w:after="240"/>
      </w:pPr>
      <w:r>
        <w:rPr>
          <w:rFonts w:hint="eastAsia"/>
        </w:rPr>
        <w:t>李龍飛冷哼一聲，他本就不願停留，此時更是回首一掌，頓時一道雷霆轟鳴而出，有如憑空打了一道閃電，朝著那股黑風擊去。</w:t>
      </w:r>
    </w:p>
    <w:p w:rsidR="00C04663" w:rsidRDefault="00A7259F" w:rsidP="00813907">
      <w:pPr>
        <w:spacing w:after="240"/>
      </w:pPr>
      <w:r>
        <w:rPr>
          <w:rFonts w:hint="eastAsia"/>
        </w:rPr>
        <w:lastRenderedPageBreak/>
        <w:t>兩方術法交撞，砰砰之聲震耳，那黑風捲動的葉子紛紛落下，但李龍飛的雷霆也發出滋滋聲響，化為虛無。</w:t>
      </w:r>
    </w:p>
    <w:p w:rsidR="00C04663" w:rsidRDefault="00A7259F" w:rsidP="00813907">
      <w:pPr>
        <w:spacing w:after="240"/>
      </w:pPr>
      <w:r>
        <w:rPr>
          <w:rFonts w:hint="eastAsia"/>
        </w:rPr>
        <w:t>「練氣大圓滿！」那額頭有葉子印記之人見狀，深吸一口氣，神色轉為凝重，卻是沒有畏懼，而是往前邁出一步，盯著李龍飛。</w:t>
      </w:r>
    </w:p>
    <w:p w:rsidR="00C04663" w:rsidRDefault="00A7259F" w:rsidP="00813907">
      <w:pPr>
        <w:spacing w:after="240"/>
      </w:pPr>
      <w:r>
        <w:rPr>
          <w:rFonts w:hint="eastAsia"/>
        </w:rPr>
        <w:t>「在下刀仙宗外宗四大家族葉家長子葉無垠，奉刀仙宗之命鎮守此處，道友如非做了虧心事，請留下說明，以免彼此有所誤會！」他目光如電，冷冷開口，雖認定李龍飛是練氣大圓滿，但他自己也是練氣大圓滿，甚至無限接近築基，因此毫無半點畏懼。</w:t>
      </w:r>
    </w:p>
    <w:p w:rsidR="00C04663" w:rsidRDefault="00A7259F" w:rsidP="00813907">
      <w:pPr>
        <w:spacing w:after="240"/>
      </w:pPr>
      <w:r>
        <w:rPr>
          <w:rFonts w:hint="eastAsia"/>
        </w:rPr>
        <w:t>李龍飛仍舊沒有答話，冷冷看了身後三人一眼，接著拿出青羅旗一揮，頓時一股青煙加持，讓李龍飛跟杜之嚴奔跑的速度更加快速。</w:t>
      </w:r>
    </w:p>
    <w:p w:rsidR="00C04663" w:rsidRDefault="00A7259F" w:rsidP="00813907">
      <w:pPr>
        <w:spacing w:after="240"/>
      </w:pPr>
      <w:r>
        <w:rPr>
          <w:rFonts w:hint="eastAsia"/>
        </w:rPr>
        <w:t>這是李龍飛在研究許久之後發現青羅旗的另一個效用，只是這加持十分耗費</w:t>
      </w:r>
      <w:del w:id="4681" w:author="簡新佳" w:date="2019-02-25T17:00:00Z">
        <w:r w:rsidDel="0012795F">
          <w:rPr>
            <w:rFonts w:hint="eastAsia"/>
          </w:rPr>
          <w:delText>靈力</w:delText>
        </w:r>
      </w:del>
      <w:ins w:id="4682" w:author="簡新佳" w:date="2019-02-25T17:00:00Z">
        <w:r w:rsidR="0012795F">
          <w:rPr>
            <w:rFonts w:hint="eastAsia"/>
          </w:rPr>
          <w:t>靈氣</w:t>
        </w:r>
      </w:ins>
      <w:r>
        <w:rPr>
          <w:rFonts w:hint="eastAsia"/>
        </w:rPr>
        <w:t>，所以不到最後關頭，李龍飛不願輕易使用。</w:t>
      </w:r>
    </w:p>
    <w:p w:rsidR="00C04663" w:rsidRDefault="00A7259F" w:rsidP="00813907">
      <w:pPr>
        <w:spacing w:after="240"/>
      </w:pPr>
      <w:r>
        <w:rPr>
          <w:rFonts w:hint="eastAsia"/>
        </w:rPr>
        <w:t>此時用出來，一方面是想擺脫對方，一方面表示自己有不輸給對方的葉子法器。</w:t>
      </w:r>
    </w:p>
    <w:p w:rsidR="00C04663" w:rsidRDefault="00A7259F" w:rsidP="00813907">
      <w:pPr>
        <w:spacing w:after="240"/>
      </w:pPr>
      <w:r>
        <w:rPr>
          <w:rFonts w:hint="eastAsia"/>
        </w:rPr>
        <w:t>卻見那葉無垠眼神中露出貪婪，心中怦然心動，原本只是想奉命盤查，此時卻動了殺人奪寶之心。</w:t>
      </w:r>
    </w:p>
    <w:p w:rsidR="00C04663" w:rsidRDefault="00A7259F" w:rsidP="00813907">
      <w:pPr>
        <w:spacing w:after="240"/>
      </w:pPr>
      <w:r>
        <w:rPr>
          <w:rFonts w:hint="eastAsia"/>
        </w:rPr>
        <w:t>畢竟他深知此種能加速的法器，即便在刀仙宗也沒有多少築基以下修士擁有，自己腳下的葉子，若不是因公出</w:t>
      </w:r>
      <w:r w:rsidR="00EF37C5">
        <w:rPr>
          <w:rFonts w:hint="eastAsia"/>
        </w:rPr>
        <w:t>巡</w:t>
      </w:r>
      <w:r>
        <w:rPr>
          <w:rFonts w:hint="eastAsia"/>
        </w:rPr>
        <w:t>，葉家也不會隨便給自己使用，如果能殺了眼前之人，那麼以後就不用再如此大費周章跟長輩們借用了。</w:t>
      </w:r>
    </w:p>
    <w:p w:rsidR="00C04663" w:rsidRDefault="00A7259F" w:rsidP="00813907">
      <w:pPr>
        <w:spacing w:after="240"/>
      </w:pPr>
      <w:r>
        <w:rPr>
          <w:rFonts w:hint="eastAsia"/>
        </w:rPr>
        <w:t>想到這裡，葉無垠腳下一踏，旁邊兩人明白他的意思，也是跟著一跺腳，三人將靈氣慣入，頓時那葉子加快速度，往前呼呼作響飛去。</w:t>
      </w:r>
    </w:p>
    <w:p w:rsidR="00C04663" w:rsidRDefault="00A7259F" w:rsidP="00813907">
      <w:pPr>
        <w:spacing w:after="240"/>
      </w:pPr>
      <w:r>
        <w:rPr>
          <w:rFonts w:hint="eastAsia"/>
        </w:rPr>
        <w:t>「找死！」李龍飛</w:t>
      </w:r>
      <w:r w:rsidR="00EF37C5">
        <w:rPr>
          <w:rFonts w:hint="eastAsia"/>
        </w:rPr>
        <w:t>看到對方目中的貪婪，心中</w:t>
      </w:r>
      <w:r>
        <w:rPr>
          <w:rFonts w:hint="eastAsia"/>
        </w:rPr>
        <w:t>寒意漸多</w:t>
      </w:r>
      <w:r w:rsidR="00EF37C5">
        <w:rPr>
          <w:rFonts w:hint="eastAsia"/>
        </w:rPr>
        <w:t>。</w:t>
      </w:r>
    </w:p>
    <w:p w:rsidR="00C04663" w:rsidRDefault="00A7259F" w:rsidP="00813907">
      <w:pPr>
        <w:spacing w:after="240"/>
      </w:pPr>
      <w:r>
        <w:rPr>
          <w:rFonts w:hint="eastAsia"/>
        </w:rPr>
        <w:t>他雖修為比對方高上許多，但本性仍不願多造殺業，只是對方都已明白他的實力了，卻仍緊咬不放，讓他不由得</w:t>
      </w:r>
      <w:r w:rsidR="00EF37C5">
        <w:rPr>
          <w:rFonts w:hint="eastAsia"/>
        </w:rPr>
        <w:t>起了殺意</w:t>
      </w:r>
      <w:r>
        <w:rPr>
          <w:rFonts w:hint="eastAsia"/>
        </w:rPr>
        <w:t>。</w:t>
      </w:r>
    </w:p>
    <w:p w:rsidR="00C04663" w:rsidRDefault="00A7259F" w:rsidP="00813907">
      <w:pPr>
        <w:spacing w:after="240"/>
      </w:pPr>
      <w:r>
        <w:rPr>
          <w:rFonts w:hint="eastAsia"/>
        </w:rPr>
        <w:t>此時他任由青煙捲著杜之嚴往前飛奔，自己卻是身子一頓，往後一指，立刻儲物袋中，幾把從周蒼松那得來的寶刀</w:t>
      </w:r>
      <w:r w:rsidR="00C41053">
        <w:rPr>
          <w:rFonts w:hint="eastAsia"/>
        </w:rPr>
        <w:t>法器</w:t>
      </w:r>
      <w:r>
        <w:rPr>
          <w:rFonts w:hint="eastAsia"/>
        </w:rPr>
        <w:t>往後一斬，刀氣往葉無垠三人奔去。</w:t>
      </w:r>
    </w:p>
    <w:p w:rsidR="00C04663" w:rsidRDefault="00A7259F" w:rsidP="00813907">
      <w:pPr>
        <w:spacing w:after="240"/>
      </w:pPr>
      <w:r>
        <w:rPr>
          <w:rFonts w:hint="eastAsia"/>
        </w:rPr>
        <w:t>葉無垠眼神一縮，右手用力一拍儲物袋，當下一個金色的葉子出現，迎風見長，直接化作一把大扇，往過來的其中一把寶刀撞在一起，掀起了劇烈的波動。</w:t>
      </w:r>
    </w:p>
    <w:p w:rsidR="00C04663" w:rsidRDefault="00A7259F" w:rsidP="00813907">
      <w:pPr>
        <w:spacing w:after="240"/>
      </w:pPr>
      <w:r>
        <w:rPr>
          <w:rFonts w:hint="eastAsia"/>
        </w:rPr>
        <w:t>而另外兩人則是神色駭然間紛紛掏出了法器，碰碰碰幾聲巨響迴蕩在兩人面前，跟著紛紛退了幾步噴出一口鮮血，眼神中露出了驚恐。</w:t>
      </w:r>
    </w:p>
    <w:p w:rsidR="00C04663" w:rsidRDefault="00A7259F" w:rsidP="00813907">
      <w:pPr>
        <w:spacing w:after="240"/>
      </w:pPr>
      <w:r>
        <w:rPr>
          <w:rFonts w:hint="eastAsia"/>
        </w:rPr>
        <w:lastRenderedPageBreak/>
        <w:t>那幾把寶刀在李龍飛的操控下毫髮無傷，轉眼飛回後往葉無垠那一起飛去。</w:t>
      </w:r>
    </w:p>
    <w:p w:rsidR="00C04663" w:rsidRDefault="00A7259F" w:rsidP="00813907">
      <w:pPr>
        <w:spacing w:after="240"/>
      </w:pPr>
      <w:r>
        <w:rPr>
          <w:rFonts w:hint="eastAsia"/>
        </w:rPr>
        <w:t>葉無垠心中危機意識大作，不敢再做保留，猛地一拍自己額頭，那葉痕閃過一絲綠芒，一道虛幻巨大的綠葉幻化出來，將三人連同那葉子緊緊包住，形成了一個巨大的保護罩在外頭。</w:t>
      </w:r>
    </w:p>
    <w:p w:rsidR="00C04663" w:rsidRDefault="00A7259F" w:rsidP="00813907">
      <w:pPr>
        <w:spacing w:after="240"/>
      </w:pPr>
      <w:r>
        <w:rPr>
          <w:rFonts w:hint="eastAsia"/>
        </w:rPr>
        <w:t>碰碰碰的聲音再度響起，這一次，那幾把寶刀承受不住這樣的衝擊，紛紛碎了開來，但那巨大的綠葉也失去光芒，消散開來，只留下其內驚魂未定的三人。</w:t>
      </w:r>
    </w:p>
    <w:p w:rsidR="00C04663" w:rsidRDefault="00A7259F" w:rsidP="00813907">
      <w:pPr>
        <w:spacing w:after="240"/>
      </w:pPr>
      <w:r>
        <w:rPr>
          <w:rFonts w:hint="eastAsia"/>
        </w:rPr>
        <w:t>「可惜…這幾把寶刀並不是太好，若是能像那刀仙宗白虎天驕呂冥的寶刀一樣，那綠葉護芒肯定阻擋不了…」李龍飛神情中露出一絲惋惜，跟著瞪了三人一眼。</w:t>
      </w:r>
    </w:p>
    <w:p w:rsidR="00C04663" w:rsidRDefault="00A7259F" w:rsidP="00813907">
      <w:pPr>
        <w:spacing w:after="240"/>
      </w:pPr>
      <w:r>
        <w:rPr>
          <w:rFonts w:hint="eastAsia"/>
        </w:rPr>
        <w:t>「最後警告，如果再追來…」話未說完，李龍飛已經化作一道長虹，追上杜之嚴一同離去。</w:t>
      </w:r>
    </w:p>
    <w:p w:rsidR="00C04663" w:rsidRDefault="00A7259F" w:rsidP="00813907">
      <w:pPr>
        <w:spacing w:after="240"/>
      </w:pPr>
      <w:r>
        <w:rPr>
          <w:rFonts w:hint="eastAsia"/>
        </w:rPr>
        <w:t>葉無垠不敢再追，只是狠狠盯著李龍飛離去的地方，他額頭上的葉痕淡了許多，好像損耗了不少。</w:t>
      </w:r>
    </w:p>
    <w:p w:rsidR="00C04663" w:rsidRDefault="00A7259F" w:rsidP="00813907">
      <w:pPr>
        <w:spacing w:after="240"/>
      </w:pPr>
      <w:r>
        <w:rPr>
          <w:rFonts w:hint="eastAsia"/>
        </w:rPr>
        <w:t>他對李龍飛的面孔沒有印象，但對方輕描淡寫之間，就逼得自己不得不使出保命秘招，想起來仍是一片冷汗。</w:t>
      </w:r>
    </w:p>
    <w:p w:rsidR="00C04663" w:rsidRDefault="00A7259F" w:rsidP="00813907">
      <w:pPr>
        <w:spacing w:after="240"/>
      </w:pPr>
      <w:r>
        <w:rPr>
          <w:rFonts w:hint="eastAsia"/>
        </w:rPr>
        <w:t>「此人究竟是誰？為何有本宗的寶刀卻又不曾見過…？」葉無垠思索之際，後方追兵最前頭的一人，正好飛奔而至。</w:t>
      </w:r>
    </w:p>
    <w:p w:rsidR="00C04663" w:rsidRDefault="00A7259F" w:rsidP="00813907">
      <w:pPr>
        <w:spacing w:after="240"/>
      </w:pPr>
      <w:r>
        <w:rPr>
          <w:rFonts w:hint="eastAsia"/>
        </w:rPr>
        <w:t>打聽之下，葉無垠倒吸一口冷氣。</w:t>
      </w:r>
    </w:p>
    <w:p w:rsidR="00C04663" w:rsidRDefault="00A7259F" w:rsidP="00813907">
      <w:pPr>
        <w:spacing w:after="240"/>
      </w:pPr>
      <w:r>
        <w:rPr>
          <w:rFonts w:hint="eastAsia"/>
        </w:rPr>
        <w:t>「殺鬼屍門兩名弟子，跟本宗的周蒼松師弟？看樣子不像是赤劍宗跟靈崇觀之人，他究竟是何方修士？」</w:t>
      </w:r>
    </w:p>
    <w:p w:rsidR="00C04663" w:rsidRDefault="00A7259F" w:rsidP="00813907">
      <w:pPr>
        <w:spacing w:after="240"/>
      </w:pPr>
      <w:r>
        <w:rPr>
          <w:rFonts w:hint="eastAsia"/>
        </w:rPr>
        <w:t>「少主…看他衣著…莫非他是前幾個月，本宗長老，枯草道人下令追緝令之人，李龍飛？」葉無垠身旁其中一人說道。</w:t>
      </w:r>
    </w:p>
    <w:p w:rsidR="00C04663" w:rsidRDefault="00A7259F" w:rsidP="00813907">
      <w:pPr>
        <w:spacing w:after="240"/>
      </w:pPr>
      <w:r>
        <w:rPr>
          <w:rFonts w:hint="eastAsia"/>
        </w:rPr>
        <w:t>葉無垠一聽，右手立即伸出儲物袋內，再抬起時，手中已經握著一枚玉簡，這是宗內發給所有弟子的傳令，其中便有記載的追殺李龍飛的命令即他的長相。</w:t>
      </w:r>
    </w:p>
    <w:p w:rsidR="00C04663" w:rsidRDefault="00A7259F" w:rsidP="00813907">
      <w:pPr>
        <w:spacing w:after="240"/>
      </w:pPr>
      <w:r>
        <w:rPr>
          <w:rFonts w:hint="eastAsia"/>
        </w:rPr>
        <w:t>這事本來已經過了大半年，葉無垠都忘得差不多了，此時靈識掃過，腦中立即出現一幅畫面，那畫面中的身影，正是方才出手震懾自己的李龍飛。</w:t>
      </w:r>
    </w:p>
    <w:p w:rsidR="00C04663" w:rsidRDefault="00A7259F" w:rsidP="00813907">
      <w:pPr>
        <w:spacing w:after="240"/>
      </w:pPr>
      <w:r>
        <w:rPr>
          <w:rFonts w:hint="eastAsia"/>
        </w:rPr>
        <w:t>「居然是他！」葉無垠眼中燃起一片火熱，他本來已經放棄追查，要將此事回報而已，但現在知道是李龍飛，一想到那追緝令中懸賞的獎勵是築基丹，頓時說甚麼也要追補下去。</w:t>
      </w:r>
    </w:p>
    <w:p w:rsidR="00C04663" w:rsidRDefault="00A7259F" w:rsidP="00813907">
      <w:pPr>
        <w:spacing w:after="240"/>
      </w:pPr>
      <w:r>
        <w:rPr>
          <w:rFonts w:hint="eastAsia"/>
        </w:rPr>
        <w:t>「我修為停在練氣大圓滿已經許久，只要能得到這築基丹，雖不能說是一定就能</w:t>
      </w:r>
      <w:r>
        <w:rPr>
          <w:rFonts w:hint="eastAsia"/>
        </w:rPr>
        <w:lastRenderedPageBreak/>
        <w:t>築基，但我至少有五成把握，可以衝擊築基境，從而突破修為，成為築基。到時，以我的修為跟身份，定能將我葉家帶往另一個高峰…」</w:t>
      </w:r>
    </w:p>
    <w:p w:rsidR="00C04663" w:rsidRDefault="00A7259F" w:rsidP="00813907">
      <w:pPr>
        <w:spacing w:after="240"/>
      </w:pPr>
      <w:r>
        <w:rPr>
          <w:rFonts w:hint="eastAsia"/>
        </w:rPr>
        <w:t>葉無垠舔了舔嘴角，兩眼死命地望向李龍飛奔離的方向。</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死局</w:t>
      </w:r>
    </w:p>
    <w:p w:rsidR="00C04663" w:rsidRDefault="00C04663" w:rsidP="00813907">
      <w:pPr>
        <w:spacing w:after="240"/>
      </w:pPr>
    </w:p>
    <w:p w:rsidR="00C04663" w:rsidRDefault="00A7259F" w:rsidP="00813907">
      <w:pPr>
        <w:spacing w:after="240"/>
      </w:pPr>
      <w:r>
        <w:rPr>
          <w:rFonts w:hint="eastAsia"/>
        </w:rPr>
        <w:t>樹林裡，李龍飛帶著杜之嚴，飛快的往前疾奔著。</w:t>
      </w:r>
    </w:p>
    <w:p w:rsidR="00C04663" w:rsidRDefault="00A7259F" w:rsidP="00813907">
      <w:pPr>
        <w:spacing w:after="240"/>
      </w:pPr>
      <w:r>
        <w:rPr>
          <w:rFonts w:hint="eastAsia"/>
        </w:rPr>
        <w:t>杜之嚴的修為已經恢復了五成，雖然打鬥起來仍是不利，但在逃跑上，已經沒甚麼大礙。</w:t>
      </w:r>
    </w:p>
    <w:p w:rsidR="00C04663" w:rsidRDefault="00A7259F" w:rsidP="00813907">
      <w:pPr>
        <w:spacing w:after="240"/>
      </w:pPr>
      <w:r>
        <w:rPr>
          <w:rFonts w:hint="eastAsia"/>
        </w:rPr>
        <w:t>此時兩人身外捲著青羅旗的青煙，以遠遠超過尋常練氣大圓滿的速度往前奔跑著。</w:t>
      </w:r>
    </w:p>
    <w:p w:rsidR="00C04663" w:rsidRDefault="00A7259F" w:rsidP="00813907">
      <w:pPr>
        <w:spacing w:after="240"/>
      </w:pPr>
      <w:r>
        <w:rPr>
          <w:rFonts w:hint="eastAsia"/>
        </w:rPr>
        <w:t>只是在他們身後，一片巨大的葉子，以及其上的六七人，卻仍是緊緊追著不放，偶爾還轟來幾道術法，試圖阻礙兩人速度。</w:t>
      </w:r>
    </w:p>
    <w:p w:rsidR="00C04663" w:rsidRDefault="00A7259F" w:rsidP="00813907">
      <w:pPr>
        <w:spacing w:after="240"/>
      </w:pPr>
      <w:r>
        <w:rPr>
          <w:rFonts w:hint="eastAsia"/>
        </w:rPr>
        <w:t>「該死的，他們還不肯放棄…」杜之嚴咬牙切齒說道，方才不久前，李龍飛才又出手將一張擊來的道符給打落，卻也因此又停了一會。</w:t>
      </w:r>
    </w:p>
    <w:p w:rsidR="00C04663" w:rsidRDefault="00A7259F" w:rsidP="00813907">
      <w:pPr>
        <w:spacing w:after="240"/>
      </w:pPr>
      <w:r>
        <w:rPr>
          <w:rFonts w:hint="eastAsia"/>
        </w:rPr>
        <w:t>李龍飛也是心煩意燥，有些後悔三天前沒直接將那葉無垠直接斬殺，此時讓他跟後方的追兵匯合，即使自己仍有信心可以將其全滅，但卻得花上一段時間。</w:t>
      </w:r>
    </w:p>
    <w:p w:rsidR="00C04663" w:rsidRDefault="00A7259F" w:rsidP="00813907">
      <w:pPr>
        <w:spacing w:after="240"/>
      </w:pPr>
      <w:r>
        <w:rPr>
          <w:rFonts w:hint="eastAsia"/>
        </w:rPr>
        <w:t>而他有一種</w:t>
      </w:r>
      <w:r w:rsidR="00884111">
        <w:rPr>
          <w:rFonts w:hint="eastAsia"/>
        </w:rPr>
        <w:t>直</w:t>
      </w:r>
      <w:r>
        <w:rPr>
          <w:rFonts w:hint="eastAsia"/>
        </w:rPr>
        <w:t>覺，這耽擱的一段時間，正是對方所想要的，是以雖然靈氣消耗頗大，李龍飛仍是不斷地施展著青羅旗，片刻都沒有停留。</w:t>
      </w:r>
    </w:p>
    <w:p w:rsidR="00C04663" w:rsidRDefault="00A7259F" w:rsidP="00813907">
      <w:pPr>
        <w:spacing w:after="240"/>
      </w:pPr>
      <w:r>
        <w:rPr>
          <w:rFonts w:hint="eastAsia"/>
        </w:rPr>
        <w:t>但這花費的靈氣之大，以他練氣十層的境界，也有些來不及恢復，好在先前周蒼松等人儲物袋內，有不少補充</w:t>
      </w:r>
      <w:del w:id="4683" w:author="簡新佳" w:date="2019-02-25T17:00:00Z">
        <w:r w:rsidDel="0012795F">
          <w:rPr>
            <w:rFonts w:hint="eastAsia"/>
          </w:rPr>
          <w:delText>靈力</w:delText>
        </w:r>
      </w:del>
      <w:ins w:id="4684" w:author="簡新佳" w:date="2019-02-25T17:00:00Z">
        <w:r w:rsidR="0012795F">
          <w:rPr>
            <w:rFonts w:hint="eastAsia"/>
          </w:rPr>
          <w:t>靈氣</w:t>
        </w:r>
      </w:ins>
      <w:r>
        <w:rPr>
          <w:rFonts w:hint="eastAsia"/>
        </w:rPr>
        <w:t>的丹藥，此時不斷補充之下，一時還沒甚麼大礙。</w:t>
      </w:r>
    </w:p>
    <w:p w:rsidR="00C04663" w:rsidRDefault="00A7259F" w:rsidP="00813907">
      <w:pPr>
        <w:spacing w:after="240"/>
      </w:pPr>
      <w:r>
        <w:rPr>
          <w:rFonts w:hint="eastAsia"/>
        </w:rPr>
        <w:t>「恩公…再過兩天，我們就能到赤劍宗外圍勢力範圍，屆時他們若敢再追，肯定有得他們受的。」杜之嚴看李龍飛面色鐵青，心知自己拖累了他，更擔心被拋下不管，忙開口說道。</w:t>
      </w:r>
    </w:p>
    <w:p w:rsidR="00C04663" w:rsidRDefault="00A7259F" w:rsidP="00813907">
      <w:pPr>
        <w:spacing w:after="240"/>
      </w:pPr>
      <w:r>
        <w:rPr>
          <w:rFonts w:hint="eastAsia"/>
        </w:rPr>
        <w:t>李龍飛恩了一聲，沒有答話，只是又拿起了一顆丹藥吞下。</w:t>
      </w:r>
    </w:p>
    <w:p w:rsidR="00C04663" w:rsidRDefault="00A7259F" w:rsidP="00813907">
      <w:pPr>
        <w:spacing w:after="240"/>
      </w:pPr>
      <w:r>
        <w:rPr>
          <w:rFonts w:hint="eastAsia"/>
        </w:rPr>
        <w:t>後方的葉無垠等人，心中也是焦急萬分，這巨大葉子乃是葉家至寶之一，雖然不像李龍飛的青羅旗那樣對靈氣的消耗頗大，但這麼多人乘坐，也需要一定的消</w:t>
      </w:r>
      <w:r>
        <w:rPr>
          <w:rFonts w:hint="eastAsia"/>
        </w:rPr>
        <w:lastRenderedPageBreak/>
        <w:t>耗。</w:t>
      </w:r>
    </w:p>
    <w:p w:rsidR="00C04663" w:rsidRDefault="00A7259F" w:rsidP="00813907">
      <w:pPr>
        <w:spacing w:after="240"/>
      </w:pPr>
      <w:r>
        <w:rPr>
          <w:rFonts w:hint="eastAsia"/>
        </w:rPr>
        <w:t>此時葉無垠幾人，已經花費許多靈石，卻始終不敢太過靠近，只能眼睜睜瞧著對方快到邊界，卻又拿他沒有辦法。</w:t>
      </w:r>
    </w:p>
    <w:p w:rsidR="00C04663" w:rsidRDefault="00A7259F" w:rsidP="00813907">
      <w:pPr>
        <w:spacing w:after="240"/>
      </w:pPr>
      <w:r>
        <w:rPr>
          <w:rFonts w:hint="eastAsia"/>
        </w:rPr>
        <w:t>「少主，這樣下去，兀那二人就要到赤劍宗的範圍了，咱們豈不是到時後瞎打忙了？」葉無垠身邊那個渾漢有些焦急著說。</w:t>
      </w:r>
    </w:p>
    <w:p w:rsidR="00C04663" w:rsidRDefault="00A7259F" w:rsidP="00813907">
      <w:pPr>
        <w:spacing w:after="240"/>
      </w:pPr>
      <w:r>
        <w:rPr>
          <w:rFonts w:hint="eastAsia"/>
        </w:rPr>
        <w:t>「放心，我爹爹就快來了…」葉無垠也是雙眼發紅，心中無限渴望援軍到來。</w:t>
      </w:r>
    </w:p>
    <w:p w:rsidR="00C04663" w:rsidRDefault="00A7259F" w:rsidP="00813907">
      <w:pPr>
        <w:spacing w:after="240"/>
      </w:pPr>
      <w:r>
        <w:rPr>
          <w:rFonts w:hint="eastAsia"/>
        </w:rPr>
        <w:t>他在第一天遇到李龍飛後，就以玉簡傳音回葉家請求支援了，如今算算三天已過，自己爹爹應該已經快到了才是。</w:t>
      </w:r>
    </w:p>
    <w:p w:rsidR="00C04663" w:rsidRDefault="00A7259F" w:rsidP="00813907">
      <w:pPr>
        <w:spacing w:after="240"/>
      </w:pPr>
      <w:r>
        <w:rPr>
          <w:rFonts w:hint="eastAsia"/>
        </w:rPr>
        <w:t>那葉無垠的爹爹葉全是葉家這一代當家族長，同時也是葉無垠最大的靠山，修為已達到築基初期顛峰，若不是因為身為外宗族長，早踏入刀仙宗的內門弟子之一。</w:t>
      </w:r>
    </w:p>
    <w:p w:rsidR="00C04663" w:rsidRDefault="00A7259F" w:rsidP="00813907">
      <w:pPr>
        <w:spacing w:after="240"/>
      </w:pPr>
      <w:r>
        <w:rPr>
          <w:rFonts w:hint="eastAsia"/>
        </w:rPr>
        <w:t>很快的，時間又過了一天，李龍飛兩人終於看到遠方天際處，出現了一柄赤紅色的通天大劍。</w:t>
      </w:r>
    </w:p>
    <w:p w:rsidR="00C04663" w:rsidRDefault="00A7259F" w:rsidP="00813907">
      <w:pPr>
        <w:spacing w:after="240"/>
      </w:pPr>
      <w:r>
        <w:rPr>
          <w:rFonts w:hint="eastAsia"/>
        </w:rPr>
        <w:t>精準的說，那不是一把劍，而是像赤劍宗的山門一樣，是一座小山，只是它山上沒有任何植被，光禿禿的，配合那紅色土壤，就有如一把赤劍豎立在那裡。</w:t>
      </w:r>
    </w:p>
    <w:p w:rsidR="00C04663" w:rsidRDefault="00A7259F" w:rsidP="00813907">
      <w:pPr>
        <w:spacing w:after="240"/>
      </w:pPr>
      <w:r>
        <w:rPr>
          <w:rFonts w:hint="eastAsia"/>
        </w:rPr>
        <w:t>「恩公，過了那把大劍，就是赤劍宗的範圍了！其內不遠，便有赤劍宗的人駐守在那，我就不信，後面那幾人敢過那條界線繼續追來…」杜之嚴狂喜，深吸一口氣，打起精神興奮說道。</w:t>
      </w:r>
    </w:p>
    <w:p w:rsidR="00C04663" w:rsidRDefault="00A7259F" w:rsidP="00813907">
      <w:pPr>
        <w:spacing w:after="240"/>
      </w:pPr>
      <w:r>
        <w:rPr>
          <w:rFonts w:hint="eastAsia"/>
        </w:rPr>
        <w:t>但他話未說完，李龍飛已心念一動，將杜之嚴往旁邊一推，一道龐大的刀氣險之又險地從兩人之中劃過，跟著延伸數里，轟隆隆斬斷無數樹木之後這才停了下來。</w:t>
      </w:r>
    </w:p>
    <w:p w:rsidR="00C04663" w:rsidRDefault="00A7259F" w:rsidP="00813907">
      <w:pPr>
        <w:spacing w:after="240"/>
      </w:pPr>
      <w:r>
        <w:rPr>
          <w:rFonts w:hint="eastAsia"/>
        </w:rPr>
        <w:t>杜之嚴見到地上的刀痕入土三尺，驚嚇萬分，腦中嗡地一聲巨響，臉色蒼白地看向前方。</w:t>
      </w:r>
    </w:p>
    <w:p w:rsidR="00C04663" w:rsidRDefault="00A7259F" w:rsidP="00813907">
      <w:pPr>
        <w:spacing w:after="240"/>
      </w:pPr>
      <w:r>
        <w:rPr>
          <w:rFonts w:hint="eastAsia"/>
        </w:rPr>
        <w:t>只見四周半空不知何時，已經來了三男一女，其中兩人是練氣大圓滿，而另外兩名築基修士中當首一人，粗眉髯鬍，一把木柄大刀握在手中，身上氣勢之強，比起當日李龍飛所遇到的刀仙宗白虎天驕還要更甚一籌，正是葉無垠的父親，葉全。</w:t>
      </w:r>
    </w:p>
    <w:p w:rsidR="00C04663" w:rsidRDefault="00A7259F" w:rsidP="00813907">
      <w:pPr>
        <w:spacing w:after="240"/>
      </w:pPr>
      <w:r>
        <w:rPr>
          <w:rFonts w:hint="eastAsia"/>
        </w:rPr>
        <w:t>他立在半空，不怒自威地看著底下兩人，眼中滿是精芒，而另一名築基修士，則為白髮蒼蒼的老者，與那粗眉修士跟葉無垠有些貌似，只是年老許多，但一身修為雖不及那粗眉修士，卻更為渾厚，顯然不知道已經築基多久了。</w:t>
      </w:r>
    </w:p>
    <w:p w:rsidR="00C04663" w:rsidRDefault="00A7259F" w:rsidP="00813907">
      <w:pPr>
        <w:spacing w:after="240"/>
      </w:pPr>
      <w:r>
        <w:rPr>
          <w:rFonts w:hint="eastAsia"/>
        </w:rPr>
        <w:lastRenderedPageBreak/>
        <w:t>「果然有些本領，難怪能連殺我宗那麼多人，還惹得枯木長老親自下令懸賞！」葉全隨手將那木柄大刀一放，渾身一股霸氣自然而然地擴散開來。</w:t>
      </w:r>
    </w:p>
    <w:p w:rsidR="00C04663" w:rsidRDefault="00A7259F" w:rsidP="00813907">
      <w:pPr>
        <w:spacing w:after="240"/>
      </w:pPr>
      <w:r>
        <w:rPr>
          <w:rFonts w:hint="eastAsia"/>
        </w:rPr>
        <w:t>而剩下的兩人，那女修拿著一把紙傘，其傘面玲瓏剔透，一股奇特氣息散開，讓四人隱隱像是融入景色當中，正是靠著這把傘，葉全等四人才能在不知不覺中繞到李龍飛的前方。</w:t>
      </w:r>
    </w:p>
    <w:p w:rsidR="00C04663" w:rsidRDefault="00A7259F" w:rsidP="00813907">
      <w:pPr>
        <w:spacing w:after="240"/>
      </w:pPr>
      <w:r>
        <w:rPr>
          <w:rFonts w:hint="eastAsia"/>
        </w:rPr>
        <w:t>最後那名男修，拿著一顆晶球，此時用力一捏，隨著晶球破裂，頓時方圓十里內被一股結界籠罩，雖然這無法阻止李龍飛兩人逃跑，但只要在這範圍內，李龍飛兩人的行蹤便無可遁逃。</w:t>
      </w:r>
    </w:p>
    <w:p w:rsidR="00C04663" w:rsidRDefault="00A7259F" w:rsidP="00813907">
      <w:pPr>
        <w:spacing w:after="240"/>
      </w:pPr>
      <w:r>
        <w:rPr>
          <w:rFonts w:hint="eastAsia"/>
        </w:rPr>
        <w:t>李龍飛臉色沉了下來，揮手將自己跟杜之嚴身上的青煙收回青羅旗當中，卻是下定決心分別逃走。</w:t>
      </w:r>
    </w:p>
    <w:p w:rsidR="00C04663" w:rsidRDefault="00A7259F" w:rsidP="00813907">
      <w:pPr>
        <w:spacing w:after="240"/>
      </w:pPr>
      <w:r>
        <w:rPr>
          <w:rFonts w:hint="eastAsia"/>
        </w:rPr>
        <w:t>如果只有一名築基修士，李龍飛還有自信可以短時間逃出這裡，但對方顯然勢在必得，直接來了兩個築基修士包圍，即使他已經到了練氣十層，仍沒有把握可以平安離開這裡。。</w:t>
      </w:r>
    </w:p>
    <w:p w:rsidR="00C04663" w:rsidRDefault="00A7259F" w:rsidP="00813907">
      <w:pPr>
        <w:spacing w:after="240"/>
      </w:pPr>
      <w:r>
        <w:rPr>
          <w:rFonts w:hint="eastAsia"/>
        </w:rPr>
        <w:t>而這也是早前他跟杜之嚴講好的約定，在必要情況下，兩人只得各自逃跑，在赤劍宗再碰面。</w:t>
      </w:r>
    </w:p>
    <w:p w:rsidR="00C04663" w:rsidRDefault="00A7259F" w:rsidP="00813907">
      <w:pPr>
        <w:spacing w:after="240"/>
      </w:pPr>
      <w:r>
        <w:rPr>
          <w:rFonts w:hint="eastAsia"/>
        </w:rPr>
        <w:t>同一時間，葉無垠等人從後面追了上來，見到了葉全跟那老者，葉無垠興奮地叫著，「爹爹，爺爺！」</w:t>
      </w:r>
    </w:p>
    <w:p w:rsidR="00C04663" w:rsidRDefault="00A7259F" w:rsidP="00813907">
      <w:pPr>
        <w:spacing w:after="240"/>
      </w:pPr>
      <w:r>
        <w:rPr>
          <w:rFonts w:hint="eastAsia"/>
        </w:rPr>
        <w:t>趁著葉無垠呼喊的這一刻，李龍飛朝杜之嚴望了一眼，跟著兩人很有默契地一左一右，分別逃離開來。</w:t>
      </w:r>
    </w:p>
    <w:p w:rsidR="00C04663" w:rsidRDefault="00A7259F" w:rsidP="00813907">
      <w:pPr>
        <w:spacing w:after="240"/>
      </w:pPr>
      <w:r>
        <w:rPr>
          <w:rFonts w:hint="eastAsia"/>
        </w:rPr>
        <w:t>葉無垠見狀，心中一急，連忙高呼一聲，帶著身後眾人衝上前要去阻止李龍飛逃跑。</w:t>
      </w:r>
    </w:p>
    <w:p w:rsidR="00C04663" w:rsidRDefault="00A7259F" w:rsidP="00813907">
      <w:pPr>
        <w:spacing w:after="240"/>
      </w:pPr>
      <w:r>
        <w:rPr>
          <w:rFonts w:hint="eastAsia"/>
        </w:rPr>
        <w:t>「垠兒停步！」便在此時，那老者眉頭一抬，高聲喝令想要阻止，但李龍飛已經雙手一揮，一道蓄積已久的雷霆以千軍萬馬之勢朝著葉無垠奔騰而去。</w:t>
      </w:r>
    </w:p>
    <w:p w:rsidR="00C04663" w:rsidRDefault="00A7259F" w:rsidP="00813907">
      <w:pPr>
        <w:spacing w:after="240"/>
      </w:pPr>
      <w:r>
        <w:rPr>
          <w:rFonts w:hint="eastAsia"/>
        </w:rPr>
        <w:t>「哼！」那老者顧不得李龍飛，身形一晃，來到葉無垠面前，右手往前一指，頓時在葉無垠前方地上的落葉盤旋而起，有如狂風暴雨一般，與那雷霆碰撞在一起，掀起陣陣雷光刀氣，保住了被嚇得臉色蒼白的葉無垠。</w:t>
      </w:r>
    </w:p>
    <w:p w:rsidR="00C04663" w:rsidRDefault="00A7259F" w:rsidP="00813907">
      <w:pPr>
        <w:spacing w:after="240"/>
      </w:pPr>
      <w:r>
        <w:rPr>
          <w:rFonts w:hint="eastAsia"/>
        </w:rPr>
        <w:t>但他身後的眾人，可就沒那麼幸運，那些電流氣勁，雖是散落開來，卻沒有消散，而是往葉無垠身後流竄，頓時慘叫聲起，幾名修為較弱的修士頓時被擊成重傷。</w:t>
      </w:r>
    </w:p>
    <w:p w:rsidR="00C04663" w:rsidRDefault="00A7259F" w:rsidP="00813907">
      <w:pPr>
        <w:spacing w:after="240"/>
      </w:pPr>
      <w:r>
        <w:rPr>
          <w:rFonts w:hint="eastAsia"/>
        </w:rPr>
        <w:t>而李龍飛趁這一亂，抓準了時機，化作一道長虹就要逃離這包圍死局。</w:t>
      </w:r>
    </w:p>
    <w:p w:rsidR="00C04663" w:rsidRDefault="00A7259F" w:rsidP="00813907">
      <w:pPr>
        <w:spacing w:after="240"/>
      </w:pPr>
      <w:r>
        <w:rPr>
          <w:rFonts w:hint="eastAsia"/>
        </w:rPr>
        <w:t>只是葉全那裡自始自終都沒有把目光離開他的身上，此時見李龍飛就要逃出，木</w:t>
      </w:r>
      <w:r>
        <w:rPr>
          <w:rFonts w:hint="eastAsia"/>
        </w:rPr>
        <w:lastRenderedPageBreak/>
        <w:t>柄大刀一揮，一股壓倒性的刀氣朝李龍飛身後疾奔而來，如果李龍飛不顧一切繼續前行，定會被這刀氣追上，到時不死也成重傷。</w:t>
      </w:r>
    </w:p>
    <w:p w:rsidR="00C04663" w:rsidRDefault="00A7259F" w:rsidP="00813907">
      <w:pPr>
        <w:spacing w:after="240"/>
      </w:pPr>
      <w:r>
        <w:rPr>
          <w:rFonts w:hint="eastAsia"/>
        </w:rPr>
        <w:t>不得已，李龍飛回身雙掌一檔，喀嚓一陣骨頭聲響，讓他雙臂幾乎骨折，口中更是噴出一口鮮血，灑落在胸口之上。</w:t>
      </w:r>
    </w:p>
    <w:p w:rsidR="00C04663" w:rsidRDefault="00A7259F" w:rsidP="00813907">
      <w:pPr>
        <w:spacing w:after="240"/>
      </w:pPr>
      <w:r>
        <w:rPr>
          <w:rFonts w:hint="eastAsia"/>
        </w:rPr>
        <w:t>只不過，練氣十層的恢復力驚人，轉眼之間，李龍飛已經恢復如初，要不是胸口的鮮血未乾，看起來竟像毫髮未傷。</w:t>
      </w:r>
    </w:p>
    <w:p w:rsidR="00C04663" w:rsidRDefault="00A7259F" w:rsidP="00813907">
      <w:pPr>
        <w:spacing w:after="240"/>
      </w:pPr>
      <w:r>
        <w:rPr>
          <w:rFonts w:hint="eastAsia"/>
        </w:rPr>
        <w:t>而他更是借著這一刀之力，往前一躍，瞬間跟眾人拉開了一大段距離。</w:t>
      </w:r>
    </w:p>
    <w:p w:rsidR="00C04663" w:rsidRDefault="00A7259F" w:rsidP="00813907">
      <w:pPr>
        <w:spacing w:after="240"/>
      </w:pPr>
      <w:r>
        <w:rPr>
          <w:rFonts w:hint="eastAsia"/>
        </w:rPr>
        <w:t>「有本事，居然能擋得住我這一刀！」葉全冷眼一撇，眼神示意其他眾人跟上，跟著與那老者等人一分為二，分別往兩個方向追去。。</w:t>
      </w:r>
    </w:p>
    <w:p w:rsidR="00C04663" w:rsidRDefault="00A7259F" w:rsidP="00813907">
      <w:pPr>
        <w:spacing w:after="240"/>
      </w:pPr>
      <w:r>
        <w:rPr>
          <w:rFonts w:hint="eastAsia"/>
        </w:rPr>
        <w:t>很快的，樹林中，兩邊人馬各自追擊著李龍飛跟杜之嚴，越追越近，更是逼得兩人不得不遠離那把巨大赤劍。</w:t>
      </w:r>
    </w:p>
    <w:p w:rsidR="00C04663" w:rsidRDefault="00A7259F" w:rsidP="00813907">
      <w:pPr>
        <w:spacing w:after="240"/>
      </w:pPr>
      <w:r>
        <w:rPr>
          <w:rFonts w:hint="eastAsia"/>
        </w:rPr>
        <w:t>「我的修為還不夠，始終跟築基修士有一段距離…」李龍飛想起自己從自在道下山之後，就不斷在逃跑，心底一肚子悶氣，可是卻只能暫時忍下，努力甩掉對方。</w:t>
      </w:r>
    </w:p>
    <w:p w:rsidR="00C04663" w:rsidRDefault="00A7259F" w:rsidP="00813907">
      <w:pPr>
        <w:spacing w:after="240"/>
      </w:pPr>
      <w:r>
        <w:rPr>
          <w:rFonts w:hint="eastAsia"/>
        </w:rPr>
        <w:t>可葉全不但修為高他一籌，戰鬥經驗也高出許多，一路跑來，李龍飛被迫越來越遠離赤劍宗的勢力範圍，更是被對方漸漸越靠越近。</w:t>
      </w:r>
    </w:p>
    <w:p w:rsidR="00C04663" w:rsidRDefault="00A7259F" w:rsidP="00813907">
      <w:pPr>
        <w:spacing w:after="240"/>
      </w:pPr>
      <w:r>
        <w:rPr>
          <w:rFonts w:hint="eastAsia"/>
        </w:rPr>
        <w:t>好在那青羅旗的確不凡，少了杜之嚴，李龍飛一個人使著青煙，速度比起葉全還快上了一些，這才沒有一下子就被追到。</w:t>
      </w:r>
    </w:p>
    <w:p w:rsidR="00C04663" w:rsidRDefault="00A7259F" w:rsidP="00813907">
      <w:pPr>
        <w:spacing w:after="240"/>
      </w:pPr>
      <w:r>
        <w:rPr>
          <w:rFonts w:hint="eastAsia"/>
        </w:rPr>
        <w:t>而葉全因為還得帶上其他等人，所以速度上也緩了一些。</w:t>
      </w:r>
    </w:p>
    <w:p w:rsidR="00C04663" w:rsidRDefault="00A7259F" w:rsidP="00813907">
      <w:pPr>
        <w:spacing w:after="240"/>
      </w:pPr>
      <w:r>
        <w:rPr>
          <w:rFonts w:hint="eastAsia"/>
        </w:rPr>
        <w:t>「只是，這樣下去還是不行…」李龍飛還在思考之際，突然一道刀氣飛來，出乎意料碰一聲擊中他的後心，震得李龍飛噴出一大口鮮血。</w:t>
      </w:r>
    </w:p>
    <w:p w:rsidR="00C04663" w:rsidRDefault="00A7259F" w:rsidP="00813907">
      <w:pPr>
        <w:spacing w:after="240"/>
      </w:pPr>
      <w:r>
        <w:rPr>
          <w:rFonts w:hint="eastAsia"/>
        </w:rPr>
        <w:t>他往後一看，只見葉全不知使用甚麼手段，瞬間來到自己十尺之內，而其他追兵則還在三十丈外。</w:t>
      </w:r>
    </w:p>
    <w:p w:rsidR="00C04663" w:rsidRDefault="00A7259F" w:rsidP="00813907">
      <w:pPr>
        <w:spacing w:after="240"/>
      </w:pPr>
      <w:r>
        <w:rPr>
          <w:rFonts w:hint="eastAsia"/>
        </w:rPr>
        <w:t>「好、要拼命是吧！」李龍飛一咬牙，眼神露出一絲瘋狂，竟不再往前跑，而是一拍儲物袋，將剩下的幾把所存的飛劍寶刀使出，朝葉全全力一擊。</w:t>
      </w:r>
    </w:p>
    <w:p w:rsidR="00C04663" w:rsidRDefault="00A7259F" w:rsidP="00813907">
      <w:pPr>
        <w:spacing w:after="240"/>
      </w:pPr>
      <w:r>
        <w:rPr>
          <w:rFonts w:hint="eastAsia"/>
        </w:rPr>
        <w:t>葉全眼神平靜，目光中透著一絲嘲諷，那把木柄大刀看似隨意舉起，卻隱隱將李龍飛整個人籠罩在內，只要他一靠近，肯定被一刀兩斷。</w:t>
      </w:r>
    </w:p>
    <w:p w:rsidR="00C04663" w:rsidRDefault="00A7259F" w:rsidP="00813907">
      <w:pPr>
        <w:spacing w:after="240"/>
      </w:pPr>
      <w:r>
        <w:rPr>
          <w:rFonts w:hint="eastAsia"/>
        </w:rPr>
        <w:t>「青鬼現！」卻見李龍飛在踏入那刀勁範圍的一剎那，低吼一聲，頓時五隻青鬼出現在他周遭，似保護著他。</w:t>
      </w:r>
    </w:p>
    <w:p w:rsidR="00C04663" w:rsidRDefault="00A7259F" w:rsidP="00813907">
      <w:pPr>
        <w:spacing w:after="240"/>
      </w:pPr>
      <w:r>
        <w:rPr>
          <w:rFonts w:hint="eastAsia"/>
        </w:rPr>
        <w:lastRenderedPageBreak/>
        <w:t>刀光一閃，那木柄大刀揮下，沒有掀起任何刀氣，但在其內的李龍飛卻感覺到四面八方像有無數的刀芒朝自己砍來，比呂冥的無影刀還要厲害，令他心驚不已。</w:t>
      </w:r>
    </w:p>
    <w:p w:rsidR="00C04663" w:rsidRDefault="00A7259F" w:rsidP="00813907">
      <w:pPr>
        <w:spacing w:after="240"/>
      </w:pPr>
      <w:r>
        <w:rPr>
          <w:rFonts w:hint="eastAsia"/>
        </w:rPr>
        <w:t>只是，那刀芒落下的瞬間，那原本擊向葉全的那些寶刀飛劍，卻突然轉向葉全身後的那些修士，就連那五隻青鬼，也倏忽轉向，只留下李龍飛一人在那刀勁之中。</w:t>
      </w:r>
    </w:p>
    <w:p w:rsidR="00C04663" w:rsidRDefault="00A7259F" w:rsidP="00813907">
      <w:pPr>
        <w:spacing w:after="240"/>
      </w:pPr>
      <w:r>
        <w:rPr>
          <w:rFonts w:hint="eastAsia"/>
        </w:rPr>
        <w:t>「退！快退！」葉全雙眼收縮，表情露出意外，但那後面跟來的眾人已經措手不及，數把刀劍猛地衝向他們，同時夾著五隻青芒厲鬼，張牙舞爪襲來。</w:t>
      </w:r>
    </w:p>
    <w:p w:rsidR="00C04663" w:rsidRDefault="00A7259F" w:rsidP="00813907">
      <w:pPr>
        <w:spacing w:after="240"/>
      </w:pPr>
      <w:r>
        <w:rPr>
          <w:rFonts w:hint="eastAsia"/>
        </w:rPr>
        <w:t>「爆！」李龍飛低吼一聲，方才他雖瘋狂，卻沒失去理智跟判斷力，此時所有寶刀飛劍出奇不意爆炸開來，最前面三人當場連慘叫都來不及，就被那碎片刺成刺蝟，氣絕身亡。</w:t>
      </w:r>
    </w:p>
    <w:p w:rsidR="00C04663" w:rsidRDefault="00A7259F" w:rsidP="00813907">
      <w:pPr>
        <w:spacing w:after="240"/>
      </w:pPr>
      <w:r>
        <w:rPr>
          <w:rFonts w:hint="eastAsia"/>
        </w:rPr>
        <w:t>而後面兩名練氣大圓滿修士也不好過，五隻青鬼，每隻雖只堪比練氣九層，但以多欺寡，加上挾帶著大量法器碎片，頓時將那兩人給擊成重創。</w:t>
      </w:r>
    </w:p>
    <w:p w:rsidR="00C04663" w:rsidRDefault="00A7259F" w:rsidP="00813907">
      <w:pPr>
        <w:spacing w:after="240"/>
      </w:pPr>
      <w:r>
        <w:rPr>
          <w:rFonts w:hint="eastAsia"/>
        </w:rPr>
        <w:t>轉眼間，除了葉全之外，跟來的那些追兵全都死傷慘重，再也無力戰鬥。</w:t>
      </w:r>
    </w:p>
    <w:p w:rsidR="00C04663" w:rsidRDefault="00A7259F" w:rsidP="00813907">
      <w:pPr>
        <w:spacing w:after="240"/>
      </w:pPr>
      <w:r>
        <w:rPr>
          <w:rFonts w:hint="eastAsia"/>
        </w:rPr>
        <w:t>「你找死！」這一切看得葉全忍不住怒吼一聲，咆嘯中無數刀勁朝李龍飛這狠狠砍下。</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決意</w:t>
      </w:r>
    </w:p>
    <w:p w:rsidR="00C04663" w:rsidRDefault="00C04663" w:rsidP="00813907">
      <w:pPr>
        <w:spacing w:after="240"/>
      </w:pPr>
    </w:p>
    <w:p w:rsidR="00C04663" w:rsidRDefault="00A7259F" w:rsidP="00813907">
      <w:pPr>
        <w:spacing w:after="240"/>
      </w:pPr>
      <w:r>
        <w:rPr>
          <w:rFonts w:hint="eastAsia"/>
        </w:rPr>
        <w:t>身為葉家族長，帶著族人追補一個比自己修為還低上一大階的修士，卻讓他將自己族人給重創，這讓一直都很平靜的葉全心中不再平靜。</w:t>
      </w:r>
    </w:p>
    <w:p w:rsidR="00C04663" w:rsidRDefault="00A7259F" w:rsidP="00813907">
      <w:pPr>
        <w:spacing w:after="240"/>
      </w:pPr>
      <w:r>
        <w:rPr>
          <w:rFonts w:hint="eastAsia"/>
        </w:rPr>
        <w:t>而李龍飛重創敵人的同時，卻也付出了慘痛的代價，他身處在葉全刀勁範圍之中，雖已運起護身氣勁阻擋，但葉全築基修為配上那木柄大刀的無數刀氣，豈是他只靠肉體就能擋住的？</w:t>
      </w:r>
    </w:p>
    <w:p w:rsidR="00C04663" w:rsidRDefault="00A7259F" w:rsidP="00813907">
      <w:pPr>
        <w:spacing w:after="240"/>
      </w:pPr>
      <w:r>
        <w:rPr>
          <w:rFonts w:hint="eastAsia"/>
        </w:rPr>
        <w:t>一連串轟鳴之後，李龍飛身上無數傷痕，刀刀見骨，慘哼一聲，身子借著這刀勁如棉絮般被拋了出去。</w:t>
      </w:r>
    </w:p>
    <w:p w:rsidR="00C04663" w:rsidRDefault="00A7259F" w:rsidP="00813907">
      <w:pPr>
        <w:spacing w:after="240"/>
      </w:pPr>
      <w:r>
        <w:rPr>
          <w:rFonts w:hint="eastAsia"/>
        </w:rPr>
        <w:t>「你逃不掉！」葉全怒氣不息，失去了原本的平靜，原本滿臉的髯鬍更是紛紛翹起，揮動那木柄大刀，繼續往李龍飛那追擊而去。</w:t>
      </w:r>
    </w:p>
    <w:p w:rsidR="00C04663" w:rsidRDefault="00A7259F" w:rsidP="00813907">
      <w:pPr>
        <w:spacing w:after="240"/>
      </w:pPr>
      <w:r>
        <w:rPr>
          <w:rFonts w:hint="eastAsia"/>
        </w:rPr>
        <w:t>李龍飛雖身受重傷，但嘴角卻露出一絲冷笑，銀牙一咬，藏在口中的一顆</w:t>
      </w:r>
      <w:r w:rsidR="00C41053">
        <w:rPr>
          <w:rFonts w:hint="eastAsia"/>
        </w:rPr>
        <w:t>療元丹</w:t>
      </w:r>
      <w:r>
        <w:rPr>
          <w:rFonts w:hint="eastAsia"/>
        </w:rPr>
        <w:t>被他吞下，配上練氣十層的驚人恢復力，讓他轉眼又凝聚了一絲戰力，跟著向前一指，頓時青羅旗外那五隻青鬼合而為一，形成了一隻巨大獨角的鬼王，一瞬間</w:t>
      </w:r>
      <w:r>
        <w:rPr>
          <w:rFonts w:hint="eastAsia"/>
        </w:rPr>
        <w:lastRenderedPageBreak/>
        <w:t>回到他的前方，嘶吼中往前試圖擋住葉全這一刀。</w:t>
      </w:r>
    </w:p>
    <w:p w:rsidR="00C04663" w:rsidRDefault="00A7259F" w:rsidP="00813907">
      <w:pPr>
        <w:spacing w:after="240"/>
      </w:pPr>
      <w:r>
        <w:rPr>
          <w:rFonts w:hint="eastAsia"/>
        </w:rPr>
        <w:t>只是即使這獨角鬼王修為堪比練氣大圓滿，但葉全身為築基修士，更是達到築基初期巔峰，此時一刀砍來，那獨角鬼王雖然兇猛，卻仍不是對手，被一刀砍滅，重新化做五隻虛弱的青鬼，向四方散開。</w:t>
      </w:r>
    </w:p>
    <w:p w:rsidR="00C04663" w:rsidRDefault="00A7259F" w:rsidP="00813907">
      <w:pPr>
        <w:spacing w:after="240"/>
      </w:pPr>
      <w:r>
        <w:rPr>
          <w:rFonts w:hint="eastAsia"/>
        </w:rPr>
        <w:t>但借著這一擋，李龍飛已經往後躲了開來，跟著他</w:t>
      </w:r>
      <w:r w:rsidR="00C41053">
        <w:rPr>
          <w:rFonts w:hint="eastAsia"/>
        </w:rPr>
        <w:t>又</w:t>
      </w:r>
      <w:r>
        <w:rPr>
          <w:rFonts w:hint="eastAsia"/>
        </w:rPr>
        <w:t>迅速取出幾粒丹藥吞下，傷勢雖然沒有恢復，但修為卻短暫回到八成左右，雙掌凝聚雷霆，準備接下葉全的攻擊。</w:t>
      </w:r>
    </w:p>
    <w:p w:rsidR="00C04663" w:rsidRDefault="00A7259F" w:rsidP="00813907">
      <w:pPr>
        <w:spacing w:after="240"/>
      </w:pPr>
      <w:r>
        <w:rPr>
          <w:rFonts w:hint="eastAsia"/>
        </w:rPr>
        <w:t>「好好好、有你的，這招過後，如我葉全沒能再將你拿下，叫我從此不再姓葉！」葉全這一刀沒砍中對方，怒極反笑，他皮笑肉不笑看著李龍飛，第一次雙手握住那把大刀，高高舉起，貼在額頭，整個人有如一尊木雕神明一樣定住不動。</w:t>
      </w:r>
    </w:p>
    <w:p w:rsidR="00C04663" w:rsidRDefault="00A7259F" w:rsidP="00813907">
      <w:pPr>
        <w:spacing w:after="240"/>
      </w:pPr>
      <w:r>
        <w:rPr>
          <w:rFonts w:hint="eastAsia"/>
        </w:rPr>
        <w:t>雖然葉全不動，但李龍飛卻感到一股前所未有的壓力將自己給牢牢困住，整個人不只被困在刀勁範圍其中，氣勢更莫名的持續衰落。</w:t>
      </w:r>
    </w:p>
    <w:p w:rsidR="00C04663" w:rsidRDefault="00A7259F" w:rsidP="00813907">
      <w:pPr>
        <w:spacing w:after="240"/>
      </w:pPr>
      <w:r>
        <w:rPr>
          <w:rFonts w:hint="eastAsia"/>
        </w:rPr>
        <w:t>更讓他心驚動魄的是，葉全的身影，此時隨著自己的氣勢跌落，竟看起來越來越加的高大，彷彿越來越接近真正的神明一般。</w:t>
      </w:r>
    </w:p>
    <w:p w:rsidR="00C04663" w:rsidRDefault="00A7259F" w:rsidP="00813907">
      <w:pPr>
        <w:spacing w:after="240"/>
      </w:pPr>
      <w:r>
        <w:rPr>
          <w:rFonts w:hint="eastAsia"/>
        </w:rPr>
        <w:t>再這樣下去，自己遲早未戰先敗，李龍飛強壓下心中升起的恐懼，凝聚精神，低喝一聲，雙掌尚未凝聚完成的轟雷術不得不直接轟出。</w:t>
      </w:r>
    </w:p>
    <w:p w:rsidR="00C04663" w:rsidRDefault="00A7259F" w:rsidP="00813907">
      <w:pPr>
        <w:spacing w:after="240"/>
      </w:pPr>
      <w:r>
        <w:rPr>
          <w:rFonts w:hint="eastAsia"/>
        </w:rPr>
        <w:t>「一刀無痕！」就在他動的同時，葉全雙唇輕吐法言，眉心中一抹精血飛入刀中，，頭頂大刀緩緩落下，唰一聲，從李龍飛的左肩至右下腹之間，一刀斬落。</w:t>
      </w:r>
    </w:p>
    <w:p w:rsidR="00C04663" w:rsidRDefault="00A7259F" w:rsidP="00813907">
      <w:pPr>
        <w:spacing w:after="240"/>
      </w:pPr>
      <w:r>
        <w:rPr>
          <w:rFonts w:hint="eastAsia"/>
        </w:rPr>
        <w:t>這一切，說來緩慢，但李龍飛卻完全沒有反應的時間，整個人只覺得身前一陣涼意後，從胸口噴出大量鮮血，轟出的轟雷術不攻自破，直接往後仰去。</w:t>
      </w:r>
    </w:p>
    <w:p w:rsidR="00C04663" w:rsidRDefault="00A7259F" w:rsidP="00813907">
      <w:pPr>
        <w:spacing w:after="240"/>
      </w:pPr>
      <w:r>
        <w:rPr>
          <w:rFonts w:hint="eastAsia"/>
        </w:rPr>
        <w:t>葉全毫不意外，伸手就要將李龍飛擒住，卻在這時，原本應再無力反擊的李龍飛，眼中透出讓人無法置信的瘋狂殺意，右手抬起，卻不是向葉全而是朝自己額頭用力一拍，一股精血混著一絲腦漿白沫，噴在身旁的青羅旗上。</w:t>
      </w:r>
    </w:p>
    <w:p w:rsidR="00C04663" w:rsidRDefault="00A7259F" w:rsidP="00813907">
      <w:pPr>
        <w:spacing w:after="240"/>
      </w:pPr>
      <w:r>
        <w:rPr>
          <w:rFonts w:hint="eastAsia"/>
        </w:rPr>
        <w:t>「九鬼…具現…青羅鬼滅！」</w:t>
      </w:r>
    </w:p>
    <w:p w:rsidR="00C04663" w:rsidRDefault="00A7259F" w:rsidP="00813907">
      <w:pPr>
        <w:spacing w:after="240"/>
      </w:pPr>
      <w:r>
        <w:rPr>
          <w:rFonts w:hint="eastAsia"/>
        </w:rPr>
        <w:t>只見那青羅旗吸收了鮮血腦漿之後，陰氣瞬間大增，四隻青鬼赫然浮現，加上早先被葉全打散的五隻青鬼，直接在葉全身後合為一尊青羅大鬼，朝著葉全狠狠一抓。</w:t>
      </w:r>
    </w:p>
    <w:p w:rsidR="00C04663" w:rsidRDefault="00A7259F" w:rsidP="00813907">
      <w:pPr>
        <w:spacing w:after="240"/>
      </w:pPr>
      <w:r>
        <w:rPr>
          <w:rFonts w:hint="eastAsia"/>
        </w:rPr>
        <w:t>這大鬼頭生三角，牙如刀刃，眼中的兇殘比起青鬼更加陰寒百倍，雖只有築基初期修為，但在葉全全無防備之際，一爪刺入他的背窩，從前胸穿出，帶起一蓬鮮血，這才化作無形，消散開來。</w:t>
      </w:r>
    </w:p>
    <w:p w:rsidR="00C04663" w:rsidRDefault="00A7259F" w:rsidP="00813907">
      <w:pPr>
        <w:spacing w:after="240"/>
      </w:pPr>
      <w:r>
        <w:rPr>
          <w:rFonts w:hint="eastAsia"/>
        </w:rPr>
        <w:lastRenderedPageBreak/>
        <w:t>「你…你…」葉全冷不防對方還有這殺手鐧，難以置信的低下頭去，只見胸口破洞不住噴血，意識暈眩，腳步有些踉蹌，再看著李龍飛，他此刻頭腦劇痛，早已無法行動，整個人呼多吸少，幾乎就要昏了過去。</w:t>
      </w:r>
    </w:p>
    <w:p w:rsidR="00C04663" w:rsidRDefault="00A7259F" w:rsidP="00813907">
      <w:pPr>
        <w:spacing w:after="240"/>
      </w:pPr>
      <w:r>
        <w:rPr>
          <w:rFonts w:hint="eastAsia"/>
        </w:rPr>
        <w:t>這一擊，雖沒擊中心臟，但卻足以對葉全造成致命，更因此讓葉全修為及生機大幅跌落，只堪比築基初期左右。</w:t>
      </w:r>
    </w:p>
    <w:p w:rsidR="00C04663" w:rsidRDefault="00A7259F" w:rsidP="00813907">
      <w:pPr>
        <w:spacing w:after="240"/>
      </w:pPr>
      <w:r>
        <w:rPr>
          <w:rFonts w:hint="eastAsia"/>
        </w:rPr>
        <w:t>「…如果這就是你最後的手段…那我可以跟你保證，明年的今日，必定會是你的忌日…而在那之前，我要你感受到被碎屍萬段的痛楚！」</w:t>
      </w:r>
    </w:p>
    <w:p w:rsidR="00C04663" w:rsidRDefault="00A7259F" w:rsidP="00813907">
      <w:pPr>
        <w:spacing w:after="240"/>
      </w:pPr>
      <w:r>
        <w:rPr>
          <w:rFonts w:hint="eastAsia"/>
        </w:rPr>
        <w:t>葉全左手捂胸，胸前的衣服整個染成紅色，口中低嚎，強忍痛苦，披頭散髮，臉上再無當初的霸氣傲然，右手拿著的大刀有些顫抖，一步步往前移動，誓要將李龍飛給碎屍萬段。</w:t>
      </w:r>
    </w:p>
    <w:p w:rsidR="00C04663" w:rsidRDefault="00A7259F" w:rsidP="00813907">
      <w:pPr>
        <w:spacing w:after="240"/>
      </w:pPr>
      <w:r>
        <w:rPr>
          <w:rFonts w:hint="eastAsia"/>
        </w:rPr>
        <w:t>他這時已不再輕視對方，只想趕快結束這場戰鬥，然後好好回族內養傷。</w:t>
      </w:r>
    </w:p>
    <w:p w:rsidR="00C04663" w:rsidRDefault="00A7259F" w:rsidP="00813907">
      <w:pPr>
        <w:spacing w:after="240"/>
      </w:pPr>
      <w:r>
        <w:rPr>
          <w:rFonts w:hint="eastAsia"/>
        </w:rPr>
        <w:t>李龍飛意識早已模糊，此時仍未昏迷，只因剛剛咬舌逼自己清醒一點，他面露絕望的苦笑，方才那一擊，的確已是他所能使出的最強一招了，事實上，即使他在十成狀態，能招喚出來的，也只有八隻青鬼。</w:t>
      </w:r>
    </w:p>
    <w:p w:rsidR="00C04663" w:rsidRDefault="00A7259F" w:rsidP="00813907">
      <w:pPr>
        <w:spacing w:after="240"/>
      </w:pPr>
      <w:r>
        <w:rPr>
          <w:rFonts w:hint="eastAsia"/>
        </w:rPr>
        <w:t>那青羅大鬼，是他在與刀仙宗許眾人多次交手後，加上摹擬先前那鬼屍門女修所使出的絕命之法，以自身精血加壽元在一瞬間所想出來的。</w:t>
      </w:r>
    </w:p>
    <w:p w:rsidR="00C04663" w:rsidRDefault="00A7259F" w:rsidP="00813907">
      <w:pPr>
        <w:spacing w:after="240"/>
      </w:pPr>
      <w:r>
        <w:rPr>
          <w:rFonts w:hint="eastAsia"/>
        </w:rPr>
        <w:t>這大鬼只有一擊之力，而且一擊之後，自己的修為跟生機也會永久損傷許多，所以非到最後關頭，他也不願使出。</w:t>
      </w:r>
    </w:p>
    <w:p w:rsidR="00C04663" w:rsidRDefault="00A7259F" w:rsidP="00813907">
      <w:pPr>
        <w:spacing w:after="240"/>
      </w:pPr>
      <w:r>
        <w:rPr>
          <w:rFonts w:hint="eastAsia"/>
        </w:rPr>
        <w:t>此時見到葉全仍沒斃命，心中遺憾之餘，只能執行那不得不選的下下招。</w:t>
      </w:r>
    </w:p>
    <w:p w:rsidR="00C04663" w:rsidRDefault="00A7259F" w:rsidP="00813907">
      <w:pPr>
        <w:spacing w:after="240"/>
      </w:pPr>
      <w:r>
        <w:rPr>
          <w:rFonts w:hint="eastAsia"/>
        </w:rPr>
        <w:t>就在葉全走到李龍飛跟前，大刀緩緩舉起，要斬斷李龍飛的頭顱以免夜長夢多之際，突然間，李龍飛的身影幻化，接著一股傳送之力浮現，下一瞬間，便要消失無蹤。</w:t>
      </w:r>
    </w:p>
    <w:p w:rsidR="00C04663" w:rsidRDefault="00A7259F" w:rsidP="00813907">
      <w:pPr>
        <w:spacing w:after="240"/>
      </w:pPr>
      <w:r>
        <w:rPr>
          <w:rFonts w:hint="eastAsia"/>
        </w:rPr>
        <w:t>「不～～～」葉全無法相信對方還有手段，大吼一聲，衝上前來，但原先李龍飛所躺的地上，此時只餘揮空大刀的殘影，以及滿地的鮮血，證明這裡曾有人存在躺過的痕跡。</w:t>
      </w:r>
    </w:p>
    <w:p w:rsidR="00C04663" w:rsidRDefault="00A7259F" w:rsidP="00813907">
      <w:pPr>
        <w:spacing w:after="240"/>
      </w:pPr>
      <w:r>
        <w:rPr>
          <w:rFonts w:hint="eastAsia"/>
        </w:rPr>
        <w:t>「李龍飛！我不放過你阿！」葉全仰天大吼，狂怒的聲音響徹樹林之內，也傳到了另一個人的耳中。</w:t>
      </w:r>
    </w:p>
    <w:p w:rsidR="00C04663" w:rsidRDefault="00A7259F" w:rsidP="00813907">
      <w:pPr>
        <w:spacing w:after="240"/>
      </w:pPr>
      <w:r>
        <w:rPr>
          <w:rFonts w:hint="eastAsia"/>
        </w:rPr>
        <w:t>樹林的另一頭，杜之嚴滿身是血，傷痕累累地喘息著，他雖疲憊，眼神中卻露出了喜悅，因為在他幾尺之外，就是那赤劍小山。</w:t>
      </w:r>
    </w:p>
    <w:p w:rsidR="00C04663" w:rsidRDefault="00A7259F" w:rsidP="00813907">
      <w:pPr>
        <w:spacing w:after="240"/>
      </w:pPr>
      <w:r>
        <w:rPr>
          <w:rFonts w:hint="eastAsia"/>
        </w:rPr>
        <w:t>早前他與李龍飛兩人分開之後，便施展了屬於赤劍宗的最後保命之招，這保命之</w:t>
      </w:r>
      <w:r>
        <w:rPr>
          <w:rFonts w:hint="eastAsia"/>
        </w:rPr>
        <w:lastRenderedPageBreak/>
        <w:t>招先前因他</w:t>
      </w:r>
      <w:del w:id="4685" w:author="簡新佳" w:date="2019-02-25T17:00:00Z">
        <w:r w:rsidDel="0012795F">
          <w:rPr>
            <w:rFonts w:hint="eastAsia"/>
          </w:rPr>
          <w:delText>靈力</w:delText>
        </w:r>
      </w:del>
      <w:ins w:id="4686" w:author="簡新佳" w:date="2019-02-25T17:00:00Z">
        <w:r w:rsidR="0012795F">
          <w:rPr>
            <w:rFonts w:hint="eastAsia"/>
          </w:rPr>
          <w:t>靈氣</w:t>
        </w:r>
      </w:ins>
      <w:r>
        <w:rPr>
          <w:rFonts w:hint="eastAsia"/>
        </w:rPr>
        <w:t>耗盡，一直無法使用，而後有李龍飛帶著，他也忍著不用，此時被葉無垠跟其祖父追殺，不得不使了出來。</w:t>
      </w:r>
    </w:p>
    <w:p w:rsidR="00C04663" w:rsidRDefault="00A7259F" w:rsidP="00813907">
      <w:pPr>
        <w:spacing w:after="240"/>
      </w:pPr>
      <w:r>
        <w:rPr>
          <w:rFonts w:hint="eastAsia"/>
        </w:rPr>
        <w:t>此招一出，他的配劍一分為二，二分為四，化做四個跟他一模一樣，就連修為氣息，傷痕刀疤也都一同的四個分身，連他在內分往五個方向逃跑。</w:t>
      </w:r>
    </w:p>
    <w:p w:rsidR="00C04663" w:rsidRDefault="00A7259F" w:rsidP="00813907">
      <w:pPr>
        <w:spacing w:after="240"/>
      </w:pPr>
      <w:r>
        <w:rPr>
          <w:rFonts w:hint="eastAsia"/>
        </w:rPr>
        <w:t>這讓葉無垠等不得不分開追補，使杜之嚴終於尋得一線生機，來到這赤劍宗所立赤劍小山附近。</w:t>
      </w:r>
    </w:p>
    <w:p w:rsidR="00C04663" w:rsidRDefault="00A7259F" w:rsidP="00813907">
      <w:pPr>
        <w:spacing w:after="240"/>
      </w:pPr>
      <w:r>
        <w:rPr>
          <w:rFonts w:hint="eastAsia"/>
        </w:rPr>
        <w:t>「恩</w:t>
      </w:r>
      <w:r w:rsidR="00C41053">
        <w:rPr>
          <w:rFonts w:hint="eastAsia"/>
        </w:rPr>
        <w:t>公</w:t>
      </w:r>
      <w:r>
        <w:rPr>
          <w:rFonts w:hint="eastAsia"/>
        </w:rPr>
        <w:t>…希望你能活下來，如果你能來到赤劍宗，我杜某所承諾之事，一定履行！」杜之嚴眼神中閃過一絲遺憾，轉身往那赤劍小山走去。</w:t>
      </w:r>
    </w:p>
    <w:p w:rsidR="00C04663" w:rsidRDefault="00A7259F" w:rsidP="00813907">
      <w:pPr>
        <w:spacing w:after="240"/>
      </w:pPr>
      <w:r>
        <w:rPr>
          <w:rFonts w:hint="eastAsia"/>
        </w:rPr>
        <w:t>神秘的山水界內，李龍飛的身子冰冷，一動也不動，彷彿已經死絕一樣，憑空出現在一座洞府之內。</w:t>
      </w:r>
    </w:p>
    <w:p w:rsidR="00C04663" w:rsidRDefault="00A7259F" w:rsidP="00813907">
      <w:pPr>
        <w:spacing w:after="240"/>
      </w:pPr>
      <w:r>
        <w:rPr>
          <w:rFonts w:hint="eastAsia"/>
        </w:rPr>
        <w:t>界內濃郁的天地靈氣不斷地進出他的身體，但他的身體卻像一個篩子一樣，進去多少，就出去多少，跟本無法停留，自然也就無法修補他的傷勢。</w:t>
      </w:r>
    </w:p>
    <w:p w:rsidR="00C04663" w:rsidRDefault="00A7259F" w:rsidP="00813907">
      <w:pPr>
        <w:spacing w:after="240"/>
      </w:pPr>
      <w:r>
        <w:rPr>
          <w:rFonts w:hint="eastAsia"/>
        </w:rPr>
        <w:t>葉全的一刀無痕，威力之強，雖說只有築基</w:t>
      </w:r>
      <w:r w:rsidR="00C41053">
        <w:rPr>
          <w:rFonts w:hint="eastAsia"/>
        </w:rPr>
        <w:t>中</w:t>
      </w:r>
      <w:r>
        <w:rPr>
          <w:rFonts w:hint="eastAsia"/>
        </w:rPr>
        <w:t>期，卻無限接近築基</w:t>
      </w:r>
      <w:r w:rsidR="00C41053">
        <w:rPr>
          <w:rFonts w:hint="eastAsia"/>
        </w:rPr>
        <w:t>後</w:t>
      </w:r>
      <w:r>
        <w:rPr>
          <w:rFonts w:hint="eastAsia"/>
        </w:rPr>
        <w:t>期的程度，不是區區一個練氣</w:t>
      </w:r>
      <w:r w:rsidR="00C41053">
        <w:rPr>
          <w:rFonts w:hint="eastAsia"/>
        </w:rPr>
        <w:t>大圓滿</w:t>
      </w:r>
      <w:r>
        <w:rPr>
          <w:rFonts w:hint="eastAsia"/>
        </w:rPr>
        <w:t>修士可以抵擋的。</w:t>
      </w:r>
    </w:p>
    <w:p w:rsidR="00C04663" w:rsidRDefault="00A7259F" w:rsidP="00813907">
      <w:pPr>
        <w:spacing w:after="240"/>
      </w:pPr>
      <w:r>
        <w:rPr>
          <w:rFonts w:hint="eastAsia"/>
        </w:rPr>
        <w:t>尤其是在那之後，李龍飛又耗盡所有修為跟生機使出青羅鬼的絕命一擊。</w:t>
      </w:r>
    </w:p>
    <w:p w:rsidR="00C04663" w:rsidRDefault="00A7259F" w:rsidP="00813907">
      <w:pPr>
        <w:spacing w:after="240"/>
      </w:pPr>
      <w:r>
        <w:rPr>
          <w:rFonts w:hint="eastAsia"/>
        </w:rPr>
        <w:t>在這樣的情況下，即使李龍飛不是普通的練氣修士，而是</w:t>
      </w:r>
      <w:r w:rsidR="00C41053">
        <w:rPr>
          <w:rFonts w:hint="eastAsia"/>
        </w:rPr>
        <w:t>傳說中的</w:t>
      </w:r>
      <w:r>
        <w:rPr>
          <w:rFonts w:hint="eastAsia"/>
        </w:rPr>
        <w:t>練氣十層修士，也是必死無疑。</w:t>
      </w:r>
    </w:p>
    <w:p w:rsidR="00C04663" w:rsidRDefault="00A7259F" w:rsidP="00813907">
      <w:pPr>
        <w:spacing w:after="240"/>
      </w:pPr>
      <w:r>
        <w:rPr>
          <w:rFonts w:hint="eastAsia"/>
        </w:rPr>
        <w:t>此刻他身體已經一片冰寒，除了靈魂中的一絲不甘的魂火還在掙扎著燃燒之外，可以說已經無法繼續，而用不了多久，那燃燒的最後，隨著熄滅，李龍飛的一生也就從此了斷。</w:t>
      </w:r>
    </w:p>
    <w:p w:rsidR="00C04663" w:rsidRDefault="00A7259F" w:rsidP="00813907">
      <w:pPr>
        <w:spacing w:after="240"/>
      </w:pPr>
      <w:r>
        <w:rPr>
          <w:rFonts w:hint="eastAsia"/>
        </w:rPr>
        <w:t>他的意識黯淡，靈脈斷碎，氣海枯萎，生機也慢慢消散，一切的一切都逐漸化為虛無。</w:t>
      </w:r>
    </w:p>
    <w:p w:rsidR="00C04663" w:rsidRDefault="00A7259F" w:rsidP="00813907">
      <w:pPr>
        <w:spacing w:after="240"/>
      </w:pPr>
      <w:r>
        <w:rPr>
          <w:rFonts w:hint="eastAsia"/>
        </w:rPr>
        <w:t>只是，李龍飛不甘心，他不甘心自己的大仇未報，不甘心自己好不容易成為練氣十層後馬上又隕歿在此，不甘心自己總是不斷被人追殺，不甘心這一切就要化成一場空…</w:t>
      </w:r>
    </w:p>
    <w:p w:rsidR="00C04663" w:rsidRDefault="00A7259F" w:rsidP="00813907">
      <w:pPr>
        <w:spacing w:after="240"/>
      </w:pPr>
      <w:r>
        <w:rPr>
          <w:rFonts w:hint="eastAsia"/>
        </w:rPr>
        <w:t>但修真界強者為尊，弱者除了奉強者為王之外，只有臣服跟死亡的一途，即使能反抗，也不是現在的他所能辦得到的，而隨著那魂火掙扎越來越黯淡，整個世界好似寂靜了，慢慢就要被黑夜覆蓋。</w:t>
      </w:r>
    </w:p>
    <w:p w:rsidR="00C04663" w:rsidRDefault="00A7259F" w:rsidP="00813907">
      <w:pPr>
        <w:spacing w:after="240"/>
      </w:pPr>
      <w:r>
        <w:rPr>
          <w:rFonts w:hint="eastAsia"/>
        </w:rPr>
        <w:t>就在這時，一個女子的嘆氣，從洞府外傳來，這嘆氣帶著兩分同情跟兩分無奈與六分氣憤，隨之迴蕩時，一股柔和而又溫暖的波動散開。</w:t>
      </w:r>
    </w:p>
    <w:p w:rsidR="00C04663" w:rsidRDefault="00A7259F" w:rsidP="00813907">
      <w:pPr>
        <w:spacing w:after="240"/>
      </w:pPr>
      <w:r>
        <w:rPr>
          <w:rFonts w:hint="eastAsia"/>
        </w:rPr>
        <w:lastRenderedPageBreak/>
        <w:t>隨著那波動散開，李龍飛身體在這一剎那不再冰冷下去，而是出現一絲溫暖，如同魂火被一盞燈罩包住一樣，不再消散開來。</w:t>
      </w:r>
    </w:p>
    <w:p w:rsidR="00C04663" w:rsidRDefault="00A7259F" w:rsidP="00813907">
      <w:pPr>
        <w:spacing w:after="240"/>
      </w:pPr>
      <w:r>
        <w:rPr>
          <w:rFonts w:hint="eastAsia"/>
        </w:rPr>
        <w:t>同時山水界內的天地靈氣首次在湧入李龍飛的體內可以被他化為己用，雖然十進九出，卻有一分效用。</w:t>
      </w:r>
    </w:p>
    <w:p w:rsidR="00C04663" w:rsidRDefault="00A7259F" w:rsidP="00813907">
      <w:pPr>
        <w:spacing w:after="240"/>
      </w:pPr>
      <w:r>
        <w:rPr>
          <w:rFonts w:hint="eastAsia"/>
        </w:rPr>
        <w:t>「算你賭贏了，我又救你一次了，欠我的，你何時能還呢？說了好，我不會再見你，這第九試練，你自己好自為之吧…」</w:t>
      </w:r>
    </w:p>
    <w:p w:rsidR="00C04663" w:rsidRDefault="00A7259F" w:rsidP="00813907">
      <w:pPr>
        <w:spacing w:after="240"/>
      </w:pPr>
      <w:r>
        <w:rPr>
          <w:rFonts w:hint="eastAsia"/>
        </w:rPr>
        <w:t>那嘆息聲音的主人做完這些，像是在對他說明，又像是對自己解釋，跟著越走越遠，聲音也越來越小，直至消失無聲，洞府內又恢復了原先的一片寂靜。</w:t>
      </w:r>
    </w:p>
    <w:p w:rsidR="00C04663" w:rsidRDefault="00A7259F" w:rsidP="00813907">
      <w:pPr>
        <w:spacing w:after="240"/>
      </w:pPr>
      <w:r>
        <w:rPr>
          <w:rFonts w:hint="eastAsia"/>
        </w:rPr>
        <w:t>在這寂靜之中，李龍飛的嘴角一絲不可見的微微揚起，身體因為那點溫暖，開始慢慢吸收天地靈氣，雖然緩慢，但原本碎裂的靈脈一寸寸的恢復，而生機也一點點的累機，就連修為都慢慢的恢復起來，只差意識始終沒有辦法甦醒而已。</w:t>
      </w:r>
    </w:p>
    <w:p w:rsidR="00C04663" w:rsidRDefault="00A7259F" w:rsidP="00813907">
      <w:pPr>
        <w:spacing w:after="240"/>
      </w:pPr>
      <w:r>
        <w:rPr>
          <w:rFonts w:hint="eastAsia"/>
        </w:rPr>
        <w:t>這正是李龍飛所要的，也是他所賭上的最後手段，躲入山水界賭白龍會出手救他。</w:t>
      </w:r>
    </w:p>
    <w:p w:rsidR="00C04663" w:rsidRDefault="00A7259F" w:rsidP="00813907">
      <w:pPr>
        <w:spacing w:after="240"/>
      </w:pPr>
      <w:r>
        <w:rPr>
          <w:rFonts w:hint="eastAsia"/>
        </w:rPr>
        <w:t>畢竟當初對方雖說不再見他，但在危機之刻，以過去的經驗，白龍願意幫忙的機會還是有的。</w:t>
      </w:r>
    </w:p>
    <w:p w:rsidR="00C04663" w:rsidRDefault="00A7259F" w:rsidP="00813907">
      <w:pPr>
        <w:spacing w:after="240"/>
      </w:pPr>
      <w:r>
        <w:rPr>
          <w:rFonts w:hint="eastAsia"/>
        </w:rPr>
        <w:t>然而這一賭，還要再賭上另一個難關，那便是第九試練。</w:t>
      </w:r>
    </w:p>
    <w:p w:rsidR="00C04663" w:rsidRDefault="00A7259F" w:rsidP="00813907">
      <w:pPr>
        <w:spacing w:after="240"/>
      </w:pPr>
      <w:r>
        <w:rPr>
          <w:rFonts w:hint="eastAsia"/>
        </w:rPr>
        <w:t>唯有通過第九試練，才能出去，如果不行，那即使白龍出手相助，自己最終也只是換個地方死而已。</w:t>
      </w:r>
    </w:p>
    <w:p w:rsidR="00C04663" w:rsidRDefault="00C04663" w:rsidP="00813907">
      <w:pPr>
        <w:spacing w:after="240"/>
      </w:pPr>
    </w:p>
    <w:p w:rsidR="00C04663" w:rsidRDefault="00D050E1" w:rsidP="00813907">
      <w:pPr>
        <w:pStyle w:val="12"/>
        <w:numPr>
          <w:ilvl w:val="0"/>
          <w:numId w:val="1"/>
        </w:numPr>
        <w:spacing w:after="240"/>
        <w:ind w:leftChars="0"/>
        <w:outlineLvl w:val="0"/>
      </w:pPr>
      <w:r>
        <w:rPr>
          <w:rFonts w:hint="eastAsia"/>
        </w:rPr>
        <w:t>剎那光陰</w:t>
      </w:r>
    </w:p>
    <w:p w:rsidR="00C04663" w:rsidRDefault="00C04663" w:rsidP="00813907">
      <w:pPr>
        <w:spacing w:after="240"/>
      </w:pPr>
    </w:p>
    <w:p w:rsidR="00C04663" w:rsidRDefault="00A7259F" w:rsidP="00813907">
      <w:pPr>
        <w:spacing w:after="240"/>
      </w:pPr>
      <w:r>
        <w:rPr>
          <w:rFonts w:hint="eastAsia"/>
        </w:rPr>
        <w:t>至於死地而後生，這是賭徒的心態。</w:t>
      </w:r>
    </w:p>
    <w:p w:rsidR="00C04663" w:rsidRDefault="00A7259F" w:rsidP="00813907">
      <w:pPr>
        <w:spacing w:after="240"/>
      </w:pPr>
      <w:r>
        <w:rPr>
          <w:rFonts w:hint="eastAsia"/>
        </w:rPr>
        <w:t>李龍飛不是賭徒，但他只能去賭，賭他進入這山水界後白龍會出手相救，賭他在被白龍救之後，能通過這第九試練走出山水界。</w:t>
      </w:r>
    </w:p>
    <w:p w:rsidR="00C04663" w:rsidRDefault="00A7259F" w:rsidP="00813907">
      <w:pPr>
        <w:spacing w:after="240"/>
      </w:pPr>
      <w:r>
        <w:rPr>
          <w:rFonts w:hint="eastAsia"/>
        </w:rPr>
        <w:t>此時在第九試練中，李龍飛意識全無地沉睡著，卻不知道第九試練已然開始。</w:t>
      </w:r>
    </w:p>
    <w:p w:rsidR="00C04663" w:rsidRDefault="00A7259F" w:rsidP="00813907">
      <w:pPr>
        <w:spacing w:after="240"/>
      </w:pPr>
      <w:r>
        <w:rPr>
          <w:rFonts w:hint="eastAsia"/>
        </w:rPr>
        <w:t>而若他有意識，能有知覺，便能感受到在其沉睡中，洞府內的時間似與外界不同，竟飛快的流逝過去，一瞬數年，轉眼間有如經過了</w:t>
      </w:r>
      <w:r w:rsidR="00C41053">
        <w:rPr>
          <w:rFonts w:hint="eastAsia"/>
        </w:rPr>
        <w:t>數</w:t>
      </w:r>
      <w:r>
        <w:rPr>
          <w:rFonts w:hint="eastAsia"/>
        </w:rPr>
        <w:t>百年一般，慢慢長長。</w:t>
      </w:r>
    </w:p>
    <w:p w:rsidR="00C04663" w:rsidRDefault="00A7259F" w:rsidP="00813907">
      <w:pPr>
        <w:spacing w:after="240"/>
      </w:pPr>
      <w:r>
        <w:rPr>
          <w:rFonts w:hint="eastAsia"/>
        </w:rPr>
        <w:t>如有人是醒著入這試練，他肯定會覺得快要瘋掉，因為在這裡所有的時間感覺都</w:t>
      </w:r>
      <w:r>
        <w:rPr>
          <w:rFonts w:hint="eastAsia"/>
        </w:rPr>
        <w:lastRenderedPageBreak/>
        <w:t>無限被延伸下去，即使只是外界的一炷香時間，洞府內都有如數</w:t>
      </w:r>
      <w:r w:rsidR="00C41053">
        <w:rPr>
          <w:rFonts w:hint="eastAsia"/>
        </w:rPr>
        <w:t>百</w:t>
      </w:r>
      <w:r>
        <w:rPr>
          <w:rFonts w:hint="eastAsia"/>
        </w:rPr>
        <w:t>年之久。</w:t>
      </w:r>
    </w:p>
    <w:p w:rsidR="00C04663" w:rsidRDefault="00A7259F" w:rsidP="00813907">
      <w:pPr>
        <w:spacing w:after="240"/>
      </w:pPr>
      <w:r>
        <w:rPr>
          <w:rFonts w:hint="eastAsia"/>
        </w:rPr>
        <w:t>更甚者，在這無限的時間內，等待著被考驗者的，只有無盡的黑與寂靜，甚麼都沒有，沒有開始，也沒有結束。</w:t>
      </w:r>
    </w:p>
    <w:p w:rsidR="00C04663" w:rsidRDefault="00A7259F" w:rsidP="00813907">
      <w:pPr>
        <w:spacing w:after="240"/>
      </w:pPr>
      <w:r>
        <w:rPr>
          <w:rFonts w:hint="eastAsia"/>
        </w:rPr>
        <w:t>而這正是第九試練所要考驗的項目，也就是所謂的定心。</w:t>
      </w:r>
    </w:p>
    <w:p w:rsidR="00C04663" w:rsidRDefault="00A7259F" w:rsidP="00813907">
      <w:pPr>
        <w:spacing w:after="240"/>
      </w:pPr>
      <w:r>
        <w:rPr>
          <w:rFonts w:hint="eastAsia"/>
        </w:rPr>
        <w:t>在這不對等的時間流逝中，被考驗的是你能否承受住這樣的漫長孤寂，而不失去理智。</w:t>
      </w:r>
    </w:p>
    <w:p w:rsidR="00C04663" w:rsidRDefault="00A7259F" w:rsidP="00813907">
      <w:pPr>
        <w:spacing w:after="240"/>
      </w:pPr>
      <w:r>
        <w:rPr>
          <w:rFonts w:hint="eastAsia"/>
        </w:rPr>
        <w:t>畢竟，</w:t>
      </w:r>
      <w:r w:rsidR="000204FE">
        <w:rPr>
          <w:rFonts w:hint="eastAsia"/>
        </w:rPr>
        <w:t>千百</w:t>
      </w:r>
      <w:r>
        <w:rPr>
          <w:rFonts w:hint="eastAsia"/>
        </w:rPr>
        <w:t>年的孤單，跟不知道終點的等待，能讓滄海化作桑田，也能讓一個人的心智崩潰瘋狂。</w:t>
      </w:r>
    </w:p>
    <w:p w:rsidR="00C04663" w:rsidRDefault="00A7259F" w:rsidP="00813907">
      <w:pPr>
        <w:spacing w:after="240"/>
      </w:pPr>
      <w:r>
        <w:rPr>
          <w:rFonts w:hint="eastAsia"/>
        </w:rPr>
        <w:t>而這考驗最讓人畏懼的，是只要被考驗者沒死去，這洞府的術法便會直接作用在被考驗者的靈魂當中，即使他以龜息或是試圖假裝失去意識，都沒有任何幫助，仍會有所感覺。</w:t>
      </w:r>
    </w:p>
    <w:p w:rsidR="00C04663" w:rsidRDefault="00A7259F" w:rsidP="00813907">
      <w:pPr>
        <w:spacing w:after="240"/>
      </w:pPr>
      <w:r>
        <w:rPr>
          <w:rFonts w:hint="eastAsia"/>
        </w:rPr>
        <w:t>這堪稱是一種最痛苦的折磨。</w:t>
      </w:r>
    </w:p>
    <w:p w:rsidR="00C04663" w:rsidRDefault="00A7259F" w:rsidP="00813907">
      <w:pPr>
        <w:spacing w:after="240"/>
      </w:pPr>
      <w:r>
        <w:rPr>
          <w:rFonts w:hint="eastAsia"/>
        </w:rPr>
        <w:t>但李龍飛卻不同，他來到這後，已經是真真正正的瀕死，就連魂火都快要散去，在這樣的情況下，即使這考驗想要作用在他靈魂之上，也都沒有用處。</w:t>
      </w:r>
    </w:p>
    <w:p w:rsidR="00C04663" w:rsidRDefault="00A7259F" w:rsidP="00813907">
      <w:pPr>
        <w:spacing w:after="240"/>
      </w:pPr>
      <w:r>
        <w:rPr>
          <w:rFonts w:hint="eastAsia"/>
        </w:rPr>
        <w:t>但那時間的流逝跟天地靈氣的灌入卻能讓李龍飛的一切有所復元，他的身體隨著時間不斷經過，慢慢傳出細微的喀喀之聲，那是靈脈重新連結的聲音，他的氣海也再次充實，血肉再度恢復，就連修為也涓滴般的恢復到了十足的狀態，一切的一切，隨著他的沉睡，隨著無可言語的時間經過，彷彿新生一般，再度復原。</w:t>
      </w:r>
    </w:p>
    <w:p w:rsidR="00C04663" w:rsidRDefault="00A7259F" w:rsidP="00813907">
      <w:pPr>
        <w:spacing w:after="240"/>
      </w:pPr>
      <w:r>
        <w:rPr>
          <w:rFonts w:hint="eastAsia"/>
        </w:rPr>
        <w:t>而當他身體一切已經恢復如初，但意識卻仍無法復原之時，這無止盡的時間流逝，讓這裡濃郁的天地靈氣繼續的注入李龍飛體內之中。</w:t>
      </w:r>
    </w:p>
    <w:p w:rsidR="00C04663" w:rsidRDefault="00A7259F" w:rsidP="00813907">
      <w:pPr>
        <w:spacing w:after="240"/>
      </w:pPr>
      <w:r>
        <w:rPr>
          <w:rFonts w:hint="eastAsia"/>
        </w:rPr>
        <w:t>一個月、一年，百年，千年，甚至是萬年的時間單位經過，即使李龍飛沒有刻意修行，但那天地靈氣的注入，讓他修為不由自主的更加精進下去。</w:t>
      </w:r>
    </w:p>
    <w:p w:rsidR="00C04663" w:rsidRDefault="00A7259F" w:rsidP="00813907">
      <w:pPr>
        <w:spacing w:after="240"/>
      </w:pPr>
      <w:r>
        <w:rPr>
          <w:rFonts w:hint="eastAsia"/>
        </w:rPr>
        <w:t>練氣十層，練氣十層半，練氣十層頂峰，如果在外界，李龍飛可能一輩子都修練不到的程度，此時在他沉睡中赫然就自動達成。</w:t>
      </w:r>
    </w:p>
    <w:p w:rsidR="00C04663" w:rsidRDefault="00A7259F" w:rsidP="00813907">
      <w:pPr>
        <w:spacing w:after="240"/>
      </w:pPr>
      <w:r>
        <w:rPr>
          <w:rFonts w:hint="eastAsia"/>
        </w:rPr>
        <w:t>更甚者，在不到一柱香的時間過後，李龍飛的修為竟突破了練氣十層，來到了傳說中的練氣十一層。</w:t>
      </w:r>
    </w:p>
    <w:p w:rsidR="00C04663" w:rsidRDefault="00A7259F" w:rsidP="00813907">
      <w:pPr>
        <w:spacing w:after="240"/>
      </w:pPr>
      <w:r>
        <w:rPr>
          <w:rFonts w:hint="eastAsia"/>
        </w:rPr>
        <w:t>他的氣海本就比一般人大，此時到了練氣十一層，更是無與倫比，整個身體彷彿都在氣海範圍之內，看得讓人觸目驚心。</w:t>
      </w:r>
    </w:p>
    <w:p w:rsidR="00C04663" w:rsidRDefault="00A7259F" w:rsidP="00813907">
      <w:pPr>
        <w:spacing w:after="240"/>
      </w:pPr>
      <w:r>
        <w:rPr>
          <w:rFonts w:hint="eastAsia"/>
        </w:rPr>
        <w:t>在這樣的氣海之下，他所能施展的</w:t>
      </w:r>
      <w:del w:id="4687" w:author="簡新佳" w:date="2019-02-25T17:00:00Z">
        <w:r w:rsidDel="0012795F">
          <w:rPr>
            <w:rFonts w:hint="eastAsia"/>
          </w:rPr>
          <w:delText>靈力</w:delText>
        </w:r>
      </w:del>
      <w:ins w:id="4688" w:author="簡新佳" w:date="2019-02-25T17:00:00Z">
        <w:r w:rsidR="0012795F">
          <w:rPr>
            <w:rFonts w:hint="eastAsia"/>
          </w:rPr>
          <w:t>靈氣</w:t>
        </w:r>
      </w:ins>
      <w:r>
        <w:rPr>
          <w:rFonts w:hint="eastAsia"/>
        </w:rPr>
        <w:t>將是其他人的數倍之多，即便是築基修士，</w:t>
      </w:r>
      <w:r>
        <w:rPr>
          <w:rFonts w:hint="eastAsia"/>
        </w:rPr>
        <w:lastRenderedPageBreak/>
        <w:t>也與之不遑多讓。</w:t>
      </w:r>
    </w:p>
    <w:p w:rsidR="00C04663" w:rsidRDefault="00A7259F" w:rsidP="00813907">
      <w:pPr>
        <w:spacing w:after="240"/>
      </w:pPr>
      <w:r>
        <w:rPr>
          <w:rFonts w:hint="eastAsia"/>
        </w:rPr>
        <w:t>然而這樣的精進卻沒有因為到了練氣十一層就停止，他的靈魂繼續沉睡，肉體的修為也就繼續提升，在外界幾柱香的時間之後，李龍飛再度突破練氣十一層，來到了練氣十二層的境界。</w:t>
      </w:r>
    </w:p>
    <w:p w:rsidR="00C04663" w:rsidRDefault="00A7259F" w:rsidP="00813907">
      <w:pPr>
        <w:spacing w:after="240"/>
      </w:pPr>
      <w:r>
        <w:rPr>
          <w:rFonts w:hint="eastAsia"/>
        </w:rPr>
        <w:t>練氣十二層，李龍飛的氣海不再擴大，取而代之的，是隨著天地靈氣進入，李龍飛的靈脈整個擴大了好幾倍，更是在頭胸腹靈脈之外，</w:t>
      </w:r>
      <w:r w:rsidR="000204FE">
        <w:rPr>
          <w:rFonts w:hint="eastAsia"/>
        </w:rPr>
        <w:t>原本那</w:t>
      </w:r>
      <w:r>
        <w:rPr>
          <w:rFonts w:hint="eastAsia"/>
        </w:rPr>
        <w:t>多</w:t>
      </w:r>
      <w:r w:rsidR="000204FE">
        <w:rPr>
          <w:rFonts w:hint="eastAsia"/>
        </w:rPr>
        <w:t>出的一百零八條靈脈，也跟著擴張起來</w:t>
      </w:r>
      <w:r>
        <w:rPr>
          <w:rFonts w:hint="eastAsia"/>
        </w:rPr>
        <w:t>。</w:t>
      </w:r>
    </w:p>
    <w:p w:rsidR="00C04663" w:rsidRDefault="000204FE" w:rsidP="00813907">
      <w:pPr>
        <w:spacing w:after="240"/>
      </w:pPr>
      <w:r>
        <w:rPr>
          <w:rFonts w:hint="eastAsia"/>
        </w:rPr>
        <w:t>說也巧合，在遠古時代，這練氣十二層，本就是擴張靈脈的一次機會，此時李龍飛在這過程中，誤打誤撞將原本沒有任何功法可以擴張的一百零八條靈脈，成功擴張到正常靈脈的粗細程度。</w:t>
      </w:r>
    </w:p>
    <w:p w:rsidR="00C04663" w:rsidRDefault="00A7259F" w:rsidP="00813907">
      <w:pPr>
        <w:spacing w:after="240"/>
      </w:pPr>
      <w:r>
        <w:rPr>
          <w:rFonts w:hint="eastAsia"/>
        </w:rPr>
        <w:t>這使得李龍飛在相同修為下，能使出的招式威力，比起之前增加了許多倍，達到了一種在練氣期堪比築基期的恐怖程度，可以說練氣十二層的他，在戰力上，已經相當於築基初期的修士了。</w:t>
      </w:r>
    </w:p>
    <w:p w:rsidR="00C04663" w:rsidRDefault="00A7259F" w:rsidP="00813907">
      <w:pPr>
        <w:spacing w:after="240"/>
      </w:pPr>
      <w:r>
        <w:rPr>
          <w:rFonts w:hint="eastAsia"/>
        </w:rPr>
        <w:t>只不過，這樣的提升仍不是最終的結束。</w:t>
      </w:r>
    </w:p>
    <w:p w:rsidR="00C04663" w:rsidRDefault="00A7259F" w:rsidP="00813907">
      <w:pPr>
        <w:spacing w:after="240"/>
      </w:pPr>
      <w:r>
        <w:rPr>
          <w:rFonts w:hint="eastAsia"/>
        </w:rPr>
        <w:t>很快的練氣十三層，練氣十四層，也在這無窮無盡的時間流逝下得到突破。</w:t>
      </w:r>
    </w:p>
    <w:p w:rsidR="00C04663" w:rsidRDefault="00A7259F" w:rsidP="00813907">
      <w:pPr>
        <w:spacing w:after="240"/>
      </w:pPr>
      <w:r>
        <w:rPr>
          <w:rFonts w:hint="eastAsia"/>
        </w:rPr>
        <w:t>練氣十三層以後不再是強化李龍飛的修為，而是改為增強李龍飛的肉體之力。</w:t>
      </w:r>
    </w:p>
    <w:p w:rsidR="00C04663" w:rsidRDefault="00A7259F" w:rsidP="00813907">
      <w:pPr>
        <w:spacing w:after="240"/>
      </w:pPr>
      <w:r>
        <w:rPr>
          <w:rFonts w:hint="eastAsia"/>
        </w:rPr>
        <w:t>練氣十三層，讓李龍飛原本就已強大的恢復力再次突破，達到一種練氣期不可能存在的境界，甚至比起正常的築基初期，都還要來得強上一些。</w:t>
      </w:r>
    </w:p>
    <w:p w:rsidR="00C04663" w:rsidRDefault="00A7259F" w:rsidP="00813907">
      <w:pPr>
        <w:spacing w:after="240"/>
      </w:pPr>
      <w:r>
        <w:rPr>
          <w:rFonts w:hint="eastAsia"/>
        </w:rPr>
        <w:t>在這之後，除非是受到了築基中期修以上的強力攻擊，否則大部份的傷勢都能在短時間內快速復原。</w:t>
      </w:r>
    </w:p>
    <w:p w:rsidR="00C04663" w:rsidRDefault="00A7259F" w:rsidP="00813907">
      <w:pPr>
        <w:spacing w:after="240"/>
      </w:pPr>
      <w:r>
        <w:rPr>
          <w:rFonts w:hint="eastAsia"/>
        </w:rPr>
        <w:t>然後是練氣十四層，這一境界則是使得李龍飛的肉體出現某種異變，出現了彷彿練體修士一般的強度，在不施展任何修為之下，就可銅筋鐵骨，更力大無窮，使之光靠肉體之力，便堪比</w:t>
      </w:r>
      <w:r w:rsidR="00A22747">
        <w:rPr>
          <w:rFonts w:hint="eastAsia"/>
        </w:rPr>
        <w:t>能與</w:t>
      </w:r>
      <w:r>
        <w:rPr>
          <w:rFonts w:hint="eastAsia"/>
        </w:rPr>
        <w:t>築基</w:t>
      </w:r>
      <w:r w:rsidR="002D0597">
        <w:rPr>
          <w:rFonts w:hint="eastAsia"/>
        </w:rPr>
        <w:t>初期</w:t>
      </w:r>
      <w:r w:rsidR="00A22747">
        <w:rPr>
          <w:rFonts w:hint="eastAsia"/>
        </w:rPr>
        <w:t>一戰</w:t>
      </w:r>
      <w:r>
        <w:rPr>
          <w:rFonts w:hint="eastAsia"/>
        </w:rPr>
        <w:t>的恐怖</w:t>
      </w:r>
      <w:r w:rsidR="00A22747">
        <w:rPr>
          <w:rFonts w:hint="eastAsia"/>
        </w:rPr>
        <w:t>程度</w:t>
      </w:r>
      <w:r>
        <w:rPr>
          <w:rFonts w:hint="eastAsia"/>
        </w:rPr>
        <w:t>。</w:t>
      </w:r>
    </w:p>
    <w:p w:rsidR="00C04663" w:rsidRDefault="00A22747" w:rsidP="00813907">
      <w:pPr>
        <w:spacing w:after="240"/>
      </w:pPr>
      <w:r>
        <w:rPr>
          <w:rFonts w:hint="eastAsia"/>
        </w:rPr>
        <w:t>如果有人能知曉這一切，肯定羨慕得目眥欲裂，憤恨自己怎麼沒那麼好運；畢竟修仙路上，分</w:t>
      </w:r>
      <w:r w:rsidR="00CF5F6C">
        <w:rPr>
          <w:rFonts w:hint="eastAsia"/>
        </w:rPr>
        <w:t>練</w:t>
      </w:r>
      <w:r>
        <w:rPr>
          <w:rFonts w:hint="eastAsia"/>
        </w:rPr>
        <w:t>氣與</w:t>
      </w:r>
      <w:r w:rsidR="00CF5F6C">
        <w:rPr>
          <w:rFonts w:hint="eastAsia"/>
        </w:rPr>
        <w:t>練</w:t>
      </w:r>
      <w:r>
        <w:rPr>
          <w:rFonts w:hint="eastAsia"/>
        </w:rPr>
        <w:t>體兩種不同的體系</w:t>
      </w:r>
      <w:r w:rsidR="00CF5F6C">
        <w:rPr>
          <w:rFonts w:hint="eastAsia"/>
        </w:rPr>
        <w:t>，而</w:t>
      </w:r>
      <w:r>
        <w:rPr>
          <w:rFonts w:hint="eastAsia"/>
        </w:rPr>
        <w:t>煉氣修士，講求的是修為上的精進，所以對肉體上的增強，某程度上與</w:t>
      </w:r>
      <w:r w:rsidR="00CF5F6C">
        <w:rPr>
          <w:rFonts w:hint="eastAsia"/>
        </w:rPr>
        <w:t>修練武道的</w:t>
      </w:r>
      <w:r>
        <w:rPr>
          <w:rFonts w:hint="eastAsia"/>
        </w:rPr>
        <w:t>煉體修士有著天壤之別。</w:t>
      </w:r>
    </w:p>
    <w:p w:rsidR="00C04663" w:rsidRDefault="00CF5F6C" w:rsidP="00813907">
      <w:pPr>
        <w:spacing w:after="240"/>
      </w:pPr>
      <w:r>
        <w:rPr>
          <w:rFonts w:hint="eastAsia"/>
        </w:rPr>
        <w:t>與之相反的，練體修士不注重修為，只強化自身肉體，其肉體強度從初期的凡體，到修練自身皮肉臟後</w:t>
      </w:r>
      <w:r w:rsidR="00F51CAF">
        <w:rPr>
          <w:rFonts w:hint="eastAsia"/>
        </w:rPr>
        <w:t>達到能與築基修士一戰的</w:t>
      </w:r>
      <w:ins w:id="4689" w:author="Administrator" w:date="2019-06-22T23:09:00Z">
        <w:r w:rsidR="00F33E79">
          <w:rPr>
            <w:rFonts w:hint="eastAsia"/>
          </w:rPr>
          <w:t>先</w:t>
        </w:r>
      </w:ins>
      <w:del w:id="4690" w:author="Administrator" w:date="2019-06-22T23:09:00Z">
        <w:r w:rsidR="00F51CAF" w:rsidDel="00F33E79">
          <w:rPr>
            <w:rFonts w:hint="eastAsia"/>
          </w:rPr>
          <w:delText>後</w:delText>
        </w:r>
      </w:del>
      <w:r w:rsidR="00F51CAF">
        <w:rPr>
          <w:rFonts w:hint="eastAsia"/>
        </w:rPr>
        <w:t>天</w:t>
      </w:r>
      <w:ins w:id="4691" w:author="Administrator" w:date="2019-06-22T23:09:00Z">
        <w:r w:rsidR="00F33E79">
          <w:rPr>
            <w:rFonts w:hint="eastAsia"/>
          </w:rPr>
          <w:t>神道</w:t>
        </w:r>
      </w:ins>
      <w:del w:id="4692" w:author="Administrator" w:date="2019-06-22T23:09:00Z">
        <w:r w:rsidR="00F51CAF" w:rsidDel="00F33E79">
          <w:rPr>
            <w:rFonts w:hint="eastAsia"/>
          </w:rPr>
          <w:delText>生靈</w:delText>
        </w:r>
      </w:del>
      <w:r w:rsidR="00F51CAF">
        <w:rPr>
          <w:rFonts w:hint="eastAsia"/>
        </w:rPr>
        <w:t>境，每次突破其肉體都可以說是有著巨大的改變。</w:t>
      </w:r>
    </w:p>
    <w:p w:rsidR="00C04663" w:rsidRDefault="00F51CAF" w:rsidP="00813907">
      <w:pPr>
        <w:spacing w:after="240"/>
      </w:pPr>
      <w:r>
        <w:rPr>
          <w:rFonts w:hint="eastAsia"/>
        </w:rPr>
        <w:t>而一旦外練皮肉臟，內練骨脈魂，從頭到腳都洗練過後，到達先天</w:t>
      </w:r>
      <w:ins w:id="4693" w:author="Administrator" w:date="2019-06-22T23:10:00Z">
        <w:r w:rsidR="00F33E79">
          <w:rPr>
            <w:rFonts w:hint="eastAsia"/>
          </w:rPr>
          <w:t>神道六重境</w:t>
        </w:r>
      </w:ins>
      <w:del w:id="4694" w:author="Administrator" w:date="2019-06-22T23:10:00Z">
        <w:r w:rsidDel="00F33E79">
          <w:rPr>
            <w:rFonts w:hint="eastAsia"/>
          </w:rPr>
          <w:delText>生靈</w:delText>
        </w:r>
      </w:del>
      <w:r>
        <w:rPr>
          <w:rFonts w:hint="eastAsia"/>
        </w:rPr>
        <w:t>的</w:t>
      </w:r>
      <w:r>
        <w:rPr>
          <w:rFonts w:hint="eastAsia"/>
        </w:rPr>
        <w:lastRenderedPageBreak/>
        <w:t>境界，甚至能在舉手頭足之間，崩山裂地，比起練氣一脈的結丹元嬰修士，絲毫沒有任何</w:t>
      </w:r>
      <w:r w:rsidR="004E4BE7">
        <w:rPr>
          <w:rFonts w:hint="eastAsia"/>
        </w:rPr>
        <w:t>不及的地方。</w:t>
      </w:r>
    </w:p>
    <w:p w:rsidR="00C04663" w:rsidRDefault="00A22747" w:rsidP="00813907">
      <w:pPr>
        <w:spacing w:after="240"/>
      </w:pPr>
      <w:r>
        <w:rPr>
          <w:rFonts w:hint="eastAsia"/>
        </w:rPr>
        <w:t>而</w:t>
      </w:r>
      <w:r w:rsidR="004E4BE7">
        <w:rPr>
          <w:rFonts w:hint="eastAsia"/>
        </w:rPr>
        <w:t>如今</w:t>
      </w:r>
      <w:r>
        <w:rPr>
          <w:rFonts w:hint="eastAsia"/>
        </w:rPr>
        <w:t>李龍飛身為煉氣一脈的修士，其肉體的強度，在這一刻甚至超越了普通</w:t>
      </w:r>
      <w:r w:rsidR="004E4BE7">
        <w:rPr>
          <w:rFonts w:hint="eastAsia"/>
        </w:rPr>
        <w:t>練氣的築基</w:t>
      </w:r>
      <w:r>
        <w:rPr>
          <w:rFonts w:hint="eastAsia"/>
        </w:rPr>
        <w:t>修士</w:t>
      </w:r>
      <w:r w:rsidR="00CF5F6C">
        <w:rPr>
          <w:rFonts w:hint="eastAsia"/>
        </w:rPr>
        <w:t>，</w:t>
      </w:r>
      <w:r w:rsidR="004E4BE7">
        <w:rPr>
          <w:rFonts w:hint="eastAsia"/>
        </w:rPr>
        <w:t>到達</w:t>
      </w:r>
      <w:r w:rsidR="00CF5F6C">
        <w:rPr>
          <w:rFonts w:hint="eastAsia"/>
        </w:rPr>
        <w:t>堪比練</w:t>
      </w:r>
      <w:r w:rsidR="004E4BE7">
        <w:rPr>
          <w:rFonts w:hint="eastAsia"/>
        </w:rPr>
        <w:t>體一脈的</w:t>
      </w:r>
      <w:del w:id="4695" w:author="Administrator" w:date="2019-06-22T23:10:00Z">
        <w:r w:rsidR="004E4BE7" w:rsidDel="00F33E79">
          <w:rPr>
            <w:rFonts w:hint="eastAsia"/>
          </w:rPr>
          <w:delText>後天生靈</w:delText>
        </w:r>
      </w:del>
      <w:ins w:id="4696" w:author="Administrator" w:date="2019-06-22T23:10:00Z">
        <w:r w:rsidR="00F33E79">
          <w:rPr>
            <w:rFonts w:hint="eastAsia"/>
          </w:rPr>
          <w:t>神道一重</w:t>
        </w:r>
      </w:ins>
      <w:r w:rsidR="004E4BE7">
        <w:rPr>
          <w:rFonts w:hint="eastAsia"/>
        </w:rPr>
        <w:t>境。</w:t>
      </w:r>
    </w:p>
    <w:p w:rsidR="00C04663" w:rsidRDefault="00A7259F" w:rsidP="00813907">
      <w:pPr>
        <w:spacing w:after="240"/>
      </w:pPr>
      <w:r>
        <w:rPr>
          <w:rFonts w:hint="eastAsia"/>
        </w:rPr>
        <w:t>這一切的一切，</w:t>
      </w:r>
      <w:r w:rsidR="004E4BE7">
        <w:rPr>
          <w:rFonts w:hint="eastAsia"/>
        </w:rPr>
        <w:t>皆在李龍飛昏迷之時改造完成。</w:t>
      </w:r>
    </w:p>
    <w:p w:rsidR="00C04663" w:rsidRDefault="004E4BE7" w:rsidP="00813907">
      <w:pPr>
        <w:spacing w:after="240"/>
      </w:pPr>
      <w:r>
        <w:rPr>
          <w:rFonts w:hint="eastAsia"/>
        </w:rPr>
        <w:t>只是雖然</w:t>
      </w:r>
      <w:r w:rsidR="00A7259F">
        <w:rPr>
          <w:rFonts w:hint="eastAsia"/>
        </w:rPr>
        <w:t>李龍飛</w:t>
      </w:r>
      <w:r>
        <w:rPr>
          <w:rFonts w:hint="eastAsia"/>
        </w:rPr>
        <w:t>的</w:t>
      </w:r>
      <w:r w:rsidR="00A7259F">
        <w:rPr>
          <w:rFonts w:hint="eastAsia"/>
        </w:rPr>
        <w:t>修為及肉體</w:t>
      </w:r>
      <w:r>
        <w:rPr>
          <w:rFonts w:hint="eastAsia"/>
        </w:rPr>
        <w:t>強度突飛猛進</w:t>
      </w:r>
      <w:r w:rsidR="00A7259F">
        <w:rPr>
          <w:rFonts w:hint="eastAsia"/>
        </w:rPr>
        <w:t>，</w:t>
      </w:r>
      <w:r>
        <w:rPr>
          <w:rFonts w:hint="eastAsia"/>
        </w:rPr>
        <w:t>但</w:t>
      </w:r>
      <w:r w:rsidR="00A7259F">
        <w:rPr>
          <w:rFonts w:hint="eastAsia"/>
        </w:rPr>
        <w:t>他的意識卻始終虛弱，即使不算死去，卻也不算活著。</w:t>
      </w:r>
    </w:p>
    <w:p w:rsidR="00C04663" w:rsidRDefault="00A7259F" w:rsidP="00813907">
      <w:pPr>
        <w:spacing w:after="240"/>
      </w:pPr>
      <w:r>
        <w:rPr>
          <w:rFonts w:hint="eastAsia"/>
        </w:rPr>
        <w:t>而這第九試練開始至今，雖在外界不過渡過短短數個時辰，但在李龍飛身上卻已經流逝超過數萬年的光陰，若不是因為李龍飛意識近乎死亡，自動將許多感官跟知覺斷開，恐怕在第一個萬年之際他靈魂就承受不了崩潰了。</w:t>
      </w:r>
    </w:p>
    <w:p w:rsidR="00C04663" w:rsidRDefault="00A7259F" w:rsidP="00813907">
      <w:pPr>
        <w:spacing w:after="240"/>
      </w:pPr>
      <w:r>
        <w:rPr>
          <w:rFonts w:hint="eastAsia"/>
        </w:rPr>
        <w:t>而練氣第十四層後，那練氣十五層的難度比起前面任何一層都還要難以突破，甚至直到經過了那黑暗空間中的又數萬年之後，李龍飛在沉睡中，才終於因為天地靈氣的貫入達到了練氣十五層，成為了傳說中，遠古時代才有可能擁有的練氣十五層大圓滿境界。</w:t>
      </w:r>
    </w:p>
    <w:p w:rsidR="00C04663" w:rsidRDefault="00A7259F" w:rsidP="00813907">
      <w:pPr>
        <w:spacing w:after="240"/>
      </w:pPr>
      <w:r>
        <w:rPr>
          <w:rFonts w:hint="eastAsia"/>
        </w:rPr>
        <w:t>來到練氣十五層的大圓滿境界時，李龍飛原本如快要熄滅似的微弱魂火意識，突然間增大的起來。</w:t>
      </w:r>
    </w:p>
    <w:p w:rsidR="00C04663" w:rsidRDefault="00A7259F" w:rsidP="00813907">
      <w:pPr>
        <w:spacing w:after="240"/>
      </w:pPr>
      <w:r>
        <w:rPr>
          <w:rFonts w:hint="eastAsia"/>
        </w:rPr>
        <w:t>彷彿添加了新油後的燭火，李龍飛的意識越來越強大，越來越清晰，最後居然突破了原本的強度，混著靈識，成了一股說不清，道不明的意念，成為上古修士才有的魂識。</w:t>
      </w:r>
    </w:p>
    <w:p w:rsidR="00C04663" w:rsidRDefault="00A7259F" w:rsidP="00813907">
      <w:pPr>
        <w:spacing w:after="240"/>
      </w:pPr>
      <w:r>
        <w:rPr>
          <w:rFonts w:hint="eastAsia"/>
        </w:rPr>
        <w:t>這魂識雖</w:t>
      </w:r>
      <w:r w:rsidR="00A770A1">
        <w:rPr>
          <w:rFonts w:hint="eastAsia"/>
        </w:rPr>
        <w:t>然也是靈識的一種，而且尚</w:t>
      </w:r>
      <w:r>
        <w:rPr>
          <w:rFonts w:hint="eastAsia"/>
        </w:rPr>
        <w:t>小如燭火，但卻能讓李龍飛分散出來寄宿在其他物體之上，有如神識一般。</w:t>
      </w:r>
    </w:p>
    <w:p w:rsidR="00C04663" w:rsidRDefault="00A7259F" w:rsidP="00813907">
      <w:pPr>
        <w:spacing w:after="240"/>
      </w:pPr>
      <w:r>
        <w:rPr>
          <w:rFonts w:hint="eastAsia"/>
        </w:rPr>
        <w:t>而所謂的神識，乃大造化的修士之人，在形成元神之後才能出現的一種意念，此時李龍飛不過是區區練氣期的修士，就能產生類似的魂識，如果有人能知曉這點，肯定會瞠目結舌，無法相信自己所理解的。</w:t>
      </w:r>
    </w:p>
    <w:p w:rsidR="00C04663" w:rsidRDefault="00A7259F" w:rsidP="00813907">
      <w:pPr>
        <w:spacing w:after="240"/>
      </w:pPr>
      <w:r>
        <w:rPr>
          <w:rFonts w:hint="eastAsia"/>
        </w:rPr>
        <w:t>這自然也是上古修士之所以強大的原因所在。</w:t>
      </w:r>
    </w:p>
    <w:p w:rsidR="00C04663" w:rsidRDefault="00A7259F" w:rsidP="00813907">
      <w:pPr>
        <w:spacing w:after="240"/>
      </w:pPr>
      <w:r>
        <w:rPr>
          <w:rFonts w:hint="eastAsia"/>
        </w:rPr>
        <w:t>在產生這魂識的瞬間，李龍飛的意識也因而甦醒過來，並因其意識的強大，很快的就理解了一切的前因後果。</w:t>
      </w:r>
    </w:p>
    <w:p w:rsidR="00C04663" w:rsidRDefault="00A7259F" w:rsidP="00813907">
      <w:pPr>
        <w:spacing w:after="240"/>
      </w:pPr>
      <w:r>
        <w:rPr>
          <w:rFonts w:hint="eastAsia"/>
        </w:rPr>
        <w:t>但理解歸理解，這幾萬年的時間歲月經過，還是讓他意識無法承受自動選擇忘記。</w:t>
      </w:r>
    </w:p>
    <w:p w:rsidR="00C04663" w:rsidRDefault="00A7259F" w:rsidP="00813907">
      <w:pPr>
        <w:spacing w:after="240"/>
      </w:pPr>
      <w:r>
        <w:rPr>
          <w:rFonts w:hint="eastAsia"/>
        </w:rPr>
        <w:t>畢竟，先前他雖沉睡，但不代表他的肉體沒有感受，只是無法有所自覺而已。</w:t>
      </w:r>
    </w:p>
    <w:p w:rsidR="00C04663" w:rsidRDefault="00A7259F" w:rsidP="00813907">
      <w:pPr>
        <w:spacing w:after="240"/>
      </w:pPr>
      <w:r>
        <w:rPr>
          <w:rFonts w:hint="eastAsia"/>
        </w:rPr>
        <w:lastRenderedPageBreak/>
        <w:t>此時醒來，李龍飛沉默片刻後，從其意識中所經過的種種，明白這第九試練的恐怖，哪怕是他的選擇，此時也不禁流下冷汗，暗道僥倖。</w:t>
      </w:r>
    </w:p>
    <w:p w:rsidR="00C04663" w:rsidRDefault="00A7259F" w:rsidP="00813907">
      <w:pPr>
        <w:spacing w:after="240"/>
      </w:pPr>
      <w:r>
        <w:rPr>
          <w:rFonts w:hint="eastAsia"/>
        </w:rPr>
        <w:t>「這一切，實在太過巧合，若不是我重傷瀕死，這第九試練肯定無法通過…以後，這山水界還是別進來為妙，否則下一次的關卡，怕是就算成了結丹修士，也無法通過考驗…」李龍飛一想到自己在無意識間睡了數十萬年，這種程度的試練，就絕對不是一般人所能承受的。</w:t>
      </w:r>
    </w:p>
    <w:p w:rsidR="00C04663" w:rsidRDefault="00A7259F" w:rsidP="00813907">
      <w:pPr>
        <w:spacing w:after="240"/>
      </w:pPr>
      <w:r>
        <w:rPr>
          <w:rFonts w:hint="eastAsia"/>
        </w:rPr>
        <w:t>「創這山水界的大能者，究竟是何等存在，要尋找怎樣的傳承…這種考驗，怕是放眼望今</w:t>
      </w:r>
      <w:r w:rsidR="00D050E1">
        <w:rPr>
          <w:rFonts w:hint="eastAsia"/>
        </w:rPr>
        <w:t>整個</w:t>
      </w:r>
      <w:r>
        <w:rPr>
          <w:rFonts w:hint="eastAsia"/>
        </w:rPr>
        <w:t>修仙界中，也難有人能通過</w:t>
      </w:r>
      <w:r w:rsidR="00D050E1">
        <w:rPr>
          <w:rFonts w:hint="eastAsia"/>
        </w:rPr>
        <w:t>吧</w:t>
      </w:r>
      <w:r>
        <w:rPr>
          <w:rFonts w:hint="eastAsia"/>
        </w:rPr>
        <w:t>…」</w:t>
      </w:r>
    </w:p>
    <w:p w:rsidR="00C04663" w:rsidRDefault="00A7259F" w:rsidP="00813907">
      <w:pPr>
        <w:spacing w:after="240"/>
      </w:pPr>
      <w:r>
        <w:rPr>
          <w:rFonts w:hint="eastAsia"/>
        </w:rPr>
        <w:t>只是，眼下不是思考的時後，李龍飛明白第九試練未過，他</w:t>
      </w:r>
      <w:r w:rsidR="00A770A1">
        <w:rPr>
          <w:rFonts w:hint="eastAsia"/>
        </w:rPr>
        <w:t>靈</w:t>
      </w:r>
      <w:r>
        <w:rPr>
          <w:rFonts w:hint="eastAsia"/>
        </w:rPr>
        <w:t>識搜尋四週，雖說這裡只有無邊的黑暗寂靜，但因他的意識已遠遠超過尋常的強大，隱隱竟能跳脫這黑暗，感受到在這黑暗之外，有個執念，是這考驗術法施展的來源，操控這考驗啟動的所在。</w:t>
      </w:r>
    </w:p>
    <w:p w:rsidR="00C04663" w:rsidRDefault="00A7259F" w:rsidP="00813907">
      <w:pPr>
        <w:spacing w:after="240"/>
      </w:pPr>
      <w:r>
        <w:rPr>
          <w:rFonts w:hint="eastAsia"/>
        </w:rPr>
        <w:t>當下李龍飛分出一絲</w:t>
      </w:r>
      <w:r w:rsidR="00A770A1">
        <w:rPr>
          <w:rFonts w:hint="eastAsia"/>
        </w:rPr>
        <w:t>靈</w:t>
      </w:r>
      <w:r>
        <w:rPr>
          <w:rFonts w:hint="eastAsia"/>
        </w:rPr>
        <w:t>識，脫離黑暗範圍，強行寄宿在那執念之上，轟地解開了這第九關的考驗。</w:t>
      </w:r>
    </w:p>
    <w:p w:rsidR="00C04663" w:rsidRDefault="00A7259F" w:rsidP="00813907">
      <w:pPr>
        <w:spacing w:after="240"/>
      </w:pPr>
      <w:r>
        <w:rPr>
          <w:rFonts w:hint="eastAsia"/>
        </w:rPr>
        <w:t>隨著黑暗的結束，洞府出現了光芒，李龍飛的眼前一如當初通過第八試練一般，出現簡單擺設及一盞油燈，那油燈便是方才他所感受到的執念，也是他</w:t>
      </w:r>
      <w:r w:rsidR="00A770A1">
        <w:rPr>
          <w:rFonts w:hint="eastAsia"/>
        </w:rPr>
        <w:t>靈識</w:t>
      </w:r>
      <w:r>
        <w:rPr>
          <w:rFonts w:hint="eastAsia"/>
        </w:rPr>
        <w:t>寄宿的所在。</w:t>
      </w:r>
    </w:p>
    <w:p w:rsidR="00C04663" w:rsidRDefault="00A7259F" w:rsidP="00813907">
      <w:pPr>
        <w:spacing w:after="240"/>
      </w:pPr>
      <w:r>
        <w:rPr>
          <w:rFonts w:hint="eastAsia"/>
        </w:rPr>
        <w:t>此時那油燈的燭火剛滅，一絲白煙升起，看起來是因為考驗結束，從而不再燃燒。</w:t>
      </w:r>
    </w:p>
    <w:p w:rsidR="00C04663" w:rsidRDefault="00A7259F" w:rsidP="00813907">
      <w:pPr>
        <w:spacing w:after="240"/>
      </w:pPr>
      <w:r>
        <w:rPr>
          <w:rFonts w:hint="eastAsia"/>
        </w:rPr>
        <w:t>李龍飛看向那油燈，同時掏出原本在儲物袋中所珍藏的那盞油燈，兩相比對。</w:t>
      </w:r>
    </w:p>
    <w:p w:rsidR="00C04663" w:rsidRDefault="00A7259F" w:rsidP="00813907">
      <w:pPr>
        <w:spacing w:after="240"/>
      </w:pPr>
      <w:r>
        <w:rPr>
          <w:rFonts w:hint="eastAsia"/>
        </w:rPr>
        <w:t>只見兩盞油燈一模一樣，唯一差別只在於原本那盞油燈上，有一</w:t>
      </w:r>
      <w:commentRangeStart w:id="4697"/>
      <w:r>
        <w:rPr>
          <w:rFonts w:hint="eastAsia"/>
        </w:rPr>
        <w:t>奇異文字</w:t>
      </w:r>
      <w:commentRangeEnd w:id="4697"/>
      <w:r w:rsidR="000204FE">
        <w:rPr>
          <w:rStyle w:val="af1"/>
        </w:rPr>
        <w:commentReference w:id="4697"/>
      </w:r>
      <w:r>
        <w:rPr>
          <w:rFonts w:hint="eastAsia"/>
        </w:rPr>
        <w:t>，跟洞府內這盞，刻得不一樣。</w:t>
      </w:r>
    </w:p>
    <w:p w:rsidR="00C04663" w:rsidRDefault="00A7259F" w:rsidP="00813907">
      <w:pPr>
        <w:spacing w:after="240"/>
      </w:pPr>
      <w:r>
        <w:rPr>
          <w:rFonts w:hint="eastAsia"/>
        </w:rPr>
        <w:t>李龍飛想起當初那盞油燈的白煙曾給自己莫大造化，當下用力一吸，將眼前的一絲白煙納入體內。</w:t>
      </w:r>
    </w:p>
    <w:p w:rsidR="00C04663" w:rsidRDefault="00A7259F" w:rsidP="00813907">
      <w:pPr>
        <w:spacing w:after="240"/>
      </w:pPr>
      <w:r>
        <w:rPr>
          <w:rFonts w:hint="eastAsia"/>
        </w:rPr>
        <w:t>隨著白煙入體，李龍飛感受到體內轟鳴的聲音不斷，練氣十五層的修為雖不再精進，但卻徹底穩固下來，達到遠古時代修士曾有的真正練氣大圓滿。</w:t>
      </w:r>
    </w:p>
    <w:p w:rsidR="00C04663" w:rsidRDefault="00A7259F" w:rsidP="00813907">
      <w:pPr>
        <w:spacing w:after="240"/>
      </w:pPr>
      <w:r>
        <w:rPr>
          <w:rFonts w:hint="eastAsia"/>
        </w:rPr>
        <w:t>同時，其肉體的強悍再度強悍了些，皮膚上隱隱泛著白光，一股說不出的堅韌感，感覺就算不運起修為，憑其肉身，也能抵擋許多攻擊。</w:t>
      </w:r>
    </w:p>
    <w:p w:rsidR="00C04663" w:rsidRDefault="00A7259F" w:rsidP="00813907">
      <w:pPr>
        <w:spacing w:after="240"/>
      </w:pPr>
      <w:r>
        <w:rPr>
          <w:rFonts w:hint="eastAsia"/>
        </w:rPr>
        <w:t>李龍飛低頭環看自身微加思索，一拍儲物袋後一把木劍飛出，跟著他眼中精芒一閃，那木劍倒轉刺在自己臂上，卻聽到鏗一聲，鋒利無比的劍端居然刺不進自己皮膚，反而彈了出去，撞到了洞府牆壁。</w:t>
      </w:r>
    </w:p>
    <w:p w:rsidR="00C04663" w:rsidRDefault="00A7259F" w:rsidP="00813907">
      <w:pPr>
        <w:spacing w:after="240"/>
      </w:pPr>
      <w:r>
        <w:rPr>
          <w:rFonts w:hint="eastAsia"/>
        </w:rPr>
        <w:lastRenderedPageBreak/>
        <w:t>雖說自己沒使出全力，但附在那木劍上修為也有練氣大圓滿的程度，看到這情況的李龍飛喜出望外，明白有了這肉身強度，就算再跟築基修士對上，想來自己也會好上許多。</w:t>
      </w:r>
    </w:p>
    <w:p w:rsidR="00C04663" w:rsidRDefault="00A7259F" w:rsidP="00813907">
      <w:pPr>
        <w:spacing w:after="240"/>
      </w:pPr>
      <w:r>
        <w:rPr>
          <w:rFonts w:hint="eastAsia"/>
        </w:rPr>
        <w:t>而且表面上，李龍飛感覺自己的修為隱而不露，若不是比自己修為高太多的人來看，恐怕只能查覺自己是練氣大圓滿左右而已，這讓他很是驚奇，不知道這是不是練氣十五層的附帶特殊效果。</w:t>
      </w:r>
    </w:p>
    <w:p w:rsidR="00C04663" w:rsidRDefault="00A7259F" w:rsidP="00813907">
      <w:pPr>
        <w:spacing w:after="240"/>
      </w:pPr>
      <w:r>
        <w:rPr>
          <w:rFonts w:hint="eastAsia"/>
        </w:rPr>
        <w:t>不管怎說，李龍飛整個人，此時有如煥然一新，樣子更是比起之前白晰了一些，修長了不少。</w:t>
      </w:r>
    </w:p>
    <w:p w:rsidR="00C04663" w:rsidRDefault="00A7259F" w:rsidP="00813907">
      <w:pPr>
        <w:spacing w:after="240"/>
      </w:pPr>
      <w:r>
        <w:rPr>
          <w:rFonts w:hint="eastAsia"/>
        </w:rPr>
        <w:t>「這便是，遠古傳說中的真正練氣大圓滿嗎？」李龍飛看向自己雙手，緩緩緊握，心中升起澎湃的信心。</w:t>
      </w:r>
    </w:p>
    <w:p w:rsidR="00C04663" w:rsidRDefault="00A7259F" w:rsidP="00813907">
      <w:pPr>
        <w:spacing w:after="240"/>
      </w:pPr>
      <w:r>
        <w:rPr>
          <w:rFonts w:hint="eastAsia"/>
        </w:rPr>
        <w:t>「不知道外界過去多久，是否真的超過了上萬年？想來應該不是，否則我的肉身應當早已腐爛。說不得，還是先出去再看看！」</w:t>
      </w:r>
    </w:p>
    <w:p w:rsidR="00C04663" w:rsidRDefault="00A7259F" w:rsidP="00813907">
      <w:pPr>
        <w:spacing w:after="240"/>
      </w:pPr>
      <w:r>
        <w:rPr>
          <w:rFonts w:hint="eastAsia"/>
        </w:rPr>
        <w:t>此時樹林內李龍飛消失的那地方，葉無垠的祖父正一臉陰沉，雙掌放在葉全的背後助其療傷。</w:t>
      </w:r>
    </w:p>
    <w:p w:rsidR="00C04663" w:rsidRDefault="00A7259F" w:rsidP="00813907">
      <w:pPr>
        <w:spacing w:after="240"/>
      </w:pPr>
      <w:r>
        <w:rPr>
          <w:rFonts w:hint="eastAsia"/>
        </w:rPr>
        <w:t>一旁的葉無垠跟其他眾人也都灰頭土臉，很是喪氣的立在四週護法。</w:t>
      </w:r>
    </w:p>
    <w:p w:rsidR="00C04663" w:rsidRDefault="00A7259F" w:rsidP="00813907">
      <w:pPr>
        <w:spacing w:after="240"/>
      </w:pPr>
      <w:r>
        <w:rPr>
          <w:rFonts w:hint="eastAsia"/>
        </w:rPr>
        <w:t>實在是這次的圍攻，讓他們丟盡顏面，兩名築基修士加上數個練氣大圓滿修士追補連築基都不到的兩人，居然傷亡多人，連葉家族長都身受重傷，更是一個都沒沒能逮到，這別說說出去丟人，要是讓刀仙宗高層知道了，恐怕外宗四大家的地位，都會受到動搖。</w:t>
      </w:r>
    </w:p>
    <w:p w:rsidR="00C04663" w:rsidRDefault="00A7259F" w:rsidP="00813907">
      <w:pPr>
        <w:spacing w:after="240"/>
      </w:pPr>
      <w:r>
        <w:rPr>
          <w:rFonts w:hint="eastAsia"/>
        </w:rPr>
        <w:t>是以身為這次追捕的起始人葉無垠，心中忐忑不安，深怕回到族內受到重罰，臉色凝重到無以復加。</w:t>
      </w:r>
    </w:p>
    <w:p w:rsidR="00C04663" w:rsidRDefault="00A7259F" w:rsidP="00813907">
      <w:pPr>
        <w:spacing w:after="240"/>
      </w:pPr>
      <w:r>
        <w:rPr>
          <w:rFonts w:hint="eastAsia"/>
        </w:rPr>
        <w:t>而就在這時，四週突然出現一股傳送之力，在眾人錯愕中，李龍飛一臉平靜，從虛空之中走了出來，彷彿一切甚麼事情都沒有發生過一般。</w:t>
      </w:r>
    </w:p>
    <w:p w:rsidR="00C04663" w:rsidRDefault="00C04663" w:rsidP="00813907">
      <w:pPr>
        <w:spacing w:after="240"/>
      </w:pPr>
    </w:p>
    <w:p w:rsidR="00C04663" w:rsidRDefault="00986B12" w:rsidP="00813907">
      <w:pPr>
        <w:pStyle w:val="12"/>
        <w:numPr>
          <w:ilvl w:val="0"/>
          <w:numId w:val="1"/>
        </w:numPr>
        <w:spacing w:after="240"/>
        <w:ind w:leftChars="0"/>
        <w:outlineLvl w:val="0"/>
      </w:pPr>
      <w:r>
        <w:rPr>
          <w:rFonts w:hint="eastAsia"/>
        </w:rPr>
        <w:t>再</w:t>
      </w:r>
      <w:r w:rsidR="00A7259F">
        <w:rPr>
          <w:rFonts w:hint="eastAsia"/>
        </w:rPr>
        <w:t>戰築基</w:t>
      </w:r>
    </w:p>
    <w:p w:rsidR="00C04663" w:rsidRDefault="00C04663" w:rsidP="00813907">
      <w:pPr>
        <w:spacing w:after="240"/>
      </w:pPr>
    </w:p>
    <w:p w:rsidR="00C04663" w:rsidRDefault="00A7259F" w:rsidP="00813907">
      <w:pPr>
        <w:spacing w:after="240"/>
      </w:pPr>
      <w:r>
        <w:rPr>
          <w:rFonts w:hint="eastAsia"/>
        </w:rPr>
        <w:t>「李龍飛！你該死！」葉無垠甫一見到李龍飛，眼中露出不可思議，隨即便似噴出漫天怒火，整個人狂吼一聲，一拍額頭，一抹精血飛入其配刀之中，整個人如同一把大刀，破空劈出，狀若癲狂。</w:t>
      </w:r>
    </w:p>
    <w:p w:rsidR="00C04663" w:rsidRDefault="00A7259F" w:rsidP="00813907">
      <w:pPr>
        <w:spacing w:after="240"/>
      </w:pPr>
      <w:r>
        <w:rPr>
          <w:rFonts w:hint="eastAsia"/>
        </w:rPr>
        <w:lastRenderedPageBreak/>
        <w:t>「垠兒住手！」葉無垠的祖父正集中精神替葉全療傷，反應稍慢，待他看清李龍飛狀態出口之際，已然來不及阻止其孫兒的衝動。</w:t>
      </w:r>
    </w:p>
    <w:p w:rsidR="00C04663" w:rsidRDefault="00787B97" w:rsidP="00813907">
      <w:pPr>
        <w:spacing w:after="240"/>
      </w:pPr>
      <w:r>
        <w:rPr>
          <w:rFonts w:hint="eastAsia"/>
        </w:rPr>
        <w:t>「血歲刀！」</w:t>
      </w:r>
    </w:p>
    <w:p w:rsidR="00C04663" w:rsidRDefault="00A7259F" w:rsidP="00813907">
      <w:pPr>
        <w:spacing w:after="240"/>
      </w:pPr>
      <w:r>
        <w:rPr>
          <w:rFonts w:hint="eastAsia"/>
        </w:rPr>
        <w:t>只見葉無垠化作一把</w:t>
      </w:r>
      <w:r w:rsidR="00787B97">
        <w:rPr>
          <w:rFonts w:hint="eastAsia"/>
        </w:rPr>
        <w:t>紅色</w:t>
      </w:r>
      <w:r>
        <w:rPr>
          <w:rFonts w:hint="eastAsia"/>
        </w:rPr>
        <w:t>長刀，在即將要砍到李龍飛的那一瞬間，李龍飛抬起頭來，眼神中閃過精芒，看向葉無垠。</w:t>
      </w:r>
    </w:p>
    <w:p w:rsidR="00C04663" w:rsidRDefault="00A7259F" w:rsidP="00813907">
      <w:pPr>
        <w:spacing w:after="240"/>
      </w:pPr>
      <w:r>
        <w:rPr>
          <w:rFonts w:hint="eastAsia"/>
        </w:rPr>
        <w:t>葉無垠被他的眼神這麼一瞧，原本氣勢萬千的刀意，頓時如被一桶冷水澆滅，接著更從靈魂深處升起一股寒意，下意識想要收招回去。</w:t>
      </w:r>
    </w:p>
    <w:p w:rsidR="00C04663" w:rsidRDefault="00A7259F" w:rsidP="00813907">
      <w:pPr>
        <w:spacing w:after="240"/>
      </w:pPr>
      <w:r>
        <w:rPr>
          <w:rFonts w:hint="eastAsia"/>
        </w:rPr>
        <w:t>但李龍飛怎會給他收招的機會，他左手隨手一揮，一道雷霆有如</w:t>
      </w:r>
      <w:r w:rsidR="00787B97">
        <w:rPr>
          <w:rFonts w:hint="eastAsia"/>
        </w:rPr>
        <w:t>小臂</w:t>
      </w:r>
      <w:r>
        <w:rPr>
          <w:rFonts w:hint="eastAsia"/>
        </w:rPr>
        <w:t>般粗大射出，瞬間將葉無垠整個人給吞噬下去，後者連慘叫的聲音都維持不到一秒，便化作焦屍倒了下來。</w:t>
      </w:r>
    </w:p>
    <w:p w:rsidR="00C04663" w:rsidRDefault="00A7259F" w:rsidP="00813907">
      <w:pPr>
        <w:spacing w:after="240"/>
      </w:pPr>
      <w:r>
        <w:rPr>
          <w:rFonts w:hint="eastAsia"/>
        </w:rPr>
        <w:t>葉全本來正閉目全心療傷，這時突然感受到一股錐心之痛，睜眼一看，正好見到自己親兒倒下，他心中一働，原本已經好九成的傷勢頓時受到反噬，哇一聲噴出一口鮮血。</w:t>
      </w:r>
    </w:p>
    <w:p w:rsidR="00C04663" w:rsidRDefault="00A7259F" w:rsidP="00813907">
      <w:pPr>
        <w:spacing w:after="240"/>
      </w:pPr>
      <w:r>
        <w:rPr>
          <w:rFonts w:hint="eastAsia"/>
        </w:rPr>
        <w:t>而葉無垠的祖父也是心如刀割，雙眼泛起血絲，整個人修為爆發，有如要炸裂開來一般。</w:t>
      </w:r>
    </w:p>
    <w:p w:rsidR="00C04663" w:rsidRDefault="00A7259F" w:rsidP="00813907">
      <w:pPr>
        <w:spacing w:after="240"/>
      </w:pPr>
      <w:r>
        <w:rPr>
          <w:rFonts w:hint="eastAsia"/>
        </w:rPr>
        <w:t>但他終究是活了許久的老道了，此時雖然一時心神大亂，但很快的就穩下心思，繼續助葉繼續療傷。</w:t>
      </w:r>
    </w:p>
    <w:p w:rsidR="00C04663" w:rsidRDefault="00A7259F" w:rsidP="00813907">
      <w:pPr>
        <w:spacing w:after="240"/>
      </w:pPr>
      <w:r>
        <w:rPr>
          <w:rFonts w:hint="eastAsia"/>
        </w:rPr>
        <w:t>「你們還愣在那幹麻，全給我上，要是讓他給跑了，回頭我要你們跟我孫兒一起賠命！」葉無垠的祖父知道此刻葉全療傷正到了關頭，不能中斷，而自己又不能離開，別無選擇之下，只能冀望剩下的人能阻止李龍飛離開，直到葉全的療傷完成。</w:t>
      </w:r>
    </w:p>
    <w:p w:rsidR="00C04663" w:rsidRDefault="00A7259F" w:rsidP="00813907">
      <w:pPr>
        <w:spacing w:after="240"/>
      </w:pPr>
      <w:r>
        <w:rPr>
          <w:rFonts w:hint="eastAsia"/>
        </w:rPr>
        <w:t>其他眾人聽到，雖是駭然剛才李龍飛的手段，但此時也不得不全力以赴，掐訣出手，頓時眾多法器刀劍，紛紛朝向李龍飛這疾射而來。</w:t>
      </w:r>
    </w:p>
    <w:p w:rsidR="00C04663" w:rsidRDefault="00A7259F" w:rsidP="00813907">
      <w:pPr>
        <w:spacing w:after="240"/>
      </w:pPr>
      <w:r>
        <w:rPr>
          <w:rFonts w:hint="eastAsia"/>
        </w:rPr>
        <w:t>李龍飛環顧四週，此時繞在他身旁的共有七人，其中五男二女，除了兩個男修是練氣九層之外，其餘全是練氣大圓滿的修士。</w:t>
      </w:r>
    </w:p>
    <w:p w:rsidR="00C04663" w:rsidRDefault="00A7259F" w:rsidP="00813907">
      <w:pPr>
        <w:spacing w:after="240"/>
      </w:pPr>
      <w:r>
        <w:rPr>
          <w:rFonts w:hint="eastAsia"/>
        </w:rPr>
        <w:t>當中那曾拿著紙傘的女修，此時更是施展了半步築基的修為，率先眾人，撐傘強攻而來。</w:t>
      </w:r>
    </w:p>
    <w:p w:rsidR="00C04663" w:rsidRDefault="00A7259F" w:rsidP="00813907">
      <w:pPr>
        <w:spacing w:after="240"/>
      </w:pPr>
      <w:r>
        <w:rPr>
          <w:rFonts w:hint="eastAsia"/>
        </w:rPr>
        <w:t>瞬間，那紙傘散發著練氣大圓滿的壓迫，向著李龍飛這落下，要將他困在其內，再配合眾人進行圍殺。</w:t>
      </w:r>
    </w:p>
    <w:p w:rsidR="00C04663" w:rsidRDefault="00A7259F" w:rsidP="00813907">
      <w:pPr>
        <w:spacing w:after="240"/>
      </w:pPr>
      <w:r>
        <w:rPr>
          <w:rFonts w:hint="eastAsia"/>
        </w:rPr>
        <w:t>「找死！」李龍飛冷哼一聲，在那紙傘罩頂的一瞬間，運起修為右手一拳，打在</w:t>
      </w:r>
      <w:r>
        <w:rPr>
          <w:rFonts w:hint="eastAsia"/>
        </w:rPr>
        <w:lastRenderedPageBreak/>
        <w:t>那傘骨尖端。</w:t>
      </w:r>
    </w:p>
    <w:p w:rsidR="00C04663" w:rsidRDefault="00A7259F" w:rsidP="00813907">
      <w:pPr>
        <w:spacing w:after="240"/>
      </w:pPr>
      <w:r>
        <w:rPr>
          <w:rFonts w:hint="eastAsia"/>
        </w:rPr>
        <w:t>轟的一聲巨響，那傘骨竟承受不起李龍飛這輕描淡寫的一擊，整隻傘從骨到面，爆散開來，化作碎片噴向四週。</w:t>
      </w:r>
    </w:p>
    <w:p w:rsidR="00C04663" w:rsidRDefault="00A7259F" w:rsidP="00813907">
      <w:pPr>
        <w:spacing w:after="240"/>
      </w:pPr>
      <w:r>
        <w:rPr>
          <w:rFonts w:hint="eastAsia"/>
        </w:rPr>
        <w:t>緊接著，李龍飛身子一步邁去，在那女修嚇得花容失色的同時，向前一指。</w:t>
      </w:r>
    </w:p>
    <w:p w:rsidR="00C04663" w:rsidRDefault="00A7259F" w:rsidP="00813907">
      <w:pPr>
        <w:spacing w:after="240"/>
      </w:pPr>
      <w:r>
        <w:rPr>
          <w:rFonts w:hint="eastAsia"/>
        </w:rPr>
        <w:t>唰唰兩聲，兩柄飛劍迅雷不及掩耳地從他儲物袋中飛出，毫無阻礙地從那女修胸口穿過，掀起一片鮮血，宛如死前最後的花朵般綻放開來。</w:t>
      </w:r>
    </w:p>
    <w:p w:rsidR="00C04663" w:rsidRDefault="00A7259F" w:rsidP="00813907">
      <w:pPr>
        <w:spacing w:after="240"/>
      </w:pPr>
      <w:r>
        <w:rPr>
          <w:rFonts w:hint="eastAsia"/>
        </w:rPr>
        <w:t>跟著，李龍飛頭抬也不抬，雙手向後揮出兩道雷霆，好像長著眼睛一樣一偏不移地與一面小鼓跟一把寶刀撞在一起，後者跟本無法阻擋半分，頃刻間粉碎後任由那兩道雷霆轟擊在其主人身上，形成兩具焦屍。</w:t>
      </w:r>
    </w:p>
    <w:p w:rsidR="00C04663" w:rsidRDefault="00A7259F" w:rsidP="00813907">
      <w:pPr>
        <w:spacing w:after="240"/>
      </w:pPr>
      <w:r>
        <w:rPr>
          <w:rFonts w:hint="eastAsia"/>
        </w:rPr>
        <w:t>「不可能！他只是練氣大圓滿而已，怎麼會這麼強！」這一切，均在剎那間發生，就連葉無垠的祖父也是看得心中劇震，掀起滔天大浪，更是有所驚疑！</w:t>
      </w:r>
    </w:p>
    <w:p w:rsidR="00C04663" w:rsidRDefault="00A7259F" w:rsidP="00813907">
      <w:pPr>
        <w:spacing w:after="240"/>
      </w:pPr>
      <w:r>
        <w:rPr>
          <w:rFonts w:hint="eastAsia"/>
        </w:rPr>
        <w:t>而其他四名修士就更加不用談了，此時他們一個個臉色發白，臉上露出強烈的驚恐，即使要違抗族長的命令，也要各自逃生開來。</w:t>
      </w:r>
    </w:p>
    <w:p w:rsidR="00C04663" w:rsidRDefault="00A7259F" w:rsidP="00813907">
      <w:pPr>
        <w:spacing w:after="240"/>
      </w:pPr>
      <w:r>
        <w:rPr>
          <w:rFonts w:hint="eastAsia"/>
        </w:rPr>
        <w:t>哇一聲，不知道誰先喊起，那四名修士各朝一個方向，往外奔去，他們腦中只剩一個念頭，那就是逃，逃得越遠越好，這李龍飛不是他們可以抵抗的，就算是葉全這樣的築基修士，也不可能在七個人的包圍之下，這麼輕描淡寫連殺三人。</w:t>
      </w:r>
    </w:p>
    <w:p w:rsidR="00C04663" w:rsidRDefault="00A7259F" w:rsidP="00813907">
      <w:pPr>
        <w:spacing w:after="240"/>
      </w:pPr>
      <w:r>
        <w:rPr>
          <w:rFonts w:hint="eastAsia"/>
        </w:rPr>
        <w:t>李龍飛在心中也有一絲僥倖，他並不是輕描淡寫，事實上方才他這三招，也是耗費了十成力道，加上其</w:t>
      </w:r>
      <w:del w:id="4698" w:author="Administrator" w:date="2019-05-27T01:13:00Z">
        <w:r w:rsidR="00375419" w:rsidDel="008E57C5">
          <w:rPr>
            <w:rFonts w:hint="eastAsia"/>
          </w:rPr>
          <w:delText>靈識</w:delText>
        </w:r>
      </w:del>
      <w:r>
        <w:rPr>
          <w:rFonts w:hint="eastAsia"/>
        </w:rPr>
        <w:t>強大，境界入微才能作到這樣的表象，只是他明白身處險境，並不能將自己的弱勢給顯漏出來，是故出手則罷，一出手…就要立下威嚇的效果。</w:t>
      </w:r>
    </w:p>
    <w:p w:rsidR="00C04663" w:rsidRDefault="00A7259F" w:rsidP="00813907">
      <w:pPr>
        <w:spacing w:after="240"/>
      </w:pPr>
      <w:r>
        <w:rPr>
          <w:rFonts w:hint="eastAsia"/>
        </w:rPr>
        <w:t>此刻看到四人逃散，他雖不想濫殺，但先前放過葉無垠一馬，反而幾乎害死了自己跟杜之嚴，如今就算再怎不願，也學會了殘忍，頓時雙手一抬，儲物袋中剩下的數柄飛劍，配</w:t>
      </w:r>
      <w:r w:rsidR="002D0597">
        <w:rPr>
          <w:rFonts w:hint="eastAsia"/>
        </w:rPr>
        <w:t>合</w:t>
      </w:r>
      <w:r>
        <w:rPr>
          <w:rFonts w:hint="eastAsia"/>
        </w:rPr>
        <w:t>著他的</w:t>
      </w:r>
      <w:r w:rsidR="00375419">
        <w:rPr>
          <w:rFonts w:hint="eastAsia"/>
        </w:rPr>
        <w:t>靈識</w:t>
      </w:r>
      <w:r>
        <w:rPr>
          <w:rFonts w:hint="eastAsia"/>
        </w:rPr>
        <w:t>寄宿，有如擁有自主一般，眨眼就朝四個方向追去。</w:t>
      </w:r>
    </w:p>
    <w:p w:rsidR="00C04663" w:rsidRDefault="00A7259F" w:rsidP="00813907">
      <w:pPr>
        <w:spacing w:after="240"/>
      </w:pPr>
      <w:r>
        <w:rPr>
          <w:rFonts w:hint="eastAsia"/>
        </w:rPr>
        <w:t>慘叫在樹林中接二連三傳出，那四名逃走的修士，沒有例外，一個個全都死在李龍飛的劍下，身死道消，只剩下葉全跟其父兩人而已。</w:t>
      </w:r>
    </w:p>
    <w:p w:rsidR="00C04663" w:rsidRDefault="00A7259F" w:rsidP="00813907">
      <w:pPr>
        <w:spacing w:after="240"/>
      </w:pPr>
      <w:r>
        <w:rPr>
          <w:rFonts w:hint="eastAsia"/>
        </w:rPr>
        <w:t>葉全其父，葉無垠的祖父，葉縱天，一生殺戮無數，帶著葉家在其底下走入刀仙宗外宗四大家族的地位，可以說雖然修為只有築基初期，但心智計算遠遠超過尋常築基修士。</w:t>
      </w:r>
    </w:p>
    <w:p w:rsidR="00C04663" w:rsidRDefault="00A7259F" w:rsidP="00813907">
      <w:pPr>
        <w:spacing w:after="240"/>
      </w:pPr>
      <w:r>
        <w:rPr>
          <w:rFonts w:hint="eastAsia"/>
        </w:rPr>
        <w:t>眼下見到李龍飛殺了其孫，更是轉眼間將七名族人通通殺盡，雖說是心驚膽跳，但也瞧出了其略有不足的地方。</w:t>
      </w:r>
    </w:p>
    <w:p w:rsidR="00C04663" w:rsidRDefault="00A7259F" w:rsidP="00813907">
      <w:pPr>
        <w:spacing w:after="240"/>
      </w:pPr>
      <w:r>
        <w:rPr>
          <w:rFonts w:hint="eastAsia"/>
        </w:rPr>
        <w:lastRenderedPageBreak/>
        <w:t>首先，對方修為雖然詭異，但終究還是不到築基階段，若一開始那七人便能配合好一起出手，同時到達，即便李龍飛再強，肯定也無法招架得住。</w:t>
      </w:r>
    </w:p>
    <w:p w:rsidR="00C04663" w:rsidRDefault="00A7259F" w:rsidP="00813907">
      <w:pPr>
        <w:spacing w:after="240"/>
      </w:pPr>
      <w:r>
        <w:rPr>
          <w:rFonts w:hint="eastAsia"/>
        </w:rPr>
        <w:t>再來，李龍飛這幾下出手，看似雷厲風行，但大多靠其肉身強悍，看起來，對方應是</w:t>
      </w:r>
      <w:r w:rsidR="00464CAC">
        <w:rPr>
          <w:rFonts w:hint="eastAsia"/>
        </w:rPr>
        <w:t>修練了某種厲害的</w:t>
      </w:r>
      <w:r>
        <w:rPr>
          <w:rFonts w:hint="eastAsia"/>
        </w:rPr>
        <w:t>體</w:t>
      </w:r>
      <w:r w:rsidR="00464CAC">
        <w:rPr>
          <w:rFonts w:hint="eastAsia"/>
        </w:rPr>
        <w:t>術；</w:t>
      </w:r>
      <w:r>
        <w:rPr>
          <w:rFonts w:hint="eastAsia"/>
        </w:rPr>
        <w:t>那麼</w:t>
      </w:r>
      <w:r w:rsidR="00464CAC">
        <w:rPr>
          <w:rFonts w:hint="eastAsia"/>
        </w:rPr>
        <w:t>，</w:t>
      </w:r>
      <w:r>
        <w:rPr>
          <w:rFonts w:hint="eastAsia"/>
        </w:rPr>
        <w:t>他</w:t>
      </w:r>
      <w:r w:rsidR="00464CAC">
        <w:rPr>
          <w:rFonts w:hint="eastAsia"/>
        </w:rPr>
        <w:t>在</w:t>
      </w:r>
      <w:r>
        <w:rPr>
          <w:rFonts w:hint="eastAsia"/>
        </w:rPr>
        <w:t>法器法術</w:t>
      </w:r>
      <w:r w:rsidR="00464CAC">
        <w:rPr>
          <w:rFonts w:hint="eastAsia"/>
        </w:rPr>
        <w:t>上</w:t>
      </w:r>
      <w:r>
        <w:rPr>
          <w:rFonts w:hint="eastAsia"/>
        </w:rPr>
        <w:t>應該很普通，只要能小心避開加上遠程攻擊，也能慢慢磨死對方。</w:t>
      </w:r>
    </w:p>
    <w:p w:rsidR="00C04663" w:rsidRDefault="00A7259F" w:rsidP="00813907">
      <w:pPr>
        <w:spacing w:after="240"/>
      </w:pPr>
      <w:r>
        <w:rPr>
          <w:rFonts w:hint="eastAsia"/>
        </w:rPr>
        <w:t>只可惜，當他明白之時，前三名修士已然身亡，因此他心念閃電般急轉，最終任由李龍飛追殺其他四名修士，從而替自己跟葉全爭取到了一點療傷的時間。</w:t>
      </w:r>
    </w:p>
    <w:p w:rsidR="00C04663" w:rsidRDefault="00A7259F" w:rsidP="00813907">
      <w:pPr>
        <w:spacing w:after="240"/>
      </w:pPr>
      <w:r>
        <w:rPr>
          <w:rFonts w:hint="eastAsia"/>
        </w:rPr>
        <w:t>此時葉全已經傷好了九成五，只剩下最後將體內瘀血給打通，就能恢復十成戰力。</w:t>
      </w:r>
    </w:p>
    <w:p w:rsidR="00C04663" w:rsidRDefault="00A7259F" w:rsidP="00813907">
      <w:pPr>
        <w:spacing w:after="240"/>
      </w:pPr>
      <w:r>
        <w:rPr>
          <w:rFonts w:hint="eastAsia"/>
        </w:rPr>
        <w:t>這一點，就算葉縱天不幫忙，他自己也可以打通</w:t>
      </w:r>
      <w:del w:id="4699" w:author="Administrator" w:date="2019-03-17T00:59:00Z">
        <w:r w:rsidDel="006241AC">
          <w:rPr>
            <w:rFonts w:hint="eastAsia"/>
          </w:rPr>
          <w:delText>經脈</w:delText>
        </w:r>
      </w:del>
      <w:ins w:id="4700" w:author="Administrator" w:date="2019-03-17T00:59:00Z">
        <w:r w:rsidR="006241AC">
          <w:rPr>
            <w:rFonts w:hint="eastAsia"/>
          </w:rPr>
          <w:t>靈脈</w:t>
        </w:r>
      </w:ins>
      <w:r>
        <w:rPr>
          <w:rFonts w:hint="eastAsia"/>
        </w:rPr>
        <w:t>，只是有人幫忙的話，速度能更快而已，但李龍飛怎會給兩人時間，在殺完了剩下四人後，李龍飛便轉頭看向葉縱天及葉全，眼神中露出的殺意更為冰寒，舉劍便是踏步而來。</w:t>
      </w:r>
    </w:p>
    <w:p w:rsidR="00C04663" w:rsidRDefault="00A7259F" w:rsidP="00813907">
      <w:pPr>
        <w:spacing w:after="240"/>
      </w:pPr>
      <w:r>
        <w:rPr>
          <w:rFonts w:hint="eastAsia"/>
        </w:rPr>
        <w:t>葉縱天無可奈何之下，雖然會多一點時間，但還是將雙掌離開了葉全的背心，站起身來，冷冷說道。</w:t>
      </w:r>
    </w:p>
    <w:p w:rsidR="00C04663" w:rsidRDefault="00A7259F" w:rsidP="00813907">
      <w:pPr>
        <w:spacing w:after="240"/>
      </w:pPr>
      <w:r>
        <w:rPr>
          <w:rFonts w:hint="eastAsia"/>
        </w:rPr>
        <w:t>「哼，雖然有媲美築基的戰力，但終究不是真正築基，如果你方才先攻擊我跟全兒，那還有一點勝算，此時，你已經失去了先機！」葉縱天嘴巴上這樣說著，但心中卻是頗為忌憚，否則他也不需要以言語試圖打擊李龍飛的鬥志。</w:t>
      </w:r>
    </w:p>
    <w:p w:rsidR="00C04663" w:rsidRDefault="00A7259F" w:rsidP="00813907">
      <w:pPr>
        <w:spacing w:after="240"/>
      </w:pPr>
      <w:r>
        <w:rPr>
          <w:rFonts w:hint="eastAsia"/>
        </w:rPr>
        <w:t>「是嗎？那便拿你試一試好了！」只是李龍飛在經歷那數十萬年的心志考驗後，意志變得極為堅強，半點都沒有動搖，數柄飛劍升起，長生劍陣直接出手攻去。</w:t>
      </w:r>
    </w:p>
    <w:p w:rsidR="00C04663" w:rsidRDefault="00A7259F" w:rsidP="00813907">
      <w:pPr>
        <w:spacing w:after="240"/>
      </w:pPr>
      <w:r>
        <w:rPr>
          <w:rFonts w:hint="eastAsia"/>
        </w:rPr>
        <w:t>「雕蟲小技！」葉縱天大喝一聲，懷中呼嘯飛出兩把一模一樣的寶刀，一黑一白，化作黑白兩道長虹，朝著那長生劍陣雙雙斬去。</w:t>
      </w:r>
    </w:p>
    <w:p w:rsidR="00C04663" w:rsidRDefault="00A7259F" w:rsidP="00813907">
      <w:pPr>
        <w:spacing w:after="240"/>
      </w:pPr>
      <w:r>
        <w:rPr>
          <w:rFonts w:hint="eastAsia"/>
        </w:rPr>
        <w:t>這兩把寶刀配合施展的，正是葉縱天的成名招式，別號陰陽雙刀，是他早年偶然間見過一名大能者施展的陰陽陣法，得來的啟發。</w:t>
      </w:r>
    </w:p>
    <w:p w:rsidR="00C04663" w:rsidRDefault="00A7259F" w:rsidP="00813907">
      <w:pPr>
        <w:spacing w:after="240"/>
      </w:pPr>
      <w:r>
        <w:rPr>
          <w:rFonts w:hint="eastAsia"/>
        </w:rPr>
        <w:t>雖然號稱陰陽雙刀，但事實上變化甚少，只有陰陽互補而已，但這樣的變化，</w:t>
      </w:r>
      <w:r w:rsidR="00AC1D42">
        <w:rPr>
          <w:rFonts w:hint="eastAsia"/>
        </w:rPr>
        <w:t>配上這兩把上品法器寶刀，</w:t>
      </w:r>
      <w:r>
        <w:rPr>
          <w:rFonts w:hint="eastAsia"/>
        </w:rPr>
        <w:t>已經讓他足以在築基初期罕逢敵手，並帶著葉家逐漸茁壯，此時施展開來，樹林內頓時沙石飛揚，陣陣強烈刀氣四處飛揚。</w:t>
      </w:r>
    </w:p>
    <w:p w:rsidR="00C04663" w:rsidRDefault="00A7259F" w:rsidP="00813907">
      <w:pPr>
        <w:spacing w:after="240"/>
      </w:pPr>
      <w:r>
        <w:rPr>
          <w:rFonts w:hint="eastAsia"/>
        </w:rPr>
        <w:t>李龍飛眼中精芒一閃，他死裡逃生後，除了修為達到了練氣十五層大圓滿之後，心性也沉穩許多，此時見到葉縱天的絕招攻來，不怯反進，胸中升起了滿滿戰意，沉吟一聲，雙拳繞著雷霆縱身上前要和長生劍陣一起攻擊那陰陽雙刀。</w:t>
      </w:r>
    </w:p>
    <w:p w:rsidR="00C04663" w:rsidRDefault="00A7259F" w:rsidP="00813907">
      <w:pPr>
        <w:spacing w:after="240"/>
      </w:pPr>
      <w:r>
        <w:rPr>
          <w:rFonts w:hint="eastAsia"/>
        </w:rPr>
        <w:t>練氣十五層大圓滿之力，這一刻赫然從李龍飛身上爆發開來，讓葉縱天雙目一縮，</w:t>
      </w:r>
      <w:r>
        <w:rPr>
          <w:rFonts w:hint="eastAsia"/>
        </w:rPr>
        <w:lastRenderedPageBreak/>
        <w:t>對李龍飛的評價再次提升。</w:t>
      </w:r>
    </w:p>
    <w:p w:rsidR="00C04663" w:rsidRDefault="00A7259F" w:rsidP="00813907">
      <w:pPr>
        <w:spacing w:after="240"/>
      </w:pPr>
      <w:r>
        <w:rPr>
          <w:rFonts w:hint="eastAsia"/>
        </w:rPr>
        <w:t>「肉身強悍，修為也十分強大，這氣息</w:t>
      </w:r>
      <w:r w:rsidR="00236829">
        <w:rPr>
          <w:rFonts w:hint="eastAsia"/>
        </w:rPr>
        <w:t>明明不是</w:t>
      </w:r>
      <w:r>
        <w:rPr>
          <w:rFonts w:hint="eastAsia"/>
        </w:rPr>
        <w:t>築基，卻比尋常築基初期更為驚人，這廝到底從何得來這種功法，簡直駭人驚聞！」葉縱天驚駭之餘，並沒有自亂陣腳，反而揮手掏出一只鈴噹，飛出半空時越來越大，最後足有半個人的大小，散發出驚人威壓朝李龍飛鎮壓而來。</w:t>
      </w:r>
    </w:p>
    <w:p w:rsidR="00C04663" w:rsidRDefault="00A7259F" w:rsidP="00813907">
      <w:pPr>
        <w:spacing w:after="240"/>
      </w:pPr>
      <w:r>
        <w:rPr>
          <w:rFonts w:hint="eastAsia"/>
        </w:rPr>
        <w:t>「你有法器，我也有！」李龍飛目中殺機一閃，同樣將那青羅旗展開，立刻九尊青鬼出現，更合成一只青羅鬼王，與那鈴噹戰在一起。</w:t>
      </w:r>
    </w:p>
    <w:p w:rsidR="00C04663" w:rsidRDefault="00D5651C" w:rsidP="00813907">
      <w:pPr>
        <w:spacing w:after="240"/>
      </w:pPr>
      <w:r>
        <w:rPr>
          <w:rFonts w:hint="eastAsia"/>
        </w:rPr>
        <w:t>在達到練氣十五層後，李龍飛操控青羅旗已經沒有任何</w:t>
      </w:r>
      <w:r w:rsidR="0085412F">
        <w:rPr>
          <w:rFonts w:hint="eastAsia"/>
        </w:rPr>
        <w:t>困難，舉手投足間便能將法器的威力使到最大。</w:t>
      </w:r>
    </w:p>
    <w:p w:rsidR="00C04663" w:rsidRDefault="00A7259F" w:rsidP="00813907">
      <w:pPr>
        <w:spacing w:after="240"/>
      </w:pPr>
      <w:r>
        <w:rPr>
          <w:rFonts w:hint="eastAsia"/>
        </w:rPr>
        <w:t>葉縱天本以為對方沒有甚麼好法器，此時見到那青羅旗，才知道自己評估錯誤，更是越打越是心驚，那青羅鬼王身上的氣息比起他雖是略遜一籌，但卻是確確實實的築基修為。</w:t>
      </w:r>
    </w:p>
    <w:p w:rsidR="00C04663" w:rsidRDefault="00A7259F" w:rsidP="00813907">
      <w:pPr>
        <w:spacing w:after="240"/>
      </w:pPr>
      <w:r>
        <w:rPr>
          <w:rFonts w:hint="eastAsia"/>
        </w:rPr>
        <w:t>如此一個強大的法器，竟能在一個練氣期的後輩手中使用，難不成對方其實真正修為也是築基嗎？</w:t>
      </w:r>
    </w:p>
    <w:p w:rsidR="00C04663" w:rsidRDefault="00A7259F" w:rsidP="00813907">
      <w:pPr>
        <w:spacing w:after="240"/>
      </w:pPr>
      <w:r>
        <w:rPr>
          <w:rFonts w:hint="eastAsia"/>
        </w:rPr>
        <w:t>「我就不信，我一個築基多年的修士，打不贏你一個練氣期的晚輩！」眼看陰陽雙刀奈何不了對方，葉縱天狂吼一聲，一拍額頭，刀仙宗秘法精血瞬間飛出融入那陰陽雙刀之中，使得那雙刀刀身上的威壓更為銳利，無限接近築基中期。</w:t>
      </w:r>
    </w:p>
    <w:p w:rsidR="00C04663" w:rsidRDefault="00A7259F" w:rsidP="00813907">
      <w:pPr>
        <w:spacing w:after="240"/>
      </w:pPr>
      <w:r>
        <w:rPr>
          <w:rFonts w:hint="eastAsia"/>
        </w:rPr>
        <w:t>跟著那陰陽雙刀互相旋轉，彼此的陰陽氣勁互相融合，形成一種互補，更增強了那刀氣的威力擴展，將長生劍陣給步步逼退。</w:t>
      </w:r>
    </w:p>
    <w:p w:rsidR="00C04663" w:rsidRDefault="00A7259F" w:rsidP="00813907">
      <w:pPr>
        <w:spacing w:after="240"/>
      </w:pPr>
      <w:r>
        <w:rPr>
          <w:rFonts w:hint="eastAsia"/>
        </w:rPr>
        <w:t>看到那長生劍陣不敵，李龍飛卻是面無懼色，暗中凝聚了一絲</w:t>
      </w:r>
      <w:r w:rsidR="00375419">
        <w:rPr>
          <w:rFonts w:hint="eastAsia"/>
        </w:rPr>
        <w:t>靈識</w:t>
      </w:r>
      <w:r>
        <w:rPr>
          <w:rFonts w:hint="eastAsia"/>
        </w:rPr>
        <w:t>，寄宿在那青羅鬼王身上。</w:t>
      </w:r>
    </w:p>
    <w:p w:rsidR="00C04663" w:rsidRDefault="00A7259F" w:rsidP="00813907">
      <w:pPr>
        <w:spacing w:after="240"/>
      </w:pPr>
      <w:r>
        <w:rPr>
          <w:rFonts w:hint="eastAsia"/>
        </w:rPr>
        <w:t>「給我破！」葉縱天大吼一聲，那長生劍陣再也抵擋不住，被陰陽雙刀從中破了開來，直接朝李龍飛這砍來。</w:t>
      </w:r>
    </w:p>
    <w:p w:rsidR="00C04663" w:rsidRDefault="00A7259F" w:rsidP="00813907">
      <w:pPr>
        <w:spacing w:after="240"/>
      </w:pPr>
      <w:r>
        <w:rPr>
          <w:rFonts w:hint="eastAsia"/>
        </w:rPr>
        <w:t>李龍飛不懼不閃，雙拳一揮，朝那陰陽雙刀用力擊了過去。</w:t>
      </w:r>
    </w:p>
    <w:p w:rsidR="00C04663" w:rsidRDefault="00A7259F" w:rsidP="00813907">
      <w:pPr>
        <w:spacing w:after="240"/>
      </w:pPr>
      <w:r>
        <w:rPr>
          <w:rFonts w:hint="eastAsia"/>
        </w:rPr>
        <w:t>鏗鏘幾聲如金屬相撞的聲音震開，李龍飛噴出一口鮮血往後退開，雙臂傷痕深可見骨，卻是沒有像葉縱天想的一樣被斬成兩段，反而將那陰陽雙刀給震了開來。</w:t>
      </w:r>
    </w:p>
    <w:p w:rsidR="00C04663" w:rsidRDefault="00A7259F" w:rsidP="00813907">
      <w:pPr>
        <w:spacing w:after="240"/>
      </w:pPr>
      <w:r>
        <w:rPr>
          <w:rFonts w:hint="eastAsia"/>
        </w:rPr>
        <w:t>「青羅鬼變！」趁著葉縱天難以置信，心神稍有疏忽之際，李龍飛那寄宿在青羅鬼王上的</w:t>
      </w:r>
      <w:r w:rsidR="00375419">
        <w:rPr>
          <w:rFonts w:hint="eastAsia"/>
        </w:rPr>
        <w:t>靈識</w:t>
      </w:r>
      <w:r>
        <w:rPr>
          <w:rFonts w:hint="eastAsia"/>
        </w:rPr>
        <w:t>猛地跟鬼王融合，使之化做如李龍飛分身一般，不顧鈴鐺對其旗子的攻擊，</w:t>
      </w:r>
      <w:r w:rsidR="00AC1D42">
        <w:rPr>
          <w:rFonts w:hint="eastAsia"/>
        </w:rPr>
        <w:t>轉頭</w:t>
      </w:r>
      <w:r>
        <w:rPr>
          <w:rFonts w:hint="eastAsia"/>
        </w:rPr>
        <w:t>猛地朝葉縱天打出致命一擊。</w:t>
      </w:r>
    </w:p>
    <w:p w:rsidR="00C04663" w:rsidRDefault="00A7259F" w:rsidP="00813907">
      <w:pPr>
        <w:spacing w:after="240"/>
      </w:pPr>
      <w:r>
        <w:rPr>
          <w:rFonts w:hint="eastAsia"/>
        </w:rPr>
        <w:t>碰！</w:t>
      </w:r>
    </w:p>
    <w:p w:rsidR="00C04663" w:rsidRDefault="00A7259F" w:rsidP="00813907">
      <w:pPr>
        <w:spacing w:after="240"/>
      </w:pPr>
      <w:r>
        <w:rPr>
          <w:rFonts w:hint="eastAsia"/>
        </w:rPr>
        <w:lastRenderedPageBreak/>
        <w:t>一聲巨響，葉縱天雖在最後勉強避開心脈要害，但整個五臟六腑也被這擊打得碎裂六成，一大口鮮血連同些許內腑臟塊噴了出來，傷重到無以覆加往後拋去。</w:t>
      </w:r>
    </w:p>
    <w:p w:rsidR="00C04663" w:rsidRDefault="00A7259F" w:rsidP="00813907">
      <w:pPr>
        <w:spacing w:after="240"/>
      </w:pPr>
      <w:r>
        <w:rPr>
          <w:rFonts w:hint="eastAsia"/>
        </w:rPr>
        <w:t>而那青羅鬼王卻也被鈴噹狠狠一撞，化作九道青煙，收回青羅旗內，更崩了一角，難以再用。</w:t>
      </w:r>
    </w:p>
    <w:p w:rsidR="00C04663" w:rsidRDefault="00A7259F" w:rsidP="00813907">
      <w:pPr>
        <w:spacing w:after="240"/>
      </w:pPr>
      <w:r>
        <w:rPr>
          <w:rFonts w:hint="eastAsia"/>
        </w:rPr>
        <w:t>只是，以一面旗子換對方的重創，對李龍飛來說，這仍是有划算得多。</w:t>
      </w:r>
    </w:p>
    <w:p w:rsidR="00C04663" w:rsidRDefault="00A7259F" w:rsidP="00813907">
      <w:pPr>
        <w:spacing w:after="240"/>
      </w:pPr>
      <w:r>
        <w:rPr>
          <w:rFonts w:hint="eastAsia"/>
        </w:rPr>
        <w:t>「現在，換你給我死了！」李龍飛得勢不饒人，幾個呼吸間憑著強大的恢復力率先止住退勢，猛然向前一指，頓時被破開的飛劍重新排成長生劍陣，朝葉縱天狠狠刺去，不給對方一點機會。</w:t>
      </w:r>
    </w:p>
    <w:p w:rsidR="00C04663" w:rsidRDefault="00A7259F" w:rsidP="00813907">
      <w:pPr>
        <w:spacing w:after="240"/>
      </w:pPr>
      <w:r>
        <w:rPr>
          <w:rFonts w:hint="eastAsia"/>
        </w:rPr>
        <w:t>「你、你敢殺我！葉家絕不會饒你的！」葉縱天受此重擊，修為從築基初期落到半步築基的境界，心滿是驚濤駭浪，絕厲淒慘的叫聲中，那長生劍陣轉眼就到他的面前，向其狠狠一刺。</w:t>
      </w:r>
    </w:p>
    <w:p w:rsidR="00C04663" w:rsidRDefault="00A7259F" w:rsidP="00813907">
      <w:pPr>
        <w:spacing w:after="240"/>
      </w:pPr>
      <w:r>
        <w:rPr>
          <w:rFonts w:hint="eastAsia"/>
        </w:rPr>
        <w:t>卻在這時，一陣驚天動地的瘋狂吼聲傳出，跟著一道身影及一柄木柄大刀，猛地衝到了葉縱天的身前，跟著狠狠一砍，將那長生劍陣第二次的破了開來。</w:t>
      </w:r>
    </w:p>
    <w:p w:rsidR="00C04663" w:rsidRDefault="00C04663" w:rsidP="00813907">
      <w:pPr>
        <w:spacing w:after="240"/>
      </w:pPr>
    </w:p>
    <w:p w:rsidR="00C04663" w:rsidRDefault="00143B60" w:rsidP="00813907">
      <w:pPr>
        <w:pStyle w:val="12"/>
        <w:numPr>
          <w:ilvl w:val="0"/>
          <w:numId w:val="1"/>
        </w:numPr>
        <w:spacing w:after="240"/>
        <w:ind w:leftChars="0"/>
        <w:outlineLvl w:val="0"/>
      </w:pPr>
      <w:r>
        <w:rPr>
          <w:rFonts w:hint="eastAsia"/>
        </w:rPr>
        <w:t>不變的初衷</w:t>
      </w:r>
    </w:p>
    <w:p w:rsidR="00C04663" w:rsidRDefault="00C04663" w:rsidP="00813907">
      <w:pPr>
        <w:spacing w:after="240"/>
      </w:pPr>
    </w:p>
    <w:p w:rsidR="00C04663" w:rsidRDefault="00A7259F" w:rsidP="00813907">
      <w:pPr>
        <w:spacing w:after="240"/>
      </w:pPr>
      <w:r>
        <w:rPr>
          <w:rFonts w:hint="eastAsia"/>
        </w:rPr>
        <w:t>李龍飛劍陣被破，反震之力回噬，讓他喉頭湧上了一抹鮮血，但他卻動也不動，眼神直直地盯著眼前滿頭白髮，連鬍子都轉為灰白的葉全本人。</w:t>
      </w:r>
    </w:p>
    <w:p w:rsidR="00C04663" w:rsidRDefault="00A7259F" w:rsidP="00813907">
      <w:pPr>
        <w:spacing w:after="240"/>
      </w:pPr>
      <w:r>
        <w:rPr>
          <w:rFonts w:hint="eastAsia"/>
        </w:rPr>
        <w:t>葉全滿髮蒼白，臉色卻異常紅潤，眼神充滿一片赤紅，同樣如同瘋狂般地直視著李龍飛這裡。</w:t>
      </w:r>
    </w:p>
    <w:p w:rsidR="00C04663" w:rsidRDefault="00A7259F" w:rsidP="00813907">
      <w:pPr>
        <w:spacing w:after="240"/>
      </w:pPr>
      <w:r>
        <w:rPr>
          <w:rFonts w:hint="eastAsia"/>
        </w:rPr>
        <w:t>他因先前李龍飛那貫穿胸膛的一擊，傷到了胸中靈脈大穴，所以不得不趁傷口還沒癒合前先將瘀血逼出，否則一旦傷口凝結，到時瘀血屯積靈脈之中，將難以化解，甚至可能阻礙修為提升，使其再無望突破築基初期的境界。</w:t>
      </w:r>
    </w:p>
    <w:p w:rsidR="00C04663" w:rsidRDefault="00A7259F" w:rsidP="00813907">
      <w:pPr>
        <w:spacing w:after="240"/>
      </w:pPr>
      <w:r>
        <w:rPr>
          <w:rFonts w:hint="eastAsia"/>
        </w:rPr>
        <w:t>所以即使明知葉縱天跟李龍飛限入苦戰，葉全仍是專心療傷，只因他相信自己父親一定有辦法解決對方，再不濟也能撐到自己復原後再做聯合夾殺。</w:t>
      </w:r>
    </w:p>
    <w:p w:rsidR="00C04663" w:rsidRDefault="00A7259F" w:rsidP="00813907">
      <w:pPr>
        <w:spacing w:after="240"/>
      </w:pPr>
      <w:r>
        <w:rPr>
          <w:rFonts w:hint="eastAsia"/>
        </w:rPr>
        <w:t>而他原先也的確療傷至九成九，只差最後一絲，就能將體內瘀血逼出，再沒後患</w:t>
      </w:r>
      <w:r w:rsidR="001975A7">
        <w:rPr>
          <w:rFonts w:hint="eastAsia"/>
        </w:rPr>
        <w:t>。</w:t>
      </w:r>
    </w:p>
    <w:p w:rsidR="00C04663" w:rsidRDefault="00A7259F" w:rsidP="00813907">
      <w:pPr>
        <w:spacing w:after="240"/>
      </w:pPr>
      <w:r>
        <w:rPr>
          <w:rFonts w:hint="eastAsia"/>
        </w:rPr>
        <w:t>但他跟葉縱天小看了李龍飛的戰鬥力，更是漏算了對方的恢復力，此時眼見其父要死在李龍飛的劍下，葉全再顧不得一切，寧可放棄一切，也以生機的消耗將最後那一絲補上，從而替葉縱天擋下這致命一擊。</w:t>
      </w:r>
    </w:p>
    <w:p w:rsidR="00C04663" w:rsidRDefault="00A7259F" w:rsidP="00813907">
      <w:pPr>
        <w:spacing w:after="240"/>
      </w:pPr>
      <w:r>
        <w:rPr>
          <w:rFonts w:hint="eastAsia"/>
        </w:rPr>
        <w:lastRenderedPageBreak/>
        <w:t>只是，這讓葉全因此少了二十年的壽元，更是</w:t>
      </w:r>
      <w:r w:rsidR="001975A7">
        <w:rPr>
          <w:rFonts w:hint="eastAsia"/>
        </w:rPr>
        <w:t>會在之後</w:t>
      </w:r>
      <w:r>
        <w:rPr>
          <w:rFonts w:hint="eastAsia"/>
        </w:rPr>
        <w:t>修行</w:t>
      </w:r>
      <w:r w:rsidR="001975A7">
        <w:rPr>
          <w:rFonts w:hint="eastAsia"/>
        </w:rPr>
        <w:t>路</w:t>
      </w:r>
      <w:r>
        <w:rPr>
          <w:rFonts w:hint="eastAsia"/>
        </w:rPr>
        <w:t>上有所</w:t>
      </w:r>
      <w:r w:rsidR="001975A7">
        <w:rPr>
          <w:rFonts w:hint="eastAsia"/>
        </w:rPr>
        <w:t>影響</w:t>
      </w:r>
      <w:r>
        <w:rPr>
          <w:rFonts w:hint="eastAsia"/>
        </w:rPr>
        <w:t>。</w:t>
      </w:r>
    </w:p>
    <w:p w:rsidR="00C04663" w:rsidRDefault="001975A7" w:rsidP="00813907">
      <w:pPr>
        <w:spacing w:after="240"/>
      </w:pPr>
      <w:r>
        <w:rPr>
          <w:rFonts w:hint="eastAsia"/>
        </w:rPr>
        <w:t>但這些現在他都顧不得了。</w:t>
      </w:r>
    </w:p>
    <w:p w:rsidR="00C04663" w:rsidRDefault="00A7259F" w:rsidP="00813907">
      <w:pPr>
        <w:spacing w:after="240"/>
      </w:pPr>
      <w:r>
        <w:rPr>
          <w:rFonts w:hint="eastAsia"/>
        </w:rPr>
        <w:t>「我承認，你的確很難纏，而且一再再出乎我意料之外。但是，接下來，我不會再有任何大意了，直到你的人頭落地前，我不會再給你任何機會！」</w:t>
      </w:r>
    </w:p>
    <w:p w:rsidR="00C04663" w:rsidRDefault="00A7259F" w:rsidP="00813907">
      <w:pPr>
        <w:spacing w:after="240"/>
      </w:pPr>
      <w:r>
        <w:rPr>
          <w:rFonts w:hint="eastAsia"/>
        </w:rPr>
        <w:t>葉全一字一句狠狠咬牙說道，跟著舉起大刀，起手就是他的絕技一刀無痕，身旁的落葉頓時被捲上天空，有如旋風打轉般著包圍著兩人。</w:t>
      </w:r>
    </w:p>
    <w:p w:rsidR="00C04663" w:rsidRDefault="00A7259F" w:rsidP="00813907">
      <w:pPr>
        <w:spacing w:after="240"/>
      </w:pPr>
      <w:r>
        <w:rPr>
          <w:rFonts w:hint="eastAsia"/>
        </w:rPr>
        <w:t>這一幕，若是讓知悉的人知道了，肯定會大吃一驚，甚至是難以相信。</w:t>
      </w:r>
    </w:p>
    <w:p w:rsidR="00C04663" w:rsidRDefault="00A7259F" w:rsidP="00813907">
      <w:pPr>
        <w:spacing w:after="240"/>
      </w:pPr>
      <w:r>
        <w:rPr>
          <w:rFonts w:hint="eastAsia"/>
        </w:rPr>
        <w:t>畢竟葉全乃是葉家族長，更是刀仙宗外宗頗看好的弟子，這樣的人，與其父葉縱天被一個築基不到的後輩逼得得使上全力，更是重創累累，即使親眼目賭，恐怕都無法接受。</w:t>
      </w:r>
    </w:p>
    <w:p w:rsidR="00C04663" w:rsidRDefault="00A7259F" w:rsidP="00813907">
      <w:pPr>
        <w:spacing w:after="240"/>
      </w:pPr>
      <w:r>
        <w:rPr>
          <w:rFonts w:hint="eastAsia"/>
        </w:rPr>
        <w:t>但葉縱天即使再怎麼無法接受，也得面對現實，眼看自己兒子施展絕技，葉縱天深吸一口氣，燃燒自己珍貴的壽元，換取短暫將傷勢壓下的時間，同時運起陰陽雙刀，要配合其子將李龍飛一舉斬殺，不允許任何意外再次產生。</w:t>
      </w:r>
    </w:p>
    <w:p w:rsidR="00C04663" w:rsidRDefault="00A7259F" w:rsidP="00813907">
      <w:pPr>
        <w:spacing w:after="240"/>
      </w:pPr>
      <w:r>
        <w:rPr>
          <w:rFonts w:hint="eastAsia"/>
        </w:rPr>
        <w:t>一時間，三人所在之處，風捲雲動，刀氣雷鳴，將方圓數里內的生靈都驚得避了開來，無敢靠近。</w:t>
      </w:r>
    </w:p>
    <w:p w:rsidR="00C04663" w:rsidRDefault="00A7259F" w:rsidP="00813907">
      <w:pPr>
        <w:spacing w:after="240"/>
      </w:pPr>
      <w:r>
        <w:rPr>
          <w:rFonts w:hint="eastAsia"/>
        </w:rPr>
        <w:t>李龍飛目中赤紅，這是他叛宗以來，遇到最強硬的一戰，卻也在他心中掀起了最強烈的</w:t>
      </w:r>
      <w:r w:rsidR="00D050E1">
        <w:rPr>
          <w:rFonts w:hint="eastAsia"/>
        </w:rPr>
        <w:t>戰</w:t>
      </w:r>
      <w:r>
        <w:rPr>
          <w:rFonts w:hint="eastAsia"/>
        </w:rPr>
        <w:t>意。</w:t>
      </w:r>
    </w:p>
    <w:p w:rsidR="00C04663" w:rsidRDefault="00A7259F" w:rsidP="00813907">
      <w:pPr>
        <w:spacing w:after="240"/>
      </w:pPr>
      <w:r>
        <w:rPr>
          <w:rFonts w:hint="eastAsia"/>
        </w:rPr>
        <w:t>他自內門試練以後，一切的不如意接二連三，更是被迫逃亡至今，甚至在幾個時辰前從死門關內又走死過一次，這一切的一切，讓他的心志雖不說是鍛鍊得如鋼鐵一般，但在殺戮上，卻再無猶豫，果斷殺伐，誓將眼前的阻礙都給破除開來。</w:t>
      </w:r>
    </w:p>
    <w:p w:rsidR="00C04663" w:rsidRDefault="00A7259F" w:rsidP="00813907">
      <w:pPr>
        <w:spacing w:after="240"/>
      </w:pPr>
      <w:r>
        <w:rPr>
          <w:rFonts w:hint="eastAsia"/>
        </w:rPr>
        <w:t>幾個呼吸之後，李龍飛心念一動，身體隨之往前衝去，同時剩餘飛劍合成最後一組劍陣，不等葉全將氣勢聚到最高點，便要主動迎擊。</w:t>
      </w:r>
    </w:p>
    <w:p w:rsidR="00C04663" w:rsidRDefault="00A7259F" w:rsidP="00813907">
      <w:pPr>
        <w:spacing w:after="240"/>
      </w:pPr>
      <w:r>
        <w:rPr>
          <w:rFonts w:hint="eastAsia"/>
        </w:rPr>
        <w:t>「來得好！」葉全心中低吼一聲，氣息斗然升起，先前那聚勁之勢竟然是個假像，其實早已準備萬全，只等李龍飛自投羅網而已。</w:t>
      </w:r>
    </w:p>
    <w:p w:rsidR="00C04663" w:rsidRDefault="00A7259F" w:rsidP="00813907">
      <w:pPr>
        <w:spacing w:after="240"/>
      </w:pPr>
      <w:r>
        <w:rPr>
          <w:rFonts w:hint="eastAsia"/>
        </w:rPr>
        <w:t>「一刀無痕！」</w:t>
      </w:r>
    </w:p>
    <w:p w:rsidR="00C04663" w:rsidRDefault="00A7259F" w:rsidP="00813907">
      <w:pPr>
        <w:spacing w:after="240"/>
      </w:pPr>
      <w:r>
        <w:rPr>
          <w:rFonts w:hint="eastAsia"/>
        </w:rPr>
        <w:t>「萬象歸一！」</w:t>
      </w:r>
    </w:p>
    <w:p w:rsidR="00C04663" w:rsidRDefault="00A7259F" w:rsidP="00813907">
      <w:pPr>
        <w:spacing w:after="240"/>
      </w:pPr>
      <w:r>
        <w:rPr>
          <w:rFonts w:hint="eastAsia"/>
        </w:rPr>
        <w:t>霎時間，原本籠罩著李龍飛的刀氣，化繁為簡，形成一把半透明的木柄大刀刀勁，看似璞實無華，卻無法閃躲地朝李龍飛頭頂砍了下來。</w:t>
      </w:r>
    </w:p>
    <w:p w:rsidR="00C04663" w:rsidRDefault="00A7259F" w:rsidP="00813907">
      <w:pPr>
        <w:spacing w:after="240"/>
      </w:pPr>
      <w:r>
        <w:rPr>
          <w:rFonts w:hint="eastAsia"/>
        </w:rPr>
        <w:lastRenderedPageBreak/>
        <w:t>喀嚓幾聲，組成長生劍陣的那些飛劍原本就已傷痕累累，此時更是不敵大刀的鋒利，轉眼碎裂開來，成為片片木屑。</w:t>
      </w:r>
    </w:p>
    <w:p w:rsidR="00C04663" w:rsidRDefault="00A7259F" w:rsidP="00813907">
      <w:pPr>
        <w:spacing w:after="240"/>
      </w:pPr>
      <w:r>
        <w:rPr>
          <w:rFonts w:hint="eastAsia"/>
        </w:rPr>
        <w:t>同時，葉縱天也雙手一合，陰陽雙刀化做旋渦刀氣，將李龍飛層層包住，不讓他有機會閃躲開來。</w:t>
      </w:r>
    </w:p>
    <w:p w:rsidR="00C04663" w:rsidRDefault="00A7259F" w:rsidP="00813907">
      <w:pPr>
        <w:spacing w:after="240"/>
      </w:pPr>
      <w:r>
        <w:rPr>
          <w:rFonts w:hint="eastAsia"/>
        </w:rPr>
        <w:t>就在這退無可退，看似無解的合擊之下，李龍飛目中的赤芒殺機也濃郁到了極點，他隨手一揮，那青羅旗被他扔出，雖然缺了一角，卻仍帶著強大的威壓降臨而去。</w:t>
      </w:r>
    </w:p>
    <w:p w:rsidR="00C04663" w:rsidRDefault="00A7259F" w:rsidP="00813907">
      <w:pPr>
        <w:spacing w:after="240"/>
      </w:pPr>
      <w:r>
        <w:rPr>
          <w:rFonts w:hint="eastAsia"/>
        </w:rPr>
        <w:t>「給我爆！」跟著，那青羅旗在葉全跟葉縱天目瞪口呆下，被李龍飛狠狠一指，似乎還想抗議的抖了兩下，最終仍是無法抵抗</w:t>
      </w:r>
      <w:r w:rsidR="002D0597">
        <w:rPr>
          <w:rFonts w:hint="eastAsia"/>
        </w:rPr>
        <w:t>李龍飛強大的</w:t>
      </w:r>
      <w:r w:rsidR="00375419">
        <w:rPr>
          <w:rFonts w:hint="eastAsia"/>
        </w:rPr>
        <w:t>靈識</w:t>
      </w:r>
      <w:r w:rsidR="002D0597">
        <w:rPr>
          <w:rFonts w:hint="eastAsia"/>
        </w:rPr>
        <w:t>操控</w:t>
      </w:r>
      <w:r>
        <w:rPr>
          <w:rFonts w:hint="eastAsia"/>
        </w:rPr>
        <w:t>，爆炸開來。</w:t>
      </w:r>
    </w:p>
    <w:p w:rsidR="00C04663" w:rsidRDefault="00A7259F" w:rsidP="00813907">
      <w:pPr>
        <w:spacing w:after="240"/>
      </w:pPr>
      <w:r>
        <w:rPr>
          <w:rFonts w:hint="eastAsia"/>
        </w:rPr>
        <w:t>那是上品法器爆炸的威力配上李龍飛的全力修為，即使葉全的一刀無痕已然足以媲美築基</w:t>
      </w:r>
      <w:r w:rsidR="00D050E1">
        <w:rPr>
          <w:rFonts w:hint="eastAsia"/>
        </w:rPr>
        <w:t>後</w:t>
      </w:r>
      <w:r>
        <w:rPr>
          <w:rFonts w:hint="eastAsia"/>
        </w:rPr>
        <w:t>期一擊，但仍是無法完全碾壓，碰碰巨響後，陰陽雙刀形成的刀氣無法敵擋，碎了開來，而大刀刀勁只剩三分威力，繼續朝著李龍飛那飛去。</w:t>
      </w:r>
    </w:p>
    <w:p w:rsidR="00C04663" w:rsidRDefault="00A7259F" w:rsidP="00813907">
      <w:pPr>
        <w:spacing w:after="240"/>
      </w:pPr>
      <w:r>
        <w:rPr>
          <w:rFonts w:hint="eastAsia"/>
        </w:rPr>
        <w:t>但這三分威力，李龍飛已然無懼，他雖然耗盡修為之力，短時間無法回氣，但他明白對方同樣也在這一刻難以繼續下去</w:t>
      </w:r>
      <w:r w:rsidR="00D050E1">
        <w:rPr>
          <w:rFonts w:hint="eastAsia"/>
        </w:rPr>
        <w:t>。</w:t>
      </w:r>
    </w:p>
    <w:p w:rsidR="00C04663" w:rsidRDefault="00A7259F" w:rsidP="00813907">
      <w:pPr>
        <w:spacing w:after="240"/>
      </w:pPr>
      <w:r>
        <w:rPr>
          <w:rFonts w:hint="eastAsia"/>
        </w:rPr>
        <w:t>李龍飛右腳狠狠往後一踏，堪比</w:t>
      </w:r>
      <w:r w:rsidR="00236829">
        <w:rPr>
          <w:rFonts w:hint="eastAsia"/>
        </w:rPr>
        <w:t>後天生靈</w:t>
      </w:r>
      <w:r>
        <w:rPr>
          <w:rFonts w:hint="eastAsia"/>
        </w:rPr>
        <w:t>的肉體之力頓時讓他在沒有修為加持下，速度依然達到了極致，轉眼衝到那刀勁面前，在葉全及葉縱天無法相信下，碰地一聲，撞破刀勁，朝葉全這衝來。</w:t>
      </w:r>
    </w:p>
    <w:p w:rsidR="00C04663" w:rsidRDefault="00A7259F" w:rsidP="00813907">
      <w:pPr>
        <w:spacing w:after="240"/>
      </w:pPr>
      <w:r>
        <w:rPr>
          <w:rFonts w:hint="eastAsia"/>
        </w:rPr>
        <w:t>葉全心中驚濤駭浪，無法相信自己的全力一擊竟被對方這樣破掉，更是不明白為何對方修為耗盡肉體仍可如此強硬，他目中所見，只剩下李龍飛的一拳擊來，在他尚未能回氣過來之時，轟地一聲，被李龍飛擊中心脈，噴出一大口鮮血，手中的大刀頹然落地。</w:t>
      </w:r>
    </w:p>
    <w:p w:rsidR="00C04663" w:rsidRDefault="00A7259F" w:rsidP="00813907">
      <w:pPr>
        <w:spacing w:after="240"/>
      </w:pPr>
      <w:r>
        <w:rPr>
          <w:rFonts w:hint="eastAsia"/>
        </w:rPr>
        <w:t>「該死的！等我回過氣來，你必死無疑！」葉全終究是築基修士，李龍飛這一擊雖</w:t>
      </w:r>
      <w:r w:rsidR="002D0597">
        <w:rPr>
          <w:rFonts w:hint="eastAsia"/>
        </w:rPr>
        <w:t>能</w:t>
      </w:r>
      <w:r>
        <w:rPr>
          <w:rFonts w:hint="eastAsia"/>
        </w:rPr>
        <w:t>重傷他，但仍殺不死他，慘嚎中葉全迅速的往後退去，</w:t>
      </w:r>
      <w:r w:rsidR="001975A7">
        <w:rPr>
          <w:rFonts w:hint="eastAsia"/>
        </w:rPr>
        <w:t>想要掏出懷中的符籙阻擋對方。</w:t>
      </w:r>
    </w:p>
    <w:p w:rsidR="00C04663" w:rsidRDefault="00A7259F" w:rsidP="00813907">
      <w:pPr>
        <w:spacing w:after="240"/>
      </w:pPr>
      <w:r>
        <w:rPr>
          <w:rFonts w:hint="eastAsia"/>
        </w:rPr>
        <w:t>同</w:t>
      </w:r>
      <w:r w:rsidR="001975A7">
        <w:rPr>
          <w:rFonts w:hint="eastAsia"/>
        </w:rPr>
        <w:t>一</w:t>
      </w:r>
      <w:r>
        <w:rPr>
          <w:rFonts w:hint="eastAsia"/>
        </w:rPr>
        <w:t>時</w:t>
      </w:r>
      <w:r w:rsidR="001975A7">
        <w:rPr>
          <w:rFonts w:hint="eastAsia"/>
        </w:rPr>
        <w:t>間</w:t>
      </w:r>
      <w:r>
        <w:rPr>
          <w:rFonts w:hint="eastAsia"/>
        </w:rPr>
        <w:t>身旁的葉縱天也透支修為操控著陰陽雙刀朝李龍飛這追擊過去，。</w:t>
      </w:r>
    </w:p>
    <w:p w:rsidR="00C04663" w:rsidRDefault="00A7259F" w:rsidP="00813907">
      <w:pPr>
        <w:spacing w:after="240"/>
      </w:pPr>
      <w:r>
        <w:rPr>
          <w:rFonts w:hint="eastAsia"/>
        </w:rPr>
        <w:t>只是李龍飛怎會給他回氣</w:t>
      </w:r>
      <w:r w:rsidR="001975A7">
        <w:rPr>
          <w:rFonts w:hint="eastAsia"/>
        </w:rPr>
        <w:t>跟反擊</w:t>
      </w:r>
      <w:r>
        <w:rPr>
          <w:rFonts w:hint="eastAsia"/>
        </w:rPr>
        <w:t>的機</w:t>
      </w:r>
      <w:r w:rsidR="001975A7">
        <w:rPr>
          <w:rFonts w:hint="eastAsia"/>
        </w:rPr>
        <w:t>會</w:t>
      </w:r>
      <w:r>
        <w:rPr>
          <w:rFonts w:hint="eastAsia"/>
        </w:rPr>
        <w:t>，同樣耗盡修為的情況下，只靠肉身之力的他速度</w:t>
      </w:r>
      <w:r w:rsidR="00236829">
        <w:rPr>
          <w:rFonts w:hint="eastAsia"/>
        </w:rPr>
        <w:t>只會</w:t>
      </w:r>
      <w:r>
        <w:rPr>
          <w:rFonts w:hint="eastAsia"/>
        </w:rPr>
        <w:t>比對方更快，化作一道殘影不斷朝葉全這擊來。</w:t>
      </w:r>
    </w:p>
    <w:p w:rsidR="00C04663" w:rsidRDefault="00A7259F" w:rsidP="00813907">
      <w:pPr>
        <w:spacing w:after="240"/>
      </w:pPr>
      <w:r>
        <w:rPr>
          <w:rFonts w:hint="eastAsia"/>
        </w:rPr>
        <w:t>眼看自己</w:t>
      </w:r>
      <w:r w:rsidR="001975A7">
        <w:rPr>
          <w:rFonts w:hint="eastAsia"/>
        </w:rPr>
        <w:t>被打得連掏出符籙的機會都沒有</w:t>
      </w:r>
      <w:r>
        <w:rPr>
          <w:rFonts w:hint="eastAsia"/>
        </w:rPr>
        <w:t>，而且五臟六腑</w:t>
      </w:r>
      <w:r w:rsidR="001975A7">
        <w:rPr>
          <w:rFonts w:hint="eastAsia"/>
        </w:rPr>
        <w:t>紛紛</w:t>
      </w:r>
      <w:r>
        <w:rPr>
          <w:rFonts w:hint="eastAsia"/>
        </w:rPr>
        <w:t>受到重創，葉全心中升起一股面對死亡的寒意，他猛地發出一聲悽厲叫聲，奮力一拍自身額頭三次，濺出三道精血化作保命血刀往李龍飛這擋去，同時整個人轉身更為迅速的想要拉開距離。</w:t>
      </w:r>
    </w:p>
    <w:p w:rsidR="00C04663" w:rsidRDefault="00A7259F" w:rsidP="00813907">
      <w:pPr>
        <w:spacing w:after="240"/>
      </w:pPr>
      <w:r>
        <w:rPr>
          <w:rFonts w:hint="eastAsia"/>
        </w:rPr>
        <w:lastRenderedPageBreak/>
        <w:t>只是那保命血刀隨著他的重創，此時只餘築基初期的程度，碰碰碰，雖然將李龍飛再次擊得傷痕累累，並</w:t>
      </w:r>
      <w:r w:rsidR="002D0597">
        <w:rPr>
          <w:rFonts w:hint="eastAsia"/>
        </w:rPr>
        <w:t>劃出</w:t>
      </w:r>
      <w:r>
        <w:rPr>
          <w:rFonts w:hint="eastAsia"/>
        </w:rPr>
        <w:t>一</w:t>
      </w:r>
      <w:r w:rsidR="002D0597">
        <w:rPr>
          <w:rFonts w:hint="eastAsia"/>
        </w:rPr>
        <w:t>道深可見骨的傷口</w:t>
      </w:r>
      <w:r>
        <w:rPr>
          <w:rFonts w:hint="eastAsia"/>
        </w:rPr>
        <w:t>，但他仍不為所動，繼續往前疾追。</w:t>
      </w:r>
    </w:p>
    <w:p w:rsidR="00C04663" w:rsidRDefault="00A7259F" w:rsidP="00813907">
      <w:pPr>
        <w:spacing w:after="240"/>
      </w:pPr>
      <w:r>
        <w:rPr>
          <w:rFonts w:hint="eastAsia"/>
        </w:rPr>
        <w:t>不過這一擋，終究拉開了一點距離，讓李龍飛短時間難以追上對方。</w:t>
      </w:r>
    </w:p>
    <w:p w:rsidR="00C04663" w:rsidRDefault="00A7259F" w:rsidP="00813907">
      <w:pPr>
        <w:spacing w:after="240"/>
      </w:pPr>
      <w:r>
        <w:rPr>
          <w:rFonts w:hint="eastAsia"/>
        </w:rPr>
        <w:t>就在葉全心中升起了一絲希望，發了命的往前跑</w:t>
      </w:r>
      <w:r w:rsidR="001975A7">
        <w:rPr>
          <w:rFonts w:hint="eastAsia"/>
        </w:rPr>
        <w:t>同時掏出一顆銀灰色的藥丸。</w:t>
      </w:r>
    </w:p>
    <w:p w:rsidR="00C04663" w:rsidRDefault="001975A7" w:rsidP="00813907">
      <w:pPr>
        <w:spacing w:after="240"/>
      </w:pPr>
      <w:r>
        <w:rPr>
          <w:rFonts w:hint="eastAsia"/>
        </w:rPr>
        <w:t>看著葉全那藥丸，</w:t>
      </w:r>
      <w:r w:rsidR="00A7259F">
        <w:rPr>
          <w:rFonts w:hint="eastAsia"/>
        </w:rPr>
        <w:t>李龍飛眼神中赫然綻出異樣的</w:t>
      </w:r>
      <w:r>
        <w:rPr>
          <w:rFonts w:hint="eastAsia"/>
        </w:rPr>
        <w:t>精</w:t>
      </w:r>
      <w:r w:rsidR="00A7259F">
        <w:rPr>
          <w:rFonts w:hint="eastAsia"/>
        </w:rPr>
        <w:t>芒，他</w:t>
      </w:r>
      <w:r>
        <w:rPr>
          <w:rFonts w:hint="eastAsia"/>
        </w:rPr>
        <w:t>頓了一下</w:t>
      </w:r>
      <w:r w:rsidR="00A7259F">
        <w:rPr>
          <w:rFonts w:hint="eastAsia"/>
        </w:rPr>
        <w:t>，任由那追擊來的陰陽雙刀砍在背上，鐺一聲巨響，隨著滿天的鮮血灑落，李龍飛背上</w:t>
      </w:r>
      <w:r w:rsidR="002D0597">
        <w:rPr>
          <w:rFonts w:hint="eastAsia"/>
        </w:rPr>
        <w:t>又多了</w:t>
      </w:r>
      <w:r w:rsidR="00A7259F">
        <w:rPr>
          <w:rFonts w:hint="eastAsia"/>
        </w:rPr>
        <w:t>兩道刀傷，但他也藉這一擊的反作用力，如飛電般直接追上葉全，雙拳擊出，打在葉全的背上。</w:t>
      </w:r>
    </w:p>
    <w:p w:rsidR="00C04663" w:rsidRDefault="00A7259F" w:rsidP="00813907">
      <w:pPr>
        <w:spacing w:after="240"/>
      </w:pPr>
      <w:r>
        <w:rPr>
          <w:rFonts w:hint="eastAsia"/>
        </w:rPr>
        <w:t>喀嚓的聲音自葉全體內傳開，</w:t>
      </w:r>
      <w:r w:rsidR="001975A7">
        <w:rPr>
          <w:rFonts w:hint="eastAsia"/>
        </w:rPr>
        <w:t>他還來不及吞下那藥丸，便感覺到自己體內的</w:t>
      </w:r>
      <w:r>
        <w:rPr>
          <w:rFonts w:hint="eastAsia"/>
        </w:rPr>
        <w:t>肋骨寸寸碎裂</w:t>
      </w:r>
      <w:r w:rsidR="001975A7">
        <w:rPr>
          <w:rFonts w:hint="eastAsia"/>
        </w:rPr>
        <w:t>。</w:t>
      </w:r>
    </w:p>
    <w:p w:rsidR="00C04663" w:rsidRDefault="001975A7" w:rsidP="00813907">
      <w:pPr>
        <w:spacing w:after="240"/>
      </w:pPr>
      <w:r>
        <w:rPr>
          <w:rFonts w:hint="eastAsia"/>
        </w:rPr>
        <w:t>劇烈</w:t>
      </w:r>
      <w:r w:rsidR="00A7259F">
        <w:rPr>
          <w:rFonts w:hint="eastAsia"/>
        </w:rPr>
        <w:t>的痛楚讓他連</w:t>
      </w:r>
      <w:r>
        <w:rPr>
          <w:rFonts w:hint="eastAsia"/>
        </w:rPr>
        <w:t>藥丸都拿不穩，墜落在地上，</w:t>
      </w:r>
      <w:r w:rsidR="00A7259F">
        <w:rPr>
          <w:rFonts w:hint="eastAsia"/>
        </w:rPr>
        <w:t>跟著李龍飛雙拳收起，然後再度狠狠落下，嘩一聲葉全七孔流血，心脈盡碎，再無逃跑之力，頹然倒下。</w:t>
      </w:r>
    </w:p>
    <w:p w:rsidR="00C04663" w:rsidRDefault="00D050E1" w:rsidP="00813907">
      <w:pPr>
        <w:spacing w:after="240"/>
      </w:pPr>
      <w:r>
        <w:rPr>
          <w:rFonts w:hint="eastAsia"/>
        </w:rPr>
        <w:t>隨著葉全的倒下，李龍飛</w:t>
      </w:r>
      <w:r w:rsidR="00B33C53">
        <w:rPr>
          <w:rFonts w:hint="eastAsia"/>
        </w:rPr>
        <w:t>聳立在那，全身染滿鮮血，卻有如不倒的巨人，冷眼望向身後的葉縱天。</w:t>
      </w:r>
    </w:p>
    <w:p w:rsidR="00C04663" w:rsidRDefault="00A7259F" w:rsidP="00813907">
      <w:pPr>
        <w:spacing w:after="240"/>
      </w:pPr>
      <w:r>
        <w:rPr>
          <w:rFonts w:hint="eastAsia"/>
        </w:rPr>
        <w:t>「李龍飛，你這個殺千刀的！」葉縱天在後方看到此狀，發出悽厲的叫聲，可卻</w:t>
      </w:r>
      <w:r w:rsidR="002D0597">
        <w:rPr>
          <w:rFonts w:hint="eastAsia"/>
        </w:rPr>
        <w:t>渾身顫抖，直接</w:t>
      </w:r>
      <w:r>
        <w:rPr>
          <w:rFonts w:hint="eastAsia"/>
        </w:rPr>
        <w:t>轉身就跑，實在是在</w:t>
      </w:r>
      <w:r w:rsidR="002D0597">
        <w:rPr>
          <w:rFonts w:hint="eastAsia"/>
        </w:rPr>
        <w:t>這一幕</w:t>
      </w:r>
      <w:r>
        <w:rPr>
          <w:rFonts w:hint="eastAsia"/>
        </w:rPr>
        <w:t>，</w:t>
      </w:r>
      <w:r w:rsidR="002D0597">
        <w:rPr>
          <w:rFonts w:hint="eastAsia"/>
        </w:rPr>
        <w:t>讓</w:t>
      </w:r>
      <w:r>
        <w:rPr>
          <w:rFonts w:hint="eastAsia"/>
        </w:rPr>
        <w:t>他真的怕了。</w:t>
      </w:r>
    </w:p>
    <w:p w:rsidR="00C04663" w:rsidRDefault="00A7259F" w:rsidP="00813907">
      <w:pPr>
        <w:spacing w:after="240"/>
      </w:pPr>
      <w:r>
        <w:rPr>
          <w:rFonts w:hint="eastAsia"/>
        </w:rPr>
        <w:t>己方七個練氣大圓滿修士圍攻一個，全都死了，他自己以築基修為鎮壓對方，也輸了，現在就連跟其子葉全兩個築基修士一起夾殺對方，仍是被其殺死一人，更別提死的兒子修為還比自己要高上一些。</w:t>
      </w:r>
    </w:p>
    <w:p w:rsidR="00C04663" w:rsidRDefault="00A7259F" w:rsidP="00813907">
      <w:pPr>
        <w:spacing w:after="240"/>
      </w:pPr>
      <w:r>
        <w:rPr>
          <w:rFonts w:hint="eastAsia"/>
        </w:rPr>
        <w:t>「他</w:t>
      </w:r>
      <w:r w:rsidR="002D0597">
        <w:rPr>
          <w:rFonts w:hint="eastAsia"/>
        </w:rPr>
        <w:t>下手太狠了，不只對敵人狠，對自己也狠，而且他的修為</w:t>
      </w:r>
      <w:r>
        <w:rPr>
          <w:rFonts w:hint="eastAsia"/>
        </w:rPr>
        <w:t>一定不是練氣修為…一定不是…」眼下自己的兒子、孫子，都死在對方手上，葉縱天</w:t>
      </w:r>
      <w:r w:rsidR="0089088D">
        <w:rPr>
          <w:rFonts w:hint="eastAsia"/>
        </w:rPr>
        <w:t>不知不覺中已經被</w:t>
      </w:r>
      <w:r>
        <w:rPr>
          <w:rFonts w:hint="eastAsia"/>
        </w:rPr>
        <w:t>徹底嚇到，他無法將對方跟練氣修士相提併論，甚至，就連築基修士，他也覺得比不上李龍飛。</w:t>
      </w:r>
    </w:p>
    <w:p w:rsidR="00C04663" w:rsidRDefault="00A7259F" w:rsidP="00813907">
      <w:pPr>
        <w:spacing w:after="240"/>
      </w:pPr>
      <w:r>
        <w:rPr>
          <w:rFonts w:hint="eastAsia"/>
        </w:rPr>
        <w:t>此時葉縱天不但鬥志全無，身上的傷勢也壓抑不下，反撲的結果是修為驟減到練氣大圓滿的程度，他沒有遲疑，</w:t>
      </w:r>
      <w:r w:rsidR="0089088D">
        <w:rPr>
          <w:rFonts w:hint="eastAsia"/>
        </w:rPr>
        <w:t>掏出一枚救命丹藥，放入口中後勉強提起修為，全力逃跑；其</w:t>
      </w:r>
      <w:r>
        <w:rPr>
          <w:rFonts w:hint="eastAsia"/>
        </w:rPr>
        <w:t>內心有如驚弓之鳥，再無法戰鬥，只想遠遠逃回族內，才能保障自己的安全。</w:t>
      </w:r>
    </w:p>
    <w:p w:rsidR="00C04663" w:rsidRDefault="0089088D" w:rsidP="00813907">
      <w:pPr>
        <w:spacing w:after="240"/>
      </w:pPr>
      <w:r>
        <w:rPr>
          <w:rFonts w:hint="eastAsia"/>
        </w:rPr>
        <w:t>而</w:t>
      </w:r>
      <w:r w:rsidR="00A7259F">
        <w:rPr>
          <w:rFonts w:hint="eastAsia"/>
        </w:rPr>
        <w:t>在葉縱天心</w:t>
      </w:r>
      <w:r>
        <w:rPr>
          <w:rFonts w:hint="eastAsia"/>
        </w:rPr>
        <w:t>底</w:t>
      </w:r>
      <w:r w:rsidR="00A7259F">
        <w:rPr>
          <w:rFonts w:hint="eastAsia"/>
        </w:rPr>
        <w:t>，更</w:t>
      </w:r>
      <w:r>
        <w:rPr>
          <w:rFonts w:hint="eastAsia"/>
        </w:rPr>
        <w:t>是</w:t>
      </w:r>
      <w:r w:rsidR="00A7259F">
        <w:rPr>
          <w:rFonts w:hint="eastAsia"/>
        </w:rPr>
        <w:t>隱隱對其孫葉無垠有些懷恨，認為這一切都是他造成的。</w:t>
      </w:r>
    </w:p>
    <w:p w:rsidR="00C04663" w:rsidRDefault="00A7259F" w:rsidP="00813907">
      <w:pPr>
        <w:spacing w:after="240"/>
      </w:pPr>
      <w:r>
        <w:rPr>
          <w:rFonts w:hint="eastAsia"/>
        </w:rPr>
        <w:t>然若他能冷靜下來，便能想到，早前他觀察李龍飛大戰七個練氣修士時，曾判斷</w:t>
      </w:r>
      <w:r>
        <w:rPr>
          <w:rFonts w:hint="eastAsia"/>
        </w:rPr>
        <w:lastRenderedPageBreak/>
        <w:t>過那四名練氣修士如不要在最後臨陣逃跑，應該還有機會將李龍飛重創，但實際親身體會過後，葉縱天無法冷靜，無法不瘋狂，只能沒命的往自己來的地方逃去。</w:t>
      </w:r>
    </w:p>
    <w:p w:rsidR="00C04663" w:rsidRDefault="00A7259F" w:rsidP="00813907">
      <w:pPr>
        <w:spacing w:after="240"/>
      </w:pPr>
      <w:r>
        <w:rPr>
          <w:rFonts w:hint="eastAsia"/>
        </w:rPr>
        <w:t>此時李龍飛目賭對方逃去，眼中的殺機沒有因為剛殺了葉全而冷卻，反而更為熾烈。</w:t>
      </w:r>
    </w:p>
    <w:p w:rsidR="00C04663" w:rsidRDefault="00A7259F" w:rsidP="00813907">
      <w:pPr>
        <w:spacing w:after="240"/>
      </w:pPr>
      <w:r>
        <w:rPr>
          <w:rFonts w:hint="eastAsia"/>
        </w:rPr>
        <w:t>事實上，李龍飛方才雖然擊殺了葉全，但自己也受到了盡乎死亡的重創。</w:t>
      </w:r>
    </w:p>
    <w:p w:rsidR="00C04663" w:rsidRDefault="00A7259F" w:rsidP="00813907">
      <w:pPr>
        <w:spacing w:after="240"/>
      </w:pPr>
      <w:r>
        <w:rPr>
          <w:rFonts w:hint="eastAsia"/>
        </w:rPr>
        <w:t>其身軀中了好幾次的刀傷，雖有堪比</w:t>
      </w:r>
      <w:r w:rsidR="00236829">
        <w:rPr>
          <w:rFonts w:hint="eastAsia"/>
        </w:rPr>
        <w:t>後天生靈</w:t>
      </w:r>
      <w:r>
        <w:rPr>
          <w:rFonts w:hint="eastAsia"/>
        </w:rPr>
        <w:t>的肉身之力，加上驚人的恢復力硬撐，但對方畢竟是築基修士，其實內外早已完全透支，跟本無法再戰</w:t>
      </w:r>
      <w:r w:rsidR="00B33C53">
        <w:rPr>
          <w:rFonts w:hint="eastAsia"/>
        </w:rPr>
        <w:t>，只能勉強站在那裏。</w:t>
      </w:r>
    </w:p>
    <w:p w:rsidR="00C04663" w:rsidRDefault="00A7259F" w:rsidP="00813907">
      <w:pPr>
        <w:spacing w:after="240"/>
      </w:pPr>
      <w:r>
        <w:rPr>
          <w:rFonts w:hint="eastAsia"/>
        </w:rPr>
        <w:t>而葉全臨死前的反震力，也讓李龍飛靈脈受損，強大的恢復力受到些許影響，倘若葉縱天拼命，李龍飛就算</w:t>
      </w:r>
      <w:r w:rsidR="0089088D">
        <w:rPr>
          <w:rFonts w:hint="eastAsia"/>
        </w:rPr>
        <w:t>能僥倖</w:t>
      </w:r>
      <w:r>
        <w:rPr>
          <w:rFonts w:hint="eastAsia"/>
        </w:rPr>
        <w:t>不死，也只能逃</w:t>
      </w:r>
      <w:r w:rsidR="0089088D">
        <w:rPr>
          <w:rFonts w:hint="eastAsia"/>
        </w:rPr>
        <w:t>之夭夭</w:t>
      </w:r>
      <w:r>
        <w:rPr>
          <w:rFonts w:hint="eastAsia"/>
        </w:rPr>
        <w:t>，但如今對方逃跑，卻反倒讓他有了個機會回氣。</w:t>
      </w:r>
    </w:p>
    <w:p w:rsidR="00C04663" w:rsidRDefault="00A7259F" w:rsidP="00813907">
      <w:pPr>
        <w:spacing w:after="240"/>
      </w:pPr>
      <w:r>
        <w:rPr>
          <w:rFonts w:hint="eastAsia"/>
        </w:rPr>
        <w:t>李龍飛沒有魯莽追上，而是用顫抖的手將葉全</w:t>
      </w:r>
      <w:r w:rsidR="005D495B">
        <w:rPr>
          <w:rFonts w:hint="eastAsia"/>
        </w:rPr>
        <w:t>落下的那粒藥丸拾起，放在眼前仔細觀察。</w:t>
      </w:r>
    </w:p>
    <w:p w:rsidR="00C04663" w:rsidRDefault="005D495B" w:rsidP="00813907">
      <w:pPr>
        <w:spacing w:after="240"/>
      </w:pPr>
      <w:r>
        <w:rPr>
          <w:rFonts w:hint="eastAsia"/>
        </w:rPr>
        <w:t>對於丹道，他沒有著墨，自然認不出這顆藥丸是甚麼，但既然葉全死前想服下它，肯定是對療傷有顯著的效果。</w:t>
      </w:r>
    </w:p>
    <w:p w:rsidR="00C04663" w:rsidRDefault="005D495B" w:rsidP="00813907">
      <w:pPr>
        <w:spacing w:after="240"/>
      </w:pPr>
      <w:r>
        <w:rPr>
          <w:rFonts w:hint="eastAsia"/>
        </w:rPr>
        <w:t>只是就不知，這種逆天丹藥，有沒有後遺症。</w:t>
      </w:r>
    </w:p>
    <w:p w:rsidR="00C04663" w:rsidRDefault="005D495B" w:rsidP="00813907">
      <w:pPr>
        <w:spacing w:after="240"/>
      </w:pPr>
      <w:r>
        <w:rPr>
          <w:rFonts w:hint="eastAsia"/>
        </w:rPr>
        <w:t>「就算有後遺症，只要現在能恢復功力，擊殺那個老鬼，那又如何！」李龍飛眼中閃過一抹狠意，毅然決然地將丹藥吞服入肚。</w:t>
      </w:r>
    </w:p>
    <w:p w:rsidR="00C04663" w:rsidRDefault="005D495B" w:rsidP="00813907">
      <w:pPr>
        <w:spacing w:after="240"/>
      </w:pPr>
      <w:r>
        <w:rPr>
          <w:rFonts w:hint="eastAsia"/>
        </w:rPr>
        <w:t>事實上，</w:t>
      </w:r>
      <w:r w:rsidR="00A7259F">
        <w:rPr>
          <w:rFonts w:hint="eastAsia"/>
        </w:rPr>
        <w:t>那療傷丹藥</w:t>
      </w:r>
      <w:r w:rsidR="0089088D">
        <w:rPr>
          <w:rFonts w:hint="eastAsia"/>
        </w:rPr>
        <w:t>與葉縱天所服下的丹藥一樣，</w:t>
      </w:r>
      <w:r w:rsidR="00A7259F">
        <w:rPr>
          <w:rFonts w:hint="eastAsia"/>
        </w:rPr>
        <w:t>是葉全的最後手段，在生死關頭時可以救他一命，</w:t>
      </w:r>
      <w:r>
        <w:rPr>
          <w:rFonts w:hint="eastAsia"/>
        </w:rPr>
        <w:t>更沒有甚麼太大的後遺症。</w:t>
      </w:r>
    </w:p>
    <w:p w:rsidR="00C04663" w:rsidRDefault="00A7259F" w:rsidP="00813907">
      <w:pPr>
        <w:spacing w:after="240"/>
      </w:pPr>
      <w:r>
        <w:rPr>
          <w:rFonts w:hint="eastAsia"/>
        </w:rPr>
        <w:t>想不到</w:t>
      </w:r>
      <w:r w:rsidR="005D495B">
        <w:rPr>
          <w:rFonts w:hint="eastAsia"/>
        </w:rPr>
        <w:t>他</w:t>
      </w:r>
      <w:r>
        <w:rPr>
          <w:rFonts w:hint="eastAsia"/>
        </w:rPr>
        <w:t>還來不及拿出服下，就被李龍飛追擊而死，現在更是被其服用，倘若葉全地下有靈，想來也會含恨九泉吧。</w:t>
      </w:r>
    </w:p>
    <w:p w:rsidR="00C04663" w:rsidRDefault="00A7259F" w:rsidP="00813907">
      <w:pPr>
        <w:spacing w:after="240"/>
      </w:pPr>
      <w:r>
        <w:rPr>
          <w:rFonts w:hint="eastAsia"/>
        </w:rPr>
        <w:t>隨著那丹藥服下，李龍飛本來減慢的恢復力再度恢復，跟著靈氣擴散全身，抓緊時間全力運轉修為全力恢復。</w:t>
      </w:r>
    </w:p>
    <w:p w:rsidR="00C04663" w:rsidRDefault="0089088D" w:rsidP="00813907">
      <w:pPr>
        <w:spacing w:after="240"/>
      </w:pPr>
      <w:r>
        <w:rPr>
          <w:rFonts w:hint="eastAsia"/>
        </w:rPr>
        <w:t>兩個人一個是藉著丹藥全力恢復，一個是勉強提起修為逃跑，其恢復的速度差異，不言而喻。</w:t>
      </w:r>
    </w:p>
    <w:p w:rsidR="00C04663" w:rsidRDefault="00A7259F" w:rsidP="00813907">
      <w:pPr>
        <w:spacing w:after="240"/>
      </w:pPr>
      <w:r>
        <w:rPr>
          <w:rFonts w:hint="eastAsia"/>
        </w:rPr>
        <w:t>差不多一刻之後，李龍飛張開雙眼，身上的傷勢已好了大半，修為更是恢復了八成，</w:t>
      </w:r>
      <w:r w:rsidR="005D495B">
        <w:rPr>
          <w:rFonts w:hint="eastAsia"/>
        </w:rPr>
        <w:t>嘴角浮現一抹冷笑</w:t>
      </w:r>
      <w:r>
        <w:rPr>
          <w:rFonts w:hint="eastAsia"/>
        </w:rPr>
        <w:t>，面色陰沉的朝著葉縱天逃跑的方向追去。</w:t>
      </w:r>
    </w:p>
    <w:p w:rsidR="00C04663" w:rsidRDefault="00A7259F" w:rsidP="00813907">
      <w:pPr>
        <w:spacing w:after="240"/>
      </w:pPr>
      <w:r>
        <w:rPr>
          <w:rFonts w:hint="eastAsia"/>
        </w:rPr>
        <w:t>幾個時辰之後，李龍飛腳步蹣跚，身上沾滿了鮮血，帶著葉縱天的頭顱，回到了</w:t>
      </w:r>
      <w:r>
        <w:rPr>
          <w:rFonts w:hint="eastAsia"/>
        </w:rPr>
        <w:lastRenderedPageBreak/>
        <w:t>原地。</w:t>
      </w:r>
    </w:p>
    <w:p w:rsidR="00C04663" w:rsidRDefault="00A7259F" w:rsidP="00813907">
      <w:pPr>
        <w:spacing w:after="240"/>
      </w:pPr>
      <w:r>
        <w:rPr>
          <w:rFonts w:hint="eastAsia"/>
        </w:rPr>
        <w:t>葉縱天的臉上，滿是恐懼，雙眼張大，目中更有不甘及仇恨在。</w:t>
      </w:r>
    </w:p>
    <w:p w:rsidR="00C04663" w:rsidRDefault="00A7259F" w:rsidP="00813907">
      <w:pPr>
        <w:spacing w:after="240"/>
      </w:pPr>
      <w:r>
        <w:rPr>
          <w:rFonts w:hint="eastAsia"/>
        </w:rPr>
        <w:t>自在道外廣大的樹林內，不知何時，又下起了一場大雨，這雨來得又大又急，沖去了眾人的蹤跡，沖去了血腥味，也沖去了李龍飛心中的殺機。</w:t>
      </w:r>
    </w:p>
    <w:p w:rsidR="00C04663" w:rsidRDefault="00A7259F" w:rsidP="00813907">
      <w:pPr>
        <w:spacing w:after="240"/>
      </w:pPr>
      <w:r>
        <w:rPr>
          <w:rFonts w:hint="eastAsia"/>
        </w:rPr>
        <w:t>一路上葉家族人的屍體，被李龍飛一一的找尋回來，跟著施展術法，將他們通通燒成了灰燼。</w:t>
      </w:r>
    </w:p>
    <w:p w:rsidR="00C04663" w:rsidRDefault="00A7259F" w:rsidP="00813907">
      <w:pPr>
        <w:spacing w:after="240"/>
      </w:pPr>
      <w:r>
        <w:rPr>
          <w:rFonts w:hint="eastAsia"/>
        </w:rPr>
        <w:t>其中有兩具屍體，身上留有劍痕，卻不是被他所殺，想來是杜之嚴所為。</w:t>
      </w:r>
    </w:p>
    <w:p w:rsidR="00C04663" w:rsidRDefault="00A7259F" w:rsidP="00813907">
      <w:pPr>
        <w:spacing w:after="240"/>
      </w:pPr>
      <w:r>
        <w:rPr>
          <w:rFonts w:hint="eastAsia"/>
        </w:rPr>
        <w:t>而李龍飛找了半天，始終沒看到杜之嚴的屍體，看起來對方應該是安全回到了赤劍宗內。</w:t>
      </w:r>
    </w:p>
    <w:p w:rsidR="00C04663" w:rsidRDefault="00A7259F" w:rsidP="00813907">
      <w:pPr>
        <w:spacing w:after="240"/>
      </w:pPr>
      <w:r>
        <w:rPr>
          <w:rFonts w:hint="eastAsia"/>
        </w:rPr>
        <w:t>李龍飛收走所有儲物袋</w:t>
      </w:r>
      <w:r w:rsidR="005D495B">
        <w:rPr>
          <w:rFonts w:hint="eastAsia"/>
        </w:rPr>
        <w:t>與法器</w:t>
      </w:r>
      <w:r>
        <w:rPr>
          <w:rFonts w:hint="eastAsia"/>
        </w:rPr>
        <w:t>，看向自在道的方向，沉默片刻，轉身往那巨大赤劍走去。</w:t>
      </w:r>
    </w:p>
    <w:p w:rsidR="00C04663" w:rsidRDefault="00A7259F" w:rsidP="00813907">
      <w:pPr>
        <w:spacing w:after="240"/>
      </w:pPr>
      <w:r>
        <w:rPr>
          <w:rFonts w:hint="eastAsia"/>
        </w:rPr>
        <w:t>「修為已經到達了練氣期的極致，接下來，得想辦法找築基的方法了…赤劍宗</w:t>
      </w:r>
      <w:r w:rsidR="001D7D26">
        <w:rPr>
          <w:rFonts w:hint="eastAsia"/>
        </w:rPr>
        <w:t>那，雖然我沒有特別期待，但</w:t>
      </w:r>
      <w:r w:rsidR="00431965">
        <w:rPr>
          <w:rFonts w:hint="eastAsia"/>
        </w:rPr>
        <w:t>暫時躲避刀仙宗跟自在道的追兵，還是需要的。</w:t>
      </w:r>
      <w:r>
        <w:rPr>
          <w:rFonts w:hint="eastAsia"/>
        </w:rPr>
        <w:t>希望那姓杜的，能遵守約定，否則，也要讓他付出一定的代價！」</w:t>
      </w:r>
    </w:p>
    <w:p w:rsidR="00C04663" w:rsidRDefault="008C0990" w:rsidP="00813907">
      <w:pPr>
        <w:spacing w:after="240"/>
      </w:pPr>
      <w:r>
        <w:rPr>
          <w:rFonts w:hint="eastAsia"/>
        </w:rPr>
        <w:t>經過這次戰鬥，李龍飛深刻的感悟到在修真界內，一切都靠拳頭說話，對於自己要走的路，也不再迷惘。</w:t>
      </w:r>
    </w:p>
    <w:p w:rsidR="00C04663" w:rsidRDefault="00A7259F" w:rsidP="00813907">
      <w:pPr>
        <w:spacing w:after="240"/>
      </w:pPr>
      <w:r>
        <w:rPr>
          <w:rFonts w:hint="eastAsia"/>
        </w:rPr>
        <w:t>「</w:t>
      </w:r>
      <w:r w:rsidR="00143B60">
        <w:rPr>
          <w:rFonts w:hint="eastAsia"/>
        </w:rPr>
        <w:t>我</w:t>
      </w:r>
      <w:r>
        <w:rPr>
          <w:rFonts w:hint="eastAsia"/>
        </w:rPr>
        <w:t>變強</w:t>
      </w:r>
      <w:r w:rsidR="00143B60">
        <w:rPr>
          <w:rFonts w:hint="eastAsia"/>
        </w:rPr>
        <w:t>了</w:t>
      </w:r>
      <w:r>
        <w:rPr>
          <w:rFonts w:hint="eastAsia"/>
        </w:rPr>
        <w:t>，</w:t>
      </w:r>
      <w:r w:rsidR="00143B60">
        <w:rPr>
          <w:rFonts w:hint="eastAsia"/>
        </w:rPr>
        <w:t>但還不夠</w:t>
      </w:r>
      <w:r>
        <w:rPr>
          <w:rFonts w:hint="eastAsia"/>
        </w:rPr>
        <w:t>…只有變</w:t>
      </w:r>
      <w:r w:rsidR="00143B60">
        <w:rPr>
          <w:rFonts w:hint="eastAsia"/>
        </w:rPr>
        <w:t>得</w:t>
      </w:r>
      <w:r w:rsidR="00414540">
        <w:rPr>
          <w:rFonts w:hint="eastAsia"/>
        </w:rPr>
        <w:t>比任何人都</w:t>
      </w:r>
      <w:r>
        <w:rPr>
          <w:rFonts w:hint="eastAsia"/>
        </w:rPr>
        <w:t>強，才能夠報仇</w:t>
      </w:r>
      <w:r w:rsidR="00414540">
        <w:rPr>
          <w:rFonts w:hint="eastAsia"/>
        </w:rPr>
        <w:t>，才能夠在這修仙路上存活下去</w:t>
      </w:r>
      <w:r>
        <w:rPr>
          <w:rFonts w:hint="eastAsia"/>
        </w:rPr>
        <w:t>…」</w:t>
      </w:r>
      <w:r w:rsidR="00143B60">
        <w:rPr>
          <w:rFonts w:hint="eastAsia"/>
        </w:rPr>
        <w:t>至始至終，</w:t>
      </w:r>
      <w:r>
        <w:rPr>
          <w:rFonts w:hint="eastAsia"/>
        </w:rPr>
        <w:t>李龍飛復活父親跟報仇的初衷沒變，只是，他明白了若是不變強，一切都只是空談。</w:t>
      </w:r>
    </w:p>
    <w:p w:rsidR="00C04663" w:rsidRDefault="008C0990" w:rsidP="00813907">
      <w:pPr>
        <w:spacing w:after="240"/>
      </w:pPr>
      <w:r>
        <w:rPr>
          <w:rFonts w:hint="eastAsia"/>
        </w:rPr>
        <w:t>強者生存，更強者說話。</w:t>
      </w:r>
    </w:p>
    <w:p w:rsidR="00C04663" w:rsidRDefault="008C0990" w:rsidP="00813907">
      <w:pPr>
        <w:spacing w:after="240"/>
      </w:pPr>
      <w:r>
        <w:rPr>
          <w:rFonts w:hint="eastAsia"/>
        </w:rPr>
        <w:t>只有不斷的變強，才有機會存活下來，才有機會…有那報仇的一天！</w:t>
      </w:r>
    </w:p>
    <w:p w:rsidR="00C04663" w:rsidRDefault="00A7259F" w:rsidP="00813907">
      <w:pPr>
        <w:spacing w:after="240"/>
      </w:pPr>
      <w:r>
        <w:rPr>
          <w:rFonts w:hint="eastAsia"/>
        </w:rPr>
        <w:t>打定了主意，李龍飛立刻向前疾馳，他並沒有打算捲入赤劍宗與刀仙宗的四派戰爭之中，但為了拿到靈仙蟲芝，為了能避開後面可能的追兵，他只能去，不得不去！</w:t>
      </w:r>
      <w:r>
        <w:rPr>
          <w:rFonts w:hint="eastAsia"/>
        </w:rPr>
        <w:tab/>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武癡</w:t>
      </w:r>
    </w:p>
    <w:p w:rsidR="00C04663" w:rsidRDefault="00C04663" w:rsidP="00813907">
      <w:pPr>
        <w:spacing w:after="240"/>
      </w:pPr>
    </w:p>
    <w:p w:rsidR="00C04663" w:rsidRDefault="00A7259F" w:rsidP="00813907">
      <w:pPr>
        <w:spacing w:after="240"/>
      </w:pPr>
      <w:r>
        <w:rPr>
          <w:rFonts w:hint="eastAsia"/>
        </w:rPr>
        <w:t>赤劍小山下，一條彎延小徑從山腳直通山頂，頂頭一座小道觀，兩個人隨意地坐</w:t>
      </w:r>
      <w:r>
        <w:rPr>
          <w:rFonts w:hint="eastAsia"/>
        </w:rPr>
        <w:lastRenderedPageBreak/>
        <w:t>在那裡，其中一人眼神中卻是透露著精芒，只要有人經過，肯定會被他察覺。</w:t>
      </w:r>
    </w:p>
    <w:p w:rsidR="00C04663" w:rsidRDefault="00A7259F" w:rsidP="00813907">
      <w:pPr>
        <w:spacing w:after="240"/>
      </w:pPr>
      <w:r>
        <w:rPr>
          <w:rFonts w:hint="eastAsia"/>
        </w:rPr>
        <w:t>那眼露精芒的是一名白面儒生，背上三把長劍，搖著扇子，不急不徐地看著下方。</w:t>
      </w:r>
    </w:p>
    <w:p w:rsidR="00C04663" w:rsidRDefault="00A7259F" w:rsidP="00813907">
      <w:pPr>
        <w:spacing w:after="240"/>
      </w:pPr>
      <w:r>
        <w:rPr>
          <w:rFonts w:hint="eastAsia"/>
        </w:rPr>
        <w:t>「杜師姪，你說的那人，真的會來這嗎？」</w:t>
      </w:r>
    </w:p>
    <w:p w:rsidR="00C04663" w:rsidRDefault="00A7259F" w:rsidP="00813907">
      <w:pPr>
        <w:spacing w:after="240"/>
      </w:pPr>
      <w:r>
        <w:rPr>
          <w:rFonts w:hint="eastAsia"/>
        </w:rPr>
        <w:t>「這…啟稟師叔，我跟他約好在這碰面…但是分手之際，他被兩名築基修士追殺…能不能來，我沒有多大的把握。」</w:t>
      </w:r>
    </w:p>
    <w:p w:rsidR="00C04663" w:rsidRDefault="00A7259F" w:rsidP="00813907">
      <w:pPr>
        <w:spacing w:after="240"/>
      </w:pPr>
      <w:r>
        <w:rPr>
          <w:rFonts w:hint="eastAsia"/>
        </w:rPr>
        <w:t>另外一人，心神不寧，正是早前跟李龍飛分手後逃出來的杜之嚴本人。</w:t>
      </w:r>
    </w:p>
    <w:p w:rsidR="00C04663" w:rsidRDefault="00A7259F" w:rsidP="00813907">
      <w:pPr>
        <w:spacing w:after="240"/>
      </w:pPr>
      <w:r>
        <w:rPr>
          <w:rFonts w:hint="eastAsia"/>
        </w:rPr>
        <w:t>他一身血衣已經換下，唯獨面色蒼白，看起來仍是有傷在身。</w:t>
      </w:r>
    </w:p>
    <w:p w:rsidR="00C04663" w:rsidRDefault="00A7259F" w:rsidP="00813907">
      <w:pPr>
        <w:spacing w:after="240"/>
      </w:pPr>
      <w:r>
        <w:rPr>
          <w:rFonts w:hint="eastAsia"/>
        </w:rPr>
        <w:t>那白面儒生聽完也覺得沒有多希望，搖搖頭說道。</w:t>
      </w:r>
    </w:p>
    <w:p w:rsidR="00C04663" w:rsidRDefault="00A7259F" w:rsidP="00813907">
      <w:pPr>
        <w:spacing w:after="240"/>
      </w:pPr>
      <w:r>
        <w:rPr>
          <w:rFonts w:hint="eastAsia"/>
        </w:rPr>
        <w:t>「聽杜師姪說，此人看似練氣大圓滿修為而已，但實戰中卻堪比築基，更是輕易地就將兩名練氣大圓滿的鬼屍門弟子給擊殺，感覺起來，不像是尋常練氣期弟子可以辦到的，可惜阿可惜…」</w:t>
      </w:r>
    </w:p>
    <w:p w:rsidR="00C04663" w:rsidRDefault="00A7259F" w:rsidP="00813907">
      <w:pPr>
        <w:spacing w:after="240"/>
      </w:pPr>
      <w:r>
        <w:rPr>
          <w:rFonts w:hint="eastAsia"/>
        </w:rPr>
        <w:t>「…即便是這樣，要在葉家族長兩人連同好幾名練氣圓滿修士追殺下逃出，想來還是不太可能。」</w:t>
      </w:r>
    </w:p>
    <w:p w:rsidR="00C04663" w:rsidRDefault="00A7259F" w:rsidP="00813907">
      <w:pPr>
        <w:spacing w:after="240"/>
      </w:pPr>
      <w:r>
        <w:rPr>
          <w:rFonts w:hint="eastAsia"/>
        </w:rPr>
        <w:t>「既然如此…我們是否該避一下…」杜之嚴一聽，眼上又露出一絲害怕，試探性地尋問著。</w:t>
      </w:r>
    </w:p>
    <w:p w:rsidR="00C04663" w:rsidRDefault="00A7259F" w:rsidP="00813907">
      <w:pPr>
        <w:spacing w:after="240"/>
      </w:pPr>
      <w:r>
        <w:rPr>
          <w:rFonts w:hint="eastAsia"/>
        </w:rPr>
        <w:t>這也難怪，剛逃出追殺，如果再遇上對方，任誰都會想躲一躲。</w:t>
      </w:r>
    </w:p>
    <w:p w:rsidR="00C04663" w:rsidRDefault="00A7259F" w:rsidP="00813907">
      <w:pPr>
        <w:spacing w:after="240"/>
      </w:pPr>
      <w:r>
        <w:rPr>
          <w:rFonts w:hint="eastAsia"/>
        </w:rPr>
        <w:t>那儒生眉頭一皺，哼了一聲說道。</w:t>
      </w:r>
    </w:p>
    <w:p w:rsidR="00C04663" w:rsidRDefault="00A7259F" w:rsidP="00813907">
      <w:pPr>
        <w:spacing w:after="240"/>
      </w:pPr>
      <w:r>
        <w:rPr>
          <w:rFonts w:hint="eastAsia"/>
        </w:rPr>
        <w:t>「杜師姪，這話可就不對了！這裡是赤劍宗勢力範圍，即便不敵，我們怎能說退就退？」</w:t>
      </w:r>
    </w:p>
    <w:p w:rsidR="00C04663" w:rsidRDefault="00A7259F" w:rsidP="00813907">
      <w:pPr>
        <w:spacing w:after="240"/>
      </w:pPr>
      <w:r>
        <w:rPr>
          <w:rFonts w:hint="eastAsia"/>
        </w:rPr>
        <w:t>「何況那葉縱天的陰陽雙刀，還有那葉全的一刀無痕我聞名已久，老早就想交手看看，要不是上頭規定我只能在這範圍內看守而不得隨意出手，我早就過去看看。」</w:t>
      </w:r>
    </w:p>
    <w:p w:rsidR="00C04663" w:rsidRDefault="00A7259F" w:rsidP="00813907">
      <w:pPr>
        <w:spacing w:after="240"/>
      </w:pPr>
      <w:r>
        <w:rPr>
          <w:rFonts w:hint="eastAsia"/>
        </w:rPr>
        <w:t>「現在他們追來，如果不敢上山那也就算了，只要敢踏進這赤劍小山一步，我肯定不放過他們！」</w:t>
      </w:r>
    </w:p>
    <w:p w:rsidR="00C04663" w:rsidRDefault="00A7259F" w:rsidP="00813907">
      <w:pPr>
        <w:spacing w:after="240"/>
      </w:pPr>
      <w:r>
        <w:rPr>
          <w:rFonts w:hint="eastAsia"/>
        </w:rPr>
        <w:t>那儒生雖然神情平靜，眼神中卻藏著一股興奮，若不是親耳聽到這一番言論的人，還真難以相信這樣一個外表溫文儒雅的人骨子裡卻是一名武癡，喜歡與人交手過招。</w:t>
      </w:r>
    </w:p>
    <w:p w:rsidR="00C04663" w:rsidRDefault="00A7259F" w:rsidP="00813907">
      <w:pPr>
        <w:spacing w:after="240"/>
      </w:pPr>
      <w:r>
        <w:rPr>
          <w:rFonts w:hint="eastAsia"/>
        </w:rPr>
        <w:t>杜之嚴心中叫苦，卻不敢多說甚麼，只能暗自在底下嘀咕。</w:t>
      </w:r>
    </w:p>
    <w:p w:rsidR="00C04663" w:rsidRDefault="00A7259F" w:rsidP="00813907">
      <w:pPr>
        <w:spacing w:after="240"/>
      </w:pPr>
      <w:r>
        <w:rPr>
          <w:rFonts w:hint="eastAsia"/>
        </w:rPr>
        <w:lastRenderedPageBreak/>
        <w:t>原來他在逃到這赤劍小山之後，順著小徑，一路往赤劍宗奔去，想不到在路過小亭後沒多久，就被攔了下來。</w:t>
      </w:r>
    </w:p>
    <w:p w:rsidR="00C04663" w:rsidRDefault="00A7259F" w:rsidP="00813907">
      <w:pPr>
        <w:spacing w:after="240"/>
      </w:pPr>
      <w:r>
        <w:rPr>
          <w:rFonts w:hint="eastAsia"/>
        </w:rPr>
        <w:t>當下他驚魂未定，以為是對方又追來，等到看清楚攔他的人是誰後，不由得喜憂半參。</w:t>
      </w:r>
    </w:p>
    <w:p w:rsidR="00C04663" w:rsidRDefault="00A7259F" w:rsidP="00813907">
      <w:pPr>
        <w:spacing w:after="240"/>
      </w:pPr>
      <w:r>
        <w:rPr>
          <w:rFonts w:hint="eastAsia"/>
        </w:rPr>
        <w:t>喜的是，這位師叔，跟自己還有些淵源，而且修為也到了築基中期，與那葉全有得比。</w:t>
      </w:r>
    </w:p>
    <w:p w:rsidR="00C04663" w:rsidRDefault="00A7259F" w:rsidP="00813907">
      <w:pPr>
        <w:spacing w:after="240"/>
      </w:pPr>
      <w:r>
        <w:rPr>
          <w:rFonts w:hint="eastAsia"/>
        </w:rPr>
        <w:t>憂的是，他知道這師叔頗愛比試，平時常跟宗內其他師叔過招，更是有事沒事就去外面找人決鬥，果然在聽到他說完自己被追殺後，當下就決定帶他回這小亭內，等後面的追兵過來，更要求他也留在這裡，一起等待。</w:t>
      </w:r>
    </w:p>
    <w:p w:rsidR="00C04663" w:rsidRDefault="00A7259F" w:rsidP="00813907">
      <w:pPr>
        <w:spacing w:after="240"/>
      </w:pPr>
      <w:r>
        <w:rPr>
          <w:rFonts w:hint="eastAsia"/>
        </w:rPr>
        <w:t>雖然杜之嚴一聽之後臉色大變，同時力勸許久，但這儒生卻是不為所動，甚至拿出兩宗正在交戰，本就該在邊界鎮守一下的理由出來。</w:t>
      </w:r>
    </w:p>
    <w:p w:rsidR="00C04663" w:rsidRDefault="00A7259F" w:rsidP="00813907">
      <w:pPr>
        <w:spacing w:after="240"/>
      </w:pPr>
      <w:r>
        <w:rPr>
          <w:rFonts w:hint="eastAsia"/>
        </w:rPr>
        <w:t>眼看兩人在這已經等了一天一夜，杜之嚴對李龍飛的生還已經全無希望時，那儒生突然疑地一聲輕呼，接著更站起往山下凝神細瞧。</w:t>
      </w:r>
    </w:p>
    <w:p w:rsidR="00C04663" w:rsidRDefault="00A7259F" w:rsidP="00813907">
      <w:pPr>
        <w:spacing w:after="240"/>
      </w:pPr>
      <w:r>
        <w:rPr>
          <w:rFonts w:hint="eastAsia"/>
        </w:rPr>
        <w:t>杜之嚴順著那儒生的眼神往下看，只見山底下，隱約有一個青衣修士，正嚐試從小徑旁繞路，但卻突然神情沉重，又回到了小徑路上。</w:t>
      </w:r>
    </w:p>
    <w:p w:rsidR="00C04663" w:rsidRDefault="00A7259F" w:rsidP="00813907">
      <w:pPr>
        <w:spacing w:after="240"/>
      </w:pPr>
      <w:r>
        <w:rPr>
          <w:rFonts w:hint="eastAsia"/>
        </w:rPr>
        <w:t>最後，他猶豫一下，還是選擇踏入小徑，跟著快步向前，迅速的往小亭子這跑來。</w:t>
      </w:r>
    </w:p>
    <w:p w:rsidR="00C04663" w:rsidRDefault="00A7259F" w:rsidP="00813907">
      <w:pPr>
        <w:spacing w:after="240"/>
      </w:pPr>
      <w:r>
        <w:rPr>
          <w:rFonts w:hint="eastAsia"/>
        </w:rPr>
        <w:t>那修士自然是李龍飛了，他本來想試看看能不能著從赤劍小山旁邊進去赤劍宗，卻發現甫一繞路，就遭到許多劍芒的鎖定，逼得他只得退出小山，那萬劍的劍芒才消失無蹤。</w:t>
      </w:r>
    </w:p>
    <w:p w:rsidR="00C04663" w:rsidRDefault="00A7259F" w:rsidP="00813907">
      <w:pPr>
        <w:spacing w:after="240"/>
      </w:pPr>
      <w:r>
        <w:rPr>
          <w:rFonts w:hint="eastAsia"/>
        </w:rPr>
        <w:t>「看來…這赤劍宗的邊界，的確不能隨意進出…也罷，我就直接開門見山進去，看看對方到底守不守信用…」李龍飛確認過後，不再猶豫，直接踏上小徑，一溜煙的便跑上了山頭。</w:t>
      </w:r>
    </w:p>
    <w:p w:rsidR="00C04663" w:rsidRDefault="00A7259F" w:rsidP="00813907">
      <w:pPr>
        <w:spacing w:after="240"/>
      </w:pPr>
      <w:r>
        <w:rPr>
          <w:rFonts w:hint="eastAsia"/>
        </w:rPr>
        <w:t>不一會兒，李龍飛便來到了那小亭之中，一入小亭，他微微一愣，只見兩個人已經在裡頭等著自己，其中一人，更是張著一雙大眼，露出了不敢相信的眼神直盯著自己。</w:t>
      </w:r>
    </w:p>
    <w:p w:rsidR="00C04663" w:rsidRDefault="00A7259F" w:rsidP="00813907">
      <w:pPr>
        <w:spacing w:after="240"/>
      </w:pPr>
      <w:r>
        <w:rPr>
          <w:rFonts w:hint="eastAsia"/>
        </w:rPr>
        <w:t>「你也平安，那就好了，我們的約定還算數吧？」李龍飛雖感覺到另外一人身上的威壓不小，但仍是率先朝杜之嚴點頭問了一句。</w:t>
      </w:r>
    </w:p>
    <w:p w:rsidR="00C04663" w:rsidRDefault="00A7259F" w:rsidP="00813907">
      <w:pPr>
        <w:spacing w:after="240"/>
      </w:pPr>
      <w:r>
        <w:rPr>
          <w:rFonts w:hint="eastAsia"/>
        </w:rPr>
        <w:t>杜之嚴臉色一變，正要說些甚麼，那儒生已經開口搶先搭過話笑道。</w:t>
      </w:r>
    </w:p>
    <w:p w:rsidR="00C04663" w:rsidRDefault="00A7259F" w:rsidP="00813907">
      <w:pPr>
        <w:spacing w:after="240"/>
      </w:pPr>
      <w:r>
        <w:rPr>
          <w:rFonts w:hint="eastAsia"/>
        </w:rPr>
        <w:t>「哈哈哈…多謝這位道友出手救了師姪，洪秀在此先向你謝過了！」</w:t>
      </w:r>
    </w:p>
    <w:p w:rsidR="00C04663" w:rsidRDefault="00A7259F" w:rsidP="00813907">
      <w:pPr>
        <w:spacing w:after="240"/>
      </w:pPr>
      <w:r>
        <w:rPr>
          <w:rFonts w:hint="eastAsia"/>
        </w:rPr>
        <w:lastRenderedPageBreak/>
        <w:t>這話說得客氣，乃是因為那儒生雖看出李龍飛修為</w:t>
      </w:r>
      <w:r w:rsidR="00AF5359">
        <w:rPr>
          <w:rFonts w:hint="eastAsia"/>
        </w:rPr>
        <w:t>雖只有練氣</w:t>
      </w:r>
      <w:r>
        <w:rPr>
          <w:rFonts w:hint="eastAsia"/>
        </w:rPr>
        <w:t>，但既然能逃到這裡，那便代表葉全兩名築基修士的追殺沒有成功。</w:t>
      </w:r>
    </w:p>
    <w:p w:rsidR="00C04663" w:rsidRDefault="00A7259F" w:rsidP="00813907">
      <w:pPr>
        <w:spacing w:after="240"/>
      </w:pPr>
      <w:r>
        <w:rPr>
          <w:rFonts w:hint="eastAsia"/>
        </w:rPr>
        <w:t>這麼一來，那儒生對其是否為練氣期的</w:t>
      </w:r>
      <w:r w:rsidR="00AF5359">
        <w:rPr>
          <w:rFonts w:hint="eastAsia"/>
        </w:rPr>
        <w:t>修士</w:t>
      </w:r>
      <w:r>
        <w:rPr>
          <w:rFonts w:hint="eastAsia"/>
        </w:rPr>
        <w:t>便有些懷疑，暗想該不會是築基修士隱瞞修為等等，再者，對方救了自己同宗弟子，於情於理，都不好意思以長輩自之。</w:t>
      </w:r>
    </w:p>
    <w:p w:rsidR="00C04663" w:rsidRDefault="00A7259F" w:rsidP="00813907">
      <w:pPr>
        <w:spacing w:after="240"/>
      </w:pPr>
      <w:r>
        <w:rPr>
          <w:rFonts w:hint="eastAsia"/>
        </w:rPr>
        <w:t>李龍飛聽到這話，卻是心中幾番思量。</w:t>
      </w:r>
    </w:p>
    <w:p w:rsidR="00C04663" w:rsidRDefault="00A7259F" w:rsidP="00813907">
      <w:pPr>
        <w:spacing w:after="240"/>
      </w:pPr>
      <w:r>
        <w:rPr>
          <w:rFonts w:hint="eastAsia"/>
        </w:rPr>
        <w:t>首先，對方既然稱呼杜之嚴為師姪，看起來的確是赤劍宗的長輩沒錯，加上其身上修為雖然隱而不現，卻跟先前葉全所給自己的壓力相差無幾，肯定是築基修士。</w:t>
      </w:r>
    </w:p>
    <w:p w:rsidR="00C04663" w:rsidRDefault="00A7259F" w:rsidP="00813907">
      <w:pPr>
        <w:spacing w:after="240"/>
      </w:pPr>
      <w:r>
        <w:rPr>
          <w:rFonts w:hint="eastAsia"/>
        </w:rPr>
        <w:t>自己目前逃離宗門，前途茫茫，後有追兵，雖說對方口中客氣，但自己可不能真的就此拿翹，當下躬身回答。</w:t>
      </w:r>
    </w:p>
    <w:p w:rsidR="00C04663" w:rsidRDefault="00A7259F" w:rsidP="00813907">
      <w:pPr>
        <w:spacing w:after="240"/>
      </w:pPr>
      <w:r>
        <w:rPr>
          <w:rFonts w:hint="eastAsia"/>
        </w:rPr>
        <w:t>「不敢，晚輩李龍飛，恰巧經過遇到杜兄被刀仙宗人追殺，所以出手幫忙，之後因對方人手眾多，所以分開逃命，相約在此，此時見到杜兄無恙，心下也是感到欣喜。」</w:t>
      </w:r>
    </w:p>
    <w:p w:rsidR="00C04663" w:rsidRDefault="00A7259F" w:rsidP="00813907">
      <w:pPr>
        <w:spacing w:after="240"/>
      </w:pPr>
      <w:r>
        <w:rPr>
          <w:rFonts w:hint="eastAsia"/>
        </w:rPr>
        <w:t>這番對答，不卑不亢，如果是從前，李龍飛還真無法回答得這麼圓滿，也多虧這幾年歷練，加上那山水界中無數考驗的洗滌，總算讓他個性沉穩了些。</w:t>
      </w:r>
    </w:p>
    <w:p w:rsidR="00C04663" w:rsidRDefault="00A7259F" w:rsidP="00813907">
      <w:pPr>
        <w:spacing w:after="240"/>
      </w:pPr>
      <w:r>
        <w:rPr>
          <w:rFonts w:hint="eastAsia"/>
        </w:rPr>
        <w:t>卻看到那洪秀神情有些複雜，跟著話題一轉，出口問道。</w:t>
      </w:r>
    </w:p>
    <w:p w:rsidR="00C04663" w:rsidRDefault="00A7259F" w:rsidP="00813907">
      <w:pPr>
        <w:spacing w:after="240"/>
      </w:pPr>
      <w:r>
        <w:rPr>
          <w:rFonts w:hint="eastAsia"/>
        </w:rPr>
        <w:t>「聽杜師姪說，你在本宗內有熟識之人，所以想要入宗探訪一陣子，雖說這事本來無礙，加上又救下本門弟子，本該答應，只是近來四派大戰頻繁，不知道閣下原先門派，所屬何宗，又或是何處之修呢？」</w:t>
      </w:r>
    </w:p>
    <w:p w:rsidR="00C04663" w:rsidRDefault="00A7259F" w:rsidP="00813907">
      <w:pPr>
        <w:spacing w:after="240"/>
      </w:pPr>
      <w:r>
        <w:rPr>
          <w:rFonts w:hint="eastAsia"/>
        </w:rPr>
        <w:t>這些話聽得李龍飛是一頭霧水，有點莫名其妙，自己何時說要入宗探訪何人？</w:t>
      </w:r>
    </w:p>
    <w:p w:rsidR="00C04663" w:rsidRDefault="00A7259F" w:rsidP="00813907">
      <w:pPr>
        <w:spacing w:after="240"/>
      </w:pPr>
      <w:r>
        <w:rPr>
          <w:rFonts w:hint="eastAsia"/>
        </w:rPr>
        <w:t>他轉頭看向杜之嚴，只見對方心虛地低下頭去，同時臉上浮現不安神情。</w:t>
      </w:r>
    </w:p>
    <w:p w:rsidR="00C04663" w:rsidRDefault="00A7259F" w:rsidP="00813907">
      <w:pPr>
        <w:spacing w:after="240"/>
      </w:pPr>
      <w:r>
        <w:rPr>
          <w:rFonts w:hint="eastAsia"/>
        </w:rPr>
        <w:t>再看向那洪秀，他仍是一臉平靜，看著自己沒有說話，但眼神中的疑問卻明白表示，如果李龍飛回答不出來，那要入赤劍宗一事，可能就沒那麼容易了。</w:t>
      </w:r>
    </w:p>
    <w:p w:rsidR="00C04663" w:rsidRDefault="00A7259F" w:rsidP="00813907">
      <w:pPr>
        <w:spacing w:after="240"/>
      </w:pPr>
      <w:r>
        <w:rPr>
          <w:rFonts w:hint="eastAsia"/>
        </w:rPr>
        <w:t>李龍飛深吸一口氣，腦中急轉，片刻之後他坦然說道。</w:t>
      </w:r>
    </w:p>
    <w:p w:rsidR="00C04663" w:rsidRDefault="00A7259F" w:rsidP="00813907">
      <w:pPr>
        <w:spacing w:after="240"/>
      </w:pPr>
      <w:r>
        <w:rPr>
          <w:rFonts w:hint="eastAsia"/>
        </w:rPr>
        <w:t>「晚輩乃自在道門下…」剛說完這句，那杜之嚴就阿了一聲，而洪秀則是眼神微微一縮，隨即又變得自然，李龍飛卻沒有停滯，仍是繼續把話說完。</w:t>
      </w:r>
    </w:p>
    <w:p w:rsidR="00C04663" w:rsidRDefault="00A7259F" w:rsidP="00813907">
      <w:pPr>
        <w:spacing w:after="240"/>
      </w:pPr>
      <w:r>
        <w:rPr>
          <w:rFonts w:hint="eastAsia"/>
        </w:rPr>
        <w:t>「師承天泉，雖然師門遭逢劇變，但當時我因事在外，沒有被牽涉其中，是以這番前來，其實是希望能暫留一陣，等風波過後，再做打算。」</w:t>
      </w:r>
    </w:p>
    <w:p w:rsidR="00C04663" w:rsidRDefault="00A7259F" w:rsidP="00813907">
      <w:pPr>
        <w:spacing w:after="240"/>
      </w:pPr>
      <w:r>
        <w:rPr>
          <w:rFonts w:hint="eastAsia"/>
        </w:rPr>
        <w:lastRenderedPageBreak/>
        <w:t>卻是他順著杜之嚴的謊話，加以修改，正式提出入赤劍宗的請求。</w:t>
      </w:r>
    </w:p>
    <w:p w:rsidR="00C04663" w:rsidRDefault="00A7259F" w:rsidP="00813907">
      <w:pPr>
        <w:spacing w:after="240"/>
      </w:pPr>
      <w:r>
        <w:rPr>
          <w:rFonts w:hint="eastAsia"/>
        </w:rPr>
        <w:t>這番回答，讓杜之嚴臉色緩了一些，而洪秀聽完，先是沉默了一會後，接著好像想到何事，臉上展露笑容，看起來頗為開心。</w:t>
      </w:r>
    </w:p>
    <w:p w:rsidR="00C04663" w:rsidRDefault="00A7259F" w:rsidP="00813907">
      <w:pPr>
        <w:spacing w:after="240"/>
      </w:pPr>
      <w:r>
        <w:rPr>
          <w:rFonts w:hint="eastAsia"/>
        </w:rPr>
        <w:t>「原來如此，我想起來了，前陣子聽說自在道有個叛逃弟子，被刀仙宗跟自在道雙雙通緝，想來那便是你了。雖說目前自在道加入刀仙宗，但人各有志，既然你是不願同流合污，敵人的敵人便是朋友，赤劍宗自然是歡迎。」</w:t>
      </w:r>
    </w:p>
    <w:p w:rsidR="00C04663" w:rsidRDefault="00A7259F" w:rsidP="00813907">
      <w:pPr>
        <w:spacing w:after="240"/>
      </w:pPr>
      <w:r>
        <w:rPr>
          <w:rFonts w:hint="eastAsia"/>
        </w:rPr>
        <w:t>「只是，此番大戰之中，赤劍宗內人人都須出力，你雖是外人，但想要留在赤劍宗裡，就得在緊要關頭幫上一些忙，你可答應？」</w:t>
      </w:r>
    </w:p>
    <w:p w:rsidR="00C04663" w:rsidRDefault="00A7259F" w:rsidP="00813907">
      <w:pPr>
        <w:spacing w:after="240"/>
      </w:pPr>
      <w:r>
        <w:rPr>
          <w:rFonts w:hint="eastAsia"/>
        </w:rPr>
        <w:t>這話這也在李龍飛意料之中，畢竟天下沒白吃的午餐，但一想到有可能跟原自在道的同門對上，還是讓李龍飛猶豫了下。</w:t>
      </w:r>
    </w:p>
    <w:p w:rsidR="00C04663" w:rsidRDefault="00A7259F" w:rsidP="00813907">
      <w:pPr>
        <w:spacing w:after="240"/>
      </w:pPr>
      <w:r>
        <w:rPr>
          <w:rFonts w:hint="eastAsia"/>
        </w:rPr>
        <w:t>不過眼下只剩這條路了，而且想要讓那靈仙蟲芝成熟，還得靠杜之嚴在赤劍宗內幫忙，因此也只有遲疑一下，李龍飛便點頭答應。</w:t>
      </w:r>
    </w:p>
    <w:p w:rsidR="00C04663" w:rsidRDefault="00A7259F" w:rsidP="00813907">
      <w:pPr>
        <w:spacing w:after="240"/>
      </w:pPr>
      <w:r>
        <w:rPr>
          <w:rFonts w:hint="eastAsia"/>
        </w:rPr>
        <w:t>只是在他點頭答應之後，那洪秀卻是仍盯著他看，同時口中嘖嘖稱奇，有些躍躍欲試的表情。</w:t>
      </w:r>
    </w:p>
    <w:p w:rsidR="00C04663" w:rsidRDefault="00A7259F" w:rsidP="00813907">
      <w:pPr>
        <w:spacing w:after="240"/>
      </w:pPr>
      <w:r>
        <w:rPr>
          <w:rFonts w:hint="eastAsia"/>
        </w:rPr>
        <w:t>「晚輩既已答應，是否可以就此進入赤劍宗內？」李龍飛被看得有點不自在，強忍怪異的感覺開口問道。</w:t>
      </w:r>
    </w:p>
    <w:p w:rsidR="00C04663" w:rsidRDefault="00A7259F" w:rsidP="00813907">
      <w:pPr>
        <w:spacing w:after="240"/>
      </w:pPr>
      <w:r>
        <w:rPr>
          <w:rFonts w:hint="eastAsia"/>
        </w:rPr>
        <w:t>「喔…喔…可以，當然沒問題。」洪秀被這一問，猛然驚醒，轉身帶著李龍飛跟杜之嚴要往赤劍宗走去，臨走之際，還不忘看了李龍飛一眼，似乎有甚麼遺憾一樣。</w:t>
      </w:r>
    </w:p>
    <w:p w:rsidR="00C04663" w:rsidRDefault="00A7259F" w:rsidP="00813907">
      <w:pPr>
        <w:spacing w:after="240"/>
      </w:pPr>
      <w:r>
        <w:rPr>
          <w:rFonts w:hint="eastAsia"/>
        </w:rPr>
        <w:t>李龍飛卻不知，要不是剛剛自己一念之間以晚輩自居，這為武癡儒生，必然會想跟他交手試試。</w:t>
      </w:r>
    </w:p>
    <w:p w:rsidR="00C04663" w:rsidRDefault="00A7259F" w:rsidP="00813907">
      <w:pPr>
        <w:spacing w:after="240"/>
      </w:pPr>
      <w:r>
        <w:rPr>
          <w:rFonts w:hint="eastAsia"/>
        </w:rPr>
        <w:t>畢竟能從葉全兩位築基修士手中逃出，加上之前被人通緝，即使只是練氣期修士，洪秀也感到十分有興趣。</w:t>
      </w:r>
    </w:p>
    <w:p w:rsidR="00C04663" w:rsidRDefault="00A7259F" w:rsidP="00813907">
      <w:pPr>
        <w:spacing w:after="240"/>
      </w:pPr>
      <w:r>
        <w:rPr>
          <w:rFonts w:hint="eastAsia"/>
        </w:rPr>
        <w:t>只不過既然李龍飛都自稱晚輩了，洪秀倒也不好意思再做比試要求，要不然被人說是以大欺小，不管是贏了輸了，對他來說，可都不是一個好結果。</w:t>
      </w:r>
    </w:p>
    <w:p w:rsidR="00C04663" w:rsidRDefault="00A7259F" w:rsidP="00813907">
      <w:pPr>
        <w:spacing w:after="240"/>
      </w:pPr>
      <w:r>
        <w:rPr>
          <w:rFonts w:hint="eastAsia"/>
        </w:rPr>
        <w:t>但要是他知道李龍飛不只是逃出來了，甚至還斬殺了葉全葉縱天兩位築基修士，不知道會不會後悔，怎麼就這樣放李龍飛離開，而沒找機會比試比試。</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賓客樓</w:t>
      </w:r>
    </w:p>
    <w:p w:rsidR="00C04663" w:rsidRDefault="00C04663" w:rsidP="00813907">
      <w:pPr>
        <w:spacing w:after="240"/>
      </w:pPr>
    </w:p>
    <w:p w:rsidR="00C04663" w:rsidRDefault="00A7259F" w:rsidP="00813907">
      <w:pPr>
        <w:spacing w:after="240"/>
      </w:pPr>
      <w:r>
        <w:rPr>
          <w:rFonts w:hint="eastAsia"/>
        </w:rPr>
        <w:t>幾天後，洪秀總算帶著李龍飛兩人到了赤劍宗門派內了。</w:t>
      </w:r>
    </w:p>
    <w:p w:rsidR="00C04663" w:rsidRDefault="00A7259F" w:rsidP="00813907">
      <w:pPr>
        <w:spacing w:after="240"/>
      </w:pPr>
      <w:r>
        <w:rPr>
          <w:rFonts w:hint="eastAsia"/>
        </w:rPr>
        <w:t>雖然一路上杜之嚴已經跟李龍飛說了一些宗內的事，但是實際上看到那六座巨大山峰，跟其上赤劍宗的宏偉山門，李龍飛還是驚訝得說不出話來。</w:t>
      </w:r>
    </w:p>
    <w:p w:rsidR="00C04663" w:rsidRDefault="00A7259F" w:rsidP="00813907">
      <w:pPr>
        <w:spacing w:after="240"/>
      </w:pPr>
      <w:r>
        <w:rPr>
          <w:rFonts w:hint="eastAsia"/>
        </w:rPr>
        <w:t>要不是之前曾在梵天石內看到更高的試鍊之山，李龍飛肯定會震驚更久。</w:t>
      </w:r>
    </w:p>
    <w:p w:rsidR="00C04663" w:rsidRDefault="00A7259F" w:rsidP="00813907">
      <w:pPr>
        <w:spacing w:after="240"/>
      </w:pPr>
      <w:r>
        <w:rPr>
          <w:rFonts w:hint="eastAsia"/>
        </w:rPr>
        <w:t>見到李龍飛那樣子，杜之嚴心底終於有了一點得意。</w:t>
      </w:r>
    </w:p>
    <w:p w:rsidR="00C04663" w:rsidRDefault="00A7259F" w:rsidP="00813907">
      <w:pPr>
        <w:spacing w:after="240"/>
      </w:pPr>
      <w:r>
        <w:rPr>
          <w:rFonts w:hint="eastAsia"/>
        </w:rPr>
        <w:t>不過在踏入山門之前，杜之嚴還是帶了李龍飛去一位師叔那裡做些確認。</w:t>
      </w:r>
    </w:p>
    <w:p w:rsidR="00C04663" w:rsidRDefault="00A7259F" w:rsidP="00813907">
      <w:pPr>
        <w:spacing w:after="240"/>
      </w:pPr>
      <w:r>
        <w:rPr>
          <w:rFonts w:hint="eastAsia"/>
        </w:rPr>
        <w:t>雖說李龍飛救了他一命，但大戰期間，該做的一些審查還是不能避免。</w:t>
      </w:r>
    </w:p>
    <w:p w:rsidR="00C04663" w:rsidRDefault="00A7259F" w:rsidP="00813907">
      <w:pPr>
        <w:spacing w:after="240"/>
      </w:pPr>
      <w:r>
        <w:rPr>
          <w:rFonts w:hint="eastAsia"/>
        </w:rPr>
        <w:t>李龍飛很識相的沒說甚麼，或者說，就算他想說些甚麼，也是沒用。</w:t>
      </w:r>
    </w:p>
    <w:p w:rsidR="00C04663" w:rsidRDefault="00A7259F" w:rsidP="00813907">
      <w:pPr>
        <w:spacing w:after="240"/>
      </w:pPr>
      <w:r>
        <w:rPr>
          <w:rFonts w:hint="eastAsia"/>
        </w:rPr>
        <w:t>那位審核他暫留的師叔乃是一位光頭的結丹修士，他坐在審核房內，光是輕描淡寫地看了李龍飛一眼，就令他有種渾身被看個精光的感覺，好似自己內心裡的想法秘密，全都無法在其面前隱瞞一樣，令他差點就難過得想吐出一口血來。</w:t>
      </w:r>
    </w:p>
    <w:p w:rsidR="00C04663" w:rsidRDefault="00A7259F" w:rsidP="00813907">
      <w:pPr>
        <w:spacing w:after="240"/>
      </w:pPr>
      <w:r>
        <w:rPr>
          <w:rFonts w:hint="eastAsia"/>
        </w:rPr>
        <w:t>好在這結丹修士只是審核，沒有惡意，加上李龍飛心中坦蕩，所以這難受的感覺只持續了一個呼吸左右，便消散而去。</w:t>
      </w:r>
    </w:p>
    <w:p w:rsidR="00C04663" w:rsidRDefault="00A7259F" w:rsidP="00813907">
      <w:pPr>
        <w:spacing w:after="240"/>
      </w:pPr>
      <w:r>
        <w:rPr>
          <w:rFonts w:hint="eastAsia"/>
        </w:rPr>
        <w:t>跟著，這光頭修士對著杜之嚴微微點頭，扔出一塊代表賓客身份的牌子，以一種不可抗拒的威嚴聲音說道，「此人申請的</w:t>
      </w:r>
      <w:r w:rsidR="00AF5359">
        <w:rPr>
          <w:rFonts w:hint="eastAsia"/>
        </w:rPr>
        <w:t>入宗證</w:t>
      </w:r>
      <w:r>
        <w:rPr>
          <w:rFonts w:hint="eastAsia"/>
        </w:rPr>
        <w:t>核准了，期限</w:t>
      </w:r>
      <w:r w:rsidR="00AF5359">
        <w:rPr>
          <w:rFonts w:hint="eastAsia"/>
        </w:rPr>
        <w:t>五</w:t>
      </w:r>
      <w:r>
        <w:rPr>
          <w:rFonts w:hint="eastAsia"/>
        </w:rPr>
        <w:t>年，</w:t>
      </w:r>
      <w:r w:rsidR="00AF5359">
        <w:rPr>
          <w:rFonts w:hint="eastAsia"/>
        </w:rPr>
        <w:t>五</w:t>
      </w:r>
      <w:r>
        <w:rPr>
          <w:rFonts w:hint="eastAsia"/>
        </w:rPr>
        <w:t>年之後，需再度申請。」</w:t>
      </w:r>
    </w:p>
    <w:p w:rsidR="00C04663" w:rsidRDefault="00A7259F" w:rsidP="00813907">
      <w:pPr>
        <w:spacing w:after="240"/>
      </w:pPr>
      <w:r>
        <w:rPr>
          <w:rFonts w:hint="eastAsia"/>
        </w:rPr>
        <w:t>接著，就閉起眼睛，不再看李龍飛跟杜之嚴一眼。</w:t>
      </w:r>
    </w:p>
    <w:p w:rsidR="00C04663" w:rsidRDefault="00A7259F" w:rsidP="00813907">
      <w:pPr>
        <w:spacing w:after="240"/>
      </w:pPr>
      <w:r>
        <w:rPr>
          <w:rFonts w:hint="eastAsia"/>
        </w:rPr>
        <w:t>杜之嚴這才放下心中一塊大石，臉上大喜，拿起那個牌子，遞給了李龍飛，接著恭恭敬敬鞠躬退出審核房，長噓一口氣。</w:t>
      </w:r>
    </w:p>
    <w:p w:rsidR="00C04663" w:rsidRDefault="00A7259F" w:rsidP="00813907">
      <w:pPr>
        <w:spacing w:after="240"/>
      </w:pPr>
      <w:r>
        <w:rPr>
          <w:rFonts w:hint="eastAsia"/>
        </w:rPr>
        <w:t>「恩公，這下子，我總算不辜負對你的承諾了。」杜之嚴抱拳鞠躬，表情很是誠懇。</w:t>
      </w:r>
    </w:p>
    <w:p w:rsidR="00C04663" w:rsidRDefault="00A7259F" w:rsidP="00813907">
      <w:pPr>
        <w:spacing w:after="240"/>
      </w:pPr>
      <w:r>
        <w:rPr>
          <w:rFonts w:hint="eastAsia"/>
        </w:rPr>
        <w:t>李龍飛微微一笑，搖搖手說，「恩公這兩個字，不用再提。你既然已經知道我的來歷，應該知道，當下我們不過是互取所需而已。如果你不嫌棄，從今以後，便以道友互稱吧。」</w:t>
      </w:r>
    </w:p>
    <w:p w:rsidR="00C04663" w:rsidRDefault="00A7259F" w:rsidP="00813907">
      <w:pPr>
        <w:spacing w:after="240"/>
      </w:pPr>
      <w:r>
        <w:rPr>
          <w:rFonts w:hint="eastAsia"/>
        </w:rPr>
        <w:t>杜之嚴臉色微微一變，想要在說些甚麼，但隨後還是啞然而笑，「既然如此，杜某先謝過李道友救命之恩了。」</w:t>
      </w:r>
    </w:p>
    <w:p w:rsidR="00C04663" w:rsidRDefault="00A7259F" w:rsidP="00813907">
      <w:pPr>
        <w:spacing w:after="240"/>
      </w:pPr>
      <w:r>
        <w:rPr>
          <w:rFonts w:hint="eastAsia"/>
        </w:rPr>
        <w:t>「另外此番重返赤劍宗，杜某曾答應要將靈仙蟲芝催化，如今既已回宗，李道友</w:t>
      </w:r>
      <w:r>
        <w:rPr>
          <w:rFonts w:hint="eastAsia"/>
        </w:rPr>
        <w:lastRenderedPageBreak/>
        <w:t>是否將冰寒</w:t>
      </w:r>
      <w:r w:rsidR="000E438D">
        <w:rPr>
          <w:rFonts w:hint="eastAsia"/>
        </w:rPr>
        <w:t>葉</w:t>
      </w:r>
      <w:r>
        <w:rPr>
          <w:rFonts w:hint="eastAsia"/>
        </w:rPr>
        <w:t>跟赤目蠶拿出，好讓我送去門內丹藥大師那催化呢？」</w:t>
      </w:r>
    </w:p>
    <w:p w:rsidR="00C04663" w:rsidRDefault="00A7259F" w:rsidP="00813907">
      <w:pPr>
        <w:spacing w:after="240"/>
      </w:pPr>
      <w:r>
        <w:rPr>
          <w:rFonts w:hint="eastAsia"/>
        </w:rPr>
        <w:t>李龍飛</w:t>
      </w:r>
      <w:r w:rsidR="00B33C53">
        <w:rPr>
          <w:rFonts w:hint="eastAsia"/>
        </w:rPr>
        <w:t>聽完</w:t>
      </w:r>
      <w:r>
        <w:rPr>
          <w:rFonts w:hint="eastAsia"/>
        </w:rPr>
        <w:t>，臉上沒有露出任何表情，隨手將那靈仙蟲芝從懷中拿出，遞給了杜之嚴。</w:t>
      </w:r>
    </w:p>
    <w:p w:rsidR="00C04663" w:rsidRDefault="00A7259F" w:rsidP="00813907">
      <w:pPr>
        <w:spacing w:after="240"/>
      </w:pPr>
      <w:r>
        <w:rPr>
          <w:rFonts w:hint="eastAsia"/>
        </w:rPr>
        <w:t>雖然一路上甚麼都沒說，但是對方既然為了這靈仙蟲芝跑去大老遠的敵方那交換，如此一來，</w:t>
      </w:r>
      <w:r w:rsidR="00B33C53">
        <w:rPr>
          <w:rFonts w:hint="eastAsia"/>
        </w:rPr>
        <w:t>催</w:t>
      </w:r>
      <w:r>
        <w:rPr>
          <w:rFonts w:hint="eastAsia"/>
        </w:rPr>
        <w:t>化完後是否會還給自己實在說不準。</w:t>
      </w:r>
    </w:p>
    <w:p w:rsidR="00C04663" w:rsidRDefault="00A7259F" w:rsidP="00813907">
      <w:pPr>
        <w:spacing w:after="240"/>
      </w:pPr>
      <w:r>
        <w:rPr>
          <w:rFonts w:hint="eastAsia"/>
        </w:rPr>
        <w:t>反正這東西對自己來說本就是有了更好，沒有也罷，所以李龍飛倒也沒真的很放在心上。</w:t>
      </w:r>
    </w:p>
    <w:p w:rsidR="00C04663" w:rsidRDefault="00A7259F" w:rsidP="00813907">
      <w:pPr>
        <w:spacing w:after="240"/>
      </w:pPr>
      <w:r>
        <w:rPr>
          <w:rFonts w:hint="eastAsia"/>
        </w:rPr>
        <w:t>倒是那杜之嚴一接到那冰寒業跟赤目蠶，神情略顯興奮不安，小心翼翼拿好，跟著對李龍飛說道，「杜某必定將此靈仙蟲芝催化完成，屆時，當會奉還李道友。」</w:t>
      </w:r>
    </w:p>
    <w:p w:rsidR="00C04663" w:rsidRDefault="00A7259F" w:rsidP="00813907">
      <w:pPr>
        <w:spacing w:after="240"/>
      </w:pPr>
      <w:r>
        <w:rPr>
          <w:rFonts w:hint="eastAsia"/>
        </w:rPr>
        <w:t>看到對方神情，李龍飛雖然再次肯定了些甚麼，但他仍是不願想太多，只是</w:t>
      </w:r>
    </w:p>
    <w:p w:rsidR="00C04663" w:rsidRDefault="00A7259F" w:rsidP="00813907">
      <w:pPr>
        <w:spacing w:after="240"/>
      </w:pPr>
      <w:r>
        <w:rPr>
          <w:rFonts w:hint="eastAsia"/>
        </w:rPr>
        <w:t>隨口應答了下，並相約四十九天後再見，便回到了自己的住處。</w:t>
      </w:r>
    </w:p>
    <w:p w:rsidR="00C04663" w:rsidRDefault="00A7259F" w:rsidP="00813907">
      <w:pPr>
        <w:spacing w:after="240"/>
      </w:pPr>
      <w:r>
        <w:rPr>
          <w:rFonts w:hint="eastAsia"/>
        </w:rPr>
        <w:t>在赤劍宗內，像他這樣尋求庇護的外人不算多，但也有十來個。</w:t>
      </w:r>
    </w:p>
    <w:p w:rsidR="00C04663" w:rsidRDefault="00A7259F" w:rsidP="00813907">
      <w:pPr>
        <w:spacing w:after="240"/>
      </w:pPr>
      <w:r>
        <w:rPr>
          <w:rFonts w:hint="eastAsia"/>
        </w:rPr>
        <w:t>這些人統一都被赤劍宗安置在一個小山谷內，裡頭鳥語花香，雖不說是靈仙寶地，但倒也不算虧待。</w:t>
      </w:r>
    </w:p>
    <w:p w:rsidR="00C04663" w:rsidRDefault="00A7259F" w:rsidP="00813907">
      <w:pPr>
        <w:spacing w:after="240"/>
      </w:pPr>
      <w:r>
        <w:rPr>
          <w:rFonts w:hint="eastAsia"/>
        </w:rPr>
        <w:t>李龍飛順著牌子內的記載，來到了一戶大院前，此院佔地百丈，裡頭除了一棟獨立閣樓，樓前掛著賓客七樓外，其餘都是院子。</w:t>
      </w:r>
    </w:p>
    <w:p w:rsidR="00C04663" w:rsidRDefault="00A7259F" w:rsidP="00813907">
      <w:pPr>
        <w:spacing w:after="240"/>
      </w:pPr>
      <w:r>
        <w:rPr>
          <w:rFonts w:hint="eastAsia"/>
        </w:rPr>
        <w:t>而院子內，雖然靈氣不比當初他的內門洞府來得濃厚，但青石鋪路，小橋流水，甚至還有一個獨立的花圃，以及兩名童子在內打掃清理。</w:t>
      </w:r>
    </w:p>
    <w:p w:rsidR="00C04663" w:rsidRDefault="00A7259F" w:rsidP="00813907">
      <w:pPr>
        <w:spacing w:after="240"/>
      </w:pPr>
      <w:r>
        <w:rPr>
          <w:rFonts w:hint="eastAsia"/>
        </w:rPr>
        <w:t>「這赤劍宗果然是大宗門，光是讓外</w:t>
      </w:r>
      <w:r w:rsidR="00AF5359">
        <w:rPr>
          <w:rFonts w:hint="eastAsia"/>
        </w:rPr>
        <w:t>賓</w:t>
      </w:r>
      <w:r>
        <w:rPr>
          <w:rFonts w:hint="eastAsia"/>
        </w:rPr>
        <w:t>暫住的地方，就比當初自在道外門弟子來得好得多。要不是靈氣較稀，恐怕便是我當初的內門洞府都不過如此。」李龍飛看完心中有些感嘆，他卻不知，這閣樓本就是赤劍宗招待一些較有身份的外來客所在，當然精緻，而他因為救了杜之嚴，加上對方在赤劍宗內跟某些長輩有些淵源，所以才被允許進入，否則，</w:t>
      </w:r>
      <w:r w:rsidR="00AF5359">
        <w:rPr>
          <w:rFonts w:hint="eastAsia"/>
        </w:rPr>
        <w:t>憑</w:t>
      </w:r>
      <w:r>
        <w:rPr>
          <w:rFonts w:hint="eastAsia"/>
        </w:rPr>
        <w:t>他自在道叛逃弟子的身份，連要</w:t>
      </w:r>
      <w:r w:rsidR="00AF5359">
        <w:rPr>
          <w:rFonts w:hint="eastAsia"/>
        </w:rPr>
        <w:t>入宗</w:t>
      </w:r>
      <w:r>
        <w:rPr>
          <w:rFonts w:hint="eastAsia"/>
        </w:rPr>
        <w:t>都有些困難。</w:t>
      </w:r>
    </w:p>
    <w:p w:rsidR="00C04663" w:rsidRDefault="00A7259F" w:rsidP="00813907">
      <w:pPr>
        <w:spacing w:after="240"/>
      </w:pPr>
      <w:r>
        <w:rPr>
          <w:rFonts w:hint="eastAsia"/>
        </w:rPr>
        <w:t>李龍飛看了一會，跟著拿起那代表身份的牌子向前一晃，一道無形的禁制劃了出通道，跟著他身子一晃，走了進去。</w:t>
      </w:r>
    </w:p>
    <w:p w:rsidR="00C04663" w:rsidRDefault="00A7259F" w:rsidP="00813907">
      <w:pPr>
        <w:spacing w:after="240"/>
      </w:pPr>
      <w:r>
        <w:rPr>
          <w:rFonts w:hint="eastAsia"/>
        </w:rPr>
        <w:t>以他現在的修為，在還沒進入前就能感應到，這院子被一些粗淺的陣法之力保護著。</w:t>
      </w:r>
    </w:p>
    <w:p w:rsidR="00C04663" w:rsidRDefault="00A7259F" w:rsidP="00813907">
      <w:pPr>
        <w:spacing w:after="240"/>
      </w:pPr>
      <w:r>
        <w:rPr>
          <w:rFonts w:hint="eastAsia"/>
        </w:rPr>
        <w:t>一踏入院子，那兩名本在打掃的童子，立刻停下手邊的工作，恭恭敬敬地跑過來</w:t>
      </w:r>
      <w:r>
        <w:rPr>
          <w:rFonts w:hint="eastAsia"/>
        </w:rPr>
        <w:lastRenderedPageBreak/>
        <w:t>拱手一拜，異口同聲說道。</w:t>
      </w:r>
    </w:p>
    <w:p w:rsidR="00C04663" w:rsidRDefault="00A7259F" w:rsidP="00813907">
      <w:pPr>
        <w:spacing w:after="240"/>
      </w:pPr>
      <w:r>
        <w:rPr>
          <w:rFonts w:hint="eastAsia"/>
        </w:rPr>
        <w:t>「前輩您好，我二人是本門派來在這段時間伺候前輩的，如有任何吩咐，盡管說就是了。」</w:t>
      </w:r>
    </w:p>
    <w:p w:rsidR="00C04663" w:rsidRDefault="00A7259F" w:rsidP="00813907">
      <w:pPr>
        <w:spacing w:after="240"/>
      </w:pPr>
      <w:r>
        <w:rPr>
          <w:rFonts w:hint="eastAsia"/>
        </w:rPr>
        <w:t>這兩個小童，一個約莫八九歲，一個約莫十歲，難得的是長相相似，身上修為更是一樣都在練氣一層左右，想來是專門挑選過了。</w:t>
      </w:r>
    </w:p>
    <w:p w:rsidR="00C04663" w:rsidRDefault="00A7259F" w:rsidP="00813907">
      <w:pPr>
        <w:spacing w:after="240"/>
      </w:pPr>
      <w:r>
        <w:rPr>
          <w:rFonts w:hint="eastAsia"/>
        </w:rPr>
        <w:t>在問過姓名後，李龍飛得知他們兩一個叫石玉，一個叫石天，是真正的親兄弟，拜在赤劍宗當雜役弟子已經有一年，當下微微一笑，賞給他們一人一個靈石後，吩咐他們先下去了。</w:t>
      </w:r>
    </w:p>
    <w:p w:rsidR="00C04663" w:rsidRDefault="00A7259F" w:rsidP="00813907">
      <w:pPr>
        <w:spacing w:after="240"/>
      </w:pPr>
      <w:r>
        <w:rPr>
          <w:rFonts w:hint="eastAsia"/>
        </w:rPr>
        <w:t>那石玉跟石天有些驚喜地看著手中的靈石，機靈地點頭又說了幾件事後，這才歡歡喜喜的退下去了。</w:t>
      </w:r>
    </w:p>
    <w:p w:rsidR="00C04663" w:rsidRDefault="00A7259F" w:rsidP="00813907">
      <w:pPr>
        <w:spacing w:after="240"/>
      </w:pPr>
      <w:r>
        <w:rPr>
          <w:rFonts w:hint="eastAsia"/>
        </w:rPr>
        <w:t>看來赤劍宗雖然很大，但未入門的弟子，仍是不受重用，得不到太多的資源。</w:t>
      </w:r>
    </w:p>
    <w:p w:rsidR="00C04663" w:rsidRDefault="00A7259F" w:rsidP="00813907">
      <w:pPr>
        <w:spacing w:after="240"/>
      </w:pPr>
      <w:r>
        <w:rPr>
          <w:rFonts w:hint="eastAsia"/>
        </w:rPr>
        <w:t>打發了兩名弟子後，李龍飛踏入閣樓，只見裡頭雖然不寬廣，但一切修練的必需品，應有盡有，甚至還有一個丹爐，看來是以備給會煉丹的賓客所使用的。</w:t>
      </w:r>
    </w:p>
    <w:p w:rsidR="00C04663" w:rsidRDefault="00A7259F" w:rsidP="00813907">
      <w:pPr>
        <w:spacing w:after="240"/>
      </w:pPr>
      <w:r>
        <w:rPr>
          <w:rFonts w:hint="eastAsia"/>
        </w:rPr>
        <w:t>李龍飛察看了下，</w:t>
      </w:r>
      <w:r w:rsidR="00375419">
        <w:rPr>
          <w:rFonts w:hint="eastAsia"/>
        </w:rPr>
        <w:t>靈識</w:t>
      </w:r>
      <w:r>
        <w:rPr>
          <w:rFonts w:hint="eastAsia"/>
        </w:rPr>
        <w:t>掃過四周，確認沒有甚麼問題後，拿出之前滅殺葉全等人之後，一直都還沒有機會好好檢查的儲物袋一觀究竟。</w:t>
      </w:r>
    </w:p>
    <w:p w:rsidR="00C04663" w:rsidRDefault="00A7259F" w:rsidP="00813907">
      <w:pPr>
        <w:spacing w:after="240"/>
      </w:pPr>
      <w:r>
        <w:rPr>
          <w:rFonts w:hint="eastAsia"/>
        </w:rPr>
        <w:t>只見大大小小十多個儲物袋內，東西許多，靈石法器玲瓏滿目，讓李龍飛看得是吞了一口口水。</w:t>
      </w:r>
    </w:p>
    <w:p w:rsidR="00C04663" w:rsidRDefault="00A7259F" w:rsidP="00813907">
      <w:pPr>
        <w:spacing w:after="240"/>
      </w:pPr>
      <w:r>
        <w:rPr>
          <w:rFonts w:hint="eastAsia"/>
        </w:rPr>
        <w:t>以他富家子弟對身外之物不太戀卷的個性，這時也不禁對葉全等人的富有感到羨慕了。</w:t>
      </w:r>
    </w:p>
    <w:p w:rsidR="00C04663" w:rsidRDefault="00A7259F" w:rsidP="00813907">
      <w:pPr>
        <w:spacing w:after="240"/>
      </w:pPr>
      <w:r>
        <w:rPr>
          <w:rFonts w:hint="eastAsia"/>
        </w:rPr>
        <w:t>「這也太多了寶物了吧，這葉家等人，想來平常殺人奪寶的事做多了，不然沒事怎會放這麼多寶物在身邊呢？」</w:t>
      </w:r>
    </w:p>
    <w:p w:rsidR="00C04663" w:rsidRDefault="00A7259F" w:rsidP="00813907">
      <w:pPr>
        <w:spacing w:after="240"/>
      </w:pPr>
      <w:r>
        <w:rPr>
          <w:rFonts w:hint="eastAsia"/>
        </w:rPr>
        <w:t>李龍飛倒不知道，葉家等人固然常殺人奪寶沒錯，但在修仙界，越是寶物的東西，也越是帶在身邊。</w:t>
      </w:r>
    </w:p>
    <w:p w:rsidR="00C04663" w:rsidRDefault="00A7259F" w:rsidP="00813907">
      <w:pPr>
        <w:spacing w:after="240"/>
      </w:pPr>
      <w:r>
        <w:rPr>
          <w:rFonts w:hint="eastAsia"/>
        </w:rPr>
        <w:t>李龍飛一面嘆到，一面將物品分門別類拿起來把玩，只見那一個個法器寶物，不但從符籙飛劍，寶刀護鏡，應有盡有之外，還有幾個很特別的東西，讓他詳細觀察了許久，還看不出是幹麻的。</w:t>
      </w:r>
    </w:p>
    <w:p w:rsidR="00C04663" w:rsidRDefault="00A7259F" w:rsidP="00813907">
      <w:pPr>
        <w:spacing w:after="240"/>
      </w:pPr>
      <w:r>
        <w:rPr>
          <w:rFonts w:hint="eastAsia"/>
        </w:rPr>
        <w:t>其中一個是一個</w:t>
      </w:r>
      <w:r w:rsidR="00B33C53">
        <w:rPr>
          <w:rFonts w:hint="eastAsia"/>
        </w:rPr>
        <w:t>五</w:t>
      </w:r>
      <w:commentRangeStart w:id="4701"/>
      <w:r>
        <w:rPr>
          <w:rFonts w:hint="eastAsia"/>
        </w:rPr>
        <w:t>指連環</w:t>
      </w:r>
      <w:commentRangeEnd w:id="4701"/>
      <w:r>
        <w:rPr>
          <w:rStyle w:val="af1"/>
        </w:rPr>
        <w:commentReference w:id="4701"/>
      </w:r>
      <w:r>
        <w:rPr>
          <w:rFonts w:hint="eastAsia"/>
        </w:rPr>
        <w:t>，</w:t>
      </w:r>
      <w:r w:rsidR="00B33C53">
        <w:rPr>
          <w:rFonts w:hint="eastAsia"/>
        </w:rPr>
        <w:t>戴在手上正好一指一個</w:t>
      </w:r>
      <w:r>
        <w:rPr>
          <w:rFonts w:hint="eastAsia"/>
        </w:rPr>
        <w:t>，上面散發著不小的靈壓，感覺起來是個</w:t>
      </w:r>
      <w:r w:rsidR="00407753">
        <w:rPr>
          <w:rFonts w:hint="eastAsia"/>
        </w:rPr>
        <w:t>金屬性的</w:t>
      </w:r>
      <w:r w:rsidR="00AF5359">
        <w:rPr>
          <w:rFonts w:hint="eastAsia"/>
        </w:rPr>
        <w:t>中</w:t>
      </w:r>
      <w:r>
        <w:rPr>
          <w:rFonts w:hint="eastAsia"/>
        </w:rPr>
        <w:t>品法器。</w:t>
      </w:r>
    </w:p>
    <w:p w:rsidR="00C04663" w:rsidRDefault="00A7259F" w:rsidP="00813907">
      <w:pPr>
        <w:spacing w:after="240"/>
      </w:pPr>
      <w:r>
        <w:rPr>
          <w:rFonts w:hint="eastAsia"/>
        </w:rPr>
        <w:t>而另一個是一個</w:t>
      </w:r>
      <w:commentRangeStart w:id="4702"/>
      <w:r>
        <w:rPr>
          <w:rFonts w:hint="eastAsia"/>
        </w:rPr>
        <w:t>玩具木偶</w:t>
      </w:r>
      <w:commentRangeEnd w:id="4702"/>
      <w:r>
        <w:rPr>
          <w:rStyle w:val="af1"/>
        </w:rPr>
        <w:commentReference w:id="4702"/>
      </w:r>
      <w:r>
        <w:rPr>
          <w:rFonts w:hint="eastAsia"/>
        </w:rPr>
        <w:t>，猴頭獅身，還長有四手，雖然雕塑的十分精緻，但卻</w:t>
      </w:r>
      <w:r>
        <w:rPr>
          <w:rFonts w:hint="eastAsia"/>
        </w:rPr>
        <w:lastRenderedPageBreak/>
        <w:t>感受不到任何</w:t>
      </w:r>
      <w:del w:id="4703" w:author="簡新佳" w:date="2019-02-25T17:00:00Z">
        <w:r w:rsidDel="0012795F">
          <w:rPr>
            <w:rFonts w:hint="eastAsia"/>
          </w:rPr>
          <w:delText>靈力</w:delText>
        </w:r>
      </w:del>
      <w:ins w:id="4704" w:author="簡新佳" w:date="2019-02-25T17:00:00Z">
        <w:r w:rsidR="0012795F">
          <w:rPr>
            <w:rFonts w:hint="eastAsia"/>
          </w:rPr>
          <w:t>靈氣</w:t>
        </w:r>
      </w:ins>
      <w:r>
        <w:rPr>
          <w:rFonts w:hint="eastAsia"/>
        </w:rPr>
        <w:t>，也不知是不是</w:t>
      </w:r>
      <w:r w:rsidR="00B33C53">
        <w:rPr>
          <w:rFonts w:hint="eastAsia"/>
        </w:rPr>
        <w:t>小</w:t>
      </w:r>
      <w:r>
        <w:rPr>
          <w:rFonts w:hint="eastAsia"/>
        </w:rPr>
        <w:t>孩</w:t>
      </w:r>
      <w:r w:rsidR="00B33C53">
        <w:rPr>
          <w:rFonts w:hint="eastAsia"/>
        </w:rPr>
        <w:t>兒</w:t>
      </w:r>
      <w:r>
        <w:rPr>
          <w:rFonts w:hint="eastAsia"/>
        </w:rPr>
        <w:t>的玩具，竟被修仙之人帶在身上。</w:t>
      </w:r>
    </w:p>
    <w:p w:rsidR="00C04663" w:rsidRDefault="00A7259F" w:rsidP="00813907">
      <w:pPr>
        <w:spacing w:after="240"/>
      </w:pPr>
      <w:r>
        <w:rPr>
          <w:rFonts w:hint="eastAsia"/>
        </w:rPr>
        <w:t>李龍飛記得這兩個東西都是那拿著晶球的男修儲物袋內所有，想來也有些特別作用，</w:t>
      </w:r>
      <w:r w:rsidR="00375419">
        <w:rPr>
          <w:rFonts w:hint="eastAsia"/>
        </w:rPr>
        <w:t>靈識</w:t>
      </w:r>
      <w:r>
        <w:rPr>
          <w:rFonts w:hint="eastAsia"/>
        </w:rPr>
        <w:t>察探許久仍不知所以，這才把這兩個物品收在另一個儲物袋中，接著拿起一對黑白雙刀，若有所思的凝神注目著。</w:t>
      </w:r>
    </w:p>
    <w:p w:rsidR="00C04663" w:rsidRDefault="00A7259F" w:rsidP="00813907">
      <w:pPr>
        <w:spacing w:after="240"/>
      </w:pPr>
      <w:r>
        <w:rPr>
          <w:rFonts w:hint="eastAsia"/>
        </w:rPr>
        <w:t>這一對雙刀，正是葉縱天的成名刀器，陰陽雙刀。</w:t>
      </w:r>
    </w:p>
    <w:p w:rsidR="00C04663" w:rsidRDefault="00A7259F" w:rsidP="00813907">
      <w:pPr>
        <w:spacing w:after="240"/>
      </w:pPr>
      <w:r>
        <w:rPr>
          <w:rFonts w:hint="eastAsia"/>
        </w:rPr>
        <w:t>光是其中</w:t>
      </w:r>
      <w:r w:rsidR="00AF5359">
        <w:rPr>
          <w:rFonts w:hint="eastAsia"/>
        </w:rPr>
        <w:t>的</w:t>
      </w:r>
      <w:r>
        <w:rPr>
          <w:rFonts w:hint="eastAsia"/>
        </w:rPr>
        <w:t>任何一把，</w:t>
      </w:r>
      <w:r w:rsidR="00AF5359">
        <w:rPr>
          <w:rFonts w:hint="eastAsia"/>
        </w:rPr>
        <w:t>都可以說是是扎扎實實的</w:t>
      </w:r>
      <w:r>
        <w:rPr>
          <w:rFonts w:hint="eastAsia"/>
        </w:rPr>
        <w:t>上品法器，更何況</w:t>
      </w:r>
      <w:r w:rsidR="00AF5359">
        <w:rPr>
          <w:rFonts w:hint="eastAsia"/>
        </w:rPr>
        <w:t>還</w:t>
      </w:r>
      <w:r>
        <w:rPr>
          <w:rFonts w:hint="eastAsia"/>
        </w:rPr>
        <w:t>兩把成雙，一模一樣，對於修練雙刀之人，可以說是難得至極。</w:t>
      </w:r>
    </w:p>
    <w:p w:rsidR="00C04663" w:rsidRDefault="00A7259F" w:rsidP="00813907">
      <w:pPr>
        <w:spacing w:after="240"/>
      </w:pPr>
      <w:r>
        <w:rPr>
          <w:rFonts w:hint="eastAsia"/>
        </w:rPr>
        <w:t>只不過，李龍飛練的是飛劍，對這刀法，沒甚麼研究。</w:t>
      </w:r>
    </w:p>
    <w:p w:rsidR="00C04663" w:rsidRDefault="00A7259F" w:rsidP="00813907">
      <w:pPr>
        <w:spacing w:after="240"/>
      </w:pPr>
      <w:r>
        <w:rPr>
          <w:rFonts w:hint="eastAsia"/>
        </w:rPr>
        <w:t>放下雙刀，李龍飛拿起另一把木柄大刀查看，這把大刀，</w:t>
      </w:r>
      <w:r w:rsidR="00AF5359">
        <w:rPr>
          <w:rFonts w:hint="eastAsia"/>
        </w:rPr>
        <w:t>同樣也是上品法器，</w:t>
      </w:r>
      <w:r>
        <w:rPr>
          <w:rFonts w:hint="eastAsia"/>
        </w:rPr>
        <w:t>是葉全所用，重達百斤，要不是修仙之人，普通凡夫跟本拿不起來，更別提揮舞自如了。</w:t>
      </w:r>
    </w:p>
    <w:p w:rsidR="00C04663" w:rsidRDefault="00A7259F" w:rsidP="00813907">
      <w:pPr>
        <w:spacing w:after="240"/>
      </w:pPr>
      <w:r>
        <w:rPr>
          <w:rFonts w:hint="eastAsia"/>
        </w:rPr>
        <w:t>李龍飛看了許久，雖然這柄大刀比起那一對雙刀，感覺更加厲害，但終究還是刀器，與他仍是不合，他嘆一口氣，便想將其收起。</w:t>
      </w:r>
    </w:p>
    <w:p w:rsidR="00C04663" w:rsidRDefault="00A7259F" w:rsidP="00813907">
      <w:pPr>
        <w:spacing w:after="240"/>
      </w:pPr>
      <w:r>
        <w:rPr>
          <w:rFonts w:hint="eastAsia"/>
        </w:rPr>
        <w:t>就在他握住那木柄之際，突然發現有些異狀，</w:t>
      </w:r>
      <w:r w:rsidR="00375419">
        <w:rPr>
          <w:rFonts w:hint="eastAsia"/>
        </w:rPr>
        <w:t>靈識</w:t>
      </w:r>
      <w:r>
        <w:rPr>
          <w:rFonts w:hint="eastAsia"/>
        </w:rPr>
        <w:t>稍加察看了之後，竟發現其木柄之中，夾有一卷皮革。</w:t>
      </w:r>
    </w:p>
    <w:p w:rsidR="00C04663" w:rsidRDefault="00A7259F" w:rsidP="00813907">
      <w:pPr>
        <w:spacing w:after="240"/>
      </w:pPr>
      <w:r>
        <w:rPr>
          <w:rFonts w:hint="eastAsia"/>
        </w:rPr>
        <w:t>李龍飛心中一喜，忙將木柄旋開，拿出那卷皮革，注入</w:t>
      </w:r>
      <w:r w:rsidR="00375419">
        <w:rPr>
          <w:rFonts w:hint="eastAsia"/>
        </w:rPr>
        <w:t>靈識</w:t>
      </w:r>
      <w:r>
        <w:rPr>
          <w:rFonts w:hint="eastAsia"/>
        </w:rPr>
        <w:t>後，詳細研究起來。</w:t>
      </w:r>
    </w:p>
    <w:p w:rsidR="00C04663" w:rsidRDefault="00A7259F" w:rsidP="00813907">
      <w:pPr>
        <w:spacing w:after="240"/>
      </w:pPr>
      <w:r>
        <w:rPr>
          <w:rFonts w:hint="eastAsia"/>
        </w:rPr>
        <w:t>三個時辰後，李龍飛才收回</w:t>
      </w:r>
      <w:r w:rsidR="00375419">
        <w:rPr>
          <w:rFonts w:hint="eastAsia"/>
        </w:rPr>
        <w:t>靈識</w:t>
      </w:r>
      <w:r>
        <w:rPr>
          <w:rFonts w:hint="eastAsia"/>
        </w:rPr>
        <w:t>，長噓一口氣後，神情古怪地看著那卷皮革跟那把大刀。</w:t>
      </w:r>
    </w:p>
    <w:p w:rsidR="00C04663" w:rsidRDefault="00C04663" w:rsidP="00813907">
      <w:pPr>
        <w:spacing w:after="240"/>
      </w:pPr>
    </w:p>
    <w:p w:rsidR="00C04663" w:rsidRDefault="00A7259F" w:rsidP="00813907">
      <w:pPr>
        <w:pStyle w:val="12"/>
        <w:numPr>
          <w:ilvl w:val="0"/>
          <w:numId w:val="1"/>
        </w:numPr>
        <w:spacing w:after="240"/>
        <w:ind w:leftChars="0"/>
        <w:outlineLvl w:val="0"/>
      </w:pPr>
      <w:commentRangeStart w:id="4705"/>
      <w:r>
        <w:rPr>
          <w:rFonts w:hint="eastAsia"/>
        </w:rPr>
        <w:t>歸心訣</w:t>
      </w:r>
      <w:commentRangeEnd w:id="4705"/>
      <w:r>
        <w:rPr>
          <w:rStyle w:val="af1"/>
        </w:rPr>
        <w:commentReference w:id="4705"/>
      </w:r>
    </w:p>
    <w:p w:rsidR="00C04663" w:rsidRDefault="00C04663" w:rsidP="00813907">
      <w:pPr>
        <w:spacing w:after="240"/>
      </w:pPr>
    </w:p>
    <w:p w:rsidR="00C04663" w:rsidRDefault="00A7259F" w:rsidP="00813907">
      <w:pPr>
        <w:spacing w:after="240"/>
      </w:pPr>
      <w:r>
        <w:rPr>
          <w:rFonts w:hint="eastAsia"/>
        </w:rPr>
        <w:t>那捲皮革，的確如李龍飛所想的，是記載著與葉全刀法相關的功法，只不過，其上並不是只記載著刀法，而是記載著一門十分罕見的功法，歸心訣。</w:t>
      </w:r>
    </w:p>
    <w:p w:rsidR="00C04663" w:rsidRDefault="00A7259F" w:rsidP="00813907">
      <w:pPr>
        <w:spacing w:after="240"/>
      </w:pPr>
      <w:r>
        <w:rPr>
          <w:rFonts w:hint="eastAsia"/>
        </w:rPr>
        <w:t>說是功法，其實有點不正確，正確來說，是一門秘術，是專門修練靈識的一種法門。</w:t>
      </w:r>
    </w:p>
    <w:p w:rsidR="00C04663" w:rsidRDefault="00A7259F" w:rsidP="00813907">
      <w:pPr>
        <w:spacing w:after="240"/>
      </w:pPr>
      <w:r>
        <w:rPr>
          <w:rFonts w:hint="eastAsia"/>
        </w:rPr>
        <w:t>如果按照那皮革上所說的，修練這歸心訣不但能增強靈識，更能學會許多神通，甚至修練到最後，在結成元嬰時還能幫助突破心魔那關。</w:t>
      </w:r>
    </w:p>
    <w:p w:rsidR="00C04663" w:rsidRDefault="00A7259F" w:rsidP="00813907">
      <w:pPr>
        <w:spacing w:after="240"/>
      </w:pPr>
      <w:r>
        <w:rPr>
          <w:rFonts w:hint="eastAsia"/>
        </w:rPr>
        <w:t>只是這歸心訣一共七層，皮革上只記載了</w:t>
      </w:r>
      <w:r w:rsidR="00B33C53">
        <w:rPr>
          <w:rFonts w:hint="eastAsia"/>
        </w:rPr>
        <w:t>兩</w:t>
      </w:r>
      <w:r>
        <w:rPr>
          <w:rFonts w:hint="eastAsia"/>
        </w:rPr>
        <w:t>層，剩下</w:t>
      </w:r>
      <w:r w:rsidR="00B33C53">
        <w:rPr>
          <w:rFonts w:hint="eastAsia"/>
        </w:rPr>
        <w:t>五</w:t>
      </w:r>
      <w:r>
        <w:rPr>
          <w:rFonts w:hint="eastAsia"/>
        </w:rPr>
        <w:t>層說是失傳以久，得靠後</w:t>
      </w:r>
      <w:r>
        <w:rPr>
          <w:rFonts w:hint="eastAsia"/>
        </w:rPr>
        <w:lastRenderedPageBreak/>
        <w:t>人自行尋找。</w:t>
      </w:r>
    </w:p>
    <w:p w:rsidR="00C04663" w:rsidRDefault="00A7259F" w:rsidP="00813907">
      <w:pPr>
        <w:spacing w:after="240"/>
      </w:pPr>
      <w:r>
        <w:rPr>
          <w:rFonts w:hint="eastAsia"/>
        </w:rPr>
        <w:t>而且練這歸心訣雖說好處甚多，但同樣也有一些壞處。</w:t>
      </w:r>
    </w:p>
    <w:p w:rsidR="00C04663" w:rsidRDefault="00A7259F" w:rsidP="00813907">
      <w:pPr>
        <w:spacing w:after="240"/>
      </w:pPr>
      <w:r>
        <w:rPr>
          <w:rFonts w:hint="eastAsia"/>
        </w:rPr>
        <w:t>別的不說，這歸心訣在修練過程當中，每次要突破關卡時都會產生心魔幻覺，所以練起來兇險萬分，過去修練之人，往往十有二三迷失在心魔之中，成為瘋瘋巔巔之人。</w:t>
      </w:r>
    </w:p>
    <w:p w:rsidR="00C04663" w:rsidRDefault="00A7259F" w:rsidP="00813907">
      <w:pPr>
        <w:spacing w:after="240"/>
      </w:pPr>
      <w:r>
        <w:rPr>
          <w:rFonts w:hint="eastAsia"/>
        </w:rPr>
        <w:t>好在這歸心訣本就是為了克服幻境心魔，所以越到後面，越能安定心神，只是前期就危險得多。</w:t>
      </w:r>
    </w:p>
    <w:p w:rsidR="00C04663" w:rsidRDefault="00A7259F" w:rsidP="00813907">
      <w:pPr>
        <w:spacing w:after="240"/>
      </w:pPr>
      <w:r>
        <w:rPr>
          <w:rFonts w:hint="eastAsia"/>
        </w:rPr>
        <w:t>而另外一個不算壞處的副作用，就是練這歸心訣之人，因其心魔幻境見得多了，往往會心性趨寒，變得冷冰冰的，對人情事故較為冷漠，這倒也說不上是好是壞了。</w:t>
      </w:r>
    </w:p>
    <w:p w:rsidR="00C04663" w:rsidRDefault="00A7259F" w:rsidP="00813907">
      <w:pPr>
        <w:spacing w:after="240"/>
      </w:pPr>
      <w:r>
        <w:rPr>
          <w:rFonts w:hint="eastAsia"/>
        </w:rPr>
        <w:t>李龍飛雖然有突破心魔的經驗，但那不光是靠自己而已，此時見到那歸心訣的壞處，不由得有些遲疑。</w:t>
      </w:r>
    </w:p>
    <w:p w:rsidR="00C04663" w:rsidRDefault="00A7259F" w:rsidP="00813907">
      <w:pPr>
        <w:spacing w:after="240"/>
      </w:pPr>
      <w:r>
        <w:rPr>
          <w:rFonts w:hint="eastAsia"/>
        </w:rPr>
        <w:t>但再看到那些好處，光是練成第一層之後所能得到的神通，加上能增強靈識這一點，就忍不住想修練看看。</w:t>
      </w:r>
    </w:p>
    <w:p w:rsidR="00C04663" w:rsidRDefault="00B33C53" w:rsidP="00813907">
      <w:pPr>
        <w:spacing w:after="240"/>
      </w:pPr>
      <w:r>
        <w:rPr>
          <w:rFonts w:hint="eastAsia"/>
        </w:rPr>
        <w:t>所謂以己之長，攻彼之短，李龍飛的</w:t>
      </w:r>
      <w:r w:rsidR="00375419">
        <w:rPr>
          <w:rFonts w:hint="eastAsia"/>
        </w:rPr>
        <w:t>靈識</w:t>
      </w:r>
      <w:r>
        <w:rPr>
          <w:rFonts w:hint="eastAsia"/>
        </w:rPr>
        <w:t>本就比同階修士靈識強得多，如果在配合上這歸心訣，想必能成為一大殺器！</w:t>
      </w:r>
    </w:p>
    <w:p w:rsidR="00C04663" w:rsidRDefault="00B33C53" w:rsidP="00813907">
      <w:pPr>
        <w:spacing w:after="240"/>
      </w:pPr>
      <w:r>
        <w:rPr>
          <w:rFonts w:hint="eastAsia"/>
        </w:rPr>
        <w:t>更何況其</w:t>
      </w:r>
      <w:r w:rsidR="00A7259F">
        <w:rPr>
          <w:rFonts w:hint="eastAsia"/>
        </w:rPr>
        <w:t>第一層內</w:t>
      </w:r>
      <w:r>
        <w:rPr>
          <w:rFonts w:hint="eastAsia"/>
        </w:rPr>
        <w:t>唯一</w:t>
      </w:r>
      <w:r w:rsidR="00A7259F">
        <w:rPr>
          <w:rFonts w:hint="eastAsia"/>
        </w:rPr>
        <w:t>一個神通，悚神術，其修練效果</w:t>
      </w:r>
      <w:r>
        <w:rPr>
          <w:rFonts w:hint="eastAsia"/>
        </w:rPr>
        <w:t>究</w:t>
      </w:r>
      <w:r w:rsidR="00A7259F">
        <w:rPr>
          <w:rFonts w:hint="eastAsia"/>
        </w:rPr>
        <w:t>是能在戰鬥中自然而然的以靈識壓制對方，使對方減弱實力許多。</w:t>
      </w:r>
    </w:p>
    <w:p w:rsidR="00C04663" w:rsidRDefault="000F6B18" w:rsidP="00813907">
      <w:pPr>
        <w:spacing w:after="240"/>
      </w:pPr>
      <w:r>
        <w:rPr>
          <w:rFonts w:hint="eastAsia"/>
        </w:rPr>
        <w:t>如此一來，即便遇上比自己高一班的敵人，在</w:t>
      </w:r>
      <w:r w:rsidR="00A7259F">
        <w:rPr>
          <w:rFonts w:hint="eastAsia"/>
        </w:rPr>
        <w:t>戰鬥中</w:t>
      </w:r>
      <w:r>
        <w:rPr>
          <w:rFonts w:hint="eastAsia"/>
        </w:rPr>
        <w:t>也不至於毫無招架之力。</w:t>
      </w:r>
    </w:p>
    <w:p w:rsidR="00C04663" w:rsidRDefault="000F6B18" w:rsidP="00813907">
      <w:pPr>
        <w:spacing w:after="240"/>
      </w:pPr>
      <w:r>
        <w:rPr>
          <w:rFonts w:hint="eastAsia"/>
        </w:rPr>
        <w:t>現在想想，</w:t>
      </w:r>
      <w:r w:rsidR="00A7259F">
        <w:rPr>
          <w:rFonts w:hint="eastAsia"/>
        </w:rPr>
        <w:t>當初對上葉全時那種異樣壓迫感，</w:t>
      </w:r>
      <w:r>
        <w:rPr>
          <w:rFonts w:hint="eastAsia"/>
        </w:rPr>
        <w:t>恐怕就是這悚神術</w:t>
      </w:r>
      <w:r w:rsidR="00A7259F">
        <w:rPr>
          <w:rFonts w:hint="eastAsia"/>
        </w:rPr>
        <w:t>融合刀仙宗的刀術結合而成的。</w:t>
      </w:r>
    </w:p>
    <w:p w:rsidR="00C04663" w:rsidRDefault="00A7259F" w:rsidP="00813907">
      <w:pPr>
        <w:spacing w:after="240"/>
      </w:pPr>
      <w:r>
        <w:rPr>
          <w:rFonts w:hint="eastAsia"/>
        </w:rPr>
        <w:t>看來，若不是當初進到山水界內得到莫大造化，強化了靈識，要戰勝那葉全可說是十分困難。</w:t>
      </w:r>
    </w:p>
    <w:p w:rsidR="00C04663" w:rsidRDefault="00A7259F" w:rsidP="00813907">
      <w:pPr>
        <w:spacing w:after="240"/>
      </w:pPr>
      <w:r>
        <w:rPr>
          <w:rFonts w:hint="eastAsia"/>
        </w:rPr>
        <w:t>「不過…這秘術修練起來有些風險，還是等之後有得到甚麼能輔助安定心魔的寶物再進行修練好了。」想到這，李龍飛沒有急著修練，</w:t>
      </w:r>
      <w:r w:rsidR="000F6B18">
        <w:rPr>
          <w:rFonts w:hint="eastAsia"/>
        </w:rPr>
        <w:t>而</w:t>
      </w:r>
      <w:r>
        <w:rPr>
          <w:rFonts w:hint="eastAsia"/>
        </w:rPr>
        <w:t>是將皮革收入儲物袋中，然後再繼續檢查其他寶物。</w:t>
      </w:r>
    </w:p>
    <w:p w:rsidR="00C04663" w:rsidRDefault="00A7259F" w:rsidP="00813907">
      <w:pPr>
        <w:spacing w:after="240"/>
      </w:pPr>
      <w:r>
        <w:rPr>
          <w:rFonts w:hint="eastAsia"/>
        </w:rPr>
        <w:t>這番檢視，總共花了他一晚的時間，才將所奪來得儲物袋內通通盤點清楚，算一算，法器寶物不計，光是靈石，就有約莫</w:t>
      </w:r>
      <w:r w:rsidR="000F6B18">
        <w:rPr>
          <w:rFonts w:hint="eastAsia"/>
        </w:rPr>
        <w:t>一</w:t>
      </w:r>
      <w:r>
        <w:rPr>
          <w:rFonts w:hint="eastAsia"/>
        </w:rPr>
        <w:t>萬多</w:t>
      </w:r>
      <w:r w:rsidR="000F6B18">
        <w:rPr>
          <w:rFonts w:hint="eastAsia"/>
        </w:rPr>
        <w:t>枚</w:t>
      </w:r>
      <w:r>
        <w:rPr>
          <w:rFonts w:hint="eastAsia"/>
        </w:rPr>
        <w:t>，加上先前他閉關前搶到的，身上共有</w:t>
      </w:r>
      <w:r w:rsidR="000F6B18">
        <w:rPr>
          <w:rFonts w:hint="eastAsia"/>
        </w:rPr>
        <w:t>近兩</w:t>
      </w:r>
      <w:r>
        <w:rPr>
          <w:rFonts w:hint="eastAsia"/>
        </w:rPr>
        <w:t>萬初低階靈石，可說是堪比一般中規模宗門的的一名長老財產了。</w:t>
      </w:r>
    </w:p>
    <w:p w:rsidR="00C04663" w:rsidRDefault="00A7259F" w:rsidP="00813907">
      <w:pPr>
        <w:spacing w:after="240"/>
      </w:pPr>
      <w:r>
        <w:rPr>
          <w:rFonts w:hint="eastAsia"/>
        </w:rPr>
        <w:lastRenderedPageBreak/>
        <w:t>而法器寶物零零總總加起來，少說有</w:t>
      </w:r>
      <w:r w:rsidR="000F6B18">
        <w:rPr>
          <w:rFonts w:hint="eastAsia"/>
        </w:rPr>
        <w:t>二三</w:t>
      </w:r>
      <w:r>
        <w:rPr>
          <w:rFonts w:hint="eastAsia"/>
        </w:rPr>
        <w:t>十件，扣掉那對陰陽雙刀跟木柄大刀不算，也還有</w:t>
      </w:r>
      <w:r w:rsidR="000F6B18">
        <w:rPr>
          <w:rFonts w:hint="eastAsia"/>
        </w:rPr>
        <w:t>七八</w:t>
      </w:r>
      <w:r>
        <w:rPr>
          <w:rFonts w:hint="eastAsia"/>
        </w:rPr>
        <w:t>件</w:t>
      </w:r>
      <w:r w:rsidR="00AF5359">
        <w:rPr>
          <w:rFonts w:hint="eastAsia"/>
        </w:rPr>
        <w:t>中</w:t>
      </w:r>
      <w:r>
        <w:rPr>
          <w:rFonts w:hint="eastAsia"/>
        </w:rPr>
        <w:t>品法器，其餘</w:t>
      </w:r>
      <w:r w:rsidR="000F6B18">
        <w:rPr>
          <w:rFonts w:hint="eastAsia"/>
        </w:rPr>
        <w:t>則是各式各樣的</w:t>
      </w:r>
      <w:r w:rsidR="00AF5359">
        <w:rPr>
          <w:rFonts w:hint="eastAsia"/>
        </w:rPr>
        <w:t>下品</w:t>
      </w:r>
      <w:r>
        <w:rPr>
          <w:rFonts w:hint="eastAsia"/>
        </w:rPr>
        <w:t>法器。</w:t>
      </w:r>
    </w:p>
    <w:p w:rsidR="00C04663" w:rsidRDefault="00A7259F" w:rsidP="00813907">
      <w:pPr>
        <w:spacing w:after="240"/>
      </w:pPr>
      <w:r>
        <w:rPr>
          <w:rFonts w:hint="eastAsia"/>
        </w:rPr>
        <w:t>李龍飛從中挑了三件最是順手的</w:t>
      </w:r>
      <w:r w:rsidR="00AF5359">
        <w:rPr>
          <w:rFonts w:hint="eastAsia"/>
        </w:rPr>
        <w:t>中</w:t>
      </w:r>
      <w:r>
        <w:rPr>
          <w:rFonts w:hint="eastAsia"/>
        </w:rPr>
        <w:t>品法器，加上許多符籙丹藥，通通放進一個較大的隨身儲物袋中，其他的則是分別放入了剩下兩個儲物袋，則留著作為備用，以備有不時之需的時後。</w:t>
      </w:r>
    </w:p>
    <w:p w:rsidR="00C04663" w:rsidRDefault="00A7259F" w:rsidP="00813907">
      <w:pPr>
        <w:spacing w:after="240"/>
      </w:pPr>
      <w:r>
        <w:rPr>
          <w:rFonts w:hint="eastAsia"/>
        </w:rPr>
        <w:t>說起來，那個較大的儲物袋，還是從葉全身上拿的，裡頭空間是自己原本那個的十幾倍，看來這次追殺自己不成，葉家反而賠了夫人又折兵，怕</w:t>
      </w:r>
      <w:r w:rsidR="000F6B18">
        <w:rPr>
          <w:rFonts w:hint="eastAsia"/>
        </w:rPr>
        <w:t>是</w:t>
      </w:r>
      <w:r>
        <w:rPr>
          <w:rFonts w:hint="eastAsia"/>
        </w:rPr>
        <w:t>就此要從刀仙宗四大外宗家族裡沒落了。</w:t>
      </w:r>
    </w:p>
    <w:p w:rsidR="00C04663" w:rsidRDefault="00A7259F" w:rsidP="00813907">
      <w:pPr>
        <w:spacing w:after="240"/>
      </w:pPr>
      <w:r>
        <w:rPr>
          <w:rFonts w:hint="eastAsia"/>
        </w:rPr>
        <w:t>而李龍飛倒也不怕葉家來找自己的碴，畢竟他現在身在赤劍宗，而赤劍宗本就跟刀仙宗大戰，哪怕葉家知道這件事，想來也只能恨得牙癢癢的，而無法有太大的動作出現。</w:t>
      </w:r>
    </w:p>
    <w:p w:rsidR="00C04663" w:rsidRDefault="00A7259F" w:rsidP="00813907">
      <w:pPr>
        <w:spacing w:after="240"/>
      </w:pPr>
      <w:r>
        <w:rPr>
          <w:rFonts w:hint="eastAsia"/>
        </w:rPr>
        <w:t>「修仙界裡，果然弱肉強食才是真理，這些寶物靈石，若不是我殺了這麼多人，恐怕修練一輩子，都還得不到。」</w:t>
      </w:r>
    </w:p>
    <w:p w:rsidR="00C04663" w:rsidRDefault="00A7259F" w:rsidP="00813907">
      <w:pPr>
        <w:spacing w:after="240"/>
      </w:pPr>
      <w:r>
        <w:rPr>
          <w:rFonts w:hint="eastAsia"/>
        </w:rPr>
        <w:t>看著自己腰上那麼多個儲物袋，</w:t>
      </w:r>
      <w:r w:rsidR="000F6B18">
        <w:rPr>
          <w:rFonts w:hint="eastAsia"/>
        </w:rPr>
        <w:t>李龍飛</w:t>
      </w:r>
      <w:r>
        <w:rPr>
          <w:rFonts w:hint="eastAsia"/>
        </w:rPr>
        <w:t>有些感慨的想，但隨即眼神中閃過一絲寒芒。</w:t>
      </w:r>
    </w:p>
    <w:p w:rsidR="00C04663" w:rsidRDefault="000F6B18" w:rsidP="00813907">
      <w:pPr>
        <w:spacing w:after="240"/>
      </w:pPr>
      <w:r>
        <w:rPr>
          <w:rFonts w:hint="eastAsia"/>
        </w:rPr>
        <w:t>鳥為食亡，人為財亡。</w:t>
      </w:r>
    </w:p>
    <w:p w:rsidR="00C04663" w:rsidRDefault="000F6B18" w:rsidP="00813907">
      <w:pPr>
        <w:spacing w:after="240"/>
      </w:pPr>
      <w:r>
        <w:rPr>
          <w:rFonts w:hint="eastAsia"/>
        </w:rPr>
        <w:t>既然對方要追殺自己，當然也得冒著殞落的風險才是；修練至今李龍飛也不是初哥了，對於這種廝殺早已沒有一開始的那些心軟。</w:t>
      </w:r>
    </w:p>
    <w:p w:rsidR="00C04663" w:rsidRDefault="00A7259F" w:rsidP="00813907">
      <w:pPr>
        <w:spacing w:after="240"/>
      </w:pPr>
      <w:r>
        <w:rPr>
          <w:rFonts w:hint="eastAsia"/>
        </w:rPr>
        <w:t>平覆了心情，李龍飛這才盤腿打坐，同時繼續思考著接下來未來的方針。</w:t>
      </w:r>
    </w:p>
    <w:p w:rsidR="00C04663" w:rsidRDefault="00A7259F" w:rsidP="00813907">
      <w:pPr>
        <w:spacing w:after="240"/>
      </w:pPr>
      <w:r>
        <w:rPr>
          <w:rFonts w:hint="eastAsia"/>
        </w:rPr>
        <w:t>以他現在的</w:t>
      </w:r>
      <w:r w:rsidR="005D448B">
        <w:rPr>
          <w:rFonts w:hint="eastAsia"/>
        </w:rPr>
        <w:t>修為來說</w:t>
      </w:r>
      <w:r>
        <w:rPr>
          <w:rFonts w:hint="eastAsia"/>
        </w:rPr>
        <w:t>，</w:t>
      </w:r>
      <w:r w:rsidR="005D448B">
        <w:rPr>
          <w:rFonts w:hint="eastAsia"/>
        </w:rPr>
        <w:t>下一步，應該是想辦法築基才</w:t>
      </w:r>
      <w:r w:rsidR="008C0990">
        <w:rPr>
          <w:rFonts w:hint="eastAsia"/>
        </w:rPr>
        <w:t>對</w:t>
      </w:r>
      <w:r w:rsidR="005D448B">
        <w:rPr>
          <w:rFonts w:hint="eastAsia"/>
        </w:rPr>
        <w:t>。</w:t>
      </w:r>
    </w:p>
    <w:p w:rsidR="00C04663" w:rsidRDefault="005D448B" w:rsidP="00813907">
      <w:pPr>
        <w:spacing w:after="240"/>
      </w:pPr>
      <w:r>
        <w:rPr>
          <w:rFonts w:hint="eastAsia"/>
        </w:rPr>
        <w:t>如果</w:t>
      </w:r>
      <w:r w:rsidR="008C0990">
        <w:rPr>
          <w:rFonts w:hint="eastAsia"/>
        </w:rPr>
        <w:t>在</w:t>
      </w:r>
      <w:r>
        <w:rPr>
          <w:rFonts w:hint="eastAsia"/>
        </w:rPr>
        <w:t>自在道，那他自然而然能得到師長們的指導，甚至得到</w:t>
      </w:r>
      <w:r w:rsidR="00B46439">
        <w:rPr>
          <w:rFonts w:hint="eastAsia"/>
        </w:rPr>
        <w:t>大力</w:t>
      </w:r>
      <w:r w:rsidR="008C0990">
        <w:rPr>
          <w:rFonts w:hint="eastAsia"/>
        </w:rPr>
        <w:t>栽</w:t>
      </w:r>
      <w:r w:rsidR="00B46439">
        <w:rPr>
          <w:rFonts w:hint="eastAsia"/>
        </w:rPr>
        <w:t>培</w:t>
      </w:r>
      <w:r>
        <w:rPr>
          <w:rFonts w:hint="eastAsia"/>
        </w:rPr>
        <w:t>也不是沒有</w:t>
      </w:r>
      <w:r w:rsidR="00B46439">
        <w:rPr>
          <w:rFonts w:hint="eastAsia"/>
        </w:rPr>
        <w:t>可能</w:t>
      </w:r>
      <w:r>
        <w:rPr>
          <w:rFonts w:hint="eastAsia"/>
        </w:rPr>
        <w:t>。</w:t>
      </w:r>
    </w:p>
    <w:p w:rsidR="00C04663" w:rsidRDefault="005D448B" w:rsidP="00813907">
      <w:pPr>
        <w:spacing w:after="240"/>
      </w:pPr>
      <w:r>
        <w:rPr>
          <w:rFonts w:hint="eastAsia"/>
        </w:rPr>
        <w:t>別的不提，光是</w:t>
      </w:r>
      <w:r w:rsidR="008C0990">
        <w:rPr>
          <w:rFonts w:hint="eastAsia"/>
        </w:rPr>
        <w:t>前人</w:t>
      </w:r>
      <w:r w:rsidR="00B46439">
        <w:rPr>
          <w:rFonts w:hint="eastAsia"/>
        </w:rPr>
        <w:t>築基的經驗及心得，</w:t>
      </w:r>
      <w:r>
        <w:rPr>
          <w:rFonts w:hint="eastAsia"/>
        </w:rPr>
        <w:t>便</w:t>
      </w:r>
      <w:r w:rsidR="00B46439">
        <w:rPr>
          <w:rFonts w:hint="eastAsia"/>
        </w:rPr>
        <w:t>能讓人省掉許多冤枉路，更別說築基</w:t>
      </w:r>
      <w:r w:rsidR="008C0990">
        <w:rPr>
          <w:rFonts w:hint="eastAsia"/>
        </w:rPr>
        <w:t>必需要的築基</w:t>
      </w:r>
      <w:r w:rsidR="00B46439">
        <w:rPr>
          <w:rFonts w:hint="eastAsia"/>
        </w:rPr>
        <w:t>丹了。</w:t>
      </w:r>
    </w:p>
    <w:p w:rsidR="00C04663" w:rsidRDefault="008C0990" w:rsidP="00813907">
      <w:pPr>
        <w:spacing w:after="240"/>
      </w:pPr>
      <w:r>
        <w:rPr>
          <w:rFonts w:hint="eastAsia"/>
        </w:rPr>
        <w:t>但現在宗門沒了，要靠自身成就築基，雖不是癡心妄想，卻也不是啥簡單的事。</w:t>
      </w:r>
    </w:p>
    <w:p w:rsidR="00C04663" w:rsidRDefault="009B2A67" w:rsidP="00813907">
      <w:pPr>
        <w:spacing w:after="240"/>
      </w:pPr>
      <w:r>
        <w:rPr>
          <w:rFonts w:hint="eastAsia"/>
        </w:rPr>
        <w:t>隻身一人</w:t>
      </w:r>
      <w:r w:rsidR="00A7259F">
        <w:rPr>
          <w:rFonts w:hint="eastAsia"/>
        </w:rPr>
        <w:t>的他，</w:t>
      </w:r>
      <w:r>
        <w:rPr>
          <w:rFonts w:hint="eastAsia"/>
        </w:rPr>
        <w:t>想</w:t>
      </w:r>
      <w:r w:rsidR="00A7259F">
        <w:rPr>
          <w:rFonts w:hint="eastAsia"/>
        </w:rPr>
        <w:t>要拿到築基丹，</w:t>
      </w:r>
      <w:r w:rsidR="003B7770">
        <w:rPr>
          <w:rFonts w:hint="eastAsia"/>
        </w:rPr>
        <w:t>根本不</w:t>
      </w:r>
      <w:r w:rsidR="000F6B18">
        <w:rPr>
          <w:rFonts w:hint="eastAsia"/>
        </w:rPr>
        <w:t>可能；</w:t>
      </w:r>
      <w:r w:rsidR="003B7770">
        <w:rPr>
          <w:rFonts w:hint="eastAsia"/>
        </w:rPr>
        <w:t>就算</w:t>
      </w:r>
      <w:r w:rsidR="000F6B18">
        <w:rPr>
          <w:rFonts w:hint="eastAsia"/>
        </w:rPr>
        <w:t>退一萬步講，</w:t>
      </w:r>
      <w:r w:rsidR="008C0990">
        <w:rPr>
          <w:rFonts w:hint="eastAsia"/>
        </w:rPr>
        <w:t>能偶然得到一顆，也不保證就能因此而築基</w:t>
      </w:r>
      <w:r w:rsidR="000F6B18">
        <w:rPr>
          <w:rFonts w:hint="eastAsia"/>
        </w:rPr>
        <w:t>。</w:t>
      </w:r>
    </w:p>
    <w:p w:rsidR="00C04663" w:rsidRDefault="008C0990" w:rsidP="00813907">
      <w:pPr>
        <w:spacing w:after="240"/>
      </w:pPr>
      <w:r>
        <w:rPr>
          <w:rFonts w:hint="eastAsia"/>
        </w:rPr>
        <w:t>自己只是</w:t>
      </w:r>
      <w:r w:rsidR="009B2A67">
        <w:rPr>
          <w:rFonts w:hint="eastAsia"/>
        </w:rPr>
        <w:t>暫居</w:t>
      </w:r>
      <w:r w:rsidR="003B7770">
        <w:rPr>
          <w:rFonts w:hint="eastAsia"/>
        </w:rPr>
        <w:t>在</w:t>
      </w:r>
      <w:r w:rsidR="00A7259F">
        <w:rPr>
          <w:rFonts w:hint="eastAsia"/>
        </w:rPr>
        <w:t>赤劍宗</w:t>
      </w:r>
      <w:r w:rsidR="003B7770">
        <w:rPr>
          <w:rFonts w:hint="eastAsia"/>
        </w:rPr>
        <w:t>內，</w:t>
      </w:r>
      <w:r>
        <w:rPr>
          <w:rFonts w:hint="eastAsia"/>
        </w:rPr>
        <w:t>其宗們內的師長當然</w:t>
      </w:r>
      <w:r w:rsidR="009B2A67">
        <w:rPr>
          <w:rFonts w:hint="eastAsia"/>
        </w:rPr>
        <w:t>不可能會幫忙自己。</w:t>
      </w:r>
    </w:p>
    <w:p w:rsidR="00C04663" w:rsidRDefault="009B2A67" w:rsidP="00813907">
      <w:pPr>
        <w:spacing w:after="240"/>
      </w:pPr>
      <w:r>
        <w:rPr>
          <w:rFonts w:hint="eastAsia"/>
        </w:rPr>
        <w:lastRenderedPageBreak/>
        <w:t>此外</w:t>
      </w:r>
      <w:r w:rsidR="003B7770">
        <w:rPr>
          <w:rFonts w:hint="eastAsia"/>
        </w:rPr>
        <w:t>四宗</w:t>
      </w:r>
      <w:r w:rsidR="00A7259F">
        <w:rPr>
          <w:rFonts w:hint="eastAsia"/>
        </w:rPr>
        <w:t>交戰以久，雖然自己是外人，但要出手幫忙的可能性也</w:t>
      </w:r>
      <w:r>
        <w:rPr>
          <w:rFonts w:hint="eastAsia"/>
        </w:rPr>
        <w:t>頗大</w:t>
      </w:r>
      <w:r w:rsidR="00A7259F">
        <w:rPr>
          <w:rFonts w:hint="eastAsia"/>
        </w:rPr>
        <w:t>。</w:t>
      </w:r>
    </w:p>
    <w:p w:rsidR="00C04663" w:rsidRDefault="003B7770" w:rsidP="00813907">
      <w:pPr>
        <w:spacing w:after="240"/>
      </w:pPr>
      <w:r>
        <w:rPr>
          <w:rFonts w:hint="eastAsia"/>
        </w:rPr>
        <w:t>一旦被捲入</w:t>
      </w:r>
      <w:r w:rsidR="00A7259F">
        <w:rPr>
          <w:rFonts w:hint="eastAsia"/>
        </w:rPr>
        <w:t>大戰</w:t>
      </w:r>
      <w:r>
        <w:rPr>
          <w:rFonts w:hint="eastAsia"/>
        </w:rPr>
        <w:t>之</w:t>
      </w:r>
      <w:r w:rsidR="00A7259F">
        <w:rPr>
          <w:rFonts w:hint="eastAsia"/>
        </w:rPr>
        <w:t>中，自己縱然修練到了練氣十五層大圓滿，可與築基一戰，但戰場</w:t>
      </w:r>
      <w:r>
        <w:rPr>
          <w:rFonts w:hint="eastAsia"/>
        </w:rPr>
        <w:t>上</w:t>
      </w:r>
      <w:r w:rsidR="00A7259F">
        <w:rPr>
          <w:rFonts w:hint="eastAsia"/>
        </w:rPr>
        <w:t>一個不小心，還是有可能落得身死道消</w:t>
      </w:r>
      <w:r>
        <w:rPr>
          <w:rFonts w:hint="eastAsia"/>
        </w:rPr>
        <w:t>。</w:t>
      </w:r>
    </w:p>
    <w:p w:rsidR="00C04663" w:rsidRDefault="00A7259F" w:rsidP="00813907">
      <w:pPr>
        <w:spacing w:after="240"/>
      </w:pPr>
      <w:r>
        <w:rPr>
          <w:rFonts w:hint="eastAsia"/>
        </w:rPr>
        <w:t>所以</w:t>
      </w:r>
      <w:r w:rsidR="009B2A67">
        <w:rPr>
          <w:rFonts w:hint="eastAsia"/>
        </w:rPr>
        <w:t>總總事情累積在一起</w:t>
      </w:r>
      <w:r>
        <w:rPr>
          <w:rFonts w:hint="eastAsia"/>
        </w:rPr>
        <w:t>，</w:t>
      </w:r>
      <w:r w:rsidR="008C0990">
        <w:rPr>
          <w:rFonts w:hint="eastAsia"/>
        </w:rPr>
        <w:t>若不早日</w:t>
      </w:r>
      <w:r w:rsidR="009B2A67">
        <w:rPr>
          <w:rFonts w:hint="eastAsia"/>
        </w:rPr>
        <w:t>想法子</w:t>
      </w:r>
      <w:r w:rsidR="003B7770">
        <w:rPr>
          <w:rFonts w:hint="eastAsia"/>
        </w:rPr>
        <w:t>築基，</w:t>
      </w:r>
      <w:r w:rsidR="009B2A67">
        <w:rPr>
          <w:rFonts w:hint="eastAsia"/>
        </w:rPr>
        <w:t>否則</w:t>
      </w:r>
      <w:r w:rsidR="003B7770">
        <w:rPr>
          <w:rFonts w:hint="eastAsia"/>
        </w:rPr>
        <w:t>肯定</w:t>
      </w:r>
      <w:r w:rsidR="009B2A67">
        <w:rPr>
          <w:rFonts w:hint="eastAsia"/>
        </w:rPr>
        <w:t>沒有甚麼好下場</w:t>
      </w:r>
      <w:r w:rsidR="003B7770">
        <w:rPr>
          <w:rFonts w:hint="eastAsia"/>
        </w:rPr>
        <w:t>。</w:t>
      </w:r>
    </w:p>
    <w:p w:rsidR="00C04663" w:rsidRDefault="00A7259F" w:rsidP="00813907">
      <w:pPr>
        <w:spacing w:after="240"/>
      </w:pPr>
      <w:r>
        <w:rPr>
          <w:rFonts w:hint="eastAsia"/>
        </w:rPr>
        <w:t>想到這，</w:t>
      </w:r>
      <w:r w:rsidR="003B7770">
        <w:rPr>
          <w:rFonts w:hint="eastAsia"/>
        </w:rPr>
        <w:t>李龍飛頓時想起</w:t>
      </w:r>
      <w:r>
        <w:rPr>
          <w:rFonts w:hint="eastAsia"/>
        </w:rPr>
        <w:t>那個靈仙蟲芝</w:t>
      </w:r>
      <w:r w:rsidR="003B7770">
        <w:rPr>
          <w:rFonts w:hint="eastAsia"/>
        </w:rPr>
        <w:t>的</w:t>
      </w:r>
      <w:r>
        <w:rPr>
          <w:rFonts w:hint="eastAsia"/>
        </w:rPr>
        <w:t>重要</w:t>
      </w:r>
      <w:r w:rsidR="003B7770">
        <w:rPr>
          <w:rFonts w:hint="eastAsia"/>
        </w:rPr>
        <w:t>性了</w:t>
      </w:r>
      <w:r>
        <w:rPr>
          <w:rFonts w:hint="eastAsia"/>
        </w:rPr>
        <w:t>。</w:t>
      </w:r>
    </w:p>
    <w:p w:rsidR="00C04663" w:rsidRDefault="00A7259F" w:rsidP="00813907">
      <w:pPr>
        <w:spacing w:after="240"/>
      </w:pPr>
      <w:r>
        <w:rPr>
          <w:rFonts w:hint="eastAsia"/>
        </w:rPr>
        <w:t>不過就算有了靈仙蟲芝，真正的保命根本，</w:t>
      </w:r>
      <w:r w:rsidR="003B7770">
        <w:rPr>
          <w:rFonts w:hint="eastAsia"/>
        </w:rPr>
        <w:t>還是在自己的</w:t>
      </w:r>
      <w:r w:rsidR="00C577A0">
        <w:rPr>
          <w:rFonts w:hint="eastAsia"/>
        </w:rPr>
        <w:t>戰力</w:t>
      </w:r>
      <w:r w:rsidR="003B7770">
        <w:rPr>
          <w:rFonts w:hint="eastAsia"/>
        </w:rPr>
        <w:t>能增加多少。</w:t>
      </w:r>
    </w:p>
    <w:p w:rsidR="00C04663" w:rsidRDefault="003B7770" w:rsidP="00813907">
      <w:pPr>
        <w:spacing w:after="240"/>
      </w:pPr>
      <w:r>
        <w:rPr>
          <w:rFonts w:hint="eastAsia"/>
        </w:rPr>
        <w:t>一念及此，</w:t>
      </w:r>
      <w:r w:rsidR="00A7259F">
        <w:rPr>
          <w:rFonts w:hint="eastAsia"/>
        </w:rPr>
        <w:t>李龍飛沒有浪費時間，拿出自在自在訣下卷，照其內的法門，加緊修行起來。</w:t>
      </w:r>
    </w:p>
    <w:p w:rsidR="00C04663" w:rsidRDefault="003B7770" w:rsidP="00813907">
      <w:pPr>
        <w:spacing w:after="240"/>
      </w:pPr>
      <w:r>
        <w:rPr>
          <w:rFonts w:hint="eastAsia"/>
        </w:rPr>
        <w:t>成就了上古練氣大圓滿境界，</w:t>
      </w:r>
      <w:r w:rsidR="00A7259F">
        <w:rPr>
          <w:rFonts w:hint="eastAsia"/>
        </w:rPr>
        <w:t>自在訣</w:t>
      </w:r>
      <w:r>
        <w:rPr>
          <w:rFonts w:hint="eastAsia"/>
        </w:rPr>
        <w:t>上中</w:t>
      </w:r>
      <w:r w:rsidR="00A7259F">
        <w:rPr>
          <w:rFonts w:hint="eastAsia"/>
        </w:rPr>
        <w:t>下卷已經不能助他突破修為</w:t>
      </w:r>
      <w:r>
        <w:rPr>
          <w:rFonts w:hint="eastAsia"/>
        </w:rPr>
        <w:t>了</w:t>
      </w:r>
      <w:r w:rsidR="00A7259F">
        <w:rPr>
          <w:rFonts w:hint="eastAsia"/>
        </w:rPr>
        <w:t>，但在許多靈氣運用以及術法上，卻是有很大的幫助。</w:t>
      </w:r>
    </w:p>
    <w:p w:rsidR="00C04663" w:rsidRDefault="00046B72" w:rsidP="00813907">
      <w:pPr>
        <w:spacing w:after="240"/>
      </w:pPr>
      <w:r>
        <w:rPr>
          <w:rFonts w:hint="eastAsia"/>
        </w:rPr>
        <w:t>尤其是自在訣下卷中幾種神妙的術法，對於現在的李龍飛來說，是最急需學習的事情之一。</w:t>
      </w:r>
    </w:p>
    <w:p w:rsidR="00C04663" w:rsidRDefault="00A7259F" w:rsidP="00813907">
      <w:pPr>
        <w:spacing w:after="240"/>
      </w:pPr>
      <w:r>
        <w:rPr>
          <w:rFonts w:hint="eastAsia"/>
        </w:rPr>
        <w:t>這就這樣在這賓客樓內修行約莫二十多天後，這一日，李龍飛正在打坐的時後，突然神情一動，察覺到閣樓外有人觸動了禁制，於是</w:t>
      </w:r>
      <w:r w:rsidR="00375419">
        <w:rPr>
          <w:rFonts w:hint="eastAsia"/>
        </w:rPr>
        <w:t>靈識</w:t>
      </w:r>
      <w:r>
        <w:rPr>
          <w:rFonts w:hint="eastAsia"/>
        </w:rPr>
        <w:t>一伸，掃了過去。</w:t>
      </w:r>
    </w:p>
    <w:p w:rsidR="00C04663" w:rsidRDefault="00A7259F" w:rsidP="00813907">
      <w:pPr>
        <w:spacing w:after="240"/>
      </w:pPr>
      <w:r>
        <w:rPr>
          <w:rFonts w:hint="eastAsia"/>
        </w:rPr>
        <w:t>只見門外一個紅衣中年，躊躇不前，看起來有些猶豫，正是杜之嚴本人來到。</w:t>
      </w:r>
    </w:p>
    <w:p w:rsidR="00C04663" w:rsidRDefault="00A7259F" w:rsidP="00813907">
      <w:pPr>
        <w:spacing w:after="240"/>
      </w:pPr>
      <w:r>
        <w:rPr>
          <w:rFonts w:hint="eastAsia"/>
        </w:rPr>
        <w:t>李龍飛倒也不覺奇怪，拿起令牌隨手一揮，那禁制便打開一條通道，跟著淡淡傳音而出。</w:t>
      </w:r>
    </w:p>
    <w:p w:rsidR="00C04663" w:rsidRDefault="00A7259F" w:rsidP="00813907">
      <w:pPr>
        <w:spacing w:after="240"/>
      </w:pPr>
      <w:r>
        <w:rPr>
          <w:rFonts w:hint="eastAsia"/>
        </w:rPr>
        <w:t>「杜道友既然有事找李某，那便進來吧。」</w:t>
      </w:r>
    </w:p>
    <w:p w:rsidR="00C04663" w:rsidRDefault="00A7259F" w:rsidP="00813907">
      <w:pPr>
        <w:spacing w:after="240"/>
      </w:pPr>
      <w:r>
        <w:rPr>
          <w:rFonts w:hint="eastAsia"/>
        </w:rPr>
        <w:t>杜之嚴臉上一喜，但隨即又有些不好意思地走了進去。</w:t>
      </w:r>
    </w:p>
    <w:p w:rsidR="00C04663" w:rsidRDefault="00A7259F" w:rsidP="00813907">
      <w:pPr>
        <w:spacing w:after="240"/>
      </w:pPr>
      <w:r>
        <w:rPr>
          <w:rFonts w:hint="eastAsia"/>
        </w:rPr>
        <w:t>一進到樓內，見到李龍飛正在打坐，杜之嚴恭敬一揖說道，「李兄，杜某打擾了。」</w:t>
      </w:r>
    </w:p>
    <w:p w:rsidR="00C04663" w:rsidRDefault="00A7259F" w:rsidP="00813907">
      <w:pPr>
        <w:spacing w:after="240"/>
      </w:pPr>
      <w:r>
        <w:rPr>
          <w:rFonts w:hint="eastAsia"/>
        </w:rPr>
        <w:t>見到對方如此客氣，李龍飛眼神中閃過一絲異色，隨時將示意對方坐下，點頭說道。</w:t>
      </w:r>
    </w:p>
    <w:p w:rsidR="00C04663" w:rsidRDefault="00A7259F" w:rsidP="00813907">
      <w:pPr>
        <w:spacing w:after="240"/>
      </w:pPr>
      <w:r>
        <w:rPr>
          <w:rFonts w:hint="eastAsia"/>
        </w:rPr>
        <w:t>「杜兄何必如此客氣，李某之前就說過了，之前的事，不用再放在心上了，此次前來，莫非是那靈仙蟲芝出了甚麼問題嗎？」</w:t>
      </w:r>
    </w:p>
    <w:p w:rsidR="00C04663" w:rsidRDefault="00A7259F" w:rsidP="00813907">
      <w:pPr>
        <w:spacing w:after="240"/>
      </w:pPr>
      <w:r>
        <w:rPr>
          <w:rFonts w:hint="eastAsia"/>
        </w:rPr>
        <w:t>既然對方如此客氣，李龍飛也不好意思再稱對方為道友，而是改以兄弟稱呼，只是對方比預定的時間早許多天來訪，想來是那靈仙蟲芝有了甚麼問題。</w:t>
      </w:r>
    </w:p>
    <w:p w:rsidR="00C04663" w:rsidRDefault="00A7259F" w:rsidP="00813907">
      <w:pPr>
        <w:spacing w:after="240"/>
      </w:pPr>
      <w:r>
        <w:rPr>
          <w:rFonts w:hint="eastAsia"/>
        </w:rPr>
        <w:t>一聽到對方如此直接，杜之嚴反倒有些支支唔唔了起來，只不過，他也只有遲疑</w:t>
      </w:r>
      <w:r>
        <w:rPr>
          <w:rFonts w:hint="eastAsia"/>
        </w:rPr>
        <w:lastRenderedPageBreak/>
        <w:t>片刻，隨即就毅然決然抬頭對李龍飛說。</w:t>
      </w:r>
    </w:p>
    <w:p w:rsidR="00C04663" w:rsidRDefault="00A7259F" w:rsidP="00813907">
      <w:pPr>
        <w:spacing w:after="240"/>
      </w:pPr>
      <w:r>
        <w:rPr>
          <w:rFonts w:hint="eastAsia"/>
        </w:rPr>
        <w:t>「實不相瞞，那靈仙蟲芝摧化得十分順利，但杜某此次前來，並不是要來告知此事，而是前來相求，李兄能否將那摧化成熟的靈仙蟲芝給予在下一片葉子？」</w:t>
      </w:r>
    </w:p>
    <w:p w:rsidR="00C04663" w:rsidRDefault="00A7259F" w:rsidP="00813907">
      <w:pPr>
        <w:spacing w:after="240"/>
      </w:pPr>
      <w:r>
        <w:rPr>
          <w:rFonts w:hint="eastAsia"/>
        </w:rPr>
        <w:t>「一片葉子？」</w:t>
      </w:r>
    </w:p>
    <w:p w:rsidR="00C04663" w:rsidRDefault="00A7259F" w:rsidP="00813907">
      <w:pPr>
        <w:spacing w:after="240"/>
      </w:pPr>
      <w:r>
        <w:rPr>
          <w:rFonts w:hint="eastAsia"/>
        </w:rPr>
        <w:t>「當然，如此珍貴的異寶，杜某不會平白要李兄贈送，杜某願意用</w:t>
      </w:r>
      <w:r w:rsidR="003B7770">
        <w:rPr>
          <w:rFonts w:hint="eastAsia"/>
        </w:rPr>
        <w:t>中品</w:t>
      </w:r>
      <w:r>
        <w:rPr>
          <w:rFonts w:hint="eastAsia"/>
        </w:rPr>
        <w:t>靈石</w:t>
      </w:r>
      <w:r w:rsidR="003B7770">
        <w:rPr>
          <w:rFonts w:hint="eastAsia"/>
        </w:rPr>
        <w:t>五十顆</w:t>
      </w:r>
      <w:r>
        <w:rPr>
          <w:rFonts w:hint="eastAsia"/>
        </w:rPr>
        <w:t>…不，一</w:t>
      </w:r>
      <w:r w:rsidR="003B7770">
        <w:rPr>
          <w:rFonts w:hint="eastAsia"/>
        </w:rPr>
        <w:t>百顆</w:t>
      </w:r>
      <w:r>
        <w:rPr>
          <w:rFonts w:hint="eastAsia"/>
        </w:rPr>
        <w:t>…外加</w:t>
      </w:r>
      <w:r w:rsidR="003B7770">
        <w:rPr>
          <w:rFonts w:hint="eastAsia"/>
        </w:rPr>
        <w:t>一</w:t>
      </w:r>
      <w:r>
        <w:rPr>
          <w:rFonts w:hint="eastAsia"/>
        </w:rPr>
        <w:t>套威力不小的陣法</w:t>
      </w:r>
      <w:r w:rsidR="003B7770">
        <w:rPr>
          <w:rFonts w:hint="eastAsia"/>
        </w:rPr>
        <w:t>交換</w:t>
      </w:r>
      <w:r>
        <w:rPr>
          <w:rFonts w:hint="eastAsia"/>
        </w:rPr>
        <w:t>…」眼看李龍飛尋問，杜之嚴有點不知所措，連忙解釋，但聲音卻顯得有些心虛。</w:t>
      </w:r>
    </w:p>
    <w:p w:rsidR="00C04663" w:rsidRDefault="00A7259F" w:rsidP="00813907">
      <w:pPr>
        <w:spacing w:after="240"/>
      </w:pPr>
      <w:r>
        <w:rPr>
          <w:rFonts w:hint="eastAsia"/>
        </w:rPr>
        <w:t>畢竟當初他可沒提過這件事，何況少了一片葉子，那靈仙蟲芝就無法發揮吞下整株能提升修為的效果，所以李龍飛若是不答應，也是毫不意外的事情。</w:t>
      </w:r>
    </w:p>
    <w:p w:rsidR="00C04663" w:rsidRDefault="00A7259F" w:rsidP="00813907">
      <w:pPr>
        <w:spacing w:after="240"/>
      </w:pPr>
      <w:r>
        <w:rPr>
          <w:rFonts w:hint="eastAsia"/>
        </w:rPr>
        <w:t>不過杜之嚴也不是故意欺騙對方，要不是他真的急需將這靈草帶回到門內，而又需要對方救助，也不會隱瞞這件事情。。</w:t>
      </w:r>
    </w:p>
    <w:p w:rsidR="00C04663" w:rsidRDefault="00A7259F" w:rsidP="00813907">
      <w:pPr>
        <w:spacing w:after="240"/>
      </w:pPr>
      <w:r>
        <w:rPr>
          <w:rFonts w:hint="eastAsia"/>
        </w:rPr>
        <w:t>眼下雖然不妥，但既然已經回到宗門，杜之嚴不由得有了些底氣跟對方討價還價。</w:t>
      </w:r>
    </w:p>
    <w:p w:rsidR="00C04663" w:rsidRDefault="00A7259F" w:rsidP="00813907">
      <w:pPr>
        <w:spacing w:after="240"/>
      </w:pPr>
      <w:r>
        <w:rPr>
          <w:rFonts w:hint="eastAsia"/>
        </w:rPr>
        <w:t>那頭李龍飛聽完這話，眼神中似笑非笑，雖然沒有明說，但他其實</w:t>
      </w:r>
      <w:r w:rsidR="003B7770">
        <w:rPr>
          <w:rFonts w:hint="eastAsia"/>
        </w:rPr>
        <w:t>早</w:t>
      </w:r>
      <w:r>
        <w:rPr>
          <w:rFonts w:hint="eastAsia"/>
        </w:rPr>
        <w:t>已猜到</w:t>
      </w:r>
      <w:r w:rsidR="003B7770">
        <w:rPr>
          <w:rFonts w:hint="eastAsia"/>
        </w:rPr>
        <w:t>。</w:t>
      </w:r>
    </w:p>
    <w:p w:rsidR="00C04663" w:rsidRDefault="003B7770" w:rsidP="00813907">
      <w:pPr>
        <w:spacing w:after="240"/>
      </w:pPr>
      <w:r>
        <w:rPr>
          <w:rFonts w:hint="eastAsia"/>
        </w:rPr>
        <w:t>若不是有急需，誰會沒事離開宗門深入險境去做交易？</w:t>
      </w:r>
    </w:p>
    <w:p w:rsidR="00C04663" w:rsidRDefault="00A7259F" w:rsidP="00813907">
      <w:pPr>
        <w:spacing w:after="240"/>
      </w:pPr>
      <w:r>
        <w:rPr>
          <w:rFonts w:hint="eastAsia"/>
        </w:rPr>
        <w:t>只是既然寄人屋簷，就算想要拒絕，也</w:t>
      </w:r>
      <w:r w:rsidR="003B7770">
        <w:rPr>
          <w:rFonts w:hint="eastAsia"/>
        </w:rPr>
        <w:t>不能直接明講。</w:t>
      </w:r>
    </w:p>
    <w:p w:rsidR="00C04663" w:rsidRDefault="003B7770" w:rsidP="00813907">
      <w:pPr>
        <w:spacing w:after="240"/>
      </w:pPr>
      <w:r>
        <w:rPr>
          <w:rFonts w:hint="eastAsia"/>
        </w:rPr>
        <w:t>頓了頓，李龍飛</w:t>
      </w:r>
      <w:r w:rsidR="00A7259F">
        <w:rPr>
          <w:rFonts w:hint="eastAsia"/>
        </w:rPr>
        <w:t>平靜地回答，「好吧，如果你真有需要，那給你一片也無妨，只是為何需要，得跟我說明一下。」</w:t>
      </w:r>
    </w:p>
    <w:p w:rsidR="00C04663" w:rsidRDefault="00A7259F" w:rsidP="00813907">
      <w:pPr>
        <w:spacing w:after="240"/>
      </w:pPr>
      <w:r>
        <w:rPr>
          <w:rFonts w:hint="eastAsia"/>
        </w:rPr>
        <w:t>那杜之嚴一聽李龍飛答應了，臉色一喜，心中一塊大石終於放下，忙把整個原委給說個清楚。</w:t>
      </w:r>
    </w:p>
    <w:p w:rsidR="00C04663" w:rsidRDefault="00A7259F" w:rsidP="00813907">
      <w:pPr>
        <w:spacing w:after="240"/>
      </w:pPr>
      <w:r>
        <w:rPr>
          <w:rFonts w:hint="eastAsia"/>
        </w:rPr>
        <w:t>原來，杜之嚴的世家，乃赤劍宗內不算小的修仙家族之一，更是精通陣法，在門內頗有地位。</w:t>
      </w:r>
    </w:p>
    <w:p w:rsidR="00C04663" w:rsidRDefault="00A7259F" w:rsidP="00813907">
      <w:pPr>
        <w:spacing w:after="240"/>
      </w:pPr>
      <w:r>
        <w:rPr>
          <w:rFonts w:hint="eastAsia"/>
        </w:rPr>
        <w:t>而杜之嚴雖不是嫡子，但因其陣法造詣不弱，所以被被另一修仙家族許家看上，將其族內一名身份甚高的族女下嫁給他。</w:t>
      </w:r>
    </w:p>
    <w:p w:rsidR="00C04663" w:rsidRDefault="00A7259F" w:rsidP="00813907">
      <w:pPr>
        <w:spacing w:after="240"/>
      </w:pPr>
      <w:r>
        <w:rPr>
          <w:rFonts w:hint="eastAsia"/>
        </w:rPr>
        <w:t>哪知道這一件好事，卻恰好碰上了這次四派大戰，更因為杜之嚴的未婚妻所屬一脈，在第一次大戰時便被派去出戰，結果那許家族女，因此身受重傷回來，雖說沒有性命大礙，但傷及心脈，至今仍都未能全癒，臥病在床，也就無法出嫁。</w:t>
      </w:r>
    </w:p>
    <w:p w:rsidR="00C04663" w:rsidRDefault="00A7259F" w:rsidP="00813907">
      <w:pPr>
        <w:spacing w:after="240"/>
      </w:pPr>
      <w:r>
        <w:rPr>
          <w:rFonts w:hint="eastAsia"/>
        </w:rPr>
        <w:t>而好死不死，杜之嚴在探望過佳人之後，竟對其一見鐘情，為之瘋狂著迷，於是</w:t>
      </w:r>
      <w:r>
        <w:rPr>
          <w:rFonts w:hint="eastAsia"/>
        </w:rPr>
        <w:lastRenderedPageBreak/>
        <w:t>開始四處打聽消息，更是在門內到處尋求靈丹仙藥，以求替佳人療傷治癒。</w:t>
      </w:r>
    </w:p>
    <w:p w:rsidR="00C04663" w:rsidRDefault="00A7259F" w:rsidP="00813907">
      <w:pPr>
        <w:spacing w:after="240"/>
      </w:pPr>
      <w:r>
        <w:rPr>
          <w:rFonts w:hint="eastAsia"/>
        </w:rPr>
        <w:t>若是在平時，這倒也不是甚麼難題，但在大戰之際，這些靈丹藥草自然是準備得越多越好，沒有人肯輕易送出。</w:t>
      </w:r>
    </w:p>
    <w:p w:rsidR="00C04663" w:rsidRDefault="00A7259F" w:rsidP="00813907">
      <w:pPr>
        <w:spacing w:after="240"/>
      </w:pPr>
      <w:r>
        <w:rPr>
          <w:rFonts w:hint="eastAsia"/>
        </w:rPr>
        <w:t>而杜之嚴又只是庶出公子，雖人緣甚好，但也無法替他喬到所需要的丹藥。</w:t>
      </w:r>
    </w:p>
    <w:p w:rsidR="00C04663" w:rsidRDefault="00A7259F" w:rsidP="00813907">
      <w:pPr>
        <w:spacing w:after="240"/>
      </w:pPr>
      <w:r>
        <w:rPr>
          <w:rFonts w:hint="eastAsia"/>
        </w:rPr>
        <w:t>最終還是一名平常頗照顧他的長輩，以一些戰功，向赤劍宗內要來了宗門養殖的赤目蠶，並告訴他煉化靈仙蟲芝的方法，要他自己再去找那冰</w:t>
      </w:r>
      <w:r w:rsidR="003B7770">
        <w:rPr>
          <w:rFonts w:hint="eastAsia"/>
        </w:rPr>
        <w:t>業</w:t>
      </w:r>
      <w:r>
        <w:rPr>
          <w:rFonts w:hint="eastAsia"/>
        </w:rPr>
        <w:t>草碰碰運氣。</w:t>
      </w:r>
    </w:p>
    <w:p w:rsidR="00C04663" w:rsidRDefault="00A7259F" w:rsidP="00813907">
      <w:pPr>
        <w:spacing w:after="240"/>
      </w:pPr>
      <w:r>
        <w:rPr>
          <w:rFonts w:hint="eastAsia"/>
        </w:rPr>
        <w:t>之後就如李龍飛所知道的，杜之嚴打聽到自己好友周蒼松那有冰</w:t>
      </w:r>
      <w:r w:rsidR="003B7770">
        <w:rPr>
          <w:rFonts w:hint="eastAsia"/>
        </w:rPr>
        <w:t>業</w:t>
      </w:r>
      <w:r>
        <w:rPr>
          <w:rFonts w:hint="eastAsia"/>
        </w:rPr>
        <w:t>草可以交換，想不到卻中了</w:t>
      </w:r>
      <w:r w:rsidR="003B7770">
        <w:rPr>
          <w:rFonts w:hint="eastAsia"/>
        </w:rPr>
        <w:t>埋伏</w:t>
      </w:r>
      <w:r>
        <w:rPr>
          <w:rFonts w:hint="eastAsia"/>
        </w:rPr>
        <w:t>，然後又陰錯陽差被李龍飛所救，最終僥倖逃回到了門內，還成功帶回了靈仙蟲芝的所需的蟲藥。</w:t>
      </w:r>
    </w:p>
    <w:p w:rsidR="00C04663" w:rsidRDefault="00A7259F" w:rsidP="00813907">
      <w:pPr>
        <w:spacing w:after="240"/>
      </w:pPr>
      <w:r>
        <w:rPr>
          <w:rFonts w:hint="eastAsia"/>
        </w:rPr>
        <w:t>了解這整個事情的原委之後，李龍飛原本還有些</w:t>
      </w:r>
      <w:r w:rsidR="003B7770">
        <w:rPr>
          <w:rFonts w:hint="eastAsia"/>
        </w:rPr>
        <w:t>不滿</w:t>
      </w:r>
      <w:r>
        <w:rPr>
          <w:rFonts w:hint="eastAsia"/>
        </w:rPr>
        <w:t>的念頭也化作煙消雲散。畢竟對方為了自己心上人，這麼做也算</w:t>
      </w:r>
      <w:r w:rsidR="003B7770">
        <w:rPr>
          <w:rFonts w:hint="eastAsia"/>
        </w:rPr>
        <w:t>是</w:t>
      </w:r>
      <w:r>
        <w:rPr>
          <w:rFonts w:hint="eastAsia"/>
        </w:rPr>
        <w:t>人之常情</w:t>
      </w:r>
      <w:r w:rsidR="003B7770">
        <w:rPr>
          <w:rFonts w:hint="eastAsia"/>
        </w:rPr>
        <w:t>。</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築基丹</w:t>
      </w:r>
    </w:p>
    <w:p w:rsidR="00C04663" w:rsidRDefault="00C04663" w:rsidP="00813907">
      <w:pPr>
        <w:spacing w:after="240"/>
      </w:pPr>
    </w:p>
    <w:p w:rsidR="00C04663" w:rsidRDefault="00A7259F" w:rsidP="00813907">
      <w:pPr>
        <w:spacing w:after="240"/>
      </w:pPr>
      <w:r>
        <w:rPr>
          <w:rFonts w:hint="eastAsia"/>
        </w:rPr>
        <w:t>送走了杜之嚴，李龍飛又繼續打坐，同時拿出了一章玉簡放在面前，思索著剛剛問的幾個問題。</w:t>
      </w:r>
    </w:p>
    <w:p w:rsidR="00C04663" w:rsidRDefault="00A7259F" w:rsidP="00813907">
      <w:pPr>
        <w:spacing w:after="240"/>
      </w:pPr>
      <w:r>
        <w:rPr>
          <w:rFonts w:hint="eastAsia"/>
        </w:rPr>
        <w:t>一是剛剛在答應送杜之嚴一片葉子之後，趁此機會，李龍飛詢問了關於安定心魔的一些寶物，二是與築基相關的一些事宜。</w:t>
      </w:r>
    </w:p>
    <w:p w:rsidR="00C04663" w:rsidRDefault="00A7259F" w:rsidP="00813907">
      <w:pPr>
        <w:spacing w:after="240"/>
      </w:pPr>
      <w:r>
        <w:rPr>
          <w:rFonts w:hint="eastAsia"/>
        </w:rPr>
        <w:t>前者還好解，杜之嚴提到赤劍宗外的坊市內，有一些專門賣法器寶物的店舖</w:t>
      </w:r>
      <w:r w:rsidR="003B7770">
        <w:rPr>
          <w:rFonts w:hint="eastAsia"/>
        </w:rPr>
        <w:t>。</w:t>
      </w:r>
    </w:p>
    <w:p w:rsidR="00C04663" w:rsidRDefault="003B7770" w:rsidP="00813907">
      <w:pPr>
        <w:spacing w:after="240"/>
      </w:pPr>
      <w:r>
        <w:rPr>
          <w:rFonts w:hint="eastAsia"/>
        </w:rPr>
        <w:t>雖說</w:t>
      </w:r>
      <w:r w:rsidR="00A7259F">
        <w:rPr>
          <w:rFonts w:hint="eastAsia"/>
        </w:rPr>
        <w:t>李龍飛不是赤劍宗的人，但也可以過去那找找自己想要的東西，畢竟有錢</w:t>
      </w:r>
      <w:r>
        <w:rPr>
          <w:rFonts w:hint="eastAsia"/>
        </w:rPr>
        <w:t>的是老大，</w:t>
      </w:r>
      <w:r w:rsidR="00A7259F">
        <w:rPr>
          <w:rFonts w:hint="eastAsia"/>
        </w:rPr>
        <w:t>誰</w:t>
      </w:r>
      <w:r>
        <w:rPr>
          <w:rFonts w:hint="eastAsia"/>
        </w:rPr>
        <w:t>會沒事把找上門的生意往外推？</w:t>
      </w:r>
    </w:p>
    <w:p w:rsidR="00C04663" w:rsidRDefault="00A7259F" w:rsidP="00813907">
      <w:pPr>
        <w:spacing w:after="240"/>
      </w:pPr>
      <w:r>
        <w:rPr>
          <w:rFonts w:hint="eastAsia"/>
        </w:rPr>
        <w:t>只要拿得出足夠的靈石，賣給赤劍宗的人跟賣給外面的人，還不是都一樣</w:t>
      </w:r>
      <w:r w:rsidR="003B7770">
        <w:rPr>
          <w:rFonts w:hint="eastAsia"/>
        </w:rPr>
        <w:t>。</w:t>
      </w:r>
    </w:p>
    <w:p w:rsidR="00C04663" w:rsidRDefault="003B7770" w:rsidP="00813907">
      <w:pPr>
        <w:spacing w:after="240"/>
      </w:pPr>
      <w:r>
        <w:rPr>
          <w:rFonts w:hint="eastAsia"/>
        </w:rPr>
        <w:t>但第二件事情，可就</w:t>
      </w:r>
      <w:r w:rsidR="00A7259F">
        <w:rPr>
          <w:rFonts w:hint="eastAsia"/>
        </w:rPr>
        <w:t>麻煩多了。</w:t>
      </w:r>
    </w:p>
    <w:p w:rsidR="00C04663" w:rsidRDefault="00A7259F" w:rsidP="00813907">
      <w:pPr>
        <w:spacing w:after="240"/>
      </w:pPr>
      <w:r>
        <w:rPr>
          <w:rFonts w:hint="eastAsia"/>
        </w:rPr>
        <w:t>當聽到李龍飛問到築基的事情，杜之嚴先是吃了一驚，跟著露出羨慕的眼光。</w:t>
      </w:r>
    </w:p>
    <w:p w:rsidR="00C04663" w:rsidRDefault="00A7259F" w:rsidP="00813907">
      <w:pPr>
        <w:spacing w:after="240"/>
      </w:pPr>
      <w:r>
        <w:rPr>
          <w:rFonts w:hint="eastAsia"/>
        </w:rPr>
        <w:t>他當然知道李龍飛的修為達到練氣大圓滿以上，只是沒想到對方已經在做築基前的最後準備</w:t>
      </w:r>
      <w:r w:rsidR="00423E4D">
        <w:rPr>
          <w:rFonts w:hint="eastAsia"/>
        </w:rPr>
        <w:t>。</w:t>
      </w:r>
    </w:p>
    <w:p w:rsidR="00C04663" w:rsidRDefault="00A7259F" w:rsidP="00813907">
      <w:pPr>
        <w:spacing w:after="240"/>
      </w:pPr>
      <w:r>
        <w:rPr>
          <w:rFonts w:hint="eastAsia"/>
        </w:rPr>
        <w:t>不過再一想，李龍飛能從兩名築基修士中逃出來，這麼一說好像又有些合情合</w:t>
      </w:r>
      <w:r>
        <w:rPr>
          <w:rFonts w:hint="eastAsia"/>
        </w:rPr>
        <w:lastRenderedPageBreak/>
        <w:t>理。</w:t>
      </w:r>
    </w:p>
    <w:p w:rsidR="00C04663" w:rsidRDefault="00A7259F" w:rsidP="00813907">
      <w:pPr>
        <w:spacing w:after="240"/>
      </w:pPr>
      <w:r>
        <w:rPr>
          <w:rFonts w:hint="eastAsia"/>
        </w:rPr>
        <w:t>「不瞞李兄，這築基一事，非同小可，在任何一個宗門，都可算是宗門內的一件大事。</w:t>
      </w:r>
      <w:r w:rsidR="00423E4D">
        <w:rPr>
          <w:rFonts w:hint="eastAsia"/>
        </w:rPr>
        <w:t>」杜之嚴沉吟了一會，單手托著下巴回答道，</w:t>
      </w:r>
    </w:p>
    <w:p w:rsidR="00C04663" w:rsidRDefault="00423E4D" w:rsidP="00813907">
      <w:pPr>
        <w:spacing w:after="240"/>
      </w:pPr>
      <w:r>
        <w:rPr>
          <w:rFonts w:hint="eastAsia"/>
        </w:rPr>
        <w:t>「</w:t>
      </w:r>
      <w:r w:rsidR="00A7259F">
        <w:rPr>
          <w:rFonts w:hint="eastAsia"/>
        </w:rPr>
        <w:t>首先，</w:t>
      </w:r>
      <w:r w:rsidR="001E206C">
        <w:rPr>
          <w:rFonts w:hint="eastAsia"/>
        </w:rPr>
        <w:t>各門派的功法，雖有記載如何築基，但沒有前人經驗，想要靠自己摸索，會難上許多；而且</w:t>
      </w:r>
      <w:r w:rsidR="00A7259F">
        <w:rPr>
          <w:rFonts w:hint="eastAsia"/>
        </w:rPr>
        <w:t>若沒築基丹，普通練氣</w:t>
      </w:r>
      <w:r w:rsidR="001E206C">
        <w:rPr>
          <w:rFonts w:hint="eastAsia"/>
        </w:rPr>
        <w:t>後期</w:t>
      </w:r>
      <w:r w:rsidR="00A7259F">
        <w:rPr>
          <w:rFonts w:hint="eastAsia"/>
        </w:rPr>
        <w:t>修士光靠自己突破</w:t>
      </w:r>
      <w:r w:rsidR="001E206C">
        <w:rPr>
          <w:rFonts w:hint="eastAsia"/>
        </w:rPr>
        <w:t>境界</w:t>
      </w:r>
      <w:r w:rsidR="00A7259F">
        <w:rPr>
          <w:rFonts w:hint="eastAsia"/>
        </w:rPr>
        <w:t>，機會只有半成不到</w:t>
      </w:r>
      <w:r w:rsidR="001E206C">
        <w:rPr>
          <w:rFonts w:hint="eastAsia"/>
        </w:rPr>
        <w:t>。」</w:t>
      </w:r>
    </w:p>
    <w:p w:rsidR="00C04663" w:rsidRDefault="001E206C" w:rsidP="00813907">
      <w:pPr>
        <w:spacing w:after="240"/>
      </w:pPr>
      <w:r>
        <w:rPr>
          <w:rFonts w:hint="eastAsia"/>
        </w:rPr>
        <w:t>「</w:t>
      </w:r>
      <w:r w:rsidR="00A7259F">
        <w:rPr>
          <w:rFonts w:hint="eastAsia"/>
        </w:rPr>
        <w:t>但就算有了築基丹，也只是將機會提升到三四成而已，而且還得有人護法，以免中途走火入魔，出了亂子。」</w:t>
      </w:r>
    </w:p>
    <w:p w:rsidR="00C04663" w:rsidRDefault="00A7259F" w:rsidP="00813907">
      <w:pPr>
        <w:spacing w:after="240"/>
      </w:pPr>
      <w:r>
        <w:rPr>
          <w:rFonts w:hint="eastAsia"/>
        </w:rPr>
        <w:t>「而那築基丹，雖不說是稀世珍寶，但也要價不斐，但就算有人有足夠靈石，宗門內也不會輕意賣出，畢竟一般宗門一年能</w:t>
      </w:r>
      <w:r w:rsidR="00423E4D">
        <w:rPr>
          <w:rFonts w:hint="eastAsia"/>
        </w:rPr>
        <w:t>煉出一</w:t>
      </w:r>
      <w:r>
        <w:rPr>
          <w:rFonts w:hint="eastAsia"/>
        </w:rPr>
        <w:t>爐</w:t>
      </w:r>
      <w:r w:rsidR="00423E4D">
        <w:rPr>
          <w:rFonts w:hint="eastAsia"/>
        </w:rPr>
        <w:t>築基丹</w:t>
      </w:r>
      <w:r>
        <w:rPr>
          <w:rFonts w:hint="eastAsia"/>
        </w:rPr>
        <w:t>已經</w:t>
      </w:r>
      <w:r w:rsidR="00423E4D">
        <w:rPr>
          <w:rFonts w:hint="eastAsia"/>
        </w:rPr>
        <w:t>是算</w:t>
      </w:r>
      <w:r>
        <w:rPr>
          <w:rFonts w:hint="eastAsia"/>
        </w:rPr>
        <w:t>很難得</w:t>
      </w:r>
      <w:r w:rsidR="00423E4D">
        <w:rPr>
          <w:rFonts w:hint="eastAsia"/>
        </w:rPr>
        <w:t>了</w:t>
      </w:r>
      <w:r>
        <w:rPr>
          <w:rFonts w:hint="eastAsia"/>
        </w:rPr>
        <w:t>，所以往往是數年屯積夠了，一起統一賞賜給有功勞的弟子，或是比試分發下去，少有在市面流通的。」</w:t>
      </w:r>
    </w:p>
    <w:p w:rsidR="00C04663" w:rsidRDefault="00A7259F" w:rsidP="00813907">
      <w:pPr>
        <w:spacing w:after="240"/>
      </w:pPr>
      <w:r>
        <w:rPr>
          <w:rFonts w:hint="eastAsia"/>
        </w:rPr>
        <w:t>「</w:t>
      </w:r>
      <w:r w:rsidR="001E206C">
        <w:rPr>
          <w:rFonts w:hint="eastAsia"/>
        </w:rPr>
        <w:t>但若</w:t>
      </w:r>
      <w:r>
        <w:rPr>
          <w:rFonts w:hint="eastAsia"/>
        </w:rPr>
        <w:t>築基</w:t>
      </w:r>
      <w:r w:rsidR="00423E4D">
        <w:rPr>
          <w:rFonts w:hint="eastAsia"/>
        </w:rPr>
        <w:t>成功</w:t>
      </w:r>
      <w:r>
        <w:rPr>
          <w:rFonts w:hint="eastAsia"/>
        </w:rPr>
        <w:t>，那可說是鯉躍龍門，從此真正成為宗門內的中堅分子，備受器用。一個宗門的強弱，</w:t>
      </w:r>
      <w:r w:rsidR="00423E4D">
        <w:rPr>
          <w:rFonts w:hint="eastAsia"/>
        </w:rPr>
        <w:t>可以說是以</w:t>
      </w:r>
      <w:r>
        <w:rPr>
          <w:rFonts w:hint="eastAsia"/>
        </w:rPr>
        <w:t>築基修士</w:t>
      </w:r>
      <w:r w:rsidR="00423E4D">
        <w:rPr>
          <w:rFonts w:hint="eastAsia"/>
        </w:rPr>
        <w:t>的多寡區分</w:t>
      </w:r>
      <w:r>
        <w:rPr>
          <w:rFonts w:hint="eastAsia"/>
        </w:rPr>
        <w:t>，</w:t>
      </w:r>
      <w:r w:rsidR="00423E4D">
        <w:rPr>
          <w:rFonts w:hint="eastAsia"/>
        </w:rPr>
        <w:t>即便是赤劍宗，築基弟子也不過數百人而已。」</w:t>
      </w:r>
    </w:p>
    <w:p w:rsidR="00C04663" w:rsidRDefault="00423E4D" w:rsidP="00813907">
      <w:pPr>
        <w:spacing w:after="240"/>
      </w:pPr>
      <w:r>
        <w:rPr>
          <w:rFonts w:hint="eastAsia"/>
        </w:rPr>
        <w:t>「</w:t>
      </w:r>
      <w:r w:rsidR="001E206C">
        <w:rPr>
          <w:rFonts w:hint="eastAsia"/>
        </w:rPr>
        <w:t>同是那</w:t>
      </w:r>
      <w:r w:rsidR="00A7259F">
        <w:rPr>
          <w:rFonts w:hint="eastAsia"/>
        </w:rPr>
        <w:t>也是宗門潛力多少的象徵，築基修士越多，以後才越有機會有人結成金丹，成為真正的支柱，所以說，這築基一事，一向是宗門內的大事…」杜之嚴看來也是對築基有所期望，所以下過一番研究，一一分析給李龍飛聽。</w:t>
      </w:r>
    </w:p>
    <w:p w:rsidR="00C04663" w:rsidRDefault="00A7259F" w:rsidP="00813907">
      <w:pPr>
        <w:spacing w:after="240"/>
      </w:pPr>
      <w:r>
        <w:rPr>
          <w:rFonts w:hint="eastAsia"/>
        </w:rPr>
        <w:t>可李龍飛越聽臉色越是沉下去，他本以為築基雖難，但自己身上得到的靈石甚多，應該還是有辦法弄到幾粒築基丹，從而築基。</w:t>
      </w:r>
    </w:p>
    <w:p w:rsidR="00C04663" w:rsidRDefault="00A7259F" w:rsidP="00813907">
      <w:pPr>
        <w:spacing w:after="240"/>
      </w:pPr>
      <w:r>
        <w:rPr>
          <w:rFonts w:hint="eastAsia"/>
        </w:rPr>
        <w:t>但如今聽起來，他才知道，自己還是太過天真。</w:t>
      </w:r>
    </w:p>
    <w:p w:rsidR="00C04663" w:rsidRDefault="00A7259F" w:rsidP="00813907">
      <w:pPr>
        <w:spacing w:after="240"/>
      </w:pPr>
      <w:r>
        <w:rPr>
          <w:rFonts w:hint="eastAsia"/>
        </w:rPr>
        <w:t>想來當初如果在自在道內，能不能輪到自己拿築基丹，也是個未知數，而現在在別人宗內，要得到築基丹，看起來確實不太可能。</w:t>
      </w:r>
    </w:p>
    <w:p w:rsidR="00C04663" w:rsidRDefault="00A7259F" w:rsidP="00813907">
      <w:pPr>
        <w:spacing w:after="240"/>
      </w:pPr>
      <w:r>
        <w:rPr>
          <w:rFonts w:hint="eastAsia"/>
        </w:rPr>
        <w:t>而且杜之嚴也講了，就算有築基丹，也只是三四成的機會而已，自己資質一向不好，想要築基，恐怕得準備不只一顆築基丹才行。</w:t>
      </w:r>
    </w:p>
    <w:p w:rsidR="00C04663" w:rsidRDefault="00A7259F" w:rsidP="00813907">
      <w:pPr>
        <w:spacing w:after="240"/>
      </w:pPr>
      <w:r>
        <w:rPr>
          <w:rFonts w:hint="eastAsia"/>
        </w:rPr>
        <w:t>想到這，李龍飛打斷杜之嚴的話語，沉聲問道。</w:t>
      </w:r>
    </w:p>
    <w:p w:rsidR="00C04663" w:rsidRDefault="00A7259F" w:rsidP="00813907">
      <w:pPr>
        <w:spacing w:after="240"/>
      </w:pPr>
      <w:r>
        <w:rPr>
          <w:rFonts w:hint="eastAsia"/>
        </w:rPr>
        <w:t>「那築基丹雖難買，但難道沒別的方法更有把握提升築基的機會嗎？赤劍宗也算大宗了，應該有些秘法吧？」</w:t>
      </w:r>
    </w:p>
    <w:p w:rsidR="00C04663" w:rsidRDefault="00A7259F" w:rsidP="00813907">
      <w:pPr>
        <w:spacing w:after="240"/>
      </w:pPr>
      <w:r>
        <w:rPr>
          <w:rFonts w:hint="eastAsia"/>
        </w:rPr>
        <w:t>聽到這問題，杜之嚴面露難色，隨即把頭搖得跟波浪鼓一樣，嘆氣說道。</w:t>
      </w:r>
    </w:p>
    <w:p w:rsidR="00C04663" w:rsidRDefault="00A7259F" w:rsidP="00813907">
      <w:pPr>
        <w:spacing w:after="240"/>
      </w:pPr>
      <w:r>
        <w:rPr>
          <w:rFonts w:hint="eastAsia"/>
        </w:rPr>
        <w:lastRenderedPageBreak/>
        <w:t>「李兄不知，這別的方法，不是沒有，但要嘛是太過危險，要嘛是比築基丹更加難求，而築基丹雖然稀少，但主要是因為煉製此丹中的其中一味主藥難尋，否則如果有足夠藥材，一般丹師多煉幾次倒也可以煉製出來。」</w:t>
      </w:r>
    </w:p>
    <w:p w:rsidR="00C04663" w:rsidRDefault="00A7259F" w:rsidP="00813907">
      <w:pPr>
        <w:spacing w:after="240"/>
      </w:pPr>
      <w:r>
        <w:rPr>
          <w:rFonts w:hint="eastAsia"/>
        </w:rPr>
        <w:t>「甚麼主藥，竟然這麼難尋？」李龍飛一愣問到。</w:t>
      </w:r>
    </w:p>
    <w:p w:rsidR="00C04663" w:rsidRDefault="00A7259F" w:rsidP="00813907">
      <w:pPr>
        <w:spacing w:after="240"/>
      </w:pPr>
      <w:r>
        <w:rPr>
          <w:rFonts w:hint="eastAsia"/>
        </w:rPr>
        <w:t>「是黃木蔘，而且還得是千年以上，這種靈草，胭脂山一帶的修仙界本就不多，加上無法人為種植，所以限制了這築基丹的數量，否則怎會這麼難晉升築基！」杜之嚴邊說邊是搓手，同時臉上頗有感慨的樣子。</w:t>
      </w:r>
    </w:p>
    <w:p w:rsidR="00C04663" w:rsidRDefault="00A7259F" w:rsidP="00813907">
      <w:pPr>
        <w:spacing w:after="240"/>
      </w:pPr>
      <w:r>
        <w:rPr>
          <w:rFonts w:hint="eastAsia"/>
        </w:rPr>
        <w:t>李龍飛聽完卻是默默無語，良久之後才抬起頭來問。</w:t>
      </w:r>
    </w:p>
    <w:p w:rsidR="00C04663" w:rsidRDefault="00A7259F" w:rsidP="00813907">
      <w:pPr>
        <w:spacing w:after="240"/>
      </w:pPr>
      <w:r>
        <w:rPr>
          <w:rFonts w:hint="eastAsia"/>
        </w:rPr>
        <w:t>「這麼說，要是有足夠的千年黃木蔘，那要得到築基丹，倒也不是甚麼難事囉？」</w:t>
      </w:r>
    </w:p>
    <w:p w:rsidR="00C04663" w:rsidRDefault="00A7259F" w:rsidP="00813907">
      <w:pPr>
        <w:spacing w:after="240"/>
      </w:pPr>
      <w:r>
        <w:rPr>
          <w:rFonts w:hint="eastAsia"/>
        </w:rPr>
        <w:t>杜之嚴聽到李龍飛的語氣，嚇了一跳，忙詫異問道，「李兄難道有千年黃木蔘嗎？」</w:t>
      </w:r>
    </w:p>
    <w:p w:rsidR="00C04663" w:rsidRDefault="00A7259F" w:rsidP="00813907">
      <w:pPr>
        <w:spacing w:after="240"/>
      </w:pPr>
      <w:r>
        <w:rPr>
          <w:rFonts w:hint="eastAsia"/>
        </w:rPr>
        <w:t>李龍飛搖了搖頭，平靜地說，「這種靈草，我怎會有？只不過，既然知道了要這種靈草才能煉出築基丹，那我自然會想辦法去找尋。否則，以我現在的身份，想來也沒有哪個宗門會將築基丹賞賜給我。」</w:t>
      </w:r>
    </w:p>
    <w:p w:rsidR="00C04663" w:rsidRDefault="00A7259F" w:rsidP="00813907">
      <w:pPr>
        <w:spacing w:after="240"/>
      </w:pPr>
      <w:r>
        <w:rPr>
          <w:rFonts w:hint="eastAsia"/>
        </w:rPr>
        <w:t>這番話倒也中肯，杜之嚴聽完沉思一會後，拿出一枚玉簡，以靈識拓印了一份資料，連同一張丹方，遞給了李龍飛。</w:t>
      </w:r>
    </w:p>
    <w:p w:rsidR="00C04663" w:rsidRDefault="00A7259F" w:rsidP="00813907">
      <w:pPr>
        <w:spacing w:after="240"/>
      </w:pPr>
      <w:r>
        <w:rPr>
          <w:rFonts w:hint="eastAsia"/>
        </w:rPr>
        <w:t>「這是？」李龍飛看向前面這兩樣東西，有些驚訝。</w:t>
      </w:r>
    </w:p>
    <w:p w:rsidR="00C04663" w:rsidRDefault="00A7259F" w:rsidP="00813907">
      <w:pPr>
        <w:spacing w:after="240"/>
      </w:pPr>
      <w:r>
        <w:rPr>
          <w:rFonts w:hint="eastAsia"/>
        </w:rPr>
        <w:t>杜之嚴嘴角微微上揚，雙手一拱，「李兄對我有救命之恩，先前又答應贈我靈仙蟲芝的葉子救人，這是我之前從家族中得來的千年黃木蔘消息，加上一張本宗丹師所給的築基丹丹方，李兄如果能順利取得千年黃木蔘，以此丹方，倒也可以找個丹師煉製出築基丹出來。」</w:t>
      </w:r>
    </w:p>
    <w:p w:rsidR="00C04663" w:rsidRDefault="00A7259F" w:rsidP="00813907">
      <w:pPr>
        <w:spacing w:after="240"/>
      </w:pPr>
      <w:r>
        <w:rPr>
          <w:rFonts w:hint="eastAsia"/>
        </w:rPr>
        <w:t>「你不想要築基丹嗎？」聽到是如此貴重的東西，李龍飛也不得不動容地望向杜之嚴問道。。</w:t>
      </w:r>
    </w:p>
    <w:p w:rsidR="00C04663" w:rsidRDefault="00A7259F" w:rsidP="00813907">
      <w:pPr>
        <w:spacing w:after="240"/>
      </w:pPr>
      <w:r>
        <w:rPr>
          <w:rFonts w:hint="eastAsia"/>
        </w:rPr>
        <w:t>杜之嚴倒是像做了件沒甚麼大不了的事搖了搖頭說，「也不是在下不需要，而是相比於李兄，在下從家族或宗門內得到築基丹的機會大得多。再加上現在下在修為未到，短時間內並不用著用，所以這黃木蔘的消息，跟築基丹的丹方，就權當報答李兄的救命之恩吧。」</w:t>
      </w:r>
    </w:p>
    <w:p w:rsidR="00C04663" w:rsidRDefault="00A7259F" w:rsidP="00813907">
      <w:pPr>
        <w:spacing w:after="240"/>
      </w:pPr>
      <w:r>
        <w:rPr>
          <w:rFonts w:hint="eastAsia"/>
        </w:rPr>
        <w:t>李龍飛眼中閃著精茫，看著杜之嚴一會後，這才將那兩樣東西收下，跟著揖身一謝，「既然如此，我也不推卻了，杜兄他日築基如有需要，李某自當傾力相助。」</w:t>
      </w:r>
    </w:p>
    <w:p w:rsidR="00C04663" w:rsidRDefault="00A7259F" w:rsidP="00813907">
      <w:pPr>
        <w:spacing w:after="240"/>
      </w:pPr>
      <w:r>
        <w:rPr>
          <w:rFonts w:hint="eastAsia"/>
        </w:rPr>
        <w:t>兩人至此，終於把心中一些陰霾給散了開來，當下又笑談了許久，杜之嚴這才離開閣樓。</w:t>
      </w:r>
    </w:p>
    <w:p w:rsidR="00C04663" w:rsidRDefault="00A7259F" w:rsidP="00813907">
      <w:pPr>
        <w:spacing w:after="240"/>
      </w:pPr>
      <w:r>
        <w:rPr>
          <w:rFonts w:hint="eastAsia"/>
        </w:rPr>
        <w:lastRenderedPageBreak/>
        <w:t>而現在，擺在李龍飛面前的那章玉簡，正是當日從刀仙宗準天驕謝風淮身上所得的丹道入門簡介。</w:t>
      </w:r>
    </w:p>
    <w:p w:rsidR="00C04663" w:rsidRDefault="00A7259F" w:rsidP="00813907">
      <w:pPr>
        <w:spacing w:after="240"/>
      </w:pPr>
      <w:r>
        <w:rPr>
          <w:rFonts w:hint="eastAsia"/>
        </w:rPr>
        <w:t>這玉簡上共分兩部份，第一部份是煉丹常見的一千種藥草，每一種都詳細介紹，還附帶圖鑑，栩栩如生，第二部份則是幾個簡單的煉丹入門法門，從如何將草木催生，到抽取精髓，煉製成丹都有提到。</w:t>
      </w:r>
    </w:p>
    <w:p w:rsidR="00C04663" w:rsidRDefault="00A7259F" w:rsidP="00813907">
      <w:pPr>
        <w:spacing w:after="240"/>
      </w:pPr>
      <w:r>
        <w:rPr>
          <w:rFonts w:hint="eastAsia"/>
        </w:rPr>
        <w:t>當時李龍飛因為看不懂，加上被人追殺，所以沒有細看，但如今聽到這築基丹如此難求，不由得想要從最基本找起，就是直接找到煉製築基丹的原料，再請丹師幫忙煉製出來。</w:t>
      </w:r>
    </w:p>
    <w:p w:rsidR="00C04663" w:rsidRDefault="00A7259F" w:rsidP="00813907">
      <w:pPr>
        <w:spacing w:after="240"/>
      </w:pPr>
      <w:r>
        <w:rPr>
          <w:rFonts w:hint="eastAsia"/>
        </w:rPr>
        <w:t>只是，李龍飛自己也知道，以他現在叛逃弟子的身份，想要找到個丹師幫忙，可說是天方夜譚，既然如此，那他不如自己學習，成為丹師之後，再找齊原料，自然就可以煉出築基丹，從而築基，成為築基修士。</w:t>
      </w:r>
    </w:p>
    <w:p w:rsidR="00C04663" w:rsidRDefault="00A7259F" w:rsidP="00813907">
      <w:pPr>
        <w:spacing w:after="240"/>
      </w:pPr>
      <w:r>
        <w:rPr>
          <w:rFonts w:hint="eastAsia"/>
        </w:rPr>
        <w:t>這番打算，若說出去，恐怕會貽笑大方，讓人不恥。</w:t>
      </w:r>
    </w:p>
    <w:p w:rsidR="00C04663" w:rsidRDefault="00A7259F" w:rsidP="00813907">
      <w:pPr>
        <w:spacing w:after="240"/>
      </w:pPr>
      <w:r>
        <w:rPr>
          <w:rFonts w:hint="eastAsia"/>
        </w:rPr>
        <w:t>畢竟為了築基而學煉丹，還要煉出大名鼎鼎的築基丹，這種想法，說甚麼也不會有人敢打算</w:t>
      </w:r>
      <w:r w:rsidR="006B3E26">
        <w:rPr>
          <w:rFonts w:hint="eastAsia"/>
        </w:rPr>
        <w:t>。</w:t>
      </w:r>
    </w:p>
    <w:p w:rsidR="00C04663" w:rsidRDefault="00A7259F" w:rsidP="00813907">
      <w:pPr>
        <w:spacing w:after="240"/>
      </w:pPr>
      <w:r>
        <w:rPr>
          <w:rFonts w:hint="eastAsia"/>
        </w:rPr>
        <w:t>但李龍飛當年以凡人身份就敢妄想成為仙人報仇雪恨，他骨子裡的那種膽大妄為跟立定目標後就不顧一切的倔強即使在這幾年已經被他藏到了內心深處，此時還是忍不住顯露了出來。</w:t>
      </w:r>
    </w:p>
    <w:p w:rsidR="00C04663" w:rsidRDefault="00A7259F" w:rsidP="00813907">
      <w:pPr>
        <w:spacing w:after="240"/>
      </w:pPr>
      <w:r>
        <w:rPr>
          <w:rFonts w:hint="eastAsia"/>
        </w:rPr>
        <w:t>當然，這也只是李龍飛所做的最壞打算而已，若有可能，他也希望能找到丹師幫忙，或者直接得到築基丹服用，畢竟他脾氣是硬了些，但也不是傻子，自然明白這其中的困難度有多大，而不會白白浪費自己的時間。</w:t>
      </w:r>
    </w:p>
    <w:p w:rsidR="00C04663" w:rsidRDefault="00A7259F" w:rsidP="00813907">
      <w:pPr>
        <w:spacing w:after="240"/>
      </w:pPr>
      <w:r>
        <w:rPr>
          <w:rFonts w:hint="eastAsia"/>
        </w:rPr>
        <w:t>想到時間，李龍飛又嘆了口氣，從他離家到現在已經十多年了，這段期間，他沒有再見到李府家人一面，甚至隱隱約約，他也多少明悟自己的父親恐怕是救不回來。</w:t>
      </w:r>
    </w:p>
    <w:p w:rsidR="00C04663" w:rsidRDefault="00A7259F" w:rsidP="00813907">
      <w:pPr>
        <w:spacing w:after="240"/>
      </w:pPr>
      <w:r>
        <w:rPr>
          <w:rFonts w:hint="eastAsia"/>
        </w:rPr>
        <w:t>但他不願去想，也不敢去想，在他心中，一直支撐他的是，有朝一日能替父親報仇雪恨，然後施展大神通，將父親復活，同時找到李府，一起再享天倫之樂的願望。</w:t>
      </w:r>
    </w:p>
    <w:p w:rsidR="00C04663" w:rsidRDefault="00A7259F" w:rsidP="00813907">
      <w:pPr>
        <w:spacing w:after="240"/>
      </w:pPr>
      <w:r>
        <w:rPr>
          <w:rFonts w:hint="eastAsia"/>
        </w:rPr>
        <w:t>就這樣，接下來的時間，李龍飛一邊修練，一邊研究那玉簡中的煉丹之法及背記草木圖鑒，很快的，一個月又過去了。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資質太笨</w:t>
      </w:r>
    </w:p>
    <w:p w:rsidR="00C04663" w:rsidRDefault="00C04663" w:rsidP="00813907">
      <w:pPr>
        <w:spacing w:after="240"/>
      </w:pPr>
    </w:p>
    <w:p w:rsidR="00C04663" w:rsidRDefault="00A7259F" w:rsidP="00813907">
      <w:pPr>
        <w:spacing w:after="240"/>
      </w:pPr>
      <w:r>
        <w:rPr>
          <w:rFonts w:hint="eastAsia"/>
        </w:rPr>
        <w:t>一個月後，杜之嚴如期將那已經催生好的靈仙蟲芝</w:t>
      </w:r>
      <w:r w:rsidR="00BA4945">
        <w:rPr>
          <w:rFonts w:hint="eastAsia"/>
        </w:rPr>
        <w:t>裝在一個寶盒，放進儲物袋中</w:t>
      </w:r>
      <w:r>
        <w:rPr>
          <w:rFonts w:hint="eastAsia"/>
        </w:rPr>
        <w:t>交給了李龍飛</w:t>
      </w:r>
      <w:r w:rsidR="00BA4945">
        <w:rPr>
          <w:rFonts w:hint="eastAsia"/>
        </w:rPr>
        <w:t>。</w:t>
      </w:r>
    </w:p>
    <w:p w:rsidR="00C04663" w:rsidRDefault="00A7259F" w:rsidP="00813907">
      <w:pPr>
        <w:spacing w:after="240"/>
      </w:pPr>
      <w:r>
        <w:rPr>
          <w:rFonts w:hint="eastAsia"/>
        </w:rPr>
        <w:t>望著那半蟲半草，晶瑩剔透的靈藥，李龍飛也有些恍惚。</w:t>
      </w:r>
    </w:p>
    <w:p w:rsidR="00C04663" w:rsidRDefault="00A7259F" w:rsidP="00813907">
      <w:pPr>
        <w:spacing w:after="240"/>
      </w:pPr>
      <w:r>
        <w:rPr>
          <w:rFonts w:hint="eastAsia"/>
        </w:rPr>
        <w:t>這如此珍貴的藥草，竟真的被自己給拿到了，雖然上面少了一片葉子，無法發揮整株服下的效用，但其他四片葉子，可說是四次救命仙丹，足以讓他在遇到兇險之際逆轉乾坤，逢凶化吉好幾次。</w:t>
      </w:r>
    </w:p>
    <w:p w:rsidR="00C04663" w:rsidRDefault="00A7259F" w:rsidP="00813907">
      <w:pPr>
        <w:spacing w:after="240"/>
      </w:pPr>
      <w:r>
        <w:rPr>
          <w:rFonts w:hint="eastAsia"/>
        </w:rPr>
        <w:t>而杜之嚴更</w:t>
      </w:r>
      <w:r w:rsidR="00BA4945">
        <w:rPr>
          <w:rFonts w:hint="eastAsia"/>
        </w:rPr>
        <w:t>是</w:t>
      </w:r>
      <w:r>
        <w:rPr>
          <w:rFonts w:hint="eastAsia"/>
        </w:rPr>
        <w:t>細心地將其裝在一個</w:t>
      </w:r>
      <w:r w:rsidR="00BA4945">
        <w:rPr>
          <w:rFonts w:hint="eastAsia"/>
        </w:rPr>
        <w:t>紫金色的</w:t>
      </w:r>
      <w:r>
        <w:rPr>
          <w:rFonts w:hint="eastAsia"/>
        </w:rPr>
        <w:t>寶盒，封住了藥草上散發出來的天地靈氣，否則以李龍飛的外人身份，在這赤劍宗內，可能還會因這靈草引來一些不必要的麻煩。</w:t>
      </w:r>
    </w:p>
    <w:p w:rsidR="00C04663" w:rsidRDefault="00A7259F" w:rsidP="00813907">
      <w:pPr>
        <w:spacing w:after="240"/>
      </w:pPr>
      <w:r>
        <w:rPr>
          <w:rFonts w:hint="eastAsia"/>
        </w:rPr>
        <w:t>只是，這樣的喜事，還是沖淡不了他所受到的煉丹挫折。</w:t>
      </w:r>
    </w:p>
    <w:p w:rsidR="00C04663" w:rsidRDefault="00A7259F" w:rsidP="00813907">
      <w:pPr>
        <w:spacing w:after="240"/>
      </w:pPr>
      <w:r>
        <w:rPr>
          <w:rFonts w:hint="eastAsia"/>
        </w:rPr>
        <w:t>望著那本玉簡內的草木圖鑒，李龍飛心中滿是無言與無力感。</w:t>
      </w:r>
    </w:p>
    <w:p w:rsidR="00C04663" w:rsidRDefault="00A7259F" w:rsidP="00813907">
      <w:pPr>
        <w:spacing w:after="240"/>
      </w:pPr>
      <w:r>
        <w:rPr>
          <w:rFonts w:hint="eastAsia"/>
        </w:rPr>
        <w:t>明明才一千多種植物，在修先者修為越高，靈脈洗髓去除凡體污垢的情況下，一目十行，過目不望這種神通理當是越來越厲害才是，偏偏李龍飛對這一千多種植物卻始終記不了太多。</w:t>
      </w:r>
    </w:p>
    <w:p w:rsidR="00C04663" w:rsidRDefault="00A7259F" w:rsidP="00813907">
      <w:pPr>
        <w:spacing w:after="240"/>
      </w:pPr>
      <w:r>
        <w:rPr>
          <w:rFonts w:hint="eastAsia"/>
        </w:rPr>
        <w:t>不是忘了馬尾草的生長條件，就是漏掉鼠仙花是幾月開花的，至於孔雀蘭跟金繡草長得那麼相似，更是讓他每次都不斷錯認。</w:t>
      </w:r>
    </w:p>
    <w:p w:rsidR="00C04663" w:rsidRDefault="00A7259F" w:rsidP="00813907">
      <w:pPr>
        <w:spacing w:after="240"/>
      </w:pPr>
      <w:r>
        <w:rPr>
          <w:rFonts w:hint="eastAsia"/>
        </w:rPr>
        <w:t>而這是煉丹的最基本的功課，如果連靈草都不能記熟，那更別提怎麼催生，怎麼淬煉，當然也就不用想要煉丹了。</w:t>
      </w:r>
    </w:p>
    <w:p w:rsidR="00C04663" w:rsidRDefault="00A7259F" w:rsidP="00813907">
      <w:pPr>
        <w:spacing w:after="240"/>
      </w:pPr>
      <w:r>
        <w:rPr>
          <w:rFonts w:hint="eastAsia"/>
        </w:rPr>
        <w:t>他也曾想過，是不是自己真的資質太笨了，但明明在記功法心訣，甚至是</w:t>
      </w:r>
      <w:r w:rsidR="00D32F7B">
        <w:rPr>
          <w:rFonts w:hint="eastAsia"/>
        </w:rPr>
        <w:t>了解</w:t>
      </w:r>
      <w:r>
        <w:rPr>
          <w:rFonts w:hint="eastAsia"/>
        </w:rPr>
        <w:t>杜之嚴給的那些陣法上，自己都還算不錯，為甚麼要記這些草木圖鑒，就會這麼困難呢？</w:t>
      </w:r>
    </w:p>
    <w:p w:rsidR="00C04663" w:rsidRDefault="00A7259F" w:rsidP="00813907">
      <w:pPr>
        <w:spacing w:after="240"/>
      </w:pPr>
      <w:r>
        <w:rPr>
          <w:rFonts w:hint="eastAsia"/>
        </w:rPr>
        <w:t>無奈之下，他只得仰天長嘆一口氣，繼續更加的努力起來。</w:t>
      </w:r>
    </w:p>
    <w:p w:rsidR="00C04663" w:rsidRDefault="00A7259F" w:rsidP="00813907">
      <w:pPr>
        <w:spacing w:after="240"/>
      </w:pPr>
      <w:r>
        <w:rPr>
          <w:rFonts w:hint="eastAsia"/>
        </w:rPr>
        <w:t>當初天宏上人在他身上落下禁制，都讓他硬生生地花了一年時間磨破，他可不信學這煉丹一術，會比磨掉那禁制要來得難。</w:t>
      </w:r>
    </w:p>
    <w:p w:rsidR="00C04663" w:rsidRDefault="00A7259F" w:rsidP="00813907">
      <w:pPr>
        <w:spacing w:after="240"/>
      </w:pPr>
      <w:r>
        <w:rPr>
          <w:rFonts w:hint="eastAsia"/>
        </w:rPr>
        <w:t>至於何時學會，那倒是其次，反正要得到築基丹不只一種方法，他好歹要每種都試過，否則是不會甘心的。</w:t>
      </w:r>
    </w:p>
    <w:p w:rsidR="00C04663" w:rsidRDefault="00A7259F" w:rsidP="00813907">
      <w:pPr>
        <w:spacing w:after="240"/>
      </w:pPr>
      <w:r>
        <w:rPr>
          <w:rFonts w:hint="eastAsia"/>
        </w:rPr>
        <w:t>就這樣，在一喜一憂之下，李龍飛又打坐修行了兩個多月。</w:t>
      </w:r>
    </w:p>
    <w:p w:rsidR="00C04663" w:rsidRDefault="00A7259F" w:rsidP="00813907">
      <w:pPr>
        <w:spacing w:after="240"/>
      </w:pPr>
      <w:r>
        <w:rPr>
          <w:rFonts w:hint="eastAsia"/>
        </w:rPr>
        <w:lastRenderedPageBreak/>
        <w:t>這前後近四個月裡，李龍飛也慢慢將赤劍宗的情況跟四派大戰的戰況給打聽清楚了。</w:t>
      </w:r>
    </w:p>
    <w:p w:rsidR="00C04663" w:rsidRDefault="00A7259F" w:rsidP="00813907">
      <w:pPr>
        <w:spacing w:after="240"/>
      </w:pPr>
      <w:r>
        <w:rPr>
          <w:rFonts w:hint="eastAsia"/>
        </w:rPr>
        <w:t>首先，雖說四派大戰已經許久，但詭異的是，彼此間竟在近期很有默契的開始暫緩下來。</w:t>
      </w:r>
    </w:p>
    <w:p w:rsidR="00C04663" w:rsidRDefault="00A7259F" w:rsidP="00813907">
      <w:pPr>
        <w:spacing w:after="240"/>
      </w:pPr>
      <w:r>
        <w:rPr>
          <w:rFonts w:hint="eastAsia"/>
        </w:rPr>
        <w:t>從第一次大會戰之後，第二次會戰，第三次會戰，彼此會戰的時間越拉越久，出戰時間也越戰越短，到四個月前的第四次會戰，甚至只持續了五天，就鳴金收兵，然後延續了四個月的和平。</w:t>
      </w:r>
    </w:p>
    <w:p w:rsidR="00C04663" w:rsidRDefault="00A7259F" w:rsidP="00813907">
      <w:pPr>
        <w:spacing w:after="240"/>
      </w:pPr>
      <w:r>
        <w:rPr>
          <w:rFonts w:hint="eastAsia"/>
        </w:rPr>
        <w:t>這倒也不是說四派之間已經放下仇恨，畢竟光是爭取進那仙石的名額，就不可能有人會打退堂鼓，因此彼此間的小會戰仍是不減，但較大型的會戰卻是停下來了。</w:t>
      </w:r>
    </w:p>
    <w:p w:rsidR="00C04663" w:rsidRDefault="00A7259F" w:rsidP="00813907">
      <w:pPr>
        <w:spacing w:after="240"/>
      </w:pPr>
      <w:r>
        <w:rPr>
          <w:rFonts w:hint="eastAsia"/>
        </w:rPr>
        <w:t>李龍飛雖然詫異，但這等事情，也不是他能知許太多內情的，所以只是聽聽就算了。</w:t>
      </w:r>
    </w:p>
    <w:p w:rsidR="00C04663" w:rsidRDefault="00A7259F" w:rsidP="00813907">
      <w:pPr>
        <w:spacing w:after="240"/>
      </w:pPr>
      <w:r>
        <w:rPr>
          <w:rFonts w:hint="eastAsia"/>
        </w:rPr>
        <w:t>事實上，四派會這樣子也是無可厚非，實在是因為這四次會戰，讓彼此不管高階修士還是低階修士都損傷許多，而各派的掌事都是老謀深算之人，一開始或許有些衝動，但幾次之後，便明瞭了不能再這樣下去。</w:t>
      </w:r>
    </w:p>
    <w:p w:rsidR="00C04663" w:rsidRDefault="00A7259F" w:rsidP="00813907">
      <w:pPr>
        <w:spacing w:after="240"/>
      </w:pPr>
      <w:r>
        <w:rPr>
          <w:rFonts w:hint="eastAsia"/>
        </w:rPr>
        <w:t>畢竟，就算真的有哪一方將另一方給滅了，肯定也是元氣大傷，就算幾年後爭取到了那入仙石的名額，能否派足夠人手進去尋寶，都是個問題，這麼一來，自然多少在戰役上做些保留了。</w:t>
      </w:r>
    </w:p>
    <w:p w:rsidR="00C04663" w:rsidRDefault="00A7259F" w:rsidP="00813907">
      <w:pPr>
        <w:spacing w:after="240"/>
      </w:pPr>
      <w:r>
        <w:rPr>
          <w:rFonts w:hint="eastAsia"/>
        </w:rPr>
        <w:t>再來，進這赤劍宗四個月內，雖不說多熟，但一些低階弟子能去的地方，諸如練丹房，比試廳，百藥園等，李龍飛也都算熟了。</w:t>
      </w:r>
    </w:p>
    <w:p w:rsidR="00C04663" w:rsidRDefault="00A7259F" w:rsidP="00813907">
      <w:pPr>
        <w:spacing w:after="240"/>
      </w:pPr>
      <w:r>
        <w:rPr>
          <w:rFonts w:hint="eastAsia"/>
        </w:rPr>
        <w:t>其中百藥園更是被他重點探訪的地方，這裡的奇花靈草，雖說都屬於赤劍宗，但外訪的貴賓也可以以靈石購買，方便一些練丹修士使用。</w:t>
      </w:r>
    </w:p>
    <w:p w:rsidR="00C04663" w:rsidRDefault="00A7259F" w:rsidP="00813907">
      <w:pPr>
        <w:spacing w:after="240"/>
      </w:pPr>
      <w:r>
        <w:rPr>
          <w:rFonts w:hint="eastAsia"/>
        </w:rPr>
        <w:t>說起來，赤劍宗的練丹造詣雖不說四派之冠，但也跟刀仙宗相差不多，而這百藥園也是當年赤劍宗一名坐化的元老所親手佈置下來，裡頭的草藥種類可說是多達上千種，平日得靠許多低階弟子照顧，也算是讓李龍飛大開眼界了。</w:t>
      </w:r>
    </w:p>
    <w:p w:rsidR="00C04663" w:rsidRDefault="00A7259F" w:rsidP="00813907">
      <w:pPr>
        <w:spacing w:after="240"/>
      </w:pPr>
      <w:r>
        <w:rPr>
          <w:rFonts w:hint="eastAsia"/>
        </w:rPr>
        <w:t>當然，他能見到的還是較常見的藥草而已，那些奇珍異草，自然是不輕易讓人見到的。</w:t>
      </w:r>
    </w:p>
    <w:p w:rsidR="00C04663" w:rsidRDefault="00A7259F" w:rsidP="00813907">
      <w:pPr>
        <w:spacing w:after="240"/>
      </w:pPr>
      <w:r>
        <w:rPr>
          <w:rFonts w:hint="eastAsia"/>
        </w:rPr>
        <w:t>最後是這四個月內，李龍飛雖對赤劍宗內的弟子認識不多，但倒是結交了幾個住在附近，同是賓客樓內的外來修士。</w:t>
      </w:r>
    </w:p>
    <w:p w:rsidR="00C04663" w:rsidRDefault="00A7259F" w:rsidP="00813907">
      <w:pPr>
        <w:spacing w:after="240"/>
      </w:pPr>
      <w:r>
        <w:rPr>
          <w:rFonts w:hint="eastAsia"/>
        </w:rPr>
        <w:t>這幾個人分別是五男二女，均是練氣層的修士，雖說賓客樓也有其他築基修士，</w:t>
      </w:r>
      <w:r>
        <w:rPr>
          <w:rFonts w:hint="eastAsia"/>
        </w:rPr>
        <w:lastRenderedPageBreak/>
        <w:t>但那些前輩怎會跟練氣期的小輩混在一起，所以自然各成一圈，而李龍飛同是練氣期修士，當然被他們邀請，希望能在一起彼此也好互相交流交流。</w:t>
      </w:r>
    </w:p>
    <w:p w:rsidR="00C04663" w:rsidRDefault="00A7259F" w:rsidP="00813907">
      <w:pPr>
        <w:spacing w:after="240"/>
      </w:pPr>
      <w:r>
        <w:rPr>
          <w:rFonts w:hint="eastAsia"/>
        </w:rPr>
        <w:t>這五男二女，為首的乃是一名長鬚老者，一身浩然之氣頗為正派的樣子，被稱作樸道子。</w:t>
      </w:r>
    </w:p>
    <w:p w:rsidR="00C04663" w:rsidRDefault="00A7259F" w:rsidP="00813907">
      <w:pPr>
        <w:spacing w:after="240"/>
      </w:pPr>
      <w:r>
        <w:rPr>
          <w:rFonts w:hint="eastAsia"/>
        </w:rPr>
        <w:t>他被這群臨時湊在一起的散修推為魁首，雖說沒有正式定下甚麼約束，但大夥還是對他所說的話很是尊重幾分，畢竟據說他曾服下一枚築基丹，雖未能築基，但修為卻是跨出練氣大圓滿許多，無限接近築基。</w:t>
      </w:r>
    </w:p>
    <w:p w:rsidR="00C04663" w:rsidRDefault="00A7259F" w:rsidP="00813907">
      <w:pPr>
        <w:spacing w:after="240"/>
      </w:pPr>
      <w:r>
        <w:rPr>
          <w:rFonts w:hint="eastAsia"/>
        </w:rPr>
        <w:t>另一個姓陰的男修，則是一名陰沉的瘦子，一身魔氣頗讓其他人不舒服，但看在大家都是在赤劍宗作客，那僕道子也不好意思不邀他，便讓他一起跟大夥行動了。</w:t>
      </w:r>
    </w:p>
    <w:p w:rsidR="00C04663" w:rsidRDefault="00A7259F" w:rsidP="00813907">
      <w:pPr>
        <w:spacing w:after="240"/>
      </w:pPr>
      <w:r>
        <w:rPr>
          <w:rFonts w:hint="eastAsia"/>
        </w:rPr>
        <w:t>除此之外，剩下五人中有兩人是一對道侶，乃地水寨人氏，名喚黑武熊跟胡道姑，各使得一口金刀跟銀環，看起來很是厲害。</w:t>
      </w:r>
    </w:p>
    <w:p w:rsidR="00C04663" w:rsidRDefault="00A7259F" w:rsidP="00813907">
      <w:pPr>
        <w:spacing w:after="240"/>
      </w:pPr>
      <w:r>
        <w:rPr>
          <w:rFonts w:hint="eastAsia"/>
        </w:rPr>
        <w:t>而住在李龍飛旁的，則是兩個從風火靈洞來的散修，徐氏孿生兄弟，哥哥叫徐篙，弟弟叫徐益，分別練就風靈訣跟火靈訣，名聲似乎也頗響亮。</w:t>
      </w:r>
    </w:p>
    <w:p w:rsidR="00C04663" w:rsidRDefault="00A7259F" w:rsidP="00813907">
      <w:pPr>
        <w:spacing w:after="240"/>
      </w:pPr>
      <w:r>
        <w:rPr>
          <w:rFonts w:hint="eastAsia"/>
        </w:rPr>
        <w:t>最後一名陳姓女修，竟是一名年約十四五歲的少女，修為只有練氣八層，其貌不揚，但一雙大眼靈巧之極，讓人看上去頗為討喜，也不知道跟赤劍宗是何關係，竟也能住進賓客房裡。</w:t>
      </w:r>
    </w:p>
    <w:p w:rsidR="00C04663" w:rsidRDefault="00A7259F" w:rsidP="00813907">
      <w:pPr>
        <w:spacing w:after="240"/>
      </w:pPr>
      <w:r>
        <w:rPr>
          <w:rFonts w:hint="eastAsia"/>
        </w:rPr>
        <w:t>要知道，這群人，除了最後那名少女，最底限也都是練氣九層，甚至半數以上都是練氣大圓滿，若非如此，恐怕赤劍宗也不會會讓他們在此作客了。</w:t>
      </w:r>
    </w:p>
    <w:p w:rsidR="00C04663" w:rsidRDefault="00A7259F" w:rsidP="00813907">
      <w:pPr>
        <w:spacing w:after="240"/>
      </w:pPr>
      <w:r>
        <w:rPr>
          <w:rFonts w:hint="eastAsia"/>
        </w:rPr>
        <w:t>而李龍飛雖然成就了練氣十五層，但在一般修士眼裡，修為只是比練氣大圓滿強上許多，所以在這群人之中，倒也不算特別突出。</w:t>
      </w:r>
    </w:p>
    <w:p w:rsidR="00C04663" w:rsidRDefault="00A7259F" w:rsidP="00813907">
      <w:pPr>
        <w:spacing w:after="240"/>
      </w:pPr>
      <w:r>
        <w:rPr>
          <w:rFonts w:hint="eastAsia"/>
        </w:rPr>
        <w:t>說起來，彼此也都是天涯淪落人，若不是因為受四派之戰牽累，就是想提前避開此禍，才住了進來。</w:t>
      </w:r>
    </w:p>
    <w:p w:rsidR="00C04663" w:rsidRDefault="00A7259F" w:rsidP="00813907">
      <w:pPr>
        <w:spacing w:after="240"/>
      </w:pPr>
      <w:r>
        <w:rPr>
          <w:rFonts w:hint="eastAsia"/>
        </w:rPr>
        <w:t>畢竟就連自在道這樣小</w:t>
      </w:r>
      <w:r w:rsidR="005D495B">
        <w:rPr>
          <w:rFonts w:hint="eastAsia"/>
        </w:rPr>
        <w:t>有名氣的</w:t>
      </w:r>
      <w:r>
        <w:rPr>
          <w:rFonts w:hint="eastAsia"/>
        </w:rPr>
        <w:t>宗</w:t>
      </w:r>
      <w:r w:rsidR="005D495B">
        <w:rPr>
          <w:rFonts w:hint="eastAsia"/>
        </w:rPr>
        <w:t>門</w:t>
      </w:r>
      <w:r>
        <w:rPr>
          <w:rFonts w:hint="eastAsia"/>
        </w:rPr>
        <w:t>，都會遭到刀仙宗等併吞，其他散修或小家族，除非有足夠的自保能力，否則多半還要表態支持才行。</w:t>
      </w:r>
    </w:p>
    <w:p w:rsidR="00C04663" w:rsidRDefault="00A7259F" w:rsidP="00813907">
      <w:pPr>
        <w:spacing w:after="240"/>
      </w:pPr>
      <w:r>
        <w:rPr>
          <w:rFonts w:hint="eastAsia"/>
        </w:rPr>
        <w:t>就這樣，在李龍飛一邊苦背那些草木圖鑒，一邊繼續修練之際，</w:t>
      </w:r>
      <w:r w:rsidR="005D495B">
        <w:rPr>
          <w:rFonts w:hint="eastAsia"/>
        </w:rPr>
        <w:t>很快的，三個月過去了。</w:t>
      </w:r>
    </w:p>
    <w:p w:rsidR="00C04663" w:rsidRDefault="00A7259F" w:rsidP="00813907">
      <w:pPr>
        <w:spacing w:after="240"/>
      </w:pPr>
      <w:r>
        <w:rPr>
          <w:rFonts w:hint="eastAsia"/>
        </w:rPr>
        <w:t>這一日，他打坐到一半，懷中那面賓客身份令牌突然動了一下，隨即在他開門之後，見到那兩名石姓小童恭敬地立在門外，似乎有事等他。</w:t>
      </w:r>
    </w:p>
    <w:p w:rsidR="00C04663" w:rsidRDefault="00A7259F" w:rsidP="00813907">
      <w:pPr>
        <w:spacing w:after="240"/>
      </w:pPr>
      <w:r>
        <w:rPr>
          <w:rFonts w:hint="eastAsia"/>
        </w:rPr>
        <w:t>「怎麼了，你們找我有事？」雖然對方身份只是個雜役，但在別人宗內，李龍飛</w:t>
      </w:r>
      <w:r>
        <w:rPr>
          <w:rFonts w:hint="eastAsia"/>
        </w:rPr>
        <w:lastRenderedPageBreak/>
        <w:t>可不敢太自恃身份。</w:t>
      </w:r>
    </w:p>
    <w:p w:rsidR="00C04663" w:rsidRDefault="00A7259F" w:rsidP="00813907">
      <w:pPr>
        <w:spacing w:after="240"/>
      </w:pPr>
      <w:r>
        <w:rPr>
          <w:rFonts w:hint="eastAsia"/>
        </w:rPr>
        <w:t>這也多虧他經歷了這麼多年的磨練，心性比以前穩重思考得多。</w:t>
      </w:r>
    </w:p>
    <w:p w:rsidR="00C04663" w:rsidRDefault="00A7259F" w:rsidP="00813907">
      <w:pPr>
        <w:spacing w:after="240"/>
      </w:pPr>
      <w:r>
        <w:rPr>
          <w:rFonts w:hint="eastAsia"/>
        </w:rPr>
        <w:t>「敝宗林長老，請前輩前去外訪樓一趟。」那兩名童子一揖，恭恭敬敬說著，語氣卻是不容推辭的樣子。</w:t>
      </w:r>
    </w:p>
    <w:p w:rsidR="00C04663" w:rsidRDefault="00A7259F" w:rsidP="00813907">
      <w:pPr>
        <w:spacing w:after="240"/>
      </w:pPr>
      <w:r>
        <w:rPr>
          <w:rFonts w:hint="eastAsia"/>
        </w:rPr>
        <w:t>李龍飛心中一愣，雖然隱約猜到了甚麼，但也沒有多說甚麼，便跟著那兩名童子便往那外訪樓走去。</w:t>
      </w:r>
    </w:p>
    <w:p w:rsidR="00C04663" w:rsidRDefault="00A7259F" w:rsidP="00813907">
      <w:pPr>
        <w:spacing w:after="240"/>
      </w:pPr>
      <w:r>
        <w:rPr>
          <w:rFonts w:hint="eastAsia"/>
        </w:rPr>
        <w:t>對於那林長老，李龍飛也不陌生，此人便是當初審核他進赤劍宗的光頭結丹修士。</w:t>
      </w:r>
    </w:p>
    <w:p w:rsidR="00C04663" w:rsidRDefault="00A7259F" w:rsidP="00813907">
      <w:pPr>
        <w:spacing w:after="240"/>
      </w:pPr>
      <w:r>
        <w:rPr>
          <w:rFonts w:hint="eastAsia"/>
        </w:rPr>
        <w:t>轉眼間，李龍飛便來到了一棟高樓外，一進大廳，只見除了他之外，其他賓客樓的修士也幾乎都來了。</w:t>
      </w:r>
    </w:p>
    <w:p w:rsidR="00C04663" w:rsidRDefault="00A7259F" w:rsidP="00813907">
      <w:pPr>
        <w:spacing w:after="240"/>
      </w:pPr>
      <w:r>
        <w:rPr>
          <w:rFonts w:hint="eastAsia"/>
        </w:rPr>
        <w:t>而在其內，一名修士在半空中盤腿閉眼，正是赤劍宗的林長老在那打坐，似乎因為還有其他人沒到，而沒有張開眼睛。</w:t>
      </w:r>
    </w:p>
    <w:p w:rsidR="00C04663" w:rsidRDefault="00A7259F" w:rsidP="00813907">
      <w:pPr>
        <w:spacing w:after="240"/>
      </w:pPr>
      <w:r>
        <w:rPr>
          <w:rFonts w:hint="eastAsia"/>
        </w:rPr>
        <w:t>雖是如此，他身上龐大的靈壓，還是壓得此地的眾人不敢大聲喧嘩，紛紛各自找地方盤腿坐下。</w:t>
      </w:r>
    </w:p>
    <w:p w:rsidR="00C04663" w:rsidRDefault="00A7259F" w:rsidP="00813907">
      <w:pPr>
        <w:spacing w:after="240"/>
      </w:pPr>
      <w:r>
        <w:rPr>
          <w:rFonts w:hint="eastAsia"/>
        </w:rPr>
        <w:t>靠近大廳外的一位長鬚道人，見到李龍飛進來，很熱情的朝他揮了揮手，同時騰出個位置，示意要給他位置坐下。</w:t>
      </w:r>
    </w:p>
    <w:p w:rsidR="00C04663" w:rsidRDefault="00A7259F" w:rsidP="00813907">
      <w:pPr>
        <w:spacing w:after="240"/>
      </w:pPr>
      <w:r>
        <w:rPr>
          <w:rFonts w:hint="eastAsia"/>
        </w:rPr>
        <w:t>此人自然是跟李龍飛親近的那群人中的樸道子了。</w:t>
      </w:r>
    </w:p>
    <w:p w:rsidR="00C04663" w:rsidRDefault="00A7259F" w:rsidP="00813907">
      <w:pPr>
        <w:spacing w:after="240"/>
      </w:pPr>
      <w:r>
        <w:rPr>
          <w:rFonts w:hint="eastAsia"/>
        </w:rPr>
        <w:t>李龍飛見到樸道子招手，倒也沒作多想，當下便往他那靠近，同時與旁邊的人一一點頭。</w:t>
      </w:r>
    </w:p>
    <w:p w:rsidR="00C04663" w:rsidRDefault="00A7259F" w:rsidP="00813907">
      <w:pPr>
        <w:spacing w:after="240"/>
      </w:pPr>
      <w:r>
        <w:rPr>
          <w:rFonts w:hint="eastAsia"/>
        </w:rPr>
        <w:t>只見黑武熊道侶跟那對徐姓兄弟已經都坐在那了，見到李龍飛點頭也輕輕向他回禮，而那陰姓瘦子則與其他人都坐得有點距離，一雙眼神冷漠地看著四週，似乎在思索著甚麼。</w:t>
      </w:r>
    </w:p>
    <w:p w:rsidR="00C04663" w:rsidRDefault="00A7259F" w:rsidP="00813907">
      <w:pPr>
        <w:spacing w:after="240"/>
      </w:pPr>
      <w:r>
        <w:rPr>
          <w:rFonts w:hint="eastAsia"/>
        </w:rPr>
        <w:t>最後就在又進來三四個修士，連同那名十四五歲的少女也都進來了後，那林長老終於張開了眼，精芒一掃地看了眾人一眼後，輕聲開口說道。</w:t>
      </w:r>
    </w:p>
    <w:p w:rsidR="00C04663" w:rsidRDefault="00A7259F" w:rsidP="00813907">
      <w:pPr>
        <w:spacing w:after="240"/>
      </w:pPr>
      <w:r>
        <w:rPr>
          <w:rFonts w:hint="eastAsia"/>
        </w:rPr>
        <w:t>「都進來了，那麼，可以開始跟諸位貴客說明今天找大家來的原因了！」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百日試煉</w:t>
      </w:r>
    </w:p>
    <w:p w:rsidR="00C04663" w:rsidRDefault="00C04663" w:rsidP="00813907">
      <w:pPr>
        <w:spacing w:after="240"/>
      </w:pPr>
    </w:p>
    <w:p w:rsidR="00C04663" w:rsidRDefault="00A7259F" w:rsidP="00813907">
      <w:pPr>
        <w:spacing w:after="240"/>
      </w:pPr>
      <w:r>
        <w:rPr>
          <w:rFonts w:hint="eastAsia"/>
        </w:rPr>
        <w:lastRenderedPageBreak/>
        <w:t>林長老的聲音不大，但傳到每個人的耳裡，卻都是清清楚楚，顯然修為十分高深。</w:t>
      </w:r>
    </w:p>
    <w:p w:rsidR="00C04663" w:rsidRDefault="00A7259F" w:rsidP="00813907">
      <w:pPr>
        <w:spacing w:after="240"/>
      </w:pPr>
      <w:r>
        <w:rPr>
          <w:rFonts w:hint="eastAsia"/>
        </w:rPr>
        <w:t>除了李龍飛與樸道子等八名練氣修士外，此廳內還有不少練氣修士，更有十來個築基修為的散修，此時也頗為凝重地看著光頭修士。</w:t>
      </w:r>
    </w:p>
    <w:p w:rsidR="00C04663" w:rsidRDefault="00A7259F" w:rsidP="00813907">
      <w:pPr>
        <w:spacing w:after="240"/>
      </w:pPr>
      <w:r>
        <w:rPr>
          <w:rFonts w:hint="eastAsia"/>
        </w:rPr>
        <w:t>「如各位所知，本派與刀仙宗，鬼屍門，靈崇觀已經戰爭一段日子了，各位想必也為此在敝宗待了一段時間有了。」林長老沒有太多廢話，直接開口就是說明眾人心中的疑惑。</w:t>
      </w:r>
    </w:p>
    <w:p w:rsidR="00C04663" w:rsidRDefault="00A7259F" w:rsidP="00813907">
      <w:pPr>
        <w:spacing w:after="240"/>
      </w:pPr>
      <w:r>
        <w:rPr>
          <w:rFonts w:hint="eastAsia"/>
        </w:rPr>
        <w:t>「然而各位可能有人還不知道，這次戰爭的原因，其實是因為一塊</w:t>
      </w:r>
      <w:r w:rsidR="005D495B">
        <w:rPr>
          <w:rFonts w:hint="eastAsia"/>
        </w:rPr>
        <w:t>小山般的</w:t>
      </w:r>
      <w:r>
        <w:rPr>
          <w:rFonts w:hint="eastAsia"/>
        </w:rPr>
        <w:t>天外</w:t>
      </w:r>
      <w:r w:rsidR="005D495B">
        <w:rPr>
          <w:rFonts w:hint="eastAsia"/>
        </w:rPr>
        <w:t>仙</w:t>
      </w:r>
      <w:r>
        <w:rPr>
          <w:rFonts w:hint="eastAsia"/>
        </w:rPr>
        <w:t>石，其內寶物機緣甚多，但妖獸魔物等也不少，因此整個東萊仙國的仙皇親自下令，只準八個門派的名額能進去尋寶，而其餘六個都已決定，只剩兩個空了下來，所以我們這四派才為此爭奪了許久。」</w:t>
      </w:r>
    </w:p>
    <w:p w:rsidR="00C04663" w:rsidRDefault="00A7259F" w:rsidP="00813907">
      <w:pPr>
        <w:spacing w:after="240"/>
      </w:pPr>
      <w:r>
        <w:rPr>
          <w:rFonts w:hint="eastAsia"/>
        </w:rPr>
        <w:t>林長老這番話一說出，雖說李龍飛早已知道，但其他散修中可不是人人都有收到消息，頓時有幾個人臉色變化，這才明白了四派戰爭的真正原因。</w:t>
      </w:r>
    </w:p>
    <w:p w:rsidR="00C04663" w:rsidRDefault="00A7259F" w:rsidP="00813907">
      <w:pPr>
        <w:spacing w:after="240"/>
      </w:pPr>
      <w:r>
        <w:rPr>
          <w:rFonts w:hint="eastAsia"/>
        </w:rPr>
        <w:t>「</w:t>
      </w:r>
      <w:r w:rsidR="00F17720">
        <w:rPr>
          <w:rFonts w:hint="eastAsia"/>
        </w:rPr>
        <w:t>…</w:t>
      </w:r>
      <w:r>
        <w:rPr>
          <w:rFonts w:hint="eastAsia"/>
        </w:rPr>
        <w:t>然而，前陣子鬼屍門已經與靈崇觀訂下約定，</w:t>
      </w:r>
      <w:r w:rsidR="00F17720">
        <w:rPr>
          <w:rFonts w:hint="eastAsia"/>
        </w:rPr>
        <w:t>打算</w:t>
      </w:r>
      <w:r>
        <w:rPr>
          <w:rFonts w:hint="eastAsia"/>
        </w:rPr>
        <w:t>停戰，不再讓戰事繼續下去，既然如此，我們赤劍宗與刀仙宗的戰爭，當然也停了下來，所以，四派之間，可以說是暫時和平了。」</w:t>
      </w:r>
    </w:p>
    <w:p w:rsidR="00C04663" w:rsidRDefault="00F17720" w:rsidP="00813907">
      <w:pPr>
        <w:spacing w:after="240"/>
      </w:pPr>
      <w:r>
        <w:rPr>
          <w:rFonts w:hint="eastAsia"/>
        </w:rPr>
        <w:t>這赤劍宗的前輩倒也坦白，開口便將如此機密之事說了出來，只是這番開誠布公，怕不是另有所圖吧？</w:t>
      </w:r>
    </w:p>
    <w:p w:rsidR="00C04663" w:rsidRDefault="00F17720" w:rsidP="00813907">
      <w:pPr>
        <w:spacing w:after="240"/>
      </w:pPr>
      <w:r>
        <w:rPr>
          <w:rFonts w:hint="eastAsia"/>
        </w:rPr>
        <w:t>李龍飛經歷了那麼多事，心思自然變得更細膩些，忍不住這樣思考；但他也沒傻到開口相問，畢竟這邊那麼多人，沒事的話還是別當出頭鳥好。</w:t>
      </w:r>
    </w:p>
    <w:p w:rsidR="00C04663" w:rsidRDefault="00A7259F" w:rsidP="00813907">
      <w:pPr>
        <w:spacing w:after="240"/>
      </w:pPr>
      <w:r>
        <w:rPr>
          <w:rFonts w:hint="eastAsia"/>
        </w:rPr>
        <w:t>「既然如此？</w:t>
      </w:r>
      <w:r w:rsidR="00F17720">
        <w:rPr>
          <w:rFonts w:hint="eastAsia"/>
        </w:rPr>
        <w:t>那</w:t>
      </w:r>
      <w:r>
        <w:rPr>
          <w:rFonts w:hint="eastAsia"/>
        </w:rPr>
        <w:t>前輩找我們來這</w:t>
      </w:r>
      <w:r w:rsidR="00F17720">
        <w:rPr>
          <w:rFonts w:hint="eastAsia"/>
        </w:rPr>
        <w:t>幹嘛</w:t>
      </w:r>
      <w:r>
        <w:rPr>
          <w:rFonts w:hint="eastAsia"/>
        </w:rPr>
        <w:t>？」</w:t>
      </w:r>
      <w:r w:rsidR="00F17720">
        <w:rPr>
          <w:rFonts w:hint="eastAsia"/>
        </w:rPr>
        <w:t>果然，另</w:t>
      </w:r>
      <w:r>
        <w:rPr>
          <w:rFonts w:hint="eastAsia"/>
        </w:rPr>
        <w:t>一名較沉不住氣的築基修士，忍不住</w:t>
      </w:r>
      <w:r w:rsidR="00F17720">
        <w:rPr>
          <w:rFonts w:hint="eastAsia"/>
        </w:rPr>
        <w:t>開口</w:t>
      </w:r>
      <w:r>
        <w:rPr>
          <w:rFonts w:hint="eastAsia"/>
        </w:rPr>
        <w:t>尋問。</w:t>
      </w:r>
    </w:p>
    <w:p w:rsidR="00C04663" w:rsidRDefault="00F17720" w:rsidP="00813907">
      <w:pPr>
        <w:spacing w:after="240"/>
      </w:pPr>
      <w:r>
        <w:rPr>
          <w:rFonts w:hint="eastAsia"/>
        </w:rPr>
        <w:t>只是他的語氣著實不好，讓其他人聽了都替他捏一把冷汗。</w:t>
      </w:r>
    </w:p>
    <w:p w:rsidR="00C04663" w:rsidRDefault="00A7259F" w:rsidP="00813907">
      <w:pPr>
        <w:spacing w:after="240"/>
      </w:pPr>
      <w:r>
        <w:rPr>
          <w:rFonts w:hint="eastAsia"/>
        </w:rPr>
        <w:t>「雖說戰事停止，但那名額之爭，卻還是沒有解決…」林長老</w:t>
      </w:r>
      <w:r w:rsidR="00F17720">
        <w:rPr>
          <w:rFonts w:hint="eastAsia"/>
        </w:rPr>
        <w:t>似乎也在等著對方發問，</w:t>
      </w:r>
      <w:r>
        <w:rPr>
          <w:rFonts w:hint="eastAsia"/>
        </w:rPr>
        <w:t>對</w:t>
      </w:r>
      <w:r w:rsidR="00F17720">
        <w:rPr>
          <w:rFonts w:hint="eastAsia"/>
        </w:rPr>
        <w:t>於此人的唐突</w:t>
      </w:r>
      <w:r>
        <w:rPr>
          <w:rFonts w:hint="eastAsia"/>
        </w:rPr>
        <w:t>沒有</w:t>
      </w:r>
      <w:r w:rsidR="00F17720">
        <w:rPr>
          <w:rFonts w:hint="eastAsia"/>
        </w:rPr>
        <w:t>發怒</w:t>
      </w:r>
      <w:r>
        <w:rPr>
          <w:rFonts w:hint="eastAsia"/>
        </w:rPr>
        <w:t>，</w:t>
      </w:r>
      <w:r w:rsidR="00F17720">
        <w:rPr>
          <w:rFonts w:hint="eastAsia"/>
        </w:rPr>
        <w:t>反而</w:t>
      </w:r>
      <w:r>
        <w:rPr>
          <w:rFonts w:hint="eastAsia"/>
        </w:rPr>
        <w:t>意味深長的嘆口氣繼續說下去。</w:t>
      </w:r>
    </w:p>
    <w:p w:rsidR="00C04663" w:rsidRDefault="00A7259F" w:rsidP="00813907">
      <w:pPr>
        <w:spacing w:after="240"/>
      </w:pPr>
      <w:r>
        <w:rPr>
          <w:rFonts w:hint="eastAsia"/>
        </w:rPr>
        <w:t>「諸位道友雖然在赤劍宗做客的時間不長，但赤劍宗對待諸位，也算是盡了地主之誼</w:t>
      </w:r>
      <w:r w:rsidR="00F17720">
        <w:rPr>
          <w:rFonts w:hint="eastAsia"/>
        </w:rPr>
        <w:t>吧</w:t>
      </w:r>
      <w:r>
        <w:rPr>
          <w:rFonts w:hint="eastAsia"/>
        </w:rPr>
        <w:t>。」那林長老話鋒一轉，突然談及了這事。</w:t>
      </w:r>
    </w:p>
    <w:p w:rsidR="00C04663" w:rsidRDefault="00A7259F" w:rsidP="00813907">
      <w:pPr>
        <w:spacing w:after="240"/>
      </w:pPr>
      <w:r>
        <w:rPr>
          <w:rFonts w:hint="eastAsia"/>
        </w:rPr>
        <w:t>其他人聽得面面相覷，李龍飛心中也暗暗覺得有些不妥。</w:t>
      </w:r>
    </w:p>
    <w:p w:rsidR="00C04663" w:rsidRDefault="00A7259F" w:rsidP="00813907">
      <w:pPr>
        <w:spacing w:after="240"/>
      </w:pPr>
      <w:r>
        <w:rPr>
          <w:rFonts w:hint="eastAsia"/>
        </w:rPr>
        <w:t>「這名額之爭未解，但我們四派戰爭卻得停下來，於是我們四派上層在經過一番討論之後，決定各派出百名代表，以四派交界的一處山谷為界，進行辦個百日試煉，百日之後，通過試煉人數最多的兩派，便是我們四派裡能進去仙石奪寶的兩</w:t>
      </w:r>
      <w:r>
        <w:rPr>
          <w:rFonts w:hint="eastAsia"/>
        </w:rPr>
        <w:lastRenderedPageBreak/>
        <w:t>個名額。」</w:t>
      </w:r>
    </w:p>
    <w:p w:rsidR="00C04663" w:rsidRDefault="00A7259F" w:rsidP="00813907">
      <w:pPr>
        <w:spacing w:after="240"/>
      </w:pPr>
      <w:r>
        <w:rPr>
          <w:rFonts w:hint="eastAsia"/>
        </w:rPr>
        <w:t>「而這次請諸位來此，正是希望你們能代表赤劍宗進去比試，畢竟此次四派大戰本宗雖說不是最慘，但也損傷頗大，低階弟子更是傷亡甚多，如果諸位能進去幫忙，對本宗目前的戰力來說，可說是大大的提升許多。」林長老語氣平淡，但話中的內容卻是讓眾人聽得是大吃一驚，想不到竟然會是此事。</w:t>
      </w:r>
    </w:p>
    <w:p w:rsidR="00C04663" w:rsidRDefault="00A7259F" w:rsidP="00813907">
      <w:pPr>
        <w:spacing w:after="240"/>
      </w:pPr>
      <w:r>
        <w:rPr>
          <w:rFonts w:hint="eastAsia"/>
        </w:rPr>
        <w:t>「既然是名額之爭，我等修為低淺，恐怕不好代表貴宗出試吧？」</w:t>
      </w:r>
      <w:r w:rsidR="00F17720">
        <w:rPr>
          <w:rFonts w:hint="eastAsia"/>
        </w:rPr>
        <w:t>方才那衝動的築基修士立刻站起來反對</w:t>
      </w:r>
      <w:r>
        <w:rPr>
          <w:rFonts w:hint="eastAsia"/>
        </w:rPr>
        <w:t>。</w:t>
      </w:r>
    </w:p>
    <w:p w:rsidR="00C04663" w:rsidRDefault="00A7259F" w:rsidP="00813907">
      <w:pPr>
        <w:spacing w:after="240"/>
      </w:pPr>
      <w:r>
        <w:rPr>
          <w:rFonts w:hint="eastAsia"/>
        </w:rPr>
        <w:t>雖然</w:t>
      </w:r>
      <w:r w:rsidR="00F17720">
        <w:rPr>
          <w:rFonts w:hint="eastAsia"/>
        </w:rPr>
        <w:t>這</w:t>
      </w:r>
      <w:r>
        <w:rPr>
          <w:rFonts w:hint="eastAsia"/>
        </w:rPr>
        <w:t>話說得</w:t>
      </w:r>
      <w:r w:rsidR="00F17720">
        <w:rPr>
          <w:rFonts w:hint="eastAsia"/>
        </w:rPr>
        <w:t>比剛才婉轉了</w:t>
      </w:r>
      <w:r>
        <w:rPr>
          <w:rFonts w:hint="eastAsia"/>
        </w:rPr>
        <w:t>，但有耳朵的人都聽得出來其中不願意的意思佔得居多，要不是礙於林長老的修為，恐怕說得更為直接。</w:t>
      </w:r>
    </w:p>
    <w:p w:rsidR="00C04663" w:rsidRDefault="00A7259F" w:rsidP="00813907">
      <w:pPr>
        <w:spacing w:after="240"/>
      </w:pPr>
      <w:r>
        <w:rPr>
          <w:rFonts w:hint="eastAsia"/>
        </w:rPr>
        <w:t>其他人聽了，也都側目過去，要看那林長老怎麼回答。</w:t>
      </w:r>
    </w:p>
    <w:p w:rsidR="00C04663" w:rsidRDefault="00A7259F" w:rsidP="00813907">
      <w:pPr>
        <w:spacing w:after="240"/>
      </w:pPr>
      <w:r>
        <w:rPr>
          <w:rFonts w:hint="eastAsia"/>
        </w:rPr>
        <w:t>那光頭修士先是難得的笑了一下，接著正色說道。</w:t>
      </w:r>
    </w:p>
    <w:p w:rsidR="00C04663" w:rsidRDefault="00A7259F" w:rsidP="00813907">
      <w:pPr>
        <w:spacing w:after="240"/>
      </w:pPr>
      <w:r>
        <w:rPr>
          <w:rFonts w:hint="eastAsia"/>
        </w:rPr>
        <w:t>「這位是清海湖散修</w:t>
      </w:r>
      <w:r w:rsidR="00F17720">
        <w:rPr>
          <w:rFonts w:hint="eastAsia"/>
        </w:rPr>
        <w:t>午陽居士</w:t>
      </w:r>
      <w:r>
        <w:rPr>
          <w:rFonts w:hint="eastAsia"/>
        </w:rPr>
        <w:t>吧，不必擔心，這百日試煉，四派說好了只準結丹以下的修士進入，加上之前大戰，恐怕築基中期以上的修士進入不到十來個而已</w:t>
      </w:r>
      <w:r w:rsidR="00D614DD">
        <w:rPr>
          <w:rFonts w:hint="eastAsia"/>
        </w:rPr>
        <w:t>。」</w:t>
      </w:r>
    </w:p>
    <w:p w:rsidR="00C04663" w:rsidRDefault="00D614DD" w:rsidP="00813907">
      <w:pPr>
        <w:spacing w:after="240"/>
      </w:pPr>
      <w:r>
        <w:rPr>
          <w:rFonts w:hint="eastAsia"/>
        </w:rPr>
        <w:t>「</w:t>
      </w:r>
      <w:r w:rsidR="00A7259F">
        <w:rPr>
          <w:rFonts w:hint="eastAsia"/>
        </w:rPr>
        <w:t>以閣下築基中期的修為，要自保恐怕是綽綽有餘。就算是築基以下進入，只要不要與人生死相爭，多作小心，想來要過百日是不會有太大的問題。」</w:t>
      </w:r>
    </w:p>
    <w:p w:rsidR="00C04663" w:rsidRDefault="00A7259F" w:rsidP="00813907">
      <w:pPr>
        <w:spacing w:after="240"/>
      </w:pPr>
      <w:r>
        <w:rPr>
          <w:rFonts w:hint="eastAsia"/>
        </w:rPr>
        <w:t>那</w:t>
      </w:r>
      <w:r w:rsidR="00D614DD">
        <w:rPr>
          <w:rFonts w:hint="eastAsia"/>
        </w:rPr>
        <w:t>午陽居士</w:t>
      </w:r>
      <w:r>
        <w:rPr>
          <w:rFonts w:hint="eastAsia"/>
        </w:rPr>
        <w:t>聽到林長老說出自己修為跟來歷，臉色微微一變，但隨即鎮定下來，畢竟他們都是來赤劍宗作客，對方查清自己的底細，想來也很正常。</w:t>
      </w:r>
    </w:p>
    <w:p w:rsidR="00C04663" w:rsidRDefault="00A7259F" w:rsidP="00813907">
      <w:pPr>
        <w:spacing w:after="240"/>
      </w:pPr>
      <w:r>
        <w:rPr>
          <w:rFonts w:hint="eastAsia"/>
        </w:rPr>
        <w:t>林長老接著又說，「而且此次進入，不只諸位，本宗也會派人一起進入。但最重要的，只要諸位可以幫忙，本宗必定重重有賞，別的不說，本宗尚有十幾顆破障丹，對築基修為的突破頗有幫忙，想來各位是聽說過了。」</w:t>
      </w:r>
    </w:p>
    <w:p w:rsidR="00C04663" w:rsidRDefault="00A7259F" w:rsidP="00813907">
      <w:pPr>
        <w:spacing w:after="240"/>
      </w:pPr>
      <w:r>
        <w:rPr>
          <w:rFonts w:hint="eastAsia"/>
        </w:rPr>
        <w:t>那幾名築基修士一聽，眼神紛紛變了起來，其中幾個甚至深深喘了幾口氣，看起來對此丹頗為在乎。</w:t>
      </w:r>
    </w:p>
    <w:p w:rsidR="00C04663" w:rsidRDefault="00A7259F" w:rsidP="00813907">
      <w:pPr>
        <w:spacing w:after="240"/>
      </w:pPr>
      <w:r>
        <w:rPr>
          <w:rFonts w:hint="eastAsia"/>
        </w:rPr>
        <w:t>「至於築基以下的練氣修士，若是能在這試煉中表現突出的話，本宗的幾枚築基丹，倒也不是不能給予諸位道友，想來各位也都做好了築基的準備吧。」林長老掃了李龍飛等人一眼，掏出了一瓶丹藥看似輕描淡寫地從中到出一枚藥丸出來。</w:t>
      </w:r>
    </w:p>
    <w:p w:rsidR="00C04663" w:rsidRDefault="00A7259F" w:rsidP="00813907">
      <w:pPr>
        <w:spacing w:after="240"/>
      </w:pPr>
      <w:r>
        <w:rPr>
          <w:rFonts w:hint="eastAsia"/>
        </w:rPr>
        <w:t>那藥丸一出，頓時一股濃厚無比的藥香味飄散在整個大廳之中，每個練氣修士都振奮了起來，就算是李龍飛，心頭火熱無比，其中樸道子更是兩眼發青，似乎對那瓶築基丹勢在必得的樣子。</w:t>
      </w:r>
    </w:p>
    <w:p w:rsidR="00C04663" w:rsidRDefault="00A7259F" w:rsidP="00813907">
      <w:pPr>
        <w:spacing w:after="240"/>
      </w:pPr>
      <w:r>
        <w:rPr>
          <w:rFonts w:hint="eastAsia"/>
        </w:rPr>
        <w:t>「當然，如果諸位還是對此試煉沒有興趣的話，本宗倒也不好強求。只是各位雖都是賓客樓的貴賓，但當初暫留之時應有言明過，必要時應對本宗盡些援手，既</w:t>
      </w:r>
      <w:r>
        <w:rPr>
          <w:rFonts w:hint="eastAsia"/>
        </w:rPr>
        <w:lastRenderedPageBreak/>
        <w:t>然此時不願出手，那麼在宗內的花費，本宗可就要跟各位一一討回來了。」</w:t>
      </w:r>
      <w:r w:rsidR="00D614DD">
        <w:rPr>
          <w:rFonts w:hint="eastAsia"/>
        </w:rPr>
        <w:t>跟著</w:t>
      </w:r>
      <w:r>
        <w:rPr>
          <w:rFonts w:hint="eastAsia"/>
        </w:rPr>
        <w:t>林長老聲音一寒，</w:t>
      </w:r>
      <w:r w:rsidR="00D614DD">
        <w:rPr>
          <w:rFonts w:hint="eastAsia"/>
        </w:rPr>
        <w:t>沉聲說道，同時身上龐大的修為散發開來</w:t>
      </w:r>
      <w:r>
        <w:rPr>
          <w:rFonts w:hint="eastAsia"/>
        </w:rPr>
        <w:t>，卻是在給完糖果之後，改用鞭子伺候了。</w:t>
      </w:r>
    </w:p>
    <w:p w:rsidR="00C04663" w:rsidRDefault="00A7259F" w:rsidP="00813907">
      <w:pPr>
        <w:spacing w:after="240"/>
      </w:pPr>
      <w:r>
        <w:rPr>
          <w:rFonts w:hint="eastAsia"/>
        </w:rPr>
        <w:t>在場眾人一</w:t>
      </w:r>
      <w:r w:rsidR="00D614DD">
        <w:rPr>
          <w:rFonts w:hint="eastAsia"/>
        </w:rPr>
        <w:t>愣</w:t>
      </w:r>
      <w:r>
        <w:rPr>
          <w:rFonts w:hint="eastAsia"/>
        </w:rPr>
        <w:t>，無一不露出</w:t>
      </w:r>
      <w:r w:rsidR="00D614DD">
        <w:rPr>
          <w:rFonts w:hint="eastAsia"/>
        </w:rPr>
        <w:t>畏懼</w:t>
      </w:r>
      <w:r>
        <w:rPr>
          <w:rFonts w:hint="eastAsia"/>
        </w:rPr>
        <w:t>的樣子，就這樣，在軟硬兼施的手段下，最終進入這訪客樓的人，沒有例外的全都答應參加那百日試煉，而林長老這也才臉露喜色，一一將這試煉規矩說給眾人聽完，再請人送他們回到賓客樓去。</w:t>
      </w:r>
    </w:p>
    <w:p w:rsidR="00C04663" w:rsidRDefault="00A7259F" w:rsidP="00813907">
      <w:pPr>
        <w:spacing w:after="240"/>
      </w:pPr>
      <w:r>
        <w:rPr>
          <w:rFonts w:hint="eastAsia"/>
        </w:rPr>
        <w:t>在林長老與李龍飛等人說明時，赤劍宗另一個山頭內，一位結丹老者，正神色肅穆地跟前方一群修士說著差不多的話語。</w:t>
      </w:r>
    </w:p>
    <w:p w:rsidR="00C04663" w:rsidRDefault="00A7259F" w:rsidP="00813907">
      <w:pPr>
        <w:spacing w:after="240"/>
      </w:pPr>
      <w:r>
        <w:rPr>
          <w:rFonts w:hint="eastAsia"/>
        </w:rPr>
        <w:t>這些修士中，多半都是練氣九層以上，其中少部份的，則是築基修士，正用心傾聽老者的話語。</w:t>
      </w:r>
    </w:p>
    <w:p w:rsidR="00C04663" w:rsidRDefault="00A7259F" w:rsidP="00813907">
      <w:pPr>
        <w:spacing w:after="240"/>
      </w:pPr>
      <w:r>
        <w:rPr>
          <w:rFonts w:hint="eastAsia"/>
        </w:rPr>
        <w:t>「…此番進入百日試煉，雖說有些危險，但也不失為一個機緣。修仙路上，弱肉強食，只有經過不斷的磨練，才能走得更久更遠。爾等剛經過大戰，應該皆有所感，如今這試煉之地雖然兇險，但比起戰場，還是平安多了。此次試煉主要在百日內保有自己</w:t>
      </w:r>
      <w:r w:rsidR="000E0A38">
        <w:rPr>
          <w:rFonts w:hint="eastAsia"/>
        </w:rPr>
        <w:t>及奪取敵人的</w:t>
      </w:r>
      <w:r>
        <w:rPr>
          <w:rFonts w:hint="eastAsia"/>
        </w:rPr>
        <w:t>身份令牌</w:t>
      </w:r>
      <w:r w:rsidR="000E0A38">
        <w:rPr>
          <w:rFonts w:hint="eastAsia"/>
        </w:rPr>
        <w:t>，每個令牌記點一分，</w:t>
      </w:r>
      <w:r>
        <w:rPr>
          <w:rFonts w:hint="eastAsia"/>
        </w:rPr>
        <w:t>切莫輕易的遺失了</w:t>
      </w:r>
      <w:r w:rsidR="000E0A38">
        <w:rPr>
          <w:rFonts w:hint="eastAsia"/>
        </w:rPr>
        <w:t>；</w:t>
      </w:r>
      <w:r>
        <w:rPr>
          <w:rFonts w:hint="eastAsia"/>
        </w:rPr>
        <w:t>而幾位修為較低的弟子，更要記得集合地點，一入禁地就趕往那邊，自有長輩帶隊，不要擅自脫隊單獨行動…」</w:t>
      </w:r>
    </w:p>
    <w:p w:rsidR="00C04663" w:rsidRDefault="00A7259F" w:rsidP="00813907">
      <w:pPr>
        <w:spacing w:after="240"/>
      </w:pPr>
      <w:r>
        <w:rPr>
          <w:rFonts w:hint="eastAsia"/>
        </w:rPr>
        <w:t>人群中，一名面貌姣好的女修聽到此話，不由得往腰上的令牌看去，只見那令牌散發著淡淡紅光，如果有人細細看去，還能看到黃襄兩字，此女正是與李龍飛有一面之緣的黃襄。</w:t>
      </w:r>
    </w:p>
    <w:p w:rsidR="00C04663" w:rsidRDefault="00A7259F" w:rsidP="00813907">
      <w:pPr>
        <w:spacing w:after="240"/>
      </w:pPr>
      <w:r>
        <w:rPr>
          <w:rFonts w:hint="eastAsia"/>
        </w:rPr>
        <w:t>她在上次赤劍宗會戰，雖然不需出戰，但這次百日試煉，卻還是被點名岀戰了。</w:t>
      </w:r>
    </w:p>
    <w:p w:rsidR="00C04663" w:rsidRDefault="00A7259F" w:rsidP="00813907">
      <w:pPr>
        <w:spacing w:after="240"/>
      </w:pPr>
      <w:r>
        <w:rPr>
          <w:rFonts w:hint="eastAsia"/>
        </w:rPr>
        <w:t>因其身上尚有傷勢，其師還特地給了她一面玉玲瓏，希望能保其平安，但也只能如此，無法另多做設法，畢竟這事乃上面高層決定，以其師的身份，還不能做太多的干涉。</w:t>
      </w:r>
    </w:p>
    <w:p w:rsidR="00C04663" w:rsidRDefault="00A7259F" w:rsidP="00813907">
      <w:pPr>
        <w:spacing w:after="240"/>
      </w:pPr>
      <w:r>
        <w:rPr>
          <w:rFonts w:hint="eastAsia"/>
        </w:rPr>
        <w:t>倒是黃襄本人對此試煉，並沒有太多反對，很快的就答應要代表宗門進去。</w:t>
      </w:r>
    </w:p>
    <w:p w:rsidR="00C04663" w:rsidRDefault="00A7259F" w:rsidP="00813907">
      <w:pPr>
        <w:spacing w:after="240"/>
      </w:pPr>
      <w:r>
        <w:rPr>
          <w:rFonts w:hint="eastAsia"/>
        </w:rPr>
        <w:t>原因很簡單，因為赤劍宗給通過這試煉的弟子獎勵，比起李龍飛等人所聽到的，還要多上許多。</w:t>
      </w:r>
    </w:p>
    <w:p w:rsidR="00C04663" w:rsidRDefault="00A7259F" w:rsidP="00813907">
      <w:pPr>
        <w:spacing w:after="240"/>
      </w:pPr>
      <w:r>
        <w:rPr>
          <w:rFonts w:hint="eastAsia"/>
        </w:rPr>
        <w:t>如果能順利存活下來，獎勵的那些靈丹仙寶，不但能助她傷勢痊癒，更能支撐她衝擊築基，凝結基臺，往前跨一大步。</w:t>
      </w:r>
    </w:p>
    <w:p w:rsidR="00C04663" w:rsidRDefault="00A7259F" w:rsidP="00813907">
      <w:pPr>
        <w:spacing w:after="240"/>
      </w:pPr>
      <w:r>
        <w:rPr>
          <w:rFonts w:hint="eastAsia"/>
        </w:rPr>
        <w:t>因此，雖然她也知道風險，卻還是毅然決然的參與了這百日試煉。</w:t>
      </w:r>
    </w:p>
    <w:p w:rsidR="00C04663" w:rsidRDefault="00A7259F" w:rsidP="00813907">
      <w:pPr>
        <w:spacing w:after="240"/>
      </w:pPr>
      <w:r>
        <w:rPr>
          <w:rFonts w:hint="eastAsia"/>
        </w:rPr>
        <w:t>而在山頭眾人都不知的高空中，兩道虛影，周身光影纏繞，讓人無法看清，唯獨</w:t>
      </w:r>
      <w:r>
        <w:rPr>
          <w:rFonts w:hint="eastAsia"/>
        </w:rPr>
        <w:lastRenderedPageBreak/>
        <w:t>目光部份，透著紅芒，正平淡的看著下頭情況。</w:t>
      </w:r>
    </w:p>
    <w:p w:rsidR="00C04663" w:rsidRDefault="00A7259F" w:rsidP="00813907">
      <w:pPr>
        <w:spacing w:after="240"/>
      </w:pPr>
      <w:r>
        <w:rPr>
          <w:rFonts w:hint="eastAsia"/>
        </w:rPr>
        <w:t>「掌門師兄，咱們真的要聽那些老鬼說的，以這群低階弟子，決定入仙石大殿的名額嗎？」其中一個虛影，明顯對另一道虛影頗為恭敬，躬身尋問著。</w:t>
      </w:r>
    </w:p>
    <w:p w:rsidR="00C04663" w:rsidRDefault="00A7259F" w:rsidP="00813907">
      <w:pPr>
        <w:spacing w:after="240"/>
      </w:pPr>
      <w:r>
        <w:rPr>
          <w:rFonts w:hint="eastAsia"/>
        </w:rPr>
        <w:t>「不然又有甚麼法子呢？靈崇觀那群人，已經跟鬼屍門談好了，如果我們赤劍宗不肯停戰，難不成你要我們一對三嗎？」被稱為掌門的虛影冷哼一聲，但語氣裡聽得出對此事也頗為不滿。</w:t>
      </w:r>
    </w:p>
    <w:p w:rsidR="00C04663" w:rsidRDefault="00A7259F" w:rsidP="00813907">
      <w:pPr>
        <w:spacing w:after="240"/>
      </w:pPr>
      <w:r>
        <w:rPr>
          <w:rFonts w:hint="eastAsia"/>
        </w:rPr>
        <w:t>「當然不是這樣，只是這次我們明明在高階修士上佔了上風，卻用這方法選定名額，那刀仙宗結丹修士比我們少，但練氣期跟築基修士的神通，卻是比起其他宗來得兇猛得多，而鬼屍門弟子從練氣期開始便能修練屍傀等妖物，往往能以一敵二，靈崇觀同意這決定，不就擺明了要坑我們嗎？」另一人微微一驚，察覺到對方口氣中的不滿，連忙解釋清楚。</w:t>
      </w:r>
    </w:p>
    <w:p w:rsidR="00C04663" w:rsidRDefault="00A7259F" w:rsidP="00813907">
      <w:pPr>
        <w:spacing w:after="240"/>
      </w:pPr>
      <w:r>
        <w:rPr>
          <w:rFonts w:hint="eastAsia"/>
        </w:rPr>
        <w:t>「唉…」赤劍宗掌門長嘆一聲，隨即無奈地搖了搖頭，不再回答另一人的問題。</w:t>
      </w:r>
    </w:p>
    <w:p w:rsidR="00C04663" w:rsidRDefault="00A7259F" w:rsidP="00813907">
      <w:pPr>
        <w:spacing w:after="240"/>
      </w:pPr>
      <w:r>
        <w:rPr>
          <w:rFonts w:hint="eastAsia"/>
        </w:rPr>
        <w:t>他當然知道這決定對赤劍宗不利，只是這決定乃四派幾名元嬰</w:t>
      </w:r>
      <w:r w:rsidR="006B3E26">
        <w:rPr>
          <w:rFonts w:hint="eastAsia"/>
        </w:rPr>
        <w:t>大</w:t>
      </w:r>
      <w:r>
        <w:rPr>
          <w:rFonts w:hint="eastAsia"/>
        </w:rPr>
        <w:t>長老等一同立下的，他雖身為掌門，很多時後還只是能聽命行事，所以也只有說好的份，否則能入仙石這等莫大機緣，他又怎會不想去呢？</w:t>
      </w:r>
    </w:p>
    <w:p w:rsidR="00C04663" w:rsidRDefault="00A7259F" w:rsidP="00813907">
      <w:pPr>
        <w:spacing w:after="240"/>
      </w:pPr>
      <w:r>
        <w:rPr>
          <w:rFonts w:hint="eastAsia"/>
        </w:rPr>
        <w:t>就這樣，在赤劍宗上下準備的同時，胭脂山另一方，一片陰氣森森的沼澤深處，同樣也不時傳來低沉的吩咐聲。</w:t>
      </w:r>
    </w:p>
    <w:p w:rsidR="00C04663" w:rsidRDefault="00A7259F" w:rsidP="00813907">
      <w:pPr>
        <w:spacing w:after="240"/>
      </w:pPr>
      <w:r>
        <w:rPr>
          <w:rFonts w:hint="eastAsia"/>
        </w:rPr>
        <w:t>同時，</w:t>
      </w:r>
      <w:r w:rsidR="006B3E26">
        <w:rPr>
          <w:rFonts w:hint="eastAsia"/>
        </w:rPr>
        <w:t>一陣陰陽怪氣</w:t>
      </w:r>
      <w:r>
        <w:rPr>
          <w:rFonts w:hint="eastAsia"/>
        </w:rPr>
        <w:t>的詭異笑聲，伴隨著陣陣陰風，很是得意地</w:t>
      </w:r>
      <w:r w:rsidR="006B3E26">
        <w:rPr>
          <w:rFonts w:hint="eastAsia"/>
        </w:rPr>
        <w:t>交談</w:t>
      </w:r>
      <w:r>
        <w:rPr>
          <w:rFonts w:hint="eastAsia"/>
        </w:rPr>
        <w:t>著。</w:t>
      </w:r>
    </w:p>
    <w:p w:rsidR="00C04663" w:rsidRDefault="00A7259F" w:rsidP="00813907">
      <w:pPr>
        <w:spacing w:after="240"/>
      </w:pPr>
      <w:r>
        <w:rPr>
          <w:rFonts w:hint="eastAsia"/>
        </w:rPr>
        <w:t>「咯咯咯…靈崇觀那牛鼻子，活該正好在修練那通靈大法，得閉關數年，否則這次仙石機緣，就算有刀仙宗那兩個小輩幫忙，我還真沒把握能同時力壓其他兩宗。」</w:t>
      </w:r>
    </w:p>
    <w:p w:rsidR="00C04663" w:rsidRDefault="00A7259F" w:rsidP="00813907">
      <w:pPr>
        <w:spacing w:after="240"/>
      </w:pPr>
      <w:r>
        <w:rPr>
          <w:rFonts w:hint="eastAsia"/>
        </w:rPr>
        <w:t>「不過那赤劍宗的老不死倒也聰明，知道明著不夠妳打，便立下這百日試煉，要讓小輩們決定進去的名額數。但就算如此，以咱鬼屍門的煉屍術，同樣低階的弟子，又怎麼會輸呢？嘿嘿…看來妳跟我得準備準備，幾年後的那仙石機緣，若能得到咱想要的那東西，那突破元嬰大圓滿，</w:t>
      </w:r>
      <w:r w:rsidR="006B3E26">
        <w:rPr>
          <w:rFonts w:hint="eastAsia"/>
        </w:rPr>
        <w:t>日後</w:t>
      </w:r>
      <w:r>
        <w:rPr>
          <w:rFonts w:hint="eastAsia"/>
        </w:rPr>
        <w:t>衝擊</w:t>
      </w:r>
      <w:r w:rsidR="00F503F3" w:rsidRPr="00F503F3">
        <w:rPr>
          <w:rFonts w:hint="eastAsia"/>
        </w:rPr>
        <w:t>凝神</w:t>
      </w:r>
      <w:r>
        <w:rPr>
          <w:rFonts w:hint="eastAsia"/>
        </w:rPr>
        <w:t>境可就有望了…」</w:t>
      </w:r>
      <w:r w:rsidR="006B3E26">
        <w:rPr>
          <w:rFonts w:hint="eastAsia"/>
        </w:rPr>
        <w:t>另外那人</w:t>
      </w:r>
      <w:r>
        <w:rPr>
          <w:rFonts w:hint="eastAsia"/>
        </w:rPr>
        <w:t>跟著</w:t>
      </w:r>
      <w:r w:rsidR="006B3E26">
        <w:rPr>
          <w:rFonts w:hint="eastAsia"/>
        </w:rPr>
        <w:t>也說了幾句</w:t>
      </w:r>
      <w:r>
        <w:rPr>
          <w:rFonts w:hint="eastAsia"/>
        </w:rPr>
        <w:t>，然後乾笑幾聲，這才無聲無息地消失，只留下原本此地的寧靜跟濃郁的死氣。</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試煉之前</w:t>
      </w:r>
    </w:p>
    <w:p w:rsidR="00C04663" w:rsidRDefault="00C04663" w:rsidP="00813907">
      <w:pPr>
        <w:spacing w:after="240"/>
      </w:pPr>
    </w:p>
    <w:p w:rsidR="00C04663" w:rsidRDefault="00A7259F" w:rsidP="00813907">
      <w:pPr>
        <w:spacing w:after="240"/>
      </w:pPr>
      <w:r>
        <w:rPr>
          <w:rFonts w:hint="eastAsia"/>
        </w:rPr>
        <w:t>賓客樓內，李龍飛看著眼前的</w:t>
      </w:r>
      <w:r w:rsidR="006B3E26">
        <w:rPr>
          <w:rFonts w:hint="eastAsia"/>
        </w:rPr>
        <w:t>一</w:t>
      </w:r>
      <w:r>
        <w:rPr>
          <w:rFonts w:hint="eastAsia"/>
        </w:rPr>
        <w:t>套法訣跟</w:t>
      </w:r>
      <w:r w:rsidR="00021C34">
        <w:rPr>
          <w:rFonts w:hint="eastAsia"/>
        </w:rPr>
        <w:t>幾件</w:t>
      </w:r>
      <w:r>
        <w:rPr>
          <w:rFonts w:hint="eastAsia"/>
        </w:rPr>
        <w:t>法器，沉吟著是否開想辦法煉化其</w:t>
      </w:r>
      <w:r>
        <w:rPr>
          <w:rFonts w:hint="eastAsia"/>
        </w:rPr>
        <w:lastRenderedPageBreak/>
        <w:t>中一些，或是該做些甚麼準備。</w:t>
      </w:r>
    </w:p>
    <w:p w:rsidR="00C04663" w:rsidRDefault="00A7259F" w:rsidP="00813907">
      <w:pPr>
        <w:spacing w:after="240"/>
      </w:pPr>
      <w:r>
        <w:rPr>
          <w:rFonts w:hint="eastAsia"/>
        </w:rPr>
        <w:t>那玉簡</w:t>
      </w:r>
      <w:r w:rsidR="006B3E26">
        <w:rPr>
          <w:rFonts w:hint="eastAsia"/>
        </w:rPr>
        <w:t>正</w:t>
      </w:r>
      <w:r>
        <w:rPr>
          <w:rFonts w:hint="eastAsia"/>
        </w:rPr>
        <w:t>是杜之嚴給他的</w:t>
      </w:r>
      <w:r w:rsidR="006B3E26">
        <w:rPr>
          <w:rFonts w:hint="eastAsia"/>
        </w:rPr>
        <w:t>那</w:t>
      </w:r>
      <w:r>
        <w:rPr>
          <w:rFonts w:hint="eastAsia"/>
        </w:rPr>
        <w:t>套陣法，</w:t>
      </w:r>
      <w:r w:rsidR="006B3E26">
        <w:rPr>
          <w:rFonts w:hint="eastAsia"/>
        </w:rPr>
        <w:t>其名為「小五行陣法」。</w:t>
      </w:r>
    </w:p>
    <w:p w:rsidR="00C04663" w:rsidRDefault="00D32F7B" w:rsidP="00813907">
      <w:pPr>
        <w:spacing w:after="240"/>
      </w:pPr>
      <w:r>
        <w:rPr>
          <w:rFonts w:hint="eastAsia"/>
        </w:rPr>
        <w:t>陣法之道，博大而精深，與煉丹、育蟲、製器、道符等同樣都不是隨隨便便就可以學成的。</w:t>
      </w:r>
    </w:p>
    <w:p w:rsidR="00C04663" w:rsidRDefault="00D32F7B" w:rsidP="00813907">
      <w:pPr>
        <w:spacing w:after="240"/>
      </w:pPr>
      <w:r>
        <w:rPr>
          <w:rFonts w:hint="eastAsia"/>
        </w:rPr>
        <w:t>哪怕全心全意去學，沒有個三五年，難有小成，而就算學了一二十年，也難有人敢說自己是精通此道。</w:t>
      </w:r>
    </w:p>
    <w:p w:rsidR="00C04663" w:rsidRDefault="00D32F7B" w:rsidP="00813907">
      <w:pPr>
        <w:spacing w:after="240"/>
      </w:pPr>
      <w:r>
        <w:rPr>
          <w:rFonts w:hint="eastAsia"/>
        </w:rPr>
        <w:t>所以修仙路上，陣法師與煉丹師同樣都是少之又少，受人尊敬的存在。</w:t>
      </w:r>
    </w:p>
    <w:p w:rsidR="00C04663" w:rsidRDefault="00D32F7B" w:rsidP="00813907">
      <w:pPr>
        <w:spacing w:after="240"/>
      </w:pPr>
      <w:r>
        <w:rPr>
          <w:rFonts w:hint="eastAsia"/>
        </w:rPr>
        <w:t>畢竟大道無情，壽命有限，一般修仙之人光是突破修為就得費盡心思了，如果再分心在其他事務上，想要在壽元之內突破瓶頸，可以說是難上加難。</w:t>
      </w:r>
    </w:p>
    <w:p w:rsidR="00C04663" w:rsidRDefault="00D32F7B" w:rsidP="00813907">
      <w:pPr>
        <w:spacing w:after="240"/>
      </w:pPr>
      <w:r>
        <w:rPr>
          <w:rFonts w:hint="eastAsia"/>
        </w:rPr>
        <w:t>李龍飛雖然不蠢，但也不認為自己能聰明到分心去學煉丹又學陣法。</w:t>
      </w:r>
    </w:p>
    <w:p w:rsidR="00C04663" w:rsidRDefault="00D32F7B" w:rsidP="00813907">
      <w:pPr>
        <w:spacing w:after="240"/>
      </w:pPr>
      <w:r>
        <w:rPr>
          <w:rFonts w:hint="eastAsia"/>
        </w:rPr>
        <w:t>不過，先前他試著學習煉丹之術，</w:t>
      </w:r>
      <w:r w:rsidR="00B83D7E">
        <w:rPr>
          <w:rFonts w:hint="eastAsia"/>
        </w:rPr>
        <w:t>卻</w:t>
      </w:r>
      <w:r>
        <w:rPr>
          <w:rFonts w:hint="eastAsia"/>
        </w:rPr>
        <w:t>始終無太大進展，</w:t>
      </w:r>
      <w:r w:rsidR="00B83D7E">
        <w:rPr>
          <w:rFonts w:hint="eastAsia"/>
        </w:rPr>
        <w:t>如今突然被迫參加甚麼百日</w:t>
      </w:r>
      <w:r>
        <w:rPr>
          <w:rFonts w:hint="eastAsia"/>
        </w:rPr>
        <w:t>試煉</w:t>
      </w:r>
      <w:r w:rsidR="00B83D7E">
        <w:rPr>
          <w:rFonts w:hint="eastAsia"/>
        </w:rPr>
        <w:t>，而且又時日不多，不</w:t>
      </w:r>
      <w:r>
        <w:rPr>
          <w:rFonts w:hint="eastAsia"/>
        </w:rPr>
        <w:t>得</w:t>
      </w:r>
      <w:r w:rsidR="00B83D7E">
        <w:rPr>
          <w:rFonts w:hint="eastAsia"/>
        </w:rPr>
        <w:t>不</w:t>
      </w:r>
      <w:r>
        <w:rPr>
          <w:rFonts w:hint="eastAsia"/>
        </w:rPr>
        <w:t>先放下</w:t>
      </w:r>
      <w:r w:rsidR="00A770A1">
        <w:rPr>
          <w:rFonts w:hint="eastAsia"/>
        </w:rPr>
        <w:t>煉丹術，改</w:t>
      </w:r>
      <w:r w:rsidR="00B83D7E">
        <w:rPr>
          <w:rFonts w:hint="eastAsia"/>
        </w:rPr>
        <w:t>為</w:t>
      </w:r>
      <w:r w:rsidR="00A770A1">
        <w:rPr>
          <w:rFonts w:hint="eastAsia"/>
        </w:rPr>
        <w:t>研究研究這陣法一途了。</w:t>
      </w:r>
    </w:p>
    <w:p w:rsidR="00C04663" w:rsidRDefault="00B83D7E" w:rsidP="00813907">
      <w:pPr>
        <w:spacing w:after="240"/>
      </w:pPr>
      <w:r>
        <w:rPr>
          <w:rFonts w:hint="eastAsia"/>
        </w:rPr>
        <w:t>畢竟比起煉丹術，陣法在對戰上，仍是較為實用。</w:t>
      </w:r>
    </w:p>
    <w:p w:rsidR="00C04663" w:rsidRDefault="00A770A1" w:rsidP="00813907">
      <w:pPr>
        <w:spacing w:after="240"/>
      </w:pPr>
      <w:r>
        <w:rPr>
          <w:rFonts w:hint="eastAsia"/>
        </w:rPr>
        <w:t>話又說回來，這陣法之道雖然沒有個三五年無法小成，但世上也沒有絕對的事情。</w:t>
      </w:r>
    </w:p>
    <w:p w:rsidR="00C04663" w:rsidRDefault="00A770A1" w:rsidP="00813907">
      <w:pPr>
        <w:spacing w:after="240"/>
      </w:pPr>
      <w:r>
        <w:rPr>
          <w:rFonts w:hint="eastAsia"/>
        </w:rPr>
        <w:t>修仙界幾千萬年來，當然不乏有才智出眾的前輩針對這一點做了改</w:t>
      </w:r>
      <w:r w:rsidR="00303013">
        <w:rPr>
          <w:rFonts w:hint="eastAsia"/>
        </w:rPr>
        <w:t>善，創出了一些不需要理解陣法，也能施展的方式。</w:t>
      </w:r>
    </w:p>
    <w:p w:rsidR="00C04663" w:rsidRDefault="00A770A1" w:rsidP="00813907">
      <w:pPr>
        <w:spacing w:after="240"/>
      </w:pPr>
      <w:r>
        <w:rPr>
          <w:rFonts w:hint="eastAsia"/>
        </w:rPr>
        <w:t>其中陣旗、法盤這類</w:t>
      </w:r>
      <w:r w:rsidR="00303013">
        <w:rPr>
          <w:rFonts w:hint="eastAsia"/>
        </w:rPr>
        <w:t>方式</w:t>
      </w:r>
      <w:r>
        <w:rPr>
          <w:rFonts w:hint="eastAsia"/>
        </w:rPr>
        <w:t>，只需要</w:t>
      </w:r>
      <w:r w:rsidR="00303013">
        <w:rPr>
          <w:rFonts w:hint="eastAsia"/>
        </w:rPr>
        <w:t>湊齊法器，按照位置</w:t>
      </w:r>
      <w:r>
        <w:rPr>
          <w:rFonts w:hint="eastAsia"/>
        </w:rPr>
        <w:t>布置好後，就能簡易施展陣法，</w:t>
      </w:r>
      <w:r w:rsidR="00303013">
        <w:rPr>
          <w:rFonts w:hint="eastAsia"/>
        </w:rPr>
        <w:t>算</w:t>
      </w:r>
      <w:r>
        <w:rPr>
          <w:rFonts w:hint="eastAsia"/>
        </w:rPr>
        <w:t>是一種變通的方法。</w:t>
      </w:r>
    </w:p>
    <w:p w:rsidR="00C04663" w:rsidRDefault="00A770A1" w:rsidP="00813907">
      <w:pPr>
        <w:spacing w:after="240"/>
      </w:pPr>
      <w:r>
        <w:rPr>
          <w:rFonts w:hint="eastAsia"/>
        </w:rPr>
        <w:t>當然，這種方式無法佈下甚麼威力太大的大陣，但以李龍飛如今修為所需，也足以加減</w:t>
      </w:r>
      <w:r w:rsidR="00303013">
        <w:rPr>
          <w:rFonts w:hint="eastAsia"/>
        </w:rPr>
        <w:t>使</w:t>
      </w:r>
      <w:r>
        <w:rPr>
          <w:rFonts w:hint="eastAsia"/>
        </w:rPr>
        <w:t>用。</w:t>
      </w:r>
    </w:p>
    <w:p w:rsidR="00C04663" w:rsidRDefault="00A770A1" w:rsidP="00813907">
      <w:pPr>
        <w:spacing w:after="240"/>
      </w:pPr>
      <w:r>
        <w:rPr>
          <w:rFonts w:hint="eastAsia"/>
        </w:rPr>
        <w:t>而</w:t>
      </w:r>
      <w:r w:rsidR="00303013">
        <w:rPr>
          <w:rFonts w:hint="eastAsia"/>
        </w:rPr>
        <w:t>李龍飛面前這個</w:t>
      </w:r>
      <w:r>
        <w:rPr>
          <w:rFonts w:hint="eastAsia"/>
        </w:rPr>
        <w:t>小五行陣法</w:t>
      </w:r>
      <w:r w:rsidR="00303013">
        <w:rPr>
          <w:rFonts w:hint="eastAsia"/>
        </w:rPr>
        <w:t>的玉簡，</w:t>
      </w:r>
      <w:r>
        <w:rPr>
          <w:rFonts w:hint="eastAsia"/>
        </w:rPr>
        <w:t>恰好便是一個可以以陣旗法盤布置，卻有不失威力的</w:t>
      </w:r>
      <w:r w:rsidR="00303013">
        <w:rPr>
          <w:rFonts w:hint="eastAsia"/>
        </w:rPr>
        <w:t>防禦型</w:t>
      </w:r>
      <w:r>
        <w:rPr>
          <w:rFonts w:hint="eastAsia"/>
        </w:rPr>
        <w:t>陣法。</w:t>
      </w:r>
    </w:p>
    <w:p w:rsidR="00C04663" w:rsidRDefault="00A770A1" w:rsidP="00813907">
      <w:pPr>
        <w:spacing w:after="240"/>
      </w:pPr>
      <w:r>
        <w:rPr>
          <w:rFonts w:hint="eastAsia"/>
        </w:rPr>
        <w:t>當然</w:t>
      </w:r>
      <w:r w:rsidR="00303013">
        <w:rPr>
          <w:rFonts w:hint="eastAsia"/>
        </w:rPr>
        <w:t>，這</w:t>
      </w:r>
      <w:r>
        <w:rPr>
          <w:rFonts w:hint="eastAsia"/>
        </w:rPr>
        <w:t>也是杜之嚴之所以給他此陣的原因之一。</w:t>
      </w:r>
    </w:p>
    <w:p w:rsidR="00C04663" w:rsidRDefault="00A770A1" w:rsidP="00813907">
      <w:pPr>
        <w:spacing w:after="240"/>
      </w:pPr>
      <w:r>
        <w:rPr>
          <w:rFonts w:hint="eastAsia"/>
        </w:rPr>
        <w:t>李龍飛想透了這些，拿起小五行陣法的玉簡，</w:t>
      </w:r>
      <w:r w:rsidR="00375419">
        <w:rPr>
          <w:rFonts w:hint="eastAsia"/>
        </w:rPr>
        <w:t>靈識</w:t>
      </w:r>
      <w:r>
        <w:rPr>
          <w:rFonts w:hint="eastAsia"/>
        </w:rPr>
        <w:t>注入</w:t>
      </w:r>
      <w:r w:rsidR="00303013">
        <w:rPr>
          <w:rFonts w:hint="eastAsia"/>
        </w:rPr>
        <w:t>其中</w:t>
      </w:r>
      <w:r>
        <w:rPr>
          <w:rFonts w:hint="eastAsia"/>
        </w:rPr>
        <w:t>，</w:t>
      </w:r>
      <w:r w:rsidR="00303013">
        <w:rPr>
          <w:rFonts w:hint="eastAsia"/>
        </w:rPr>
        <w:t>半晌之後，這才慢慢放下，臉上露出一喜一憂的表情。</w:t>
      </w:r>
    </w:p>
    <w:p w:rsidR="00C04663" w:rsidRDefault="00303013" w:rsidP="00813907">
      <w:pPr>
        <w:spacing w:after="240"/>
      </w:pPr>
      <w:r>
        <w:rPr>
          <w:rFonts w:hint="eastAsia"/>
        </w:rPr>
        <w:t>按照玉簡中所記載，這小五行陣法乃是另一套陰陽五行大陣的簡化版之一，其中五行相生，五行相剋的各種關係交錯組合之後，雖然不足以滅殺築基期的修士，</w:t>
      </w:r>
      <w:r>
        <w:rPr>
          <w:rFonts w:hint="eastAsia"/>
        </w:rPr>
        <w:lastRenderedPageBreak/>
        <w:t>但抵擋一陣子倒是可以的。</w:t>
      </w:r>
    </w:p>
    <w:p w:rsidR="00C04663" w:rsidRDefault="00303013" w:rsidP="00813907">
      <w:pPr>
        <w:spacing w:after="240"/>
      </w:pPr>
      <w:r>
        <w:rPr>
          <w:rFonts w:hint="eastAsia"/>
        </w:rPr>
        <w:t>只不過</w:t>
      </w:r>
      <w:r w:rsidR="00407753">
        <w:rPr>
          <w:rFonts w:hint="eastAsia"/>
        </w:rPr>
        <w:t>，這陣法雖不複雜，但要學會恐怕也得數個月的功夫，此時距離試煉不到百天，自然沒這時間去慢慢學習。</w:t>
      </w:r>
    </w:p>
    <w:p w:rsidR="00C04663" w:rsidRDefault="00407753" w:rsidP="00813907">
      <w:pPr>
        <w:spacing w:after="240"/>
      </w:pPr>
      <w:r>
        <w:rPr>
          <w:rFonts w:hint="eastAsia"/>
        </w:rPr>
        <w:t>另一種方法，便是找來五種不同屬性的法器，以此五種法器為陣旗，練化一番之後</w:t>
      </w:r>
      <w:r w:rsidR="00406319">
        <w:rPr>
          <w:rFonts w:hint="eastAsia"/>
        </w:rPr>
        <w:t>，可簡單佈置</w:t>
      </w:r>
      <w:r>
        <w:rPr>
          <w:rFonts w:hint="eastAsia"/>
        </w:rPr>
        <w:t>出來。</w:t>
      </w:r>
    </w:p>
    <w:p w:rsidR="00C04663" w:rsidRDefault="00407753" w:rsidP="00813907">
      <w:pPr>
        <w:spacing w:after="240"/>
      </w:pPr>
      <w:r>
        <w:rPr>
          <w:rFonts w:hint="eastAsia"/>
        </w:rPr>
        <w:t>李龍飛望向前面那</w:t>
      </w:r>
      <w:r w:rsidR="00406319">
        <w:rPr>
          <w:rFonts w:hint="eastAsia"/>
        </w:rPr>
        <w:t>堆</w:t>
      </w:r>
      <w:r>
        <w:rPr>
          <w:rFonts w:hint="eastAsia"/>
        </w:rPr>
        <w:t>法器，</w:t>
      </w:r>
      <w:r w:rsidR="00406319">
        <w:rPr>
          <w:rFonts w:hint="eastAsia"/>
        </w:rPr>
        <w:t>從中選出四件。</w:t>
      </w:r>
    </w:p>
    <w:p w:rsidR="00C04663" w:rsidRDefault="00407753" w:rsidP="00813907">
      <w:pPr>
        <w:spacing w:after="240"/>
      </w:pPr>
      <w:r>
        <w:rPr>
          <w:rFonts w:hint="eastAsia"/>
        </w:rPr>
        <w:t>其中兩件分別是木柄大刀跟五指連環，對應上滿足了木屬性跟金屬性的法器。</w:t>
      </w:r>
    </w:p>
    <w:p w:rsidR="00C04663" w:rsidRDefault="00407753" w:rsidP="00813907">
      <w:pPr>
        <w:spacing w:after="240"/>
      </w:pPr>
      <w:r>
        <w:rPr>
          <w:rFonts w:hint="eastAsia"/>
        </w:rPr>
        <w:t>另外兩</w:t>
      </w:r>
      <w:r w:rsidR="005220BD">
        <w:rPr>
          <w:rFonts w:hint="eastAsia"/>
        </w:rPr>
        <w:t>個</w:t>
      </w:r>
      <w:r>
        <w:rPr>
          <w:rFonts w:hint="eastAsia"/>
        </w:rPr>
        <w:t>則是</w:t>
      </w:r>
      <w:r w:rsidR="005220BD">
        <w:rPr>
          <w:rFonts w:hint="eastAsia"/>
        </w:rPr>
        <w:t>拳頭般大小的珠子</w:t>
      </w:r>
      <w:r>
        <w:rPr>
          <w:rFonts w:hint="eastAsia"/>
        </w:rPr>
        <w:t>跟一</w:t>
      </w:r>
      <w:r w:rsidR="005220BD">
        <w:rPr>
          <w:rFonts w:hint="eastAsia"/>
        </w:rPr>
        <w:t>塊磚頭，分別散發著強烈的水屬性靈氣及土屬性靈氣，乃是李龍飛從先前奪取的寶物中挑出了兩件中品法器。</w:t>
      </w:r>
    </w:p>
    <w:p w:rsidR="00C04663" w:rsidRDefault="005220BD" w:rsidP="00813907">
      <w:pPr>
        <w:spacing w:after="240"/>
      </w:pPr>
      <w:r>
        <w:rPr>
          <w:rFonts w:hint="eastAsia"/>
        </w:rPr>
        <w:t>這兩件法器，李龍飛也不知道其作用，正好拿來做為陣旗使用。</w:t>
      </w:r>
    </w:p>
    <w:p w:rsidR="00C04663" w:rsidRDefault="005220BD" w:rsidP="00813907">
      <w:pPr>
        <w:spacing w:after="240"/>
      </w:pPr>
      <w:r>
        <w:rPr>
          <w:rFonts w:hint="eastAsia"/>
        </w:rPr>
        <w:t>但最後一件火屬性法器，李龍飛翻</w:t>
      </w:r>
      <w:r w:rsidR="00406319">
        <w:rPr>
          <w:rFonts w:hint="eastAsia"/>
        </w:rPr>
        <w:t>遍</w:t>
      </w:r>
      <w:r>
        <w:rPr>
          <w:rFonts w:hint="eastAsia"/>
        </w:rPr>
        <w:t>了儲物袋，卻始終沒能找到</w:t>
      </w:r>
      <w:r w:rsidR="00021C34">
        <w:rPr>
          <w:rFonts w:hint="eastAsia"/>
        </w:rPr>
        <w:t>合適的</w:t>
      </w:r>
      <w:r>
        <w:rPr>
          <w:rFonts w:hint="eastAsia"/>
        </w:rPr>
        <w:t>，不得已，只好</w:t>
      </w:r>
      <w:r w:rsidR="00021C34">
        <w:rPr>
          <w:rFonts w:hint="eastAsia"/>
        </w:rPr>
        <w:t>之後</w:t>
      </w:r>
      <w:r w:rsidR="00406319">
        <w:rPr>
          <w:rFonts w:hint="eastAsia"/>
        </w:rPr>
        <w:t>再花點時間想法子煉製</w:t>
      </w:r>
      <w:r>
        <w:rPr>
          <w:rFonts w:hint="eastAsia"/>
        </w:rPr>
        <w:t>。</w:t>
      </w:r>
    </w:p>
    <w:p w:rsidR="00C04663" w:rsidRDefault="005220BD" w:rsidP="00813907">
      <w:pPr>
        <w:spacing w:after="240"/>
      </w:pPr>
      <w:r>
        <w:rPr>
          <w:rFonts w:hint="eastAsia"/>
        </w:rPr>
        <w:t>選好這四件法器，李龍飛跟著雙手掐訣，照著小五行陣法內的記載，一一</w:t>
      </w:r>
      <w:r w:rsidR="00021C34">
        <w:rPr>
          <w:rFonts w:hint="eastAsia"/>
        </w:rPr>
        <w:t>祭煉，幾個時辰之後，那四個法器上殘留的主人氣息，終於有些鬆動，可以開始被抹去。</w:t>
      </w:r>
    </w:p>
    <w:p w:rsidR="00C04663" w:rsidRDefault="00021C34" w:rsidP="00813907">
      <w:pPr>
        <w:spacing w:after="240"/>
      </w:pPr>
      <w:r>
        <w:rPr>
          <w:rFonts w:hint="eastAsia"/>
        </w:rPr>
        <w:t>李龍飛喘了口氣，並沒有因此而大意，而是從懷中拿出一枚丹藥，吞了下去補充法力後，跟著又繼續祭煉起來。</w:t>
      </w:r>
    </w:p>
    <w:p w:rsidR="00C04663" w:rsidRDefault="00021C34" w:rsidP="00813907">
      <w:pPr>
        <w:spacing w:after="240"/>
      </w:pPr>
      <w:r>
        <w:rPr>
          <w:rFonts w:hint="eastAsia"/>
        </w:rPr>
        <w:t>就這樣足足經過了十多天，李龍飛這才將四件法器煉製成小五行陣法的陣旗，跟著起身</w:t>
      </w:r>
      <w:r w:rsidR="00A7259F">
        <w:rPr>
          <w:rFonts w:hint="eastAsia"/>
        </w:rPr>
        <w:t>離開了</w:t>
      </w:r>
      <w:r>
        <w:rPr>
          <w:rFonts w:hint="eastAsia"/>
        </w:rPr>
        <w:t>迎賓樓</w:t>
      </w:r>
      <w:r w:rsidR="00A7259F">
        <w:rPr>
          <w:rFonts w:hint="eastAsia"/>
        </w:rPr>
        <w:t>，來到了赤劍宗山腳的一個市坊前面。</w:t>
      </w:r>
    </w:p>
    <w:p w:rsidR="00C04663" w:rsidRDefault="00A7259F" w:rsidP="00813907">
      <w:pPr>
        <w:spacing w:after="240"/>
      </w:pPr>
      <w:r>
        <w:rPr>
          <w:rFonts w:hint="eastAsia"/>
        </w:rPr>
        <w:t>這市坊說穿了，其實便是依附在赤劍宗山腳的一座小鎮，鎮內的住戶大部分都是與赤劍宗有關係的人士或是店家</w:t>
      </w:r>
      <w:r w:rsidR="00021C34">
        <w:rPr>
          <w:rFonts w:hint="eastAsia"/>
        </w:rPr>
        <w:t>。</w:t>
      </w:r>
    </w:p>
    <w:p w:rsidR="00C04663" w:rsidRDefault="00A7259F" w:rsidP="00813907">
      <w:pPr>
        <w:spacing w:after="240"/>
      </w:pPr>
      <w:r>
        <w:rPr>
          <w:rFonts w:hint="eastAsia"/>
        </w:rPr>
        <w:t>平時赤劍宗的弟子不論採買丹藥，抑或是法器靈符等等，無一不都是常往這裡跑</w:t>
      </w:r>
      <w:r w:rsidR="00DC3AA6">
        <w:rPr>
          <w:rFonts w:hint="eastAsia"/>
        </w:rPr>
        <w:t>，一些外來的散修或貴客，也會在這邊做一些交易等等</w:t>
      </w:r>
      <w:r>
        <w:rPr>
          <w:rFonts w:hint="eastAsia"/>
        </w:rPr>
        <w:t>。</w:t>
      </w:r>
    </w:p>
    <w:p w:rsidR="00C04663" w:rsidRDefault="00A7259F" w:rsidP="00813907">
      <w:pPr>
        <w:spacing w:after="240"/>
      </w:pPr>
      <w:r>
        <w:rPr>
          <w:rFonts w:hint="eastAsia"/>
        </w:rPr>
        <w:t>畢竟赤劍宗弟子眾多，雖說宗內亦有提供買賣的地方，但價格上較為固定，樣式也較少；而在這市坊內，雖存在許多參差不齊的貨品，可卻勝在總類繁多，而且只要有錢，一些平時較難以見到的寶物也有可能買得到的。</w:t>
      </w:r>
    </w:p>
    <w:p w:rsidR="00C04663" w:rsidRDefault="00A7259F" w:rsidP="00813907">
      <w:pPr>
        <w:spacing w:after="240"/>
      </w:pPr>
      <w:r>
        <w:rPr>
          <w:rFonts w:hint="eastAsia"/>
        </w:rPr>
        <w:t>李龍飛現在身上還有近</w:t>
      </w:r>
      <w:r w:rsidR="00021C34">
        <w:rPr>
          <w:rFonts w:hint="eastAsia"/>
        </w:rPr>
        <w:t>兩</w:t>
      </w:r>
      <w:r>
        <w:rPr>
          <w:rFonts w:hint="eastAsia"/>
        </w:rPr>
        <w:t>萬的低階靈石，就算不夠，也有許多中品以上的法器可以兌換，不怕找不到適合自己所要的法器。</w:t>
      </w:r>
    </w:p>
    <w:p w:rsidR="00C04663" w:rsidRDefault="00A7259F" w:rsidP="00813907">
      <w:pPr>
        <w:spacing w:after="240"/>
      </w:pPr>
      <w:r>
        <w:rPr>
          <w:rFonts w:hint="eastAsia"/>
        </w:rPr>
        <w:t>所以他這一次前來，</w:t>
      </w:r>
      <w:r w:rsidR="00406319">
        <w:rPr>
          <w:rFonts w:hint="eastAsia"/>
        </w:rPr>
        <w:t>除了找尋布置小五行陣法的火屬性法器，</w:t>
      </w:r>
      <w:r w:rsidR="00021C34">
        <w:rPr>
          <w:rFonts w:hint="eastAsia"/>
        </w:rPr>
        <w:t>也想順便</w:t>
      </w:r>
      <w:r>
        <w:rPr>
          <w:rFonts w:hint="eastAsia"/>
        </w:rPr>
        <w:t>添購幾</w:t>
      </w:r>
      <w:r w:rsidR="00021C34">
        <w:rPr>
          <w:rFonts w:hint="eastAsia"/>
        </w:rPr>
        <w:t>個</w:t>
      </w:r>
      <w:r w:rsidR="00021C34">
        <w:rPr>
          <w:rFonts w:hint="eastAsia"/>
        </w:rPr>
        <w:lastRenderedPageBreak/>
        <w:t>看得上眼</w:t>
      </w:r>
      <w:r>
        <w:rPr>
          <w:rFonts w:hint="eastAsia"/>
        </w:rPr>
        <w:t>的寶物</w:t>
      </w:r>
      <w:r w:rsidR="00406319">
        <w:rPr>
          <w:rFonts w:hint="eastAsia"/>
        </w:rPr>
        <w:t>；畢竟試煉危險，多幾個強力法器，自然也多幾分保障。</w:t>
      </w:r>
    </w:p>
    <w:p w:rsidR="00C04663" w:rsidRDefault="00406319" w:rsidP="00813907">
      <w:pPr>
        <w:spacing w:after="240"/>
      </w:pPr>
      <w:r>
        <w:rPr>
          <w:rFonts w:hint="eastAsia"/>
        </w:rPr>
        <w:t>與搶來的法器不同，</w:t>
      </w:r>
      <w:r w:rsidR="00A7259F">
        <w:rPr>
          <w:rFonts w:hint="eastAsia"/>
        </w:rPr>
        <w:t>新的法器使用</w:t>
      </w:r>
      <w:r w:rsidR="00DC3AA6">
        <w:rPr>
          <w:rFonts w:hint="eastAsia"/>
        </w:rPr>
        <w:t>上</w:t>
      </w:r>
      <w:r w:rsidR="00A7259F">
        <w:rPr>
          <w:rFonts w:hint="eastAsia"/>
        </w:rPr>
        <w:t>雖</w:t>
      </w:r>
      <w:r w:rsidR="00DC3AA6">
        <w:rPr>
          <w:rFonts w:hint="eastAsia"/>
        </w:rPr>
        <w:t>也</w:t>
      </w:r>
      <w:r w:rsidR="00A7259F">
        <w:rPr>
          <w:rFonts w:hint="eastAsia"/>
        </w:rPr>
        <w:t>需要煉化，但因沒有前人使用，煉化的時間遠遠比強奪來的法器少許多，有的一次性法器符寶甚至不需要怎麼煉化，自然是對這次的試煉有更佳幫助效果。</w:t>
      </w:r>
    </w:p>
    <w:p w:rsidR="00C04663" w:rsidRDefault="00406319" w:rsidP="00813907">
      <w:pPr>
        <w:spacing w:after="240"/>
      </w:pPr>
      <w:r>
        <w:rPr>
          <w:rFonts w:hint="eastAsia"/>
        </w:rPr>
        <w:t>只是兩萬多的靈石加上那麼多法器，帶在身上畢竟不是一筆小錢，有了曾經被搶的經驗，他在這方面謹慎許多，所以特別變裝過後，這才前往採購法器。</w:t>
      </w:r>
    </w:p>
    <w:p w:rsidR="00C04663" w:rsidRDefault="00B83D7E" w:rsidP="00813907">
      <w:pPr>
        <w:spacing w:after="240"/>
      </w:pPr>
      <w:r>
        <w:rPr>
          <w:rFonts w:hint="eastAsia"/>
        </w:rPr>
        <w:t>※</w:t>
      </w:r>
      <w:r>
        <w:rPr>
          <w:rFonts w:ascii="細明體" w:eastAsia="細明體" w:hAnsi="細明體" w:cs="細明體" w:hint="eastAsia"/>
        </w:rPr>
        <w:t>※※</w:t>
      </w:r>
    </w:p>
    <w:p w:rsidR="00C04663" w:rsidRDefault="00F405CD" w:rsidP="00813907">
      <w:pPr>
        <w:spacing w:after="240"/>
      </w:pPr>
      <w:r>
        <w:rPr>
          <w:rFonts w:hint="eastAsia"/>
        </w:rPr>
        <w:t>赤劍宗山腳的</w:t>
      </w:r>
      <w:r w:rsidR="00A7259F">
        <w:rPr>
          <w:rFonts w:hint="eastAsia"/>
        </w:rPr>
        <w:t>市坊，到處都是鬧哄哄的修士，</w:t>
      </w:r>
      <w:r w:rsidR="003A5751">
        <w:rPr>
          <w:rFonts w:hint="eastAsia"/>
        </w:rPr>
        <w:t>中央的</w:t>
      </w:r>
      <w:r w:rsidR="00A7259F">
        <w:rPr>
          <w:rFonts w:hint="eastAsia"/>
        </w:rPr>
        <w:t>廣場上</w:t>
      </w:r>
      <w:r w:rsidR="00A55A7A">
        <w:rPr>
          <w:rFonts w:hint="eastAsia"/>
        </w:rPr>
        <w:t>，一處處</w:t>
      </w:r>
      <w:r w:rsidR="00A7259F">
        <w:rPr>
          <w:rFonts w:hint="eastAsia"/>
        </w:rPr>
        <w:t>小攤位賣著</w:t>
      </w:r>
      <w:r w:rsidR="00A55A7A">
        <w:rPr>
          <w:rFonts w:hint="eastAsia"/>
        </w:rPr>
        <w:t>各式寶物法器，熙熙攘攘的人群或站或蹲在那駐足觀看著，</w:t>
      </w:r>
      <w:r w:rsidR="00A7259F">
        <w:rPr>
          <w:rFonts w:hint="eastAsia"/>
        </w:rPr>
        <w:t>當然，</w:t>
      </w:r>
      <w:r w:rsidR="00A55A7A">
        <w:rPr>
          <w:rFonts w:hint="eastAsia"/>
        </w:rPr>
        <w:t>兩旁的店舖內同樣也有著更多的人潮。</w:t>
      </w:r>
    </w:p>
    <w:p w:rsidR="00C04663" w:rsidRDefault="00A55A7A" w:rsidP="00813907">
      <w:pPr>
        <w:spacing w:after="240"/>
      </w:pPr>
      <w:r>
        <w:rPr>
          <w:rFonts w:hint="eastAsia"/>
        </w:rPr>
        <w:t>一名戴著斗笠的青年，</w:t>
      </w:r>
      <w:r w:rsidR="00D976D2">
        <w:rPr>
          <w:rFonts w:hint="eastAsia"/>
        </w:rPr>
        <w:t>帽沿邊緣的長紗</w:t>
      </w:r>
      <w:r>
        <w:rPr>
          <w:rFonts w:hint="eastAsia"/>
        </w:rPr>
        <w:t>半蒙著臉，在那看著四周似乎有些遲疑</w:t>
      </w:r>
      <w:r w:rsidR="00E747CB">
        <w:rPr>
          <w:rFonts w:hint="eastAsia"/>
        </w:rPr>
        <w:t>，臉上更是隱約閃過一絲追憶</w:t>
      </w:r>
      <w:r w:rsidR="00D976D2">
        <w:rPr>
          <w:rFonts w:hint="eastAsia"/>
        </w:rPr>
        <w:t>；</w:t>
      </w:r>
      <w:r w:rsidR="00E747CB">
        <w:rPr>
          <w:rFonts w:hint="eastAsia"/>
        </w:rPr>
        <w:t>片刻之後，</w:t>
      </w:r>
      <w:r w:rsidR="00D976D2">
        <w:rPr>
          <w:rFonts w:hint="eastAsia"/>
        </w:rPr>
        <w:t>那青年</w:t>
      </w:r>
      <w:r w:rsidR="00A7259F">
        <w:rPr>
          <w:rFonts w:hint="eastAsia"/>
        </w:rPr>
        <w:t>終究是</w:t>
      </w:r>
      <w:r w:rsidR="00E747CB">
        <w:rPr>
          <w:rFonts w:hint="eastAsia"/>
        </w:rPr>
        <w:t>搖了搖頭，</w:t>
      </w:r>
      <w:r w:rsidR="00D976D2">
        <w:rPr>
          <w:rFonts w:hint="eastAsia"/>
        </w:rPr>
        <w:t>不再猶豫</w:t>
      </w:r>
      <w:r w:rsidR="00A7259F">
        <w:rPr>
          <w:rFonts w:hint="eastAsia"/>
        </w:rPr>
        <w:t>，跟著踏入了一家頗為</w:t>
      </w:r>
      <w:r w:rsidR="000F4177">
        <w:rPr>
          <w:rFonts w:hint="eastAsia"/>
        </w:rPr>
        <w:t>普通</w:t>
      </w:r>
      <w:r w:rsidR="00A7259F">
        <w:rPr>
          <w:rFonts w:hint="eastAsia"/>
        </w:rPr>
        <w:t>的店家裡頭。</w:t>
      </w:r>
    </w:p>
    <w:p w:rsidR="00C04663" w:rsidRDefault="00A7259F" w:rsidP="00813907">
      <w:pPr>
        <w:spacing w:after="240"/>
      </w:pPr>
      <w:r>
        <w:rPr>
          <w:rFonts w:hint="eastAsia"/>
        </w:rPr>
        <w:t>那店舖是個專門製作</w:t>
      </w:r>
      <w:r w:rsidR="000F4177">
        <w:rPr>
          <w:rFonts w:hint="eastAsia"/>
        </w:rPr>
        <w:t>低階</w:t>
      </w:r>
      <w:r>
        <w:rPr>
          <w:rFonts w:hint="eastAsia"/>
        </w:rPr>
        <w:t>法器的商家，裏頭十幾位</w:t>
      </w:r>
      <w:r w:rsidR="000F4177">
        <w:rPr>
          <w:rFonts w:hint="eastAsia"/>
        </w:rPr>
        <w:t>練氣期</w:t>
      </w:r>
      <w:r>
        <w:rPr>
          <w:rFonts w:hint="eastAsia"/>
        </w:rPr>
        <w:t>修士</w:t>
      </w:r>
      <w:r w:rsidR="000F4177">
        <w:rPr>
          <w:rFonts w:hint="eastAsia"/>
        </w:rPr>
        <w:t>正在</w:t>
      </w:r>
      <w:r>
        <w:rPr>
          <w:rFonts w:hint="eastAsia"/>
        </w:rPr>
        <w:t>挑選牆上的法器，五六名小二正忙著跟客人解說，更有一名築基期的老者在後頭養精蓄銳盤腿閉目坐著。</w:t>
      </w:r>
    </w:p>
    <w:p w:rsidR="00C04663" w:rsidRDefault="00A7259F" w:rsidP="00813907">
      <w:pPr>
        <w:spacing w:after="240"/>
      </w:pPr>
      <w:r>
        <w:rPr>
          <w:rFonts w:hint="eastAsia"/>
        </w:rPr>
        <w:t>大部分的小廝見到</w:t>
      </w:r>
      <w:r w:rsidR="00E747CB">
        <w:rPr>
          <w:rFonts w:hint="eastAsia"/>
        </w:rPr>
        <w:t>這青年</w:t>
      </w:r>
      <w:r>
        <w:rPr>
          <w:rFonts w:hint="eastAsia"/>
        </w:rPr>
        <w:t>進來，只是望了一眼之後，就轉頭繼續跟旁邊的客人長談，唯有其中一名臉色黝黑的少年，沒有</w:t>
      </w:r>
      <w:r w:rsidR="004649D0">
        <w:rPr>
          <w:rFonts w:hint="eastAsia"/>
        </w:rPr>
        <w:t>轉開</w:t>
      </w:r>
      <w:r>
        <w:rPr>
          <w:rFonts w:hint="eastAsia"/>
        </w:rPr>
        <w:t>眼神而是靠了過來，客客氣氣問道，「這位客人，是要買現成的法器呢，還是訂做一件法器？」</w:t>
      </w:r>
    </w:p>
    <w:p w:rsidR="00C04663" w:rsidRDefault="00A7259F" w:rsidP="00813907">
      <w:pPr>
        <w:spacing w:after="240"/>
      </w:pPr>
      <w:r>
        <w:rPr>
          <w:rFonts w:hint="eastAsia"/>
        </w:rPr>
        <w:t>「你們這有</w:t>
      </w:r>
      <w:r w:rsidR="00B83D7E">
        <w:rPr>
          <w:rFonts w:hint="eastAsia"/>
        </w:rPr>
        <w:t>飛劍類的</w:t>
      </w:r>
      <w:r>
        <w:rPr>
          <w:rFonts w:hint="eastAsia"/>
        </w:rPr>
        <w:t>法器嗎？」</w:t>
      </w:r>
      <w:r w:rsidR="00E747CB">
        <w:rPr>
          <w:rFonts w:hint="eastAsia"/>
        </w:rPr>
        <w:t>戴斗笠的青年</w:t>
      </w:r>
      <w:r>
        <w:rPr>
          <w:rFonts w:hint="eastAsia"/>
        </w:rPr>
        <w:t>沒有回答，反而摸摸鼻子問道。</w:t>
      </w:r>
    </w:p>
    <w:p w:rsidR="00C04663" w:rsidRDefault="00A7259F" w:rsidP="00813907">
      <w:pPr>
        <w:spacing w:after="240"/>
      </w:pPr>
      <w:r>
        <w:rPr>
          <w:rFonts w:hint="eastAsia"/>
        </w:rPr>
        <w:t>「</w:t>
      </w:r>
      <w:r w:rsidR="004D1DEF">
        <w:rPr>
          <w:rFonts w:hint="eastAsia"/>
        </w:rPr>
        <w:t>呃…</w:t>
      </w:r>
      <w:r>
        <w:rPr>
          <w:rFonts w:hint="eastAsia"/>
        </w:rPr>
        <w:t>有的，本店</w:t>
      </w:r>
      <w:r w:rsidR="00B83D7E">
        <w:rPr>
          <w:rFonts w:hint="eastAsia"/>
        </w:rPr>
        <w:t>的飛劍類</w:t>
      </w:r>
      <w:r>
        <w:rPr>
          <w:rFonts w:hint="eastAsia"/>
        </w:rPr>
        <w:t>法器</w:t>
      </w:r>
      <w:r w:rsidR="00B83D7E">
        <w:rPr>
          <w:rFonts w:hint="eastAsia"/>
        </w:rPr>
        <w:t>，多達數百種，更有不少是中品法器，</w:t>
      </w:r>
      <w:r w:rsidR="004D1DEF">
        <w:rPr>
          <w:rFonts w:hint="eastAsia"/>
        </w:rPr>
        <w:t>不知</w:t>
      </w:r>
      <w:r w:rsidR="00B83D7E">
        <w:rPr>
          <w:rFonts w:hint="eastAsia"/>
        </w:rPr>
        <w:t>您是要哪種屬性的呢</w:t>
      </w:r>
      <w:r>
        <w:rPr>
          <w:rFonts w:hint="eastAsia"/>
        </w:rPr>
        <w:t>？」那</w:t>
      </w:r>
      <w:bookmarkStart w:id="4706" w:name="OLE_LINK1"/>
      <w:r>
        <w:rPr>
          <w:rFonts w:hint="eastAsia"/>
        </w:rPr>
        <w:t>少年</w:t>
      </w:r>
      <w:bookmarkEnd w:id="4706"/>
      <w:r>
        <w:rPr>
          <w:rFonts w:hint="eastAsia"/>
        </w:rPr>
        <w:t>愣了一下，心情卻黯淡了下去。</w:t>
      </w:r>
    </w:p>
    <w:p w:rsidR="00C04663" w:rsidRDefault="00B83D7E" w:rsidP="00813907">
      <w:pPr>
        <w:spacing w:after="240"/>
      </w:pPr>
      <w:r>
        <w:rPr>
          <w:rFonts w:hint="eastAsia"/>
        </w:rPr>
        <w:t>畢竟飛劍類的法器，是基礎中的基礎，一般來說，都比同階級的法器來得便宜。</w:t>
      </w:r>
    </w:p>
    <w:p w:rsidR="00C04663" w:rsidRDefault="00B83D7E" w:rsidP="00813907">
      <w:pPr>
        <w:spacing w:after="240"/>
      </w:pPr>
      <w:r>
        <w:rPr>
          <w:rFonts w:hint="eastAsia"/>
        </w:rPr>
        <w:t>眼前這名青年看起來年紀頗輕，又其貌不揚，恐怕只會買一兩把下品飛劍法器而以。</w:t>
      </w:r>
    </w:p>
    <w:p w:rsidR="00C04663" w:rsidRDefault="00B83D7E" w:rsidP="00813907">
      <w:pPr>
        <w:spacing w:after="240"/>
      </w:pPr>
      <w:r>
        <w:rPr>
          <w:rFonts w:hint="eastAsia"/>
        </w:rPr>
        <w:t>不過那少年雖然心中這樣想，表面上卻絲毫不敢得罪對方，引導那青年往下品飛劍區走去。</w:t>
      </w:r>
    </w:p>
    <w:p w:rsidR="00C04663" w:rsidRDefault="00A7259F" w:rsidP="00813907">
      <w:pPr>
        <w:spacing w:after="240"/>
      </w:pPr>
      <w:r>
        <w:rPr>
          <w:rFonts w:hint="eastAsia"/>
        </w:rPr>
        <w:t>其他店小二聽到了，心中也是樂了一下，慶幸自己沒有轉過去招呼對方，算是個明智的選擇。</w:t>
      </w:r>
    </w:p>
    <w:p w:rsidR="00C04663" w:rsidRDefault="00B83D7E" w:rsidP="00813907">
      <w:pPr>
        <w:spacing w:after="240"/>
      </w:pPr>
      <w:r>
        <w:rPr>
          <w:rFonts w:hint="eastAsia"/>
        </w:rPr>
        <w:lastRenderedPageBreak/>
        <w:t>那青年在下品飛劍區前面站了約片刻，轉身對著黑臉少年說，「這些法器，</w:t>
      </w:r>
      <w:r w:rsidR="00F13820">
        <w:rPr>
          <w:rFonts w:hint="eastAsia"/>
        </w:rPr>
        <w:t>一把</w:t>
      </w:r>
      <w:r>
        <w:rPr>
          <w:rFonts w:hint="eastAsia"/>
        </w:rPr>
        <w:t>要價</w:t>
      </w:r>
      <w:r w:rsidR="004D1DEF">
        <w:rPr>
          <w:rFonts w:hint="eastAsia"/>
        </w:rPr>
        <w:t>大概</w:t>
      </w:r>
      <w:r>
        <w:rPr>
          <w:rFonts w:hint="eastAsia"/>
        </w:rPr>
        <w:t>多少？」</w:t>
      </w:r>
    </w:p>
    <w:p w:rsidR="00C04663" w:rsidRDefault="00B83D7E" w:rsidP="00813907">
      <w:pPr>
        <w:spacing w:after="240"/>
      </w:pPr>
      <w:r>
        <w:rPr>
          <w:rFonts w:hint="eastAsia"/>
        </w:rPr>
        <w:t>黑臉少年心中一嘆，果然如此，但仍是</w:t>
      </w:r>
      <w:r w:rsidR="00F13820">
        <w:rPr>
          <w:rFonts w:hint="eastAsia"/>
        </w:rPr>
        <w:t>恭恭敬敬回答，「一把</w:t>
      </w:r>
      <w:r w:rsidR="004D1DEF">
        <w:rPr>
          <w:rFonts w:hint="eastAsia"/>
        </w:rPr>
        <w:t>從五</w:t>
      </w:r>
      <w:r w:rsidR="00F13820">
        <w:rPr>
          <w:rFonts w:hint="eastAsia"/>
        </w:rPr>
        <w:t>到</w:t>
      </w:r>
      <w:r w:rsidR="004D1DEF">
        <w:rPr>
          <w:rFonts w:hint="eastAsia"/>
        </w:rPr>
        <w:t>二十</w:t>
      </w:r>
      <w:r w:rsidR="00F13820">
        <w:rPr>
          <w:rFonts w:hint="eastAsia"/>
        </w:rPr>
        <w:t>塊靈石</w:t>
      </w:r>
      <w:r w:rsidR="004D1DEF">
        <w:rPr>
          <w:rFonts w:hint="eastAsia"/>
        </w:rPr>
        <w:t>不等</w:t>
      </w:r>
      <w:r w:rsidR="00F13820">
        <w:rPr>
          <w:rFonts w:hint="eastAsia"/>
        </w:rPr>
        <w:t>。」</w:t>
      </w:r>
    </w:p>
    <w:p w:rsidR="00C04663" w:rsidRDefault="004D1DEF" w:rsidP="00813907">
      <w:pPr>
        <w:spacing w:after="240"/>
      </w:pPr>
      <w:r>
        <w:rPr>
          <w:rFonts w:hint="eastAsia"/>
        </w:rPr>
        <w:t>那青年聽完沉默不語，似乎在想些甚麼</w:t>
      </w:r>
      <w:r w:rsidR="00CA66AD">
        <w:rPr>
          <w:rFonts w:hint="eastAsia"/>
        </w:rPr>
        <w:t>。</w:t>
      </w:r>
    </w:p>
    <w:p w:rsidR="00C04663" w:rsidRDefault="00CA66AD" w:rsidP="00813907">
      <w:pPr>
        <w:spacing w:after="240"/>
      </w:pPr>
      <w:r>
        <w:rPr>
          <w:rFonts w:hint="eastAsia"/>
        </w:rPr>
        <w:t>「客官，這價格雖然比外面貴了些，但本店的這些法器，都是有品質保證的，雖然只是下品，但也都是下品偏中的階級…」黑臉少年看了，心情更加沉了下去了，但他今天尚未賣出任何商品，只得鼓起如簧之舌，盡力說服對方，</w:t>
      </w:r>
    </w:p>
    <w:p w:rsidR="00C04663" w:rsidRDefault="00CA66AD" w:rsidP="00813907">
      <w:pPr>
        <w:spacing w:after="240"/>
      </w:pPr>
      <w:r>
        <w:rPr>
          <w:rFonts w:hint="eastAsia"/>
        </w:rPr>
        <w:t>「如果您真的嫌太貴，本店也不是沒有更便宜的法器，只是，那些恐怕就有點瑕疵了。」</w:t>
      </w:r>
    </w:p>
    <w:p w:rsidR="00C04663" w:rsidRDefault="00CA66AD" w:rsidP="00813907">
      <w:pPr>
        <w:spacing w:after="240"/>
      </w:pPr>
      <w:r>
        <w:rPr>
          <w:rFonts w:hint="eastAsia"/>
        </w:rPr>
        <w:t>良久，那青年才轉身笑了笑，搖搖頭說，「你誤會了，我不是嫌貴，是在思考，</w:t>
      </w:r>
      <w:r w:rsidR="00A82BCB">
        <w:rPr>
          <w:rFonts w:hint="eastAsia"/>
        </w:rPr>
        <w:t>將這些法器全</w:t>
      </w:r>
      <w:r>
        <w:rPr>
          <w:rFonts w:hint="eastAsia"/>
        </w:rPr>
        <w:t>買下來</w:t>
      </w:r>
      <w:r w:rsidR="00A82BCB">
        <w:rPr>
          <w:rFonts w:hint="eastAsia"/>
        </w:rPr>
        <w:t>需要多少靈石</w:t>
      </w:r>
      <w:r>
        <w:rPr>
          <w:rFonts w:hint="eastAsia"/>
        </w:rPr>
        <w:t>。」</w:t>
      </w:r>
    </w:p>
    <w:p w:rsidR="00C04663" w:rsidRDefault="00CA66AD" w:rsidP="00813907">
      <w:pPr>
        <w:spacing w:after="240"/>
      </w:pPr>
      <w:r>
        <w:rPr>
          <w:rFonts w:hint="eastAsia"/>
        </w:rPr>
        <w:t>此話一說，黑臉少年整個人都呆了，其他店內的小二，也都愣在那裏。</w:t>
      </w:r>
    </w:p>
    <w:p w:rsidR="00C04663" w:rsidRDefault="00CA66AD" w:rsidP="00813907">
      <w:pPr>
        <w:spacing w:after="240"/>
      </w:pPr>
      <w:r>
        <w:rPr>
          <w:rFonts w:hint="eastAsia"/>
        </w:rPr>
        <w:t>雖說這些下品法器對一般赤劍宗弟子來說不貴，但總共也有百來把阿，如果全都買下來，怕是要一兩千靈石跑不掉，這對普通練氣期弟子來說，已經是一筆天文數字了。</w:t>
      </w:r>
    </w:p>
    <w:p w:rsidR="00C04663" w:rsidRDefault="00CA66AD" w:rsidP="00813907">
      <w:pPr>
        <w:spacing w:after="240"/>
      </w:pPr>
      <w:r>
        <w:rPr>
          <w:rFonts w:hint="eastAsia"/>
        </w:rPr>
        <w:t>眼前這名</w:t>
      </w:r>
      <w:r w:rsidR="00A82BCB">
        <w:rPr>
          <w:rFonts w:hint="eastAsia"/>
        </w:rPr>
        <w:t>青年，居然說要</w:t>
      </w:r>
      <w:r>
        <w:rPr>
          <w:rFonts w:hint="eastAsia"/>
        </w:rPr>
        <w:t>全買下來，有沒有搞錯？</w:t>
      </w:r>
    </w:p>
    <w:p w:rsidR="00C04663" w:rsidRDefault="00CA66AD" w:rsidP="00813907">
      <w:pPr>
        <w:spacing w:after="240"/>
      </w:pPr>
      <w:r>
        <w:rPr>
          <w:rFonts w:hint="eastAsia"/>
        </w:rPr>
        <w:t>就在那黑臉少年驚疑不定的同時，那青年又說，</w:t>
      </w:r>
      <w:r w:rsidR="00A7259F">
        <w:rPr>
          <w:rFonts w:hint="eastAsia"/>
        </w:rPr>
        <w:t>「</w:t>
      </w:r>
      <w:r>
        <w:rPr>
          <w:rFonts w:hint="eastAsia"/>
        </w:rPr>
        <w:t>另外</w:t>
      </w:r>
      <w:r w:rsidR="00A7259F">
        <w:rPr>
          <w:rFonts w:hint="eastAsia"/>
        </w:rPr>
        <w:t>，我有幾件法器要賣，你</w:t>
      </w:r>
      <w:r>
        <w:rPr>
          <w:rFonts w:hint="eastAsia"/>
        </w:rPr>
        <w:t>們這收嗎？</w:t>
      </w:r>
      <w:r w:rsidR="00A7259F">
        <w:rPr>
          <w:rFonts w:hint="eastAsia"/>
        </w:rPr>
        <w:t>」</w:t>
      </w:r>
    </w:p>
    <w:p w:rsidR="00C04663" w:rsidRDefault="00A82BCB" w:rsidP="00813907">
      <w:pPr>
        <w:spacing w:after="240"/>
      </w:pPr>
      <w:r>
        <w:rPr>
          <w:rFonts w:hint="eastAsia"/>
        </w:rPr>
        <w:t>「…收…當然收…」那黑臉少年</w:t>
      </w:r>
      <w:r w:rsidR="00CA66AD">
        <w:rPr>
          <w:rFonts w:hint="eastAsia"/>
        </w:rPr>
        <w:t>結結巴巴</w:t>
      </w:r>
      <w:r>
        <w:rPr>
          <w:rFonts w:hint="eastAsia"/>
        </w:rPr>
        <w:t>說道。</w:t>
      </w:r>
    </w:p>
    <w:p w:rsidR="00C04663" w:rsidRDefault="00A82BCB" w:rsidP="00813907">
      <w:pPr>
        <w:spacing w:after="240"/>
      </w:pPr>
      <w:r>
        <w:rPr>
          <w:rFonts w:hint="eastAsia"/>
        </w:rPr>
        <w:t>一般來說，練氣期修士很少</w:t>
      </w:r>
      <w:r w:rsidR="00CA66AD">
        <w:rPr>
          <w:rFonts w:hint="eastAsia"/>
        </w:rPr>
        <w:t>人會拿法器出來賣，畢竟</w:t>
      </w:r>
      <w:r>
        <w:rPr>
          <w:rFonts w:hint="eastAsia"/>
        </w:rPr>
        <w:t>中品法器不是人人都有，有也無人會想賣掉；而</w:t>
      </w:r>
      <w:r w:rsidR="00CA66AD">
        <w:rPr>
          <w:rFonts w:hint="eastAsia"/>
        </w:rPr>
        <w:t>下</w:t>
      </w:r>
      <w:r>
        <w:rPr>
          <w:rFonts w:hint="eastAsia"/>
        </w:rPr>
        <w:t>品法器雖然可以賣錢，但值不了多少靈石，還不如當作備用。</w:t>
      </w:r>
    </w:p>
    <w:p w:rsidR="00C04663" w:rsidRDefault="00A82BCB" w:rsidP="00813907">
      <w:pPr>
        <w:spacing w:after="240"/>
      </w:pPr>
      <w:r>
        <w:rPr>
          <w:rFonts w:hint="eastAsia"/>
        </w:rPr>
        <w:t>但面對眼前的青年，黑臉少年心中卻已經沒有了半分小瞧之意，而是滿心期待地看著。</w:t>
      </w:r>
    </w:p>
    <w:p w:rsidR="00C04663" w:rsidRDefault="00A82BCB" w:rsidP="00813907">
      <w:pPr>
        <w:spacing w:after="240"/>
      </w:pPr>
      <w:r>
        <w:rPr>
          <w:rFonts w:hint="eastAsia"/>
        </w:rPr>
        <w:t>聽完這話，青年點了點頭，</w:t>
      </w:r>
      <w:r w:rsidR="00A7259F">
        <w:rPr>
          <w:rFonts w:hint="eastAsia"/>
        </w:rPr>
        <w:t>下一瞬間，</w:t>
      </w:r>
      <w:r>
        <w:rPr>
          <w:rFonts w:hint="eastAsia"/>
        </w:rPr>
        <w:t>居然</w:t>
      </w:r>
      <w:r w:rsidR="00A7259F">
        <w:rPr>
          <w:rFonts w:hint="eastAsia"/>
        </w:rPr>
        <w:t>從儲物袋中一口氣掏出了十幾件法器，</w:t>
      </w:r>
      <w:r w:rsidR="0040138D">
        <w:rPr>
          <w:rFonts w:hint="eastAsia"/>
        </w:rPr>
        <w:t>其中更有</w:t>
      </w:r>
      <w:r w:rsidR="00A4623D">
        <w:rPr>
          <w:rFonts w:hint="eastAsia"/>
        </w:rPr>
        <w:t>一</w:t>
      </w:r>
      <w:r>
        <w:rPr>
          <w:rFonts w:hint="eastAsia"/>
        </w:rPr>
        <w:t>兩</w:t>
      </w:r>
      <w:r w:rsidR="0040138D">
        <w:rPr>
          <w:rFonts w:hint="eastAsia"/>
        </w:rPr>
        <w:t>件</w:t>
      </w:r>
      <w:r w:rsidR="00A7259F">
        <w:rPr>
          <w:rFonts w:hint="eastAsia"/>
        </w:rPr>
        <w:t>是中品法器，看得那少年是目瞪口呆，就連</w:t>
      </w:r>
      <w:r>
        <w:rPr>
          <w:rFonts w:hint="eastAsia"/>
        </w:rPr>
        <w:t>旁邊那些客人也忍</w:t>
      </w:r>
      <w:r w:rsidR="00A7259F">
        <w:rPr>
          <w:rFonts w:hint="eastAsia"/>
        </w:rPr>
        <w:t>不住停下了</w:t>
      </w:r>
      <w:r>
        <w:rPr>
          <w:rFonts w:hint="eastAsia"/>
        </w:rPr>
        <w:t>動作</w:t>
      </w:r>
      <w:r w:rsidR="00A7259F">
        <w:rPr>
          <w:rFonts w:hint="eastAsia"/>
        </w:rPr>
        <w:t>，往這邊望了過來。</w:t>
      </w:r>
    </w:p>
    <w:p w:rsidR="00C04663" w:rsidRDefault="00A7259F" w:rsidP="00813907">
      <w:pPr>
        <w:spacing w:after="240"/>
      </w:pPr>
      <w:r>
        <w:rPr>
          <w:rFonts w:hint="eastAsia"/>
        </w:rPr>
        <w:t>「如何，這些法器，你們收購嗎？」</w:t>
      </w:r>
      <w:r w:rsidR="00A82BCB">
        <w:rPr>
          <w:rFonts w:hint="eastAsia"/>
        </w:rPr>
        <w:t>不用說，</w:t>
      </w:r>
      <w:r w:rsidR="00E747CB">
        <w:rPr>
          <w:rFonts w:hint="eastAsia"/>
        </w:rPr>
        <w:t>這青年正是變裝過後的</w:t>
      </w:r>
      <w:r>
        <w:rPr>
          <w:rFonts w:hint="eastAsia"/>
        </w:rPr>
        <w:t>李龍飛</w:t>
      </w:r>
      <w:r w:rsidR="00E747CB">
        <w:rPr>
          <w:rFonts w:hint="eastAsia"/>
        </w:rPr>
        <w:t>，他</w:t>
      </w:r>
      <w:r w:rsidR="00A82BCB">
        <w:rPr>
          <w:rFonts w:hint="eastAsia"/>
        </w:rPr>
        <w:lastRenderedPageBreak/>
        <w:t>此刻</w:t>
      </w:r>
      <w:r>
        <w:rPr>
          <w:rFonts w:hint="eastAsia"/>
        </w:rPr>
        <w:t>淡淡望著對方</w:t>
      </w:r>
      <w:r w:rsidR="00E747CB">
        <w:rPr>
          <w:rFonts w:hint="eastAsia"/>
        </w:rPr>
        <w:t>，似乎沒看到對方臉上的驚訝表情</w:t>
      </w:r>
      <w:r>
        <w:rPr>
          <w:rFonts w:hint="eastAsia"/>
        </w:rPr>
        <w:t>。</w:t>
      </w:r>
    </w:p>
    <w:p w:rsidR="00C04663" w:rsidRDefault="00A7259F" w:rsidP="00813907">
      <w:pPr>
        <w:spacing w:after="240"/>
      </w:pPr>
      <w:r>
        <w:rPr>
          <w:rFonts w:hint="eastAsia"/>
        </w:rPr>
        <w:t>「當</w:t>
      </w:r>
      <w:r>
        <w:rPr>
          <w:rFonts w:hint="eastAsia"/>
        </w:rPr>
        <w:t>...</w:t>
      </w:r>
      <w:r>
        <w:rPr>
          <w:rFonts w:hint="eastAsia"/>
        </w:rPr>
        <w:t>當然，這</w:t>
      </w:r>
      <w:r w:rsidR="0040138D">
        <w:rPr>
          <w:rFonts w:hint="eastAsia"/>
        </w:rPr>
        <w:t>批</w:t>
      </w:r>
      <w:r>
        <w:rPr>
          <w:rFonts w:hint="eastAsia"/>
        </w:rPr>
        <w:t>法器，</w:t>
      </w:r>
      <w:r w:rsidR="0040138D">
        <w:rPr>
          <w:rFonts w:hint="eastAsia"/>
        </w:rPr>
        <w:t>居然有</w:t>
      </w:r>
      <w:r>
        <w:rPr>
          <w:rFonts w:hint="eastAsia"/>
        </w:rPr>
        <w:t>中品法器，本店將以六成，不，六成五的行情收購！」黑臉少年</w:t>
      </w:r>
      <w:r w:rsidR="00A82BCB">
        <w:rPr>
          <w:rFonts w:hint="eastAsia"/>
        </w:rPr>
        <w:t>簡直快要樂翻天了</w:t>
      </w:r>
      <w:r>
        <w:rPr>
          <w:rFonts w:hint="eastAsia"/>
        </w:rPr>
        <w:t>，連忙逐一檢查那些法器之後，撥弄著算盤計算著。</w:t>
      </w:r>
    </w:p>
    <w:p w:rsidR="00C04663" w:rsidRDefault="004649D0" w:rsidP="00813907">
      <w:pPr>
        <w:spacing w:after="240"/>
      </w:pPr>
      <w:r>
        <w:rPr>
          <w:rFonts w:hint="eastAsia"/>
        </w:rPr>
        <w:t>「這葫蘆寶算下來約</w:t>
      </w:r>
      <w:r w:rsidR="00A4623D">
        <w:rPr>
          <w:rFonts w:hint="eastAsia"/>
        </w:rPr>
        <w:t>三十</w:t>
      </w:r>
      <w:r>
        <w:rPr>
          <w:rFonts w:hint="eastAsia"/>
        </w:rPr>
        <w:t>靈石、而這件</w:t>
      </w:r>
      <w:r w:rsidR="0040138D">
        <w:rPr>
          <w:rFonts w:hint="eastAsia"/>
        </w:rPr>
        <w:t>中品法器</w:t>
      </w:r>
      <w:r>
        <w:rPr>
          <w:rFonts w:hint="eastAsia"/>
        </w:rPr>
        <w:t>則是</w:t>
      </w:r>
      <w:r w:rsidR="00A4623D">
        <w:rPr>
          <w:rFonts w:hint="eastAsia"/>
        </w:rPr>
        <w:t>兩</w:t>
      </w:r>
      <w:r w:rsidR="0040138D">
        <w:rPr>
          <w:rFonts w:hint="eastAsia"/>
        </w:rPr>
        <w:t>百</w:t>
      </w:r>
      <w:r>
        <w:rPr>
          <w:rFonts w:hint="eastAsia"/>
        </w:rPr>
        <w:t>靈石左右</w:t>
      </w:r>
      <w:r>
        <w:t>…</w:t>
      </w:r>
      <w:r>
        <w:rPr>
          <w:rFonts w:hint="eastAsia"/>
        </w:rPr>
        <w:t>」黑臉少年越算心裡越是興奮，這樣的大生意</w:t>
      </w:r>
      <w:r w:rsidR="00A82BCB">
        <w:rPr>
          <w:rFonts w:hint="eastAsia"/>
        </w:rPr>
        <w:t>接一次可抵</w:t>
      </w:r>
      <w:r>
        <w:rPr>
          <w:rFonts w:hint="eastAsia"/>
        </w:rPr>
        <w:t>自己</w:t>
      </w:r>
      <w:r w:rsidR="00A82BCB">
        <w:rPr>
          <w:rFonts w:hint="eastAsia"/>
        </w:rPr>
        <w:t>一兩年的工資</w:t>
      </w:r>
      <w:r w:rsidR="00D94BB8">
        <w:rPr>
          <w:rFonts w:hint="eastAsia"/>
        </w:rPr>
        <w:t>。</w:t>
      </w:r>
    </w:p>
    <w:p w:rsidR="00C04663" w:rsidRDefault="00A7259F" w:rsidP="00813907">
      <w:pPr>
        <w:spacing w:after="240"/>
      </w:pPr>
      <w:r>
        <w:rPr>
          <w:rFonts w:hint="eastAsia"/>
        </w:rPr>
        <w:t>「</w:t>
      </w:r>
      <w:r w:rsidR="00A82BCB">
        <w:rPr>
          <w:rFonts w:hint="eastAsia"/>
        </w:rPr>
        <w:t>喔，對了</w:t>
      </w:r>
      <w:r>
        <w:rPr>
          <w:rFonts w:hint="eastAsia"/>
        </w:rPr>
        <w:t>，我</w:t>
      </w:r>
      <w:r w:rsidR="00A82BCB">
        <w:rPr>
          <w:rFonts w:hint="eastAsia"/>
        </w:rPr>
        <w:t>還要</w:t>
      </w:r>
      <w:r w:rsidR="00DB71A0">
        <w:rPr>
          <w:rFonts w:hint="eastAsia"/>
        </w:rPr>
        <w:t>一件火屬性法器，跟</w:t>
      </w:r>
      <w:r>
        <w:rPr>
          <w:rFonts w:hint="eastAsia"/>
        </w:rPr>
        <w:t>幾件</w:t>
      </w:r>
      <w:r w:rsidR="00FA7247">
        <w:rPr>
          <w:rFonts w:hint="eastAsia"/>
        </w:rPr>
        <w:t>上</w:t>
      </w:r>
      <w:r w:rsidR="007F67F0">
        <w:rPr>
          <w:rFonts w:hint="eastAsia"/>
        </w:rPr>
        <w:t>品</w:t>
      </w:r>
      <w:r w:rsidR="0040138D">
        <w:rPr>
          <w:rFonts w:hint="eastAsia"/>
        </w:rPr>
        <w:t>法器</w:t>
      </w:r>
      <w:r>
        <w:rPr>
          <w:rFonts w:hint="eastAsia"/>
        </w:rPr>
        <w:t>，</w:t>
      </w:r>
      <w:r w:rsidR="00736EE1">
        <w:rPr>
          <w:rFonts w:hint="eastAsia"/>
        </w:rPr>
        <w:t>就不知</w:t>
      </w:r>
      <w:r>
        <w:rPr>
          <w:rFonts w:hint="eastAsia"/>
        </w:rPr>
        <w:t>這裡是否有這樣的商品？」李龍飛的聲音不大，但</w:t>
      </w:r>
      <w:r w:rsidR="00BE1112">
        <w:rPr>
          <w:rFonts w:hint="eastAsia"/>
        </w:rPr>
        <w:t>配合剛剛的行為，卻讓整間店內的人都聽得清清楚楚，更是人人臉色一變，便是後面那打坐的築基老者也睜開了眼</w:t>
      </w:r>
      <w:r>
        <w:rPr>
          <w:rFonts w:hint="eastAsia"/>
        </w:rPr>
        <w:t>。</w:t>
      </w:r>
    </w:p>
    <w:p w:rsidR="00C04663" w:rsidRDefault="00A7259F" w:rsidP="00813907">
      <w:pPr>
        <w:spacing w:after="240"/>
      </w:pPr>
      <w:r>
        <w:rPr>
          <w:rFonts w:hint="eastAsia"/>
        </w:rPr>
        <w:t>「你</w:t>
      </w:r>
      <w:r w:rsidR="00BE1112">
        <w:rPr>
          <w:rFonts w:hint="eastAsia"/>
        </w:rPr>
        <w:t>…</w:t>
      </w:r>
      <w:r>
        <w:rPr>
          <w:rFonts w:hint="eastAsia"/>
        </w:rPr>
        <w:t>是說</w:t>
      </w:r>
      <w:r w:rsidR="007F67F0">
        <w:rPr>
          <w:rFonts w:hint="eastAsia"/>
        </w:rPr>
        <w:t>，</w:t>
      </w:r>
      <w:r>
        <w:rPr>
          <w:rFonts w:hint="eastAsia"/>
        </w:rPr>
        <w:t>你要</w:t>
      </w:r>
      <w:r w:rsidR="007F67F0">
        <w:rPr>
          <w:rFonts w:hint="eastAsia"/>
        </w:rPr>
        <w:t>幾件</w:t>
      </w:r>
      <w:r w:rsidR="00736EE1">
        <w:rPr>
          <w:rFonts w:hint="eastAsia"/>
        </w:rPr>
        <w:t>上品</w:t>
      </w:r>
      <w:r w:rsidR="0040138D">
        <w:rPr>
          <w:rFonts w:hint="eastAsia"/>
        </w:rPr>
        <w:t>？</w:t>
      </w:r>
      <w:r>
        <w:rPr>
          <w:rFonts w:hint="eastAsia"/>
        </w:rPr>
        <w:t>」那黑臉少年</w:t>
      </w:r>
      <w:r w:rsidR="00D94BB8">
        <w:rPr>
          <w:rFonts w:hint="eastAsia"/>
        </w:rPr>
        <w:t>原本還在撥弄著算盤，聽到這話</w:t>
      </w:r>
      <w:r w:rsidR="007F67F0">
        <w:rPr>
          <w:rFonts w:hint="eastAsia"/>
        </w:rPr>
        <w:t>臉色一變</w:t>
      </w:r>
      <w:r w:rsidR="00D94BB8">
        <w:rPr>
          <w:rFonts w:hint="eastAsia"/>
        </w:rPr>
        <w:t>，</w:t>
      </w:r>
      <w:r w:rsidR="00FA7247">
        <w:rPr>
          <w:rFonts w:hint="eastAsia"/>
        </w:rPr>
        <w:t>差點將算</w:t>
      </w:r>
      <w:r w:rsidR="00BE1112">
        <w:rPr>
          <w:rFonts w:hint="eastAsia"/>
        </w:rPr>
        <w:t>盤跌落在地，張</w:t>
      </w:r>
      <w:r w:rsidR="00FA7247">
        <w:rPr>
          <w:rFonts w:hint="eastAsia"/>
        </w:rPr>
        <w:t>大了</w:t>
      </w:r>
      <w:r w:rsidR="00BE1112">
        <w:rPr>
          <w:rFonts w:hint="eastAsia"/>
        </w:rPr>
        <w:t>嘴傻在那裏。</w:t>
      </w:r>
    </w:p>
    <w:p w:rsidR="00C04663" w:rsidRDefault="00A7259F" w:rsidP="00813907">
      <w:pPr>
        <w:spacing w:after="240"/>
      </w:pPr>
      <w:r>
        <w:rPr>
          <w:rFonts w:hint="eastAsia"/>
        </w:rPr>
        <w:t>畢竟</w:t>
      </w:r>
      <w:r w:rsidR="0040138D">
        <w:rPr>
          <w:rFonts w:hint="eastAsia"/>
        </w:rPr>
        <w:t>法器分上中下三品，</w:t>
      </w:r>
      <w:r w:rsidR="00884111">
        <w:rPr>
          <w:rFonts w:hint="eastAsia"/>
        </w:rPr>
        <w:t>一般來說，練氣修士</w:t>
      </w:r>
      <w:r w:rsidR="00FA7247">
        <w:rPr>
          <w:rFonts w:hint="eastAsia"/>
        </w:rPr>
        <w:t>多半能</w:t>
      </w:r>
      <w:r w:rsidR="00884111">
        <w:rPr>
          <w:rFonts w:hint="eastAsia"/>
        </w:rPr>
        <w:t>得到</w:t>
      </w:r>
      <w:r w:rsidR="00FA7247">
        <w:rPr>
          <w:rFonts w:hint="eastAsia"/>
        </w:rPr>
        <w:t>幾件</w:t>
      </w:r>
      <w:r w:rsidR="0085412F">
        <w:rPr>
          <w:rFonts w:hint="eastAsia"/>
        </w:rPr>
        <w:t>下品法器，</w:t>
      </w:r>
      <w:r w:rsidR="00FA7247">
        <w:rPr>
          <w:rFonts w:hint="eastAsia"/>
        </w:rPr>
        <w:t>但</w:t>
      </w:r>
      <w:r w:rsidR="0085412F">
        <w:rPr>
          <w:rFonts w:hint="eastAsia"/>
        </w:rPr>
        <w:t>中品法器，可</w:t>
      </w:r>
      <w:r w:rsidR="00FA7247">
        <w:rPr>
          <w:rFonts w:hint="eastAsia"/>
        </w:rPr>
        <w:t>說</w:t>
      </w:r>
      <w:r w:rsidR="0085412F">
        <w:rPr>
          <w:rFonts w:hint="eastAsia"/>
        </w:rPr>
        <w:t>是</w:t>
      </w:r>
      <w:r w:rsidR="00FA7247">
        <w:rPr>
          <w:rFonts w:hint="eastAsia"/>
        </w:rPr>
        <w:t>可遇不可求了；</w:t>
      </w:r>
      <w:r w:rsidR="0085412F">
        <w:rPr>
          <w:rFonts w:hint="eastAsia"/>
        </w:rPr>
        <w:t>至於上品，</w:t>
      </w:r>
      <w:r w:rsidR="00FA7247">
        <w:rPr>
          <w:rFonts w:hint="eastAsia"/>
        </w:rPr>
        <w:t>若不是名門世家，或是門內天驕，那可說是難以取得</w:t>
      </w:r>
      <w:r w:rsidR="0085412F">
        <w:rPr>
          <w:rFonts w:hint="eastAsia"/>
        </w:rPr>
        <w:t>。</w:t>
      </w:r>
    </w:p>
    <w:p w:rsidR="00C04663" w:rsidRDefault="000F4177" w:rsidP="00813907">
      <w:pPr>
        <w:spacing w:after="240"/>
      </w:pPr>
      <w:r>
        <w:rPr>
          <w:rFonts w:hint="eastAsia"/>
        </w:rPr>
        <w:t>黑臉少年在</w:t>
      </w:r>
      <w:r w:rsidR="00FA7247">
        <w:rPr>
          <w:rFonts w:hint="eastAsia"/>
        </w:rPr>
        <w:t>此店</w:t>
      </w:r>
      <w:r w:rsidR="0085412F">
        <w:rPr>
          <w:rFonts w:hint="eastAsia"/>
        </w:rPr>
        <w:t>工作幾年有了，自然知道店內</w:t>
      </w:r>
      <w:r>
        <w:rPr>
          <w:rFonts w:hint="eastAsia"/>
        </w:rPr>
        <w:t>藏有幾個上品法器</w:t>
      </w:r>
      <w:r w:rsidR="00D976D2">
        <w:rPr>
          <w:rFonts w:hint="eastAsia"/>
        </w:rPr>
        <w:t>，</w:t>
      </w:r>
      <w:r>
        <w:rPr>
          <w:rFonts w:hint="eastAsia"/>
        </w:rPr>
        <w:t>但那些法器，</w:t>
      </w:r>
      <w:r w:rsidR="0040138D">
        <w:rPr>
          <w:rFonts w:hint="eastAsia"/>
        </w:rPr>
        <w:t>隨便一個都要</w:t>
      </w:r>
      <w:r w:rsidR="00A7259F">
        <w:rPr>
          <w:rFonts w:hint="eastAsia"/>
        </w:rPr>
        <w:t>數千</w:t>
      </w:r>
      <w:r w:rsidR="001F4819">
        <w:rPr>
          <w:rFonts w:hint="eastAsia"/>
        </w:rPr>
        <w:t>甚至上萬</w:t>
      </w:r>
      <w:r w:rsidR="00A7259F">
        <w:rPr>
          <w:rFonts w:hint="eastAsia"/>
        </w:rPr>
        <w:t>靈石，</w:t>
      </w:r>
      <w:r w:rsidR="0040138D">
        <w:rPr>
          <w:rFonts w:hint="eastAsia"/>
        </w:rPr>
        <w:t>普通</w:t>
      </w:r>
      <w:r w:rsidR="00D976D2">
        <w:rPr>
          <w:rFonts w:hint="eastAsia"/>
        </w:rPr>
        <w:t>低階</w:t>
      </w:r>
      <w:r w:rsidR="00A7259F">
        <w:rPr>
          <w:rFonts w:hint="eastAsia"/>
        </w:rPr>
        <w:t>修士</w:t>
      </w:r>
      <w:r w:rsidR="00BE1112">
        <w:rPr>
          <w:rFonts w:hint="eastAsia"/>
        </w:rPr>
        <w:t>別說</w:t>
      </w:r>
      <w:r w:rsidR="00A7259F">
        <w:rPr>
          <w:rFonts w:hint="eastAsia"/>
        </w:rPr>
        <w:t>存一輩子</w:t>
      </w:r>
      <w:r w:rsidR="00BE1112">
        <w:rPr>
          <w:rFonts w:hint="eastAsia"/>
        </w:rPr>
        <w:t>買不到</w:t>
      </w:r>
      <w:r w:rsidR="00A7259F">
        <w:rPr>
          <w:rFonts w:hint="eastAsia"/>
        </w:rPr>
        <w:t>，</w:t>
      </w:r>
      <w:r>
        <w:rPr>
          <w:rFonts w:hint="eastAsia"/>
        </w:rPr>
        <w:t>就連想都不敢想</w:t>
      </w:r>
      <w:r w:rsidR="00D976D2">
        <w:rPr>
          <w:rFonts w:hint="eastAsia"/>
        </w:rPr>
        <w:t>！</w:t>
      </w:r>
    </w:p>
    <w:p w:rsidR="00C04663" w:rsidRDefault="00FA7247" w:rsidP="00813907">
      <w:pPr>
        <w:spacing w:after="240"/>
      </w:pPr>
      <w:r>
        <w:rPr>
          <w:rFonts w:hint="eastAsia"/>
        </w:rPr>
        <w:t>眼前的客人，居然一開口就說要幾件，那怎能不叫他吃驚。</w:t>
      </w:r>
    </w:p>
    <w:p w:rsidR="00C04663" w:rsidRDefault="00A7259F" w:rsidP="00813907">
      <w:pPr>
        <w:spacing w:after="240"/>
      </w:pPr>
      <w:r>
        <w:rPr>
          <w:rFonts w:hint="eastAsia"/>
        </w:rPr>
        <w:t>「小虎子，退下，不得對</w:t>
      </w:r>
      <w:r w:rsidR="003639B0">
        <w:rPr>
          <w:rFonts w:hint="eastAsia"/>
        </w:rPr>
        <w:t>貴</w:t>
      </w:r>
      <w:r>
        <w:rPr>
          <w:rFonts w:hint="eastAsia"/>
        </w:rPr>
        <w:t>客無禮。」那築基老者</w:t>
      </w:r>
      <w:r w:rsidR="00BE1112">
        <w:rPr>
          <w:rFonts w:hint="eastAsia"/>
        </w:rPr>
        <w:t>終於按耐不著，站起身來</w:t>
      </w:r>
      <w:r>
        <w:rPr>
          <w:rFonts w:hint="eastAsia"/>
        </w:rPr>
        <w:t>，雙眼炯炯有神</w:t>
      </w:r>
      <w:r w:rsidR="00BE1112">
        <w:rPr>
          <w:rFonts w:hint="eastAsia"/>
        </w:rPr>
        <w:t>走向李龍飛這裡</w:t>
      </w:r>
      <w:r>
        <w:rPr>
          <w:rFonts w:hint="eastAsia"/>
        </w:rPr>
        <w:t>。</w:t>
      </w:r>
    </w:p>
    <w:p w:rsidR="00C04663" w:rsidRDefault="00A7259F" w:rsidP="00813907">
      <w:pPr>
        <w:spacing w:after="240"/>
      </w:pPr>
      <w:r>
        <w:rPr>
          <w:rFonts w:hint="eastAsia"/>
        </w:rPr>
        <w:t>李龍飛修為雖然低了一截，但經過先前這麼多的廝殺之後，面對築基修士已無任何畏懼，目光</w:t>
      </w:r>
      <w:r w:rsidR="00D976D2">
        <w:rPr>
          <w:rFonts w:hint="eastAsia"/>
        </w:rPr>
        <w:t>透過斗笠上的長紗，</w:t>
      </w:r>
      <w:r>
        <w:rPr>
          <w:rFonts w:hint="eastAsia"/>
        </w:rPr>
        <w:t>自然而然地迎了上去，毫無任何波動的起伏。</w:t>
      </w:r>
    </w:p>
    <w:p w:rsidR="00C04663" w:rsidRDefault="00A7259F" w:rsidP="00813907">
      <w:pPr>
        <w:spacing w:after="240"/>
      </w:pPr>
      <w:r>
        <w:rPr>
          <w:rFonts w:hint="eastAsia"/>
        </w:rPr>
        <w:t>那老者心中一凜，這樣子的練氣修士在他印象中，多半是世家弟子才有的氣度，但他在赤劍宗山腳的市坊那麼多年，大部分世家的弟子都有些印象了，眼前這名青年卻是怎麼也想不起來是誰啊？</w:t>
      </w:r>
    </w:p>
    <w:p w:rsidR="00C04663" w:rsidDel="009332D8" w:rsidRDefault="00C04663" w:rsidP="00813907">
      <w:pPr>
        <w:pBdr>
          <w:bottom w:val="single" w:sz="6" w:space="1" w:color="auto"/>
        </w:pBdr>
        <w:spacing w:after="240"/>
        <w:rPr>
          <w:del w:id="4707" w:author="Administrator" w:date="2019-02-07T00:09:00Z"/>
        </w:rPr>
      </w:pPr>
    </w:p>
    <w:p w:rsidR="00021C34" w:rsidRPr="00B83D7E" w:rsidDel="009332D8" w:rsidRDefault="00021C34" w:rsidP="00021C34">
      <w:pPr>
        <w:spacing w:after="240"/>
        <w:rPr>
          <w:del w:id="4708" w:author="Administrator" w:date="2019-02-07T00:09:00Z"/>
        </w:rPr>
      </w:pPr>
    </w:p>
    <w:p w:rsidR="00021C34" w:rsidDel="009332D8" w:rsidRDefault="00021C34" w:rsidP="00021C34">
      <w:pPr>
        <w:spacing w:after="240"/>
        <w:rPr>
          <w:del w:id="4709" w:author="Administrator" w:date="2019-02-07T00:09:00Z"/>
        </w:rPr>
      </w:pPr>
      <w:del w:id="4710" w:author="Administrator" w:date="2019-02-07T00:09:00Z">
        <w:r w:rsidDel="009332D8">
          <w:rPr>
            <w:rFonts w:hint="eastAsia"/>
          </w:rPr>
          <w:delText>以及葉全那得來的歸心訣。</w:delText>
        </w:r>
      </w:del>
    </w:p>
    <w:p w:rsidR="00021C34" w:rsidDel="009332D8" w:rsidRDefault="00021C34" w:rsidP="00021C34">
      <w:pPr>
        <w:spacing w:after="240"/>
        <w:rPr>
          <w:del w:id="4711" w:author="Administrator" w:date="2019-02-07T00:09:00Z"/>
        </w:rPr>
      </w:pPr>
      <w:del w:id="4712" w:author="Administrator" w:date="2019-02-07T00:09:00Z">
        <w:r w:rsidDel="009332D8">
          <w:rPr>
            <w:rFonts w:hint="eastAsia"/>
          </w:rPr>
          <w:delText>而那兩件法器，則是奪來的陰陽雙刀跟木柄大刀。</w:delText>
        </w:r>
      </w:del>
    </w:p>
    <w:p w:rsidR="00021C34" w:rsidDel="009332D8" w:rsidRDefault="00021C34" w:rsidP="00021C34">
      <w:pPr>
        <w:spacing w:after="240"/>
        <w:rPr>
          <w:del w:id="4713" w:author="Administrator" w:date="2019-02-07T00:09:00Z"/>
        </w:rPr>
      </w:pPr>
      <w:del w:id="4714" w:author="Administrator" w:date="2019-02-07T00:09:00Z">
        <w:r w:rsidDel="009332D8">
          <w:rPr>
            <w:rFonts w:hint="eastAsia"/>
          </w:rPr>
          <w:delText>本來這些東西，李龍飛打算在煉丹稍有小成後再來慢慢學習跟煉化。</w:delText>
        </w:r>
      </w:del>
    </w:p>
    <w:p w:rsidR="00021C34" w:rsidDel="009332D8" w:rsidRDefault="00021C34" w:rsidP="00021C34">
      <w:pPr>
        <w:spacing w:after="240"/>
        <w:rPr>
          <w:del w:id="4715" w:author="Administrator" w:date="2019-02-07T00:09:00Z"/>
        </w:rPr>
      </w:pPr>
      <w:del w:id="4716" w:author="Administrator" w:date="2019-02-07T00:09:00Z">
        <w:r w:rsidDel="009332D8">
          <w:rPr>
            <w:rFonts w:hint="eastAsia"/>
          </w:rPr>
          <w:delText>但現在知道兩個月後就要進行百日試煉，那麼，一直背不起來的草木圖鑒當然被他先擱在一旁，先把保命的東西準備好再說。</w:delText>
        </w:r>
      </w:del>
    </w:p>
    <w:p w:rsidR="00021C34" w:rsidDel="009332D8" w:rsidRDefault="00021C34" w:rsidP="00021C34">
      <w:pPr>
        <w:spacing w:after="240"/>
        <w:rPr>
          <w:del w:id="4717" w:author="Administrator" w:date="2019-02-07T00:09:00Z"/>
        </w:rPr>
      </w:pPr>
      <w:del w:id="4718" w:author="Administrator" w:date="2019-02-07T00:09:00Z">
        <w:r w:rsidDel="009332D8">
          <w:rPr>
            <w:rFonts w:hint="eastAsia"/>
          </w:rPr>
          <w:delText>說起來，像陰陽雙刀或木柄大刀這種上品法器，本也不是他這種練氣期修士所能隨意操控的。</w:delText>
        </w:r>
      </w:del>
    </w:p>
    <w:p w:rsidR="00021C34" w:rsidDel="009332D8" w:rsidRDefault="00021C34" w:rsidP="00021C34">
      <w:pPr>
        <w:spacing w:after="240"/>
        <w:rPr>
          <w:del w:id="4719" w:author="Administrator" w:date="2019-02-07T00:09:00Z"/>
        </w:rPr>
      </w:pPr>
      <w:del w:id="4720" w:author="Administrator" w:date="2019-02-07T00:09:00Z">
        <w:r w:rsidDel="009332D8">
          <w:rPr>
            <w:rFonts w:hint="eastAsia"/>
          </w:rPr>
          <w:delText>之前他的長生劍陣之所以能一次操作那麼多把，是因為那些木劍是最基本的低階法器，加上本來就煉用於劍陣，所以才能如此順手。</w:delText>
        </w:r>
      </w:del>
    </w:p>
    <w:p w:rsidR="00021C34" w:rsidDel="009332D8" w:rsidRDefault="00021C34" w:rsidP="00021C34">
      <w:pPr>
        <w:spacing w:after="240"/>
        <w:rPr>
          <w:del w:id="4721" w:author="Administrator" w:date="2019-02-07T00:09:00Z"/>
        </w:rPr>
      </w:pPr>
      <w:del w:id="4722" w:author="Administrator" w:date="2019-02-07T00:09:00Z">
        <w:r w:rsidDel="009332D8">
          <w:rPr>
            <w:rFonts w:hint="eastAsia"/>
          </w:rPr>
          <w:delText>否則像是青羅旗那等法器，一次使用一個，就已經是普通練氣大圓滿修士的極限了。</w:delText>
        </w:r>
      </w:del>
    </w:p>
    <w:p w:rsidR="00021C34" w:rsidDel="009332D8" w:rsidRDefault="00021C34" w:rsidP="00021C34">
      <w:pPr>
        <w:spacing w:after="240"/>
        <w:rPr>
          <w:del w:id="4723" w:author="Administrator" w:date="2019-02-07T00:09:00Z"/>
        </w:rPr>
      </w:pPr>
      <w:del w:id="4724" w:author="Administrator" w:date="2019-02-07T00:09:00Z">
        <w:r w:rsidDel="009332D8">
          <w:rPr>
            <w:rFonts w:hint="eastAsia"/>
          </w:rPr>
          <w:delText>而即是李龍飛擁有了練氣十五層境界，靈氣比別人強得多，頂多一次使用兩個，要用到三個以上，恐怕操控就會有所不靈活。</w:delText>
        </w:r>
      </w:del>
    </w:p>
    <w:p w:rsidR="00021C34" w:rsidDel="009332D8" w:rsidRDefault="00021C34" w:rsidP="00021C34">
      <w:pPr>
        <w:spacing w:after="240"/>
        <w:rPr>
          <w:del w:id="4725" w:author="Administrator" w:date="2019-02-07T00:09:00Z"/>
        </w:rPr>
      </w:pPr>
      <w:del w:id="4726" w:author="Administrator" w:date="2019-02-07T00:09:00Z">
        <w:r w:rsidDel="009332D8">
          <w:rPr>
            <w:rFonts w:hint="eastAsia"/>
          </w:rPr>
          <w:delText>再者，像那樣的法器，想要使用之前，還得先煉化一番，而越高等級的法器，煉化越久，像之前的青羅旗，也是煉化了個把月，才能使用。</w:delText>
        </w:r>
      </w:del>
    </w:p>
    <w:p w:rsidR="00021C34" w:rsidDel="009332D8" w:rsidRDefault="00021C34" w:rsidP="00021C34">
      <w:pPr>
        <w:spacing w:after="240"/>
        <w:rPr>
          <w:del w:id="4727" w:author="Administrator" w:date="2019-02-07T00:09:00Z"/>
        </w:rPr>
      </w:pPr>
      <w:del w:id="4728" w:author="Administrator" w:date="2019-02-07T00:09:00Z">
        <w:r w:rsidDel="009332D8">
          <w:rPr>
            <w:rFonts w:hint="eastAsia"/>
          </w:rPr>
          <w:delText>「看來，恐怕時間只夠先選一樣煉化看看了</w:delText>
        </w:r>
        <w:r w:rsidDel="009332D8">
          <w:rPr>
            <w:rFonts w:hint="eastAsia"/>
          </w:rPr>
          <w:delText>...</w:delText>
        </w:r>
        <w:r w:rsidDel="009332D8">
          <w:rPr>
            <w:rFonts w:hint="eastAsia"/>
          </w:rPr>
          <w:delText>」李龍飛的評估看著眼前兩件上品法器，評估了下時間後推測道。</w:delText>
        </w:r>
      </w:del>
    </w:p>
    <w:p w:rsidR="00021C34" w:rsidDel="009332D8" w:rsidRDefault="00021C34" w:rsidP="00021C34">
      <w:pPr>
        <w:spacing w:after="240"/>
        <w:rPr>
          <w:del w:id="4729" w:author="Administrator" w:date="2019-02-07T00:09:00Z"/>
        </w:rPr>
      </w:pPr>
      <w:del w:id="4730" w:author="Administrator" w:date="2019-02-07T00:09:00Z">
        <w:r w:rsidDel="009332D8">
          <w:rPr>
            <w:rFonts w:hint="eastAsia"/>
          </w:rPr>
          <w:delText>思考一陣之後，李龍飛選擇了煉化那兩把陰陽雙刀，因為雖然它不能組成劍陣，但陰陽之意與自己長生劍陣的兩儀之象有異曲同工之妙，想來使用上威力會大上一些。</w:delText>
        </w:r>
      </w:del>
    </w:p>
    <w:p w:rsidR="00021C34" w:rsidDel="009332D8" w:rsidRDefault="00021C34" w:rsidP="00021C34">
      <w:pPr>
        <w:spacing w:after="240"/>
        <w:rPr>
          <w:del w:id="4731" w:author="Administrator" w:date="2019-02-07T00:09:00Z"/>
        </w:rPr>
      </w:pPr>
      <w:del w:id="4732" w:author="Administrator" w:date="2019-02-07T00:09:00Z">
        <w:r w:rsidDel="009332D8">
          <w:rPr>
            <w:rFonts w:hint="eastAsia"/>
          </w:rPr>
          <w:delText>看著那陰陽雙刀，李龍飛雙手掐訣，幾道靈光從手中發出，接著打入刀身，引起刀身一陣震動，像是想要抵抗他的掌控似的。</w:delText>
        </w:r>
      </w:del>
    </w:p>
    <w:p w:rsidR="00021C34" w:rsidDel="009332D8" w:rsidRDefault="00021C34" w:rsidP="00021C34">
      <w:pPr>
        <w:spacing w:after="240"/>
        <w:rPr>
          <w:del w:id="4733" w:author="Administrator" w:date="2019-02-07T00:09:00Z"/>
        </w:rPr>
      </w:pPr>
      <w:del w:id="4734" w:author="Administrator" w:date="2019-02-07T00:09:00Z">
        <w:r w:rsidDel="009332D8">
          <w:rPr>
            <w:rFonts w:hint="eastAsia"/>
          </w:rPr>
          <w:delText>只不過，無主的法器抵抗終究無法持久，幾個時辰之後，那震動慢慢平靜下來，李龍飛這才呼出一口長氣，明白那雙刀終於進入被他逐漸煉化的過程之中。</w:delText>
        </w:r>
      </w:del>
    </w:p>
    <w:p w:rsidR="00021C34" w:rsidDel="009332D8" w:rsidRDefault="00021C34" w:rsidP="00021C34">
      <w:pPr>
        <w:spacing w:after="240"/>
        <w:rPr>
          <w:del w:id="4735" w:author="Administrator" w:date="2019-02-07T00:09:00Z"/>
        </w:rPr>
      </w:pPr>
      <w:del w:id="4736" w:author="Administrator" w:date="2019-02-07T00:09:00Z">
        <w:r w:rsidDel="009332D8">
          <w:rPr>
            <w:rFonts w:hint="eastAsia"/>
          </w:rPr>
          <w:delText>就這樣，李龍飛每天不斷的煉化雙刀，在花了近一個月的煉化之後，李龍飛終將那雙刀煉化完全，只見兩把飛刀，一黑一白，在他頭頂呼嘯盤旋，雖然外表縮小了些，也沒有葉縱天使用時那麼銳利，但仍是虎虎生威，讓李龍飛覺得沒有白費工夫了。</w:delText>
        </w:r>
      </w:del>
    </w:p>
    <w:p w:rsidR="00C04663" w:rsidDel="009332D8" w:rsidRDefault="00021C34" w:rsidP="00813907">
      <w:pPr>
        <w:spacing w:after="240"/>
        <w:rPr>
          <w:del w:id="4737" w:author="Administrator" w:date="2019-02-07T00:09:00Z"/>
        </w:rPr>
      </w:pPr>
      <w:del w:id="4738" w:author="Administrator" w:date="2019-02-07T00:09:00Z">
        <w:r w:rsidDel="009332D8">
          <w:rPr>
            <w:rFonts w:hint="eastAsia"/>
          </w:rPr>
          <w:delText>「眼下這把陰陽雙刀，算是可以跟我之前的劍陣威力相比了。但百日試煉九死一生，這樣的準備恐怕還是不太夠的。」經過了這麼多次的生死相殺，李龍飛比起一般低階修士來得深思熟慮多，他沉吟一會</w:delText>
        </w:r>
      </w:del>
    </w:p>
    <w:p w:rsidR="00C04663" w:rsidRDefault="005044FC" w:rsidP="00813907">
      <w:pPr>
        <w:pStyle w:val="12"/>
        <w:numPr>
          <w:ilvl w:val="0"/>
          <w:numId w:val="1"/>
        </w:numPr>
        <w:spacing w:after="240"/>
        <w:ind w:leftChars="0"/>
        <w:outlineLvl w:val="0"/>
      </w:pPr>
      <w:r>
        <w:rPr>
          <w:rFonts w:hint="eastAsia"/>
        </w:rPr>
        <w:t>天寒珠</w:t>
      </w:r>
      <w:r w:rsidR="0093205E">
        <w:rPr>
          <w:rFonts w:hint="eastAsia"/>
        </w:rPr>
        <w:t>與木癸寶劍</w:t>
      </w:r>
    </w:p>
    <w:p w:rsidR="00C04663" w:rsidRDefault="00A7259F" w:rsidP="00813907">
      <w:pPr>
        <w:spacing w:after="240"/>
      </w:pPr>
      <w:r>
        <w:rPr>
          <w:rFonts w:hint="eastAsia"/>
        </w:rPr>
        <w:t>「這位</w:t>
      </w:r>
      <w:bookmarkStart w:id="4739" w:name="OLE_LINK8"/>
      <w:r w:rsidR="003639B0">
        <w:rPr>
          <w:rFonts w:hint="eastAsia"/>
        </w:rPr>
        <w:t>貴客</w:t>
      </w:r>
      <w:bookmarkEnd w:id="4739"/>
      <w:r>
        <w:rPr>
          <w:rFonts w:hint="eastAsia"/>
        </w:rPr>
        <w:t>，在下</w:t>
      </w:r>
      <w:r w:rsidR="000E438D">
        <w:rPr>
          <w:rFonts w:hint="eastAsia"/>
        </w:rPr>
        <w:t>寶來軒</w:t>
      </w:r>
      <w:r w:rsidR="00D84FC7">
        <w:rPr>
          <w:rFonts w:hint="eastAsia"/>
        </w:rPr>
        <w:t>掌櫃丁信</w:t>
      </w:r>
      <w:r>
        <w:rPr>
          <w:rFonts w:hint="eastAsia"/>
        </w:rPr>
        <w:t>，敢問你是要怎樣的</w:t>
      </w:r>
      <w:r w:rsidR="00736EE1">
        <w:rPr>
          <w:rFonts w:hint="eastAsia"/>
        </w:rPr>
        <w:t>法器</w:t>
      </w:r>
      <w:r>
        <w:rPr>
          <w:rFonts w:hint="eastAsia"/>
        </w:rPr>
        <w:t>呢？」</w:t>
      </w:r>
      <w:bookmarkStart w:id="4740" w:name="OLE_LINK6"/>
      <w:r w:rsidR="000C5831">
        <w:rPr>
          <w:rFonts w:hint="eastAsia"/>
        </w:rPr>
        <w:t>那</w:t>
      </w:r>
      <w:bookmarkStart w:id="4741" w:name="OLE_LINK5"/>
      <w:bookmarkEnd w:id="4740"/>
      <w:r w:rsidR="000C5831">
        <w:rPr>
          <w:rFonts w:hint="eastAsia"/>
        </w:rPr>
        <w:t>築基老者</w:t>
      </w:r>
      <w:bookmarkEnd w:id="4741"/>
      <w:r w:rsidR="000C5831">
        <w:rPr>
          <w:rFonts w:hint="eastAsia"/>
        </w:rPr>
        <w:t>面帶微笑，略一點頭問道。</w:t>
      </w:r>
    </w:p>
    <w:p w:rsidR="00C04663" w:rsidRDefault="000F4177" w:rsidP="00813907">
      <w:pPr>
        <w:spacing w:after="240"/>
        <w:rPr>
          <w:rFonts w:ascii="新細明體" w:eastAsia="新細明體" w:hAnsi="新細明體"/>
        </w:rPr>
      </w:pPr>
      <w:r>
        <w:rPr>
          <w:rFonts w:ascii="新細明體" w:eastAsia="新細明體" w:hAnsi="新細明體" w:hint="eastAsia"/>
        </w:rPr>
        <w:t>一股築基期才有的修為，迎面撲向</w:t>
      </w:r>
      <w:r w:rsidR="000C5831">
        <w:rPr>
          <w:rFonts w:ascii="新細明體" w:eastAsia="新細明體" w:hAnsi="新細明體" w:hint="eastAsia"/>
        </w:rPr>
        <w:t>李龍飛</w:t>
      </w:r>
      <w:r>
        <w:rPr>
          <w:rFonts w:ascii="新細明體" w:eastAsia="新細明體" w:hAnsi="新細明體" w:hint="eastAsia"/>
        </w:rPr>
        <w:t>，雖無敵意，但一般練氣修士遇上了，也會感到不適。</w:t>
      </w:r>
    </w:p>
    <w:p w:rsidR="00C04663" w:rsidRDefault="000F4177" w:rsidP="00813907">
      <w:pPr>
        <w:spacing w:after="240"/>
        <w:rPr>
          <w:rFonts w:ascii="新細明體" w:eastAsia="新細明體" w:hAnsi="新細明體"/>
        </w:rPr>
      </w:pPr>
      <w:r>
        <w:rPr>
          <w:rFonts w:ascii="新細明體" w:eastAsia="新細明體" w:hAnsi="新細明體" w:hint="eastAsia"/>
        </w:rPr>
        <w:lastRenderedPageBreak/>
        <w:t>但李龍飛看著那老者</w:t>
      </w:r>
      <w:r w:rsidR="000C5831">
        <w:rPr>
          <w:rFonts w:ascii="新細明體" w:eastAsia="新細明體" w:hAnsi="新細明體" w:hint="eastAsia"/>
        </w:rPr>
        <w:t>，</w:t>
      </w:r>
      <w:r>
        <w:rPr>
          <w:rFonts w:ascii="新細明體" w:eastAsia="新細明體" w:hAnsi="新細明體" w:hint="eastAsia"/>
        </w:rPr>
        <w:t>內心一片</w:t>
      </w:r>
      <w:r w:rsidR="000C5831">
        <w:rPr>
          <w:rFonts w:ascii="新細明體" w:eastAsia="新細明體" w:hAnsi="新細明體" w:hint="eastAsia"/>
        </w:rPr>
        <w:t>平靜</w:t>
      </w:r>
      <w:r w:rsidR="00736EE1">
        <w:rPr>
          <w:rFonts w:ascii="新細明體" w:eastAsia="新細明體" w:hAnsi="新細明體" w:hint="eastAsia"/>
        </w:rPr>
        <w:t>。</w:t>
      </w:r>
    </w:p>
    <w:p w:rsidR="00C04663" w:rsidRDefault="00FA24B0" w:rsidP="00813907">
      <w:pPr>
        <w:spacing w:after="240"/>
        <w:rPr>
          <w:rFonts w:ascii="新細明體" w:eastAsia="新細明體" w:hAnsi="新細明體"/>
        </w:rPr>
      </w:pPr>
      <w:r>
        <w:rPr>
          <w:rFonts w:ascii="新細明體" w:eastAsia="新細明體" w:hAnsi="新細明體" w:hint="eastAsia"/>
        </w:rPr>
        <w:t>事實上，如果可以，他並不想</w:t>
      </w:r>
      <w:r w:rsidR="00327D8E">
        <w:rPr>
          <w:rFonts w:ascii="新細明體" w:eastAsia="新細明體" w:hAnsi="新細明體" w:hint="eastAsia"/>
        </w:rPr>
        <w:t>在這太過</w:t>
      </w:r>
      <w:r>
        <w:rPr>
          <w:rFonts w:ascii="新細明體" w:eastAsia="新細明體" w:hAnsi="新細明體" w:hint="eastAsia"/>
        </w:rPr>
        <w:t>高調。</w:t>
      </w:r>
    </w:p>
    <w:p w:rsidR="00C04663" w:rsidRDefault="00FA24B0" w:rsidP="00813907">
      <w:pPr>
        <w:spacing w:after="240"/>
        <w:rPr>
          <w:rFonts w:ascii="新細明體" w:eastAsia="新細明體" w:hAnsi="新細明體"/>
        </w:rPr>
      </w:pPr>
      <w:r>
        <w:rPr>
          <w:rFonts w:ascii="新細明體" w:eastAsia="新細明體" w:hAnsi="新細明體" w:hint="eastAsia"/>
        </w:rPr>
        <w:t>但要進入百日試煉前，自己不論如何，也得買到幾件可以防身的寶物才行。</w:t>
      </w:r>
    </w:p>
    <w:p w:rsidR="00C04663" w:rsidRDefault="00FA24B0" w:rsidP="00813907">
      <w:pPr>
        <w:spacing w:after="240"/>
        <w:rPr>
          <w:rFonts w:ascii="新細明體" w:eastAsia="新細明體" w:hAnsi="新細明體"/>
        </w:rPr>
      </w:pPr>
      <w:r>
        <w:rPr>
          <w:rFonts w:ascii="新細明體" w:eastAsia="新細明體" w:hAnsi="新細明體" w:hint="eastAsia"/>
        </w:rPr>
        <w:t>以他現在的修為來說，普通的練氣修士自然不構成甚麼威脅了。</w:t>
      </w:r>
    </w:p>
    <w:p w:rsidR="00C04663" w:rsidRDefault="00FA24B0" w:rsidP="00813907">
      <w:pPr>
        <w:spacing w:after="240"/>
        <w:rPr>
          <w:rFonts w:ascii="新細明體" w:eastAsia="新細明體" w:hAnsi="新細明體"/>
        </w:rPr>
      </w:pPr>
      <w:r>
        <w:rPr>
          <w:rFonts w:ascii="新細明體" w:eastAsia="新細明體" w:hAnsi="新細明體" w:hint="eastAsia"/>
        </w:rPr>
        <w:t>但築基修士呢？</w:t>
      </w:r>
    </w:p>
    <w:p w:rsidR="00C04663" w:rsidRDefault="00FA24B0" w:rsidP="00813907">
      <w:pPr>
        <w:spacing w:after="240"/>
        <w:rPr>
          <w:rFonts w:ascii="新細明體" w:eastAsia="新細明體" w:hAnsi="新細明體"/>
        </w:rPr>
      </w:pPr>
      <w:r>
        <w:rPr>
          <w:rFonts w:ascii="新細明體" w:eastAsia="新細明體" w:hAnsi="新細明體" w:hint="eastAsia"/>
        </w:rPr>
        <w:t>那林長老可是說得很清楚，百日試煉裡，不但有練氣期弟子，同樣還有築基修士。</w:t>
      </w:r>
    </w:p>
    <w:p w:rsidR="00C04663" w:rsidRDefault="00FA24B0" w:rsidP="00813907">
      <w:pPr>
        <w:spacing w:after="240"/>
        <w:rPr>
          <w:rFonts w:ascii="新細明體" w:eastAsia="新細明體" w:hAnsi="新細明體"/>
        </w:rPr>
      </w:pPr>
      <w:r>
        <w:rPr>
          <w:rFonts w:ascii="新細明體" w:eastAsia="新細明體" w:hAnsi="新細明體" w:hint="eastAsia"/>
        </w:rPr>
        <w:t>築基初期的，勉強可與之一戰；築基中期的，打不贏</w:t>
      </w:r>
      <w:r w:rsidR="00A33B10">
        <w:rPr>
          <w:rFonts w:ascii="新細明體" w:eastAsia="新細明體" w:hAnsi="新細明體" w:hint="eastAsia"/>
        </w:rPr>
        <w:t>還可以逃；但築基後期的，</w:t>
      </w:r>
      <w:r>
        <w:rPr>
          <w:rFonts w:ascii="新細明體" w:eastAsia="新細明體" w:hAnsi="新細明體" w:hint="eastAsia"/>
        </w:rPr>
        <w:t>遇上了，</w:t>
      </w:r>
      <w:r w:rsidR="00A33B10">
        <w:rPr>
          <w:rFonts w:ascii="新細明體" w:eastAsia="新細明體" w:hAnsi="新細明體" w:hint="eastAsia"/>
        </w:rPr>
        <w:t>恐怕九死一生是逃不過了</w:t>
      </w:r>
      <w:r>
        <w:rPr>
          <w:rFonts w:ascii="新細明體" w:eastAsia="新細明體" w:hAnsi="新細明體" w:hint="eastAsia"/>
        </w:rPr>
        <w:t>。</w:t>
      </w:r>
    </w:p>
    <w:p w:rsidR="00C04663" w:rsidRDefault="00A33B10" w:rsidP="00813907">
      <w:pPr>
        <w:spacing w:after="240"/>
        <w:rPr>
          <w:rFonts w:ascii="新細明體" w:eastAsia="新細明體" w:hAnsi="新細明體"/>
        </w:rPr>
      </w:pPr>
      <w:r>
        <w:rPr>
          <w:rFonts w:ascii="新細明體" w:eastAsia="新細明體" w:hAnsi="新細明體" w:hint="eastAsia"/>
        </w:rPr>
        <w:t>所以李龍飛才想準備幾個殺手鐧備用</w:t>
      </w:r>
      <w:r w:rsidR="00327D8E">
        <w:rPr>
          <w:rFonts w:ascii="新細明體" w:eastAsia="新細明體" w:hAnsi="新細明體" w:hint="eastAsia"/>
        </w:rPr>
        <w:t>。</w:t>
      </w:r>
    </w:p>
    <w:p w:rsidR="00C04663" w:rsidRDefault="00327D8E" w:rsidP="00813907">
      <w:pPr>
        <w:spacing w:after="240"/>
        <w:rPr>
          <w:rFonts w:ascii="新細明體" w:eastAsia="新細明體" w:hAnsi="新細明體"/>
        </w:rPr>
      </w:pPr>
      <w:r>
        <w:rPr>
          <w:rFonts w:ascii="新細明體" w:eastAsia="新細明體" w:hAnsi="新細明體" w:hint="eastAsia"/>
        </w:rPr>
        <w:t>小五行陣法</w:t>
      </w:r>
      <w:r w:rsidR="00884111">
        <w:rPr>
          <w:rFonts w:ascii="新細明體" w:eastAsia="新細明體" w:hAnsi="新細明體" w:hint="eastAsia"/>
        </w:rPr>
        <w:t>只差一個火屬性法器</w:t>
      </w:r>
      <w:r>
        <w:rPr>
          <w:rFonts w:ascii="新細明體" w:eastAsia="新細明體" w:hAnsi="新細明體" w:hint="eastAsia"/>
        </w:rPr>
        <w:t>，</w:t>
      </w:r>
      <w:r w:rsidR="00884111">
        <w:rPr>
          <w:rFonts w:ascii="新細明體" w:eastAsia="新細明體" w:hAnsi="新細明體" w:hint="eastAsia"/>
        </w:rPr>
        <w:t>對此他是</w:t>
      </w:r>
      <w:r>
        <w:rPr>
          <w:rFonts w:ascii="新細明體" w:eastAsia="新細明體" w:hAnsi="新細明體" w:hint="eastAsia"/>
        </w:rPr>
        <w:t>勢在必得，而如果能再</w:t>
      </w:r>
      <w:r w:rsidR="00884111">
        <w:rPr>
          <w:rFonts w:ascii="新細明體" w:eastAsia="新細明體" w:hAnsi="新細明體" w:hint="eastAsia"/>
        </w:rPr>
        <w:t>購</w:t>
      </w:r>
      <w:r>
        <w:rPr>
          <w:rFonts w:ascii="新細明體" w:eastAsia="新細明體" w:hAnsi="新細明體" w:hint="eastAsia"/>
        </w:rPr>
        <w:t>得幾個上品法器，那自己更有把握在百日試練中存活下來。</w:t>
      </w:r>
    </w:p>
    <w:p w:rsidR="00C04663" w:rsidRDefault="00327D8E" w:rsidP="00813907">
      <w:pPr>
        <w:spacing w:after="240"/>
        <w:rPr>
          <w:rFonts w:ascii="新細明體" w:eastAsia="新細明體" w:hAnsi="新細明體"/>
        </w:rPr>
      </w:pPr>
      <w:r>
        <w:rPr>
          <w:rFonts w:ascii="新細明體" w:eastAsia="新細明體" w:hAnsi="新細明體" w:hint="eastAsia"/>
        </w:rPr>
        <w:t>只不過，就算他再</w:t>
      </w:r>
      <w:r w:rsidR="00884111">
        <w:rPr>
          <w:rFonts w:ascii="新細明體" w:eastAsia="新細明體" w:hAnsi="新細明體" w:hint="eastAsia"/>
        </w:rPr>
        <w:t>無知</w:t>
      </w:r>
      <w:r>
        <w:rPr>
          <w:rFonts w:ascii="新細明體" w:eastAsia="新細明體" w:hAnsi="新細明體" w:hint="eastAsia"/>
        </w:rPr>
        <w:t>，也明白上品法器一般來說，是難以再市坊買到的；退一百步來說，就算買到了，恐怕也會</w:t>
      </w:r>
      <w:r w:rsidR="00884111">
        <w:rPr>
          <w:rFonts w:ascii="新細明體" w:eastAsia="新細明體" w:hAnsi="新細明體" w:hint="eastAsia"/>
        </w:rPr>
        <w:t>替自己</w:t>
      </w:r>
      <w:r>
        <w:rPr>
          <w:rFonts w:ascii="新細明體" w:eastAsia="新細明體" w:hAnsi="新細明體" w:hint="eastAsia"/>
        </w:rPr>
        <w:t>惹來麻煩。</w:t>
      </w:r>
    </w:p>
    <w:p w:rsidR="00C04663" w:rsidRDefault="00327D8E" w:rsidP="00813907">
      <w:pPr>
        <w:spacing w:after="240"/>
        <w:rPr>
          <w:rFonts w:ascii="新細明體" w:eastAsia="新細明體" w:hAnsi="新細明體"/>
        </w:rPr>
      </w:pPr>
      <w:r>
        <w:rPr>
          <w:rFonts w:ascii="新細明體" w:eastAsia="新細明體" w:hAnsi="新細明體" w:hint="eastAsia"/>
        </w:rPr>
        <w:t>匹夫無罪，懷璧其罪。</w:t>
      </w:r>
    </w:p>
    <w:p w:rsidR="00C04663" w:rsidRDefault="00327D8E" w:rsidP="00813907">
      <w:pPr>
        <w:spacing w:after="240"/>
        <w:rPr>
          <w:rFonts w:ascii="新細明體" w:eastAsia="新細明體" w:hAnsi="新細明體"/>
        </w:rPr>
      </w:pPr>
      <w:r>
        <w:rPr>
          <w:rFonts w:ascii="新細明體" w:eastAsia="新細明體" w:hAnsi="新細明體" w:hint="eastAsia"/>
        </w:rPr>
        <w:t>當初自己年少時曾因為顯露錢財而遭人覬覦，而後逃離自在道時也因為</w:t>
      </w:r>
      <w:r w:rsidR="00884111">
        <w:rPr>
          <w:rFonts w:ascii="新細明體" w:eastAsia="新細明體" w:hAnsi="新細明體" w:hint="eastAsia"/>
        </w:rPr>
        <w:t>身家不斐，而屢次遭人追殺。</w:t>
      </w:r>
    </w:p>
    <w:p w:rsidR="00C04663" w:rsidRDefault="00884111" w:rsidP="00813907">
      <w:pPr>
        <w:spacing w:after="240"/>
        <w:rPr>
          <w:rFonts w:ascii="新細明體" w:eastAsia="新細明體" w:hAnsi="新細明體"/>
        </w:rPr>
      </w:pPr>
      <w:r>
        <w:rPr>
          <w:rFonts w:ascii="新細明體" w:eastAsia="新細明體" w:hAnsi="新細明體" w:hint="eastAsia"/>
        </w:rPr>
        <w:t>幾次教訓下，便是蠢貨，也明白了該藏財的道理。</w:t>
      </w:r>
    </w:p>
    <w:p w:rsidR="00C04663" w:rsidRDefault="000F4177" w:rsidP="00813907">
      <w:pPr>
        <w:spacing w:after="240"/>
        <w:rPr>
          <w:rFonts w:ascii="新細明體" w:eastAsia="新細明體" w:hAnsi="新細明體"/>
        </w:rPr>
      </w:pPr>
      <w:r>
        <w:rPr>
          <w:rFonts w:ascii="新細明體" w:eastAsia="新細明體" w:hAnsi="新細明體" w:hint="eastAsia"/>
        </w:rPr>
        <w:t>之所以反其道而行，自然</w:t>
      </w:r>
      <w:r w:rsidR="00102F44">
        <w:rPr>
          <w:rFonts w:ascii="新細明體" w:eastAsia="新細明體" w:hAnsi="新細明體" w:hint="eastAsia"/>
        </w:rPr>
        <w:t>是為了將店內真正主事的人引出來</w:t>
      </w:r>
      <w:r w:rsidR="00884111">
        <w:rPr>
          <w:rFonts w:ascii="新細明體" w:eastAsia="新細明體" w:hAnsi="新細明體" w:hint="eastAsia"/>
        </w:rPr>
        <w:t>。</w:t>
      </w:r>
    </w:p>
    <w:p w:rsidR="00C04663" w:rsidRDefault="00A33B10" w:rsidP="00813907">
      <w:pPr>
        <w:spacing w:after="240"/>
        <w:rPr>
          <w:rFonts w:ascii="新細明體" w:eastAsia="新細明體" w:hAnsi="新細明體"/>
        </w:rPr>
      </w:pPr>
      <w:r>
        <w:rPr>
          <w:rFonts w:ascii="新細明體" w:eastAsia="新細明體" w:hAnsi="新細明體" w:hint="eastAsia"/>
        </w:rPr>
        <w:t>「火屬性的中品法器一把，其他的如果有上品法器，威力越大的越好。」李龍飛再次提出</w:t>
      </w:r>
      <w:r w:rsidR="0093205E">
        <w:rPr>
          <w:rFonts w:ascii="新細明體" w:eastAsia="新細明體" w:hAnsi="新細明體" w:hint="eastAsia"/>
        </w:rPr>
        <w:t>剛才的</w:t>
      </w:r>
      <w:r>
        <w:rPr>
          <w:rFonts w:ascii="新細明體" w:eastAsia="新細明體" w:hAnsi="新細明體" w:hint="eastAsia"/>
        </w:rPr>
        <w:t>要求。</w:t>
      </w:r>
    </w:p>
    <w:p w:rsidR="00C04663" w:rsidRDefault="00884111" w:rsidP="00813907">
      <w:pPr>
        <w:spacing w:after="240"/>
        <w:rPr>
          <w:rFonts w:ascii="新細明體" w:eastAsia="新細明體" w:hAnsi="新細明體"/>
        </w:rPr>
      </w:pPr>
      <w:r>
        <w:rPr>
          <w:rFonts w:ascii="新細明體" w:eastAsia="新細明體" w:hAnsi="新細明體" w:hint="eastAsia"/>
        </w:rPr>
        <w:t>果然</w:t>
      </w:r>
      <w:r w:rsidR="000C5831">
        <w:rPr>
          <w:rFonts w:ascii="新細明體" w:eastAsia="新細明體" w:hAnsi="新細明體" w:hint="eastAsia"/>
        </w:rPr>
        <w:t>此話一出，店內其他人倒吸了一口氣，就連</w:t>
      </w:r>
      <w:bookmarkStart w:id="4742" w:name="OLE_LINK7"/>
      <w:r w:rsidR="00955DE6">
        <w:rPr>
          <w:rFonts w:hint="eastAsia"/>
        </w:rPr>
        <w:t>那築基老者</w:t>
      </w:r>
      <w:bookmarkEnd w:id="4742"/>
      <w:r w:rsidR="000C5831">
        <w:rPr>
          <w:rFonts w:ascii="新細明體" w:eastAsia="新細明體" w:hAnsi="新細明體" w:hint="eastAsia"/>
        </w:rPr>
        <w:t>眼中也閃過一絲遲疑。</w:t>
      </w:r>
    </w:p>
    <w:p w:rsidR="00C04663" w:rsidRDefault="00A33B10" w:rsidP="00813907">
      <w:pPr>
        <w:spacing w:after="240"/>
        <w:rPr>
          <w:rFonts w:ascii="新細明體" w:eastAsia="新細明體" w:hAnsi="新細明體"/>
        </w:rPr>
      </w:pPr>
      <w:r>
        <w:rPr>
          <w:rFonts w:ascii="新細明體" w:eastAsia="新細明體" w:hAnsi="新細明體" w:hint="eastAsia"/>
        </w:rPr>
        <w:t>畢竟一般築基修士，要得到一把上品法器也頗困難，對方不過練氣大圓滿的修士，怎敢誇口要買上品法器呢？</w:t>
      </w:r>
    </w:p>
    <w:p w:rsidR="00C04663" w:rsidRDefault="000C5831" w:rsidP="00813907">
      <w:pPr>
        <w:spacing w:after="240"/>
        <w:rPr>
          <w:rFonts w:ascii="新細明體" w:eastAsia="新細明體" w:hAnsi="新細明體"/>
        </w:rPr>
      </w:pPr>
      <w:r>
        <w:rPr>
          <w:rFonts w:ascii="新細明體" w:eastAsia="新細明體" w:hAnsi="新細明體" w:hint="eastAsia"/>
        </w:rPr>
        <w:t>「實不相瞞，在下不久便要參加百日試煉，</w:t>
      </w:r>
      <w:r w:rsidR="00DC3AA6">
        <w:rPr>
          <w:rFonts w:ascii="新細明體" w:eastAsia="新細明體" w:hAnsi="新細明體" w:hint="eastAsia"/>
        </w:rPr>
        <w:t>家中長輩提醒若</w:t>
      </w:r>
      <w:r>
        <w:rPr>
          <w:rFonts w:ascii="新細明體" w:eastAsia="新細明體" w:hAnsi="新細明體" w:hint="eastAsia"/>
        </w:rPr>
        <w:t>不多準備一些重寶，</w:t>
      </w:r>
      <w:r w:rsidR="00DC3AA6">
        <w:rPr>
          <w:rFonts w:ascii="新細明體" w:eastAsia="新細明體" w:hAnsi="新細明體" w:hint="eastAsia"/>
        </w:rPr>
        <w:t>他們</w:t>
      </w:r>
      <w:r>
        <w:rPr>
          <w:rFonts w:ascii="新細明體" w:eastAsia="新細明體" w:hAnsi="新細明體" w:hint="eastAsia"/>
        </w:rPr>
        <w:t>難以安心</w:t>
      </w:r>
      <w:r w:rsidR="00DC3AA6">
        <w:rPr>
          <w:rFonts w:ascii="新細明體" w:eastAsia="新細明體" w:hAnsi="新細明體" w:hint="eastAsia"/>
        </w:rPr>
        <w:t>，所以前來採購一番</w:t>
      </w:r>
      <w:r>
        <w:rPr>
          <w:rFonts w:ascii="新細明體" w:eastAsia="新細明體" w:hAnsi="新細明體" w:hint="eastAsia"/>
        </w:rPr>
        <w:t>。」李龍飛咧嘴一笑</w:t>
      </w:r>
      <w:r w:rsidR="001F4819">
        <w:rPr>
          <w:rFonts w:ascii="新細明體" w:eastAsia="新細明體" w:hAnsi="新細明體" w:hint="eastAsia"/>
        </w:rPr>
        <w:t>，故意</w:t>
      </w:r>
      <w:r w:rsidR="00BA4945">
        <w:rPr>
          <w:rFonts w:ascii="新細明體" w:eastAsia="新細明體" w:hAnsi="新細明體" w:hint="eastAsia"/>
        </w:rPr>
        <w:t>裝作無奈般</w:t>
      </w:r>
      <w:r w:rsidR="001F4819">
        <w:rPr>
          <w:rFonts w:ascii="新細明體" w:eastAsia="新細明體" w:hAnsi="新細明體" w:hint="eastAsia"/>
        </w:rPr>
        <w:t>說道</w:t>
      </w:r>
      <w:r>
        <w:rPr>
          <w:rFonts w:ascii="新細明體" w:eastAsia="新細明體" w:hAnsi="新細明體" w:hint="eastAsia"/>
        </w:rPr>
        <w:t>。</w:t>
      </w:r>
    </w:p>
    <w:p w:rsidR="00C04663" w:rsidRDefault="00955DE6" w:rsidP="00813907">
      <w:pPr>
        <w:spacing w:after="240"/>
        <w:rPr>
          <w:rFonts w:ascii="新細明體" w:eastAsia="新細明體" w:hAnsi="新細明體"/>
        </w:rPr>
      </w:pPr>
      <w:r>
        <w:rPr>
          <w:rFonts w:hint="eastAsia"/>
        </w:rPr>
        <w:lastRenderedPageBreak/>
        <w:t>那築基老者</w:t>
      </w:r>
      <w:r w:rsidR="00B5066E">
        <w:rPr>
          <w:rFonts w:ascii="新細明體" w:eastAsia="新細明體" w:hAnsi="新細明體" w:hint="eastAsia"/>
        </w:rPr>
        <w:t>聽完</w:t>
      </w:r>
      <w:r w:rsidR="00A33B10">
        <w:rPr>
          <w:rFonts w:ascii="新細明體" w:eastAsia="新細明體" w:hAnsi="新細明體" w:hint="eastAsia"/>
        </w:rPr>
        <w:t>，這才</w:t>
      </w:r>
      <w:r w:rsidR="00B5066E">
        <w:rPr>
          <w:rFonts w:ascii="新細明體" w:eastAsia="新細明體" w:hAnsi="新細明體" w:hint="eastAsia"/>
        </w:rPr>
        <w:t>露出</w:t>
      </w:r>
      <w:r w:rsidR="00A33B10">
        <w:rPr>
          <w:rFonts w:ascii="新細明體" w:eastAsia="新細明體" w:hAnsi="新細明體" w:hint="eastAsia"/>
        </w:rPr>
        <w:t>原來</w:t>
      </w:r>
      <w:r w:rsidR="00B5066E">
        <w:rPr>
          <w:rFonts w:ascii="新細明體" w:eastAsia="新細明體" w:hAnsi="新細明體" w:hint="eastAsia"/>
        </w:rPr>
        <w:t>如此的眼神</w:t>
      </w:r>
      <w:r w:rsidR="000C5831">
        <w:rPr>
          <w:rFonts w:ascii="新細明體" w:eastAsia="新細明體" w:hAnsi="新細明體" w:hint="eastAsia"/>
        </w:rPr>
        <w:t>，</w:t>
      </w:r>
      <w:r w:rsidR="00A33B10">
        <w:rPr>
          <w:rFonts w:ascii="新細明體" w:eastAsia="新細明體" w:hAnsi="新細明體" w:hint="eastAsia"/>
        </w:rPr>
        <w:t>但他還是有些疑惑，</w:t>
      </w:r>
      <w:r w:rsidR="000C5831">
        <w:rPr>
          <w:rFonts w:ascii="新細明體" w:eastAsia="新細明體" w:hAnsi="新細明體" w:hint="eastAsia"/>
        </w:rPr>
        <w:t>點點</w:t>
      </w:r>
      <w:r w:rsidR="00A33B10">
        <w:rPr>
          <w:rFonts w:ascii="新細明體" w:eastAsia="新細明體" w:hAnsi="新細明體" w:hint="eastAsia"/>
        </w:rPr>
        <w:t>頭問</w:t>
      </w:r>
      <w:r w:rsidR="000C5831">
        <w:rPr>
          <w:rFonts w:ascii="新細明體" w:eastAsia="新細明體" w:hAnsi="新細明體" w:hint="eastAsia"/>
        </w:rPr>
        <w:t>道，「</w:t>
      </w:r>
      <w:r w:rsidR="00B5066E">
        <w:rPr>
          <w:rFonts w:ascii="新細明體" w:eastAsia="新細明體" w:hAnsi="新細明體" w:hint="eastAsia"/>
        </w:rPr>
        <w:t>原來</w:t>
      </w:r>
      <w:r w:rsidR="00A33B10">
        <w:rPr>
          <w:rFonts w:ascii="新細明體" w:eastAsia="新細明體" w:hAnsi="新細明體" w:hint="eastAsia"/>
        </w:rPr>
        <w:t>是世家的弟子</w:t>
      </w:r>
      <w:r w:rsidR="00B5066E">
        <w:rPr>
          <w:rFonts w:ascii="新細明體" w:eastAsia="新細明體" w:hAnsi="新細明體" w:hint="eastAsia"/>
        </w:rPr>
        <w:t>，那</w:t>
      </w:r>
      <w:r w:rsidR="000C5831">
        <w:rPr>
          <w:rFonts w:ascii="新細明體" w:eastAsia="新細明體" w:hAnsi="新細明體" w:hint="eastAsia"/>
        </w:rPr>
        <w:t>的確是</w:t>
      </w:r>
      <w:r w:rsidR="00B5066E">
        <w:rPr>
          <w:rFonts w:ascii="新細明體" w:eastAsia="新細明體" w:hAnsi="新細明體" w:hint="eastAsia"/>
        </w:rPr>
        <w:t>該準備一番</w:t>
      </w:r>
      <w:r w:rsidR="00A33B10">
        <w:rPr>
          <w:rFonts w:ascii="新細明體" w:eastAsia="新細明體" w:hAnsi="新細明體" w:hint="eastAsia"/>
        </w:rPr>
        <w:t>。</w:t>
      </w:r>
      <w:r w:rsidR="000C5831">
        <w:rPr>
          <w:rFonts w:ascii="新細明體" w:eastAsia="新細明體" w:hAnsi="新細明體" w:hint="eastAsia"/>
        </w:rPr>
        <w:t>只不過，</w:t>
      </w:r>
      <w:r>
        <w:rPr>
          <w:rFonts w:ascii="新細明體" w:eastAsia="新細明體" w:hAnsi="新細明體" w:hint="eastAsia"/>
        </w:rPr>
        <w:t>這等重寶，</w:t>
      </w:r>
      <w:r w:rsidR="00A33B10">
        <w:rPr>
          <w:rFonts w:ascii="新細明體" w:eastAsia="新細明體" w:hAnsi="新細明體" w:hint="eastAsia"/>
        </w:rPr>
        <w:t>一般來說都頗為昂貴，不知閣下是哪家子弟，預算多少？</w:t>
      </w:r>
      <w:r>
        <w:rPr>
          <w:rFonts w:ascii="新細明體" w:eastAsia="新細明體" w:hAnsi="新細明體" w:hint="eastAsia"/>
        </w:rPr>
        <w:t>」</w:t>
      </w:r>
    </w:p>
    <w:p w:rsidR="00C04663" w:rsidRDefault="00955DE6" w:rsidP="00813907">
      <w:pPr>
        <w:spacing w:after="240"/>
        <w:rPr>
          <w:rFonts w:ascii="新細明體" w:eastAsia="新細明體" w:hAnsi="新細明體"/>
        </w:rPr>
      </w:pPr>
      <w:r>
        <w:rPr>
          <w:rFonts w:ascii="新細明體" w:eastAsia="新細明體" w:hAnsi="新細明體" w:hint="eastAsia"/>
        </w:rPr>
        <w:t>李龍飛沒有答話，而是隨手扔出一個儲物袋到丁信手上，氣定神閒弟看著對方。</w:t>
      </w:r>
    </w:p>
    <w:p w:rsidR="00C04663" w:rsidRDefault="00D94BB8" w:rsidP="00813907">
      <w:pPr>
        <w:spacing w:after="240"/>
        <w:rPr>
          <w:rFonts w:ascii="新細明體" w:eastAsia="新細明體" w:hAnsi="新細明體"/>
        </w:rPr>
      </w:pPr>
      <w:r>
        <w:rPr>
          <w:rFonts w:ascii="新細明體" w:eastAsia="新細明體" w:hAnsi="新細明體" w:hint="eastAsia"/>
        </w:rPr>
        <w:t>一旁的黑臉少年見狀眼神閃過一絲</w:t>
      </w:r>
      <w:r w:rsidR="00BA4945">
        <w:rPr>
          <w:rFonts w:ascii="新細明體" w:eastAsia="新細明體" w:hAnsi="新細明體" w:hint="eastAsia"/>
        </w:rPr>
        <w:t>著急</w:t>
      </w:r>
      <w:r>
        <w:rPr>
          <w:rFonts w:ascii="新細明體" w:eastAsia="新細明體" w:hAnsi="新細明體" w:hint="eastAsia"/>
        </w:rPr>
        <w:t>，</w:t>
      </w:r>
      <w:r w:rsidR="00D84FC7">
        <w:rPr>
          <w:rFonts w:ascii="新細明體" w:eastAsia="新細明體" w:hAnsi="新細明體" w:hint="eastAsia"/>
        </w:rPr>
        <w:t>卻不敢說些甚麼。</w:t>
      </w:r>
    </w:p>
    <w:p w:rsidR="00C04663" w:rsidRDefault="00C2288D" w:rsidP="00813907">
      <w:pPr>
        <w:spacing w:after="240"/>
        <w:rPr>
          <w:rFonts w:ascii="新細明體" w:eastAsia="新細明體" w:hAnsi="新細明體"/>
        </w:rPr>
      </w:pPr>
      <w:r>
        <w:rPr>
          <w:rFonts w:ascii="新細明體" w:eastAsia="新細明體" w:hAnsi="新細明體" w:hint="eastAsia"/>
        </w:rPr>
        <w:t>要知道，他們這些夥計所賺的，大半可都是抽成兒來，這會兒這大生意眼看就要被那掌櫃給搶走了，怎能不敢到委屈心痛呢？</w:t>
      </w:r>
    </w:p>
    <w:p w:rsidR="00C04663" w:rsidRDefault="00955DE6" w:rsidP="00813907">
      <w:pPr>
        <w:spacing w:after="240"/>
      </w:pPr>
      <w:r>
        <w:rPr>
          <w:rFonts w:hint="eastAsia"/>
        </w:rPr>
        <w:t>「這裡不是方便說話之地，</w:t>
      </w:r>
      <w:r w:rsidR="003639B0">
        <w:rPr>
          <w:rFonts w:hint="eastAsia"/>
        </w:rPr>
        <w:t>貴客</w:t>
      </w:r>
      <w:r>
        <w:rPr>
          <w:rFonts w:hint="eastAsia"/>
        </w:rPr>
        <w:t>請隨我來。」，那</w:t>
      </w:r>
      <w:bookmarkStart w:id="4743" w:name="OLE_LINK9"/>
      <w:bookmarkStart w:id="4744" w:name="OLE_LINK10"/>
      <w:r>
        <w:rPr>
          <w:rFonts w:hint="eastAsia"/>
        </w:rPr>
        <w:t>築基老者</w:t>
      </w:r>
      <w:bookmarkEnd w:id="4743"/>
      <w:bookmarkEnd w:id="4744"/>
      <w:r>
        <w:rPr>
          <w:rFonts w:hint="eastAsia"/>
        </w:rPr>
        <w:t>靈識掃過儲物袋後，</w:t>
      </w:r>
      <w:r w:rsidR="00D84FC7">
        <w:rPr>
          <w:rFonts w:hint="eastAsia"/>
        </w:rPr>
        <w:t>原本心中還有些疑慮的地方，這會全都不見，雙眼炯炯有神</w:t>
      </w:r>
      <w:r>
        <w:rPr>
          <w:rFonts w:hint="eastAsia"/>
        </w:rPr>
        <w:t>，跟著客客氣氣伸手一邀，示意李龍飛往後頭走去。</w:t>
      </w:r>
    </w:p>
    <w:p w:rsidR="00C04663" w:rsidRDefault="00955DE6" w:rsidP="00813907">
      <w:pPr>
        <w:spacing w:after="240"/>
      </w:pPr>
      <w:r>
        <w:rPr>
          <w:rFonts w:hint="eastAsia"/>
        </w:rPr>
        <w:t>李龍飛沒有遲疑，跟著對方走上店後的樓梯，只見二樓</w:t>
      </w:r>
      <w:r w:rsidR="003639B0">
        <w:rPr>
          <w:rFonts w:hint="eastAsia"/>
        </w:rPr>
        <w:t>四周</w:t>
      </w:r>
      <w:r>
        <w:rPr>
          <w:rFonts w:hint="eastAsia"/>
        </w:rPr>
        <w:t>雕欄玉砌，雖沒有一樓店面的寬敞，但卻甚為典雅，幾張案幾，幾塊假山，</w:t>
      </w:r>
      <w:r w:rsidR="00306321">
        <w:rPr>
          <w:rFonts w:hint="eastAsia"/>
        </w:rPr>
        <w:t>一盞風鈴，</w:t>
      </w:r>
      <w:r>
        <w:rPr>
          <w:rFonts w:hint="eastAsia"/>
        </w:rPr>
        <w:t>一座三人才夠環抱的白玉香爐放置正中，裏頭陣陣香氣飄散而出。</w:t>
      </w:r>
    </w:p>
    <w:p w:rsidR="00C04663" w:rsidRDefault="00955DE6" w:rsidP="00813907">
      <w:pPr>
        <w:spacing w:after="240"/>
      </w:pPr>
      <w:r>
        <w:rPr>
          <w:rFonts w:hint="eastAsia"/>
        </w:rPr>
        <w:t>「</w:t>
      </w:r>
      <w:r w:rsidR="003639B0">
        <w:rPr>
          <w:rFonts w:hint="eastAsia"/>
        </w:rPr>
        <w:t>貴客</w:t>
      </w:r>
      <w:r>
        <w:rPr>
          <w:rFonts w:hint="eastAsia"/>
        </w:rPr>
        <w:t>請坐，</w:t>
      </w:r>
      <w:r w:rsidR="000E438D">
        <w:rPr>
          <w:rFonts w:hint="eastAsia"/>
        </w:rPr>
        <w:t>丁某</w:t>
      </w:r>
      <w:r>
        <w:rPr>
          <w:rFonts w:hint="eastAsia"/>
        </w:rPr>
        <w:t>尚未請教貴</w:t>
      </w:r>
      <w:r w:rsidR="00BA4945">
        <w:rPr>
          <w:rFonts w:hint="eastAsia"/>
        </w:rPr>
        <w:t>客大名</w:t>
      </w:r>
      <w:r>
        <w:rPr>
          <w:rFonts w:hint="eastAsia"/>
        </w:rPr>
        <w:t>，</w:t>
      </w:r>
      <w:r w:rsidR="003639B0">
        <w:rPr>
          <w:rFonts w:hint="eastAsia"/>
        </w:rPr>
        <w:t>方便的話</w:t>
      </w:r>
      <w:r>
        <w:rPr>
          <w:rFonts w:hint="eastAsia"/>
        </w:rPr>
        <w:t>還請告知在下一二。」</w:t>
      </w:r>
      <w:r w:rsidR="00306321">
        <w:rPr>
          <w:rFonts w:hint="eastAsia"/>
        </w:rPr>
        <w:t>築基老者</w:t>
      </w:r>
      <w:r w:rsidR="003639B0">
        <w:rPr>
          <w:rFonts w:hint="eastAsia"/>
        </w:rPr>
        <w:t>隨處往旁邊一坐，</w:t>
      </w:r>
      <w:r w:rsidR="00BA4945">
        <w:rPr>
          <w:rFonts w:hint="eastAsia"/>
        </w:rPr>
        <w:t>客氣地問到</w:t>
      </w:r>
      <w:r w:rsidR="003639B0">
        <w:rPr>
          <w:rFonts w:hint="eastAsia"/>
        </w:rPr>
        <w:t>。</w:t>
      </w:r>
    </w:p>
    <w:p w:rsidR="00C04663" w:rsidRDefault="003639B0" w:rsidP="00813907">
      <w:pPr>
        <w:spacing w:after="240"/>
      </w:pPr>
      <w:r>
        <w:rPr>
          <w:rFonts w:hint="eastAsia"/>
        </w:rPr>
        <w:t>「</w:t>
      </w:r>
      <w:r w:rsidR="00BA4945">
        <w:rPr>
          <w:rFonts w:hint="eastAsia"/>
        </w:rPr>
        <w:t>杜某單名一個飛字</w:t>
      </w:r>
      <w:r>
        <w:rPr>
          <w:rFonts w:hint="eastAsia"/>
        </w:rPr>
        <w:t>，</w:t>
      </w:r>
      <w:r w:rsidR="00B5066E">
        <w:rPr>
          <w:rFonts w:hint="eastAsia"/>
        </w:rPr>
        <w:t>在家族中長年閉關，所以掌櫃不認得我也很自然</w:t>
      </w:r>
      <w:r w:rsidR="00306321">
        <w:rPr>
          <w:rFonts w:hint="eastAsia"/>
        </w:rPr>
        <w:t>。」李龍飛</w:t>
      </w:r>
      <w:r w:rsidR="00BA4945">
        <w:rPr>
          <w:rFonts w:hint="eastAsia"/>
        </w:rPr>
        <w:t>自然不會說出實話，杜撰了一個名字說道</w:t>
      </w:r>
      <w:r w:rsidR="00306321">
        <w:rPr>
          <w:rFonts w:hint="eastAsia"/>
        </w:rPr>
        <w:t>。</w:t>
      </w:r>
    </w:p>
    <w:p w:rsidR="00C04663" w:rsidRDefault="00306321" w:rsidP="00813907">
      <w:pPr>
        <w:spacing w:after="240"/>
      </w:pPr>
      <w:r>
        <w:rPr>
          <w:rFonts w:hint="eastAsia"/>
        </w:rPr>
        <w:t>「原來如此，難怪在下總覺得</w:t>
      </w:r>
      <w:r w:rsidR="00BA4945">
        <w:rPr>
          <w:rFonts w:hint="eastAsia"/>
        </w:rPr>
        <w:t>杜公子</w:t>
      </w:r>
      <w:r>
        <w:rPr>
          <w:rFonts w:hint="eastAsia"/>
        </w:rPr>
        <w:t>頗為面生。」築基老者</w:t>
      </w:r>
      <w:r w:rsidR="00B5066E">
        <w:rPr>
          <w:rFonts w:hint="eastAsia"/>
        </w:rPr>
        <w:t>沒有多想</w:t>
      </w:r>
      <w:r>
        <w:rPr>
          <w:rFonts w:hint="eastAsia"/>
        </w:rPr>
        <w:t>，</w:t>
      </w:r>
      <w:r w:rsidR="00B5066E">
        <w:rPr>
          <w:rFonts w:hint="eastAsia"/>
        </w:rPr>
        <w:t>畢竟</w:t>
      </w:r>
      <w:r w:rsidR="00BA4945">
        <w:rPr>
          <w:rFonts w:hint="eastAsia"/>
        </w:rPr>
        <w:t>方才那儲物袋的確是杜家所有</w:t>
      </w:r>
      <w:r w:rsidR="00B5066E">
        <w:rPr>
          <w:rFonts w:hint="eastAsia"/>
        </w:rPr>
        <w:t>，倒也沒有甚麼可疑的地方</w:t>
      </w:r>
      <w:r w:rsidR="00BA4945">
        <w:rPr>
          <w:rFonts w:hint="eastAsia"/>
        </w:rPr>
        <w:t>。</w:t>
      </w:r>
    </w:p>
    <w:p w:rsidR="00C04663" w:rsidRDefault="00306321" w:rsidP="00813907">
      <w:pPr>
        <w:spacing w:after="240"/>
      </w:pPr>
      <w:r>
        <w:rPr>
          <w:rFonts w:hint="eastAsia"/>
        </w:rPr>
        <w:t>「既然如此，咱們就不再多浪費時間，我這有幾件可能符合</w:t>
      </w:r>
      <w:r w:rsidR="00BA4945">
        <w:rPr>
          <w:rFonts w:hint="eastAsia"/>
        </w:rPr>
        <w:t>杜</w:t>
      </w:r>
      <w:r>
        <w:rPr>
          <w:rFonts w:hint="eastAsia"/>
        </w:rPr>
        <w:t>公子所要的東西，這就拿出來給公子看看。」</w:t>
      </w:r>
    </w:p>
    <w:p w:rsidR="00C04663" w:rsidRDefault="00306321" w:rsidP="00813907">
      <w:pPr>
        <w:spacing w:after="240"/>
      </w:pPr>
      <w:r>
        <w:rPr>
          <w:rFonts w:hint="eastAsia"/>
        </w:rPr>
        <w:t>「如此甚好。」李龍飛</w:t>
      </w:r>
      <w:r w:rsidR="00B5066E">
        <w:rPr>
          <w:rFonts w:hint="eastAsia"/>
        </w:rPr>
        <w:t>同樣也沒有其他意見。</w:t>
      </w:r>
      <w:r>
        <w:rPr>
          <w:rFonts w:hint="eastAsia"/>
        </w:rPr>
        <w:t>。</w:t>
      </w:r>
    </w:p>
    <w:p w:rsidR="00C04663" w:rsidRDefault="00306321" w:rsidP="00813907">
      <w:pPr>
        <w:spacing w:after="240"/>
      </w:pPr>
      <w:r>
        <w:rPr>
          <w:rFonts w:hint="eastAsia"/>
        </w:rPr>
        <w:t>那築基老者見李龍飛同意，右手輕輕一抬，一道輕風吹在香爐上的風鈴處，發出叮叮噹噹幾聲輕響，跟著不到數十息的時間，從三樓上走下</w:t>
      </w:r>
      <w:r w:rsidR="00BA4945">
        <w:rPr>
          <w:rFonts w:hint="eastAsia"/>
        </w:rPr>
        <w:t>數</w:t>
      </w:r>
      <w:r>
        <w:rPr>
          <w:rFonts w:hint="eastAsia"/>
        </w:rPr>
        <w:t>名妙齡女子，各個端著一個白玉石盤，上面擺著大小不一的長匣，快步來到李龍飛的面前，低頭雙手呈上。</w:t>
      </w:r>
    </w:p>
    <w:p w:rsidR="00C04663" w:rsidRDefault="00306321" w:rsidP="00813907">
      <w:pPr>
        <w:spacing w:after="240"/>
      </w:pPr>
      <w:r>
        <w:rPr>
          <w:rFonts w:hint="eastAsia"/>
        </w:rPr>
        <w:t>李龍飛往第一個長匣內看去，裡頭是一把</w:t>
      </w:r>
      <w:r w:rsidR="00BA4945">
        <w:rPr>
          <w:rFonts w:hint="eastAsia"/>
        </w:rPr>
        <w:t>拂塵，遍體通紅，散發出一股強烈的火靈氣。</w:t>
      </w:r>
    </w:p>
    <w:p w:rsidR="00C04663" w:rsidRDefault="00BA4945" w:rsidP="00813907">
      <w:pPr>
        <w:spacing w:after="240"/>
      </w:pPr>
      <w:r>
        <w:rPr>
          <w:rFonts w:hint="eastAsia"/>
        </w:rPr>
        <w:t>「這是</w:t>
      </w:r>
      <w:r w:rsidR="00D160F5">
        <w:rPr>
          <w:rFonts w:hint="eastAsia"/>
        </w:rPr>
        <w:t>第一件</w:t>
      </w:r>
      <w:r>
        <w:rPr>
          <w:rFonts w:hint="eastAsia"/>
        </w:rPr>
        <w:t>火屬性</w:t>
      </w:r>
      <w:r w:rsidR="00D160F5">
        <w:rPr>
          <w:rFonts w:hint="eastAsia"/>
        </w:rPr>
        <w:t>的</w:t>
      </w:r>
      <w:r>
        <w:rPr>
          <w:rFonts w:hint="eastAsia"/>
        </w:rPr>
        <w:t>法器，其名為火狐</w:t>
      </w:r>
      <w:r w:rsidR="0093205E">
        <w:rPr>
          <w:rFonts w:hint="eastAsia"/>
        </w:rPr>
        <w:t>塵</w:t>
      </w:r>
      <w:r>
        <w:rPr>
          <w:rFonts w:hint="eastAsia"/>
        </w:rPr>
        <w:t>，</w:t>
      </w:r>
      <w:r w:rsidR="00D160F5">
        <w:rPr>
          <w:rFonts w:hint="eastAsia"/>
        </w:rPr>
        <w:t>中品偏上，應該可以滿足公子要求。」丁信簡單扼要地向李龍飛說明。</w:t>
      </w:r>
    </w:p>
    <w:p w:rsidR="00C04663" w:rsidRDefault="00D160F5" w:rsidP="00813907">
      <w:pPr>
        <w:spacing w:after="240"/>
      </w:pPr>
      <w:r>
        <w:rPr>
          <w:rFonts w:hint="eastAsia"/>
        </w:rPr>
        <w:lastRenderedPageBreak/>
        <w:t>後者不置可否，點點頭表示明白。</w:t>
      </w:r>
    </w:p>
    <w:p w:rsidR="00C04663" w:rsidRDefault="00D160F5" w:rsidP="00813907">
      <w:pPr>
        <w:spacing w:after="240"/>
      </w:pPr>
      <w:r>
        <w:rPr>
          <w:rFonts w:hint="eastAsia"/>
        </w:rPr>
        <w:t>跟著兩人又來到另一個長匣面前，只見上面一把</w:t>
      </w:r>
      <w:r w:rsidR="00306321">
        <w:rPr>
          <w:rFonts w:hint="eastAsia"/>
        </w:rPr>
        <w:t>碧綠色的長劍，雖然劍身上有一個非常明顯的缺口，可是散發出來的靈壓十分驚人，比起李龍飛的陰陽雙刀有過之而無不及。</w:t>
      </w:r>
    </w:p>
    <w:p w:rsidR="00C04663" w:rsidRDefault="00306321" w:rsidP="00813907">
      <w:pPr>
        <w:spacing w:after="240"/>
      </w:pPr>
      <w:r>
        <w:rPr>
          <w:rFonts w:hint="eastAsia"/>
        </w:rPr>
        <w:t>「此乃</w:t>
      </w:r>
      <w:r w:rsidR="00835803">
        <w:rPr>
          <w:rFonts w:hint="eastAsia"/>
        </w:rPr>
        <w:t>木靈係的劍</w:t>
      </w:r>
      <w:r w:rsidR="00923AC3">
        <w:rPr>
          <w:rFonts w:hint="eastAsia"/>
        </w:rPr>
        <w:t>系</w:t>
      </w:r>
      <w:r w:rsidR="001F4819">
        <w:rPr>
          <w:rFonts w:hint="eastAsia"/>
        </w:rPr>
        <w:t>上品</w:t>
      </w:r>
      <w:r w:rsidR="00835803">
        <w:rPr>
          <w:rFonts w:hint="eastAsia"/>
        </w:rPr>
        <w:t>法</w:t>
      </w:r>
      <w:r w:rsidR="00923AC3">
        <w:rPr>
          <w:rFonts w:hint="eastAsia"/>
        </w:rPr>
        <w:t>器</w:t>
      </w:r>
      <w:r w:rsidR="00835803">
        <w:rPr>
          <w:rFonts w:hint="eastAsia"/>
        </w:rPr>
        <w:t>，</w:t>
      </w:r>
      <w:r w:rsidR="00D36F69">
        <w:rPr>
          <w:rFonts w:hint="eastAsia"/>
        </w:rPr>
        <w:t>名</w:t>
      </w:r>
      <w:r w:rsidR="00D160F5">
        <w:rPr>
          <w:rFonts w:hint="eastAsia"/>
        </w:rPr>
        <w:t>叫</w:t>
      </w:r>
      <w:r w:rsidR="00D36F69">
        <w:rPr>
          <w:rFonts w:hint="eastAsia"/>
        </w:rPr>
        <w:t>木癸</w:t>
      </w:r>
      <w:r w:rsidR="00417F92">
        <w:rPr>
          <w:rFonts w:hint="eastAsia"/>
        </w:rPr>
        <w:t>寶劍</w:t>
      </w:r>
      <w:r w:rsidR="00D36F69">
        <w:rPr>
          <w:rFonts w:hint="eastAsia"/>
        </w:rPr>
        <w:t>，</w:t>
      </w:r>
      <w:r w:rsidR="001F4819">
        <w:rPr>
          <w:rFonts w:hint="eastAsia"/>
        </w:rPr>
        <w:t>原本乃是</w:t>
      </w:r>
      <w:r w:rsidR="00417F92">
        <w:rPr>
          <w:rFonts w:hint="eastAsia"/>
        </w:rPr>
        <w:t>千年前木癸道人所製</w:t>
      </w:r>
      <w:r w:rsidR="001F4819">
        <w:rPr>
          <w:rFonts w:hint="eastAsia"/>
        </w:rPr>
        <w:t>的</w:t>
      </w:r>
      <w:r w:rsidR="00D160F5">
        <w:rPr>
          <w:rFonts w:hint="eastAsia"/>
        </w:rPr>
        <w:t>下品</w:t>
      </w:r>
      <w:r w:rsidR="001F4819">
        <w:rPr>
          <w:rFonts w:hint="eastAsia"/>
        </w:rPr>
        <w:t>法寶</w:t>
      </w:r>
      <w:r w:rsidR="00417F92">
        <w:rPr>
          <w:rFonts w:hint="eastAsia"/>
        </w:rPr>
        <w:t>。</w:t>
      </w:r>
      <w:r w:rsidR="00D160F5">
        <w:rPr>
          <w:rFonts w:hint="eastAsia"/>
        </w:rPr>
        <w:t>後</w:t>
      </w:r>
      <w:r w:rsidR="00835803">
        <w:rPr>
          <w:rFonts w:hint="eastAsia"/>
        </w:rPr>
        <w:t>因為有些損</w:t>
      </w:r>
      <w:r w:rsidR="00D160F5">
        <w:rPr>
          <w:rFonts w:hint="eastAsia"/>
        </w:rPr>
        <w:t>傷</w:t>
      </w:r>
      <w:r w:rsidR="00835803">
        <w:rPr>
          <w:rFonts w:hint="eastAsia"/>
        </w:rPr>
        <w:t>而威能大減，</w:t>
      </w:r>
      <w:r w:rsidR="001F4819">
        <w:rPr>
          <w:rFonts w:hint="eastAsia"/>
        </w:rPr>
        <w:t>降級為上品法器</w:t>
      </w:r>
      <w:r w:rsidR="00D160F5">
        <w:rPr>
          <w:rFonts w:hint="eastAsia"/>
        </w:rPr>
        <w:t>。若</w:t>
      </w:r>
      <w:r w:rsidR="00835803">
        <w:rPr>
          <w:rFonts w:hint="eastAsia"/>
        </w:rPr>
        <w:t>公子想要，算你</w:t>
      </w:r>
      <w:r w:rsidR="0093205E">
        <w:rPr>
          <w:rFonts w:hint="eastAsia"/>
        </w:rPr>
        <w:t>一萬</w:t>
      </w:r>
      <w:r w:rsidR="00835803">
        <w:rPr>
          <w:rFonts w:hint="eastAsia"/>
        </w:rPr>
        <w:t>靈石就好。」那築基老者站起身來，隨手指向將那長件法</w:t>
      </w:r>
      <w:r w:rsidR="00923AC3">
        <w:rPr>
          <w:rFonts w:hint="eastAsia"/>
        </w:rPr>
        <w:t>器</w:t>
      </w:r>
      <w:r w:rsidR="00835803">
        <w:rPr>
          <w:rFonts w:hint="eastAsia"/>
        </w:rPr>
        <w:t>，後者便漂浮在半空之中。</w:t>
      </w:r>
    </w:p>
    <w:p w:rsidR="00C04663" w:rsidRDefault="00306321" w:rsidP="00813907">
      <w:pPr>
        <w:spacing w:after="240"/>
      </w:pPr>
      <w:r>
        <w:rPr>
          <w:rFonts w:hint="eastAsia"/>
        </w:rPr>
        <w:t>李龍飛心中一熱，他現在最缺的便是長劍法器，</w:t>
      </w:r>
      <w:r w:rsidR="001F4819">
        <w:rPr>
          <w:rFonts w:hint="eastAsia"/>
        </w:rPr>
        <w:t>雖然木癸道人的名諱他沒聽過，但光是</w:t>
      </w:r>
      <w:r w:rsidR="00D160F5">
        <w:rPr>
          <w:rFonts w:hint="eastAsia"/>
        </w:rPr>
        <w:t>結丹修士才能使用的法寶，</w:t>
      </w:r>
      <w:r w:rsidR="001F4819">
        <w:rPr>
          <w:rFonts w:hint="eastAsia"/>
        </w:rPr>
        <w:t>便</w:t>
      </w:r>
      <w:r>
        <w:rPr>
          <w:rFonts w:hint="eastAsia"/>
        </w:rPr>
        <w:t>讓他</w:t>
      </w:r>
      <w:r w:rsidR="00417F92">
        <w:rPr>
          <w:rFonts w:hint="eastAsia"/>
        </w:rPr>
        <w:t>有</w:t>
      </w:r>
      <w:r w:rsidR="00D160F5">
        <w:rPr>
          <w:rFonts w:hint="eastAsia"/>
        </w:rPr>
        <w:t>種</w:t>
      </w:r>
      <w:r w:rsidR="00835803">
        <w:rPr>
          <w:rFonts w:hint="eastAsia"/>
        </w:rPr>
        <w:t>想買下來的衝動。</w:t>
      </w:r>
    </w:p>
    <w:p w:rsidR="00C04663" w:rsidRDefault="00835803" w:rsidP="00813907">
      <w:pPr>
        <w:spacing w:after="240"/>
      </w:pPr>
      <w:r>
        <w:rPr>
          <w:rFonts w:hint="eastAsia"/>
        </w:rPr>
        <w:t>只是他知道還不能那麼快把自己底牌打光，於是忍著心頭火熱繼續往第</w:t>
      </w:r>
      <w:r w:rsidR="00D160F5">
        <w:rPr>
          <w:rFonts w:hint="eastAsia"/>
        </w:rPr>
        <w:t>三</w:t>
      </w:r>
      <w:r>
        <w:rPr>
          <w:rFonts w:hint="eastAsia"/>
        </w:rPr>
        <w:t>件看去。</w:t>
      </w:r>
    </w:p>
    <w:p w:rsidR="00C04663" w:rsidRDefault="00835803" w:rsidP="00813907">
      <w:pPr>
        <w:spacing w:after="240"/>
      </w:pPr>
      <w:r>
        <w:rPr>
          <w:rFonts w:hint="eastAsia"/>
        </w:rPr>
        <w:t>「第</w:t>
      </w:r>
      <w:r w:rsidR="002D2FF8">
        <w:rPr>
          <w:rFonts w:hint="eastAsia"/>
        </w:rPr>
        <w:t>三</w:t>
      </w:r>
      <w:r>
        <w:rPr>
          <w:rFonts w:hint="eastAsia"/>
        </w:rPr>
        <w:t>件是一枚水系符寶</w:t>
      </w:r>
      <w:r w:rsidR="005044FC">
        <w:rPr>
          <w:rFonts w:hint="eastAsia"/>
        </w:rPr>
        <w:t>渾滔</w:t>
      </w:r>
      <w:r w:rsidR="00D160F5">
        <w:rPr>
          <w:rFonts w:hint="eastAsia"/>
        </w:rPr>
        <w:t>道符</w:t>
      </w:r>
      <w:r>
        <w:rPr>
          <w:rFonts w:hint="eastAsia"/>
        </w:rPr>
        <w:t>，若分三次使用，其威力每次可當一個築基中期修士的全力出手</w:t>
      </w:r>
      <w:r w:rsidR="00D160F5">
        <w:rPr>
          <w:rFonts w:hint="eastAsia"/>
        </w:rPr>
        <w:t>；</w:t>
      </w:r>
      <w:r>
        <w:rPr>
          <w:rFonts w:hint="eastAsia"/>
        </w:rPr>
        <w:t>若一次消耗使用，則威力甚至可以重創一名築基後期的修士，可說是這三件</w:t>
      </w:r>
      <w:r w:rsidR="001F4819">
        <w:rPr>
          <w:rFonts w:hint="eastAsia"/>
        </w:rPr>
        <w:t>寶物</w:t>
      </w:r>
      <w:r>
        <w:rPr>
          <w:rFonts w:hint="eastAsia"/>
        </w:rPr>
        <w:t>之中殺傷力最大的一件</w:t>
      </w:r>
      <w:r w:rsidR="00D160F5">
        <w:rPr>
          <w:rFonts w:hint="eastAsia"/>
        </w:rPr>
        <w:t>…</w:t>
      </w:r>
      <w:r w:rsidR="008F1576">
        <w:rPr>
          <w:rFonts w:hint="eastAsia"/>
        </w:rPr>
        <w:t>當然，它的</w:t>
      </w:r>
      <w:r>
        <w:rPr>
          <w:rFonts w:hint="eastAsia"/>
        </w:rPr>
        <w:t>要價</w:t>
      </w:r>
      <w:r w:rsidR="008F1576">
        <w:rPr>
          <w:rFonts w:hint="eastAsia"/>
        </w:rPr>
        <w:t>同樣</w:t>
      </w:r>
      <w:r>
        <w:rPr>
          <w:rFonts w:hint="eastAsia"/>
        </w:rPr>
        <w:t>也不便宜，</w:t>
      </w:r>
      <w:r w:rsidR="008F1576">
        <w:rPr>
          <w:rFonts w:hint="eastAsia"/>
        </w:rPr>
        <w:t>需要</w:t>
      </w:r>
      <w:r w:rsidR="0093205E">
        <w:rPr>
          <w:rFonts w:hint="eastAsia"/>
        </w:rPr>
        <w:t>七千</w:t>
      </w:r>
      <w:r w:rsidR="008F1576">
        <w:rPr>
          <w:rFonts w:hint="eastAsia"/>
        </w:rPr>
        <w:t>靈石才可以買下。」築基老者一面說明一面偷看李龍飛的臉色，見到對方臉色平靜後，心中</w:t>
      </w:r>
      <w:r w:rsidR="00D160F5">
        <w:rPr>
          <w:rFonts w:hint="eastAsia"/>
        </w:rPr>
        <w:t>對對方的地位再次提高幾分</w:t>
      </w:r>
      <w:r w:rsidR="008F1576">
        <w:rPr>
          <w:rFonts w:hint="eastAsia"/>
        </w:rPr>
        <w:t>。</w:t>
      </w:r>
    </w:p>
    <w:p w:rsidR="00C04663" w:rsidRDefault="008F1576" w:rsidP="00813907">
      <w:pPr>
        <w:spacing w:after="240"/>
      </w:pPr>
      <w:r>
        <w:rPr>
          <w:rFonts w:hint="eastAsia"/>
        </w:rPr>
        <w:t>「最後一件，是一串</w:t>
      </w:r>
      <w:r w:rsidR="00D160F5">
        <w:rPr>
          <w:rFonts w:hint="eastAsia"/>
        </w:rPr>
        <w:t>上品</w:t>
      </w:r>
      <w:r w:rsidR="001F4819">
        <w:rPr>
          <w:rFonts w:hint="eastAsia"/>
        </w:rPr>
        <w:t>法器</w:t>
      </w:r>
      <w:r w:rsidR="00D160F5">
        <w:rPr>
          <w:rFonts w:hint="eastAsia"/>
        </w:rPr>
        <w:t>佛</w:t>
      </w:r>
      <w:r>
        <w:rPr>
          <w:rFonts w:hint="eastAsia"/>
        </w:rPr>
        <w:t>珠，</w:t>
      </w:r>
      <w:r w:rsidR="0040138D">
        <w:rPr>
          <w:rFonts w:hint="eastAsia"/>
        </w:rPr>
        <w:t>此</w:t>
      </w:r>
      <w:r w:rsidR="00D160F5">
        <w:rPr>
          <w:rFonts w:hint="eastAsia"/>
        </w:rPr>
        <w:t>佛</w:t>
      </w:r>
      <w:r w:rsidR="0040138D">
        <w:rPr>
          <w:rFonts w:hint="eastAsia"/>
        </w:rPr>
        <w:t>珠來歷頗大，是</w:t>
      </w:r>
      <w:commentRangeStart w:id="4745"/>
      <w:r w:rsidR="0040138D">
        <w:rPr>
          <w:rFonts w:hint="eastAsia"/>
        </w:rPr>
        <w:t>靈崇宗天寒大師</w:t>
      </w:r>
      <w:commentRangeEnd w:id="4745"/>
      <w:r w:rsidR="0040138D">
        <w:rPr>
          <w:rStyle w:val="af1"/>
        </w:rPr>
        <w:commentReference w:id="4745"/>
      </w:r>
      <w:r w:rsidR="0040138D">
        <w:rPr>
          <w:rFonts w:hint="eastAsia"/>
        </w:rPr>
        <w:t>親手煉製，其名天寒珠。</w:t>
      </w:r>
      <w:r>
        <w:rPr>
          <w:rFonts w:hint="eastAsia"/>
        </w:rPr>
        <w:t>共十六</w:t>
      </w:r>
      <w:r w:rsidR="0040138D">
        <w:rPr>
          <w:rFonts w:hint="eastAsia"/>
        </w:rPr>
        <w:t>枚</w:t>
      </w:r>
      <w:r>
        <w:rPr>
          <w:rFonts w:hint="eastAsia"/>
        </w:rPr>
        <w:t>珠子，每顆珠子都是</w:t>
      </w:r>
      <w:r w:rsidR="0040138D">
        <w:rPr>
          <w:rFonts w:hint="eastAsia"/>
        </w:rPr>
        <w:t>可獨立使用</w:t>
      </w:r>
      <w:r>
        <w:rPr>
          <w:rFonts w:hint="eastAsia"/>
        </w:rPr>
        <w:t>，</w:t>
      </w:r>
      <w:r w:rsidR="0040138D">
        <w:rPr>
          <w:rFonts w:hint="eastAsia"/>
        </w:rPr>
        <w:t>能</w:t>
      </w:r>
      <w:r>
        <w:rPr>
          <w:rFonts w:hint="eastAsia"/>
        </w:rPr>
        <w:t>瞬間冰封一名</w:t>
      </w:r>
      <w:r w:rsidR="002D2FF8">
        <w:rPr>
          <w:rFonts w:hint="eastAsia"/>
        </w:rPr>
        <w:t>築基初期</w:t>
      </w:r>
      <w:r>
        <w:rPr>
          <w:rFonts w:hint="eastAsia"/>
        </w:rPr>
        <w:t>修士，就算是築基</w:t>
      </w:r>
      <w:r w:rsidR="0040138D">
        <w:rPr>
          <w:rFonts w:hint="eastAsia"/>
        </w:rPr>
        <w:t>後期</w:t>
      </w:r>
      <w:r>
        <w:rPr>
          <w:rFonts w:hint="eastAsia"/>
        </w:rPr>
        <w:t>修士，</w:t>
      </w:r>
      <w:r w:rsidR="002D2FF8">
        <w:rPr>
          <w:rFonts w:hint="eastAsia"/>
        </w:rPr>
        <w:t>四</w:t>
      </w:r>
      <w:r w:rsidR="0040138D">
        <w:rPr>
          <w:rFonts w:hint="eastAsia"/>
        </w:rPr>
        <w:t>枚珠子一次用出，</w:t>
      </w:r>
      <w:r>
        <w:rPr>
          <w:rFonts w:hint="eastAsia"/>
        </w:rPr>
        <w:t>也能</w:t>
      </w:r>
      <w:r w:rsidR="00315008">
        <w:rPr>
          <w:rFonts w:hint="eastAsia"/>
        </w:rPr>
        <w:t>重創</w:t>
      </w:r>
      <w:r>
        <w:rPr>
          <w:rFonts w:hint="eastAsia"/>
        </w:rPr>
        <w:t>對方，要價</w:t>
      </w:r>
      <w:r w:rsidR="002D2FF8">
        <w:rPr>
          <w:rFonts w:hint="eastAsia"/>
        </w:rPr>
        <w:t>兩</w:t>
      </w:r>
      <w:r>
        <w:rPr>
          <w:rFonts w:hint="eastAsia"/>
        </w:rPr>
        <w:t>萬</w:t>
      </w:r>
      <w:r w:rsidR="001F4819">
        <w:rPr>
          <w:rFonts w:hint="eastAsia"/>
        </w:rPr>
        <w:t>五千</w:t>
      </w:r>
      <w:r>
        <w:rPr>
          <w:rFonts w:hint="eastAsia"/>
        </w:rPr>
        <w:t>顆靈石</w:t>
      </w:r>
      <w:r w:rsidR="002A43EF">
        <w:rPr>
          <w:rFonts w:hint="eastAsia"/>
        </w:rPr>
        <w:t>，不可分開購買</w:t>
      </w:r>
      <w:r w:rsidR="001F4819">
        <w:rPr>
          <w:rFonts w:hint="eastAsia"/>
        </w:rPr>
        <w:t>。</w:t>
      </w:r>
      <w:r w:rsidR="002A43EF">
        <w:rPr>
          <w:rFonts w:hint="eastAsia"/>
        </w:rPr>
        <w:t>」</w:t>
      </w:r>
    </w:p>
    <w:p w:rsidR="00C04663" w:rsidRDefault="002A43EF" w:rsidP="00813907">
      <w:pPr>
        <w:spacing w:after="240"/>
      </w:pPr>
      <w:r>
        <w:rPr>
          <w:rFonts w:hint="eastAsia"/>
        </w:rPr>
        <w:t>李龍飛</w:t>
      </w:r>
      <w:r w:rsidR="0040138D">
        <w:rPr>
          <w:rFonts w:hint="eastAsia"/>
        </w:rPr>
        <w:t>聽完倒吸了一口氣，腦中卻飛快轉動</w:t>
      </w:r>
      <w:r w:rsidR="00DC3AA6">
        <w:rPr>
          <w:rFonts w:hint="eastAsia"/>
        </w:rPr>
        <w:t>；</w:t>
      </w:r>
      <w:r w:rsidR="0040138D">
        <w:rPr>
          <w:rFonts w:hint="eastAsia"/>
        </w:rPr>
        <w:t>很快的，便打定主意</w:t>
      </w:r>
      <w:r w:rsidR="00D976D2">
        <w:rPr>
          <w:rFonts w:hint="eastAsia"/>
        </w:rPr>
        <w:t>想要將它們</w:t>
      </w:r>
      <w:r>
        <w:rPr>
          <w:rFonts w:hint="eastAsia"/>
        </w:rPr>
        <w:t>全</w:t>
      </w:r>
      <w:r w:rsidR="00D976D2">
        <w:rPr>
          <w:rFonts w:hint="eastAsia"/>
        </w:rPr>
        <w:t>都</w:t>
      </w:r>
      <w:r>
        <w:rPr>
          <w:rFonts w:hint="eastAsia"/>
        </w:rPr>
        <w:t>買</w:t>
      </w:r>
      <w:r w:rsidR="00D976D2">
        <w:rPr>
          <w:rFonts w:hint="eastAsia"/>
        </w:rPr>
        <w:t>了</w:t>
      </w:r>
      <w:r>
        <w:rPr>
          <w:rFonts w:hint="eastAsia"/>
        </w:rPr>
        <w:t>下</w:t>
      </w:r>
      <w:r w:rsidR="00D976D2">
        <w:rPr>
          <w:rFonts w:hint="eastAsia"/>
        </w:rPr>
        <w:t>來</w:t>
      </w:r>
      <w:r>
        <w:rPr>
          <w:rFonts w:hint="eastAsia"/>
        </w:rPr>
        <w:t>，</w:t>
      </w:r>
      <w:r w:rsidR="00D976D2">
        <w:rPr>
          <w:rFonts w:hint="eastAsia"/>
        </w:rPr>
        <w:t>就算</w:t>
      </w:r>
      <w:r>
        <w:rPr>
          <w:rFonts w:hint="eastAsia"/>
        </w:rPr>
        <w:t>靈石</w:t>
      </w:r>
      <w:r w:rsidR="00D976D2">
        <w:rPr>
          <w:rFonts w:hint="eastAsia"/>
        </w:rPr>
        <w:t>不夠用，拿</w:t>
      </w:r>
      <w:r w:rsidR="00DC3AA6">
        <w:rPr>
          <w:rFonts w:hint="eastAsia"/>
        </w:rPr>
        <w:t>剩下的法器</w:t>
      </w:r>
      <w:r>
        <w:rPr>
          <w:rFonts w:hint="eastAsia"/>
        </w:rPr>
        <w:t>交換</w:t>
      </w:r>
      <w:r w:rsidR="00DC3AA6">
        <w:rPr>
          <w:rFonts w:hint="eastAsia"/>
        </w:rPr>
        <w:t>，也</w:t>
      </w:r>
      <w:r w:rsidR="001F4819">
        <w:rPr>
          <w:rFonts w:hint="eastAsia"/>
        </w:rPr>
        <w:t>勉強足夠</w:t>
      </w:r>
      <w:r>
        <w:rPr>
          <w:rFonts w:hint="eastAsia"/>
        </w:rPr>
        <w:t>。</w:t>
      </w:r>
    </w:p>
    <w:p w:rsidR="00C04663" w:rsidRDefault="00D976D2" w:rsidP="00813907">
      <w:pPr>
        <w:spacing w:after="240"/>
      </w:pPr>
      <w:r>
        <w:rPr>
          <w:rFonts w:hint="eastAsia"/>
        </w:rPr>
        <w:t>而他</w:t>
      </w:r>
      <w:r w:rsidR="00DC3AA6">
        <w:rPr>
          <w:rFonts w:hint="eastAsia"/>
        </w:rPr>
        <w:t>之所以這麼快決定，</w:t>
      </w:r>
      <w:r w:rsidR="002A43EF">
        <w:rPr>
          <w:rFonts w:hint="eastAsia"/>
        </w:rPr>
        <w:t>一來是因為這</w:t>
      </w:r>
      <w:r w:rsidR="006A021F">
        <w:rPr>
          <w:rFonts w:hint="eastAsia"/>
        </w:rPr>
        <w:t>這幾</w:t>
      </w:r>
      <w:r w:rsidR="002A43EF">
        <w:rPr>
          <w:rFonts w:hint="eastAsia"/>
        </w:rPr>
        <w:t>件</w:t>
      </w:r>
      <w:r w:rsidR="006A021F">
        <w:rPr>
          <w:rFonts w:hint="eastAsia"/>
        </w:rPr>
        <w:t>法器</w:t>
      </w:r>
      <w:r w:rsidR="002A43EF">
        <w:rPr>
          <w:rFonts w:hint="eastAsia"/>
        </w:rPr>
        <w:t>對他</w:t>
      </w:r>
      <w:r w:rsidR="006A021F">
        <w:rPr>
          <w:rFonts w:hint="eastAsia"/>
        </w:rPr>
        <w:t>都</w:t>
      </w:r>
      <w:r w:rsidR="002A43EF">
        <w:rPr>
          <w:rFonts w:hint="eastAsia"/>
        </w:rPr>
        <w:t>很有用處，二來是他知道自己</w:t>
      </w:r>
      <w:r w:rsidR="006A021F">
        <w:rPr>
          <w:rFonts w:hint="eastAsia"/>
        </w:rPr>
        <w:t>這番採買，一定會引來別人注目。</w:t>
      </w:r>
    </w:p>
    <w:p w:rsidR="00C04663" w:rsidRDefault="006A021F" w:rsidP="00813907">
      <w:pPr>
        <w:spacing w:after="240"/>
      </w:pPr>
      <w:r>
        <w:rPr>
          <w:rFonts w:hint="eastAsia"/>
        </w:rPr>
        <w:t>與其在多間店面分開挑選法器，不如一次在一間店裡搞定，減少他人的</w:t>
      </w:r>
      <w:r w:rsidR="002A43EF">
        <w:rPr>
          <w:rFonts w:hint="eastAsia"/>
        </w:rPr>
        <w:t>覬覦</w:t>
      </w:r>
      <w:r>
        <w:rPr>
          <w:rFonts w:hint="eastAsia"/>
        </w:rPr>
        <w:t>。</w:t>
      </w:r>
    </w:p>
    <w:p w:rsidR="00C04663" w:rsidRDefault="00D976D2" w:rsidP="00813907">
      <w:pPr>
        <w:spacing w:after="240"/>
      </w:pPr>
      <w:r>
        <w:rPr>
          <w:rFonts w:hint="eastAsia"/>
        </w:rPr>
        <w:t>「這</w:t>
      </w:r>
      <w:r w:rsidR="0093205E">
        <w:rPr>
          <w:rFonts w:hint="eastAsia"/>
        </w:rPr>
        <w:t>四</w:t>
      </w:r>
      <w:r>
        <w:rPr>
          <w:rFonts w:hint="eastAsia"/>
        </w:rPr>
        <w:t>樣法器，我全都要了，靈石不足的部分，你把我的法器拿去依店內價換了吧。」李龍飛不再猶豫，</w:t>
      </w:r>
      <w:r w:rsidR="007318A7">
        <w:rPr>
          <w:rFonts w:hint="eastAsia"/>
        </w:rPr>
        <w:t>掏出了兩個儲物袋，遞給了對方。</w:t>
      </w:r>
    </w:p>
    <w:p w:rsidR="00C04663" w:rsidRDefault="00DC3AA6" w:rsidP="00813907">
      <w:pPr>
        <w:spacing w:after="240"/>
      </w:pPr>
      <w:r>
        <w:rPr>
          <w:rFonts w:hint="eastAsia"/>
        </w:rPr>
        <w:t>那老者聽到他打算全部買下，雖說在這行內已久經歷練，卻也不猶得有些激動；自己身為築基修士，就算傾全部身家，也</w:t>
      </w:r>
      <w:r w:rsidR="006A021F">
        <w:rPr>
          <w:rFonts w:hint="eastAsia"/>
        </w:rPr>
        <w:t>無法</w:t>
      </w:r>
      <w:r>
        <w:rPr>
          <w:rFonts w:hint="eastAsia"/>
        </w:rPr>
        <w:t>和眼前這名晚輩</w:t>
      </w:r>
      <w:r w:rsidR="006A021F">
        <w:rPr>
          <w:rFonts w:hint="eastAsia"/>
        </w:rPr>
        <w:t>相比</w:t>
      </w:r>
      <w:r>
        <w:rPr>
          <w:rFonts w:hint="eastAsia"/>
        </w:rPr>
        <w:t>，想到這，就不禁讓他又對</w:t>
      </w:r>
      <w:r w:rsidR="00B5066E">
        <w:rPr>
          <w:rFonts w:hint="eastAsia"/>
        </w:rPr>
        <w:t>世家子弟起了不少的羨慕。</w:t>
      </w:r>
    </w:p>
    <w:p w:rsidR="00C04663" w:rsidRDefault="00B5066E" w:rsidP="00813907">
      <w:pPr>
        <w:spacing w:after="240"/>
      </w:pPr>
      <w:r>
        <w:rPr>
          <w:rFonts w:hint="eastAsia"/>
        </w:rPr>
        <w:lastRenderedPageBreak/>
        <w:t>「既然如此，那為了日後能跟</w:t>
      </w:r>
      <w:r w:rsidR="006A021F">
        <w:rPr>
          <w:rFonts w:hint="eastAsia"/>
        </w:rPr>
        <w:t>杜</w:t>
      </w:r>
      <w:r>
        <w:rPr>
          <w:rFonts w:hint="eastAsia"/>
        </w:rPr>
        <w:t>公子多做些交易，</w:t>
      </w:r>
      <w:r w:rsidR="001F4819">
        <w:rPr>
          <w:rFonts w:hint="eastAsia"/>
        </w:rPr>
        <w:t>那火屬性中品</w:t>
      </w:r>
      <w:r w:rsidR="0050447A">
        <w:rPr>
          <w:rFonts w:hint="eastAsia"/>
        </w:rPr>
        <w:t>法器</w:t>
      </w:r>
      <w:r>
        <w:rPr>
          <w:rFonts w:hint="eastAsia"/>
        </w:rPr>
        <w:t>便</w:t>
      </w:r>
      <w:r w:rsidR="001F4819">
        <w:rPr>
          <w:rFonts w:hint="eastAsia"/>
        </w:rPr>
        <w:t>送公子</w:t>
      </w:r>
      <w:r>
        <w:rPr>
          <w:rFonts w:hint="eastAsia"/>
        </w:rPr>
        <w:t>好了。」築基老者</w:t>
      </w:r>
      <w:r w:rsidR="0050447A">
        <w:rPr>
          <w:rFonts w:hint="eastAsia"/>
        </w:rPr>
        <w:t>接過儲物袋，靈識掃過之後轉交給身後其中一名女子去估算價值</w:t>
      </w:r>
      <w:r>
        <w:rPr>
          <w:rFonts w:hint="eastAsia"/>
        </w:rPr>
        <w:t>，爽快的做了</w:t>
      </w:r>
      <w:r w:rsidR="0050447A">
        <w:rPr>
          <w:rFonts w:hint="eastAsia"/>
        </w:rPr>
        <w:t>個</w:t>
      </w:r>
      <w:r>
        <w:rPr>
          <w:rFonts w:hint="eastAsia"/>
        </w:rPr>
        <w:t>決定。</w:t>
      </w:r>
    </w:p>
    <w:p w:rsidR="00C04663" w:rsidRDefault="00B5066E" w:rsidP="00813907">
      <w:pPr>
        <w:spacing w:after="240"/>
      </w:pPr>
      <w:r>
        <w:rPr>
          <w:rFonts w:hint="eastAsia"/>
        </w:rPr>
        <w:t>李龍飛當然樂意見到如此，當下</w:t>
      </w:r>
      <w:r w:rsidR="0050447A">
        <w:rPr>
          <w:rFonts w:hint="eastAsia"/>
        </w:rPr>
        <w:t>不再說些甚麼，而是靜靜坐在那等著。</w:t>
      </w:r>
    </w:p>
    <w:p w:rsidR="00C04663" w:rsidRDefault="0050447A" w:rsidP="00813907">
      <w:pPr>
        <w:spacing w:after="240"/>
      </w:pPr>
      <w:r>
        <w:rPr>
          <w:rFonts w:hint="eastAsia"/>
        </w:rPr>
        <w:t>很快的，儲物袋內的那些法器價值被估算出來，總共可以變換約</w:t>
      </w:r>
      <w:r w:rsidR="001F4819">
        <w:rPr>
          <w:rFonts w:hint="eastAsia"/>
        </w:rPr>
        <w:t>三</w:t>
      </w:r>
      <w:r>
        <w:rPr>
          <w:rFonts w:hint="eastAsia"/>
        </w:rPr>
        <w:t>萬靈石，加上原本的</w:t>
      </w:r>
      <w:r w:rsidR="001F4819">
        <w:rPr>
          <w:rFonts w:hint="eastAsia"/>
        </w:rPr>
        <w:t>兩</w:t>
      </w:r>
      <w:r>
        <w:rPr>
          <w:rFonts w:hint="eastAsia"/>
        </w:rPr>
        <w:t>萬多靈石，在買完法器後</w:t>
      </w:r>
      <w:r w:rsidR="002D2FF8">
        <w:rPr>
          <w:rFonts w:hint="eastAsia"/>
        </w:rPr>
        <w:t>大概也所剩無幾了</w:t>
      </w:r>
      <w:r>
        <w:rPr>
          <w:rFonts w:hint="eastAsia"/>
        </w:rPr>
        <w:t>。</w:t>
      </w:r>
    </w:p>
    <w:p w:rsidR="00C04663" w:rsidRDefault="002D2FF8" w:rsidP="00813907">
      <w:pPr>
        <w:spacing w:after="240"/>
      </w:pPr>
      <w:r>
        <w:rPr>
          <w:rFonts w:hint="eastAsia"/>
        </w:rPr>
        <w:t>不過李龍飛並不心疼，畢竟命只有一條，錢再賺就有，這次試練風險很大，沒有任何保留餘力的空間。</w:t>
      </w:r>
    </w:p>
    <w:p w:rsidR="00C04663" w:rsidRDefault="002D2FF8" w:rsidP="00813907">
      <w:pPr>
        <w:spacing w:after="240"/>
      </w:pPr>
      <w:r>
        <w:rPr>
          <w:rFonts w:hint="eastAsia"/>
        </w:rPr>
        <w:t>剩下的</w:t>
      </w:r>
      <w:r w:rsidR="0050447A">
        <w:rPr>
          <w:rFonts w:hint="eastAsia"/>
        </w:rPr>
        <w:t>靈石，被</w:t>
      </w:r>
      <w:r w:rsidR="00B5066E">
        <w:rPr>
          <w:rFonts w:hint="eastAsia"/>
        </w:rPr>
        <w:t>換</w:t>
      </w:r>
      <w:r w:rsidR="0050447A">
        <w:rPr>
          <w:rFonts w:hint="eastAsia"/>
        </w:rPr>
        <w:t>做等值的</w:t>
      </w:r>
      <w:r w:rsidR="00B5066E">
        <w:rPr>
          <w:rFonts w:hint="eastAsia"/>
        </w:rPr>
        <w:t>中品靈石，連同那</w:t>
      </w:r>
      <w:r w:rsidR="001F4819">
        <w:rPr>
          <w:rFonts w:hint="eastAsia"/>
        </w:rPr>
        <w:t>四</w:t>
      </w:r>
      <w:r w:rsidR="00B5066E">
        <w:rPr>
          <w:rFonts w:hint="eastAsia"/>
        </w:rPr>
        <w:t>件法器</w:t>
      </w:r>
      <w:r w:rsidR="006A021F">
        <w:rPr>
          <w:rFonts w:hint="eastAsia"/>
        </w:rPr>
        <w:t>及數百件下品飛劍</w:t>
      </w:r>
      <w:r w:rsidR="0050447A">
        <w:rPr>
          <w:rFonts w:hint="eastAsia"/>
        </w:rPr>
        <w:t>被裝在一個精緻的儲物袋內，呈到</w:t>
      </w:r>
      <w:r w:rsidR="00272F61">
        <w:rPr>
          <w:rFonts w:hint="eastAsia"/>
        </w:rPr>
        <w:t>李龍飛</w:t>
      </w:r>
      <w:r w:rsidR="0050447A">
        <w:rPr>
          <w:rFonts w:hint="eastAsia"/>
        </w:rPr>
        <w:t>的面前。</w:t>
      </w:r>
    </w:p>
    <w:p w:rsidR="00C04663" w:rsidRDefault="0050447A" w:rsidP="00813907">
      <w:pPr>
        <w:spacing w:after="240"/>
      </w:pPr>
      <w:r>
        <w:rPr>
          <w:rFonts w:hint="eastAsia"/>
        </w:rPr>
        <w:t>修仙界中，一枚中品靈石價值約一百顆下品靈石，但使用上</w:t>
      </w:r>
      <w:r w:rsidR="005918A2">
        <w:rPr>
          <w:rFonts w:hint="eastAsia"/>
        </w:rPr>
        <w:t>前者</w:t>
      </w:r>
      <w:r>
        <w:rPr>
          <w:rFonts w:hint="eastAsia"/>
        </w:rPr>
        <w:t>效益</w:t>
      </w:r>
      <w:r w:rsidR="005918A2">
        <w:rPr>
          <w:rFonts w:hint="eastAsia"/>
        </w:rPr>
        <w:t>明顯</w:t>
      </w:r>
      <w:r>
        <w:rPr>
          <w:rFonts w:hint="eastAsia"/>
        </w:rPr>
        <w:t>較大，所以兌換時多半能換到較多下品靈石</w:t>
      </w:r>
      <w:r w:rsidR="005918A2">
        <w:rPr>
          <w:rFonts w:hint="eastAsia"/>
        </w:rPr>
        <w:t>；</w:t>
      </w:r>
      <w:r>
        <w:rPr>
          <w:rFonts w:hint="eastAsia"/>
        </w:rPr>
        <w:t>寶來軒這麼兌換，也算是</w:t>
      </w:r>
      <w:r w:rsidR="005918A2">
        <w:rPr>
          <w:rFonts w:hint="eastAsia"/>
        </w:rPr>
        <w:t>再</w:t>
      </w:r>
      <w:r>
        <w:rPr>
          <w:rFonts w:hint="eastAsia"/>
        </w:rPr>
        <w:t>次</w:t>
      </w:r>
      <w:r w:rsidR="005918A2">
        <w:rPr>
          <w:rFonts w:hint="eastAsia"/>
        </w:rPr>
        <w:t>向李龍飛</w:t>
      </w:r>
      <w:r w:rsidR="001F4819">
        <w:rPr>
          <w:rFonts w:hint="eastAsia"/>
        </w:rPr>
        <w:t>示好</w:t>
      </w:r>
      <w:r w:rsidR="005918A2">
        <w:rPr>
          <w:rFonts w:hint="eastAsia"/>
        </w:rPr>
        <w:t>一番。</w:t>
      </w:r>
    </w:p>
    <w:p w:rsidR="00C04663" w:rsidRDefault="0050447A" w:rsidP="00813907">
      <w:pPr>
        <w:spacing w:after="240"/>
      </w:pPr>
      <w:r>
        <w:rPr>
          <w:rFonts w:hint="eastAsia"/>
        </w:rPr>
        <w:t>李龍飛靈識掃過，滿意地點了點頭，跟著又和築基老者寒暄幾句，這才下了二樓離開。</w:t>
      </w:r>
    </w:p>
    <w:p w:rsidR="00C04663" w:rsidRDefault="000E438D" w:rsidP="00813907">
      <w:pPr>
        <w:spacing w:after="240"/>
      </w:pPr>
      <w:r>
        <w:rPr>
          <w:rFonts w:hint="eastAsia"/>
        </w:rPr>
        <w:t>離開寶來軒時，不僅寶來軒</w:t>
      </w:r>
      <w:r w:rsidR="0093205E">
        <w:rPr>
          <w:rFonts w:hint="eastAsia"/>
        </w:rPr>
        <w:t>掌櫃</w:t>
      </w:r>
      <w:r>
        <w:rPr>
          <w:rFonts w:hint="eastAsia"/>
        </w:rPr>
        <w:t>丁信親自送別，甚至其他小二也列隊迎送，</w:t>
      </w:r>
      <w:r w:rsidR="005918A2">
        <w:rPr>
          <w:rFonts w:hint="eastAsia"/>
        </w:rPr>
        <w:t>至於一開始那名黑臉少年，因得到丁信給予的賞賜，更是賣力地揮手道別，</w:t>
      </w:r>
      <w:r>
        <w:rPr>
          <w:rFonts w:hint="eastAsia"/>
        </w:rPr>
        <w:t>讓李龍飛不禁感嘆修仙之人也是頗為現實。</w:t>
      </w:r>
    </w:p>
    <w:p w:rsidR="00C04663" w:rsidRDefault="000E438D" w:rsidP="00813907">
      <w:pPr>
        <w:spacing w:after="240"/>
      </w:pPr>
      <w:r>
        <w:rPr>
          <w:rFonts w:hint="eastAsia"/>
        </w:rPr>
        <w:t>走</w:t>
      </w:r>
      <w:r w:rsidR="005918A2">
        <w:rPr>
          <w:rFonts w:hint="eastAsia"/>
        </w:rPr>
        <w:t>出</w:t>
      </w:r>
      <w:r>
        <w:rPr>
          <w:rFonts w:hint="eastAsia"/>
        </w:rPr>
        <w:t>店門口不遠，李龍飛謹慎地左右拐彎一陣，確認沒人跟蹤後，這才</w:t>
      </w:r>
      <w:r w:rsidR="005918A2">
        <w:rPr>
          <w:rFonts w:hint="eastAsia"/>
        </w:rPr>
        <w:t>卸下變裝，</w:t>
      </w:r>
      <w:r>
        <w:rPr>
          <w:rFonts w:hint="eastAsia"/>
        </w:rPr>
        <w:t>快步</w:t>
      </w:r>
      <w:r w:rsidR="00395588">
        <w:rPr>
          <w:rFonts w:hint="eastAsia"/>
        </w:rPr>
        <w:t>離開了市坊。</w:t>
      </w:r>
    </w:p>
    <w:p w:rsidR="00C04663" w:rsidRDefault="00395588" w:rsidP="00813907">
      <w:pPr>
        <w:spacing w:after="240"/>
      </w:pPr>
      <w:r>
        <w:rPr>
          <w:rFonts w:hint="eastAsia"/>
        </w:rPr>
        <w:t>在他離開的同時，寶來軒的三樓，那築基老者恭恭敬敬站在一名臥躺在橫椅上的少婦的身旁。</w:t>
      </w:r>
    </w:p>
    <w:p w:rsidR="00C04663" w:rsidRDefault="00395588" w:rsidP="00813907">
      <w:pPr>
        <w:spacing w:after="240"/>
      </w:pPr>
      <w:r>
        <w:rPr>
          <w:rFonts w:hint="eastAsia"/>
        </w:rPr>
        <w:t>那少婦身穿緊身長紗，頭戴黑絲，隱隱約約只看得到下半張臉，但光是那露出的下巴，便引人勾起無數遐想。</w:t>
      </w:r>
    </w:p>
    <w:p w:rsidR="00C04663" w:rsidRDefault="00395588" w:rsidP="00813907">
      <w:pPr>
        <w:spacing w:after="240"/>
      </w:pPr>
      <w:r>
        <w:rPr>
          <w:rFonts w:hint="eastAsia"/>
        </w:rPr>
        <w:t>「有趣，赤劍宗何時來了這麼個有膽識</w:t>
      </w:r>
      <w:r w:rsidR="0093205E">
        <w:rPr>
          <w:rFonts w:hint="eastAsia"/>
        </w:rPr>
        <w:t>又身家雄厚</w:t>
      </w:r>
      <w:r>
        <w:rPr>
          <w:rFonts w:hint="eastAsia"/>
        </w:rPr>
        <w:t>的</w:t>
      </w:r>
      <w:r w:rsidR="0093205E">
        <w:rPr>
          <w:rFonts w:hint="eastAsia"/>
        </w:rPr>
        <w:t>練氣期</w:t>
      </w:r>
      <w:r w:rsidR="00102F44">
        <w:rPr>
          <w:rFonts w:hint="eastAsia"/>
        </w:rPr>
        <w:t>晚</w:t>
      </w:r>
      <w:r>
        <w:rPr>
          <w:rFonts w:hint="eastAsia"/>
        </w:rPr>
        <w:t>輩。」少婦眼神望向窗外，落在李龍飛消失的街尾之中。</w:t>
      </w:r>
    </w:p>
    <w:p w:rsidR="00C04663" w:rsidRDefault="00395588" w:rsidP="00813907">
      <w:pPr>
        <w:spacing w:after="240"/>
      </w:pPr>
      <w:r>
        <w:rPr>
          <w:rFonts w:hint="eastAsia"/>
        </w:rPr>
        <w:t>「樓主，這人既然不是赤劍宗的</w:t>
      </w:r>
      <w:r w:rsidR="0093205E">
        <w:rPr>
          <w:rFonts w:hint="eastAsia"/>
        </w:rPr>
        <w:t>世家</w:t>
      </w:r>
      <w:r>
        <w:rPr>
          <w:rFonts w:hint="eastAsia"/>
        </w:rPr>
        <w:t>子弟，咱們是否要將賣出去的上品法器給搶回來？」築基老者開口，像是在說一件在尋常不過的事情。</w:t>
      </w:r>
    </w:p>
    <w:p w:rsidR="00C04663" w:rsidRDefault="00395588" w:rsidP="00813907">
      <w:pPr>
        <w:spacing w:after="240"/>
      </w:pPr>
      <w:r>
        <w:rPr>
          <w:rFonts w:hint="eastAsia"/>
        </w:rPr>
        <w:t>「無</w:t>
      </w:r>
      <w:r w:rsidR="00102F44">
        <w:rPr>
          <w:rFonts w:hint="eastAsia"/>
        </w:rPr>
        <w:t>需如此</w:t>
      </w:r>
      <w:r>
        <w:rPr>
          <w:rFonts w:hint="eastAsia"/>
        </w:rPr>
        <w:t>，區區幾把上品法器而已，既然賣了，那就送給他吧。雖不是杜家之人，但有杜家的儲物袋，說明他也算是跟杜家有些</w:t>
      </w:r>
      <w:r w:rsidR="0093205E">
        <w:rPr>
          <w:rFonts w:hint="eastAsia"/>
        </w:rPr>
        <w:t>交情。</w:t>
      </w:r>
      <w:r w:rsidR="00E54810">
        <w:rPr>
          <w:rFonts w:hint="eastAsia"/>
        </w:rPr>
        <w:t>四派大戰</w:t>
      </w:r>
      <w:r w:rsidR="00102F44">
        <w:rPr>
          <w:rFonts w:hint="eastAsia"/>
        </w:rPr>
        <w:t>已經接近尾聲，</w:t>
      </w:r>
      <w:r w:rsidR="00102F44">
        <w:rPr>
          <w:rFonts w:hint="eastAsia"/>
        </w:rPr>
        <w:lastRenderedPageBreak/>
        <w:t>我們在這的計畫也快</w:t>
      </w:r>
      <w:r w:rsidR="0093205E">
        <w:rPr>
          <w:rFonts w:hint="eastAsia"/>
        </w:rPr>
        <w:t>完成</w:t>
      </w:r>
      <w:r w:rsidR="00102F44">
        <w:rPr>
          <w:rFonts w:hint="eastAsia"/>
        </w:rPr>
        <w:t>，此時還是別節外生枝得好。」那少婦想了想，口吐幽蘭說道。</w:t>
      </w:r>
    </w:p>
    <w:p w:rsidR="00C04663" w:rsidRDefault="00102F44" w:rsidP="00813907">
      <w:pPr>
        <w:spacing w:after="240"/>
      </w:pPr>
      <w:r>
        <w:rPr>
          <w:rFonts w:hint="eastAsia"/>
        </w:rPr>
        <w:t>「是，那屬下就不再過問此事。」老者略一沉默，跟著恭敬說道，眼神中露出一抹壓抑不</w:t>
      </w:r>
      <w:r w:rsidR="0093205E">
        <w:rPr>
          <w:rFonts w:hint="eastAsia"/>
        </w:rPr>
        <w:t>住</w:t>
      </w:r>
      <w:r>
        <w:rPr>
          <w:rFonts w:hint="eastAsia"/>
        </w:rPr>
        <w:t>的期待。</w:t>
      </w:r>
    </w:p>
    <w:p w:rsidR="00C04663" w:rsidRDefault="00102F44" w:rsidP="00813907">
      <w:pPr>
        <w:spacing w:after="240"/>
      </w:pPr>
      <w:r>
        <w:rPr>
          <w:rFonts w:hint="eastAsia"/>
        </w:rPr>
        <w:t>再說那</w:t>
      </w:r>
      <w:r w:rsidR="00B810A5">
        <w:rPr>
          <w:rFonts w:hint="eastAsia"/>
        </w:rPr>
        <w:t>回到住處後，李龍飛立刻開啟賓客樓的禁制，跟著吩咐石玉石天掛上暫不接客的告示，這才在內室之中，將那</w:t>
      </w:r>
      <w:r w:rsidR="00627EB9">
        <w:rPr>
          <w:rFonts w:hint="eastAsia"/>
        </w:rPr>
        <w:t>四件</w:t>
      </w:r>
      <w:r w:rsidR="00B810A5">
        <w:rPr>
          <w:rFonts w:hint="eastAsia"/>
        </w:rPr>
        <w:t>法器拿出來好好煉化一番。</w:t>
      </w:r>
    </w:p>
    <w:p w:rsidR="00C04663" w:rsidRDefault="008B6852" w:rsidP="00813907">
      <w:pPr>
        <w:spacing w:after="240"/>
      </w:pPr>
      <w:r>
        <w:rPr>
          <w:rFonts w:hint="eastAsia"/>
        </w:rPr>
        <w:t>那</w:t>
      </w:r>
      <w:r w:rsidR="00B810A5">
        <w:rPr>
          <w:rFonts w:hint="eastAsia"/>
        </w:rPr>
        <w:t>柄木系靈劍與水系符寶雖說是</w:t>
      </w:r>
      <w:r w:rsidR="00627EB9">
        <w:rPr>
          <w:rFonts w:hint="eastAsia"/>
        </w:rPr>
        <w:t>上品</w:t>
      </w:r>
      <w:r w:rsidR="00B810A5">
        <w:rPr>
          <w:rFonts w:hint="eastAsia"/>
        </w:rPr>
        <w:t>法器，但畢竟一個有些損毀，一個本就是給晚輩使用的符寶，所以煉化上</w:t>
      </w:r>
      <w:r>
        <w:rPr>
          <w:rFonts w:hint="eastAsia"/>
        </w:rPr>
        <w:t>也</w:t>
      </w:r>
      <w:r w:rsidR="00B810A5">
        <w:rPr>
          <w:rFonts w:hint="eastAsia"/>
        </w:rPr>
        <w:t>沒有多大難處，約莫三四天後便完全煉化完畢。</w:t>
      </w:r>
    </w:p>
    <w:p w:rsidR="00C04663" w:rsidRDefault="00B810A5" w:rsidP="00813907">
      <w:pPr>
        <w:spacing w:after="240"/>
      </w:pPr>
      <w:r>
        <w:rPr>
          <w:rFonts w:hint="eastAsia"/>
        </w:rPr>
        <w:t>但那十六顆天寒珠，可就不一樣了。</w:t>
      </w:r>
    </w:p>
    <w:p w:rsidR="00C04663" w:rsidRDefault="00B810A5" w:rsidP="00813907">
      <w:pPr>
        <w:spacing w:after="240"/>
      </w:pPr>
      <w:r>
        <w:rPr>
          <w:rFonts w:hint="eastAsia"/>
        </w:rPr>
        <w:t>李龍飛兩根手指輕輕捏著一枚珠子，放在眼前打良許久，越看越覺得神奇。</w:t>
      </w:r>
    </w:p>
    <w:p w:rsidR="00C04663" w:rsidRDefault="00B810A5" w:rsidP="00813907">
      <w:pPr>
        <w:spacing w:after="240"/>
      </w:pPr>
      <w:r>
        <w:rPr>
          <w:rFonts w:hint="eastAsia"/>
        </w:rPr>
        <w:t>這一枚看似平凡無奇，如一般佛珠般的藍色圓珠，表面不但泛著一股異樣的藍光，甚至看久了，心情也會平靜下來。</w:t>
      </w:r>
    </w:p>
    <w:p w:rsidR="00C04663" w:rsidRDefault="00B810A5" w:rsidP="00813907">
      <w:pPr>
        <w:spacing w:after="240"/>
      </w:pPr>
      <w:r>
        <w:rPr>
          <w:rFonts w:hint="eastAsia"/>
        </w:rPr>
        <w:t>但除此之外，珠子上並無任何特殊氣息流出，就連一點點靈壓也無法感覺出來。</w:t>
      </w:r>
    </w:p>
    <w:p w:rsidR="00C04663" w:rsidRDefault="00D36F69" w:rsidP="00813907">
      <w:pPr>
        <w:spacing w:after="240"/>
      </w:pPr>
      <w:r>
        <w:rPr>
          <w:rFonts w:hint="eastAsia"/>
        </w:rPr>
        <w:t>不過李龍飛對於那寶來軒的掌櫃丁信說的話，並無任何懷疑；因為這一串天寒珠，光是其中一顆珠子，煉化上便需要花上半天的時間，加起來總共要煉化的時間，甚至比前兩件都還要得出上許多，這讓他對於到時候使用天寒珠的威力，期待滿滿。</w:t>
      </w:r>
    </w:p>
    <w:p w:rsidR="00C04663" w:rsidRDefault="00D36F69" w:rsidP="00813907">
      <w:pPr>
        <w:spacing w:after="240"/>
      </w:pPr>
      <w:r>
        <w:rPr>
          <w:rFonts w:hint="eastAsia"/>
        </w:rPr>
        <w:t>而除了</w:t>
      </w:r>
      <w:r w:rsidR="00627EB9">
        <w:rPr>
          <w:rFonts w:hint="eastAsia"/>
        </w:rPr>
        <w:t>這三件</w:t>
      </w:r>
      <w:r w:rsidR="0093205E">
        <w:rPr>
          <w:rFonts w:hint="eastAsia"/>
        </w:rPr>
        <w:t>上品</w:t>
      </w:r>
      <w:r>
        <w:rPr>
          <w:rFonts w:hint="eastAsia"/>
        </w:rPr>
        <w:t>法器</w:t>
      </w:r>
      <w:r w:rsidR="00627EB9">
        <w:rPr>
          <w:rFonts w:hint="eastAsia"/>
        </w:rPr>
        <w:t>，最重要的那件火屬性法器</w:t>
      </w:r>
      <w:r w:rsidR="008B6852">
        <w:rPr>
          <w:rFonts w:hint="eastAsia"/>
        </w:rPr>
        <w:t>火狐塵</w:t>
      </w:r>
      <w:r w:rsidR="00627EB9">
        <w:rPr>
          <w:rFonts w:hint="eastAsia"/>
        </w:rPr>
        <w:t>自然也被李龍飛煉製成小五行陣法的陣旗。</w:t>
      </w:r>
    </w:p>
    <w:p w:rsidR="00C04663" w:rsidRDefault="008B6852" w:rsidP="00813907">
      <w:pPr>
        <w:spacing w:after="240"/>
      </w:pPr>
      <w:r>
        <w:rPr>
          <w:rFonts w:hint="eastAsia"/>
        </w:rPr>
        <w:t>火狐塵雖沒特別出色，但那是與其餘三樣相比，放在一般練氣弟子眼裡，已經很是了得，若是被人知道李龍飛拿去陣旗練製，恐怕折煞了許多人的眼。</w:t>
      </w:r>
    </w:p>
    <w:p w:rsidR="00C04663" w:rsidRDefault="00627EB9" w:rsidP="00813907">
      <w:pPr>
        <w:spacing w:after="240"/>
      </w:pPr>
      <w:r>
        <w:rPr>
          <w:rFonts w:hint="eastAsia"/>
        </w:rPr>
        <w:t>煉完陣旗的那天，李龍飛佈下小五行陣法，跟著拿起主陣旗試了幾下，果然陣內變化多端，五行之道相生相滅，若是修為不到練氣後期進入，恐怕不脫一層皮是難以逃離出去。</w:t>
      </w:r>
    </w:p>
    <w:p w:rsidR="00C04663" w:rsidRDefault="00627EB9" w:rsidP="00813907">
      <w:pPr>
        <w:spacing w:after="240"/>
      </w:pPr>
      <w:r>
        <w:rPr>
          <w:rFonts w:hint="eastAsia"/>
        </w:rPr>
        <w:t>而就算是練氣大圓滿或是築基初期修士誤闖，恐怕沒有一兩個時辰，也難以逃離。</w:t>
      </w:r>
    </w:p>
    <w:p w:rsidR="00C04663" w:rsidRDefault="00627EB9" w:rsidP="00813907">
      <w:pPr>
        <w:spacing w:after="240"/>
      </w:pPr>
      <w:r>
        <w:rPr>
          <w:rFonts w:hint="eastAsia"/>
        </w:rPr>
        <w:t>有了這番</w:t>
      </w:r>
      <w:r w:rsidR="0093205E">
        <w:rPr>
          <w:rFonts w:hint="eastAsia"/>
        </w:rPr>
        <w:t>精心</w:t>
      </w:r>
      <w:r w:rsidR="008568BE">
        <w:rPr>
          <w:rFonts w:hint="eastAsia"/>
        </w:rPr>
        <w:t>準備，李龍飛對於百日試煉也就沒有那麼得擔心了。</w:t>
      </w:r>
    </w:p>
    <w:p w:rsidR="00C04663" w:rsidRDefault="00D36F69" w:rsidP="00813907">
      <w:pPr>
        <w:spacing w:after="240"/>
      </w:pPr>
      <w:r>
        <w:rPr>
          <w:rFonts w:hint="eastAsia"/>
        </w:rPr>
        <w:t>在最後的時間裡，</w:t>
      </w:r>
      <w:r w:rsidR="008568BE">
        <w:rPr>
          <w:rFonts w:hint="eastAsia"/>
        </w:rPr>
        <w:t>李龍飛又再多試著</w:t>
      </w:r>
      <w:r>
        <w:rPr>
          <w:rFonts w:hint="eastAsia"/>
        </w:rPr>
        <w:t>修煉歸心訣第一層心法。</w:t>
      </w:r>
    </w:p>
    <w:p w:rsidR="00C04663" w:rsidRDefault="00D36F69" w:rsidP="00813907">
      <w:pPr>
        <w:spacing w:after="240"/>
      </w:pPr>
      <w:r>
        <w:rPr>
          <w:rFonts w:hint="eastAsia"/>
        </w:rPr>
        <w:lastRenderedPageBreak/>
        <w:t>原本他</w:t>
      </w:r>
      <w:r w:rsidR="008568BE">
        <w:rPr>
          <w:rFonts w:hint="eastAsia"/>
        </w:rPr>
        <w:t>打算等試煉完再好好理解，但準備陣法一事比他想像中的順利</w:t>
      </w:r>
      <w:r w:rsidR="00A7259F">
        <w:rPr>
          <w:rFonts w:hint="eastAsia"/>
        </w:rPr>
        <w:t>，所以李龍飛</w:t>
      </w:r>
      <w:r w:rsidR="008568BE">
        <w:rPr>
          <w:rFonts w:hint="eastAsia"/>
        </w:rPr>
        <w:t>乾脆從</w:t>
      </w:r>
      <w:r w:rsidR="00A7259F">
        <w:rPr>
          <w:rFonts w:hint="eastAsia"/>
        </w:rPr>
        <w:t>葉全的儲物袋中，找了一顆安定心神的定心丹服下</w:t>
      </w:r>
      <w:r>
        <w:rPr>
          <w:rFonts w:hint="eastAsia"/>
        </w:rPr>
        <w:t>後</w:t>
      </w:r>
      <w:r w:rsidR="00A7259F">
        <w:rPr>
          <w:rFonts w:hint="eastAsia"/>
        </w:rPr>
        <w:t>，</w:t>
      </w:r>
      <w:r>
        <w:rPr>
          <w:rFonts w:hint="eastAsia"/>
        </w:rPr>
        <w:t>抓緊時間</w:t>
      </w:r>
      <w:r w:rsidR="00A7259F">
        <w:rPr>
          <w:rFonts w:hint="eastAsia"/>
        </w:rPr>
        <w:t>修練</w:t>
      </w:r>
      <w:r>
        <w:rPr>
          <w:rFonts w:hint="eastAsia"/>
        </w:rPr>
        <w:t>起來</w:t>
      </w:r>
      <w:r w:rsidR="00A7259F">
        <w:rPr>
          <w:rFonts w:hint="eastAsia"/>
        </w:rPr>
        <w:t>。</w:t>
      </w:r>
    </w:p>
    <w:p w:rsidR="00C04663" w:rsidRDefault="00A7259F" w:rsidP="00813907">
      <w:pPr>
        <w:spacing w:after="240"/>
      </w:pPr>
      <w:r>
        <w:rPr>
          <w:rFonts w:hint="eastAsia"/>
        </w:rPr>
        <w:t>也幸好他有服下這丹藥，因為在他開始修練後沒多久，竟陸續產生了許多心魔，雖然他都不費多力的就清醒過來，但最後牽扯到他爹爹的那些幻象，可就讓他在識破之後還久久不能忘懷，看起來，這歸心訣對修練之人的影響，還是十分危險的。</w:t>
      </w:r>
    </w:p>
    <w:p w:rsidR="00C04663" w:rsidRDefault="00A7259F" w:rsidP="00813907">
      <w:pPr>
        <w:spacing w:after="240"/>
      </w:pPr>
      <w:r>
        <w:rPr>
          <w:rFonts w:hint="eastAsia"/>
        </w:rPr>
        <w:t>但如此有風險的秘術，在修成後，倒也的確好處甚多。</w:t>
      </w:r>
    </w:p>
    <w:p w:rsidR="00C04663" w:rsidRDefault="00A7259F" w:rsidP="00813907">
      <w:pPr>
        <w:spacing w:after="240"/>
      </w:pPr>
      <w:r>
        <w:rPr>
          <w:rFonts w:hint="eastAsia"/>
        </w:rPr>
        <w:t>李龍飛光是練成第一層的前半段，</w:t>
      </w:r>
      <w:r w:rsidR="00375419">
        <w:rPr>
          <w:rFonts w:hint="eastAsia"/>
        </w:rPr>
        <w:t>靈識</w:t>
      </w:r>
      <w:r>
        <w:rPr>
          <w:rFonts w:hint="eastAsia"/>
        </w:rPr>
        <w:t>就感到增強不少，以他原本就比常人強大的</w:t>
      </w:r>
      <w:r w:rsidR="00375419">
        <w:rPr>
          <w:rFonts w:hint="eastAsia"/>
        </w:rPr>
        <w:t>靈識</w:t>
      </w:r>
      <w:r>
        <w:rPr>
          <w:rFonts w:hint="eastAsia"/>
        </w:rPr>
        <w:t>，竟能再增強，這可讓他有些驚喜。</w:t>
      </w:r>
    </w:p>
    <w:p w:rsidR="00C04663" w:rsidRDefault="00A7259F" w:rsidP="00813907">
      <w:pPr>
        <w:spacing w:after="240"/>
      </w:pPr>
      <w:r>
        <w:rPr>
          <w:rFonts w:hint="eastAsia"/>
        </w:rPr>
        <w:t>更重要的，許多靈識的用法，在之前的自在長生訣中並無記載，卻在歸心訣第一層略有小成後，自然而然的就學會了。</w:t>
      </w:r>
    </w:p>
    <w:p w:rsidR="00C04663" w:rsidRDefault="00A7259F" w:rsidP="00813907">
      <w:pPr>
        <w:spacing w:after="240"/>
      </w:pPr>
      <w:r>
        <w:rPr>
          <w:rFonts w:hint="eastAsia"/>
        </w:rPr>
        <w:t>而那悚神術，更是他原本就必學的目標，當然是首要其衝的先行學會了。</w:t>
      </w:r>
    </w:p>
    <w:p w:rsidR="00C04663" w:rsidRDefault="00A7259F" w:rsidP="00813907">
      <w:pPr>
        <w:spacing w:after="240"/>
      </w:pPr>
      <w:r>
        <w:rPr>
          <w:rFonts w:hint="eastAsia"/>
        </w:rPr>
        <w:t>就這樣，時間飛逝，很快的，百日試煉的時間就到了。</w:t>
      </w:r>
    </w:p>
    <w:p w:rsidR="00C04663" w:rsidRDefault="00C04663" w:rsidP="00813907">
      <w:pPr>
        <w:spacing w:after="240"/>
      </w:pPr>
    </w:p>
    <w:p w:rsidR="00C04663" w:rsidRDefault="002C68A5" w:rsidP="00813907">
      <w:pPr>
        <w:pStyle w:val="af6"/>
        <w:numPr>
          <w:ilvl w:val="0"/>
          <w:numId w:val="1"/>
        </w:numPr>
        <w:spacing w:after="240"/>
        <w:ind w:leftChars="0" w:left="357" w:hanging="357"/>
        <w:outlineLvl w:val="0"/>
      </w:pPr>
      <w:r>
        <w:rPr>
          <w:rFonts w:hint="eastAsia"/>
        </w:rPr>
        <w:t>試煉開始</w:t>
      </w:r>
    </w:p>
    <w:p w:rsidR="00C04663" w:rsidRDefault="00C04663" w:rsidP="00813907">
      <w:pPr>
        <w:spacing w:after="240"/>
      </w:pPr>
    </w:p>
    <w:p w:rsidR="00C04663" w:rsidRDefault="000852D1" w:rsidP="00813907">
      <w:pPr>
        <w:spacing w:after="240"/>
      </w:pPr>
      <w:r>
        <w:rPr>
          <w:rFonts w:hint="eastAsia"/>
        </w:rPr>
        <w:t>胭脂山</w:t>
      </w:r>
      <w:r w:rsidR="00A7259F">
        <w:rPr>
          <w:rFonts w:hint="eastAsia"/>
        </w:rPr>
        <w:t>東部，凡人小</w:t>
      </w:r>
      <w:r>
        <w:rPr>
          <w:rFonts w:hint="eastAsia"/>
        </w:rPr>
        <w:t>國齊</w:t>
      </w:r>
      <w:commentRangeStart w:id="4746"/>
      <w:r>
        <w:rPr>
          <w:rFonts w:hint="eastAsia"/>
        </w:rPr>
        <w:t>國</w:t>
      </w:r>
      <w:r w:rsidR="00A7259F">
        <w:rPr>
          <w:rFonts w:hint="eastAsia"/>
        </w:rPr>
        <w:t>與</w:t>
      </w:r>
      <w:r>
        <w:rPr>
          <w:rFonts w:hint="eastAsia"/>
        </w:rPr>
        <w:t>武祁國</w:t>
      </w:r>
      <w:commentRangeEnd w:id="4746"/>
      <w:r w:rsidR="00A7259F">
        <w:rPr>
          <w:rStyle w:val="af1"/>
        </w:rPr>
        <w:commentReference w:id="4746"/>
      </w:r>
      <w:r w:rsidR="00A7259F">
        <w:rPr>
          <w:rFonts w:hint="eastAsia"/>
        </w:rPr>
        <w:t>的交界處，有一座無名小山，此山雖小，但附近的居民卻都不太敢靠近，甚至聞之變色，勸人勿入。</w:t>
      </w:r>
    </w:p>
    <w:p w:rsidR="00C04663" w:rsidRDefault="00A7259F" w:rsidP="00813907">
      <w:pPr>
        <w:spacing w:after="240"/>
      </w:pPr>
      <w:r>
        <w:rPr>
          <w:rFonts w:hint="eastAsia"/>
        </w:rPr>
        <w:t>因為這小山上，一層濃濃的白霧籠罩，伸手不見五指，終年不散，讓人覺得十分詭異。</w:t>
      </w:r>
    </w:p>
    <w:p w:rsidR="00C04663" w:rsidRDefault="00A7259F" w:rsidP="00813907">
      <w:pPr>
        <w:spacing w:after="240"/>
      </w:pPr>
      <w:r>
        <w:rPr>
          <w:rFonts w:hint="eastAsia"/>
        </w:rPr>
        <w:t>曾有些膽子較大的村民，仗著人高馬大，帶著兵器，試圖進去一探究竟，但最終卻都狼狽回來，絕口不提遇見甚麼，有的更是一去不回，再也沒有見到蹤影。</w:t>
      </w:r>
    </w:p>
    <w:p w:rsidR="00C04663" w:rsidRDefault="00A7259F" w:rsidP="00813907">
      <w:pPr>
        <w:spacing w:after="240"/>
      </w:pPr>
      <w:r>
        <w:rPr>
          <w:rFonts w:hint="eastAsia"/>
        </w:rPr>
        <w:t>久而久之，這小山便被村民列為禁忌，除非有人自己找死，否則是不會進去裡面的。</w:t>
      </w:r>
    </w:p>
    <w:p w:rsidR="00C04663" w:rsidRDefault="00A7259F" w:rsidP="00813907">
      <w:pPr>
        <w:spacing w:after="240"/>
      </w:pPr>
      <w:r>
        <w:rPr>
          <w:rFonts w:hint="eastAsia"/>
        </w:rPr>
        <w:t>這一日，本該無人的小山山谷中，卻有數百道人影，整整齊齊，有條不紊地立在那裡，似乎在等待著甚麼。</w:t>
      </w:r>
    </w:p>
    <w:p w:rsidR="00C04663" w:rsidRDefault="00A7259F" w:rsidP="00813907">
      <w:pPr>
        <w:spacing w:after="240"/>
      </w:pPr>
      <w:r>
        <w:rPr>
          <w:rFonts w:hint="eastAsia"/>
        </w:rPr>
        <w:t>其中一百人來人，站在谷中一隅，雖是衣服顏色各異，卻在腰間處，都繫著一把</w:t>
      </w:r>
      <w:r>
        <w:rPr>
          <w:rFonts w:hint="eastAsia"/>
        </w:rPr>
        <w:lastRenderedPageBreak/>
        <w:t>紅色小劍樣式的玉珮，正神情各異地看著對面的另一群人。</w:t>
      </w:r>
    </w:p>
    <w:p w:rsidR="00C04663" w:rsidRDefault="00A7259F" w:rsidP="00813907">
      <w:pPr>
        <w:spacing w:after="240"/>
      </w:pPr>
      <w:r>
        <w:rPr>
          <w:rFonts w:hint="eastAsia"/>
        </w:rPr>
        <w:t>而對面那群人，也約莫一百來人，衣著卻是統一藍色，唯有樣式不同，看起來很是一致，每個人臉上都帶著煞意，使得他們所在之處，被一股淡淡煞氣彌漫，好似在半空中凝聚出一把虛幻的大刀一樣。</w:t>
      </w:r>
    </w:p>
    <w:p w:rsidR="00C04663" w:rsidRDefault="00A7259F" w:rsidP="00813907">
      <w:pPr>
        <w:spacing w:after="240"/>
      </w:pPr>
      <w:r>
        <w:rPr>
          <w:rFonts w:hint="eastAsia"/>
        </w:rPr>
        <w:t>在兩群人的旁邊，還有百來人，既不像第一群人那樣各色各樣，也不如第二群人那樣整齊劃一，而是率性而為，卻又隱隱有著一定規律在內的靜坐在地，打坐休息。</w:t>
      </w:r>
    </w:p>
    <w:p w:rsidR="00C04663" w:rsidRDefault="00A7259F" w:rsidP="00813907">
      <w:pPr>
        <w:spacing w:after="240"/>
      </w:pPr>
      <w:r>
        <w:rPr>
          <w:rFonts w:hint="eastAsia"/>
        </w:rPr>
        <w:t>也不知道這三群人在這已經多久，突然間，第一群人中一名光頭修士，皺眉開口。</w:t>
      </w:r>
    </w:p>
    <w:p w:rsidR="00C04663" w:rsidRDefault="00A7259F" w:rsidP="00813907">
      <w:pPr>
        <w:spacing w:after="240"/>
      </w:pPr>
      <w:r>
        <w:rPr>
          <w:rFonts w:hint="eastAsia"/>
        </w:rPr>
        <w:t>「李道友，我等已在此多等了兩天，不知道鬼屍門等人何時到來，難道這日期不是你們一起訂的嗎？」</w:t>
      </w:r>
    </w:p>
    <w:p w:rsidR="00C04663" w:rsidRDefault="00A7259F" w:rsidP="00813907">
      <w:pPr>
        <w:spacing w:after="240"/>
      </w:pPr>
      <w:r>
        <w:rPr>
          <w:rFonts w:hint="eastAsia"/>
        </w:rPr>
        <w:t>此人正是赤劍宗的林長老，這次試煉既然由他告知李龍飛等人，自然而然地也由他帶人前往。</w:t>
      </w:r>
    </w:p>
    <w:p w:rsidR="00C04663" w:rsidRDefault="00A7259F" w:rsidP="00813907">
      <w:pPr>
        <w:spacing w:after="240"/>
      </w:pPr>
      <w:r>
        <w:rPr>
          <w:rFonts w:hint="eastAsia"/>
        </w:rPr>
        <w:t>「喔？林道友問我，我要問誰呢？鬼屍門的人不來，難不成我還要逼他們來嗎？」只見藍衣那群人中，一名三辮鬍子的大漢，右手捂嘴打了個哈欠，慵懶的樣子表露無疑。</w:t>
      </w:r>
    </w:p>
    <w:p w:rsidR="00C04663" w:rsidRDefault="00A7259F" w:rsidP="00813907">
      <w:pPr>
        <w:spacing w:after="240"/>
      </w:pPr>
      <w:r>
        <w:rPr>
          <w:rFonts w:hint="eastAsia"/>
        </w:rPr>
        <w:t>「刀仙宗一向跟鬼屍門交好，如果鬼屍門有事遲到，閣下不可能沒收到消息吧？」林長老一聽，本來已經揪結的眉頭更緊，有些火大的說道。</w:t>
      </w:r>
    </w:p>
    <w:p w:rsidR="00C04663" w:rsidRDefault="00A7259F" w:rsidP="00813907">
      <w:pPr>
        <w:spacing w:after="240"/>
      </w:pPr>
      <w:r>
        <w:rPr>
          <w:rFonts w:hint="eastAsia"/>
        </w:rPr>
        <w:t>「就算我收到消息，有一定要跟你講嗎？別忘了，上次大戰，你我還大打一場，要不是這次四派談和，我還懶得跟你說話咧！」那大漢毫不客氣，大剌剌地表示出他的不滿。</w:t>
      </w:r>
    </w:p>
    <w:p w:rsidR="00C04663" w:rsidRDefault="00A7259F" w:rsidP="00813907">
      <w:pPr>
        <w:spacing w:after="240"/>
      </w:pPr>
      <w:r>
        <w:rPr>
          <w:rFonts w:hint="eastAsia"/>
        </w:rPr>
        <w:t>「你…」林長老一聽對方這樣的語氣，怒火一升，往前一站，一股威壓赫然升起，將對面人群壓得是呼吸困難，連那把煞氣大刀也都有些不穩起來。。</w:t>
      </w:r>
    </w:p>
    <w:p w:rsidR="00C04663" w:rsidRDefault="00A7259F" w:rsidP="00813907">
      <w:pPr>
        <w:spacing w:after="240"/>
      </w:pPr>
      <w:r>
        <w:rPr>
          <w:rFonts w:hint="eastAsia"/>
        </w:rPr>
        <w:t>「嘿嘿…林道友，你我都知道彼此是結丹中期，這等威風，何必出在小輩身上呢？莫非，你怕你們赤劍宗這次輸得太慘，要提前下下馬威嗎？」那大漢卻是毫不在乎，只是把背上的刀連同刀鞘往前一放，頓時便將那股威壓化解開來，同時與那林長老分邊對峙起來。</w:t>
      </w:r>
    </w:p>
    <w:p w:rsidR="00C04663" w:rsidRDefault="00A7259F" w:rsidP="00813907">
      <w:pPr>
        <w:spacing w:after="240"/>
      </w:pPr>
      <w:r>
        <w:rPr>
          <w:rFonts w:hint="eastAsia"/>
        </w:rPr>
        <w:t>就在林長老臉色一變，似要真的發怒的時後，第三群人裡一名中年道士起身把拂塵一甩，揖手打圓場說道：</w:t>
      </w:r>
    </w:p>
    <w:p w:rsidR="00C04663" w:rsidRDefault="00A7259F" w:rsidP="00813907">
      <w:pPr>
        <w:spacing w:after="240"/>
      </w:pPr>
      <w:r>
        <w:rPr>
          <w:rFonts w:hint="eastAsia"/>
        </w:rPr>
        <w:t>「林施主，李道友，請住手吧！林施主別急，鬼屍門的鬼谷道友早前已有傳訊給我，說他們所派之人會晚一兩天到，想來這時已經快到了，就請你跟李道友再多</w:t>
      </w:r>
      <w:r>
        <w:rPr>
          <w:rFonts w:hint="eastAsia"/>
        </w:rPr>
        <w:lastRenderedPageBreak/>
        <w:t>等等吧。」</w:t>
      </w:r>
    </w:p>
    <w:p w:rsidR="00C04663" w:rsidRDefault="00A7259F" w:rsidP="00813907">
      <w:pPr>
        <w:spacing w:after="240"/>
      </w:pPr>
      <w:r>
        <w:rPr>
          <w:rFonts w:hint="eastAsia"/>
        </w:rPr>
        <w:t>雖然那道士嘴裡客氣，但他這麼一揖，兩邊對峙的威壓頓時被分了開來，洪水開路，使得林長老跟那大漢臉上都是微微一變。</w:t>
      </w:r>
    </w:p>
    <w:p w:rsidR="00C04663" w:rsidRDefault="00A7259F" w:rsidP="00813907">
      <w:pPr>
        <w:spacing w:after="240"/>
      </w:pPr>
      <w:r>
        <w:rPr>
          <w:rFonts w:hint="eastAsia"/>
        </w:rPr>
        <w:t>「好吧，看在沖虛道人的份上，我就不再計較。只不過，一會兒鬼屍門到了，最好給我個遲到的好理由，否則，我不會善罷干休的。」林長老見到靈崇觀帶隊的道長出面，也不好意思不給對方面子，只得順勢退了回去，嘴上卻是絲毫沒有勢弱的樣子。</w:t>
      </w:r>
    </w:p>
    <w:p w:rsidR="00C04663" w:rsidRDefault="00A7259F" w:rsidP="00813907">
      <w:pPr>
        <w:spacing w:after="240"/>
      </w:pPr>
      <w:r>
        <w:rPr>
          <w:rFonts w:hint="eastAsia"/>
        </w:rPr>
        <w:t>「哼！」那大漢卻是冷笑一聲，隨手一招，那刀鞘隨即又飛回他的背上。</w:t>
      </w:r>
    </w:p>
    <w:p w:rsidR="00C04663" w:rsidRDefault="00A7259F" w:rsidP="00813907">
      <w:pPr>
        <w:spacing w:after="240"/>
      </w:pPr>
      <w:r>
        <w:rPr>
          <w:rFonts w:hint="eastAsia"/>
        </w:rPr>
        <w:t>李龍飛等人在一旁看到雙方的對峙的滔天氣勢，都是目瞪口呆，驚得不敢多說甚麼，乖乖坐在那繼續等著。</w:t>
      </w:r>
    </w:p>
    <w:p w:rsidR="00C04663" w:rsidRDefault="00A7259F" w:rsidP="00813907">
      <w:pPr>
        <w:spacing w:after="240"/>
      </w:pPr>
      <w:r>
        <w:rPr>
          <w:rFonts w:hint="eastAsia"/>
        </w:rPr>
        <w:t>「這便是結丹修士的實力，光是一怒就驚天動地，還沒出手就足以壓死低階修士，就連築基期也難以抵擋，更別說是我等練氣弟子了。」李龍飛雖見過天宏天寶等人出手，但此時見到結丹修士的氣勢，還是忍不住為之折服。</w:t>
      </w:r>
    </w:p>
    <w:p w:rsidR="00C04663" w:rsidRDefault="00A7259F" w:rsidP="00813907">
      <w:pPr>
        <w:spacing w:after="240"/>
      </w:pPr>
      <w:r>
        <w:rPr>
          <w:rFonts w:hint="eastAsia"/>
        </w:rPr>
        <w:t>一想到如果能築基成功，就能更加追趕這樣的身影，他便對這次參加百日試煉有更深的信念。</w:t>
      </w:r>
    </w:p>
    <w:p w:rsidR="00C04663" w:rsidRDefault="00A7259F" w:rsidP="00813907">
      <w:pPr>
        <w:spacing w:after="240"/>
      </w:pPr>
      <w:r>
        <w:rPr>
          <w:rFonts w:hint="eastAsia"/>
        </w:rPr>
        <w:t>畢竟這一切，都是為了要得到築基丹，否則以他身上的靈石，想來要支付這一年在赤劍宗的花費，應是綽綽有餘，也不用參加這甚麼百日試練了。</w:t>
      </w:r>
    </w:p>
    <w:p w:rsidR="00C04663" w:rsidRDefault="00A7259F" w:rsidP="00813907">
      <w:pPr>
        <w:spacing w:after="240"/>
      </w:pPr>
      <w:r>
        <w:rPr>
          <w:rFonts w:hint="eastAsia"/>
        </w:rPr>
        <w:t>就在他思考之際，這時天邊出現了一個灰色光點，轉眼間又化作一片烏雲，快速的往這邊靠了過來。</w:t>
      </w:r>
    </w:p>
    <w:p w:rsidR="00C04663" w:rsidRDefault="00A7259F" w:rsidP="00813907">
      <w:pPr>
        <w:spacing w:after="240"/>
      </w:pPr>
      <w:r>
        <w:rPr>
          <w:rFonts w:hint="eastAsia"/>
        </w:rPr>
        <w:t>其速度極快，不久就到了山谷上空，跟著往下一降，一群黑衣人，每個人背後都背著一口棺材，表情陰沉，一聲不響的從烏雲中走了下來。</w:t>
      </w:r>
    </w:p>
    <w:p w:rsidR="00C04663" w:rsidRDefault="00A7259F" w:rsidP="00813907">
      <w:pPr>
        <w:spacing w:after="240"/>
      </w:pPr>
      <w:r>
        <w:rPr>
          <w:rFonts w:hint="eastAsia"/>
        </w:rPr>
        <w:t>頓時山谷中又出現第四批人，為首的是一名駝背的老嫗，她拿著一根鬼頭柺杖，一拐一拐地往前慢慢走去。</w:t>
      </w:r>
    </w:p>
    <w:p w:rsidR="00C04663" w:rsidRDefault="00A7259F" w:rsidP="00813907">
      <w:pPr>
        <w:spacing w:after="240"/>
      </w:pPr>
      <w:r>
        <w:rPr>
          <w:rFonts w:hint="eastAsia"/>
        </w:rPr>
        <w:t>那刀仙宗的大漢跟赤劍宗的林長老見到她之後，都倒吸一口氣，在心底嘀咕了起來，唯有靈崇觀的那道士，神情毫無變化，也不知道在想甚麼，仍是那副雲淡風輕的樣子。</w:t>
      </w:r>
    </w:p>
    <w:p w:rsidR="00C04663" w:rsidRDefault="00A7259F" w:rsidP="00813907">
      <w:pPr>
        <w:spacing w:after="240"/>
      </w:pPr>
      <w:r>
        <w:rPr>
          <w:rFonts w:hint="eastAsia"/>
        </w:rPr>
        <w:t>在看到那老嫗之後，林長老臉上表情不變，心底卻緊張起來。</w:t>
      </w:r>
    </w:p>
    <w:p w:rsidR="00C04663" w:rsidRDefault="00A7259F" w:rsidP="00813907">
      <w:pPr>
        <w:spacing w:after="240"/>
      </w:pPr>
      <w:r>
        <w:rPr>
          <w:rFonts w:hint="eastAsia"/>
        </w:rPr>
        <w:t>「想不到鬼屍門這次竟派玉靈子這妖婆帶隊，看起來，他們對仙石的名額是勢在必得了。」</w:t>
      </w:r>
    </w:p>
    <w:p w:rsidR="00C04663" w:rsidRDefault="00A7259F" w:rsidP="00813907">
      <w:pPr>
        <w:spacing w:after="240"/>
      </w:pPr>
      <w:r>
        <w:rPr>
          <w:rFonts w:hint="eastAsia"/>
        </w:rPr>
        <w:lastRenderedPageBreak/>
        <w:t>也難怪他忌憚，這老嫗乃鬼屍</w:t>
      </w:r>
      <w:ins w:id="4747" w:author="簡新佳" w:date="2019-02-27T13:34:00Z">
        <w:r w:rsidR="00007441">
          <w:rPr>
            <w:rFonts w:hint="eastAsia"/>
          </w:rPr>
          <w:t>門</w:t>
        </w:r>
      </w:ins>
      <w:del w:id="4748" w:author="簡新佳" w:date="2019-02-27T13:34:00Z">
        <w:r w:rsidDel="00007441">
          <w:rPr>
            <w:rFonts w:hint="eastAsia"/>
          </w:rPr>
          <w:delText>宗</w:delText>
        </w:r>
      </w:del>
      <w:r>
        <w:rPr>
          <w:rFonts w:hint="eastAsia"/>
        </w:rPr>
        <w:t>內四大長老之一，一百多年前修為就已達結丹大圓滿，只差一些就能踏入元嬰境界。</w:t>
      </w:r>
    </w:p>
    <w:p w:rsidR="00C04663" w:rsidRDefault="00A7259F" w:rsidP="00813907">
      <w:pPr>
        <w:spacing w:after="240"/>
      </w:pPr>
      <w:r>
        <w:rPr>
          <w:rFonts w:hint="eastAsia"/>
        </w:rPr>
        <w:t>只不過，不知道甚麼原因，這老嫗始終沒有突破元嬰，只停留在結丹大圓滿而已，但饒是如此，她身上的法寶眾多，加上所特別煉製的天煞屍鬼，即使是元嬰老怪遇到，也都不敢對她小瞧，可說是四派當中元嬰底下的第一人無誤。</w:t>
      </w:r>
    </w:p>
    <w:p w:rsidR="00C04663" w:rsidRDefault="00A7259F" w:rsidP="00813907">
      <w:pPr>
        <w:spacing w:after="240"/>
      </w:pPr>
      <w:r>
        <w:rPr>
          <w:rFonts w:hint="eastAsia"/>
        </w:rPr>
        <w:t>此番前來，不只是林長老心生警戒，那大漢同樣也是為之一凜。</w:t>
      </w:r>
    </w:p>
    <w:p w:rsidR="00C04663" w:rsidRDefault="00A7259F" w:rsidP="00813907">
      <w:pPr>
        <w:spacing w:after="240"/>
      </w:pPr>
      <w:r>
        <w:rPr>
          <w:rFonts w:hint="eastAsia"/>
        </w:rPr>
        <w:t>「小李子，我聽說，剛有人放話，要我</w:t>
      </w:r>
      <w:del w:id="4749" w:author="簡新佳" w:date="2019-02-27T13:34:00Z">
        <w:r w:rsidDel="00007441">
          <w:rPr>
            <w:rFonts w:hint="eastAsia"/>
          </w:rPr>
          <w:delText>鬼屍宗</w:delText>
        </w:r>
      </w:del>
      <w:ins w:id="4750" w:author="簡新佳" w:date="2019-02-27T13:34:00Z">
        <w:r w:rsidR="00007441">
          <w:rPr>
            <w:rFonts w:hint="eastAsia"/>
          </w:rPr>
          <w:t>鬼屍門</w:t>
        </w:r>
      </w:ins>
      <w:r>
        <w:rPr>
          <w:rFonts w:hint="eastAsia"/>
        </w:rPr>
        <w:t>來了之後，好好解釋解釋為甚麼遲到是嗎？」只聽見一個沙啞難聽的聲音，從那老嫗腹中傳來，其喉嚨竟是動也不動，只用腹語說話。</w:t>
      </w:r>
    </w:p>
    <w:p w:rsidR="00C04663" w:rsidRDefault="00A7259F" w:rsidP="00813907">
      <w:pPr>
        <w:spacing w:after="240"/>
      </w:pPr>
      <w:r>
        <w:rPr>
          <w:rFonts w:hint="eastAsia"/>
        </w:rPr>
        <w:t>林長老往旁邊一看，見到那大漢正斜眼冷笑，知道是對方暗中傳音給那玉靈子，當下一肚子氣，卻只能微微一笑說道。</w:t>
      </w:r>
    </w:p>
    <w:p w:rsidR="00C04663" w:rsidRDefault="00A7259F" w:rsidP="00813907">
      <w:pPr>
        <w:spacing w:after="240"/>
      </w:pPr>
      <w:r>
        <w:rPr>
          <w:rFonts w:hint="eastAsia"/>
        </w:rPr>
        <w:t>「前輩誤會了，在下只是擔心，貴門是否遇到些麻煩，所以才略加尋問而已。」</w:t>
      </w:r>
    </w:p>
    <w:p w:rsidR="00C04663" w:rsidRDefault="00A7259F" w:rsidP="00813907">
      <w:pPr>
        <w:spacing w:after="240"/>
      </w:pPr>
      <w:r>
        <w:rPr>
          <w:rFonts w:hint="eastAsia"/>
        </w:rPr>
        <w:t>「喔？原來你還這麼好心。敝門的確有些麻煩，如果你們這次能不參加試煉的話，那我們麻煩可就解決了。」那老嫗臉色陰沉，狠狠地看了林長老一眼。</w:t>
      </w:r>
    </w:p>
    <w:p w:rsidR="00C04663" w:rsidRDefault="00A7259F" w:rsidP="00813907">
      <w:pPr>
        <w:spacing w:after="240"/>
      </w:pPr>
      <w:r>
        <w:rPr>
          <w:rFonts w:hint="eastAsia"/>
        </w:rPr>
        <w:t>「前輩何出此言，難道想反悔不成？」後者一聽，臉色一沉，身子已經往前踏出一步。</w:t>
      </w:r>
    </w:p>
    <w:p w:rsidR="00C04663" w:rsidRDefault="00A7259F" w:rsidP="00813907">
      <w:pPr>
        <w:spacing w:after="240"/>
      </w:pPr>
      <w:r>
        <w:rPr>
          <w:rFonts w:hint="eastAsia"/>
        </w:rPr>
        <w:t>「我就想反悔，你奈我何？」卻見玉靈子說翻臉就翻臉，右手一抬，將那鬼頭拐杖往前方地上一插，頓時那鬼頭兩個空洞的眼窟窿綠芒大作，接著從口中噴出一道綠氣，化作一顆森然駭人的碩大鬼臉，朝赤劍宗等人撲了過來。</w:t>
      </w:r>
    </w:p>
    <w:p w:rsidR="00C04663" w:rsidRDefault="00A7259F" w:rsidP="00813907">
      <w:pPr>
        <w:spacing w:after="240"/>
      </w:pPr>
      <w:r>
        <w:rPr>
          <w:rFonts w:hint="eastAsia"/>
        </w:rPr>
        <w:t>「森羅鬼臉！」林長老沒料到對方居然真的動手，倉促之下不及答話，連忙反手往身後一抽，一把赤紅長劍向前一劈，一道紅芒飛了出去。</w:t>
      </w:r>
    </w:p>
    <w:p w:rsidR="00C04663" w:rsidRDefault="00A7259F" w:rsidP="00813907">
      <w:pPr>
        <w:spacing w:after="240"/>
      </w:pPr>
      <w:r>
        <w:rPr>
          <w:rFonts w:hint="eastAsia"/>
        </w:rPr>
        <w:t>只見那紅芒迎風見漲，最終化作驚天一擊，往那綠霧鬼臉砍去。</w:t>
      </w:r>
    </w:p>
    <w:p w:rsidR="00C04663" w:rsidRDefault="00A7259F" w:rsidP="00813907">
      <w:pPr>
        <w:spacing w:after="240"/>
      </w:pPr>
      <w:r>
        <w:rPr>
          <w:rFonts w:hint="eastAsia"/>
        </w:rPr>
        <w:t>嗤嗤兩聲，那鬼臉在跟紅芒接觸之後，竟毫無抵擋之力，轉眼就被砍成兩半，讓林長老又驚又喜，卻在下一個呼吸，兩個各自一半的鬼臉，分別化作略小的完整兩鬼臉，繞過林長老繼續往前撲來。</w:t>
      </w:r>
    </w:p>
    <w:p w:rsidR="00C04663" w:rsidRDefault="00A7259F" w:rsidP="00813907">
      <w:pPr>
        <w:spacing w:after="240"/>
      </w:pPr>
      <w:r>
        <w:rPr>
          <w:rFonts w:hint="eastAsia"/>
        </w:rPr>
        <w:t>眼看那兩個鬼臉就要撲到赤劍宗等人身上，讓李龍飛及身旁眾人忍不住驚聲尖叫的同時，一道黃芒突然照來，落在那鬼臉上頭，頓時兩道悽厲的叫聲從鬼臉傳出，接著肉眼可見的化回一團霧氣，消散開來，這時林長老才滿頭大汗，飛回赤劍宗等人前面，嚴陣以待，驚恐地看著前方的老嫗本人。</w:t>
      </w:r>
    </w:p>
    <w:p w:rsidR="00C04663" w:rsidRDefault="00A7259F" w:rsidP="00813907">
      <w:pPr>
        <w:spacing w:after="240"/>
      </w:pPr>
      <w:r>
        <w:rPr>
          <w:rFonts w:hint="eastAsia"/>
        </w:rPr>
        <w:t>而死裡逃生的李龍飛等人，此時也面色蒼白，忍不住往後退了幾步，幾個較膽小</w:t>
      </w:r>
      <w:r>
        <w:rPr>
          <w:rFonts w:hint="eastAsia"/>
        </w:rPr>
        <w:lastRenderedPageBreak/>
        <w:t>的修士，甚至在褲頭都隱隱有些水漬出現。</w:t>
      </w:r>
    </w:p>
    <w:p w:rsidR="00C04663" w:rsidRDefault="00A7259F" w:rsidP="00813907">
      <w:pPr>
        <w:spacing w:after="240"/>
      </w:pPr>
      <w:r>
        <w:rPr>
          <w:rFonts w:hint="eastAsia"/>
        </w:rPr>
        <w:t>「浩天鏡，原來靈崇觀的鎮宗八寶之一被你帶了過來。難怪以你一個小小結丹初期修為，也敢阻我。」那老嫗卻滿不在乎，轉頭看向靈崇觀的中年道士。</w:t>
      </w:r>
    </w:p>
    <w:p w:rsidR="00C04663" w:rsidRDefault="00A7259F" w:rsidP="00813907">
      <w:pPr>
        <w:spacing w:after="240"/>
      </w:pPr>
      <w:r>
        <w:rPr>
          <w:rFonts w:hint="eastAsia"/>
        </w:rPr>
        <w:t>「晚輩不敢，只是這事乃宗內師祖們定下，如果前輩不滿，是否該尋問貴派宗老再出手呢？」沖虛道長手中拿著一面八卦銅鏡，鏡中顏色變化萬千，語氣不卑不亢，氣定神閒地站在那說道。</w:t>
      </w:r>
    </w:p>
    <w:p w:rsidR="00C04663" w:rsidRDefault="00A7259F" w:rsidP="00813907">
      <w:pPr>
        <w:spacing w:after="240"/>
      </w:pPr>
      <w:r>
        <w:rPr>
          <w:rFonts w:hint="eastAsia"/>
        </w:rPr>
        <w:t>「老妖婆，你敢出手，難道你就不怕再掀起四派大戰！」但另一邊，林長老已經忍耐不住，破口大罵起來，實在是他這次在一出手就吃了大虧，甚至所帶的弟子都差點出事，這種恥辱，讓一向冷靜的他也爆發出來。</w:t>
      </w:r>
    </w:p>
    <w:p w:rsidR="00C04663" w:rsidRDefault="00A7259F" w:rsidP="00813907">
      <w:pPr>
        <w:spacing w:after="240"/>
      </w:pPr>
      <w:r>
        <w:rPr>
          <w:rFonts w:hint="eastAsia"/>
        </w:rPr>
        <w:t>「哼！四派大戰？要不是宗門的要求，我倒真的想再繼續這四派大戰。唯有死的人越多，我的天煞屍鬼也才能吸收到越多死氣，早日進化成萬魔屍妖。到時別說是結丹，就算是元嬰，也不見得能穩壓贏我！」玉靈子滿臉煞氣，依舊強勢地看著林長老。</w:t>
      </w:r>
    </w:p>
    <w:p w:rsidR="00C04663" w:rsidRDefault="00A7259F" w:rsidP="00813907">
      <w:pPr>
        <w:spacing w:after="240"/>
      </w:pPr>
      <w:r>
        <w:rPr>
          <w:rFonts w:hint="eastAsia"/>
        </w:rPr>
        <w:t>那沖虛道人聽完第一次臉上露出了為難的表情，若有所思了會，</w:t>
      </w:r>
      <w:commentRangeStart w:id="4751"/>
      <w:r>
        <w:rPr>
          <w:rFonts w:hint="eastAsia"/>
        </w:rPr>
        <w:t>張口低聲傳音了幾句</w:t>
      </w:r>
      <w:commentRangeEnd w:id="4751"/>
      <w:r>
        <w:rPr>
          <w:rStyle w:val="af1"/>
        </w:rPr>
        <w:commentReference w:id="4751"/>
      </w:r>
      <w:r>
        <w:rPr>
          <w:rFonts w:hint="eastAsia"/>
        </w:rPr>
        <w:t>，隨即其他三人臉上都露出詫異的表情，玉靈子眼神甚至閃過一絲忌憚，這才將那鬼頭拐杖收起，不再看赤劍宗這裡一眼。</w:t>
      </w:r>
    </w:p>
    <w:p w:rsidR="00C04663" w:rsidRDefault="00A7259F" w:rsidP="00813907">
      <w:pPr>
        <w:spacing w:after="240"/>
      </w:pPr>
      <w:r>
        <w:rPr>
          <w:rFonts w:hint="eastAsia"/>
        </w:rPr>
        <w:t>經過這一連串的事情，四派的弟子都是大開眼界，許多人見到結丹修士的驚天神通，都忍不住為之嚮往，唯有赤劍宗士氣低弱，每個人心上都有一股壓抑感存在，畢竟自己門派的前輩被打壓，身為晚輩的也沒多大光榮。</w:t>
      </w:r>
    </w:p>
    <w:p w:rsidR="00C04663" w:rsidRDefault="00A7259F" w:rsidP="00813907">
      <w:pPr>
        <w:spacing w:after="240"/>
      </w:pPr>
      <w:r>
        <w:rPr>
          <w:rFonts w:hint="eastAsia"/>
        </w:rPr>
        <w:t>李龍飛</w:t>
      </w:r>
      <w:r w:rsidR="005E215F">
        <w:rPr>
          <w:rFonts w:hint="eastAsia"/>
        </w:rPr>
        <w:t>心情也頗為低落</w:t>
      </w:r>
      <w:r>
        <w:rPr>
          <w:rFonts w:hint="eastAsia"/>
        </w:rPr>
        <w:t>，但他倒不是因為面子問題，而是在見到鬼屍門那老嫗出手之後，想起自己曾殺滅過的兩名鬼屍門弟子。</w:t>
      </w:r>
    </w:p>
    <w:p w:rsidR="00C04663" w:rsidRDefault="00A7259F" w:rsidP="00813907">
      <w:pPr>
        <w:spacing w:after="240"/>
      </w:pPr>
      <w:r>
        <w:rPr>
          <w:rFonts w:hint="eastAsia"/>
        </w:rPr>
        <w:t>好在這件事除了杜之嚴外沒人知道，否則如果那老嫗知道了，以對方的個性，不知道自己會不會被鬼屍門的人給盯上。</w:t>
      </w:r>
    </w:p>
    <w:p w:rsidR="00C04663" w:rsidRDefault="00A7259F" w:rsidP="00813907">
      <w:pPr>
        <w:spacing w:after="240"/>
      </w:pPr>
      <w:r>
        <w:rPr>
          <w:rFonts w:hint="eastAsia"/>
        </w:rPr>
        <w:t>不過他也是多想了，畢竟四派大戰期間，誰不曾跟其他派有過過結？這次試煉，本就是互相淘汰，別到時後連靈崇觀的人都對赤劍宗弟子下手，那就已經是萬幸了，其他兩派，說不敵視，那反倒奇怪了。</w:t>
      </w:r>
    </w:p>
    <w:p w:rsidR="00C04663" w:rsidRDefault="00A7259F" w:rsidP="00813907">
      <w:pPr>
        <w:spacing w:after="240"/>
      </w:pPr>
      <w:r>
        <w:rPr>
          <w:rFonts w:hint="eastAsia"/>
        </w:rPr>
        <w:t>而這次進去，雖說自己對於練氣期修士不敢到畏懼，但若是遇到築基期的對手，李龍飛多半還是得避而遠之。</w:t>
      </w:r>
    </w:p>
    <w:p w:rsidR="00C04663" w:rsidRDefault="00A7259F" w:rsidP="00813907">
      <w:pPr>
        <w:spacing w:after="240"/>
      </w:pPr>
      <w:r>
        <w:rPr>
          <w:rFonts w:hint="eastAsia"/>
        </w:rPr>
        <w:t>畢竟</w:t>
      </w:r>
      <w:r w:rsidR="005E215F">
        <w:rPr>
          <w:rFonts w:hint="eastAsia"/>
        </w:rPr>
        <w:t>雖然死在他手上的</w:t>
      </w:r>
      <w:r>
        <w:rPr>
          <w:rFonts w:hint="eastAsia"/>
        </w:rPr>
        <w:t>築基修士</w:t>
      </w:r>
      <w:r w:rsidR="005E215F">
        <w:rPr>
          <w:rFonts w:hint="eastAsia"/>
        </w:rPr>
        <w:t>已經不只一位</w:t>
      </w:r>
      <w:r>
        <w:rPr>
          <w:rFonts w:hint="eastAsia"/>
        </w:rPr>
        <w:t>，但那</w:t>
      </w:r>
      <w:r w:rsidR="005E215F">
        <w:rPr>
          <w:rFonts w:hint="eastAsia"/>
        </w:rPr>
        <w:t>多半都有</w:t>
      </w:r>
      <w:r>
        <w:rPr>
          <w:rFonts w:hint="eastAsia"/>
        </w:rPr>
        <w:t>大意</w:t>
      </w:r>
      <w:r w:rsidR="005E215F">
        <w:rPr>
          <w:rFonts w:hint="eastAsia"/>
        </w:rPr>
        <w:t>的成分在</w:t>
      </w:r>
      <w:r>
        <w:rPr>
          <w:rFonts w:hint="eastAsia"/>
        </w:rPr>
        <w:t>，</w:t>
      </w:r>
      <w:r w:rsidR="005E215F">
        <w:rPr>
          <w:rFonts w:hint="eastAsia"/>
        </w:rPr>
        <w:t>若是真的一對一比拚</w:t>
      </w:r>
      <w:r>
        <w:rPr>
          <w:rFonts w:hint="eastAsia"/>
        </w:rPr>
        <w:t>，李龍飛可</w:t>
      </w:r>
      <w:r w:rsidR="005E215F">
        <w:rPr>
          <w:rFonts w:hint="eastAsia"/>
        </w:rPr>
        <w:t>不認</w:t>
      </w:r>
      <w:r>
        <w:rPr>
          <w:rFonts w:hint="eastAsia"/>
        </w:rPr>
        <w:t>為自己</w:t>
      </w:r>
      <w:r w:rsidR="005E215F">
        <w:rPr>
          <w:rFonts w:hint="eastAsia"/>
        </w:rPr>
        <w:t>穩操勝算。</w:t>
      </w:r>
    </w:p>
    <w:p w:rsidR="00C04663" w:rsidRDefault="00A7259F" w:rsidP="00813907">
      <w:pPr>
        <w:spacing w:after="240"/>
      </w:pPr>
      <w:r>
        <w:rPr>
          <w:rFonts w:hint="eastAsia"/>
        </w:rPr>
        <w:lastRenderedPageBreak/>
        <w:t>就在他胡思亂想之際，四派的帶隊已經都準備好了，幾聲吩咐後，眾人便隨著四人往一處走去。</w:t>
      </w:r>
    </w:p>
    <w:p w:rsidR="00C04663" w:rsidRDefault="00A7259F" w:rsidP="00813907">
      <w:pPr>
        <w:spacing w:after="240"/>
      </w:pPr>
      <w:r>
        <w:rPr>
          <w:rFonts w:hint="eastAsia"/>
        </w:rPr>
        <w:t>不一會，來到一片小樹林外，裡頭雖然昏暗，但也不算不可見日，而且地方不大，看起來實在不像可以試煉的地方。</w:t>
      </w:r>
    </w:p>
    <w:p w:rsidR="00C04663" w:rsidRDefault="00A7259F" w:rsidP="00813907">
      <w:pPr>
        <w:spacing w:after="240"/>
      </w:pPr>
      <w:r>
        <w:rPr>
          <w:rFonts w:hint="eastAsia"/>
        </w:rPr>
        <w:t>「難道已經到禁地了嗎？」</w:t>
      </w:r>
    </w:p>
    <w:p w:rsidR="00C04663" w:rsidRDefault="00A7259F" w:rsidP="00813907">
      <w:pPr>
        <w:spacing w:after="240"/>
      </w:pPr>
      <w:r>
        <w:rPr>
          <w:rFonts w:hint="eastAsia"/>
        </w:rPr>
        <w:t>就在李龍飛跟其他人一樣納悶時。</w:t>
      </w:r>
    </w:p>
    <w:p w:rsidR="00C04663" w:rsidRDefault="00A7259F" w:rsidP="00813907">
      <w:pPr>
        <w:spacing w:after="240"/>
      </w:pPr>
      <w:r>
        <w:rPr>
          <w:rFonts w:hint="eastAsia"/>
        </w:rPr>
        <w:t>就看那刀仙宗的大漢，第一個出手，往前扔出他背上的刀鞘，而一直都沒出鞘的寶刀，赫然往上開了一縫刀身，跟著一道龍吟之聲從綻藍的刀身傳了出來，化作一個無形的衝擊波往那樹林撞去。</w:t>
      </w:r>
    </w:p>
    <w:p w:rsidR="00C04663" w:rsidRDefault="00A7259F" w:rsidP="00813907">
      <w:pPr>
        <w:spacing w:after="240"/>
      </w:pPr>
      <w:r>
        <w:rPr>
          <w:rFonts w:hint="eastAsia"/>
        </w:rPr>
        <w:t>奇異的事情發生了，那衝擊波剛要撞到樹林，突然像觸碰了甚麼一樣，剎那間散了開來，跟著樹林前的虛空中，五顏色六的彩霞出現，伴隨著轟隆隆的聲音，形成一個高不可見，寬不可視的屏障，看得眾弟子是目瞪口呆。</w:t>
      </w:r>
    </w:p>
    <w:p w:rsidR="00C04663" w:rsidRDefault="00A7259F" w:rsidP="00813907">
      <w:pPr>
        <w:spacing w:after="240"/>
      </w:pPr>
      <w:r>
        <w:rPr>
          <w:rFonts w:hint="eastAsia"/>
        </w:rPr>
        <w:t>眼見那衝擊波散開，那大漢不慌不忙，掐手一指，一道藍光射在那寶刀身上，頓時使得刀身再往上露出幾吋，同時好幾道的龍形虛影衝了出來，前撲後繼地往那彩霞擊去。</w:t>
      </w:r>
    </w:p>
    <w:p w:rsidR="00C04663" w:rsidRDefault="00A7259F" w:rsidP="00813907">
      <w:pPr>
        <w:spacing w:after="240"/>
      </w:pPr>
      <w:r>
        <w:rPr>
          <w:rFonts w:hint="eastAsia"/>
        </w:rPr>
        <w:t>但那彩霞不知道是何時的上古修士所佈下的陣法，任憑那龍形虛影不斷衝擊，卻都只是略為晃動一下，隨即就堅定不移。</w:t>
      </w:r>
    </w:p>
    <w:p w:rsidR="00C04663" w:rsidRDefault="00A7259F" w:rsidP="00813907">
      <w:pPr>
        <w:spacing w:after="240"/>
      </w:pPr>
      <w:r>
        <w:rPr>
          <w:rFonts w:hint="eastAsia"/>
        </w:rPr>
        <w:t>「兩位，請一起出手吧。」沖虛道人像是早有準備，對著玉靈子與林長老一拜。</w:t>
      </w:r>
    </w:p>
    <w:p w:rsidR="00C04663" w:rsidRDefault="00A7259F" w:rsidP="00813907">
      <w:pPr>
        <w:spacing w:after="240"/>
      </w:pPr>
      <w:r>
        <w:rPr>
          <w:rFonts w:hint="eastAsia"/>
        </w:rPr>
        <w:t>「哼！」玉靈子沒有答話，卻是將那柺杖往前一插，之前的那森羅鬼臉立刻再度出現，而且這次大了許多倍，化作半身鬼影往那彩霞衝去。</w:t>
      </w:r>
    </w:p>
    <w:p w:rsidR="00C04663" w:rsidRDefault="00A7259F" w:rsidP="00813907">
      <w:pPr>
        <w:spacing w:after="240"/>
      </w:pPr>
      <w:r>
        <w:rPr>
          <w:rFonts w:hint="eastAsia"/>
        </w:rPr>
        <w:t>而林長老這，也是臉色平靜，揮動赤劍，打出一道道紅芒，一起壓制那彩霞。</w:t>
      </w:r>
    </w:p>
    <w:p w:rsidR="00C04663" w:rsidRDefault="00A7259F" w:rsidP="00813907">
      <w:pPr>
        <w:spacing w:after="240"/>
      </w:pPr>
      <w:r>
        <w:rPr>
          <w:rFonts w:hint="eastAsia"/>
        </w:rPr>
        <w:t>其他弟子見狀，不敢怠慢，一一列隊走在自家前輩後面，只等一有機會，就要進入那禁地之中。</w:t>
      </w:r>
    </w:p>
    <w:p w:rsidR="00C04663" w:rsidRDefault="00A7259F" w:rsidP="00813907">
      <w:pPr>
        <w:spacing w:after="240"/>
      </w:pPr>
      <w:r>
        <w:rPr>
          <w:rFonts w:hint="eastAsia"/>
        </w:rPr>
        <w:t>說起來，這禁地也算是四派中一個神秘的地方，最早是由靈崇觀發現，而後因其內有許多奇蟲異獸，靈仙百草，最終被四派約定，共統擁有，每十年一次，一起進入拿取資源。</w:t>
      </w:r>
    </w:p>
    <w:p w:rsidR="00C04663" w:rsidRDefault="00A7259F" w:rsidP="00813907">
      <w:pPr>
        <w:spacing w:after="240"/>
      </w:pPr>
      <w:r>
        <w:rPr>
          <w:rFonts w:hint="eastAsia"/>
        </w:rPr>
        <w:t>但這次因仙石名額的爭奪，使得四派決議提前進去，並在此進行百日試煉，也算是給予低階弟子們一個造化的可能。</w:t>
      </w:r>
    </w:p>
    <w:p w:rsidR="00C04663" w:rsidRDefault="00A7259F" w:rsidP="00813907">
      <w:pPr>
        <w:spacing w:after="240"/>
      </w:pPr>
      <w:r>
        <w:rPr>
          <w:rFonts w:hint="eastAsia"/>
        </w:rPr>
        <w:t>畢竟不管是哪一派得了仙石名額，都不是這些低階弟子能進去參與的，因此讓他</w:t>
      </w:r>
      <w:r>
        <w:rPr>
          <w:rFonts w:hint="eastAsia"/>
        </w:rPr>
        <w:lastRenderedPageBreak/>
        <w:t>們進入此山試煉，反而在某種程度上，比那仙石名額，對他們更加有好處。</w:t>
      </w:r>
    </w:p>
    <w:p w:rsidR="00C04663" w:rsidRDefault="00A7259F" w:rsidP="00813907">
      <w:pPr>
        <w:spacing w:after="240"/>
      </w:pPr>
      <w:r>
        <w:rPr>
          <w:rFonts w:hint="eastAsia"/>
        </w:rPr>
        <w:t>就見三人出手激鬥了一個多時辰後，每個人都汗如雨下，那彩霞也開始激烈晃動，玉靈子大吼一聲。</w:t>
      </w:r>
    </w:p>
    <w:p w:rsidR="00C04663" w:rsidRDefault="00A7259F" w:rsidP="00813907">
      <w:pPr>
        <w:spacing w:after="240"/>
      </w:pPr>
      <w:r>
        <w:rPr>
          <w:rFonts w:hint="eastAsia"/>
        </w:rPr>
        <w:t>「還不出手！」</w:t>
      </w:r>
    </w:p>
    <w:p w:rsidR="00C04663" w:rsidRDefault="00A7259F" w:rsidP="00813907">
      <w:pPr>
        <w:spacing w:after="240"/>
      </w:pPr>
      <w:r>
        <w:rPr>
          <w:rFonts w:hint="eastAsia"/>
        </w:rPr>
        <w:t>沖虛道人聽到此言，拿起一那浩天鏡，往天空中一扔，頓時內鏡中的七彩顏色化作一道白光，直挺挺地往那彩霞照去。</w:t>
      </w:r>
    </w:p>
    <w:p w:rsidR="00C04663" w:rsidRDefault="00A7259F" w:rsidP="00813907">
      <w:pPr>
        <w:spacing w:after="240"/>
      </w:pPr>
      <w:r>
        <w:rPr>
          <w:rFonts w:hint="eastAsia"/>
        </w:rPr>
        <w:t>這白光看起來像是無害，但是一照到那彩霞，頓時有滋滋聲傳來，本已在晃動的彩霞，終於被轟開了一個洞口，跟著越來越大，形成一個黑呼呼的通道，裡頭什麼也看不見。</w:t>
      </w:r>
    </w:p>
    <w:p w:rsidR="00C04663" w:rsidRDefault="00A7259F" w:rsidP="00813907">
      <w:pPr>
        <w:spacing w:after="240"/>
      </w:pPr>
      <w:r>
        <w:rPr>
          <w:rFonts w:hint="eastAsia"/>
        </w:rPr>
        <w:t>「快點進去吧！我們可撐不了多久！」那大漢此時臉上已沒有懶洋洋的笑容，而是滿臉虛弱，渾身是汗。</w:t>
      </w:r>
    </w:p>
    <w:p w:rsidR="00C04663" w:rsidRDefault="00A7259F" w:rsidP="00813907">
      <w:pPr>
        <w:spacing w:after="240"/>
      </w:pPr>
      <w:r>
        <w:rPr>
          <w:rFonts w:hint="eastAsia"/>
        </w:rPr>
        <w:t>四派弟子聽言，不敢多想，連忙依照隊伍，一批批地飛入了通道之中。</w:t>
      </w:r>
    </w:p>
    <w:p w:rsidR="00C04663" w:rsidRDefault="00A7259F" w:rsidP="00813907">
      <w:pPr>
        <w:spacing w:after="240"/>
      </w:pPr>
      <w:r>
        <w:rPr>
          <w:rFonts w:hint="eastAsia"/>
        </w:rPr>
        <w:t>赤劍宗排在第三，飛入之時，人人沉默不語，臉上都是喜憂半參。</w:t>
      </w:r>
    </w:p>
    <w:p w:rsidR="00C04663" w:rsidRDefault="00A7259F" w:rsidP="00813907">
      <w:pPr>
        <w:spacing w:after="240"/>
      </w:pPr>
      <w:r>
        <w:rPr>
          <w:rFonts w:hint="eastAsia"/>
        </w:rPr>
        <w:t>畢竟雖說同宗之人彼此非敵是友，但通過這通道傳送之後，是否會在一起，這可難說，要是僥倖跟同宗的人一起，那自然是多些存活的機會，要是落單一人，那可就得多碰碰運氣了。</w:t>
      </w:r>
    </w:p>
    <w:p w:rsidR="00C04663" w:rsidRDefault="00A7259F" w:rsidP="00813907">
      <w:pPr>
        <w:spacing w:after="240"/>
      </w:pPr>
      <w:r>
        <w:rPr>
          <w:rFonts w:hint="eastAsia"/>
        </w:rPr>
        <w:t>李龍飛排在隊伍的中間，眼看著前面的同伴一一進入，突然間他有些訝然，隨即臉上出現一絲驚訝，竟在前方疑似看到了一位熟人。</w:t>
      </w:r>
    </w:p>
    <w:p w:rsidR="00C04663" w:rsidRDefault="00A7259F" w:rsidP="00813907">
      <w:pPr>
        <w:spacing w:after="240"/>
      </w:pPr>
      <w:r>
        <w:rPr>
          <w:rFonts w:hint="eastAsia"/>
        </w:rPr>
        <w:t>只不過，他尚未呼喚對方，對方便踏入通道之中，跟著自己略一遲疑，前面之人也跨了進去。</w:t>
      </w:r>
    </w:p>
    <w:p w:rsidR="00C04663" w:rsidRDefault="00A7259F" w:rsidP="00813907">
      <w:pPr>
        <w:spacing w:after="240"/>
      </w:pPr>
      <w:r>
        <w:rPr>
          <w:rFonts w:hint="eastAsia"/>
        </w:rPr>
        <w:t>深吸一口氣後，李龍飛不再猶豫，縱身一躍，往那通道裡飛去，跟著一片天旋地轉，眼前一花，人就從洞口出消失得無影無蹤。</w:t>
      </w:r>
    </w:p>
    <w:p w:rsidR="000F0075" w:rsidRDefault="000F0075">
      <w:pPr>
        <w:rPr>
          <w:del w:id="4752" w:author="Administrator" w:date="2019-03-03T19:44:00Z"/>
        </w:rPr>
        <w:pPrChange w:id="4753" w:author="Administrator" w:date="2019-03-03T19:45:00Z">
          <w:pPr>
            <w:spacing w:after="240"/>
          </w:pPr>
        </w:pPrChange>
      </w:pPr>
    </w:p>
    <w:p w:rsidR="000F0075" w:rsidRDefault="000F0075">
      <w:pPr>
        <w:rPr>
          <w:ins w:id="4754" w:author="Administrator" w:date="2019-03-03T19:44:00Z"/>
        </w:rPr>
        <w:pPrChange w:id="4755" w:author="Administrator" w:date="2019-03-03T19:45:00Z">
          <w:pPr>
            <w:spacing w:after="240"/>
          </w:pPr>
        </w:pPrChange>
      </w:pPr>
    </w:p>
    <w:p w:rsidR="001C11DB" w:rsidRDefault="001C11DB" w:rsidP="001C11DB">
      <w:pPr>
        <w:pStyle w:val="12"/>
        <w:numPr>
          <w:ilvl w:val="0"/>
          <w:numId w:val="1"/>
        </w:numPr>
        <w:spacing w:after="240"/>
        <w:ind w:leftChars="0"/>
        <w:outlineLvl w:val="0"/>
        <w:rPr>
          <w:ins w:id="4756" w:author="Administrator" w:date="2019-03-03T19:45:00Z"/>
        </w:rPr>
      </w:pPr>
      <w:ins w:id="4757" w:author="Administrator" w:date="2019-03-03T19:45:00Z">
        <w:r>
          <w:rPr>
            <w:rFonts w:hint="eastAsia"/>
          </w:rPr>
          <w:t>血色禁地</w:t>
        </w:r>
      </w:ins>
    </w:p>
    <w:p w:rsidR="000F0075" w:rsidRDefault="00A7259F">
      <w:pPr>
        <w:rPr>
          <w:del w:id="4758" w:author="Administrator" w:date="2019-03-03T14:25:00Z"/>
        </w:rPr>
        <w:pPrChange w:id="4759" w:author="Administrator" w:date="2019-03-03T19:44:00Z">
          <w:pPr>
            <w:spacing w:after="240"/>
          </w:pPr>
        </w:pPrChange>
      </w:pPr>
      <w:del w:id="4760" w:author="Administrator" w:date="2019-03-03T19:44:00Z">
        <w:r w:rsidDel="001C11DB">
          <w:rPr>
            <w:rFonts w:hint="eastAsia"/>
          </w:rPr>
          <w:delText>血色禁地</w:delText>
        </w:r>
      </w:del>
    </w:p>
    <w:p w:rsidR="000F0075" w:rsidRDefault="000F0075">
      <w:pPr>
        <w:pPrChange w:id="4761" w:author="Administrator" w:date="2019-03-03T19:44:00Z">
          <w:pPr>
            <w:spacing w:after="240"/>
          </w:pPr>
        </w:pPrChange>
      </w:pPr>
    </w:p>
    <w:p w:rsidR="00C04663" w:rsidRDefault="00A7259F" w:rsidP="00813907">
      <w:pPr>
        <w:spacing w:after="240"/>
      </w:pPr>
      <w:r>
        <w:rPr>
          <w:rFonts w:hint="eastAsia"/>
        </w:rPr>
        <w:t>當李龍飛從暈眩中站穩腳步，看清眼前的景象時，不由得一愣，跟著詳細端倪起來。</w:t>
      </w:r>
    </w:p>
    <w:p w:rsidR="00C04663" w:rsidRDefault="00A7259F" w:rsidP="00813907">
      <w:pPr>
        <w:spacing w:after="240"/>
      </w:pPr>
      <w:r>
        <w:rPr>
          <w:rFonts w:hint="eastAsia"/>
        </w:rPr>
        <w:t>此地竟是像那山水界一樣，與外界身處於不同的空間一般。</w:t>
      </w:r>
    </w:p>
    <w:p w:rsidR="00C04663" w:rsidRDefault="00A7259F" w:rsidP="00813907">
      <w:pPr>
        <w:spacing w:after="240"/>
      </w:pPr>
      <w:r>
        <w:rPr>
          <w:rFonts w:hint="eastAsia"/>
        </w:rPr>
        <w:lastRenderedPageBreak/>
        <w:t>整個世界都被一片紅光籠罩著，所有事物都泛著一層血色，讓人看得十分詭異，更覺得有些心驚。</w:t>
      </w:r>
    </w:p>
    <w:p w:rsidR="00C04663" w:rsidRDefault="00A7259F" w:rsidP="00813907">
      <w:pPr>
        <w:spacing w:after="240"/>
      </w:pPr>
      <w:r>
        <w:rPr>
          <w:rFonts w:hint="eastAsia"/>
        </w:rPr>
        <w:t>遠處的山脈起伏，紅色的雲朵飄過，天空中，更是日月同現，分別掛在兩邊，看起來頗為玄妙。</w:t>
      </w:r>
    </w:p>
    <w:p w:rsidR="00C04663" w:rsidRDefault="00A7259F" w:rsidP="00813907">
      <w:pPr>
        <w:spacing w:after="240"/>
      </w:pPr>
      <w:r>
        <w:rPr>
          <w:rFonts w:hint="eastAsia"/>
        </w:rPr>
        <w:t>李龍飛手握腰間的赤劍玉珮，將裡頭有關這禁地的訊息快速掃過一遍，知道了自己是傳送到了這禁地的北方。</w:t>
      </w:r>
    </w:p>
    <w:p w:rsidR="00C04663" w:rsidRDefault="00A7259F" w:rsidP="00813907">
      <w:pPr>
        <w:spacing w:after="240"/>
      </w:pPr>
      <w:r>
        <w:rPr>
          <w:rFonts w:hint="eastAsia"/>
        </w:rPr>
        <w:t>這禁地名叫血色禁地，早在進來前他就從玉珮中得到相關的訊息。此地雖然有些風險，但同樣有一些外界難以尋得的靈仙藥草，所以對低階弟子來說其實是禍福相依。</w:t>
      </w:r>
    </w:p>
    <w:p w:rsidR="00C04663" w:rsidRDefault="00A7259F" w:rsidP="00813907">
      <w:pPr>
        <w:spacing w:after="240"/>
      </w:pPr>
      <w:r>
        <w:rPr>
          <w:rFonts w:hint="eastAsia"/>
        </w:rPr>
        <w:t>「只可惜這裡沒有那千年黃木蔘，否則，我之後要煉築基丹的機會可會提高了一些。」雖然在丹道上一直受到挫敗，但李龍飛可沒有放棄這條路。</w:t>
      </w:r>
    </w:p>
    <w:p w:rsidR="00C04663" w:rsidRDefault="00A7259F" w:rsidP="00813907">
      <w:pPr>
        <w:spacing w:after="240"/>
      </w:pPr>
      <w:r>
        <w:rPr>
          <w:rFonts w:hint="eastAsia"/>
        </w:rPr>
        <w:t>但他還在感嘆之時，突然間神色一動，轉頭看向不遠處的一片林子。</w:t>
      </w:r>
    </w:p>
    <w:p w:rsidR="00C04663" w:rsidRDefault="00A7259F" w:rsidP="00813907">
      <w:pPr>
        <w:spacing w:after="240"/>
      </w:pPr>
      <w:r>
        <w:rPr>
          <w:rFonts w:hint="eastAsia"/>
        </w:rPr>
        <w:t>不一會，一道人影從林內竄出，見到他先是一愣，跟著大喜叫道：</w:t>
      </w:r>
    </w:p>
    <w:p w:rsidR="00C04663" w:rsidRDefault="00A7259F" w:rsidP="00813907">
      <w:pPr>
        <w:spacing w:after="240"/>
      </w:pPr>
      <w:r>
        <w:rPr>
          <w:rFonts w:hint="eastAsia"/>
        </w:rPr>
        <w:t>「李兄，快幫我，後面有兩個賊人跟著！」</w:t>
      </w:r>
    </w:p>
    <w:p w:rsidR="00C04663" w:rsidRDefault="00A7259F" w:rsidP="00813907">
      <w:pPr>
        <w:spacing w:after="240"/>
      </w:pPr>
      <w:r>
        <w:rPr>
          <w:rFonts w:hint="eastAsia"/>
        </w:rPr>
        <w:t>來者正是跟他在賓客樓時，同樣結伴七人的徐氏兄弟哥哥，徐篙。</w:t>
      </w:r>
    </w:p>
    <w:p w:rsidR="00C04663" w:rsidRDefault="00A7259F" w:rsidP="00813907">
      <w:pPr>
        <w:spacing w:after="240"/>
      </w:pPr>
      <w:r>
        <w:rPr>
          <w:rFonts w:hint="eastAsia"/>
        </w:rPr>
        <w:t>李龍飛眉頭一皺，還沒來得及反應，林內跟著又竄出兩位修士，看穿著都是刀仙宗的打扮，一老一少，同是練氣大圓滿境界，那年輕的修士見到李龍飛出現，也是一愣之後，隨即獰笑道：</w:t>
      </w:r>
    </w:p>
    <w:p w:rsidR="00C04663" w:rsidRDefault="00A7259F" w:rsidP="00813907">
      <w:pPr>
        <w:spacing w:after="240"/>
      </w:pPr>
      <w:r>
        <w:rPr>
          <w:rFonts w:hint="eastAsia"/>
        </w:rPr>
        <w:t>「好！一口氣殺了兩個，等出去後宗門必定有賞！」</w:t>
      </w:r>
    </w:p>
    <w:p w:rsidR="00C04663" w:rsidRDefault="00A7259F" w:rsidP="00813907">
      <w:pPr>
        <w:spacing w:after="240"/>
      </w:pPr>
      <w:r>
        <w:rPr>
          <w:rFonts w:hint="eastAsia"/>
        </w:rPr>
        <w:t>反倒是那個老的，修為較高，心思也縝密了點，衝著李龍飛瞧了瞧後說：</w:t>
      </w:r>
    </w:p>
    <w:p w:rsidR="00C04663" w:rsidRDefault="00A7259F" w:rsidP="00813907">
      <w:pPr>
        <w:spacing w:after="240"/>
      </w:pPr>
      <w:r>
        <w:rPr>
          <w:rFonts w:hint="eastAsia"/>
        </w:rPr>
        <w:t>「慢著，既然他們也是兩人，沒必要冒太大風險，要他們把令牌跟儲物袋交出，就放他們走吧！」</w:t>
      </w:r>
    </w:p>
    <w:p w:rsidR="00C04663" w:rsidRDefault="00A7259F" w:rsidP="00813907">
      <w:pPr>
        <w:spacing w:after="240"/>
      </w:pPr>
      <w:r>
        <w:rPr>
          <w:rFonts w:hint="eastAsia"/>
        </w:rPr>
        <w:t>眼看對方如此囂張跋扈，把自己兩人當成俎上肉，李龍飛眉頭深鎖，心中殺機湧起，但卻冷靜地用</w:t>
      </w:r>
      <w:r w:rsidR="00375419">
        <w:rPr>
          <w:rFonts w:hint="eastAsia"/>
        </w:rPr>
        <w:t>靈識</w:t>
      </w:r>
      <w:r>
        <w:rPr>
          <w:rFonts w:hint="eastAsia"/>
        </w:rPr>
        <w:t>往四周一掃。</w:t>
      </w:r>
    </w:p>
    <w:p w:rsidR="00C04663" w:rsidRDefault="00A7259F" w:rsidP="00813907">
      <w:pPr>
        <w:spacing w:after="240"/>
      </w:pPr>
      <w:r>
        <w:rPr>
          <w:rFonts w:hint="eastAsia"/>
        </w:rPr>
        <w:t>在經歷了那麼多次逃亡之後，這件事對他來說，已經慢慢變成了一種習慣，遇到狀況時本能的就會探察一遍。</w:t>
      </w:r>
    </w:p>
    <w:p w:rsidR="00C04663" w:rsidRDefault="00A7259F" w:rsidP="00813907">
      <w:pPr>
        <w:spacing w:after="240"/>
      </w:pPr>
      <w:r>
        <w:rPr>
          <w:rFonts w:hint="eastAsia"/>
        </w:rPr>
        <w:t>果不其然，這麼一掃，李龍飛嚇了一跳，除這兩人外，林內不遠處，還有一人埋伏，只是此人修為頗高，就連李龍飛也沒有把握看出真正端倪，想來應該是個築</w:t>
      </w:r>
      <w:r>
        <w:rPr>
          <w:rFonts w:hint="eastAsia"/>
        </w:rPr>
        <w:lastRenderedPageBreak/>
        <w:t>基修士，。</w:t>
      </w:r>
    </w:p>
    <w:p w:rsidR="00C04663" w:rsidRDefault="00A7259F" w:rsidP="00813907">
      <w:pPr>
        <w:spacing w:after="240"/>
      </w:pPr>
      <w:r>
        <w:rPr>
          <w:rFonts w:hint="eastAsia"/>
        </w:rPr>
        <w:t>雖不知道此人是否跟眼前兩人一夥，但以二對三終究對自己不利，於是李龍飛悄然不動聲色地開口傳音給那徐篙，跟著往後退了一步。</w:t>
      </w:r>
    </w:p>
    <w:p w:rsidR="00C04663" w:rsidRDefault="00A7259F" w:rsidP="00813907">
      <w:pPr>
        <w:spacing w:after="240"/>
      </w:pPr>
      <w:r>
        <w:rPr>
          <w:rFonts w:hint="eastAsia"/>
        </w:rPr>
        <w:t>「找死！」就在他退後的同時，那老者臉上殺機一露，突然沒有前兆的出手攻擊，而且一出招就是四五道近乎無形的刀氣，呼嘯而來，氣勢驚人。</w:t>
      </w:r>
    </w:p>
    <w:p w:rsidR="00C04663" w:rsidRDefault="00A7259F" w:rsidP="00813907">
      <w:pPr>
        <w:spacing w:after="240"/>
      </w:pPr>
      <w:r>
        <w:rPr>
          <w:rFonts w:hint="eastAsia"/>
        </w:rPr>
        <w:t>「跑！」也就在對方出招的同一時間，李龍飛大喝一聲，</w:t>
      </w:r>
      <w:r w:rsidR="00C2288D">
        <w:rPr>
          <w:rFonts w:hint="eastAsia"/>
        </w:rPr>
        <w:t>隨手一指，一道火蛇往</w:t>
      </w:r>
      <w:r w:rsidR="005044FC">
        <w:rPr>
          <w:rFonts w:hint="eastAsia"/>
        </w:rPr>
        <w:t>前與那刀氣</w:t>
      </w:r>
      <w:r w:rsidR="00274866">
        <w:rPr>
          <w:rFonts w:hint="eastAsia"/>
        </w:rPr>
        <w:t>對撞</w:t>
      </w:r>
      <w:r>
        <w:rPr>
          <w:rFonts w:hint="eastAsia"/>
        </w:rPr>
        <w:t>掀起一</w:t>
      </w:r>
      <w:r w:rsidR="00274866">
        <w:rPr>
          <w:rFonts w:hint="eastAsia"/>
        </w:rPr>
        <w:t>陣爆風</w:t>
      </w:r>
      <w:r w:rsidR="00C2288D">
        <w:rPr>
          <w:rFonts w:hint="eastAsia"/>
        </w:rPr>
        <w:t>。</w:t>
      </w:r>
    </w:p>
    <w:p w:rsidR="00C04663" w:rsidRDefault="00C2288D" w:rsidP="00813907">
      <w:pPr>
        <w:spacing w:after="240"/>
      </w:pPr>
      <w:r>
        <w:rPr>
          <w:rFonts w:hint="eastAsia"/>
        </w:rPr>
        <w:t>這是他前陣子在專研自在訣後所學的法術之一，火蛇術，雖沒有轟雷術威力那麼大，但勝在出招速度快，此時正好派上用場。</w:t>
      </w:r>
    </w:p>
    <w:p w:rsidR="00C04663" w:rsidRDefault="00A7259F" w:rsidP="00813907">
      <w:pPr>
        <w:spacing w:after="240"/>
      </w:pPr>
      <w:r>
        <w:rPr>
          <w:rFonts w:hint="eastAsia"/>
        </w:rPr>
        <w:t>跟著</w:t>
      </w:r>
      <w:r w:rsidR="00C2288D">
        <w:rPr>
          <w:rFonts w:hint="eastAsia"/>
        </w:rPr>
        <w:t>李龍飛</w:t>
      </w:r>
      <w:r>
        <w:rPr>
          <w:rFonts w:hint="eastAsia"/>
        </w:rPr>
        <w:t>與徐篙兵分兩路，</w:t>
      </w:r>
      <w:r w:rsidR="00C2288D">
        <w:rPr>
          <w:rFonts w:hint="eastAsia"/>
        </w:rPr>
        <w:t>趁著對方錯愕之際，</w:t>
      </w:r>
      <w:r>
        <w:rPr>
          <w:rFonts w:hint="eastAsia"/>
        </w:rPr>
        <w:t>往不同的方向跑了開來。</w:t>
      </w:r>
    </w:p>
    <w:p w:rsidR="00C04663" w:rsidRDefault="00A7259F" w:rsidP="00813907">
      <w:pPr>
        <w:spacing w:after="240"/>
      </w:pPr>
      <w:r>
        <w:rPr>
          <w:rFonts w:hint="eastAsia"/>
        </w:rPr>
        <w:t>那刀氣雖可改變方向，但對方動作如此迅速，就連那老者也是為之頓，等到想再追過去，卻已經是失去了先機。</w:t>
      </w:r>
    </w:p>
    <w:p w:rsidR="00C04663" w:rsidRDefault="00A7259F" w:rsidP="00813907">
      <w:pPr>
        <w:spacing w:after="240"/>
      </w:pPr>
      <w:r>
        <w:rPr>
          <w:rFonts w:hint="eastAsia"/>
        </w:rPr>
        <w:t>眼看對方兵分兩路，那老者跟那年輕修士對望一眼，都看出對方心中的猶豫，不知道該往哪邊追才是。</w:t>
      </w:r>
    </w:p>
    <w:p w:rsidR="00C04663" w:rsidRDefault="00A7259F" w:rsidP="00813907">
      <w:pPr>
        <w:spacing w:after="240"/>
      </w:pPr>
      <w:r>
        <w:rPr>
          <w:rFonts w:hint="eastAsia"/>
        </w:rPr>
        <w:t>卻在此時，那林子後方一個妖豔的少</w:t>
      </w:r>
      <w:r w:rsidR="00BD2D70">
        <w:rPr>
          <w:rFonts w:hint="eastAsia"/>
        </w:rPr>
        <w:t>女</w:t>
      </w:r>
      <w:r>
        <w:rPr>
          <w:rFonts w:hint="eastAsia"/>
        </w:rPr>
        <w:t>走出，她赤腳裸足，兩臂短袖僅恰恰好蓋過肩膀，一身玲瓏標誌的身材讓人看得都為之神迷。</w:t>
      </w:r>
    </w:p>
    <w:p w:rsidR="00C04663" w:rsidRDefault="00A7259F" w:rsidP="00813907">
      <w:pPr>
        <w:spacing w:after="240"/>
      </w:pPr>
      <w:r>
        <w:rPr>
          <w:rFonts w:hint="eastAsia"/>
        </w:rPr>
        <w:t>她看都不看兩人一眼，朝著李龍飛逃去的方向，嫵媚地笑了笑，自言自語說道。</w:t>
      </w:r>
    </w:p>
    <w:p w:rsidR="00C04663" w:rsidRDefault="00A7259F" w:rsidP="00813907">
      <w:pPr>
        <w:spacing w:after="240"/>
      </w:pPr>
      <w:r>
        <w:rPr>
          <w:rFonts w:hint="eastAsia"/>
        </w:rPr>
        <w:t>「靈識，判斷，都很不錯，就可惜修為低了些，否則倒也是個合適的鼎爐。」</w:t>
      </w:r>
    </w:p>
    <w:p w:rsidR="00C04663" w:rsidRDefault="00A7259F" w:rsidP="00813907">
      <w:pPr>
        <w:spacing w:after="240"/>
      </w:pPr>
      <w:r>
        <w:rPr>
          <w:rFonts w:hint="eastAsia"/>
        </w:rPr>
        <w:t>跟著，轉頭對刀仙宗兩人冷冷説道：</w:t>
      </w:r>
    </w:p>
    <w:p w:rsidR="00C04663" w:rsidRDefault="00A7259F" w:rsidP="00813907">
      <w:pPr>
        <w:spacing w:after="240"/>
      </w:pPr>
      <w:r>
        <w:rPr>
          <w:rFonts w:hint="eastAsia"/>
        </w:rPr>
        <w:t>「你們把身份令牌留下，之後就可以離開了。」</w:t>
      </w:r>
    </w:p>
    <w:p w:rsidR="00C04663" w:rsidRDefault="00A7259F" w:rsidP="00813907">
      <w:pPr>
        <w:spacing w:after="240"/>
      </w:pPr>
      <w:r>
        <w:rPr>
          <w:rFonts w:hint="eastAsia"/>
        </w:rPr>
        <w:t>那老者還要遲疑些甚麼，年輕修士已經忍不住破口大罵道：</w:t>
      </w:r>
    </w:p>
    <w:p w:rsidR="00C04663" w:rsidRDefault="00A7259F" w:rsidP="00813907">
      <w:pPr>
        <w:spacing w:after="240"/>
      </w:pPr>
      <w:r>
        <w:rPr>
          <w:rFonts w:hint="eastAsia"/>
        </w:rPr>
        <w:t>「妳說甚麼，我們可是刀仙宗的人，妳既是</w:t>
      </w:r>
      <w:del w:id="4762" w:author="簡新佳" w:date="2019-02-27T13:34:00Z">
        <w:r w:rsidDel="00007441">
          <w:rPr>
            <w:rFonts w:hint="eastAsia"/>
          </w:rPr>
          <w:delText>鬼屍宗</w:delText>
        </w:r>
      </w:del>
      <w:ins w:id="4763" w:author="簡新佳" w:date="2019-02-27T13:34:00Z">
        <w:r w:rsidR="00007441">
          <w:rPr>
            <w:rFonts w:hint="eastAsia"/>
          </w:rPr>
          <w:t>鬼屍門</w:t>
        </w:r>
      </w:ins>
      <w:r>
        <w:rPr>
          <w:rFonts w:hint="eastAsia"/>
        </w:rPr>
        <w:t>的人，難道不知道我們兩派約好互不出手嗎？」</w:t>
      </w:r>
    </w:p>
    <w:p w:rsidR="00C04663" w:rsidRDefault="00A7259F" w:rsidP="00813907">
      <w:pPr>
        <w:spacing w:after="240"/>
      </w:pPr>
      <w:r>
        <w:rPr>
          <w:rFonts w:hint="eastAsia"/>
        </w:rPr>
        <w:t>「喔？奴家是聽說過我們不能對刀仙宗出手，但可沒聽說過我們不能對死人出手阿…」那少婦幽幽說道，低頭看著自己的一雙玉手。</w:t>
      </w:r>
    </w:p>
    <w:p w:rsidR="00C04663" w:rsidRDefault="00A7259F" w:rsidP="00813907">
      <w:pPr>
        <w:spacing w:after="240"/>
      </w:pPr>
      <w:r>
        <w:rPr>
          <w:rFonts w:hint="eastAsia"/>
        </w:rPr>
        <w:t>「妳…」老者聽到最後，大吃一驚，正要開口說些甚麼，卻見到對方纖纖細手一揮，一道</w:t>
      </w:r>
      <w:ins w:id="4764" w:author="Administrator" w:date="2019-03-04T00:00:00Z">
        <w:r w:rsidR="002D02D8">
          <w:rPr>
            <w:rFonts w:hint="eastAsia"/>
          </w:rPr>
          <w:t>五彩繽紛</w:t>
        </w:r>
      </w:ins>
      <w:del w:id="4765" w:author="Administrator" w:date="2019-03-04T00:00:00Z">
        <w:r w:rsidDel="002D02D8">
          <w:rPr>
            <w:rFonts w:hint="eastAsia"/>
          </w:rPr>
          <w:delText>五</w:delText>
        </w:r>
      </w:del>
      <w:del w:id="4766" w:author="Administrator" w:date="2019-03-03T23:59:00Z">
        <w:r w:rsidDel="002D02D8">
          <w:rPr>
            <w:rFonts w:hint="eastAsia"/>
          </w:rPr>
          <w:delText>顏六色</w:delText>
        </w:r>
      </w:del>
      <w:r>
        <w:rPr>
          <w:rFonts w:hint="eastAsia"/>
        </w:rPr>
        <w:t>的毒霧迅速散出，瞬間將兩人包在裡面。</w:t>
      </w:r>
    </w:p>
    <w:p w:rsidR="00C04663" w:rsidRDefault="00A7259F" w:rsidP="00813907">
      <w:pPr>
        <w:spacing w:after="240"/>
      </w:pPr>
      <w:r>
        <w:rPr>
          <w:rFonts w:hint="eastAsia"/>
        </w:rPr>
        <w:lastRenderedPageBreak/>
        <w:t>只聽到毒霧內傳來陣陣寶物術法的光芒與淒慘的叫聲，不久，再散開時，地上只剩下一攤血水，以及兩人的衣物及令牌等遺留在地上。</w:t>
      </w:r>
    </w:p>
    <w:p w:rsidR="00C04663" w:rsidRDefault="00A7259F" w:rsidP="00813907">
      <w:pPr>
        <w:spacing w:after="240"/>
      </w:pPr>
      <w:r>
        <w:rPr>
          <w:rFonts w:hint="eastAsia"/>
        </w:rPr>
        <w:t>「唉…奴家可給過你們機會阿。拿門規來威脅奴家…說不得，只好讓你們消失，只有這樣，奴家才不會受到責罵。」說完這話，那少婦順手將地上的令牌一收，跟著大有興緻地朝著李龍飛逃跑的方向望去，接著飄然飛了過去，彷彿一切都沒有事情發生過一樣。</w:t>
      </w:r>
    </w:p>
    <w:p w:rsidR="00C04663" w:rsidRDefault="00A7259F" w:rsidP="00813907">
      <w:pPr>
        <w:spacing w:after="240"/>
      </w:pPr>
      <w:r>
        <w:rPr>
          <w:rFonts w:hint="eastAsia"/>
        </w:rPr>
        <w:t>同一時間，血色禁地之內，這樣的事情在好幾處都上演。</w:t>
      </w:r>
    </w:p>
    <w:p w:rsidR="00C04663" w:rsidRDefault="00A7259F" w:rsidP="00813907">
      <w:pPr>
        <w:spacing w:after="240"/>
      </w:pPr>
      <w:r>
        <w:t>…………</w:t>
      </w:r>
      <w:r>
        <w:rPr>
          <w:rFonts w:hint="eastAsia"/>
        </w:rPr>
        <w:t>..</w:t>
      </w:r>
    </w:p>
    <w:p w:rsidR="00C04663" w:rsidRDefault="00A7259F" w:rsidP="00813907">
      <w:pPr>
        <w:spacing w:after="240"/>
      </w:pPr>
      <w:r>
        <w:rPr>
          <w:rFonts w:hint="eastAsia"/>
        </w:rPr>
        <w:t>一片黃塵滾滾的沙地中，三道人影兩胖一瘦急速往前飛奔，看其修為都至少是築基以上，但前方兩人臉上卻血色全無，不斷地往身後追趕之人看去。</w:t>
      </w:r>
    </w:p>
    <w:p w:rsidR="00C04663" w:rsidRDefault="00A7259F" w:rsidP="00813907">
      <w:pPr>
        <w:spacing w:after="240"/>
      </w:pPr>
      <w:r>
        <w:rPr>
          <w:rFonts w:hint="eastAsia"/>
        </w:rPr>
        <w:t>「道辰子，你別太過份了，我們不過是拿了你師弟的令牌，現在也已經還回去了，你還想怎樣？」兩人中落後的是一名長相青秀的修士，背上背著一口黑棺，看起來還有點小白臉的樣子，此時卻是面目猙獰，一點也沒有平日在宗內的瀟灑。</w:t>
      </w:r>
    </w:p>
    <w:p w:rsidR="00C04663" w:rsidRDefault="00A7259F" w:rsidP="00813907">
      <w:pPr>
        <w:spacing w:after="240"/>
      </w:pPr>
      <w:r>
        <w:rPr>
          <w:rFonts w:hint="eastAsia"/>
        </w:rPr>
        <w:t>「哼！想怎樣？你們既然敢搶我師弟的令牌，那就該知道奪人者人亦奪之的道理，乖乖丟下你們的令牌給我，否則，就把命給留下來吧！」背後那追趕之人，雙手負背，腳下踏著赤劍，明明可以馬上衝到對方身後，卻是不急不徐地前進著。</w:t>
      </w:r>
    </w:p>
    <w:p w:rsidR="00C04663" w:rsidRDefault="00A7259F" w:rsidP="00813907">
      <w:pPr>
        <w:spacing w:after="240"/>
      </w:pPr>
      <w:r>
        <w:rPr>
          <w:rFonts w:hint="eastAsia"/>
        </w:rPr>
        <w:t>「欺人太甚！白師弟，我們跟他拼了！」另外那名黑衣修士，背上同樣背著棺木，聽到這話，猛地停下腳步，氣急敗壞轉過身去，雙手一個掐訣，頓時身後的棺木打了開來，一個青面獠牙的屍傀走了出來。</w:t>
      </w:r>
    </w:p>
    <w:p w:rsidR="00C04663" w:rsidRDefault="00A7259F" w:rsidP="00813907">
      <w:pPr>
        <w:spacing w:after="240"/>
      </w:pPr>
      <w:r>
        <w:rPr>
          <w:rFonts w:hint="eastAsia"/>
        </w:rPr>
        <w:t>那長相清秀的白師弟微一遲疑，雖說還想試著說服對方，但眼看自己師兄出手，當下也不得不喚出自己的屍傀，頓時另一尊黑臉壯碩的屍傀立在他的面前，朝那赤劍宗的修士撲去。</w:t>
      </w:r>
    </w:p>
    <w:p w:rsidR="00C04663" w:rsidRDefault="00A7259F" w:rsidP="00813907">
      <w:pPr>
        <w:spacing w:after="240"/>
      </w:pPr>
      <w:r>
        <w:rPr>
          <w:rFonts w:hint="eastAsia"/>
        </w:rPr>
        <w:t>「哼哼…雕蟲小技也敢在我面前出醜？要是貴門的鬼谷玟出手，那我還有些忌憚，至於你們，自尋死路而已！」道辰子臉上露出譏笑，往腳下赤劍一踏，頓時長劍一分為四，化作數道銳利的劍氣直衝而出。</w:t>
      </w:r>
    </w:p>
    <w:p w:rsidR="00C04663" w:rsidRDefault="00A7259F" w:rsidP="00813907">
      <w:pPr>
        <w:spacing w:after="240"/>
      </w:pPr>
      <w:r>
        <w:rPr>
          <w:rFonts w:hint="eastAsia"/>
        </w:rPr>
        <w:t>那兩名鬼屍門的的弟子大喝一聲，隨著手中一道道令符貫入青屍黑屍，原本閉眼的屍傀頓時雙目一睜，一雙銅筋鐵臂赫然增長數寸，往那劍氣抓去。</w:t>
      </w:r>
    </w:p>
    <w:p w:rsidR="00C04663" w:rsidRDefault="00A7259F" w:rsidP="00813907">
      <w:pPr>
        <w:spacing w:after="240"/>
      </w:pPr>
      <w:r>
        <w:rPr>
          <w:rFonts w:hint="eastAsia"/>
        </w:rPr>
        <w:t>卻聽到碰碰兩聲，到那劍氣銳不可擋，竟直接將那兩尊屍傀的手臂斬碎，跟著直穿屍身，將那青黑兩屍刺出了七八個窟窿。</w:t>
      </w:r>
    </w:p>
    <w:p w:rsidR="00C04663" w:rsidRDefault="00A7259F" w:rsidP="00813907">
      <w:pPr>
        <w:spacing w:after="240"/>
      </w:pPr>
      <w:r>
        <w:rPr>
          <w:rFonts w:hint="eastAsia"/>
        </w:rPr>
        <w:t>那黑衣修士慘叫一聲，噴出一口鮮血，跟著一手往腰間一扯，一塊令牌丟下，另</w:t>
      </w:r>
      <w:r>
        <w:rPr>
          <w:rFonts w:hint="eastAsia"/>
        </w:rPr>
        <w:lastRenderedPageBreak/>
        <w:t>一手則是掏出一道符籙，摧化之後化作一道黑霧，轉身便往遠處遁去。</w:t>
      </w:r>
    </w:p>
    <w:p w:rsidR="00C04663" w:rsidRDefault="00A7259F" w:rsidP="00813907">
      <w:pPr>
        <w:spacing w:after="240"/>
      </w:pPr>
      <w:r>
        <w:rPr>
          <w:rFonts w:hint="eastAsia"/>
        </w:rPr>
        <w:t>「師兄，你…！」白臉修士一見自己師兄竟棄了自己逃跑，本已白晰的臉色更是蒼白，轉身也想往後跑去。</w:t>
      </w:r>
    </w:p>
    <w:p w:rsidR="00C04663" w:rsidRDefault="00A7259F" w:rsidP="00813907">
      <w:pPr>
        <w:spacing w:after="240"/>
      </w:pPr>
      <w:r>
        <w:rPr>
          <w:rFonts w:hint="eastAsia"/>
        </w:rPr>
        <w:t>但他們兩人所控的屍傀本就抵擋不住那劍氣，此時只剩他一個，更是瞬間就讓那劍氣將青黑兩屍斬成了數塊，跟著道辰子眼中殺機一閃而過，冷冷說了一聲「遲了！」，唰唰兩道劍氣，瞬間穿過那白臉修士的護身法器，後入前出，直到死前，那白臉修士都無法相信自己就這麼輕易地死在對方手下。</w:t>
      </w:r>
    </w:p>
    <w:p w:rsidR="00C04663" w:rsidRDefault="00A7259F" w:rsidP="00813907">
      <w:pPr>
        <w:spacing w:after="240"/>
      </w:pPr>
      <w:r>
        <w:rPr>
          <w:rFonts w:hint="eastAsia"/>
        </w:rPr>
        <w:t>殺了那白臉修士，道辰子收起令牌，看向那黑衣修士逃跑的地方，嘴角泛起一抹陰寒的冷笑，跟著踏上赤劍，轉眼化作一道長虹繼續往對方追去。</w:t>
      </w:r>
    </w:p>
    <w:p w:rsidR="00C04663" w:rsidRDefault="00A7259F" w:rsidP="00813907">
      <w:pPr>
        <w:spacing w:after="240"/>
      </w:pPr>
      <w:r>
        <w:t>………………</w:t>
      </w:r>
    </w:p>
    <w:p w:rsidR="00C04663" w:rsidRDefault="00A7259F" w:rsidP="00813907">
      <w:pPr>
        <w:spacing w:after="240"/>
      </w:pPr>
      <w:r>
        <w:rPr>
          <w:rFonts w:hint="eastAsia"/>
        </w:rPr>
        <w:t>沼地裡，三名練氣大圓滿的刀仙宗的弟子，彼此圍繞成圈，背對背看著前方的敵人，臉上露出兇狠的樣子，心中卻是苦不堪言。</w:t>
      </w:r>
    </w:p>
    <w:p w:rsidR="00C04663" w:rsidRDefault="00A7259F" w:rsidP="00813907">
      <w:pPr>
        <w:spacing w:after="240"/>
      </w:pPr>
      <w:r>
        <w:rPr>
          <w:rFonts w:hint="eastAsia"/>
        </w:rPr>
        <w:t>三人之外，七名靈崇觀的修士圍繞著他們，雖然每一個人的修為都比對方低上一截，但是七人聯合，竟形成了一個奇異的陣法，生生將對方困在裡面，即使對方想逃，也沒有那麼容易就能出來。</w:t>
      </w:r>
    </w:p>
    <w:p w:rsidR="00C04663" w:rsidRDefault="00A7259F" w:rsidP="00813907">
      <w:pPr>
        <w:spacing w:after="240"/>
      </w:pPr>
      <w:r>
        <w:rPr>
          <w:rFonts w:hint="eastAsia"/>
        </w:rPr>
        <w:t>「唉…陳道友，我跟你也算是舊識，只要你將令牌交了出來，我們絕不為難你們，否則，這小七星陣雖一時三刻無法滅殺你們，但要將你們法力全都耗光，也不需要花上太多的時間，屆時，我們一樣可以得到你們的令牌，豈不是得不償失？」陣法中間，一名帶頭的白鬚修士，嘆了口氣，撫了撫長鬚似有不忍地說道。</w:t>
      </w:r>
    </w:p>
    <w:p w:rsidR="00C04663" w:rsidRDefault="00A7259F" w:rsidP="00813907">
      <w:pPr>
        <w:spacing w:after="240"/>
      </w:pPr>
      <w:r>
        <w:rPr>
          <w:rFonts w:hint="eastAsia"/>
        </w:rPr>
        <w:t>那被稱作陳道友的刀仙宗弟子，臉上則充滿掙扎與不甘，轉頭看向身旁兩位師兄弟，彼此都看得出對方心中的無奈與惶恐。</w:t>
      </w:r>
    </w:p>
    <w:p w:rsidR="00C04663" w:rsidRDefault="00A7259F" w:rsidP="00813907">
      <w:pPr>
        <w:spacing w:after="240"/>
      </w:pPr>
      <w:r>
        <w:rPr>
          <w:rFonts w:hint="eastAsia"/>
        </w:rPr>
        <w:t>他們運氣也不知是好還壞，一傳送進來，便發現同門師兄弟都在附近，因此三人聯手，只打練氣期弟子的主意，竟也搶了不少令牌。</w:t>
      </w:r>
    </w:p>
    <w:p w:rsidR="00C04663" w:rsidRDefault="00A7259F" w:rsidP="00813907">
      <w:pPr>
        <w:spacing w:after="240"/>
      </w:pPr>
      <w:r>
        <w:rPr>
          <w:rFonts w:hint="eastAsia"/>
        </w:rPr>
        <w:t>想不到當他們打算對一名練氣九層的靈崇觀弟子下手時，這才發現，對方竟是故意引自己入洞，反過來佈下陣法，困住了自己三人。</w:t>
      </w:r>
    </w:p>
    <w:p w:rsidR="00C04663" w:rsidRDefault="00A7259F" w:rsidP="00813907">
      <w:pPr>
        <w:spacing w:after="240"/>
      </w:pPr>
      <w:r>
        <w:rPr>
          <w:rFonts w:hint="eastAsia"/>
        </w:rPr>
        <w:t>雖說對方修為不如自己，但佈下陣法後，每一個人出手都有如七人同時出手，即使自己三人聯手，也敵擋不住那樣的威力，弄到最後，連想逃離，都被牢牢困死在裡面。</w:t>
      </w:r>
    </w:p>
    <w:p w:rsidR="00C04663" w:rsidRDefault="00A7259F" w:rsidP="00813907">
      <w:pPr>
        <w:spacing w:after="240"/>
      </w:pPr>
      <w:r>
        <w:rPr>
          <w:rFonts w:hint="eastAsia"/>
        </w:rPr>
        <w:t>此時那位陳姓修士，</w:t>
      </w:r>
      <w:del w:id="4767" w:author="簡新佳" w:date="2019-02-25T17:00:00Z">
        <w:r w:rsidDel="0012795F">
          <w:rPr>
            <w:rFonts w:hint="eastAsia"/>
          </w:rPr>
          <w:delText>靈力</w:delText>
        </w:r>
      </w:del>
      <w:ins w:id="4768" w:author="簡新佳" w:date="2019-02-25T17:00:00Z">
        <w:r w:rsidR="0012795F">
          <w:rPr>
            <w:rFonts w:hint="eastAsia"/>
          </w:rPr>
          <w:t>靈氣</w:t>
        </w:r>
      </w:ins>
      <w:r>
        <w:rPr>
          <w:rFonts w:hint="eastAsia"/>
        </w:rPr>
        <w:t>已經耗掉了七七八八，再這樣下去，恐怕連命都不保，當下臉色一沉，低聲說道：</w:t>
      </w:r>
    </w:p>
    <w:p w:rsidR="00C04663" w:rsidRDefault="00A7259F" w:rsidP="00813907">
      <w:pPr>
        <w:spacing w:after="240"/>
      </w:pPr>
      <w:r>
        <w:rPr>
          <w:rFonts w:hint="eastAsia"/>
        </w:rPr>
        <w:lastRenderedPageBreak/>
        <w:t>「姓胡的，你說話可算話？我們把令牌交出，你們可得保我們性命無虞？」</w:t>
      </w:r>
    </w:p>
    <w:p w:rsidR="00C04663" w:rsidRDefault="00A7259F" w:rsidP="00813907">
      <w:pPr>
        <w:spacing w:after="240"/>
      </w:pPr>
      <w:r>
        <w:rPr>
          <w:rFonts w:hint="eastAsia"/>
        </w:rPr>
        <w:t>「這個自然，我們目標是令牌，不是奪人性命，只要你們把搶來的令牌連同自己的令牌交出，我們何必要為難你們呢？」那胡姓老者義正言詞，點頭回答。</w:t>
      </w:r>
    </w:p>
    <w:p w:rsidR="00C04663" w:rsidRDefault="00A7259F" w:rsidP="00813907">
      <w:pPr>
        <w:spacing w:after="240"/>
      </w:pPr>
      <w:r>
        <w:rPr>
          <w:rFonts w:hint="eastAsia"/>
        </w:rPr>
        <w:t>一刻鐘後，那三名刀仙宗的弟子，在交出令牌之後，這才狼狽的離開陣法中心。</w:t>
      </w:r>
    </w:p>
    <w:p w:rsidR="00C04663" w:rsidRDefault="00A7259F" w:rsidP="00813907">
      <w:pPr>
        <w:spacing w:after="240"/>
      </w:pPr>
      <w:r>
        <w:rPr>
          <w:rFonts w:hint="eastAsia"/>
        </w:rPr>
        <w:t>他們三人卻不知，在他們離開不久，那沼澤之中，突然一個驚天黑影，猛地從沼澤之中竄出，張口一吸，將那靈崇觀七人連同陣法一起吞下，跟著又沒入泥中，轉眼就消失得無影無蹤…</w:t>
      </w:r>
    </w:p>
    <w:p w:rsidR="00C04663" w:rsidRDefault="00A7259F" w:rsidP="00813907">
      <w:pPr>
        <w:spacing w:after="240"/>
      </w:pPr>
      <w:r>
        <w:t>……………</w:t>
      </w:r>
      <w:r>
        <w:rPr>
          <w:rFonts w:hint="eastAsia"/>
        </w:rPr>
        <w:t>..</w:t>
      </w:r>
    </w:p>
    <w:p w:rsidR="00C04663" w:rsidRDefault="00A7259F" w:rsidP="00813907">
      <w:pPr>
        <w:spacing w:after="240"/>
      </w:pPr>
      <w:r>
        <w:rPr>
          <w:rFonts w:hint="eastAsia"/>
        </w:rPr>
        <w:t>山坡上，李龍飛祭起</w:t>
      </w:r>
      <w:r w:rsidR="00274866">
        <w:rPr>
          <w:rFonts w:hint="eastAsia"/>
        </w:rPr>
        <w:t>木癸寶劍</w:t>
      </w:r>
      <w:r>
        <w:rPr>
          <w:rFonts w:hint="eastAsia"/>
        </w:rPr>
        <w:t>及八把飛劍，臉色陰沉，絲毫不敢放鬆地看著前面一名青衣修士。</w:t>
      </w:r>
    </w:p>
    <w:p w:rsidR="00C04663" w:rsidRDefault="00A7259F" w:rsidP="00813907">
      <w:pPr>
        <w:spacing w:after="240"/>
      </w:pPr>
      <w:r>
        <w:rPr>
          <w:rFonts w:hint="eastAsia"/>
        </w:rPr>
        <w:t>這名修士旁，一名白衣青年，正神情複雜的看著李龍飛，同時暗自在心底嘆了口氣。</w:t>
      </w:r>
    </w:p>
    <w:p w:rsidR="00C04663" w:rsidRDefault="00A7259F" w:rsidP="00813907">
      <w:pPr>
        <w:spacing w:after="240"/>
      </w:pPr>
      <w:r>
        <w:rPr>
          <w:rFonts w:hint="eastAsia"/>
        </w:rPr>
        <w:t>「你說，此人便是我師尊通緝，連殺我宗好幾個弟子的李龍飛是嗎？」那修士正眼不瞧李龍飛，自顧自地問著那白衣青年。</w:t>
      </w:r>
    </w:p>
    <w:p w:rsidR="00C04663" w:rsidRDefault="00A7259F" w:rsidP="00813907">
      <w:pPr>
        <w:spacing w:after="240"/>
      </w:pPr>
      <w:r>
        <w:rPr>
          <w:rFonts w:hint="eastAsia"/>
        </w:rPr>
        <w:t>「是，我曾跟他交手過一次，絕對不會認錯。」那白衣青年看起來對那青衣修士很是恭敬，抱拳低頭回答。</w:t>
      </w:r>
    </w:p>
    <w:p w:rsidR="00C04663" w:rsidRDefault="00A7259F" w:rsidP="00813907">
      <w:pPr>
        <w:spacing w:after="240"/>
      </w:pPr>
      <w:r>
        <w:rPr>
          <w:rFonts w:hint="eastAsia"/>
        </w:rPr>
        <w:t>「喔？連築基修為都沒有，居然能從師弟你手下跑掉，到底是他有一些特殊手段呢？還是師弟你故意放水呢？」那青衣修士雖然表情不變，但是身上氣勢隨著說話，陡然急速攀升，轉眼間，一股築基後期的修為散了開來。</w:t>
      </w:r>
    </w:p>
    <w:p w:rsidR="00C04663" w:rsidRDefault="00A7259F" w:rsidP="00813907">
      <w:pPr>
        <w:spacing w:after="240"/>
      </w:pPr>
      <w:r>
        <w:rPr>
          <w:rFonts w:hint="eastAsia"/>
        </w:rPr>
        <w:t>白衣青年額上冒出了一些冷汗，不敢回答，但另一頭的李龍飛，卻是感到渾身有如重物壓頂，要不是肉身已達到半步築基之力，此時恐怕已經跪下，無法再像現在這樣直挺挺地站著。</w:t>
      </w:r>
    </w:p>
    <w:p w:rsidR="00C04663" w:rsidRDefault="00A7259F" w:rsidP="00813907">
      <w:pPr>
        <w:spacing w:after="240"/>
      </w:pPr>
      <w:r>
        <w:rPr>
          <w:rFonts w:hint="eastAsia"/>
        </w:rPr>
        <w:t>「罷了，殺了他，奪下令牌，也算是替我師弟謝風淮報仇好了。」那青衣修士輕描淡寫之間，右手一舉，一道驚天刀氣，比起當初葉全全力所施展的有過之而無不及，朝著李龍飛直接劈去。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鬼谷玟</w:t>
      </w:r>
    </w:p>
    <w:p w:rsidR="00C04663" w:rsidRDefault="00C04663" w:rsidP="00813907">
      <w:pPr>
        <w:spacing w:after="240"/>
      </w:pPr>
    </w:p>
    <w:p w:rsidR="00C04663" w:rsidRDefault="00A7259F" w:rsidP="00813907">
      <w:pPr>
        <w:spacing w:after="240"/>
      </w:pPr>
      <w:r>
        <w:rPr>
          <w:rFonts w:hint="eastAsia"/>
        </w:rPr>
        <w:lastRenderedPageBreak/>
        <w:t>眼見刀氣劈來，李龍飛當然不會坐以待斃，他修為運轉，傾刻就將身上的重壓給解了開來。</w:t>
      </w:r>
    </w:p>
    <w:p w:rsidR="00C04663" w:rsidRDefault="00A7259F" w:rsidP="00813907">
      <w:pPr>
        <w:spacing w:after="240"/>
      </w:pPr>
      <w:r>
        <w:rPr>
          <w:rFonts w:hint="eastAsia"/>
        </w:rPr>
        <w:t>接著向前一指，那</w:t>
      </w:r>
      <w:r w:rsidR="00274866">
        <w:rPr>
          <w:rFonts w:hint="eastAsia"/>
        </w:rPr>
        <w:t>木癸寶劍</w:t>
      </w:r>
      <w:r>
        <w:rPr>
          <w:rFonts w:hint="eastAsia"/>
        </w:rPr>
        <w:t>赫然往那刀氣擊去。</w:t>
      </w:r>
    </w:p>
    <w:p w:rsidR="00C04663" w:rsidRDefault="00A7259F" w:rsidP="00813907">
      <w:pPr>
        <w:spacing w:after="240"/>
      </w:pPr>
      <w:r>
        <w:rPr>
          <w:rFonts w:hint="eastAsia"/>
        </w:rPr>
        <w:t>轟！</w:t>
      </w:r>
    </w:p>
    <w:p w:rsidR="00C04663" w:rsidRDefault="00274866" w:rsidP="00813907">
      <w:pPr>
        <w:spacing w:after="240"/>
      </w:pPr>
      <w:r>
        <w:rPr>
          <w:rFonts w:hint="eastAsia"/>
        </w:rPr>
        <w:t>寶劍</w:t>
      </w:r>
      <w:r w:rsidR="00A7259F">
        <w:rPr>
          <w:rFonts w:hint="eastAsia"/>
        </w:rPr>
        <w:t>與那刀氣撞擊之後，雖說彼此修為差距頗大，但畢竟一個是實體法器，一個只是凝聚而成的刀氣，加上對方只是隨意而為，</w:t>
      </w:r>
      <w:r>
        <w:rPr>
          <w:rFonts w:hint="eastAsia"/>
        </w:rPr>
        <w:t>寶劍雖不敵</w:t>
      </w:r>
      <w:r w:rsidR="00A7259F">
        <w:rPr>
          <w:rFonts w:hint="eastAsia"/>
        </w:rPr>
        <w:t>，還是擋下了刀氣，跟著反彈回來，落在了李龍飛的面前，令他噴了一口鮮血出來。</w:t>
      </w:r>
    </w:p>
    <w:p w:rsidR="00C04663" w:rsidRDefault="00A7259F" w:rsidP="00813907">
      <w:pPr>
        <w:spacing w:after="240"/>
      </w:pPr>
      <w:r>
        <w:rPr>
          <w:rFonts w:hint="eastAsia"/>
        </w:rPr>
        <w:t>「疑？果然有些門道，既然如此，我也不怪師弟你了！」那青衣修士有些詫異，斜眼看向李龍飛這裡，李龍飛只感到對方眼中一片冷如冰山的殺意，讓他光對上眼背後就不由得升起一片寒意。</w:t>
      </w:r>
    </w:p>
    <w:p w:rsidR="00C04663" w:rsidRDefault="00A7259F" w:rsidP="00813907">
      <w:pPr>
        <w:spacing w:after="240"/>
      </w:pPr>
      <w:r>
        <w:rPr>
          <w:rFonts w:hint="eastAsia"/>
        </w:rPr>
        <w:t>說起來，李龍飛的運氣也算夠背了，他剛逃離那刀仙宗的兩名修士追擊，隨即感覺到先前躲在那林內的修士如影隨形的跟在自己背後。</w:t>
      </w:r>
    </w:p>
    <w:p w:rsidR="00C04663" w:rsidRDefault="00A7259F" w:rsidP="00813907">
      <w:pPr>
        <w:spacing w:after="240"/>
      </w:pPr>
      <w:r>
        <w:rPr>
          <w:rFonts w:hint="eastAsia"/>
        </w:rPr>
        <w:t>雖說他沒有見到對方的樣子，但他下意識的直覺，千萬不能讓對方追到自己，否則後果不堪設想，因此拼了命地想要甩掉對方。</w:t>
      </w:r>
    </w:p>
    <w:p w:rsidR="00C04663" w:rsidRDefault="00A7259F" w:rsidP="00813907">
      <w:pPr>
        <w:spacing w:after="240"/>
      </w:pPr>
      <w:r>
        <w:rPr>
          <w:rFonts w:hint="eastAsia"/>
        </w:rPr>
        <w:t>也是因為他</w:t>
      </w:r>
      <w:r w:rsidR="00375419">
        <w:rPr>
          <w:rFonts w:hint="eastAsia"/>
        </w:rPr>
        <w:t>靈識</w:t>
      </w:r>
      <w:r>
        <w:rPr>
          <w:rFonts w:hint="eastAsia"/>
        </w:rPr>
        <w:t>強大的關係，所以即使對方試圖繞路，每每還是被自己給發現，躲了開來，這才能從那林子處跑了幾十里來到這山坡地。</w:t>
      </w:r>
    </w:p>
    <w:p w:rsidR="00C04663" w:rsidRDefault="00A7259F" w:rsidP="00813907">
      <w:pPr>
        <w:spacing w:after="240"/>
      </w:pPr>
      <w:r>
        <w:rPr>
          <w:rFonts w:hint="eastAsia"/>
        </w:rPr>
        <w:t>當然，這也是因為對方不知為何，始終沒有全力追趕，否則，哪怕能察覺對方行蹤，李龍飛還是沒把握能跑這麼遠。</w:t>
      </w:r>
    </w:p>
    <w:p w:rsidR="00C04663" w:rsidRDefault="00A7259F" w:rsidP="00813907">
      <w:pPr>
        <w:spacing w:after="240"/>
      </w:pPr>
      <w:r>
        <w:rPr>
          <w:rFonts w:hint="eastAsia"/>
        </w:rPr>
        <w:t>當他逃到這座小山，發現前面就是一片沼澤，心中正著也許能甩掉對方，想不到一上山坡，便察覺到前面遠遠處有兩名修士朝自己靠近，其中一名修為更是深不可測，讓他不由得一驚，氣息也因此被對方察覺，所以才被擋了下來。</w:t>
      </w:r>
    </w:p>
    <w:p w:rsidR="00C04663" w:rsidRDefault="00A7259F" w:rsidP="00813907">
      <w:pPr>
        <w:spacing w:after="240"/>
      </w:pPr>
      <w:r>
        <w:rPr>
          <w:rFonts w:hint="eastAsia"/>
        </w:rPr>
        <w:t>如今，那青衣修士散發出來的修為遠不是自己可以抵擋的，若是其他宗也許還有一線生機，偏偏對方是刀仙宗的弟子，另一名更是跟自己有過過結的白虎天驕呂冥，這可就讓李龍飛心如死灰，努力想怎麼逃過這場殺劫，卻始終都想不出個好法子來。</w:t>
      </w:r>
    </w:p>
    <w:p w:rsidR="00C04663" w:rsidRDefault="00A7259F" w:rsidP="00813907">
      <w:pPr>
        <w:spacing w:after="240"/>
      </w:pPr>
      <w:r>
        <w:rPr>
          <w:rFonts w:hint="eastAsia"/>
        </w:rPr>
        <w:t>但李龍飛可不願就這樣放棄，抬頭看去時，那青衣修士已經隨手又揮了兩下，兩道跟剛剛一樣巨大的刀氣，同時直奔自己這裡而來。</w:t>
      </w:r>
    </w:p>
    <w:p w:rsidR="00C04663" w:rsidRDefault="00A7259F" w:rsidP="00813907">
      <w:pPr>
        <w:spacing w:after="240"/>
      </w:pPr>
      <w:r>
        <w:rPr>
          <w:rFonts w:hint="eastAsia"/>
        </w:rPr>
        <w:t>一咬牙，李龍飛同時摧動</w:t>
      </w:r>
      <w:r w:rsidR="00274866">
        <w:rPr>
          <w:rFonts w:hint="eastAsia"/>
        </w:rPr>
        <w:t>木癸寶劍</w:t>
      </w:r>
      <w:r>
        <w:rPr>
          <w:rFonts w:hint="eastAsia"/>
        </w:rPr>
        <w:t>跟長生劍陣，分別朝那兩道刀氣擋去。</w:t>
      </w:r>
    </w:p>
    <w:p w:rsidR="00C04663" w:rsidRDefault="00A7259F" w:rsidP="00813907">
      <w:pPr>
        <w:spacing w:after="240"/>
      </w:pPr>
      <w:r>
        <w:rPr>
          <w:rFonts w:hint="eastAsia"/>
        </w:rPr>
        <w:t>轟轟兩聲，</w:t>
      </w:r>
      <w:r w:rsidR="00274866">
        <w:rPr>
          <w:rFonts w:hint="eastAsia"/>
        </w:rPr>
        <w:t>木癸寶劍</w:t>
      </w:r>
      <w:r>
        <w:rPr>
          <w:rFonts w:hint="eastAsia"/>
        </w:rPr>
        <w:t>再一次彈回自己面前，但那長生劍陣的飛劍可沒那麼堅硬，直接被刀氣劈成碎片，跟著餘勢不消地往李龍飛這擊來。</w:t>
      </w:r>
    </w:p>
    <w:p w:rsidR="00C04663" w:rsidRDefault="0017025F" w:rsidP="00813907">
      <w:pPr>
        <w:spacing w:after="240"/>
      </w:pPr>
      <w:r>
        <w:rPr>
          <w:rFonts w:hint="eastAsia"/>
        </w:rPr>
        <w:lastRenderedPageBreak/>
        <w:t>千鈞一髮之際，</w:t>
      </w:r>
      <w:r w:rsidR="00EE5619">
        <w:rPr>
          <w:rFonts w:hint="eastAsia"/>
        </w:rPr>
        <w:t>李龍飛懷中</w:t>
      </w:r>
      <w:r w:rsidR="00274866">
        <w:rPr>
          <w:rFonts w:hint="eastAsia"/>
        </w:rPr>
        <w:t>兩</w:t>
      </w:r>
      <w:r w:rsidR="00EE5619">
        <w:rPr>
          <w:rFonts w:hint="eastAsia"/>
        </w:rPr>
        <w:t>道</w:t>
      </w:r>
      <w:r w:rsidR="00274866">
        <w:rPr>
          <w:rFonts w:hint="eastAsia"/>
        </w:rPr>
        <w:t>黑白光芒</w:t>
      </w:r>
      <w:r w:rsidR="00EE5619">
        <w:rPr>
          <w:rFonts w:hint="eastAsia"/>
        </w:rPr>
        <w:t>一閃，</w:t>
      </w:r>
      <w:r w:rsidR="00274866">
        <w:rPr>
          <w:rFonts w:hint="eastAsia"/>
        </w:rPr>
        <w:t>雙刀</w:t>
      </w:r>
      <w:r w:rsidR="00EE5619">
        <w:rPr>
          <w:rFonts w:hint="eastAsia"/>
        </w:rPr>
        <w:t>憑空而出，將那刀氣擋了下來，</w:t>
      </w:r>
      <w:r w:rsidR="00DF7A34">
        <w:rPr>
          <w:rFonts w:hint="eastAsia"/>
        </w:rPr>
        <w:t>正是</w:t>
      </w:r>
      <w:r w:rsidR="00274866">
        <w:rPr>
          <w:rFonts w:hint="eastAsia"/>
        </w:rPr>
        <w:t>陰陽雙刀；</w:t>
      </w:r>
      <w:r w:rsidR="00DF7A34">
        <w:rPr>
          <w:rFonts w:hint="eastAsia"/>
        </w:rPr>
        <w:t>但這麼一來，</w:t>
      </w:r>
      <w:r w:rsidR="00EE5619">
        <w:rPr>
          <w:rFonts w:hint="eastAsia"/>
        </w:rPr>
        <w:t>卻讓李龍飛</w:t>
      </w:r>
      <w:r w:rsidR="00DF7A34">
        <w:rPr>
          <w:rFonts w:hint="eastAsia"/>
        </w:rPr>
        <w:t>臉色發白，體內的</w:t>
      </w:r>
      <w:del w:id="4769" w:author="簡新佳" w:date="2019-02-25T17:00:00Z">
        <w:r w:rsidR="00DF7A34" w:rsidDel="0012795F">
          <w:rPr>
            <w:rFonts w:hint="eastAsia"/>
          </w:rPr>
          <w:delText>靈力</w:delText>
        </w:r>
      </w:del>
      <w:ins w:id="4770" w:author="簡新佳" w:date="2019-02-25T17:00:00Z">
        <w:r w:rsidR="0012795F">
          <w:rPr>
            <w:rFonts w:hint="eastAsia"/>
          </w:rPr>
          <w:t>靈氣</w:t>
        </w:r>
      </w:ins>
      <w:r w:rsidR="00DF7A34">
        <w:rPr>
          <w:rFonts w:hint="eastAsia"/>
        </w:rPr>
        <w:t>快速消耗</w:t>
      </w:r>
      <w:r w:rsidR="00274866">
        <w:rPr>
          <w:rFonts w:hint="eastAsia"/>
        </w:rPr>
        <w:t>。</w:t>
      </w:r>
    </w:p>
    <w:p w:rsidR="00C04663" w:rsidRDefault="00274866" w:rsidP="00813907">
      <w:pPr>
        <w:spacing w:after="240"/>
      </w:pPr>
      <w:r>
        <w:rPr>
          <w:rFonts w:hint="eastAsia"/>
        </w:rPr>
        <w:t>尤其是那陰陽雙刀自己尚未完全祭煉完畢，使用上來，頗耗</w:t>
      </w:r>
      <w:del w:id="4771" w:author="簡新佳" w:date="2019-02-25T17:00:00Z">
        <w:r w:rsidDel="0012795F">
          <w:rPr>
            <w:rFonts w:hint="eastAsia"/>
          </w:rPr>
          <w:delText>靈</w:delText>
        </w:r>
      </w:del>
      <w:ins w:id="4772" w:author="Administrator" w:date="2019-02-06T18:59:00Z">
        <w:del w:id="4773" w:author="簡新佳" w:date="2019-02-25T17:00:00Z">
          <w:r w:rsidR="00C45046" w:rsidDel="0012795F">
            <w:rPr>
              <w:rFonts w:hint="eastAsia"/>
            </w:rPr>
            <w:delText>力</w:delText>
          </w:r>
        </w:del>
      </w:ins>
      <w:ins w:id="4774" w:author="簡新佳" w:date="2019-02-25T17:00:00Z">
        <w:r w:rsidR="0012795F">
          <w:rPr>
            <w:rFonts w:hint="eastAsia"/>
          </w:rPr>
          <w:t>靈氣</w:t>
        </w:r>
      </w:ins>
      <w:del w:id="4775" w:author="Administrator" w:date="2019-02-06T18:59:00Z">
        <w:r w:rsidDel="00C45046">
          <w:rPr>
            <w:rFonts w:hint="eastAsia"/>
          </w:rPr>
          <w:delText>識</w:delText>
        </w:r>
      </w:del>
      <w:r>
        <w:rPr>
          <w:rFonts w:hint="eastAsia"/>
        </w:rPr>
        <w:t>，若不是李龍飛</w:t>
      </w:r>
      <w:del w:id="4776" w:author="簡新佳" w:date="2019-02-25T17:00:00Z">
        <w:r w:rsidDel="0012795F">
          <w:rPr>
            <w:rFonts w:hint="eastAsia"/>
          </w:rPr>
          <w:delText>靈</w:delText>
        </w:r>
      </w:del>
      <w:ins w:id="4777" w:author="Administrator" w:date="2019-02-06T18:59:00Z">
        <w:del w:id="4778" w:author="簡新佳" w:date="2019-02-25T17:00:00Z">
          <w:r w:rsidR="00C45046" w:rsidDel="0012795F">
            <w:rPr>
              <w:rFonts w:hint="eastAsia"/>
            </w:rPr>
            <w:delText>力</w:delText>
          </w:r>
        </w:del>
      </w:ins>
      <w:ins w:id="4779" w:author="簡新佳" w:date="2019-02-25T17:00:00Z">
        <w:r w:rsidR="0012795F">
          <w:rPr>
            <w:rFonts w:hint="eastAsia"/>
          </w:rPr>
          <w:t>靈氣</w:t>
        </w:r>
      </w:ins>
      <w:del w:id="4780" w:author="Administrator" w:date="2019-02-06T18:59:00Z">
        <w:r w:rsidDel="00C45046">
          <w:rPr>
            <w:rFonts w:hint="eastAsia"/>
          </w:rPr>
          <w:delText>識</w:delText>
        </w:r>
      </w:del>
      <w:r>
        <w:rPr>
          <w:rFonts w:hint="eastAsia"/>
        </w:rPr>
        <w:t>比一般練氣修士強大數倍，怕都還無法操作。</w:t>
      </w:r>
    </w:p>
    <w:p w:rsidR="00C04663" w:rsidRDefault="00EE5619" w:rsidP="00813907">
      <w:pPr>
        <w:spacing w:after="240"/>
      </w:pPr>
      <w:r>
        <w:rPr>
          <w:rFonts w:hint="eastAsia"/>
        </w:rPr>
        <w:t>「真是漏看了眼，居然同時能操控三件上品法器，果然不是一般弟子可以對付得了</w:t>
      </w:r>
      <w:r w:rsidR="00DF7A34">
        <w:rPr>
          <w:rFonts w:hint="eastAsia"/>
        </w:rPr>
        <w:t>；不過，你這般使用下去，</w:t>
      </w:r>
      <w:del w:id="4781" w:author="簡新佳" w:date="2019-02-25T17:00:00Z">
        <w:r w:rsidR="00DF7A34" w:rsidDel="0012795F">
          <w:rPr>
            <w:rFonts w:hint="eastAsia"/>
          </w:rPr>
          <w:delText>靈力</w:delText>
        </w:r>
      </w:del>
      <w:ins w:id="4782" w:author="簡新佳" w:date="2019-02-25T17:00:00Z">
        <w:r w:rsidR="0012795F">
          <w:rPr>
            <w:rFonts w:hint="eastAsia"/>
          </w:rPr>
          <w:t>靈氣</w:t>
        </w:r>
      </w:ins>
      <w:r w:rsidR="00DF7A34">
        <w:rPr>
          <w:rFonts w:hint="eastAsia"/>
        </w:rPr>
        <w:t>就算比尋常煉氣大圓滿多，又能撐得了多久呢？」那青衣修士見刀氣在次被擋下，</w:t>
      </w:r>
      <w:r w:rsidR="00CE3879">
        <w:rPr>
          <w:rFonts w:hint="eastAsia"/>
        </w:rPr>
        <w:t>神</w:t>
      </w:r>
      <w:r w:rsidR="00DF7A34">
        <w:rPr>
          <w:rFonts w:hint="eastAsia"/>
        </w:rPr>
        <w:t>色不變，順手再揮了幾下，</w:t>
      </w:r>
      <w:r w:rsidR="00CE3879">
        <w:rPr>
          <w:rFonts w:hint="eastAsia"/>
        </w:rPr>
        <w:t>跟著</w:t>
      </w:r>
      <w:r w:rsidR="00DF7A34">
        <w:rPr>
          <w:rFonts w:hint="eastAsia"/>
        </w:rPr>
        <w:t>又是四道刀氣凝聚而出，朝李龍飛這呼嘯而來。</w:t>
      </w:r>
    </w:p>
    <w:p w:rsidR="00C04663" w:rsidRDefault="00A7259F" w:rsidP="00813907">
      <w:pPr>
        <w:spacing w:after="240"/>
      </w:pPr>
      <w:r>
        <w:rPr>
          <w:rFonts w:hint="eastAsia"/>
        </w:rPr>
        <w:t>眼看自己是逃不過這一劫了，李龍飛神情陰沉，思索著是否要</w:t>
      </w:r>
      <w:r w:rsidR="00CE3879">
        <w:rPr>
          <w:rFonts w:hint="eastAsia"/>
        </w:rPr>
        <w:t>乾脆</w:t>
      </w:r>
      <w:r w:rsidR="005E215F">
        <w:rPr>
          <w:rFonts w:hint="eastAsia"/>
        </w:rPr>
        <w:t>再</w:t>
      </w:r>
      <w:r w:rsidR="00DF7A34">
        <w:rPr>
          <w:rFonts w:hint="eastAsia"/>
        </w:rPr>
        <w:t>祭出天寒珠</w:t>
      </w:r>
      <w:r w:rsidR="00CE3879">
        <w:rPr>
          <w:rFonts w:hint="eastAsia"/>
        </w:rPr>
        <w:t>困住對方</w:t>
      </w:r>
      <w:r>
        <w:rPr>
          <w:rFonts w:hint="eastAsia"/>
        </w:rPr>
        <w:t>以求</w:t>
      </w:r>
      <w:r w:rsidR="00DF7A34">
        <w:rPr>
          <w:rFonts w:hint="eastAsia"/>
        </w:rPr>
        <w:t>自保</w:t>
      </w:r>
      <w:r>
        <w:rPr>
          <w:rFonts w:hint="eastAsia"/>
        </w:rPr>
        <w:t>，</w:t>
      </w:r>
      <w:r w:rsidR="00DF7A34">
        <w:rPr>
          <w:rFonts w:hint="eastAsia"/>
        </w:rPr>
        <w:t>只是這麼一來，自己</w:t>
      </w:r>
      <w:del w:id="4783" w:author="簡新佳" w:date="2019-02-25T17:00:00Z">
        <w:r w:rsidR="00DF7A34" w:rsidDel="0012795F">
          <w:rPr>
            <w:rFonts w:hint="eastAsia"/>
          </w:rPr>
          <w:delText>靈力</w:delText>
        </w:r>
      </w:del>
      <w:ins w:id="4784" w:author="簡新佳" w:date="2019-02-25T17:00:00Z">
        <w:r w:rsidR="0012795F">
          <w:rPr>
            <w:rFonts w:hint="eastAsia"/>
          </w:rPr>
          <w:t>靈氣</w:t>
        </w:r>
      </w:ins>
      <w:r w:rsidR="00DF7A34">
        <w:rPr>
          <w:rFonts w:hint="eastAsia"/>
        </w:rPr>
        <w:t>怕是支撐不了</w:t>
      </w:r>
      <w:r w:rsidR="00CE3879">
        <w:rPr>
          <w:rFonts w:hint="eastAsia"/>
        </w:rPr>
        <w:t>一刻鐘</w:t>
      </w:r>
      <w:r w:rsidR="00DF7A34">
        <w:rPr>
          <w:rFonts w:hint="eastAsia"/>
        </w:rPr>
        <w:t>，倒時候若是不能逃出，</w:t>
      </w:r>
      <w:r w:rsidR="00CE3879">
        <w:rPr>
          <w:rFonts w:hint="eastAsia"/>
        </w:rPr>
        <w:t>那</w:t>
      </w:r>
      <w:r w:rsidR="00DF7A34">
        <w:rPr>
          <w:rFonts w:hint="eastAsia"/>
        </w:rPr>
        <w:t>可就真的小命難保了。</w:t>
      </w:r>
    </w:p>
    <w:p w:rsidR="00C04663" w:rsidRDefault="00DF7A34" w:rsidP="00813907">
      <w:pPr>
        <w:spacing w:after="240"/>
      </w:pPr>
      <w:r>
        <w:rPr>
          <w:rFonts w:hint="eastAsia"/>
        </w:rPr>
        <w:t>卻見其中兩</w:t>
      </w:r>
      <w:r w:rsidR="00A7259F">
        <w:rPr>
          <w:rFonts w:hint="eastAsia"/>
        </w:rPr>
        <w:t>道刀氣</w:t>
      </w:r>
      <w:r>
        <w:rPr>
          <w:rFonts w:hint="eastAsia"/>
        </w:rPr>
        <w:t>同樣與陰陽雙刀和木癸</w:t>
      </w:r>
      <w:r w:rsidR="00CE3879">
        <w:rPr>
          <w:rFonts w:hint="eastAsia"/>
        </w:rPr>
        <w:t>寶劍交纏在一起，另外兩道卻</w:t>
      </w:r>
      <w:r>
        <w:rPr>
          <w:rFonts w:hint="eastAsia"/>
        </w:rPr>
        <w:t>猛地轉向，</w:t>
      </w:r>
      <w:r w:rsidR="00A7259F">
        <w:rPr>
          <w:rFonts w:hint="eastAsia"/>
        </w:rPr>
        <w:t>往另一邊一顆小樹上擊去。</w:t>
      </w:r>
    </w:p>
    <w:p w:rsidR="00C04663" w:rsidRDefault="00A7259F" w:rsidP="00813907">
      <w:pPr>
        <w:spacing w:after="240"/>
      </w:pPr>
      <w:r>
        <w:rPr>
          <w:rFonts w:hint="eastAsia"/>
        </w:rPr>
        <w:t>咯咯一聲嬌笑，一道婀娜多姿的身影從虛幻中走出，一手握著一張已經燃燒掉的符籙，另一手隨手一揮，一陣</w:t>
      </w:r>
      <w:ins w:id="4785" w:author="Administrator" w:date="2019-03-04T00:00:00Z">
        <w:r w:rsidR="002D02D8">
          <w:rPr>
            <w:rFonts w:hint="eastAsia"/>
          </w:rPr>
          <w:t>五彩繽紛</w:t>
        </w:r>
      </w:ins>
      <w:del w:id="4786" w:author="Administrator" w:date="2019-03-04T00:00:00Z">
        <w:r w:rsidDel="002D02D8">
          <w:rPr>
            <w:rFonts w:hint="eastAsia"/>
          </w:rPr>
          <w:delText>五顏六色</w:delText>
        </w:r>
      </w:del>
      <w:r>
        <w:rPr>
          <w:rFonts w:hint="eastAsia"/>
        </w:rPr>
        <w:t>的霧氣朝那</w:t>
      </w:r>
      <w:r w:rsidR="00DF7A34">
        <w:rPr>
          <w:rFonts w:hint="eastAsia"/>
        </w:rPr>
        <w:t>兩道</w:t>
      </w:r>
      <w:r>
        <w:rPr>
          <w:rFonts w:hint="eastAsia"/>
        </w:rPr>
        <w:t>刀氣捲去。</w:t>
      </w:r>
    </w:p>
    <w:p w:rsidR="00C04663" w:rsidRDefault="00DF7A34" w:rsidP="00813907">
      <w:pPr>
        <w:spacing w:after="240"/>
      </w:pPr>
      <w:r>
        <w:rPr>
          <w:rFonts w:hint="eastAsia"/>
        </w:rPr>
        <w:t>那</w:t>
      </w:r>
      <w:r w:rsidR="00A7259F">
        <w:rPr>
          <w:rFonts w:hint="eastAsia"/>
        </w:rPr>
        <w:t>刀氣與霧氣撞在一起之後，</w:t>
      </w:r>
      <w:r>
        <w:rPr>
          <w:rFonts w:hint="eastAsia"/>
        </w:rPr>
        <w:t>出奇地</w:t>
      </w:r>
      <w:r w:rsidR="00A7259F">
        <w:rPr>
          <w:rFonts w:hint="eastAsia"/>
        </w:rPr>
        <w:t>半點聲音都沒發出，後者便將刀氣給吞沒下去，跟著在那玉臂招呼之下，嗖地又飛回了身影之處，過程只有幾個呼吸而已。</w:t>
      </w:r>
    </w:p>
    <w:p w:rsidR="00C04663" w:rsidRDefault="00A7259F" w:rsidP="00813907">
      <w:pPr>
        <w:spacing w:after="240"/>
      </w:pPr>
      <w:r>
        <w:rPr>
          <w:rFonts w:hint="eastAsia"/>
        </w:rPr>
        <w:t>「五彩毒霧，妳是鬼谷玟，這次鬼屍門弟子中修為最高的帶隊弟子！」那青衣修士眼看刀氣被吞噬後，雖然神情不變，但眼中閃過一絲</w:t>
      </w:r>
      <w:r w:rsidR="00DF7A34">
        <w:rPr>
          <w:rFonts w:hint="eastAsia"/>
        </w:rPr>
        <w:t>精芒</w:t>
      </w:r>
      <w:r>
        <w:rPr>
          <w:rFonts w:hint="eastAsia"/>
        </w:rPr>
        <w:t>。</w:t>
      </w:r>
    </w:p>
    <w:p w:rsidR="00C04663" w:rsidRDefault="00A7259F" w:rsidP="00813907">
      <w:pPr>
        <w:spacing w:after="240"/>
      </w:pPr>
      <w:r>
        <w:rPr>
          <w:rFonts w:hint="eastAsia"/>
        </w:rPr>
        <w:t>「唉唷，奴家哪敢出頭帶隊，更何況論修為，青陽子師兄只差半步結丹的修為，奴家怎樣也都追不過去阿？」鬼谷玟聲音狐媚，整個人像似沒骨頭地倚在那棵小樹，偏偏這樣懶洋洋的姿勢將其姣美的身材突顯得更為動人，就連青陽子身旁的呂冥也忍不住吞了口口水，有些魂不守舍地將目光直盯著對方的胸腰等處看去。</w:t>
      </w:r>
    </w:p>
    <w:p w:rsidR="00C04663" w:rsidRDefault="00A7259F" w:rsidP="00813907">
      <w:pPr>
        <w:spacing w:after="240"/>
      </w:pPr>
      <w:r>
        <w:rPr>
          <w:rFonts w:hint="eastAsia"/>
        </w:rPr>
        <w:t>李龍飛自然</w:t>
      </w:r>
      <w:ins w:id="4787" w:author="Administrator" w:date="2019-03-04T00:00:00Z">
        <w:r w:rsidR="002D02D8">
          <w:rPr>
            <w:rFonts w:hint="eastAsia"/>
          </w:rPr>
          <w:t>也</w:t>
        </w:r>
      </w:ins>
      <w:del w:id="4788" w:author="Administrator" w:date="2019-03-04T00:00:00Z">
        <w:r w:rsidDel="002D02D8">
          <w:rPr>
            <w:rFonts w:hint="eastAsia"/>
          </w:rPr>
          <w:delText>以</w:delText>
        </w:r>
      </w:del>
      <w:r>
        <w:rPr>
          <w:rFonts w:hint="eastAsia"/>
        </w:rPr>
        <w:t>沒忍住，眼神隨著對方的一雙媚眼直愣愣地就要迷失，但便在這時，體內修練的歸心訣自動自發地運轉起來，腦門一陣冰涼湧現，配合他足以媲美築基修士般強大的</w:t>
      </w:r>
      <w:r w:rsidR="00375419">
        <w:rPr>
          <w:rFonts w:hint="eastAsia"/>
        </w:rPr>
        <w:t>靈識</w:t>
      </w:r>
      <w:r>
        <w:rPr>
          <w:rFonts w:hint="eastAsia"/>
        </w:rPr>
        <w:t>，整個人赫然清醒過來，心中則一陣驚懼，暗暗叫聲僥倖。</w:t>
      </w:r>
    </w:p>
    <w:p w:rsidR="00C04663" w:rsidRDefault="00A7259F" w:rsidP="00813907">
      <w:pPr>
        <w:spacing w:after="240"/>
      </w:pPr>
      <w:r>
        <w:rPr>
          <w:rFonts w:hint="eastAsia"/>
        </w:rPr>
        <w:t>察覺到李龍飛的清醒，鬼谷玟跟青陽子都是微微詫異了一下，前者本就矇矓的眼神，在望向李龍飛的時後，又增添了許多的興致。</w:t>
      </w:r>
    </w:p>
    <w:p w:rsidR="00C04663" w:rsidRDefault="00A7259F" w:rsidP="00813907">
      <w:pPr>
        <w:spacing w:after="240"/>
      </w:pPr>
      <w:r>
        <w:rPr>
          <w:rFonts w:hint="eastAsia"/>
        </w:rPr>
        <w:t>而青陽子則是殺機更重，下定決心</w:t>
      </w:r>
      <w:r w:rsidR="00A343FD">
        <w:rPr>
          <w:rFonts w:hint="eastAsia"/>
        </w:rPr>
        <w:t>要趁</w:t>
      </w:r>
      <w:r>
        <w:rPr>
          <w:rFonts w:hint="eastAsia"/>
        </w:rPr>
        <w:t>這次試煉將對方給殺死，否則等其築基之後，</w:t>
      </w:r>
      <w:r w:rsidR="00CE3879">
        <w:rPr>
          <w:rFonts w:hint="eastAsia"/>
        </w:rPr>
        <w:t>自己宗內的師弟們</w:t>
      </w:r>
      <w:r>
        <w:rPr>
          <w:rFonts w:hint="eastAsia"/>
        </w:rPr>
        <w:t>恐怕會多</w:t>
      </w:r>
      <w:r w:rsidR="00CE3879">
        <w:rPr>
          <w:rFonts w:hint="eastAsia"/>
        </w:rPr>
        <w:t>了</w:t>
      </w:r>
      <w:r>
        <w:rPr>
          <w:rFonts w:hint="eastAsia"/>
        </w:rPr>
        <w:t>一名難纏的敵人。</w:t>
      </w:r>
    </w:p>
    <w:p w:rsidR="00C04663" w:rsidRDefault="00A7259F" w:rsidP="00813907">
      <w:pPr>
        <w:spacing w:after="240"/>
      </w:pPr>
      <w:r>
        <w:rPr>
          <w:rFonts w:hint="eastAsia"/>
        </w:rPr>
        <w:lastRenderedPageBreak/>
        <w:t>「既然妳都說妳修為不如我了，那麼還鬼鬼祟祟躲在那裡幹麻？難道是想打我令牌的主意？」青陽子心意既定，當下也不再囉嗦，</w:t>
      </w:r>
      <w:r w:rsidR="00A343FD">
        <w:rPr>
          <w:rFonts w:hint="eastAsia"/>
        </w:rPr>
        <w:t>打算</w:t>
      </w:r>
      <w:r>
        <w:rPr>
          <w:rFonts w:hint="eastAsia"/>
        </w:rPr>
        <w:t>先將眼前這名大敵給打發走再處理後面的事。</w:t>
      </w:r>
    </w:p>
    <w:p w:rsidR="00C04663" w:rsidRDefault="00A7259F" w:rsidP="00813907">
      <w:pPr>
        <w:spacing w:after="240"/>
      </w:pPr>
      <w:r>
        <w:rPr>
          <w:rFonts w:hint="eastAsia"/>
        </w:rPr>
        <w:t>鬼谷玟也不動怒，仍是那樣嬌滴滴地帶著笑容說道：「青陽子師兄怎麼說得那麼難聽呢？奴家哪有鬼鬼祟祟躲在那裡？奴家不過是跟著這位師弟來到這裡，想不到卻見你們交戰，心中一時調皮，躲了起來而已。想不到師兄一眼認出，還把奴家的藏蹤符給破了開來，你瞧，是不是該賠償奴家？」</w:t>
      </w:r>
    </w:p>
    <w:p w:rsidR="00C04663" w:rsidRDefault="00A7259F" w:rsidP="00813907">
      <w:pPr>
        <w:spacing w:after="240"/>
      </w:pPr>
      <w:r>
        <w:rPr>
          <w:rFonts w:hint="eastAsia"/>
        </w:rPr>
        <w:t>這番話</w:t>
      </w:r>
      <w:r w:rsidR="00A343FD">
        <w:rPr>
          <w:rFonts w:hint="eastAsia"/>
        </w:rPr>
        <w:t>說起來</w:t>
      </w:r>
      <w:r>
        <w:rPr>
          <w:rFonts w:hint="eastAsia"/>
        </w:rPr>
        <w:t>聲音十分</w:t>
      </w:r>
      <w:r w:rsidR="00A343FD">
        <w:rPr>
          <w:rFonts w:hint="eastAsia"/>
        </w:rPr>
        <w:t>悅耳</w:t>
      </w:r>
      <w:r>
        <w:rPr>
          <w:rFonts w:hint="eastAsia"/>
        </w:rPr>
        <w:t>，加上</w:t>
      </w:r>
      <w:r w:rsidR="00A343FD">
        <w:rPr>
          <w:rFonts w:hint="eastAsia"/>
        </w:rPr>
        <w:t>鬼谷玟挺起</w:t>
      </w:r>
      <w:r>
        <w:rPr>
          <w:rFonts w:hint="eastAsia"/>
        </w:rPr>
        <w:t>酥胸往前一站，</w:t>
      </w:r>
      <w:r w:rsidR="00A343FD">
        <w:rPr>
          <w:rFonts w:hint="eastAsia"/>
        </w:rPr>
        <w:t>一股風情萬種的姿色毫無保留展現出來，</w:t>
      </w:r>
      <w:r>
        <w:rPr>
          <w:rFonts w:hint="eastAsia"/>
        </w:rPr>
        <w:t>旁邊的的呂冥聽到了，竟有一種想把自己的寶物交出去的念頭。</w:t>
      </w:r>
    </w:p>
    <w:p w:rsidR="00C04663" w:rsidRDefault="00A7259F" w:rsidP="00813907">
      <w:pPr>
        <w:spacing w:after="240"/>
      </w:pPr>
      <w:r>
        <w:rPr>
          <w:rFonts w:hint="eastAsia"/>
        </w:rPr>
        <w:t>「哼！」青陽子眼見自己師弟被迷得團團轉，運勁冷哼一聲，頓時讓呂冥清醒過來，同時臉色大變地看著鬼谷玟，下意識往後退去。</w:t>
      </w:r>
    </w:p>
    <w:p w:rsidR="00C04663" w:rsidRDefault="00A7259F" w:rsidP="00813907">
      <w:pPr>
        <w:spacing w:after="240"/>
      </w:pPr>
      <w:r>
        <w:rPr>
          <w:rFonts w:hint="eastAsia"/>
        </w:rPr>
        <w:t>「看起來，妳是敬酒不吃吃罰酒了，好，便讓我領教領教妳的四色毒傀有何強悍之處！」青陽子臉色一沉，兩把短刀不知何時已然握在手上，跟著往前一扔，轉眼化成兩道青芒破空而去。</w:t>
      </w:r>
    </w:p>
    <w:p w:rsidR="00C04663" w:rsidRDefault="00CE3879" w:rsidP="00813907">
      <w:pPr>
        <w:spacing w:after="240"/>
      </w:pPr>
      <w:r>
        <w:rPr>
          <w:rFonts w:hint="eastAsia"/>
        </w:rPr>
        <w:t>那</w:t>
      </w:r>
      <w:r w:rsidR="007842C0">
        <w:rPr>
          <w:rFonts w:hint="eastAsia"/>
        </w:rPr>
        <w:t>兩道</w:t>
      </w:r>
      <w:r>
        <w:rPr>
          <w:rFonts w:hint="eastAsia"/>
        </w:rPr>
        <w:t>青芒與先前攻向李龍飛的刀氣完全不同，</w:t>
      </w:r>
      <w:r w:rsidR="007842C0">
        <w:rPr>
          <w:rFonts w:hint="eastAsia"/>
        </w:rPr>
        <w:t>破空之聲吱吱作響，</w:t>
      </w:r>
      <w:r>
        <w:rPr>
          <w:rFonts w:hint="eastAsia"/>
        </w:rPr>
        <w:t>看得後者頭皮發麻，心道自己終究還是低估了這些築基高手。</w:t>
      </w:r>
    </w:p>
    <w:p w:rsidR="00C04663" w:rsidRDefault="00A7259F" w:rsidP="00813907">
      <w:pPr>
        <w:spacing w:after="240"/>
      </w:pPr>
      <w:r>
        <w:rPr>
          <w:rFonts w:hint="eastAsia"/>
        </w:rPr>
        <w:t>鬼谷玟</w:t>
      </w:r>
      <w:r w:rsidR="00CE3879">
        <w:rPr>
          <w:rFonts w:hint="eastAsia"/>
        </w:rPr>
        <w:t>見</w:t>
      </w:r>
      <w:r>
        <w:rPr>
          <w:rFonts w:hint="eastAsia"/>
        </w:rPr>
        <w:t>對方一言不合</w:t>
      </w:r>
      <w:r w:rsidR="007842C0">
        <w:rPr>
          <w:rFonts w:hint="eastAsia"/>
        </w:rPr>
        <w:t>就</w:t>
      </w:r>
      <w:r>
        <w:rPr>
          <w:rFonts w:hint="eastAsia"/>
        </w:rPr>
        <w:t>直接動手，</w:t>
      </w:r>
      <w:r w:rsidR="00CE3879">
        <w:rPr>
          <w:rFonts w:hint="eastAsia"/>
        </w:rPr>
        <w:t>同樣也是眉頭一皺</w:t>
      </w:r>
      <w:r>
        <w:rPr>
          <w:rFonts w:hint="eastAsia"/>
        </w:rPr>
        <w:t>，嬌叱一聲，整個人</w:t>
      </w:r>
      <w:r w:rsidR="007842C0">
        <w:rPr>
          <w:rFonts w:hint="eastAsia"/>
        </w:rPr>
        <w:t>以一種</w:t>
      </w:r>
      <w:r>
        <w:rPr>
          <w:rFonts w:hint="eastAsia"/>
        </w:rPr>
        <w:t>詭異至極地</w:t>
      </w:r>
      <w:r w:rsidR="007842C0">
        <w:rPr>
          <w:rFonts w:hint="eastAsia"/>
        </w:rPr>
        <w:t>姿勢</w:t>
      </w:r>
      <w:r>
        <w:rPr>
          <w:rFonts w:hint="eastAsia"/>
        </w:rPr>
        <w:t>往後疾射，同時雙手一揮，那團五彩毒霧頓時又散了開來，</w:t>
      </w:r>
      <w:r w:rsidR="007842C0">
        <w:rPr>
          <w:rFonts w:hint="eastAsia"/>
        </w:rPr>
        <w:t>向</w:t>
      </w:r>
      <w:r>
        <w:rPr>
          <w:rFonts w:hint="eastAsia"/>
        </w:rPr>
        <w:t>那青芒捲去。</w:t>
      </w:r>
    </w:p>
    <w:p w:rsidR="00C04663" w:rsidRDefault="007842C0" w:rsidP="00813907">
      <w:pPr>
        <w:spacing w:after="240"/>
      </w:pPr>
      <w:r>
        <w:rPr>
          <w:rFonts w:hint="eastAsia"/>
        </w:rPr>
        <w:t>但是</w:t>
      </w:r>
      <w:r w:rsidR="00A7259F">
        <w:rPr>
          <w:rFonts w:hint="eastAsia"/>
        </w:rPr>
        <w:t>這</w:t>
      </w:r>
      <w:r>
        <w:rPr>
          <w:rFonts w:hint="eastAsia"/>
        </w:rPr>
        <w:t>一</w:t>
      </w:r>
      <w:r w:rsidR="00A7259F">
        <w:rPr>
          <w:rFonts w:hint="eastAsia"/>
        </w:rPr>
        <w:t>次毒霧</w:t>
      </w:r>
      <w:r>
        <w:rPr>
          <w:rFonts w:hint="eastAsia"/>
        </w:rPr>
        <w:t>卻不管用了。</w:t>
      </w:r>
    </w:p>
    <w:p w:rsidR="00C04663" w:rsidRDefault="007842C0" w:rsidP="00813907">
      <w:pPr>
        <w:spacing w:after="240"/>
      </w:pPr>
      <w:r>
        <w:rPr>
          <w:rFonts w:hint="eastAsia"/>
        </w:rPr>
        <w:t>青芒甫一接觸毒霧，便</w:t>
      </w:r>
      <w:r w:rsidR="00A7259F">
        <w:rPr>
          <w:rFonts w:hint="eastAsia"/>
        </w:rPr>
        <w:t>發出一連串的爆裂聲，跟著</w:t>
      </w:r>
      <w:r>
        <w:rPr>
          <w:rFonts w:hint="eastAsia"/>
        </w:rPr>
        <w:t>後者</w:t>
      </w:r>
      <w:r w:rsidR="00A7259F">
        <w:rPr>
          <w:rFonts w:hint="eastAsia"/>
        </w:rPr>
        <w:t>肉眼可見的快速消散，讓鬼谷玟眼中露出措愕的神情。</w:t>
      </w:r>
    </w:p>
    <w:p w:rsidR="00C04663" w:rsidRDefault="00A7259F" w:rsidP="00813907">
      <w:pPr>
        <w:spacing w:after="240"/>
      </w:pPr>
      <w:r>
        <w:rPr>
          <w:rFonts w:hint="eastAsia"/>
        </w:rPr>
        <w:t>眼看那毒霧</w:t>
      </w:r>
      <w:r w:rsidR="007842C0">
        <w:rPr>
          <w:rFonts w:hint="eastAsia"/>
        </w:rPr>
        <w:t>就快被青芒</w:t>
      </w:r>
      <w:r>
        <w:rPr>
          <w:rFonts w:hint="eastAsia"/>
        </w:rPr>
        <w:t>給劈散開來，鬼谷玟心中也有些肉疼，隨手一揮，將那毒霧給收了回去，同時另一手翻出一只巴掌大小的水晶棺，小巧玲瓏，看起來很是可愛。</w:t>
      </w:r>
    </w:p>
    <w:p w:rsidR="00C04663" w:rsidRDefault="00A7259F" w:rsidP="00813907">
      <w:pPr>
        <w:spacing w:after="240"/>
      </w:pPr>
      <w:r>
        <w:rPr>
          <w:rFonts w:hint="eastAsia"/>
        </w:rPr>
        <w:t>跟著她朝那水晶棺吐出一口真氣，頓時棺上的水晶板往旁邊一開，一道彩影衝了出來，跟著轉眼放大變成了一尊秀麗的女屍，黑髮白肌，紅裙黃衫，如果不是親眼看到，很難相信這竟是一具屍傀。</w:t>
      </w:r>
    </w:p>
    <w:p w:rsidR="00C04663" w:rsidRDefault="00A7259F" w:rsidP="00813907">
      <w:pPr>
        <w:spacing w:after="240"/>
      </w:pPr>
      <w:r>
        <w:rPr>
          <w:rFonts w:hint="eastAsia"/>
        </w:rPr>
        <w:t>看到這屍傀出現，青陽子也不敢大意，他雙手掐訣，</w:t>
      </w:r>
      <w:r w:rsidR="007842C0">
        <w:rPr>
          <w:rFonts w:hint="eastAsia"/>
        </w:rPr>
        <w:t>法力灌注，</w:t>
      </w:r>
      <w:r>
        <w:rPr>
          <w:rFonts w:hint="eastAsia"/>
        </w:rPr>
        <w:t>頓時那兩道青芒更為凌厲，朝著鬼谷玟便是迎頭砍去。</w:t>
      </w:r>
    </w:p>
    <w:p w:rsidR="00C04663" w:rsidRDefault="00A7259F" w:rsidP="00813907">
      <w:pPr>
        <w:spacing w:after="240"/>
      </w:pPr>
      <w:r>
        <w:rPr>
          <w:rFonts w:hint="eastAsia"/>
        </w:rPr>
        <w:lastRenderedPageBreak/>
        <w:t>鏗鏗兩聲，鬼谷玟絲毫不動，但那女屍已經鬼魅般地飄到了她的面前，同時雙手指甲暴漲，不偏不移地</w:t>
      </w:r>
      <w:r w:rsidR="007842C0">
        <w:rPr>
          <w:rFonts w:hint="eastAsia"/>
        </w:rPr>
        <w:t>擋</w:t>
      </w:r>
      <w:r>
        <w:rPr>
          <w:rFonts w:hint="eastAsia"/>
        </w:rPr>
        <w:t>下</w:t>
      </w:r>
      <w:r w:rsidR="007842C0">
        <w:rPr>
          <w:rFonts w:hint="eastAsia"/>
        </w:rPr>
        <w:t>兩柄短刀</w:t>
      </w:r>
      <w:r>
        <w:rPr>
          <w:rFonts w:hint="eastAsia"/>
        </w:rPr>
        <w:t>。</w:t>
      </w:r>
    </w:p>
    <w:p w:rsidR="00C04663" w:rsidRDefault="00A7259F" w:rsidP="00813907">
      <w:pPr>
        <w:spacing w:after="240"/>
      </w:pPr>
      <w:r>
        <w:rPr>
          <w:rFonts w:hint="eastAsia"/>
        </w:rPr>
        <w:t>青陽子一擊</w:t>
      </w:r>
      <w:r w:rsidR="007842C0">
        <w:rPr>
          <w:rFonts w:hint="eastAsia"/>
        </w:rPr>
        <w:t>未果</w:t>
      </w:r>
      <w:r>
        <w:rPr>
          <w:rFonts w:hint="eastAsia"/>
        </w:rPr>
        <w:t>，神情卻毫不意外</w:t>
      </w:r>
      <w:r w:rsidR="007842C0">
        <w:rPr>
          <w:rFonts w:hint="eastAsia"/>
        </w:rPr>
        <w:t>，跟著</w:t>
      </w:r>
      <w:r>
        <w:rPr>
          <w:rFonts w:hint="eastAsia"/>
        </w:rPr>
        <w:t>又扔出了兩張道苻，頓時一張化作一條數丈長的青蛇，身上陣陣威壓非同小可，另一張則凝聚成一片烏雲，雲層內還有陣陣雷聲，看也知道是類似轟雷術的進階法術版本。</w:t>
      </w:r>
    </w:p>
    <w:p w:rsidR="00C04663" w:rsidRDefault="00A7259F" w:rsidP="00813907">
      <w:pPr>
        <w:spacing w:after="240"/>
      </w:pPr>
      <w:r>
        <w:rPr>
          <w:rFonts w:hint="eastAsia"/>
        </w:rPr>
        <w:t>「青陽子！你別欺人太甚！」鬼谷玟操控女屍抵擋那兩</w:t>
      </w:r>
      <w:r w:rsidR="007842C0">
        <w:rPr>
          <w:rFonts w:hint="eastAsia"/>
        </w:rPr>
        <w:t>柄短刀</w:t>
      </w:r>
      <w:r>
        <w:rPr>
          <w:rFonts w:hint="eastAsia"/>
        </w:rPr>
        <w:t>已經很不容易，此時看到對方又祭出兩</w:t>
      </w:r>
      <w:r w:rsidR="007842C0">
        <w:rPr>
          <w:rFonts w:hint="eastAsia"/>
        </w:rPr>
        <w:t>張道符</w:t>
      </w:r>
      <w:r>
        <w:rPr>
          <w:rFonts w:hint="eastAsia"/>
        </w:rPr>
        <w:t>，</w:t>
      </w:r>
      <w:r w:rsidR="007842C0">
        <w:rPr>
          <w:rFonts w:hint="eastAsia"/>
        </w:rPr>
        <w:t>心中又氣又急。</w:t>
      </w:r>
    </w:p>
    <w:p w:rsidR="00C04663" w:rsidRDefault="00A7259F" w:rsidP="00813907">
      <w:pPr>
        <w:spacing w:after="240"/>
      </w:pPr>
      <w:r>
        <w:rPr>
          <w:rFonts w:hint="eastAsia"/>
        </w:rPr>
        <w:t>那朵烏雲</w:t>
      </w:r>
      <w:r w:rsidR="007842C0">
        <w:rPr>
          <w:rFonts w:hint="eastAsia"/>
        </w:rPr>
        <w:t>尚且</w:t>
      </w:r>
      <w:r>
        <w:rPr>
          <w:rFonts w:hint="eastAsia"/>
        </w:rPr>
        <w:t>不足為懼，但另外那條青蛇可是貨真價實的妖丹四轉的妖獸，加上一旁的呂冥雖沒動手，但修為也是不弱，讓本來頗有自信的鬼谷玟</w:t>
      </w:r>
      <w:r w:rsidR="007842C0">
        <w:rPr>
          <w:rFonts w:hint="eastAsia"/>
        </w:rPr>
        <w:t>心底直打鼓，考慮著要不要就此撤退</w:t>
      </w:r>
      <w:r>
        <w:rPr>
          <w:rFonts w:hint="eastAsia"/>
        </w:rPr>
        <w:t>。</w:t>
      </w:r>
    </w:p>
    <w:p w:rsidR="00C04663" w:rsidRDefault="00A7259F" w:rsidP="00813907">
      <w:pPr>
        <w:spacing w:after="240"/>
      </w:pPr>
      <w:r>
        <w:rPr>
          <w:rFonts w:hint="eastAsia"/>
        </w:rPr>
        <w:t>卻在此時，一旁一直不動聲色的李龍飛突然出現在青陽子身旁數尺之外，然後猛然</w:t>
      </w:r>
      <w:r w:rsidR="00CE3879">
        <w:rPr>
          <w:rFonts w:hint="eastAsia"/>
        </w:rPr>
        <w:t>扔出</w:t>
      </w:r>
      <w:r w:rsidR="00491F2F">
        <w:rPr>
          <w:rFonts w:hint="eastAsia"/>
        </w:rPr>
        <w:t>三粒</w:t>
      </w:r>
      <w:r w:rsidR="00CE3879">
        <w:rPr>
          <w:rFonts w:hint="eastAsia"/>
        </w:rPr>
        <w:t>藍色珠子，跟著</w:t>
      </w:r>
      <w:r>
        <w:rPr>
          <w:rFonts w:hint="eastAsia"/>
        </w:rPr>
        <w:t>縱身往旁邊飛奔而去，卻是要趁著兩人交手之際，試圖逃離這裡。</w:t>
      </w:r>
    </w:p>
    <w:p w:rsidR="00C04663" w:rsidRDefault="00A7259F" w:rsidP="00813907">
      <w:pPr>
        <w:spacing w:after="240"/>
      </w:pPr>
      <w:r>
        <w:rPr>
          <w:rFonts w:hint="eastAsia"/>
        </w:rPr>
        <w:t>但青陽子怎會沒有提防，他隨手一扔，又一件法器祭出，一個小爐黑光一灑便要將李龍飛給罩住，用膝蓋想都知道，一旦被罩住，以李龍飛的修為，恐怕不死也難。</w:t>
      </w:r>
    </w:p>
    <w:p w:rsidR="00C04663" w:rsidRDefault="00CE3879" w:rsidP="00813907">
      <w:pPr>
        <w:spacing w:after="240"/>
      </w:pPr>
      <w:r>
        <w:rPr>
          <w:rFonts w:hint="eastAsia"/>
        </w:rPr>
        <w:t>只是此時那</w:t>
      </w:r>
      <w:r w:rsidR="00491F2F">
        <w:rPr>
          <w:rFonts w:hint="eastAsia"/>
        </w:rPr>
        <w:t>三粒</w:t>
      </w:r>
      <w:r>
        <w:rPr>
          <w:rFonts w:hint="eastAsia"/>
        </w:rPr>
        <w:t>藍色珠子突然</w:t>
      </w:r>
      <w:r w:rsidR="00491F2F">
        <w:rPr>
          <w:rFonts w:hint="eastAsia"/>
        </w:rPr>
        <w:t>喀喀幾</w:t>
      </w:r>
      <w:r>
        <w:rPr>
          <w:rFonts w:hint="eastAsia"/>
        </w:rPr>
        <w:t>聲裂成</w:t>
      </w:r>
      <w:r w:rsidR="00491F2F">
        <w:rPr>
          <w:rFonts w:hint="eastAsia"/>
        </w:rPr>
        <w:t>粉末</w:t>
      </w:r>
      <w:r>
        <w:rPr>
          <w:rFonts w:hint="eastAsia"/>
        </w:rPr>
        <w:t>，跟著一股驚人的寒氣散了開來，頓時方圓數尺的空間肉眼可見化作</w:t>
      </w:r>
      <w:r w:rsidR="00204E58">
        <w:rPr>
          <w:rFonts w:hint="eastAsia"/>
        </w:rPr>
        <w:t>巨大</w:t>
      </w:r>
      <w:r>
        <w:rPr>
          <w:rFonts w:hint="eastAsia"/>
        </w:rPr>
        <w:t>冰塊，將那小爐與青陽子困了進去，跟著便聽到後者一聲怒吼</w:t>
      </w:r>
      <w:r w:rsidR="00204E58">
        <w:rPr>
          <w:rFonts w:hint="eastAsia"/>
        </w:rPr>
        <w:t>。</w:t>
      </w:r>
    </w:p>
    <w:p w:rsidR="00C04663" w:rsidRDefault="00204E58" w:rsidP="00813907">
      <w:pPr>
        <w:spacing w:after="240"/>
      </w:pPr>
      <w:r>
        <w:rPr>
          <w:rFonts w:hint="eastAsia"/>
        </w:rPr>
        <w:t>趁此機會</w:t>
      </w:r>
      <w:r w:rsidR="00A7259F">
        <w:rPr>
          <w:rFonts w:hint="eastAsia"/>
        </w:rPr>
        <w:t>，</w:t>
      </w:r>
      <w:r w:rsidR="000D439B">
        <w:rPr>
          <w:rFonts w:hint="eastAsia"/>
        </w:rPr>
        <w:t>李龍飛</w:t>
      </w:r>
      <w:r w:rsidR="00A7259F">
        <w:rPr>
          <w:rFonts w:hint="eastAsia"/>
        </w:rPr>
        <w:t>轉身便往前衝去，同時更腳踏</w:t>
      </w:r>
      <w:r>
        <w:rPr>
          <w:rFonts w:hint="eastAsia"/>
        </w:rPr>
        <w:t>陰陽</w:t>
      </w:r>
      <w:r w:rsidR="00A7259F">
        <w:rPr>
          <w:rFonts w:hint="eastAsia"/>
        </w:rPr>
        <w:t>雙刀，借著雙刀之力往前快速滑行開來。</w:t>
      </w:r>
    </w:p>
    <w:p w:rsidR="00C04663" w:rsidRDefault="00A7259F" w:rsidP="00813907">
      <w:pPr>
        <w:spacing w:after="240"/>
      </w:pPr>
      <w:r>
        <w:rPr>
          <w:rFonts w:hint="eastAsia"/>
        </w:rPr>
        <w:t>這是他先前研究出來的一種方法，雖說不能像築基修士那樣真正飛行，但卻可以做到凌空滑行一陣子，也是多虧這樣，之前他才能躲鬼谷玟躲了那麼久。</w:t>
      </w:r>
    </w:p>
    <w:p w:rsidR="00C04663" w:rsidRDefault="00A7259F" w:rsidP="00813907">
      <w:pPr>
        <w:spacing w:after="240"/>
      </w:pPr>
      <w:r>
        <w:rPr>
          <w:rFonts w:hint="eastAsia"/>
        </w:rPr>
        <w:t>「</w:t>
      </w:r>
      <w:r w:rsidR="00204E58">
        <w:rPr>
          <w:rFonts w:hint="eastAsia"/>
        </w:rPr>
        <w:t>混蛋，</w:t>
      </w:r>
      <w:r>
        <w:rPr>
          <w:rFonts w:hint="eastAsia"/>
        </w:rPr>
        <w:t>還不快追！」看到李龍飛逃跑，</w:t>
      </w:r>
      <w:r w:rsidR="00204E58">
        <w:rPr>
          <w:rFonts w:hint="eastAsia"/>
        </w:rPr>
        <w:t>一時間破不開天寒珠結界的</w:t>
      </w:r>
      <w:r>
        <w:rPr>
          <w:rFonts w:hint="eastAsia"/>
        </w:rPr>
        <w:t>青陽子</w:t>
      </w:r>
      <w:r w:rsidR="00204E58">
        <w:rPr>
          <w:rFonts w:hint="eastAsia"/>
        </w:rPr>
        <w:t>怒火中燒</w:t>
      </w:r>
      <w:r>
        <w:rPr>
          <w:rFonts w:hint="eastAsia"/>
        </w:rPr>
        <w:t>，</w:t>
      </w:r>
      <w:r w:rsidR="00204E58">
        <w:rPr>
          <w:rFonts w:hint="eastAsia"/>
        </w:rPr>
        <w:t>對著一</w:t>
      </w:r>
      <w:r>
        <w:rPr>
          <w:rFonts w:hint="eastAsia"/>
        </w:rPr>
        <w:t>旁的呂冥</w:t>
      </w:r>
      <w:r w:rsidR="00204E58">
        <w:rPr>
          <w:rFonts w:hint="eastAsia"/>
        </w:rPr>
        <w:t>大聲吼道</w:t>
      </w:r>
      <w:r>
        <w:rPr>
          <w:rFonts w:hint="eastAsia"/>
        </w:rPr>
        <w:t>。</w:t>
      </w:r>
    </w:p>
    <w:p w:rsidR="00C04663" w:rsidRDefault="00A7259F" w:rsidP="00813907">
      <w:pPr>
        <w:spacing w:after="240"/>
      </w:pPr>
      <w:r>
        <w:rPr>
          <w:rFonts w:hint="eastAsia"/>
        </w:rPr>
        <w:t>呂冥這才從觀看兩人的激戰中驚醒過來，騰空朝李龍飛逃去的地方追去。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泣冥獸</w:t>
      </w:r>
    </w:p>
    <w:p w:rsidR="00C04663" w:rsidRDefault="00C04663" w:rsidP="00813907">
      <w:pPr>
        <w:spacing w:after="240"/>
      </w:pPr>
    </w:p>
    <w:p w:rsidR="00C04663" w:rsidRDefault="00A7259F" w:rsidP="00813907">
      <w:pPr>
        <w:spacing w:after="240"/>
      </w:pPr>
      <w:r>
        <w:rPr>
          <w:rFonts w:hint="eastAsia"/>
        </w:rPr>
        <w:lastRenderedPageBreak/>
        <w:t>沼澤裡，李龍飛踏在雙刀上，每隔幾里便重新從地面踏上雙刀再快速地往前方滑去，此舉看以來雖然輕鬆，但事實上卻十分消耗法力。</w:t>
      </w:r>
    </w:p>
    <w:p w:rsidR="00C04663" w:rsidRDefault="00A7259F" w:rsidP="00813907">
      <w:pPr>
        <w:spacing w:after="240"/>
      </w:pPr>
      <w:r>
        <w:rPr>
          <w:rFonts w:hint="eastAsia"/>
        </w:rPr>
        <w:t>要不是李龍飛的靈氣比起一般練氣期弟子要來得多上好幾倍，他也不可能用這方法逃跑。</w:t>
      </w:r>
    </w:p>
    <w:p w:rsidR="00C04663" w:rsidRDefault="00A7259F" w:rsidP="00813907">
      <w:pPr>
        <w:spacing w:after="240"/>
      </w:pPr>
      <w:r>
        <w:rPr>
          <w:rFonts w:hint="eastAsia"/>
        </w:rPr>
        <w:t>畢竟，這等同於全力施展法器，只是不是用來攻擊，而是用來逃跑，誰能這樣堅持幾個時辰下去呢？</w:t>
      </w:r>
    </w:p>
    <w:p w:rsidR="00C04663" w:rsidRDefault="00A7259F" w:rsidP="00813907">
      <w:pPr>
        <w:spacing w:after="240"/>
      </w:pPr>
      <w:r>
        <w:rPr>
          <w:rFonts w:hint="eastAsia"/>
        </w:rPr>
        <w:t>不過眼下李龍飛也沒辦法想那麼多了，他心中叫苦連連，只想趕快逃離這裡，然後找個地方躲起來，等這試煉結束之後再說。</w:t>
      </w:r>
    </w:p>
    <w:p w:rsidR="00C04663" w:rsidRDefault="00A7259F" w:rsidP="00813907">
      <w:pPr>
        <w:spacing w:after="240"/>
      </w:pPr>
      <w:r>
        <w:rPr>
          <w:rFonts w:hint="eastAsia"/>
        </w:rPr>
        <w:t>「這哪是甚麼奪牌試煉，這跟本就是互相殘殺的試煉，練氣大圓滿的修士在這裡隨時都會隕落，別說百日，就是十日，也都很難存活下來。」李龍飛這時也看出來了，自己這群人恐怕只是被當成是棄子，增加赤劍宗築基修士存活的一些機會而已。</w:t>
      </w:r>
    </w:p>
    <w:p w:rsidR="00C04663" w:rsidRDefault="00A7259F" w:rsidP="00813907">
      <w:pPr>
        <w:spacing w:after="240"/>
      </w:pPr>
      <w:r>
        <w:rPr>
          <w:rFonts w:hint="eastAsia"/>
        </w:rPr>
        <w:t>「難怪赤劍宗願意給予活著出來的練氣修士每人一顆築基丹，我們數十人進來，能有十個活下來恐怕就很不錯了，更別提還要搶奪其他人的令牌，要是讓我重選，我就算付出大把靈石，也不會再進來這裡。」雖然李龍飛心中後悔萬分，但禁地出入口已關，只能等百日之後出入口再開，加上後面呂冥的不斷追趕，他也只能跑一步算一步。</w:t>
      </w:r>
    </w:p>
    <w:p w:rsidR="00C04663" w:rsidRDefault="00A7259F" w:rsidP="00813907">
      <w:pPr>
        <w:spacing w:after="240"/>
      </w:pPr>
      <w:r>
        <w:rPr>
          <w:rFonts w:hint="eastAsia"/>
        </w:rPr>
        <w:t>就這樣兩人前後追逐，一連追了整整一天一夜，這沼澤也實在龐大，兩人越追越是深入，卻始終沒看到另一邊。</w:t>
      </w:r>
    </w:p>
    <w:p w:rsidR="00C04663" w:rsidRDefault="00A7259F" w:rsidP="00813907">
      <w:pPr>
        <w:spacing w:after="240"/>
      </w:pPr>
      <w:r>
        <w:rPr>
          <w:rFonts w:hint="eastAsia"/>
        </w:rPr>
        <w:t>在這期間，李龍飛雖然三不五時就拿出儲物袋內能補充</w:t>
      </w:r>
      <w:del w:id="4789" w:author="簡新佳" w:date="2019-02-25T17:00:00Z">
        <w:r w:rsidDel="0012795F">
          <w:rPr>
            <w:rFonts w:hint="eastAsia"/>
          </w:rPr>
          <w:delText>靈力</w:delText>
        </w:r>
      </w:del>
      <w:ins w:id="4790" w:author="簡新佳" w:date="2019-02-25T17:00:00Z">
        <w:r w:rsidR="0012795F">
          <w:rPr>
            <w:rFonts w:hint="eastAsia"/>
          </w:rPr>
          <w:t>靈氣</w:t>
        </w:r>
      </w:ins>
      <w:r>
        <w:rPr>
          <w:rFonts w:hint="eastAsia"/>
        </w:rPr>
        <w:t>的丹藥服下，以確保逃跑的速度不變，雖說之前奪來的丹藥不少，但在這麼快速的消耗之下，能吃的也已經吃得差不多了，剩下的幾個，要嘛是不認得的，要嘛是沒作用的，只剩下一兩瓶丹藥有用而已，讓他就算再怎麼不重視身外之物，也不由得心痛起來。</w:t>
      </w:r>
    </w:p>
    <w:p w:rsidR="00C04663" w:rsidRDefault="00A7259F" w:rsidP="00813907">
      <w:pPr>
        <w:spacing w:after="240"/>
      </w:pPr>
      <w:r>
        <w:rPr>
          <w:rFonts w:hint="eastAsia"/>
        </w:rPr>
        <w:t>但身後的呂冥，卻是更加心痛，他雖貴為天驕，但身上的藥瓶並沒特別多，這一番追逐，李龍飛的速度不但大出他意料之外，丹藥之多，更讓他為之氣結。</w:t>
      </w:r>
    </w:p>
    <w:p w:rsidR="00C04663" w:rsidRDefault="00A7259F" w:rsidP="00813907">
      <w:pPr>
        <w:spacing w:after="240"/>
        <w:rPr>
          <w:ins w:id="4791" w:author="Administrator" w:date="2019-02-07T00:13:00Z"/>
        </w:rPr>
      </w:pPr>
      <w:r>
        <w:rPr>
          <w:rFonts w:hint="eastAsia"/>
        </w:rPr>
        <w:t>他可是親眼看著對方吞丹如吃果一樣，動不動就拿出來服下，要不是自己修為始終比對方高上一籌，恐怕無法支撐</w:t>
      </w:r>
      <w:r w:rsidR="000D439B">
        <w:rPr>
          <w:rFonts w:hint="eastAsia"/>
        </w:rPr>
        <w:t>這般消耗</w:t>
      </w:r>
      <w:r>
        <w:rPr>
          <w:rFonts w:hint="eastAsia"/>
        </w:rPr>
        <w:t>下去。</w:t>
      </w:r>
    </w:p>
    <w:p w:rsidR="009332D8" w:rsidRDefault="009332D8" w:rsidP="00813907">
      <w:pPr>
        <w:spacing w:after="240"/>
        <w:rPr>
          <w:ins w:id="4792" w:author="Administrator" w:date="2019-02-07T00:15:00Z"/>
        </w:rPr>
      </w:pPr>
      <w:ins w:id="4793" w:author="Administrator" w:date="2019-02-07T00:13:00Z">
        <w:r>
          <w:rPr>
            <w:rFonts w:hint="eastAsia"/>
          </w:rPr>
          <w:t>若是這</w:t>
        </w:r>
      </w:ins>
      <w:ins w:id="4794" w:author="Administrator" w:date="2019-02-07T00:14:00Z">
        <w:r>
          <w:rPr>
            <w:rFonts w:hint="eastAsia"/>
          </w:rPr>
          <w:t>樣，那倒也就罷了，呂冥身為刀仙宗天驕弟子，真要加速追上去，也不是沒有機會成功，只</w:t>
        </w:r>
      </w:ins>
      <w:ins w:id="4795" w:author="Administrator" w:date="2019-02-07T00:15:00Z">
        <w:r>
          <w:rPr>
            <w:rFonts w:hint="eastAsia"/>
          </w:rPr>
          <w:t>是，除了丹藥之外，李龍飛身上的法器，竟也多到叫他吃驚的地步。</w:t>
        </w:r>
      </w:ins>
    </w:p>
    <w:p w:rsidR="009332D8" w:rsidRDefault="009332D8" w:rsidP="00813907">
      <w:pPr>
        <w:spacing w:after="240"/>
        <w:rPr>
          <w:ins w:id="4796" w:author="Administrator" w:date="2019-02-07T00:19:00Z"/>
        </w:rPr>
      </w:pPr>
      <w:ins w:id="4797" w:author="Administrator" w:date="2019-02-07T00:15:00Z">
        <w:r>
          <w:rPr>
            <w:rFonts w:hint="eastAsia"/>
          </w:rPr>
          <w:t>起先還沒注意，但</w:t>
        </w:r>
      </w:ins>
      <w:ins w:id="4798" w:author="Administrator" w:date="2019-02-07T00:18:00Z">
        <w:r>
          <w:rPr>
            <w:rFonts w:hint="eastAsia"/>
          </w:rPr>
          <w:t>呂冥</w:t>
        </w:r>
      </w:ins>
      <w:ins w:id="4799" w:author="Administrator" w:date="2019-02-07T00:15:00Z">
        <w:r>
          <w:rPr>
            <w:rFonts w:hint="eastAsia"/>
          </w:rPr>
          <w:t>幾次加速靠近時，對方竟突然從身上丟出數件下品法器，</w:t>
        </w:r>
      </w:ins>
      <w:ins w:id="4800" w:author="Administrator" w:date="2019-02-07T00:16:00Z">
        <w:r>
          <w:rPr>
            <w:rFonts w:hint="eastAsia"/>
          </w:rPr>
          <w:lastRenderedPageBreak/>
          <w:t>跟著以蠻橫的方式將法器給自爆開來，逼得自己不得不暫避其鋒，速度稍減了些</w:t>
        </w:r>
      </w:ins>
      <w:ins w:id="4801" w:author="Administrator" w:date="2019-02-07T00:17:00Z">
        <w:r>
          <w:rPr>
            <w:rFonts w:hint="eastAsia"/>
          </w:rPr>
          <w:t>，對方卻趁機拉開距離，遙遙而去</w:t>
        </w:r>
      </w:ins>
      <w:ins w:id="4802" w:author="Administrator" w:date="2019-02-07T00:18:00Z">
        <w:r>
          <w:rPr>
            <w:rFonts w:hint="eastAsia"/>
          </w:rPr>
          <w:t>，讓他氣得是</w:t>
        </w:r>
      </w:ins>
      <w:ins w:id="4803" w:author="Administrator" w:date="2019-02-07T00:19:00Z">
        <w:r>
          <w:rPr>
            <w:rFonts w:hint="eastAsia"/>
          </w:rPr>
          <w:t>咬牙切齒，偏偏卻又無可奈何。</w:t>
        </w:r>
      </w:ins>
    </w:p>
    <w:p w:rsidR="009332D8" w:rsidRDefault="009332D8" w:rsidP="00813907">
      <w:pPr>
        <w:spacing w:after="240"/>
        <w:rPr>
          <w:ins w:id="4804" w:author="Administrator" w:date="2019-02-07T00:19:00Z"/>
        </w:rPr>
      </w:pPr>
      <w:ins w:id="4805" w:author="Administrator" w:date="2019-02-07T00:19:00Z">
        <w:r>
          <w:rPr>
            <w:rFonts w:hint="eastAsia"/>
          </w:rPr>
          <w:t>畢竟下品法器在他眼中雖不算甚麼，但數把同一時間自爆的威力，若一個不小心，怕是自己也</w:t>
        </w:r>
        <w:r w:rsidR="00900065">
          <w:rPr>
            <w:rFonts w:hint="eastAsia"/>
          </w:rPr>
          <w:t>會受到重創。</w:t>
        </w:r>
      </w:ins>
    </w:p>
    <w:p w:rsidR="00900065" w:rsidRDefault="00900065" w:rsidP="00813907">
      <w:pPr>
        <w:spacing w:after="240"/>
        <w:rPr>
          <w:ins w:id="4806" w:author="Administrator" w:date="2019-02-07T00:19:00Z"/>
        </w:rPr>
      </w:pPr>
      <w:ins w:id="4807" w:author="Administrator" w:date="2019-02-07T00:19:00Z">
        <w:r>
          <w:rPr>
            <w:rFonts w:hint="eastAsia"/>
          </w:rPr>
          <w:t>到時後是誰追誰，恐怕就不一定了。</w:t>
        </w:r>
      </w:ins>
    </w:p>
    <w:p w:rsidR="009332D8" w:rsidDel="00900065" w:rsidRDefault="00900065" w:rsidP="00813907">
      <w:pPr>
        <w:spacing w:after="240"/>
        <w:rPr>
          <w:del w:id="4808" w:author="Administrator" w:date="2019-02-07T00:20:00Z"/>
        </w:rPr>
      </w:pPr>
      <w:ins w:id="4809" w:author="Administrator" w:date="2019-02-07T00:19:00Z">
        <w:r>
          <w:rPr>
            <w:rFonts w:hint="eastAsia"/>
          </w:rPr>
          <w:t>因</w:t>
        </w:r>
      </w:ins>
      <w:ins w:id="4810" w:author="Administrator" w:date="2019-02-07T00:20:00Z">
        <w:r>
          <w:rPr>
            <w:rFonts w:hint="eastAsia"/>
          </w:rPr>
          <w:t>此兩人一逃一追，漸漸深</w:t>
        </w:r>
      </w:ins>
    </w:p>
    <w:p w:rsidR="00C04663" w:rsidRDefault="00A7259F" w:rsidP="00813907">
      <w:pPr>
        <w:spacing w:after="240"/>
      </w:pPr>
      <w:del w:id="4811" w:author="Administrator" w:date="2019-02-07T00:20:00Z">
        <w:r w:rsidDel="00900065">
          <w:rPr>
            <w:rFonts w:hint="eastAsia"/>
          </w:rPr>
          <w:delText>而另一方面，自己隨著對方追</w:delText>
        </w:r>
      </w:del>
      <w:r>
        <w:rPr>
          <w:rFonts w:hint="eastAsia"/>
        </w:rPr>
        <w:t>入這沼澤深處</w:t>
      </w:r>
      <w:ins w:id="4812" w:author="Administrator" w:date="2019-02-07T00:20:00Z">
        <w:r w:rsidR="00900065">
          <w:rPr>
            <w:rFonts w:hint="eastAsia"/>
          </w:rPr>
          <w:t>；</w:t>
        </w:r>
      </w:ins>
      <w:del w:id="4813" w:author="Administrator" w:date="2019-02-07T00:20:00Z">
        <w:r w:rsidDel="00900065">
          <w:rPr>
            <w:rFonts w:hint="eastAsia"/>
          </w:rPr>
          <w:delText>，</w:delText>
        </w:r>
      </w:del>
      <w:r>
        <w:rPr>
          <w:rFonts w:hint="eastAsia"/>
        </w:rPr>
        <w:t>初時還不覺怎樣，但時間一久，想起之前聽聞的幾個風聲，</w:t>
      </w:r>
      <w:ins w:id="4814" w:author="Administrator" w:date="2019-02-07T00:20:00Z">
        <w:r w:rsidR="00900065">
          <w:rPr>
            <w:rFonts w:hint="eastAsia"/>
          </w:rPr>
          <w:t>就</w:t>
        </w:r>
      </w:ins>
      <w:r>
        <w:rPr>
          <w:rFonts w:hint="eastAsia"/>
        </w:rPr>
        <w:t>讓呂冥心底暗暗叫苦，很想回頭離去，卻礙於青陽子的威壓，咬牙繼續下去。</w:t>
      </w:r>
    </w:p>
    <w:p w:rsidR="00C04663" w:rsidRDefault="00A7259F" w:rsidP="00813907">
      <w:pPr>
        <w:spacing w:after="240"/>
      </w:pPr>
      <w:r>
        <w:rPr>
          <w:rFonts w:hint="eastAsia"/>
        </w:rPr>
        <w:t>原來這沼澤，名喚黑潭，是禁地內幾處頗具危險的兇險之地。</w:t>
      </w:r>
    </w:p>
    <w:p w:rsidR="00C04663" w:rsidRDefault="00A7259F" w:rsidP="00813907">
      <w:pPr>
        <w:spacing w:after="240"/>
      </w:pPr>
      <w:r>
        <w:rPr>
          <w:rFonts w:hint="eastAsia"/>
        </w:rPr>
        <w:t>雖然這禁地內本就有一些低級妖獸存在，但那通常不到妖丹三轉，對於築基修士並不算甚麼太大的風險。</w:t>
      </w:r>
    </w:p>
    <w:p w:rsidR="00C04663" w:rsidRDefault="00A7259F" w:rsidP="00813907">
      <w:pPr>
        <w:spacing w:after="240"/>
      </w:pPr>
      <w:r>
        <w:rPr>
          <w:rFonts w:hint="eastAsia"/>
        </w:rPr>
        <w:t>可這黑潭與幾處兇險之地，卻被人證實有妖丹六轉以上的妖獸存在，所以在宗門給他們的地圖裡，此處是建議避開的地方之一。</w:t>
      </w:r>
    </w:p>
    <w:p w:rsidR="00C04663" w:rsidRDefault="00A7259F" w:rsidP="00813907">
      <w:pPr>
        <w:spacing w:after="240"/>
      </w:pPr>
      <w:r>
        <w:rPr>
          <w:rFonts w:hint="eastAsia"/>
        </w:rPr>
        <w:t>此時一路追逐，李龍飛踏著雙刀，所以刀氣縱橫，而他在後頭追趕，自然也翻動沼中的一些池水，</w:t>
      </w:r>
      <w:r w:rsidR="00204E58">
        <w:rPr>
          <w:rFonts w:hint="eastAsia"/>
        </w:rPr>
        <w:t>引起</w:t>
      </w:r>
      <w:r>
        <w:rPr>
          <w:rFonts w:hint="eastAsia"/>
        </w:rPr>
        <w:t>一些低級妖獸</w:t>
      </w:r>
      <w:r w:rsidR="00204E58">
        <w:rPr>
          <w:rFonts w:hint="eastAsia"/>
        </w:rPr>
        <w:t>注目觀看</w:t>
      </w:r>
      <w:r>
        <w:rPr>
          <w:rFonts w:hint="eastAsia"/>
        </w:rPr>
        <w:t>。</w:t>
      </w:r>
    </w:p>
    <w:p w:rsidR="00C04663" w:rsidRDefault="00204E58" w:rsidP="00813907">
      <w:pPr>
        <w:spacing w:after="240"/>
      </w:pPr>
      <w:r>
        <w:rPr>
          <w:rFonts w:hint="eastAsia"/>
        </w:rPr>
        <w:t>好在兩人身上氣息都頗為龐大，尋常一轉二轉妖獸倒也不敢做些阻攔。</w:t>
      </w:r>
    </w:p>
    <w:p w:rsidR="00900065" w:rsidRDefault="00900065" w:rsidP="00813907">
      <w:pPr>
        <w:spacing w:after="240"/>
        <w:rPr>
          <w:ins w:id="4815" w:author="Administrator" w:date="2019-02-07T00:21:00Z"/>
        </w:rPr>
      </w:pPr>
      <w:ins w:id="4816" w:author="Administrator" w:date="2019-02-07T00:20:00Z">
        <w:r>
          <w:rPr>
            <w:rFonts w:hint="eastAsia"/>
          </w:rPr>
          <w:t>另一</w:t>
        </w:r>
      </w:ins>
      <w:ins w:id="4817" w:author="Administrator" w:date="2019-02-07T00:21:00Z">
        <w:r>
          <w:rPr>
            <w:rFonts w:hint="eastAsia"/>
          </w:rPr>
          <w:t>方面，</w:t>
        </w:r>
      </w:ins>
      <w:del w:id="4818" w:author="Administrator" w:date="2019-02-07T00:20:00Z">
        <w:r w:rsidR="00204E58" w:rsidDel="00900065">
          <w:rPr>
            <w:rFonts w:hint="eastAsia"/>
          </w:rPr>
          <w:delText>只是</w:delText>
        </w:r>
      </w:del>
      <w:r w:rsidR="00204E58">
        <w:rPr>
          <w:rFonts w:hint="eastAsia"/>
        </w:rPr>
        <w:t>李龍飛</w:t>
      </w:r>
      <w:ins w:id="4819" w:author="Administrator" w:date="2019-02-07T00:21:00Z">
        <w:r>
          <w:rPr>
            <w:rFonts w:hint="eastAsia"/>
          </w:rPr>
          <w:t>雖成功逃了那麼遠，但他心中卻同樣苦不堪言。</w:t>
        </w:r>
      </w:ins>
    </w:p>
    <w:p w:rsidR="00900065" w:rsidRDefault="00900065" w:rsidP="00813907">
      <w:pPr>
        <w:spacing w:after="240"/>
        <w:rPr>
          <w:ins w:id="4820" w:author="Administrator" w:date="2019-02-07T00:23:00Z"/>
        </w:rPr>
      </w:pPr>
      <w:ins w:id="4821" w:author="Administrator" w:date="2019-02-07T00:21:00Z">
        <w:r>
          <w:rPr>
            <w:rFonts w:hint="eastAsia"/>
          </w:rPr>
          <w:t>自己使出渾身解數，終於從那恐怖的</w:t>
        </w:r>
      </w:ins>
      <w:ins w:id="4822" w:author="Administrator" w:date="2019-02-07T00:22:00Z">
        <w:r>
          <w:rPr>
            <w:rFonts w:hint="eastAsia"/>
          </w:rPr>
          <w:t>青衣修士手中逃出，但身後的呂冥卻死咬著自己不放；好在自己早有準備，利用數十</w:t>
        </w:r>
      </w:ins>
      <w:ins w:id="4823" w:author="Administrator" w:date="2019-02-07T00:23:00Z">
        <w:r>
          <w:rPr>
            <w:rFonts w:hint="eastAsia"/>
          </w:rPr>
          <w:t>把的下品法器自爆，加上不斷的嗑丹藥，才沒讓對方追上。</w:t>
        </w:r>
      </w:ins>
    </w:p>
    <w:p w:rsidR="00C04663" w:rsidRDefault="00900065" w:rsidP="00813907">
      <w:pPr>
        <w:spacing w:after="240"/>
      </w:pPr>
      <w:ins w:id="4824" w:author="Administrator" w:date="2019-02-07T00:23:00Z">
        <w:r>
          <w:rPr>
            <w:rFonts w:hint="eastAsia"/>
          </w:rPr>
          <w:t>但</w:t>
        </w:r>
      </w:ins>
      <w:del w:id="4825" w:author="Administrator" w:date="2019-02-07T00:23:00Z">
        <w:r w:rsidR="00A7259F" w:rsidDel="00900065">
          <w:rPr>
            <w:rFonts w:hint="eastAsia"/>
          </w:rPr>
          <w:delText>眼看</w:delText>
        </w:r>
      </w:del>
      <w:ins w:id="4826" w:author="Administrator" w:date="2019-02-07T00:23:00Z">
        <w:r>
          <w:rPr>
            <w:rFonts w:hint="eastAsia"/>
          </w:rPr>
          <w:t>再</w:t>
        </w:r>
      </w:ins>
      <w:del w:id="4827" w:author="Administrator" w:date="2019-02-07T00:23:00Z">
        <w:r w:rsidR="00A7259F" w:rsidDel="00900065">
          <w:rPr>
            <w:rFonts w:hint="eastAsia"/>
          </w:rPr>
          <w:delText>在</w:delText>
        </w:r>
      </w:del>
      <w:r w:rsidR="00A7259F">
        <w:rPr>
          <w:rFonts w:hint="eastAsia"/>
        </w:rPr>
        <w:t>這樣下去，</w:t>
      </w:r>
      <w:ins w:id="4828" w:author="Administrator" w:date="2019-02-07T00:23:00Z">
        <w:r>
          <w:rPr>
            <w:rFonts w:hint="eastAsia"/>
          </w:rPr>
          <w:t>恐怕</w:t>
        </w:r>
      </w:ins>
      <w:del w:id="4829" w:author="Administrator" w:date="2019-02-07T00:23:00Z">
        <w:r w:rsidR="00A7259F" w:rsidDel="00900065">
          <w:rPr>
            <w:rFonts w:hint="eastAsia"/>
          </w:rPr>
          <w:delText>這</w:delText>
        </w:r>
      </w:del>
      <w:r w:rsidR="00A7259F">
        <w:rPr>
          <w:rFonts w:hint="eastAsia"/>
        </w:rPr>
        <w:t>丹藥吃完</w:t>
      </w:r>
      <w:ins w:id="4830" w:author="Administrator" w:date="2019-02-07T00:23:00Z">
        <w:r>
          <w:rPr>
            <w:rFonts w:hint="eastAsia"/>
          </w:rPr>
          <w:t>，法器用完</w:t>
        </w:r>
      </w:ins>
      <w:r w:rsidR="00A7259F">
        <w:rPr>
          <w:rFonts w:hint="eastAsia"/>
        </w:rPr>
        <w:t>，自己也沒辦法逃掉，</w:t>
      </w:r>
      <w:ins w:id="4831" w:author="Administrator" w:date="2019-02-07T00:23:00Z">
        <w:r>
          <w:rPr>
            <w:rFonts w:hint="eastAsia"/>
          </w:rPr>
          <w:t>想到這，李龍飛</w:t>
        </w:r>
      </w:ins>
      <w:r w:rsidR="00491F2F">
        <w:rPr>
          <w:rFonts w:hint="eastAsia"/>
        </w:rPr>
        <w:t>索性</w:t>
      </w:r>
      <w:r w:rsidR="00A7259F">
        <w:rPr>
          <w:rFonts w:hint="eastAsia"/>
        </w:rPr>
        <w:t>把心一橫，</w:t>
      </w:r>
      <w:r w:rsidR="00375419">
        <w:rPr>
          <w:rFonts w:hint="eastAsia"/>
        </w:rPr>
        <w:t>靈識</w:t>
      </w:r>
      <w:r w:rsidR="00A7259F">
        <w:rPr>
          <w:rFonts w:hint="eastAsia"/>
        </w:rPr>
        <w:t>快速地往身後掃去，確定那恐怖的青陽子沒有追來之後，停下雙刀，不再向前飛去。</w:t>
      </w:r>
    </w:p>
    <w:p w:rsidR="00C04663" w:rsidRDefault="00A7259F" w:rsidP="00813907">
      <w:pPr>
        <w:spacing w:after="240"/>
      </w:pPr>
      <w:r>
        <w:rPr>
          <w:rFonts w:hint="eastAsia"/>
        </w:rPr>
        <w:t>看到對方停下，呂冥先是一愣，跟著謹慎地停在離李龍飛有數尺遠的距離，然後全神戒備地看向對方。</w:t>
      </w:r>
    </w:p>
    <w:p w:rsidR="00C04663" w:rsidRDefault="00A7259F" w:rsidP="00813907">
      <w:pPr>
        <w:spacing w:after="240"/>
      </w:pPr>
      <w:r>
        <w:rPr>
          <w:rFonts w:hint="eastAsia"/>
        </w:rPr>
        <w:t>一年多前，對方還只是個自己隨手可滅的練氣大圓滿修士，一年之後，雖說對方仍是練氣大圓滿，但身上的靈壓跟戰鬥方式，卻是判若兩人，若不是自己親眼看到，肯定不相信對方能在自己大師兄手中擋下兩招，甚至趁亂跑到這裡。</w:t>
      </w:r>
    </w:p>
    <w:p w:rsidR="00C04663" w:rsidRDefault="00A7259F" w:rsidP="00813907">
      <w:pPr>
        <w:spacing w:after="240"/>
      </w:pPr>
      <w:r>
        <w:rPr>
          <w:rFonts w:hint="eastAsia"/>
        </w:rPr>
        <w:t>這一切的一切，讓一向自視甚高的呂冥都有些妒嫉起對方的成長速度。</w:t>
      </w:r>
    </w:p>
    <w:p w:rsidR="00C04663" w:rsidRDefault="00A7259F" w:rsidP="00813907">
      <w:pPr>
        <w:spacing w:after="240"/>
      </w:pPr>
      <w:r>
        <w:rPr>
          <w:rFonts w:hint="eastAsia"/>
        </w:rPr>
        <w:lastRenderedPageBreak/>
        <w:t>但他畢竟是刀仙宗天驕，妒嫉歸妒嫉，交手時卻絕對不會低估對手。</w:t>
      </w:r>
    </w:p>
    <w:p w:rsidR="00C04663" w:rsidRDefault="00A7259F" w:rsidP="00813907">
      <w:pPr>
        <w:spacing w:after="240"/>
      </w:pPr>
      <w:r>
        <w:rPr>
          <w:rFonts w:hint="eastAsia"/>
        </w:rPr>
        <w:t>此時既然對方打算停下出手，那麼自己肯定也不能大意，是以等會交戰，一出手，便得用上全力。</w:t>
      </w:r>
    </w:p>
    <w:p w:rsidR="00C04663" w:rsidRDefault="00A7259F" w:rsidP="00813907">
      <w:pPr>
        <w:spacing w:after="240"/>
      </w:pPr>
      <w:r>
        <w:rPr>
          <w:rFonts w:hint="eastAsia"/>
        </w:rPr>
        <w:t>另一頭李龍飛同樣也很是感慨，一年多前，自己在對方的威壓下尚只能勉強支撐著，一年後的今天，自己對上對方，卻不再有這樣的感覺。</w:t>
      </w:r>
    </w:p>
    <w:p w:rsidR="00C04663" w:rsidRDefault="00A7259F" w:rsidP="00813907">
      <w:pPr>
        <w:spacing w:after="240"/>
      </w:pPr>
      <w:r>
        <w:rPr>
          <w:rFonts w:hint="eastAsia"/>
        </w:rPr>
        <w:t>要不是其身邊的大師兄修為太可怕了，自己也不會一路逃到這裡，還害怕那個人的追來。</w:t>
      </w:r>
    </w:p>
    <w:p w:rsidR="00C04663" w:rsidRDefault="00A7259F" w:rsidP="00813907">
      <w:pPr>
        <w:spacing w:after="240"/>
      </w:pPr>
      <w:r>
        <w:rPr>
          <w:rFonts w:hint="eastAsia"/>
        </w:rPr>
        <w:t>此時見對方如此謹慎，李龍飛同樣小心翼翼，右手放在儲物袋上，準備一出擊就將自己所能施展的全力施展出來。</w:t>
      </w:r>
    </w:p>
    <w:p w:rsidR="00C04663" w:rsidRDefault="00A7259F" w:rsidP="00813907">
      <w:pPr>
        <w:spacing w:after="240"/>
      </w:pPr>
      <w:r>
        <w:rPr>
          <w:rFonts w:hint="eastAsia"/>
        </w:rPr>
        <w:t>也不知道彼此僵持了多久，就在沼澤中一個沼氣氣泡啵了開來之際，李龍飛這頭首先動了起來，一揮手便是兩件</w:t>
      </w:r>
      <w:r w:rsidR="00204E58">
        <w:rPr>
          <w:rFonts w:hint="eastAsia"/>
        </w:rPr>
        <w:t>中</w:t>
      </w:r>
      <w:r>
        <w:rPr>
          <w:rFonts w:hint="eastAsia"/>
        </w:rPr>
        <w:t>品法器疾飛，一隻黑傘，一塊金磚，正是當初從葉全等人奪來的其中兩</w:t>
      </w:r>
      <w:r w:rsidR="007D0AC3">
        <w:rPr>
          <w:rFonts w:hint="eastAsia"/>
        </w:rPr>
        <w:t>件法器</w:t>
      </w:r>
      <w:r>
        <w:rPr>
          <w:rFonts w:hint="eastAsia"/>
        </w:rPr>
        <w:t>。</w:t>
      </w:r>
    </w:p>
    <w:p w:rsidR="00C04663" w:rsidRDefault="007D0AC3" w:rsidP="00813907">
      <w:pPr>
        <w:spacing w:after="240"/>
      </w:pPr>
      <w:r>
        <w:rPr>
          <w:rFonts w:hint="eastAsia"/>
        </w:rPr>
        <w:t>雖然他在寶來軒已經賣掉許多，但有幾件較為好用的中品法器，還是留了下來。</w:t>
      </w:r>
    </w:p>
    <w:p w:rsidR="00C04663" w:rsidRDefault="00A7259F" w:rsidP="00813907">
      <w:pPr>
        <w:spacing w:after="240"/>
      </w:pPr>
      <w:r>
        <w:rPr>
          <w:rFonts w:hint="eastAsia"/>
        </w:rPr>
        <w:t>那黑傘先是一在李龍飛頭上一開，跟著一道護身光芒籠罩全身，看上去有如一道結界，將他包圍得密不透風，以防有攻擊襲來。</w:t>
      </w:r>
    </w:p>
    <w:p w:rsidR="00C04663" w:rsidRDefault="00A7259F" w:rsidP="00813907">
      <w:pPr>
        <w:spacing w:after="240"/>
      </w:pPr>
      <w:r>
        <w:rPr>
          <w:rFonts w:hint="eastAsia"/>
        </w:rPr>
        <w:t>而那塊金磚則沒有其他花竅，純粹越變越大，最後有如一塊通天巨石，朝著呂冥那直接砸去，就算呂冥有甚麼寶刀，恐怕也無法抵擋得下來。</w:t>
      </w:r>
    </w:p>
    <w:p w:rsidR="00C04663" w:rsidRDefault="00A7259F" w:rsidP="00813907">
      <w:pPr>
        <w:spacing w:after="240"/>
      </w:pPr>
      <w:r>
        <w:rPr>
          <w:rFonts w:hint="eastAsia"/>
        </w:rPr>
        <w:t>呂冥那見狀，也不慌忙，順手扔出一面銅鏡，鏡面對著那金磚照去，竟從鏡面處憑空冒出一個一模一樣的金磚，與李龍飛那塊一同撞在一起，互不上下地交擊在一起。</w:t>
      </w:r>
    </w:p>
    <w:p w:rsidR="00C04663" w:rsidRDefault="00A7259F" w:rsidP="00813907">
      <w:pPr>
        <w:spacing w:after="240"/>
      </w:pPr>
      <w:r>
        <w:rPr>
          <w:rFonts w:hint="eastAsia"/>
        </w:rPr>
        <w:t>同一時間，幾聲鏗鏗聲響，李龍飛身外的那護身光芒一晃，像被甚麼東西攻擊一樣，出現了兩道裂痕，雖然很是細微，卻明顯不敵對方攻擊，恐怕同一部位再多幾次，就會被打穿一個縫細出來。</w:t>
      </w:r>
    </w:p>
    <w:p w:rsidR="00C04663" w:rsidRDefault="00A7259F" w:rsidP="00813907">
      <w:pPr>
        <w:spacing w:after="240"/>
      </w:pPr>
      <w:r>
        <w:rPr>
          <w:rFonts w:hint="eastAsia"/>
        </w:rPr>
        <w:t>只不過，李龍飛本就無意長時間纏鬥，他祭出這兩件法器，主要是為了拖延一下時間，那陰陽雙刀，才是他真正的殺手鐗所在。</w:t>
      </w:r>
    </w:p>
    <w:p w:rsidR="00C04663" w:rsidRDefault="00A7259F" w:rsidP="00813907">
      <w:pPr>
        <w:spacing w:after="240"/>
      </w:pPr>
      <w:r>
        <w:rPr>
          <w:rFonts w:hint="eastAsia"/>
        </w:rPr>
        <w:t>早前他</w:t>
      </w:r>
      <w:r w:rsidR="007D0AC3">
        <w:rPr>
          <w:rFonts w:hint="eastAsia"/>
        </w:rPr>
        <w:t>自知沒時間完全</w:t>
      </w:r>
      <w:r>
        <w:rPr>
          <w:rFonts w:hint="eastAsia"/>
        </w:rPr>
        <w:t>煉化陰陽雙刀</w:t>
      </w:r>
      <w:r w:rsidR="007D0AC3">
        <w:rPr>
          <w:rFonts w:hint="eastAsia"/>
        </w:rPr>
        <w:t>後</w:t>
      </w:r>
      <w:r>
        <w:rPr>
          <w:rFonts w:hint="eastAsia"/>
        </w:rPr>
        <w:t>，</w:t>
      </w:r>
      <w:r w:rsidR="007D0AC3">
        <w:rPr>
          <w:rFonts w:hint="eastAsia"/>
        </w:rPr>
        <w:t>就</w:t>
      </w:r>
      <w:r>
        <w:rPr>
          <w:rFonts w:hint="eastAsia"/>
        </w:rPr>
        <w:t>曾思考</w:t>
      </w:r>
      <w:r w:rsidR="007D0AC3">
        <w:rPr>
          <w:rFonts w:hint="eastAsia"/>
        </w:rPr>
        <w:t>該</w:t>
      </w:r>
      <w:r>
        <w:rPr>
          <w:rFonts w:hint="eastAsia"/>
        </w:rPr>
        <w:t>怎麼</w:t>
      </w:r>
      <w:r w:rsidR="007D0AC3">
        <w:rPr>
          <w:rFonts w:hint="eastAsia"/>
        </w:rPr>
        <w:t>有效</w:t>
      </w:r>
      <w:r>
        <w:rPr>
          <w:rFonts w:hint="eastAsia"/>
        </w:rPr>
        <w:t>使用這兩把雙刀，畢竟他不是</w:t>
      </w:r>
      <w:r w:rsidR="007D0AC3">
        <w:rPr>
          <w:rFonts w:hint="eastAsia"/>
        </w:rPr>
        <w:t>修練刀法，</w:t>
      </w:r>
      <w:r>
        <w:rPr>
          <w:rFonts w:hint="eastAsia"/>
        </w:rPr>
        <w:t>許多術法神通都無法靠這雙刀發揮，但若棄而不用，卻又十分可惜，因此在研究了許久之後，終於想出了一個折衷的辦法出來。</w:t>
      </w:r>
    </w:p>
    <w:p w:rsidR="00C04663" w:rsidRDefault="00A7259F" w:rsidP="00813907">
      <w:pPr>
        <w:spacing w:after="240"/>
      </w:pPr>
      <w:r>
        <w:rPr>
          <w:rFonts w:hint="eastAsia"/>
        </w:rPr>
        <w:t>那就是將自己的轟雷術雷勁，灌注在陰陽雙刀之上，並藉由雙刀的威力，將其增強，成為雷刀般的威力擊出。</w:t>
      </w:r>
    </w:p>
    <w:p w:rsidR="00C04663" w:rsidRDefault="00A7259F" w:rsidP="00813907">
      <w:pPr>
        <w:spacing w:after="240"/>
      </w:pPr>
      <w:r>
        <w:rPr>
          <w:rFonts w:hint="eastAsia"/>
        </w:rPr>
        <w:lastRenderedPageBreak/>
        <w:t>轟雷術</w:t>
      </w:r>
      <w:r w:rsidR="007D0AC3">
        <w:rPr>
          <w:rFonts w:hint="eastAsia"/>
        </w:rPr>
        <w:t>的</w:t>
      </w:r>
      <w:r>
        <w:rPr>
          <w:rFonts w:hint="eastAsia"/>
        </w:rPr>
        <w:t>特性是聚積雷電越久，威力越大，但因為正常修練之人肉體有限，如果累積的威力太大，在攻擊之後自己也會受到反噬，所以限制了一定的威力上限。</w:t>
      </w:r>
    </w:p>
    <w:p w:rsidR="00C04663" w:rsidRDefault="00A7259F" w:rsidP="00813907">
      <w:pPr>
        <w:spacing w:after="240"/>
      </w:pPr>
      <w:r>
        <w:rPr>
          <w:rFonts w:hint="eastAsia"/>
        </w:rPr>
        <w:t>但灌注在雙刀之後，因其法器堅硬的程度比肉體強上太多，自然而然能承受的雷電威力也更加龐大，一旦轟出，甚至可以到達原本的威力五六倍以上，可以說是十分可怕的攻擊術法。</w:t>
      </w:r>
    </w:p>
    <w:p w:rsidR="00C04663" w:rsidRDefault="00A7259F" w:rsidP="00813907">
      <w:pPr>
        <w:spacing w:after="240"/>
      </w:pPr>
      <w:r>
        <w:rPr>
          <w:rFonts w:hint="eastAsia"/>
        </w:rPr>
        <w:t>但是這樣的作法也有弊處，首先是灌注雷勁需要時間，哪怕現在李龍飛聚集雷電的速度已經快上許多，但要讓威力更大，自然要花上更久的時間準備。</w:t>
      </w:r>
    </w:p>
    <w:p w:rsidR="00C04663" w:rsidRDefault="00A7259F" w:rsidP="00813907">
      <w:pPr>
        <w:spacing w:after="240"/>
      </w:pPr>
      <w:r>
        <w:rPr>
          <w:rFonts w:hint="eastAsia"/>
        </w:rPr>
        <w:t>而這準備的時後，便會讓敵人有機可趁，所以在實戰中，其實還是很不可行的作法。</w:t>
      </w:r>
    </w:p>
    <w:p w:rsidR="00C04663" w:rsidRDefault="00183774" w:rsidP="00813907">
      <w:pPr>
        <w:spacing w:after="240"/>
      </w:pPr>
      <w:r>
        <w:rPr>
          <w:rFonts w:hint="eastAsia"/>
        </w:rPr>
        <w:t>再來</w:t>
      </w:r>
      <w:r w:rsidR="00A7259F">
        <w:rPr>
          <w:rFonts w:hint="eastAsia"/>
        </w:rPr>
        <w:t>雖說</w:t>
      </w:r>
      <w:r>
        <w:rPr>
          <w:rFonts w:hint="eastAsia"/>
        </w:rPr>
        <w:t>法器</w:t>
      </w:r>
      <w:r w:rsidR="00A7259F">
        <w:rPr>
          <w:rFonts w:hint="eastAsia"/>
        </w:rPr>
        <w:t>堅硬，但其程度終究是相對</w:t>
      </w:r>
      <w:r w:rsidR="000D439B">
        <w:rPr>
          <w:rFonts w:hint="eastAsia"/>
        </w:rPr>
        <w:t>於肉體而言而以；使用</w:t>
      </w:r>
      <w:r w:rsidR="00A7259F">
        <w:rPr>
          <w:rFonts w:hint="eastAsia"/>
        </w:rPr>
        <w:t>五六倍</w:t>
      </w:r>
      <w:r w:rsidR="000D439B">
        <w:rPr>
          <w:rFonts w:hint="eastAsia"/>
        </w:rPr>
        <w:t>的</w:t>
      </w:r>
      <w:r w:rsidR="00A7259F">
        <w:rPr>
          <w:rFonts w:hint="eastAsia"/>
        </w:rPr>
        <w:t>轟雷術</w:t>
      </w:r>
      <w:r w:rsidR="000D439B">
        <w:rPr>
          <w:rFonts w:hint="eastAsia"/>
        </w:rPr>
        <w:t>威力雖大</w:t>
      </w:r>
      <w:r w:rsidR="00A7259F">
        <w:rPr>
          <w:rFonts w:hint="eastAsia"/>
        </w:rPr>
        <w:t>，</w:t>
      </w:r>
      <w:r w:rsidR="000D439B">
        <w:rPr>
          <w:rFonts w:hint="eastAsia"/>
        </w:rPr>
        <w:t>但</w:t>
      </w:r>
      <w:r w:rsidR="00A7259F">
        <w:rPr>
          <w:rFonts w:hint="eastAsia"/>
        </w:rPr>
        <w:t>每一次的使用，對雙刀都是一種</w:t>
      </w:r>
      <w:r w:rsidR="000D439B">
        <w:rPr>
          <w:rFonts w:hint="eastAsia"/>
        </w:rPr>
        <w:t>損耗</w:t>
      </w:r>
      <w:r w:rsidR="00A7259F">
        <w:rPr>
          <w:rFonts w:hint="eastAsia"/>
        </w:rPr>
        <w:t>，</w:t>
      </w:r>
      <w:r w:rsidR="000D439B">
        <w:rPr>
          <w:rFonts w:hint="eastAsia"/>
        </w:rPr>
        <w:t>長期使用下來，了不起施展個</w:t>
      </w:r>
      <w:r w:rsidR="00A7259F">
        <w:rPr>
          <w:rFonts w:hint="eastAsia"/>
        </w:rPr>
        <w:t>十來次，雙刀就難以再承受下去，會自行毀滅。</w:t>
      </w:r>
    </w:p>
    <w:p w:rsidR="00C04663" w:rsidRDefault="007D0AC3" w:rsidP="00813907">
      <w:pPr>
        <w:spacing w:after="240"/>
      </w:pPr>
      <w:r>
        <w:rPr>
          <w:rFonts w:hint="eastAsia"/>
        </w:rPr>
        <w:t>好在對於李龍飛來說，使用雙刀不過是個權宜之計，真正主力還是以木癸寶劍為主。</w:t>
      </w:r>
    </w:p>
    <w:p w:rsidR="00C04663" w:rsidRDefault="00A7259F" w:rsidP="00813907">
      <w:pPr>
        <w:spacing w:after="240"/>
      </w:pPr>
      <w:r>
        <w:rPr>
          <w:rFonts w:hint="eastAsia"/>
        </w:rPr>
        <w:t>此時李龍飛看出那黑傘一時三刻還能抵擋得住，當下全神灌注，將轟雷術的雷勁注入陰陽雙刀，令傘內的空間雷光閃動，滋滋作響起來。</w:t>
      </w:r>
    </w:p>
    <w:p w:rsidR="00C04663" w:rsidRDefault="00A7259F" w:rsidP="00813907">
      <w:pPr>
        <w:spacing w:after="240"/>
      </w:pPr>
      <w:r>
        <w:rPr>
          <w:rFonts w:hint="eastAsia"/>
        </w:rPr>
        <w:t>那呂冥看到對方的舉動，雖不知道那雙刀威力會變多大，但心知再拖下去讓對方準備完成自己可沒任何好處，當下一拍額頭，一抹精血飛出，瞬間融入他的寶刀寒蟬翼裡頭，跟著一股冰封萬物的波動散開，瞬間將還在撞擊的兩塊金磚凍成冰塊，跟著那黑傘也只撐了幾個呼吸，便連同李龍飛在內與</w:t>
      </w:r>
      <w:r w:rsidR="000D439B">
        <w:rPr>
          <w:rFonts w:hint="eastAsia"/>
        </w:rPr>
        <w:t>其</w:t>
      </w:r>
      <w:r>
        <w:rPr>
          <w:rFonts w:hint="eastAsia"/>
        </w:rPr>
        <w:t>護身光芒，</w:t>
      </w:r>
      <w:r w:rsidR="000D439B">
        <w:rPr>
          <w:rFonts w:hint="eastAsia"/>
        </w:rPr>
        <w:t>一同</w:t>
      </w:r>
      <w:r>
        <w:rPr>
          <w:rFonts w:hint="eastAsia"/>
        </w:rPr>
        <w:t>化作一根巨大冰柱聳立在那。</w:t>
      </w:r>
    </w:p>
    <w:p w:rsidR="00C04663" w:rsidRDefault="00A7259F" w:rsidP="00813907">
      <w:pPr>
        <w:spacing w:after="240"/>
      </w:pPr>
      <w:r>
        <w:rPr>
          <w:rFonts w:hint="eastAsia"/>
        </w:rPr>
        <w:t>但那冰柱剛</w:t>
      </w:r>
      <w:r w:rsidR="000D439B">
        <w:rPr>
          <w:rFonts w:hint="eastAsia"/>
        </w:rPr>
        <w:t>剛</w:t>
      </w:r>
      <w:r>
        <w:rPr>
          <w:rFonts w:hint="eastAsia"/>
        </w:rPr>
        <w:t>成</w:t>
      </w:r>
      <w:r w:rsidR="000D439B">
        <w:rPr>
          <w:rFonts w:hint="eastAsia"/>
        </w:rPr>
        <w:t>型</w:t>
      </w:r>
      <w:r>
        <w:rPr>
          <w:rFonts w:hint="eastAsia"/>
        </w:rPr>
        <w:t>，裡頭</w:t>
      </w:r>
      <w:r w:rsidR="000D439B">
        <w:rPr>
          <w:rFonts w:hint="eastAsia"/>
        </w:rPr>
        <w:t>就傳出</w:t>
      </w:r>
      <w:r>
        <w:rPr>
          <w:rFonts w:hint="eastAsia"/>
        </w:rPr>
        <w:t>喀喳幾聲，兩把佈滿雷電的陰陽雙刀盤旋而出，所到之處冰消雪融，瞬間開出了一條通道出來。</w:t>
      </w:r>
    </w:p>
    <w:p w:rsidR="00C04663" w:rsidRDefault="00A7259F" w:rsidP="00813907">
      <w:pPr>
        <w:spacing w:after="240"/>
      </w:pPr>
      <w:r>
        <w:rPr>
          <w:rFonts w:hint="eastAsia"/>
        </w:rPr>
        <w:t>「去！」呂冥雙眼一瞇，寒蟬翼刀無影無形，轉眼就砍在那雙刀身上。</w:t>
      </w:r>
    </w:p>
    <w:p w:rsidR="00C04663" w:rsidRDefault="00A7259F" w:rsidP="00813907">
      <w:pPr>
        <w:spacing w:after="240"/>
      </w:pPr>
      <w:r>
        <w:rPr>
          <w:rFonts w:hint="eastAsia"/>
        </w:rPr>
        <w:t>噹</w:t>
      </w:r>
      <w:r w:rsidR="000D439B">
        <w:rPr>
          <w:rFonts w:hint="eastAsia"/>
        </w:rPr>
        <w:t>噹噹</w:t>
      </w:r>
      <w:r>
        <w:rPr>
          <w:rFonts w:hint="eastAsia"/>
        </w:rPr>
        <w:t>！</w:t>
      </w:r>
    </w:p>
    <w:p w:rsidR="00C04663" w:rsidRDefault="00A7259F" w:rsidP="00813907">
      <w:pPr>
        <w:spacing w:after="240"/>
      </w:pPr>
      <w:r>
        <w:rPr>
          <w:rFonts w:hint="eastAsia"/>
        </w:rPr>
        <w:t>那三把寶刀，互相碰撞在一起，卻是旗鼓相當，誰也沒能把誰壓倒。</w:t>
      </w:r>
    </w:p>
    <w:p w:rsidR="00C04663" w:rsidRDefault="00A7259F" w:rsidP="00813907">
      <w:pPr>
        <w:spacing w:after="240"/>
      </w:pPr>
      <w:r>
        <w:rPr>
          <w:rFonts w:hint="eastAsia"/>
        </w:rPr>
        <w:t>但陰陽雙刀上的雷電可不是如此，轟隆一聲，在李龍飛的掐訣下，那雷電赫然脫離陰陽雙刀，化作兩條雷龍，氣勢萬鈞地朝那</w:t>
      </w:r>
      <w:r w:rsidR="000D439B">
        <w:rPr>
          <w:rFonts w:hint="eastAsia"/>
        </w:rPr>
        <w:t>呂冥</w:t>
      </w:r>
      <w:r>
        <w:rPr>
          <w:rFonts w:hint="eastAsia"/>
        </w:rPr>
        <w:t>咬去。</w:t>
      </w:r>
    </w:p>
    <w:p w:rsidR="00C04663" w:rsidRDefault="00A7259F" w:rsidP="00813907">
      <w:pPr>
        <w:spacing w:after="240"/>
      </w:pPr>
      <w:r>
        <w:rPr>
          <w:rFonts w:hint="eastAsia"/>
        </w:rPr>
        <w:t>「不可能！」感受到那雷龍的威力，呂冥臉上也為之一變，再一拍胸口，一口精血化做一個血骷髏，朝那</w:t>
      </w:r>
      <w:r w:rsidR="000D439B">
        <w:rPr>
          <w:rFonts w:hint="eastAsia"/>
        </w:rPr>
        <w:t>雷龍</w:t>
      </w:r>
      <w:r>
        <w:rPr>
          <w:rFonts w:hint="eastAsia"/>
        </w:rPr>
        <w:t>飛奔而去。</w:t>
      </w:r>
    </w:p>
    <w:p w:rsidR="00C04663" w:rsidRDefault="00A7259F" w:rsidP="00813907">
      <w:pPr>
        <w:spacing w:after="240"/>
      </w:pPr>
      <w:r>
        <w:rPr>
          <w:rFonts w:hint="eastAsia"/>
        </w:rPr>
        <w:lastRenderedPageBreak/>
        <w:t>卻在此時，</w:t>
      </w:r>
      <w:r w:rsidR="00204E58">
        <w:rPr>
          <w:rFonts w:hint="eastAsia"/>
        </w:rPr>
        <w:t>李龍飛雙眼閃過一絲狠意，</w:t>
      </w:r>
      <w:r w:rsidR="000D439B">
        <w:rPr>
          <w:rFonts w:hint="eastAsia"/>
        </w:rPr>
        <w:t>祭</w:t>
      </w:r>
      <w:r w:rsidR="00204E58">
        <w:rPr>
          <w:rFonts w:hint="eastAsia"/>
        </w:rPr>
        <w:t>出一張符寶，</w:t>
      </w:r>
      <w:r w:rsidR="000D439B">
        <w:rPr>
          <w:rFonts w:hint="eastAsia"/>
        </w:rPr>
        <w:t>口中喃喃唸了幾聲咒語，</w:t>
      </w:r>
      <w:r w:rsidR="00464DF9">
        <w:rPr>
          <w:rFonts w:hint="eastAsia"/>
        </w:rPr>
        <w:t>陣陣奇異的靈氣波動從中散發出來。</w:t>
      </w:r>
    </w:p>
    <w:p w:rsidR="00C04663" w:rsidRDefault="00464DF9" w:rsidP="00813907">
      <w:pPr>
        <w:spacing w:after="240"/>
      </w:pPr>
      <w:r>
        <w:rPr>
          <w:rFonts w:hint="eastAsia"/>
        </w:rPr>
        <w:t>轉眼間，呂冥頭上一道滔天巨浪憑空出現，往下狠狠砸去！</w:t>
      </w:r>
    </w:p>
    <w:p w:rsidR="00C04663" w:rsidRDefault="00204E58" w:rsidP="00813907">
      <w:pPr>
        <w:spacing w:after="240"/>
      </w:pPr>
      <w:r>
        <w:rPr>
          <w:rFonts w:hint="eastAsia"/>
        </w:rPr>
        <w:t>「水系符寶！」呂冥</w:t>
      </w:r>
      <w:r w:rsidR="00722821">
        <w:rPr>
          <w:rFonts w:hint="eastAsia"/>
        </w:rPr>
        <w:t>見狀驚了一下，但隨即也從懷中掏出一張符寶扔出，一柄巨刃</w:t>
      </w:r>
      <w:r w:rsidR="00464DF9">
        <w:rPr>
          <w:rFonts w:hint="eastAsia"/>
        </w:rPr>
        <w:t>險之又險地</w:t>
      </w:r>
      <w:r w:rsidR="00722821">
        <w:rPr>
          <w:rFonts w:hint="eastAsia"/>
        </w:rPr>
        <w:t>與那巨浪打在一起，</w:t>
      </w:r>
      <w:r w:rsidR="00464DF9">
        <w:rPr>
          <w:rFonts w:hint="eastAsia"/>
        </w:rPr>
        <w:t>靈氣滾滾</w:t>
      </w:r>
      <w:r w:rsidR="00722821">
        <w:rPr>
          <w:rFonts w:hint="eastAsia"/>
        </w:rPr>
        <w:t>爆發開來。</w:t>
      </w:r>
    </w:p>
    <w:p w:rsidR="00C04663" w:rsidRDefault="00722821" w:rsidP="00813907">
      <w:pPr>
        <w:spacing w:after="240"/>
      </w:pPr>
      <w:r>
        <w:rPr>
          <w:rFonts w:hint="eastAsia"/>
        </w:rPr>
        <w:t>轟鳴巨響，掀起的風暴甚至將兩人底下的沼澤給震得出現</w:t>
      </w:r>
      <w:r w:rsidR="00464DF9">
        <w:rPr>
          <w:rFonts w:hint="eastAsia"/>
        </w:rPr>
        <w:t>一圈圈</w:t>
      </w:r>
      <w:r>
        <w:rPr>
          <w:rFonts w:hint="eastAsia"/>
        </w:rPr>
        <w:t>巨大的</w:t>
      </w:r>
      <w:r w:rsidR="00464DF9">
        <w:rPr>
          <w:rFonts w:hint="eastAsia"/>
        </w:rPr>
        <w:t>漩渦</w:t>
      </w:r>
      <w:r>
        <w:rPr>
          <w:rFonts w:hint="eastAsia"/>
        </w:rPr>
        <w:t>。</w:t>
      </w:r>
    </w:p>
    <w:p w:rsidR="00C04663" w:rsidRDefault="00722821" w:rsidP="00813907">
      <w:pPr>
        <w:spacing w:after="240"/>
      </w:pPr>
      <w:r>
        <w:rPr>
          <w:rFonts w:hint="eastAsia"/>
        </w:rPr>
        <w:t>李龍飛倒退幾步，而呂冥則是身子一晃，硬撐下來。</w:t>
      </w:r>
    </w:p>
    <w:p w:rsidR="00C04663" w:rsidRDefault="00722821" w:rsidP="00813907">
      <w:pPr>
        <w:spacing w:after="240"/>
      </w:pPr>
      <w:r>
        <w:rPr>
          <w:rFonts w:hint="eastAsia"/>
        </w:rPr>
        <w:t>但就在彼此跟著又要往前</w:t>
      </w:r>
      <w:r w:rsidR="0030520F">
        <w:rPr>
          <w:rFonts w:hint="eastAsia"/>
        </w:rPr>
        <w:t>繼續廝殺，卻聽見嘩啦</w:t>
      </w:r>
      <w:r w:rsidR="00A7259F">
        <w:rPr>
          <w:rFonts w:hint="eastAsia"/>
        </w:rPr>
        <w:t>一聲，一個龐大無比黑影</w:t>
      </w:r>
      <w:r w:rsidR="00464DF9">
        <w:rPr>
          <w:rFonts w:hint="eastAsia"/>
        </w:rPr>
        <w:t>從漩渦中</w:t>
      </w:r>
      <w:r w:rsidR="00A7259F">
        <w:rPr>
          <w:rFonts w:hint="eastAsia"/>
        </w:rPr>
        <w:t>衝</w:t>
      </w:r>
      <w:r w:rsidR="00464DF9">
        <w:rPr>
          <w:rFonts w:hint="eastAsia"/>
        </w:rPr>
        <w:t>了出</w:t>
      </w:r>
      <w:r w:rsidR="00A7259F">
        <w:rPr>
          <w:rFonts w:hint="eastAsia"/>
        </w:rPr>
        <w:t>來，跟著張口一吸，就要將兩人連同各式</w:t>
      </w:r>
      <w:r w:rsidR="0030520F">
        <w:rPr>
          <w:rFonts w:hint="eastAsia"/>
        </w:rPr>
        <w:t>各樣的</w:t>
      </w:r>
      <w:r w:rsidR="00A7259F">
        <w:rPr>
          <w:rFonts w:hint="eastAsia"/>
        </w:rPr>
        <w:t>法器給吞下肚去。</w:t>
      </w:r>
    </w:p>
    <w:p w:rsidR="00C04663" w:rsidRDefault="00A7259F" w:rsidP="00813907">
      <w:pPr>
        <w:spacing w:after="240"/>
      </w:pPr>
      <w:r>
        <w:rPr>
          <w:rFonts w:hint="eastAsia"/>
        </w:rPr>
        <w:t>見到這黑影，呂冥像是想起甚麼，顧不得攻擊李龍飛，轉而操控血骷髏往那黑影砍去，同時驚聲尖叫起來：</w:t>
      </w:r>
    </w:p>
    <w:p w:rsidR="00C04663" w:rsidRDefault="00A7259F" w:rsidP="00813907">
      <w:pPr>
        <w:spacing w:after="240"/>
      </w:pPr>
      <w:r>
        <w:rPr>
          <w:rFonts w:hint="eastAsia"/>
        </w:rPr>
        <w:t>「這是…泣冥獸！」</w:t>
      </w:r>
    </w:p>
    <w:p w:rsidR="00C04663" w:rsidRDefault="00A7259F" w:rsidP="00813907">
      <w:pPr>
        <w:spacing w:after="240"/>
      </w:pPr>
      <w:r>
        <w:rPr>
          <w:rFonts w:hint="eastAsia"/>
        </w:rPr>
        <w:t>而李龍飛那，同樣也被這泣冥獸嚇了一跳，只見這妖獸巨嘴短身，整個身軀有七成以上都是一張大嘴，裡頭小牙密佈，活脫脫像是個天然攪碎機。</w:t>
      </w:r>
    </w:p>
    <w:p w:rsidR="00C04663" w:rsidRDefault="00A7259F" w:rsidP="00813907">
      <w:pPr>
        <w:spacing w:after="240"/>
      </w:pPr>
      <w:r>
        <w:rPr>
          <w:rFonts w:hint="eastAsia"/>
        </w:rPr>
        <w:t>此時那泣冥獸張口，李龍飛同樣在其吸咬的範圍之內，但他卻轉念把心一橫，</w:t>
      </w:r>
      <w:r w:rsidR="0030520F">
        <w:rPr>
          <w:rFonts w:hint="eastAsia"/>
        </w:rPr>
        <w:t>兩條</w:t>
      </w:r>
      <w:r>
        <w:rPr>
          <w:rFonts w:hint="eastAsia"/>
        </w:rPr>
        <w:t>雷</w:t>
      </w:r>
      <w:r w:rsidR="0030520F">
        <w:rPr>
          <w:rFonts w:hint="eastAsia"/>
        </w:rPr>
        <w:t>龍</w:t>
      </w:r>
      <w:r w:rsidR="00DB4708">
        <w:rPr>
          <w:rFonts w:hint="eastAsia"/>
        </w:rPr>
        <w:t>仍是繼續往</w:t>
      </w:r>
      <w:r w:rsidR="00464DF9">
        <w:rPr>
          <w:rFonts w:hint="eastAsia"/>
        </w:rPr>
        <w:t>前</w:t>
      </w:r>
      <w:r w:rsidR="00DB4708">
        <w:rPr>
          <w:rFonts w:hint="eastAsia"/>
        </w:rPr>
        <w:t>飛去</w:t>
      </w:r>
      <w:r>
        <w:rPr>
          <w:rFonts w:hint="eastAsia"/>
        </w:rPr>
        <w:t>，</w:t>
      </w:r>
      <w:r w:rsidR="00DB4708">
        <w:rPr>
          <w:rFonts w:hint="eastAsia"/>
        </w:rPr>
        <w:t>同時</w:t>
      </w:r>
      <w:r w:rsidR="0030520F">
        <w:rPr>
          <w:rFonts w:hint="eastAsia"/>
        </w:rPr>
        <w:t>手中掏出</w:t>
      </w:r>
      <w:r w:rsidR="00DB4708">
        <w:rPr>
          <w:rFonts w:hint="eastAsia"/>
        </w:rPr>
        <w:t>三</w:t>
      </w:r>
      <w:r w:rsidR="0030520F">
        <w:rPr>
          <w:rFonts w:hint="eastAsia"/>
        </w:rPr>
        <w:t>顆藍色珠子</w:t>
      </w:r>
      <w:r>
        <w:rPr>
          <w:rFonts w:hint="eastAsia"/>
        </w:rPr>
        <w:t>，往呂冥</w:t>
      </w:r>
      <w:r w:rsidR="00464DF9">
        <w:rPr>
          <w:rFonts w:hint="eastAsia"/>
        </w:rPr>
        <w:t>身後</w:t>
      </w:r>
      <w:r w:rsidR="0030520F">
        <w:rPr>
          <w:rFonts w:hint="eastAsia"/>
        </w:rPr>
        <w:t>扔</w:t>
      </w:r>
      <w:r>
        <w:rPr>
          <w:rFonts w:hint="eastAsia"/>
        </w:rPr>
        <w:t>去。</w:t>
      </w:r>
    </w:p>
    <w:p w:rsidR="00C04663" w:rsidRDefault="00A7259F" w:rsidP="00813907">
      <w:pPr>
        <w:spacing w:after="240"/>
      </w:pPr>
      <w:r>
        <w:rPr>
          <w:rFonts w:hint="eastAsia"/>
        </w:rPr>
        <w:t>「該死，姓李的你不得好死！」呂冥見</w:t>
      </w:r>
      <w:r w:rsidR="0030520F">
        <w:rPr>
          <w:rFonts w:hint="eastAsia"/>
        </w:rPr>
        <w:t>到那</w:t>
      </w:r>
      <w:r w:rsidR="00DB4708">
        <w:rPr>
          <w:rFonts w:hint="eastAsia"/>
        </w:rPr>
        <w:t>三</w:t>
      </w:r>
      <w:r w:rsidR="0030520F">
        <w:rPr>
          <w:rFonts w:hint="eastAsia"/>
        </w:rPr>
        <w:t>顆藍色珠子</w:t>
      </w:r>
      <w:r>
        <w:rPr>
          <w:rFonts w:hint="eastAsia"/>
        </w:rPr>
        <w:t>，心中</w:t>
      </w:r>
      <w:r w:rsidR="0030520F">
        <w:rPr>
          <w:rFonts w:hint="eastAsia"/>
        </w:rPr>
        <w:t>掀起滔天</w:t>
      </w:r>
      <w:r w:rsidR="00DB4708">
        <w:rPr>
          <w:rFonts w:hint="eastAsia"/>
        </w:rPr>
        <w:t>恨</w:t>
      </w:r>
      <w:r w:rsidR="0030520F">
        <w:rPr>
          <w:rFonts w:hint="eastAsia"/>
        </w:rPr>
        <w:t>意</w:t>
      </w:r>
      <w:r>
        <w:rPr>
          <w:rFonts w:hint="eastAsia"/>
        </w:rPr>
        <w:t>，但卻不</w:t>
      </w:r>
      <w:r w:rsidR="0030520F">
        <w:rPr>
          <w:rFonts w:hint="eastAsia"/>
        </w:rPr>
        <w:t>得</w:t>
      </w:r>
      <w:r>
        <w:rPr>
          <w:rFonts w:hint="eastAsia"/>
        </w:rPr>
        <w:t>分神，</w:t>
      </w:r>
      <w:r w:rsidR="00DB4708">
        <w:rPr>
          <w:rFonts w:hint="eastAsia"/>
        </w:rPr>
        <w:t>只得一拍額頭，噴出一抹精血往那雷龍擋去，同時</w:t>
      </w:r>
      <w:r>
        <w:rPr>
          <w:rFonts w:hint="eastAsia"/>
        </w:rPr>
        <w:t>全力操控著血骷髏攻擊黑影，畢竟</w:t>
      </w:r>
      <w:r w:rsidR="00464DF9">
        <w:rPr>
          <w:rFonts w:hint="eastAsia"/>
        </w:rPr>
        <w:t>方才</w:t>
      </w:r>
      <w:r w:rsidR="0030520F">
        <w:rPr>
          <w:rFonts w:hint="eastAsia"/>
        </w:rPr>
        <w:t>因自己沒有退後，</w:t>
      </w:r>
      <w:r>
        <w:rPr>
          <w:rFonts w:hint="eastAsia"/>
        </w:rPr>
        <w:t>那泣冥獸</w:t>
      </w:r>
      <w:r w:rsidR="00464DF9">
        <w:rPr>
          <w:rFonts w:hint="eastAsia"/>
        </w:rPr>
        <w:t>出現的位置距</w:t>
      </w:r>
      <w:r>
        <w:rPr>
          <w:rFonts w:hint="eastAsia"/>
        </w:rPr>
        <w:t>離自己較近，如果不將阻止對方吞噬，自己</w:t>
      </w:r>
      <w:r w:rsidR="00464DF9">
        <w:rPr>
          <w:rFonts w:hint="eastAsia"/>
        </w:rPr>
        <w:t>怕是比李龍飛還要早被捲入嘴中</w:t>
      </w:r>
      <w:r>
        <w:rPr>
          <w:rFonts w:hint="eastAsia"/>
        </w:rPr>
        <w:t>。</w:t>
      </w:r>
    </w:p>
    <w:p w:rsidR="00C04663" w:rsidRDefault="00A7259F" w:rsidP="00813907">
      <w:pPr>
        <w:spacing w:after="240"/>
      </w:pPr>
      <w:r>
        <w:rPr>
          <w:rFonts w:hint="eastAsia"/>
        </w:rPr>
        <w:t>就看那泣冥獸將黑傘跟兩塊金磚吞下肚後，面對攻來的血骷髏，用力呼一口氣，一股腥臭不堪，夾著銳不可擋的黑風噴出，頓時</w:t>
      </w:r>
      <w:r w:rsidR="00DB4708">
        <w:rPr>
          <w:rFonts w:hint="eastAsia"/>
        </w:rPr>
        <w:t>將附近所有物件都給</w:t>
      </w:r>
      <w:r>
        <w:rPr>
          <w:rFonts w:hint="eastAsia"/>
        </w:rPr>
        <w:t>裂成碎片，跟著又</w:t>
      </w:r>
      <w:r w:rsidR="00DB4708">
        <w:rPr>
          <w:rFonts w:hint="eastAsia"/>
        </w:rPr>
        <w:t>再一吸之後，回頭讓</w:t>
      </w:r>
      <w:r>
        <w:rPr>
          <w:rFonts w:hint="eastAsia"/>
        </w:rPr>
        <w:t>泣冥獸給吞下肚去。</w:t>
      </w:r>
    </w:p>
    <w:p w:rsidR="00C04663" w:rsidRDefault="00A7259F" w:rsidP="00813907">
      <w:pPr>
        <w:spacing w:after="240"/>
      </w:pPr>
      <w:r>
        <w:rPr>
          <w:rFonts w:hint="eastAsia"/>
        </w:rPr>
        <w:t>李龍飛在操控雷龍往呂冥那擊去後，就</w:t>
      </w:r>
      <w:r w:rsidR="0030520F">
        <w:rPr>
          <w:rFonts w:hint="eastAsia"/>
        </w:rPr>
        <w:t>果斷</w:t>
      </w:r>
      <w:r>
        <w:rPr>
          <w:rFonts w:hint="eastAsia"/>
        </w:rPr>
        <w:t>放棄了對雙刀的控制，直接蒼白著臉往</w:t>
      </w:r>
      <w:r w:rsidR="00464DF9">
        <w:rPr>
          <w:rFonts w:hint="eastAsia"/>
        </w:rPr>
        <w:t>身後退</w:t>
      </w:r>
      <w:r>
        <w:rPr>
          <w:rFonts w:hint="eastAsia"/>
        </w:rPr>
        <w:t>去。</w:t>
      </w:r>
    </w:p>
    <w:p w:rsidR="00C04663" w:rsidRDefault="00A7259F" w:rsidP="00813907">
      <w:pPr>
        <w:spacing w:after="240"/>
      </w:pPr>
      <w:r>
        <w:rPr>
          <w:rFonts w:hint="eastAsia"/>
        </w:rPr>
        <w:t>但他才</w:t>
      </w:r>
      <w:r w:rsidR="00464DF9">
        <w:rPr>
          <w:rFonts w:hint="eastAsia"/>
        </w:rPr>
        <w:t>退沒</w:t>
      </w:r>
      <w:r>
        <w:rPr>
          <w:rFonts w:hint="eastAsia"/>
        </w:rPr>
        <w:t>多遠，便覺得一股黑風擊在自己身上，雖說</w:t>
      </w:r>
      <w:r w:rsidR="00DB4708">
        <w:rPr>
          <w:rFonts w:hint="eastAsia"/>
        </w:rPr>
        <w:t>他</w:t>
      </w:r>
      <w:r>
        <w:rPr>
          <w:rFonts w:hint="eastAsia"/>
        </w:rPr>
        <w:t>肉身</w:t>
      </w:r>
      <w:r w:rsidR="00DB4708">
        <w:rPr>
          <w:rFonts w:hint="eastAsia"/>
        </w:rPr>
        <w:t>已是後天生靈</w:t>
      </w:r>
      <w:r>
        <w:rPr>
          <w:rFonts w:hint="eastAsia"/>
        </w:rPr>
        <w:t>，但那力量實在大得恐怖，悶哼一聲，李龍飛噴出一口鮮血，</w:t>
      </w:r>
      <w:r w:rsidR="00DB4708">
        <w:rPr>
          <w:rFonts w:hint="eastAsia"/>
        </w:rPr>
        <w:t>傷重到無以復加，只能</w:t>
      </w:r>
      <w:r>
        <w:rPr>
          <w:rFonts w:hint="eastAsia"/>
        </w:rPr>
        <w:t>順勢往遠處滾去，直到滾了幾百尺後，這才滿身痛楚地起身</w:t>
      </w:r>
      <w:r w:rsidR="00DB4708">
        <w:rPr>
          <w:rFonts w:hint="eastAsia"/>
        </w:rPr>
        <w:t>面露驚恐</w:t>
      </w:r>
      <w:r>
        <w:rPr>
          <w:rFonts w:hint="eastAsia"/>
        </w:rPr>
        <w:t>。</w:t>
      </w:r>
    </w:p>
    <w:p w:rsidR="00C04663" w:rsidRDefault="00A7259F" w:rsidP="00813907">
      <w:pPr>
        <w:spacing w:after="240"/>
      </w:pPr>
      <w:r>
        <w:rPr>
          <w:rFonts w:hint="eastAsia"/>
        </w:rPr>
        <w:t>而呂冥可就沒這麼好運了，</w:t>
      </w:r>
      <w:r w:rsidR="00DB4708">
        <w:rPr>
          <w:rFonts w:hint="eastAsia"/>
        </w:rPr>
        <w:t>眼看</w:t>
      </w:r>
      <w:r w:rsidR="0030520F">
        <w:rPr>
          <w:rFonts w:hint="eastAsia"/>
        </w:rPr>
        <w:t>血骷髏</w:t>
      </w:r>
      <w:r w:rsidR="00DB4708">
        <w:rPr>
          <w:rFonts w:hint="eastAsia"/>
        </w:rPr>
        <w:t>根本無法</w:t>
      </w:r>
      <w:r w:rsidR="0030520F">
        <w:rPr>
          <w:rFonts w:hint="eastAsia"/>
        </w:rPr>
        <w:t>阻</w:t>
      </w:r>
      <w:r w:rsidR="00DB4708">
        <w:rPr>
          <w:rFonts w:hint="eastAsia"/>
        </w:rPr>
        <w:t>止</w:t>
      </w:r>
      <w:r>
        <w:rPr>
          <w:rFonts w:hint="eastAsia"/>
        </w:rPr>
        <w:t>黑影</w:t>
      </w:r>
      <w:r w:rsidR="00DB4708">
        <w:rPr>
          <w:rFonts w:hint="eastAsia"/>
        </w:rPr>
        <w:t>半分，他驚嚇之餘，一</w:t>
      </w:r>
      <w:r w:rsidR="00DB4708">
        <w:rPr>
          <w:rFonts w:hint="eastAsia"/>
        </w:rPr>
        <w:lastRenderedPageBreak/>
        <w:t>咬舌尖，噴出口大口心血同時將其胸口一枚青玉護符給捏碎，一道巨大血影從其身後浮現，終於將泣冥獸給擋了</w:t>
      </w:r>
      <w:r w:rsidR="002221B1">
        <w:rPr>
          <w:rFonts w:hint="eastAsia"/>
        </w:rPr>
        <w:t>片刻</w:t>
      </w:r>
      <w:r w:rsidR="00DB4708">
        <w:rPr>
          <w:rFonts w:hint="eastAsia"/>
        </w:rPr>
        <w:t>下來。</w:t>
      </w:r>
    </w:p>
    <w:p w:rsidR="00C04663" w:rsidRDefault="00DB4708" w:rsidP="00813907">
      <w:pPr>
        <w:spacing w:after="240"/>
      </w:pPr>
      <w:r>
        <w:rPr>
          <w:rFonts w:hint="eastAsia"/>
        </w:rPr>
        <w:t>但當他</w:t>
      </w:r>
      <w:r w:rsidR="002221B1">
        <w:rPr>
          <w:rFonts w:hint="eastAsia"/>
        </w:rPr>
        <w:t>藉著這一刻，</w:t>
      </w:r>
      <w:r>
        <w:rPr>
          <w:rFonts w:hint="eastAsia"/>
        </w:rPr>
        <w:t>萎靡著臉想要離開時，那三顆</w:t>
      </w:r>
      <w:r w:rsidR="0030520F">
        <w:rPr>
          <w:rFonts w:hint="eastAsia"/>
        </w:rPr>
        <w:t>天寒珠</w:t>
      </w:r>
      <w:r w:rsidR="00464DF9">
        <w:rPr>
          <w:rFonts w:hint="eastAsia"/>
        </w:rPr>
        <w:t>在他身後</w:t>
      </w:r>
      <w:r w:rsidR="0030520F">
        <w:rPr>
          <w:rFonts w:hint="eastAsia"/>
        </w:rPr>
        <w:t>爆了開來，</w:t>
      </w:r>
      <w:r>
        <w:rPr>
          <w:rFonts w:hint="eastAsia"/>
        </w:rPr>
        <w:t>巨大的寒冰</w:t>
      </w:r>
      <w:r w:rsidR="00464DF9">
        <w:rPr>
          <w:rFonts w:hint="eastAsia"/>
        </w:rPr>
        <w:t>斷了</w:t>
      </w:r>
      <w:r w:rsidR="0030520F">
        <w:rPr>
          <w:rFonts w:hint="eastAsia"/>
        </w:rPr>
        <w:t>他</w:t>
      </w:r>
      <w:r w:rsidR="00464DF9">
        <w:rPr>
          <w:rFonts w:hint="eastAsia"/>
        </w:rPr>
        <w:t>的退路</w:t>
      </w:r>
      <w:r w:rsidR="0030520F">
        <w:rPr>
          <w:rFonts w:hint="eastAsia"/>
        </w:rPr>
        <w:t>，只能眼睜睜看著</w:t>
      </w:r>
      <w:r w:rsidR="00A7259F">
        <w:rPr>
          <w:rFonts w:hint="eastAsia"/>
        </w:rPr>
        <w:t>泣冥獸</w:t>
      </w:r>
      <w:r w:rsidR="002221B1">
        <w:rPr>
          <w:rFonts w:hint="eastAsia"/>
        </w:rPr>
        <w:t>又是</w:t>
      </w:r>
      <w:r w:rsidR="00A7259F">
        <w:rPr>
          <w:rFonts w:hint="eastAsia"/>
        </w:rPr>
        <w:t>張口一吸，</w:t>
      </w:r>
      <w:r w:rsidR="0030520F">
        <w:rPr>
          <w:rFonts w:hint="eastAsia"/>
        </w:rPr>
        <w:t>把他連同身</w:t>
      </w:r>
      <w:r w:rsidR="00464DF9">
        <w:rPr>
          <w:rFonts w:hint="eastAsia"/>
        </w:rPr>
        <w:t>後</w:t>
      </w:r>
      <w:r w:rsidR="0030520F">
        <w:rPr>
          <w:rFonts w:hint="eastAsia"/>
        </w:rPr>
        <w:t>的冰塊</w:t>
      </w:r>
      <w:r w:rsidR="002221B1">
        <w:rPr>
          <w:rFonts w:hint="eastAsia"/>
        </w:rPr>
        <w:t>與納血影</w:t>
      </w:r>
      <w:r w:rsidR="0030520F">
        <w:rPr>
          <w:rFonts w:hint="eastAsia"/>
        </w:rPr>
        <w:t>吞入口中。</w:t>
      </w:r>
    </w:p>
    <w:p w:rsidR="00C04663" w:rsidRDefault="00900065" w:rsidP="00813907">
      <w:pPr>
        <w:spacing w:after="240"/>
      </w:pPr>
      <w:ins w:id="4832" w:author="Administrator" w:date="2019-02-07T00:25:00Z">
        <w:r>
          <w:rPr>
            <w:rFonts w:hint="eastAsia"/>
          </w:rPr>
          <w:t>「不…」</w:t>
        </w:r>
      </w:ins>
      <w:r w:rsidR="00A7259F">
        <w:rPr>
          <w:rFonts w:hint="eastAsia"/>
        </w:rPr>
        <w:t>一聲悽厲</w:t>
      </w:r>
      <w:ins w:id="4833" w:author="Administrator" w:date="2019-02-07T00:25:00Z">
        <w:r>
          <w:rPr>
            <w:rFonts w:hint="eastAsia"/>
          </w:rPr>
          <w:t>絕倫</w:t>
        </w:r>
      </w:ins>
      <w:r w:rsidR="00A7259F">
        <w:rPr>
          <w:rFonts w:hint="eastAsia"/>
        </w:rPr>
        <w:t>地慘叫</w:t>
      </w:r>
      <w:r w:rsidR="0030520F">
        <w:rPr>
          <w:rFonts w:hint="eastAsia"/>
        </w:rPr>
        <w:t>聲</w:t>
      </w:r>
      <w:r w:rsidR="00A7259F">
        <w:rPr>
          <w:rFonts w:hint="eastAsia"/>
        </w:rPr>
        <w:t>從</w:t>
      </w:r>
      <w:r w:rsidR="00464DF9">
        <w:rPr>
          <w:rFonts w:hint="eastAsia"/>
        </w:rPr>
        <w:t>其嘴</w:t>
      </w:r>
      <w:r w:rsidR="0030520F">
        <w:rPr>
          <w:rFonts w:hint="eastAsia"/>
        </w:rPr>
        <w:t>中</w:t>
      </w:r>
      <w:r w:rsidR="00464DF9">
        <w:rPr>
          <w:rFonts w:hint="eastAsia"/>
        </w:rPr>
        <w:t>傳出</w:t>
      </w:r>
      <w:r w:rsidR="00A7259F">
        <w:rPr>
          <w:rFonts w:hint="eastAsia"/>
        </w:rPr>
        <w:t>，跟著轟地一聲，吞完食物的泣冥獸隨即往沼澤內土遁沉入，而這在刀仙宗內本該前途無限，身懷數寶的白虎天驕就這樣無聲無息，永遠地消失在這禁地之中了。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故人重逢</w:t>
      </w:r>
    </w:p>
    <w:p w:rsidR="00C04663" w:rsidRDefault="00C04663" w:rsidP="00813907">
      <w:pPr>
        <w:spacing w:after="240"/>
      </w:pPr>
    </w:p>
    <w:p w:rsidR="00C04663" w:rsidRDefault="00A7259F" w:rsidP="00813907">
      <w:pPr>
        <w:spacing w:after="240"/>
      </w:pPr>
      <w:r>
        <w:rPr>
          <w:rFonts w:hint="eastAsia"/>
        </w:rPr>
        <w:t>三天後，李龍飛滿是疲憊，終於從這沼澤邊緣回到了陸地。</w:t>
      </w:r>
    </w:p>
    <w:p w:rsidR="00C04663" w:rsidRDefault="00A7259F" w:rsidP="00813907">
      <w:pPr>
        <w:spacing w:after="240"/>
      </w:pPr>
      <w:r>
        <w:rPr>
          <w:rFonts w:hint="eastAsia"/>
        </w:rPr>
        <w:t>這三天內，除了第一天遇到那讓人絕望的泣冥獸之外，他還遇到了三次妖獸攻擊。</w:t>
      </w:r>
    </w:p>
    <w:p w:rsidR="00C04663" w:rsidRDefault="00A7259F" w:rsidP="00813907">
      <w:pPr>
        <w:spacing w:after="240"/>
      </w:pPr>
      <w:r>
        <w:rPr>
          <w:rFonts w:hint="eastAsia"/>
        </w:rPr>
        <w:t>其中兩次都只有妖丹二轉左右的妖獸，對付起來並不太困難，但最後一次遇到的，卻是妖丹四轉的怪蟒，李龍飛在失去</w:t>
      </w:r>
      <w:r w:rsidR="00354CAC">
        <w:rPr>
          <w:rFonts w:hint="eastAsia"/>
        </w:rPr>
        <w:t>陰陽雙刀</w:t>
      </w:r>
      <w:r w:rsidR="002221B1">
        <w:rPr>
          <w:rFonts w:hint="eastAsia"/>
        </w:rPr>
        <w:t>，又身負重傷</w:t>
      </w:r>
      <w:r>
        <w:rPr>
          <w:rFonts w:hint="eastAsia"/>
        </w:rPr>
        <w:t>的情況下，最終</w:t>
      </w:r>
      <w:ins w:id="4834" w:author="Administrator" w:date="2019-02-07T00:26:00Z">
        <w:r w:rsidR="00900065">
          <w:rPr>
            <w:rFonts w:hint="eastAsia"/>
          </w:rPr>
          <w:t>在自爆了數把下品法器，並趁機用</w:t>
        </w:r>
      </w:ins>
      <w:del w:id="4835" w:author="Administrator" w:date="2019-02-07T00:26:00Z">
        <w:r w:rsidR="00354CAC" w:rsidDel="00900065">
          <w:rPr>
            <w:rFonts w:hint="eastAsia"/>
          </w:rPr>
          <w:delText>又再度使用了</w:delText>
        </w:r>
      </w:del>
      <w:r w:rsidR="002221B1">
        <w:rPr>
          <w:rFonts w:hint="eastAsia"/>
        </w:rPr>
        <w:t>三</w:t>
      </w:r>
      <w:r w:rsidR="00354CAC">
        <w:rPr>
          <w:rFonts w:hint="eastAsia"/>
        </w:rPr>
        <w:t>顆天寒珠困住對方</w:t>
      </w:r>
      <w:r>
        <w:rPr>
          <w:rFonts w:hint="eastAsia"/>
        </w:rPr>
        <w:t>，加上</w:t>
      </w:r>
      <w:r w:rsidR="00354CAC">
        <w:rPr>
          <w:rFonts w:hint="eastAsia"/>
        </w:rPr>
        <w:t>木癸寶劍</w:t>
      </w:r>
      <w:r>
        <w:rPr>
          <w:rFonts w:hint="eastAsia"/>
        </w:rPr>
        <w:t>，這才將那怪蟒給擊殺。</w:t>
      </w:r>
    </w:p>
    <w:p w:rsidR="00C04663" w:rsidRDefault="00A7259F" w:rsidP="00813907">
      <w:pPr>
        <w:spacing w:after="240"/>
      </w:pPr>
      <w:r>
        <w:rPr>
          <w:rFonts w:hint="eastAsia"/>
        </w:rPr>
        <w:t>雖然拿到其妖丹，但李龍飛卻也因此</w:t>
      </w:r>
      <w:r w:rsidR="002221B1">
        <w:rPr>
          <w:rFonts w:hint="eastAsia"/>
        </w:rPr>
        <w:t>不得不服用一枚靈仙芝草的葉子，否則</w:t>
      </w:r>
      <w:r>
        <w:rPr>
          <w:rFonts w:hint="eastAsia"/>
        </w:rPr>
        <w:t>恐怕</w:t>
      </w:r>
      <w:r w:rsidR="002221B1">
        <w:rPr>
          <w:rFonts w:hint="eastAsia"/>
        </w:rPr>
        <w:t>再遇到任何一隻妖獸</w:t>
      </w:r>
      <w:r>
        <w:rPr>
          <w:rFonts w:hint="eastAsia"/>
        </w:rPr>
        <w:t>，</w:t>
      </w:r>
      <w:r w:rsidR="002221B1">
        <w:rPr>
          <w:rFonts w:hint="eastAsia"/>
        </w:rPr>
        <w:t>都能讓他</w:t>
      </w:r>
      <w:r>
        <w:rPr>
          <w:rFonts w:hint="eastAsia"/>
        </w:rPr>
        <w:t>隕歿在這禁地之中。</w:t>
      </w:r>
    </w:p>
    <w:p w:rsidR="00C04663" w:rsidRDefault="00491F2F" w:rsidP="00813907">
      <w:pPr>
        <w:spacing w:after="240"/>
      </w:pPr>
      <w:r>
        <w:rPr>
          <w:rFonts w:hint="eastAsia"/>
        </w:rPr>
        <w:t>「這禁地比我想像中的難上許多，才剛進來沒多久，就將早前準備的手段全都用得差不多了，</w:t>
      </w:r>
      <w:r w:rsidR="009A41A0">
        <w:rPr>
          <w:rFonts w:hint="eastAsia"/>
        </w:rPr>
        <w:t>真難想像其他練氣修士，該如何在這存活下去</w:t>
      </w:r>
      <w:r w:rsidR="009A41A0">
        <w:t>…</w:t>
      </w:r>
      <w:r w:rsidR="009A41A0">
        <w:rPr>
          <w:rFonts w:hint="eastAsia"/>
        </w:rPr>
        <w:t>」李龍飛嘆了口氣，</w:t>
      </w:r>
      <w:r w:rsidR="002221B1">
        <w:rPr>
          <w:rFonts w:hint="eastAsia"/>
        </w:rPr>
        <w:t>將那半蟲半草的</w:t>
      </w:r>
      <w:r w:rsidR="002221B1" w:rsidRPr="002221B1">
        <w:rPr>
          <w:rFonts w:hint="eastAsia"/>
        </w:rPr>
        <w:t>靈仙蟲芝</w:t>
      </w:r>
      <w:r w:rsidR="002221B1">
        <w:rPr>
          <w:rFonts w:hint="eastAsia"/>
        </w:rPr>
        <w:t>吞了下肚</w:t>
      </w:r>
      <w:r w:rsidR="009A41A0">
        <w:rPr>
          <w:rFonts w:hint="eastAsia"/>
        </w:rPr>
        <w:t>。</w:t>
      </w:r>
    </w:p>
    <w:p w:rsidR="00C04663" w:rsidRDefault="002221B1" w:rsidP="00813907">
      <w:pPr>
        <w:spacing w:after="240"/>
      </w:pPr>
      <w:r>
        <w:rPr>
          <w:rFonts w:hint="eastAsia"/>
        </w:rPr>
        <w:t>此藥果然神奇，甫一入喉，一股龐大又清涼的靈氣便從腹部散了開來，跟著融入全身</w:t>
      </w:r>
      <w:del w:id="4836" w:author="Administrator" w:date="2019-03-17T00:59:00Z">
        <w:r w:rsidDel="006241AC">
          <w:rPr>
            <w:rFonts w:hint="eastAsia"/>
          </w:rPr>
          <w:delText>經脈</w:delText>
        </w:r>
      </w:del>
      <w:ins w:id="4837" w:author="Administrator" w:date="2019-03-17T00:59:00Z">
        <w:r w:rsidR="006241AC">
          <w:rPr>
            <w:rFonts w:hint="eastAsia"/>
          </w:rPr>
          <w:t>靈脈</w:t>
        </w:r>
      </w:ins>
      <w:r>
        <w:rPr>
          <w:rFonts w:hint="eastAsia"/>
        </w:rPr>
        <w:t>之中，</w:t>
      </w:r>
      <w:r w:rsidR="00CC2A45">
        <w:rPr>
          <w:rFonts w:hint="eastAsia"/>
        </w:rPr>
        <w:t>讓</w:t>
      </w:r>
      <w:r>
        <w:rPr>
          <w:rFonts w:hint="eastAsia"/>
        </w:rPr>
        <w:t>原本萎靡的患處一一癒痊起來</w:t>
      </w:r>
      <w:r w:rsidR="00CC2A45">
        <w:rPr>
          <w:rFonts w:hint="eastAsia"/>
        </w:rPr>
        <w:t>。</w:t>
      </w:r>
    </w:p>
    <w:p w:rsidR="00C04663" w:rsidRDefault="00CC2A45" w:rsidP="00813907">
      <w:pPr>
        <w:spacing w:after="240"/>
        <w:rPr>
          <w:ins w:id="4838" w:author="Administrator" w:date="2019-02-07T00:27:00Z"/>
        </w:rPr>
      </w:pPr>
      <w:r>
        <w:rPr>
          <w:rFonts w:hint="eastAsia"/>
        </w:rPr>
        <w:t>不到一天的時間，原本因為重傷而衰弱的李龍飛便康復了九成以上，甚至在他內視之後，發現自己修為又因此精進了一些。</w:t>
      </w:r>
    </w:p>
    <w:p w:rsidR="00900065" w:rsidRDefault="00900065" w:rsidP="00813907">
      <w:pPr>
        <w:spacing w:after="240"/>
      </w:pPr>
      <w:ins w:id="4839" w:author="Administrator" w:date="2019-02-07T00:27:00Z">
        <w:r>
          <w:rPr>
            <w:rFonts w:hint="eastAsia"/>
          </w:rPr>
          <w:t>「杜之嚴說得沒錯，這靈仙</w:t>
        </w:r>
      </w:ins>
      <w:ins w:id="4840" w:author="Administrator" w:date="2019-02-07T00:28:00Z">
        <w:r>
          <w:rPr>
            <w:rFonts w:hint="eastAsia"/>
          </w:rPr>
          <w:t>蟲芝果</w:t>
        </w:r>
      </w:ins>
      <w:ins w:id="4841" w:author="Administrator" w:date="2019-02-07T00:29:00Z">
        <w:r>
          <w:rPr>
            <w:rFonts w:hint="eastAsia"/>
          </w:rPr>
          <w:t>真有逆轉乾坤的效用…看來</w:t>
        </w:r>
      </w:ins>
      <w:ins w:id="4842" w:author="Administrator" w:date="2019-02-07T00:30:00Z">
        <w:r w:rsidR="00A83F6B">
          <w:rPr>
            <w:rFonts w:hint="eastAsia"/>
          </w:rPr>
          <w:t>我的運氣還算不錯，這場試練我還可以繼續走下去。」李龍飛</w:t>
        </w:r>
      </w:ins>
      <w:ins w:id="4843" w:author="Administrator" w:date="2019-02-07T00:31:00Z">
        <w:r w:rsidR="00A83F6B">
          <w:rPr>
            <w:rFonts w:hint="eastAsia"/>
          </w:rPr>
          <w:t>察完傷勢後喜道。</w:t>
        </w:r>
      </w:ins>
    </w:p>
    <w:p w:rsidR="00C04663" w:rsidRDefault="00CC2A45" w:rsidP="00813907">
      <w:pPr>
        <w:spacing w:after="240"/>
      </w:pPr>
      <w:r>
        <w:rPr>
          <w:rFonts w:hint="eastAsia"/>
        </w:rPr>
        <w:lastRenderedPageBreak/>
        <w:t>不過就算這樣，他也</w:t>
      </w:r>
      <w:r w:rsidR="009A41A0">
        <w:rPr>
          <w:rFonts w:hint="eastAsia"/>
        </w:rPr>
        <w:t>已經打定，接下來的日子，</w:t>
      </w:r>
      <w:r>
        <w:rPr>
          <w:rFonts w:hint="eastAsia"/>
        </w:rPr>
        <w:t>要</w:t>
      </w:r>
      <w:r w:rsidR="00A7259F">
        <w:rPr>
          <w:rFonts w:hint="eastAsia"/>
        </w:rPr>
        <w:t>找個地方，挖一個洞穴，把自己藏進去，</w:t>
      </w:r>
      <w:r w:rsidR="005B4EE4">
        <w:rPr>
          <w:rFonts w:hint="eastAsia"/>
        </w:rPr>
        <w:t>再佈上小五行陣法，</w:t>
      </w:r>
      <w:r w:rsidR="00A7259F">
        <w:rPr>
          <w:rFonts w:hint="eastAsia"/>
        </w:rPr>
        <w:t>等</w:t>
      </w:r>
      <w:r w:rsidR="009A41A0">
        <w:rPr>
          <w:rFonts w:hint="eastAsia"/>
        </w:rPr>
        <w:t>試煉</w:t>
      </w:r>
      <w:r w:rsidR="00A7259F">
        <w:rPr>
          <w:rFonts w:hint="eastAsia"/>
        </w:rPr>
        <w:t>時間差不多</w:t>
      </w:r>
      <w:r w:rsidR="009A41A0">
        <w:rPr>
          <w:rFonts w:hint="eastAsia"/>
        </w:rPr>
        <w:t>要結束，</w:t>
      </w:r>
      <w:r w:rsidR="005B4EE4">
        <w:rPr>
          <w:rFonts w:hint="eastAsia"/>
        </w:rPr>
        <w:t>才</w:t>
      </w:r>
      <w:r w:rsidR="009A41A0">
        <w:rPr>
          <w:rFonts w:hint="eastAsia"/>
        </w:rPr>
        <w:t>出來便可以</w:t>
      </w:r>
      <w:r w:rsidR="00A7259F">
        <w:rPr>
          <w:rFonts w:hint="eastAsia"/>
        </w:rPr>
        <w:t>了。</w:t>
      </w:r>
    </w:p>
    <w:p w:rsidR="00C04663" w:rsidRDefault="009A41A0" w:rsidP="00813907">
      <w:pPr>
        <w:spacing w:after="240"/>
      </w:pPr>
      <w:r>
        <w:rPr>
          <w:rFonts w:hint="eastAsia"/>
        </w:rPr>
        <w:t>築基丹雖然珍貴，但那也要有命拿</w:t>
      </w:r>
      <w:r w:rsidR="003D129E">
        <w:rPr>
          <w:rFonts w:hint="eastAsia"/>
        </w:rPr>
        <w:t>才行</w:t>
      </w:r>
      <w:r>
        <w:rPr>
          <w:rFonts w:hint="eastAsia"/>
        </w:rPr>
        <w:t>，否則白白成了砲灰，可是得不償失。</w:t>
      </w:r>
    </w:p>
    <w:p w:rsidR="00C04663" w:rsidRDefault="009A41A0" w:rsidP="00813907">
      <w:pPr>
        <w:spacing w:after="240"/>
      </w:pPr>
      <w:r>
        <w:rPr>
          <w:rFonts w:hint="eastAsia"/>
        </w:rPr>
        <w:t>就在他忙著找地方</w:t>
      </w:r>
      <w:r w:rsidR="00A7259F">
        <w:rPr>
          <w:rFonts w:hint="eastAsia"/>
        </w:rPr>
        <w:t>躲藏的同時，沼澤中，那青陽子陰沉著臉，正飛在先前泣冥獸出現的地方，冷冷地看著下方。</w:t>
      </w:r>
    </w:p>
    <w:p w:rsidR="00C04663" w:rsidRDefault="00A7259F" w:rsidP="00813907">
      <w:pPr>
        <w:spacing w:after="240"/>
      </w:pPr>
      <w:r>
        <w:rPr>
          <w:rFonts w:hint="eastAsia"/>
        </w:rPr>
        <w:t>「呂師弟身上的感應符最後是停在這裡，看這附近，也的確有戰鬥過後的痕跡。但就算那姓李的再怎麼強，呂師弟也不該連留個傳音都沒有就直接消失無蹤。</w:t>
      </w:r>
      <w:r w:rsidR="005B4EE4">
        <w:rPr>
          <w:rFonts w:hint="eastAsia"/>
        </w:rPr>
        <w:t>」</w:t>
      </w:r>
    </w:p>
    <w:p w:rsidR="00C04663" w:rsidRDefault="005B4EE4" w:rsidP="00813907">
      <w:pPr>
        <w:spacing w:after="240"/>
      </w:pPr>
      <w:r>
        <w:rPr>
          <w:rFonts w:hint="eastAsia"/>
        </w:rPr>
        <w:t>「</w:t>
      </w:r>
      <w:r w:rsidR="00A7259F">
        <w:rPr>
          <w:rFonts w:hint="eastAsia"/>
        </w:rPr>
        <w:t>這麼說，要嘛是在戰鬥中發生了甚麼意外，要嘛是有其他人插手，才讓呂師弟落得如此下場…」青陽子雖然沒有親眼看到，但憑著他老練的經驗，仍是足以將情況猜出個八九成。</w:t>
      </w:r>
    </w:p>
    <w:p w:rsidR="00C04663" w:rsidRDefault="00A7259F" w:rsidP="00813907">
      <w:pPr>
        <w:spacing w:after="240"/>
      </w:pPr>
      <w:r>
        <w:rPr>
          <w:rFonts w:hint="eastAsia"/>
        </w:rPr>
        <w:t>「不管怎說，呂師弟的死既然跟他有關，那麼我身為師兄，這條命得跟他討回來了！」青陽子閃過濃濃殺意，朝著隨意一個方向一晃而去，倘若李龍飛得知此事，肯定會大喊</w:t>
      </w:r>
      <w:r w:rsidR="009A41A0">
        <w:rPr>
          <w:rFonts w:hint="eastAsia"/>
        </w:rPr>
        <w:t>不公</w:t>
      </w:r>
      <w:r>
        <w:rPr>
          <w:rFonts w:hint="eastAsia"/>
        </w:rPr>
        <w:t>。</w:t>
      </w:r>
    </w:p>
    <w:p w:rsidR="00C04663" w:rsidRDefault="00A7259F" w:rsidP="00813907">
      <w:pPr>
        <w:spacing w:after="240"/>
      </w:pPr>
      <w:r>
        <w:rPr>
          <w:rFonts w:hint="eastAsia"/>
        </w:rPr>
        <w:t>但修真界中強者為尊，除非有足夠能力自保，否則說甚麼道理也都只是枉然。</w:t>
      </w:r>
    </w:p>
    <w:p w:rsidR="00C04663" w:rsidRDefault="00A7259F" w:rsidP="00813907">
      <w:pPr>
        <w:spacing w:after="240"/>
      </w:pPr>
      <w:r>
        <w:rPr>
          <w:rFonts w:hint="eastAsia"/>
        </w:rPr>
        <w:t>很快的，在李龍飛躲進洞穴的十多天後，這次的百日試煉所進來的人已經從四百人剩兩百多人，幾乎少了一半以上。</w:t>
      </w:r>
    </w:p>
    <w:p w:rsidR="00C04663" w:rsidRDefault="00A7259F" w:rsidP="00813907">
      <w:pPr>
        <w:spacing w:after="240"/>
      </w:pPr>
      <w:r>
        <w:rPr>
          <w:rFonts w:hint="eastAsia"/>
        </w:rPr>
        <w:t>但是留下來的，無一不是老謀深算，或是心機膽識過人，或是修為高深，身懷異寶等等。</w:t>
      </w:r>
    </w:p>
    <w:p w:rsidR="00C04663" w:rsidRDefault="00A7259F" w:rsidP="00813907">
      <w:pPr>
        <w:spacing w:after="240"/>
      </w:pPr>
      <w:r>
        <w:rPr>
          <w:rFonts w:hint="eastAsia"/>
        </w:rPr>
        <w:t>而這禁地裡所留存之人，也大多從宗門玉簡中或親身經歷了解到了，這禁地內有五處絕地不可輕易靠近。</w:t>
      </w:r>
    </w:p>
    <w:p w:rsidR="00C04663" w:rsidRDefault="00A7259F" w:rsidP="00813907">
      <w:pPr>
        <w:spacing w:after="240"/>
      </w:pPr>
      <w:r>
        <w:rPr>
          <w:rFonts w:hint="eastAsia"/>
        </w:rPr>
        <w:t>一是那黑潭沼澤，裡頭有一妖丹七轉的巨獸，普通修士遇之，少有存活者。</w:t>
      </w:r>
    </w:p>
    <w:p w:rsidR="00C04663" w:rsidRDefault="00A7259F" w:rsidP="00813907">
      <w:pPr>
        <w:spacing w:after="240"/>
      </w:pPr>
      <w:r>
        <w:rPr>
          <w:rFonts w:hint="eastAsia"/>
        </w:rPr>
        <w:t>二則為一處滅絕火山口，此地妖獸雖然修為不高，但全都是火屬性異獸，仗著熔岩地勢，加上數量眾多，非築基後期修士難以取勝。</w:t>
      </w:r>
    </w:p>
    <w:p w:rsidR="00C04663" w:rsidRDefault="00A7259F" w:rsidP="00813907">
      <w:pPr>
        <w:spacing w:after="240"/>
      </w:pPr>
      <w:r>
        <w:rPr>
          <w:rFonts w:hint="eastAsia"/>
        </w:rPr>
        <w:t>三乃是一座古老荒城，也不知是多久以前的古修士所建，裡頭雖有許多</w:t>
      </w:r>
      <w:ins w:id="4844" w:author="Administrator" w:date="2019-03-17T23:53:00Z">
        <w:r w:rsidR="0046614E">
          <w:rPr>
            <w:rFonts w:hint="eastAsia"/>
          </w:rPr>
          <w:t>珍奇</w:t>
        </w:r>
      </w:ins>
      <w:del w:id="4845" w:author="Administrator" w:date="2019-03-17T23:53:00Z">
        <w:r w:rsidDel="0046614E">
          <w:rPr>
            <w:rFonts w:hint="eastAsia"/>
          </w:rPr>
          <w:delText>上</w:delText>
        </w:r>
      </w:del>
      <w:r>
        <w:rPr>
          <w:rFonts w:hint="eastAsia"/>
        </w:rPr>
        <w:t>古</w:t>
      </w:r>
      <w:del w:id="4846" w:author="Administrator" w:date="2019-03-17T23:53:00Z">
        <w:r w:rsidDel="0046614E">
          <w:rPr>
            <w:rFonts w:hint="eastAsia"/>
          </w:rPr>
          <w:delText>奇</w:delText>
        </w:r>
      </w:del>
      <w:r>
        <w:rPr>
          <w:rFonts w:hint="eastAsia"/>
        </w:rPr>
        <w:t>寶，但同樣也存在無數上古禁制，尋常人等踏入，非死即殘</w:t>
      </w:r>
      <w:r w:rsidR="003D129E">
        <w:rPr>
          <w:rFonts w:hint="eastAsia"/>
        </w:rPr>
        <w:t>。</w:t>
      </w:r>
    </w:p>
    <w:p w:rsidR="00C04663" w:rsidRDefault="00A7259F" w:rsidP="00813907">
      <w:pPr>
        <w:spacing w:after="240"/>
      </w:pPr>
      <w:r>
        <w:rPr>
          <w:rFonts w:hint="eastAsia"/>
        </w:rPr>
        <w:t>據說曾有四派的元嬰老怪起了貪念，想要一探究竟，結果帶了數名結丹修士進入後，</w:t>
      </w:r>
      <w:r w:rsidR="003D129E">
        <w:rPr>
          <w:rFonts w:hint="eastAsia"/>
        </w:rPr>
        <w:t>除了那元嬰老怪狼狽逃出之外，其他人全無</w:t>
      </w:r>
      <w:r>
        <w:rPr>
          <w:rFonts w:hint="eastAsia"/>
        </w:rPr>
        <w:t>生還，震驚四派，從此各派在禁地介紹上，都有特別註記，不讓弟子再誤闖進去。</w:t>
      </w:r>
    </w:p>
    <w:p w:rsidR="00C04663" w:rsidRDefault="00A7259F" w:rsidP="00813907">
      <w:pPr>
        <w:spacing w:after="240"/>
      </w:pPr>
      <w:r>
        <w:rPr>
          <w:rFonts w:hint="eastAsia"/>
        </w:rPr>
        <w:t>四為一片湖泊，其內深不見底，雖沒有高階妖獸，但越往下越是冰寒，據傳就是</w:t>
      </w:r>
      <w:r>
        <w:rPr>
          <w:rFonts w:hint="eastAsia"/>
        </w:rPr>
        <w:lastRenderedPageBreak/>
        <w:t>結丹修士也無法</w:t>
      </w:r>
      <w:r w:rsidR="003D129E">
        <w:rPr>
          <w:rFonts w:hint="eastAsia"/>
        </w:rPr>
        <w:t>支撐</w:t>
      </w:r>
      <w:r>
        <w:rPr>
          <w:rFonts w:hint="eastAsia"/>
        </w:rPr>
        <w:t>到湖底。</w:t>
      </w:r>
    </w:p>
    <w:p w:rsidR="00C04663" w:rsidRDefault="00A7259F" w:rsidP="00813907">
      <w:pPr>
        <w:spacing w:after="240"/>
      </w:pPr>
      <w:r>
        <w:rPr>
          <w:rFonts w:hint="eastAsia"/>
        </w:rPr>
        <w:t>最後一處，</w:t>
      </w:r>
      <w:r w:rsidR="003D129E">
        <w:rPr>
          <w:rFonts w:hint="eastAsia"/>
        </w:rPr>
        <w:t>便</w:t>
      </w:r>
      <w:r>
        <w:rPr>
          <w:rFonts w:hint="eastAsia"/>
        </w:rPr>
        <w:t>是這禁地的中心，此地座落著一座靈山，山裡有許多奇花異草，洞府靈泉，但同樣的，此處的妖獸也比比皆是，甚麼天雷獸、赤吞虎、青髑蛐，幾乎外面叫得出的高級妖獸，都有人</w:t>
      </w:r>
      <w:r w:rsidR="003D129E">
        <w:rPr>
          <w:rFonts w:hint="eastAsia"/>
        </w:rPr>
        <w:t>在此</w:t>
      </w:r>
      <w:r>
        <w:rPr>
          <w:rFonts w:hint="eastAsia"/>
        </w:rPr>
        <w:t>看過。</w:t>
      </w:r>
    </w:p>
    <w:p w:rsidR="00C04663" w:rsidRDefault="00A7259F" w:rsidP="00813907">
      <w:pPr>
        <w:spacing w:after="240"/>
      </w:pPr>
      <w:r>
        <w:rPr>
          <w:rFonts w:hint="eastAsia"/>
        </w:rPr>
        <w:t>而這座靈山，正是這些存留下來之人不約而同前往的地方，畢竟比起其他四處，此地與那上古荒城明顯可以得到一些造化，但古老荒城的上古禁制可不是他們所能靠近的，所以自然選擇此地了。</w:t>
      </w:r>
    </w:p>
    <w:p w:rsidR="00C04663" w:rsidRDefault="00A7259F" w:rsidP="00813907">
      <w:pPr>
        <w:spacing w:after="240"/>
      </w:pPr>
      <w:r>
        <w:rPr>
          <w:rFonts w:hint="eastAsia"/>
        </w:rPr>
        <w:t>這次百日試煉雖說以搶奪令牌為主，但</w:t>
      </w:r>
      <w:r w:rsidR="003D129E">
        <w:rPr>
          <w:rFonts w:hint="eastAsia"/>
        </w:rPr>
        <w:t>另一個目的也是給低階弟子奪</w:t>
      </w:r>
      <w:r>
        <w:rPr>
          <w:rFonts w:hint="eastAsia"/>
        </w:rPr>
        <w:t>取造化的機會</w:t>
      </w:r>
      <w:r w:rsidR="003D129E">
        <w:rPr>
          <w:rFonts w:hint="eastAsia"/>
        </w:rPr>
        <w:t>。</w:t>
      </w:r>
    </w:p>
    <w:p w:rsidR="00C04663" w:rsidRDefault="003D129E" w:rsidP="00813907">
      <w:pPr>
        <w:spacing w:after="240"/>
      </w:pPr>
      <w:r>
        <w:rPr>
          <w:rFonts w:hint="eastAsia"/>
        </w:rPr>
        <w:t>這些宗門的天驕子弟們</w:t>
      </w:r>
      <w:r w:rsidR="00A7259F">
        <w:rPr>
          <w:rFonts w:hint="eastAsia"/>
        </w:rPr>
        <w:t>自然也沒人會想錯過，畢竟修仙是一條逆天之路，不進則退，誰也不想百年之後，成為荒骨一堆，白白失去了長生的可能性。</w:t>
      </w:r>
    </w:p>
    <w:p w:rsidR="00C04663" w:rsidRDefault="00A7259F" w:rsidP="00813907">
      <w:pPr>
        <w:spacing w:after="240"/>
      </w:pPr>
      <w:r>
        <w:rPr>
          <w:rFonts w:hint="eastAsia"/>
        </w:rPr>
        <w:t>不過這些都與現在的李龍飛無關，他此時正在那洞穴裡動也不動地打坐，將先前虧損的</w:t>
      </w:r>
      <w:del w:id="4847" w:author="簡新佳" w:date="2019-02-25T17:00:00Z">
        <w:r w:rsidDel="0012795F">
          <w:rPr>
            <w:rFonts w:hint="eastAsia"/>
          </w:rPr>
          <w:delText>靈力</w:delText>
        </w:r>
      </w:del>
      <w:ins w:id="4848" w:author="簡新佳" w:date="2019-02-25T17:00:00Z">
        <w:r w:rsidR="0012795F">
          <w:rPr>
            <w:rFonts w:hint="eastAsia"/>
          </w:rPr>
          <w:t>靈氣</w:t>
        </w:r>
      </w:ins>
      <w:r>
        <w:rPr>
          <w:rFonts w:hint="eastAsia"/>
        </w:rPr>
        <w:t>給彌補回來。</w:t>
      </w:r>
    </w:p>
    <w:p w:rsidR="00C04663" w:rsidRDefault="00A7259F" w:rsidP="00813907">
      <w:pPr>
        <w:spacing w:after="240"/>
      </w:pPr>
      <w:r>
        <w:rPr>
          <w:rFonts w:hint="eastAsia"/>
        </w:rPr>
        <w:t>雖然他體內的靈脈比起同輩多得驚人，但同樣的，一旦</w:t>
      </w:r>
      <w:del w:id="4849" w:author="簡新佳" w:date="2019-02-25T17:00:00Z">
        <w:r w:rsidDel="0012795F">
          <w:rPr>
            <w:rFonts w:hint="eastAsia"/>
          </w:rPr>
          <w:delText>靈力</w:delText>
        </w:r>
      </w:del>
      <w:ins w:id="4850" w:author="簡新佳" w:date="2019-02-25T17:00:00Z">
        <w:r w:rsidR="0012795F">
          <w:rPr>
            <w:rFonts w:hint="eastAsia"/>
          </w:rPr>
          <w:t>靈氣</w:t>
        </w:r>
      </w:ins>
      <w:r>
        <w:rPr>
          <w:rFonts w:hint="eastAsia"/>
        </w:rPr>
        <w:t>消耗殆盡，也得花上更多時間再能調養得回來。</w:t>
      </w:r>
    </w:p>
    <w:p w:rsidR="00C04663" w:rsidRDefault="00A7259F" w:rsidP="00813907">
      <w:pPr>
        <w:spacing w:after="240"/>
      </w:pPr>
      <w:r>
        <w:rPr>
          <w:rFonts w:hint="eastAsia"/>
        </w:rPr>
        <w:t>這天，他將</w:t>
      </w:r>
      <w:r w:rsidR="009A41A0">
        <w:rPr>
          <w:rFonts w:hint="eastAsia"/>
        </w:rPr>
        <w:t>早前消耗掉的</w:t>
      </w:r>
      <w:del w:id="4851" w:author="簡新佳" w:date="2019-02-25T17:00:00Z">
        <w:r w:rsidDel="0012795F">
          <w:rPr>
            <w:rFonts w:hint="eastAsia"/>
          </w:rPr>
          <w:delText>靈力</w:delText>
        </w:r>
      </w:del>
      <w:ins w:id="4852" w:author="簡新佳" w:date="2019-02-25T17:00:00Z">
        <w:r w:rsidR="0012795F">
          <w:rPr>
            <w:rFonts w:hint="eastAsia"/>
          </w:rPr>
          <w:t>靈氣</w:t>
        </w:r>
      </w:ins>
      <w:r w:rsidR="009A41A0">
        <w:rPr>
          <w:rFonts w:hint="eastAsia"/>
        </w:rPr>
        <w:t>都</w:t>
      </w:r>
      <w:r>
        <w:rPr>
          <w:rFonts w:hint="eastAsia"/>
        </w:rPr>
        <w:t>恢復過來，同時</w:t>
      </w:r>
      <w:r w:rsidR="009A41A0">
        <w:rPr>
          <w:rFonts w:hint="eastAsia"/>
        </w:rPr>
        <w:t>發現，自己修為</w:t>
      </w:r>
      <w:r>
        <w:rPr>
          <w:rFonts w:hint="eastAsia"/>
        </w:rPr>
        <w:t>更</w:t>
      </w:r>
      <w:r w:rsidR="009A41A0">
        <w:rPr>
          <w:rFonts w:hint="eastAsia"/>
        </w:rPr>
        <w:t>加</w:t>
      </w:r>
      <w:r>
        <w:rPr>
          <w:rFonts w:hint="eastAsia"/>
        </w:rPr>
        <w:t>精進許多，</w:t>
      </w:r>
      <w:r w:rsidR="009A41A0">
        <w:rPr>
          <w:rFonts w:hint="eastAsia"/>
        </w:rPr>
        <w:t>頗有</w:t>
      </w:r>
      <w:r>
        <w:rPr>
          <w:rFonts w:hint="eastAsia"/>
        </w:rPr>
        <w:t>因禍得福</w:t>
      </w:r>
      <w:r w:rsidR="009A41A0">
        <w:rPr>
          <w:rFonts w:hint="eastAsia"/>
        </w:rPr>
        <w:t>之喜時</w:t>
      </w:r>
      <w:r>
        <w:rPr>
          <w:rFonts w:hint="eastAsia"/>
        </w:rPr>
        <w:t>，突然神念一動，發現有四道人影</w:t>
      </w:r>
      <w:r w:rsidR="00AC0737">
        <w:rPr>
          <w:rFonts w:hint="eastAsia"/>
        </w:rPr>
        <w:t>闖</w:t>
      </w:r>
      <w:r w:rsidR="005B4EE4">
        <w:rPr>
          <w:rFonts w:hint="eastAsia"/>
        </w:rPr>
        <w:t>入小五行陣法，</w:t>
      </w:r>
      <w:r>
        <w:rPr>
          <w:rFonts w:hint="eastAsia"/>
        </w:rPr>
        <w:t>疾速朝自己這裡奔來。</w:t>
      </w:r>
    </w:p>
    <w:p w:rsidR="00C04663" w:rsidRDefault="00A7259F" w:rsidP="00813907">
      <w:pPr>
        <w:spacing w:after="240"/>
      </w:pPr>
      <w:r>
        <w:rPr>
          <w:rFonts w:hint="eastAsia"/>
        </w:rPr>
        <w:t>其中一道在前，三道在後，想來是有人正在被追趕。</w:t>
      </w:r>
    </w:p>
    <w:p w:rsidR="00C04663" w:rsidRDefault="00A7259F" w:rsidP="00813907">
      <w:pPr>
        <w:spacing w:after="240"/>
      </w:pPr>
      <w:r>
        <w:rPr>
          <w:rFonts w:hint="eastAsia"/>
        </w:rPr>
        <w:t>他雖不自私，但這麼多年過去，經驗跟理智都告訴他在修仙界裡別輕易多管閒事，否則可能又會惹禍上身。</w:t>
      </w:r>
    </w:p>
    <w:p w:rsidR="00C04663" w:rsidRDefault="00A7259F" w:rsidP="00813907">
      <w:pPr>
        <w:spacing w:after="240"/>
      </w:pPr>
      <w:r>
        <w:rPr>
          <w:rFonts w:hint="eastAsia"/>
        </w:rPr>
        <w:t>可是當他</w:t>
      </w:r>
      <w:r w:rsidR="00375419">
        <w:rPr>
          <w:rFonts w:hint="eastAsia"/>
        </w:rPr>
        <w:t>靈識</w:t>
      </w:r>
      <w:r>
        <w:rPr>
          <w:rFonts w:hint="eastAsia"/>
        </w:rPr>
        <w:t>一掃，見到當中一位熟悉的身影之後，他不猶得一愣，跟著仔細一察，再沒有任何遲疑，直接破開洞口，站了出來，等待對方的經過。</w:t>
      </w:r>
    </w:p>
    <w:p w:rsidR="00C04663" w:rsidRDefault="00A7259F" w:rsidP="00813907">
      <w:pPr>
        <w:spacing w:after="240"/>
      </w:pPr>
      <w:r>
        <w:rPr>
          <w:rFonts w:hint="eastAsia"/>
        </w:rPr>
        <w:t>幾乎在他踏出洞口的同時，那四人也來到了此地，見到他從一個山壁的洞中出現，都是一愣之後神情緊崩起來。</w:t>
      </w:r>
    </w:p>
    <w:p w:rsidR="00C04663" w:rsidRDefault="003D129E" w:rsidP="00813907">
      <w:pPr>
        <w:spacing w:after="240"/>
      </w:pPr>
      <w:r>
        <w:rPr>
          <w:rFonts w:hint="eastAsia"/>
        </w:rPr>
        <w:t>前頭</w:t>
      </w:r>
      <w:r w:rsidR="00A7259F">
        <w:rPr>
          <w:rFonts w:hint="eastAsia"/>
        </w:rPr>
        <w:t>逃跑的那人，乃是一名女修，一身翠綠宮裝雖不算華麗，卻可將她襯托得高貴不可侵犯。</w:t>
      </w:r>
    </w:p>
    <w:p w:rsidR="00C04663" w:rsidRDefault="00A7259F" w:rsidP="00813907">
      <w:pPr>
        <w:spacing w:after="240"/>
      </w:pPr>
      <w:r>
        <w:rPr>
          <w:rFonts w:hint="eastAsia"/>
        </w:rPr>
        <w:t>只是她此時被人追趕，臉上滿是惶恐跟汗水，身上衣衫也有許多處破損，露出大半肌膚，倒與她絕美的容顏形成一股柔弱讓人憐憫模樣。</w:t>
      </w:r>
    </w:p>
    <w:p w:rsidR="00C04663" w:rsidRDefault="00A7259F" w:rsidP="00813907">
      <w:pPr>
        <w:spacing w:after="240"/>
      </w:pPr>
      <w:r>
        <w:rPr>
          <w:rFonts w:hint="eastAsia"/>
        </w:rPr>
        <w:lastRenderedPageBreak/>
        <w:t>此時見到眼前突然冒出另一人，下意識地覺得對方跟身後之人同夥，要將她包圍合擊。</w:t>
      </w:r>
    </w:p>
    <w:p w:rsidR="00C04663" w:rsidRDefault="00A7259F" w:rsidP="00813907">
      <w:pPr>
        <w:spacing w:after="240"/>
      </w:pPr>
      <w:r>
        <w:rPr>
          <w:rFonts w:hint="eastAsia"/>
        </w:rPr>
        <w:t>當下沒想太多，抽出身後一把小劍，嬌喝一聲，化作一隻半丈長的火鳥，朝李龍飛這撲來。</w:t>
      </w:r>
    </w:p>
    <w:p w:rsidR="00C04663" w:rsidRDefault="00A7259F" w:rsidP="00813907">
      <w:pPr>
        <w:spacing w:after="240"/>
      </w:pPr>
      <w:r>
        <w:rPr>
          <w:rFonts w:hint="eastAsia"/>
        </w:rPr>
        <w:t>「疑？」李龍飛</w:t>
      </w:r>
      <w:r w:rsidR="009A41A0">
        <w:rPr>
          <w:rFonts w:hint="eastAsia"/>
        </w:rPr>
        <w:t>有些訝異</w:t>
      </w:r>
      <w:r>
        <w:rPr>
          <w:rFonts w:hint="eastAsia"/>
        </w:rPr>
        <w:t>，左</w:t>
      </w:r>
      <w:r w:rsidR="003D129E">
        <w:rPr>
          <w:rFonts w:hint="eastAsia"/>
        </w:rPr>
        <w:t>手在</w:t>
      </w:r>
      <w:r w:rsidR="009A41A0">
        <w:rPr>
          <w:rFonts w:hint="eastAsia"/>
        </w:rPr>
        <w:t>袖</w:t>
      </w:r>
      <w:r w:rsidR="003D129E">
        <w:rPr>
          <w:rFonts w:hint="eastAsia"/>
        </w:rPr>
        <w:t>中微一掐訣</w:t>
      </w:r>
      <w:r>
        <w:rPr>
          <w:rFonts w:hint="eastAsia"/>
        </w:rPr>
        <w:t>，</w:t>
      </w:r>
      <w:r w:rsidR="003D129E">
        <w:rPr>
          <w:rFonts w:hint="eastAsia"/>
        </w:rPr>
        <w:t>小五行陣法內的水之力</w:t>
      </w:r>
      <w:r w:rsidR="00CA7415">
        <w:rPr>
          <w:rFonts w:hint="eastAsia"/>
        </w:rPr>
        <w:t>頓時凝結成一面冰</w:t>
      </w:r>
      <w:r w:rsidR="003D129E">
        <w:rPr>
          <w:rFonts w:hint="eastAsia"/>
        </w:rPr>
        <w:t>盾</w:t>
      </w:r>
      <w:r w:rsidR="002B3B3E">
        <w:rPr>
          <w:rFonts w:hint="eastAsia"/>
        </w:rPr>
        <w:t>，飄浮在他面前</w:t>
      </w:r>
      <w:r w:rsidR="003D129E">
        <w:rPr>
          <w:rFonts w:hint="eastAsia"/>
        </w:rPr>
        <w:t>，與那火鳥相撞在一起，跟著他</w:t>
      </w:r>
      <w:r>
        <w:rPr>
          <w:rFonts w:hint="eastAsia"/>
        </w:rPr>
        <w:t>往前一踏，輕聲說道：</w:t>
      </w:r>
    </w:p>
    <w:p w:rsidR="00C04663" w:rsidRDefault="00A7259F" w:rsidP="00813907">
      <w:pPr>
        <w:spacing w:after="240"/>
      </w:pPr>
      <w:r>
        <w:rPr>
          <w:rFonts w:hint="eastAsia"/>
        </w:rPr>
        <w:t>「黃姑娘，別怕，是我阿！我是李龍飛！」</w:t>
      </w:r>
    </w:p>
    <w:p w:rsidR="00C04663" w:rsidRDefault="00A7259F" w:rsidP="00813907">
      <w:pPr>
        <w:spacing w:after="240"/>
      </w:pPr>
      <w:r>
        <w:rPr>
          <w:rFonts w:hint="eastAsia"/>
        </w:rPr>
        <w:t>那女修見火鳥</w:t>
      </w:r>
      <w:r w:rsidR="003D129E">
        <w:rPr>
          <w:rFonts w:hint="eastAsia"/>
        </w:rPr>
        <w:t>被克</w:t>
      </w:r>
      <w:r>
        <w:rPr>
          <w:rFonts w:hint="eastAsia"/>
        </w:rPr>
        <w:t>，先是一急，跟著聽到對方所說的話之後，一愣之下，竟忘了再操控那火鳥，頓時被那</w:t>
      </w:r>
      <w:r w:rsidR="00CA7415">
        <w:rPr>
          <w:rFonts w:hint="eastAsia"/>
        </w:rPr>
        <w:t>冰盾</w:t>
      </w:r>
      <w:r>
        <w:rPr>
          <w:rFonts w:hint="eastAsia"/>
        </w:rPr>
        <w:t>反壓，化</w:t>
      </w:r>
      <w:r w:rsidR="009A41A0">
        <w:rPr>
          <w:rFonts w:hint="eastAsia"/>
        </w:rPr>
        <w:t>作</w:t>
      </w:r>
      <w:r>
        <w:rPr>
          <w:rFonts w:hint="eastAsia"/>
        </w:rPr>
        <w:t>小劍，</w:t>
      </w:r>
      <w:r w:rsidR="009A41A0">
        <w:rPr>
          <w:rFonts w:hint="eastAsia"/>
        </w:rPr>
        <w:t>反捲</w:t>
      </w:r>
      <w:r>
        <w:rPr>
          <w:rFonts w:hint="eastAsia"/>
        </w:rPr>
        <w:t>回去。</w:t>
      </w:r>
    </w:p>
    <w:p w:rsidR="00C04663" w:rsidRDefault="00A7259F" w:rsidP="00813907">
      <w:pPr>
        <w:spacing w:after="240"/>
      </w:pPr>
      <w:r>
        <w:rPr>
          <w:rFonts w:hint="eastAsia"/>
        </w:rPr>
        <w:t>「小心！」李龍飛見狀，心底沒來由地著急，腳下一踩，突然衝上前去，右手一招，將那小劍一把抓住，同時</w:t>
      </w:r>
      <w:r w:rsidR="009A41A0">
        <w:rPr>
          <w:rFonts w:hint="eastAsia"/>
        </w:rPr>
        <w:t>縮短了</w:t>
      </w:r>
      <w:r>
        <w:rPr>
          <w:rFonts w:hint="eastAsia"/>
        </w:rPr>
        <w:t>他跟黃襄</w:t>
      </w:r>
      <w:r w:rsidR="009A41A0">
        <w:rPr>
          <w:rFonts w:hint="eastAsia"/>
        </w:rPr>
        <w:t>的</w:t>
      </w:r>
      <w:r>
        <w:rPr>
          <w:rFonts w:hint="eastAsia"/>
        </w:rPr>
        <w:t>距離，</w:t>
      </w:r>
      <w:r w:rsidR="009A41A0">
        <w:rPr>
          <w:rFonts w:hint="eastAsia"/>
        </w:rPr>
        <w:t>幾乎快將</w:t>
      </w:r>
      <w:r>
        <w:rPr>
          <w:rFonts w:hint="eastAsia"/>
        </w:rPr>
        <w:t>兩人臉貼著臉，只隔著一個一步的距離而已。</w:t>
      </w:r>
    </w:p>
    <w:p w:rsidR="00C04663" w:rsidRDefault="00A7259F" w:rsidP="00813907">
      <w:pPr>
        <w:spacing w:after="240"/>
      </w:pPr>
      <w:r>
        <w:rPr>
          <w:rFonts w:hint="eastAsia"/>
        </w:rPr>
        <w:t>後方三人這時也</w:t>
      </w:r>
      <w:r w:rsidR="003D129E">
        <w:rPr>
          <w:rFonts w:hint="eastAsia"/>
        </w:rPr>
        <w:t>察覺到自己誤闖了陣法之內，</w:t>
      </w:r>
      <w:r>
        <w:rPr>
          <w:rFonts w:hint="eastAsia"/>
        </w:rPr>
        <w:t>臉色陰晴不定，</w:t>
      </w:r>
      <w:r w:rsidR="003D129E">
        <w:rPr>
          <w:rFonts w:hint="eastAsia"/>
        </w:rPr>
        <w:t>散了開來，</w:t>
      </w:r>
      <w:r>
        <w:rPr>
          <w:rFonts w:hint="eastAsia"/>
        </w:rPr>
        <w:t>形成包圍之勢，卻不敢太過靠近。</w:t>
      </w:r>
    </w:p>
    <w:p w:rsidR="00C04663" w:rsidRDefault="00A7259F" w:rsidP="00813907">
      <w:pPr>
        <w:spacing w:after="240"/>
      </w:pPr>
      <w:r>
        <w:rPr>
          <w:rFonts w:hint="eastAsia"/>
        </w:rPr>
        <w:t>他們之前雖然追趕得急，卻未盡全力，甚至有點在戲弄對方，否則以對方的傷勢，怎能跑得了這麼遠。</w:t>
      </w:r>
    </w:p>
    <w:p w:rsidR="00C04663" w:rsidRDefault="00A7259F" w:rsidP="00813907">
      <w:pPr>
        <w:spacing w:after="240"/>
      </w:pPr>
      <w:r>
        <w:rPr>
          <w:rFonts w:hint="eastAsia"/>
        </w:rPr>
        <w:t>此時</w:t>
      </w:r>
      <w:r w:rsidR="00CD2BB8">
        <w:rPr>
          <w:rFonts w:hint="eastAsia"/>
        </w:rPr>
        <w:t>誤闖入陣法之內，而且陣法主人還</w:t>
      </w:r>
      <w:r>
        <w:rPr>
          <w:rFonts w:hint="eastAsia"/>
        </w:rPr>
        <w:t>修為還不弱，不免有些後悔，早知道便提前將對方擒下了。</w:t>
      </w:r>
    </w:p>
    <w:p w:rsidR="00C04663" w:rsidRDefault="00A7259F" w:rsidP="00813907">
      <w:pPr>
        <w:spacing w:after="240"/>
      </w:pPr>
      <w:r>
        <w:rPr>
          <w:rFonts w:hint="eastAsia"/>
        </w:rPr>
        <w:t>「真的</w:t>
      </w:r>
      <w:r>
        <w:rPr>
          <w:rFonts w:hint="eastAsia"/>
        </w:rPr>
        <w:t>...</w:t>
      </w:r>
      <w:r>
        <w:rPr>
          <w:rFonts w:hint="eastAsia"/>
        </w:rPr>
        <w:t>是你嗎？」而那女修在看清擋住自己的人是誰後，看都不看其他人，愣愣地望著李龍飛許久後，眼角突然一絲淚光閃爍，神情不可思議地抬起玉手，想要撫摸李龍飛的臉頰。</w:t>
      </w:r>
    </w:p>
    <w:p w:rsidR="00C04663" w:rsidRDefault="00A7259F" w:rsidP="00813907">
      <w:pPr>
        <w:spacing w:after="240"/>
      </w:pPr>
      <w:r>
        <w:rPr>
          <w:rFonts w:hint="eastAsia"/>
        </w:rPr>
        <w:t>李龍飛沒有閃躲，順從地讓她摸著自己的臉頰，白晰如玉的手指所觸之處，卻有如烈火般地滾燙了起來。</w:t>
      </w:r>
    </w:p>
    <w:p w:rsidR="00C04663" w:rsidRDefault="00A7259F" w:rsidP="00813907">
      <w:pPr>
        <w:spacing w:after="240"/>
      </w:pPr>
      <w:r>
        <w:rPr>
          <w:rFonts w:hint="eastAsia"/>
        </w:rPr>
        <w:t>眼前這人，雖然打扮跟當初自己印象中的模樣有些不同，但其容貌神情，身影聲音，無一不跟記憶中想念的伊人一樣。</w:t>
      </w:r>
    </w:p>
    <w:p w:rsidR="00C04663" w:rsidRDefault="00A7259F" w:rsidP="00813907">
      <w:pPr>
        <w:spacing w:after="240"/>
      </w:pPr>
      <w:r>
        <w:rPr>
          <w:rFonts w:hint="eastAsia"/>
        </w:rPr>
        <w:t>尤其是她身上的氣息，雖然李龍飛不是個登徒子，但當初這氣息曾使他魂牽夢縈許久，此時又是近乎半裸著靠近，讓他忍不住吞了吞口水</w:t>
      </w:r>
      <w:r>
        <w:rPr>
          <w:rFonts w:hint="eastAsia"/>
        </w:rPr>
        <w:t>?</w:t>
      </w:r>
      <w:r>
        <w:rPr>
          <w:rFonts w:hint="eastAsia"/>
        </w:rPr>
        <w:t>。</w:t>
      </w:r>
    </w:p>
    <w:p w:rsidR="00C04663" w:rsidRDefault="00A7259F" w:rsidP="00813907">
      <w:pPr>
        <w:spacing w:after="240"/>
      </w:pPr>
      <w:r>
        <w:rPr>
          <w:rFonts w:hint="eastAsia"/>
        </w:rPr>
        <w:t>突然間，他明白了當初那一年，為甚麼王小石要去偷看那ㄚ頭洗澡了。</w:t>
      </w:r>
    </w:p>
    <w:p w:rsidR="00C04663" w:rsidRDefault="00A7259F" w:rsidP="00813907">
      <w:pPr>
        <w:spacing w:after="240"/>
      </w:pPr>
      <w:r>
        <w:rPr>
          <w:rFonts w:hint="eastAsia"/>
        </w:rPr>
        <w:lastRenderedPageBreak/>
        <w:t>一直以來對男女之間的情事，李龍飛都是似懂非懂，不是很明瞭。</w:t>
      </w:r>
    </w:p>
    <w:p w:rsidR="00C04663" w:rsidRDefault="00A7259F" w:rsidP="00813907">
      <w:pPr>
        <w:spacing w:after="240"/>
      </w:pPr>
      <w:r>
        <w:rPr>
          <w:rFonts w:hint="eastAsia"/>
        </w:rPr>
        <w:t>畢竟他小時出生富貴，其他人對他不是疼愛就是恭敬，很少跟同輩玩耍在一起，而後拜入仙門，以復仇為動力，更是少有玩耍的時刻，即便有其他念頭產生，也被他壓了下來，若不是當初張天師偶然間帶他遇到了黃襄，恐怕到現在他都不知道甚麼是喜歡一個人的感覺。</w:t>
      </w:r>
    </w:p>
    <w:p w:rsidR="00C04663" w:rsidRDefault="00A7259F" w:rsidP="00813907">
      <w:pPr>
        <w:spacing w:after="240"/>
      </w:pPr>
      <w:r>
        <w:rPr>
          <w:rFonts w:hint="eastAsia"/>
        </w:rPr>
        <w:t>此時意識到自己喜歡黃襄，心中頓時掀開了對情感的壓抑，只是這感覺出現尚短，他自己也不太明白這該算甚麼，只覺得想跟對方永遠在一起，同時對追趕她的其他三人，不由得一陣憤怒。</w:t>
      </w:r>
    </w:p>
    <w:p w:rsidR="00C04663" w:rsidRDefault="00A7259F" w:rsidP="00813907">
      <w:pPr>
        <w:spacing w:after="240"/>
      </w:pPr>
      <w:r>
        <w:rPr>
          <w:rFonts w:hint="eastAsia"/>
        </w:rPr>
        <w:t>那三人雖然修為不高，但最起碼也都是練氣大圓滿，其中一人更是半步築基，眼下分散開來圍著兩人，擺明是防止那黃襄逃跑，同時也有將自己包夾在內的意思。</w:t>
      </w:r>
    </w:p>
    <w:p w:rsidR="00C04663" w:rsidRDefault="00A7259F" w:rsidP="00813907">
      <w:pPr>
        <w:spacing w:after="240"/>
      </w:pPr>
      <w:r>
        <w:rPr>
          <w:rFonts w:hint="eastAsia"/>
        </w:rPr>
        <w:t>而那三人也的確是這麼想的，只是他們在看到李龍飛在與那女修聊幾句後，身上散出的陣陣殺意，讓他們不由得眉頭一皺，互望一眼，跟著舉起手中的法器起來。</w:t>
      </w:r>
    </w:p>
    <w:p w:rsidR="00C04663" w:rsidRDefault="00A7259F" w:rsidP="00813907">
      <w:pPr>
        <w:spacing w:after="240"/>
      </w:pPr>
      <w:r>
        <w:rPr>
          <w:rFonts w:hint="eastAsia"/>
        </w:rPr>
        <w:t>其中那修為最高的青衣漢子，童顏白髮，拿著一對銀色雙鉤，往前一站，大喝道：</w:t>
      </w:r>
    </w:p>
    <w:p w:rsidR="00C04663" w:rsidRDefault="00A7259F" w:rsidP="00813907">
      <w:pPr>
        <w:spacing w:after="240"/>
      </w:pPr>
      <w:r>
        <w:rPr>
          <w:rFonts w:hint="eastAsia"/>
        </w:rPr>
        <w:t>「道友</w:t>
      </w:r>
      <w:r w:rsidR="00CD2BB8">
        <w:rPr>
          <w:rFonts w:hint="eastAsia"/>
        </w:rPr>
        <w:t>，這事與你無關，把陣法解開，我們就不跟你為難，否則</w:t>
      </w:r>
      <w:r>
        <w:rPr>
          <w:rFonts w:hint="eastAsia"/>
        </w:rPr>
        <w:t>，</w:t>
      </w:r>
      <w:r w:rsidR="00CD2BB8">
        <w:rPr>
          <w:rFonts w:hint="eastAsia"/>
        </w:rPr>
        <w:t>可別怪我們無情</w:t>
      </w:r>
      <w:r>
        <w:rPr>
          <w:rFonts w:hint="eastAsia"/>
        </w:rPr>
        <w:t>。」</w:t>
      </w:r>
    </w:p>
    <w:p w:rsidR="00C04663" w:rsidRDefault="00A7259F" w:rsidP="00813907">
      <w:pPr>
        <w:spacing w:after="240"/>
      </w:pPr>
      <w:r>
        <w:rPr>
          <w:rFonts w:hint="eastAsia"/>
        </w:rPr>
        <w:t>他</w:t>
      </w:r>
      <w:r w:rsidR="002B3B3E">
        <w:rPr>
          <w:rFonts w:hint="eastAsia"/>
        </w:rPr>
        <w:t>這話</w:t>
      </w:r>
      <w:r>
        <w:rPr>
          <w:rFonts w:hint="eastAsia"/>
        </w:rPr>
        <w:t>也不是心存</w:t>
      </w:r>
      <w:r w:rsidR="002B3B3E">
        <w:rPr>
          <w:rFonts w:hint="eastAsia"/>
        </w:rPr>
        <w:t>甚麼</w:t>
      </w:r>
      <w:r>
        <w:rPr>
          <w:rFonts w:hint="eastAsia"/>
        </w:rPr>
        <w:t>善念，</w:t>
      </w:r>
      <w:r w:rsidR="00CD2BB8">
        <w:rPr>
          <w:rFonts w:hint="eastAsia"/>
        </w:rPr>
        <w:t>不過是</w:t>
      </w:r>
      <w:r w:rsidR="002B3B3E">
        <w:rPr>
          <w:rFonts w:hint="eastAsia"/>
        </w:rPr>
        <w:t>想</w:t>
      </w:r>
      <w:r w:rsidR="00CD2BB8">
        <w:rPr>
          <w:rFonts w:hint="eastAsia"/>
        </w:rPr>
        <w:t>試探對方，如果李龍飛真的解開陣法示弱</w:t>
      </w:r>
      <w:r>
        <w:rPr>
          <w:rFonts w:hint="eastAsia"/>
        </w:rPr>
        <w:t>，</w:t>
      </w:r>
      <w:r w:rsidR="00CD2BB8">
        <w:rPr>
          <w:rFonts w:hint="eastAsia"/>
        </w:rPr>
        <w:t>這三人肯定也不會放過他</w:t>
      </w:r>
      <w:r>
        <w:rPr>
          <w:rFonts w:hint="eastAsia"/>
        </w:rPr>
        <w:t>。</w:t>
      </w:r>
    </w:p>
    <w:p w:rsidR="00C04663" w:rsidRDefault="00A7259F" w:rsidP="00813907">
      <w:pPr>
        <w:spacing w:after="240"/>
      </w:pPr>
      <w:r>
        <w:rPr>
          <w:rFonts w:hint="eastAsia"/>
        </w:rPr>
        <w:t>黃襄本還沉浸在見到李龍飛的驚喜當中，聽到這話頓時清醒，連忙轉身護在他身前，同時低聲傳音說道：</w:t>
      </w:r>
    </w:p>
    <w:p w:rsidR="00C04663" w:rsidRDefault="00A7259F" w:rsidP="00813907">
      <w:pPr>
        <w:spacing w:after="240"/>
      </w:pPr>
      <w:r>
        <w:rPr>
          <w:rFonts w:hint="eastAsia"/>
        </w:rPr>
        <w:t>「快走，這</w:t>
      </w:r>
      <w:r w:rsidR="00CD2BB8">
        <w:rPr>
          <w:rFonts w:hint="eastAsia"/>
        </w:rPr>
        <w:t>黑風三煞</w:t>
      </w:r>
      <w:r>
        <w:rPr>
          <w:rFonts w:hint="eastAsia"/>
        </w:rPr>
        <w:t>不好惹，等等我一個動作，你我分頭逃跑，你不用擔心我，我有辦法逃走的！」</w:t>
      </w:r>
    </w:p>
    <w:p w:rsidR="00C04663" w:rsidRDefault="00A7259F" w:rsidP="00813907">
      <w:pPr>
        <w:spacing w:after="240"/>
      </w:pPr>
      <w:r>
        <w:rPr>
          <w:rFonts w:hint="eastAsia"/>
        </w:rPr>
        <w:t>最後那句話，也不知是真有辦法還是為了不讓李龍飛擔心她，說起來卻沒有半點遲疑。</w:t>
      </w:r>
    </w:p>
    <w:p w:rsidR="00C04663" w:rsidRDefault="00A7259F" w:rsidP="00813907">
      <w:pPr>
        <w:spacing w:after="240"/>
      </w:pPr>
      <w:r>
        <w:rPr>
          <w:rFonts w:hint="eastAsia"/>
        </w:rPr>
        <w:t>李龍飛心頭一暖，望著前面露出大半背肌的佳人，心中說不出的感動。</w:t>
      </w:r>
    </w:p>
    <w:p w:rsidR="00C04663" w:rsidRDefault="00A7259F" w:rsidP="00813907">
      <w:pPr>
        <w:spacing w:after="240"/>
      </w:pPr>
      <w:r>
        <w:rPr>
          <w:rFonts w:hint="eastAsia"/>
        </w:rPr>
        <w:t>他自從被吸入仙石之後，親如兄弟的東門死了，照顧自己的師尊也不見了，所遇到的人多半都是追殺自己而來，此時再見到故人，對方明明自身難保，卻還擔心著他，光是這點，就讓他更加確信要守護對方。</w:t>
      </w:r>
    </w:p>
    <w:p w:rsidR="00C04663" w:rsidRDefault="00A7259F" w:rsidP="00813907">
      <w:pPr>
        <w:spacing w:after="240"/>
      </w:pPr>
      <w:r>
        <w:rPr>
          <w:rFonts w:hint="eastAsia"/>
        </w:rPr>
        <w:t>「這幾個人，我還不需要逃跑，妳先去旁邊休息，等等事情結束了，我們再好好聊聊。」李龍飛對著黃襄淡淡一笑，在其有些愕然發呆的神情下，脫下自己的長</w:t>
      </w:r>
      <w:r>
        <w:rPr>
          <w:rFonts w:hint="eastAsia"/>
        </w:rPr>
        <w:lastRenderedPageBreak/>
        <w:t>袍披在她身上，跟著往前一站，反倒將其給護在自己身後了。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大顯神威</w:t>
      </w:r>
    </w:p>
    <w:p w:rsidR="00C04663" w:rsidRDefault="00C04663" w:rsidP="00813907">
      <w:pPr>
        <w:spacing w:after="240"/>
      </w:pPr>
    </w:p>
    <w:p w:rsidR="00C04663" w:rsidRDefault="00A7259F" w:rsidP="00813907">
      <w:pPr>
        <w:spacing w:after="240"/>
      </w:pPr>
      <w:r>
        <w:rPr>
          <w:rFonts w:hint="eastAsia"/>
        </w:rPr>
        <w:t>自從李龍飛離開那自在道以來，幾乎每一次的出手殺人，都是逼不得已，就算是殺西門吹雪那次，要不是他對</w:t>
      </w:r>
      <w:r w:rsidR="0047547D">
        <w:rPr>
          <w:rFonts w:hint="eastAsia"/>
        </w:rPr>
        <w:t>楚若梅</w:t>
      </w:r>
      <w:r>
        <w:rPr>
          <w:rFonts w:hint="eastAsia"/>
        </w:rPr>
        <w:t>實在太過份，他也不會狠心出手殺之。</w:t>
      </w:r>
    </w:p>
    <w:p w:rsidR="00C04663" w:rsidRDefault="00A7259F" w:rsidP="00813907">
      <w:pPr>
        <w:spacing w:after="240"/>
      </w:pPr>
      <w:r>
        <w:rPr>
          <w:rFonts w:hint="eastAsia"/>
        </w:rPr>
        <w:t>但現在，他對著眼前這三個素昧平生之人，卻升起了濃濃的殺意。</w:t>
      </w:r>
    </w:p>
    <w:p w:rsidR="00C04663" w:rsidRDefault="00A7259F" w:rsidP="00813907">
      <w:pPr>
        <w:spacing w:after="240"/>
      </w:pPr>
      <w:r>
        <w:rPr>
          <w:rFonts w:hint="eastAsia"/>
        </w:rPr>
        <w:t>實在是他從黃襄大半裸露的身上，看到了一些不願看到的痕跡。可想而之，必定是在逃跑過程中被那三人所傷，甚至，是故意凌虐所造成的。</w:t>
      </w:r>
    </w:p>
    <w:p w:rsidR="00C04663" w:rsidRDefault="00A7259F" w:rsidP="00813907">
      <w:pPr>
        <w:spacing w:after="240"/>
      </w:pPr>
      <w:r>
        <w:rPr>
          <w:rFonts w:hint="eastAsia"/>
        </w:rPr>
        <w:t>眼見對方坦護自己，黃襄雖然感動，但還是忍不住開口傳音：</w:t>
      </w:r>
    </w:p>
    <w:p w:rsidR="00C04663" w:rsidRDefault="00A7259F" w:rsidP="00813907">
      <w:pPr>
        <w:spacing w:after="240"/>
      </w:pPr>
      <w:r>
        <w:rPr>
          <w:rFonts w:hint="eastAsia"/>
        </w:rPr>
        <w:t>「李…李公子，你還是別逞強吧，</w:t>
      </w:r>
      <w:r w:rsidR="00FD4A50">
        <w:rPr>
          <w:rFonts w:hint="eastAsia"/>
        </w:rPr>
        <w:t>這黑風三煞</w:t>
      </w:r>
      <w:r>
        <w:rPr>
          <w:rFonts w:hint="eastAsia"/>
        </w:rPr>
        <w:t>雖然修為不到築基，但</w:t>
      </w:r>
      <w:r w:rsidR="00FD4A50">
        <w:rPr>
          <w:rFonts w:hint="eastAsia"/>
        </w:rPr>
        <w:t>擅於互相配合，真的打</w:t>
      </w:r>
      <w:r>
        <w:rPr>
          <w:rFonts w:hint="eastAsia"/>
        </w:rPr>
        <w:t>起</w:t>
      </w:r>
      <w:r w:rsidR="00FD4A50">
        <w:rPr>
          <w:rFonts w:hint="eastAsia"/>
        </w:rPr>
        <w:t>來恐怕比</w:t>
      </w:r>
      <w:r>
        <w:rPr>
          <w:rFonts w:hint="eastAsia"/>
        </w:rPr>
        <w:t>築基初期的修士</w:t>
      </w:r>
      <w:r w:rsidR="00FD4A50">
        <w:rPr>
          <w:rFonts w:hint="eastAsia"/>
        </w:rPr>
        <w:t>還勝過一些</w:t>
      </w:r>
      <w:r>
        <w:rPr>
          <w:rFonts w:hint="eastAsia"/>
        </w:rPr>
        <w:t>。</w:t>
      </w:r>
      <w:r w:rsidR="00FD4A50">
        <w:rPr>
          <w:rFonts w:hint="eastAsia"/>
        </w:rPr>
        <w:t>」</w:t>
      </w:r>
    </w:p>
    <w:p w:rsidR="00C04663" w:rsidRDefault="00FD4A50" w:rsidP="00813907">
      <w:pPr>
        <w:spacing w:after="240"/>
      </w:pPr>
      <w:r>
        <w:rPr>
          <w:rFonts w:hint="eastAsia"/>
        </w:rPr>
        <w:t>「</w:t>
      </w:r>
      <w:r w:rsidR="00A7259F">
        <w:rPr>
          <w:rFonts w:hint="eastAsia"/>
        </w:rPr>
        <w:t>我這還有個殺手鐗沒出，原本打算最後</w:t>
      </w:r>
      <w:r>
        <w:rPr>
          <w:rFonts w:hint="eastAsia"/>
        </w:rPr>
        <w:t>再用</w:t>
      </w:r>
      <w:r w:rsidR="00A7259F">
        <w:rPr>
          <w:rFonts w:hint="eastAsia"/>
        </w:rPr>
        <w:t>，現在加上你，我們</w:t>
      </w:r>
      <w:r>
        <w:rPr>
          <w:rFonts w:hint="eastAsia"/>
        </w:rPr>
        <w:t>能有九</w:t>
      </w:r>
      <w:r w:rsidR="00A7259F">
        <w:rPr>
          <w:rFonts w:hint="eastAsia"/>
        </w:rPr>
        <w:t>成機會跑</w:t>
      </w:r>
      <w:r>
        <w:rPr>
          <w:rFonts w:hint="eastAsia"/>
        </w:rPr>
        <w:t>掉</w:t>
      </w:r>
      <w:r w:rsidR="00A7259F">
        <w:rPr>
          <w:rFonts w:hint="eastAsia"/>
        </w:rPr>
        <w:t>，</w:t>
      </w:r>
      <w:r>
        <w:rPr>
          <w:rFonts w:hint="eastAsia"/>
        </w:rPr>
        <w:t>根本</w:t>
      </w:r>
      <w:r w:rsidR="00A7259F">
        <w:rPr>
          <w:rFonts w:hint="eastAsia"/>
        </w:rPr>
        <w:t>不需要</w:t>
      </w:r>
      <w:r>
        <w:rPr>
          <w:rFonts w:hint="eastAsia"/>
        </w:rPr>
        <w:t>和對方</w:t>
      </w:r>
      <w:r w:rsidR="00A7259F">
        <w:rPr>
          <w:rFonts w:hint="eastAsia"/>
        </w:rPr>
        <w:t>硬拼！」</w:t>
      </w:r>
    </w:p>
    <w:p w:rsidR="00C04663" w:rsidRDefault="00FD4A50" w:rsidP="00813907">
      <w:pPr>
        <w:spacing w:after="240"/>
      </w:pPr>
      <w:r>
        <w:rPr>
          <w:rFonts w:hint="eastAsia"/>
        </w:rPr>
        <w:t>這</w:t>
      </w:r>
      <w:r w:rsidR="00A7259F">
        <w:rPr>
          <w:rFonts w:hint="eastAsia"/>
        </w:rPr>
        <w:t>話倒也有一半</w:t>
      </w:r>
      <w:r>
        <w:rPr>
          <w:rFonts w:hint="eastAsia"/>
        </w:rPr>
        <w:t>不假</w:t>
      </w:r>
      <w:r w:rsidR="00A7259F">
        <w:rPr>
          <w:rFonts w:hint="eastAsia"/>
        </w:rPr>
        <w:t>，她懷中還藏有其師尊給她的一道塊護身寶</w:t>
      </w:r>
      <w:r w:rsidR="006B3E26">
        <w:rPr>
          <w:rFonts w:hint="eastAsia"/>
        </w:rPr>
        <w:t>物玉玲瓏</w:t>
      </w:r>
      <w:r w:rsidR="00A7259F">
        <w:rPr>
          <w:rFonts w:hint="eastAsia"/>
        </w:rPr>
        <w:t>，激發起來足以擊殺築基一下修士一人。</w:t>
      </w:r>
    </w:p>
    <w:p w:rsidR="00C04663" w:rsidRDefault="00A7259F" w:rsidP="00813907">
      <w:pPr>
        <w:spacing w:after="240"/>
      </w:pPr>
      <w:r>
        <w:rPr>
          <w:rFonts w:hint="eastAsia"/>
        </w:rPr>
        <w:t>只不過，這</w:t>
      </w:r>
      <w:r w:rsidR="006B3E26">
        <w:rPr>
          <w:rFonts w:hint="eastAsia"/>
        </w:rPr>
        <w:t>玉玲瓏</w:t>
      </w:r>
      <w:r>
        <w:rPr>
          <w:rFonts w:hint="eastAsia"/>
        </w:rPr>
        <w:t>只有一塊，對方卻有三人，所以她遲遲沒有使用，只等最後緊要關頭時再見機行事。</w:t>
      </w:r>
    </w:p>
    <w:p w:rsidR="00C04663" w:rsidRDefault="00A7259F" w:rsidP="00813907">
      <w:pPr>
        <w:spacing w:after="240"/>
      </w:pPr>
      <w:r>
        <w:rPr>
          <w:rFonts w:hint="eastAsia"/>
        </w:rPr>
        <w:t>此時見到李龍飛擋在她面前，心神激蕩卻不失冷靜，</w:t>
      </w:r>
      <w:r w:rsidR="00FD4A50">
        <w:rPr>
          <w:rFonts w:hint="eastAsia"/>
        </w:rPr>
        <w:t>且</w:t>
      </w:r>
      <w:r>
        <w:rPr>
          <w:rFonts w:hint="eastAsia"/>
        </w:rPr>
        <w:t>察覺到對方的修為，</w:t>
      </w:r>
      <w:r w:rsidR="00FD4A50">
        <w:rPr>
          <w:rFonts w:hint="eastAsia"/>
        </w:rPr>
        <w:t>一番思考之後</w:t>
      </w:r>
      <w:r>
        <w:rPr>
          <w:rFonts w:hint="eastAsia"/>
        </w:rPr>
        <w:t>，於是傳音給李龍飛</w:t>
      </w:r>
      <w:r w:rsidR="00FD4A50">
        <w:rPr>
          <w:rFonts w:hint="eastAsia"/>
        </w:rPr>
        <w:t>勸他</w:t>
      </w:r>
      <w:r>
        <w:rPr>
          <w:rFonts w:hint="eastAsia"/>
        </w:rPr>
        <w:t>一起逃命。</w:t>
      </w:r>
    </w:p>
    <w:p w:rsidR="00C04663" w:rsidRDefault="00A7259F" w:rsidP="00813907">
      <w:pPr>
        <w:spacing w:after="240"/>
      </w:pPr>
      <w:r>
        <w:rPr>
          <w:rFonts w:hint="eastAsia"/>
        </w:rPr>
        <w:t>只是李龍飛既然起了殺機，又怎會在自己心上人面前退縮，當下沒有回頭，只是輕聲說道</w:t>
      </w:r>
      <w:r w:rsidR="00CA7415">
        <w:rPr>
          <w:rFonts w:hint="eastAsia"/>
        </w:rPr>
        <w:t>，</w:t>
      </w:r>
      <w:r>
        <w:rPr>
          <w:rFonts w:hint="eastAsia"/>
        </w:rPr>
        <w:t>「我沒有逞強，這幾人真的不需要害怕，妳等著看就是了！」</w:t>
      </w:r>
    </w:p>
    <w:p w:rsidR="00C04663" w:rsidRDefault="00A7259F" w:rsidP="00813907">
      <w:pPr>
        <w:spacing w:after="240"/>
      </w:pPr>
      <w:r>
        <w:rPr>
          <w:rFonts w:hint="eastAsia"/>
        </w:rPr>
        <w:t>「小子，給你三分顏色你倒真的開起染坊來了！既然如此，我們拼著法力多耗一點，把你一起殺了，可也算多賺一筆了！」這些話，李龍飛沒有刻意隱瞞，自然也聽在那三人的耳裡，頓時其中一名矮黑中年修士臉色滿臉煞氣怒喝著，同時一面小盾及短戢在他面前則盤旋，竟是一對可攻可守的成雙的法器。</w:t>
      </w:r>
    </w:p>
    <w:p w:rsidR="00C04663" w:rsidRDefault="00A7259F" w:rsidP="00813907">
      <w:pPr>
        <w:spacing w:after="240"/>
      </w:pPr>
      <w:r>
        <w:rPr>
          <w:rFonts w:hint="eastAsia"/>
        </w:rPr>
        <w:t>另外那名童顏白髮的修士雖然沒有說話，但聽李龍飛這樣說，原本略為不善的眼光轉為冰寒，畢竟他雖有些忌憚，但料想對方不是築基修士的話，自己這裡有三</w:t>
      </w:r>
      <w:r>
        <w:rPr>
          <w:rFonts w:hint="eastAsia"/>
        </w:rPr>
        <w:lastRenderedPageBreak/>
        <w:t>位練氣頂級修士，打起來也不會吃虧才是。</w:t>
      </w:r>
    </w:p>
    <w:p w:rsidR="00C04663" w:rsidRDefault="00A7259F" w:rsidP="00813907">
      <w:pPr>
        <w:spacing w:after="240"/>
      </w:pPr>
      <w:r>
        <w:rPr>
          <w:rFonts w:hint="eastAsia"/>
        </w:rPr>
        <w:t>「哼！」李龍飛冷哼一聲，也不答話，只是站在那，一雙眼如寒冰似地朝著三人看去</w:t>
      </w:r>
      <w:r w:rsidR="002B3B3E">
        <w:rPr>
          <w:rFonts w:hint="eastAsia"/>
        </w:rPr>
        <w:t>，歸心訣已無聲無息運轉起來</w:t>
      </w:r>
      <w:r>
        <w:rPr>
          <w:rFonts w:hint="eastAsia"/>
        </w:rPr>
        <w:t>。</w:t>
      </w:r>
    </w:p>
    <w:p w:rsidR="00C04663" w:rsidRDefault="00A7259F" w:rsidP="00813907">
      <w:pPr>
        <w:spacing w:after="240"/>
      </w:pPr>
      <w:r>
        <w:rPr>
          <w:rFonts w:hint="eastAsia"/>
        </w:rPr>
        <w:t>那三人只覺得對方的雙眼如蘊含無盡殺意，同時其身形越來越顯得高大，忍不住都在心底心生一絲的怯意。</w:t>
      </w:r>
    </w:p>
    <w:p w:rsidR="00C04663" w:rsidRDefault="00A7259F" w:rsidP="00813907">
      <w:pPr>
        <w:spacing w:after="240"/>
      </w:pPr>
      <w:r>
        <w:rPr>
          <w:rFonts w:hint="eastAsia"/>
        </w:rPr>
        <w:t>其中那名矮黑中年修士修為最低，受不了這樣的威壓，一陣冷汗夾背後，再也按捺不住，一指著一戢一盾，頓時小盾外出現淡藍的護身光芒，同時自身跟著那短戢化作一道黑芒，朝李龍飛這疾射而來。</w:t>
      </w:r>
    </w:p>
    <w:p w:rsidR="00C04663" w:rsidRDefault="00A7259F" w:rsidP="00813907">
      <w:pPr>
        <w:spacing w:after="240"/>
      </w:pPr>
      <w:r>
        <w:rPr>
          <w:rFonts w:hint="eastAsia"/>
        </w:rPr>
        <w:t>「不好，一起動手！」那童顏白髮修士心中一凜，連忙吩咐另外那名修士一起出手，瞬間三樣法器一前一後往李龍飛這飛馳而來，卻是兩把銀鉤銀與一把彎刀，配合著那矮黑修士到達時間，要將李龍飛給困死在裡頭，進行擊殺。</w:t>
      </w:r>
    </w:p>
    <w:p w:rsidR="00C04663" w:rsidRDefault="00A7259F" w:rsidP="00813907">
      <w:pPr>
        <w:spacing w:after="240"/>
      </w:pPr>
      <w:r>
        <w:rPr>
          <w:rFonts w:hint="eastAsia"/>
        </w:rPr>
        <w:t>卻看到李龍飛</w:t>
      </w:r>
      <w:r w:rsidR="00CA7415">
        <w:rPr>
          <w:rFonts w:hint="eastAsia"/>
        </w:rPr>
        <w:t>雙手掐訣，頓時身旁地面豎起一道道土牆，擋住了彎刀的去向；同一時間，兩柄銀鉤飛往的方向，同樣也浮現一面面冰盾，阻在前頭。</w:t>
      </w:r>
    </w:p>
    <w:p w:rsidR="00C04663" w:rsidRDefault="00CA7415" w:rsidP="00813907">
      <w:pPr>
        <w:spacing w:after="240"/>
      </w:pPr>
      <w:r>
        <w:rPr>
          <w:rFonts w:hint="eastAsia"/>
        </w:rPr>
        <w:t>而李龍飛本人，則</w:t>
      </w:r>
      <w:r w:rsidR="00A7259F">
        <w:rPr>
          <w:rFonts w:hint="eastAsia"/>
        </w:rPr>
        <w:t>腳底雷電一爆，速度猛地暴增三成，</w:t>
      </w:r>
      <w:r w:rsidR="005D41F4">
        <w:rPr>
          <w:rFonts w:hint="eastAsia"/>
        </w:rPr>
        <w:t>手持寶劍</w:t>
      </w:r>
      <w:r w:rsidR="00A7259F">
        <w:rPr>
          <w:rFonts w:hint="eastAsia"/>
        </w:rPr>
        <w:t>往那矮黑修士率先衝去。</w:t>
      </w:r>
    </w:p>
    <w:p w:rsidR="00C04663" w:rsidRDefault="00A7259F" w:rsidP="00813907">
      <w:pPr>
        <w:spacing w:after="240"/>
      </w:pPr>
      <w:r>
        <w:rPr>
          <w:rFonts w:hint="eastAsia"/>
        </w:rPr>
        <w:t>這麼一來一去，立刻將兩人碰撞的時間加快許多，那童顏白髮修士暗叫不好的同時，矮黑修士已經慘叫一聲，</w:t>
      </w:r>
      <w:r w:rsidR="00CA7415">
        <w:rPr>
          <w:rFonts w:hint="eastAsia"/>
        </w:rPr>
        <w:t>那面藍光</w:t>
      </w:r>
      <w:r>
        <w:rPr>
          <w:rFonts w:hint="eastAsia"/>
        </w:rPr>
        <w:t>小盾</w:t>
      </w:r>
      <w:r w:rsidR="00CA7415">
        <w:rPr>
          <w:rFonts w:hint="eastAsia"/>
        </w:rPr>
        <w:t>竟被李龍飛手中的</w:t>
      </w:r>
      <w:r w:rsidR="005D41F4">
        <w:rPr>
          <w:rFonts w:hint="eastAsia"/>
        </w:rPr>
        <w:t>木癸寶劍勢如破竹地斬成兩半，彷彿紙糊似的</w:t>
      </w:r>
      <w:r>
        <w:rPr>
          <w:rFonts w:hint="eastAsia"/>
        </w:rPr>
        <w:t>，</w:t>
      </w:r>
      <w:r w:rsidR="005D41F4">
        <w:rPr>
          <w:rFonts w:hint="eastAsia"/>
        </w:rPr>
        <w:t>跟著</w:t>
      </w:r>
      <w:r>
        <w:rPr>
          <w:rFonts w:hint="eastAsia"/>
        </w:rPr>
        <w:t>身子則被李龍飛</w:t>
      </w:r>
      <w:r w:rsidR="00CA7415">
        <w:rPr>
          <w:rFonts w:hint="eastAsia"/>
        </w:rPr>
        <w:t>一拳</w:t>
      </w:r>
      <w:r>
        <w:rPr>
          <w:rFonts w:hint="eastAsia"/>
        </w:rPr>
        <w:t>給</w:t>
      </w:r>
      <w:r w:rsidR="00CA7415">
        <w:rPr>
          <w:rFonts w:hint="eastAsia"/>
        </w:rPr>
        <w:t>擊</w:t>
      </w:r>
      <w:r>
        <w:rPr>
          <w:rFonts w:hint="eastAsia"/>
        </w:rPr>
        <w:t>飛出去。</w:t>
      </w:r>
    </w:p>
    <w:p w:rsidR="00C04663" w:rsidRDefault="00CA7415" w:rsidP="00813907">
      <w:pPr>
        <w:spacing w:after="240"/>
      </w:pPr>
      <w:r>
        <w:rPr>
          <w:rFonts w:hint="eastAsia"/>
        </w:rPr>
        <w:t>也就在此時，那彎刀砰砰砰地終於擊破三道土牆，再無阻礙地射向李龍飛。</w:t>
      </w:r>
    </w:p>
    <w:p w:rsidR="00C04663" w:rsidRDefault="00CA7415" w:rsidP="00813907">
      <w:pPr>
        <w:spacing w:after="240"/>
      </w:pPr>
      <w:r>
        <w:rPr>
          <w:rFonts w:hint="eastAsia"/>
        </w:rPr>
        <w:t>李龍飛面色無懼，嘴角泛起一絲嘲諷</w:t>
      </w:r>
      <w:r w:rsidR="00556144">
        <w:rPr>
          <w:rFonts w:hint="eastAsia"/>
        </w:rPr>
        <w:t>，左腳踏地，</w:t>
      </w:r>
      <w:r w:rsidR="00A7259F">
        <w:rPr>
          <w:rFonts w:hint="eastAsia"/>
        </w:rPr>
        <w:t>身子</w:t>
      </w:r>
      <w:r w:rsidR="005D41F4">
        <w:rPr>
          <w:rFonts w:hint="eastAsia"/>
        </w:rPr>
        <w:t>順著</w:t>
      </w:r>
      <w:r w:rsidR="00A7259F">
        <w:rPr>
          <w:rFonts w:hint="eastAsia"/>
        </w:rPr>
        <w:t>轉</w:t>
      </w:r>
      <w:r w:rsidR="005D41F4">
        <w:rPr>
          <w:rFonts w:hint="eastAsia"/>
        </w:rPr>
        <w:t>了一圈</w:t>
      </w:r>
      <w:r w:rsidR="00A7259F">
        <w:rPr>
          <w:rFonts w:hint="eastAsia"/>
        </w:rPr>
        <w:t>，竟藉著</w:t>
      </w:r>
      <w:r w:rsidR="005D41F4">
        <w:rPr>
          <w:rFonts w:hint="eastAsia"/>
        </w:rPr>
        <w:t>迴旋</w:t>
      </w:r>
      <w:r w:rsidR="00A7259F">
        <w:rPr>
          <w:rFonts w:hint="eastAsia"/>
        </w:rPr>
        <w:t>的力道，逆勢朝童顏白髮的雙鉤奔去。</w:t>
      </w:r>
    </w:p>
    <w:p w:rsidR="00C04663" w:rsidRDefault="00A7259F" w:rsidP="00813907">
      <w:pPr>
        <w:spacing w:after="240"/>
      </w:pPr>
      <w:r>
        <w:rPr>
          <w:rFonts w:hint="eastAsia"/>
        </w:rPr>
        <w:t>「來得好！」那童顏白髮修士心中一喜，這雙鉤乃是他偶然所得的一件中品法器，銳利無比，替他殺了無數敵人，眼下對方自己迎來，雖不知道骨子裡賣甚麼關子，但卻正合己意，於是想也不想，便朝那雙鉤一指，頓時雙鉤上的銀芒大作，威力大增</w:t>
      </w:r>
      <w:r w:rsidR="00556144">
        <w:rPr>
          <w:rFonts w:hint="eastAsia"/>
        </w:rPr>
        <w:t>，將擋在前面的冰盾一一破碎開來。</w:t>
      </w:r>
    </w:p>
    <w:p w:rsidR="00C04663" w:rsidRDefault="00A7259F" w:rsidP="00813907">
      <w:pPr>
        <w:spacing w:after="240"/>
      </w:pPr>
      <w:r>
        <w:rPr>
          <w:rFonts w:hint="eastAsia"/>
        </w:rPr>
        <w:t>卻看到李龍飛在接觸之際，</w:t>
      </w:r>
      <w:r w:rsidR="00556144">
        <w:rPr>
          <w:rFonts w:hint="eastAsia"/>
        </w:rPr>
        <w:t>木癸寶劍輕輕</w:t>
      </w:r>
      <w:r>
        <w:rPr>
          <w:rFonts w:hint="eastAsia"/>
        </w:rPr>
        <w:t>一揮，鏗鏗兩聲，銀鉤竟</w:t>
      </w:r>
      <w:r w:rsidR="00556144">
        <w:rPr>
          <w:rFonts w:hint="eastAsia"/>
        </w:rPr>
        <w:t>被從中破開，斷成四截，靈氣盡失地墜落在地。</w:t>
      </w:r>
    </w:p>
    <w:p w:rsidR="00C04663" w:rsidRDefault="00A7259F" w:rsidP="00813907">
      <w:pPr>
        <w:spacing w:after="240"/>
      </w:pPr>
      <w:r>
        <w:rPr>
          <w:rFonts w:hint="eastAsia"/>
        </w:rPr>
        <w:t>「這不可能</w:t>
      </w:r>
      <w:r w:rsidR="00556144">
        <w:rPr>
          <w:rFonts w:hint="eastAsia"/>
        </w:rPr>
        <w:t>，那是甚麼</w:t>
      </w:r>
      <w:r w:rsidR="00DA18DE">
        <w:rPr>
          <w:rFonts w:hint="eastAsia"/>
        </w:rPr>
        <w:t>法器</w:t>
      </w:r>
      <w:r>
        <w:rPr>
          <w:rFonts w:hint="eastAsia"/>
        </w:rPr>
        <w:t>！」那童顏白髮修士心中一驚，脫口而出，但李龍飛卻是去勢不停，繼續往他奔來，轉眼就相距不到三丈，嚇得他趕忙掏出一張保命道符，準備擋在自己身前。</w:t>
      </w:r>
    </w:p>
    <w:p w:rsidR="00C04663" w:rsidRDefault="00A7259F" w:rsidP="00813907">
      <w:pPr>
        <w:spacing w:after="240"/>
      </w:pPr>
      <w:r>
        <w:rPr>
          <w:rFonts w:hint="eastAsia"/>
        </w:rPr>
        <w:lastRenderedPageBreak/>
        <w:t>可那童顏白髮修士還沒來得及激發道符的威力，李龍飛猛地冷哼一聲，一股威壓再度從身上散出，正是以歸心訣中的悚神術對附此人，讓那白髮修士神智不由得為之一頓，就這麼一頓，李龍飛</w:t>
      </w:r>
      <w:r w:rsidR="005D41F4">
        <w:rPr>
          <w:rFonts w:hint="eastAsia"/>
        </w:rPr>
        <w:t>手中的木癸寶劍已經刺穿他的心臟</w:t>
      </w:r>
      <w:r>
        <w:rPr>
          <w:rFonts w:hint="eastAsia"/>
        </w:rPr>
        <w:t>。</w:t>
      </w:r>
    </w:p>
    <w:p w:rsidR="00C04663" w:rsidRDefault="005D41F4" w:rsidP="00813907">
      <w:pPr>
        <w:spacing w:after="240"/>
      </w:pPr>
      <w:r>
        <w:rPr>
          <w:rFonts w:hint="eastAsia"/>
        </w:rPr>
        <w:t>嘩一聲，那白髮修士噴出一篷鮮血，</w:t>
      </w:r>
      <w:r w:rsidR="00A7259F">
        <w:rPr>
          <w:rFonts w:hint="eastAsia"/>
        </w:rPr>
        <w:t>跟著</w:t>
      </w:r>
      <w:r>
        <w:rPr>
          <w:rFonts w:hint="eastAsia"/>
        </w:rPr>
        <w:t>抽蓄了兩下，</w:t>
      </w:r>
      <w:r w:rsidR="00A7259F">
        <w:rPr>
          <w:rFonts w:hint="eastAsia"/>
        </w:rPr>
        <w:t>倒了下來。</w:t>
      </w:r>
    </w:p>
    <w:p w:rsidR="00C04663" w:rsidRDefault="00A7259F" w:rsidP="00813907">
      <w:pPr>
        <w:spacing w:after="240"/>
      </w:pPr>
      <w:r>
        <w:rPr>
          <w:rFonts w:hint="eastAsia"/>
        </w:rPr>
        <w:t>這一切說來漫長，可實際上卻只是一眨眼工夫而已，直到那童顏白髮修士倒下，最後的那柄彎刀才擊在李龍飛的背上。</w:t>
      </w:r>
    </w:p>
    <w:p w:rsidR="00C04663" w:rsidRDefault="00A7259F" w:rsidP="00813907">
      <w:pPr>
        <w:spacing w:after="240"/>
      </w:pPr>
      <w:r>
        <w:rPr>
          <w:rFonts w:hint="eastAsia"/>
        </w:rPr>
        <w:t>可他此刻的肉體強度，</w:t>
      </w:r>
      <w:r w:rsidR="00556144">
        <w:rPr>
          <w:rFonts w:hint="eastAsia"/>
        </w:rPr>
        <w:t>已經堪比築基</w:t>
      </w:r>
      <w:r>
        <w:rPr>
          <w:rFonts w:hint="eastAsia"/>
        </w:rPr>
        <w:t>，</w:t>
      </w:r>
      <w:r w:rsidR="00556144">
        <w:rPr>
          <w:rFonts w:hint="eastAsia"/>
        </w:rPr>
        <w:t>區區中品</w:t>
      </w:r>
      <w:r>
        <w:rPr>
          <w:rFonts w:hint="eastAsia"/>
        </w:rPr>
        <w:t>法器</w:t>
      </w:r>
      <w:r w:rsidR="00556144">
        <w:rPr>
          <w:rFonts w:hint="eastAsia"/>
        </w:rPr>
        <w:t>，</w:t>
      </w:r>
      <w:r>
        <w:rPr>
          <w:rFonts w:hint="eastAsia"/>
        </w:rPr>
        <w:t>又怎能讓李龍飛受創呢？</w:t>
      </w:r>
    </w:p>
    <w:p w:rsidR="00C04663" w:rsidRDefault="00A7259F" w:rsidP="00813907">
      <w:pPr>
        <w:spacing w:after="240"/>
      </w:pPr>
      <w:r>
        <w:rPr>
          <w:rFonts w:hint="eastAsia"/>
        </w:rPr>
        <w:t>鐺地一聲，李龍飛若無其視地轉身看向最後一人，眼露寒芒，這時對方才如夢初醒，知道自己一群人惹錯對象，當下一聲發喊之後，連法器都來不及收就轉身想要逃跑。</w:t>
      </w:r>
    </w:p>
    <w:p w:rsidR="00C04663" w:rsidRDefault="00556144" w:rsidP="00813907">
      <w:pPr>
        <w:spacing w:after="240"/>
      </w:pPr>
      <w:r>
        <w:rPr>
          <w:rFonts w:hint="eastAsia"/>
        </w:rPr>
        <w:t>但</w:t>
      </w:r>
      <w:r w:rsidR="00A7259F">
        <w:rPr>
          <w:rFonts w:hint="eastAsia"/>
        </w:rPr>
        <w:t>既然出手了，李龍飛怎會讓對方逃掉，他</w:t>
      </w:r>
      <w:r>
        <w:rPr>
          <w:rFonts w:hint="eastAsia"/>
        </w:rPr>
        <w:t>雙手掐訣，五行陣中火之力立刻凝結成一隻火蛇，</w:t>
      </w:r>
      <w:r w:rsidR="00A7259F">
        <w:rPr>
          <w:rFonts w:hint="eastAsia"/>
        </w:rPr>
        <w:t>往最後那名修士</w:t>
      </w:r>
      <w:r>
        <w:rPr>
          <w:rFonts w:hint="eastAsia"/>
        </w:rPr>
        <w:t>撲去</w:t>
      </w:r>
      <w:r w:rsidR="00A7259F">
        <w:rPr>
          <w:rFonts w:hint="eastAsia"/>
        </w:rPr>
        <w:t>。</w:t>
      </w:r>
    </w:p>
    <w:p w:rsidR="00C04663" w:rsidRDefault="00556144" w:rsidP="00813907">
      <w:pPr>
        <w:spacing w:after="240"/>
      </w:pPr>
      <w:r>
        <w:rPr>
          <w:rFonts w:hint="eastAsia"/>
        </w:rPr>
        <w:t>同時那柄彎刀，也被他一把抓住，靈識</w:t>
      </w:r>
      <w:r w:rsidR="005608CE">
        <w:rPr>
          <w:rFonts w:hint="eastAsia"/>
        </w:rPr>
        <w:t>一掃</w:t>
      </w:r>
      <w:r>
        <w:rPr>
          <w:rFonts w:hint="eastAsia"/>
        </w:rPr>
        <w:t>猛地往那矮黑修士甩去。</w:t>
      </w:r>
    </w:p>
    <w:p w:rsidR="00C04663" w:rsidRDefault="00556144" w:rsidP="00813907">
      <w:pPr>
        <w:spacing w:after="240"/>
      </w:pPr>
      <w:r>
        <w:rPr>
          <w:rFonts w:hint="eastAsia"/>
        </w:rPr>
        <w:t>這一甩，沒了主人操控的彎刀，雖有些掙扎，但</w:t>
      </w:r>
      <w:r w:rsidR="005608CE">
        <w:rPr>
          <w:rFonts w:hint="eastAsia"/>
        </w:rPr>
        <w:t>在李龍飛強大的靈識鎮壓下，</w:t>
      </w:r>
      <w:r w:rsidR="00633976">
        <w:rPr>
          <w:rFonts w:hint="eastAsia"/>
        </w:rPr>
        <w:t>反倒比</w:t>
      </w:r>
      <w:r w:rsidR="005608CE">
        <w:rPr>
          <w:rFonts w:hint="eastAsia"/>
        </w:rPr>
        <w:t>方才擊向李龍飛時</w:t>
      </w:r>
      <w:r w:rsidR="00633976">
        <w:rPr>
          <w:rFonts w:hint="eastAsia"/>
        </w:rPr>
        <w:t>的</w:t>
      </w:r>
      <w:r w:rsidR="005608CE">
        <w:rPr>
          <w:rFonts w:hint="eastAsia"/>
        </w:rPr>
        <w:t>速度更加</w:t>
      </w:r>
      <w:r w:rsidR="00633976">
        <w:rPr>
          <w:rFonts w:hint="eastAsia"/>
        </w:rPr>
        <w:t>迅捷</w:t>
      </w:r>
      <w:r w:rsidR="005608CE">
        <w:rPr>
          <w:rFonts w:hint="eastAsia"/>
        </w:rPr>
        <w:t>。</w:t>
      </w:r>
    </w:p>
    <w:p w:rsidR="00C04663" w:rsidRDefault="00A7259F" w:rsidP="00813907">
      <w:pPr>
        <w:spacing w:after="240"/>
      </w:pPr>
      <w:r>
        <w:rPr>
          <w:rFonts w:hint="eastAsia"/>
        </w:rPr>
        <w:t>那矮黑修士本以受</w:t>
      </w:r>
      <w:r w:rsidR="005D41F4">
        <w:rPr>
          <w:rFonts w:hint="eastAsia"/>
        </w:rPr>
        <w:t>到</w:t>
      </w:r>
      <w:r>
        <w:rPr>
          <w:rFonts w:hint="eastAsia"/>
        </w:rPr>
        <w:t>重傷，此時逃跑不及，被那</w:t>
      </w:r>
      <w:r w:rsidR="005608CE">
        <w:rPr>
          <w:rFonts w:hint="eastAsia"/>
        </w:rPr>
        <w:t>彎刀</w:t>
      </w:r>
      <w:r>
        <w:rPr>
          <w:rFonts w:hint="eastAsia"/>
        </w:rPr>
        <w:t>穿過，幾個踉蹌後，</w:t>
      </w:r>
      <w:r w:rsidR="005D41F4">
        <w:rPr>
          <w:rFonts w:hint="eastAsia"/>
        </w:rPr>
        <w:t>同樣也</w:t>
      </w:r>
      <w:r>
        <w:rPr>
          <w:rFonts w:hint="eastAsia"/>
        </w:rPr>
        <w:t>倒地不起。</w:t>
      </w:r>
    </w:p>
    <w:p w:rsidR="00C04663" w:rsidRDefault="005608CE" w:rsidP="00813907">
      <w:pPr>
        <w:spacing w:after="240"/>
      </w:pPr>
      <w:r>
        <w:rPr>
          <w:rFonts w:hint="eastAsia"/>
        </w:rPr>
        <w:t>而</w:t>
      </w:r>
      <w:r w:rsidR="005D41F4">
        <w:rPr>
          <w:rFonts w:hint="eastAsia"/>
        </w:rPr>
        <w:t>最後那名</w:t>
      </w:r>
      <w:r w:rsidR="00A7259F">
        <w:rPr>
          <w:rFonts w:hint="eastAsia"/>
        </w:rPr>
        <w:t>修士</w:t>
      </w:r>
      <w:r>
        <w:rPr>
          <w:rFonts w:hint="eastAsia"/>
        </w:rPr>
        <w:t>被火蛇纏住，</w:t>
      </w:r>
      <w:r w:rsidR="00633976">
        <w:rPr>
          <w:rFonts w:hint="eastAsia"/>
        </w:rPr>
        <w:t>同樣</w:t>
      </w:r>
      <w:r w:rsidR="00A7259F">
        <w:rPr>
          <w:rFonts w:hint="eastAsia"/>
        </w:rPr>
        <w:t>逃不了多遠，</w:t>
      </w:r>
      <w:r w:rsidR="00633976">
        <w:rPr>
          <w:rFonts w:hint="eastAsia"/>
        </w:rPr>
        <w:t>沒多久就被</w:t>
      </w:r>
      <w:r w:rsidR="00A7259F">
        <w:rPr>
          <w:rFonts w:hint="eastAsia"/>
        </w:rPr>
        <w:t>李龍飛</w:t>
      </w:r>
      <w:r w:rsidR="00633976">
        <w:rPr>
          <w:rFonts w:hint="eastAsia"/>
        </w:rPr>
        <w:t>追上，</w:t>
      </w:r>
      <w:r w:rsidR="005D41F4">
        <w:rPr>
          <w:rFonts w:hint="eastAsia"/>
        </w:rPr>
        <w:t>以木癸寶劍配上轟雷掌擊殺</w:t>
      </w:r>
      <w:r w:rsidR="00A7259F">
        <w:rPr>
          <w:rFonts w:hint="eastAsia"/>
        </w:rPr>
        <w:t>，步入白髮修士的後塵。</w:t>
      </w:r>
    </w:p>
    <w:p w:rsidR="00C04663" w:rsidRDefault="00A7259F" w:rsidP="00813907">
      <w:pPr>
        <w:spacing w:after="240"/>
      </w:pPr>
      <w:r>
        <w:rPr>
          <w:rFonts w:hint="eastAsia"/>
        </w:rPr>
        <w:t>整個過程，從他出手到滅殺三人，不過一刻鐘的時間，等到李龍飛再回黃襄身邊時，後者已經目瞪口呆，有些不敢相信地看著對方。</w:t>
      </w:r>
    </w:p>
    <w:p w:rsidR="00C04663" w:rsidRDefault="00A7259F" w:rsidP="00813907">
      <w:pPr>
        <w:spacing w:after="240"/>
      </w:pPr>
      <w:r>
        <w:rPr>
          <w:rFonts w:hint="eastAsia"/>
        </w:rPr>
        <w:t>「怎麼了…我臉上有沾到甚麼東西嗎？」看著黃襄，李龍飛</w:t>
      </w:r>
      <w:r w:rsidR="00DA18DE">
        <w:rPr>
          <w:rFonts w:hint="eastAsia"/>
        </w:rPr>
        <w:t>原本煞氣的表情</w:t>
      </w:r>
      <w:r>
        <w:rPr>
          <w:rFonts w:hint="eastAsia"/>
        </w:rPr>
        <w:t>又恢復了原本的</w:t>
      </w:r>
      <w:r w:rsidR="00DA18DE">
        <w:rPr>
          <w:rFonts w:hint="eastAsia"/>
        </w:rPr>
        <w:t>笑容</w:t>
      </w:r>
      <w:r>
        <w:rPr>
          <w:rFonts w:hint="eastAsia"/>
        </w:rPr>
        <w:t>，而且還有些靦腆地摸</w:t>
      </w:r>
      <w:r w:rsidR="00DA18DE">
        <w:rPr>
          <w:rFonts w:hint="eastAsia"/>
        </w:rPr>
        <w:t>了摸</w:t>
      </w:r>
      <w:r>
        <w:rPr>
          <w:rFonts w:hint="eastAsia"/>
        </w:rPr>
        <w:t>鼻子。</w:t>
      </w:r>
    </w:p>
    <w:p w:rsidR="00C04663" w:rsidRDefault="00A7259F" w:rsidP="00813907">
      <w:pPr>
        <w:spacing w:after="240"/>
      </w:pPr>
      <w:r>
        <w:rPr>
          <w:rFonts w:hint="eastAsia"/>
        </w:rPr>
        <w:t>這笑容裡有三分害羞七分喜悅，更藏著一股連李龍飛自己也控制不住的情緒存在。</w:t>
      </w:r>
    </w:p>
    <w:p w:rsidR="00C04663" w:rsidRDefault="00A7259F" w:rsidP="00813907">
      <w:pPr>
        <w:spacing w:after="240"/>
      </w:pPr>
      <w:r>
        <w:rPr>
          <w:rFonts w:hint="eastAsia"/>
        </w:rPr>
        <w:t>「沒甚麼，只是</w:t>
      </w:r>
      <w:r>
        <w:rPr>
          <w:rFonts w:hint="eastAsia"/>
        </w:rPr>
        <w:t>...</w:t>
      </w:r>
      <w:r>
        <w:rPr>
          <w:rFonts w:hint="eastAsia"/>
        </w:rPr>
        <w:t>你的實力讓我有些驚訝，想不到當年一別之後，你竟然變得如此厲害。」黃襄足足看著他有好幾息之久，這才長長呼出一口氣，同時露出淺淺的笑容。</w:t>
      </w:r>
    </w:p>
    <w:p w:rsidR="00C04663" w:rsidRDefault="00A7259F" w:rsidP="00813907">
      <w:pPr>
        <w:spacing w:after="240"/>
      </w:pPr>
      <w:r>
        <w:rPr>
          <w:rFonts w:hint="eastAsia"/>
        </w:rPr>
        <w:t>看到那帶著梨窩的甜美笑容，李龍飛心神蕩漾，卻只能傻笑不語，不知道該說些</w:t>
      </w:r>
      <w:r>
        <w:rPr>
          <w:rFonts w:hint="eastAsia"/>
        </w:rPr>
        <w:lastRenderedPageBreak/>
        <w:t>甚麼。</w:t>
      </w:r>
    </w:p>
    <w:p w:rsidR="00C04663" w:rsidRDefault="00A7259F" w:rsidP="00813907">
      <w:pPr>
        <w:spacing w:after="240"/>
      </w:pPr>
      <w:r>
        <w:rPr>
          <w:rFonts w:hint="eastAsia"/>
        </w:rPr>
        <w:t>他雖經歷那麼多事性子改變許多，但對於感情這塊，卻仍是一名初哥。</w:t>
      </w:r>
    </w:p>
    <w:p w:rsidR="00C04663" w:rsidRDefault="00A7259F" w:rsidP="00813907">
      <w:pPr>
        <w:spacing w:after="240"/>
      </w:pPr>
      <w:r>
        <w:rPr>
          <w:rFonts w:hint="eastAsia"/>
        </w:rPr>
        <w:t>「阿，我還沒感謝你救命之恩</w:t>
      </w:r>
      <w:r>
        <w:rPr>
          <w:rFonts w:hint="eastAsia"/>
        </w:rPr>
        <w:t>...</w:t>
      </w:r>
      <w:r>
        <w:rPr>
          <w:rFonts w:hint="eastAsia"/>
        </w:rPr>
        <w:t>這次真的多虧李公子相救了，不然在下可就真的危險了。」黃襄見對方不答話，平覆了下情緒後，神色突然肅然說道，朝著李龍飛鞠躬行一大禮。</w:t>
      </w:r>
    </w:p>
    <w:p w:rsidR="00C04663" w:rsidRDefault="00A7259F" w:rsidP="00813907">
      <w:pPr>
        <w:spacing w:after="240"/>
      </w:pPr>
      <w:r>
        <w:rPr>
          <w:rFonts w:hint="eastAsia"/>
        </w:rPr>
        <w:t>「妳</w:t>
      </w:r>
      <w:r>
        <w:rPr>
          <w:rFonts w:hint="eastAsia"/>
        </w:rPr>
        <w:t>...</w:t>
      </w:r>
      <w:r>
        <w:rPr>
          <w:rFonts w:hint="eastAsia"/>
        </w:rPr>
        <w:t>欸</w:t>
      </w:r>
      <w:r>
        <w:rPr>
          <w:rFonts w:hint="eastAsia"/>
        </w:rPr>
        <w:t>...</w:t>
      </w:r>
      <w:r>
        <w:rPr>
          <w:rFonts w:hint="eastAsia"/>
        </w:rPr>
        <w:t>這個，幹麻那麼客氣！這個，我救你</w:t>
      </w:r>
      <w:r>
        <w:rPr>
          <w:rFonts w:hint="eastAsia"/>
        </w:rPr>
        <w:t>...</w:t>
      </w:r>
      <w:r>
        <w:rPr>
          <w:rFonts w:hint="eastAsia"/>
        </w:rPr>
        <w:t>應該的，應該的</w:t>
      </w:r>
      <w:r>
        <w:rPr>
          <w:rFonts w:hint="eastAsia"/>
        </w:rPr>
        <w:t>...</w:t>
      </w:r>
      <w:r>
        <w:rPr>
          <w:rFonts w:hint="eastAsia"/>
        </w:rPr>
        <w:t>自己人嘛，自己人，不需要這樣的！」李龍飛原先還愣在那裡，一見到對方真要行禮，趕忙將她扶起，同時口中有些窘迫辭窮著。</w:t>
      </w:r>
    </w:p>
    <w:p w:rsidR="00C04663" w:rsidRDefault="00A7259F" w:rsidP="00813907">
      <w:pPr>
        <w:spacing w:after="240"/>
      </w:pPr>
      <w:r>
        <w:rPr>
          <w:rFonts w:hint="eastAsia"/>
        </w:rPr>
        <w:t>「嘻，也是，你腰上掛著赤劍宗的令牌，看來的確算是自己人！」黃襄見對方這般姿態，嘴裡也是噗嗤一笑，當下不再那麼嚴肅，打趣著說道。</w:t>
      </w:r>
    </w:p>
    <w:p w:rsidR="00C04663" w:rsidRDefault="00A7259F" w:rsidP="00813907">
      <w:pPr>
        <w:spacing w:after="240"/>
      </w:pPr>
      <w:r>
        <w:rPr>
          <w:rFonts w:hint="eastAsia"/>
        </w:rPr>
        <w:t>她不知道為甚麼，一見到李龍飛這個慌張的樣子，心底就有些開心。</w:t>
      </w:r>
    </w:p>
    <w:p w:rsidR="00C04663" w:rsidRDefault="00A7259F" w:rsidP="00813907">
      <w:pPr>
        <w:spacing w:after="240"/>
      </w:pPr>
      <w:r>
        <w:rPr>
          <w:rFonts w:hint="eastAsia"/>
        </w:rPr>
        <w:t>李龍飛聽到她這麼說，倒是有些尷尬，不知道該不該和對方說自己只是個賓客而已。</w:t>
      </w:r>
    </w:p>
    <w:p w:rsidR="00C04663" w:rsidRDefault="00A7259F" w:rsidP="00813907">
      <w:pPr>
        <w:spacing w:after="240"/>
      </w:pPr>
      <w:r>
        <w:rPr>
          <w:rFonts w:hint="eastAsia"/>
        </w:rPr>
        <w:t>黃襄也不急著跟他聊天，先走到四週，將三人的儲物袋都收了回來，跟著法器也一併拿著，再揮動赤色小劍，喚出那火鳥將屍體都燒成燼後，這才繞回李龍飛的面前。</w:t>
      </w:r>
    </w:p>
    <w:p w:rsidR="00C04663" w:rsidRDefault="00A7259F" w:rsidP="00813907">
      <w:pPr>
        <w:spacing w:after="240"/>
      </w:pPr>
      <w:r>
        <w:rPr>
          <w:rFonts w:hint="eastAsia"/>
        </w:rPr>
        <w:t>「吶！這是你的！」黃襄笑咪咪地，伸手一遞，將儲物袋都拿給了他，靈動的大眼眨呀眨地看著李龍飛。</w:t>
      </w:r>
    </w:p>
    <w:p w:rsidR="00C04663" w:rsidRDefault="00A7259F" w:rsidP="00813907">
      <w:pPr>
        <w:spacing w:after="240"/>
      </w:pPr>
      <w:r>
        <w:rPr>
          <w:rFonts w:hint="eastAsia"/>
        </w:rPr>
        <w:t>「不用不用，我用不著，給妳好了。」就算李龍飛再笨，這時也知道該怎麼討好對方，連忙將儲物袋又推了回去。</w:t>
      </w:r>
    </w:p>
    <w:p w:rsidR="00C04663" w:rsidRDefault="00A7259F" w:rsidP="00813907">
      <w:pPr>
        <w:spacing w:after="240"/>
      </w:pPr>
      <w:r>
        <w:rPr>
          <w:rFonts w:hint="eastAsia"/>
        </w:rPr>
        <w:t>「你看都不看裡面有甚麼，這就不要啦！」黃襄心底有些甜甜，嘴上仍是調侃著他。</w:t>
      </w:r>
    </w:p>
    <w:p w:rsidR="00C04663" w:rsidRDefault="00A7259F" w:rsidP="00813907">
      <w:pPr>
        <w:spacing w:after="240"/>
      </w:pPr>
      <w:r>
        <w:rPr>
          <w:rFonts w:hint="eastAsia"/>
        </w:rPr>
        <w:t>說真的，自己一路被追殺到這，寶物丹藥都用得差不多了，如果這些儲物袋裡有好東西，那還真是應急所需，因此黃襄也沒客氣，將手一縮，便開始盤點起裡頭的東西。</w:t>
      </w:r>
    </w:p>
    <w:p w:rsidR="00C04663" w:rsidRDefault="00A7259F" w:rsidP="00813907">
      <w:pPr>
        <w:spacing w:after="240"/>
      </w:pPr>
      <w:r>
        <w:rPr>
          <w:rFonts w:hint="eastAsia"/>
        </w:rPr>
        <w:t>這三名倒霉鬼雖說修為不高，但他們聯手殺了許多落單之人，因此儲物袋著實有不少寶物。</w:t>
      </w:r>
    </w:p>
    <w:p w:rsidR="00C04663" w:rsidRDefault="00A7259F" w:rsidP="00813907">
      <w:pPr>
        <w:spacing w:after="240"/>
      </w:pPr>
      <w:r>
        <w:rPr>
          <w:rFonts w:hint="eastAsia"/>
        </w:rPr>
        <w:t>只是這些東西有些雜亂，而且多半是雞肋之物，所以除了一些丹藥，黃襄看過之後也沒有多大興趣。</w:t>
      </w:r>
    </w:p>
    <w:p w:rsidR="00C04663" w:rsidRDefault="00A7259F" w:rsidP="00813907">
      <w:pPr>
        <w:spacing w:after="240"/>
      </w:pPr>
      <w:r>
        <w:rPr>
          <w:rFonts w:hint="eastAsia"/>
        </w:rPr>
        <w:lastRenderedPageBreak/>
        <w:t>「這是</w:t>
      </w:r>
      <w:r>
        <w:rPr>
          <w:rFonts w:hint="eastAsia"/>
        </w:rPr>
        <w:t>...</w:t>
      </w:r>
      <w:r>
        <w:rPr>
          <w:rFonts w:hint="eastAsia"/>
        </w:rPr>
        <w:t>」突然間，她眼角掃到一樣東西，臉上一喜，伸手夾了出來，同時有些忍不住驚喜地歡呼了下，引得李龍飛也看了過去。</w:t>
      </w:r>
    </w:p>
    <w:p w:rsidR="00C04663" w:rsidRDefault="00A7259F" w:rsidP="00813907">
      <w:pPr>
        <w:spacing w:after="240"/>
      </w:pPr>
      <w:r>
        <w:rPr>
          <w:rFonts w:hint="eastAsia"/>
        </w:rPr>
        <w:t>只見黃襄手上，赫然出現了一對玉戒，戒環裡正流動著異樣綠光，讓人為之注目。</w:t>
      </w:r>
    </w:p>
    <w:p w:rsidR="00C04663" w:rsidRDefault="00A7259F" w:rsidP="00813907">
      <w:pPr>
        <w:spacing w:after="240"/>
      </w:pPr>
      <w:r>
        <w:rPr>
          <w:rFonts w:hint="eastAsia"/>
        </w:rPr>
        <w:t>黃襄將其中一指戒子拿起，稍微往手指一套，頓時那原本有些太大的戒子縮小一圈，跟著剛剛好戴在她的食指之上。</w:t>
      </w:r>
    </w:p>
    <w:p w:rsidR="00C04663" w:rsidRDefault="00A7259F" w:rsidP="00813907">
      <w:pPr>
        <w:spacing w:after="240"/>
      </w:pPr>
      <w:r>
        <w:rPr>
          <w:rFonts w:hint="eastAsia"/>
        </w:rPr>
        <w:t>接著她想了想，將另一指戒指遞給了李龍飛，臉上有些微紅地說：</w:t>
      </w:r>
    </w:p>
    <w:p w:rsidR="00C04663" w:rsidRDefault="00A7259F" w:rsidP="00813907">
      <w:pPr>
        <w:spacing w:after="240"/>
      </w:pPr>
      <w:r>
        <w:rPr>
          <w:rFonts w:hint="eastAsia"/>
        </w:rPr>
        <w:t>「此乃雙環戒，成雙成對，你戴上看看。」</w:t>
      </w:r>
    </w:p>
    <w:p w:rsidR="00C04663" w:rsidRDefault="00A7259F" w:rsidP="00813907">
      <w:pPr>
        <w:spacing w:after="240"/>
      </w:pPr>
      <w:r>
        <w:rPr>
          <w:rFonts w:hint="eastAsia"/>
        </w:rPr>
        <w:t>李龍飛看著那戒指心中有些怦然，但還是順從地戴了上去。</w:t>
      </w:r>
    </w:p>
    <w:p w:rsidR="00C04663" w:rsidRDefault="00A7259F" w:rsidP="00813907">
      <w:pPr>
        <w:spacing w:after="240"/>
      </w:pPr>
      <w:r>
        <w:rPr>
          <w:rFonts w:hint="eastAsia"/>
        </w:rPr>
        <w:t>就看到那兩只戒指都戴上之後，原本在其間流動的綠光，慢慢消失，取而代之的，是一種玄之又玄的感覺在他腦中升起。</w:t>
      </w:r>
    </w:p>
    <w:p w:rsidR="00C04663" w:rsidRDefault="00A7259F" w:rsidP="00813907">
      <w:pPr>
        <w:spacing w:after="240"/>
      </w:pPr>
      <w:r>
        <w:rPr>
          <w:rFonts w:hint="eastAsia"/>
        </w:rPr>
        <w:t>他彷彿可以感覺到黃襄的所在地及心情，同樣的，想來對方也能感應到。</w:t>
      </w:r>
    </w:p>
    <w:p w:rsidR="00C04663" w:rsidRDefault="00A7259F" w:rsidP="00813907">
      <w:pPr>
        <w:spacing w:after="240"/>
      </w:pPr>
      <w:r>
        <w:rPr>
          <w:rFonts w:hint="eastAsia"/>
        </w:rPr>
        <w:t>李龍飛看向黃襄，只見對方雙頰紅通通的，想來心中的念頭跟他一樣，當下咧嘴一笑，那黃襄卻對他吐了吐舌頭扮了個鬼臉，然後將那戒指給取了下來。</w:t>
      </w:r>
    </w:p>
    <w:p w:rsidR="00C04663" w:rsidRDefault="00A7259F" w:rsidP="00813907">
      <w:pPr>
        <w:spacing w:after="240"/>
      </w:pPr>
      <w:r>
        <w:rPr>
          <w:rFonts w:hint="eastAsia"/>
        </w:rPr>
        <w:t>「喂</w:t>
      </w:r>
      <w:r>
        <w:rPr>
          <w:rFonts w:hint="eastAsia"/>
        </w:rPr>
        <w:t>~</w:t>
      </w:r>
      <w:r>
        <w:rPr>
          <w:rFonts w:hint="eastAsia"/>
        </w:rPr>
        <w:t>你可別想歪了，這戒指真正用途可不是給你這樣消耗</w:t>
      </w:r>
      <w:del w:id="4853" w:author="簡新佳" w:date="2019-02-25T17:00:00Z">
        <w:r w:rsidDel="0012795F">
          <w:rPr>
            <w:rFonts w:hint="eastAsia"/>
          </w:rPr>
          <w:delText>靈力</w:delText>
        </w:r>
      </w:del>
      <w:ins w:id="4854" w:author="簡新佳" w:date="2019-02-25T17:00:00Z">
        <w:r w:rsidR="0012795F">
          <w:rPr>
            <w:rFonts w:hint="eastAsia"/>
          </w:rPr>
          <w:t>靈氣</w:t>
        </w:r>
      </w:ins>
      <w:r>
        <w:rPr>
          <w:rFonts w:hint="eastAsia"/>
        </w:rPr>
        <w:t>感應對方的，而是在危急時後，可以藉由雙環戒的力量進行一次小範圍的傳送，直接到對方身邊。」看到李龍飛臉上露出失望了表情，黃襄先是嘟了嘟嘴，然後臉色漸漸轉為正經。</w:t>
      </w:r>
    </w:p>
    <w:p w:rsidR="00C04663" w:rsidRDefault="00A7259F" w:rsidP="00813907">
      <w:pPr>
        <w:spacing w:after="240"/>
      </w:pPr>
      <w:r>
        <w:rPr>
          <w:rFonts w:hint="eastAsia"/>
        </w:rPr>
        <w:t>「而且這戒指傳送時有許多限制，不但要雙方同意，再來相距也不能超過</w:t>
      </w:r>
      <w:ins w:id="4855" w:author="Administrator" w:date="2019-03-17T16:11:00Z">
        <w:r w:rsidR="00A747D7">
          <w:rPr>
            <w:rFonts w:hint="eastAsia"/>
          </w:rPr>
          <w:t>三百</w:t>
        </w:r>
      </w:ins>
      <w:del w:id="4856" w:author="Administrator" w:date="2019-03-17T16:11:00Z">
        <w:r w:rsidDel="00A747D7">
          <w:rPr>
            <w:rFonts w:hint="eastAsia"/>
          </w:rPr>
          <w:delText>千</w:delText>
        </w:r>
      </w:del>
      <w:r>
        <w:rPr>
          <w:rFonts w:hint="eastAsia"/>
        </w:rPr>
        <w:t>里，最後，最後它是一次性的法器，一旦傳送之後，兩方的戒指都會一起消毀，所以不到重要關頭，不要輕易的使用它！」</w:t>
      </w:r>
    </w:p>
    <w:p w:rsidR="00C04663" w:rsidRDefault="00A7259F" w:rsidP="00813907">
      <w:pPr>
        <w:spacing w:after="240"/>
      </w:pPr>
      <w:r>
        <w:rPr>
          <w:rFonts w:hint="eastAsia"/>
        </w:rPr>
        <w:t>眼看李龍飛雖不知聽進去了多少，但卻表情嚴肅搗頭如蒜，咚咚咚地點著，黃襄忍不住又掩嘴笑了起來。</w:t>
      </w:r>
    </w:p>
    <w:p w:rsidR="00C04663" w:rsidRDefault="00A7259F" w:rsidP="00813907">
      <w:pPr>
        <w:spacing w:after="240"/>
      </w:pPr>
      <w:r>
        <w:rPr>
          <w:rFonts w:hint="eastAsia"/>
        </w:rPr>
        <w:t>「好啦，我雖這樣說，但也不是真的不讓你戴它。畢竟這禁地中危險太多，我若是不小心跟你走散了，要找你可就麻煩。有了這戒指，想來就沒甚麼好擔心了。」</w:t>
      </w:r>
    </w:p>
    <w:p w:rsidR="00C04663" w:rsidRDefault="00A7259F" w:rsidP="00813907">
      <w:pPr>
        <w:spacing w:after="240"/>
      </w:pPr>
      <w:r>
        <w:rPr>
          <w:rFonts w:hint="eastAsia"/>
        </w:rPr>
        <w:t>「我一定不會跟妳走散的！」李龍飛一臉嚴肅，想都不想就將黃襄雙手牽了起來認真說道。</w:t>
      </w:r>
    </w:p>
    <w:p w:rsidR="00C04663" w:rsidRDefault="00A7259F" w:rsidP="00813907">
      <w:pPr>
        <w:spacing w:after="240"/>
      </w:pPr>
      <w:r>
        <w:rPr>
          <w:rFonts w:hint="eastAsia"/>
        </w:rPr>
        <w:t>黃襄一愣之下，想起當初對方也是這般直接，又羞又喜地將手抽回，跟著低下頭紅透了耳根。</w:t>
      </w:r>
    </w:p>
    <w:p w:rsidR="00C04663" w:rsidRDefault="00A7259F" w:rsidP="00813907">
      <w:pPr>
        <w:spacing w:after="240"/>
      </w:pPr>
      <w:r>
        <w:rPr>
          <w:rFonts w:hint="eastAsia"/>
        </w:rPr>
        <w:t>彼此沉默片刻後，黃襄這才抬起頭來，臉上半瞋半喜地問著李龍飛道：</w:t>
      </w:r>
    </w:p>
    <w:p w:rsidR="00C04663" w:rsidRDefault="00A7259F" w:rsidP="00813907">
      <w:pPr>
        <w:spacing w:after="240"/>
      </w:pPr>
      <w:r>
        <w:rPr>
          <w:rFonts w:hint="eastAsia"/>
        </w:rPr>
        <w:lastRenderedPageBreak/>
        <w:t>「你還沒說，你怎麼會加入赤劍宗呢？」</w:t>
      </w:r>
    </w:p>
    <w:p w:rsidR="00C04663" w:rsidRDefault="00A7259F" w:rsidP="00813907">
      <w:pPr>
        <w:spacing w:after="240"/>
      </w:pPr>
      <w:r>
        <w:rPr>
          <w:rFonts w:hint="eastAsia"/>
        </w:rPr>
        <w:t>李龍飛此時才從凝視對方的神遊中驚醒過來，忙將自己這幾年來的事情一一訴說，同時尋問起剛剛那三人的事情。</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定情丹藥</w:t>
      </w:r>
    </w:p>
    <w:p w:rsidR="00C04663" w:rsidRDefault="00C04663" w:rsidP="00813907">
      <w:pPr>
        <w:spacing w:after="240"/>
      </w:pPr>
    </w:p>
    <w:p w:rsidR="00C04663" w:rsidRDefault="00A7259F" w:rsidP="00813907">
      <w:pPr>
        <w:spacing w:after="240"/>
      </w:pPr>
      <w:r>
        <w:rPr>
          <w:rFonts w:hint="eastAsia"/>
        </w:rPr>
        <w:t>原來黃襄在傳送進這禁地之後，雖說在事前赤劍宗弟子有約好集合的地點，但她被傳送的地方較為遙遠，一時難以過去，於是只得冒險單獨往第二個集合點前進。</w:t>
      </w:r>
    </w:p>
    <w:p w:rsidR="00C04663" w:rsidRDefault="00A7259F" w:rsidP="00813907">
      <w:pPr>
        <w:spacing w:after="240"/>
      </w:pPr>
      <w:r>
        <w:rPr>
          <w:rFonts w:hint="eastAsia"/>
        </w:rPr>
        <w:t>而後一路上因為她的貌美關係，不少見她落單的修士都想出手將她擒住。</w:t>
      </w:r>
    </w:p>
    <w:p w:rsidR="00C04663" w:rsidRDefault="00A7259F" w:rsidP="00813907">
      <w:pPr>
        <w:spacing w:after="240"/>
      </w:pPr>
      <w:r>
        <w:rPr>
          <w:rFonts w:hint="eastAsia"/>
        </w:rPr>
        <w:t>雖說黃襄原本修為也不算太低，但上次大戰傷勢未癒，加上幾番遇敵輪戰之後，讓她元氣大傷，最後竟只能勉強發揮練氣八層修為左右。</w:t>
      </w:r>
    </w:p>
    <w:p w:rsidR="00C04663" w:rsidRDefault="00A7259F" w:rsidP="00813907">
      <w:pPr>
        <w:spacing w:after="240"/>
      </w:pPr>
      <w:r>
        <w:rPr>
          <w:rFonts w:hint="eastAsia"/>
        </w:rPr>
        <w:t>好在她師尊在赤劍宗內也是赫赫有名的人物，給了她不少法器丹藥，這才苦苦支撐到第二集合點。</w:t>
      </w:r>
    </w:p>
    <w:p w:rsidR="00C04663" w:rsidRDefault="00A7259F" w:rsidP="00813907">
      <w:pPr>
        <w:spacing w:after="240"/>
      </w:pPr>
      <w:r>
        <w:rPr>
          <w:rFonts w:hint="eastAsia"/>
        </w:rPr>
        <w:t>但一到那，不知道因何緣故，說好的其他人等竟提前離開，她無可奈何下，打算躲起來先恢復傷勢，最好則就這樣熬過這百日試煉。</w:t>
      </w:r>
    </w:p>
    <w:p w:rsidR="00C04663" w:rsidRDefault="00A7259F" w:rsidP="00813907">
      <w:pPr>
        <w:spacing w:after="240"/>
      </w:pPr>
      <w:r>
        <w:rPr>
          <w:rFonts w:hint="eastAsia"/>
        </w:rPr>
        <w:t>卻沒想到那三人不知有何神通，竟搜查到躲在洞府中的她，一交手後，更是一路被追殺近百里，要不是對方其中一人有著虐殺女修的癖好，恐怕自己早就已經隕落在對方手裡了。</w:t>
      </w:r>
    </w:p>
    <w:p w:rsidR="00C04663" w:rsidRDefault="00A7259F" w:rsidP="00813907">
      <w:pPr>
        <w:spacing w:after="240"/>
      </w:pPr>
      <w:r>
        <w:rPr>
          <w:rFonts w:hint="eastAsia"/>
        </w:rPr>
        <w:t>說到這，黃襄心底也是一寒，修真界內的殘酷遠非常人可想，像她這樣幸運逃過一劫的，可說是少之又少了。</w:t>
      </w:r>
    </w:p>
    <w:p w:rsidR="00C04663" w:rsidRDefault="00A7259F" w:rsidP="00813907">
      <w:pPr>
        <w:spacing w:after="240"/>
      </w:pPr>
      <w:r>
        <w:rPr>
          <w:rFonts w:hint="eastAsia"/>
        </w:rPr>
        <w:t>一想到是李龍飛救了自己，黃襄看向對方的眼裡又增添了幾分溫柔。</w:t>
      </w:r>
    </w:p>
    <w:p w:rsidR="00C04663" w:rsidRDefault="00A7259F" w:rsidP="00813907">
      <w:pPr>
        <w:spacing w:after="240"/>
      </w:pPr>
      <w:r>
        <w:rPr>
          <w:rFonts w:hint="eastAsia"/>
        </w:rPr>
        <w:t>不知為何，從第一次見到對方起，黃襄就對對方有一種莫名的好感，即使只是匆匆一面而已，卻讓她固執著堅持到現在，而最後也證明了自己沒有錯，對方居然在這禁地內救了自己，這讓她心底喜滋滋的，一股修仙以來一直都沒有的感覺冒了出來。</w:t>
      </w:r>
    </w:p>
    <w:p w:rsidR="00C04663" w:rsidRDefault="00A7259F" w:rsidP="00813907">
      <w:pPr>
        <w:spacing w:after="240"/>
      </w:pPr>
      <w:r>
        <w:rPr>
          <w:rFonts w:hint="eastAsia"/>
        </w:rPr>
        <w:t>「…所以，因為這樣，我才決定代表赤劍宗參加這百日試煉。」李龍飛聽完黃襄</w:t>
      </w:r>
      <w:r>
        <w:rPr>
          <w:rFonts w:hint="eastAsia"/>
        </w:rPr>
        <w:lastRenderedPageBreak/>
        <w:t>的遭遇，也將自己的情況說了個七七八八，但是有關那梵天石與練氣十五層的事卻略過不講，只說自己另有奇遇進到一個山洞，裡頭有些靈丹仙藥，讓自己修為比起一般練氣大圓滿還要強上許多。</w:t>
      </w:r>
    </w:p>
    <w:p w:rsidR="00C04663" w:rsidRDefault="00A7259F" w:rsidP="00813907">
      <w:pPr>
        <w:spacing w:after="240"/>
      </w:pPr>
      <w:r>
        <w:rPr>
          <w:rFonts w:hint="eastAsia"/>
        </w:rPr>
        <w:t>他倒不是信不過黃襄，只是下意識覺得這些事若給人知道了，會給對方惹來天大的麻煩，所以不願讓黃襄捲入其中。</w:t>
      </w:r>
    </w:p>
    <w:p w:rsidR="00C04663" w:rsidRDefault="00A7259F" w:rsidP="00813907">
      <w:pPr>
        <w:spacing w:after="240"/>
      </w:pPr>
      <w:r>
        <w:rPr>
          <w:rFonts w:hint="eastAsia"/>
        </w:rPr>
        <w:t>黃襄一口氣聽完李龍飛當年分開後到成為內門弟子，跟著閉關進入練氣大圓滿，到叛宗逃離的故事，表情從驚訝轉為擔心，跟著又從擔心轉為羨慕，起起伏伏了好一陣後，最後長噓一口氣說：</w:t>
      </w:r>
    </w:p>
    <w:p w:rsidR="00C04663" w:rsidRDefault="00A7259F" w:rsidP="00813907">
      <w:pPr>
        <w:spacing w:after="240"/>
      </w:pPr>
      <w:r>
        <w:rPr>
          <w:rFonts w:hint="eastAsia"/>
        </w:rPr>
        <w:t>「這些年你發生的事，可比我精彩多了…」</w:t>
      </w:r>
    </w:p>
    <w:p w:rsidR="00C04663" w:rsidRDefault="00A7259F" w:rsidP="00813907">
      <w:pPr>
        <w:spacing w:after="240"/>
      </w:pPr>
      <w:r>
        <w:rPr>
          <w:rFonts w:hint="eastAsia"/>
        </w:rPr>
        <w:t>「精彩歸精彩，但難過的事也不少…」李龍飛想起東門跟師尊，神情又暗淡了下去。黃襄跟他併排坐著，想了想之後將頭輕輕往他一靠，有些期待地問了一句：</w:t>
      </w:r>
    </w:p>
    <w:p w:rsidR="00C04663" w:rsidRDefault="00A7259F" w:rsidP="00813907">
      <w:pPr>
        <w:spacing w:after="240"/>
      </w:pPr>
      <w:r>
        <w:rPr>
          <w:rFonts w:hint="eastAsia"/>
        </w:rPr>
        <w:t>「要不…這場試煉之後，你就真的加入我們赤劍宗吧？我師尊很疼我的，只要我去說一下，肯定行得通的，說不定，她老人家還會想辦法給你一顆築基丹呢。」</w:t>
      </w:r>
    </w:p>
    <w:p w:rsidR="00C04663" w:rsidRDefault="00A7259F" w:rsidP="00813907">
      <w:pPr>
        <w:spacing w:after="240"/>
      </w:pPr>
      <w:r>
        <w:rPr>
          <w:rFonts w:hint="eastAsia"/>
        </w:rPr>
        <w:t>李龍飛被她這麼一靠，加上這句充滿真心的建議，心中忍不住一動，口中卻不知為何脫口而出，「不行，一日為師，終身為師，除非我師傅答應，不然我不會改投其他宗門下的。」</w:t>
      </w:r>
    </w:p>
    <w:p w:rsidR="00C04663" w:rsidRDefault="00A7259F" w:rsidP="00813907">
      <w:pPr>
        <w:spacing w:after="240"/>
      </w:pPr>
      <w:r>
        <w:rPr>
          <w:rFonts w:hint="eastAsia"/>
        </w:rPr>
        <w:t>此話一說，他就有些後悔了。</w:t>
      </w:r>
    </w:p>
    <w:p w:rsidR="00C04663" w:rsidRDefault="00A7259F" w:rsidP="00813907">
      <w:pPr>
        <w:spacing w:after="240"/>
      </w:pPr>
      <w:r>
        <w:rPr>
          <w:rFonts w:hint="eastAsia"/>
        </w:rPr>
        <w:t>果然黃襄聽到這句話，把頭抬起，眼神閃過一絲失望，沉默了一會之後才又擠出一點笑容說道：</w:t>
      </w:r>
    </w:p>
    <w:p w:rsidR="00C04663" w:rsidRDefault="00A7259F" w:rsidP="00813907">
      <w:pPr>
        <w:spacing w:after="240"/>
      </w:pPr>
      <w:r>
        <w:rPr>
          <w:rFonts w:hint="eastAsia"/>
        </w:rPr>
        <w:t>「也是，不然，等你找到你師傅再說好了…對了，外面都謠言你擊殺了刀仙宗的準天驕，這是真的嗎？」</w:t>
      </w:r>
    </w:p>
    <w:p w:rsidR="00C04663" w:rsidRDefault="00A7259F" w:rsidP="00813907">
      <w:pPr>
        <w:spacing w:after="240"/>
      </w:pPr>
      <w:r>
        <w:rPr>
          <w:rFonts w:hint="eastAsia"/>
        </w:rPr>
        <w:t>雖然黃襄臉上帶著笑容，但李龍飛卻看出了她藏在深處的一點失落，只是他倔強的個性卻不肯將說過的話反悔，只能裝不知道順著她說回答：</w:t>
      </w:r>
    </w:p>
    <w:p w:rsidR="00C04663" w:rsidRDefault="00A7259F" w:rsidP="00813907">
      <w:pPr>
        <w:spacing w:after="240"/>
      </w:pPr>
      <w:r>
        <w:rPr>
          <w:rFonts w:hint="eastAsia"/>
        </w:rPr>
        <w:t>「嗯…不過，那也是僥幸而已…實情是…」</w:t>
      </w:r>
    </w:p>
    <w:p w:rsidR="00C04663" w:rsidRDefault="00A7259F" w:rsidP="00813907">
      <w:pPr>
        <w:spacing w:after="240"/>
      </w:pPr>
      <w:r>
        <w:rPr>
          <w:rFonts w:hint="eastAsia"/>
        </w:rPr>
        <w:t>黃襄聽了卻更加兩眼發直，她原本以為李龍飛前面所說的已經很精彩了，沒想到叛宗後逃離的事更不可思議。</w:t>
      </w:r>
    </w:p>
    <w:p w:rsidR="00C04663" w:rsidRDefault="00A7259F" w:rsidP="00813907">
      <w:pPr>
        <w:spacing w:after="240"/>
      </w:pPr>
      <w:r>
        <w:rPr>
          <w:rFonts w:hint="eastAsia"/>
        </w:rPr>
        <w:t>除了那謝風淮外，連葉家族長也死在李龍飛手下，若不是剛剛見到他大發神威，就算黃襄不覺得對方會騙自己，恐怕也很難相信。</w:t>
      </w:r>
    </w:p>
    <w:p w:rsidR="00C04663" w:rsidRDefault="00A7259F" w:rsidP="00813907">
      <w:pPr>
        <w:spacing w:after="240"/>
      </w:pPr>
      <w:r>
        <w:rPr>
          <w:rFonts w:hint="eastAsia"/>
        </w:rPr>
        <w:t>畢竟練氣修為連殺兩名築基修士，這說出來，根本是天方夜譚。</w:t>
      </w:r>
    </w:p>
    <w:p w:rsidR="00C04663" w:rsidRDefault="00A7259F" w:rsidP="00813907">
      <w:pPr>
        <w:spacing w:after="240"/>
      </w:pPr>
      <w:r>
        <w:rPr>
          <w:rFonts w:hint="eastAsia"/>
        </w:rPr>
        <w:lastRenderedPageBreak/>
        <w:t>在說這些事的時後，李龍飛倒也不是要炫耀自己有多厲害，而是單純想把所有事都分享給黃襄聽，畢竟除了說這些事外，他還真不知道該跟黃襄說些甚麼。</w:t>
      </w:r>
    </w:p>
    <w:p w:rsidR="00C04663" w:rsidRDefault="00A7259F" w:rsidP="00813907">
      <w:pPr>
        <w:spacing w:after="240"/>
      </w:pPr>
      <w:r>
        <w:rPr>
          <w:rFonts w:hint="eastAsia"/>
        </w:rPr>
        <w:t>就這樣，兩人肩併肩坐在山坡旁，一直從中午聊到黃昏，又從黃昏聊到晚上。</w:t>
      </w:r>
    </w:p>
    <w:p w:rsidR="00C04663" w:rsidRDefault="00A7259F" w:rsidP="00813907">
      <w:pPr>
        <w:spacing w:after="240"/>
      </w:pPr>
      <w:r>
        <w:rPr>
          <w:rFonts w:hint="eastAsia"/>
        </w:rPr>
        <w:t>天空的月亮跟太陽沒有降下，唯一變的只有互相交換位置，跟誰比較亮誰比較暗而已。</w:t>
      </w:r>
    </w:p>
    <w:p w:rsidR="00C04663" w:rsidRDefault="00A7259F" w:rsidP="00813907">
      <w:pPr>
        <w:spacing w:after="240"/>
      </w:pPr>
      <w:r>
        <w:rPr>
          <w:rFonts w:hint="eastAsia"/>
        </w:rPr>
        <w:t>聊到後來，一陣涼風吹來，黃襄下意識地縮了一下肩膀，李龍飛忙從儲物袋中又拿出一件衣衫披在對方身上。</w:t>
      </w:r>
    </w:p>
    <w:p w:rsidR="00C04663" w:rsidRDefault="00A7259F" w:rsidP="00813907">
      <w:pPr>
        <w:spacing w:after="240"/>
      </w:pPr>
      <w:r>
        <w:rPr>
          <w:rFonts w:hint="eastAsia"/>
        </w:rPr>
        <w:t>在打開儲物袋的時後，李龍飛福至心靈地想起一件事來，小心翼翼地拿出一個寶盒出來。</w:t>
      </w:r>
    </w:p>
    <w:p w:rsidR="00C04663" w:rsidRDefault="00A7259F" w:rsidP="00813907">
      <w:pPr>
        <w:spacing w:after="240"/>
      </w:pPr>
      <w:r>
        <w:rPr>
          <w:rFonts w:hint="eastAsia"/>
        </w:rPr>
        <w:t>「黃姑娘</w:t>
      </w:r>
      <w:r>
        <w:rPr>
          <w:rFonts w:hint="eastAsia"/>
        </w:rPr>
        <w:t>...</w:t>
      </w:r>
      <w:r>
        <w:rPr>
          <w:rFonts w:hint="eastAsia"/>
        </w:rPr>
        <w:t>這個…這個給妳。」李龍飛將寶盒打開，裡面一顆五光十色的丹藥，正散發出一股清香好聞的氣味。</w:t>
      </w:r>
    </w:p>
    <w:p w:rsidR="00C04663" w:rsidRDefault="00A7259F" w:rsidP="00813907">
      <w:pPr>
        <w:spacing w:after="240"/>
      </w:pPr>
      <w:r>
        <w:rPr>
          <w:rFonts w:hint="eastAsia"/>
        </w:rPr>
        <w:t>「這是定顏丹！這麼稀有的東西</w:t>
      </w:r>
      <w:r>
        <w:rPr>
          <w:rFonts w:hint="eastAsia"/>
        </w:rPr>
        <w:t>...</w:t>
      </w:r>
      <w:r>
        <w:rPr>
          <w:rFonts w:hint="eastAsia"/>
        </w:rPr>
        <w:t>你、你怎麼會有！」黃襄見到這丹藥，臉上藏不出驚訝跟興奮，喜悅地看著李龍飛。</w:t>
      </w:r>
    </w:p>
    <w:p w:rsidR="00C04663" w:rsidRDefault="00A7259F" w:rsidP="00813907">
      <w:pPr>
        <w:spacing w:after="240"/>
      </w:pPr>
      <w:r>
        <w:rPr>
          <w:rFonts w:hint="eastAsia"/>
        </w:rPr>
        <w:t>畢竟這丹可是每個女修夢寐以求的東西，要不是它實在要價太貴而且有價無市，她肯定也會向其師尊要一顆來。</w:t>
      </w:r>
    </w:p>
    <w:p w:rsidR="00C04663" w:rsidRDefault="00A7259F" w:rsidP="00813907">
      <w:pPr>
        <w:spacing w:after="240"/>
      </w:pPr>
      <w:r>
        <w:rPr>
          <w:rFonts w:hint="eastAsia"/>
        </w:rPr>
        <w:t>「從那個謝風淮儲物袋中搶到的。」李龍飛倒是直接了當，沒有半分宛轉。</w:t>
      </w:r>
    </w:p>
    <w:p w:rsidR="00C04663" w:rsidRDefault="00A7259F" w:rsidP="00813907">
      <w:pPr>
        <w:spacing w:after="240"/>
      </w:pPr>
      <w:r>
        <w:rPr>
          <w:rFonts w:hint="eastAsia"/>
        </w:rPr>
        <w:t>拿著那丹藥，黃襄心中撲通通地跳著，不過她也沒遲疑太多，便將它一口吞下。</w:t>
      </w:r>
    </w:p>
    <w:p w:rsidR="00C04663" w:rsidRDefault="00A7259F" w:rsidP="00813907">
      <w:pPr>
        <w:spacing w:after="240"/>
      </w:pPr>
      <w:r>
        <w:rPr>
          <w:rFonts w:hint="eastAsia"/>
        </w:rPr>
        <w:t>吞下之後，她臉上泛起一抹淡淡的嫣紅，而身上本來有的傷口，散發出淡淡靈光快速癒合著，想來睡個好覺，就不會留下疤痕了。</w:t>
      </w:r>
    </w:p>
    <w:p w:rsidR="00C04663" w:rsidRDefault="00A7259F" w:rsidP="00813907">
      <w:pPr>
        <w:spacing w:after="240"/>
      </w:pPr>
      <w:r>
        <w:rPr>
          <w:rFonts w:hint="eastAsia"/>
        </w:rPr>
        <w:t>在看到對方因為那丹藥，心中那一絲不開心散了開來後，李龍飛也笑了起來。</w:t>
      </w:r>
    </w:p>
    <w:p w:rsidR="00C04663" w:rsidRDefault="00A7259F" w:rsidP="00813907">
      <w:pPr>
        <w:spacing w:after="240"/>
      </w:pPr>
      <w:r>
        <w:rPr>
          <w:rFonts w:hint="eastAsia"/>
        </w:rPr>
        <w:t>「黃姑娘，只要妳想要的，我一定都會盡力去達成，就算是要那天上的星星月亮，我也會想辦法摘下來給妳！」李龍飛看著她，心中一股豪情萬丈，站起身指著那月亮說。</w:t>
      </w:r>
    </w:p>
    <w:p w:rsidR="00C04663" w:rsidRDefault="00A7259F" w:rsidP="00813907">
      <w:pPr>
        <w:spacing w:after="240"/>
      </w:pPr>
      <w:r>
        <w:rPr>
          <w:rFonts w:hint="eastAsia"/>
        </w:rPr>
        <w:t>「噗嗤，那要是我想要千年人蔘，萬年藥草，你也能幫我拿來嗎？」</w:t>
      </w:r>
    </w:p>
    <w:p w:rsidR="00C04663" w:rsidRDefault="00A7259F" w:rsidP="00813907">
      <w:pPr>
        <w:spacing w:after="240"/>
      </w:pPr>
      <w:r>
        <w:rPr>
          <w:rFonts w:hint="eastAsia"/>
        </w:rPr>
        <w:t>「這</w:t>
      </w:r>
      <w:r>
        <w:rPr>
          <w:rFonts w:hint="eastAsia"/>
        </w:rPr>
        <w:t>...</w:t>
      </w:r>
      <w:r>
        <w:rPr>
          <w:rFonts w:hint="eastAsia"/>
        </w:rPr>
        <w:t>」李龍飛有些尷尬，沒料到對方如此回答。</w:t>
      </w:r>
    </w:p>
    <w:p w:rsidR="00C04663" w:rsidRDefault="00A7259F" w:rsidP="00813907">
      <w:pPr>
        <w:spacing w:after="240"/>
      </w:pPr>
      <w:r>
        <w:rPr>
          <w:rFonts w:hint="eastAsia"/>
        </w:rPr>
        <w:t>「好啦</w:t>
      </w:r>
      <w:r>
        <w:rPr>
          <w:rFonts w:hint="eastAsia"/>
        </w:rPr>
        <w:t>...</w:t>
      </w:r>
      <w:r>
        <w:rPr>
          <w:rFonts w:hint="eastAsia"/>
        </w:rPr>
        <w:t>我知道你對我好</w:t>
      </w:r>
      <w:r>
        <w:rPr>
          <w:rFonts w:hint="eastAsia"/>
        </w:rPr>
        <w:t>...</w:t>
      </w:r>
      <w:r>
        <w:rPr>
          <w:rFonts w:hint="eastAsia"/>
        </w:rPr>
        <w:t>我也不要你做甚麼，只要你</w:t>
      </w:r>
      <w:r>
        <w:rPr>
          <w:rFonts w:hint="eastAsia"/>
        </w:rPr>
        <w:t>...</w:t>
      </w:r>
      <w:r>
        <w:rPr>
          <w:rFonts w:hint="eastAsia"/>
        </w:rPr>
        <w:t>」黃襄皺了皺自己的鼻子，生持一個調皮的淺淺皺紋，跟著似乎有些害羞地越說越是小聲。</w:t>
      </w:r>
    </w:p>
    <w:p w:rsidR="00C04663" w:rsidRDefault="00A7259F" w:rsidP="00813907">
      <w:pPr>
        <w:spacing w:after="240"/>
      </w:pPr>
      <w:r>
        <w:rPr>
          <w:rFonts w:hint="eastAsia"/>
        </w:rPr>
        <w:t>「黃姑娘，要我做甚麼？」李龍飛有些聽不清楚，隨即問了一句。</w:t>
      </w:r>
    </w:p>
    <w:p w:rsidR="00C04663" w:rsidRDefault="00A7259F" w:rsidP="00813907">
      <w:pPr>
        <w:spacing w:after="240"/>
      </w:pPr>
      <w:r>
        <w:rPr>
          <w:rFonts w:hint="eastAsia"/>
        </w:rPr>
        <w:lastRenderedPageBreak/>
        <w:t>「傻子</w:t>
      </w:r>
      <w:r>
        <w:rPr>
          <w:rFonts w:hint="eastAsia"/>
        </w:rPr>
        <w:t>...</w:t>
      </w:r>
      <w:r>
        <w:rPr>
          <w:rFonts w:hint="eastAsia"/>
        </w:rPr>
        <w:t>要你別再叫我黃姑娘，我不是說過我名字了嗎？叫我</w:t>
      </w:r>
      <w:r>
        <w:rPr>
          <w:rFonts w:hint="eastAsia"/>
        </w:rPr>
        <w:t>...</w:t>
      </w:r>
      <w:r>
        <w:rPr>
          <w:rFonts w:hint="eastAsia"/>
        </w:rPr>
        <w:t>叫我襄兒</w:t>
      </w:r>
      <w:r>
        <w:rPr>
          <w:rFonts w:hint="eastAsia"/>
        </w:rPr>
        <w:t>...</w:t>
      </w:r>
      <w:r>
        <w:rPr>
          <w:rFonts w:hint="eastAsia"/>
        </w:rPr>
        <w:t>」黃襄顯得有些彆扭，最後那一句話，聲音細如絲線，要不是李龍飛聚精會神，恐怕沒能聽到。</w:t>
      </w:r>
    </w:p>
    <w:p w:rsidR="00C04663" w:rsidRDefault="00A7259F" w:rsidP="00813907">
      <w:pPr>
        <w:spacing w:after="240"/>
      </w:pPr>
      <w:r>
        <w:rPr>
          <w:rFonts w:hint="eastAsia"/>
        </w:rPr>
        <w:t>「襄兒！」便是李龍飛再蠢，這次也不會再做出違心之事了。</w:t>
      </w:r>
    </w:p>
    <w:p w:rsidR="00C04663" w:rsidRDefault="00A7259F" w:rsidP="00813907">
      <w:pPr>
        <w:spacing w:after="240"/>
      </w:pPr>
      <w:r>
        <w:rPr>
          <w:rFonts w:hint="eastAsia"/>
        </w:rPr>
        <w:t>他心中滿是喜悅，情不自禁往前握住黃襄的手，很是癡迷地看著。</w:t>
      </w:r>
    </w:p>
    <w:p w:rsidR="00C04663" w:rsidRDefault="00A7259F" w:rsidP="00813907">
      <w:pPr>
        <w:spacing w:after="240"/>
      </w:pPr>
      <w:r>
        <w:rPr>
          <w:rFonts w:hint="eastAsia"/>
        </w:rPr>
        <w:t>「好了</w:t>
      </w:r>
      <w:r>
        <w:rPr>
          <w:rFonts w:hint="eastAsia"/>
        </w:rPr>
        <w:t>...</w:t>
      </w:r>
      <w:r>
        <w:rPr>
          <w:rFonts w:hint="eastAsia"/>
        </w:rPr>
        <w:t>別這樣一直看著我，我會害羞</w:t>
      </w:r>
      <w:r>
        <w:rPr>
          <w:rFonts w:hint="eastAsia"/>
        </w:rPr>
        <w:t>...</w:t>
      </w:r>
      <w:r>
        <w:rPr>
          <w:rFonts w:hint="eastAsia"/>
        </w:rPr>
        <w:t>」黃襄被看得滿臉通紅，微一撇頭笑道，跟著，她又更加羞紅著臉，輕聲說道：</w:t>
      </w:r>
    </w:p>
    <w:p w:rsidR="00C04663" w:rsidRDefault="00A7259F" w:rsidP="00813907">
      <w:pPr>
        <w:spacing w:after="240"/>
      </w:pPr>
      <w:r>
        <w:rPr>
          <w:rFonts w:hint="eastAsia"/>
        </w:rPr>
        <w:t>「對了，我想好了</w:t>
      </w:r>
      <w:r>
        <w:rPr>
          <w:rFonts w:hint="eastAsia"/>
        </w:rPr>
        <w:t>...</w:t>
      </w:r>
      <w:r>
        <w:rPr>
          <w:rFonts w:hint="eastAsia"/>
        </w:rPr>
        <w:t>以後我就叫你，龍飛哥哥，可以嗎？」</w:t>
      </w:r>
    </w:p>
    <w:p w:rsidR="00C04663" w:rsidRDefault="00A7259F" w:rsidP="00813907">
      <w:pPr>
        <w:spacing w:after="240"/>
      </w:pPr>
      <w:r>
        <w:rPr>
          <w:rFonts w:hint="eastAsia"/>
        </w:rPr>
        <w:t>李龍飛怎會拒絕，感受著手中那女孩兒家掌心的嬌嫩與滑膩，心底升起一股暖烘烘的溫馨感。</w:t>
      </w:r>
    </w:p>
    <w:p w:rsidR="00C04663" w:rsidRDefault="00A7259F" w:rsidP="00813907">
      <w:pPr>
        <w:spacing w:after="240"/>
      </w:pPr>
      <w:r>
        <w:rPr>
          <w:rFonts w:hint="eastAsia"/>
        </w:rPr>
        <w:t>當晚，雖說兩人仍沒做出逾矩的事情，但進入李龍飛所開的那洞穴中彼此交心交談的肢體接觸，卻是免不了多多少少了。</w:t>
      </w:r>
    </w:p>
    <w:p w:rsidR="00C04663" w:rsidRDefault="00A7259F" w:rsidP="00813907">
      <w:pPr>
        <w:spacing w:after="240"/>
      </w:pPr>
      <w:r>
        <w:rPr>
          <w:rFonts w:hint="eastAsia"/>
        </w:rPr>
        <w:t>隔天醒來，李龍飛神精氣爽，正要推開洞口大石，黃襄卻沉吟起來了：</w:t>
      </w:r>
    </w:p>
    <w:p w:rsidR="00C04663" w:rsidRDefault="00A7259F" w:rsidP="00813907">
      <w:pPr>
        <w:spacing w:after="240"/>
      </w:pPr>
      <w:r>
        <w:rPr>
          <w:rFonts w:hint="eastAsia"/>
        </w:rPr>
        <w:t>「龍飛哥哥，你在試煉期限內之後的幾天，原本有何打算呢？」</w:t>
      </w:r>
    </w:p>
    <w:p w:rsidR="00C04663" w:rsidRDefault="00A7259F" w:rsidP="00813907">
      <w:pPr>
        <w:spacing w:after="240"/>
      </w:pPr>
      <w:r>
        <w:rPr>
          <w:rFonts w:hint="eastAsia"/>
        </w:rPr>
        <w:t>李龍飛看了她一眼，雖然對方不說，但他仍是多少猜到了一些。</w:t>
      </w:r>
    </w:p>
    <w:p w:rsidR="00C04663" w:rsidRDefault="00A7259F" w:rsidP="00813907">
      <w:pPr>
        <w:spacing w:after="240"/>
      </w:pPr>
      <w:r>
        <w:rPr>
          <w:rFonts w:hint="eastAsia"/>
        </w:rPr>
        <w:t>「我原本打算躲起來等到試煉結束，不過既然遇到妳了，那我們去找赤劍宗等人匯合，也是一個不錯的選擇。」李龍飛想了想，說出了兩個選擇。</w:t>
      </w:r>
    </w:p>
    <w:p w:rsidR="00C04663" w:rsidRDefault="00A7259F" w:rsidP="00813907">
      <w:pPr>
        <w:spacing w:after="240"/>
      </w:pPr>
      <w:r>
        <w:rPr>
          <w:rFonts w:hint="eastAsia"/>
        </w:rPr>
        <w:t>雖然以他的意思，第一個選擇還是比較安全的，但他不想讓黃襄失望，故意略過不提。</w:t>
      </w:r>
    </w:p>
    <w:p w:rsidR="00C04663" w:rsidRDefault="00A7259F" w:rsidP="00813907">
      <w:pPr>
        <w:spacing w:after="240"/>
      </w:pPr>
      <w:r>
        <w:rPr>
          <w:rFonts w:hint="eastAsia"/>
        </w:rPr>
        <w:t>「當然是個不錯的選擇，以龍飛哥哥的實力，只要能找到我師兄他們，那麼我們之後的日子，肯定沒甚麼好擔心的。」果然黃襄聽完後臉上露出喜色，當下便希望他能跟赤劍宗等人匯合。</w:t>
      </w:r>
    </w:p>
    <w:p w:rsidR="00C04663" w:rsidRDefault="00A7259F" w:rsidP="00813907">
      <w:pPr>
        <w:spacing w:after="240"/>
      </w:pPr>
      <w:r>
        <w:rPr>
          <w:rFonts w:hint="eastAsia"/>
        </w:rPr>
        <w:t>「依照當初長老的吩咐，在集合了第一，第二處入試煉的弟子之後，便會由我們的大師兄，帶我們前往中心的靈山等待時間結束。」</w:t>
      </w:r>
    </w:p>
    <w:p w:rsidR="00C04663" w:rsidRDefault="00A7259F" w:rsidP="00813907">
      <w:pPr>
        <w:spacing w:after="240"/>
      </w:pPr>
      <w:r>
        <w:rPr>
          <w:rFonts w:hint="eastAsia"/>
        </w:rPr>
        <w:t>「靈山？大師兄？」李龍飛有些遲疑，不解地看向黃襄。</w:t>
      </w:r>
    </w:p>
    <w:p w:rsidR="00C04663" w:rsidRDefault="00A7259F" w:rsidP="00813907">
      <w:pPr>
        <w:spacing w:after="240"/>
      </w:pPr>
      <w:r>
        <w:rPr>
          <w:rFonts w:hint="eastAsia"/>
        </w:rPr>
        <w:t>「是阿，那靈山雖是這禁地內五大危險之處，但同樣也有許多造化寶物，這次四派弟子進來試練，其中一個目地便是進這靈山尋寶。咱們與其都要等結束，不如碰碰運氣，更何況我大師兄乃宗內弟子輩的第一天驕，一身築基後期修為無人能</w:t>
      </w:r>
      <w:r>
        <w:rPr>
          <w:rFonts w:hint="eastAsia"/>
        </w:rPr>
        <w:lastRenderedPageBreak/>
        <w:t>及，有他帶隊，自然沒甚麼問題了。」黃襄臉上興奮，繼續對著李龍飛說明，卻沒發現到後者臉上泛起一絲絲的異樣。</w:t>
      </w:r>
    </w:p>
    <w:p w:rsidR="00C04663" w:rsidRDefault="00A7259F" w:rsidP="00813907">
      <w:pPr>
        <w:spacing w:after="240"/>
      </w:pPr>
      <w:r>
        <w:rPr>
          <w:rFonts w:hint="eastAsia"/>
        </w:rPr>
        <w:t>只是，李龍飛見她那麼高興，也不好潑她冷水，只得點頭同意。</w:t>
      </w:r>
    </w:p>
    <w:p w:rsidR="00C04663" w:rsidRDefault="00A7259F" w:rsidP="00813907">
      <w:pPr>
        <w:spacing w:after="240"/>
      </w:pPr>
      <w:r>
        <w:rPr>
          <w:rFonts w:hint="eastAsia"/>
        </w:rPr>
        <w:t>而黃襄現在的修為，雖然經過一些丹藥將傷勢穩定了，但也恢復到練氣九層初期，雖說遇到一些低階修士並不擔心，但若是遇到築基中後期的敵人，可就有很大風險了。</w:t>
      </w:r>
    </w:p>
    <w:p w:rsidR="00C04663" w:rsidRDefault="00A7259F" w:rsidP="00813907">
      <w:pPr>
        <w:spacing w:after="240"/>
      </w:pPr>
      <w:r>
        <w:rPr>
          <w:rFonts w:hint="eastAsia"/>
        </w:rPr>
        <w:t>好在經過那麼多天，修為比較高的人想來都已經先往中間靠去，所以兩人若小心一點，腳步放慢，沒意外的話，花個十幾天，也是能到靈山那的。</w:t>
      </w:r>
    </w:p>
    <w:p w:rsidR="00C04663" w:rsidRDefault="00A7259F" w:rsidP="00813907">
      <w:pPr>
        <w:spacing w:after="240"/>
      </w:pPr>
      <w:r>
        <w:rPr>
          <w:rFonts w:hint="eastAsia"/>
        </w:rPr>
        <w:t>決定好了之後，兩人當下梳洗一番，跟著</w:t>
      </w:r>
      <w:r w:rsidR="00633976">
        <w:rPr>
          <w:rFonts w:hint="eastAsia"/>
        </w:rPr>
        <w:t>收起小五行陣法，</w:t>
      </w:r>
      <w:r>
        <w:rPr>
          <w:rFonts w:hint="eastAsia"/>
        </w:rPr>
        <w:t>動身</w:t>
      </w:r>
      <w:r w:rsidR="00633976">
        <w:rPr>
          <w:rFonts w:hint="eastAsia"/>
        </w:rPr>
        <w:t>前</w:t>
      </w:r>
      <w:r>
        <w:rPr>
          <w:rFonts w:hint="eastAsia"/>
        </w:rPr>
        <w:t>往那禁地中心的靈山走去了。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靈山之外</w:t>
      </w:r>
    </w:p>
    <w:p w:rsidR="00C04663" w:rsidRDefault="00C04663" w:rsidP="00813907">
      <w:pPr>
        <w:spacing w:after="240"/>
      </w:pPr>
    </w:p>
    <w:p w:rsidR="00C04663" w:rsidRDefault="00A7259F" w:rsidP="00813907">
      <w:pPr>
        <w:spacing w:after="240"/>
      </w:pPr>
      <w:r>
        <w:rPr>
          <w:rFonts w:hint="eastAsia"/>
        </w:rPr>
        <w:t>就在李龍飛兩人決定往靈山那走去時，靈山外側，某個凹限的山坡地中，數名修仙者正跟一匹數丈長的四眼巨狼搏鬥著。</w:t>
      </w:r>
    </w:p>
    <w:p w:rsidR="00C04663" w:rsidRDefault="00A7259F" w:rsidP="00813907">
      <w:pPr>
        <w:spacing w:after="240"/>
      </w:pPr>
      <w:r>
        <w:rPr>
          <w:rFonts w:hint="eastAsia"/>
        </w:rPr>
        <w:t>那巨狼除了正常的兩眼之外，在其額上，另外還有兩隻黑色小眼，透著幽光，看起來很是詭異。</w:t>
      </w:r>
    </w:p>
    <w:p w:rsidR="00C04663" w:rsidRDefault="00A7259F" w:rsidP="00813907">
      <w:pPr>
        <w:spacing w:after="240"/>
      </w:pPr>
      <w:r>
        <w:rPr>
          <w:rFonts w:hint="eastAsia"/>
        </w:rPr>
        <w:t>一名長鬚老者，手持拂塵，胸前一把長劍，化作一道青芒疾速來回穿縮，將那巨狼的退路都給封得死死的，而另外一對道侶，肩併著肩，操控著一把金光閃閃的大刀跟一口銀晃晃的利環將巨狼的攻擊都擋了來。</w:t>
      </w:r>
    </w:p>
    <w:p w:rsidR="00C04663" w:rsidRDefault="00A7259F" w:rsidP="00813907">
      <w:pPr>
        <w:spacing w:after="240"/>
      </w:pPr>
      <w:r>
        <w:rPr>
          <w:rFonts w:hint="eastAsia"/>
        </w:rPr>
        <w:t>再旁邊，一名陰沉的男子一身魔氣，竟不怕風險地赤手空拳衝進去與巨狼近身搏鬥，雖說他身上血跡斑斑，但神情卻是越打越是瘋狂，讓人看得是有些心驚膽跳。</w:t>
      </w:r>
    </w:p>
    <w:p w:rsidR="00C04663" w:rsidRDefault="00A7259F" w:rsidP="00813907">
      <w:pPr>
        <w:spacing w:after="240"/>
      </w:pPr>
      <w:r>
        <w:rPr>
          <w:rFonts w:hint="eastAsia"/>
        </w:rPr>
        <w:t>不遠處，一名看起來身受重傷的男子躺在地上，呼吸更是呼多吸少，看起來只剩一口氣吊著。</w:t>
      </w:r>
    </w:p>
    <w:p w:rsidR="00C04663" w:rsidRDefault="00A7259F" w:rsidP="00813907">
      <w:pPr>
        <w:spacing w:after="240"/>
      </w:pPr>
      <w:r>
        <w:rPr>
          <w:rFonts w:hint="eastAsia"/>
        </w:rPr>
        <w:t>在其身旁，還有一名少女，正努力地替他治療，希望能延續他的性命。</w:t>
      </w:r>
    </w:p>
    <w:p w:rsidR="00C04663" w:rsidRDefault="00A7259F" w:rsidP="00813907">
      <w:pPr>
        <w:spacing w:after="240"/>
      </w:pPr>
      <w:r>
        <w:rPr>
          <w:rFonts w:hint="eastAsia"/>
        </w:rPr>
        <w:t>「樸兄，這青木狼看起來快撐不住了，咱們只要再加把勁，這四轉妖丹就落入</w:t>
      </w:r>
      <w:ins w:id="4857" w:author="龍 Chris" w:date="2019-03-09T14:20:00Z">
        <w:r w:rsidR="0023776D">
          <w:rPr>
            <w:rFonts w:hint="eastAsia"/>
          </w:rPr>
          <w:t>咱</w:t>
        </w:r>
      </w:ins>
      <w:del w:id="4858" w:author="龍 Chris" w:date="2019-03-09T14:20:00Z">
        <w:r w:rsidDel="0023776D">
          <w:rPr>
            <w:rFonts w:hint="eastAsia"/>
          </w:rPr>
          <w:delText>我</w:delText>
        </w:r>
      </w:del>
      <w:r>
        <w:rPr>
          <w:rFonts w:hint="eastAsia"/>
        </w:rPr>
        <w:t>們手裡了！」那道侶中的男修沉聲說道，臉上卻忍不住有些興奮。</w:t>
      </w:r>
    </w:p>
    <w:p w:rsidR="00C04663" w:rsidRDefault="00A7259F" w:rsidP="00813907">
      <w:pPr>
        <w:spacing w:after="240"/>
      </w:pPr>
      <w:r>
        <w:rPr>
          <w:rFonts w:hint="eastAsia"/>
        </w:rPr>
        <w:t>如果李龍飛在此，肯定能認出，他們這是與他交好的七名修士。</w:t>
      </w:r>
    </w:p>
    <w:p w:rsidR="00C04663" w:rsidRDefault="00A7259F" w:rsidP="00813907">
      <w:pPr>
        <w:spacing w:after="240"/>
      </w:pPr>
      <w:r>
        <w:rPr>
          <w:rFonts w:hint="eastAsia"/>
        </w:rPr>
        <w:lastRenderedPageBreak/>
        <w:t>「黑兄不要大意，這青木狼狡猾異常，最愛耍些小手段，要不是這樣，徐兄弟也不會落得如此下場！」樸道子沒有鬆懈，仍是控制著青芒將巨狼的行動範圍越縮越小，似乎要等到最後再做雷霆一擊。</w:t>
      </w:r>
    </w:p>
    <w:p w:rsidR="00C04663" w:rsidRDefault="00A7259F" w:rsidP="00813907">
      <w:pPr>
        <w:spacing w:after="240"/>
      </w:pPr>
      <w:r>
        <w:rPr>
          <w:rFonts w:hint="eastAsia"/>
        </w:rPr>
        <w:t>「是阿，夫君可別大意了！」道侶中的另一名女修，也是臉色沉重地說。</w:t>
      </w:r>
    </w:p>
    <w:p w:rsidR="00C04663" w:rsidRDefault="00A7259F" w:rsidP="00813907">
      <w:pPr>
        <w:spacing w:after="240"/>
      </w:pPr>
      <w:r>
        <w:rPr>
          <w:rFonts w:hint="eastAsia"/>
        </w:rPr>
        <w:t>實在是方才那巨狼一擊，讓他們都有些嚇到了。</w:t>
      </w:r>
    </w:p>
    <w:p w:rsidR="00C04663" w:rsidRDefault="00A7259F" w:rsidP="00813907">
      <w:pPr>
        <w:spacing w:after="240"/>
      </w:pPr>
      <w:r>
        <w:rPr>
          <w:rFonts w:hint="eastAsia"/>
        </w:rPr>
        <w:t>原本他們是四人輔助，徐式兄弟中的弟弟徐益與那陰姓修士一起主攻的。</w:t>
      </w:r>
    </w:p>
    <w:p w:rsidR="00C04663" w:rsidRDefault="00A7259F" w:rsidP="00813907">
      <w:pPr>
        <w:spacing w:after="240"/>
      </w:pPr>
      <w:r>
        <w:rPr>
          <w:rFonts w:hint="eastAsia"/>
        </w:rPr>
        <w:t>可就在動手沒多久後，那巨狼變慘嚎一聲，像是重傷似地倒了下來。</w:t>
      </w:r>
    </w:p>
    <w:p w:rsidR="00C04663" w:rsidRDefault="00A7259F" w:rsidP="00813907">
      <w:pPr>
        <w:spacing w:after="240"/>
      </w:pPr>
      <w:r>
        <w:rPr>
          <w:rFonts w:hint="eastAsia"/>
        </w:rPr>
        <w:t>徐益見狀，心中一喜，趕忙要上前補上最後一刀，卻看到那巨狼突然眼中閃過一絲狡詐，跟著翻身一咬，將他一隻膀子給吞了下去，更是一爪把他擊了開來。</w:t>
      </w:r>
    </w:p>
    <w:p w:rsidR="00C04663" w:rsidRDefault="00A7259F" w:rsidP="00813907">
      <w:pPr>
        <w:spacing w:after="240"/>
      </w:pPr>
      <w:r>
        <w:rPr>
          <w:rFonts w:hint="eastAsia"/>
        </w:rPr>
        <w:t>好在那巨狼雖然狡猾，但始終只靠著妖獸天賦而已。</w:t>
      </w:r>
    </w:p>
    <w:p w:rsidR="00C04663" w:rsidRDefault="00A7259F" w:rsidP="00813907">
      <w:pPr>
        <w:spacing w:after="240"/>
      </w:pPr>
      <w:r>
        <w:rPr>
          <w:rFonts w:hint="eastAsia"/>
        </w:rPr>
        <w:t>樸道子等人人數眾多，加上法器不少，最終仍是將其困在局裡，滅殺只是遲早的事情而已。</w:t>
      </w:r>
    </w:p>
    <w:p w:rsidR="00C04663" w:rsidRDefault="00A7259F" w:rsidP="00813907">
      <w:pPr>
        <w:spacing w:after="240"/>
      </w:pPr>
      <w:r>
        <w:rPr>
          <w:rFonts w:hint="eastAsia"/>
        </w:rPr>
        <w:t>便在這時，那四眼巨狼眼見自己敗勢已定，突然朝天狂吼一聲，跟著四眼中的兩眼猛然一爆，一股狂亂的氣息瘋狂膨脹開來。</w:t>
      </w:r>
    </w:p>
    <w:p w:rsidR="00C04663" w:rsidRDefault="00A7259F" w:rsidP="00813907">
      <w:pPr>
        <w:spacing w:after="240"/>
      </w:pPr>
      <w:r>
        <w:rPr>
          <w:rFonts w:hint="eastAsia"/>
        </w:rPr>
        <w:t>「小心，這孽畜要拼命了！」樸道子神情一變，一直拿在手中的拂塵猛地向前一甩，數百數千根絲線化作根根銀針，朝著那巨狼急射而去</w:t>
      </w:r>
      <w:r>
        <w:rPr>
          <w:rFonts w:hint="eastAsia"/>
        </w:rPr>
        <w:t>...</w:t>
      </w:r>
      <w:r>
        <w:rPr>
          <w:rFonts w:hint="eastAsia"/>
        </w:rPr>
        <w:t>。</w:t>
      </w:r>
    </w:p>
    <w:p w:rsidR="00C04663" w:rsidRDefault="00A7259F" w:rsidP="00813907">
      <w:pPr>
        <w:spacing w:after="240"/>
      </w:pPr>
      <w:r>
        <w:t>……</w:t>
      </w:r>
    </w:p>
    <w:p w:rsidR="00C04663" w:rsidRDefault="00A7259F" w:rsidP="00813907">
      <w:pPr>
        <w:spacing w:after="240"/>
      </w:pPr>
      <w:r>
        <w:rPr>
          <w:rFonts w:hint="eastAsia"/>
        </w:rPr>
        <w:t>靈山旁的某處洞窟，一個團彩霧籠罩著一個黑影，隱隱可見那黑影身材曼妙，</w:t>
      </w:r>
      <w:r w:rsidR="00633976">
        <w:rPr>
          <w:rFonts w:hint="eastAsia"/>
        </w:rPr>
        <w:t>舉手投足之間有種說不出的誘人</w:t>
      </w:r>
      <w:r>
        <w:rPr>
          <w:rFonts w:hint="eastAsia"/>
        </w:rPr>
        <w:t>。</w:t>
      </w:r>
    </w:p>
    <w:p w:rsidR="00C04663" w:rsidRDefault="00633976" w:rsidP="00813907">
      <w:pPr>
        <w:spacing w:after="240"/>
      </w:pPr>
      <w:r>
        <w:rPr>
          <w:rFonts w:hint="eastAsia"/>
        </w:rPr>
        <w:t>在她四周，</w:t>
      </w:r>
      <w:r w:rsidR="00A7259F">
        <w:rPr>
          <w:rFonts w:hint="eastAsia"/>
        </w:rPr>
        <w:t>無數奇形怪狀的蝙蝠屍體</w:t>
      </w:r>
      <w:r>
        <w:rPr>
          <w:rFonts w:hint="eastAsia"/>
        </w:rPr>
        <w:t>散</w:t>
      </w:r>
      <w:r w:rsidR="00A7259F">
        <w:rPr>
          <w:rFonts w:hint="eastAsia"/>
        </w:rPr>
        <w:t>落在地上，</w:t>
      </w:r>
      <w:r>
        <w:rPr>
          <w:rFonts w:hint="eastAsia"/>
        </w:rPr>
        <w:t>散發出濃濃的血腥味。</w:t>
      </w:r>
    </w:p>
    <w:p w:rsidR="00C04663" w:rsidRDefault="00633976" w:rsidP="00813907">
      <w:pPr>
        <w:spacing w:after="240"/>
      </w:pPr>
      <w:r>
        <w:rPr>
          <w:rFonts w:hint="eastAsia"/>
        </w:rPr>
        <w:t>若</w:t>
      </w:r>
      <w:r w:rsidR="00A7259F">
        <w:rPr>
          <w:rFonts w:hint="eastAsia"/>
        </w:rPr>
        <w:t>有人</w:t>
      </w:r>
      <w:r>
        <w:rPr>
          <w:rFonts w:hint="eastAsia"/>
        </w:rPr>
        <w:t>在此</w:t>
      </w:r>
      <w:r w:rsidR="00A7259F">
        <w:rPr>
          <w:rFonts w:hint="eastAsia"/>
        </w:rPr>
        <w:t>見到，肯定</w:t>
      </w:r>
      <w:r>
        <w:rPr>
          <w:rFonts w:hint="eastAsia"/>
        </w:rPr>
        <w:t>能</w:t>
      </w:r>
      <w:r w:rsidR="00A7259F">
        <w:rPr>
          <w:rFonts w:hint="eastAsia"/>
        </w:rPr>
        <w:t>認出這是一種惡名昭彰的妖獸</w:t>
      </w:r>
      <w:r>
        <w:rPr>
          <w:rFonts w:hint="eastAsia"/>
        </w:rPr>
        <w:t>，</w:t>
      </w:r>
      <w:r w:rsidR="00A7259F">
        <w:rPr>
          <w:rFonts w:hint="eastAsia"/>
        </w:rPr>
        <w:t>鬼頭蝠。</w:t>
      </w:r>
    </w:p>
    <w:p w:rsidR="00C04663" w:rsidRDefault="00A7259F" w:rsidP="00813907">
      <w:pPr>
        <w:spacing w:after="240"/>
      </w:pPr>
      <w:r>
        <w:rPr>
          <w:rFonts w:hint="eastAsia"/>
        </w:rPr>
        <w:t>此種妖蝠本身個體只有妖丹二轉左右的實力，論殺傷力或是防禦都算是普通而已，但他們卻有</w:t>
      </w:r>
      <w:ins w:id="4859" w:author="Administrator" w:date="2019-02-26T23:46:00Z">
        <w:r w:rsidR="00B74825">
          <w:rPr>
            <w:rFonts w:hint="eastAsia"/>
          </w:rPr>
          <w:t>兩</w:t>
        </w:r>
      </w:ins>
      <w:del w:id="4860" w:author="Administrator" w:date="2019-02-26T23:46:00Z">
        <w:r w:rsidDel="00B74825">
          <w:rPr>
            <w:rFonts w:hint="eastAsia"/>
          </w:rPr>
          <w:delText>一</w:delText>
        </w:r>
      </w:del>
      <w:r>
        <w:rPr>
          <w:rFonts w:hint="eastAsia"/>
        </w:rPr>
        <w:t>種特殊的神通跟群居的習性。</w:t>
      </w:r>
    </w:p>
    <w:p w:rsidR="00B74825" w:rsidRPr="00B74825" w:rsidRDefault="00B74825" w:rsidP="00813907">
      <w:pPr>
        <w:spacing w:after="240"/>
        <w:rPr>
          <w:ins w:id="4861" w:author="Administrator" w:date="2019-02-26T23:47:00Z"/>
        </w:rPr>
      </w:pPr>
      <w:ins w:id="4862" w:author="Administrator" w:date="2019-02-26T23:47:00Z">
        <w:r>
          <w:rPr>
            <w:rFonts w:hint="eastAsia"/>
          </w:rPr>
          <w:t>一是牠們身上有種特殊毒性，能讓被咬的人中毒，陷入火毒之中。</w:t>
        </w:r>
      </w:ins>
    </w:p>
    <w:p w:rsidR="00C04663" w:rsidRDefault="00B74825" w:rsidP="00813907">
      <w:pPr>
        <w:spacing w:after="240"/>
        <w:rPr>
          <w:ins w:id="4863" w:author="Administrator" w:date="2019-02-26T23:46:00Z"/>
        </w:rPr>
      </w:pPr>
      <w:ins w:id="4864" w:author="Administrator" w:date="2019-02-26T23:47:00Z">
        <w:r>
          <w:rPr>
            <w:rFonts w:hint="eastAsia"/>
          </w:rPr>
          <w:t>二</w:t>
        </w:r>
      </w:ins>
      <w:del w:id="4865" w:author="Administrator" w:date="2019-02-26T23:46:00Z">
        <w:r w:rsidR="00A7259F" w:rsidDel="00B74825">
          <w:rPr>
            <w:rFonts w:hint="eastAsia"/>
          </w:rPr>
          <w:delText>那就</w:delText>
        </w:r>
      </w:del>
      <w:r w:rsidR="00A7259F">
        <w:rPr>
          <w:rFonts w:hint="eastAsia"/>
        </w:rPr>
        <w:t>是當他們有個體受傷時，剩下的其他妖蝠會集體陷入狂暴嗜血狀態，加上他們總是數十隻一起行動，一旦遇上，就算是築基修士見到也</w:t>
      </w:r>
      <w:r w:rsidR="00633976">
        <w:rPr>
          <w:rFonts w:hint="eastAsia"/>
        </w:rPr>
        <w:t>都不願意與其糾纏</w:t>
      </w:r>
      <w:r w:rsidR="00A7259F">
        <w:rPr>
          <w:rFonts w:hint="eastAsia"/>
        </w:rPr>
        <w:t>。</w:t>
      </w:r>
    </w:p>
    <w:p w:rsidR="00B74825" w:rsidDel="00B74825" w:rsidRDefault="00B74825" w:rsidP="00813907">
      <w:pPr>
        <w:spacing w:after="240"/>
        <w:rPr>
          <w:del w:id="4866" w:author="Administrator" w:date="2019-02-26T23:47:00Z"/>
        </w:rPr>
      </w:pPr>
    </w:p>
    <w:p w:rsidR="00C04663" w:rsidRDefault="00A7259F" w:rsidP="00813907">
      <w:pPr>
        <w:spacing w:after="240"/>
      </w:pPr>
      <w:r>
        <w:rPr>
          <w:rFonts w:hint="eastAsia"/>
        </w:rPr>
        <w:t>只是如今，這洞穴裡，無數鬼頭蝠屍體落在地上，算一算，居然有數百隻，若是</w:t>
      </w:r>
      <w:r w:rsidR="00633976">
        <w:rPr>
          <w:rFonts w:hint="eastAsia"/>
        </w:rPr>
        <w:lastRenderedPageBreak/>
        <w:t>說出去，恐怕會讓人大吃一驚。</w:t>
      </w:r>
    </w:p>
    <w:p w:rsidR="00C04663" w:rsidRDefault="00633976" w:rsidP="00813907">
      <w:pPr>
        <w:spacing w:after="240"/>
      </w:pPr>
      <w:r>
        <w:rPr>
          <w:rFonts w:hint="eastAsia"/>
        </w:rPr>
        <w:t>畢竟這麼多隻鬼頭蝠</w:t>
      </w:r>
      <w:r w:rsidR="00A7259F">
        <w:rPr>
          <w:rFonts w:hint="eastAsia"/>
        </w:rPr>
        <w:t>一起行動，</w:t>
      </w:r>
      <w:r>
        <w:rPr>
          <w:rFonts w:hint="eastAsia"/>
        </w:rPr>
        <w:t>哪</w:t>
      </w:r>
      <w:r w:rsidR="00A7259F">
        <w:rPr>
          <w:rFonts w:hint="eastAsia"/>
        </w:rPr>
        <w:t>怕是築基中期</w:t>
      </w:r>
      <w:r>
        <w:rPr>
          <w:rFonts w:hint="eastAsia"/>
        </w:rPr>
        <w:t>的</w:t>
      </w:r>
      <w:r w:rsidR="00A7259F">
        <w:rPr>
          <w:rFonts w:hint="eastAsia"/>
        </w:rPr>
        <w:t>修士也抵擋不了，</w:t>
      </w:r>
      <w:r>
        <w:rPr>
          <w:rFonts w:hint="eastAsia"/>
        </w:rPr>
        <w:t>現在居然</w:t>
      </w:r>
      <w:r w:rsidR="00A7259F">
        <w:rPr>
          <w:rFonts w:hint="eastAsia"/>
        </w:rPr>
        <w:t>全都死透了，讓整個洞穴裡，充滿著</w:t>
      </w:r>
      <w:r>
        <w:rPr>
          <w:rFonts w:hint="eastAsia"/>
        </w:rPr>
        <w:t>一股陰森恐怖的氣息</w:t>
      </w:r>
      <w:r w:rsidR="00A7259F">
        <w:rPr>
          <w:rFonts w:hint="eastAsia"/>
        </w:rPr>
        <w:t>。</w:t>
      </w:r>
    </w:p>
    <w:p w:rsidR="00C04663" w:rsidRDefault="00A7259F" w:rsidP="00813907">
      <w:pPr>
        <w:spacing w:after="240"/>
      </w:pPr>
      <w:r>
        <w:rPr>
          <w:rFonts w:hint="eastAsia"/>
        </w:rPr>
        <w:t>「這該死的青陽子…這個仇，我一定會報，給我等著…！倒是那小鬼，跑得倒挺快…哼哼！不過身上既然沾了我的追魂香，只要不出這禁地，我總有辦法找到你。希望在我傷勢復原前…你可別被其他人給宰了！」那黑影</w:t>
      </w:r>
      <w:r w:rsidR="00633976">
        <w:rPr>
          <w:rFonts w:hint="eastAsia"/>
        </w:rPr>
        <w:t>喃喃自語，</w:t>
      </w:r>
      <w:r>
        <w:rPr>
          <w:rFonts w:hint="eastAsia"/>
        </w:rPr>
        <w:t>聲音妖</w:t>
      </w:r>
      <w:r w:rsidR="00633976">
        <w:rPr>
          <w:rFonts w:hint="eastAsia"/>
        </w:rPr>
        <w:t>嬈</w:t>
      </w:r>
      <w:r>
        <w:rPr>
          <w:rFonts w:hint="eastAsia"/>
        </w:rPr>
        <w:t>，</w:t>
      </w:r>
      <w:r w:rsidR="00633976">
        <w:rPr>
          <w:rFonts w:hint="eastAsia"/>
        </w:rPr>
        <w:t>正是</w:t>
      </w:r>
      <w:r>
        <w:rPr>
          <w:rFonts w:hint="eastAsia"/>
        </w:rPr>
        <w:t>先前與青陽子大戰的鬼谷玟</w:t>
      </w:r>
      <w:r w:rsidR="00633976">
        <w:rPr>
          <w:rFonts w:hint="eastAsia"/>
        </w:rPr>
        <w:t>。</w:t>
      </w:r>
    </w:p>
    <w:p w:rsidR="00C04663" w:rsidRDefault="00A7259F" w:rsidP="00813907">
      <w:pPr>
        <w:spacing w:after="240"/>
        <w:rPr>
          <w:ins w:id="4867" w:author="Administrator" w:date="2019-03-09T01:18:00Z"/>
        </w:rPr>
      </w:pPr>
      <w:r>
        <w:rPr>
          <w:rFonts w:hint="eastAsia"/>
        </w:rPr>
        <w:t>此時她身旁彩霧不斷腐蝕著地上的屍體，化作精血反餽其身，</w:t>
      </w:r>
      <w:r w:rsidR="00633976">
        <w:rPr>
          <w:rFonts w:hint="eastAsia"/>
        </w:rPr>
        <w:t>有一種說不出的</w:t>
      </w:r>
      <w:r>
        <w:rPr>
          <w:rFonts w:hint="eastAsia"/>
        </w:rPr>
        <w:t>詭異</w:t>
      </w:r>
      <w:r w:rsidR="00633976">
        <w:rPr>
          <w:rFonts w:hint="eastAsia"/>
        </w:rPr>
        <w:t>跟神秘</w:t>
      </w:r>
      <w:r>
        <w:rPr>
          <w:rFonts w:hint="eastAsia"/>
        </w:rPr>
        <w:t>。</w:t>
      </w:r>
    </w:p>
    <w:p w:rsidR="00E44565" w:rsidRDefault="00E44565" w:rsidP="00813907">
      <w:pPr>
        <w:spacing w:after="240"/>
      </w:pPr>
      <w:ins w:id="4868" w:author="Administrator" w:date="2019-03-09T01:18:00Z">
        <w:r>
          <w:rPr>
            <w:rFonts w:hint="eastAsia"/>
          </w:rPr>
          <w:t>而其手中，一隻黑紋白翅的</w:t>
        </w:r>
        <w:r w:rsidR="006410B6">
          <w:rPr>
            <w:rFonts w:hint="eastAsia"/>
          </w:rPr>
          <w:t>蝴蝶，</w:t>
        </w:r>
      </w:ins>
      <w:ins w:id="4869" w:author="Administrator" w:date="2019-03-09T01:19:00Z">
        <w:r w:rsidR="006410B6">
          <w:rPr>
            <w:rFonts w:hint="eastAsia"/>
          </w:rPr>
          <w:t>拍翅不斷往某個方向飛去，卻好像有條無形的繩子纏在身上，始終離不開鬼谷玟身邊五尺。</w:t>
        </w:r>
      </w:ins>
    </w:p>
    <w:p w:rsidR="00C04663" w:rsidRDefault="00A7259F" w:rsidP="00813907">
      <w:pPr>
        <w:spacing w:after="240"/>
      </w:pPr>
      <w:del w:id="4870" w:author="Administrator" w:date="2019-03-09T01:19:00Z">
        <w:r w:rsidDel="00FA579A">
          <w:rPr>
            <w:rFonts w:hint="eastAsia"/>
          </w:rPr>
          <w:delText>而</w:delText>
        </w:r>
      </w:del>
      <w:r>
        <w:rPr>
          <w:rFonts w:hint="eastAsia"/>
        </w:rPr>
        <w:t>遠處正在跟黃襄甜蜜同行的李龍飛卻沒來由地一股冷顫，好像被甚麼盯上似的感到心底不安。</w:t>
      </w:r>
    </w:p>
    <w:p w:rsidR="00C04663" w:rsidRDefault="00A7259F" w:rsidP="00813907">
      <w:pPr>
        <w:spacing w:after="240"/>
      </w:pPr>
      <w:r>
        <w:t>......</w:t>
      </w:r>
    </w:p>
    <w:p w:rsidR="00C04663" w:rsidRDefault="00A7259F" w:rsidP="00813907">
      <w:pPr>
        <w:spacing w:after="240"/>
      </w:pPr>
      <w:r>
        <w:rPr>
          <w:rFonts w:hint="eastAsia"/>
        </w:rPr>
        <w:t>靈山另一側，一個狹長的山谷中，一群修士，全都在腰肩配帶著一把小劍玉佩，人數約有三四十人，正小心翼翼地往前進著。</w:t>
      </w:r>
    </w:p>
    <w:p w:rsidR="00C04663" w:rsidRDefault="00A7259F" w:rsidP="00813907">
      <w:pPr>
        <w:spacing w:after="240"/>
      </w:pPr>
      <w:r>
        <w:rPr>
          <w:rFonts w:hint="eastAsia"/>
        </w:rPr>
        <w:t>其中最前頭的，乃是一名看似尋常，臉上卻隱隱有些煞氣的青年修士，他腳踏赤劍浮在半空，雙手負後，正帶著隊伍緩緩向前。</w:t>
      </w:r>
    </w:p>
    <w:p w:rsidR="00C04663" w:rsidRDefault="00A7259F" w:rsidP="00813907">
      <w:pPr>
        <w:spacing w:after="240"/>
      </w:pPr>
      <w:r>
        <w:rPr>
          <w:rFonts w:hint="eastAsia"/>
        </w:rPr>
        <w:t>一路上，許多地形崎嶇不平，不少地方雖然築基修士可輕鬆越過，但練氣期的幾名弟子卻得想辦法才能通過，但他們也沒有埋怨甚麼，看起來對前方青年似乎很是信任也很是敬畏。</w:t>
      </w:r>
    </w:p>
    <w:p w:rsidR="00C04663" w:rsidRDefault="00A7259F" w:rsidP="00813907">
      <w:pPr>
        <w:spacing w:after="240"/>
      </w:pPr>
      <w:r>
        <w:rPr>
          <w:rFonts w:hint="eastAsia"/>
        </w:rPr>
        <w:t>其中一名馬臉漢子，修為</w:t>
      </w:r>
      <w:r w:rsidR="00633976">
        <w:rPr>
          <w:rFonts w:hint="eastAsia"/>
        </w:rPr>
        <w:t>已達到築基</w:t>
      </w:r>
      <w:r w:rsidR="00BD7C00">
        <w:rPr>
          <w:rFonts w:hint="eastAsia"/>
        </w:rPr>
        <w:t>中</w:t>
      </w:r>
      <w:r w:rsidR="00633976">
        <w:rPr>
          <w:rFonts w:hint="eastAsia"/>
        </w:rPr>
        <w:t>期</w:t>
      </w:r>
      <w:r>
        <w:rPr>
          <w:rFonts w:hint="eastAsia"/>
        </w:rPr>
        <w:t>，對著身旁另一名老者，悄悄傳音說道：</w:t>
      </w:r>
    </w:p>
    <w:p w:rsidR="00C04663" w:rsidRDefault="00A7259F" w:rsidP="00813907">
      <w:pPr>
        <w:spacing w:after="240"/>
      </w:pPr>
      <w:r>
        <w:rPr>
          <w:rFonts w:hint="eastAsia"/>
        </w:rPr>
        <w:t>「雲師兄，你說咱們這次跟著道辰子大師兄前去靈山，能平安渡過這百日試煉的機率有多少？」</w:t>
      </w:r>
    </w:p>
    <w:p w:rsidR="00C04663" w:rsidRDefault="00A7259F" w:rsidP="00813907">
      <w:pPr>
        <w:spacing w:after="240"/>
      </w:pPr>
      <w:r>
        <w:rPr>
          <w:rFonts w:hint="eastAsia"/>
        </w:rPr>
        <w:t>那老道看了看他，心中知道他的疑問，微微一笑說道。</w:t>
      </w:r>
    </w:p>
    <w:p w:rsidR="00C04663" w:rsidRDefault="00A7259F" w:rsidP="00813907">
      <w:pPr>
        <w:spacing w:after="240"/>
      </w:pPr>
      <w:r>
        <w:rPr>
          <w:rFonts w:hint="eastAsia"/>
        </w:rPr>
        <w:t>「如果單獨行走，我們在外圍渡過這百日的機率大概只有</w:t>
      </w:r>
      <w:r w:rsidR="00BD7C00">
        <w:rPr>
          <w:rFonts w:hint="eastAsia"/>
        </w:rPr>
        <w:t>三</w:t>
      </w:r>
      <w:r>
        <w:rPr>
          <w:rFonts w:hint="eastAsia"/>
        </w:rPr>
        <w:t>成，但跟著大師兄，少說好歹有五成以上，加上譚</w:t>
      </w:r>
      <w:r w:rsidR="00977D9B">
        <w:rPr>
          <w:rFonts w:hint="eastAsia"/>
        </w:rPr>
        <w:t>賢弟</w:t>
      </w:r>
      <w:r>
        <w:rPr>
          <w:rFonts w:hint="eastAsia"/>
        </w:rPr>
        <w:t>你在，我倆危急時刻一起出手，總也有個七成以上平安。」</w:t>
      </w:r>
    </w:p>
    <w:p w:rsidR="00C04663" w:rsidRDefault="00A7259F" w:rsidP="00813907">
      <w:pPr>
        <w:spacing w:after="240"/>
      </w:pPr>
      <w:r>
        <w:rPr>
          <w:rFonts w:hint="eastAsia"/>
        </w:rPr>
        <w:t>「要知道，大師兄天生靈劍之體，又是單一火靈根，其修為據說十年前就已經達</w:t>
      </w:r>
      <w:r>
        <w:rPr>
          <w:rFonts w:hint="eastAsia"/>
        </w:rPr>
        <w:lastRenderedPageBreak/>
        <w:t>到築基</w:t>
      </w:r>
      <w:r w:rsidR="006C74B0">
        <w:rPr>
          <w:rFonts w:hint="eastAsia"/>
        </w:rPr>
        <w:t>後期</w:t>
      </w:r>
      <w:r>
        <w:rPr>
          <w:rFonts w:hint="eastAsia"/>
        </w:rPr>
        <w:t>，要不是因為想要</w:t>
      </w:r>
      <w:r w:rsidR="00F4375D">
        <w:rPr>
          <w:rFonts w:hint="eastAsia"/>
        </w:rPr>
        <w:t>等待大圓滿境界再結</w:t>
      </w:r>
      <w:r>
        <w:rPr>
          <w:rFonts w:hint="eastAsia"/>
        </w:rPr>
        <w:t>金丹，早就可以嚐試突破修為，達到結丹境了！」</w:t>
      </w:r>
    </w:p>
    <w:p w:rsidR="00C04663" w:rsidRDefault="00A7259F" w:rsidP="00813907">
      <w:pPr>
        <w:spacing w:after="240"/>
      </w:pPr>
      <w:r>
        <w:rPr>
          <w:rFonts w:hint="eastAsia"/>
        </w:rPr>
        <w:t>「原來如此，聽雲師兄這麼說，那我就放心了，要不然，像我等這般修為，還真不敢去那靈山附近。」那馬臉漢子一聽，臉上鬆一口氣，隨即又翻過一個窟窿，繼續往前跟上。</w:t>
      </w:r>
    </w:p>
    <w:p w:rsidR="00C04663" w:rsidRDefault="00A7259F" w:rsidP="00813907">
      <w:pPr>
        <w:spacing w:after="240"/>
      </w:pPr>
      <w:r>
        <w:rPr>
          <w:rFonts w:hint="eastAsia"/>
        </w:rPr>
        <w:t>「嘿嘿…」那雲姓師兄也沒再多說，同樣跟著隊伍一起前行。</w:t>
      </w:r>
    </w:p>
    <w:p w:rsidR="00C04663" w:rsidRDefault="00A7259F" w:rsidP="00813907">
      <w:pPr>
        <w:spacing w:after="240"/>
      </w:pPr>
      <w:r>
        <w:rPr>
          <w:rFonts w:hint="eastAsia"/>
        </w:rPr>
        <w:t>就在一行人經過一處水潭時，那帶隊的青年修士，眉頭一皺，卻是停了下來。</w:t>
      </w:r>
    </w:p>
    <w:p w:rsidR="00C04663" w:rsidRDefault="00A7259F" w:rsidP="00813907">
      <w:pPr>
        <w:spacing w:after="240"/>
      </w:pPr>
      <w:r>
        <w:rPr>
          <w:rFonts w:hint="eastAsia"/>
        </w:rPr>
        <w:t>只見那水潭深處中間，幾塊黃泥色小土丘座落在裡頭，其上長有三朵異色小花，每一朵都是泛著光輝，一看就知道不是尋常的草藥之物。</w:t>
      </w:r>
    </w:p>
    <w:p w:rsidR="00C04663" w:rsidRDefault="00A7259F" w:rsidP="00813907">
      <w:pPr>
        <w:spacing w:after="240"/>
      </w:pPr>
      <w:r>
        <w:rPr>
          <w:rFonts w:hint="eastAsia"/>
        </w:rPr>
        <w:t>「竟然是三光堇！」道辰子顯然知道那小花的來歷，若有所思地沉吟著。</w:t>
      </w:r>
    </w:p>
    <w:p w:rsidR="00C04663" w:rsidRDefault="00A7259F" w:rsidP="00813907">
      <w:pPr>
        <w:spacing w:after="240"/>
      </w:pPr>
      <w:r>
        <w:rPr>
          <w:rFonts w:hint="eastAsia"/>
        </w:rPr>
        <w:t>「大師兄，那三光堇乃煉製幾種築基丹藥的主藥方，不知道是否由我等出手，將那小花給摘下來給你？」身後的那群修士中，閃出了一個年紀較大，修為不弱，看起來很是機靈的修士，恭敬地向那道辰子一鞠躬道。</w:t>
      </w:r>
    </w:p>
    <w:p w:rsidR="00C04663" w:rsidRDefault="00A7259F" w:rsidP="00813907">
      <w:pPr>
        <w:spacing w:after="240"/>
      </w:pPr>
      <w:r>
        <w:rPr>
          <w:rFonts w:hint="eastAsia"/>
        </w:rPr>
        <w:t>「哼！如果你們拿摘得到，那倒也好，只是我擔心，你們還沒拿到，就落入了危機之中！」道辰子眼神卻不知何時已經瞇起，直盯著前方那三朵小花不放。</w:t>
      </w:r>
    </w:p>
    <w:p w:rsidR="00C04663" w:rsidRDefault="00A7259F" w:rsidP="00813907">
      <w:pPr>
        <w:spacing w:after="240"/>
      </w:pPr>
      <w:r>
        <w:rPr>
          <w:rFonts w:hint="eastAsia"/>
        </w:rPr>
        <w:t>聽到道辰子這麼一說，那修士臉色微變，顯然知道對方口中的含意，略為往後一退。</w:t>
      </w:r>
    </w:p>
    <w:p w:rsidR="00C04663" w:rsidRDefault="00A7259F" w:rsidP="00813907">
      <w:pPr>
        <w:spacing w:after="240"/>
      </w:pPr>
      <w:r>
        <w:rPr>
          <w:rFonts w:hint="eastAsia"/>
        </w:rPr>
        <w:t>就在這時，那三朵小花下方的黃泥小土丘突然傳來一陣晃動，跟著，連旁邊的潭水都開始掀起波浪，一道如蛙鳴叫聲的巨大聲音響起，跟著一條肉眼看不清的紅影瞬間就往那修士閃去。</w:t>
      </w:r>
    </w:p>
    <w:p w:rsidR="00C04663" w:rsidRDefault="00A7259F" w:rsidP="00813907">
      <w:pPr>
        <w:spacing w:after="240"/>
      </w:pPr>
      <w:r>
        <w:rPr>
          <w:rFonts w:hint="eastAsia"/>
        </w:rPr>
        <w:t>「找死！」在那修士駭然之際，一旁的道辰子卻早已從赤劍上落下，手指一指，赤劍幻化出十來道劍影，排成一圈圓環，擋下了那道紅影，跟著再一指，從那圓環中，一把紫紅小劍晃出，朝那紅影一刺。</w:t>
      </w:r>
    </w:p>
    <w:p w:rsidR="00C04663" w:rsidRDefault="00A7259F" w:rsidP="00813907">
      <w:pPr>
        <w:spacing w:after="240"/>
      </w:pPr>
      <w:r>
        <w:rPr>
          <w:rFonts w:hint="eastAsia"/>
        </w:rPr>
        <w:t>那紅影吃疼，一驚之下又是閃了回去，跟著一個龐然大物轟隆隆地從那潭水中嘩然冒出，一只數尺高的醜陋蝦蟆衝出了水面，怒氣騰騰地看著眼前相較來說有如幼兒般的道辰子。</w:t>
      </w:r>
    </w:p>
    <w:p w:rsidR="00C04663" w:rsidRDefault="00A7259F" w:rsidP="00813907">
      <w:pPr>
        <w:spacing w:after="240"/>
      </w:pPr>
      <w:r>
        <w:rPr>
          <w:rFonts w:hint="eastAsia"/>
        </w:rPr>
        <w:t>「竟然是五轉妖丹的種子幻蛙！這妖獸雖然殺傷力不強，但本身幻術異能了得，即使是同階修士在不慎之下往往也深受其害。大師兄果然厲害，居然能看破他的幻影！」</w:t>
      </w:r>
      <w:r w:rsidR="00977D9B">
        <w:rPr>
          <w:rFonts w:hint="eastAsia"/>
        </w:rPr>
        <w:t>那雲</w:t>
      </w:r>
      <w:r w:rsidR="00C44F55">
        <w:rPr>
          <w:rFonts w:hint="eastAsia"/>
        </w:rPr>
        <w:t>姓老道</w:t>
      </w:r>
      <w:r>
        <w:rPr>
          <w:rFonts w:hint="eastAsia"/>
        </w:rPr>
        <w:t>認出妖獸來歷，低聲驚呼</w:t>
      </w:r>
      <w:r w:rsidR="00977D9B">
        <w:rPr>
          <w:rFonts w:hint="eastAsia"/>
        </w:rPr>
        <w:t>，同時</w:t>
      </w:r>
      <w:r w:rsidR="00BD7C00">
        <w:rPr>
          <w:rFonts w:hint="eastAsia"/>
        </w:rPr>
        <w:t>往後退了幾步</w:t>
      </w:r>
      <w:r w:rsidR="00977D9B">
        <w:rPr>
          <w:rFonts w:hint="eastAsia"/>
        </w:rPr>
        <w:t>。</w:t>
      </w:r>
      <w:r>
        <w:rPr>
          <w:rFonts w:hint="eastAsia"/>
        </w:rPr>
        <w:t>。</w:t>
      </w:r>
    </w:p>
    <w:p w:rsidR="00C04663" w:rsidRDefault="00A7259F" w:rsidP="00813907">
      <w:pPr>
        <w:spacing w:after="240"/>
      </w:pPr>
      <w:r>
        <w:rPr>
          <w:rFonts w:hint="eastAsia"/>
        </w:rPr>
        <w:t>只見那種子幻蛙滿身毒囊，正一收一縮地噴散著毒氣，頭頂上三朵小花正慢慢變</w:t>
      </w:r>
      <w:r>
        <w:rPr>
          <w:rFonts w:hint="eastAsia"/>
        </w:rPr>
        <w:lastRenderedPageBreak/>
        <w:t>化成一根肉瘤，方才那三光堇竟是它用來誘惑獵物所用的陷阱而已！</w:t>
      </w:r>
    </w:p>
    <w:p w:rsidR="00C04663" w:rsidRDefault="00A7259F" w:rsidP="00813907">
      <w:pPr>
        <w:spacing w:after="240"/>
      </w:pPr>
      <w:r>
        <w:rPr>
          <w:rFonts w:hint="eastAsia"/>
        </w:rPr>
        <w:t>可以想見，如果不是剛剛道辰子阻止，那想前往摘取三色堇的修士，現在肯定已經成為種子幻蛙的腹中物，想到這，那修士忍不住打了個激冷，看向道辰子的眼光更加地敬畏許多了。</w:t>
      </w:r>
    </w:p>
    <w:p w:rsidR="00C04663" w:rsidRDefault="00A7259F" w:rsidP="00813907">
      <w:pPr>
        <w:spacing w:after="240"/>
      </w:pPr>
      <w:r>
        <w:rPr>
          <w:rFonts w:hint="eastAsia"/>
        </w:rPr>
        <w:t>此時那種子幻蛙見自己的幻術被人視破，正滿是敵意地看著眼前這群修士，而道辰子只是輕描淡寫地凝視著它，同時思索著甚麼。</w:t>
      </w:r>
    </w:p>
    <w:p w:rsidR="00C04663" w:rsidRDefault="00A7259F" w:rsidP="00813907">
      <w:pPr>
        <w:spacing w:after="240"/>
      </w:pPr>
      <w:r>
        <w:rPr>
          <w:rFonts w:hint="eastAsia"/>
        </w:rPr>
        <w:t>「罷了，這妖丹五轉的妖獸平常不易遇到，你們遇到了也算是個運氣，等會築基</w:t>
      </w:r>
      <w:r w:rsidR="00977D9B">
        <w:rPr>
          <w:rFonts w:hint="eastAsia"/>
        </w:rPr>
        <w:t>初</w:t>
      </w:r>
      <w:r>
        <w:rPr>
          <w:rFonts w:hint="eastAsia"/>
        </w:rPr>
        <w:t>期以下的弟子一起出手，將其滅殺了，正好測試測試平常在宗門內所學！」眼看這百日試煉時間尚久，道辰子在思索了一下後，決定不出手擊殺，而由低階弟子負責，也算是給他們增長經驗。</w:t>
      </w:r>
    </w:p>
    <w:p w:rsidR="00C04663" w:rsidRDefault="00A7259F" w:rsidP="00813907">
      <w:pPr>
        <w:spacing w:after="240"/>
      </w:pPr>
      <w:r>
        <w:rPr>
          <w:rFonts w:hint="eastAsia"/>
        </w:rPr>
        <w:t>那些低階弟子一聽，雖然心底有些緊張，但沒人敢在臉上露出懷疑之色，</w:t>
      </w:r>
    </w:p>
    <w:p w:rsidR="00C04663" w:rsidRDefault="00A7259F" w:rsidP="00813907">
      <w:pPr>
        <w:spacing w:after="240"/>
      </w:pPr>
      <w:r>
        <w:rPr>
          <w:rFonts w:hint="eastAsia"/>
        </w:rPr>
        <w:t>也算是那種子幻蛙運氣不好，牠雖已經妖丹五轉，但靈智尚且低下，沒有在第一時徹退，待發現情勢不對時，已被赤劍宗一眾弟子團團包圍。</w:t>
      </w:r>
    </w:p>
    <w:p w:rsidR="00C04663" w:rsidRDefault="00A7259F" w:rsidP="00813907">
      <w:pPr>
        <w:spacing w:after="240"/>
      </w:pPr>
      <w:r>
        <w:rPr>
          <w:rFonts w:hint="eastAsia"/>
        </w:rPr>
        <w:t>雖然他噴出毒霧幻術，但早有準備的眾人怎會輕易中招，加上有道辰子壓陣，頓時刀光劍影，許多法器化作的寶氣瑞氣，在毒霧中與那幻蛙碰碰碰掀起巨響，大戰起來。</w:t>
      </w:r>
    </w:p>
    <w:p w:rsidR="00C04663" w:rsidRDefault="00A7259F" w:rsidP="00813907">
      <w:pPr>
        <w:spacing w:after="240"/>
      </w:pPr>
      <w:r>
        <w:rPr>
          <w:rFonts w:hint="eastAsia"/>
        </w:rPr>
        <w:t>一個時辰後，道辰子帶著赤劍宗一干弟子從那水潭中離開，其身後的低階弟子每個人身上都略有傷勢，但臉上卻滿是興奮。</w:t>
      </w:r>
    </w:p>
    <w:p w:rsidR="00C04663" w:rsidRDefault="00A7259F" w:rsidP="00813907">
      <w:pPr>
        <w:spacing w:after="240"/>
      </w:pPr>
      <w:r>
        <w:rPr>
          <w:rFonts w:hint="eastAsia"/>
        </w:rPr>
        <w:t>畢竟，五轉妖丹的妖獸平常可不是他們這些低階弟子所能應付甚至是擊殺的，如今他們僅花了一點小傷，就能將那隻皮粗肉硬，即使築基中期遇到都要小心萬分的種子幻蛙給解決，這怎麼不讓他們心神激動呢？</w:t>
      </w:r>
    </w:p>
    <w:p w:rsidR="00C04663" w:rsidRDefault="00A7259F" w:rsidP="00813907">
      <w:pPr>
        <w:spacing w:after="240"/>
      </w:pPr>
      <w:r>
        <w:rPr>
          <w:rFonts w:hint="eastAsia"/>
        </w:rPr>
        <w:t>當然，這也多虧了道辰子在一旁壓制住那幻蛙的攻擊，不然好幾個弟子應該在一個照面之下就被那堪比上品法器的巨舌給轟殺掉了。</w:t>
      </w:r>
    </w:p>
    <w:p w:rsidR="00C04663" w:rsidRDefault="00A7259F" w:rsidP="00813907">
      <w:pPr>
        <w:spacing w:after="240"/>
      </w:pPr>
      <w:r>
        <w:rPr>
          <w:rFonts w:hint="eastAsia"/>
        </w:rPr>
        <w:t>也因此，眾弟子對道辰子的目光也就更加的敬畏，至於那些沒出手的幾名築基中期弟子，在見過道辰子的手段後，也不得不佩服起來。</w:t>
      </w:r>
    </w:p>
    <w:p w:rsidR="00C04663" w:rsidRDefault="00A7259F" w:rsidP="00813907">
      <w:pPr>
        <w:spacing w:after="240"/>
      </w:pPr>
      <w:r>
        <w:rPr>
          <w:rFonts w:hint="eastAsia"/>
        </w:rPr>
        <w:t>而道辰子本身卻仍是毫不在意，雙手負背，輕描淡寫低踏在赤劍上往前飛去，片刻之後，就帶著弟子們消失在這山谷中的另一處密林裡頭了。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異洞</w:t>
      </w:r>
    </w:p>
    <w:p w:rsidR="00C04663" w:rsidRDefault="00C04663" w:rsidP="00813907">
      <w:pPr>
        <w:spacing w:after="240"/>
      </w:pPr>
    </w:p>
    <w:p w:rsidR="00C04663" w:rsidRDefault="00A7259F" w:rsidP="00813907">
      <w:pPr>
        <w:spacing w:after="240"/>
      </w:pPr>
      <w:r>
        <w:rPr>
          <w:rFonts w:hint="eastAsia"/>
        </w:rPr>
        <w:t>靈山外側近百里處，兩道身影小心翼翼地往靈山走去。</w:t>
      </w:r>
    </w:p>
    <w:p w:rsidR="00C04663" w:rsidRDefault="00A7259F" w:rsidP="00813907">
      <w:pPr>
        <w:spacing w:after="240"/>
      </w:pPr>
      <w:r>
        <w:rPr>
          <w:rFonts w:hint="eastAsia"/>
        </w:rPr>
        <w:t>偶爾幾隻低階妖獸與這兩道身影撞在一起，轉眼都被其中一位白衫修士給滅殺掉，就算是中階妖獸，也只是多花了一點時間。</w:t>
      </w:r>
    </w:p>
    <w:p w:rsidR="00C04663" w:rsidRDefault="00A7259F" w:rsidP="00813907">
      <w:pPr>
        <w:spacing w:after="240"/>
      </w:pPr>
      <w:r>
        <w:rPr>
          <w:rFonts w:hint="eastAsia"/>
        </w:rPr>
        <w:t>而這兩人，自然是往靈山前進的李龍飛與黃襄了。</w:t>
      </w:r>
    </w:p>
    <w:p w:rsidR="00C04663" w:rsidRDefault="00A7259F" w:rsidP="00813907">
      <w:pPr>
        <w:spacing w:after="240"/>
      </w:pPr>
      <w:r>
        <w:rPr>
          <w:rFonts w:hint="eastAsia"/>
        </w:rPr>
        <w:t>隨著黃襄一路見到李龍飛出手的次數增加，她越發地對李龍飛的修為感到驚訝。</w:t>
      </w:r>
    </w:p>
    <w:p w:rsidR="00C04663" w:rsidRDefault="00A7259F" w:rsidP="00813907">
      <w:pPr>
        <w:spacing w:after="240"/>
      </w:pPr>
      <w:r>
        <w:rPr>
          <w:rFonts w:hint="eastAsia"/>
        </w:rPr>
        <w:t>明明對方沒有築基修為，</w:t>
      </w:r>
      <w:r w:rsidR="00977D9B">
        <w:rPr>
          <w:rFonts w:hint="eastAsia"/>
        </w:rPr>
        <w:t>但卻能操控上品</w:t>
      </w:r>
      <w:r>
        <w:rPr>
          <w:rFonts w:hint="eastAsia"/>
        </w:rPr>
        <w:t>法器</w:t>
      </w:r>
      <w:r w:rsidR="00977D9B">
        <w:rPr>
          <w:rFonts w:hint="eastAsia"/>
        </w:rPr>
        <w:t>，而且有不少</w:t>
      </w:r>
      <w:r>
        <w:rPr>
          <w:rFonts w:hint="eastAsia"/>
        </w:rPr>
        <w:t>連自己築基初期師兄解決起來都頗費力的妖獸，</w:t>
      </w:r>
      <w:r w:rsidR="00977D9B">
        <w:rPr>
          <w:rFonts w:hint="eastAsia"/>
        </w:rPr>
        <w:t>卻都被他</w:t>
      </w:r>
      <w:r>
        <w:rPr>
          <w:rFonts w:hint="eastAsia"/>
        </w:rPr>
        <w:t>輕而易舉就消滅掉了。</w:t>
      </w:r>
    </w:p>
    <w:p w:rsidR="00C04663" w:rsidRDefault="00A7259F" w:rsidP="00813907">
      <w:pPr>
        <w:spacing w:after="240"/>
      </w:pPr>
      <w:r>
        <w:rPr>
          <w:rFonts w:hint="eastAsia"/>
        </w:rPr>
        <w:t>這讓在一旁幫忙的她，都有點茫然不知要從何幫起了。</w:t>
      </w:r>
    </w:p>
    <w:p w:rsidR="00C04663" w:rsidRDefault="00A7259F" w:rsidP="00813907">
      <w:pPr>
        <w:spacing w:after="240"/>
      </w:pPr>
      <w:r>
        <w:rPr>
          <w:rFonts w:hint="eastAsia"/>
        </w:rPr>
        <w:t>好在，李龍飛越是厲害，對黃襄來說越是開心。</w:t>
      </w:r>
    </w:p>
    <w:p w:rsidR="00C04663" w:rsidRDefault="00A7259F" w:rsidP="00813907">
      <w:pPr>
        <w:spacing w:after="240"/>
      </w:pPr>
      <w:r>
        <w:rPr>
          <w:rFonts w:hint="eastAsia"/>
        </w:rPr>
        <w:t>甚至，在不知不覺中，黃襄在心態上已經將對方看作像自己師兄一般的依賴了。</w:t>
      </w:r>
    </w:p>
    <w:p w:rsidR="00C04663" w:rsidRDefault="00A7259F" w:rsidP="00813907">
      <w:pPr>
        <w:spacing w:after="240"/>
      </w:pPr>
      <w:r>
        <w:rPr>
          <w:rFonts w:hint="eastAsia"/>
        </w:rPr>
        <w:t>而李龍飛自然樂得在佳人面前表現，至於那些找到的靈藥仙草連同妖丹等，也都平分給黃襄一半，讓黃襄忍不住紅著小臉，興奮得嘖嘖稱讚。</w:t>
      </w:r>
    </w:p>
    <w:p w:rsidR="00C04663" w:rsidRDefault="00A7259F" w:rsidP="00813907">
      <w:pPr>
        <w:spacing w:after="240"/>
      </w:pPr>
      <w:r>
        <w:rPr>
          <w:rFonts w:hint="eastAsia"/>
        </w:rPr>
        <w:t>「龍飛哥哥，你真的只有練氣大圓滿嗎？」在李龍飛又將一隻四翼蜂魔給轟成碎片之後，黃襄忍不住又開口問道。</w:t>
      </w:r>
    </w:p>
    <w:p w:rsidR="00C04663" w:rsidRDefault="00A7259F" w:rsidP="00813907">
      <w:pPr>
        <w:spacing w:after="240"/>
      </w:pPr>
      <w:r>
        <w:rPr>
          <w:rFonts w:hint="eastAsia"/>
        </w:rPr>
        <w:t>那蜂魔除了長有兩對雙翅外，其他部份都跟一般野蜂一樣，只是個體大上近百倍，約有一個幼童的大小，更是長有硬殼，看起來十分嚇人</w:t>
      </w:r>
      <w:r w:rsidR="00977D9B">
        <w:rPr>
          <w:rFonts w:hint="eastAsia"/>
        </w:rPr>
        <w:t>。</w:t>
      </w:r>
    </w:p>
    <w:p w:rsidR="00C04663" w:rsidRDefault="00977D9B" w:rsidP="00813907">
      <w:pPr>
        <w:spacing w:after="240"/>
      </w:pPr>
      <w:r>
        <w:rPr>
          <w:rFonts w:hint="eastAsia"/>
        </w:rPr>
        <w:t>但這樣一個妖丹三轉的妖獸，</w:t>
      </w:r>
      <w:r w:rsidR="00A7259F">
        <w:rPr>
          <w:rFonts w:hint="eastAsia"/>
        </w:rPr>
        <w:t>卻被李龍飛</w:t>
      </w:r>
      <w:r>
        <w:rPr>
          <w:rFonts w:hint="eastAsia"/>
        </w:rPr>
        <w:t>以木癸寶劍加上</w:t>
      </w:r>
      <w:r w:rsidR="00A7259F">
        <w:rPr>
          <w:rFonts w:hint="eastAsia"/>
        </w:rPr>
        <w:t>拳</w:t>
      </w:r>
      <w:r>
        <w:rPr>
          <w:rFonts w:hint="eastAsia"/>
        </w:rPr>
        <w:t>頭不出十息就給斬殺了，這實在是讓人駭人聽聞</w:t>
      </w:r>
      <w:r w:rsidR="00A7259F">
        <w:rPr>
          <w:rFonts w:hint="eastAsia"/>
        </w:rPr>
        <w:t>。</w:t>
      </w:r>
    </w:p>
    <w:p w:rsidR="00C04663" w:rsidRDefault="00A7259F" w:rsidP="00813907">
      <w:pPr>
        <w:spacing w:after="240"/>
      </w:pPr>
      <w:r>
        <w:rPr>
          <w:rFonts w:hint="eastAsia"/>
        </w:rPr>
        <w:t>「真的阿，妳不相信我嗎？」李龍飛搔了搔頭，有些想把自己真正修為透露給對方知道，但他這些日子也從黃襄口中得知四派戰爭的根源與天外巨石的大概由來經過。</w:t>
      </w:r>
    </w:p>
    <w:p w:rsidR="00C04663" w:rsidRDefault="00A7259F" w:rsidP="00813907">
      <w:pPr>
        <w:spacing w:after="240"/>
      </w:pPr>
      <w:r>
        <w:rPr>
          <w:rFonts w:hint="eastAsia"/>
        </w:rPr>
        <w:t>當初道法師伯跟李龍飛提到天罰的時後，他就曾想過那天外巨石是否跟自己的仙石有所關聯。</w:t>
      </w:r>
    </w:p>
    <w:p w:rsidR="00C04663" w:rsidRDefault="00A7259F" w:rsidP="00813907">
      <w:pPr>
        <w:spacing w:after="240"/>
      </w:pPr>
      <w:r>
        <w:rPr>
          <w:rFonts w:hint="eastAsia"/>
        </w:rPr>
        <w:t>而在黃襄跟他描述這幾年四派之間的戰爭跟東萊仙皇的口喻之後，他更加確信自己那塊梵天石跟那些天外巨石出現的確有關係。</w:t>
      </w:r>
    </w:p>
    <w:p w:rsidR="00C04663" w:rsidRDefault="00A7259F" w:rsidP="00813907">
      <w:pPr>
        <w:spacing w:after="240"/>
      </w:pPr>
      <w:r>
        <w:rPr>
          <w:rFonts w:hint="eastAsia"/>
        </w:rPr>
        <w:t>哪怕沒直接關係，而是間接有些相關，但只要有一點牽扯，以東萊仙皇願意掀動全國之力來選出進入巨石的名額來看，到時不管是自己還是黃襄，都可能會被捲</w:t>
      </w:r>
      <w:r>
        <w:rPr>
          <w:rFonts w:hint="eastAsia"/>
        </w:rPr>
        <w:lastRenderedPageBreak/>
        <w:t>入其中，甚至因此而死亡。</w:t>
      </w:r>
    </w:p>
    <w:p w:rsidR="00C04663" w:rsidRDefault="00A7259F" w:rsidP="00813907">
      <w:pPr>
        <w:spacing w:after="240"/>
      </w:pPr>
      <w:r>
        <w:rPr>
          <w:rFonts w:hint="eastAsia"/>
        </w:rPr>
        <w:t>自己大仇未報，不能輕易死在這種無關的事情上，當然更不願黃襄受到遭央，所以李龍飛守口如瓶，沒有衝動</w:t>
      </w:r>
      <w:r w:rsidR="00977D9B">
        <w:rPr>
          <w:rFonts w:hint="eastAsia"/>
        </w:rPr>
        <w:t>把實情說出來</w:t>
      </w:r>
      <w:r>
        <w:rPr>
          <w:rFonts w:hint="eastAsia"/>
        </w:rPr>
        <w:t>。</w:t>
      </w:r>
    </w:p>
    <w:p w:rsidR="00C04663" w:rsidRDefault="00A7259F" w:rsidP="00813907">
      <w:pPr>
        <w:spacing w:after="240"/>
      </w:pPr>
      <w:r>
        <w:rPr>
          <w:rFonts w:hint="eastAsia"/>
        </w:rPr>
        <w:t>見到李龍飛第三次這樣回答，雖說黃襄還是難以相信，但終究不願多問，只是笑了笑，然後上前將那蜂魔的妖丹給收了起來。</w:t>
      </w:r>
    </w:p>
    <w:p w:rsidR="00C04663" w:rsidRDefault="00A7259F" w:rsidP="00813907">
      <w:pPr>
        <w:spacing w:after="240"/>
      </w:pPr>
      <w:r>
        <w:rPr>
          <w:rFonts w:hint="eastAsia"/>
        </w:rPr>
        <w:t>「疑？這裡有個小縫！」黃襄彎腰拾起妖丹時，突然看到在蜂魔屍體旁，有一道只容一人可過的小縫藏在山壁之中，縫穴中清風吹動，顯然裡面是一條通道。</w:t>
      </w:r>
    </w:p>
    <w:p w:rsidR="00C04663" w:rsidRDefault="00A7259F" w:rsidP="00813907">
      <w:pPr>
        <w:spacing w:after="240"/>
      </w:pPr>
      <w:r>
        <w:rPr>
          <w:rFonts w:hint="eastAsia"/>
        </w:rPr>
        <w:t>「這個小縫，看起來不是天然形成，而是有人以大神通鑿開來的。」李龍飛也靠了過來，伸手摸摸縫中的石壁，著手之處，一片光滑，看起竟像被刀子劃開似的。</w:t>
      </w:r>
    </w:p>
    <w:p w:rsidR="00C04663" w:rsidRDefault="00A7259F" w:rsidP="00813907">
      <w:pPr>
        <w:spacing w:after="240"/>
      </w:pPr>
      <w:r>
        <w:rPr>
          <w:rFonts w:hint="eastAsia"/>
        </w:rPr>
        <w:t>雖說有些好奇，但在修仙界中各式各樣的怪事都有，有人以神通鑿山開通道這事，也不是甚麼太稀奇的事。</w:t>
      </w:r>
    </w:p>
    <w:p w:rsidR="00C04663" w:rsidRDefault="00A7259F" w:rsidP="00813907">
      <w:pPr>
        <w:spacing w:after="240"/>
      </w:pPr>
      <w:r>
        <w:rPr>
          <w:rFonts w:hint="eastAsia"/>
        </w:rPr>
        <w:t>「吶吶、我們可以進去探探究竟嗎？」有了李龍飛這些日子的保護，黃襄也大膽了起來，</w:t>
      </w:r>
    </w:p>
    <w:p w:rsidR="00C04663" w:rsidRDefault="00A7259F" w:rsidP="00813907">
      <w:pPr>
        <w:spacing w:after="240"/>
      </w:pPr>
      <w:r>
        <w:rPr>
          <w:rFonts w:hint="eastAsia"/>
        </w:rPr>
        <w:t>她原本進這百日試煉裡也是有幾分勉強，此時意外得到許多靈草，讓她不由得對尋寶一事心生希望。</w:t>
      </w:r>
    </w:p>
    <w:p w:rsidR="00C04663" w:rsidRDefault="00A7259F" w:rsidP="00813907">
      <w:pPr>
        <w:spacing w:after="240"/>
      </w:pPr>
      <w:r>
        <w:rPr>
          <w:rFonts w:hint="eastAsia"/>
        </w:rPr>
        <w:t>畢竟正常練氣修士如果沒有特別造化，要突破築基可說是百裡挑一，黃襄的資質雖好，但她也沒把握自己一定能成功築基。</w:t>
      </w:r>
    </w:p>
    <w:p w:rsidR="00C04663" w:rsidRDefault="00A7259F" w:rsidP="00813907">
      <w:pPr>
        <w:spacing w:after="240"/>
      </w:pPr>
      <w:r>
        <w:rPr>
          <w:rFonts w:hint="eastAsia"/>
        </w:rPr>
        <w:t>一旦無法築基，哪怕再小心百餘年後也會隕落，所以一般修士如果遇到能尋得寶物的機會，就算明知會冒點風險，也甘願前往。</w:t>
      </w:r>
    </w:p>
    <w:p w:rsidR="00C04663" w:rsidRDefault="00A7259F" w:rsidP="00813907">
      <w:pPr>
        <w:spacing w:after="240"/>
      </w:pPr>
      <w:r>
        <w:rPr>
          <w:rFonts w:hint="eastAsia"/>
        </w:rPr>
        <w:t>「好吧，但不要進去太深，如果有任何危險，我們就趕快退回來！」李龍飛當然明白她的想法，所以雖覺得有些冒險，但還是沒有反對帶頭先竄了進去。</w:t>
      </w:r>
    </w:p>
    <w:p w:rsidR="00C04663" w:rsidRDefault="00A7259F" w:rsidP="00813907">
      <w:pPr>
        <w:spacing w:after="240"/>
      </w:pPr>
      <w:r>
        <w:rPr>
          <w:rFonts w:hint="eastAsia"/>
        </w:rPr>
        <w:t>一鑽入小縫，只覺得裡頭通道深遠不可見底，同時一股寒氣吹來，雖然沒有大礙，卻是讓李龍飛感覺有些不適。</w:t>
      </w:r>
    </w:p>
    <w:p w:rsidR="00C04663" w:rsidRDefault="00A7259F" w:rsidP="00813907">
      <w:pPr>
        <w:spacing w:after="240"/>
      </w:pPr>
      <w:r>
        <w:rPr>
          <w:rFonts w:hint="eastAsia"/>
        </w:rPr>
        <w:t>他還在遲疑的同時，身後黃襄已經跟進，同時嬌呼一聲：</w:t>
      </w:r>
    </w:p>
    <w:p w:rsidR="00C04663" w:rsidRDefault="00A7259F" w:rsidP="00813907">
      <w:pPr>
        <w:spacing w:after="240"/>
      </w:pPr>
      <w:r>
        <w:rPr>
          <w:rFonts w:hint="eastAsia"/>
        </w:rPr>
        <w:t>「怎麼那麼冷阿！」</w:t>
      </w:r>
    </w:p>
    <w:p w:rsidR="00C04663" w:rsidRDefault="00A7259F" w:rsidP="00813907">
      <w:pPr>
        <w:spacing w:after="240"/>
      </w:pPr>
      <w:r>
        <w:rPr>
          <w:rFonts w:hint="eastAsia"/>
        </w:rPr>
        <w:t>「怕冷的話，要不我們別進去了吧？」李龍飛回頭一笑，有些調侃的意思。</w:t>
      </w:r>
    </w:p>
    <w:p w:rsidR="00C04663" w:rsidRDefault="00A7259F" w:rsidP="00813907">
      <w:pPr>
        <w:spacing w:after="240"/>
      </w:pPr>
      <w:r>
        <w:rPr>
          <w:rFonts w:hint="eastAsia"/>
        </w:rPr>
        <w:t>連日來的相處，雖然不說是完全習慣，但在彼此都知道對方好感的情況下，使得兩人間的相處日進千里，李龍飛也不像剛開始那樣的緊張跟不知所措了。</w:t>
      </w:r>
    </w:p>
    <w:p w:rsidR="00C04663" w:rsidRDefault="00A7259F" w:rsidP="00813907">
      <w:pPr>
        <w:spacing w:after="240"/>
      </w:pPr>
      <w:r>
        <w:rPr>
          <w:rFonts w:hint="eastAsia"/>
        </w:rPr>
        <w:lastRenderedPageBreak/>
        <w:t>「哼！我又沒說不進去！」黃襄小嘴一撅，佯裝生氣地瞥過頭去。</w:t>
      </w:r>
    </w:p>
    <w:p w:rsidR="00C04663" w:rsidRDefault="00A7259F" w:rsidP="00813907">
      <w:pPr>
        <w:spacing w:after="240"/>
      </w:pPr>
      <w:r>
        <w:rPr>
          <w:rFonts w:hint="eastAsia"/>
        </w:rPr>
        <w:t>李龍飛沒有答話，而是暗自將對方這小女兒家模樣的可愛模樣深深記在心中，這才又往前跨步進去。</w:t>
      </w:r>
    </w:p>
    <w:p w:rsidR="00C04663" w:rsidRDefault="00A7259F" w:rsidP="00813907">
      <w:pPr>
        <w:spacing w:after="240"/>
      </w:pPr>
      <w:r>
        <w:rPr>
          <w:rFonts w:hint="eastAsia"/>
        </w:rPr>
        <w:t>卻在這時，異變突起，遠方深處的通道內，一陣稀稀疏疏的拍打聲響起，起初只是小小聲，遠遠的，像蒼蠅飛舞一樣，但很快的，越來越大聲，越來越靠近，到最後，更隱隱有如雷鳴聲，轟隆隆的迴盪在通道之中，讓李龍飛跟黃襄兩人臉色大變，連忙想退出這縫穴。</w:t>
      </w:r>
    </w:p>
    <w:p w:rsidR="00C04663" w:rsidRDefault="00A7259F" w:rsidP="00813907">
      <w:pPr>
        <w:spacing w:after="240"/>
      </w:pPr>
      <w:r>
        <w:rPr>
          <w:rFonts w:hint="eastAsia"/>
        </w:rPr>
        <w:t>「不成！這縫穴口藏有禁制！」在往後退到縫口處時，前方的黃襄突然驚恐地發現洞口出現一層淡淡的光幕，這光幕在他們進來時沒有異狀，偏偏在要出去時卻被激發起來。</w:t>
      </w:r>
    </w:p>
    <w:p w:rsidR="00C04663" w:rsidRDefault="00A7259F" w:rsidP="00813907">
      <w:pPr>
        <w:spacing w:after="240"/>
      </w:pPr>
      <w:r>
        <w:rPr>
          <w:rFonts w:hint="eastAsia"/>
        </w:rPr>
        <w:t>「讓我試試！」李龍飛勉強與黃襄交換位置，雖然因通道擁擠而和對方有許多柔軟肌膚之親，但此情此景他跟本沒心情感受，只顧運起全身</w:t>
      </w:r>
      <w:del w:id="4871" w:author="簡新佳" w:date="2019-02-25T17:00:00Z">
        <w:r w:rsidDel="0012795F">
          <w:rPr>
            <w:rFonts w:hint="eastAsia"/>
          </w:rPr>
          <w:delText>靈力</w:delText>
        </w:r>
      </w:del>
      <w:ins w:id="4872" w:author="簡新佳" w:date="2019-02-25T17:00:00Z">
        <w:r w:rsidR="0012795F">
          <w:rPr>
            <w:rFonts w:hint="eastAsia"/>
          </w:rPr>
          <w:t>靈氣</w:t>
        </w:r>
      </w:ins>
      <w:r>
        <w:rPr>
          <w:rFonts w:hint="eastAsia"/>
        </w:rPr>
        <w:t>，灌入右臂往那光幕擊去。</w:t>
      </w:r>
    </w:p>
    <w:p w:rsidR="00C04663" w:rsidRDefault="00A7259F" w:rsidP="00813907">
      <w:pPr>
        <w:spacing w:after="240"/>
      </w:pPr>
      <w:r>
        <w:rPr>
          <w:rFonts w:hint="eastAsia"/>
        </w:rPr>
        <w:t>砰！</w:t>
      </w:r>
    </w:p>
    <w:p w:rsidR="00C04663" w:rsidRDefault="00A7259F" w:rsidP="00813907">
      <w:pPr>
        <w:spacing w:after="240"/>
      </w:pPr>
      <w:r>
        <w:rPr>
          <w:rFonts w:hint="eastAsia"/>
        </w:rPr>
        <w:t>拳頭落在光幕上，發出一聲沉響，那光幕雖然稍微晃動一下，卻明顯不是他能攻擊得破的，而此時後方黃襄也看清楚深處那發出聲響的源頭。</w:t>
      </w:r>
    </w:p>
    <w:p w:rsidR="00C04663" w:rsidRDefault="00A7259F" w:rsidP="00813907">
      <w:pPr>
        <w:spacing w:after="240"/>
      </w:pPr>
      <w:r>
        <w:rPr>
          <w:rFonts w:hint="eastAsia"/>
        </w:rPr>
        <w:t>「蜂魔！一大群的四翼蜂魔！」黃襄嚇得花容失色，驚叫起來。</w:t>
      </w:r>
    </w:p>
    <w:p w:rsidR="00C04663" w:rsidRDefault="00A7259F" w:rsidP="00813907">
      <w:pPr>
        <w:spacing w:after="240"/>
      </w:pPr>
      <w:r>
        <w:rPr>
          <w:rFonts w:hint="eastAsia"/>
        </w:rPr>
        <w:t>李龍飛回頭一看，臉色也沒多好，他身負練氣十五層修為，一身肉體修為比起尋常修士強上太多，雙目自然也看得比黃襄更要清楚。</w:t>
      </w:r>
    </w:p>
    <w:p w:rsidR="00C04663" w:rsidRDefault="00A7259F" w:rsidP="00813907">
      <w:pPr>
        <w:spacing w:after="240"/>
      </w:pPr>
      <w:r>
        <w:rPr>
          <w:rFonts w:hint="eastAsia"/>
        </w:rPr>
        <w:t>只見那群蜂魔數量眾多，約莫近百隻，就算剛剛自己擊殺過一隻，但如此多的數量，自己兩人肯定無法抵擋，當下急得如熱鍋上的螞蟻，不斷將雙拳打在光幕之上。</w:t>
      </w:r>
    </w:p>
    <w:p w:rsidR="00C04663" w:rsidRDefault="00A7259F" w:rsidP="00813907">
      <w:pPr>
        <w:spacing w:after="240"/>
      </w:pPr>
      <w:r>
        <w:rPr>
          <w:rFonts w:hint="eastAsia"/>
        </w:rPr>
        <w:t>碰碰碰！</w:t>
      </w:r>
    </w:p>
    <w:p w:rsidR="00C04663" w:rsidRDefault="00A7259F" w:rsidP="00813907">
      <w:pPr>
        <w:spacing w:after="240"/>
      </w:pPr>
      <w:r>
        <w:rPr>
          <w:rFonts w:hint="eastAsia"/>
        </w:rPr>
        <w:t>那光幕發出一陣又一陣的巨響，但卻始終沒有消散，到是通道內被震得有些晃動，還有些泥土落下。</w:t>
      </w:r>
    </w:p>
    <w:p w:rsidR="00C04663" w:rsidRDefault="00A7259F" w:rsidP="00813907">
      <w:pPr>
        <w:spacing w:after="240"/>
      </w:pPr>
      <w:r>
        <w:rPr>
          <w:rFonts w:hint="eastAsia"/>
        </w:rPr>
        <w:t>「旁邊！龍飛哥哥，打旁邊的山壁！」黃襄見到此狀，急中生智，連忙開口叫道。</w:t>
      </w:r>
    </w:p>
    <w:p w:rsidR="00C04663" w:rsidRDefault="00A7259F" w:rsidP="00813907">
      <w:pPr>
        <w:spacing w:after="240"/>
      </w:pPr>
      <w:r>
        <w:rPr>
          <w:rFonts w:hint="eastAsia"/>
        </w:rPr>
        <w:t>李龍飛一愣，跟著方向一轉，毫不遲疑地往旁邊的山壁上打去。</w:t>
      </w:r>
    </w:p>
    <w:p w:rsidR="00C04663" w:rsidRDefault="00A7259F" w:rsidP="00813907">
      <w:pPr>
        <w:spacing w:after="240"/>
      </w:pPr>
      <w:r>
        <w:rPr>
          <w:rFonts w:hint="eastAsia"/>
        </w:rPr>
        <w:t>果然那山壁雖然結實，但比起禁制光幕卻來得鬆軟得多，幾下之後，竟硬生生被李龍飛打出了一小個凹洞出來。</w:t>
      </w:r>
    </w:p>
    <w:p w:rsidR="00C04663" w:rsidRDefault="00A7259F" w:rsidP="00813907">
      <w:pPr>
        <w:spacing w:after="240"/>
      </w:pPr>
      <w:r>
        <w:rPr>
          <w:rFonts w:hint="eastAsia"/>
        </w:rPr>
        <w:lastRenderedPageBreak/>
        <w:t>黃襄見狀，同樣也拿出長劍法器幫忙，不一會而，兩人便敲挖出了一個兩人大小的凹槽，跟著收斂氣息，躲了進去，再用土石在身前填補起來。</w:t>
      </w:r>
    </w:p>
    <w:p w:rsidR="00C04663" w:rsidRDefault="00A7259F" w:rsidP="00813907">
      <w:pPr>
        <w:spacing w:after="240"/>
      </w:pPr>
      <w:r>
        <w:rPr>
          <w:rFonts w:hint="eastAsia"/>
        </w:rPr>
        <w:t>在兩人剛把凹槽處填得完沒多久時，那轟隆隆的聲響便從兩人躲藏處經過，往通道口衝了出去，掀起的風暴更讓李龍飛深怕掩飾的泥土被撥落。</w:t>
      </w:r>
    </w:p>
    <w:p w:rsidR="00C04663" w:rsidRDefault="00A7259F" w:rsidP="00813907">
      <w:pPr>
        <w:spacing w:after="240"/>
      </w:pPr>
      <w:r>
        <w:rPr>
          <w:rFonts w:hint="eastAsia"/>
        </w:rPr>
        <w:t>好在蜂群並沒有多作停留，沒多久就全都跑出縫穴，跟著又恢復到原本的安靜無聲。</w:t>
      </w:r>
    </w:p>
    <w:p w:rsidR="00C04663" w:rsidRDefault="00A7259F" w:rsidP="00813907">
      <w:pPr>
        <w:spacing w:after="240"/>
      </w:pPr>
      <w:r>
        <w:rPr>
          <w:rFonts w:hint="eastAsia"/>
        </w:rPr>
        <w:t>「呼！」黃襄這才長吐一口氣，從凹槽處探出，小心翼翼地看向洞口處。</w:t>
      </w:r>
    </w:p>
    <w:p w:rsidR="00C04663" w:rsidRDefault="00A7259F" w:rsidP="00813907">
      <w:pPr>
        <w:spacing w:after="240"/>
      </w:pPr>
      <w:r>
        <w:rPr>
          <w:rFonts w:hint="eastAsia"/>
        </w:rPr>
        <w:t>只是在那群蜂魔經過後，黃襄對進去深處尋寶也失去信心了，兩人來到那光幕前，研究是否有辦法破除那禁制。</w:t>
      </w:r>
    </w:p>
    <w:p w:rsidR="00C04663" w:rsidRDefault="00A7259F" w:rsidP="00813907">
      <w:pPr>
        <w:spacing w:after="240"/>
      </w:pPr>
      <w:r>
        <w:rPr>
          <w:rFonts w:hint="eastAsia"/>
        </w:rPr>
        <w:t>對於禁制，李龍飛一竅不通，倒是黃襄在看了看那禁制後，臉色變得很是難看：</w:t>
      </w:r>
    </w:p>
    <w:p w:rsidR="00C04663" w:rsidRDefault="00A7259F" w:rsidP="00813907">
      <w:pPr>
        <w:spacing w:after="240"/>
      </w:pPr>
      <w:r>
        <w:rPr>
          <w:rFonts w:hint="eastAsia"/>
        </w:rPr>
        <w:t>「這禁制乃一種</w:t>
      </w:r>
      <w:r w:rsidR="00DE6F66">
        <w:rPr>
          <w:rFonts w:hint="eastAsia"/>
        </w:rPr>
        <w:t>單向</w:t>
      </w:r>
      <w:r>
        <w:rPr>
          <w:rFonts w:hint="eastAsia"/>
        </w:rPr>
        <w:t>禁制，一但激發後，除非以結丹以上修為強行破壞，否則以我對禁制的了解，是無法破除的！」</w:t>
      </w:r>
    </w:p>
    <w:p w:rsidR="00C04663" w:rsidRDefault="00A7259F" w:rsidP="00813907">
      <w:pPr>
        <w:spacing w:after="240"/>
      </w:pPr>
      <w:r>
        <w:rPr>
          <w:rFonts w:hint="eastAsia"/>
        </w:rPr>
        <w:t>「襄兒，你會禁制？」李龍飛沒料到黃襄還會禁制，有些訝異地看過去。</w:t>
      </w:r>
    </w:p>
    <w:p w:rsidR="00C04663" w:rsidRDefault="00A7259F" w:rsidP="00813907">
      <w:pPr>
        <w:spacing w:after="240"/>
      </w:pPr>
      <w:r>
        <w:rPr>
          <w:rFonts w:hint="eastAsia"/>
        </w:rPr>
        <w:t>「嗯。我師尊所學甚廣，當初我曾跟著學一陣子。」黃襄點點頭解釋著，「禁制，基本上是陣法中的一部份，卻更為簡單，更為靈活，只是當然比較起來，作用的威力較小，範圍也較窄，而且很看重施禁者的修為。」</w:t>
      </w:r>
    </w:p>
    <w:p w:rsidR="00C04663" w:rsidRDefault="00A7259F" w:rsidP="00813907">
      <w:pPr>
        <w:spacing w:after="240"/>
      </w:pPr>
      <w:r>
        <w:rPr>
          <w:rFonts w:hint="eastAsia"/>
        </w:rPr>
        <w:t>「這禁制雖然我沒看過，但跟我所學過的</w:t>
      </w:r>
      <w:r w:rsidR="00DE6F66">
        <w:rPr>
          <w:rFonts w:hint="eastAsia"/>
        </w:rPr>
        <w:t>宗門</w:t>
      </w:r>
      <w:r>
        <w:rPr>
          <w:rFonts w:hint="eastAsia"/>
        </w:rPr>
        <w:t>禁制有異曲同工之妙，當然裡頭的深奧固非我能理解，威力也不小，倘若解除時一個弄不好，恐怕我們兩都會葬生此地，所以我建議還是別亂嘗試得好。」</w:t>
      </w:r>
    </w:p>
    <w:p w:rsidR="00C04663" w:rsidRDefault="00A7259F" w:rsidP="00813907">
      <w:pPr>
        <w:spacing w:after="240"/>
      </w:pPr>
      <w:r>
        <w:rPr>
          <w:rFonts w:hint="eastAsia"/>
        </w:rPr>
        <w:t>「照妳這麼說了，那我們只能繼續進去那洞穴深處了！」李龍飛眉頭一皺，明白了事情的嚴重性。</w:t>
      </w:r>
    </w:p>
    <w:p w:rsidR="00C04663" w:rsidRDefault="00A7259F" w:rsidP="00813907">
      <w:pPr>
        <w:spacing w:after="240"/>
      </w:pPr>
      <w:r>
        <w:rPr>
          <w:rFonts w:hint="eastAsia"/>
        </w:rPr>
        <w:t>「嗯</w:t>
      </w:r>
      <w:r>
        <w:rPr>
          <w:rFonts w:hint="eastAsia"/>
        </w:rPr>
        <w:t>...</w:t>
      </w:r>
      <w:r>
        <w:rPr>
          <w:rFonts w:hint="eastAsia"/>
        </w:rPr>
        <w:t>看來只能這樣，龍飛哥哥，對不住，這次是我連累你了。」黃襄也是鐵青著臉，許久才嘆口氣，懊惱萬分地向李龍飛道歉。</w:t>
      </w:r>
    </w:p>
    <w:p w:rsidR="00C04663" w:rsidRDefault="00A7259F" w:rsidP="00813907">
      <w:pPr>
        <w:spacing w:after="240"/>
      </w:pPr>
      <w:r>
        <w:rPr>
          <w:rFonts w:hint="eastAsia"/>
        </w:rPr>
        <w:t>「沒事，既然出不去了，那就另外找條路好了，搞不好另有一番機緣也說不定。」雖然身入險境，但事已發生，再責怪對方也沒有甚麼用，何況對方是自己心上人，李龍飛當下便不再多想。</w:t>
      </w:r>
    </w:p>
    <w:p w:rsidR="00C04663" w:rsidRDefault="00A7259F" w:rsidP="00813907">
      <w:pPr>
        <w:spacing w:after="240"/>
      </w:pPr>
      <w:r>
        <w:rPr>
          <w:rFonts w:hint="eastAsia"/>
        </w:rPr>
        <w:t>反而是黃襄悶悶不樂，走了好一陣子之後，才將這事藏到了心上，提起精神來跟著走下去。</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曼珠沙華</w:t>
      </w:r>
    </w:p>
    <w:p w:rsidR="00C04663" w:rsidRDefault="00C04663" w:rsidP="00813907">
      <w:pPr>
        <w:spacing w:after="240"/>
      </w:pPr>
    </w:p>
    <w:p w:rsidR="00C04663" w:rsidRDefault="00A7259F" w:rsidP="00813907">
      <w:pPr>
        <w:spacing w:after="240"/>
      </w:pPr>
      <w:r>
        <w:rPr>
          <w:rFonts w:hint="eastAsia"/>
        </w:rPr>
        <w:t>這縫穴雖然入口處極其狹窄，但越走卻越是寬闊，等到兩人走了約一個時辰之後，兩旁山壁間的距離已經容得下兩人並排，頂上更是高挑許多，不少如尖筍般的乳石更是長在上頭，看得出來當初開鑿之人是故意將入口作得十分隱密的。</w:t>
      </w:r>
    </w:p>
    <w:p w:rsidR="00C04663" w:rsidRDefault="00A7259F" w:rsidP="00813907">
      <w:pPr>
        <w:spacing w:after="240"/>
      </w:pPr>
      <w:r>
        <w:rPr>
          <w:rFonts w:hint="eastAsia"/>
        </w:rPr>
        <w:t>「既然是人工開鑿，又在入口處藏有禁制，何不直接用陣法或禁制掩蓋起來，而只將入口做小呢？」李龍飛心中有些納悶，但知道這事無人可問，只能放在心上而已。</w:t>
      </w:r>
    </w:p>
    <w:p w:rsidR="00C04663" w:rsidRDefault="00A7259F" w:rsidP="00813907">
      <w:pPr>
        <w:spacing w:after="240"/>
      </w:pPr>
      <w:r>
        <w:rPr>
          <w:rFonts w:hint="eastAsia"/>
        </w:rPr>
        <w:t>因為先前那四翼蜂魔的關係，兩人在縫穴中走得十分謹慎，經過了好幾個時辰，這才來到一個頗為寬敞的洞穴之中。</w:t>
      </w:r>
    </w:p>
    <w:p w:rsidR="00C04663" w:rsidRDefault="00A7259F" w:rsidP="00813907">
      <w:pPr>
        <w:spacing w:after="240"/>
      </w:pPr>
      <w:r>
        <w:rPr>
          <w:rFonts w:hint="eastAsia"/>
        </w:rPr>
        <w:t>一進這洞穴，黃襄不由得打了個冷顫，李龍飛雖然肉體強韌，但也感到微微寒意，可見這裡有多冷。</w:t>
      </w:r>
    </w:p>
    <w:p w:rsidR="00C04663" w:rsidRDefault="00A7259F" w:rsidP="00813907">
      <w:pPr>
        <w:spacing w:after="240"/>
      </w:pPr>
      <w:r>
        <w:rPr>
          <w:rFonts w:hint="eastAsia"/>
        </w:rPr>
        <w:t>他看了捧著雙手喝氣的黃襄一眼，默默將手伸過去握住，並讓體內靈氣渡了過去，幾個呼吸後，黃襄這才停止了發抖，轉而看向這洞穴四周。</w:t>
      </w:r>
    </w:p>
    <w:p w:rsidR="00C04663" w:rsidRDefault="00A7259F" w:rsidP="00813907">
      <w:pPr>
        <w:spacing w:after="240"/>
      </w:pPr>
      <w:r>
        <w:rPr>
          <w:rFonts w:hint="eastAsia"/>
        </w:rPr>
        <w:t>只見這裡是一個四通八達的天然溶洞，方才來的那條路，竟只是眾多出入口中的其中一條，可以想見，裡頭有更多這樣的洞窟存在著。</w:t>
      </w:r>
    </w:p>
    <w:p w:rsidR="00C04663" w:rsidRDefault="00A7259F" w:rsidP="00813907">
      <w:pPr>
        <w:spacing w:after="240"/>
      </w:pPr>
      <w:r>
        <w:rPr>
          <w:rFonts w:hint="eastAsia"/>
        </w:rPr>
        <w:t>「看來，我們得隨便挑一條走看看，雖說運氣佔得居多，但依我看，往上走跟往下走還是有些差別。」黃襄拿出一顆修仙之人常用的夜光石看完四周後做了個總結。</w:t>
      </w:r>
    </w:p>
    <w:p w:rsidR="00C04663" w:rsidRDefault="00A7259F" w:rsidP="00813907">
      <w:pPr>
        <w:spacing w:after="240"/>
      </w:pPr>
      <w:r>
        <w:rPr>
          <w:rFonts w:hint="eastAsia"/>
        </w:rPr>
        <w:t>「我都可以，由妳挑一條路就行！」李龍飛沒有意見，只是小心地警戒著。</w:t>
      </w:r>
    </w:p>
    <w:p w:rsidR="00C04663" w:rsidRDefault="00A7259F" w:rsidP="00813907">
      <w:pPr>
        <w:spacing w:after="240"/>
      </w:pPr>
      <w:r>
        <w:rPr>
          <w:rFonts w:hint="eastAsia"/>
        </w:rPr>
        <w:t>聽到李龍飛這樣說，黃襄從懷中再拿出一個袋子，上頭有著奇異文字，鬆開口，抖了抖之後，竟從裡頭飛出了數十隻的綠色小蟲出來，跟著隨手一揮，這些小蟲一一飛到不同的通道裡頭。</w:t>
      </w:r>
    </w:p>
    <w:p w:rsidR="00C04663" w:rsidRDefault="00A7259F" w:rsidP="00813907">
      <w:pPr>
        <w:spacing w:after="240"/>
      </w:pPr>
      <w:r>
        <w:rPr>
          <w:rFonts w:hint="eastAsia"/>
        </w:rPr>
        <w:t>「這是綠眼蟲，我讓他們先去探探路，等一會兒回來之後再決定走哪好了。」黃襄轉頭跟李龍飛解釋著。</w:t>
      </w:r>
    </w:p>
    <w:p w:rsidR="00C04663" w:rsidRDefault="00A7259F" w:rsidP="00813907">
      <w:pPr>
        <w:spacing w:after="240"/>
      </w:pPr>
      <w:r>
        <w:rPr>
          <w:rFonts w:hint="eastAsia"/>
        </w:rPr>
        <w:t>「疑？襄兒，你</w:t>
      </w:r>
      <w:r w:rsidR="00DE6F66">
        <w:rPr>
          <w:rFonts w:hint="eastAsia"/>
        </w:rPr>
        <w:t>還</w:t>
      </w:r>
      <w:r>
        <w:rPr>
          <w:rFonts w:hint="eastAsia"/>
        </w:rPr>
        <w:t>會驅蟲，而且還能同時驅趕那麼多隻，</w:t>
      </w:r>
      <w:r w:rsidR="00DE6F66">
        <w:rPr>
          <w:rFonts w:hint="eastAsia"/>
        </w:rPr>
        <w:t>真的是多才多藝</w:t>
      </w:r>
      <w:r>
        <w:rPr>
          <w:rFonts w:hint="eastAsia"/>
        </w:rPr>
        <w:t>！」李龍飛看著那綠眼蟲，想起自己曾已育蟲數養的髑蛐，忍不住讚嘆起來。</w:t>
      </w:r>
    </w:p>
    <w:p w:rsidR="00C04663" w:rsidRDefault="00A7259F" w:rsidP="00813907">
      <w:pPr>
        <w:spacing w:after="240"/>
      </w:pPr>
      <w:r>
        <w:rPr>
          <w:rFonts w:hint="eastAsia"/>
        </w:rPr>
        <w:t>「</w:t>
      </w:r>
      <w:r w:rsidR="00DE6F66">
        <w:rPr>
          <w:rFonts w:hint="eastAsia"/>
        </w:rPr>
        <w:t>哪兒的話，我不過喜歡多涉略諸子百藝而已。</w:t>
      </w:r>
      <w:r>
        <w:rPr>
          <w:rFonts w:hint="eastAsia"/>
        </w:rPr>
        <w:t>這綠眼蟲的驅趕法門不難，你修</w:t>
      </w:r>
      <w:r>
        <w:rPr>
          <w:rFonts w:hint="eastAsia"/>
        </w:rPr>
        <w:lastRenderedPageBreak/>
        <w:t>為高我那麼多，晚點我一教你，你肯定馬上就超過我了！」聽到心上人稱讚自己，黃襄有些開心，同時也笑瞇瞇地回讚幾句。</w:t>
      </w:r>
    </w:p>
    <w:p w:rsidR="00C04663" w:rsidRDefault="00A7259F" w:rsidP="00813907">
      <w:pPr>
        <w:spacing w:after="240"/>
      </w:pPr>
      <w:r>
        <w:rPr>
          <w:rFonts w:hint="eastAsia"/>
        </w:rPr>
        <w:t>就這樣，在兩人閒聊幾句之後，先前放出去的那些綠眼蟲，已經有不少飛了回來。</w:t>
      </w:r>
    </w:p>
    <w:p w:rsidR="00C04663" w:rsidRDefault="00A7259F" w:rsidP="00813907">
      <w:pPr>
        <w:spacing w:after="240"/>
      </w:pPr>
      <w:r>
        <w:rPr>
          <w:rFonts w:hint="eastAsia"/>
        </w:rPr>
        <w:t>「有了，有一條通道，在不遠處就有出口，而且看起來很安全，我們就往那裡走去好了！」黃襄以秘法與那些綠眼蟲溝通之後，臉上大喜，忙跟李龍飛說道。</w:t>
      </w:r>
    </w:p>
    <w:p w:rsidR="00C04663" w:rsidRDefault="00A7259F" w:rsidP="00813907">
      <w:pPr>
        <w:spacing w:after="240"/>
      </w:pPr>
      <w:r>
        <w:rPr>
          <w:rFonts w:hint="eastAsia"/>
        </w:rPr>
        <w:t>當下兩人不再遲疑，順著那綠眼蟲所指的方向，走進了通道之中。</w:t>
      </w:r>
    </w:p>
    <w:p w:rsidR="00C04663" w:rsidRDefault="00A7259F" w:rsidP="00813907">
      <w:pPr>
        <w:spacing w:after="240"/>
      </w:pPr>
      <w:r>
        <w:rPr>
          <w:rFonts w:hint="eastAsia"/>
        </w:rPr>
        <w:t>那通道先是往上爬坡了一陣子，跟著卻又轉而往下。</w:t>
      </w:r>
    </w:p>
    <w:p w:rsidR="00C04663" w:rsidRDefault="00A7259F" w:rsidP="00813907">
      <w:pPr>
        <w:spacing w:after="240"/>
      </w:pPr>
      <w:r>
        <w:rPr>
          <w:rFonts w:hint="eastAsia"/>
        </w:rPr>
        <w:t>「難道那綠眼蟲搞錯了？怎麼走了那麼久還沒到出口？」在往下走了近百尺，黃襄臉上有些驚疑不定，就連李龍飛也感覺到，似乎有些不對勁。</w:t>
      </w:r>
    </w:p>
    <w:p w:rsidR="00C04663" w:rsidRDefault="00A7259F" w:rsidP="00813907">
      <w:pPr>
        <w:spacing w:after="240"/>
      </w:pPr>
      <w:r>
        <w:rPr>
          <w:rFonts w:hint="eastAsia"/>
        </w:rPr>
        <w:t>便在此時，突然從通道深處傳來一陣陰沉的冷哼聲，這聲音來得霸道異常，即使李龍飛</w:t>
      </w:r>
      <w:r w:rsidR="00375419">
        <w:rPr>
          <w:rFonts w:hint="eastAsia"/>
        </w:rPr>
        <w:t>靈識</w:t>
      </w:r>
      <w:r>
        <w:rPr>
          <w:rFonts w:hint="eastAsia"/>
        </w:rPr>
        <w:t>比起一般人強大，也感覺到腦中一股劇痛，當下抱頭蹲了下來。</w:t>
      </w:r>
    </w:p>
    <w:p w:rsidR="00C04663" w:rsidRDefault="00A7259F" w:rsidP="00813907">
      <w:pPr>
        <w:spacing w:after="240"/>
      </w:pPr>
      <w:r>
        <w:rPr>
          <w:rFonts w:hint="eastAsia"/>
        </w:rPr>
        <w:t>而黃襄情況更為糟糕，她悶哼一聲，整個人無力地軟了下來，竟是直接被這叫聲給震暈了過去。</w:t>
      </w:r>
    </w:p>
    <w:p w:rsidR="00C04663" w:rsidRDefault="00A7259F" w:rsidP="00813907">
      <w:pPr>
        <w:spacing w:after="240"/>
      </w:pPr>
      <w:r>
        <w:rPr>
          <w:rFonts w:hint="eastAsia"/>
        </w:rPr>
        <w:t>眼看自己心上人危險，李龍飛不顧腦中疼痛欲裂，抱起黃襄便要往回走去。</w:t>
      </w:r>
    </w:p>
    <w:p w:rsidR="00C04663" w:rsidRDefault="00A7259F" w:rsidP="00813907">
      <w:pPr>
        <w:spacing w:after="240"/>
      </w:pPr>
      <w:r>
        <w:rPr>
          <w:rFonts w:hint="eastAsia"/>
        </w:rPr>
        <w:t>「疑？」卻在這時，那叫聲中斷了下，跟著一個疑惑地聲音傳來。</w:t>
      </w:r>
    </w:p>
    <w:p w:rsidR="00C04663" w:rsidRDefault="00A7259F" w:rsidP="00813907">
      <w:pPr>
        <w:spacing w:after="240"/>
      </w:pPr>
      <w:r>
        <w:rPr>
          <w:rFonts w:hint="eastAsia"/>
        </w:rPr>
        <w:t>李龍飛沒有猶豫，把握這機會快步往後奔去，卻聽到那聲音跟著又在耳邊響起，「既然闖進來了，那就別急著走吧。」</w:t>
      </w:r>
    </w:p>
    <w:p w:rsidR="00C04663" w:rsidRDefault="00A7259F" w:rsidP="00813907">
      <w:pPr>
        <w:spacing w:after="240"/>
      </w:pPr>
      <w:r>
        <w:rPr>
          <w:rFonts w:hint="eastAsia"/>
        </w:rPr>
        <w:t>接著一道黑</w:t>
      </w:r>
      <w:r w:rsidR="00DE6F66">
        <w:rPr>
          <w:rFonts w:hint="eastAsia"/>
        </w:rPr>
        <w:t>霧從洞內深處快速飄到</w:t>
      </w:r>
      <w:r>
        <w:rPr>
          <w:rFonts w:hint="eastAsia"/>
        </w:rPr>
        <w:t>李龍飛面前，將兩人身形一罩，頓時便消失在這通道之中了。</w:t>
      </w:r>
    </w:p>
    <w:p w:rsidR="00C04663" w:rsidRDefault="00A7259F" w:rsidP="00813907">
      <w:pPr>
        <w:spacing w:after="240"/>
      </w:pPr>
      <w:r>
        <w:t>……</w:t>
      </w:r>
    </w:p>
    <w:p w:rsidR="00C04663" w:rsidRDefault="00A7259F" w:rsidP="00813907">
      <w:pPr>
        <w:spacing w:after="240"/>
      </w:pPr>
      <w:r>
        <w:rPr>
          <w:rFonts w:hint="eastAsia"/>
        </w:rPr>
        <w:t>也不知道過了多久，等李龍飛再次醒來後，只覺得渾身刺痛，四肢麻痺，卻是動彈不得，只能無力地躺在一座石床之上。</w:t>
      </w:r>
    </w:p>
    <w:p w:rsidR="00C04663" w:rsidRDefault="00A7259F" w:rsidP="00813907">
      <w:pPr>
        <w:spacing w:after="240"/>
      </w:pPr>
      <w:r>
        <w:rPr>
          <w:rFonts w:hint="eastAsia"/>
        </w:rPr>
        <w:t>這石床雖然看似尋常，但背後觸摸到的地方，卻是異常冰冷，李龍飛躺在上面，要不是他練氣十五層的肉體跟</w:t>
      </w:r>
      <w:del w:id="4873" w:author="簡新佳" w:date="2019-02-25T17:00:00Z">
        <w:r w:rsidDel="0012795F">
          <w:rPr>
            <w:rFonts w:hint="eastAsia"/>
          </w:rPr>
          <w:delText>靈力</w:delText>
        </w:r>
      </w:del>
      <w:ins w:id="4874" w:author="簡新佳" w:date="2019-02-25T17:00:00Z">
        <w:r w:rsidR="0012795F">
          <w:rPr>
            <w:rFonts w:hint="eastAsia"/>
          </w:rPr>
          <w:t>靈氣</w:t>
        </w:r>
      </w:ins>
      <w:r>
        <w:rPr>
          <w:rFonts w:hint="eastAsia"/>
        </w:rPr>
        <w:t>都比平常練氣修士強上好幾倍，恐怕已經結成冰塊，再也沒有轉醒的可能。</w:t>
      </w:r>
    </w:p>
    <w:p w:rsidR="00C04663" w:rsidRDefault="00A7259F" w:rsidP="00813907">
      <w:pPr>
        <w:spacing w:after="240"/>
      </w:pPr>
      <w:r>
        <w:rPr>
          <w:rFonts w:hint="eastAsia"/>
        </w:rPr>
        <w:t>而更讓他震驚的，是在他用內視檢察自己身體時，赫然發現自己身上的靈脈，居然被一股龐大的力量給震斷了，</w:t>
      </w:r>
      <w:r w:rsidR="00510D84">
        <w:rPr>
          <w:rFonts w:hint="eastAsia"/>
        </w:rPr>
        <w:t>若非</w:t>
      </w:r>
      <w:r w:rsidR="00A94C48">
        <w:rPr>
          <w:rFonts w:hint="eastAsia"/>
        </w:rPr>
        <w:t>肉身</w:t>
      </w:r>
      <w:r>
        <w:rPr>
          <w:rFonts w:hint="eastAsia"/>
        </w:rPr>
        <w:t>的逆天恢復力還在，恐怕他這輩子，再也無望重回原本的修為了。</w:t>
      </w:r>
    </w:p>
    <w:p w:rsidR="00C04663" w:rsidRDefault="00A7259F" w:rsidP="00813907">
      <w:pPr>
        <w:spacing w:after="240"/>
      </w:pPr>
      <w:r>
        <w:rPr>
          <w:rFonts w:hint="eastAsia"/>
        </w:rPr>
        <w:lastRenderedPageBreak/>
        <w:t>但饒是如此，他仍需靜養一段時間，而且短期內還不能與人動手，否則一旦再受重創，哪怕是練氣十五層再逆天，也無法再恢復他的修為。</w:t>
      </w:r>
    </w:p>
    <w:p w:rsidR="00C04663" w:rsidRDefault="00A7259F" w:rsidP="00813907">
      <w:pPr>
        <w:spacing w:after="240"/>
      </w:pPr>
      <w:r>
        <w:rPr>
          <w:rFonts w:hint="eastAsia"/>
        </w:rPr>
        <w:t>一般人在遇到這樣的情況後，恐怕不是陷入瘋狂之中就是心如死灰，但李龍飛歷經了這麼多事後，一開始雖仍有些慌張，但很快的就冷靜下來，跟著運起</w:t>
      </w:r>
      <w:del w:id="4875" w:author="簡新佳" w:date="2019-02-25T17:00:00Z">
        <w:r w:rsidDel="0012795F">
          <w:rPr>
            <w:rFonts w:hint="eastAsia"/>
          </w:rPr>
          <w:delText>靈力</w:delText>
        </w:r>
      </w:del>
      <w:ins w:id="4876" w:author="簡新佳" w:date="2019-02-25T17:00:00Z">
        <w:r w:rsidR="0012795F">
          <w:rPr>
            <w:rFonts w:hint="eastAsia"/>
          </w:rPr>
          <w:t>靈氣</w:t>
        </w:r>
      </w:ins>
      <w:r>
        <w:rPr>
          <w:rFonts w:hint="eastAsia"/>
        </w:rPr>
        <w:t>，一邊修複著靈脈，一邊思考著自己的處境。</w:t>
      </w:r>
    </w:p>
    <w:p w:rsidR="00C04663" w:rsidRDefault="00A7259F" w:rsidP="00813907">
      <w:pPr>
        <w:spacing w:after="240"/>
      </w:pPr>
      <w:r>
        <w:rPr>
          <w:rFonts w:hint="eastAsia"/>
        </w:rPr>
        <w:t>「嘿…你這小子果然有些古怪！」在他開始修複靈脈沒多久後，遠處黑暗的角落中，一個枯槁難聽的聲音便傳了出來。</w:t>
      </w:r>
    </w:p>
    <w:p w:rsidR="00C04663" w:rsidRDefault="00A7259F" w:rsidP="00813907">
      <w:pPr>
        <w:spacing w:after="240"/>
      </w:pPr>
      <w:r>
        <w:rPr>
          <w:rFonts w:hint="eastAsia"/>
        </w:rPr>
        <w:t>那聲音的主人顯然修為十分高深，雖然沒有刻意為之，但話語中潛藏的力量卻震得李龍飛耳膜疼痛。</w:t>
      </w:r>
    </w:p>
    <w:p w:rsidR="00C04663" w:rsidRDefault="00A7259F" w:rsidP="00813907">
      <w:pPr>
        <w:spacing w:after="240"/>
      </w:pPr>
      <w:r>
        <w:rPr>
          <w:rFonts w:hint="eastAsia"/>
        </w:rPr>
        <w:t>他轉頭看去，只見黑暗中，一個全身毛髮垂地，骯髒不勘不知是人是獸的身影，正坐在那裡。</w:t>
      </w:r>
    </w:p>
    <w:p w:rsidR="00C04663" w:rsidRDefault="00A7259F" w:rsidP="00813907">
      <w:pPr>
        <w:spacing w:after="240"/>
      </w:pPr>
      <w:r>
        <w:rPr>
          <w:rFonts w:hint="eastAsia"/>
        </w:rPr>
        <w:t>「你是誰，襄兒呢！」若是在從前，李龍飛可能慌亂不知如何是好，但經歷修仙的總總事情之後，他迅速的審視了自己現下的情況，強忍著內心的驚懼，沉聲問道。</w:t>
      </w:r>
    </w:p>
    <w:p w:rsidR="00C04663" w:rsidRDefault="00A7259F" w:rsidP="00813907">
      <w:pPr>
        <w:spacing w:after="240"/>
      </w:pPr>
      <w:r>
        <w:rPr>
          <w:rFonts w:hint="eastAsia"/>
        </w:rPr>
        <w:t>「哈哈哈…不錯，不錯，不只古怪，還很有膽識。」那身影沒有回答，反而大笑了起來。</w:t>
      </w:r>
    </w:p>
    <w:p w:rsidR="00C04663" w:rsidRDefault="00A7259F" w:rsidP="00813907">
      <w:pPr>
        <w:spacing w:after="240"/>
      </w:pPr>
      <w:r>
        <w:rPr>
          <w:rFonts w:hint="eastAsia"/>
        </w:rPr>
        <w:t>那笑聲雖沒刻意提勁，但卻轟隆隆震得整個石床震動不已，良久，那身影才停止大笑，看著李龍飛說道，「小子，你想活還是想死。」</w:t>
      </w:r>
    </w:p>
    <w:p w:rsidR="00C04663" w:rsidRDefault="00A7259F" w:rsidP="00813907">
      <w:pPr>
        <w:spacing w:after="240"/>
      </w:pPr>
      <w:r>
        <w:rPr>
          <w:rFonts w:hint="eastAsia"/>
        </w:rPr>
        <w:t>李龍飛此時已從自己身上跟週遭情況猜到一些端倪，看著那身影，他心思急轉，表面卻一臉平靜說道，「我還有選擇的餘地嗎？」</w:t>
      </w:r>
    </w:p>
    <w:p w:rsidR="00C04663" w:rsidRDefault="00A7259F" w:rsidP="00813907">
      <w:pPr>
        <w:spacing w:after="240"/>
      </w:pPr>
      <w:r>
        <w:rPr>
          <w:rFonts w:hint="eastAsia"/>
        </w:rPr>
        <w:t>「當然可以，如果你想死，我也有好幾種手段對付你，其中最簡單的，就是把你煉成屍傀之後，再讓你去辦事也是可以。」那身影說得輕描淡寫，彷彿這事再一般不過。</w:t>
      </w:r>
    </w:p>
    <w:p w:rsidR="00C04663" w:rsidRDefault="00A7259F" w:rsidP="00813907">
      <w:pPr>
        <w:spacing w:after="240"/>
      </w:pPr>
      <w:r>
        <w:rPr>
          <w:rFonts w:hint="eastAsia"/>
        </w:rPr>
        <w:t>「那如果我選擇活下去呢？」沉默了一會之後，李龍飛開口問道。</w:t>
      </w:r>
    </w:p>
    <w:p w:rsidR="00C04663" w:rsidRDefault="00A7259F" w:rsidP="00813907">
      <w:pPr>
        <w:spacing w:after="240"/>
      </w:pPr>
      <w:r>
        <w:rPr>
          <w:rFonts w:hint="eastAsia"/>
        </w:rPr>
        <w:t>「如果你想活，那你就吞下這粒藥丸。」那身影一邊說道，一邊從其身上伸出一蓬毛髮，纏繞著一粒丹藥送到李龍飛的面前。</w:t>
      </w:r>
    </w:p>
    <w:p w:rsidR="00C04663" w:rsidRDefault="00A7259F" w:rsidP="00813907">
      <w:pPr>
        <w:spacing w:after="240"/>
      </w:pPr>
      <w:r>
        <w:rPr>
          <w:rFonts w:hint="eastAsia"/>
        </w:rPr>
        <w:t>「我身邊的那個女修呢？」李龍飛看著那枚丹藥，沒有拒絕而是拿了起來。</w:t>
      </w:r>
    </w:p>
    <w:p w:rsidR="00C04663" w:rsidRDefault="00A7259F" w:rsidP="00813907">
      <w:pPr>
        <w:spacing w:after="240"/>
      </w:pPr>
      <w:r>
        <w:rPr>
          <w:rFonts w:hint="eastAsia"/>
        </w:rPr>
        <w:t>「那女娃兒是赤劍宗的人，留她不得。」那身影見李龍飛拿起丹藥，語氣也緩和了些。</w:t>
      </w:r>
    </w:p>
    <w:p w:rsidR="00C04663" w:rsidRDefault="00A7259F" w:rsidP="00813907">
      <w:pPr>
        <w:spacing w:after="240"/>
      </w:pPr>
      <w:r>
        <w:rPr>
          <w:rFonts w:hint="eastAsia"/>
        </w:rPr>
        <w:lastRenderedPageBreak/>
        <w:t>「既是如此，你連我一起殺了吧！」李龍飛深吸了一口氣，閉上眼說道。</w:t>
      </w:r>
    </w:p>
    <w:p w:rsidR="00C04663" w:rsidRDefault="00A7259F" w:rsidP="00813907">
      <w:pPr>
        <w:spacing w:after="240"/>
      </w:pPr>
      <w:r>
        <w:rPr>
          <w:rFonts w:hint="eastAsia"/>
        </w:rPr>
        <w:t>那身影聽到如此，那團毛髮直接將李龍飛捲了起來，饒是後者肉體強大，此時只覺得一股無法抗拒的力量似要將自己給撕裂開來。</w:t>
      </w:r>
    </w:p>
    <w:p w:rsidR="00C04663" w:rsidRDefault="00A7259F" w:rsidP="00813907">
      <w:pPr>
        <w:spacing w:after="240"/>
      </w:pPr>
      <w:r>
        <w:rPr>
          <w:rFonts w:hint="eastAsia"/>
        </w:rPr>
        <w:t>「你就不怕我真的殺了你？」那身影見李龍飛雖被捲起，卻仍忍著痛而不吭聲，忍不住開口問道。</w:t>
      </w:r>
    </w:p>
    <w:p w:rsidR="00C04663" w:rsidRDefault="00A7259F" w:rsidP="00813907">
      <w:pPr>
        <w:spacing w:after="240"/>
      </w:pPr>
      <w:r>
        <w:rPr>
          <w:rFonts w:hint="eastAsia"/>
        </w:rPr>
        <w:t>李龍飛張開了眼，嘴角滲出一些鮮血說道，「怕，但是如果連襄兒都保不了，我也不願獨活！」</w:t>
      </w:r>
    </w:p>
    <w:p w:rsidR="00C04663" w:rsidRDefault="00A7259F" w:rsidP="00813907">
      <w:pPr>
        <w:spacing w:after="240"/>
      </w:pPr>
      <w:r>
        <w:rPr>
          <w:rFonts w:hint="eastAsia"/>
        </w:rPr>
        <w:t>那身影聽完哼了一聲，毛髮一甩，一股千鈞力道將李龍飛重重地砸到了石床之上，跟著才鬆了開來。</w:t>
      </w:r>
    </w:p>
    <w:p w:rsidR="00C04663" w:rsidRDefault="00A7259F" w:rsidP="00813907">
      <w:pPr>
        <w:spacing w:after="240"/>
      </w:pPr>
      <w:r>
        <w:rPr>
          <w:rFonts w:hint="eastAsia"/>
        </w:rPr>
        <w:t>雖然全身被砸得像骨頭散開來一樣，但李龍飛還是忍不住在心中慶幸自己賭對了。</w:t>
      </w:r>
    </w:p>
    <w:p w:rsidR="00C04663" w:rsidRDefault="00A7259F" w:rsidP="00813907">
      <w:pPr>
        <w:spacing w:after="240"/>
      </w:pPr>
      <w:r>
        <w:rPr>
          <w:rFonts w:hint="eastAsia"/>
        </w:rPr>
        <w:t>就看到那身影身上另一篷毛髮抬起，不一會，從黑暗處一人便被雙手捲住垂掛著送到了李龍飛的面前。</w:t>
      </w:r>
    </w:p>
    <w:p w:rsidR="00C04663" w:rsidRDefault="00A7259F" w:rsidP="00813907">
      <w:pPr>
        <w:spacing w:after="240"/>
      </w:pPr>
      <w:r>
        <w:rPr>
          <w:rFonts w:hint="eastAsia"/>
        </w:rPr>
        <w:t>李龍飛勉強運起</w:t>
      </w:r>
      <w:r w:rsidR="00375419">
        <w:rPr>
          <w:rFonts w:hint="eastAsia"/>
        </w:rPr>
        <w:t>靈識</w:t>
      </w:r>
      <w:r>
        <w:rPr>
          <w:rFonts w:hint="eastAsia"/>
        </w:rPr>
        <w:t>，掃過黃襄身上，確認對方並無大礙之後，這才毫不猶豫，將手中那枚丹藥給吞了下去。</w:t>
      </w:r>
    </w:p>
    <w:p w:rsidR="00C04663" w:rsidRDefault="00A7259F" w:rsidP="00813907">
      <w:pPr>
        <w:spacing w:after="240"/>
      </w:pPr>
      <w:r>
        <w:rPr>
          <w:rFonts w:hint="eastAsia"/>
        </w:rPr>
        <w:t>一吞下肚，只感覺到那丹藥迅速在腹內融化開來，跟著一股若有似無的</w:t>
      </w:r>
      <w:r w:rsidR="00821E18">
        <w:rPr>
          <w:rFonts w:hint="eastAsia"/>
        </w:rPr>
        <w:t>灼熱</w:t>
      </w:r>
      <w:r>
        <w:rPr>
          <w:rFonts w:hint="eastAsia"/>
        </w:rPr>
        <w:t>氣息潛伏在自己丹田之中，與氣海融成一氣。</w:t>
      </w:r>
    </w:p>
    <w:p w:rsidR="00C04663" w:rsidRDefault="00A7259F" w:rsidP="00813907">
      <w:pPr>
        <w:spacing w:after="240"/>
      </w:pPr>
      <w:r>
        <w:rPr>
          <w:rFonts w:hint="eastAsia"/>
        </w:rPr>
        <w:t>「好，果然是老夫所看重之人，連問都不問就將曼珠沙華</w:t>
      </w:r>
      <w:r w:rsidR="00821E18">
        <w:rPr>
          <w:rFonts w:hint="eastAsia"/>
        </w:rPr>
        <w:t>的</w:t>
      </w:r>
      <w:r>
        <w:rPr>
          <w:rFonts w:hint="eastAsia"/>
        </w:rPr>
        <w:t>種子給吞了下去。」那身影見狀，忍不住又稱讚了一番。</w:t>
      </w:r>
    </w:p>
    <w:p w:rsidR="00C04663" w:rsidRDefault="00A7259F" w:rsidP="00813907">
      <w:pPr>
        <w:spacing w:after="240"/>
      </w:pPr>
      <w:r>
        <w:rPr>
          <w:rFonts w:hint="eastAsia"/>
        </w:rPr>
        <w:t>李龍飛默默將曼珠沙華的名字給記在心中，跟著看向那身影說道，「好了，我已經服下丹藥，前輩究竟要我怎樣，可以說了。」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冰魄寒湖</w:t>
      </w:r>
      <w:r w:rsidR="00047810">
        <w:rPr>
          <w:rFonts w:hint="eastAsia"/>
        </w:rPr>
        <w:t>與元嬰</w:t>
      </w:r>
    </w:p>
    <w:p w:rsidR="00FC1E8B" w:rsidRDefault="00FC1E8B" w:rsidP="00FC1E8B">
      <w:pPr>
        <w:spacing w:after="240"/>
      </w:pPr>
    </w:p>
    <w:p w:rsidR="00FC1E8B" w:rsidRDefault="00FC1E8B" w:rsidP="00FC1E8B">
      <w:pPr>
        <w:spacing w:after="240"/>
      </w:pPr>
      <w:r>
        <w:rPr>
          <w:rFonts w:hint="eastAsia"/>
        </w:rPr>
        <w:t>知道自己有機會活下去，李龍飛態度便客氣了些，同時也開始思考著要怎麼逃離此地。</w:t>
      </w:r>
    </w:p>
    <w:p w:rsidR="00FC1E8B" w:rsidRDefault="00FC1E8B" w:rsidP="00FC1E8B">
      <w:pPr>
        <w:spacing w:after="240"/>
      </w:pPr>
      <w:r>
        <w:rPr>
          <w:rFonts w:hint="eastAsia"/>
        </w:rPr>
        <w:t>「此事不急，倒是你不想先問問自身處境嗎？」那身影奇道。</w:t>
      </w:r>
    </w:p>
    <w:p w:rsidR="00FC1E8B" w:rsidRDefault="00FC1E8B" w:rsidP="00FC1E8B">
      <w:pPr>
        <w:spacing w:after="240"/>
      </w:pPr>
      <w:r>
        <w:rPr>
          <w:rFonts w:hint="eastAsia"/>
        </w:rPr>
        <w:t>「有甚麼好問的呢？前輩既有大能將我們抓來此處，而又沒有殺掉我們，敢情是</w:t>
      </w:r>
      <w:r>
        <w:rPr>
          <w:rFonts w:hint="eastAsia"/>
        </w:rPr>
        <w:lastRenderedPageBreak/>
        <w:t>別有所圖。」李龍飛一邊將</w:t>
      </w:r>
      <w:del w:id="4877" w:author="簡新佳" w:date="2019-02-25T17:00:00Z">
        <w:r w:rsidDel="0012795F">
          <w:rPr>
            <w:rFonts w:hint="eastAsia"/>
          </w:rPr>
          <w:delText>靈力</w:delText>
        </w:r>
      </w:del>
      <w:ins w:id="4878" w:author="簡新佳" w:date="2019-02-25T17:00:00Z">
        <w:r w:rsidR="0012795F">
          <w:rPr>
            <w:rFonts w:hint="eastAsia"/>
          </w:rPr>
          <w:t>靈氣</w:t>
        </w:r>
      </w:ins>
      <w:r>
        <w:rPr>
          <w:rFonts w:hint="eastAsia"/>
        </w:rPr>
        <w:t>輸入黃襄體內替她療傷，一邊分析道，「而我身上的儲物袋等皆無損失，想來這些東西是入不了前輩眼的。」</w:t>
      </w:r>
    </w:p>
    <w:p w:rsidR="00FC1E8B" w:rsidRDefault="00FC1E8B" w:rsidP="00FC1E8B">
      <w:pPr>
        <w:spacing w:after="240"/>
      </w:pPr>
      <w:r>
        <w:rPr>
          <w:rFonts w:hint="eastAsia"/>
        </w:rPr>
        <w:t>「那麼，我等能被前輩看重的，大概只有跑腿一事可行。」</w:t>
      </w:r>
    </w:p>
    <w:p w:rsidR="00FC1E8B" w:rsidRDefault="00FC1E8B" w:rsidP="00FC1E8B">
      <w:pPr>
        <w:spacing w:after="240"/>
      </w:pPr>
      <w:r>
        <w:rPr>
          <w:rFonts w:hint="eastAsia"/>
        </w:rPr>
        <w:t>「否則我身上傷勢，應當更加嚴重，而不至於可以修復。」</w:t>
      </w:r>
    </w:p>
    <w:p w:rsidR="00FC1E8B" w:rsidRDefault="00FC1E8B" w:rsidP="00FC1E8B">
      <w:pPr>
        <w:spacing w:after="240"/>
      </w:pPr>
      <w:r>
        <w:rPr>
          <w:rFonts w:hint="eastAsia"/>
        </w:rPr>
        <w:t>饒是那身影修為比李龍飛強上許多，此時聽完李龍飛的一一分析，也不由得一愣，低聲說道，「呵呵，你除了修為古怪之外，心思也同樣細膩許多，比一般的小娃兒，還要來得順眼，若不是我鬼玄子被困在這裡多年，真想收你做我的弟子…」</w:t>
      </w:r>
    </w:p>
    <w:p w:rsidR="00FC1E8B" w:rsidRDefault="00504175" w:rsidP="00FC1E8B">
      <w:pPr>
        <w:spacing w:after="240"/>
      </w:pPr>
      <w:r>
        <w:rPr>
          <w:rFonts w:hint="eastAsia"/>
        </w:rPr>
        <w:t>李龍飛倒也不是突然變得聰明，而是</w:t>
      </w:r>
      <w:r w:rsidR="00FC1E8B">
        <w:rPr>
          <w:rFonts w:hint="eastAsia"/>
        </w:rPr>
        <w:t>他經歷過的事情比一般練氣修士多太多，加上達到練氣十五層之後，腦筋不知為何也比以前清楚得許多，因此才能再短短時間內將這些事情給推敲出來。</w:t>
      </w:r>
    </w:p>
    <w:p w:rsidR="00FC1E8B" w:rsidRDefault="00FC1E8B" w:rsidP="00FC1E8B">
      <w:pPr>
        <w:spacing w:after="240"/>
      </w:pPr>
      <w:r>
        <w:rPr>
          <w:rFonts w:hint="eastAsia"/>
        </w:rPr>
        <w:t>不過他雖懂了個大概，卻仍有幾事不明，只是眼下並不是詢問的好時機，不如先閉上嘴巴聽看看對方是否會說溜了嘴。</w:t>
      </w:r>
    </w:p>
    <w:p w:rsidR="00FC1E8B" w:rsidRDefault="00FC1E8B" w:rsidP="00FC1E8B">
      <w:pPr>
        <w:spacing w:after="240"/>
      </w:pPr>
      <w:r>
        <w:rPr>
          <w:rFonts w:hint="eastAsia"/>
        </w:rPr>
        <w:t>在聽到對方說被困在這裡時，李龍飛心中一動，忍不住靈識偷偷往對方身上掃去。</w:t>
      </w:r>
    </w:p>
    <w:p w:rsidR="00FC1E8B" w:rsidRDefault="00FC1E8B" w:rsidP="00FC1E8B">
      <w:pPr>
        <w:spacing w:after="240"/>
      </w:pPr>
      <w:r>
        <w:rPr>
          <w:rFonts w:hint="eastAsia"/>
        </w:rPr>
        <w:t>果然對方全身雖被毛髮覆蓋，但毛髮之下卻隱隱約約能看到身上許多地方，被一條條詭異的黑線纏繞著，看起來的確像被鎖在這的樣子。</w:t>
      </w:r>
    </w:p>
    <w:p w:rsidR="00FC1E8B" w:rsidRDefault="00FC1E8B" w:rsidP="00FC1E8B">
      <w:pPr>
        <w:spacing w:after="240"/>
      </w:pPr>
      <w:r>
        <w:rPr>
          <w:rFonts w:hint="eastAsia"/>
        </w:rPr>
        <w:t>「嘿嘿…不用看了，就算老夫被困在這裡百多年了，對付像你這樣誤闖入此洞穴的小娃兒，還是不需要動到任何一根指頭。」那身影五感甚是敏銳，李龍飛這麼一瞄，馬上就注意到了。</w:t>
      </w:r>
    </w:p>
    <w:p w:rsidR="00FC1E8B" w:rsidRDefault="00FC1E8B" w:rsidP="00FC1E8B">
      <w:pPr>
        <w:spacing w:after="240"/>
      </w:pPr>
      <w:r>
        <w:rPr>
          <w:rFonts w:hint="eastAsia"/>
        </w:rPr>
        <w:t>「晚輩不敢有此意。」李龍飛對對方的五感暗暗吃驚，表面卻不動聲色。</w:t>
      </w:r>
    </w:p>
    <w:p w:rsidR="00FC1E8B" w:rsidRDefault="00FC1E8B" w:rsidP="00FC1E8B">
      <w:pPr>
        <w:spacing w:after="240"/>
      </w:pPr>
      <w:r>
        <w:rPr>
          <w:rFonts w:hint="eastAsia"/>
        </w:rPr>
        <w:t>「沒有就好…我最後再問你一事，你猜猜看，你身上躺的那張床，是何來歷？」那身影得意問著。</w:t>
      </w:r>
    </w:p>
    <w:p w:rsidR="00FC1E8B" w:rsidRDefault="00FC1E8B" w:rsidP="00FC1E8B">
      <w:pPr>
        <w:spacing w:after="240"/>
      </w:pPr>
      <w:r>
        <w:rPr>
          <w:rFonts w:hint="eastAsia"/>
        </w:rPr>
        <w:t>「晚輩不知，老實說，這石床冰冷異常，對普通人傷害頗大，但晚輩卻隱隱覺得，這石床似乎別有他用，而非冰凍敵人所用。」李龍飛也不隱瞞，把心中所想直接道出。</w:t>
      </w:r>
    </w:p>
    <w:p w:rsidR="00FC1E8B" w:rsidRDefault="00FC1E8B" w:rsidP="00FC1E8B">
      <w:pPr>
        <w:spacing w:after="240"/>
      </w:pPr>
      <w:r>
        <w:rPr>
          <w:rFonts w:hint="eastAsia"/>
        </w:rPr>
        <w:t>畢竟眼前之人被困在此不知多久了，若是這石床是用來刑求他，沒道理他不被綁在上面。</w:t>
      </w:r>
    </w:p>
    <w:p w:rsidR="00FC1E8B" w:rsidRDefault="00FC1E8B" w:rsidP="00FC1E8B">
      <w:pPr>
        <w:spacing w:after="240"/>
      </w:pPr>
      <w:r>
        <w:rPr>
          <w:rFonts w:hint="eastAsia"/>
        </w:rPr>
        <w:t>「你倒也有眼光，沒錯，這石床的確不是用來刑求他人，反而正好相反。這是老夫耗盡心思，一點一滴</w:t>
      </w:r>
      <w:r w:rsidR="00D67CCD">
        <w:rPr>
          <w:rFonts w:hint="eastAsia"/>
        </w:rPr>
        <w:t>搬運</w:t>
      </w:r>
      <w:r>
        <w:rPr>
          <w:rFonts w:hint="eastAsia"/>
        </w:rPr>
        <w:t>出來的寒冰石床。」</w:t>
      </w:r>
    </w:p>
    <w:p w:rsidR="00FC1E8B" w:rsidRDefault="00FC1E8B" w:rsidP="00FC1E8B">
      <w:pPr>
        <w:spacing w:after="240"/>
      </w:pPr>
      <w:r>
        <w:rPr>
          <w:rFonts w:hint="eastAsia"/>
        </w:rPr>
        <w:lastRenderedPageBreak/>
        <w:t>「寒冰石床？」</w:t>
      </w:r>
    </w:p>
    <w:p w:rsidR="00FC1E8B" w:rsidRDefault="00FC1E8B" w:rsidP="00FC1E8B">
      <w:pPr>
        <w:spacing w:after="240"/>
      </w:pPr>
      <w:r>
        <w:rPr>
          <w:rFonts w:hint="eastAsia"/>
        </w:rPr>
        <w:t>「沒錯，這寒冰石床正是對修練冰屬性功法有著奇效的</w:t>
      </w:r>
      <w:r w:rsidR="002D7CEB">
        <w:rPr>
          <w:rFonts w:hint="eastAsia"/>
        </w:rPr>
        <w:t>上等寶物，若是冰屬性靈根之人於上面打坐修煉，可以加快半成</w:t>
      </w:r>
      <w:r>
        <w:rPr>
          <w:rFonts w:hint="eastAsia"/>
        </w:rPr>
        <w:t>的效果。」</w:t>
      </w:r>
    </w:p>
    <w:p w:rsidR="00FC1E8B" w:rsidRDefault="002D7CEB" w:rsidP="00FC1E8B">
      <w:pPr>
        <w:spacing w:after="240"/>
      </w:pPr>
      <w:r>
        <w:rPr>
          <w:rFonts w:hint="eastAsia"/>
        </w:rPr>
        <w:t>「半成</w:t>
      </w:r>
      <w:r w:rsidR="00FC1E8B">
        <w:rPr>
          <w:rFonts w:hint="eastAsia"/>
        </w:rPr>
        <w:t>效果！」李龍飛一聽，不由得大吃一驚。</w:t>
      </w:r>
    </w:p>
    <w:p w:rsidR="00FC1E8B" w:rsidRDefault="002D7CEB" w:rsidP="00FC1E8B">
      <w:pPr>
        <w:spacing w:after="240"/>
      </w:pPr>
      <w:r>
        <w:rPr>
          <w:rFonts w:hint="eastAsia"/>
        </w:rPr>
        <w:t>要知道半成</w:t>
      </w:r>
      <w:r w:rsidR="00FC1E8B">
        <w:rPr>
          <w:rFonts w:hint="eastAsia"/>
        </w:rPr>
        <w:t>聽起來雖然很少，但修仙之路漫漫長長，</w:t>
      </w:r>
      <w:r w:rsidR="00A876FC">
        <w:rPr>
          <w:rFonts w:hint="eastAsia"/>
        </w:rPr>
        <w:t>每個階段的突破少則幾年，動則數十年</w:t>
      </w:r>
      <w:r>
        <w:rPr>
          <w:rFonts w:hint="eastAsia"/>
        </w:rPr>
        <w:t>，如果能減少半成</w:t>
      </w:r>
      <w:r w:rsidR="00A876FC">
        <w:rPr>
          <w:rFonts w:hint="eastAsia"/>
        </w:rPr>
        <w:t>的時間，那可以說是與許多丹藥相提並論了。</w:t>
      </w:r>
    </w:p>
    <w:p w:rsidR="00A876FC" w:rsidRDefault="00A876FC" w:rsidP="00FC1E8B">
      <w:pPr>
        <w:spacing w:after="240"/>
      </w:pPr>
      <w:r>
        <w:rPr>
          <w:rFonts w:hint="eastAsia"/>
        </w:rPr>
        <w:t>然而丹藥吃完就沒，這寒冰石床卻能不斷使用，兩相比較之下，更顯得此物的珍貴異常！</w:t>
      </w:r>
    </w:p>
    <w:p w:rsidR="00D67CCD" w:rsidRDefault="002D7CEB" w:rsidP="00FC1E8B">
      <w:pPr>
        <w:spacing w:after="240"/>
      </w:pPr>
      <w:r>
        <w:rPr>
          <w:rFonts w:hint="eastAsia"/>
        </w:rPr>
        <w:t>「你也別驚訝，這石床雖然有用，石只對結丹中期</w:t>
      </w:r>
      <w:r w:rsidR="00D67CCD">
        <w:rPr>
          <w:rFonts w:hint="eastAsia"/>
        </w:rPr>
        <w:t>以下的低階修士有用而已…」</w:t>
      </w:r>
    </w:p>
    <w:p w:rsidR="00A876FC" w:rsidRDefault="00D67CCD" w:rsidP="002D7CEB">
      <w:pPr>
        <w:spacing w:after="240"/>
      </w:pPr>
      <w:r>
        <w:rPr>
          <w:rFonts w:hint="eastAsia"/>
        </w:rPr>
        <w:t>李龍飛抿了抿嘴，</w:t>
      </w:r>
      <w:r w:rsidR="002D7CEB">
        <w:rPr>
          <w:rFonts w:hint="eastAsia"/>
        </w:rPr>
        <w:t>結丹中期以下都叫低階修士，看來這位前輩修為果然不同凡響，就不知，這與</w:t>
      </w:r>
      <w:r w:rsidR="00A876FC">
        <w:rPr>
          <w:rFonts w:hint="eastAsia"/>
        </w:rPr>
        <w:t>自己躺在床上，有何相干？莫非…</w:t>
      </w:r>
    </w:p>
    <w:p w:rsidR="00FC1E8B" w:rsidRDefault="00A876FC" w:rsidP="00FC1E8B">
      <w:pPr>
        <w:spacing w:after="240"/>
      </w:pPr>
      <w:r>
        <w:rPr>
          <w:rFonts w:hint="eastAsia"/>
        </w:rPr>
        <w:t>「</w:t>
      </w:r>
      <w:r w:rsidR="002D7CEB">
        <w:rPr>
          <w:rFonts w:hint="eastAsia"/>
        </w:rPr>
        <w:t>沒錯，我想你也料到了，</w:t>
      </w:r>
      <w:r>
        <w:rPr>
          <w:rFonts w:hint="eastAsia"/>
        </w:rPr>
        <w:t>我讓你躺在上面，不過是為了讓你親身體會一下寒冷而已。說到底，這</w:t>
      </w:r>
      <w:r w:rsidR="00821E18">
        <w:rPr>
          <w:rFonts w:hint="eastAsia"/>
        </w:rPr>
        <w:t>跟我要叫你去的地方</w:t>
      </w:r>
      <w:r>
        <w:rPr>
          <w:rFonts w:hint="eastAsia"/>
        </w:rPr>
        <w:t>有關。」</w:t>
      </w:r>
    </w:p>
    <w:p w:rsidR="00821E18" w:rsidRDefault="00504175" w:rsidP="00FC1E8B">
      <w:pPr>
        <w:spacing w:after="240"/>
      </w:pPr>
      <w:r>
        <w:rPr>
          <w:rFonts w:hint="eastAsia"/>
        </w:rPr>
        <w:t>「</w:t>
      </w:r>
      <w:r w:rsidR="00FC1E8B">
        <w:rPr>
          <w:rFonts w:hint="eastAsia"/>
        </w:rPr>
        <w:t>你</w:t>
      </w:r>
      <w:r w:rsidR="00821E18">
        <w:rPr>
          <w:rFonts w:hint="eastAsia"/>
        </w:rPr>
        <w:t>方才</w:t>
      </w:r>
      <w:r w:rsidR="00FC1E8B">
        <w:rPr>
          <w:rFonts w:hint="eastAsia"/>
        </w:rPr>
        <w:t>服下的那</w:t>
      </w:r>
      <w:r w:rsidR="00821E18">
        <w:rPr>
          <w:rFonts w:hint="eastAsia"/>
        </w:rPr>
        <w:t>丹藥，乃是</w:t>
      </w:r>
      <w:r w:rsidR="00FC1E8B">
        <w:rPr>
          <w:rFonts w:hint="eastAsia"/>
        </w:rPr>
        <w:t>曼珠沙華</w:t>
      </w:r>
      <w:r w:rsidR="00821E18">
        <w:rPr>
          <w:rFonts w:hint="eastAsia"/>
        </w:rPr>
        <w:t>魔花的種子。」</w:t>
      </w:r>
    </w:p>
    <w:p w:rsidR="00E443A8" w:rsidRDefault="00821E18" w:rsidP="00FC1E8B">
      <w:pPr>
        <w:spacing w:after="240"/>
      </w:pPr>
      <w:r>
        <w:rPr>
          <w:rFonts w:hint="eastAsia"/>
        </w:rPr>
        <w:t>「此花乃是一種噬人精血而長的魔花，普天之下不敢說</w:t>
      </w:r>
      <w:r w:rsidR="00E443A8">
        <w:rPr>
          <w:rFonts w:hint="eastAsia"/>
        </w:rPr>
        <w:t>只有我有解法</w:t>
      </w:r>
      <w:r>
        <w:rPr>
          <w:rFonts w:hint="eastAsia"/>
        </w:rPr>
        <w:t>，但</w:t>
      </w:r>
      <w:r w:rsidR="00E443A8">
        <w:rPr>
          <w:rFonts w:hint="eastAsia"/>
        </w:rPr>
        <w:t>知道的恐</w:t>
      </w:r>
      <w:r>
        <w:rPr>
          <w:rFonts w:hint="eastAsia"/>
        </w:rPr>
        <w:t>怕也不出十人。</w:t>
      </w:r>
      <w:r w:rsidR="00E443A8">
        <w:rPr>
          <w:rFonts w:hint="eastAsia"/>
        </w:rPr>
        <w:t>」</w:t>
      </w:r>
    </w:p>
    <w:p w:rsidR="00821E18" w:rsidRDefault="00E443A8" w:rsidP="00FC1E8B">
      <w:pPr>
        <w:spacing w:after="240"/>
      </w:pPr>
      <w:r>
        <w:rPr>
          <w:rFonts w:hint="eastAsia"/>
        </w:rPr>
        <w:t>「</w:t>
      </w:r>
      <w:r w:rsidR="00821E18">
        <w:rPr>
          <w:rFonts w:hint="eastAsia"/>
        </w:rPr>
        <w:t>與牠的噬血一樣出名的，是被牠寄生之人，能大大抵抗寒冷。」</w:t>
      </w:r>
    </w:p>
    <w:p w:rsidR="00821E18" w:rsidRDefault="00821E18" w:rsidP="00FC1E8B">
      <w:pPr>
        <w:spacing w:after="240"/>
      </w:pPr>
      <w:r>
        <w:rPr>
          <w:rFonts w:hint="eastAsia"/>
        </w:rPr>
        <w:t>「你本來已經比一般練氣弟子耐寒，再加上這魔花寄生，想要去我所要求的地方，</w:t>
      </w:r>
      <w:r w:rsidR="00E443A8">
        <w:rPr>
          <w:rFonts w:hint="eastAsia"/>
        </w:rPr>
        <w:t>雖不容易，但也有那麼幾成把握。」</w:t>
      </w:r>
    </w:p>
    <w:p w:rsidR="00E443A8" w:rsidRDefault="00E443A8" w:rsidP="00FC1E8B">
      <w:pPr>
        <w:spacing w:after="240"/>
      </w:pPr>
      <w:r>
        <w:rPr>
          <w:rFonts w:hint="eastAsia"/>
        </w:rPr>
        <w:t>「只要你能辦妥我要求的事，那麼回來之後，我自然會替你除掉這曼珠沙華魔花。」</w:t>
      </w:r>
    </w:p>
    <w:p w:rsidR="00FC1E8B" w:rsidRDefault="00821E18" w:rsidP="00FC1E8B">
      <w:pPr>
        <w:spacing w:after="240"/>
      </w:pPr>
      <w:r>
        <w:rPr>
          <w:rFonts w:hint="eastAsia"/>
        </w:rPr>
        <w:t>「</w:t>
      </w:r>
      <w:r w:rsidR="00E443A8">
        <w:rPr>
          <w:rFonts w:hint="eastAsia"/>
        </w:rPr>
        <w:t>但若是你逃跑了，</w:t>
      </w:r>
      <w:r w:rsidR="00FC1E8B">
        <w:rPr>
          <w:rFonts w:hint="eastAsia"/>
        </w:rPr>
        <w:t>屆時花開之際，便會全身</w:t>
      </w:r>
      <w:r w:rsidR="00E443A8">
        <w:rPr>
          <w:rFonts w:hint="eastAsia"/>
        </w:rPr>
        <w:t>精血盡失，破體而亡，到時可別怪我沒事先提醒過你！」那身影冷笑幾聲，劈哩啪啦一口氣把事情說完</w:t>
      </w:r>
      <w:r w:rsidR="00FC1E8B">
        <w:rPr>
          <w:rFonts w:hint="eastAsia"/>
        </w:rPr>
        <w:t>。</w:t>
      </w:r>
    </w:p>
    <w:p w:rsidR="00C04663" w:rsidRDefault="00FC1E8B" w:rsidP="00813907">
      <w:pPr>
        <w:spacing w:after="240"/>
      </w:pPr>
      <w:r>
        <w:rPr>
          <w:rFonts w:hint="eastAsia"/>
        </w:rPr>
        <w:t>李龍飛本已料到那丹藥有毒，但此時聽到下慘如此淒慘，還是忍不住打了個冷顫。</w:t>
      </w:r>
    </w:p>
    <w:p w:rsidR="00C04663" w:rsidRDefault="00A7259F" w:rsidP="00813907">
      <w:pPr>
        <w:spacing w:after="240"/>
      </w:pPr>
      <w:r>
        <w:rPr>
          <w:rFonts w:hint="eastAsia"/>
        </w:rPr>
        <w:t>在彼此沉默了一會之後，李龍飛這才開口說，「前輩拐彎抹角了這麼多圈，又在晚輩身上下此奇毒，究竟是要</w:t>
      </w:r>
      <w:r w:rsidR="00E443A8">
        <w:rPr>
          <w:rFonts w:hint="eastAsia"/>
        </w:rPr>
        <w:t>去何地</w:t>
      </w:r>
      <w:r>
        <w:rPr>
          <w:rFonts w:hint="eastAsia"/>
        </w:rPr>
        <w:t>辦何事？先不說晚輩能不能做到，知道得越多，自然是越有把握，就不知，前輩敢信得了晚輩多少了。」</w:t>
      </w:r>
    </w:p>
    <w:p w:rsidR="00C04663" w:rsidRDefault="00A7259F" w:rsidP="00813907">
      <w:pPr>
        <w:spacing w:after="240"/>
      </w:pPr>
      <w:r>
        <w:rPr>
          <w:rFonts w:hint="eastAsia"/>
        </w:rPr>
        <w:t>「你這小娃兒不需要用激將法，老夫自然會將所需之事交待清楚。</w:t>
      </w:r>
      <w:r w:rsidR="00504175">
        <w:rPr>
          <w:rFonts w:hint="eastAsia"/>
        </w:rPr>
        <w:t>我</w:t>
      </w:r>
      <w:r w:rsidR="002D7CEB">
        <w:rPr>
          <w:rFonts w:hint="eastAsia"/>
        </w:rPr>
        <w:t>且再</w:t>
      </w:r>
      <w:r w:rsidR="00504175">
        <w:rPr>
          <w:rFonts w:hint="eastAsia"/>
        </w:rPr>
        <w:t>問你</w:t>
      </w:r>
      <w:r w:rsidR="002D7CEB">
        <w:rPr>
          <w:rFonts w:hint="eastAsia"/>
        </w:rPr>
        <w:t>一</w:t>
      </w:r>
      <w:r w:rsidR="002D7CEB">
        <w:rPr>
          <w:rFonts w:hint="eastAsia"/>
        </w:rPr>
        <w:lastRenderedPageBreak/>
        <w:t>句</w:t>
      </w:r>
      <w:r>
        <w:rPr>
          <w:rFonts w:hint="eastAsia"/>
        </w:rPr>
        <w:t>，這女娃兒乃赤劍宗人，你身上亦有赤劍宗的令牌，但我查過你的修為，並沒練赤劍宗功法的跡象，究竟你是赤劍宗的人，還是不是呢？」</w:t>
      </w:r>
      <w:r w:rsidR="00504175">
        <w:rPr>
          <w:rFonts w:hint="eastAsia"/>
        </w:rPr>
        <w:t>那身影不及不緩地說道。</w:t>
      </w:r>
    </w:p>
    <w:p w:rsidR="00C04663" w:rsidRDefault="00A7259F" w:rsidP="00813907">
      <w:pPr>
        <w:spacing w:after="240"/>
      </w:pPr>
      <w:r>
        <w:rPr>
          <w:rFonts w:hint="eastAsia"/>
        </w:rPr>
        <w:t>「這事跟前輩交待我去辦的事情，難道</w:t>
      </w:r>
      <w:r w:rsidR="002D7CEB">
        <w:rPr>
          <w:rFonts w:hint="eastAsia"/>
        </w:rPr>
        <w:t>又</w:t>
      </w:r>
      <w:r>
        <w:rPr>
          <w:rFonts w:hint="eastAsia"/>
        </w:rPr>
        <w:t>有牽扯？」李龍飛心中一懍，眉頭微皺說道。</w:t>
      </w:r>
    </w:p>
    <w:p w:rsidR="00C04663" w:rsidRDefault="00A7259F" w:rsidP="00813907">
      <w:pPr>
        <w:spacing w:after="240"/>
      </w:pPr>
      <w:r>
        <w:rPr>
          <w:rFonts w:hint="eastAsia"/>
        </w:rPr>
        <w:t>「嘿嘿…當然有牽扯，</w:t>
      </w:r>
      <w:r w:rsidR="002D7CEB">
        <w:rPr>
          <w:rFonts w:hint="eastAsia"/>
        </w:rPr>
        <w:t>否則我這麼囉哩八唆。</w:t>
      </w:r>
      <w:r>
        <w:rPr>
          <w:rFonts w:hint="eastAsia"/>
        </w:rPr>
        <w:t>你且跟我說清楚，免得事情有誤。」那身影皮笑肉不笑回道。</w:t>
      </w:r>
    </w:p>
    <w:p w:rsidR="00C04663" w:rsidRDefault="00A7259F" w:rsidP="00813907">
      <w:pPr>
        <w:spacing w:after="240"/>
      </w:pPr>
      <w:r>
        <w:rPr>
          <w:rFonts w:hint="eastAsia"/>
        </w:rPr>
        <w:t>「…晚輩是自在道的弟子，因緣際會下，暫時留在赤劍宗，並參加這血色禁地的試練。」李龍飛想了想，避重就輕地說道。</w:t>
      </w:r>
    </w:p>
    <w:p w:rsidR="00C04663" w:rsidRDefault="00A7259F" w:rsidP="00813907">
      <w:pPr>
        <w:spacing w:after="240"/>
      </w:pPr>
      <w:r>
        <w:rPr>
          <w:rFonts w:hint="eastAsia"/>
        </w:rPr>
        <w:t>「好，只要不是赤劍宗的人便可</w:t>
      </w:r>
      <w:r w:rsidR="002D7CEB">
        <w:rPr>
          <w:rFonts w:hint="eastAsia"/>
        </w:rPr>
        <w:t>，看來老夫真的時來運轉。</w:t>
      </w:r>
      <w:r>
        <w:rPr>
          <w:rFonts w:hint="eastAsia"/>
        </w:rPr>
        <w:t>」那身影一聽，心底雖有些懷疑，但還是精神略為一振說道，「我要你做的事雖說不易，但也不算太難，只是要你到某個地方，將一把劍拔起來就可以了。」</w:t>
      </w:r>
    </w:p>
    <w:p w:rsidR="00C04663" w:rsidRDefault="00A7259F" w:rsidP="00813907">
      <w:pPr>
        <w:spacing w:after="240"/>
      </w:pPr>
      <w:r>
        <w:rPr>
          <w:rFonts w:hint="eastAsia"/>
        </w:rPr>
        <w:t>「拔一把劍？」李龍飛聽到這要求，饒是他已經想了各種可能，還是忍不住覺得莫名其妙。</w:t>
      </w:r>
    </w:p>
    <w:p w:rsidR="00C04663" w:rsidRDefault="00A7259F" w:rsidP="00813907">
      <w:pPr>
        <w:spacing w:after="240"/>
      </w:pPr>
      <w:r>
        <w:rPr>
          <w:rFonts w:hint="eastAsia"/>
        </w:rPr>
        <w:t>「沒錯，就是一把劍，不過這把劍，不是普通的劍，而是赤劍宗那老賊，赤霄上人的配劍之一。」那身影語氣略為激動，似乎對那赤霄上人頗有怨懟。</w:t>
      </w:r>
    </w:p>
    <w:p w:rsidR="00C04663" w:rsidRDefault="00A7259F" w:rsidP="00813907">
      <w:pPr>
        <w:spacing w:after="240"/>
      </w:pPr>
      <w:r>
        <w:rPr>
          <w:rFonts w:hint="eastAsia"/>
        </w:rPr>
        <w:t>「你既然來這血色禁地參加試練，想必也知道這裡有一處險地名叫冰魄寒湖，這劍便插在寒湖的最底部某處。你只要潛下去，將劍拔起，</w:t>
      </w:r>
      <w:commentRangeStart w:id="4879"/>
      <w:r>
        <w:rPr>
          <w:rFonts w:hint="eastAsia"/>
        </w:rPr>
        <w:t>再回到我這</w:t>
      </w:r>
      <w:commentRangeEnd w:id="4879"/>
      <w:r>
        <w:rPr>
          <w:rStyle w:val="af1"/>
        </w:rPr>
        <w:commentReference w:id="4879"/>
      </w:r>
      <w:r>
        <w:rPr>
          <w:rFonts w:hint="eastAsia"/>
        </w:rPr>
        <w:t>，我便將</w:t>
      </w:r>
      <w:r w:rsidR="00E443A8">
        <w:rPr>
          <w:rFonts w:hint="eastAsia"/>
        </w:rPr>
        <w:t>那魔花的解法告訴</w:t>
      </w:r>
      <w:r>
        <w:rPr>
          <w:rFonts w:hint="eastAsia"/>
        </w:rPr>
        <w:t>你，並送你一門功法，讓你從此修為突飛猛進！」</w:t>
      </w:r>
    </w:p>
    <w:p w:rsidR="00C04663" w:rsidRDefault="00A7259F" w:rsidP="00813907">
      <w:pPr>
        <w:spacing w:after="240"/>
      </w:pPr>
      <w:r>
        <w:rPr>
          <w:rFonts w:hint="eastAsia"/>
        </w:rPr>
        <w:t>「</w:t>
      </w:r>
      <w:r w:rsidR="002D7CEB">
        <w:rPr>
          <w:rFonts w:hint="eastAsia"/>
        </w:rPr>
        <w:t>冰魄寒湖！</w:t>
      </w:r>
      <w:r>
        <w:rPr>
          <w:rFonts w:hint="eastAsia"/>
        </w:rPr>
        <w:t>前輩</w:t>
      </w:r>
      <w:r w:rsidR="002D7CEB">
        <w:rPr>
          <w:rFonts w:hint="eastAsia"/>
        </w:rPr>
        <w:t>這不是在開玩笑吧！</w:t>
      </w:r>
      <w:r>
        <w:rPr>
          <w:rFonts w:hint="eastAsia"/>
        </w:rPr>
        <w:t>」李龍飛</w:t>
      </w:r>
      <w:r w:rsidR="002D7CEB">
        <w:rPr>
          <w:rFonts w:hint="eastAsia"/>
        </w:rPr>
        <w:t>一聽失聲叫道。</w:t>
      </w:r>
    </w:p>
    <w:p w:rsidR="00C04663" w:rsidRDefault="002D7CEB" w:rsidP="00813907">
      <w:pPr>
        <w:spacing w:after="240"/>
      </w:pPr>
      <w:r>
        <w:rPr>
          <w:rFonts w:hint="eastAsia"/>
        </w:rPr>
        <w:t>他</w:t>
      </w:r>
      <w:r w:rsidR="00A7259F">
        <w:rPr>
          <w:rFonts w:hint="eastAsia"/>
        </w:rPr>
        <w:t>雖沒親身經歷，但也從玉簡中了解到那五處絕地的危險性，此時聽到那劍在冰魄寒湖，頓時鐵青著臉看著那身影。</w:t>
      </w:r>
    </w:p>
    <w:p w:rsidR="00C04663" w:rsidRDefault="002D7CEB" w:rsidP="00813907">
      <w:pPr>
        <w:spacing w:after="240"/>
      </w:pPr>
      <w:r>
        <w:rPr>
          <w:rFonts w:hint="eastAsia"/>
        </w:rPr>
        <w:t>「你看老夫像是在跟你開玩笑嗎？」那身影口氣不容置喙地說道。</w:t>
      </w:r>
    </w:p>
    <w:p w:rsidR="00C04663" w:rsidRDefault="002D7CEB" w:rsidP="00813907">
      <w:pPr>
        <w:spacing w:after="240"/>
      </w:pPr>
      <w:r>
        <w:rPr>
          <w:rFonts w:hint="eastAsia"/>
        </w:rPr>
        <w:t>「冰魄寒湖乃血色禁地中五大險境，</w:t>
      </w:r>
      <w:r w:rsidR="00E443A8">
        <w:rPr>
          <w:rFonts w:hint="eastAsia"/>
        </w:rPr>
        <w:t>就算晚輩真能抵抗得住寒冷，但</w:t>
      </w:r>
      <w:r>
        <w:rPr>
          <w:rFonts w:hint="eastAsia"/>
        </w:rPr>
        <w:t>要</w:t>
      </w:r>
      <w:r w:rsidR="00E443A8">
        <w:rPr>
          <w:rFonts w:hint="eastAsia"/>
        </w:rPr>
        <w:t>走到</w:t>
      </w:r>
      <w:r>
        <w:rPr>
          <w:rFonts w:hint="eastAsia"/>
        </w:rPr>
        <w:t>湖邊，</w:t>
      </w:r>
      <w:r w:rsidR="00E443A8">
        <w:rPr>
          <w:rFonts w:hint="eastAsia"/>
        </w:rPr>
        <w:t>再潛入湖底，</w:t>
      </w:r>
      <w:r>
        <w:rPr>
          <w:rFonts w:hint="eastAsia"/>
        </w:rPr>
        <w:t>以晚輩的修為也是九死一生的事，更甭提要在湖中尋找那把配劍。」</w:t>
      </w:r>
      <w:r w:rsidR="00536DF6">
        <w:rPr>
          <w:rFonts w:hint="eastAsia"/>
        </w:rPr>
        <w:t>李龍飛搖搖頭說道。</w:t>
      </w:r>
    </w:p>
    <w:p w:rsidR="00C04663" w:rsidRDefault="00A7259F" w:rsidP="00813907">
      <w:pPr>
        <w:spacing w:after="240"/>
      </w:pPr>
      <w:r>
        <w:rPr>
          <w:rFonts w:hint="eastAsia"/>
        </w:rPr>
        <w:t>「</w:t>
      </w:r>
      <w:r w:rsidR="00536DF6">
        <w:rPr>
          <w:rFonts w:hint="eastAsia"/>
        </w:rPr>
        <w:t>哼，不用再言語試探，</w:t>
      </w:r>
      <w:r>
        <w:rPr>
          <w:rFonts w:hint="eastAsia"/>
        </w:rPr>
        <w:t>既然老夫</w:t>
      </w:r>
      <w:r w:rsidR="00536DF6">
        <w:rPr>
          <w:rFonts w:hint="eastAsia"/>
        </w:rPr>
        <w:t>要你替我</w:t>
      </w:r>
      <w:r>
        <w:rPr>
          <w:rFonts w:hint="eastAsia"/>
        </w:rPr>
        <w:t>辦事，自然</w:t>
      </w:r>
      <w:r w:rsidR="00536DF6">
        <w:rPr>
          <w:rFonts w:hint="eastAsia"/>
        </w:rPr>
        <w:t>會準備方法讓</w:t>
      </w:r>
      <w:r>
        <w:rPr>
          <w:rFonts w:hint="eastAsia"/>
        </w:rPr>
        <w:t>你進入那湖底。」那身影扔出一枚玉簡，李龍飛接過後，</w:t>
      </w:r>
      <w:r w:rsidR="00375419">
        <w:rPr>
          <w:rFonts w:hint="eastAsia"/>
        </w:rPr>
        <w:t>靈識</w:t>
      </w:r>
      <w:r>
        <w:rPr>
          <w:rFonts w:hint="eastAsia"/>
        </w:rPr>
        <w:t>往裡頭一掃，一幅不算小的地圖記載在其中。</w:t>
      </w:r>
    </w:p>
    <w:p w:rsidR="00C04663" w:rsidRDefault="00A7259F" w:rsidP="00813907">
      <w:pPr>
        <w:spacing w:after="240"/>
      </w:pPr>
      <w:r>
        <w:rPr>
          <w:rFonts w:hint="eastAsia"/>
        </w:rPr>
        <w:t>那地圖與先前他所得到的血色禁地描述大致相同，唯有在多處地方明確指出了險</w:t>
      </w:r>
      <w:r>
        <w:rPr>
          <w:rFonts w:hint="eastAsia"/>
        </w:rPr>
        <w:lastRenderedPageBreak/>
        <w:t>境及危險，而地圖的一角，正是自己所在的洞窟，洞窟內，三條彎延曲折的道路通往外頭，其中一條正是前往冰魄寒湖的路逕。</w:t>
      </w:r>
    </w:p>
    <w:p w:rsidR="00C04663" w:rsidRDefault="00A7259F" w:rsidP="00813907">
      <w:pPr>
        <w:spacing w:after="240"/>
      </w:pPr>
      <w:r>
        <w:rPr>
          <w:rFonts w:hint="eastAsia"/>
        </w:rPr>
        <w:t>看來自己與黃襄，卻是在不知不覺之中，走錯路線而來到了這裡。</w:t>
      </w:r>
    </w:p>
    <w:p w:rsidR="00C04663" w:rsidRDefault="00A7259F" w:rsidP="00813907">
      <w:pPr>
        <w:spacing w:after="240"/>
      </w:pPr>
      <w:r>
        <w:rPr>
          <w:rFonts w:hint="eastAsia"/>
        </w:rPr>
        <w:t>李龍飛再看那地圖上剩下兩條道路，其中一條註明了可能遇到的妖獸及前行方法，最終通往靈山外圍的某處，剩下一條卻只簡短一行字，死路，有去無回。</w:t>
      </w:r>
    </w:p>
    <w:p w:rsidR="00C04663" w:rsidRDefault="00A7259F" w:rsidP="00813907">
      <w:pPr>
        <w:spacing w:after="240"/>
      </w:pPr>
      <w:r>
        <w:rPr>
          <w:rFonts w:hint="eastAsia"/>
        </w:rPr>
        <w:t>「即使有地圖說明，前往冰魄寒湖的路上仍是兇險異常，以晚輩的實力，並不足以平安抵達湖底</w:t>
      </w:r>
      <w:ins w:id="4880" w:author="Administrator" w:date="2019-02-07T00:36:00Z">
        <w:r w:rsidR="00A83F6B">
          <w:rPr>
            <w:rFonts w:hint="eastAsia"/>
          </w:rPr>
          <w:t>，更別提現在身受重傷了</w:t>
        </w:r>
      </w:ins>
      <w:r>
        <w:rPr>
          <w:rFonts w:hint="eastAsia"/>
        </w:rPr>
        <w:t>。」李龍飛快速地看過一次後，面色不變，將那玉簡往懷中一塞後，抬頭朝那身影看去。</w:t>
      </w:r>
    </w:p>
    <w:p w:rsidR="00C04663" w:rsidRDefault="00A7259F" w:rsidP="00813907">
      <w:pPr>
        <w:spacing w:after="240"/>
      </w:pPr>
      <w:r>
        <w:rPr>
          <w:rFonts w:hint="eastAsia"/>
        </w:rPr>
        <w:t>「</w:t>
      </w:r>
      <w:ins w:id="4881" w:author="Administrator" w:date="2019-02-07T00:36:00Z">
        <w:r w:rsidR="00A83F6B">
          <w:rPr>
            <w:rFonts w:hint="eastAsia"/>
          </w:rPr>
          <w:t>少跟我裝算了，你身上那三</w:t>
        </w:r>
      </w:ins>
      <w:ins w:id="4882" w:author="Administrator" w:date="2019-02-07T00:37:00Z">
        <w:r w:rsidR="00A83F6B">
          <w:rPr>
            <w:rFonts w:hint="eastAsia"/>
          </w:rPr>
          <w:t>片靈仙蟲芝我並沒有拿走，服了它，這一點傷勢又算得了甚麼</w:t>
        </w:r>
      </w:ins>
      <w:ins w:id="4883" w:author="Administrator" w:date="2019-02-07T00:38:00Z">
        <w:r w:rsidR="00A83F6B">
          <w:rPr>
            <w:rFonts w:hint="eastAsia"/>
          </w:rPr>
          <w:t>；</w:t>
        </w:r>
      </w:ins>
      <w:ins w:id="4884" w:author="Administrator" w:date="2019-02-07T00:37:00Z">
        <w:r w:rsidR="00A83F6B">
          <w:rPr>
            <w:rFonts w:hint="eastAsia"/>
          </w:rPr>
          <w:t>至於那些沿路的兇險…</w:t>
        </w:r>
      </w:ins>
      <w:r>
        <w:rPr>
          <w:rFonts w:hint="eastAsia"/>
        </w:rPr>
        <w:t>這</w:t>
      </w:r>
      <w:r w:rsidR="00536DF6">
        <w:rPr>
          <w:rFonts w:hint="eastAsia"/>
        </w:rPr>
        <w:t>三張</w:t>
      </w:r>
      <w:r>
        <w:rPr>
          <w:rFonts w:hint="eastAsia"/>
        </w:rPr>
        <w:t>符寶拿去，</w:t>
      </w:r>
      <w:ins w:id="4885" w:author="Administrator" w:date="2019-03-08T14:11:00Z">
        <w:r w:rsidR="00AC1BEC">
          <w:rPr>
            <w:rFonts w:hint="eastAsia"/>
          </w:rPr>
          <w:t>前兩張</w:t>
        </w:r>
      </w:ins>
      <w:r>
        <w:rPr>
          <w:rFonts w:hint="eastAsia"/>
        </w:rPr>
        <w:t>足夠替你擋下</w:t>
      </w:r>
      <w:ins w:id="4886" w:author="Administrator" w:date="2019-03-08T14:11:00Z">
        <w:r w:rsidR="00AC1BEC">
          <w:rPr>
            <w:rFonts w:hint="eastAsia"/>
          </w:rPr>
          <w:t>兩</w:t>
        </w:r>
      </w:ins>
      <w:del w:id="4887" w:author="Administrator" w:date="2019-03-08T14:11:00Z">
        <w:r w:rsidDel="00AC1BEC">
          <w:rPr>
            <w:rFonts w:hint="eastAsia"/>
          </w:rPr>
          <w:delText>三</w:delText>
        </w:r>
      </w:del>
      <w:r>
        <w:rPr>
          <w:rFonts w:hint="eastAsia"/>
        </w:rPr>
        <w:t>次結丹修為以下的攻擊，就算是結丹初期，也能勉強一</w:t>
      </w:r>
      <w:ins w:id="4888" w:author="Administrator" w:date="2019-03-08T14:11:00Z">
        <w:r w:rsidR="00AC1BEC">
          <w:rPr>
            <w:rFonts w:hint="eastAsia"/>
          </w:rPr>
          <w:t>戰</w:t>
        </w:r>
      </w:ins>
      <w:del w:id="4889" w:author="Administrator" w:date="2019-03-08T14:11:00Z">
        <w:r w:rsidDel="00AC1BEC">
          <w:rPr>
            <w:rFonts w:hint="eastAsia"/>
          </w:rPr>
          <w:delText>擋了</w:delText>
        </w:r>
      </w:del>
      <w:r>
        <w:rPr>
          <w:rFonts w:hint="eastAsia"/>
        </w:rPr>
        <w:t>！</w:t>
      </w:r>
      <w:ins w:id="4890" w:author="Administrator" w:date="2019-03-08T14:11:00Z">
        <w:r w:rsidR="00AC1BEC">
          <w:rPr>
            <w:rFonts w:hint="eastAsia"/>
          </w:rPr>
          <w:t>而第三張，乃是我珍藏的</w:t>
        </w:r>
      </w:ins>
      <w:ins w:id="4891" w:author="Administrator" w:date="2019-03-08T14:13:00Z">
        <w:r w:rsidR="00AC1BEC">
          <w:rPr>
            <w:rFonts w:hint="eastAsia"/>
          </w:rPr>
          <w:t>小太乙化清符，</w:t>
        </w:r>
      </w:ins>
      <w:ins w:id="4892" w:author="Administrator" w:date="2019-03-08T14:14:00Z">
        <w:r w:rsidR="00AC1BEC">
          <w:rPr>
            <w:rFonts w:hint="eastAsia"/>
          </w:rPr>
          <w:t>貼上之後，元嬰以下難以察覺你的氣息，</w:t>
        </w:r>
        <w:r w:rsidR="00E12307">
          <w:rPr>
            <w:rFonts w:hint="eastAsia"/>
          </w:rPr>
          <w:t>在關鍵時刻夠</w:t>
        </w:r>
      </w:ins>
      <w:ins w:id="4893" w:author="Administrator" w:date="2019-03-08T14:15:00Z">
        <w:r w:rsidR="00E12307">
          <w:rPr>
            <w:rFonts w:hint="eastAsia"/>
          </w:rPr>
          <w:t>你去拔劍了！</w:t>
        </w:r>
      </w:ins>
      <w:r>
        <w:rPr>
          <w:rFonts w:hint="eastAsia"/>
        </w:rPr>
        <w:t>」那身影</w:t>
      </w:r>
      <w:r w:rsidR="00536DF6">
        <w:rPr>
          <w:rFonts w:hint="eastAsia"/>
        </w:rPr>
        <w:t>並沒有不滿，再次</w:t>
      </w:r>
      <w:r>
        <w:rPr>
          <w:rFonts w:hint="eastAsia"/>
        </w:rPr>
        <w:t>扔出了</w:t>
      </w:r>
      <w:r w:rsidR="00536DF6">
        <w:rPr>
          <w:rFonts w:hint="eastAsia"/>
        </w:rPr>
        <w:t>三</w:t>
      </w:r>
      <w:r>
        <w:rPr>
          <w:rFonts w:hint="eastAsia"/>
        </w:rPr>
        <w:t>張道符出來。</w:t>
      </w:r>
    </w:p>
    <w:p w:rsidR="00C04663" w:rsidRDefault="00536DF6" w:rsidP="00813907">
      <w:pPr>
        <w:spacing w:after="240"/>
      </w:pPr>
      <w:del w:id="4894" w:author="Administrator" w:date="2019-02-07T00:38:00Z">
        <w:r w:rsidDel="00A83F6B">
          <w:rPr>
            <w:rFonts w:hint="eastAsia"/>
          </w:rPr>
          <w:delText>即便是</w:delText>
        </w:r>
      </w:del>
      <w:r w:rsidR="00A7259F">
        <w:rPr>
          <w:rFonts w:hint="eastAsia"/>
        </w:rPr>
        <w:t>李龍飛</w:t>
      </w:r>
      <w:ins w:id="4895" w:author="Administrator" w:date="2019-02-07T00:38:00Z">
        <w:r w:rsidR="00A83F6B">
          <w:rPr>
            <w:rFonts w:hint="eastAsia"/>
          </w:rPr>
          <w:t>愣了一下，明白對方為甚麼沒取走自己物品，同時也暗嘆自己果然鬥不過這老狐狸…</w:t>
        </w:r>
      </w:ins>
      <w:ins w:id="4896" w:author="Administrator" w:date="2019-02-07T00:40:00Z">
        <w:r w:rsidR="00241AA6">
          <w:rPr>
            <w:rFonts w:hint="eastAsia"/>
          </w:rPr>
          <w:t>但</w:t>
        </w:r>
      </w:ins>
      <w:ins w:id="4897" w:author="Administrator" w:date="2019-02-07T00:39:00Z">
        <w:r w:rsidR="00A83F6B">
          <w:rPr>
            <w:rFonts w:hint="eastAsia"/>
          </w:rPr>
          <w:t>聽到後面</w:t>
        </w:r>
      </w:ins>
      <w:ins w:id="4898" w:author="Administrator" w:date="2019-02-07T00:40:00Z">
        <w:r w:rsidR="00241AA6">
          <w:rPr>
            <w:rFonts w:hint="eastAsia"/>
          </w:rPr>
          <w:t>，</w:t>
        </w:r>
      </w:ins>
      <w:ins w:id="4899" w:author="Administrator" w:date="2019-02-07T00:39:00Z">
        <w:r w:rsidR="00A83F6B">
          <w:rPr>
            <w:rFonts w:hint="eastAsia"/>
          </w:rPr>
          <w:t>對方要給自己三張符寶，</w:t>
        </w:r>
      </w:ins>
      <w:del w:id="4900" w:author="Administrator" w:date="2019-02-07T00:39:00Z">
        <w:r w:rsidDel="00A83F6B">
          <w:rPr>
            <w:rFonts w:hint="eastAsia"/>
          </w:rPr>
          <w:delText>預料之中，但此時</w:delText>
        </w:r>
        <w:r w:rsidR="00A7259F" w:rsidDel="00A83F6B">
          <w:rPr>
            <w:rFonts w:hint="eastAsia"/>
          </w:rPr>
          <w:delText>聽</w:delText>
        </w:r>
        <w:r w:rsidDel="00A83F6B">
          <w:rPr>
            <w:rFonts w:hint="eastAsia"/>
          </w:rPr>
          <w:delText>了</w:delText>
        </w:r>
        <w:r w:rsidR="00A7259F" w:rsidDel="00A83F6B">
          <w:rPr>
            <w:rFonts w:hint="eastAsia"/>
          </w:rPr>
          <w:delText>，</w:delText>
        </w:r>
        <w:r w:rsidDel="00A83F6B">
          <w:rPr>
            <w:rFonts w:hint="eastAsia"/>
          </w:rPr>
          <w:delText>也</w:delText>
        </w:r>
      </w:del>
      <w:ins w:id="4901" w:author="Administrator" w:date="2019-02-07T00:40:00Z">
        <w:r w:rsidR="00241AA6">
          <w:rPr>
            <w:rFonts w:hint="eastAsia"/>
          </w:rPr>
          <w:t>還是</w:t>
        </w:r>
      </w:ins>
      <w:del w:id="4902" w:author="Administrator" w:date="2019-02-07T00:40:00Z">
        <w:r w:rsidDel="00241AA6">
          <w:rPr>
            <w:rFonts w:hint="eastAsia"/>
          </w:rPr>
          <w:delText>不由得一</w:delText>
        </w:r>
      </w:del>
      <w:r>
        <w:rPr>
          <w:rFonts w:hint="eastAsia"/>
        </w:rPr>
        <w:t>喜</w:t>
      </w:r>
      <w:ins w:id="4903" w:author="Administrator" w:date="2019-02-07T00:40:00Z">
        <w:r w:rsidR="00241AA6">
          <w:rPr>
            <w:rFonts w:hint="eastAsia"/>
          </w:rPr>
          <w:t>了一下</w:t>
        </w:r>
      </w:ins>
      <w:r>
        <w:rPr>
          <w:rFonts w:hint="eastAsia"/>
        </w:rPr>
        <w:t>，</w:t>
      </w:r>
      <w:r w:rsidR="00A7259F">
        <w:rPr>
          <w:rFonts w:hint="eastAsia"/>
        </w:rPr>
        <w:t>連忙接</w:t>
      </w:r>
      <w:ins w:id="4904" w:author="Administrator" w:date="2019-02-07T00:40:00Z">
        <w:r w:rsidR="00241AA6">
          <w:rPr>
            <w:rFonts w:hint="eastAsia"/>
          </w:rPr>
          <w:t>過符寶，</w:t>
        </w:r>
      </w:ins>
      <w:del w:id="4905" w:author="Administrator" w:date="2019-02-07T00:39:00Z">
        <w:r w:rsidR="00A7259F" w:rsidDel="00A83F6B">
          <w:rPr>
            <w:rFonts w:hint="eastAsia"/>
          </w:rPr>
          <w:delText>過那道符</w:delText>
        </w:r>
      </w:del>
      <w:del w:id="4906" w:author="Administrator" w:date="2019-02-07T00:40:00Z">
        <w:r w:rsidR="00A7259F" w:rsidDel="00241AA6">
          <w:rPr>
            <w:rFonts w:hint="eastAsia"/>
          </w:rPr>
          <w:delText>，</w:delText>
        </w:r>
      </w:del>
      <w:r w:rsidR="00A7259F">
        <w:rPr>
          <w:rFonts w:hint="eastAsia"/>
        </w:rPr>
        <w:t>將</w:t>
      </w:r>
      <w:r w:rsidR="00375419">
        <w:rPr>
          <w:rFonts w:hint="eastAsia"/>
        </w:rPr>
        <w:t>靈識</w:t>
      </w:r>
      <w:r w:rsidR="00A7259F">
        <w:rPr>
          <w:rFonts w:hint="eastAsia"/>
        </w:rPr>
        <w:t>一掃而過</w:t>
      </w:r>
      <w:r>
        <w:rPr>
          <w:rFonts w:hint="eastAsia"/>
        </w:rPr>
        <w:t>。</w:t>
      </w:r>
    </w:p>
    <w:p w:rsidR="00C04663" w:rsidRDefault="00A7259F" w:rsidP="00813907">
      <w:pPr>
        <w:spacing w:after="240"/>
      </w:pPr>
      <w:r>
        <w:rPr>
          <w:rFonts w:hint="eastAsia"/>
        </w:rPr>
        <w:t>果然，這</w:t>
      </w:r>
      <w:r w:rsidR="00536DF6">
        <w:rPr>
          <w:rFonts w:hint="eastAsia"/>
        </w:rPr>
        <w:t>些</w:t>
      </w:r>
      <w:r>
        <w:rPr>
          <w:rFonts w:hint="eastAsia"/>
        </w:rPr>
        <w:t>符寶內</w:t>
      </w:r>
      <w:r w:rsidR="00536DF6">
        <w:rPr>
          <w:rFonts w:hint="eastAsia"/>
        </w:rPr>
        <w:t>接</w:t>
      </w:r>
      <w:r>
        <w:rPr>
          <w:rFonts w:hint="eastAsia"/>
        </w:rPr>
        <w:t>蘊含了十分驚人的</w:t>
      </w:r>
      <w:del w:id="4907" w:author="簡新佳" w:date="2019-02-25T17:00:00Z">
        <w:r w:rsidDel="0012795F">
          <w:rPr>
            <w:rFonts w:hint="eastAsia"/>
          </w:rPr>
          <w:delText>靈力</w:delText>
        </w:r>
      </w:del>
      <w:ins w:id="4908" w:author="簡新佳" w:date="2019-02-25T17:00:00Z">
        <w:r w:rsidR="0012795F">
          <w:rPr>
            <w:rFonts w:hint="eastAsia"/>
          </w:rPr>
          <w:t>靈氣</w:t>
        </w:r>
      </w:ins>
      <w:r>
        <w:rPr>
          <w:rFonts w:hint="eastAsia"/>
        </w:rPr>
        <w:t>波動，就算是築基修為，也難以與之匹敵</w:t>
      </w:r>
      <w:ins w:id="4909" w:author="Administrator" w:date="2019-03-08T14:15:00Z">
        <w:r w:rsidR="00620E83">
          <w:rPr>
            <w:rFonts w:hint="eastAsia"/>
          </w:rPr>
          <w:t>，尤其是第三張，其上更寫滿了密密麻</w:t>
        </w:r>
      </w:ins>
      <w:ins w:id="4910" w:author="Administrator" w:date="2019-03-08T14:16:00Z">
        <w:r w:rsidR="00620E83">
          <w:rPr>
            <w:rFonts w:hint="eastAsia"/>
          </w:rPr>
          <w:t>麻的詭異文字，狀如蝌蚪，光是看去變覺得一陣頭暈，讓他連忙將視線轉移開來</w:t>
        </w:r>
      </w:ins>
      <w:r>
        <w:rPr>
          <w:rFonts w:hint="eastAsia"/>
        </w:rPr>
        <w:t>。</w:t>
      </w:r>
    </w:p>
    <w:p w:rsidR="00C04663" w:rsidRDefault="00A7259F" w:rsidP="00813907">
      <w:pPr>
        <w:spacing w:after="240"/>
      </w:pPr>
      <w:r>
        <w:rPr>
          <w:rFonts w:hint="eastAsia"/>
        </w:rPr>
        <w:t>收下</w:t>
      </w:r>
      <w:r w:rsidR="00536DF6">
        <w:rPr>
          <w:rFonts w:hint="eastAsia"/>
        </w:rPr>
        <w:t>三張</w:t>
      </w:r>
      <w:r>
        <w:rPr>
          <w:rFonts w:hint="eastAsia"/>
        </w:rPr>
        <w:t>符寶，</w:t>
      </w:r>
      <w:r w:rsidR="00E443A8">
        <w:rPr>
          <w:rFonts w:hint="eastAsia"/>
        </w:rPr>
        <w:t>李龍飛心底</w:t>
      </w:r>
      <w:r>
        <w:rPr>
          <w:rFonts w:hint="eastAsia"/>
        </w:rPr>
        <w:t>這才</w:t>
      </w:r>
      <w:r w:rsidR="00E443A8">
        <w:rPr>
          <w:rFonts w:hint="eastAsia"/>
        </w:rPr>
        <w:t>穩定一些，說實在，自己既然被種下奇毒，不去辦事肯定是不行的，但若能有更多準備，自己活著回來的機會也會更有把握，所以方才他才故意一再推拖。</w:t>
      </w:r>
    </w:p>
    <w:p w:rsidR="00C04663" w:rsidRDefault="00A7259F" w:rsidP="00813907">
      <w:pPr>
        <w:spacing w:after="240"/>
      </w:pPr>
      <w:r>
        <w:rPr>
          <w:rFonts w:hint="eastAsia"/>
        </w:rPr>
        <w:t>雖不知道那冰魄寒湖的路上有多兇險，但光憑這</w:t>
      </w:r>
      <w:r w:rsidR="00E443A8">
        <w:rPr>
          <w:rFonts w:hint="eastAsia"/>
        </w:rPr>
        <w:t>三</w:t>
      </w:r>
      <w:r>
        <w:rPr>
          <w:rFonts w:hint="eastAsia"/>
        </w:rPr>
        <w:t>張道符</w:t>
      </w:r>
      <w:r w:rsidR="00E443A8">
        <w:rPr>
          <w:rFonts w:hint="eastAsia"/>
        </w:rPr>
        <w:t>加上那幅地圖</w:t>
      </w:r>
      <w:r>
        <w:rPr>
          <w:rFonts w:hint="eastAsia"/>
        </w:rPr>
        <w:t>，就足以</w:t>
      </w:r>
      <w:r w:rsidR="00E443A8">
        <w:rPr>
          <w:rFonts w:hint="eastAsia"/>
        </w:rPr>
        <w:t>證明</w:t>
      </w:r>
      <w:r>
        <w:rPr>
          <w:rFonts w:hint="eastAsia"/>
        </w:rPr>
        <w:t>那身影的確是有心希望自己達成任務。</w:t>
      </w:r>
    </w:p>
    <w:p w:rsidR="00C04663" w:rsidRDefault="00E443A8" w:rsidP="00813907">
      <w:pPr>
        <w:spacing w:after="240"/>
      </w:pPr>
      <w:r>
        <w:rPr>
          <w:rFonts w:hint="eastAsia"/>
        </w:rPr>
        <w:t>就不知，靠著練氣十五層的肉體加上曼珠沙華是否能抵得住寒冷了。</w:t>
      </w:r>
    </w:p>
    <w:p w:rsidR="00C04663" w:rsidRDefault="00E443A8" w:rsidP="00813907">
      <w:pPr>
        <w:spacing w:after="240"/>
      </w:pPr>
      <w:r>
        <w:rPr>
          <w:rFonts w:hint="eastAsia"/>
        </w:rPr>
        <w:t>想到這，李龍飛也不在說些甚麼，扶起黃襄轉身就要離去。</w:t>
      </w:r>
    </w:p>
    <w:p w:rsidR="00C04663" w:rsidRDefault="00A7259F" w:rsidP="00813907">
      <w:pPr>
        <w:spacing w:after="240"/>
      </w:pPr>
      <w:r>
        <w:rPr>
          <w:rFonts w:hint="eastAsia"/>
        </w:rPr>
        <w:t>「慢著，那女娃兒可不能就這樣走了！」正當李龍飛這麼想時，那身影的毛髮一閃，黃襄又被吊著綁了回去。</w:t>
      </w:r>
    </w:p>
    <w:p w:rsidR="00C04663" w:rsidRDefault="00A7259F" w:rsidP="00813907">
      <w:pPr>
        <w:spacing w:after="240"/>
      </w:pPr>
      <w:r>
        <w:rPr>
          <w:rFonts w:hint="eastAsia"/>
        </w:rPr>
        <w:t>「慢著！沒了她，我哪都不會去的！」李龍飛原本已經減低敵意的心緒又驚怒了起來，緊握著雙拳</w:t>
      </w:r>
      <w:r w:rsidR="00047810">
        <w:rPr>
          <w:rFonts w:hint="eastAsia"/>
        </w:rPr>
        <w:t>看</w:t>
      </w:r>
      <w:r>
        <w:rPr>
          <w:rFonts w:hint="eastAsia"/>
        </w:rPr>
        <w:t>著那身影。</w:t>
      </w:r>
    </w:p>
    <w:p w:rsidR="00C04663" w:rsidRDefault="00A7259F" w:rsidP="00813907">
      <w:pPr>
        <w:spacing w:after="240"/>
      </w:pPr>
      <w:r>
        <w:rPr>
          <w:rFonts w:hint="eastAsia"/>
        </w:rPr>
        <w:lastRenderedPageBreak/>
        <w:t>「放心吧，我並沒要扣留她。」那身影嘿嘿一聲冷笑，跟著雙手掐訣，不一會，身子猛地顫抖了起來。</w:t>
      </w:r>
    </w:p>
    <w:p w:rsidR="00C04663" w:rsidRDefault="00A7259F" w:rsidP="00813907">
      <w:pPr>
        <w:spacing w:after="240"/>
      </w:pPr>
      <w:r>
        <w:rPr>
          <w:rFonts w:hint="eastAsia"/>
        </w:rPr>
        <w:t>只見他全身搖晃，呼吸聲也變得慢慢沉重起來，偶爾夾雜著幾聲悶哼，似乎正在忍受甚麼痛苦的過程</w:t>
      </w:r>
      <w:r w:rsidR="00047810">
        <w:rPr>
          <w:rFonts w:hint="eastAsia"/>
        </w:rPr>
        <w:t>。</w:t>
      </w:r>
    </w:p>
    <w:p w:rsidR="00C04663" w:rsidRDefault="00A7259F" w:rsidP="00813907">
      <w:pPr>
        <w:spacing w:after="240"/>
      </w:pPr>
      <w:r>
        <w:rPr>
          <w:rFonts w:hint="eastAsia"/>
        </w:rPr>
        <w:t>察覺到黃襄並沒有立即性的危險，李龍飛按耐著想衝過去的衝動，站在那仔細看著對方詭異的行為。</w:t>
      </w:r>
    </w:p>
    <w:p w:rsidR="00C04663" w:rsidRDefault="00A7259F" w:rsidP="00813907">
      <w:pPr>
        <w:spacing w:after="240"/>
      </w:pPr>
      <w:r>
        <w:rPr>
          <w:rFonts w:hint="eastAsia"/>
        </w:rPr>
        <w:t>再過片刻，那身影身上的氣息猛然膨漲開來，隨著修為的散開，李龍飛感受到一股超越築基的威壓有如浪潮般地朝自己洶湧而來，若不是自己身負練氣十五層的境界，哪怕是練氣大圓滿，在這壓力下也不得不跪拜下來。</w:t>
      </w:r>
    </w:p>
    <w:p w:rsidR="00C04663" w:rsidRDefault="00A7259F" w:rsidP="00813907">
      <w:pPr>
        <w:spacing w:after="240"/>
      </w:pPr>
      <w:r>
        <w:rPr>
          <w:rFonts w:hint="eastAsia"/>
        </w:rPr>
        <w:t>但他終究不是一般的練氣大圓滿，在此威壓之下，李龍飛仍是艱難地勉強自己抬頭看去，就看到那身影前面一個看起來像是縮小了好幾倍的模糊人影出現，那影子起初還有些不清楚，但隨著那威壓越來越強，影子的容貌也越來越清悉，到最後，一個清悉無比的小人出現在那身影面前。</w:t>
      </w:r>
    </w:p>
    <w:p w:rsidR="00C04663" w:rsidRDefault="00A7259F" w:rsidP="00813907">
      <w:pPr>
        <w:spacing w:after="240"/>
      </w:pPr>
      <w:r>
        <w:rPr>
          <w:rFonts w:hint="eastAsia"/>
        </w:rPr>
        <w:t>「</w:t>
      </w:r>
      <w:r w:rsidR="00047810">
        <w:rPr>
          <w:rFonts w:hint="eastAsia"/>
        </w:rPr>
        <w:t>果然…這身影的修為已經到了傳說中的</w:t>
      </w:r>
      <w:r>
        <w:rPr>
          <w:rFonts w:hint="eastAsia"/>
        </w:rPr>
        <w:t>元嬰</w:t>
      </w:r>
      <w:r w:rsidR="00047810">
        <w:rPr>
          <w:rFonts w:hint="eastAsia"/>
        </w:rPr>
        <w:t>！</w:t>
      </w:r>
      <w:r>
        <w:rPr>
          <w:rFonts w:hint="eastAsia"/>
        </w:rPr>
        <w:t>」李龍飛心中</w:t>
      </w:r>
      <w:r w:rsidR="00047810">
        <w:rPr>
          <w:rFonts w:hint="eastAsia"/>
        </w:rPr>
        <w:t>有些苦澀，</w:t>
      </w:r>
      <w:r>
        <w:rPr>
          <w:rFonts w:hint="eastAsia"/>
        </w:rPr>
        <w:t>大吃一驚的同時也對於方才那拔劍一事的危險性重新評估一番。</w:t>
      </w:r>
    </w:p>
    <w:p w:rsidR="00C04663" w:rsidRDefault="00A7259F" w:rsidP="00813907">
      <w:pPr>
        <w:spacing w:after="240"/>
      </w:pPr>
      <w:r>
        <w:rPr>
          <w:rFonts w:hint="eastAsia"/>
        </w:rPr>
        <w:t>在這之前，他雖然已經對這身影的修為評估很高了，但他</w:t>
      </w:r>
      <w:r w:rsidR="00047810">
        <w:rPr>
          <w:rFonts w:hint="eastAsia"/>
        </w:rPr>
        <w:t>還是很難相信</w:t>
      </w:r>
      <w:r>
        <w:rPr>
          <w:rFonts w:hint="eastAsia"/>
        </w:rPr>
        <w:t>，這名聽起來被困於此，甚至得靠他才能去辦事的前輩，是一名元嬰老怪。</w:t>
      </w:r>
    </w:p>
    <w:p w:rsidR="00C04663" w:rsidRDefault="00A7259F" w:rsidP="00813907">
      <w:pPr>
        <w:spacing w:after="240"/>
      </w:pPr>
      <w:r>
        <w:rPr>
          <w:rFonts w:hint="eastAsia"/>
        </w:rPr>
        <w:t>要知道，任何一名元嬰老怪，在這胭脂山脈一帶都是可以跺腳震地，隻手遮天的大人物</w:t>
      </w:r>
      <w:r w:rsidR="00047810">
        <w:rPr>
          <w:rFonts w:hint="eastAsia"/>
        </w:rPr>
        <w:t>；</w:t>
      </w:r>
      <w:r>
        <w:rPr>
          <w:rFonts w:hint="eastAsia"/>
        </w:rPr>
        <w:t>若不是先前李龍飛曾被那灰衣道人追殺過，可能這輩子都不會接觸到這樣層次的老怪。</w:t>
      </w:r>
    </w:p>
    <w:p w:rsidR="00C04663" w:rsidRDefault="00A7259F" w:rsidP="00813907">
      <w:pPr>
        <w:spacing w:after="240"/>
      </w:pPr>
      <w:r>
        <w:rPr>
          <w:rFonts w:hint="eastAsia"/>
        </w:rPr>
        <w:t>如今自己居然捲入了這樣老怪所求的事情之中，那其中的風險性，恐怕不是自己所能預料的到的。</w:t>
      </w:r>
    </w:p>
    <w:p w:rsidR="00C04663" w:rsidRDefault="00A7259F" w:rsidP="00813907">
      <w:pPr>
        <w:spacing w:after="240"/>
      </w:pPr>
      <w:r>
        <w:rPr>
          <w:rFonts w:hint="eastAsia"/>
        </w:rPr>
        <w:t>那小人的影子出現後，後方的身影顫動也停了下來，取而代之的是，那恐怖的修為氣息全轉移到了那小人身上。</w:t>
      </w:r>
    </w:p>
    <w:p w:rsidR="00C04663" w:rsidRDefault="00A7259F" w:rsidP="00813907">
      <w:pPr>
        <w:spacing w:after="240"/>
      </w:pPr>
      <w:r>
        <w:rPr>
          <w:rFonts w:hint="eastAsia"/>
        </w:rPr>
        <w:t>李龍飛強忍著自己身子的顫抖，往那小人身上仔細看去，只見那小人約末三寸大小，五官精緻，緊閉著雙眼呈現一種有如在母胎內的姿勢動也不動。</w:t>
      </w:r>
    </w:p>
    <w:p w:rsidR="00C04663" w:rsidRDefault="00A7259F" w:rsidP="00813907">
      <w:pPr>
        <w:spacing w:after="240"/>
      </w:pPr>
      <w:r>
        <w:rPr>
          <w:rFonts w:hint="eastAsia"/>
        </w:rPr>
        <w:t>雖是如此，李龍飛仍是被那股氣息給壓得汗流浹背，幾息之後，那小人終於雙眼開闔，一雙炯炯有神的瞳孔直視著李龍飛而來。</w:t>
      </w:r>
    </w:p>
    <w:p w:rsidR="00C04663" w:rsidRDefault="00A7259F" w:rsidP="00813907">
      <w:pPr>
        <w:spacing w:after="240"/>
      </w:pPr>
      <w:r>
        <w:rPr>
          <w:rFonts w:hint="eastAsia"/>
        </w:rPr>
        <w:t>李龍飛被那目光一看，頓時如墜落深淵，全身承受比方才感受到的壓力還要大上十倍，壓得他骨頭幾乎都要碎裂掉；好在，那目光只是一掃而過，隨後那小人便</w:t>
      </w:r>
      <w:r>
        <w:rPr>
          <w:rFonts w:hint="eastAsia"/>
        </w:rPr>
        <w:lastRenderedPageBreak/>
        <w:t>從身上化出了一道若有似無的分影，悄然融入了眼前的黃襄體內。</w:t>
      </w:r>
    </w:p>
    <w:p w:rsidR="00C04663" w:rsidRDefault="00A7259F" w:rsidP="00813907">
      <w:pPr>
        <w:spacing w:after="240"/>
      </w:pPr>
      <w:r>
        <w:rPr>
          <w:rFonts w:hint="eastAsia"/>
        </w:rPr>
        <w:t>看著那分影融入，李龍飛即使想出聲也動彈不得，而那小人在分出分影之後，便又重新閉上了雙眼，跟著倒卷回那身影的體內，原先散佈在四週的恐怖氣息也隨著元嬰的回竅而再度平息了下來。</w:t>
      </w:r>
    </w:p>
    <w:p w:rsidR="00C04663" w:rsidRDefault="00A7259F" w:rsidP="00813907">
      <w:pPr>
        <w:spacing w:after="240"/>
      </w:pPr>
      <w:r>
        <w:rPr>
          <w:rFonts w:hint="eastAsia"/>
        </w:rPr>
        <w:t>這一切說來話長，但實際上不過是不到片刻的事情而已，那身影在使出元嬰出竅後，彷彿也元氣大損一般，再度開口時顯得虛弱無比，向著李龍飛解釋道。</w:t>
      </w:r>
    </w:p>
    <w:p w:rsidR="00C04663" w:rsidRDefault="00A7259F" w:rsidP="00813907">
      <w:pPr>
        <w:spacing w:after="240"/>
      </w:pPr>
      <w:r>
        <w:rPr>
          <w:rFonts w:hint="eastAsia"/>
        </w:rPr>
        <w:t>「方才我拼著耗損極大的代價，才使得我的元嬰短暫脫離這該死的綑元</w:t>
      </w:r>
      <w:r w:rsidR="00047810">
        <w:rPr>
          <w:rFonts w:hint="eastAsia"/>
        </w:rPr>
        <w:t>鎮仙</w:t>
      </w:r>
      <w:r>
        <w:rPr>
          <w:rFonts w:hint="eastAsia"/>
        </w:rPr>
        <w:t>鎖片刻，同時我將元嬰</w:t>
      </w:r>
      <w:r w:rsidR="005044FC">
        <w:rPr>
          <w:rFonts w:hint="eastAsia"/>
        </w:rPr>
        <w:t>精華</w:t>
      </w:r>
      <w:r>
        <w:rPr>
          <w:rFonts w:hint="eastAsia"/>
        </w:rPr>
        <w:t>分出了半絲融入了這個小娃兒體內。」</w:t>
      </w:r>
    </w:p>
    <w:p w:rsidR="00C04663" w:rsidRDefault="00A7259F" w:rsidP="00813907">
      <w:pPr>
        <w:spacing w:after="240"/>
      </w:pPr>
      <w:r>
        <w:rPr>
          <w:rFonts w:hint="eastAsia"/>
        </w:rPr>
        <w:t>「</w:t>
      </w:r>
      <w:r w:rsidR="005044FC">
        <w:rPr>
          <w:rFonts w:hint="eastAsia"/>
        </w:rPr>
        <w:t>放心好了，這一絲元嬰並不會影響她的意識，只會</w:t>
      </w:r>
      <w:r>
        <w:rPr>
          <w:rFonts w:hint="eastAsia"/>
        </w:rPr>
        <w:t>讓她</w:t>
      </w:r>
      <w:r w:rsidR="005044FC">
        <w:rPr>
          <w:rFonts w:hint="eastAsia"/>
        </w:rPr>
        <w:t>在危急</w:t>
      </w:r>
      <w:r>
        <w:rPr>
          <w:rFonts w:hint="eastAsia"/>
        </w:rPr>
        <w:t>的</w:t>
      </w:r>
      <w:r w:rsidR="005044FC">
        <w:rPr>
          <w:rFonts w:hint="eastAsia"/>
        </w:rPr>
        <w:t>時候</w:t>
      </w:r>
      <w:r>
        <w:rPr>
          <w:rFonts w:hint="eastAsia"/>
        </w:rPr>
        <w:t>修為大增。」</w:t>
      </w:r>
    </w:p>
    <w:p w:rsidR="00C04663" w:rsidRDefault="00A7259F" w:rsidP="00813907">
      <w:pPr>
        <w:spacing w:after="240"/>
      </w:pPr>
      <w:r>
        <w:rPr>
          <w:rFonts w:hint="eastAsia"/>
        </w:rPr>
        <w:t>「至少，最低限度使得她在進入了那冰魄寒湖</w:t>
      </w:r>
      <w:r w:rsidR="00047810">
        <w:rPr>
          <w:rFonts w:hint="eastAsia"/>
        </w:rPr>
        <w:t>前</w:t>
      </w:r>
      <w:r>
        <w:rPr>
          <w:rFonts w:hint="eastAsia"/>
        </w:rPr>
        <w:t>有了一定的自保能力，否則，屆時你拿她當完成不了任務的藉口時，你倆的死活我可以不管，但拔不了劍可不是我能接受的結果。」那身影大有深意地對著李龍飛說了這一番話後，這才將黃襄又送回到李龍飛的面前。</w:t>
      </w:r>
    </w:p>
    <w:p w:rsidR="00C04663" w:rsidRDefault="00A7259F" w:rsidP="00813907">
      <w:pPr>
        <w:spacing w:after="240"/>
      </w:pPr>
      <w:r>
        <w:rPr>
          <w:rFonts w:hint="eastAsia"/>
        </w:rPr>
        <w:t>李龍飛看著那身影，心中滋味頗為複雜</w:t>
      </w:r>
      <w:r w:rsidR="005044FC">
        <w:rPr>
          <w:rFonts w:hint="eastAsia"/>
        </w:rPr>
        <w:t>。</w:t>
      </w:r>
    </w:p>
    <w:p w:rsidR="00C04663" w:rsidRDefault="00A7259F" w:rsidP="00813907">
      <w:pPr>
        <w:spacing w:after="240"/>
      </w:pPr>
      <w:r>
        <w:rPr>
          <w:rFonts w:hint="eastAsia"/>
        </w:rPr>
        <w:t>方才他的確曾想過在最壞的打算下，捨命讓黃襄自行逃去，而自己再踏入山水界內找尋曼珠沙華的解藥，想不到對方出此一招</w:t>
      </w:r>
      <w:r w:rsidR="005044FC">
        <w:rPr>
          <w:rFonts w:hint="eastAsia"/>
        </w:rPr>
        <w:t>。</w:t>
      </w:r>
    </w:p>
    <w:p w:rsidR="00C04663" w:rsidRDefault="005044FC" w:rsidP="00813907">
      <w:pPr>
        <w:spacing w:after="240"/>
      </w:pPr>
      <w:r>
        <w:rPr>
          <w:rFonts w:hint="eastAsia"/>
        </w:rPr>
        <w:t>哼，說甚麼不會影響她的意識，天知道是真是假；</w:t>
      </w:r>
      <w:r w:rsidR="00A7259F">
        <w:rPr>
          <w:rFonts w:hint="eastAsia"/>
        </w:rPr>
        <w:t>在</w:t>
      </w:r>
      <w:r>
        <w:rPr>
          <w:rFonts w:hint="eastAsia"/>
        </w:rPr>
        <w:t>無法確信對方的話語及</w:t>
      </w:r>
      <w:r w:rsidR="00A7259F">
        <w:rPr>
          <w:rFonts w:hint="eastAsia"/>
        </w:rPr>
        <w:t>顧</w:t>
      </w:r>
      <w:r>
        <w:rPr>
          <w:rFonts w:hint="eastAsia"/>
        </w:rPr>
        <w:t>忌</w:t>
      </w:r>
      <w:r w:rsidR="00A7259F">
        <w:rPr>
          <w:rFonts w:hint="eastAsia"/>
        </w:rPr>
        <w:t>黃襄的安危之下，自己不得不照著對方的安排去做了。</w:t>
      </w:r>
    </w:p>
    <w:p w:rsidR="00C04663" w:rsidRDefault="00A7259F" w:rsidP="00813907">
      <w:pPr>
        <w:spacing w:after="240"/>
      </w:pPr>
      <w:r>
        <w:rPr>
          <w:rFonts w:hint="eastAsia"/>
        </w:rPr>
        <w:t>看來，不管在修為或是心機上，自己的確敵不過這個已經</w:t>
      </w:r>
      <w:r w:rsidR="00047810">
        <w:rPr>
          <w:rFonts w:hint="eastAsia"/>
        </w:rPr>
        <w:t>活</w:t>
      </w:r>
      <w:r>
        <w:rPr>
          <w:rFonts w:hint="eastAsia"/>
        </w:rPr>
        <w:t>不知道多久的老怪物，既然如此，那也不用再白費心機，不如走一步算一步，看到時有甚麼轉機，再見機行事罷了。</w:t>
      </w:r>
    </w:p>
    <w:p w:rsidR="00C04663" w:rsidRDefault="00A7259F" w:rsidP="00813907">
      <w:pPr>
        <w:spacing w:after="240"/>
      </w:pPr>
      <w:r>
        <w:rPr>
          <w:rFonts w:hint="eastAsia"/>
        </w:rPr>
        <w:t>想到這，李龍飛哼了一聲，</w:t>
      </w:r>
      <w:ins w:id="4911" w:author="Administrator" w:date="2019-02-07T00:44:00Z">
        <w:r w:rsidR="00241AA6">
          <w:rPr>
            <w:rFonts w:hint="eastAsia"/>
          </w:rPr>
          <w:t>從懷中掏出一枚靈仙蟲芝的葉子吞下，跟著</w:t>
        </w:r>
      </w:ins>
      <w:r>
        <w:rPr>
          <w:rFonts w:hint="eastAsia"/>
        </w:rPr>
        <w:t>扶起黃襄，頭也不回地朝著地圖上記載的那條路，離開了這個洞窟而去。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白玉巨蜂</w:t>
      </w:r>
    </w:p>
    <w:p w:rsidR="00C04663" w:rsidRDefault="00A7259F" w:rsidP="00813907">
      <w:pPr>
        <w:spacing w:after="240"/>
      </w:pPr>
      <w:r>
        <w:rPr>
          <w:rFonts w:hint="eastAsia"/>
        </w:rPr>
        <w:t>當黃襄醒來，察覺到自己正伏在李龍飛的背上時，心中不禁又羞又窘，連忙想張開小口叫李龍飛將自己給放下。</w:t>
      </w:r>
    </w:p>
    <w:p w:rsidR="00C04663" w:rsidRDefault="00A7259F" w:rsidP="00813907">
      <w:pPr>
        <w:spacing w:after="240"/>
      </w:pPr>
      <w:r>
        <w:rPr>
          <w:rFonts w:hint="eastAsia"/>
        </w:rPr>
        <w:t>但感受到對方身上淡淡的男子氣息後，黃襄又忍不住閉上了嘴，輕咬下唇繼續趴著動也不動。</w:t>
      </w:r>
    </w:p>
    <w:p w:rsidR="00C04663" w:rsidRDefault="00A7259F" w:rsidP="00813907">
      <w:pPr>
        <w:spacing w:after="240"/>
      </w:pPr>
      <w:r>
        <w:rPr>
          <w:rFonts w:hint="eastAsia"/>
        </w:rPr>
        <w:lastRenderedPageBreak/>
        <w:t>她也不知道為甚麼，在赤劍宗內明明那麼多師兄都追求過他，甚至不乏有比李龍飛條件還要更好的人在，但她卻始終沒有心動過。</w:t>
      </w:r>
    </w:p>
    <w:p w:rsidR="00C04663" w:rsidRDefault="00A7259F" w:rsidP="00813907">
      <w:pPr>
        <w:spacing w:after="240"/>
      </w:pPr>
      <w:r>
        <w:rPr>
          <w:rFonts w:hint="eastAsia"/>
        </w:rPr>
        <w:t>唯有眼下這個男人，又或說是當初那個男孩，一直在她心中盤旋不去。</w:t>
      </w:r>
    </w:p>
    <w:p w:rsidR="00C04663" w:rsidRDefault="00A7259F" w:rsidP="00813907">
      <w:pPr>
        <w:spacing w:after="240"/>
      </w:pPr>
      <w:r>
        <w:rPr>
          <w:rFonts w:hint="eastAsia"/>
        </w:rPr>
        <w:t>如今這個男孩再次以男人的身份出現在自己面前，而且不論修為，行為，都比自己之前幻想過的還要不凡後，自己心中那塊本已快消磨掉的身影，頓時又清悉無比地映在那裡。</w:t>
      </w:r>
    </w:p>
    <w:p w:rsidR="00C04663" w:rsidRDefault="00A7259F" w:rsidP="00813907">
      <w:pPr>
        <w:spacing w:after="240"/>
      </w:pPr>
      <w:r>
        <w:rPr>
          <w:rFonts w:hint="eastAsia"/>
        </w:rPr>
        <w:t>這一次，就連黃襄自己也不得不承認，自己日後恐怕是很難將這身影給磨滅掉了。</w:t>
      </w:r>
    </w:p>
    <w:p w:rsidR="00C04663" w:rsidRDefault="00A7259F" w:rsidP="00813907">
      <w:pPr>
        <w:spacing w:after="240"/>
      </w:pPr>
      <w:r>
        <w:rPr>
          <w:rFonts w:hint="eastAsia"/>
        </w:rPr>
        <w:t>黃襄就這麼趴在李龍飛的背上胡思亂想，任由他背著自己前行一陣後，突然她感覺到李龍飛的腳下一頓，停了下來似乎在猶豫些甚麼。</w:t>
      </w:r>
    </w:p>
    <w:p w:rsidR="00C04663" w:rsidRDefault="00A7259F" w:rsidP="00813907">
      <w:pPr>
        <w:spacing w:after="240"/>
      </w:pPr>
      <w:r>
        <w:rPr>
          <w:rFonts w:hint="eastAsia"/>
        </w:rPr>
        <w:t>她終究是修仙之人，不像凡塵女子那麼驕弱，當下便不再沉默開口說道，「怎麼了嗎？龍飛哥哥？」</w:t>
      </w:r>
    </w:p>
    <w:p w:rsidR="00C04663" w:rsidRDefault="00A7259F" w:rsidP="00813907">
      <w:pPr>
        <w:spacing w:after="240"/>
      </w:pPr>
      <w:r>
        <w:rPr>
          <w:rFonts w:hint="eastAsia"/>
        </w:rPr>
        <w:t>「嗯？妳醒了阿，身子沒大礙吧？」李龍飛</w:t>
      </w:r>
      <w:ins w:id="4912" w:author="Administrator" w:date="2019-02-07T00:45:00Z">
        <w:r w:rsidR="00241AA6">
          <w:rPr>
            <w:rFonts w:hint="eastAsia"/>
          </w:rPr>
          <w:t>身上的傷勢在服過靈仙蟲芝後已經癒</w:t>
        </w:r>
      </w:ins>
      <w:ins w:id="4913" w:author="Administrator" w:date="2019-02-07T00:46:00Z">
        <w:r w:rsidR="00241AA6">
          <w:rPr>
            <w:rFonts w:hint="eastAsia"/>
          </w:rPr>
          <w:t>痊，</w:t>
        </w:r>
      </w:ins>
      <w:r w:rsidR="00375419">
        <w:rPr>
          <w:rFonts w:hint="eastAsia"/>
        </w:rPr>
        <w:t>靈識</w:t>
      </w:r>
      <w:r>
        <w:rPr>
          <w:rFonts w:hint="eastAsia"/>
        </w:rPr>
        <w:t>往後一掃，開口說道。</w:t>
      </w:r>
    </w:p>
    <w:p w:rsidR="00C04663" w:rsidRDefault="00A7259F" w:rsidP="00813907">
      <w:pPr>
        <w:spacing w:after="240"/>
      </w:pPr>
      <w:r>
        <w:rPr>
          <w:rFonts w:hint="eastAsia"/>
        </w:rPr>
        <w:t>他倒不是裝出來的，而是方才他將所有</w:t>
      </w:r>
      <w:r w:rsidR="00375419">
        <w:rPr>
          <w:rFonts w:hint="eastAsia"/>
        </w:rPr>
        <w:t>靈識</w:t>
      </w:r>
      <w:r>
        <w:rPr>
          <w:rFonts w:hint="eastAsia"/>
        </w:rPr>
        <w:t>都用在探查前面的路上了，所以這時才注意到黃襄已經醒了。</w:t>
      </w:r>
    </w:p>
    <w:p w:rsidR="00C04663" w:rsidRDefault="00A7259F" w:rsidP="00813907">
      <w:pPr>
        <w:spacing w:after="240"/>
      </w:pPr>
      <w:r>
        <w:rPr>
          <w:rFonts w:hint="eastAsia"/>
        </w:rPr>
        <w:t>「嗯…我剛醒而已…」黃襄有些不好意思，緋紅了雙頰羞道，「那個…龍飛哥哥…你可以放我下來了。」</w:t>
      </w:r>
    </w:p>
    <w:p w:rsidR="00C04663" w:rsidRDefault="00A7259F" w:rsidP="00813907">
      <w:pPr>
        <w:spacing w:after="240"/>
      </w:pPr>
      <w:r>
        <w:rPr>
          <w:rFonts w:hint="eastAsia"/>
        </w:rPr>
        <w:t>「阿！好、好！」李龍飛一聽也有些不好意思，連忙蹲下讓黃襄下來。</w:t>
      </w:r>
    </w:p>
    <w:p w:rsidR="00C04663" w:rsidRDefault="00A7259F" w:rsidP="00813907">
      <w:pPr>
        <w:spacing w:after="240"/>
      </w:pPr>
      <w:r>
        <w:rPr>
          <w:rFonts w:hint="eastAsia"/>
        </w:rPr>
        <w:t>一踏地，黃襄感受到自己體內有些不同，忍不住咦了一聲奇道，「龍飛哥哥，我失去意識的時後，發生甚麼事情嗎？怎麼我感覺體內的舊傷不但痊癒了，修為還有所精進？」</w:t>
      </w:r>
    </w:p>
    <w:p w:rsidR="00C04663" w:rsidRDefault="00A7259F" w:rsidP="00813907">
      <w:pPr>
        <w:spacing w:after="240"/>
      </w:pPr>
      <w:r>
        <w:rPr>
          <w:rFonts w:hint="eastAsia"/>
        </w:rPr>
        <w:t>李龍飛猶豫了下，最還是將那身影所要求的事說給了黃襄知道。</w:t>
      </w:r>
    </w:p>
    <w:p w:rsidR="00C04663" w:rsidRDefault="00A7259F" w:rsidP="00813907">
      <w:pPr>
        <w:spacing w:after="240"/>
      </w:pPr>
      <w:r>
        <w:rPr>
          <w:rFonts w:hint="eastAsia"/>
        </w:rPr>
        <w:t>「你是說，將我震暈的那人，雖被困在這裡，居然是名元嬰修為的老怪！而且我體內還融了他的一絲元嬰</w:t>
      </w:r>
      <w:r w:rsidR="005044FC">
        <w:rPr>
          <w:rFonts w:hint="eastAsia"/>
        </w:rPr>
        <w:t>精華</w:t>
      </w:r>
      <w:r>
        <w:rPr>
          <w:rFonts w:hint="eastAsia"/>
        </w:rPr>
        <w:t>，所以才會傷癒，同時修為提升！」黃襄身為赤劍宗內備受注目的重點弟子之一，雖不是沒遭遇過甚麼曲折的歷險，但再見到李龍飛後，卻每每被其口中說出來的事情給震驚到。</w:t>
      </w:r>
    </w:p>
    <w:p w:rsidR="00C04663" w:rsidRDefault="00A7259F" w:rsidP="00813907">
      <w:pPr>
        <w:spacing w:after="240"/>
      </w:pPr>
      <w:r>
        <w:rPr>
          <w:rFonts w:hint="eastAsia"/>
        </w:rPr>
        <w:t>後者看著她，心中想的，卻是沒說出口的曼珠沙華毒花一事。</w:t>
      </w:r>
    </w:p>
    <w:p w:rsidR="00C04663" w:rsidRDefault="00A7259F" w:rsidP="00813907">
      <w:pPr>
        <w:spacing w:after="240"/>
      </w:pPr>
      <w:r>
        <w:rPr>
          <w:rFonts w:hint="eastAsia"/>
        </w:rPr>
        <w:t>實在是他心中早已打定，如果真有萬一，</w:t>
      </w:r>
      <w:r w:rsidR="005044FC">
        <w:rPr>
          <w:rFonts w:hint="eastAsia"/>
        </w:rPr>
        <w:t>寧可讓黃襄先逃，也不能使她</w:t>
      </w:r>
      <w:r>
        <w:rPr>
          <w:rFonts w:hint="eastAsia"/>
        </w:rPr>
        <w:t>因</w:t>
      </w:r>
      <w:r w:rsidR="005044FC">
        <w:rPr>
          <w:rFonts w:hint="eastAsia"/>
        </w:rPr>
        <w:t>為自己</w:t>
      </w:r>
      <w:r>
        <w:rPr>
          <w:rFonts w:hint="eastAsia"/>
        </w:rPr>
        <w:lastRenderedPageBreak/>
        <w:t>而犯上甚麼生命危險。</w:t>
      </w:r>
    </w:p>
    <w:p w:rsidR="00C04663" w:rsidRDefault="00A7259F" w:rsidP="00813907">
      <w:pPr>
        <w:spacing w:after="240"/>
      </w:pPr>
      <w:r>
        <w:rPr>
          <w:rFonts w:hint="eastAsia"/>
        </w:rPr>
        <w:t>「這一次，我一定要好好受好我珍重之人！」李龍飛暗暗在心中立誓。</w:t>
      </w:r>
    </w:p>
    <w:p w:rsidR="00C04663" w:rsidRDefault="00A7259F" w:rsidP="00813907">
      <w:pPr>
        <w:spacing w:after="240"/>
      </w:pPr>
      <w:r>
        <w:rPr>
          <w:rFonts w:hint="eastAsia"/>
        </w:rPr>
        <w:t>「這麼說，我們不去那冰魄寒湖也不行了…畢竟，我體內有那老怪的一絲元嬰</w:t>
      </w:r>
      <w:r w:rsidR="005044FC">
        <w:rPr>
          <w:rFonts w:hint="eastAsia"/>
        </w:rPr>
        <w:t>精華，</w:t>
      </w:r>
      <w:r>
        <w:rPr>
          <w:rFonts w:hint="eastAsia"/>
        </w:rPr>
        <w:t>若是不照著他的話做，怕是我們兩都會有危險。」黃襄終究不蠢，她沉思了許久後，雖有些細節還是想不透，但也明白了兩人的處境，「只不過，那赤劍既然是本門老祖配劍，想來插在那必定有所用意。」</w:t>
      </w:r>
    </w:p>
    <w:p w:rsidR="00C04663" w:rsidRDefault="00A7259F" w:rsidP="00813907">
      <w:pPr>
        <w:spacing w:after="240"/>
      </w:pPr>
      <w:r>
        <w:rPr>
          <w:rFonts w:hint="eastAsia"/>
        </w:rPr>
        <w:t>「我從小被我師傅養育長大，必要時，我就算犧牲自己，也不能做出對宗門不利的事情！」黃襄這話說的鏗鏘有力，雙眼直視著李龍飛，完全沒有退讓的空間。</w:t>
      </w:r>
    </w:p>
    <w:p w:rsidR="00C04663" w:rsidRDefault="00A7259F" w:rsidP="00813907">
      <w:pPr>
        <w:spacing w:after="240"/>
      </w:pPr>
      <w:r>
        <w:rPr>
          <w:rFonts w:hint="eastAsia"/>
        </w:rPr>
        <w:t>李龍飛嘆了口氣，同樣看著她義無反顧說道，「如果這事對赤劍宗不利，那我自然會盡量避免，只是，不管如何，我絕不能看妳出事，不管對方是誰，也不行！」</w:t>
      </w:r>
    </w:p>
    <w:p w:rsidR="00C04663" w:rsidRDefault="00A7259F" w:rsidP="00813907">
      <w:pPr>
        <w:spacing w:after="240"/>
      </w:pPr>
      <w:r>
        <w:rPr>
          <w:rFonts w:hint="eastAsia"/>
        </w:rPr>
        <w:t>黃襄看著他的表情，眼神漸漸柔緩下來，最終低下頭去說道，「龍飛哥哥…我知道你對我很好，如果真的有那麼一刻，答應我，只要陪在我身邊就好，好嗎？」</w:t>
      </w:r>
    </w:p>
    <w:p w:rsidR="00C04663" w:rsidRDefault="00A7259F" w:rsidP="00813907">
      <w:pPr>
        <w:spacing w:after="240"/>
      </w:pPr>
      <w:r>
        <w:rPr>
          <w:rFonts w:hint="eastAsia"/>
        </w:rPr>
        <w:t>李龍飛看著她，良久才點了點頭，又搖了搖頭。</w:t>
      </w:r>
    </w:p>
    <w:p w:rsidR="00C04663" w:rsidRDefault="005044FC" w:rsidP="00813907">
      <w:pPr>
        <w:spacing w:after="240"/>
      </w:pPr>
      <w:r>
        <w:rPr>
          <w:rFonts w:hint="eastAsia"/>
        </w:rPr>
        <w:t>彼此雖然都為了對方好，但所想守護的，到底還是有些微的差異。</w:t>
      </w:r>
    </w:p>
    <w:p w:rsidR="00C04663" w:rsidRDefault="00A7259F" w:rsidP="00813907">
      <w:pPr>
        <w:spacing w:after="240"/>
      </w:pPr>
      <w:r>
        <w:rPr>
          <w:rFonts w:hint="eastAsia"/>
        </w:rPr>
        <w:t>黃襄也沒再逼他，而是沉默中靠在他的身上，傾聽彼此的呼吸聲。</w:t>
      </w:r>
    </w:p>
    <w:p w:rsidR="00C04663" w:rsidRDefault="00A7259F" w:rsidP="00813907">
      <w:pPr>
        <w:spacing w:after="240"/>
      </w:pPr>
      <w:r>
        <w:rPr>
          <w:rFonts w:hint="eastAsia"/>
        </w:rPr>
        <w:t>「喔，對了，方才你在猶豫些甚麼？」黃襄突然想到一事，轉頭問道。</w:t>
      </w:r>
    </w:p>
    <w:p w:rsidR="00C04663" w:rsidRDefault="00A7259F" w:rsidP="00813907">
      <w:pPr>
        <w:spacing w:after="240"/>
      </w:pPr>
      <w:r>
        <w:rPr>
          <w:rFonts w:hint="eastAsia"/>
        </w:rPr>
        <w:t>「前方有三條叉路，但地圖上只記載著兩條，所以我有些困惑。」李龍飛沉思了一下，拿出地圖玉簡指給了她看。</w:t>
      </w:r>
    </w:p>
    <w:p w:rsidR="00C04663" w:rsidRDefault="00A7259F" w:rsidP="00813907">
      <w:pPr>
        <w:spacing w:after="240"/>
      </w:pPr>
      <w:r>
        <w:rPr>
          <w:rFonts w:hint="eastAsia"/>
        </w:rPr>
        <w:t>黃襄靈識掃過，看到那地圖上，自己所在的路上不遠，有一轉角一隅，清楚標示了兩條道路，其中一條雖然看似寬廣，但最終卻是個死路，另一條雖然初時狹隘，但最後卻是通往了冰魄寒湖的正確路上。</w:t>
      </w:r>
    </w:p>
    <w:p w:rsidR="00C04663" w:rsidRDefault="00A7259F" w:rsidP="00813907">
      <w:pPr>
        <w:spacing w:after="240"/>
      </w:pPr>
      <w:r>
        <w:rPr>
          <w:rFonts w:hint="eastAsia"/>
        </w:rPr>
        <w:t>黃襄看著前方黑漆漆的隧道，雖然以靈識探去可以見到數十尺的距離，但與地圖上標記的百尺之外仍有頗大的差距。</w:t>
      </w:r>
    </w:p>
    <w:p w:rsidR="00C04663" w:rsidRDefault="00A7259F" w:rsidP="00813907">
      <w:pPr>
        <w:spacing w:after="240"/>
      </w:pPr>
      <w:r>
        <w:rPr>
          <w:rFonts w:hint="eastAsia"/>
        </w:rPr>
        <w:t>李龍飛並沒有像她一樣驅使著綠眼蟲探路，居然能提前那麼久就察覺到前方有三條岔路，這讓黃襄忍不住有驚嘆了起來。</w:t>
      </w:r>
    </w:p>
    <w:p w:rsidR="00C04663" w:rsidRDefault="00A7259F" w:rsidP="00813907">
      <w:pPr>
        <w:spacing w:after="240"/>
      </w:pPr>
      <w:r>
        <w:rPr>
          <w:rFonts w:hint="eastAsia"/>
        </w:rPr>
        <w:t>「龍飛哥哥，你那麼遠就能察覺得到岔路，難道你的靈識能感受到幾百尺外的事物嗎？」</w:t>
      </w:r>
    </w:p>
    <w:p w:rsidR="00C04663" w:rsidRDefault="00A7259F" w:rsidP="00813907">
      <w:pPr>
        <w:spacing w:after="240"/>
      </w:pPr>
      <w:r>
        <w:rPr>
          <w:rFonts w:hint="eastAsia"/>
        </w:rPr>
        <w:t>李龍飛不置可否，聳了聳肩膀算是默認了。</w:t>
      </w:r>
    </w:p>
    <w:p w:rsidR="00C04663" w:rsidRDefault="00A7259F" w:rsidP="00813907">
      <w:pPr>
        <w:spacing w:after="240"/>
      </w:pPr>
      <w:r>
        <w:rPr>
          <w:rFonts w:hint="eastAsia"/>
        </w:rPr>
        <w:lastRenderedPageBreak/>
        <w:t>「嘖嘖，看來當年我們一別之後，你真的有很大的機緣呢！」嘴巴上是這麼說，但黃襄心底倒是沒有任何眼紅的想法，相反的，李龍飛越是厲害，她自己就越有一絲絲的驕傲感。</w:t>
      </w:r>
    </w:p>
    <w:p w:rsidR="00C04663" w:rsidRDefault="00A7259F" w:rsidP="00813907">
      <w:pPr>
        <w:spacing w:after="240"/>
      </w:pPr>
      <w:r>
        <w:rPr>
          <w:rFonts w:hint="eastAsia"/>
        </w:rPr>
        <w:t>畢竟自己等了他那麼久，這等待終究是值得的。</w:t>
      </w:r>
    </w:p>
    <w:p w:rsidR="00C04663" w:rsidRDefault="00A7259F" w:rsidP="00813907">
      <w:pPr>
        <w:spacing w:after="240"/>
      </w:pPr>
      <w:r>
        <w:rPr>
          <w:rFonts w:hint="eastAsia"/>
        </w:rPr>
        <w:t>想到這，黃襄不由得臉上一紅，心裡卻有些甜甜的。</w:t>
      </w:r>
    </w:p>
    <w:p w:rsidR="00C04663" w:rsidRDefault="00A7259F" w:rsidP="00813907">
      <w:pPr>
        <w:spacing w:after="240"/>
      </w:pPr>
      <w:r>
        <w:rPr>
          <w:rFonts w:hint="eastAsia"/>
        </w:rPr>
        <w:t>「對了，既然這地圖上沒有記載那第三條通道，那我驅使綠眼蟲去一探究竟好了。」黃襄沒等李龍飛回答，右手一揮，幾個綠色光點又飛了出去，順著前方通道，湮沒在暗處盡頭，同時兩人一前一後，順著地圖繼續走去。</w:t>
      </w:r>
    </w:p>
    <w:p w:rsidR="00C04663" w:rsidRDefault="00A7259F" w:rsidP="00813907">
      <w:pPr>
        <w:spacing w:after="240"/>
      </w:pPr>
      <w:r>
        <w:rPr>
          <w:rFonts w:hint="eastAsia"/>
        </w:rPr>
        <w:t>不一會兒，黃襄疑了一聲，奇道，「怪了，我往那幾隻綠眼蟲，突然有不少消失了！」</w:t>
      </w:r>
    </w:p>
    <w:p w:rsidR="00C04663" w:rsidRDefault="00A7259F" w:rsidP="00813907">
      <w:pPr>
        <w:spacing w:after="240"/>
      </w:pPr>
      <w:r>
        <w:rPr>
          <w:rFonts w:hint="eastAsia"/>
        </w:rPr>
        <w:t>「算了，既然不知道裡頭情況，我們往正確的路前進便是，不需要另外節外生枝。」李龍飛一聽，心頭跳了一下，一股不好的預感產生。</w:t>
      </w:r>
    </w:p>
    <w:p w:rsidR="00C04663" w:rsidRDefault="00A7259F" w:rsidP="00813907">
      <w:pPr>
        <w:spacing w:after="240"/>
      </w:pPr>
      <w:r>
        <w:rPr>
          <w:rFonts w:hint="eastAsia"/>
        </w:rPr>
        <w:t>「好吧…」黃襄話尚未說完，突然感覺到遠處的綠眼蟲又少了幾隻，忍不住倒吸了口氣，「龍飛哥哥，好像…有甚麼正在過來似的！」</w:t>
      </w:r>
    </w:p>
    <w:p w:rsidR="00C04663" w:rsidRDefault="00A7259F" w:rsidP="00813907">
      <w:pPr>
        <w:spacing w:after="240"/>
      </w:pPr>
      <w:r>
        <w:rPr>
          <w:rFonts w:hint="eastAsia"/>
        </w:rPr>
        <w:t>還未等李龍飛回答，就聽到喀喀喀的幾聲聲響，在李龍飛</w:t>
      </w:r>
      <w:r w:rsidR="00375419">
        <w:rPr>
          <w:rFonts w:hint="eastAsia"/>
        </w:rPr>
        <w:t>靈識</w:t>
      </w:r>
      <w:r>
        <w:rPr>
          <w:rFonts w:hint="eastAsia"/>
        </w:rPr>
        <w:t>探索的盡頭，一個龐然大物，以十分快速的速度前進的，其身旁所經過的綠眼蟲，紛紛消失不見，不一會兒，便來到了兩人面前。</w:t>
      </w:r>
    </w:p>
    <w:p w:rsidR="00C04663" w:rsidRDefault="00A7259F" w:rsidP="00813907">
      <w:pPr>
        <w:spacing w:after="240"/>
      </w:pPr>
      <w:r>
        <w:rPr>
          <w:rFonts w:hint="eastAsia"/>
        </w:rPr>
        <w:t>「這…這是甚麼！」，黃襄這時才看清楚來的是甚麼東西，忍不住低聲驚叫了起來。</w:t>
      </w:r>
    </w:p>
    <w:p w:rsidR="00C04663" w:rsidRDefault="00A7259F" w:rsidP="00813907">
      <w:pPr>
        <w:spacing w:after="240"/>
      </w:pPr>
      <w:r>
        <w:rPr>
          <w:rFonts w:hint="eastAsia"/>
        </w:rPr>
        <w:t>李龍飛也深吸了口氣，擋在黃襄面前，同時儲物袋內的幾件法器，全都使了出來，護在自己的身前，神情凝重的看著前方。</w:t>
      </w:r>
    </w:p>
    <w:p w:rsidR="00C04663" w:rsidRDefault="00A7259F" w:rsidP="00813907">
      <w:pPr>
        <w:spacing w:after="240"/>
      </w:pPr>
      <w:r>
        <w:rPr>
          <w:rFonts w:hint="eastAsia"/>
        </w:rPr>
        <w:t>而在通道到中間，一頭身長數尺，全身有如白玉般晶瑩剔透的四翼蜂魔，正拍打著翅膀發出嗡嗡嗡的巨響並抬首以冰冷的目光看著兩人。</w:t>
      </w:r>
    </w:p>
    <w:p w:rsidR="00C04663" w:rsidRDefault="00A7259F" w:rsidP="00813907">
      <w:pPr>
        <w:spacing w:after="240"/>
      </w:pPr>
      <w:r>
        <w:rPr>
          <w:rFonts w:hint="eastAsia"/>
        </w:rPr>
        <w:t>其兩對翅膀掀起的風壓，讓李龍飛也覺得感到臉頰一陣肉痛，身上一股妖丹四轉初期的修為更是毫不掩飾地散發出來，令黃襄忍不住打了個冷顫。</w:t>
      </w:r>
    </w:p>
    <w:p w:rsidR="00C04663" w:rsidRDefault="00A7259F" w:rsidP="00813907">
      <w:pPr>
        <w:spacing w:after="240"/>
      </w:pPr>
      <w:r>
        <w:rPr>
          <w:rFonts w:hint="eastAsia"/>
        </w:rPr>
        <w:t>「慢慢退後…往後退去…」眼見對方來勢洶洶，李龍飛小心翼翼的警戒著，同時吩咐黃襄退去，而那白玉巨蜂則是遲疑在那，似乎正思考著他們為何出現在這。</w:t>
      </w:r>
    </w:p>
    <w:p w:rsidR="00C04663" w:rsidRDefault="00A7259F" w:rsidP="00813907">
      <w:pPr>
        <w:spacing w:after="240"/>
      </w:pPr>
      <w:r>
        <w:rPr>
          <w:rFonts w:hint="eastAsia"/>
        </w:rPr>
        <w:t>停頓片刻，就在李龍飛兩人退後了幾步，那白玉巨蜂突然嗡嗡嗡地往前一閃，風馳雷掣般地衝到了李龍飛的面前，跟著以身後的巨大尾刺往前一螫，卻是已經將兩人當成獵物看待。</w:t>
      </w:r>
    </w:p>
    <w:p w:rsidR="00C04663" w:rsidRDefault="00A7259F" w:rsidP="00813907">
      <w:pPr>
        <w:spacing w:after="240"/>
      </w:pPr>
      <w:r>
        <w:rPr>
          <w:rFonts w:hint="eastAsia"/>
        </w:rPr>
        <w:lastRenderedPageBreak/>
        <w:t>噹一聲，千鈞一髮之際，早有準備的李龍飛以其中一件鎚狀法器擋了下來，但那法器也被這一擊碎裂開來，靈性全失的墜落在地。</w:t>
      </w:r>
    </w:p>
    <w:p w:rsidR="00C04663" w:rsidRDefault="00A7259F" w:rsidP="00813907">
      <w:pPr>
        <w:spacing w:after="240"/>
      </w:pPr>
      <w:r>
        <w:rPr>
          <w:rFonts w:hint="eastAsia"/>
        </w:rPr>
        <w:t>但就這麼略一耽擱，李龍飛抓緊機會，</w:t>
      </w:r>
      <w:r w:rsidR="003F62B1">
        <w:rPr>
          <w:rFonts w:hint="eastAsia"/>
        </w:rPr>
        <w:t>握住木癸寶劍，</w:t>
      </w:r>
      <w:r>
        <w:rPr>
          <w:rFonts w:hint="eastAsia"/>
        </w:rPr>
        <w:t>勁貫雙</w:t>
      </w:r>
      <w:r w:rsidR="003F62B1">
        <w:rPr>
          <w:rFonts w:hint="eastAsia"/>
        </w:rPr>
        <w:t>臂，狠狠</w:t>
      </w:r>
      <w:r>
        <w:rPr>
          <w:rFonts w:hint="eastAsia"/>
        </w:rPr>
        <w:t>往那白玉巨蜂身上</w:t>
      </w:r>
      <w:r w:rsidR="003F62B1">
        <w:rPr>
          <w:rFonts w:hint="eastAsia"/>
        </w:rPr>
        <w:t>斬</w:t>
      </w:r>
      <w:r>
        <w:rPr>
          <w:rFonts w:hint="eastAsia"/>
        </w:rPr>
        <w:t>去。</w:t>
      </w:r>
    </w:p>
    <w:p w:rsidR="00C04663" w:rsidRDefault="003F62B1" w:rsidP="00813907">
      <w:pPr>
        <w:spacing w:after="240"/>
      </w:pPr>
      <w:r>
        <w:rPr>
          <w:rFonts w:hint="eastAsia"/>
        </w:rPr>
        <w:t>鏗</w:t>
      </w:r>
      <w:r w:rsidR="00A7259F">
        <w:rPr>
          <w:rFonts w:hint="eastAsia"/>
        </w:rPr>
        <w:t>！一聲的脆響，</w:t>
      </w:r>
      <w:r>
        <w:rPr>
          <w:rFonts w:hint="eastAsia"/>
        </w:rPr>
        <w:t>木癸寶劍砍</w:t>
      </w:r>
      <w:r w:rsidR="00A7259F">
        <w:rPr>
          <w:rFonts w:hint="eastAsia"/>
        </w:rPr>
        <w:t>在白玉巨蜂的身軀上，將牠往後轟飛了十幾尺，但</w:t>
      </w:r>
      <w:r w:rsidR="008B78B0">
        <w:rPr>
          <w:rFonts w:hint="eastAsia"/>
        </w:rPr>
        <w:t>李龍飛</w:t>
      </w:r>
      <w:r w:rsidR="00A7259F">
        <w:rPr>
          <w:rFonts w:hint="eastAsia"/>
        </w:rPr>
        <w:t>的</w:t>
      </w:r>
      <w:r>
        <w:rPr>
          <w:rFonts w:hint="eastAsia"/>
        </w:rPr>
        <w:t>虎口</w:t>
      </w:r>
      <w:r w:rsidR="00A7259F">
        <w:rPr>
          <w:rFonts w:hint="eastAsia"/>
        </w:rPr>
        <w:t>也因</w:t>
      </w:r>
      <w:r>
        <w:rPr>
          <w:rFonts w:hint="eastAsia"/>
        </w:rPr>
        <w:t>反震力滲出</w:t>
      </w:r>
      <w:r w:rsidR="00A7259F">
        <w:rPr>
          <w:rFonts w:hint="eastAsia"/>
        </w:rPr>
        <w:t>鮮血，同時那巨蜂身上居然只出現一絲</w:t>
      </w:r>
      <w:r>
        <w:rPr>
          <w:rFonts w:hint="eastAsia"/>
        </w:rPr>
        <w:t>劍</w:t>
      </w:r>
      <w:r w:rsidR="00A7259F">
        <w:rPr>
          <w:rFonts w:hint="eastAsia"/>
        </w:rPr>
        <w:t>痕，仍似毫無大礙地地朝向兩人飛來。</w:t>
      </w:r>
    </w:p>
    <w:p w:rsidR="00C04663" w:rsidRDefault="00A7259F" w:rsidP="00813907">
      <w:pPr>
        <w:spacing w:after="240"/>
      </w:pPr>
      <w:r>
        <w:rPr>
          <w:rFonts w:hint="eastAsia"/>
        </w:rPr>
        <w:t>「該死的，這巨蜂身上的外殼硬度比先前外邊那幾隻硬了不知道幾倍有多，</w:t>
      </w:r>
      <w:r w:rsidR="003F62B1">
        <w:rPr>
          <w:rFonts w:hint="eastAsia"/>
        </w:rPr>
        <w:t>連木癸寶劍也砍不動</w:t>
      </w:r>
      <w:r>
        <w:rPr>
          <w:rFonts w:hint="eastAsia"/>
        </w:rPr>
        <w:t>，照這樣看來，就算最終我能將他</w:t>
      </w:r>
      <w:r w:rsidR="003F62B1">
        <w:rPr>
          <w:rFonts w:hint="eastAsia"/>
        </w:rPr>
        <w:t>斬</w:t>
      </w:r>
      <w:r>
        <w:rPr>
          <w:rFonts w:hint="eastAsia"/>
        </w:rPr>
        <w:t>碎，</w:t>
      </w:r>
      <w:r w:rsidR="003F62B1">
        <w:rPr>
          <w:rFonts w:hint="eastAsia"/>
        </w:rPr>
        <w:t>木癸寶劍</w:t>
      </w:r>
      <w:r>
        <w:rPr>
          <w:rFonts w:hint="eastAsia"/>
        </w:rPr>
        <w:t>肯定也會</w:t>
      </w:r>
      <w:r w:rsidR="003F62B1">
        <w:rPr>
          <w:rFonts w:hint="eastAsia"/>
        </w:rPr>
        <w:t>大受損傷</w:t>
      </w:r>
      <w:r>
        <w:rPr>
          <w:rFonts w:hint="eastAsia"/>
        </w:rPr>
        <w:t>！」巨蜂再度靠近的同時，李龍飛又是一</w:t>
      </w:r>
      <w:r w:rsidR="003F62B1">
        <w:rPr>
          <w:rFonts w:hint="eastAsia"/>
        </w:rPr>
        <w:t>劍</w:t>
      </w:r>
      <w:r>
        <w:rPr>
          <w:rFonts w:hint="eastAsia"/>
        </w:rPr>
        <w:t>將牠</w:t>
      </w:r>
      <w:r w:rsidR="003F62B1">
        <w:rPr>
          <w:rFonts w:hint="eastAsia"/>
        </w:rPr>
        <w:t>擊退</w:t>
      </w:r>
      <w:r>
        <w:rPr>
          <w:rFonts w:hint="eastAsia"/>
        </w:rPr>
        <w:t>了數尺，同時心底著急思考著脫困的方法。</w:t>
      </w:r>
    </w:p>
    <w:p w:rsidR="00C04663" w:rsidRDefault="00A7259F" w:rsidP="00813907">
      <w:pPr>
        <w:spacing w:after="240"/>
      </w:pPr>
      <w:r>
        <w:rPr>
          <w:rFonts w:hint="eastAsia"/>
        </w:rPr>
        <w:t>就這樣一人一蜂不斷上演著一進一退的動作，來來回回進行了十來次有餘，一旁的黃襄則是緊張不已地看著。</w:t>
      </w:r>
    </w:p>
    <w:p w:rsidR="00C04663" w:rsidRDefault="00A7259F" w:rsidP="00813907">
      <w:pPr>
        <w:spacing w:after="240"/>
      </w:pPr>
      <w:r>
        <w:rPr>
          <w:rFonts w:hint="eastAsia"/>
        </w:rPr>
        <w:t>只不過，巨蜂終究不是死物，在被</w:t>
      </w:r>
      <w:r w:rsidR="003F62B1">
        <w:rPr>
          <w:rFonts w:hint="eastAsia"/>
        </w:rPr>
        <w:t>擊退</w:t>
      </w:r>
      <w:r>
        <w:rPr>
          <w:rFonts w:hint="eastAsia"/>
        </w:rPr>
        <w:t>了數次之後，牠身為妖獸的本能開始慢慢抓到李龍飛</w:t>
      </w:r>
      <w:r w:rsidR="003F62B1">
        <w:rPr>
          <w:rFonts w:hint="eastAsia"/>
        </w:rPr>
        <w:t>揮劍</w:t>
      </w:r>
      <w:r>
        <w:rPr>
          <w:rFonts w:hint="eastAsia"/>
        </w:rPr>
        <w:t>的時機，閃躲的速度越來越快，到最後竟有幾次閃過李龍飛的攻擊，趁隙以那尾刺攻擊過去。</w:t>
      </w:r>
    </w:p>
    <w:p w:rsidR="00C04663" w:rsidRDefault="00A7259F" w:rsidP="00813907">
      <w:pPr>
        <w:spacing w:after="240"/>
      </w:pPr>
      <w:r>
        <w:rPr>
          <w:rFonts w:hint="eastAsia"/>
        </w:rPr>
        <w:t>好在李龍飛速度同樣也是非比尋常，即使對方閃過了</w:t>
      </w:r>
      <w:r w:rsidR="00052BB1">
        <w:rPr>
          <w:rFonts w:hint="eastAsia"/>
        </w:rPr>
        <w:t>斬及</w:t>
      </w:r>
      <w:r>
        <w:rPr>
          <w:rFonts w:hint="eastAsia"/>
        </w:rPr>
        <w:t>，一時三刻要</w:t>
      </w:r>
      <w:r w:rsidR="00052BB1">
        <w:rPr>
          <w:rFonts w:hint="eastAsia"/>
        </w:rPr>
        <w:t>攻擊到他</w:t>
      </w:r>
      <w:r>
        <w:rPr>
          <w:rFonts w:hint="eastAsia"/>
        </w:rPr>
        <w:t>也不是</w:t>
      </w:r>
      <w:r w:rsidR="00052BB1">
        <w:rPr>
          <w:rFonts w:hint="eastAsia"/>
        </w:rPr>
        <w:t>太容易</w:t>
      </w:r>
      <w:r>
        <w:rPr>
          <w:rFonts w:hint="eastAsia"/>
        </w:rPr>
        <w:t>的事；但這樣下去，那巨蜂的尾刺勢必有機會刺到李龍飛的身上，屆時李龍飛是否能承受住尾螫攻擊，恐怖就算他自己也沒有幾分把握。</w:t>
      </w:r>
    </w:p>
    <w:p w:rsidR="00C04663" w:rsidRDefault="00A7259F" w:rsidP="00813907">
      <w:pPr>
        <w:spacing w:after="240"/>
      </w:pPr>
      <w:r>
        <w:rPr>
          <w:rFonts w:hint="eastAsia"/>
        </w:rPr>
        <w:t>「龍飛哥哥，想辦法停住他的動作！」就在李龍飛苦腦之際，黃襄的聲音從旁響起，眼角望去，後者雙手掐訣，一股奇異的</w:t>
      </w:r>
      <w:del w:id="4914" w:author="簡新佳" w:date="2019-02-25T17:00:00Z">
        <w:r w:rsidDel="0012795F">
          <w:rPr>
            <w:rFonts w:hint="eastAsia"/>
          </w:rPr>
          <w:delText>靈力</w:delText>
        </w:r>
      </w:del>
      <w:ins w:id="4915" w:author="簡新佳" w:date="2019-02-25T17:00:00Z">
        <w:r w:rsidR="0012795F">
          <w:rPr>
            <w:rFonts w:hint="eastAsia"/>
          </w:rPr>
          <w:t>靈氣</w:t>
        </w:r>
      </w:ins>
      <w:r>
        <w:rPr>
          <w:rFonts w:hint="eastAsia"/>
        </w:rPr>
        <w:t>波動緩緩在其雙掌中凝聚著。</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蜂巢</w:t>
      </w:r>
    </w:p>
    <w:p w:rsidR="00C04663" w:rsidRDefault="00C04663" w:rsidP="00813907">
      <w:pPr>
        <w:spacing w:after="240"/>
      </w:pPr>
    </w:p>
    <w:p w:rsidR="00C04663" w:rsidRDefault="008B78B0" w:rsidP="00813907">
      <w:pPr>
        <w:spacing w:after="240"/>
      </w:pPr>
      <w:r>
        <w:rPr>
          <w:rFonts w:hint="eastAsia"/>
        </w:rPr>
        <w:t>聽到</w:t>
      </w:r>
      <w:r w:rsidR="00A7259F">
        <w:rPr>
          <w:rFonts w:hint="eastAsia"/>
        </w:rPr>
        <w:t>黃襄</w:t>
      </w:r>
      <w:r>
        <w:rPr>
          <w:rFonts w:hint="eastAsia"/>
        </w:rPr>
        <w:t>吩咐</w:t>
      </w:r>
      <w:r w:rsidR="00A7259F">
        <w:rPr>
          <w:rFonts w:hint="eastAsia"/>
        </w:rPr>
        <w:t>，李龍飛沒有太多猶豫，</w:t>
      </w:r>
      <w:r w:rsidR="00052BB1">
        <w:rPr>
          <w:rFonts w:hint="eastAsia"/>
        </w:rPr>
        <w:t>收起寶劍，</w:t>
      </w:r>
      <w:r w:rsidR="00A7259F">
        <w:rPr>
          <w:rFonts w:hint="eastAsia"/>
        </w:rPr>
        <w:t>改為張開雙臂，同時看準了時機，一個轉身繞到後頭，就將那巨蜂給攔腰抱住。</w:t>
      </w:r>
    </w:p>
    <w:p w:rsidR="00C04663" w:rsidRDefault="00A7259F" w:rsidP="00813907">
      <w:pPr>
        <w:spacing w:after="240"/>
      </w:pPr>
      <w:r>
        <w:rPr>
          <w:rFonts w:hint="eastAsia"/>
        </w:rPr>
        <w:t>那巨蜂雖然尾刺鋒利，外殼上更有許多小刺硬毛扎人，但李龍飛練氣十五層大圓滿的肉體之力也不同凡響，除非被那尾刺當面刺中，否則擒住那巨蜂一陣子還是辦得到的。</w:t>
      </w:r>
    </w:p>
    <w:p w:rsidR="00C04663" w:rsidRDefault="00A7259F" w:rsidP="00813907">
      <w:pPr>
        <w:spacing w:after="240"/>
      </w:pPr>
      <w:r>
        <w:rPr>
          <w:rFonts w:hint="eastAsia"/>
        </w:rPr>
        <w:lastRenderedPageBreak/>
        <w:t>那巨蜂沒料到李龍飛敢近身欺來，被他從後攔腰抱住後，嗡嗡嗡地振翅急忙想掙脫開來，同時原本晶瑩剔白析的軀幹竟開始慢慢轉紅，散發出詭異的血紅色光芒，頭部的雙顎也開始磨個不停，發出嚓嚓嚓的可怕之聲。</w:t>
      </w:r>
    </w:p>
    <w:p w:rsidR="00C04663" w:rsidRDefault="00A7259F" w:rsidP="00813907">
      <w:pPr>
        <w:spacing w:after="240"/>
      </w:pPr>
      <w:r>
        <w:rPr>
          <w:rFonts w:hint="eastAsia"/>
        </w:rPr>
        <w:t>李龍飛只感覺那巨蜂的力氣逐漸變大，甚至隱隱要帶著自己一起飛起，連忙對著黃襄喊道，</w:t>
      </w:r>
    </w:p>
    <w:p w:rsidR="00C04663" w:rsidRDefault="00A7259F" w:rsidP="00813907">
      <w:pPr>
        <w:spacing w:after="240"/>
      </w:pPr>
      <w:r>
        <w:rPr>
          <w:rFonts w:hint="eastAsia"/>
        </w:rPr>
        <w:t>「襄兒，快點，我撐不了太久的！」</w:t>
      </w:r>
    </w:p>
    <w:p w:rsidR="00C04663" w:rsidRDefault="00A7259F" w:rsidP="00813907">
      <w:pPr>
        <w:spacing w:after="240"/>
      </w:pPr>
      <w:r>
        <w:rPr>
          <w:rFonts w:hint="eastAsia"/>
        </w:rPr>
        <w:t>黃襄此時也正滿頭大汗地努力施展著法訣，只是那術法實在太過高深，原本便不是練氣期所能施展的，若不是其師傅寵愛她為其花了許多心思將這法訣簡化許多，還不到練氣大圓滿的她跟本無力施展。</w:t>
      </w:r>
    </w:p>
    <w:p w:rsidR="00C04663" w:rsidRDefault="00A7259F" w:rsidP="00813907">
      <w:pPr>
        <w:spacing w:after="240"/>
      </w:pPr>
      <w:r>
        <w:rPr>
          <w:rFonts w:hint="eastAsia"/>
        </w:rPr>
        <w:t>此時在緊要關頭施展，黃襄雖不至慌亂，但心底也焦急如焚。</w:t>
      </w:r>
    </w:p>
    <w:p w:rsidR="00C04663" w:rsidRDefault="00A7259F" w:rsidP="00813907">
      <w:pPr>
        <w:spacing w:after="240"/>
      </w:pPr>
      <w:r>
        <w:rPr>
          <w:rFonts w:hint="eastAsia"/>
        </w:rPr>
        <w:t>那巨蜂見掙脫不開李龍飛，轉過頭去試圖以巨大的雙顎反咬身後的李龍飛，喀嚓喀嚓地的聲音聽得他頭皮發麻，雙手卻仍是緊緊抱住不放。</w:t>
      </w:r>
    </w:p>
    <w:p w:rsidR="00C04663" w:rsidRDefault="00A7259F" w:rsidP="00813907">
      <w:pPr>
        <w:spacing w:after="240"/>
      </w:pPr>
      <w:r>
        <w:rPr>
          <w:rFonts w:hint="eastAsia"/>
        </w:rPr>
        <w:t>嚐試了一陣子後，巨蜂的雙顎始終離李龍飛還有一些距離，牠猛然不再轉頭，而是奮力拍起翅膀在隧道內掀起一陣狂風。</w:t>
      </w:r>
    </w:p>
    <w:p w:rsidR="00C04663" w:rsidRDefault="00A7259F" w:rsidP="00813907">
      <w:pPr>
        <w:spacing w:after="240"/>
      </w:pPr>
      <w:r>
        <w:rPr>
          <w:rFonts w:hint="eastAsia"/>
        </w:rPr>
        <w:t>強烈的氣流吹在通道裡頭，發出了嗚嗚嗚的回蕩聲，更激得黃襄耳膜陣陣劇痛，但她雙手沒有停下，仍是不斷掐著法訣，使得手中那團靈光更加的耀眼。</w:t>
      </w:r>
    </w:p>
    <w:p w:rsidR="00C04663" w:rsidRDefault="00A7259F" w:rsidP="00813907">
      <w:pPr>
        <w:spacing w:after="240"/>
      </w:pPr>
      <w:r>
        <w:rPr>
          <w:rFonts w:hint="eastAsia"/>
        </w:rPr>
        <w:t>只是黃襄雖然無礙，在巨蜂背後的李龍飛卻苦不堪言，他被那風壓直接吹在身上，雖不到皮開肉綻，卻也冒出了許多血痕，而這些都不是重點，要命的是他感覺自己已然浮了起來，離地半寸，只怕不用再多時，自己就會隨著巨蜂飛了起來。</w:t>
      </w:r>
    </w:p>
    <w:p w:rsidR="00C04663" w:rsidRDefault="00A7259F" w:rsidP="00813907">
      <w:pPr>
        <w:spacing w:after="240"/>
      </w:pPr>
      <w:r>
        <w:rPr>
          <w:rFonts w:hint="eastAsia"/>
        </w:rPr>
        <w:t>「襄兒，快…」不等李龍飛喊完，黃襄猛然雙眼一亮，抬起頭來雙指往前一點，頓時那道靈光化作一絲絲細線，往那巨蜂射去。</w:t>
      </w:r>
    </w:p>
    <w:p w:rsidR="00C04663" w:rsidRDefault="00A7259F" w:rsidP="00813907">
      <w:pPr>
        <w:spacing w:after="240"/>
      </w:pPr>
      <w:r>
        <w:rPr>
          <w:rFonts w:hint="eastAsia"/>
        </w:rPr>
        <w:t>那巨蜂也察覺到不妙，拼了命地振翅想要飛起避開，但在牠背上的李龍飛怎會給牠機會，他斗然鬆開了抓緊的其中一隻手，用力往那巨蜂其中一只翅膀擊去。</w:t>
      </w:r>
    </w:p>
    <w:p w:rsidR="00C04663" w:rsidRDefault="00A7259F" w:rsidP="00813907">
      <w:pPr>
        <w:spacing w:after="240"/>
      </w:pPr>
      <w:r>
        <w:rPr>
          <w:rFonts w:hint="eastAsia"/>
        </w:rPr>
        <w:t>喀一聲那翅膀與李龍飛的拳頭撞上，後者頓時碎裂了幾塊骨頭，但巨蜂也因此頓了一下，再也躲不開那靈光細線。</w:t>
      </w:r>
    </w:p>
    <w:p w:rsidR="00C04663" w:rsidRDefault="00A7259F" w:rsidP="00813907">
      <w:pPr>
        <w:spacing w:after="240"/>
      </w:pPr>
      <w:r>
        <w:rPr>
          <w:rFonts w:hint="eastAsia"/>
        </w:rPr>
        <w:t>就看到那細線一碰觸到巨蜂，便似有生命一般化入其體內，同時往其頭部鑽去。</w:t>
      </w:r>
    </w:p>
    <w:p w:rsidR="00C04663" w:rsidRDefault="00A7259F" w:rsidP="00813907">
      <w:pPr>
        <w:spacing w:after="240"/>
      </w:pPr>
      <w:r>
        <w:rPr>
          <w:rFonts w:hint="eastAsia"/>
        </w:rPr>
        <w:t>沒多久，無數的細線從巨蜂體內集中到了頭部，形成了一道道的禁制，原本拼命掙扎的巨蜂也慢慢地平靜下來了。</w:t>
      </w:r>
    </w:p>
    <w:p w:rsidR="00C04663" w:rsidRDefault="00A7259F" w:rsidP="00813907">
      <w:pPr>
        <w:spacing w:after="240"/>
      </w:pPr>
      <w:r>
        <w:rPr>
          <w:rFonts w:hint="eastAsia"/>
        </w:rPr>
        <w:t>隨著巨蜂的冷靜下來，牠身上的紅芒也漸漸散去，到最後，那巨蜂甚至不再拍打</w:t>
      </w:r>
      <w:r>
        <w:rPr>
          <w:rFonts w:hint="eastAsia"/>
        </w:rPr>
        <w:lastRenderedPageBreak/>
        <w:t>翅膀，而是靜靜地停在那兒，好像在等候甚麼命令似的。</w:t>
      </w:r>
    </w:p>
    <w:p w:rsidR="00C04663" w:rsidRDefault="00A7259F" w:rsidP="00813907">
      <w:pPr>
        <w:spacing w:after="240"/>
      </w:pPr>
      <w:r>
        <w:rPr>
          <w:rFonts w:hint="eastAsia"/>
        </w:rPr>
        <w:t>李龍飛見狀，當然也鬆開了手，任由那巨蜂待在那兒。</w:t>
      </w:r>
    </w:p>
    <w:p w:rsidR="00C04663" w:rsidRDefault="00A7259F" w:rsidP="00813907">
      <w:pPr>
        <w:spacing w:after="240"/>
      </w:pPr>
      <w:r>
        <w:rPr>
          <w:rFonts w:hint="eastAsia"/>
        </w:rPr>
        <w:t>「成了！我還是第一次將這同心術成功施展在比自己修為還高的靈蟲身上呢！」一旁的黃襄臉露倦容，但雙眸卻是散發出明亮的光彩。</w:t>
      </w:r>
    </w:p>
    <w:p w:rsidR="00C04663" w:rsidRDefault="00A7259F" w:rsidP="00813907">
      <w:pPr>
        <w:spacing w:after="240"/>
      </w:pPr>
      <w:r>
        <w:rPr>
          <w:rFonts w:hint="eastAsia"/>
        </w:rPr>
        <w:t>「同心術？」李龍飛看向那巨蜂，果然巨蜂一改之前的敵意樣貌，很是親近地靠著黃襄，不時還歪著頭像小貓一樣蹭著對方。</w:t>
      </w:r>
    </w:p>
    <w:p w:rsidR="00C04663" w:rsidRDefault="00A7259F" w:rsidP="00813907">
      <w:pPr>
        <w:spacing w:after="240"/>
      </w:pPr>
      <w:r>
        <w:rPr>
          <w:rFonts w:hint="eastAsia"/>
        </w:rPr>
        <w:t>「是阿，這同心術是我師傅三大絕學之一，本來它是要築基修為才能施展的，但我師傅為了讓我防身，替我改善了許多，又只針對靈蟲，要不然，憑我練氣大圓滿都不到的修為，怎能施展呢！」黃襄見李龍飛問起，很是得意地說明了一番。</w:t>
      </w:r>
    </w:p>
    <w:p w:rsidR="00C04663" w:rsidRDefault="00A7259F" w:rsidP="00813907">
      <w:pPr>
        <w:spacing w:after="240"/>
      </w:pPr>
      <w:r>
        <w:rPr>
          <w:rFonts w:hint="eastAsia"/>
        </w:rPr>
        <w:t>「這同心術，主要並不是操控對方，而是讓對方覺得你是他的同伴，自動保護你跟著你；當然啦，像這種術法，若不是靈識比對方強，是不可能同化對方的。」黃襄跟著繼續說到，「幸好我聽師傅說過，一般靈蟲在個體上的靈識上都較其修為弱小許多，所以我才敢施展在牠身上，也是因為這原因，我師傅才特地讓我學這術法，以方便操控一些靈蟲作為防身使用。」</w:t>
      </w:r>
    </w:p>
    <w:p w:rsidR="00C04663" w:rsidRDefault="00A7259F" w:rsidP="00813907">
      <w:pPr>
        <w:spacing w:after="240"/>
      </w:pPr>
      <w:r>
        <w:rPr>
          <w:rFonts w:hint="eastAsia"/>
        </w:rPr>
        <w:t>這也多虧黃襄運氣好，遇到的是靈蟲一類，不然一般來說，這同心術只能施展在比自己低的敵人身上，若是與自己修為相同，那成功的機率便不到一半，更別提修為比自己高的了，一個弄不好，反而可能受到術法反噬，成為了對方的同伴。</w:t>
      </w:r>
    </w:p>
    <w:p w:rsidR="00C04663" w:rsidRDefault="00A7259F" w:rsidP="00813907">
      <w:pPr>
        <w:spacing w:after="240"/>
      </w:pPr>
      <w:r>
        <w:rPr>
          <w:rFonts w:hint="eastAsia"/>
        </w:rPr>
        <w:t>不過看著黃襄親暱地拍打著那張開雙顎留著口水的巨蜂的頭，李龍飛神情泛起一絲怪異，心中苦笑著一般女子看到這麼大隻的昆蟲，怕都怕死了吧，那還會想收服它，</w:t>
      </w:r>
    </w:p>
    <w:p w:rsidR="00C04663" w:rsidRDefault="00A7259F" w:rsidP="00813907">
      <w:pPr>
        <w:spacing w:after="240"/>
      </w:pPr>
      <w:r>
        <w:rPr>
          <w:rFonts w:hint="eastAsia"/>
        </w:rPr>
        <w:t>果然自己的心上人不是一般人。</w:t>
      </w:r>
    </w:p>
    <w:p w:rsidR="00C04663" w:rsidRDefault="00A7259F" w:rsidP="00813907">
      <w:pPr>
        <w:spacing w:after="240"/>
      </w:pPr>
      <w:r>
        <w:rPr>
          <w:rFonts w:hint="eastAsia"/>
        </w:rPr>
        <w:t>「既然如此，何不多收服幾隻，這麼一來不是更為妥當嗎？」感嘆歸感嘆，對於成功收服這麼一隻巨大的白玉巨蜂，李龍飛心中也很是歡喜，淡淡問道。</w:t>
      </w:r>
    </w:p>
    <w:p w:rsidR="00C04663" w:rsidRDefault="00A7259F" w:rsidP="00813907">
      <w:pPr>
        <w:spacing w:after="240"/>
      </w:pPr>
      <w:r>
        <w:rPr>
          <w:rFonts w:hint="eastAsia"/>
        </w:rPr>
        <w:t>「沒辦法了，同心術一次只能施展在一個對象身上，超過了，彼此不同對象會造成混亂，反而可能誤擊施術者本身，否則先前遇到那些蜂魔我早就施展了。」黃襄聳了聳肩膀，面露惋惜地說到，而那巨蜂此時已經完全馴服在她底下，直接將她載起，飛離了地面。</w:t>
      </w:r>
    </w:p>
    <w:p w:rsidR="00C04663" w:rsidRDefault="00A7259F" w:rsidP="00813907">
      <w:pPr>
        <w:spacing w:after="240"/>
      </w:pPr>
      <w:r>
        <w:rPr>
          <w:rFonts w:hint="eastAsia"/>
        </w:rPr>
        <w:t>李龍飛看著那晶瑩剔透的巨蜂竟成如此驕小可愛的少女座騎，這美好的畫面感覺別有一番滋味。</w:t>
      </w:r>
    </w:p>
    <w:p w:rsidR="00C04663" w:rsidRDefault="00A7259F" w:rsidP="00813907">
      <w:pPr>
        <w:spacing w:after="240"/>
      </w:pPr>
      <w:r>
        <w:rPr>
          <w:rFonts w:hint="eastAsia"/>
        </w:rPr>
        <w:t>「好吧，那</w:t>
      </w:r>
      <w:r w:rsidR="008B78B0">
        <w:rPr>
          <w:rFonts w:hint="eastAsia"/>
        </w:rPr>
        <w:t>接下來</w:t>
      </w:r>
      <w:r>
        <w:rPr>
          <w:rFonts w:hint="eastAsia"/>
        </w:rPr>
        <w:t>我們要往</w:t>
      </w:r>
      <w:r w:rsidR="008B78B0">
        <w:rPr>
          <w:rFonts w:hint="eastAsia"/>
        </w:rPr>
        <w:t>哪</w:t>
      </w:r>
      <w:r>
        <w:rPr>
          <w:rFonts w:hint="eastAsia"/>
        </w:rPr>
        <w:t>走？」李龍飛攤開地圖，雖然白玉巨蜂被黃襄收服</w:t>
      </w:r>
      <w:r>
        <w:rPr>
          <w:rFonts w:hint="eastAsia"/>
        </w:rPr>
        <w:lastRenderedPageBreak/>
        <w:t>了，但第三條通道會不會又遇到其他危險的可能性還是很高，這麼一來，避開未知的通路，直接走地圖上有記載的道路，感覺起來是比較保險的。</w:t>
      </w:r>
    </w:p>
    <w:p w:rsidR="00C04663" w:rsidRDefault="00A7259F" w:rsidP="00813907">
      <w:pPr>
        <w:spacing w:after="240"/>
      </w:pPr>
      <w:r>
        <w:rPr>
          <w:rFonts w:hint="eastAsia"/>
        </w:rPr>
        <w:t>不過他這想法，很快就被黃襄給否決了。</w:t>
      </w:r>
    </w:p>
    <w:p w:rsidR="00C04663" w:rsidRDefault="00A7259F" w:rsidP="00813907">
      <w:pPr>
        <w:spacing w:after="240"/>
      </w:pPr>
      <w:r>
        <w:rPr>
          <w:rFonts w:hint="eastAsia"/>
        </w:rPr>
        <w:t>「欸欸</w:t>
      </w:r>
      <w:r>
        <w:rPr>
          <w:rFonts w:hint="eastAsia"/>
        </w:rPr>
        <w:t>~~</w:t>
      </w:r>
      <w:r>
        <w:rPr>
          <w:rFonts w:hint="eastAsia"/>
        </w:rPr>
        <w:t>龍飛哥哥，我們走第三條通道好不好？」黃襄看著李龍飛，有些哀求地說道。</w:t>
      </w:r>
    </w:p>
    <w:p w:rsidR="00C04663" w:rsidRDefault="00A7259F" w:rsidP="00813907">
      <w:pPr>
        <w:spacing w:after="240"/>
      </w:pPr>
      <w:r>
        <w:rPr>
          <w:rFonts w:hint="eastAsia"/>
        </w:rPr>
        <w:t>「嗯？為甚麼妳</w:t>
      </w:r>
      <w:r w:rsidR="008B78B0">
        <w:rPr>
          <w:rFonts w:hint="eastAsia"/>
        </w:rPr>
        <w:t>還</w:t>
      </w:r>
      <w:r>
        <w:rPr>
          <w:rFonts w:hint="eastAsia"/>
        </w:rPr>
        <w:t>想走第三條通道？」李龍飛有些遲疑，忍不住問了一聲。</w:t>
      </w:r>
    </w:p>
    <w:p w:rsidR="00C04663" w:rsidRDefault="00A7259F" w:rsidP="00813907">
      <w:pPr>
        <w:spacing w:after="240"/>
      </w:pPr>
      <w:r>
        <w:rPr>
          <w:rFonts w:hint="eastAsia"/>
        </w:rPr>
        <w:t>「剛剛我跟大白問過，那第三條通道的盡頭，就是牠的老家，裡頭僅有的五隻白玉巨蜂都已經出去忙了，而尋常四翼蜂魔也都去覓食了大半，現在只剩幾隻看門的和蜂后而已，如果能去那裡，搞不好有甚麼珍奇異寶，再不濟取幾個蜂卵出來，我們也就不虛此行了，這可機會難得阿！」黃襄一本正經的說到。</w:t>
      </w:r>
    </w:p>
    <w:p w:rsidR="00C04663" w:rsidRDefault="00A7259F" w:rsidP="00813907">
      <w:pPr>
        <w:spacing w:after="240"/>
      </w:pPr>
      <w:r>
        <w:rPr>
          <w:rFonts w:hint="eastAsia"/>
        </w:rPr>
        <w:t>「大白是誰？」李龍飛算是聽懂了大半，但對其中一個名字有些愕然。</w:t>
      </w:r>
    </w:p>
    <w:p w:rsidR="00C04663" w:rsidRDefault="00A7259F" w:rsidP="00813907">
      <w:pPr>
        <w:spacing w:after="240"/>
      </w:pPr>
      <w:r>
        <w:rPr>
          <w:rFonts w:hint="eastAsia"/>
        </w:rPr>
        <w:t>「就是這白玉巨蜂阿，我剛剛已經替牠取名叫大白了，你說好不好聽？」黃襄拍了拍巨蜂的頭說道。</w:t>
      </w:r>
    </w:p>
    <w:p w:rsidR="00C04663" w:rsidRDefault="00A7259F" w:rsidP="00813907">
      <w:pPr>
        <w:spacing w:after="240"/>
      </w:pPr>
      <w:r>
        <w:rPr>
          <w:rFonts w:hint="eastAsia"/>
        </w:rPr>
        <w:t>呃…女人果然是女人，這麼快就替白玉巨蜂取了個名字，李龍飛一邊想著，一邊皺眉思索著是否要為了那些蜂卵冒這危險。</w:t>
      </w:r>
    </w:p>
    <w:p w:rsidR="00C04663" w:rsidRDefault="00A7259F" w:rsidP="00813907">
      <w:pPr>
        <w:spacing w:after="240"/>
      </w:pPr>
      <w:r>
        <w:rPr>
          <w:rFonts w:hint="eastAsia"/>
        </w:rPr>
        <w:t>「走嘛</w:t>
      </w:r>
      <w:r>
        <w:rPr>
          <w:rFonts w:hint="eastAsia"/>
        </w:rPr>
        <w:t>~~</w:t>
      </w:r>
      <w:r>
        <w:rPr>
          <w:rFonts w:hint="eastAsia"/>
        </w:rPr>
        <w:t>回頭我們拿到蜂卵，我教你怎麼從小孵化牠們操控，這樣子以後你也可以養一隻來當座騎阿！」黃襄見李龍飛猶豫，忙開口說道。</w:t>
      </w:r>
    </w:p>
    <w:p w:rsidR="00C04663" w:rsidRDefault="00A7259F" w:rsidP="00813907">
      <w:pPr>
        <w:spacing w:after="240"/>
      </w:pPr>
      <w:r>
        <w:rPr>
          <w:rFonts w:hint="eastAsia"/>
        </w:rPr>
        <w:t>「妳…罷了罷了，就算妳不教我，我能說不嗎？」李龍飛聽到黃襄竟想利誘他，忍不住有些好氣又好笑。</w:t>
      </w:r>
    </w:p>
    <w:p w:rsidR="00C04663" w:rsidRDefault="00A7259F" w:rsidP="00813907">
      <w:pPr>
        <w:spacing w:after="240"/>
      </w:pPr>
      <w:r>
        <w:rPr>
          <w:rFonts w:hint="eastAsia"/>
        </w:rPr>
        <w:t>但一想到如果真能拿到蜂卵，以他之前所學的育蟲術，加上黃襄所教的一些方法，也許真能不靠那同心術就馴養幾隻巨蜂也說不定。</w:t>
      </w:r>
    </w:p>
    <w:p w:rsidR="00C04663" w:rsidRDefault="00A7259F" w:rsidP="00813907">
      <w:pPr>
        <w:spacing w:after="240"/>
      </w:pPr>
      <w:r>
        <w:rPr>
          <w:rFonts w:hint="eastAsia"/>
        </w:rPr>
        <w:t>又如果幸運了點，能養出一隻白玉巨蜂，屆時以這巨蜂的實力，加上自己的修為，在與築基中期以下的對手對戰，也一定毫無懸念可以獲勝。</w:t>
      </w:r>
    </w:p>
    <w:p w:rsidR="00C04663" w:rsidRDefault="008B78B0" w:rsidP="00813907">
      <w:pPr>
        <w:spacing w:after="240"/>
      </w:pPr>
      <w:r>
        <w:rPr>
          <w:rFonts w:hint="eastAsia"/>
        </w:rPr>
        <w:t>想到這，李龍飛說不心動還真是騙人的。</w:t>
      </w:r>
    </w:p>
    <w:p w:rsidR="00C04663" w:rsidRDefault="00A7259F" w:rsidP="00813907">
      <w:pPr>
        <w:spacing w:after="240"/>
      </w:pPr>
      <w:r>
        <w:rPr>
          <w:rFonts w:hint="eastAsia"/>
        </w:rPr>
        <w:t>就這樣，兩人順著路往前走約半里之後，通道豁然開朗，出現在面前的是一個巨型洞窟，高不見頂，其中遠方一處石壁上，一個放大數百倍的蜂巢鑲在那裡，十來隻四翼蜂魔正在那進進出出巡邏著。</w:t>
      </w:r>
    </w:p>
    <w:p w:rsidR="00C04663" w:rsidRDefault="00A7259F" w:rsidP="00813907">
      <w:pPr>
        <w:spacing w:after="240"/>
      </w:pPr>
      <w:r>
        <w:rPr>
          <w:rFonts w:hint="eastAsia"/>
        </w:rPr>
        <w:t>「有那</w:t>
      </w:r>
      <w:ins w:id="4916" w:author="Administrator" w:date="2019-02-26T15:50:00Z">
        <w:r w:rsidR="0012383B">
          <w:rPr>
            <w:rFonts w:hint="eastAsia"/>
          </w:rPr>
          <w:t>麼多</w:t>
        </w:r>
      </w:ins>
      <w:del w:id="4917" w:author="Administrator" w:date="2019-02-26T15:50:00Z">
        <w:r w:rsidDel="0012383B">
          <w:rPr>
            <w:rFonts w:hint="eastAsia"/>
          </w:rPr>
          <w:delText>幾</w:delText>
        </w:r>
      </w:del>
      <w:r>
        <w:rPr>
          <w:rFonts w:hint="eastAsia"/>
        </w:rPr>
        <w:t>隻蜂魔，可不好靠近阿。」李龍飛方對付一隻蜂魔不算甚麼，但此時看到蜂巢外居然還有那麼多隻，不由得倒抽了一口氣。</w:t>
      </w:r>
    </w:p>
    <w:p w:rsidR="00C04663" w:rsidRDefault="00A7259F" w:rsidP="00813907">
      <w:pPr>
        <w:spacing w:after="240"/>
      </w:pPr>
      <w:r>
        <w:rPr>
          <w:rFonts w:hint="eastAsia"/>
        </w:rPr>
        <w:lastRenderedPageBreak/>
        <w:t>將牠們滅了倒不打緊，但要是驚動了巢內的其他蜂魔，只要引出一隻白玉巨蜂，那自己肯定是無法全身而退了。</w:t>
      </w:r>
    </w:p>
    <w:p w:rsidR="00C04663" w:rsidRDefault="00A7259F" w:rsidP="00813907">
      <w:pPr>
        <w:spacing w:after="240"/>
      </w:pPr>
      <w:r>
        <w:rPr>
          <w:rFonts w:hint="eastAsia"/>
        </w:rPr>
        <w:t>「沒事的，我等等叫大白把牠們引走，我們</w:t>
      </w:r>
      <w:r w:rsidR="00CA40EC">
        <w:rPr>
          <w:rFonts w:hint="eastAsia"/>
        </w:rPr>
        <w:t>再</w:t>
      </w:r>
      <w:r>
        <w:rPr>
          <w:rFonts w:hint="eastAsia"/>
        </w:rPr>
        <w:t>趁機進去拿幾個蜂卵出來就好！」黃襄見狀卻拍了拍胸脯打包票，跟著對著白玉巨蜂說了幾句，後者便嗡嗡嗡地獨自飛了過去。</w:t>
      </w:r>
    </w:p>
    <w:p w:rsidR="00C04663" w:rsidRDefault="00A7259F" w:rsidP="00813907">
      <w:pPr>
        <w:spacing w:after="240"/>
      </w:pPr>
      <w:r>
        <w:rPr>
          <w:rFonts w:hint="eastAsia"/>
        </w:rPr>
        <w:t>蜂巢外的那些蜂魔，看到白玉巨蜂來了，很是敬畏地退避了幾步，眼神中似乎還帶著一些畏懼，像是下屬看到上司的感覺一樣。</w:t>
      </w:r>
    </w:p>
    <w:p w:rsidR="00C04663" w:rsidRDefault="00A7259F" w:rsidP="00813907">
      <w:pPr>
        <w:spacing w:after="240"/>
      </w:pPr>
      <w:r>
        <w:rPr>
          <w:rFonts w:hint="eastAsia"/>
        </w:rPr>
        <w:t>那白玉蜂魔停在牠們面前，嗡嗡嗡地交談了一會，頓時所有蜂魔，毫不猶豫地往李龍飛兩人反方向飛去，沒多久，就消失在黑暗之中。</w:t>
      </w:r>
    </w:p>
    <w:p w:rsidR="00C04663" w:rsidRDefault="00A7259F" w:rsidP="00813907">
      <w:pPr>
        <w:spacing w:after="240"/>
      </w:pPr>
      <w:r>
        <w:rPr>
          <w:rFonts w:hint="eastAsia"/>
        </w:rPr>
        <w:t>「成了，我們過去吧！」黃襄心中一樂，喜滋滋地拉著李龍飛的手，三步併作兩步地往蜂巢跑去。</w:t>
      </w:r>
    </w:p>
    <w:p w:rsidR="00C04663" w:rsidRDefault="00A7259F" w:rsidP="00813907">
      <w:pPr>
        <w:spacing w:after="240"/>
      </w:pPr>
      <w:r>
        <w:rPr>
          <w:rFonts w:hint="eastAsia"/>
        </w:rPr>
        <w:t>來到蜂巢下，李龍飛這才發現，這蜂巢近看遠比剛剛所觀察得還要大得多，而且同時有三四個比人大的入口在巢上各處分佈。</w:t>
      </w:r>
    </w:p>
    <w:p w:rsidR="00C04663" w:rsidRDefault="00A7259F" w:rsidP="00813907">
      <w:pPr>
        <w:spacing w:after="240"/>
      </w:pPr>
      <w:r>
        <w:rPr>
          <w:rFonts w:hint="eastAsia"/>
        </w:rPr>
        <w:t>「該走哪一邊？」雖說守門的蜂魔已經被引開，但巢內難保沒有其他蜂魔，想要安全的拿到蜂卵再出來，難度可以說是不太可能。</w:t>
      </w:r>
    </w:p>
    <w:p w:rsidR="00C04663" w:rsidRDefault="00A7259F" w:rsidP="00813907">
      <w:pPr>
        <w:spacing w:after="240"/>
      </w:pPr>
      <w:r>
        <w:rPr>
          <w:rFonts w:hint="eastAsia"/>
        </w:rPr>
        <w:t>所幸已被馴服的大白很是主動的引著兩人往其中一個入口爬去，不一會，兩人便進到巢中百尺深的地方了。</w:t>
      </w:r>
    </w:p>
    <w:p w:rsidR="00C04663" w:rsidRDefault="00A7259F" w:rsidP="00813907">
      <w:pPr>
        <w:spacing w:after="240"/>
      </w:pPr>
      <w:r>
        <w:rPr>
          <w:rFonts w:hint="eastAsia"/>
        </w:rPr>
        <w:t>這蜂魔巢中，通道不大，僅僅容納一兩隻蜂魔爬行進去而已，而且裡頭崎嶇不平，岔路甚多，若不是大白帶路，恐怕兩人走半天都不知道該怎麼出去。</w:t>
      </w:r>
    </w:p>
    <w:p w:rsidR="00C04663" w:rsidRDefault="00A7259F" w:rsidP="00813907">
      <w:pPr>
        <w:spacing w:after="240"/>
      </w:pPr>
      <w:r>
        <w:rPr>
          <w:rFonts w:hint="eastAsia"/>
        </w:rPr>
        <w:t>李龍飛小時後無聊，曾在庭中觀察過蜂巢，雖說蜂魔與蜂蟻等已是截然不同的種族，但其建構的巢穴本質上卻是大同小異，此時見到內部狀況，不由得驚嘆連連。</w:t>
      </w:r>
    </w:p>
    <w:p w:rsidR="00C04663" w:rsidRDefault="00A7259F" w:rsidP="00813907">
      <w:pPr>
        <w:spacing w:after="240"/>
      </w:pPr>
      <w:r>
        <w:rPr>
          <w:rFonts w:hint="eastAsia"/>
        </w:rPr>
        <w:t>「原來那小小蜜蜂所築的蜂巢放大來看竟是如此壯觀，人們真是小看了這些蜂蟻一輩了。」</w:t>
      </w:r>
    </w:p>
    <w:p w:rsidR="00C04663" w:rsidRDefault="00CA40EC" w:rsidP="00813907">
      <w:pPr>
        <w:spacing w:after="240"/>
      </w:pPr>
      <w:r>
        <w:rPr>
          <w:rFonts w:hint="eastAsia"/>
        </w:rPr>
        <w:t>兩人所不知的是，</w:t>
      </w:r>
      <w:r w:rsidR="00A7259F">
        <w:rPr>
          <w:rFonts w:hint="eastAsia"/>
        </w:rPr>
        <w:t>在通道頭頂，不少一個人寬的縫隙提供蜂魔爬行出去，而在隙縫外，夾在通道之間是一層層六角型格子狀的育蜂房隔板，每一個蜂房緊緊相臨在一起，裡頭</w:t>
      </w:r>
      <w:r>
        <w:rPr>
          <w:rFonts w:hint="eastAsia"/>
        </w:rPr>
        <w:t>正是</w:t>
      </w:r>
      <w:r w:rsidR="00A7259F">
        <w:rPr>
          <w:rFonts w:hint="eastAsia"/>
        </w:rPr>
        <w:t>大大小小的蜂卵塞</w:t>
      </w:r>
      <w:r>
        <w:rPr>
          <w:rFonts w:hint="eastAsia"/>
        </w:rPr>
        <w:t>著</w:t>
      </w:r>
      <w:r w:rsidR="00A7259F">
        <w:rPr>
          <w:rFonts w:hint="eastAsia"/>
        </w:rPr>
        <w:t>，有的甚至剛孵出來幾隻蜂魔的幼蟲，在那晃來晃去等著出去覓食的蜂魔回來餵養。</w:t>
      </w:r>
    </w:p>
    <w:p w:rsidR="00C04663" w:rsidRDefault="00A7259F" w:rsidP="00813907">
      <w:pPr>
        <w:spacing w:after="240"/>
      </w:pPr>
      <w:r>
        <w:rPr>
          <w:rFonts w:hint="eastAsia"/>
        </w:rPr>
        <w:t>因為大白在前面開路的關係，一路走來，兩人並沒有遇到太多的問題，就算有一些落單的蜂魔，在大白的命令下，也馬上繞路離開，所以並不擔心被其他蜂魔發現。</w:t>
      </w:r>
    </w:p>
    <w:p w:rsidR="00C04663" w:rsidRDefault="00A7259F" w:rsidP="00813907">
      <w:pPr>
        <w:spacing w:after="240"/>
      </w:pPr>
      <w:r>
        <w:rPr>
          <w:rFonts w:hint="eastAsia"/>
        </w:rPr>
        <w:lastRenderedPageBreak/>
        <w:t>終於，在走了近三百尺遠後，大白停在一個膨大有如房間的通道中間，其身前有個如巨甕的六角蜂房，並示意兩人靠近。</w:t>
      </w:r>
    </w:p>
    <w:p w:rsidR="00C04663" w:rsidRDefault="00A7259F" w:rsidP="00813907">
      <w:pPr>
        <w:spacing w:after="240"/>
      </w:pPr>
      <w:r>
        <w:rPr>
          <w:rFonts w:hint="eastAsia"/>
        </w:rPr>
        <w:t>「這…這是蜜靈液！滿滿一大甕的蜜靈液！」黃襄走近一瞧，在見到那六角蜂房裡面的東西後，忍不住驚呼一聲，就連李龍飛見狀，也不由得深吸一口氣，腦中一片空白。</w:t>
      </w:r>
    </w:p>
    <w:p w:rsidR="00C04663" w:rsidRDefault="00A7259F" w:rsidP="00813907">
      <w:pPr>
        <w:spacing w:after="240"/>
      </w:pPr>
      <w:r>
        <w:rPr>
          <w:rFonts w:hint="eastAsia"/>
        </w:rPr>
        <w:t>那像大甕的蜂房裡頭，黃澄澄一片像是牛油般的液體，塞滿了整個空間，其內散發出來的靈氣隱而不散，與蜂蜜獨有的味道融合在一起，形成一種說不出的氣味，光聞上一口，整個人就覺得渾身舒暢，精神都好起來</w:t>
      </w:r>
      <w:r w:rsidR="008B78B0">
        <w:rPr>
          <w:rFonts w:hint="eastAsia"/>
        </w:rPr>
        <w:t>了</w:t>
      </w:r>
      <w:r>
        <w:rPr>
          <w:rFonts w:hint="eastAsia"/>
        </w:rPr>
        <w:t>。</w:t>
      </w:r>
    </w:p>
    <w:p w:rsidR="00C04663" w:rsidRDefault="00A7259F" w:rsidP="00813907">
      <w:pPr>
        <w:pStyle w:val="12"/>
        <w:numPr>
          <w:ilvl w:val="0"/>
          <w:numId w:val="1"/>
        </w:numPr>
        <w:spacing w:after="240"/>
        <w:ind w:leftChars="0"/>
        <w:outlineLvl w:val="0"/>
      </w:pPr>
      <w:r>
        <w:rPr>
          <w:rFonts w:hint="eastAsia"/>
        </w:rPr>
        <w:t>富貴險中求</w:t>
      </w:r>
    </w:p>
    <w:p w:rsidR="00C04663" w:rsidRDefault="00C04663" w:rsidP="00813907">
      <w:pPr>
        <w:spacing w:after="240"/>
      </w:pPr>
    </w:p>
    <w:p w:rsidR="00C04663" w:rsidRDefault="00A7259F" w:rsidP="00813907">
      <w:pPr>
        <w:spacing w:after="240"/>
      </w:pPr>
      <w:r>
        <w:rPr>
          <w:rFonts w:hint="eastAsia"/>
        </w:rPr>
        <w:t>天地之間，除了人族之外，尚有許多蟲蟻鳥獸存在，而修練一路，並非人族所獨有，反而正正好相反，比起人族修仙者的稀少，其他種族踏上修仙一路者不在少數，更有不少修得大道的妖獸妖蟲能化為人形，成為呼風換雨的妖修一族。</w:t>
      </w:r>
    </w:p>
    <w:p w:rsidR="00C04663" w:rsidRDefault="00A7259F" w:rsidP="00813907">
      <w:pPr>
        <w:spacing w:after="240"/>
      </w:pPr>
      <w:r>
        <w:rPr>
          <w:rFonts w:hint="eastAsia"/>
        </w:rPr>
        <w:t>這些傳說，在李龍飛尚未踏上仙途時，便時有耳聞，即便還在</w:t>
      </w:r>
      <w:r w:rsidR="000852D1">
        <w:rPr>
          <w:rFonts w:hint="eastAsia"/>
        </w:rPr>
        <w:t>北都</w:t>
      </w:r>
      <w:r>
        <w:rPr>
          <w:rFonts w:hint="eastAsia"/>
        </w:rPr>
        <w:t>國時，就曾聽說過有妖獸下山騷擾凡間的災害發生過。</w:t>
      </w:r>
    </w:p>
    <w:p w:rsidR="00C04663" w:rsidRDefault="00A7259F" w:rsidP="00813907">
      <w:pPr>
        <w:spacing w:after="240"/>
      </w:pPr>
      <w:r>
        <w:rPr>
          <w:rFonts w:hint="eastAsia"/>
        </w:rPr>
        <w:t>猶幸修仙之人，除了修己之外，大多時後也會幫忙凡俗眾人驅魔除妖，所以一般來說都不會造成太大的災害。</w:t>
      </w:r>
    </w:p>
    <w:p w:rsidR="00C04663" w:rsidRDefault="00A7259F" w:rsidP="00813907">
      <w:pPr>
        <w:spacing w:after="240"/>
      </w:pPr>
      <w:r>
        <w:rPr>
          <w:rFonts w:hint="eastAsia"/>
        </w:rPr>
        <w:t>只不過，在這驅魔除妖的背後，除了替天行道之外，更重要的是，不少妖獸妖修身上的天生異寶都是修仙之人修練的重要資源之一。</w:t>
      </w:r>
    </w:p>
    <w:p w:rsidR="00C04663" w:rsidRDefault="00A7259F" w:rsidP="00813907">
      <w:pPr>
        <w:spacing w:after="240"/>
      </w:pPr>
      <w:r>
        <w:rPr>
          <w:rFonts w:hint="eastAsia"/>
        </w:rPr>
        <w:t>此時兩人眼前這甕黃澄澄的液體，便是傳說中難得一見的蜜靈液，其內蘊含的靈氣，不但可以取代靈石於修練時的使用或戰鬥中快速恢復</w:t>
      </w:r>
      <w:del w:id="4918" w:author="簡新佳" w:date="2019-02-25T17:00:00Z">
        <w:r w:rsidDel="0012795F">
          <w:rPr>
            <w:rFonts w:hint="eastAsia"/>
          </w:rPr>
          <w:delText>靈力</w:delText>
        </w:r>
      </w:del>
      <w:ins w:id="4919" w:author="簡新佳" w:date="2019-02-25T17:00:00Z">
        <w:r w:rsidR="0012795F">
          <w:rPr>
            <w:rFonts w:hint="eastAsia"/>
          </w:rPr>
          <w:t>靈氣</w:t>
        </w:r>
      </w:ins>
      <w:r>
        <w:rPr>
          <w:rFonts w:hint="eastAsia"/>
        </w:rPr>
        <w:t>，更因蜂魔本身分泌的養份融入其中，配合藥草等一起服用後，能對解毒療傷等多種功用產生奇效。</w:t>
      </w:r>
    </w:p>
    <w:p w:rsidR="00C04663" w:rsidRDefault="00A7259F" w:rsidP="00813907">
      <w:pPr>
        <w:spacing w:after="240"/>
      </w:pPr>
      <w:r>
        <w:rPr>
          <w:rFonts w:hint="eastAsia"/>
        </w:rPr>
        <w:t>「這品質…是最高等級的蜜靈液阿！」黃襄伸手沾了些許蜜靈液放於口中品嚐之後，目中透出驚喜，李龍飛聽完也連忙試了一口。</w:t>
      </w:r>
    </w:p>
    <w:p w:rsidR="00C04663" w:rsidRDefault="00A7259F" w:rsidP="00813907">
      <w:pPr>
        <w:spacing w:after="240"/>
      </w:pPr>
      <w:r>
        <w:rPr>
          <w:rFonts w:hint="eastAsia"/>
        </w:rPr>
        <w:t>在外面像這麼高品質的蜜靈液只許少少幾兩，便可賣到不少靈石，而這麼一大甕，恐怕沒十來萬個靈石是買不到的，這怎麼能不叫李黃兩人感到吃驚。</w:t>
      </w:r>
    </w:p>
    <w:p w:rsidR="00C04663" w:rsidRDefault="00A7259F" w:rsidP="00813907">
      <w:pPr>
        <w:spacing w:after="240"/>
      </w:pPr>
      <w:r>
        <w:rPr>
          <w:rFonts w:hint="eastAsia"/>
        </w:rPr>
        <w:t>不過興奮歸興奮，要怎麼拿出去也是個問題。</w:t>
      </w:r>
    </w:p>
    <w:p w:rsidR="00C04663" w:rsidRDefault="00A7259F" w:rsidP="00813907">
      <w:pPr>
        <w:spacing w:after="240"/>
      </w:pPr>
      <w:r>
        <w:rPr>
          <w:rFonts w:hint="eastAsia"/>
        </w:rPr>
        <w:t>雖說大白引領黃襄來到這裡拿取蜜靈液，但那也是因為牠將黃襄視為「同伴」，所以才想把好東西分享給她吃，倘若將這一整甕供應蜂魔幼蟲所食用的蜜靈液全</w:t>
      </w:r>
      <w:r>
        <w:rPr>
          <w:rFonts w:hint="eastAsia"/>
        </w:rPr>
        <w:lastRenderedPageBreak/>
        <w:t>都取走的話，就算是大白也是起疑心吧。</w:t>
      </w:r>
    </w:p>
    <w:p w:rsidR="00C04663" w:rsidRDefault="00A7259F" w:rsidP="00813907">
      <w:pPr>
        <w:spacing w:after="240"/>
      </w:pPr>
      <w:r>
        <w:rPr>
          <w:rFonts w:hint="eastAsia"/>
        </w:rPr>
        <w:t>畢竟對大白來說，黃襄與蜂巢內的蜂魔都是「自己人」，差別只在於黃襄比較親近，如果做出對整個蜂巢都不利的事情，一定會讓大白感到困惑的。</w:t>
      </w:r>
    </w:p>
    <w:p w:rsidR="00C04663" w:rsidRDefault="00A7259F" w:rsidP="00813907">
      <w:pPr>
        <w:spacing w:after="240"/>
        <w:rPr>
          <w:kern w:val="0"/>
        </w:rPr>
      </w:pPr>
      <w:r>
        <w:rPr>
          <w:rFonts w:hint="eastAsia"/>
        </w:rPr>
        <w:t>於是在商量之後，黃襄一面觀察大白的態度變化，一面將那甕</w:t>
      </w:r>
      <w:r>
        <w:rPr>
          <w:rFonts w:hint="eastAsia"/>
          <w:kern w:val="0"/>
        </w:rPr>
        <w:t>蜜靈液裝進了儲物袋中的一些小瓶子裡。</w:t>
      </w:r>
    </w:p>
    <w:p w:rsidR="00C04663" w:rsidRDefault="00A7259F" w:rsidP="00813907">
      <w:pPr>
        <w:spacing w:after="240"/>
        <w:rPr>
          <w:kern w:val="0"/>
        </w:rPr>
      </w:pPr>
      <w:r>
        <w:rPr>
          <w:rFonts w:hint="eastAsia"/>
          <w:kern w:val="0"/>
        </w:rPr>
        <w:t>最後，在裝了整整三分之一甕蜜靈液後，察覺到大白態度有些不太自然，兩人這才停止了裝取，饒是如此，這三分之一甕的蜜靈液也值好幾萬靈石，讓兩人無疑是發了一大筆靈石財，因此黃襄整個笑得合不攏嘴，喜滋滋地將那些小瓶收進了儲物袋裡。</w:t>
      </w:r>
    </w:p>
    <w:p w:rsidR="00C04663" w:rsidRDefault="00A7259F" w:rsidP="00813907">
      <w:pPr>
        <w:spacing w:after="240"/>
        <w:rPr>
          <w:kern w:val="0"/>
        </w:rPr>
      </w:pPr>
      <w:r>
        <w:rPr>
          <w:rFonts w:hint="eastAsia"/>
          <w:kern w:val="0"/>
        </w:rPr>
        <w:t>「接下來，</w:t>
      </w:r>
      <w:r w:rsidR="008B78B0">
        <w:rPr>
          <w:rFonts w:hint="eastAsia"/>
          <w:kern w:val="0"/>
        </w:rPr>
        <w:t>只要</w:t>
      </w:r>
      <w:r>
        <w:rPr>
          <w:rFonts w:hint="eastAsia"/>
          <w:kern w:val="0"/>
        </w:rPr>
        <w:t>再拿</w:t>
      </w:r>
      <w:r w:rsidR="008B78B0">
        <w:rPr>
          <w:rFonts w:hint="eastAsia"/>
          <w:kern w:val="0"/>
        </w:rPr>
        <w:t>到</w:t>
      </w:r>
      <w:r>
        <w:rPr>
          <w:rFonts w:hint="eastAsia"/>
          <w:kern w:val="0"/>
        </w:rPr>
        <w:t>蟲卵，</w:t>
      </w:r>
      <w:r w:rsidR="008B78B0">
        <w:rPr>
          <w:rFonts w:hint="eastAsia"/>
          <w:kern w:val="0"/>
        </w:rPr>
        <w:t>我們</w:t>
      </w:r>
      <w:r>
        <w:rPr>
          <w:rFonts w:hint="eastAsia"/>
          <w:kern w:val="0"/>
        </w:rPr>
        <w:t>便可以離開了。」李龍飛雖然同樣開心，但他本來就有不少靈石，相比下來，反而平靜許多</w:t>
      </w:r>
      <w:r w:rsidR="008B78B0">
        <w:rPr>
          <w:rFonts w:hint="eastAsia"/>
          <w:kern w:val="0"/>
        </w:rPr>
        <w:t>；</w:t>
      </w:r>
      <w:r>
        <w:rPr>
          <w:rFonts w:hint="eastAsia"/>
          <w:kern w:val="0"/>
        </w:rPr>
        <w:t>此時</w:t>
      </w:r>
      <w:r w:rsidR="008B78B0">
        <w:rPr>
          <w:rFonts w:hint="eastAsia"/>
          <w:kern w:val="0"/>
        </w:rPr>
        <w:t>見好就收，</w:t>
      </w:r>
      <w:r>
        <w:rPr>
          <w:rFonts w:hint="eastAsia"/>
          <w:kern w:val="0"/>
        </w:rPr>
        <w:t>想早</w:t>
      </w:r>
      <w:r w:rsidR="008B78B0">
        <w:rPr>
          <w:rFonts w:hint="eastAsia"/>
          <w:kern w:val="0"/>
        </w:rPr>
        <w:t>點</w:t>
      </w:r>
      <w:r>
        <w:rPr>
          <w:rFonts w:hint="eastAsia"/>
          <w:kern w:val="0"/>
        </w:rPr>
        <w:t>離開。</w:t>
      </w:r>
    </w:p>
    <w:p w:rsidR="00C04663" w:rsidRDefault="00A7259F" w:rsidP="00813907">
      <w:pPr>
        <w:spacing w:after="240"/>
        <w:rPr>
          <w:kern w:val="0"/>
        </w:rPr>
      </w:pPr>
      <w:r>
        <w:rPr>
          <w:rFonts w:hint="eastAsia"/>
          <w:kern w:val="0"/>
        </w:rPr>
        <w:t>「再等等，我問問大白。」但黃襄卻不這麼想，她轉頭又跟大白傳音了幾句，後者晃了晃頭，有些遲疑的樣子，最後卻還是往另一個方向走去。</w:t>
      </w:r>
    </w:p>
    <w:p w:rsidR="00C04663" w:rsidRDefault="00A7259F" w:rsidP="00813907">
      <w:pPr>
        <w:spacing w:after="240"/>
        <w:rPr>
          <w:kern w:val="0"/>
        </w:rPr>
      </w:pPr>
      <w:r>
        <w:rPr>
          <w:rFonts w:hint="eastAsia"/>
          <w:kern w:val="0"/>
        </w:rPr>
        <w:t>眼看黃襄又跟著大白往巢穴深處走去，李龍飛嘆了口氣，卻還是跟了上去，不知為何，他心中總有一絲不好的預感，總覺得不該再往前走去才對。</w:t>
      </w:r>
    </w:p>
    <w:p w:rsidR="00C04663" w:rsidRDefault="00A7259F" w:rsidP="00813907">
      <w:pPr>
        <w:spacing w:after="240"/>
        <w:rPr>
          <w:kern w:val="0"/>
        </w:rPr>
      </w:pPr>
      <w:r>
        <w:rPr>
          <w:rFonts w:hint="eastAsia"/>
          <w:kern w:val="0"/>
        </w:rPr>
        <w:t>但自己心上人在前頭，要他丟著她不管而離開，李龍飛也是萬萬做不到的，無可奈何下，只得將</w:t>
      </w:r>
      <w:r w:rsidR="00375419">
        <w:rPr>
          <w:rFonts w:hint="eastAsia"/>
        </w:rPr>
        <w:t>靈識</w:t>
      </w:r>
      <w:r>
        <w:rPr>
          <w:rFonts w:hint="eastAsia"/>
          <w:kern w:val="0"/>
        </w:rPr>
        <w:t>盡可能展開，準備一有危險就將黃襄給帶離此地。</w:t>
      </w:r>
    </w:p>
    <w:p w:rsidR="00C04663" w:rsidRDefault="00A7259F" w:rsidP="00813907">
      <w:pPr>
        <w:spacing w:after="240"/>
        <w:rPr>
          <w:kern w:val="0"/>
        </w:rPr>
      </w:pPr>
      <w:r>
        <w:rPr>
          <w:rFonts w:hint="eastAsia"/>
          <w:kern w:val="0"/>
        </w:rPr>
        <w:t>其實也不能怪黃襄貪心，她隨雖從小生在赤劍宗內，備受師傅疼愛，身上靈石卻一直不多，畢竟赤劍宗內弟子眾多，就算是四大宗門，在資源上也只夠讓弟子們順利修練，想要比別人多許多靈石珍寶，終究還是得靠自己出外尋求機緣才可。</w:t>
      </w:r>
    </w:p>
    <w:p w:rsidR="00C04663" w:rsidRDefault="00A7259F" w:rsidP="00813907">
      <w:pPr>
        <w:spacing w:after="240"/>
        <w:rPr>
          <w:kern w:val="0"/>
        </w:rPr>
      </w:pPr>
      <w:r>
        <w:rPr>
          <w:rFonts w:hint="eastAsia"/>
          <w:kern w:val="0"/>
        </w:rPr>
        <w:t>這也是為甚麼這次的入仙石之爭，四大派會以弟子們的百日試練為決定的方法，其中讓弟子進入秘境之中尋求自身機緣的用意，佔了不少因素存在。</w:t>
      </w:r>
    </w:p>
    <w:p w:rsidR="00C04663" w:rsidRDefault="00A7259F" w:rsidP="00813907">
      <w:pPr>
        <w:spacing w:after="240"/>
        <w:rPr>
          <w:kern w:val="0"/>
        </w:rPr>
      </w:pPr>
      <w:r>
        <w:rPr>
          <w:rFonts w:hint="eastAsia"/>
          <w:kern w:val="0"/>
        </w:rPr>
        <w:t>當然，這等試練所需冒的風險也相對高了許多，但修仙一路本就是禍福相伴，若是不能比別人高出一等，那與其浪費門派資源卻在百年之後壽元耗盡而亡，還不如早早進入輪迴投抬轉世來得好一些。</w:t>
      </w:r>
    </w:p>
    <w:p w:rsidR="00C04663" w:rsidRDefault="00A7259F" w:rsidP="00813907">
      <w:pPr>
        <w:spacing w:after="240"/>
        <w:rPr>
          <w:kern w:val="0"/>
        </w:rPr>
      </w:pPr>
      <w:r>
        <w:rPr>
          <w:rFonts w:hint="eastAsia"/>
          <w:kern w:val="0"/>
        </w:rPr>
        <w:t>這些背後的道理尋常弟子不見得都會知道，但黃襄身為其師愛徒，豈會沒有耳聞，因此這次進來歷練，自然是希望能盡可能的獲取自身的造化，早日成就築基，以期能在求仙路上走得更長更遠，最終有機會觸得那升仙大道。</w:t>
      </w:r>
    </w:p>
    <w:p w:rsidR="00C04663" w:rsidRDefault="00A7259F" w:rsidP="00813907">
      <w:pPr>
        <w:spacing w:after="240"/>
      </w:pPr>
      <w:r>
        <w:rPr>
          <w:rFonts w:hint="eastAsia"/>
        </w:rPr>
        <w:t>又走了兩三百尺，大白帶著兩人來到了另一個膨大的房間內，裡頭有不少蟲獸屍骸，腐敗的程度分別各異，但卻都冒出濃濃的屍臭，讓整個空間內充斥著一股腥</w:t>
      </w:r>
      <w:r>
        <w:rPr>
          <w:rFonts w:hint="eastAsia"/>
        </w:rPr>
        <w:lastRenderedPageBreak/>
        <w:t>臊難聞的味道。</w:t>
      </w:r>
    </w:p>
    <w:p w:rsidR="00C04663" w:rsidRDefault="00A7259F" w:rsidP="00813907">
      <w:pPr>
        <w:spacing w:after="240"/>
      </w:pPr>
      <w:r>
        <w:rPr>
          <w:rFonts w:hint="eastAsia"/>
        </w:rPr>
        <w:t>黃襄聞到這股味道，女孩兒生性愛潔的個性忍不住讓她伸起纖纖細手，放在鼻前搖了搖幾下，想要將這味道給吹散。</w:t>
      </w:r>
    </w:p>
    <w:p w:rsidR="00C04663" w:rsidRDefault="00A7259F" w:rsidP="00813907">
      <w:pPr>
        <w:spacing w:after="240"/>
      </w:pPr>
      <w:r>
        <w:rPr>
          <w:rFonts w:hint="eastAsia"/>
        </w:rPr>
        <w:t>只是整個房間內都是這味道，越是擺手，越是聞得清楚，讓她不禁乾嘔了幾下。</w:t>
      </w:r>
    </w:p>
    <w:p w:rsidR="00C04663" w:rsidRDefault="00A7259F" w:rsidP="00813907">
      <w:pPr>
        <w:spacing w:after="240"/>
      </w:pPr>
      <w:r>
        <w:rPr>
          <w:rFonts w:hint="eastAsia"/>
        </w:rPr>
        <w:t>李龍飛看到她的樣子，嘴角莞爾一笑，主動上前掏出一柄飛劍在屍體中翻找一番。</w:t>
      </w:r>
    </w:p>
    <w:p w:rsidR="00C04663" w:rsidRDefault="00A7259F" w:rsidP="00813907">
      <w:pPr>
        <w:spacing w:after="240"/>
      </w:pPr>
      <w:r>
        <w:rPr>
          <w:rFonts w:hint="eastAsia"/>
        </w:rPr>
        <w:t>那些屍體多半是些普通的蟲獸，被魔蜂抓了進來，當作一般工蜂食用的肉品。</w:t>
      </w:r>
    </w:p>
    <w:p w:rsidR="00C04663" w:rsidRDefault="00A7259F" w:rsidP="00813907">
      <w:pPr>
        <w:spacing w:after="240"/>
      </w:pPr>
      <w:r>
        <w:rPr>
          <w:rFonts w:hint="eastAsia"/>
        </w:rPr>
        <w:t>但也有不少妖蟲妖獸的屍體，其堅硬的外殼或是骨骸，沒有腐敗完全堆疊在那。</w:t>
      </w:r>
    </w:p>
    <w:p w:rsidR="00C04663" w:rsidRDefault="00A7259F" w:rsidP="00813907">
      <w:pPr>
        <w:spacing w:after="240"/>
      </w:pPr>
      <w:r>
        <w:rPr>
          <w:rFonts w:hint="eastAsia"/>
        </w:rPr>
        <w:t>李龍飛挑了挑，倒也找到不少有用的東西，其中一枚妖丹，更是有拳頭般的大小，看起來像是築基期修為的高階妖獸內丹，想不到居然也會被蜂魔抓進來。</w:t>
      </w:r>
    </w:p>
    <w:p w:rsidR="00C04663" w:rsidRDefault="00A7259F" w:rsidP="00813907">
      <w:pPr>
        <w:spacing w:after="240"/>
      </w:pPr>
      <w:r>
        <w:rPr>
          <w:rFonts w:hint="eastAsia"/>
        </w:rPr>
        <w:t>想來弱肉強食，即便是單一個體比這些四翼蜂魔強，但面對一大群蜂魔時，這妖獸終究有所不敵。</w:t>
      </w:r>
    </w:p>
    <w:p w:rsidR="00C04663" w:rsidRDefault="00A7259F" w:rsidP="00813907">
      <w:pPr>
        <w:spacing w:after="240"/>
      </w:pPr>
      <w:r>
        <w:rPr>
          <w:rFonts w:hint="eastAsia"/>
        </w:rPr>
        <w:t>李龍飛再察看了一下這妖獸，依其骨骸來看，應是一只蛇妖，其身長數尺，若是沒死，恐怕自己也不見得願意與牠為敵，現在死了，倒是讓自己撿到了個寶。</w:t>
      </w:r>
    </w:p>
    <w:p w:rsidR="00C04663" w:rsidRDefault="00A7259F" w:rsidP="00813907">
      <w:pPr>
        <w:spacing w:after="240"/>
      </w:pPr>
      <w:r>
        <w:rPr>
          <w:rFonts w:hint="eastAsia"/>
        </w:rPr>
        <w:t>蛇妖一般頗受修仙之人喜好，因其一身是寶，蛇皮可煉製成甲，蛇肉蛇血乃至蛇毒可煉化丹藥，就算是蛇骨，也能拿來做成各式法器。</w:t>
      </w:r>
    </w:p>
    <w:p w:rsidR="00C04663" w:rsidRDefault="00A7259F" w:rsidP="00813907">
      <w:pPr>
        <w:spacing w:after="240"/>
      </w:pPr>
      <w:r>
        <w:rPr>
          <w:rFonts w:hint="eastAsia"/>
        </w:rPr>
        <w:t>眼下這隻蛇妖血肉都已腐朽，只剩蛇骨完好無缺，正好收了以後做成法器使用。</w:t>
      </w:r>
    </w:p>
    <w:p w:rsidR="00C04663" w:rsidRDefault="00A7259F" w:rsidP="00813907">
      <w:pPr>
        <w:spacing w:after="240"/>
      </w:pPr>
      <w:r>
        <w:rPr>
          <w:rFonts w:hint="eastAsia"/>
        </w:rPr>
        <w:t>「疑？這是甚麼？」想到這，李龍飛彎下腰要將這蛇骨給收入儲物袋內，卻看到蛇骨之中一顆</w:t>
      </w:r>
      <w:commentRangeStart w:id="4920"/>
      <w:r>
        <w:rPr>
          <w:rFonts w:hint="eastAsia"/>
        </w:rPr>
        <w:t>土褐色的珠子</w:t>
      </w:r>
      <w:commentRangeEnd w:id="4920"/>
      <w:r w:rsidR="00916D20">
        <w:rPr>
          <w:rStyle w:val="af1"/>
        </w:rPr>
        <w:commentReference w:id="4920"/>
      </w:r>
      <w:r>
        <w:rPr>
          <w:rFonts w:hint="eastAsia"/>
        </w:rPr>
        <w:t>座落在原本應是蛇腹的地方，若不仔細看，還以為只是一般的石子而已。</w:t>
      </w:r>
    </w:p>
    <w:p w:rsidR="00C04663" w:rsidRDefault="00A7259F" w:rsidP="00813907">
      <w:pPr>
        <w:spacing w:after="240"/>
      </w:pPr>
      <w:r>
        <w:rPr>
          <w:rFonts w:hint="eastAsia"/>
        </w:rPr>
        <w:t>李龍飛將其拿起，放到眼前察看了下，卻找不出有何奇異之處，正要以靈識探察時，旁邊的黃襄一把抓住了他，低聲驚呼道，「龍飛哥哥你看，那裡有幾具屍體！」</w:t>
      </w:r>
    </w:p>
    <w:p w:rsidR="00C04663" w:rsidRDefault="00A7259F" w:rsidP="00813907">
      <w:pPr>
        <w:spacing w:after="240"/>
      </w:pPr>
      <w:r>
        <w:rPr>
          <w:rFonts w:hint="eastAsia"/>
        </w:rPr>
        <w:t>李龍飛順著黃襄所指的看過去，只見幾具修士的屍體，倒在那裡，其上有不少蜂魔撕咬的痕跡，明顯死沒幾天而已。</w:t>
      </w:r>
    </w:p>
    <w:p w:rsidR="00C04663" w:rsidRDefault="00A7259F" w:rsidP="00813907">
      <w:pPr>
        <w:spacing w:after="240"/>
      </w:pPr>
      <w:r>
        <w:rPr>
          <w:rFonts w:hint="eastAsia"/>
        </w:rPr>
        <w:t>李龍飛往前靠去，辨識出裡頭有兩具屍體乃是赤劍宗的弟子，其他幾具則是另外三宗所屬，沉思了一下，轉頭對黃襄說道。</w:t>
      </w:r>
    </w:p>
    <w:p w:rsidR="00C04663" w:rsidRDefault="00A7259F" w:rsidP="00813907">
      <w:pPr>
        <w:spacing w:after="240"/>
      </w:pPr>
      <w:r>
        <w:rPr>
          <w:rFonts w:hint="eastAsia"/>
        </w:rPr>
        <w:t>「將這些屍體上的身份令牌以及儲物袋收起，我們得快點離開這裡。」</w:t>
      </w:r>
    </w:p>
    <w:p w:rsidR="00C04663" w:rsidRDefault="00A7259F" w:rsidP="00813907">
      <w:pPr>
        <w:spacing w:after="240"/>
      </w:pPr>
      <w:r>
        <w:rPr>
          <w:rFonts w:hint="eastAsia"/>
        </w:rPr>
        <w:t>黃襄雖然有些不捨離開，但見到這些屍體，也讓她心頭一陣發麻，不再堅持要尋</w:t>
      </w:r>
      <w:r>
        <w:rPr>
          <w:rFonts w:hint="eastAsia"/>
        </w:rPr>
        <w:lastRenderedPageBreak/>
        <w:t>寶下去，匆匆忙忙與李龍飛兩人將屍體上的物品收拾了下後，轉身往原本的通道準備離去。</w:t>
      </w:r>
    </w:p>
    <w:p w:rsidR="00C04663" w:rsidRDefault="00A7259F" w:rsidP="00813907">
      <w:pPr>
        <w:spacing w:after="240"/>
      </w:pPr>
      <w:r>
        <w:rPr>
          <w:rFonts w:hint="eastAsia"/>
        </w:rPr>
        <w:t>但就在兩人走不到幾步，李龍飛突然臉色一沉，轉頭對黃襄說道，「快、快叫大白往另一個出口走去！」</w:t>
      </w:r>
    </w:p>
    <w:p w:rsidR="00C04663" w:rsidRDefault="00A7259F" w:rsidP="00813907">
      <w:pPr>
        <w:spacing w:after="240"/>
      </w:pPr>
      <w:r>
        <w:rPr>
          <w:rFonts w:hint="eastAsia"/>
        </w:rPr>
        <w:t>黃襄雖不明就理，但看到李龍飛臉上的陰霾，也沒多問連忙傳音給大白往另一個方向走去。</w:t>
      </w:r>
    </w:p>
    <w:p w:rsidR="00C04663" w:rsidRDefault="00A7259F" w:rsidP="00813907">
      <w:pPr>
        <w:spacing w:after="240"/>
      </w:pPr>
      <w:r>
        <w:rPr>
          <w:rFonts w:hint="eastAsia"/>
        </w:rPr>
        <w:t>前方的大白遲疑了下，回頭看向黃襄幾眼，最終還是繞往另一條路去。</w:t>
      </w:r>
    </w:p>
    <w:p w:rsidR="00C04663" w:rsidRDefault="00A7259F" w:rsidP="00813907">
      <w:pPr>
        <w:spacing w:after="240"/>
      </w:pPr>
      <w:r>
        <w:rPr>
          <w:rFonts w:hint="eastAsia"/>
        </w:rPr>
        <w:t>在牠感應中，前方入口有幾隻跟牠同樣是蜂巢內的精英戰士正準備要回來，以牠的想法，是想要過去打個招呼的。</w:t>
      </w:r>
    </w:p>
    <w:p w:rsidR="00C04663" w:rsidRDefault="00A7259F" w:rsidP="00813907">
      <w:pPr>
        <w:spacing w:after="240"/>
      </w:pPr>
      <w:r>
        <w:rPr>
          <w:rFonts w:hint="eastAsia"/>
        </w:rPr>
        <w:t>但牠卻沒料到，這個在自己看來是自己人的兩位「同伴」，在其他蜂魔看起來，可就完全不是那樣子了，因此牠對於「同伴」為何避開，很是不解。</w:t>
      </w:r>
    </w:p>
    <w:p w:rsidR="00C04663" w:rsidRDefault="00A7259F" w:rsidP="00813907">
      <w:pPr>
        <w:spacing w:after="240"/>
      </w:pPr>
      <w:r>
        <w:rPr>
          <w:rFonts w:hint="eastAsia"/>
        </w:rPr>
        <w:t>只不過被下了同心術之後，在本能上牠第一時間認為黃襄所說的話都是應該聽從的，甚至對方的階級應該在牠之上，所以倒也沒有多做反抗，回頭帶往另一條路。</w:t>
      </w:r>
    </w:p>
    <w:p w:rsidR="00C04663" w:rsidRDefault="00A7259F" w:rsidP="00813907">
      <w:pPr>
        <w:spacing w:after="240"/>
      </w:pPr>
      <w:r>
        <w:rPr>
          <w:rFonts w:hint="eastAsia"/>
        </w:rPr>
        <w:t>但走沒多久，李龍飛臉色又再度變色，並指示黃襄讓大白再次繞路，這次黃襄多少也有些察覺了，她怯生生尋問，「龍飛哥哥…是不是…有其他蜂魔回來了？」</w:t>
      </w:r>
    </w:p>
    <w:p w:rsidR="00C04663" w:rsidRDefault="00A7259F" w:rsidP="00813907">
      <w:pPr>
        <w:spacing w:after="240"/>
      </w:pPr>
      <w:r>
        <w:rPr>
          <w:rFonts w:hint="eastAsia"/>
        </w:rPr>
        <w:t>李龍飛看著她那自責的樣子，嘆了口氣，點點頭說道，「沒事的，富貴險中求，既然要來這拿寶物，本來就該承受一些風險。」</w:t>
      </w:r>
    </w:p>
    <w:p w:rsidR="00C04663" w:rsidRDefault="00A7259F" w:rsidP="00813907">
      <w:pPr>
        <w:spacing w:after="240"/>
      </w:pPr>
      <w:r>
        <w:rPr>
          <w:rFonts w:hint="eastAsia"/>
        </w:rPr>
        <w:t>「只不過，能避開還是先避開來得好，真的不行，再見機行事吧。」</w:t>
      </w:r>
    </w:p>
    <w:p w:rsidR="00C04663" w:rsidRDefault="00A7259F" w:rsidP="00813907">
      <w:pPr>
        <w:spacing w:after="240"/>
      </w:pPr>
      <w:r>
        <w:rPr>
          <w:rFonts w:hint="eastAsia"/>
        </w:rPr>
        <w:t>黃襄聽完李龍飛這番安慰之話，心情並沒有比較好好轉，她尋思自己已經兩次拖累了李龍飛，對方卻都沒有怪她，但越是如此，她越是覺得自己太過衝動，忍不住紅了眼框。</w:t>
      </w:r>
    </w:p>
    <w:p w:rsidR="00C04663" w:rsidRDefault="00A7259F" w:rsidP="00813907">
      <w:pPr>
        <w:spacing w:after="240"/>
      </w:pPr>
      <w:r>
        <w:rPr>
          <w:rFonts w:hint="eastAsia"/>
        </w:rPr>
        <w:t>「我怎麼總是那麼衝動呢？唉，要是跟蜂魔大軍打起來，真的不行的話，就叫大白護著龍飛哥哥先走吧。」</w:t>
      </w:r>
    </w:p>
    <w:p w:rsidR="00C04663" w:rsidRDefault="00A7259F" w:rsidP="00813907">
      <w:pPr>
        <w:spacing w:after="240"/>
      </w:pPr>
      <w:r>
        <w:rPr>
          <w:rFonts w:hint="eastAsia"/>
        </w:rPr>
        <w:t>正當黃襄在心中胡思亂想之時，李龍飛卻停下了下腳步，拉著她，面如沉水說道，「來不及了，所有出口都有蜂魔陸續湧入，而且每一群都有大白那種程度的蜂魔帶領著，看來我們想要安全離開是沒那麼容易了。」</w:t>
      </w:r>
    </w:p>
    <w:p w:rsidR="00C04663" w:rsidRDefault="00A7259F" w:rsidP="00813907">
      <w:pPr>
        <w:spacing w:after="240"/>
      </w:pPr>
      <w:r>
        <w:rPr>
          <w:rFonts w:hint="eastAsia"/>
        </w:rPr>
        <w:t>黃襄一聽，蒼白的臉上血色全無，渾身有些顫抖，沒想到只是想來拿一些好處，竟陷入了一個死局。</w:t>
      </w:r>
    </w:p>
    <w:p w:rsidR="00C04663" w:rsidRDefault="00A7259F" w:rsidP="00813907">
      <w:pPr>
        <w:spacing w:after="240"/>
      </w:pPr>
      <w:r>
        <w:rPr>
          <w:rFonts w:hint="eastAsia"/>
        </w:rPr>
        <w:t>但她終究是修仙之人，略一沉吟了一下，便果斷說道，「既然出不去，我們便往</w:t>
      </w:r>
      <w:r>
        <w:rPr>
          <w:rFonts w:hint="eastAsia"/>
        </w:rPr>
        <w:lastRenderedPageBreak/>
        <w:t>裡頭去好了！」</w:t>
      </w:r>
    </w:p>
    <w:p w:rsidR="00C04663" w:rsidRDefault="00A7259F" w:rsidP="00813907">
      <w:pPr>
        <w:spacing w:after="240"/>
      </w:pPr>
      <w:r>
        <w:rPr>
          <w:rFonts w:hint="eastAsia"/>
        </w:rPr>
        <w:t>李龍飛詫異地看了她一眼，微微點頭，事實上方才他自己也打算這樣判斷。</w:t>
      </w:r>
    </w:p>
    <w:p w:rsidR="00C04663" w:rsidRDefault="00A7259F" w:rsidP="00813907">
      <w:pPr>
        <w:spacing w:after="240"/>
      </w:pPr>
      <w:r>
        <w:rPr>
          <w:rFonts w:hint="eastAsia"/>
        </w:rPr>
        <w:t>出去肯定是會和那群蜂魔遇上，但往內走可就不一定了。</w:t>
      </w:r>
    </w:p>
    <w:p w:rsidR="00C04663" w:rsidRDefault="00A7259F" w:rsidP="00813907">
      <w:pPr>
        <w:spacing w:after="240"/>
      </w:pPr>
      <w:r>
        <w:rPr>
          <w:rFonts w:hint="eastAsia"/>
        </w:rPr>
        <w:t>蜂群有很嚴厲的階級劃分制度，蜂后的所在處並不是一般工蜂可以靠近的，雖然不確定四翼蜂魔是否也會這樣，但依照剛剛看到大白和其他蜂魔的相處情況來看，蜂魔間的階級制度也是存在的。</w:t>
      </w:r>
    </w:p>
    <w:p w:rsidR="00C04663" w:rsidRDefault="00A7259F" w:rsidP="00813907">
      <w:pPr>
        <w:spacing w:after="240"/>
      </w:pPr>
      <w:r>
        <w:rPr>
          <w:rFonts w:hint="eastAsia"/>
        </w:rPr>
        <w:t>如果能找到這四翼蜂魔的蜂后所在，也許能避開和其他蜂魔接觸的可能性。</w:t>
      </w:r>
    </w:p>
    <w:p w:rsidR="00C04663" w:rsidRDefault="00A7259F" w:rsidP="00813907">
      <w:pPr>
        <w:spacing w:after="240"/>
      </w:pPr>
      <w:r>
        <w:rPr>
          <w:rFonts w:hint="eastAsia"/>
        </w:rPr>
        <w:t>那麼，只要等到時間久了，這群蜂魔肯定得再出去覓食一次，藉時，在趁這機會離開，平安的機會便高了許多。</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蜂后</w:t>
      </w:r>
    </w:p>
    <w:p w:rsidR="00C04663" w:rsidRDefault="00C04663" w:rsidP="00813907">
      <w:pPr>
        <w:spacing w:after="240"/>
      </w:pPr>
    </w:p>
    <w:p w:rsidR="00C04663" w:rsidRDefault="00A7259F" w:rsidP="00813907">
      <w:pPr>
        <w:spacing w:after="240"/>
      </w:pPr>
      <w:r>
        <w:rPr>
          <w:rFonts w:hint="eastAsia"/>
        </w:rPr>
        <w:t>一個蜂巢，蜂后所在的地方，肯定是處於最森嚴最裡面的禁地，這不管是在蜂族還是蟻族都同樣如此，畢竟就算整個巢穴滅了，只要有蟻后蜂后在，就能再繁殖出新的一批後代。</w:t>
      </w:r>
    </w:p>
    <w:p w:rsidR="00C04663" w:rsidRDefault="00A7259F" w:rsidP="00813907">
      <w:pPr>
        <w:spacing w:after="240"/>
      </w:pPr>
      <w:r>
        <w:rPr>
          <w:rFonts w:hint="eastAsia"/>
        </w:rPr>
        <w:t>就算四翼蜂魔乃是修練有道的妖蟲，但仍脫不了這動物的本能。</w:t>
      </w:r>
    </w:p>
    <w:p w:rsidR="00C04663" w:rsidRDefault="00A7259F" w:rsidP="00813907">
      <w:pPr>
        <w:spacing w:after="240"/>
      </w:pPr>
      <w:r>
        <w:rPr>
          <w:rFonts w:hint="eastAsia"/>
        </w:rPr>
        <w:t>此時，在四翼蜂魔的巢穴中，李龍飛跟黃襄正略帶緊張地跟著大白往深處走去。</w:t>
      </w:r>
    </w:p>
    <w:p w:rsidR="00C04663" w:rsidRDefault="00A7259F" w:rsidP="00813907">
      <w:pPr>
        <w:spacing w:after="240"/>
      </w:pPr>
      <w:r>
        <w:rPr>
          <w:rFonts w:hint="eastAsia"/>
        </w:rPr>
        <w:t>一路上，越靠內所見到的蜂魔修為越是高深，甚至還曾遇到一隻跟大白一樣都是妖丹四轉初期的白玉巨蜂。</w:t>
      </w:r>
    </w:p>
    <w:p w:rsidR="00C04663" w:rsidRDefault="00A7259F" w:rsidP="00813907">
      <w:pPr>
        <w:spacing w:after="240"/>
      </w:pPr>
      <w:r>
        <w:rPr>
          <w:rFonts w:hint="eastAsia"/>
        </w:rPr>
        <w:t>所幸，在黃襄事先強烈的要求下，大白見到那白玉巨蜂只是稍做停留交換訊息了下，跟著就往另一個方向走去。</w:t>
      </w:r>
    </w:p>
    <w:p w:rsidR="00C04663" w:rsidRDefault="00A7259F" w:rsidP="00813907">
      <w:pPr>
        <w:spacing w:after="240"/>
      </w:pPr>
      <w:r>
        <w:rPr>
          <w:rFonts w:hint="eastAsia"/>
        </w:rPr>
        <w:t>另一方面，這也多虧李龍飛的</w:t>
      </w:r>
      <w:r w:rsidR="00375419">
        <w:rPr>
          <w:rFonts w:hint="eastAsia"/>
        </w:rPr>
        <w:t>靈識</w:t>
      </w:r>
      <w:r>
        <w:rPr>
          <w:rFonts w:hint="eastAsia"/>
        </w:rPr>
        <w:t>範圍很大，老早便能探察到前方的蜂魔從而避開，所以即使是在遇到那白玉巨蜂時，李龍飛兩人也早已躲得遠遠的，沒讓對方給發現到。</w:t>
      </w:r>
    </w:p>
    <w:p w:rsidR="00C04663" w:rsidRDefault="00A7259F" w:rsidP="00813907">
      <w:pPr>
        <w:spacing w:after="240"/>
      </w:pPr>
      <w:r>
        <w:rPr>
          <w:rFonts w:hint="eastAsia"/>
        </w:rPr>
        <w:t>「看來我的靈識並不是普通的強，否則那白玉巨蜂的修為高我一個境界，在靈識方面仍是不即我，如果到時後我築基了，不知道還能強上多少？」，李龍飛若有悟地想著，不過，眼下不是去深究這問題的時後，要是他們兩人逃不過此劫，靈識再強也是沒有甚麼屁用。</w:t>
      </w:r>
    </w:p>
    <w:p w:rsidR="00C04663" w:rsidRDefault="00A7259F" w:rsidP="00813907">
      <w:pPr>
        <w:spacing w:after="240"/>
      </w:pPr>
      <w:r>
        <w:rPr>
          <w:rFonts w:hint="eastAsia"/>
        </w:rPr>
        <w:lastRenderedPageBreak/>
        <w:t>再過一個時辰，大白帶著兩人來到了巢穴的極深處，此處已是大白權限所能到的最深處，再過去，根據大白所描述，是蜂窩中的禁區，只有蜂后，公蜂，以及服侍蜂后的侍女蜂可以靠近而已。</w:t>
      </w:r>
    </w:p>
    <w:p w:rsidR="00C04663" w:rsidRDefault="00A7259F" w:rsidP="00813907">
      <w:pPr>
        <w:spacing w:after="240"/>
      </w:pPr>
      <w:r>
        <w:rPr>
          <w:rFonts w:hint="eastAsia"/>
        </w:rPr>
        <w:t>即使黃襄不斷要求，大白仍是搖頭拒絕再帶兩人前進一步，不得已，黃襄只得將大白收入靈寵袋中，準備與李龍飛兩人自行進入。</w:t>
      </w:r>
    </w:p>
    <w:p w:rsidR="00C04663" w:rsidRDefault="00A7259F" w:rsidP="00813907">
      <w:pPr>
        <w:spacing w:after="240"/>
      </w:pPr>
      <w:r>
        <w:rPr>
          <w:rFonts w:hint="eastAsia"/>
        </w:rPr>
        <w:t>隨著大白被收入靈寵袋中，李龍飛兩人又往前走了幾步，不一會，蜂巢內的通道慢慢寬敞了起來，已可以讓兩人同時併間而行，同時前方迎面傳來陣陣花草香味，讓人聞之便覺得精神氣爽。</w:t>
      </w:r>
    </w:p>
    <w:p w:rsidR="00C04663" w:rsidRDefault="00A7259F" w:rsidP="00813907">
      <w:pPr>
        <w:spacing w:after="240"/>
      </w:pPr>
      <w:r>
        <w:rPr>
          <w:rFonts w:hint="eastAsia"/>
        </w:rPr>
        <w:t>在退後已無去路的情況下，雖不知前方會遇到甚麼，但如在這不走，又難保會有其他蜂魔過來，沒辦法，只能往內走去。</w:t>
      </w:r>
    </w:p>
    <w:p w:rsidR="00C04663" w:rsidRDefault="00A7259F" w:rsidP="00813907">
      <w:pPr>
        <w:spacing w:after="240"/>
      </w:pPr>
      <w:r>
        <w:rPr>
          <w:rFonts w:hint="eastAsia"/>
        </w:rPr>
        <w:t>就這樣不知道又走了多少距離，突然來到了通道的出口，眼前所出現的，竟是一個奇異的巨大蜂房。</w:t>
      </w:r>
    </w:p>
    <w:p w:rsidR="00C04663" w:rsidRDefault="00A7259F" w:rsidP="00813907">
      <w:pPr>
        <w:spacing w:after="240"/>
      </w:pPr>
      <w:r>
        <w:rPr>
          <w:rFonts w:hint="eastAsia"/>
        </w:rPr>
        <w:t>這間巨大蜂房，比起之前那儲存蜜靈液的房間還要大上許多，甚至放眼望去，看底部的盡頭至少有數里遠，如此一來，反倒比原本從外看到的蜂巢還要大上不少，這樣的空間，理應不在蜂巢之內，但卻真真切切地呈現在兩人面前，讓李龍飛與黃襄兩人，不禁為之一愣。</w:t>
      </w:r>
    </w:p>
    <w:p w:rsidR="00C04663" w:rsidRDefault="00A7259F" w:rsidP="00813907">
      <w:pPr>
        <w:spacing w:after="240"/>
      </w:pPr>
      <w:r>
        <w:rPr>
          <w:rFonts w:hint="eastAsia"/>
        </w:rPr>
        <w:t>李龍飛</w:t>
      </w:r>
      <w:r w:rsidR="00375419">
        <w:rPr>
          <w:rFonts w:hint="eastAsia"/>
        </w:rPr>
        <w:t>靈識</w:t>
      </w:r>
      <w:r>
        <w:rPr>
          <w:rFonts w:hint="eastAsia"/>
        </w:rPr>
        <w:t>向四方略一察看，馬上明白了其中的原因，原來這蜂房內雖有一部份的牆壁是與通道的材質一致，但剩下的大半部份，卻都是天然的岩石，更遠處的邊緣，還長著幾株顏色各異的靈花奇草，與其說是蜂巢內的房間，還不如說是天然的洞穴靈窟。</w:t>
      </w:r>
    </w:p>
    <w:p w:rsidR="00C04663" w:rsidRDefault="00A7259F" w:rsidP="00813907">
      <w:pPr>
        <w:spacing w:after="240"/>
      </w:pPr>
      <w:r>
        <w:rPr>
          <w:rFonts w:hint="eastAsia"/>
        </w:rPr>
        <w:t>想來這這裡極有可能就是蜂后所在的房間了，敢情當初蜂后在尋找築巢之地時，偶然發現這靈窟寶穴，便以此為基底，再一點一滴將蜂窩築在這靈窟上頭了。</w:t>
      </w:r>
    </w:p>
    <w:p w:rsidR="00C04663" w:rsidRDefault="00A7259F" w:rsidP="00813907">
      <w:pPr>
        <w:spacing w:after="240"/>
      </w:pPr>
      <w:r>
        <w:rPr>
          <w:rFonts w:hint="eastAsia"/>
        </w:rPr>
        <w:t>如此這番推測，李龍飛再看去這寬敞的蜂后房，倒也就不覺得奇怪。</w:t>
      </w:r>
    </w:p>
    <w:p w:rsidR="00C04663" w:rsidRDefault="00A7259F" w:rsidP="00813907">
      <w:pPr>
        <w:spacing w:after="240"/>
      </w:pPr>
      <w:r>
        <w:rPr>
          <w:rFonts w:hint="eastAsia"/>
        </w:rPr>
        <w:t>只是這他念頭一轉，跟著便想起一個致命的問題！</w:t>
      </w:r>
    </w:p>
    <w:p w:rsidR="00C04663" w:rsidRDefault="00A7259F" w:rsidP="00813907">
      <w:pPr>
        <w:spacing w:after="240"/>
      </w:pPr>
      <w:r>
        <w:rPr>
          <w:rFonts w:hint="eastAsia"/>
        </w:rPr>
        <w:t>既然這裡是蜂后居住的所在地，那蜂后呢！</w:t>
      </w:r>
    </w:p>
    <w:p w:rsidR="00C04663" w:rsidRDefault="00A7259F" w:rsidP="00813907">
      <w:pPr>
        <w:spacing w:after="240"/>
      </w:pPr>
      <w:r>
        <w:rPr>
          <w:rFonts w:hint="eastAsia"/>
        </w:rPr>
        <w:t>他還沒問出口，黃襄便拉著他的袖口，顫聲靠著他說道，「龍…龍飛哥哥…你看那裡…」</w:t>
      </w:r>
    </w:p>
    <w:p w:rsidR="00C04663" w:rsidRDefault="00A7259F" w:rsidP="00813907">
      <w:pPr>
        <w:spacing w:after="240"/>
      </w:pPr>
      <w:r>
        <w:rPr>
          <w:rFonts w:hint="eastAsia"/>
        </w:rPr>
        <w:t>順著黃襄的眼神看去，只見蜂房的中段的頂端，一個巨大無比的隙縫撕裂在那，好像整個洞窟被人硬生生砸出了個洞口！一股無法形容的威壓，從那裂縫出傳出，一個巨大的蜂魔，約莫百丈大小，從那個裂縫處，伸出了半個身子，雙眼黯淡，</w:t>
      </w:r>
      <w:r>
        <w:rPr>
          <w:rFonts w:hint="eastAsia"/>
        </w:rPr>
        <w:lastRenderedPageBreak/>
        <w:t>動也不動地卡在那裡像攀扶著窗口一樣。</w:t>
      </w:r>
    </w:p>
    <w:p w:rsidR="00C04663" w:rsidRDefault="00A7259F" w:rsidP="00813907">
      <w:pPr>
        <w:spacing w:after="240"/>
      </w:pPr>
      <w:r>
        <w:rPr>
          <w:rFonts w:hint="eastAsia"/>
        </w:rPr>
        <w:t>那蜂后露出的上半身上，一</w:t>
      </w:r>
      <w:ins w:id="4921" w:author="Administrator" w:date="2019-06-16T15:28:00Z">
        <w:r w:rsidR="009B64F9">
          <w:rPr>
            <w:rFonts w:hint="eastAsia"/>
          </w:rPr>
          <w:t>對</w:t>
        </w:r>
      </w:ins>
      <w:del w:id="4922" w:author="Administrator" w:date="2019-06-16T15:28:00Z">
        <w:r w:rsidDel="009B64F9">
          <w:rPr>
            <w:rFonts w:hint="eastAsia"/>
          </w:rPr>
          <w:delText>雙</w:delText>
        </w:r>
      </w:del>
      <w:r>
        <w:rPr>
          <w:rFonts w:hint="eastAsia"/>
        </w:rPr>
        <w:t>讓人一眼看去便頭皮發麻的雙顎，</w:t>
      </w:r>
      <w:ins w:id="4923" w:author="Administrator" w:date="2019-06-16T15:28:00Z">
        <w:r w:rsidR="009B64F9">
          <w:rPr>
            <w:rFonts w:hint="eastAsia"/>
          </w:rPr>
          <w:t>狀如</w:t>
        </w:r>
      </w:ins>
      <w:ins w:id="4924" w:author="Administrator" w:date="2019-06-16T15:29:00Z">
        <w:r w:rsidR="009B64F9">
          <w:rPr>
            <w:rFonts w:hint="eastAsia"/>
          </w:rPr>
          <w:t>銳剪，</w:t>
        </w:r>
      </w:ins>
      <w:r>
        <w:rPr>
          <w:rFonts w:hint="eastAsia"/>
        </w:rPr>
        <w:t>似乎只需這麼稍稍一咬，就可以輕易地將尋常的築基修士給斷成兩截。</w:t>
      </w:r>
    </w:p>
    <w:p w:rsidR="00C04663" w:rsidRDefault="00A7259F" w:rsidP="00813907">
      <w:pPr>
        <w:spacing w:after="240"/>
      </w:pPr>
      <w:r>
        <w:rPr>
          <w:rFonts w:hint="eastAsia"/>
        </w:rPr>
        <w:t>好在此時牠像是沉睡似的，身上散發出來的靈壓雖強，但卻沒有遠離洞口太遠，否則光是那等威壓，怕是他們想反抗都無法抵抗得住。</w:t>
      </w:r>
    </w:p>
    <w:p w:rsidR="00C04663" w:rsidRDefault="00A7259F" w:rsidP="00813907">
      <w:pPr>
        <w:spacing w:after="240"/>
      </w:pPr>
      <w:r>
        <w:rPr>
          <w:rFonts w:hint="eastAsia"/>
        </w:rPr>
        <w:t>李龍飛額頭滴下一滴冷汗，小心翼翼地看向黃襄，見到後者同樣臉色慘白望向自己，拉了拉衣角，</w:t>
      </w:r>
      <w:r w:rsidR="008B78B0">
        <w:rPr>
          <w:rFonts w:hint="eastAsia"/>
        </w:rPr>
        <w:t>示意</w:t>
      </w:r>
      <w:r>
        <w:rPr>
          <w:rFonts w:hint="eastAsia"/>
        </w:rPr>
        <w:t>對方退出洞穴之後，這才鬆了口氣，面如沉水般沉吟道。</w:t>
      </w:r>
    </w:p>
    <w:p w:rsidR="00C04663" w:rsidRDefault="00A7259F" w:rsidP="00813907">
      <w:pPr>
        <w:spacing w:after="240"/>
      </w:pPr>
      <w:r>
        <w:rPr>
          <w:rFonts w:hint="eastAsia"/>
        </w:rPr>
        <w:t>「看起來，這房間的確是蜂后所在的地方，只是與原先估計的有誤，那蜂后房間不是我們能隨便逗留的地方</w:t>
      </w:r>
      <w:r w:rsidR="008B78B0">
        <w:rPr>
          <w:rFonts w:hint="eastAsia"/>
        </w:rPr>
        <w:t>；</w:t>
      </w:r>
      <w:r>
        <w:rPr>
          <w:rFonts w:hint="eastAsia"/>
        </w:rPr>
        <w:t>要是那蜂后醒來，怕是築基</w:t>
      </w:r>
      <w:r w:rsidR="00AD38F9">
        <w:rPr>
          <w:rFonts w:hint="eastAsia"/>
        </w:rPr>
        <w:t>後</w:t>
      </w:r>
      <w:r>
        <w:rPr>
          <w:rFonts w:hint="eastAsia"/>
        </w:rPr>
        <w:t>期的修士也難逃一死。」</w:t>
      </w:r>
    </w:p>
    <w:p w:rsidR="00C04663" w:rsidRDefault="00A7259F" w:rsidP="00813907">
      <w:pPr>
        <w:spacing w:after="240"/>
      </w:pPr>
      <w:r>
        <w:rPr>
          <w:rFonts w:hint="eastAsia"/>
        </w:rPr>
        <w:t>「這麼說，我們豈不是走進了死胡同了？」黃襄一聽，慘白的臉上更顯得擔憂。</w:t>
      </w:r>
    </w:p>
    <w:p w:rsidR="00C04663" w:rsidRDefault="00DF5C56" w:rsidP="00813907">
      <w:pPr>
        <w:spacing w:after="240"/>
      </w:pPr>
      <w:r>
        <w:rPr>
          <w:rFonts w:hint="eastAsia"/>
        </w:rPr>
        <w:t>「話倒也不能這麼說…」李龍飛略一遲疑後，開口說道，「方才我不是說，那是蜂后醒來的情況下嗎？」</w:t>
      </w:r>
    </w:p>
    <w:p w:rsidR="00C04663" w:rsidRDefault="00DF5C56" w:rsidP="00813907">
      <w:pPr>
        <w:spacing w:after="240"/>
      </w:pPr>
      <w:r>
        <w:rPr>
          <w:rFonts w:hint="eastAsia"/>
        </w:rPr>
        <w:t>「雖然不知道為什麼，但那蜂后看起來似乎在沉睡中。只要我們小心一點，不驚動牠，應該有七成的機會可以通過這房間。只不過…」</w:t>
      </w:r>
    </w:p>
    <w:p w:rsidR="00C04663" w:rsidRDefault="00DF5C56" w:rsidP="00813907">
      <w:pPr>
        <w:spacing w:after="240"/>
      </w:pPr>
      <w:r>
        <w:rPr>
          <w:rFonts w:hint="eastAsia"/>
        </w:rPr>
        <w:t>「只不過甚麼？」黃襄聽到</w:t>
      </w:r>
      <w:r w:rsidR="00F96B28">
        <w:rPr>
          <w:rFonts w:hint="eastAsia"/>
        </w:rPr>
        <w:t>這裡，有些著急問道。</w:t>
      </w:r>
    </w:p>
    <w:p w:rsidR="00C04663" w:rsidRDefault="00F96B28" w:rsidP="00813907">
      <w:pPr>
        <w:spacing w:after="240"/>
      </w:pPr>
      <w:r>
        <w:rPr>
          <w:rFonts w:hint="eastAsia"/>
        </w:rPr>
        <w:t>「只不過，這洞穴太大，我的靈識也看不到底，如果裡頭沒有出口，那我們貿然進去，可就自找死路了。」</w:t>
      </w:r>
      <w:r w:rsidR="001E7E09">
        <w:rPr>
          <w:rFonts w:hint="eastAsia"/>
        </w:rPr>
        <w:t>李龍飛有些遲疑。</w:t>
      </w:r>
    </w:p>
    <w:p w:rsidR="00C04663" w:rsidRDefault="001E7E09" w:rsidP="00813907">
      <w:pPr>
        <w:spacing w:after="240"/>
      </w:pPr>
      <w:r>
        <w:rPr>
          <w:rFonts w:hint="eastAsia"/>
        </w:rPr>
        <w:t>憑良心講，如果是以前，他肯定沒甚麼好猶豫；畢竟以前的他做事情不懂瞻前顧後，常常一個衝動就豁出去了。</w:t>
      </w:r>
    </w:p>
    <w:p w:rsidR="00C04663" w:rsidRDefault="001E7E09" w:rsidP="00813907">
      <w:pPr>
        <w:spacing w:after="240"/>
      </w:pPr>
      <w:r>
        <w:rPr>
          <w:rFonts w:hint="eastAsia"/>
        </w:rPr>
        <w:t>但經歷了那麼多事，個性無形間被打磨許多，加上現在佳人跟隨在一旁，就算不顧自己，也</w:t>
      </w:r>
      <w:r w:rsidR="00E95357">
        <w:rPr>
          <w:rFonts w:hint="eastAsia"/>
        </w:rPr>
        <w:t>得</w:t>
      </w:r>
      <w:r>
        <w:rPr>
          <w:rFonts w:hint="eastAsia"/>
        </w:rPr>
        <w:t>替對方著想，所以才會</w:t>
      </w:r>
      <w:r w:rsidR="00E95357">
        <w:rPr>
          <w:rFonts w:hint="eastAsia"/>
        </w:rPr>
        <w:t>再三考慮。</w:t>
      </w:r>
    </w:p>
    <w:p w:rsidR="00C04663" w:rsidRDefault="00E95357" w:rsidP="00813907">
      <w:pPr>
        <w:spacing w:after="240"/>
      </w:pPr>
      <w:r>
        <w:rPr>
          <w:rFonts w:hint="eastAsia"/>
        </w:rPr>
        <w:t>但他卻忘了黃襄的膽識同樣是</w:t>
      </w:r>
      <w:r w:rsidRPr="00E95357">
        <w:rPr>
          <w:rFonts w:hint="eastAsia"/>
        </w:rPr>
        <w:t>巾幗不讓鬚眉</w:t>
      </w:r>
      <w:r>
        <w:rPr>
          <w:rFonts w:hint="eastAsia"/>
        </w:rPr>
        <w:t>。</w:t>
      </w:r>
    </w:p>
    <w:p w:rsidR="00C04663" w:rsidRDefault="00E95357" w:rsidP="00813907">
      <w:pPr>
        <w:spacing w:after="240"/>
      </w:pPr>
      <w:r>
        <w:rPr>
          <w:rFonts w:hint="eastAsia"/>
        </w:rPr>
        <w:t>「龍飛哥哥，既然咱們退無可退，那不如冒險一搏；就算真的找不到出口，也總比在這瞎耗著等那蜂后醒來來得好啊。」黃襄</w:t>
      </w:r>
      <w:r w:rsidR="00DF3C6E">
        <w:rPr>
          <w:rFonts w:hint="eastAsia"/>
        </w:rPr>
        <w:t>劍眉輕輕一挑，很快的就下定決心。</w:t>
      </w:r>
    </w:p>
    <w:p w:rsidR="00C04663" w:rsidRDefault="00DF3C6E" w:rsidP="00813907">
      <w:pPr>
        <w:spacing w:after="240"/>
      </w:pPr>
      <w:r>
        <w:rPr>
          <w:rFonts w:hint="eastAsia"/>
        </w:rPr>
        <w:t>聽到身旁的佳人如此說道，身為男人的李龍飛</w:t>
      </w:r>
      <w:r w:rsidR="000255B5">
        <w:rPr>
          <w:rFonts w:hint="eastAsia"/>
        </w:rPr>
        <w:t>也不好再</w:t>
      </w:r>
      <w:r>
        <w:rPr>
          <w:rFonts w:hint="eastAsia"/>
        </w:rPr>
        <w:t>拒絕，當下微一點頭</w:t>
      </w:r>
      <w:r w:rsidR="000255B5">
        <w:rPr>
          <w:rFonts w:hint="eastAsia"/>
        </w:rPr>
        <w:t>，算是</w:t>
      </w:r>
      <w:r>
        <w:rPr>
          <w:rFonts w:hint="eastAsia"/>
        </w:rPr>
        <w:t>同意</w:t>
      </w:r>
      <w:r w:rsidR="000255B5">
        <w:rPr>
          <w:rFonts w:hint="eastAsia"/>
        </w:rPr>
        <w:t>進去冒險了</w:t>
      </w:r>
      <w:r>
        <w:rPr>
          <w:rFonts w:hint="eastAsia"/>
        </w:rPr>
        <w:t>。</w:t>
      </w:r>
    </w:p>
    <w:p w:rsidR="00C04663" w:rsidRDefault="00916D20" w:rsidP="00813907">
      <w:pPr>
        <w:spacing w:after="240"/>
      </w:pPr>
      <w:r>
        <w:rPr>
          <w:rFonts w:hint="eastAsia"/>
        </w:rPr>
        <w:t>不過在進去之前，幾個準備還是要有的。</w:t>
      </w:r>
    </w:p>
    <w:p w:rsidR="00C04663" w:rsidRDefault="00916D20" w:rsidP="00813907">
      <w:pPr>
        <w:spacing w:after="240"/>
      </w:pPr>
      <w:r>
        <w:rPr>
          <w:rFonts w:hint="eastAsia"/>
        </w:rPr>
        <w:t>李龍飛帶著黃襄</w:t>
      </w:r>
      <w:r w:rsidR="000255B5">
        <w:rPr>
          <w:rFonts w:hint="eastAsia"/>
        </w:rPr>
        <w:t>回到蜂后房間的洞口處，跟著拿</w:t>
      </w:r>
      <w:r w:rsidR="00F20D6E">
        <w:rPr>
          <w:rFonts w:hint="eastAsia"/>
        </w:rPr>
        <w:t>出幾顆天寒珠，埋在地上，並以</w:t>
      </w:r>
      <w:r w:rsidR="00F20D6E">
        <w:rPr>
          <w:rFonts w:hint="eastAsia"/>
        </w:rPr>
        <w:lastRenderedPageBreak/>
        <w:t>靈識在其上留下了一道簡單的命令。</w:t>
      </w:r>
    </w:p>
    <w:p w:rsidR="00C04663" w:rsidRDefault="00F20D6E" w:rsidP="00813907">
      <w:pPr>
        <w:spacing w:after="240"/>
      </w:pPr>
      <w:r>
        <w:rPr>
          <w:rFonts w:hint="eastAsia"/>
        </w:rPr>
        <w:t>只要有人踩上去了，那天寒珠便會爆炸開來，將敵人給困住，同時也讓李龍飛兩人知曉。</w:t>
      </w:r>
    </w:p>
    <w:p w:rsidR="00C04663" w:rsidRDefault="00F20D6E" w:rsidP="00813907">
      <w:pPr>
        <w:spacing w:after="240"/>
      </w:pPr>
      <w:r>
        <w:rPr>
          <w:rFonts w:hint="eastAsia"/>
        </w:rPr>
        <w:t>看著那表面上毫不起眼的藍色小珠，黃襄忍不住伸出小手想要拿起一顆一看究竟。</w:t>
      </w:r>
    </w:p>
    <w:p w:rsidR="00C04663" w:rsidRDefault="00F20D6E" w:rsidP="00813907">
      <w:pPr>
        <w:spacing w:after="240"/>
      </w:pPr>
      <w:r>
        <w:rPr>
          <w:rFonts w:hint="eastAsia"/>
        </w:rPr>
        <w:t>「別，別碰！」李龍飛見狀，連忙以傳音提醒對方，「此乃天寒珠，雖然表面上看起來毫無靈氣，但其內蘊藏著可怕的力量，千萬不要碰到它。」</w:t>
      </w:r>
    </w:p>
    <w:p w:rsidR="00C04663" w:rsidRDefault="00F20D6E" w:rsidP="00813907">
      <w:pPr>
        <w:spacing w:after="240"/>
      </w:pPr>
      <w:r>
        <w:rPr>
          <w:rFonts w:hint="eastAsia"/>
        </w:rPr>
        <w:t>被李龍飛這麼一喊，黃襄才吐了吐舌，將伸出去的</w:t>
      </w:r>
      <w:r w:rsidR="00784572">
        <w:rPr>
          <w:rFonts w:hint="eastAsia"/>
        </w:rPr>
        <w:t>手縮了回來。</w:t>
      </w:r>
    </w:p>
    <w:p w:rsidR="00C04663" w:rsidRDefault="00EF34E9" w:rsidP="00813907">
      <w:pPr>
        <w:spacing w:after="240"/>
      </w:pPr>
      <w:r>
        <w:rPr>
          <w:rFonts w:hint="eastAsia"/>
        </w:rPr>
        <w:t>布置完這些，兩人屏住氣息，躡手躡腳沿著洞穴牆壁，一步一步地往底部走去；也不知道那蜂后到底是怎麼了，即便兩人已經快走到洞穴中段，牠仍是一動也不動沉睡在那。</w:t>
      </w:r>
    </w:p>
    <w:p w:rsidR="00C04663" w:rsidRDefault="00EF34E9" w:rsidP="00813907">
      <w:pPr>
        <w:spacing w:after="240"/>
      </w:pPr>
      <w:r>
        <w:rPr>
          <w:rFonts w:hint="eastAsia"/>
        </w:rPr>
        <w:t>近距離看到，那巨大蜂后的模樣更讓人怵目驚心。</w:t>
      </w:r>
    </w:p>
    <w:p w:rsidR="00C04663" w:rsidRDefault="00EF34E9" w:rsidP="00813907">
      <w:pPr>
        <w:spacing w:after="240"/>
      </w:pPr>
      <w:r>
        <w:rPr>
          <w:rFonts w:hint="eastAsia"/>
        </w:rPr>
        <w:t>尤其是牠</w:t>
      </w:r>
      <w:r w:rsidR="00CA40EC">
        <w:rPr>
          <w:rFonts w:hint="eastAsia"/>
        </w:rPr>
        <w:t>全身</w:t>
      </w:r>
      <w:r>
        <w:rPr>
          <w:rFonts w:hint="eastAsia"/>
        </w:rPr>
        <w:t>長滿了一根根的「細毛」，每一根都約有兩根手指的粗細，看起來堅硬無比，渾像個放大數百倍的刺蝟似的。</w:t>
      </w:r>
    </w:p>
    <w:p w:rsidR="00C04663" w:rsidRDefault="00EF34E9" w:rsidP="00813907">
      <w:pPr>
        <w:spacing w:after="240"/>
      </w:pPr>
      <w:r>
        <w:rPr>
          <w:rFonts w:hint="eastAsia"/>
        </w:rPr>
        <w:t>李龍飛吞了吞</w:t>
      </w:r>
      <w:r w:rsidR="00CA40EC">
        <w:rPr>
          <w:rFonts w:hint="eastAsia"/>
        </w:rPr>
        <w:t>口水，移開目光，繼續往前進，忽然間，他餘光掃過洞穴一處角落，倒吸了口氣。</w:t>
      </w:r>
    </w:p>
    <w:p w:rsidR="00C04663" w:rsidRDefault="00CA40EC" w:rsidP="00813907">
      <w:pPr>
        <w:spacing w:after="240"/>
      </w:pPr>
      <w:r>
        <w:rPr>
          <w:rFonts w:hint="eastAsia"/>
        </w:rPr>
        <w:t>那是靠近蜂后不遠的一個角落，角落旁的牆上依稀有個裂縫，而在裂縫外，數百個嬰兒</w:t>
      </w:r>
      <w:r w:rsidR="00752FC5">
        <w:rPr>
          <w:rFonts w:hint="eastAsia"/>
        </w:rPr>
        <w:t>拳頭</w:t>
      </w:r>
      <w:r>
        <w:rPr>
          <w:rFonts w:hint="eastAsia"/>
        </w:rPr>
        <w:t>般大小的蜂卵</w:t>
      </w:r>
      <w:r w:rsidR="00671229">
        <w:rPr>
          <w:rFonts w:hint="eastAsia"/>
        </w:rPr>
        <w:t>堆在那裏。</w:t>
      </w:r>
    </w:p>
    <w:p w:rsidR="00C04663" w:rsidRDefault="00C04663" w:rsidP="00813907">
      <w:pPr>
        <w:spacing w:after="240"/>
      </w:pPr>
    </w:p>
    <w:p w:rsidR="00C04663" w:rsidRDefault="00C04663" w:rsidP="00813907">
      <w:pPr>
        <w:spacing w:after="240"/>
      </w:pPr>
    </w:p>
    <w:p w:rsidR="00C04663" w:rsidRDefault="00F6390B" w:rsidP="00813907">
      <w:pPr>
        <w:pStyle w:val="12"/>
        <w:numPr>
          <w:ilvl w:val="0"/>
          <w:numId w:val="1"/>
        </w:numPr>
        <w:spacing w:after="240"/>
        <w:ind w:leftChars="0"/>
        <w:outlineLvl w:val="0"/>
      </w:pPr>
      <w:r>
        <w:rPr>
          <w:rFonts w:hint="eastAsia"/>
        </w:rPr>
        <w:t>虎口奪食</w:t>
      </w:r>
    </w:p>
    <w:p w:rsidR="00C04663" w:rsidRDefault="003F62B1" w:rsidP="00813907">
      <w:pPr>
        <w:pStyle w:val="12"/>
        <w:spacing w:after="240"/>
        <w:ind w:leftChars="0" w:left="0"/>
      </w:pPr>
      <w:r>
        <w:rPr>
          <w:rFonts w:hint="eastAsia"/>
        </w:rPr>
        <w:t>此時不只李龍飛注意到了那些蟲卵，黃襄同樣也發現到了；</w:t>
      </w:r>
      <w:r w:rsidR="00931884">
        <w:rPr>
          <w:rFonts w:hint="eastAsia"/>
        </w:rPr>
        <w:t>她</w:t>
      </w:r>
      <w:r>
        <w:rPr>
          <w:rFonts w:hint="eastAsia"/>
        </w:rPr>
        <w:t>兩眼發光，</w:t>
      </w:r>
      <w:r w:rsidR="00931884">
        <w:rPr>
          <w:rFonts w:hint="eastAsia"/>
        </w:rPr>
        <w:t>呼吸急促，雖不說</w:t>
      </w:r>
      <w:r>
        <w:rPr>
          <w:rFonts w:hint="eastAsia"/>
        </w:rPr>
        <w:t>被這誘惑沖昏了頭，但也無法冷靜思考。</w:t>
      </w:r>
    </w:p>
    <w:p w:rsidR="00C04663" w:rsidRDefault="003F62B1" w:rsidP="00813907">
      <w:pPr>
        <w:pStyle w:val="12"/>
        <w:spacing w:after="240"/>
        <w:ind w:leftChars="0" w:left="0"/>
      </w:pPr>
      <w:r>
        <w:rPr>
          <w:rFonts w:hint="eastAsia"/>
        </w:rPr>
        <w:t>要知道，那可是數百顆四翼蜂魔的蟲卵阿！</w:t>
      </w:r>
    </w:p>
    <w:p w:rsidR="008B78B0" w:rsidRDefault="008B78B0" w:rsidP="008B78B0">
      <w:pPr>
        <w:pStyle w:val="12"/>
        <w:spacing w:after="240"/>
        <w:ind w:leftChars="0" w:left="0"/>
      </w:pPr>
      <w:r>
        <w:rPr>
          <w:rFonts w:hint="eastAsia"/>
        </w:rPr>
        <w:t>修仙界中，千奇百怪各種技藝都有，其中育蟲一脈，雖不說流傳盛廣，卻也並不少見。</w:t>
      </w:r>
    </w:p>
    <w:p w:rsidR="008B78B0" w:rsidRDefault="008B78B0" w:rsidP="008B78B0">
      <w:pPr>
        <w:pStyle w:val="12"/>
        <w:spacing w:after="240"/>
        <w:ind w:leftChars="0" w:left="0"/>
      </w:pPr>
      <w:r>
        <w:rPr>
          <w:rFonts w:hint="eastAsia"/>
        </w:rPr>
        <w:t>早在李龍飛還在自在道時，就曾因飼養髑蛐毒蟲，被自在道掌門賞賜過一套小育蟲術的育蟲心法。</w:t>
      </w:r>
    </w:p>
    <w:p w:rsidR="008B78B0" w:rsidRDefault="008B78B0" w:rsidP="008B78B0">
      <w:pPr>
        <w:pStyle w:val="12"/>
        <w:spacing w:after="240"/>
        <w:ind w:leftChars="0" w:left="0"/>
      </w:pPr>
      <w:r>
        <w:rPr>
          <w:rFonts w:hint="eastAsia"/>
        </w:rPr>
        <w:lastRenderedPageBreak/>
        <w:t>只是，那畢竟是一些皮毛，加上後來髑蛐護主而亡，李龍飛悲痛之下，也就沒再繼續飼養其他的靈蟲。</w:t>
      </w:r>
    </w:p>
    <w:p w:rsidR="008B78B0" w:rsidRDefault="008B78B0" w:rsidP="008B78B0">
      <w:pPr>
        <w:pStyle w:val="12"/>
        <w:spacing w:after="240"/>
        <w:ind w:leftChars="0" w:left="0"/>
      </w:pPr>
      <w:r>
        <w:rPr>
          <w:rFonts w:hint="eastAsia"/>
        </w:rPr>
        <w:t>但這不代表育蟲一術不值得一學，相反的，它是可以跟陣法，煉丹，煉器，魁儡等各種奇術相提並論的。</w:t>
      </w:r>
    </w:p>
    <w:p w:rsidR="008B78B0" w:rsidRDefault="008B78B0" w:rsidP="008B78B0">
      <w:pPr>
        <w:pStyle w:val="12"/>
        <w:spacing w:after="240"/>
        <w:ind w:leftChars="0" w:left="0"/>
      </w:pPr>
      <w:r>
        <w:rPr>
          <w:rFonts w:hint="eastAsia"/>
        </w:rPr>
        <w:t>而很明顯的，黃襄的師傅對此鑽研必定是有些心得的，否則黃襄也不會懂得驅趕綠眼蟲和使用同心術操控靈蟲。</w:t>
      </w:r>
    </w:p>
    <w:p w:rsidR="00C04663" w:rsidRDefault="008B78B0" w:rsidP="00813907">
      <w:pPr>
        <w:pStyle w:val="12"/>
        <w:spacing w:after="240"/>
        <w:ind w:leftChars="0" w:left="0"/>
      </w:pPr>
      <w:r>
        <w:rPr>
          <w:rFonts w:hint="eastAsia"/>
        </w:rPr>
        <w:t>而</w:t>
      </w:r>
      <w:r w:rsidR="00514348">
        <w:rPr>
          <w:rFonts w:hint="eastAsia"/>
        </w:rPr>
        <w:t>對於懂御蟲修士來說，</w:t>
      </w:r>
      <w:r>
        <w:rPr>
          <w:rFonts w:hint="eastAsia"/>
        </w:rPr>
        <w:t>一隻成年的四翼蜂魔也許沒甚麼，但一顆四翼蜂魔的卵，可是價值數</w:t>
      </w:r>
      <w:r w:rsidR="00AD38F9">
        <w:rPr>
          <w:rFonts w:hint="eastAsia"/>
        </w:rPr>
        <w:t>十</w:t>
      </w:r>
      <w:r>
        <w:rPr>
          <w:rFonts w:hint="eastAsia"/>
        </w:rPr>
        <w:t>，甚至上</w:t>
      </w:r>
      <w:r w:rsidR="00AD38F9">
        <w:rPr>
          <w:rFonts w:hint="eastAsia"/>
        </w:rPr>
        <w:t>百</w:t>
      </w:r>
      <w:r>
        <w:rPr>
          <w:rFonts w:hint="eastAsia"/>
        </w:rPr>
        <w:t>靈石的說。</w:t>
      </w:r>
    </w:p>
    <w:p w:rsidR="00C04663" w:rsidRDefault="008B78B0" w:rsidP="00813907">
      <w:pPr>
        <w:pStyle w:val="12"/>
        <w:spacing w:after="240"/>
        <w:ind w:leftChars="0" w:left="0"/>
      </w:pPr>
      <w:r>
        <w:rPr>
          <w:rFonts w:hint="eastAsia"/>
        </w:rPr>
        <w:t>眼下那一堆白色蟲卵，在李龍飛眼中</w:t>
      </w:r>
      <w:r w:rsidR="00514348">
        <w:rPr>
          <w:rFonts w:hint="eastAsia"/>
        </w:rPr>
        <w:t>不過是一堆卵</w:t>
      </w:r>
      <w:r>
        <w:rPr>
          <w:rFonts w:hint="eastAsia"/>
        </w:rPr>
        <w:t>，但在黃襄眼中可就是</w:t>
      </w:r>
      <w:r w:rsidR="00514348">
        <w:rPr>
          <w:rFonts w:hint="eastAsia"/>
        </w:rPr>
        <w:t>滿滿一堆任人取割的靈石，怎能不叫她興奮呢？</w:t>
      </w:r>
    </w:p>
    <w:p w:rsidR="00C04663" w:rsidRDefault="00E43ACA" w:rsidP="00813907">
      <w:pPr>
        <w:pStyle w:val="12"/>
        <w:spacing w:after="240"/>
        <w:ind w:leftChars="0" w:left="0"/>
      </w:pPr>
      <w:r>
        <w:rPr>
          <w:rFonts w:hint="eastAsia"/>
        </w:rPr>
        <w:t>不過興奮歸興奮，要拿到那堆蟲卵恐怕不簡單。</w:t>
      </w:r>
    </w:p>
    <w:p w:rsidR="00C04663" w:rsidRDefault="00E43ACA" w:rsidP="00813907">
      <w:pPr>
        <w:pStyle w:val="12"/>
        <w:spacing w:after="240"/>
        <w:ind w:leftChars="0" w:left="0"/>
      </w:pPr>
      <w:r>
        <w:rPr>
          <w:rFonts w:hint="eastAsia"/>
        </w:rPr>
        <w:t>無它，那堆蟲卵距離蜂后不過數十步距離而已，想要在不驚動蜂后情況下拿完蟲卵再跑到洞底，恐怕是癡人說夢的事。</w:t>
      </w:r>
    </w:p>
    <w:p w:rsidR="00C04663" w:rsidRDefault="00E43ACA" w:rsidP="00813907">
      <w:pPr>
        <w:pStyle w:val="12"/>
        <w:spacing w:after="240"/>
        <w:ind w:leftChars="0" w:left="0"/>
      </w:pPr>
      <w:r>
        <w:rPr>
          <w:rFonts w:hint="eastAsia"/>
        </w:rPr>
        <w:t>想了想，</w:t>
      </w:r>
      <w:r w:rsidR="00956412">
        <w:rPr>
          <w:rFonts w:hint="eastAsia"/>
        </w:rPr>
        <w:t>黃襄即使再怎麼心動，還是忍了下來。</w:t>
      </w:r>
    </w:p>
    <w:p w:rsidR="00C04663" w:rsidRDefault="00956412" w:rsidP="00813907">
      <w:pPr>
        <w:pStyle w:val="12"/>
        <w:spacing w:after="240"/>
        <w:ind w:leftChars="0" w:left="0"/>
      </w:pPr>
      <w:r>
        <w:rPr>
          <w:rFonts w:hint="eastAsia"/>
        </w:rPr>
        <w:t>倒是李</w:t>
      </w:r>
      <w:r w:rsidR="00C310B1">
        <w:rPr>
          <w:rFonts w:hint="eastAsia"/>
        </w:rPr>
        <w:t>龍飛在一旁，看著佳人的眼波閃動，暗嘆了一口氣，悄悄地往角落</w:t>
      </w:r>
      <w:r>
        <w:rPr>
          <w:rFonts w:hint="eastAsia"/>
        </w:rPr>
        <w:t>靠去。</w:t>
      </w:r>
    </w:p>
    <w:p w:rsidR="00C04663" w:rsidRDefault="00956412" w:rsidP="00813907">
      <w:pPr>
        <w:pStyle w:val="12"/>
        <w:spacing w:after="240"/>
        <w:ind w:leftChars="0" w:left="0"/>
      </w:pPr>
      <w:r>
        <w:rPr>
          <w:rFonts w:hint="eastAsia"/>
        </w:rPr>
        <w:t>「龍飛哥哥！你幹甚麼！」黃襄注意到李龍飛的舉動，忍不住驚呼傳音道。</w:t>
      </w:r>
    </w:p>
    <w:p w:rsidR="00C04663" w:rsidRDefault="00956412" w:rsidP="00813907">
      <w:pPr>
        <w:pStyle w:val="12"/>
        <w:spacing w:after="240"/>
        <w:ind w:leftChars="0" w:left="0"/>
      </w:pPr>
      <w:r>
        <w:rPr>
          <w:rFonts w:hint="eastAsia"/>
        </w:rPr>
        <w:t>「沒事，妳先往洞底走去，我等等就來。」李龍飛小心翼翼，</w:t>
      </w:r>
      <w:r w:rsidR="00C310B1">
        <w:rPr>
          <w:rFonts w:hint="eastAsia"/>
        </w:rPr>
        <w:t>一邊觀察著蜂后一邊走去。</w:t>
      </w:r>
    </w:p>
    <w:p w:rsidR="00C04663" w:rsidRDefault="00C310B1" w:rsidP="00813907">
      <w:pPr>
        <w:pStyle w:val="12"/>
        <w:spacing w:after="240"/>
        <w:ind w:leftChars="0" w:left="0"/>
      </w:pPr>
      <w:r>
        <w:rPr>
          <w:rFonts w:hint="eastAsia"/>
        </w:rPr>
        <w:t>「這怎麼行</w:t>
      </w:r>
      <w:r w:rsidR="001478E2">
        <w:rPr>
          <w:rFonts w:hint="eastAsia"/>
        </w:rPr>
        <w:t>，要去，咱們倆一起去！」</w:t>
      </w:r>
      <w:r w:rsidR="00993C46">
        <w:rPr>
          <w:rFonts w:hint="eastAsia"/>
        </w:rPr>
        <w:t>黃襄自然</w:t>
      </w:r>
      <w:r w:rsidR="001478E2">
        <w:rPr>
          <w:rFonts w:hint="eastAsia"/>
        </w:rPr>
        <w:t>不願對方</w:t>
      </w:r>
      <w:r w:rsidR="00993C46">
        <w:rPr>
          <w:rFonts w:hint="eastAsia"/>
        </w:rPr>
        <w:t>獨自</w:t>
      </w:r>
      <w:r w:rsidR="001478E2">
        <w:rPr>
          <w:rFonts w:hint="eastAsia"/>
        </w:rPr>
        <w:t>冒險</w:t>
      </w:r>
      <w:r w:rsidR="00993C46">
        <w:rPr>
          <w:rFonts w:hint="eastAsia"/>
        </w:rPr>
        <w:t>，銀牙一咬，便也想跟上</w:t>
      </w:r>
      <w:r w:rsidR="001478E2">
        <w:rPr>
          <w:rFonts w:hint="eastAsia"/>
        </w:rPr>
        <w:t>。</w:t>
      </w:r>
    </w:p>
    <w:p w:rsidR="00C04663" w:rsidRDefault="00993C46" w:rsidP="00813907">
      <w:pPr>
        <w:pStyle w:val="12"/>
        <w:spacing w:after="240"/>
        <w:ind w:leftChars="0" w:left="0"/>
      </w:pPr>
      <w:r>
        <w:rPr>
          <w:rFonts w:hint="eastAsia"/>
        </w:rPr>
        <w:t>李龍飛卻搖了搖頭，「人多反而更容易引起牠的注意。放心吧，我不會拿自己性命開完笑，反倒是妳，如果能先去洞底找到出口，對我們也比較有利…」</w:t>
      </w:r>
    </w:p>
    <w:p w:rsidR="00C04663" w:rsidRDefault="00C310B1" w:rsidP="00813907">
      <w:pPr>
        <w:pStyle w:val="12"/>
        <w:spacing w:after="240"/>
        <w:ind w:leftChars="0" w:left="0"/>
      </w:pPr>
      <w:r>
        <w:rPr>
          <w:rFonts w:hint="eastAsia"/>
        </w:rPr>
        <w:t>眼看李龍飛</w:t>
      </w:r>
      <w:r w:rsidR="00993C46">
        <w:rPr>
          <w:rFonts w:hint="eastAsia"/>
        </w:rPr>
        <w:t>堅持，黃襄再怎麼笨，也明白對方這都是為了自己，</w:t>
      </w:r>
      <w:r>
        <w:rPr>
          <w:rFonts w:hint="eastAsia"/>
        </w:rPr>
        <w:t>心中一陣感激</w:t>
      </w:r>
      <w:r w:rsidR="00993C46">
        <w:rPr>
          <w:rFonts w:hint="eastAsia"/>
        </w:rPr>
        <w:t>之後</w:t>
      </w:r>
      <w:r>
        <w:rPr>
          <w:rFonts w:hint="eastAsia"/>
        </w:rPr>
        <w:t>，</w:t>
      </w:r>
      <w:r w:rsidR="00993C46">
        <w:rPr>
          <w:rFonts w:hint="eastAsia"/>
        </w:rPr>
        <w:t>只得依言先去尋找出口。</w:t>
      </w:r>
    </w:p>
    <w:p w:rsidR="00C04663" w:rsidRDefault="00993C46" w:rsidP="00813907">
      <w:pPr>
        <w:pStyle w:val="12"/>
        <w:spacing w:after="240"/>
        <w:ind w:leftChars="0" w:left="0"/>
      </w:pPr>
      <w:r>
        <w:rPr>
          <w:rFonts w:hint="eastAsia"/>
        </w:rPr>
        <w:t>畢竟不管取不取蜂卵，沒找到出口，一切都只是打水漂而已。</w:t>
      </w:r>
    </w:p>
    <w:p w:rsidR="00C04663" w:rsidRDefault="000D63F0" w:rsidP="00813907">
      <w:pPr>
        <w:pStyle w:val="12"/>
        <w:spacing w:after="240"/>
        <w:ind w:leftChars="0" w:left="0"/>
      </w:pPr>
      <w:r>
        <w:rPr>
          <w:rFonts w:hint="eastAsia"/>
        </w:rPr>
        <w:t>看著黃襄往洞口走去，</w:t>
      </w:r>
      <w:r w:rsidR="00805600">
        <w:rPr>
          <w:rFonts w:hint="eastAsia"/>
        </w:rPr>
        <w:t>李龍飛這才</w:t>
      </w:r>
      <w:r w:rsidR="00DA18DE">
        <w:rPr>
          <w:rFonts w:hint="eastAsia"/>
        </w:rPr>
        <w:t>從懷中掏出一張道符祭起，頓時身外浮現一圈防護罩。</w:t>
      </w:r>
    </w:p>
    <w:p w:rsidR="00C04663" w:rsidRDefault="00DA18DE" w:rsidP="00813907">
      <w:pPr>
        <w:pStyle w:val="12"/>
        <w:spacing w:after="240"/>
        <w:ind w:leftChars="0" w:left="0"/>
      </w:pPr>
      <w:r>
        <w:rPr>
          <w:rFonts w:hint="eastAsia"/>
        </w:rPr>
        <w:t>此乃之前他殺死黑風三煞時奪得的一張保命道符，雖說在那蜂后面前，能起的作</w:t>
      </w:r>
      <w:r>
        <w:rPr>
          <w:rFonts w:hint="eastAsia"/>
        </w:rPr>
        <w:lastRenderedPageBreak/>
        <w:t>用微乎其微，但也算是保個心安。</w:t>
      </w:r>
    </w:p>
    <w:p w:rsidR="00C04663" w:rsidRDefault="00185C8E" w:rsidP="00813907">
      <w:pPr>
        <w:pStyle w:val="12"/>
        <w:spacing w:after="240"/>
        <w:ind w:leftChars="0" w:left="0"/>
      </w:pPr>
      <w:r>
        <w:rPr>
          <w:rFonts w:hint="eastAsia"/>
        </w:rPr>
        <w:t>跟著他又拿起另一張符</w:t>
      </w:r>
      <w:r w:rsidR="005200F7">
        <w:rPr>
          <w:rFonts w:hint="eastAsia"/>
        </w:rPr>
        <w:t>籙，上頭黑漆漆的幾筆符文，雖然看不出是甚麼，但隱隱</w:t>
      </w:r>
      <w:r w:rsidR="0070596E">
        <w:rPr>
          <w:rFonts w:hint="eastAsia"/>
        </w:rPr>
        <w:t>散發出一股</w:t>
      </w:r>
      <w:r w:rsidR="005200F7">
        <w:rPr>
          <w:rFonts w:hint="eastAsia"/>
        </w:rPr>
        <w:t>龐大的靈壓</w:t>
      </w:r>
      <w:r w:rsidR="0070596E">
        <w:rPr>
          <w:rFonts w:hint="eastAsia"/>
        </w:rPr>
        <w:t>，正是之前那元嬰老怪所給的三張符寶之一。</w:t>
      </w:r>
    </w:p>
    <w:p w:rsidR="00C04663" w:rsidRDefault="005200F7" w:rsidP="00813907">
      <w:pPr>
        <w:pStyle w:val="12"/>
        <w:spacing w:after="240"/>
        <w:ind w:leftChars="0" w:left="0"/>
      </w:pPr>
      <w:r>
        <w:rPr>
          <w:rFonts w:hint="eastAsia"/>
        </w:rPr>
        <w:t>「就看看那</w:t>
      </w:r>
      <w:r w:rsidR="0070596E">
        <w:rPr>
          <w:rFonts w:hint="eastAsia"/>
        </w:rPr>
        <w:t>前輩</w:t>
      </w:r>
      <w:r>
        <w:rPr>
          <w:rFonts w:hint="eastAsia"/>
        </w:rPr>
        <w:t>說的話是真是假吧！」李龍飛把心一橫，</w:t>
      </w:r>
      <w:r w:rsidR="0070596E">
        <w:rPr>
          <w:rFonts w:hint="eastAsia"/>
        </w:rPr>
        <w:t>往角落靠去。</w:t>
      </w:r>
    </w:p>
    <w:p w:rsidR="00C04663" w:rsidRDefault="0070596E" w:rsidP="00813907">
      <w:pPr>
        <w:pStyle w:val="12"/>
        <w:spacing w:after="240"/>
        <w:ind w:leftChars="0" w:left="0"/>
      </w:pPr>
      <w:r>
        <w:rPr>
          <w:rFonts w:hint="eastAsia"/>
        </w:rPr>
        <w:t>很快的，</w:t>
      </w:r>
      <w:r w:rsidR="005006B3">
        <w:rPr>
          <w:rFonts w:hint="eastAsia"/>
        </w:rPr>
        <w:t>他已經來到了</w:t>
      </w:r>
      <w:r w:rsidR="00752FC5">
        <w:rPr>
          <w:rFonts w:hint="eastAsia"/>
        </w:rPr>
        <w:t>那堆</w:t>
      </w:r>
      <w:r w:rsidR="005006B3">
        <w:rPr>
          <w:rFonts w:hint="eastAsia"/>
        </w:rPr>
        <w:t>蟲卵前面。</w:t>
      </w:r>
    </w:p>
    <w:p w:rsidR="00C04663" w:rsidRDefault="00752FC5" w:rsidP="00813907">
      <w:pPr>
        <w:pStyle w:val="12"/>
        <w:spacing w:after="240"/>
        <w:ind w:leftChars="0" w:left="0"/>
      </w:pPr>
      <w:r>
        <w:rPr>
          <w:rFonts w:hint="eastAsia"/>
        </w:rPr>
        <w:t>橢圓形的蜂卵</w:t>
      </w:r>
      <w:r w:rsidR="005006B3">
        <w:rPr>
          <w:rFonts w:hint="eastAsia"/>
        </w:rPr>
        <w:t>，每一個都有</w:t>
      </w:r>
      <w:r>
        <w:rPr>
          <w:rFonts w:hint="eastAsia"/>
        </w:rPr>
        <w:t>巴掌般的長度，密密麻麻堆在那裡，至少有兩三百顆，靈識掃去，其中幾顆甚至已有了胚體，怕是再不久就會孵化出來。</w:t>
      </w:r>
    </w:p>
    <w:p w:rsidR="00C04663" w:rsidRDefault="00F379EF" w:rsidP="00813907">
      <w:pPr>
        <w:pStyle w:val="12"/>
        <w:spacing w:after="240"/>
        <w:ind w:leftChars="0" w:left="0"/>
      </w:pPr>
      <w:r>
        <w:rPr>
          <w:rFonts w:hint="eastAsia"/>
        </w:rPr>
        <w:t>李龍飛隨手一番，一個小巧</w:t>
      </w:r>
      <w:r w:rsidR="008B507B">
        <w:rPr>
          <w:rFonts w:hint="eastAsia"/>
        </w:rPr>
        <w:t>玲瓏</w:t>
      </w:r>
      <w:r>
        <w:rPr>
          <w:rFonts w:hint="eastAsia"/>
        </w:rPr>
        <w:t>的儲物袋已經出現在手中</w:t>
      </w:r>
      <w:r w:rsidR="0025588A">
        <w:rPr>
          <w:rFonts w:hint="eastAsia"/>
        </w:rPr>
        <w:t>，正是之前黃襄所</w:t>
      </w:r>
      <w:r w:rsidR="008B507B">
        <w:rPr>
          <w:rFonts w:hint="eastAsia"/>
        </w:rPr>
        <w:t>用來裝綠眼蟲的那種儲物</w:t>
      </w:r>
      <w:r w:rsidR="0025588A">
        <w:rPr>
          <w:rFonts w:hint="eastAsia"/>
        </w:rPr>
        <w:t>袋。</w:t>
      </w:r>
    </w:p>
    <w:p w:rsidR="00C04663" w:rsidRDefault="0025588A" w:rsidP="00813907">
      <w:pPr>
        <w:pStyle w:val="12"/>
        <w:spacing w:after="240"/>
        <w:ind w:leftChars="0" w:left="0"/>
      </w:pPr>
      <w:r>
        <w:rPr>
          <w:rFonts w:hint="eastAsia"/>
        </w:rPr>
        <w:t>打開</w:t>
      </w:r>
      <w:r w:rsidR="008B507B">
        <w:rPr>
          <w:rFonts w:hint="eastAsia"/>
        </w:rPr>
        <w:t>儲物</w:t>
      </w:r>
      <w:r>
        <w:rPr>
          <w:rFonts w:hint="eastAsia"/>
        </w:rPr>
        <w:t>袋口，李龍飛看著旁邊巨大的蜂后，眼神閃過一絲決意後，掐起法訣，頓時一道霞光從袋中噴射而出，罩在蟲卵上頭。</w:t>
      </w:r>
    </w:p>
    <w:p w:rsidR="00C04663" w:rsidRDefault="0025588A" w:rsidP="00813907">
      <w:pPr>
        <w:pStyle w:val="12"/>
        <w:spacing w:after="240"/>
        <w:ind w:leftChars="0" w:left="0"/>
      </w:pPr>
      <w:r>
        <w:rPr>
          <w:rFonts w:hint="eastAsia"/>
        </w:rPr>
        <w:t>很快的，那些蟲卵便被捲入袋中，跟著李龍飛收起袋口，轉身便要往洞底走去。</w:t>
      </w:r>
    </w:p>
    <w:p w:rsidR="00C04663" w:rsidRDefault="0025588A" w:rsidP="00813907">
      <w:pPr>
        <w:pStyle w:val="12"/>
        <w:spacing w:after="240"/>
        <w:ind w:leftChars="0" w:left="0"/>
      </w:pPr>
      <w:r>
        <w:rPr>
          <w:rFonts w:hint="eastAsia"/>
        </w:rPr>
        <w:t>就在此時，突然一陣嗡嗡聲響，從洞口傳來；只見一隻</w:t>
      </w:r>
      <w:r w:rsidR="000E29D0">
        <w:rPr>
          <w:rFonts w:hint="eastAsia"/>
        </w:rPr>
        <w:t>晶瑩剔透，白晰如玉的四翼</w:t>
      </w:r>
      <w:r>
        <w:rPr>
          <w:rFonts w:hint="eastAsia"/>
        </w:rPr>
        <w:t>巨蜂，</w:t>
      </w:r>
      <w:r w:rsidR="000E29D0">
        <w:rPr>
          <w:rFonts w:hint="eastAsia"/>
        </w:rPr>
        <w:t>不知何時，探出了頭正要進來。</w:t>
      </w:r>
    </w:p>
    <w:p w:rsidR="00C04663" w:rsidRDefault="000E29D0" w:rsidP="00813907">
      <w:pPr>
        <w:pStyle w:val="12"/>
        <w:spacing w:after="240"/>
        <w:ind w:leftChars="0" w:left="0"/>
      </w:pPr>
      <w:r>
        <w:rPr>
          <w:rFonts w:hint="eastAsia"/>
        </w:rPr>
        <w:t>李龍飛臉色鐵青，再也顧不得將動作放得輕緩，快步往洞底走去，同時以傳音詢問黃襄找到出口了沒。</w:t>
      </w:r>
    </w:p>
    <w:p w:rsidR="00C04663" w:rsidRDefault="008B507B" w:rsidP="00813907">
      <w:pPr>
        <w:pStyle w:val="12"/>
        <w:spacing w:after="240"/>
        <w:ind w:leftChars="0" w:left="0"/>
      </w:pPr>
      <w:r>
        <w:rPr>
          <w:rFonts w:hint="eastAsia"/>
        </w:rPr>
        <w:t>「找到了，龍飛哥哥！可</w:t>
      </w:r>
      <w:r w:rsidR="00070748">
        <w:rPr>
          <w:rFonts w:hint="eastAsia"/>
        </w:rPr>
        <w:t>是，</w:t>
      </w:r>
      <w:r>
        <w:rPr>
          <w:rFonts w:hint="eastAsia"/>
        </w:rPr>
        <w:t>有一些問</w:t>
      </w:r>
      <w:r w:rsidR="00070748">
        <w:rPr>
          <w:rFonts w:hint="eastAsia"/>
        </w:rPr>
        <w:t>題…</w:t>
      </w:r>
      <w:r>
        <w:rPr>
          <w:rFonts w:hint="eastAsia"/>
        </w:rPr>
        <w:t>」黃襄</w:t>
      </w:r>
      <w:r w:rsidR="00070748">
        <w:rPr>
          <w:rFonts w:hint="eastAsia"/>
        </w:rPr>
        <w:t>尚未回答完，就聽見，洞口突然碰一聲巨響，一股極寒的氣息散了開來，將方圓五尺的範圍凍成冰塊。</w:t>
      </w:r>
    </w:p>
    <w:p w:rsidR="00C04663" w:rsidRDefault="00070748" w:rsidP="00813907">
      <w:pPr>
        <w:pStyle w:val="12"/>
        <w:spacing w:after="240"/>
        <w:ind w:leftChars="0" w:left="0"/>
      </w:pPr>
      <w:r>
        <w:rPr>
          <w:rFonts w:hint="eastAsia"/>
        </w:rPr>
        <w:t>該死，</w:t>
      </w:r>
      <w:r w:rsidR="00041C06">
        <w:rPr>
          <w:rFonts w:hint="eastAsia"/>
        </w:rPr>
        <w:t>那巨蜂果然觸動了陷阱。</w:t>
      </w:r>
    </w:p>
    <w:p w:rsidR="00C04663" w:rsidRDefault="00070748" w:rsidP="00813907">
      <w:pPr>
        <w:pStyle w:val="12"/>
        <w:spacing w:after="240"/>
        <w:ind w:leftChars="0" w:left="0"/>
      </w:pPr>
      <w:r>
        <w:rPr>
          <w:rFonts w:hint="eastAsia"/>
        </w:rPr>
        <w:t>李龍飛</w:t>
      </w:r>
      <w:r w:rsidR="00041C06">
        <w:rPr>
          <w:rFonts w:hint="eastAsia"/>
        </w:rPr>
        <w:t>心中彆扭，暗暗叫苦道的同時，眼角往蜂后那看去。</w:t>
      </w:r>
    </w:p>
    <w:p w:rsidR="00C04663" w:rsidRDefault="00041C06" w:rsidP="00813907">
      <w:pPr>
        <w:pStyle w:val="12"/>
        <w:spacing w:after="240"/>
        <w:ind w:leftChars="0" w:left="0"/>
      </w:pPr>
      <w:r>
        <w:rPr>
          <w:rFonts w:hint="eastAsia"/>
        </w:rPr>
        <w:t>果不其然，原本正在沉睡的蜂后</w:t>
      </w:r>
      <w:r w:rsidR="007051C1">
        <w:rPr>
          <w:rFonts w:hint="eastAsia"/>
        </w:rPr>
        <w:t>猛地震動了下，跟著那原本黯淡無光的一對複眼慢慢顯現出光彩，跟著越來越明亮，到最後一股奇異的光芒彷彿七彩琉璃似的閃爍起來。</w:t>
      </w:r>
    </w:p>
    <w:p w:rsidR="00C04663" w:rsidRDefault="007051C1" w:rsidP="00813907">
      <w:pPr>
        <w:pStyle w:val="12"/>
        <w:spacing w:after="240"/>
        <w:ind w:leftChars="0" w:left="0"/>
      </w:pPr>
      <w:r>
        <w:rPr>
          <w:rFonts w:hint="eastAsia"/>
        </w:rPr>
        <w:t>轟！</w:t>
      </w:r>
    </w:p>
    <w:p w:rsidR="00C04663" w:rsidRDefault="007051C1" w:rsidP="00813907">
      <w:pPr>
        <w:pStyle w:val="12"/>
        <w:spacing w:after="240"/>
        <w:ind w:leftChars="0" w:left="0"/>
      </w:pPr>
      <w:r>
        <w:rPr>
          <w:rFonts w:hint="eastAsia"/>
        </w:rPr>
        <w:t>此時此刻李龍飛也不顧會不會驚動對方了，用力一踏往洞口疾奔而去，同時朝著黃襄的方向看去。</w:t>
      </w:r>
    </w:p>
    <w:p w:rsidR="00C04663" w:rsidRDefault="007051C1" w:rsidP="00813907">
      <w:pPr>
        <w:pStyle w:val="12"/>
        <w:spacing w:after="240"/>
        <w:ind w:leftChars="0" w:left="0"/>
      </w:pPr>
      <w:r>
        <w:rPr>
          <w:rFonts w:hint="eastAsia"/>
        </w:rPr>
        <w:t>只見黃襄正站在一道裂縫前面，那縫口不大，約末</w:t>
      </w:r>
      <w:r w:rsidR="000414D1">
        <w:rPr>
          <w:rFonts w:hint="eastAsia"/>
        </w:rPr>
        <w:t>半個人大小，幼兒或許可以過去，但他們兩人，卻肯定出不去的。</w:t>
      </w:r>
    </w:p>
    <w:p w:rsidR="00C04663" w:rsidRDefault="009E4434" w:rsidP="00813907">
      <w:pPr>
        <w:pStyle w:val="12"/>
        <w:spacing w:after="240"/>
        <w:ind w:leftChars="0" w:left="0"/>
      </w:pPr>
      <w:r>
        <w:rPr>
          <w:rFonts w:hint="eastAsia"/>
        </w:rPr>
        <w:lastRenderedPageBreak/>
        <w:t>「我來！」</w:t>
      </w:r>
    </w:p>
    <w:p w:rsidR="00C04663" w:rsidRDefault="009E4434" w:rsidP="00813907">
      <w:pPr>
        <w:pStyle w:val="12"/>
        <w:spacing w:after="240"/>
        <w:ind w:leftChars="0" w:left="0"/>
      </w:pPr>
      <w:r>
        <w:rPr>
          <w:rFonts w:hint="eastAsia"/>
        </w:rPr>
        <w:t>李龍飛衝到面前，木癸寶劍飛出，狠狠砍在那裂縫之上，卻只鑿開了山壁一絲絲而已，看來沒有個把時辰，是很難劈出一條通路出來。</w:t>
      </w:r>
    </w:p>
    <w:p w:rsidR="00C04663" w:rsidRDefault="00BA6B9A" w:rsidP="00813907">
      <w:pPr>
        <w:pStyle w:val="12"/>
        <w:spacing w:after="240"/>
        <w:ind w:leftChars="0" w:left="0"/>
      </w:pPr>
      <w:r>
        <w:rPr>
          <w:rFonts w:hint="eastAsia"/>
        </w:rPr>
        <w:t>另一方面，那蜂后剛被驚醒，原本生產完元氣大傷應該修養的牠，顯得心情有些不太愉快。</w:t>
      </w:r>
    </w:p>
    <w:p w:rsidR="00C04663" w:rsidRDefault="00BA6B9A" w:rsidP="00813907">
      <w:pPr>
        <w:pStyle w:val="12"/>
        <w:spacing w:after="240"/>
        <w:ind w:leftChars="0" w:left="0"/>
      </w:pPr>
      <w:r>
        <w:rPr>
          <w:rFonts w:hint="eastAsia"/>
        </w:rPr>
        <w:t>牠下意識地往吵鬧的聲音方向看去，只見一個巨大的冰塊，裡頭一隻牠的子孫正被困著。</w:t>
      </w:r>
    </w:p>
    <w:p w:rsidR="00C04663" w:rsidRDefault="00BA6B9A" w:rsidP="00813907">
      <w:pPr>
        <w:pStyle w:val="12"/>
        <w:spacing w:after="240"/>
        <w:ind w:leftChars="0" w:left="0"/>
      </w:pPr>
      <w:r>
        <w:rPr>
          <w:rFonts w:hint="eastAsia"/>
        </w:rPr>
        <w:t>尚未來得及反應是甚麼情形，另一頭，洞底的方向，也傳來聲響。</w:t>
      </w:r>
    </w:p>
    <w:p w:rsidR="00C04663" w:rsidRDefault="00946AA9" w:rsidP="00813907">
      <w:pPr>
        <w:pStyle w:val="12"/>
        <w:spacing w:after="240"/>
        <w:ind w:leftChars="0" w:left="0"/>
      </w:pPr>
      <w:r>
        <w:rPr>
          <w:rFonts w:hint="eastAsia"/>
        </w:rPr>
        <w:t>兩個</w:t>
      </w:r>
      <w:r w:rsidR="00BA6B9A">
        <w:rPr>
          <w:rFonts w:hint="eastAsia"/>
        </w:rPr>
        <w:t>練氣期的低等小傢伙</w:t>
      </w:r>
      <w:r>
        <w:rPr>
          <w:rFonts w:hint="eastAsia"/>
        </w:rPr>
        <w:t>？他們</w:t>
      </w:r>
      <w:r w:rsidR="00BA6B9A">
        <w:rPr>
          <w:rFonts w:hint="eastAsia"/>
        </w:rPr>
        <w:t>怎麼能穿過自己重重戒備的巢穴，來到這裡？</w:t>
      </w:r>
    </w:p>
    <w:p w:rsidR="00C04663" w:rsidRDefault="00BA6B9A" w:rsidP="00813907">
      <w:pPr>
        <w:pStyle w:val="12"/>
        <w:spacing w:after="240"/>
        <w:ind w:leftChars="0" w:left="0"/>
      </w:pPr>
      <w:r>
        <w:rPr>
          <w:rFonts w:hint="eastAsia"/>
        </w:rPr>
        <w:t>難道那被困著的子孫便是追趕他們而來的嗎？</w:t>
      </w:r>
    </w:p>
    <w:p w:rsidR="00C04663" w:rsidRDefault="00BA6B9A" w:rsidP="00813907">
      <w:pPr>
        <w:pStyle w:val="12"/>
        <w:spacing w:after="240"/>
        <w:ind w:leftChars="0" w:left="0"/>
      </w:pPr>
      <w:r>
        <w:rPr>
          <w:rFonts w:hint="eastAsia"/>
        </w:rPr>
        <w:t>那怎麼只來一隻而已？</w:t>
      </w:r>
    </w:p>
    <w:p w:rsidR="00C04663" w:rsidRDefault="00946AA9" w:rsidP="00813907">
      <w:pPr>
        <w:pStyle w:val="12"/>
        <w:spacing w:after="240"/>
        <w:ind w:leftChars="0" w:left="0"/>
      </w:pPr>
      <w:r>
        <w:rPr>
          <w:rFonts w:hint="eastAsia"/>
        </w:rPr>
        <w:t>一連串的問題</w:t>
      </w:r>
      <w:r w:rsidR="00BA6B9A">
        <w:rPr>
          <w:rFonts w:hint="eastAsia"/>
        </w:rPr>
        <w:t>還</w:t>
      </w:r>
      <w:r>
        <w:rPr>
          <w:rFonts w:hint="eastAsia"/>
        </w:rPr>
        <w:t>沒</w:t>
      </w:r>
      <w:r w:rsidR="00BA6B9A">
        <w:rPr>
          <w:rFonts w:hint="eastAsia"/>
        </w:rPr>
        <w:t>思考</w:t>
      </w:r>
      <w:r>
        <w:rPr>
          <w:rFonts w:hint="eastAsia"/>
        </w:rPr>
        <w:t>出個答案，牠卻已經有些覺得不妥了。</w:t>
      </w:r>
    </w:p>
    <w:p w:rsidR="00C04663" w:rsidRDefault="00946AA9" w:rsidP="00813907">
      <w:pPr>
        <w:pStyle w:val="12"/>
        <w:spacing w:after="240"/>
        <w:ind w:leftChars="0" w:left="0"/>
      </w:pPr>
      <w:r>
        <w:rPr>
          <w:rFonts w:hint="eastAsia"/>
        </w:rPr>
        <w:t>往旁邊一看…自己的蟲卵呢？！</w:t>
      </w:r>
    </w:p>
    <w:p w:rsidR="00C04663" w:rsidRDefault="00946AA9" w:rsidP="00813907">
      <w:pPr>
        <w:pStyle w:val="12"/>
        <w:spacing w:after="240"/>
        <w:ind w:leftChars="0" w:left="0"/>
      </w:pPr>
      <w:r>
        <w:rPr>
          <w:rFonts w:hint="eastAsia"/>
        </w:rPr>
        <w:t>自己辛辛苦苦，耗掉大半元氣所產生出來的數百顆蟲卵呢？！</w:t>
      </w:r>
    </w:p>
    <w:p w:rsidR="00C04663" w:rsidRDefault="00946AA9" w:rsidP="00813907">
      <w:pPr>
        <w:pStyle w:val="12"/>
        <w:spacing w:after="240"/>
        <w:ind w:leftChars="0" w:left="0"/>
      </w:pPr>
      <w:r>
        <w:rPr>
          <w:rFonts w:hint="eastAsia"/>
        </w:rPr>
        <w:t>轟！</w:t>
      </w:r>
    </w:p>
    <w:p w:rsidR="00C04663" w:rsidRDefault="00946AA9" w:rsidP="00813907">
      <w:pPr>
        <w:pStyle w:val="12"/>
        <w:spacing w:after="240"/>
        <w:ind w:leftChars="0" w:left="0"/>
      </w:pPr>
      <w:r>
        <w:rPr>
          <w:rFonts w:hint="eastAsia"/>
        </w:rPr>
        <w:t>震怒！憤怒！暴怒！</w:t>
      </w:r>
    </w:p>
    <w:p w:rsidR="00C04663" w:rsidRDefault="00946AA9" w:rsidP="00813907">
      <w:pPr>
        <w:pStyle w:val="12"/>
        <w:spacing w:after="240"/>
        <w:ind w:leftChars="0" w:left="0"/>
      </w:pPr>
      <w:r>
        <w:rPr>
          <w:rFonts w:hint="eastAsia"/>
        </w:rPr>
        <w:t>匹夫一怒，尚可血濺五步，</w:t>
      </w:r>
      <w:r w:rsidR="00C134C8">
        <w:rPr>
          <w:rFonts w:hint="eastAsia"/>
        </w:rPr>
        <w:t>而</w:t>
      </w:r>
      <w:r>
        <w:rPr>
          <w:rFonts w:hint="eastAsia"/>
        </w:rPr>
        <w:t>蜂后一怒，天搖地動</w:t>
      </w:r>
      <w:r w:rsidR="00AD38F9">
        <w:rPr>
          <w:rFonts w:hint="eastAsia"/>
        </w:rPr>
        <w:t>，</w:t>
      </w:r>
      <w:r w:rsidR="00CF35C9">
        <w:rPr>
          <w:rFonts w:hint="eastAsia"/>
        </w:rPr>
        <w:t>整個洞穴承受不住這樣的怒氣，開始</w:t>
      </w:r>
      <w:r w:rsidR="00C134C8">
        <w:rPr>
          <w:rFonts w:hint="eastAsia"/>
        </w:rPr>
        <w:t>崩塌碎落起來。</w:t>
      </w:r>
    </w:p>
    <w:p w:rsidR="00C04663" w:rsidRDefault="00C134C8" w:rsidP="00813907">
      <w:pPr>
        <w:pStyle w:val="12"/>
        <w:spacing w:after="240"/>
        <w:ind w:leftChars="0" w:left="0"/>
      </w:pPr>
      <w:r>
        <w:rPr>
          <w:rFonts w:hint="eastAsia"/>
        </w:rPr>
        <w:t>原先李龍飛面前那一小條的裂縫，也因為</w:t>
      </w:r>
      <w:r w:rsidR="00E14728">
        <w:rPr>
          <w:rFonts w:hint="eastAsia"/>
        </w:rPr>
        <w:t>震動</w:t>
      </w:r>
      <w:r>
        <w:rPr>
          <w:rFonts w:hint="eastAsia"/>
        </w:rPr>
        <w:t>而</w:t>
      </w:r>
      <w:r w:rsidR="00E14728">
        <w:rPr>
          <w:rFonts w:hint="eastAsia"/>
        </w:rPr>
        <w:t>更大了一些</w:t>
      </w:r>
      <w:r w:rsidR="00B51993">
        <w:rPr>
          <w:rFonts w:hint="eastAsia"/>
        </w:rPr>
        <w:t>…</w:t>
      </w:r>
    </w:p>
    <w:p w:rsidR="00C04663" w:rsidRDefault="00AD38F9" w:rsidP="00813907">
      <w:pPr>
        <w:pStyle w:val="12"/>
        <w:spacing w:after="240"/>
        <w:ind w:leftChars="0" w:left="0"/>
      </w:pPr>
      <w:r>
        <w:rPr>
          <w:rFonts w:hint="eastAsia"/>
        </w:rPr>
        <w:t>此邊暫且打住</w:t>
      </w:r>
      <w:r w:rsidR="00BD4B3D">
        <w:rPr>
          <w:rFonts w:hint="eastAsia"/>
        </w:rPr>
        <w:t>，</w:t>
      </w:r>
      <w:r w:rsidR="00E14728">
        <w:rPr>
          <w:rFonts w:hint="eastAsia"/>
        </w:rPr>
        <w:t>另一</w:t>
      </w:r>
      <w:r w:rsidR="00840743">
        <w:rPr>
          <w:rFonts w:hint="eastAsia"/>
        </w:rPr>
        <w:t>方面</w:t>
      </w:r>
      <w:r w:rsidR="00E14728">
        <w:rPr>
          <w:rFonts w:hint="eastAsia"/>
        </w:rPr>
        <w:t>，血色禁地中五大險地的靈山</w:t>
      </w:r>
      <w:r w:rsidR="00BD4B3D">
        <w:rPr>
          <w:rFonts w:hint="eastAsia"/>
        </w:rPr>
        <w:t>山腳下</w:t>
      </w:r>
      <w:r w:rsidR="00E14728">
        <w:rPr>
          <w:rFonts w:hint="eastAsia"/>
        </w:rPr>
        <w:t>，</w:t>
      </w:r>
      <w:r w:rsidR="00840743">
        <w:rPr>
          <w:rFonts w:hint="eastAsia"/>
        </w:rPr>
        <w:t>兩群人</w:t>
      </w:r>
      <w:r w:rsidR="00BD4B3D">
        <w:rPr>
          <w:rFonts w:hint="eastAsia"/>
        </w:rPr>
        <w:t>馬</w:t>
      </w:r>
      <w:r w:rsidR="00840743">
        <w:rPr>
          <w:rFonts w:hint="eastAsia"/>
        </w:rPr>
        <w:t>，</w:t>
      </w:r>
      <w:r w:rsidR="00BD4B3D">
        <w:rPr>
          <w:rFonts w:hint="eastAsia"/>
        </w:rPr>
        <w:t>此時正</w:t>
      </w:r>
      <w:r w:rsidR="00840743">
        <w:rPr>
          <w:rFonts w:hint="eastAsia"/>
        </w:rPr>
        <w:t>站在</w:t>
      </w:r>
      <w:r w:rsidR="00BD4B3D">
        <w:rPr>
          <w:rFonts w:hint="eastAsia"/>
        </w:rPr>
        <w:t>小徑兩旁，</w:t>
      </w:r>
      <w:r w:rsidR="00717142">
        <w:rPr>
          <w:rFonts w:hint="eastAsia"/>
        </w:rPr>
        <w:t>互相</w:t>
      </w:r>
      <w:r w:rsidR="00840743">
        <w:rPr>
          <w:rFonts w:hint="eastAsia"/>
        </w:rPr>
        <w:t>對峙著</w:t>
      </w:r>
      <w:r w:rsidR="00BD4B3D">
        <w:rPr>
          <w:rFonts w:hint="eastAsia"/>
        </w:rPr>
        <w:t>。</w:t>
      </w:r>
    </w:p>
    <w:p w:rsidR="00E14728" w:rsidRDefault="00840743">
      <w:pPr>
        <w:pStyle w:val="12"/>
        <w:spacing w:after="240"/>
        <w:ind w:leftChars="0" w:left="0"/>
      </w:pPr>
      <w:r>
        <w:rPr>
          <w:rFonts w:hint="eastAsia"/>
        </w:rPr>
        <w:t>其中一方，約莫四五十人，每個人臉上都是</w:t>
      </w:r>
      <w:r w:rsidR="00BD4B3D">
        <w:rPr>
          <w:rFonts w:hint="eastAsia"/>
        </w:rPr>
        <w:t>一臉傲然，腰配赤</w:t>
      </w:r>
      <w:r w:rsidR="00717142">
        <w:rPr>
          <w:rFonts w:hint="eastAsia"/>
        </w:rPr>
        <w:t>劍玉珮</w:t>
      </w:r>
      <w:r w:rsidR="00BD4B3D">
        <w:rPr>
          <w:rFonts w:hint="eastAsia"/>
        </w:rPr>
        <w:t>，</w:t>
      </w:r>
      <w:r w:rsidR="00717142">
        <w:rPr>
          <w:rFonts w:hint="eastAsia"/>
        </w:rPr>
        <w:t>手持</w:t>
      </w:r>
      <w:r w:rsidR="0010155F">
        <w:rPr>
          <w:rFonts w:hint="eastAsia"/>
        </w:rPr>
        <w:t>長劍</w:t>
      </w:r>
      <w:r w:rsidR="00717142">
        <w:rPr>
          <w:rFonts w:hint="eastAsia"/>
        </w:rPr>
        <w:t>法器，冷</w:t>
      </w:r>
      <w:r w:rsidR="004B457E">
        <w:rPr>
          <w:rFonts w:hint="eastAsia"/>
        </w:rPr>
        <w:t>冷</w:t>
      </w:r>
      <w:r w:rsidR="00717142">
        <w:rPr>
          <w:rFonts w:hint="eastAsia"/>
        </w:rPr>
        <w:t>看著眼前另一組人馬。</w:t>
      </w:r>
    </w:p>
    <w:p w:rsidR="00A57A8C" w:rsidRDefault="0010155F">
      <w:pPr>
        <w:pStyle w:val="12"/>
        <w:spacing w:after="240"/>
        <w:ind w:leftChars="0" w:left="0"/>
      </w:pPr>
      <w:r>
        <w:rPr>
          <w:rFonts w:hint="eastAsia"/>
        </w:rPr>
        <w:t>而</w:t>
      </w:r>
      <w:r w:rsidR="00717142">
        <w:rPr>
          <w:rFonts w:hint="eastAsia"/>
        </w:rPr>
        <w:t>另一群人</w:t>
      </w:r>
      <w:r>
        <w:rPr>
          <w:rFonts w:hint="eastAsia"/>
        </w:rPr>
        <w:t>只有</w:t>
      </w:r>
      <w:ins w:id="4925" w:author="Administrator" w:date="2019-02-26T22:06:00Z">
        <w:r w:rsidR="0061203B">
          <w:rPr>
            <w:rFonts w:hint="eastAsia"/>
          </w:rPr>
          <w:t>二</w:t>
        </w:r>
      </w:ins>
      <w:r>
        <w:rPr>
          <w:rFonts w:hint="eastAsia"/>
        </w:rPr>
        <w:t>十來個</w:t>
      </w:r>
      <w:r w:rsidR="00717142">
        <w:rPr>
          <w:rFonts w:hint="eastAsia"/>
        </w:rPr>
        <w:t>，各各握</w:t>
      </w:r>
      <w:r>
        <w:rPr>
          <w:rFonts w:hint="eastAsia"/>
        </w:rPr>
        <w:t>緊手中的</w:t>
      </w:r>
      <w:r w:rsidR="00717142">
        <w:rPr>
          <w:rFonts w:hint="eastAsia"/>
        </w:rPr>
        <w:t>刀</w:t>
      </w:r>
      <w:r>
        <w:rPr>
          <w:rFonts w:hint="eastAsia"/>
        </w:rPr>
        <w:t>器</w:t>
      </w:r>
      <w:r w:rsidR="00717142">
        <w:rPr>
          <w:rFonts w:hint="eastAsia"/>
        </w:rPr>
        <w:t>，表情凝重</w:t>
      </w:r>
      <w:r w:rsidR="00A57A8C">
        <w:rPr>
          <w:rFonts w:hint="eastAsia"/>
        </w:rPr>
        <w:t>，</w:t>
      </w:r>
      <w:r w:rsidR="004B457E">
        <w:rPr>
          <w:rFonts w:hint="eastAsia"/>
        </w:rPr>
        <w:t>似乎有些畏懼，</w:t>
      </w:r>
      <w:r>
        <w:rPr>
          <w:rFonts w:hint="eastAsia"/>
        </w:rPr>
        <w:t>不時</w:t>
      </w:r>
      <w:r w:rsidR="00717142">
        <w:rPr>
          <w:rFonts w:hint="eastAsia"/>
        </w:rPr>
        <w:t>看</w:t>
      </w:r>
      <w:r>
        <w:rPr>
          <w:rFonts w:hint="eastAsia"/>
        </w:rPr>
        <w:t>向</w:t>
      </w:r>
      <w:r w:rsidR="00717142">
        <w:rPr>
          <w:rFonts w:hint="eastAsia"/>
        </w:rPr>
        <w:t>前方一位身穿青</w:t>
      </w:r>
      <w:r>
        <w:rPr>
          <w:rFonts w:hint="eastAsia"/>
        </w:rPr>
        <w:t>色道</w:t>
      </w:r>
      <w:r w:rsidR="00717142">
        <w:rPr>
          <w:rFonts w:hint="eastAsia"/>
        </w:rPr>
        <w:t>袍</w:t>
      </w:r>
      <w:r>
        <w:rPr>
          <w:rFonts w:hint="eastAsia"/>
        </w:rPr>
        <w:t>的</w:t>
      </w:r>
      <w:r w:rsidR="00A57A8C">
        <w:rPr>
          <w:rFonts w:hint="eastAsia"/>
        </w:rPr>
        <w:t>修士</w:t>
      </w:r>
      <w:r>
        <w:rPr>
          <w:rFonts w:hint="eastAsia"/>
        </w:rPr>
        <w:t>，</w:t>
      </w:r>
      <w:r w:rsidR="00A57A8C">
        <w:rPr>
          <w:rFonts w:hint="eastAsia"/>
        </w:rPr>
        <w:t>不發一語。</w:t>
      </w:r>
    </w:p>
    <w:p w:rsidR="00C04663" w:rsidRDefault="004B457E" w:rsidP="00813907">
      <w:pPr>
        <w:pStyle w:val="12"/>
        <w:spacing w:after="240"/>
        <w:ind w:leftChars="0" w:left="0"/>
      </w:pPr>
      <w:r>
        <w:rPr>
          <w:rFonts w:hint="eastAsia"/>
        </w:rPr>
        <w:t>只是</w:t>
      </w:r>
      <w:r w:rsidR="00A57A8C">
        <w:rPr>
          <w:rFonts w:hint="eastAsia"/>
        </w:rPr>
        <w:t>從他們</w:t>
      </w:r>
      <w:r>
        <w:rPr>
          <w:rFonts w:hint="eastAsia"/>
        </w:rPr>
        <w:t>看向那青袍修士的</w:t>
      </w:r>
      <w:r w:rsidR="00A57A8C">
        <w:rPr>
          <w:rFonts w:hint="eastAsia"/>
        </w:rPr>
        <w:t>眼神中</w:t>
      </w:r>
      <w:r>
        <w:rPr>
          <w:rFonts w:hint="eastAsia"/>
        </w:rPr>
        <w:t>可以感覺</w:t>
      </w:r>
      <w:r w:rsidR="0010155F">
        <w:rPr>
          <w:rFonts w:hint="eastAsia"/>
        </w:rPr>
        <w:t>出，</w:t>
      </w:r>
      <w:r>
        <w:rPr>
          <w:rFonts w:hint="eastAsia"/>
        </w:rPr>
        <w:t>他們對</w:t>
      </w:r>
      <w:r w:rsidR="0010155F">
        <w:rPr>
          <w:rFonts w:hint="eastAsia"/>
        </w:rPr>
        <w:t>那位青袍修士</w:t>
      </w:r>
      <w:r>
        <w:rPr>
          <w:rFonts w:hint="eastAsia"/>
        </w:rPr>
        <w:t>似乎有種</w:t>
      </w:r>
      <w:r w:rsidR="0010155F">
        <w:rPr>
          <w:rFonts w:hint="eastAsia"/>
        </w:rPr>
        <w:lastRenderedPageBreak/>
        <w:t>狂熱的崇拜，</w:t>
      </w:r>
      <w:r>
        <w:rPr>
          <w:rFonts w:hint="eastAsia"/>
        </w:rPr>
        <w:t>深信就算</w:t>
      </w:r>
      <w:r w:rsidR="00F66A65">
        <w:rPr>
          <w:rFonts w:hint="eastAsia"/>
        </w:rPr>
        <w:t>對</w:t>
      </w:r>
      <w:r>
        <w:rPr>
          <w:rFonts w:hint="eastAsia"/>
        </w:rPr>
        <w:t>面敵人人數</w:t>
      </w:r>
      <w:ins w:id="4926" w:author="Administrator" w:date="2019-02-26T22:05:00Z">
        <w:r w:rsidR="0061203B">
          <w:rPr>
            <w:rFonts w:hint="eastAsia"/>
          </w:rPr>
          <w:t>比</w:t>
        </w:r>
      </w:ins>
      <w:del w:id="4927" w:author="Administrator" w:date="2019-02-26T22:05:00Z">
        <w:r w:rsidDel="0061203B">
          <w:rPr>
            <w:rFonts w:hint="eastAsia"/>
          </w:rPr>
          <w:delText>是</w:delText>
        </w:r>
      </w:del>
      <w:r>
        <w:rPr>
          <w:rFonts w:hint="eastAsia"/>
        </w:rPr>
        <w:t>自己</w:t>
      </w:r>
      <w:ins w:id="4928" w:author="Administrator" w:date="2019-02-26T22:05:00Z">
        <w:r w:rsidR="0061203B">
          <w:rPr>
            <w:rFonts w:hint="eastAsia"/>
          </w:rPr>
          <w:t>多</w:t>
        </w:r>
      </w:ins>
      <w:del w:id="4929" w:author="Administrator" w:date="2019-02-26T22:05:00Z">
        <w:r w:rsidR="00F66A65" w:rsidDel="0061203B">
          <w:rPr>
            <w:rFonts w:hint="eastAsia"/>
          </w:rPr>
          <w:delText>一倍</w:delText>
        </w:r>
        <w:r w:rsidDel="0061203B">
          <w:rPr>
            <w:rFonts w:hint="eastAsia"/>
          </w:rPr>
          <w:delText>以上</w:delText>
        </w:r>
      </w:del>
      <w:r w:rsidR="00F66A65">
        <w:rPr>
          <w:rFonts w:hint="eastAsia"/>
        </w:rPr>
        <w:t>，仍是</w:t>
      </w:r>
      <w:r>
        <w:rPr>
          <w:rFonts w:hint="eastAsia"/>
        </w:rPr>
        <w:t>有把握獲勝，而並非毫無勝算</w:t>
      </w:r>
      <w:r w:rsidR="00F66A65">
        <w:rPr>
          <w:rFonts w:hint="eastAsia"/>
        </w:rPr>
        <w:t>。</w:t>
      </w:r>
    </w:p>
    <w:p w:rsidR="00C04663" w:rsidRDefault="00F66A65" w:rsidP="00813907">
      <w:pPr>
        <w:pStyle w:val="12"/>
        <w:spacing w:after="240"/>
        <w:ind w:leftChars="0" w:left="0"/>
      </w:pPr>
      <w:r>
        <w:rPr>
          <w:rFonts w:hint="eastAsia"/>
        </w:rPr>
        <w:t>事實上也的確如此，此時站在青袍修士對面的道辰子，</w:t>
      </w:r>
      <w:r w:rsidR="00ED1C2A">
        <w:rPr>
          <w:rFonts w:hint="eastAsia"/>
        </w:rPr>
        <w:t>臉色並不怎麼好看</w:t>
      </w:r>
      <w:r w:rsidR="004465EB">
        <w:rPr>
          <w:rFonts w:hint="eastAsia"/>
        </w:rPr>
        <w:t>。</w:t>
      </w:r>
    </w:p>
    <w:p w:rsidR="00C04663" w:rsidRDefault="004465EB" w:rsidP="00813907">
      <w:pPr>
        <w:pStyle w:val="12"/>
        <w:spacing w:after="240"/>
        <w:ind w:leftChars="0" w:left="0"/>
      </w:pPr>
      <w:r>
        <w:rPr>
          <w:rFonts w:hint="eastAsia"/>
        </w:rPr>
        <w:t>這次入血色禁地，身為築基後期的他，對所有人都無畏無懼，即便是鬼屍門的鬼谷玟，遇到了也</w:t>
      </w:r>
      <w:r w:rsidR="009F4492">
        <w:rPr>
          <w:rFonts w:hint="eastAsia"/>
        </w:rPr>
        <w:t>自認</w:t>
      </w:r>
      <w:r>
        <w:rPr>
          <w:rFonts w:hint="eastAsia"/>
        </w:rPr>
        <w:t>有七成勝率，偏偏只有一個，他</w:t>
      </w:r>
      <w:r w:rsidR="009F4492">
        <w:rPr>
          <w:rFonts w:hint="eastAsia"/>
        </w:rPr>
        <w:t>不願遇上</w:t>
      </w:r>
      <w:r>
        <w:rPr>
          <w:rFonts w:hint="eastAsia"/>
        </w:rPr>
        <w:t>，那便是刀仙宗的青陽子。</w:t>
      </w:r>
    </w:p>
    <w:p w:rsidR="00C04663" w:rsidRDefault="009D2D90" w:rsidP="00813907">
      <w:pPr>
        <w:pStyle w:val="12"/>
        <w:spacing w:after="240"/>
        <w:ind w:leftChars="0" w:left="0"/>
      </w:pPr>
      <w:r>
        <w:rPr>
          <w:rFonts w:hint="eastAsia"/>
        </w:rPr>
        <w:t>身為</w:t>
      </w:r>
      <w:r w:rsidR="004B457E">
        <w:rPr>
          <w:rFonts w:hint="eastAsia"/>
        </w:rPr>
        <w:t>四派當代弟子中的翹楚，</w:t>
      </w:r>
      <w:r w:rsidR="00ED1C2A">
        <w:rPr>
          <w:rFonts w:hint="eastAsia"/>
        </w:rPr>
        <w:t>道辰子自然</w:t>
      </w:r>
      <w:r w:rsidR="004B457E">
        <w:rPr>
          <w:rFonts w:hint="eastAsia"/>
        </w:rPr>
        <w:t>對</w:t>
      </w:r>
      <w:r>
        <w:rPr>
          <w:rFonts w:hint="eastAsia"/>
        </w:rPr>
        <w:t>這次試煉中</w:t>
      </w:r>
      <w:r w:rsidR="00ED1C2A">
        <w:rPr>
          <w:rFonts w:hint="eastAsia"/>
        </w:rPr>
        <w:t>可能的</w:t>
      </w:r>
      <w:r w:rsidR="004B457E">
        <w:rPr>
          <w:rFonts w:hint="eastAsia"/>
        </w:rPr>
        <w:t>敵手</w:t>
      </w:r>
      <w:r w:rsidR="00ED1C2A">
        <w:rPr>
          <w:rFonts w:hint="eastAsia"/>
        </w:rPr>
        <w:t>都</w:t>
      </w:r>
      <w:r w:rsidR="004B457E">
        <w:rPr>
          <w:rFonts w:hint="eastAsia"/>
        </w:rPr>
        <w:t>做過一番研究。</w:t>
      </w:r>
    </w:p>
    <w:p w:rsidR="00C04663" w:rsidRDefault="00474BD7" w:rsidP="00813907">
      <w:pPr>
        <w:pStyle w:val="12"/>
        <w:spacing w:after="240"/>
        <w:ind w:leftChars="0" w:left="0"/>
      </w:pPr>
      <w:r>
        <w:rPr>
          <w:rFonts w:hint="eastAsia"/>
        </w:rPr>
        <w:t>靈崇觀的邱楚機身懷異寶，一身道法自然已經踏入半步築基後期，但他為人低調，不喜爭鬥，在道辰子看來，不足為敵。</w:t>
      </w:r>
    </w:p>
    <w:p w:rsidR="00C04663" w:rsidRDefault="00474BD7" w:rsidP="00813907">
      <w:pPr>
        <w:pStyle w:val="12"/>
        <w:spacing w:after="240"/>
        <w:ind w:leftChars="0" w:left="0"/>
      </w:pPr>
      <w:r>
        <w:rPr>
          <w:rFonts w:hint="eastAsia"/>
        </w:rPr>
        <w:t>而鬼屍門的鬼谷玟擅長使毒控屍，但本身偏弱，只要能抓準時機，攻其不備，即使對方境界跟自己一樣也不算甚麼大礙。</w:t>
      </w:r>
    </w:p>
    <w:p w:rsidR="00C04663" w:rsidRDefault="00474BD7" w:rsidP="00813907">
      <w:pPr>
        <w:pStyle w:val="12"/>
        <w:spacing w:after="240"/>
        <w:ind w:leftChars="0" w:left="0"/>
      </w:pPr>
      <w:r>
        <w:rPr>
          <w:rFonts w:hint="eastAsia"/>
        </w:rPr>
        <w:t>唯有這青陽子，二十</w:t>
      </w:r>
      <w:r w:rsidR="009D2D90">
        <w:rPr>
          <w:rFonts w:hint="eastAsia"/>
        </w:rPr>
        <w:t>五</w:t>
      </w:r>
      <w:r>
        <w:rPr>
          <w:rFonts w:hint="eastAsia"/>
        </w:rPr>
        <w:t>歲步入築基，爾後再二十年築基大圓滿，</w:t>
      </w:r>
      <w:r w:rsidR="0096741C">
        <w:rPr>
          <w:rFonts w:hint="eastAsia"/>
        </w:rPr>
        <w:t>曾以一人之力，殺入</w:t>
      </w:r>
      <w:r>
        <w:rPr>
          <w:rFonts w:hint="eastAsia"/>
        </w:rPr>
        <w:t>刀仙宗門下一宋</w:t>
      </w:r>
      <w:r w:rsidR="00191D74">
        <w:rPr>
          <w:rFonts w:hint="eastAsia"/>
        </w:rPr>
        <w:t>姓</w:t>
      </w:r>
      <w:r>
        <w:rPr>
          <w:rFonts w:hint="eastAsia"/>
        </w:rPr>
        <w:t>叛亂世家</w:t>
      </w:r>
      <w:r w:rsidR="0096741C">
        <w:rPr>
          <w:rFonts w:hint="eastAsia"/>
        </w:rPr>
        <w:t>，雖然身受重傷且差點殞落，但卻成功將對方</w:t>
      </w:r>
      <w:r w:rsidR="00191D74">
        <w:rPr>
          <w:rFonts w:hint="eastAsia"/>
        </w:rPr>
        <w:t>滿門滅口，</w:t>
      </w:r>
      <w:r w:rsidR="0096741C">
        <w:rPr>
          <w:rFonts w:hint="eastAsia"/>
        </w:rPr>
        <w:t>如此果敢殺伐之人，</w:t>
      </w:r>
      <w:r w:rsidR="00191D74">
        <w:rPr>
          <w:rFonts w:hint="eastAsia"/>
        </w:rPr>
        <w:t>被譽為</w:t>
      </w:r>
      <w:r>
        <w:rPr>
          <w:rFonts w:hint="eastAsia"/>
        </w:rPr>
        <w:t>刀仙宗</w:t>
      </w:r>
      <w:r w:rsidR="00191D74">
        <w:rPr>
          <w:rFonts w:hint="eastAsia"/>
        </w:rPr>
        <w:t>兩百年來最有天賦</w:t>
      </w:r>
      <w:r w:rsidR="0096741C">
        <w:rPr>
          <w:rFonts w:hint="eastAsia"/>
        </w:rPr>
        <w:t>前途</w:t>
      </w:r>
      <w:r w:rsidR="009D2D90">
        <w:rPr>
          <w:rFonts w:hint="eastAsia"/>
        </w:rPr>
        <w:t>的弟子</w:t>
      </w:r>
      <w:r w:rsidR="00EA4AD2">
        <w:rPr>
          <w:rFonts w:hint="eastAsia"/>
        </w:rPr>
        <w:t>。</w:t>
      </w:r>
    </w:p>
    <w:p w:rsidR="00C04663" w:rsidRDefault="00191D74" w:rsidP="00813907">
      <w:pPr>
        <w:pStyle w:val="12"/>
        <w:spacing w:after="240"/>
        <w:ind w:leftChars="0" w:left="0"/>
      </w:pPr>
      <w:r>
        <w:rPr>
          <w:rFonts w:hint="eastAsia"/>
        </w:rPr>
        <w:t>這樣的敵人，就算道辰子對自己實力再怎麼有信心，沒打過前也不敢保</w:t>
      </w:r>
      <w:r w:rsidR="00EA4AD2">
        <w:rPr>
          <w:rFonts w:hint="eastAsia"/>
        </w:rPr>
        <w:t>證就能穩操勝算，</w:t>
      </w:r>
      <w:r w:rsidR="009D2D90">
        <w:rPr>
          <w:rFonts w:hint="eastAsia"/>
        </w:rPr>
        <w:t>所以他寧可不要遇到，就算遇到，也不希望一戰。</w:t>
      </w:r>
    </w:p>
    <w:p w:rsidR="00C04663" w:rsidRDefault="009D2D90" w:rsidP="00813907">
      <w:pPr>
        <w:pStyle w:val="12"/>
        <w:spacing w:after="240"/>
        <w:ind w:leftChars="0" w:left="0"/>
      </w:pPr>
      <w:r>
        <w:rPr>
          <w:rFonts w:hint="eastAsia"/>
        </w:rPr>
        <w:t>但偏偏，冤家路窄，兩人同時率領著同門師弟們相遇了；而</w:t>
      </w:r>
      <w:r w:rsidR="00EA4AD2">
        <w:rPr>
          <w:rFonts w:hint="eastAsia"/>
        </w:rPr>
        <w:t>照規定，保有自己的令牌與奪取敵人的令牌各得一分。</w:t>
      </w:r>
    </w:p>
    <w:p w:rsidR="00C04663" w:rsidRDefault="00EA4AD2" w:rsidP="00813907">
      <w:pPr>
        <w:pStyle w:val="12"/>
        <w:spacing w:after="240"/>
        <w:ind w:leftChars="0" w:left="0"/>
      </w:pPr>
      <w:r>
        <w:rPr>
          <w:rFonts w:hint="eastAsia"/>
        </w:rPr>
        <w:t>眼下雙方都各有十來個人以上，只要能將對方的令牌都拿過來，那一來一往下，自己宗門的勝利可就更有希望了。</w:t>
      </w:r>
    </w:p>
    <w:p w:rsidR="00C04663" w:rsidRDefault="009D2D90" w:rsidP="00813907">
      <w:pPr>
        <w:pStyle w:val="12"/>
        <w:spacing w:after="240"/>
        <w:ind w:leftChars="0" w:left="0"/>
      </w:pPr>
      <w:r>
        <w:rPr>
          <w:rFonts w:hint="eastAsia"/>
        </w:rPr>
        <w:t>不願交戰，但也不能</w:t>
      </w:r>
      <w:r w:rsidR="00EA4AD2">
        <w:rPr>
          <w:rFonts w:hint="eastAsia"/>
        </w:rPr>
        <w:t>就此退去</w:t>
      </w:r>
      <w:r>
        <w:rPr>
          <w:rFonts w:hint="eastAsia"/>
        </w:rPr>
        <w:t>，否則，自己在諸位師弟前辛辛苦苦建立的形象，就全沒了；這讓道辰子陷入兩難，沉吟半天無法做出決定。</w:t>
      </w:r>
    </w:p>
    <w:p w:rsidR="00C04663" w:rsidRDefault="00EA4AD2" w:rsidP="00813907">
      <w:pPr>
        <w:pStyle w:val="12"/>
        <w:spacing w:after="240"/>
        <w:ind w:leftChars="0" w:left="0"/>
      </w:pPr>
      <w:r>
        <w:rPr>
          <w:rFonts w:hint="eastAsia"/>
        </w:rPr>
        <w:t>只不過，比起道辰子的猶豫，青陽子就顯得果斷多了；他眉頭緊皺了一會兒後，隨即鬆展開來</w:t>
      </w:r>
      <w:r w:rsidR="00E0100C">
        <w:rPr>
          <w:rFonts w:hint="eastAsia"/>
        </w:rPr>
        <w:t>笑了</w:t>
      </w:r>
      <w:r w:rsidR="0096741C">
        <w:rPr>
          <w:rFonts w:hint="eastAsia"/>
        </w:rPr>
        <w:t>。</w:t>
      </w:r>
    </w:p>
    <w:p w:rsidR="00C04663" w:rsidRDefault="0096741C" w:rsidP="00813907">
      <w:pPr>
        <w:pStyle w:val="12"/>
        <w:spacing w:after="240"/>
        <w:ind w:leftChars="0" w:left="0"/>
      </w:pPr>
      <w:r>
        <w:rPr>
          <w:rFonts w:hint="eastAsia"/>
        </w:rPr>
        <w:t>沒有必勝的把握又如何呢？自己當初殺入宋家，可</w:t>
      </w:r>
      <w:r w:rsidR="00E0100C">
        <w:rPr>
          <w:rFonts w:hint="eastAsia"/>
        </w:rPr>
        <w:t>曾</w:t>
      </w:r>
      <w:r>
        <w:rPr>
          <w:rFonts w:hint="eastAsia"/>
        </w:rPr>
        <w:t>想過能</w:t>
      </w:r>
      <w:r w:rsidR="00E0100C">
        <w:rPr>
          <w:rFonts w:hint="eastAsia"/>
        </w:rPr>
        <w:t>否</w:t>
      </w:r>
      <w:r>
        <w:rPr>
          <w:rFonts w:hint="eastAsia"/>
        </w:rPr>
        <w:t>活著回來？修仙之路誰不是</w:t>
      </w:r>
      <w:r w:rsidR="00E0100C">
        <w:rPr>
          <w:rFonts w:hint="eastAsia"/>
        </w:rPr>
        <w:t>逆天而行，</w:t>
      </w:r>
      <w:r>
        <w:rPr>
          <w:rFonts w:hint="eastAsia"/>
        </w:rPr>
        <w:t>死裡求</w:t>
      </w:r>
      <w:r w:rsidR="00E0100C">
        <w:rPr>
          <w:rFonts w:hint="eastAsia"/>
        </w:rPr>
        <w:t>生？</w:t>
      </w:r>
      <w:r>
        <w:rPr>
          <w:rFonts w:hint="eastAsia"/>
        </w:rPr>
        <w:t>仙途渺渺，誰與爭鋒</w:t>
      </w:r>
      <w:r w:rsidR="00E0100C">
        <w:rPr>
          <w:rFonts w:hint="eastAsia"/>
        </w:rPr>
        <w:t>，</w:t>
      </w:r>
      <w:r w:rsidR="005872F4">
        <w:rPr>
          <w:rFonts w:hint="eastAsia"/>
        </w:rPr>
        <w:t>狹路相逢</w:t>
      </w:r>
      <w:r w:rsidR="00DC7201">
        <w:rPr>
          <w:rFonts w:hint="eastAsia"/>
        </w:rPr>
        <w:t>，</w:t>
      </w:r>
      <w:r w:rsidR="005872F4">
        <w:rPr>
          <w:rFonts w:hint="eastAsia"/>
        </w:rPr>
        <w:t>唯</w:t>
      </w:r>
      <w:r w:rsidR="00E0100C">
        <w:rPr>
          <w:rFonts w:hint="eastAsia"/>
        </w:rPr>
        <w:t>一戰</w:t>
      </w:r>
      <w:r w:rsidR="005872F4">
        <w:rPr>
          <w:rFonts w:hint="eastAsia"/>
        </w:rPr>
        <w:t>矣</w:t>
      </w:r>
      <w:r>
        <w:rPr>
          <w:rFonts w:hint="eastAsia"/>
        </w:rPr>
        <w:t>！</w:t>
      </w:r>
    </w:p>
    <w:p w:rsidR="00C04663" w:rsidRDefault="00C04663" w:rsidP="00813907">
      <w:pPr>
        <w:pStyle w:val="12"/>
        <w:spacing w:after="240"/>
        <w:ind w:leftChars="0" w:left="0"/>
      </w:pPr>
    </w:p>
    <w:p w:rsidR="00C04663" w:rsidRDefault="001A35F5" w:rsidP="00813907">
      <w:pPr>
        <w:pStyle w:val="12"/>
        <w:numPr>
          <w:ilvl w:val="0"/>
          <w:numId w:val="1"/>
        </w:numPr>
        <w:spacing w:after="240"/>
        <w:ind w:leftChars="0"/>
        <w:outlineLvl w:val="0"/>
      </w:pPr>
      <w:r>
        <w:rPr>
          <w:rFonts w:hint="eastAsia"/>
        </w:rPr>
        <w:t>激戰</w:t>
      </w:r>
    </w:p>
    <w:p w:rsidR="00C04663" w:rsidRDefault="005872F4" w:rsidP="00813907">
      <w:pPr>
        <w:pStyle w:val="12"/>
        <w:spacing w:after="240"/>
        <w:ind w:leftChars="0" w:left="0"/>
      </w:pPr>
      <w:r>
        <w:rPr>
          <w:rFonts w:hint="eastAsia"/>
        </w:rPr>
        <w:lastRenderedPageBreak/>
        <w:t>快！</w:t>
      </w:r>
    </w:p>
    <w:p w:rsidR="00C04663" w:rsidRDefault="005872F4" w:rsidP="00813907">
      <w:pPr>
        <w:pStyle w:val="12"/>
        <w:spacing w:after="240"/>
        <w:ind w:leftChars="0" w:left="0"/>
      </w:pPr>
      <w:r>
        <w:rPr>
          <w:rFonts w:hint="eastAsia"/>
        </w:rPr>
        <w:t>這是道辰子對青陽子出手的第一個印象。</w:t>
      </w:r>
    </w:p>
    <w:p w:rsidR="00C04663" w:rsidRDefault="005872F4" w:rsidP="00813907">
      <w:pPr>
        <w:pStyle w:val="12"/>
        <w:spacing w:after="240"/>
        <w:ind w:leftChars="0" w:left="0"/>
      </w:pPr>
      <w:r>
        <w:rPr>
          <w:rFonts w:hint="eastAsia"/>
        </w:rPr>
        <w:t>在他尚未決定是戰是和之前，青陽子已然出手；也不見對方是怎麼出手的，數道青芒刀氣已然破空而來，直撲到自己的面前不到數尺。</w:t>
      </w:r>
    </w:p>
    <w:p w:rsidR="00C04663" w:rsidRDefault="005872F4" w:rsidP="00813907">
      <w:pPr>
        <w:pStyle w:val="12"/>
        <w:spacing w:after="240"/>
        <w:ind w:leftChars="0" w:left="0"/>
      </w:pPr>
      <w:r>
        <w:rPr>
          <w:rFonts w:hint="eastAsia"/>
        </w:rPr>
        <w:t>狠！</w:t>
      </w:r>
    </w:p>
    <w:p w:rsidR="00C04663" w:rsidRDefault="005872F4" w:rsidP="00813907">
      <w:pPr>
        <w:pStyle w:val="12"/>
        <w:spacing w:after="240"/>
        <w:ind w:leftChars="0" w:left="0"/>
      </w:pPr>
      <w:r>
        <w:rPr>
          <w:rFonts w:hint="eastAsia"/>
        </w:rPr>
        <w:t>是道辰子對青陽子的二個印象。</w:t>
      </w:r>
    </w:p>
    <w:p w:rsidR="00C04663" w:rsidRDefault="005872F4" w:rsidP="00813907">
      <w:pPr>
        <w:pStyle w:val="12"/>
        <w:spacing w:after="240"/>
        <w:ind w:leftChars="0" w:left="0"/>
      </w:pPr>
      <w:r>
        <w:rPr>
          <w:rFonts w:hint="eastAsia"/>
        </w:rPr>
        <w:t>隨著道辰子右手一指，其背後的赤劍幻化出數十道劍影，圍</w:t>
      </w:r>
      <w:r w:rsidR="00D06271">
        <w:rPr>
          <w:rFonts w:hint="eastAsia"/>
        </w:rPr>
        <w:t>著他繞</w:t>
      </w:r>
      <w:r>
        <w:rPr>
          <w:rFonts w:hint="eastAsia"/>
        </w:rPr>
        <w:t>成一個圓圈，盡</w:t>
      </w:r>
      <w:r w:rsidR="00D06271">
        <w:rPr>
          <w:rFonts w:hint="eastAsia"/>
        </w:rPr>
        <w:t>將刀氣擋在了外頭。</w:t>
      </w:r>
    </w:p>
    <w:p w:rsidR="00C04663" w:rsidRDefault="00D06271" w:rsidP="00813907">
      <w:pPr>
        <w:pStyle w:val="12"/>
        <w:spacing w:after="240"/>
        <w:ind w:leftChars="0" w:left="0"/>
      </w:pPr>
      <w:r>
        <w:rPr>
          <w:rFonts w:hint="eastAsia"/>
        </w:rPr>
        <w:t>然而他還來不及</w:t>
      </w:r>
      <w:r w:rsidR="00B51993">
        <w:rPr>
          <w:rFonts w:hint="eastAsia"/>
        </w:rPr>
        <w:t>揚起嘴角</w:t>
      </w:r>
      <w:r>
        <w:rPr>
          <w:rFonts w:hint="eastAsia"/>
        </w:rPr>
        <w:t>，就看到那數道刀氣猛然一漲，尚未觸及劍影</w:t>
      </w:r>
      <w:r w:rsidR="00B51993">
        <w:rPr>
          <w:rFonts w:hint="eastAsia"/>
        </w:rPr>
        <w:t>的刀氣猛然</w:t>
      </w:r>
      <w:r>
        <w:rPr>
          <w:rFonts w:hint="eastAsia"/>
        </w:rPr>
        <w:t>爆裂開來，碎成無數零散刀氣朝他身後的師弟射去。</w:t>
      </w:r>
    </w:p>
    <w:p w:rsidR="00C04663" w:rsidRDefault="00D06271" w:rsidP="00813907">
      <w:pPr>
        <w:pStyle w:val="12"/>
        <w:spacing w:after="240"/>
        <w:ind w:leftChars="0" w:left="0"/>
      </w:pPr>
      <w:r>
        <w:rPr>
          <w:rFonts w:hint="eastAsia"/>
        </w:rPr>
        <w:t>「</w:t>
      </w:r>
      <w:r w:rsidR="00283FA9">
        <w:rPr>
          <w:rFonts w:hint="eastAsia"/>
        </w:rPr>
        <w:t>躲開</w:t>
      </w:r>
      <w:r>
        <w:rPr>
          <w:rFonts w:hint="eastAsia"/>
        </w:rPr>
        <w:t>！」</w:t>
      </w:r>
      <w:r w:rsidR="0054169C">
        <w:rPr>
          <w:rFonts w:hint="eastAsia"/>
        </w:rPr>
        <w:t>道辰子目眥欲裂，</w:t>
      </w:r>
      <w:r w:rsidR="00B41CC5">
        <w:rPr>
          <w:rFonts w:hint="eastAsia"/>
        </w:rPr>
        <w:t>想要救援卻已經來不及了。</w:t>
      </w:r>
    </w:p>
    <w:p w:rsidR="00C04663" w:rsidRDefault="00B41CC5" w:rsidP="00813907">
      <w:pPr>
        <w:pStyle w:val="12"/>
        <w:spacing w:after="240"/>
        <w:ind w:leftChars="0" w:left="0"/>
      </w:pPr>
      <w:r>
        <w:rPr>
          <w:rFonts w:hint="eastAsia"/>
        </w:rPr>
        <w:t>只聽見幾聲慘叫聲，身後的幾名師弟原本還在旁邊看戲，誰知道突然換成自己上場，倉促不及之下，紛紛中招。</w:t>
      </w:r>
    </w:p>
    <w:p w:rsidR="00C04663" w:rsidRDefault="00B41CC5" w:rsidP="00813907">
      <w:pPr>
        <w:pStyle w:val="12"/>
        <w:spacing w:after="240"/>
        <w:ind w:leftChars="0" w:left="0"/>
      </w:pPr>
      <w:r>
        <w:rPr>
          <w:rFonts w:hint="eastAsia"/>
        </w:rPr>
        <w:t>幾個修為較高的築基修士尚有招架之力，但剩下的練氣修士可就沒那麼幸運了；眼明手快的，施展術法或法器還能勉強擋下一部份攻擊，但有五六個反應較差的，直接被那些刀氣穿過身子，還搞不清楚甚麼情況，就不明不白的死了。</w:t>
      </w:r>
    </w:p>
    <w:p w:rsidR="00C04663" w:rsidRDefault="00B41CC5" w:rsidP="00813907">
      <w:pPr>
        <w:pStyle w:val="12"/>
        <w:spacing w:after="240"/>
        <w:ind w:leftChars="0" w:left="0"/>
      </w:pPr>
      <w:r>
        <w:rPr>
          <w:rFonts w:hint="eastAsia"/>
        </w:rPr>
        <w:t>「</w:t>
      </w:r>
      <w:r w:rsidR="00283FA9">
        <w:rPr>
          <w:rFonts w:hint="eastAsia"/>
        </w:rPr>
        <w:t>可惡，通通</w:t>
      </w:r>
      <w:r w:rsidR="00E84AFA">
        <w:rPr>
          <w:rFonts w:hint="eastAsia"/>
        </w:rPr>
        <w:t>都</w:t>
      </w:r>
      <w:r w:rsidR="00283FA9">
        <w:rPr>
          <w:rFonts w:hint="eastAsia"/>
        </w:rPr>
        <w:t>給我上</w:t>
      </w:r>
      <w:r w:rsidR="00C10268">
        <w:rPr>
          <w:rFonts w:hint="eastAsia"/>
        </w:rPr>
        <w:t>了</w:t>
      </w:r>
      <w:r w:rsidR="00283FA9">
        <w:rPr>
          <w:rFonts w:hint="eastAsia"/>
        </w:rPr>
        <w:t>！」眼看自己一方還沒出手，就先殞落了幾人，饒是道辰子平時再怎麼</w:t>
      </w:r>
      <w:r w:rsidR="00C10268">
        <w:rPr>
          <w:rFonts w:hint="eastAsia"/>
        </w:rPr>
        <w:t>冷靜，此時也動怒了。</w:t>
      </w:r>
    </w:p>
    <w:p w:rsidR="00C04663" w:rsidRDefault="00E84AFA" w:rsidP="00813907">
      <w:pPr>
        <w:pStyle w:val="12"/>
        <w:spacing w:after="240"/>
        <w:ind w:leftChars="0" w:left="0"/>
      </w:pPr>
      <w:r>
        <w:rPr>
          <w:rFonts w:hint="eastAsia"/>
        </w:rPr>
        <w:t>隨著赤劍宗這邊一一出手，刀仙宗那十幾人雖然有些忐忑，卻也不得祭起法器，硬著頭皮</w:t>
      </w:r>
      <w:r w:rsidR="00AD4679">
        <w:rPr>
          <w:rFonts w:hint="eastAsia"/>
        </w:rPr>
        <w:t>招架</w:t>
      </w:r>
      <w:r>
        <w:rPr>
          <w:rFonts w:hint="eastAsia"/>
        </w:rPr>
        <w:t>。</w:t>
      </w:r>
    </w:p>
    <w:p w:rsidR="00C04663" w:rsidRDefault="00726318" w:rsidP="00813907">
      <w:pPr>
        <w:pStyle w:val="12"/>
        <w:spacing w:after="240"/>
        <w:ind w:leftChars="0" w:left="0"/>
      </w:pPr>
      <w:r>
        <w:rPr>
          <w:rFonts w:hint="eastAsia"/>
        </w:rPr>
        <w:t>一時</w:t>
      </w:r>
      <w:r w:rsidR="00B51993">
        <w:rPr>
          <w:rFonts w:hint="eastAsia"/>
        </w:rPr>
        <w:t>之</w:t>
      </w:r>
      <w:r>
        <w:rPr>
          <w:rFonts w:hint="eastAsia"/>
        </w:rPr>
        <w:t>間，兩邊法術</w:t>
      </w:r>
      <w:r w:rsidR="00B51993">
        <w:rPr>
          <w:rFonts w:hint="eastAsia"/>
        </w:rPr>
        <w:t>對轟，</w:t>
      </w:r>
      <w:r>
        <w:rPr>
          <w:rFonts w:hint="eastAsia"/>
        </w:rPr>
        <w:t>五光十射，刀劍光影，滿天飛舞。</w:t>
      </w:r>
    </w:p>
    <w:p w:rsidR="00C04663" w:rsidRDefault="00726318" w:rsidP="00813907">
      <w:pPr>
        <w:pStyle w:val="12"/>
        <w:spacing w:after="240"/>
        <w:ind w:leftChars="0" w:left="0"/>
      </w:pPr>
      <w:r>
        <w:rPr>
          <w:rFonts w:hint="eastAsia"/>
        </w:rPr>
        <w:t>身處兩群人馬中央的青陽子與道辰子，更是毫不保留地廝殺起來。</w:t>
      </w:r>
    </w:p>
    <w:p w:rsidR="00C04663" w:rsidRDefault="00B51993" w:rsidP="00813907">
      <w:pPr>
        <w:pStyle w:val="12"/>
        <w:spacing w:after="240"/>
        <w:ind w:leftChars="0" w:left="0"/>
      </w:pPr>
      <w:r>
        <w:rPr>
          <w:rFonts w:hint="eastAsia"/>
        </w:rPr>
        <w:t>認真說起來，青陽子境界高上道辰子一小截，</w:t>
      </w:r>
      <w:r w:rsidR="00782129">
        <w:rPr>
          <w:rFonts w:hint="eastAsia"/>
        </w:rPr>
        <w:t>實力</w:t>
      </w:r>
      <w:r>
        <w:rPr>
          <w:rFonts w:hint="eastAsia"/>
        </w:rPr>
        <w:t>自然是略勝一籌；只不過，道辰子這邊人數較多，自然不會笨到跟他單打獨鬥。</w:t>
      </w:r>
    </w:p>
    <w:p w:rsidR="00C04663" w:rsidRDefault="00B51993" w:rsidP="00813907">
      <w:pPr>
        <w:pStyle w:val="12"/>
        <w:spacing w:after="240"/>
        <w:ind w:leftChars="0" w:left="0"/>
      </w:pPr>
      <w:r>
        <w:rPr>
          <w:rFonts w:hint="eastAsia"/>
        </w:rPr>
        <w:t>俗話說的好，射人先射馬，擒賊先擒王，只要將對方修為最高的修士給殺了，對於勝利自然是毫無懸念的事。</w:t>
      </w:r>
    </w:p>
    <w:p w:rsidR="00C04663" w:rsidRDefault="00B51993" w:rsidP="00813907">
      <w:pPr>
        <w:pStyle w:val="12"/>
        <w:spacing w:after="240"/>
        <w:ind w:leftChars="0" w:left="0"/>
      </w:pPr>
      <w:r>
        <w:rPr>
          <w:rFonts w:hint="eastAsia"/>
        </w:rPr>
        <w:t>這道理，不只道辰子懂，他身後的幾個師弟們也懂；隨著兩邊人馬開戰，很快的，</w:t>
      </w:r>
      <w:r w:rsidR="005F175C">
        <w:rPr>
          <w:rFonts w:hint="eastAsia"/>
        </w:rPr>
        <w:t>兩名赤劍宗的</w:t>
      </w:r>
      <w:r w:rsidR="00BD7C00">
        <w:rPr>
          <w:rFonts w:hint="eastAsia"/>
        </w:rPr>
        <w:t>弟</w:t>
      </w:r>
      <w:r w:rsidR="005F175C">
        <w:rPr>
          <w:rFonts w:hint="eastAsia"/>
        </w:rPr>
        <w:t>子</w:t>
      </w:r>
      <w:r>
        <w:rPr>
          <w:rFonts w:hint="eastAsia"/>
        </w:rPr>
        <w:t>便來到道辰子身旁，準備助他一臂之力。</w:t>
      </w:r>
    </w:p>
    <w:p w:rsidR="00C04663" w:rsidRDefault="005F175C" w:rsidP="00813907">
      <w:pPr>
        <w:pStyle w:val="12"/>
        <w:spacing w:after="240"/>
        <w:ind w:leftChars="0" w:left="0"/>
      </w:pPr>
      <w:r>
        <w:rPr>
          <w:rFonts w:hint="eastAsia"/>
        </w:rPr>
        <w:lastRenderedPageBreak/>
        <w:t>其中一人乃是一名老道，身上修為已達築基中期顛峰，距離突破後期也只差一步而已；而另一馬臉漢子氣勢稍弱，但也有築基中期的修為。</w:t>
      </w:r>
    </w:p>
    <w:p w:rsidR="00C04663" w:rsidRDefault="00B51993" w:rsidP="00813907">
      <w:pPr>
        <w:pStyle w:val="12"/>
        <w:spacing w:after="240"/>
        <w:ind w:leftChars="0" w:left="0"/>
      </w:pPr>
      <w:r>
        <w:rPr>
          <w:rFonts w:hint="eastAsia"/>
        </w:rPr>
        <w:t>「哼，久聞赤劍宗大弟子</w:t>
      </w:r>
      <w:r w:rsidR="00782129">
        <w:rPr>
          <w:rFonts w:hint="eastAsia"/>
        </w:rPr>
        <w:t>修練赤霄劍訣已達入微一境，今日</w:t>
      </w:r>
      <w:r w:rsidR="00BD7C00">
        <w:rPr>
          <w:rFonts w:hint="eastAsia"/>
        </w:rPr>
        <w:t>一見卻不外如是！你若有種，</w:t>
      </w:r>
      <w:r w:rsidR="00782129">
        <w:rPr>
          <w:rFonts w:hint="eastAsia"/>
        </w:rPr>
        <w:t>可敢堂堂正正與我單獨一戰！」眼見自己被包圍住了，青陽子刀氣</w:t>
      </w:r>
      <w:r w:rsidR="005F175C">
        <w:rPr>
          <w:rFonts w:hint="eastAsia"/>
        </w:rPr>
        <w:t>猛地一漲</w:t>
      </w:r>
      <w:r w:rsidR="00782129">
        <w:rPr>
          <w:rFonts w:hint="eastAsia"/>
        </w:rPr>
        <w:t>將對方逼退，</w:t>
      </w:r>
      <w:r w:rsidR="00BD7C00">
        <w:rPr>
          <w:rFonts w:hint="eastAsia"/>
        </w:rPr>
        <w:t>兩柄短刀指向道辰子</w:t>
      </w:r>
      <w:r w:rsidR="00782129">
        <w:rPr>
          <w:rFonts w:hint="eastAsia"/>
        </w:rPr>
        <w:t>，</w:t>
      </w:r>
      <w:r w:rsidR="00BD7C00">
        <w:rPr>
          <w:rFonts w:hint="eastAsia"/>
        </w:rPr>
        <w:t>開口以</w:t>
      </w:r>
      <w:r w:rsidR="00782129">
        <w:rPr>
          <w:rFonts w:hint="eastAsia"/>
        </w:rPr>
        <w:t>言語相激。</w:t>
      </w:r>
    </w:p>
    <w:p w:rsidR="00C04663" w:rsidRDefault="00782129" w:rsidP="00813907">
      <w:pPr>
        <w:pStyle w:val="12"/>
        <w:spacing w:after="240"/>
        <w:ind w:leftChars="0" w:left="0"/>
      </w:pPr>
      <w:r>
        <w:rPr>
          <w:rFonts w:hint="eastAsia"/>
        </w:rPr>
        <w:t>只是道辰子生性沉穩，既然明知有師弟相助才能與對方一搏，甚至反壓回去，又怎會中計捨己之長而不用呢？</w:t>
      </w:r>
    </w:p>
    <w:p w:rsidR="00C04663" w:rsidRDefault="00782129" w:rsidP="00813907">
      <w:pPr>
        <w:pStyle w:val="12"/>
        <w:spacing w:after="240"/>
        <w:ind w:leftChars="0" w:left="0"/>
      </w:pPr>
      <w:r>
        <w:rPr>
          <w:rFonts w:hint="eastAsia"/>
        </w:rPr>
        <w:t>當下冷笑兩聲，赤劍已然化作九把劍影，飛嘯而出，口中不忘</w:t>
      </w:r>
      <w:r w:rsidR="00BD7C00">
        <w:rPr>
          <w:rFonts w:hint="eastAsia"/>
        </w:rPr>
        <w:t>回諷對方兩句，「閣下莫非是腦袋燒壞了？否則怎認為我會與你單打獨鬥，若要說堂堂正正對決，難不成你要自降修為到築基後期？」</w:t>
      </w:r>
    </w:p>
    <w:p w:rsidR="00C04663" w:rsidRDefault="00BD7C00" w:rsidP="00813907">
      <w:pPr>
        <w:pStyle w:val="12"/>
        <w:spacing w:after="240"/>
        <w:ind w:leftChars="0" w:left="0"/>
      </w:pPr>
      <w:r>
        <w:rPr>
          <w:rFonts w:hint="eastAsia"/>
        </w:rPr>
        <w:t>同時間，那兩名師弟也各自施展法器，將青陽子圍繞起來。</w:t>
      </w:r>
    </w:p>
    <w:p w:rsidR="00C04663" w:rsidRDefault="00BD7C00" w:rsidP="00813907">
      <w:pPr>
        <w:pStyle w:val="12"/>
        <w:spacing w:after="240"/>
        <w:ind w:leftChars="0" w:left="0"/>
      </w:pPr>
      <w:r>
        <w:rPr>
          <w:rFonts w:hint="eastAsia"/>
        </w:rPr>
        <w:t>其</w:t>
      </w:r>
      <w:r w:rsidR="001A35F5">
        <w:rPr>
          <w:rFonts w:hint="eastAsia"/>
        </w:rPr>
        <w:t>中那名老道，雙手</w:t>
      </w:r>
      <w:r w:rsidR="00CF1E7E">
        <w:rPr>
          <w:rFonts w:hint="eastAsia"/>
        </w:rPr>
        <w:t>掐訣，一柄大劍橫飛在他面前，跟著咬指一擠，一抹鮮血塗在劍身之上，跟著那大劍轉眼發出耀眼金光，竟變化做一條五爪金龍，金光閃閃往青陽子那咬去。</w:t>
      </w:r>
    </w:p>
    <w:p w:rsidR="00C04663" w:rsidRDefault="00CF1E7E" w:rsidP="00813907">
      <w:pPr>
        <w:pStyle w:val="12"/>
        <w:spacing w:after="240"/>
        <w:ind w:leftChars="0" w:left="0"/>
      </w:pPr>
      <w:r>
        <w:rPr>
          <w:rFonts w:hint="eastAsia"/>
        </w:rPr>
        <w:t>「化形之術？！怎麼可能！」青陽子一驚，差點就要轉身而逃。</w:t>
      </w:r>
    </w:p>
    <w:p w:rsidR="00C04663" w:rsidRDefault="00CF1E7E" w:rsidP="00813907">
      <w:pPr>
        <w:pStyle w:val="12"/>
        <w:spacing w:after="240"/>
        <w:ind w:leftChars="0" w:left="0"/>
      </w:pPr>
      <w:r>
        <w:rPr>
          <w:rFonts w:hint="eastAsia"/>
        </w:rPr>
        <w:t>要知道一般來說，不管是</w:t>
      </w:r>
      <w:del w:id="4930" w:author="簡新佳" w:date="2019-02-25T17:00:00Z">
        <w:r w:rsidDel="0012795F">
          <w:rPr>
            <w:rFonts w:hint="eastAsia"/>
          </w:rPr>
          <w:delText>靈力</w:delText>
        </w:r>
      </w:del>
      <w:ins w:id="4931" w:author="簡新佳" w:date="2019-02-25T17:00:00Z">
        <w:r w:rsidR="0012795F">
          <w:rPr>
            <w:rFonts w:hint="eastAsia"/>
          </w:rPr>
          <w:t>靈氣</w:t>
        </w:r>
      </w:ins>
      <w:r>
        <w:rPr>
          <w:rFonts w:hint="eastAsia"/>
        </w:rPr>
        <w:t>或是符籙，所形成的</w:t>
      </w:r>
      <w:r w:rsidR="00D24042">
        <w:rPr>
          <w:rFonts w:hint="eastAsia"/>
        </w:rPr>
        <w:t>妖</w:t>
      </w:r>
      <w:r>
        <w:rPr>
          <w:rFonts w:hint="eastAsia"/>
        </w:rPr>
        <w:t>獸</w:t>
      </w:r>
      <w:r w:rsidR="00D24042">
        <w:rPr>
          <w:rFonts w:hint="eastAsia"/>
        </w:rPr>
        <w:t>基本上都只是個虛影，就像無根浮萍，並不能持續太久。</w:t>
      </w:r>
    </w:p>
    <w:p w:rsidR="00C04663" w:rsidRDefault="00D24042" w:rsidP="00813907">
      <w:pPr>
        <w:pStyle w:val="12"/>
        <w:spacing w:after="240"/>
        <w:ind w:leftChars="0" w:left="0"/>
      </w:pPr>
      <w:r>
        <w:rPr>
          <w:rFonts w:hint="eastAsia"/>
        </w:rPr>
        <w:t>但若是結丹之後，以法寶化形作妖獸，則可以有如實物，具備長時間攻擊及特殊神通等等。</w:t>
      </w:r>
    </w:p>
    <w:p w:rsidR="00C04663" w:rsidRDefault="00D24042" w:rsidP="00813907">
      <w:pPr>
        <w:pStyle w:val="12"/>
        <w:spacing w:after="240"/>
        <w:ind w:leftChars="0" w:left="0"/>
      </w:pPr>
      <w:r>
        <w:rPr>
          <w:rFonts w:hint="eastAsia"/>
        </w:rPr>
        <w:t>當然，其實力的大小與施展者法力和法寶的特性有很大的相關。</w:t>
      </w:r>
    </w:p>
    <w:p w:rsidR="00C04663" w:rsidRDefault="00D24042" w:rsidP="00813907">
      <w:pPr>
        <w:pStyle w:val="12"/>
        <w:spacing w:after="240"/>
        <w:ind w:leftChars="0" w:left="0"/>
      </w:pPr>
      <w:r>
        <w:rPr>
          <w:rFonts w:hint="eastAsia"/>
        </w:rPr>
        <w:t>眼前那把大劍，居然能化作一條五爪金龍，難道那老者是扮豬吃老虎，以結丹境假扮成築基修士混進來嗎？</w:t>
      </w:r>
    </w:p>
    <w:p w:rsidR="00C04663" w:rsidRDefault="006841A1" w:rsidP="00813907">
      <w:pPr>
        <w:pStyle w:val="12"/>
        <w:spacing w:after="240"/>
        <w:ind w:leftChars="0" w:left="0"/>
      </w:pPr>
      <w:r>
        <w:rPr>
          <w:rFonts w:hint="eastAsia"/>
        </w:rPr>
        <w:t>不過</w:t>
      </w:r>
      <w:r w:rsidR="00D00415">
        <w:rPr>
          <w:rFonts w:hint="eastAsia"/>
        </w:rPr>
        <w:t>青陽子再定神一瞧，那五爪金龍雖然栩栩如生，但除一隻龍爪較為凝實之外，大半都是虛影，原來只是貌似，</w:t>
      </w:r>
      <w:r w:rsidR="00C973FF">
        <w:rPr>
          <w:rFonts w:hint="eastAsia"/>
        </w:rPr>
        <w:t>並</w:t>
      </w:r>
      <w:r w:rsidR="00D00415">
        <w:rPr>
          <w:rFonts w:hint="eastAsia"/>
        </w:rPr>
        <w:t>不是真正結丹所施展的化形之術。</w:t>
      </w:r>
    </w:p>
    <w:p w:rsidR="00C04663" w:rsidRDefault="007206FC" w:rsidP="00813907">
      <w:pPr>
        <w:pStyle w:val="12"/>
        <w:spacing w:after="240"/>
        <w:ind w:leftChars="0" w:left="0"/>
      </w:pPr>
      <w:r>
        <w:rPr>
          <w:rFonts w:hint="eastAsia"/>
        </w:rPr>
        <w:t>這麼一來，</w:t>
      </w:r>
      <w:r w:rsidR="00C21E91">
        <w:rPr>
          <w:rFonts w:hint="eastAsia"/>
        </w:rPr>
        <w:t>青陽子</w:t>
      </w:r>
      <w:r>
        <w:rPr>
          <w:rFonts w:hint="eastAsia"/>
        </w:rPr>
        <w:t>倒安心了大半，畢竟</w:t>
      </w:r>
      <w:r w:rsidR="00C21E91">
        <w:rPr>
          <w:rFonts w:hint="eastAsia"/>
        </w:rPr>
        <w:t>只要不是對上結丹修士，區區幾名同階修士圍攻，他</w:t>
      </w:r>
      <w:r>
        <w:rPr>
          <w:rFonts w:hint="eastAsia"/>
        </w:rPr>
        <w:t>還是有些自信不落敗的。</w:t>
      </w:r>
    </w:p>
    <w:p w:rsidR="00C04663" w:rsidRDefault="00D00415" w:rsidP="00813907">
      <w:pPr>
        <w:pStyle w:val="12"/>
        <w:spacing w:after="240"/>
        <w:ind w:leftChars="0" w:left="0"/>
      </w:pPr>
      <w:r>
        <w:rPr>
          <w:rFonts w:hint="eastAsia"/>
        </w:rPr>
        <w:t>這一切說來話長，實際上不過一眨眼而已。</w:t>
      </w:r>
    </w:p>
    <w:p w:rsidR="00C04663" w:rsidRDefault="00EA12AC" w:rsidP="00813907">
      <w:pPr>
        <w:pStyle w:val="12"/>
        <w:spacing w:after="240"/>
        <w:ind w:leftChars="0" w:left="0"/>
      </w:pPr>
      <w:r>
        <w:rPr>
          <w:rFonts w:hint="eastAsia"/>
        </w:rPr>
        <w:t>等到青陽子定下心來</w:t>
      </w:r>
      <w:r w:rsidR="00D00415">
        <w:rPr>
          <w:rFonts w:hint="eastAsia"/>
        </w:rPr>
        <w:t>，那五爪金龍與九道劍影已經來到他面前不到</w:t>
      </w:r>
      <w:r>
        <w:rPr>
          <w:rFonts w:hint="eastAsia"/>
        </w:rPr>
        <w:t>十尺距離；但他</w:t>
      </w:r>
      <w:r w:rsidR="004B11F6">
        <w:rPr>
          <w:rFonts w:hint="eastAsia"/>
        </w:rPr>
        <w:t>既已冷靜</w:t>
      </w:r>
      <w:r>
        <w:rPr>
          <w:rFonts w:hint="eastAsia"/>
        </w:rPr>
        <w:t>，自然有把握以寡敵眾，就看他口中喃喃幾句，雙手飛快掐訣，跟著</w:t>
      </w:r>
      <w:r>
        <w:rPr>
          <w:rFonts w:hint="eastAsia"/>
        </w:rPr>
        <w:lastRenderedPageBreak/>
        <w:t>那短刀原地旋轉起來，無數青芒飛散而出，化作兩股</w:t>
      </w:r>
      <w:r w:rsidR="00712885">
        <w:rPr>
          <w:rFonts w:hint="eastAsia"/>
        </w:rPr>
        <w:t>旋</w:t>
      </w:r>
      <w:r>
        <w:rPr>
          <w:rFonts w:hint="eastAsia"/>
        </w:rPr>
        <w:t>風，分別朝那金龍跟劍影擊去。</w:t>
      </w:r>
    </w:p>
    <w:p w:rsidR="00C04663" w:rsidRDefault="00712885" w:rsidP="00813907">
      <w:pPr>
        <w:pStyle w:val="12"/>
        <w:spacing w:after="240"/>
        <w:ind w:leftChars="0" w:left="0"/>
      </w:pPr>
      <w:r>
        <w:rPr>
          <w:rFonts w:hint="eastAsia"/>
        </w:rPr>
        <w:t>「來得好！」道辰子低聲一喝，那九道劍影瞬間爆漲，頓時將那旋風</w:t>
      </w:r>
      <w:r w:rsidR="006A565B">
        <w:rPr>
          <w:rFonts w:hint="eastAsia"/>
        </w:rPr>
        <w:t>斬</w:t>
      </w:r>
      <w:r>
        <w:rPr>
          <w:rFonts w:hint="eastAsia"/>
        </w:rPr>
        <w:t>得支離破</w:t>
      </w:r>
      <w:r w:rsidR="006A565B">
        <w:rPr>
          <w:rFonts w:hint="eastAsia"/>
        </w:rPr>
        <w:t>碎。</w:t>
      </w:r>
    </w:p>
    <w:p w:rsidR="00C04663" w:rsidRDefault="006A565B" w:rsidP="00813907">
      <w:pPr>
        <w:pStyle w:val="12"/>
        <w:spacing w:after="240"/>
        <w:ind w:leftChars="0" w:left="0"/>
      </w:pPr>
      <w:r>
        <w:rPr>
          <w:rFonts w:hint="eastAsia"/>
        </w:rPr>
        <w:t>然而青陽子卻絲毫無懼，反而嘴角掛著些許冷笑，嘲諷道，「青某的碧</w:t>
      </w:r>
      <w:r w:rsidR="00E35FD4">
        <w:rPr>
          <w:rFonts w:hint="eastAsia"/>
        </w:rPr>
        <w:t>風</w:t>
      </w:r>
      <w:r>
        <w:rPr>
          <w:rFonts w:hint="eastAsia"/>
        </w:rPr>
        <w:t>雙刀如果這麼容易破去，那我也不用花這麼多心思修練它了。」</w:t>
      </w:r>
    </w:p>
    <w:p w:rsidR="00C04663" w:rsidRDefault="006A565B" w:rsidP="00813907">
      <w:pPr>
        <w:pStyle w:val="12"/>
        <w:spacing w:after="240"/>
        <w:ind w:leftChars="0" w:left="0"/>
      </w:pPr>
      <w:r>
        <w:rPr>
          <w:rFonts w:hint="eastAsia"/>
        </w:rPr>
        <w:t>果然話一說完，原本已經散去的旋風跟著又重新組起，與那九道劍影交纏在一起，甚至隱隱還佔</w:t>
      </w:r>
      <w:r w:rsidR="00E00774">
        <w:rPr>
          <w:rFonts w:hint="eastAsia"/>
        </w:rPr>
        <w:t>了</w:t>
      </w:r>
      <w:r>
        <w:rPr>
          <w:rFonts w:hint="eastAsia"/>
        </w:rPr>
        <w:t>上風。</w:t>
      </w:r>
    </w:p>
    <w:p w:rsidR="00C04663" w:rsidRDefault="00D779CD" w:rsidP="00813907">
      <w:pPr>
        <w:pStyle w:val="12"/>
        <w:spacing w:after="240"/>
        <w:ind w:leftChars="0" w:left="0"/>
      </w:pPr>
      <w:r>
        <w:rPr>
          <w:rFonts w:hint="eastAsia"/>
        </w:rPr>
        <w:t>只是你有張良計，我有過橋梯，明知對方實力高出自己這邊一籌，</w:t>
      </w:r>
      <w:r w:rsidR="00BE54E3">
        <w:rPr>
          <w:rFonts w:hint="eastAsia"/>
        </w:rPr>
        <w:t>道辰子三人</w:t>
      </w:r>
      <w:r>
        <w:rPr>
          <w:rFonts w:hint="eastAsia"/>
        </w:rPr>
        <w:t>又怎會只有</w:t>
      </w:r>
      <w:r w:rsidR="005F175C">
        <w:rPr>
          <w:rFonts w:hint="eastAsia"/>
        </w:rPr>
        <w:t>這樣的攻勢呢</w:t>
      </w:r>
      <w:r>
        <w:rPr>
          <w:rFonts w:hint="eastAsia"/>
        </w:rPr>
        <w:t>，那旋風重新組起的同時，一道身影</w:t>
      </w:r>
      <w:r w:rsidR="005F175C">
        <w:rPr>
          <w:rFonts w:hint="eastAsia"/>
        </w:rPr>
        <w:t>突然</w:t>
      </w:r>
      <w:r>
        <w:rPr>
          <w:rFonts w:hint="eastAsia"/>
        </w:rPr>
        <w:t>從青陽子身後出現，跟著</w:t>
      </w:r>
      <w:r w:rsidR="005F175C">
        <w:rPr>
          <w:rFonts w:hint="eastAsia"/>
        </w:rPr>
        <w:t>化作</w:t>
      </w:r>
      <w:r>
        <w:rPr>
          <w:rFonts w:hint="eastAsia"/>
        </w:rPr>
        <w:t>一</w:t>
      </w:r>
      <w:r w:rsidR="005F175C">
        <w:rPr>
          <w:rFonts w:hint="eastAsia"/>
        </w:rPr>
        <w:t>鍊</w:t>
      </w:r>
      <w:r>
        <w:rPr>
          <w:rFonts w:hint="eastAsia"/>
        </w:rPr>
        <w:t>紅芒</w:t>
      </w:r>
      <w:r w:rsidR="005F175C">
        <w:rPr>
          <w:rFonts w:hint="eastAsia"/>
        </w:rPr>
        <w:t>，</w:t>
      </w:r>
      <w:r>
        <w:rPr>
          <w:rFonts w:hint="eastAsia"/>
        </w:rPr>
        <w:t>猛地往他背心上刺去，正是方才一直沒有出手的</w:t>
      </w:r>
      <w:r w:rsidR="00BE54E3">
        <w:rPr>
          <w:rFonts w:hint="eastAsia"/>
        </w:rPr>
        <w:t>那</w:t>
      </w:r>
      <w:r>
        <w:rPr>
          <w:rFonts w:hint="eastAsia"/>
        </w:rPr>
        <w:t>名</w:t>
      </w:r>
      <w:r w:rsidR="00BE54E3">
        <w:rPr>
          <w:rFonts w:hint="eastAsia"/>
        </w:rPr>
        <w:t>馬臉漢子</w:t>
      </w:r>
      <w:r>
        <w:rPr>
          <w:rFonts w:hint="eastAsia"/>
        </w:rPr>
        <w:t>。</w:t>
      </w:r>
    </w:p>
    <w:p w:rsidR="00C04663" w:rsidRDefault="00D779CD" w:rsidP="00813907">
      <w:pPr>
        <w:pStyle w:val="12"/>
        <w:spacing w:after="240"/>
        <w:ind w:leftChars="0" w:left="0"/>
      </w:pPr>
      <w:r>
        <w:rPr>
          <w:rFonts w:hint="eastAsia"/>
        </w:rPr>
        <w:t>他修練的赫然是赤劍宗內較為偏門的練體之術，配</w:t>
      </w:r>
      <w:r w:rsidR="005F175C">
        <w:rPr>
          <w:rFonts w:hint="eastAsia"/>
        </w:rPr>
        <w:t>合</w:t>
      </w:r>
      <w:r>
        <w:rPr>
          <w:rFonts w:hint="eastAsia"/>
        </w:rPr>
        <w:t>上一柄赤黑匕首，以不知何種遁術繞到青陽子身後，試圖一擊必殺。</w:t>
      </w:r>
    </w:p>
    <w:p w:rsidR="00C04663" w:rsidRDefault="00D779CD" w:rsidP="00813907">
      <w:pPr>
        <w:pStyle w:val="12"/>
        <w:spacing w:after="240"/>
        <w:ind w:leftChars="0" w:left="0"/>
      </w:pPr>
      <w:r>
        <w:rPr>
          <w:rFonts w:hint="eastAsia"/>
        </w:rPr>
        <w:t>不過青陽子對戰經驗豐富，又怎會沒有注意到他的存在呢</w:t>
      </w:r>
      <w:r w:rsidR="00BE54E3">
        <w:rPr>
          <w:rFonts w:hint="eastAsia"/>
        </w:rPr>
        <w:t>？</w:t>
      </w:r>
    </w:p>
    <w:p w:rsidR="00C04663" w:rsidRDefault="00BE54E3" w:rsidP="00813907">
      <w:pPr>
        <w:pStyle w:val="12"/>
        <w:spacing w:after="240"/>
        <w:ind w:leftChars="0" w:left="0"/>
      </w:pPr>
      <w:r>
        <w:rPr>
          <w:rFonts w:hint="eastAsia"/>
        </w:rPr>
        <w:t>方才</w:t>
      </w:r>
      <w:r w:rsidR="00D779CD">
        <w:rPr>
          <w:rFonts w:hint="eastAsia"/>
        </w:rPr>
        <w:t>表面上</w:t>
      </w:r>
      <w:r>
        <w:rPr>
          <w:rFonts w:hint="eastAsia"/>
        </w:rPr>
        <w:t>雖然都在</w:t>
      </w:r>
      <w:r w:rsidR="00D779CD">
        <w:rPr>
          <w:rFonts w:hint="eastAsia"/>
        </w:rPr>
        <w:t>操控兩把短刀對敵，但私底下早已</w:t>
      </w:r>
      <w:r>
        <w:rPr>
          <w:rFonts w:hint="eastAsia"/>
        </w:rPr>
        <w:t>分出一部份</w:t>
      </w:r>
      <w:r w:rsidR="00D779CD">
        <w:rPr>
          <w:rFonts w:hint="eastAsia"/>
        </w:rPr>
        <w:t>靈識鎖定對方動向，在對方消失的那一刻，已經</w:t>
      </w:r>
      <w:r>
        <w:rPr>
          <w:rFonts w:hint="eastAsia"/>
        </w:rPr>
        <w:t>機警地</w:t>
      </w:r>
      <w:r w:rsidR="00D75DCB">
        <w:rPr>
          <w:rFonts w:hint="eastAsia"/>
        </w:rPr>
        <w:t>掏出了一張道</w:t>
      </w:r>
      <w:r>
        <w:rPr>
          <w:rFonts w:hint="eastAsia"/>
        </w:rPr>
        <w:t>符。</w:t>
      </w:r>
    </w:p>
    <w:p w:rsidR="00C04663" w:rsidRDefault="00BE54E3" w:rsidP="00813907">
      <w:pPr>
        <w:pStyle w:val="12"/>
        <w:spacing w:after="240"/>
        <w:ind w:leftChars="0" w:left="0"/>
      </w:pPr>
      <w:r>
        <w:rPr>
          <w:rFonts w:hint="eastAsia"/>
        </w:rPr>
        <w:t>此時馬臉漢子襲來，他二話不說將道符激起，</w:t>
      </w:r>
      <w:r w:rsidR="00D75DCB">
        <w:rPr>
          <w:rFonts w:hint="eastAsia"/>
        </w:rPr>
        <w:t>化做一條數丈長的青蛇，往那身影捲去。</w:t>
      </w:r>
    </w:p>
    <w:p w:rsidR="00C04663" w:rsidRDefault="00D75DCB" w:rsidP="00813907">
      <w:pPr>
        <w:pStyle w:val="12"/>
        <w:spacing w:after="240"/>
        <w:ind w:leftChars="0" w:left="0"/>
      </w:pPr>
      <w:r>
        <w:rPr>
          <w:rFonts w:hint="eastAsia"/>
        </w:rPr>
        <w:t>那赤劍宗修士眼看自己手中匕首就要刺到對方背後了，但那青蛇也撲向自己脖子不到三尺，倘若不擋，即使能將對方擊殺，自己也會中招。</w:t>
      </w:r>
    </w:p>
    <w:p w:rsidR="00C04663" w:rsidRDefault="00D75DCB" w:rsidP="00813907">
      <w:pPr>
        <w:pStyle w:val="12"/>
        <w:spacing w:after="240"/>
        <w:ind w:leftChars="0" w:left="0"/>
      </w:pPr>
      <w:r>
        <w:rPr>
          <w:rFonts w:hint="eastAsia"/>
        </w:rPr>
        <w:t>雖然自己</w:t>
      </w:r>
      <w:r w:rsidR="00BE54E3">
        <w:rPr>
          <w:rFonts w:hint="eastAsia"/>
        </w:rPr>
        <w:t>修的</w:t>
      </w:r>
      <w:r>
        <w:rPr>
          <w:rFonts w:hint="eastAsia"/>
        </w:rPr>
        <w:t>是練體一脈，但那青蛇可是妖丹四轉妖獸，</w:t>
      </w:r>
      <w:r w:rsidR="00BE54E3">
        <w:rPr>
          <w:rFonts w:hint="eastAsia"/>
        </w:rPr>
        <w:t>自己可沒把握一定能擋下這一咬；而</w:t>
      </w:r>
      <w:r>
        <w:rPr>
          <w:rFonts w:hint="eastAsia"/>
        </w:rPr>
        <w:t>且其</w:t>
      </w:r>
      <w:r w:rsidR="00BE54E3">
        <w:rPr>
          <w:rFonts w:hint="eastAsia"/>
        </w:rPr>
        <w:t>嘴裡傳來噁人心血的氣息，難保被咬到不會中了</w:t>
      </w:r>
      <w:r>
        <w:rPr>
          <w:rFonts w:hint="eastAsia"/>
        </w:rPr>
        <w:t>劇毒，這麼一來，可以說</w:t>
      </w:r>
      <w:r w:rsidR="00BE54E3">
        <w:rPr>
          <w:rFonts w:hint="eastAsia"/>
        </w:rPr>
        <w:t>是拿</w:t>
      </w:r>
      <w:r>
        <w:rPr>
          <w:rFonts w:hint="eastAsia"/>
        </w:rPr>
        <w:t>自己性命</w:t>
      </w:r>
      <w:r w:rsidR="00BE54E3">
        <w:rPr>
          <w:rFonts w:hint="eastAsia"/>
        </w:rPr>
        <w:t>跟對方交換。</w:t>
      </w:r>
    </w:p>
    <w:p w:rsidR="00C04663" w:rsidRDefault="00D75DCB" w:rsidP="00813907">
      <w:pPr>
        <w:pStyle w:val="12"/>
        <w:spacing w:after="240"/>
        <w:ind w:leftChars="0" w:left="0"/>
      </w:pPr>
      <w:r>
        <w:rPr>
          <w:rFonts w:hint="eastAsia"/>
        </w:rPr>
        <w:t>修仙之人，大多自私自利，不到最後關頭，也不願用自己性命換取己方的勝利，當下只得抽回攻擊自救。</w:t>
      </w:r>
    </w:p>
    <w:p w:rsidR="00C04663" w:rsidRDefault="00D75DCB" w:rsidP="00813907">
      <w:pPr>
        <w:pStyle w:val="12"/>
        <w:spacing w:after="240"/>
        <w:ind w:leftChars="0" w:left="0"/>
      </w:pPr>
      <w:r>
        <w:rPr>
          <w:rFonts w:hint="eastAsia"/>
        </w:rPr>
        <w:t>但這麼一來，</w:t>
      </w:r>
      <w:r w:rsidR="00724661">
        <w:rPr>
          <w:rFonts w:hint="eastAsia"/>
        </w:rPr>
        <w:t>青陽子危機便解，跟著他腳下一踏，瞬間往左後方退了</w:t>
      </w:r>
      <w:r w:rsidR="00BE54E3">
        <w:rPr>
          <w:rFonts w:hint="eastAsia"/>
        </w:rPr>
        <w:t>數十尺</w:t>
      </w:r>
      <w:r w:rsidR="00724661">
        <w:rPr>
          <w:rFonts w:hint="eastAsia"/>
        </w:rPr>
        <w:t>，再次拉開了彼此間的距離。</w:t>
      </w:r>
    </w:p>
    <w:p w:rsidR="00C04663" w:rsidRDefault="00BE54E3" w:rsidP="00813907">
      <w:pPr>
        <w:pStyle w:val="12"/>
        <w:spacing w:after="240"/>
        <w:ind w:leftChars="0" w:left="0"/>
      </w:pPr>
      <w:r>
        <w:rPr>
          <w:rFonts w:hint="eastAsia"/>
        </w:rPr>
        <w:t>「</w:t>
      </w:r>
      <w:r w:rsidR="00724661">
        <w:rPr>
          <w:rFonts w:hint="eastAsia"/>
        </w:rPr>
        <w:t>可惡，貪生怕死的傢伙，等回到宗門內，看我怎麼處罰你！</w:t>
      </w:r>
      <w:r>
        <w:rPr>
          <w:rFonts w:hint="eastAsia"/>
        </w:rPr>
        <w:t>」</w:t>
      </w:r>
      <w:r w:rsidR="00A558BE">
        <w:rPr>
          <w:rFonts w:hint="eastAsia"/>
        </w:rPr>
        <w:t>眼看自己這邊好不容易製造出來的機會失去，</w:t>
      </w:r>
      <w:r w:rsidR="00724661">
        <w:rPr>
          <w:rFonts w:hint="eastAsia"/>
        </w:rPr>
        <w:t>道辰子心中暗暗罵道，但表面上卻不好說出口，</w:t>
      </w:r>
      <w:r w:rsidR="00A558BE">
        <w:rPr>
          <w:rFonts w:hint="eastAsia"/>
        </w:rPr>
        <w:t>只</w:t>
      </w:r>
      <w:r w:rsidR="00A558BE">
        <w:rPr>
          <w:rFonts w:hint="eastAsia"/>
        </w:rPr>
        <w:lastRenderedPageBreak/>
        <w:t>得</w:t>
      </w:r>
      <w:r w:rsidR="003A429C">
        <w:rPr>
          <w:rFonts w:hint="eastAsia"/>
        </w:rPr>
        <w:t>加緊法力，試圖操控那赤劍掙脫旋風的纏鬥</w:t>
      </w:r>
      <w:r w:rsidR="005F175C">
        <w:rPr>
          <w:rFonts w:hint="eastAsia"/>
        </w:rPr>
        <w:t>。</w:t>
      </w:r>
    </w:p>
    <w:p w:rsidR="00C04663" w:rsidRDefault="005F175C" w:rsidP="00813907">
      <w:pPr>
        <w:pStyle w:val="12"/>
        <w:spacing w:after="240"/>
        <w:ind w:leftChars="0" w:left="0"/>
      </w:pPr>
      <w:r>
        <w:rPr>
          <w:rFonts w:hint="eastAsia"/>
        </w:rPr>
        <w:t>另一方面，青陽子雖然躲過這擊，但他臉色也不好看；方才那一瞬間，若不是他機靈，</w:t>
      </w:r>
      <w:r w:rsidR="00BE54E3">
        <w:rPr>
          <w:rFonts w:hint="eastAsia"/>
        </w:rPr>
        <w:t>恐怕不死也脫層皮，加上他眼角掃去，己方師弟以寡擊眾，紛紛有不少呈現敗象，若再不快點解決對方，前去支援其他人，就算自己能活著離開試練，事後也免不了被師門責罵一番。</w:t>
      </w:r>
    </w:p>
    <w:p w:rsidR="00C04663" w:rsidRDefault="00BE54E3" w:rsidP="00813907">
      <w:pPr>
        <w:pStyle w:val="12"/>
        <w:spacing w:after="240"/>
        <w:ind w:leftChars="0" w:left="0"/>
      </w:pPr>
      <w:r>
        <w:rPr>
          <w:rFonts w:hint="eastAsia"/>
        </w:rPr>
        <w:t>幾番斟酌之後，他不再保留實力，臉上青氣一現，惡狠狠說道，「好，果然有些本事，就看等等你們怎麼</w:t>
      </w:r>
      <w:r w:rsidR="00F55C18">
        <w:rPr>
          <w:rFonts w:hint="eastAsia"/>
        </w:rPr>
        <w:t>死的。」</w:t>
      </w:r>
    </w:p>
    <w:p w:rsidR="00C04663" w:rsidRDefault="00F55C18" w:rsidP="00813907">
      <w:pPr>
        <w:pStyle w:val="12"/>
        <w:spacing w:after="240"/>
        <w:ind w:leftChars="0" w:left="0"/>
      </w:pPr>
      <w:r>
        <w:rPr>
          <w:rFonts w:hint="eastAsia"/>
        </w:rPr>
        <w:t>見到對方臉上的青氣，道辰子臉色也是微微一變，赤劍宗長年跟刀仙宗交戰，他身為高階弟子，自然明白一些外人較為不知的隱諱秘事。</w:t>
      </w:r>
    </w:p>
    <w:p w:rsidR="00C04663" w:rsidRDefault="00F55C18" w:rsidP="00813907">
      <w:pPr>
        <w:pStyle w:val="12"/>
        <w:spacing w:after="240"/>
        <w:ind w:leftChars="0" w:left="0"/>
      </w:pPr>
      <w:r>
        <w:rPr>
          <w:rFonts w:hint="eastAsia"/>
        </w:rPr>
        <w:t>傳聞刀仙宗弟子在結丹之後，不論先前修練的是何種功法，皆會轉而修練其宗門內三大結丹</w:t>
      </w:r>
      <w:r w:rsidR="003A429C">
        <w:rPr>
          <w:rFonts w:hint="eastAsia"/>
        </w:rPr>
        <w:t>期</w:t>
      </w:r>
      <w:r>
        <w:rPr>
          <w:rFonts w:hint="eastAsia"/>
        </w:rPr>
        <w:t>功法。</w:t>
      </w:r>
    </w:p>
    <w:p w:rsidR="00C04663" w:rsidRDefault="00F55C18" w:rsidP="00813907">
      <w:pPr>
        <w:pStyle w:val="12"/>
        <w:spacing w:after="240"/>
        <w:ind w:leftChars="0" w:left="0"/>
      </w:pPr>
      <w:r>
        <w:rPr>
          <w:rFonts w:hint="eastAsia"/>
        </w:rPr>
        <w:t>其中一套青</w:t>
      </w:r>
      <w:r w:rsidR="00E35FD4">
        <w:rPr>
          <w:rFonts w:hint="eastAsia"/>
        </w:rPr>
        <w:t>風</w:t>
      </w:r>
      <w:r>
        <w:rPr>
          <w:rFonts w:hint="eastAsia"/>
        </w:rPr>
        <w:t>碧霄訣，威力頗大，學成之後與人對戰之時，臉上會浮現一層青霞，修練到越後期，其青霞會越加濃厚。</w:t>
      </w:r>
    </w:p>
    <w:p w:rsidR="00C04663" w:rsidRDefault="00F55C18" w:rsidP="00813907">
      <w:pPr>
        <w:pStyle w:val="12"/>
        <w:spacing w:after="240"/>
        <w:ind w:leftChars="0" w:left="0"/>
      </w:pPr>
      <w:r>
        <w:rPr>
          <w:rFonts w:hint="eastAsia"/>
        </w:rPr>
        <w:t>眼前這刀仙宗百年難得一見的高徒雖然才築基</w:t>
      </w:r>
      <w:r w:rsidR="003A429C">
        <w:rPr>
          <w:rFonts w:hint="eastAsia"/>
        </w:rPr>
        <w:t>大圓滿</w:t>
      </w:r>
      <w:r>
        <w:rPr>
          <w:rFonts w:hint="eastAsia"/>
        </w:rPr>
        <w:t>修為而已，但明顯是已經開始修練青雲碧霄訣，雖說他臉上的青氣只有淡淡一層不到，但</w:t>
      </w:r>
      <w:r w:rsidR="003A429C">
        <w:rPr>
          <w:rFonts w:hint="eastAsia"/>
        </w:rPr>
        <w:t>越級修練</w:t>
      </w:r>
      <w:r>
        <w:rPr>
          <w:rFonts w:hint="eastAsia"/>
        </w:rPr>
        <w:t>也叫人動容了。</w:t>
      </w:r>
    </w:p>
    <w:p w:rsidR="00C04663" w:rsidRDefault="003A429C" w:rsidP="00813907">
      <w:pPr>
        <w:pStyle w:val="12"/>
        <w:spacing w:after="240"/>
        <w:ind w:leftChars="0" w:left="0"/>
      </w:pPr>
      <w:r>
        <w:rPr>
          <w:rFonts w:hint="eastAsia"/>
        </w:rPr>
        <w:t>想到這，道辰子心中也有些打鼓，別看己方這邊好像佔了上風，但最終還是得看自己這場戰鬥的勝負決定；再不拿出真本事，恐怕最後得陰溝裡翻船。</w:t>
      </w:r>
    </w:p>
    <w:p w:rsidR="00C04663" w:rsidRDefault="003A429C" w:rsidP="00813907">
      <w:pPr>
        <w:pStyle w:val="12"/>
        <w:spacing w:after="240"/>
        <w:ind w:leftChars="0" w:left="0"/>
      </w:pPr>
      <w:r>
        <w:rPr>
          <w:rFonts w:hint="eastAsia"/>
        </w:rPr>
        <w:t>一念即此，道辰子也無所保留，他看向身邊兩旁的師弟喝道，「宋師弟，譚師弟，替我護法十息的時間！」</w:t>
      </w:r>
    </w:p>
    <w:p w:rsidR="00C04663" w:rsidRDefault="003A429C" w:rsidP="00813907">
      <w:pPr>
        <w:pStyle w:val="12"/>
        <w:spacing w:after="240"/>
        <w:ind w:leftChars="0" w:left="0"/>
      </w:pPr>
      <w:r>
        <w:rPr>
          <w:rFonts w:hint="eastAsia"/>
        </w:rPr>
        <w:t>跟著不再理會青陽子那邊，</w:t>
      </w:r>
      <w:r w:rsidR="002C1F8A">
        <w:rPr>
          <w:rFonts w:hint="eastAsia"/>
        </w:rPr>
        <w:t>從掏出另一張道符，珍而貴之的祭起。</w:t>
      </w:r>
    </w:p>
    <w:p w:rsidR="00C04663" w:rsidRDefault="002C1F8A" w:rsidP="00813907">
      <w:pPr>
        <w:pStyle w:val="12"/>
        <w:spacing w:after="240"/>
        <w:ind w:leftChars="0" w:left="0"/>
      </w:pPr>
      <w:r>
        <w:rPr>
          <w:rFonts w:hint="eastAsia"/>
        </w:rPr>
        <w:t>聽到自己師兄這樣命令，那姓宋老者與譚師弟雖然不願，但也只能挺身向前護住道辰子。</w:t>
      </w:r>
    </w:p>
    <w:p w:rsidR="00C04663" w:rsidRDefault="002C1F8A" w:rsidP="00813907">
      <w:pPr>
        <w:pStyle w:val="12"/>
        <w:spacing w:after="240"/>
        <w:ind w:leftChars="0" w:left="0"/>
      </w:pPr>
      <w:r>
        <w:rPr>
          <w:rFonts w:hint="eastAsia"/>
        </w:rPr>
        <w:t>就看到青陽子冷笑一聲，抬</w:t>
      </w:r>
      <w:r w:rsidR="00B8784A">
        <w:rPr>
          <w:rFonts w:hint="eastAsia"/>
        </w:rPr>
        <w:t>起右手伸指向前一點，原本還在與金龍赤劍糾纏的兩道旋風，瞬間擴大一倍，直接將五爪金龍與赤劍掃</w:t>
      </w:r>
      <w:r w:rsidR="001D4D89">
        <w:rPr>
          <w:rFonts w:hint="eastAsia"/>
        </w:rPr>
        <w:t>蕩</w:t>
      </w:r>
      <w:r w:rsidR="00B8784A">
        <w:rPr>
          <w:rFonts w:hint="eastAsia"/>
        </w:rPr>
        <w:t>開來，跟著往宋譚兩人飛去。</w:t>
      </w:r>
    </w:p>
    <w:p w:rsidR="00C04663" w:rsidRDefault="00B8784A" w:rsidP="00813907">
      <w:pPr>
        <w:pStyle w:val="12"/>
        <w:spacing w:after="240"/>
        <w:ind w:leftChars="0" w:left="0"/>
      </w:pPr>
      <w:r>
        <w:rPr>
          <w:rFonts w:hint="eastAsia"/>
        </w:rPr>
        <w:t>宋姓老者大驚失色，</w:t>
      </w:r>
      <w:r w:rsidR="001D4D89">
        <w:rPr>
          <w:rFonts w:hint="eastAsia"/>
        </w:rPr>
        <w:t>忙從儲物袋中掏出兩面盾形法器擋在面前，而那譚姓漢子同樣祭出一個鐘形法器，往那旋風迎去。</w:t>
      </w:r>
    </w:p>
    <w:p w:rsidR="00C04663" w:rsidRDefault="00B326FF" w:rsidP="00813907">
      <w:pPr>
        <w:pStyle w:val="12"/>
        <w:spacing w:after="240"/>
        <w:ind w:leftChars="0" w:left="0"/>
      </w:pPr>
      <w:r>
        <w:rPr>
          <w:rFonts w:hint="eastAsia"/>
        </w:rPr>
        <w:t>「螳臂擋車！」</w:t>
      </w:r>
      <w:r w:rsidR="00276B3A">
        <w:rPr>
          <w:rFonts w:hint="eastAsia"/>
        </w:rPr>
        <w:t>，</w:t>
      </w:r>
      <w:r>
        <w:rPr>
          <w:rFonts w:hint="eastAsia"/>
        </w:rPr>
        <w:t>青陽子招式不變，操控旋風往那兩人撲去，跟著就聽到</w:t>
      </w:r>
      <w:r w:rsidR="0049733C">
        <w:rPr>
          <w:rFonts w:hint="eastAsia"/>
        </w:rPr>
        <w:t>霹靂啪啦幾聲</w:t>
      </w:r>
      <w:r w:rsidR="00276B3A">
        <w:rPr>
          <w:rFonts w:hint="eastAsia"/>
        </w:rPr>
        <w:t>如豆子在鍋中炸開的聲響，</w:t>
      </w:r>
      <w:r w:rsidR="00031317">
        <w:rPr>
          <w:rFonts w:hint="eastAsia"/>
        </w:rPr>
        <w:t>震耳不絕。</w:t>
      </w:r>
    </w:p>
    <w:p w:rsidR="00C04663" w:rsidRDefault="00031317" w:rsidP="00813907">
      <w:pPr>
        <w:pStyle w:val="12"/>
        <w:spacing w:after="240"/>
        <w:ind w:leftChars="0" w:left="0"/>
      </w:pPr>
      <w:r>
        <w:rPr>
          <w:rFonts w:hint="eastAsia"/>
        </w:rPr>
        <w:lastRenderedPageBreak/>
        <w:t>待到那聲音停止，</w:t>
      </w:r>
      <w:r w:rsidR="008348A5">
        <w:rPr>
          <w:rFonts w:hint="eastAsia"/>
        </w:rPr>
        <w:t>旋風也重新化做兩柄短刀，飛回了青陽子面前</w:t>
      </w:r>
      <w:r w:rsidR="00E35FD4">
        <w:rPr>
          <w:rFonts w:hint="eastAsia"/>
        </w:rPr>
        <w:t>，卻</w:t>
      </w:r>
      <w:r>
        <w:rPr>
          <w:rFonts w:hint="eastAsia"/>
        </w:rPr>
        <w:t>只見那譚姓漢子渾身是傷，</w:t>
      </w:r>
      <w:r w:rsidR="00B362FF">
        <w:rPr>
          <w:rFonts w:hint="eastAsia"/>
        </w:rPr>
        <w:t>滿臉鮮血直流，其身前的那鐘形法器已經靈性全失，化作一堆廢鐵墜落在地。</w:t>
      </w:r>
    </w:p>
    <w:p w:rsidR="00C04663" w:rsidRDefault="00B362FF" w:rsidP="00813907">
      <w:pPr>
        <w:pStyle w:val="12"/>
        <w:spacing w:after="240"/>
        <w:ind w:leftChars="0" w:left="0"/>
      </w:pPr>
      <w:r>
        <w:rPr>
          <w:rFonts w:hint="eastAsia"/>
        </w:rPr>
        <w:t>而一旁的宋姓老者更為慘烈，不但一頭白髮披散開來，身子左側更是鮮血淋淋，一隻手臂竟是被斬了下來，看了直叫人心寒。</w:t>
      </w:r>
    </w:p>
    <w:p w:rsidR="00C04663" w:rsidRDefault="00B362FF" w:rsidP="00813907">
      <w:pPr>
        <w:pStyle w:val="12"/>
        <w:spacing w:after="240"/>
        <w:ind w:leftChars="0" w:left="0"/>
      </w:pPr>
      <w:r>
        <w:rPr>
          <w:rFonts w:hint="eastAsia"/>
        </w:rPr>
        <w:t>好在這樣的傷勢雖重，但修仙之人身強體魄，一時三刻</w:t>
      </w:r>
      <w:r w:rsidR="006576DE">
        <w:rPr>
          <w:rFonts w:hint="eastAsia"/>
        </w:rPr>
        <w:t>倒</w:t>
      </w:r>
      <w:r>
        <w:rPr>
          <w:rFonts w:hint="eastAsia"/>
        </w:rPr>
        <w:t>死不了；那宋姓老者臉色蒼白，右手在自己左臂點了幾下，止了住血後跟著從懷中掏出一枚丹藥，</w:t>
      </w:r>
      <w:r w:rsidR="008348A5">
        <w:rPr>
          <w:rFonts w:hint="eastAsia"/>
        </w:rPr>
        <w:t>臉上閃過一絲不捨之後吞了下去。</w:t>
      </w:r>
    </w:p>
    <w:p w:rsidR="00C04663" w:rsidRDefault="008348A5" w:rsidP="00813907">
      <w:pPr>
        <w:pStyle w:val="12"/>
        <w:spacing w:after="240"/>
        <w:ind w:leftChars="0" w:left="0"/>
      </w:pPr>
      <w:r>
        <w:rPr>
          <w:rFonts w:hint="eastAsia"/>
        </w:rPr>
        <w:t>這一切似乎都不</w:t>
      </w:r>
      <w:r w:rsidR="00E35FD4">
        <w:rPr>
          <w:rFonts w:hint="eastAsia"/>
        </w:rPr>
        <w:t>被</w:t>
      </w:r>
      <w:r>
        <w:rPr>
          <w:rFonts w:hint="eastAsia"/>
        </w:rPr>
        <w:t>青陽子</w:t>
      </w:r>
      <w:r w:rsidR="00E35FD4">
        <w:rPr>
          <w:rFonts w:hint="eastAsia"/>
        </w:rPr>
        <w:t>看在</w:t>
      </w:r>
      <w:r>
        <w:rPr>
          <w:rFonts w:hint="eastAsia"/>
        </w:rPr>
        <w:t>眼裡，此時他正凝神看向兩人身後的道辰子，心</w:t>
      </w:r>
      <w:r w:rsidR="0002100A">
        <w:rPr>
          <w:rFonts w:hint="eastAsia"/>
        </w:rPr>
        <w:t>底首次升起開戰以來第一次的不安</w:t>
      </w:r>
      <w:r>
        <w:rPr>
          <w:rFonts w:hint="eastAsia"/>
        </w:rPr>
        <w:t>感覺。</w:t>
      </w:r>
    </w:p>
    <w:p w:rsidR="00C04663" w:rsidRDefault="008348A5" w:rsidP="00813907">
      <w:pPr>
        <w:pStyle w:val="12"/>
        <w:spacing w:after="240"/>
        <w:ind w:leftChars="0" w:left="0"/>
      </w:pPr>
      <w:r>
        <w:rPr>
          <w:rFonts w:hint="eastAsia"/>
        </w:rPr>
        <w:t>在他的注視下，那道辰子</w:t>
      </w:r>
      <w:r w:rsidR="008E2C45">
        <w:rPr>
          <w:rFonts w:hint="eastAsia"/>
        </w:rPr>
        <w:t>氣勢越來越強，隱隱從築基後期升到距離大圓滿只有一步之差，</w:t>
      </w:r>
      <w:r w:rsidR="00F65C2A">
        <w:rPr>
          <w:rFonts w:hint="eastAsia"/>
        </w:rPr>
        <w:t>接著雙手幻化出許多道法訣，朝著那道符打了過去；跟著那符</w:t>
      </w:r>
      <w:r w:rsidR="00E541B8">
        <w:rPr>
          <w:rFonts w:hint="eastAsia"/>
        </w:rPr>
        <w:t>紙</w:t>
      </w:r>
      <w:r w:rsidR="00F65C2A">
        <w:rPr>
          <w:rFonts w:hint="eastAsia"/>
        </w:rPr>
        <w:t>便熊熊燃</w:t>
      </w:r>
      <w:r w:rsidR="00E541B8">
        <w:rPr>
          <w:rFonts w:hint="eastAsia"/>
        </w:rPr>
        <w:t>燒</w:t>
      </w:r>
      <w:r w:rsidR="00F65C2A">
        <w:rPr>
          <w:rFonts w:hint="eastAsia"/>
        </w:rPr>
        <w:t>起</w:t>
      </w:r>
      <w:r w:rsidR="00E541B8">
        <w:rPr>
          <w:rFonts w:hint="eastAsia"/>
        </w:rPr>
        <w:t>來</w:t>
      </w:r>
      <w:r w:rsidR="00F65C2A">
        <w:rPr>
          <w:rFonts w:hint="eastAsia"/>
        </w:rPr>
        <w:t>，</w:t>
      </w:r>
      <w:r w:rsidR="00E541B8">
        <w:rPr>
          <w:rFonts w:hint="eastAsia"/>
        </w:rPr>
        <w:t>化作一道赤芒，朝他撲了過來。</w:t>
      </w:r>
    </w:p>
    <w:p w:rsidR="00C04663" w:rsidRDefault="00C04663" w:rsidP="00813907">
      <w:pPr>
        <w:pStyle w:val="12"/>
        <w:spacing w:after="240"/>
        <w:ind w:leftChars="0" w:left="0"/>
      </w:pPr>
    </w:p>
    <w:p w:rsidR="00C04663" w:rsidRDefault="00D75DCB" w:rsidP="00813907">
      <w:pPr>
        <w:pStyle w:val="12"/>
        <w:numPr>
          <w:ilvl w:val="0"/>
          <w:numId w:val="1"/>
        </w:numPr>
        <w:spacing w:after="240"/>
        <w:ind w:leftChars="0"/>
        <w:outlineLvl w:val="0"/>
      </w:pPr>
      <w:r>
        <w:rPr>
          <w:rFonts w:hint="eastAsia"/>
        </w:rPr>
        <w:t>逃出生天</w:t>
      </w:r>
    </w:p>
    <w:p w:rsidR="00C04663" w:rsidRDefault="00111F75" w:rsidP="00813907">
      <w:pPr>
        <w:pStyle w:val="12"/>
        <w:spacing w:after="240"/>
        <w:ind w:leftChars="0" w:left="0"/>
      </w:pPr>
      <w:r>
        <w:rPr>
          <w:rFonts w:hint="eastAsia"/>
        </w:rPr>
        <w:t>相傳上古之時，有十方神獸，分別為</w:t>
      </w:r>
      <w:r w:rsidRPr="00111F75">
        <w:rPr>
          <w:rFonts w:hint="eastAsia"/>
        </w:rPr>
        <w:t>太陽燭照、太陰幽熒、青龍、白虎、朱雀、</w:t>
      </w:r>
      <w:r w:rsidR="001961CA">
        <w:rPr>
          <w:rFonts w:hint="eastAsia"/>
        </w:rPr>
        <w:t>玄武及黃龍、應龍</w:t>
      </w:r>
      <w:r w:rsidR="00A828A8">
        <w:rPr>
          <w:rFonts w:hint="eastAsia"/>
        </w:rPr>
        <w:t>、</w:t>
      </w:r>
      <w:r w:rsidRPr="00111F75">
        <w:rPr>
          <w:rFonts w:hint="eastAsia"/>
        </w:rPr>
        <w:t>螣蛇</w:t>
      </w:r>
      <w:r w:rsidR="001961CA">
        <w:rPr>
          <w:rFonts w:hint="eastAsia"/>
        </w:rPr>
        <w:t>等十種。</w:t>
      </w:r>
    </w:p>
    <w:p w:rsidR="00C04663" w:rsidRDefault="001961CA" w:rsidP="00813907">
      <w:pPr>
        <w:pStyle w:val="12"/>
        <w:spacing w:after="240"/>
        <w:ind w:leftChars="0" w:left="0"/>
      </w:pPr>
      <w:r>
        <w:rPr>
          <w:rFonts w:hint="eastAsia"/>
        </w:rPr>
        <w:t>其中</w:t>
      </w:r>
      <w:r w:rsidRPr="00111F75">
        <w:rPr>
          <w:rFonts w:hint="eastAsia"/>
        </w:rPr>
        <w:t>青龍、白虎、朱雀、</w:t>
      </w:r>
      <w:r>
        <w:rPr>
          <w:rFonts w:hint="eastAsia"/>
        </w:rPr>
        <w:t>玄武等四獸又被稱為四聖獸，其地位之崇高，不言而喻</w:t>
      </w:r>
      <w:r w:rsidR="00A828A8">
        <w:rPr>
          <w:rFonts w:hint="eastAsia"/>
        </w:rPr>
        <w:t>。</w:t>
      </w:r>
    </w:p>
    <w:p w:rsidR="00C04663" w:rsidRDefault="00A828A8" w:rsidP="00813907">
      <w:pPr>
        <w:pStyle w:val="12"/>
        <w:spacing w:after="240"/>
        <w:ind w:leftChars="0" w:left="0"/>
      </w:pPr>
      <w:r>
        <w:rPr>
          <w:rFonts w:hint="eastAsia"/>
        </w:rPr>
        <w:t>朱雀貴為聖獸之一，其形象自然深植人心，沒有修道之人不識得牠。</w:t>
      </w:r>
    </w:p>
    <w:p w:rsidR="00C04663" w:rsidRDefault="00D074FF" w:rsidP="00813907">
      <w:pPr>
        <w:pStyle w:val="12"/>
        <w:spacing w:after="240"/>
        <w:ind w:leftChars="0" w:left="0"/>
      </w:pPr>
      <w:r>
        <w:rPr>
          <w:rFonts w:hint="eastAsia"/>
        </w:rPr>
        <w:t>眼下在</w:t>
      </w:r>
      <w:r w:rsidR="006870F8">
        <w:rPr>
          <w:rFonts w:hint="eastAsia"/>
        </w:rPr>
        <w:t>青陽子面前，那道赤芒撲來，</w:t>
      </w:r>
      <w:r>
        <w:rPr>
          <w:rFonts w:hint="eastAsia"/>
        </w:rPr>
        <w:t>轉眼間</w:t>
      </w:r>
      <w:r w:rsidR="006870F8">
        <w:rPr>
          <w:rFonts w:hint="eastAsia"/>
        </w:rPr>
        <w:t>竟</w:t>
      </w:r>
      <w:r w:rsidR="00A828A8">
        <w:rPr>
          <w:rFonts w:hint="eastAsia"/>
        </w:rPr>
        <w:t>化作一隻</w:t>
      </w:r>
      <w:r>
        <w:rPr>
          <w:rFonts w:hint="eastAsia"/>
        </w:rPr>
        <w:t>狀似朱雀的</w:t>
      </w:r>
      <w:r w:rsidR="00A828A8">
        <w:rPr>
          <w:rFonts w:hint="eastAsia"/>
        </w:rPr>
        <w:t>火鳥，</w:t>
      </w:r>
      <w:r w:rsidR="00BF4CF3">
        <w:rPr>
          <w:rFonts w:hint="eastAsia"/>
        </w:rPr>
        <w:t>聲勢浩大，鳴聲</w:t>
      </w:r>
      <w:r w:rsidR="00A828A8">
        <w:rPr>
          <w:rFonts w:hint="eastAsia"/>
        </w:rPr>
        <w:t>震天。</w:t>
      </w:r>
    </w:p>
    <w:p w:rsidR="00C04663" w:rsidRDefault="00D074FF" w:rsidP="00813907">
      <w:pPr>
        <w:pStyle w:val="12"/>
        <w:spacing w:after="240"/>
        <w:ind w:leftChars="0" w:left="0"/>
      </w:pPr>
      <w:r>
        <w:rPr>
          <w:rFonts w:hint="eastAsia"/>
        </w:rPr>
        <w:t>「朱雀？不、這不可能！築基期修士根本不可能招喚出這樣的聖獸」，</w:t>
      </w:r>
      <w:r w:rsidR="00A828A8">
        <w:rPr>
          <w:rFonts w:hint="eastAsia"/>
        </w:rPr>
        <w:t>強忍著心中懼意，青陽子長袖一揮，原本已經飛回的兩柄短刀再度化作兩道</w:t>
      </w:r>
      <w:r w:rsidR="00BF4CF3">
        <w:rPr>
          <w:rFonts w:hint="eastAsia"/>
        </w:rPr>
        <w:t>旋風，往那火鳥飛去，試圖一探究竟。</w:t>
      </w:r>
    </w:p>
    <w:p w:rsidR="00C04663" w:rsidRDefault="00BF4CF3" w:rsidP="00813907">
      <w:pPr>
        <w:pStyle w:val="12"/>
        <w:spacing w:after="240"/>
        <w:ind w:leftChars="0" w:left="0"/>
      </w:pPr>
      <w:r>
        <w:rPr>
          <w:rFonts w:hint="eastAsia"/>
        </w:rPr>
        <w:t>只是風能將火吹熄，但火太大時，同樣也能壓過</w:t>
      </w:r>
      <w:r w:rsidR="00B33DF9">
        <w:rPr>
          <w:rFonts w:hint="eastAsia"/>
        </w:rPr>
        <w:t>狂風；那兩道旋風甫一接觸到那火鳥，只能勉強阻礙對方一下，跟著便被捲入火中，成了</w:t>
      </w:r>
      <w:r w:rsidR="00B646E9">
        <w:rPr>
          <w:rFonts w:hint="eastAsia"/>
        </w:rPr>
        <w:t>一體，跟著繼續往青陽子這飛來。</w:t>
      </w:r>
    </w:p>
    <w:p w:rsidR="00C04663" w:rsidRDefault="00B646E9" w:rsidP="00813907">
      <w:pPr>
        <w:pStyle w:val="12"/>
        <w:spacing w:after="240"/>
        <w:ind w:leftChars="0" w:left="0"/>
      </w:pPr>
      <w:r>
        <w:rPr>
          <w:rFonts w:hint="eastAsia"/>
        </w:rPr>
        <w:t>但這一頓，卻讓青陽子有機會</w:t>
      </w:r>
      <w:r w:rsidR="000C1113">
        <w:rPr>
          <w:rFonts w:hint="eastAsia"/>
        </w:rPr>
        <w:t>躲了開來，</w:t>
      </w:r>
      <w:r w:rsidR="005B2273">
        <w:rPr>
          <w:rFonts w:hint="eastAsia"/>
        </w:rPr>
        <w:t>他這才看清楚了，那不是朱雀，而是一隻藍色火鳥，</w:t>
      </w:r>
      <w:r w:rsidR="007568F7">
        <w:rPr>
          <w:rFonts w:hint="eastAsia"/>
        </w:rPr>
        <w:t>丹頂</w:t>
      </w:r>
      <w:r w:rsidR="005B2273">
        <w:rPr>
          <w:rFonts w:hint="eastAsia"/>
        </w:rPr>
        <w:t>鶴</w:t>
      </w:r>
      <w:r w:rsidR="007568F7">
        <w:rPr>
          <w:rFonts w:hint="eastAsia"/>
        </w:rPr>
        <w:t>貌</w:t>
      </w:r>
      <w:r w:rsidR="005B2273">
        <w:rPr>
          <w:rFonts w:hint="eastAsia"/>
        </w:rPr>
        <w:t>，白喙紅斑，散發出龐大的靈壓。</w:t>
      </w:r>
    </w:p>
    <w:p w:rsidR="00C04663" w:rsidRDefault="00A7134B" w:rsidP="00813907">
      <w:pPr>
        <w:pStyle w:val="12"/>
        <w:spacing w:after="240"/>
        <w:ind w:leftChars="0" w:left="0"/>
      </w:pPr>
      <w:r>
        <w:rPr>
          <w:rFonts w:hint="eastAsia"/>
        </w:rPr>
        <w:lastRenderedPageBreak/>
        <w:t>「畢…畢方…」，青陽子臉色難看</w:t>
      </w:r>
      <w:r w:rsidR="00E365D6">
        <w:rPr>
          <w:rFonts w:hint="eastAsia"/>
        </w:rPr>
        <w:t>，</w:t>
      </w:r>
      <w:r w:rsidR="00064820">
        <w:rPr>
          <w:rFonts w:hint="eastAsia"/>
        </w:rPr>
        <w:t>原本信心十足的氣勢瞬間</w:t>
      </w:r>
      <w:ins w:id="4932" w:author="葉威廉" w:date="2018-12-28T14:14:00Z">
        <w:r w:rsidR="00633BDD">
          <w:rPr>
            <w:rFonts w:hint="eastAsia"/>
          </w:rPr>
          <w:t>降至谷底</w:t>
        </w:r>
      </w:ins>
      <w:del w:id="4933" w:author="葉威廉" w:date="2018-12-28T14:14:00Z">
        <w:r w:rsidR="00A1108D" w:rsidDel="00633BDD">
          <w:rPr>
            <w:rFonts w:hint="eastAsia"/>
          </w:rPr>
          <w:delText>蕩然無存</w:delText>
        </w:r>
      </w:del>
      <w:r w:rsidR="00064820">
        <w:rPr>
          <w:rFonts w:hint="eastAsia"/>
        </w:rPr>
        <w:t>。</w:t>
      </w:r>
    </w:p>
    <w:p w:rsidR="00C04663" w:rsidRDefault="00064820" w:rsidP="00813907">
      <w:pPr>
        <w:pStyle w:val="12"/>
        <w:spacing w:after="240"/>
        <w:ind w:leftChars="0" w:left="0"/>
      </w:pPr>
      <w:r>
        <w:rPr>
          <w:rFonts w:hint="eastAsia"/>
        </w:rPr>
        <w:t>這也難怪，對方招喚出的那只靈獸</w:t>
      </w:r>
      <w:r w:rsidR="002F59A3">
        <w:rPr>
          <w:rFonts w:hint="eastAsia"/>
        </w:rPr>
        <w:t>雖然</w:t>
      </w:r>
      <w:r>
        <w:rPr>
          <w:rFonts w:hint="eastAsia"/>
        </w:rPr>
        <w:t>不是朱雀，但也相差無幾了。</w:t>
      </w:r>
    </w:p>
    <w:p w:rsidR="00C04663" w:rsidRDefault="00064820" w:rsidP="00813907">
      <w:pPr>
        <w:pStyle w:val="12"/>
        <w:spacing w:after="240"/>
        <w:ind w:leftChars="0" w:left="0"/>
        <w:rPr>
          <w:ins w:id="4934" w:author="葉威廉" w:date="2018-12-28T14:14:00Z"/>
        </w:rPr>
      </w:pPr>
      <w:r>
        <w:rPr>
          <w:rFonts w:hint="eastAsia"/>
        </w:rPr>
        <w:t>畢方乃上古</w:t>
      </w:r>
      <w:r w:rsidR="00A1108D">
        <w:rPr>
          <w:rFonts w:hint="eastAsia"/>
        </w:rPr>
        <w:t>妖</w:t>
      </w:r>
      <w:r>
        <w:rPr>
          <w:rFonts w:hint="eastAsia"/>
        </w:rPr>
        <w:t>獸之一，</w:t>
      </w:r>
      <w:r w:rsidR="00F24EF7">
        <w:rPr>
          <w:rFonts w:hint="eastAsia"/>
        </w:rPr>
        <w:t>與朱雀，鳳凰，金烏</w:t>
      </w:r>
      <w:r w:rsidR="00A1108D">
        <w:rPr>
          <w:rFonts w:hint="eastAsia"/>
        </w:rPr>
        <w:t>併</w:t>
      </w:r>
      <w:r w:rsidR="00F24EF7">
        <w:rPr>
          <w:rFonts w:hint="eastAsia"/>
        </w:rPr>
        <w:t>稱四大火鳥；比起鳳凰朱雀等</w:t>
      </w:r>
      <w:r w:rsidR="002F59A3">
        <w:rPr>
          <w:rFonts w:hint="eastAsia"/>
        </w:rPr>
        <w:t>雖</w:t>
      </w:r>
      <w:r w:rsidR="00F24EF7">
        <w:rPr>
          <w:rFonts w:hint="eastAsia"/>
        </w:rPr>
        <w:t>略遜一籌，但實力也非同小可。</w:t>
      </w:r>
    </w:p>
    <w:p w:rsidR="00633BDD" w:rsidDel="00633BDD" w:rsidRDefault="00633BDD" w:rsidP="00813907">
      <w:pPr>
        <w:pStyle w:val="12"/>
        <w:spacing w:after="240"/>
        <w:ind w:leftChars="0" w:left="0"/>
        <w:rPr>
          <w:del w:id="4935" w:author="葉威廉" w:date="2018-12-28T14:14:00Z"/>
        </w:rPr>
      </w:pPr>
      <w:ins w:id="4936" w:author="葉威廉" w:date="2018-12-28T14:14:00Z">
        <w:r>
          <w:rPr>
            <w:rFonts w:hint="eastAsia"/>
          </w:rPr>
          <w:t>不過</w:t>
        </w:r>
      </w:ins>
    </w:p>
    <w:p w:rsidR="00C04663" w:rsidRDefault="00B91616" w:rsidP="00813907">
      <w:pPr>
        <w:pStyle w:val="12"/>
        <w:spacing w:after="240"/>
        <w:ind w:leftChars="0" w:left="0"/>
      </w:pPr>
      <w:r>
        <w:rPr>
          <w:rFonts w:hint="eastAsia"/>
        </w:rPr>
        <w:t>若這真的是畢方的話，那青陽子可以說不用再掙扎，直接面縛而降算了；</w:t>
      </w:r>
      <w:r w:rsidR="007568F7">
        <w:rPr>
          <w:rFonts w:hint="eastAsia"/>
        </w:rPr>
        <w:t>可</w:t>
      </w:r>
      <w:r>
        <w:rPr>
          <w:rFonts w:hint="eastAsia"/>
        </w:rPr>
        <w:t>是這等</w:t>
      </w:r>
      <w:r w:rsidR="00A1108D">
        <w:rPr>
          <w:rFonts w:hint="eastAsia"/>
        </w:rPr>
        <w:t>神</w:t>
      </w:r>
      <w:r>
        <w:rPr>
          <w:rFonts w:hint="eastAsia"/>
        </w:rPr>
        <w:t>獸</w:t>
      </w:r>
      <w:r w:rsidR="007D276B">
        <w:rPr>
          <w:rFonts w:hint="eastAsia"/>
        </w:rPr>
        <w:t>上百萬年前早已絕跡，這麼</w:t>
      </w:r>
      <w:r w:rsidR="007568F7">
        <w:rPr>
          <w:rFonts w:hint="eastAsia"/>
        </w:rPr>
        <w:t>可能這麼</w:t>
      </w:r>
      <w:r w:rsidR="007D276B">
        <w:rPr>
          <w:rFonts w:hint="eastAsia"/>
        </w:rPr>
        <w:t>容易出現</w:t>
      </w:r>
      <w:r w:rsidR="007568F7">
        <w:rPr>
          <w:rFonts w:hint="eastAsia"/>
        </w:rPr>
        <w:t>在這？</w:t>
      </w:r>
    </w:p>
    <w:p w:rsidR="00633BDD" w:rsidRDefault="007D276B" w:rsidP="00813907">
      <w:pPr>
        <w:pStyle w:val="12"/>
        <w:spacing w:after="240"/>
        <w:ind w:leftChars="0" w:left="0"/>
        <w:rPr>
          <w:ins w:id="4937" w:author="葉威廉" w:date="2018-12-28T14:15:00Z"/>
        </w:rPr>
      </w:pPr>
      <w:r>
        <w:rPr>
          <w:rFonts w:hint="eastAsia"/>
        </w:rPr>
        <w:t>退一百步來說，就算有人可以招換畢方，</w:t>
      </w:r>
      <w:r w:rsidR="007568F7">
        <w:rPr>
          <w:rFonts w:hint="eastAsia"/>
        </w:rPr>
        <w:t>那也絕不是區區築基期修士可以辦到的事</w:t>
      </w:r>
      <w:ins w:id="4938" w:author="葉威廉" w:date="2018-12-28T14:15:00Z">
        <w:r w:rsidR="00633BDD">
          <w:rPr>
            <w:rFonts w:hint="eastAsia"/>
          </w:rPr>
          <w:t>。</w:t>
        </w:r>
      </w:ins>
    </w:p>
    <w:p w:rsidR="00C04663" w:rsidRDefault="007568F7" w:rsidP="00813907">
      <w:pPr>
        <w:pStyle w:val="12"/>
        <w:spacing w:after="240"/>
        <w:ind w:leftChars="0" w:left="0"/>
      </w:pPr>
      <w:del w:id="4939" w:author="葉威廉" w:date="2018-12-28T14:15:00Z">
        <w:r w:rsidDel="00633BDD">
          <w:rPr>
            <w:rFonts w:hint="eastAsia"/>
          </w:rPr>
          <w:delText>，</w:delText>
        </w:r>
      </w:del>
      <w:r>
        <w:rPr>
          <w:rFonts w:hint="eastAsia"/>
        </w:rPr>
        <w:t>一念及此，青陽子勉強打起精神，仔細觀察那藍色火鳥。</w:t>
      </w:r>
    </w:p>
    <w:p w:rsidR="00C04663" w:rsidRDefault="007568F7" w:rsidP="00813907">
      <w:pPr>
        <w:pStyle w:val="12"/>
        <w:spacing w:after="240"/>
        <w:ind w:leftChars="0" w:left="0"/>
      </w:pPr>
      <w:r>
        <w:rPr>
          <w:rFonts w:hint="eastAsia"/>
        </w:rPr>
        <w:t>果然，那火鳥雖然形似畢方，但卻是雙腳而立，</w:t>
      </w:r>
      <w:ins w:id="4940" w:author="Administrator" w:date="2019-06-16T15:40:00Z">
        <w:r w:rsidR="0073310D">
          <w:rPr>
            <w:rFonts w:hint="eastAsia"/>
          </w:rPr>
          <w:t>而</w:t>
        </w:r>
      </w:ins>
      <w:del w:id="4941" w:author="Administrator" w:date="2019-06-16T15:40:00Z">
        <w:r w:rsidDel="0073310D">
          <w:rPr>
            <w:rFonts w:hint="eastAsia"/>
          </w:rPr>
          <w:delText>但</w:delText>
        </w:r>
      </w:del>
      <w:r>
        <w:rPr>
          <w:rFonts w:hint="eastAsia"/>
        </w:rPr>
        <w:t>古籍上記載，畢方乃單腳神鳥，眼前這靈獸頂多有</w:t>
      </w:r>
      <w:r w:rsidR="00E85AC3">
        <w:rPr>
          <w:rFonts w:hint="eastAsia"/>
        </w:rPr>
        <w:t>一些</w:t>
      </w:r>
      <w:r>
        <w:rPr>
          <w:rFonts w:hint="eastAsia"/>
        </w:rPr>
        <w:t>畢方</w:t>
      </w:r>
      <w:r w:rsidR="00E85AC3">
        <w:rPr>
          <w:rFonts w:hint="eastAsia"/>
        </w:rPr>
        <w:t>血脈</w:t>
      </w:r>
      <w:r>
        <w:rPr>
          <w:rFonts w:hint="eastAsia"/>
        </w:rPr>
        <w:t>，根本不可能是真正的神獸。</w:t>
      </w:r>
    </w:p>
    <w:p w:rsidR="00C04663" w:rsidRDefault="007568F7" w:rsidP="00813907">
      <w:pPr>
        <w:pStyle w:val="12"/>
        <w:spacing w:after="240"/>
        <w:ind w:leftChars="0" w:left="0"/>
      </w:pPr>
      <w:r>
        <w:rPr>
          <w:rFonts w:hint="eastAsia"/>
        </w:rPr>
        <w:t>而且看牠樣子，並非本體現身，</w:t>
      </w:r>
      <w:r w:rsidR="007E0FA7">
        <w:rPr>
          <w:rFonts w:hint="eastAsia"/>
        </w:rPr>
        <w:t>而是</w:t>
      </w:r>
      <w:r>
        <w:rPr>
          <w:rFonts w:hint="eastAsia"/>
        </w:rPr>
        <w:t>一絲</w:t>
      </w:r>
      <w:r w:rsidR="00E85AC3">
        <w:rPr>
          <w:rFonts w:hint="eastAsia"/>
        </w:rPr>
        <w:t>魂魄存在</w:t>
      </w:r>
      <w:r w:rsidR="007E0FA7">
        <w:rPr>
          <w:rFonts w:hint="eastAsia"/>
        </w:rPr>
        <w:t>，多半是</w:t>
      </w:r>
      <w:r w:rsidR="00A1108D">
        <w:rPr>
          <w:rFonts w:hint="eastAsia"/>
        </w:rPr>
        <w:t>某個老怪物</w:t>
      </w:r>
      <w:r w:rsidR="00E85AC3">
        <w:rPr>
          <w:rFonts w:hint="eastAsia"/>
        </w:rPr>
        <w:t>捉</w:t>
      </w:r>
      <w:r w:rsidR="00A1108D">
        <w:rPr>
          <w:rFonts w:hint="eastAsia"/>
        </w:rPr>
        <w:t>了這妖獸，將其精魄封印在內，供後人招喚使用</w:t>
      </w:r>
      <w:r w:rsidR="00E85AC3">
        <w:rPr>
          <w:rFonts w:hint="eastAsia"/>
        </w:rPr>
        <w:t>罷了</w:t>
      </w:r>
      <w:r w:rsidR="00A1108D">
        <w:rPr>
          <w:rFonts w:hint="eastAsia"/>
        </w:rPr>
        <w:t>。</w:t>
      </w:r>
    </w:p>
    <w:p w:rsidR="00C04663" w:rsidRDefault="00A1108D" w:rsidP="00813907">
      <w:pPr>
        <w:pStyle w:val="12"/>
        <w:spacing w:after="240"/>
        <w:ind w:leftChars="0" w:left="0"/>
      </w:pPr>
      <w:r>
        <w:rPr>
          <w:rFonts w:hint="eastAsia"/>
        </w:rPr>
        <w:t>青陽子這番分析</w:t>
      </w:r>
      <w:r w:rsidR="00E85AC3">
        <w:rPr>
          <w:rFonts w:hint="eastAsia"/>
        </w:rPr>
        <w:t>倒</w:t>
      </w:r>
      <w:r>
        <w:rPr>
          <w:rFonts w:hint="eastAsia"/>
        </w:rPr>
        <w:t>也無誤，這</w:t>
      </w:r>
      <w:r w:rsidR="00E85AC3">
        <w:rPr>
          <w:rFonts w:hint="eastAsia"/>
        </w:rPr>
        <w:t>火鳥乃赤劍宗第十四代老祖所飼養的靈寵；當年第十四代老祖偶然得到一異獸卵蛋，在費盡千辛萬苦孵化之後，居然誕生一隻</w:t>
      </w:r>
      <w:r w:rsidR="00D214AF">
        <w:rPr>
          <w:rFonts w:hint="eastAsia"/>
        </w:rPr>
        <w:t>擁有畢方一絲血脈的</w:t>
      </w:r>
      <w:r w:rsidR="00275552">
        <w:rPr>
          <w:rFonts w:hint="eastAsia"/>
        </w:rPr>
        <w:t>妖鳥宓徯</w:t>
      </w:r>
      <w:r w:rsidR="00E85AC3">
        <w:rPr>
          <w:rFonts w:hint="eastAsia"/>
        </w:rPr>
        <w:t>。</w:t>
      </w:r>
    </w:p>
    <w:p w:rsidR="00C04663" w:rsidRDefault="00E85AC3" w:rsidP="00813907">
      <w:pPr>
        <w:pStyle w:val="12"/>
        <w:spacing w:after="240"/>
        <w:ind w:leftChars="0" w:left="0"/>
      </w:pPr>
      <w:r>
        <w:rPr>
          <w:rFonts w:hint="eastAsia"/>
        </w:rPr>
        <w:t>憑藉此鳥，第十四代老祖在與同階修士對戰時，無往不利，更因此</w:t>
      </w:r>
      <w:r w:rsidR="00C66E13">
        <w:rPr>
          <w:rFonts w:hint="eastAsia"/>
        </w:rPr>
        <w:t>當上赤劍宗的元嬰</w:t>
      </w:r>
      <w:ins w:id="4942" w:author="Administrator" w:date="2019-03-08T16:30:00Z">
        <w:r w:rsidR="00CA2B58">
          <w:rPr>
            <w:rFonts w:hint="eastAsia"/>
          </w:rPr>
          <w:t>師祖</w:t>
        </w:r>
      </w:ins>
      <w:del w:id="4943" w:author="Administrator" w:date="2019-03-08T16:30:00Z">
        <w:r w:rsidR="00C66E13" w:rsidDel="00CA2B58">
          <w:rPr>
            <w:rFonts w:hint="eastAsia"/>
          </w:rPr>
          <w:delText>老</w:delText>
        </w:r>
      </w:del>
      <w:del w:id="4944" w:author="Administrator" w:date="2019-03-08T16:29:00Z">
        <w:r w:rsidR="00C66E13" w:rsidDel="00CA2B58">
          <w:rPr>
            <w:rFonts w:hint="eastAsia"/>
          </w:rPr>
          <w:delText>祖</w:delText>
        </w:r>
      </w:del>
      <w:r w:rsidR="00C66E13">
        <w:rPr>
          <w:rFonts w:hint="eastAsia"/>
        </w:rPr>
        <w:t>之一，可說是功不可沒。</w:t>
      </w:r>
    </w:p>
    <w:p w:rsidR="00C04663" w:rsidRDefault="00C66E13" w:rsidP="00813907">
      <w:pPr>
        <w:pStyle w:val="12"/>
        <w:spacing w:after="240"/>
        <w:ind w:leftChars="0" w:left="0"/>
      </w:pPr>
      <w:r>
        <w:rPr>
          <w:rFonts w:hint="eastAsia"/>
        </w:rPr>
        <w:t>然而在一次與宿敵對戰之時，對手設下陷阱，將</w:t>
      </w:r>
      <w:r w:rsidR="00275552">
        <w:rPr>
          <w:rFonts w:hint="eastAsia"/>
        </w:rPr>
        <w:t>宓徯</w:t>
      </w:r>
      <w:r>
        <w:rPr>
          <w:rFonts w:hint="eastAsia"/>
        </w:rPr>
        <w:t>引入水系陣法擊殺，十四代</w:t>
      </w:r>
      <w:ins w:id="4945" w:author="Administrator" w:date="2019-03-08T16:30:00Z">
        <w:r w:rsidR="00CA2B58">
          <w:rPr>
            <w:rFonts w:hint="eastAsia"/>
          </w:rPr>
          <w:t>元嬰師祖</w:t>
        </w:r>
      </w:ins>
      <w:del w:id="4946" w:author="Administrator" w:date="2019-03-08T16:30:00Z">
        <w:r w:rsidDel="00CA2B58">
          <w:rPr>
            <w:rFonts w:hint="eastAsia"/>
          </w:rPr>
          <w:delText>老</w:delText>
        </w:r>
      </w:del>
      <w:del w:id="4947" w:author="Administrator" w:date="2019-03-08T16:29:00Z">
        <w:r w:rsidDel="00CA2B58">
          <w:rPr>
            <w:rFonts w:hint="eastAsia"/>
          </w:rPr>
          <w:delText>祖</w:delText>
        </w:r>
      </w:del>
      <w:r>
        <w:rPr>
          <w:rFonts w:hint="eastAsia"/>
        </w:rPr>
        <w:t>雖在最後殺敗敵人，卻難挽此鳥的性命。</w:t>
      </w:r>
    </w:p>
    <w:p w:rsidR="00C04663" w:rsidRDefault="00E04465" w:rsidP="00813907">
      <w:pPr>
        <w:pStyle w:val="12"/>
        <w:spacing w:after="240"/>
        <w:ind w:leftChars="0" w:left="0"/>
      </w:pPr>
      <w:r>
        <w:rPr>
          <w:rFonts w:hint="eastAsia"/>
        </w:rPr>
        <w:t>悔恨</w:t>
      </w:r>
      <w:r w:rsidR="00C66E13">
        <w:rPr>
          <w:rFonts w:hint="eastAsia"/>
        </w:rPr>
        <w:t>之餘，老祖將其</w:t>
      </w:r>
      <w:r w:rsidR="00275552">
        <w:rPr>
          <w:rFonts w:hint="eastAsia"/>
        </w:rPr>
        <w:t>宓徯</w:t>
      </w:r>
      <w:r w:rsidR="00C66E13">
        <w:rPr>
          <w:rFonts w:hint="eastAsia"/>
        </w:rPr>
        <w:t>魂魄封印在數張道符之內，</w:t>
      </w:r>
      <w:r w:rsidR="00CF5901">
        <w:rPr>
          <w:rFonts w:hint="eastAsia"/>
        </w:rPr>
        <w:t>傳於後人，希望能盡到最後之力；道辰子便是這十四代老祖一脈的後人，故才有這麼一張保命道符。</w:t>
      </w:r>
    </w:p>
    <w:p w:rsidR="00C04663" w:rsidRDefault="00CF5901" w:rsidP="00813907">
      <w:pPr>
        <w:pStyle w:val="12"/>
        <w:spacing w:after="240"/>
        <w:ind w:leftChars="0" w:left="0"/>
      </w:pPr>
      <w:r>
        <w:rPr>
          <w:rFonts w:hint="eastAsia"/>
        </w:rPr>
        <w:t>只不過，即便是</w:t>
      </w:r>
      <w:r w:rsidR="00214446">
        <w:rPr>
          <w:rFonts w:hint="eastAsia"/>
        </w:rPr>
        <w:t>道辰子</w:t>
      </w:r>
      <w:r>
        <w:rPr>
          <w:rFonts w:hint="eastAsia"/>
        </w:rPr>
        <w:t>，也是因為曾</w:t>
      </w:r>
      <w:r w:rsidR="00214446">
        <w:rPr>
          <w:rFonts w:hint="eastAsia"/>
        </w:rPr>
        <w:t>替家族</w:t>
      </w:r>
      <w:r>
        <w:rPr>
          <w:rFonts w:hint="eastAsia"/>
        </w:rPr>
        <w:t>立了大功才被賞賜一張</w:t>
      </w:r>
      <w:r w:rsidR="00214446">
        <w:rPr>
          <w:rFonts w:hint="eastAsia"/>
        </w:rPr>
        <w:t>道符</w:t>
      </w:r>
      <w:r>
        <w:rPr>
          <w:rFonts w:hint="eastAsia"/>
        </w:rPr>
        <w:t>，此時不得已使用出來，對於道辰子來說，可以說是心如刀割，分分秒秒都在淌血。</w:t>
      </w:r>
    </w:p>
    <w:p w:rsidR="00C04663" w:rsidRDefault="00CF5901" w:rsidP="00813907">
      <w:pPr>
        <w:pStyle w:val="12"/>
        <w:spacing w:after="240"/>
        <w:ind w:leftChars="0" w:left="0"/>
      </w:pPr>
      <w:r>
        <w:rPr>
          <w:rFonts w:hint="eastAsia"/>
        </w:rPr>
        <w:t>「</w:t>
      </w:r>
      <w:r w:rsidR="00D214AF">
        <w:rPr>
          <w:rFonts w:hint="eastAsia"/>
        </w:rPr>
        <w:t>既然逼我使出這道符，我倒要看看，你能在這</w:t>
      </w:r>
      <w:r w:rsidR="00275552">
        <w:rPr>
          <w:rFonts w:hint="eastAsia"/>
        </w:rPr>
        <w:t>宓徯攻擊下撐過多久！」道辰子臉色凶狠，掐訣一指，那火鳥便再度往青陽子</w:t>
      </w:r>
      <w:r w:rsidR="00B668C6">
        <w:rPr>
          <w:rFonts w:hint="eastAsia"/>
        </w:rPr>
        <w:t>那</w:t>
      </w:r>
      <w:r w:rsidR="00275552">
        <w:rPr>
          <w:rFonts w:hint="eastAsia"/>
        </w:rPr>
        <w:t>飛去。</w:t>
      </w:r>
    </w:p>
    <w:p w:rsidR="007568F7" w:rsidRDefault="009827DB">
      <w:pPr>
        <w:pStyle w:val="12"/>
        <w:spacing w:after="240"/>
        <w:ind w:leftChars="0" w:left="0"/>
      </w:pPr>
      <w:r>
        <w:rPr>
          <w:rFonts w:hint="eastAsia"/>
        </w:rPr>
        <w:t>明白對方不是真的畢方，青陽子重新燃起一些信心，但他也不敢大意，畢竟眼前的火鳥就境界來說，</w:t>
      </w:r>
      <w:r w:rsidR="00205E8A">
        <w:rPr>
          <w:rFonts w:hint="eastAsia"/>
        </w:rPr>
        <w:t>可是</w:t>
      </w:r>
      <w:r>
        <w:rPr>
          <w:rFonts w:hint="eastAsia"/>
        </w:rPr>
        <w:t>結丹</w:t>
      </w:r>
      <w:r w:rsidR="00205E8A">
        <w:rPr>
          <w:rFonts w:hint="eastAsia"/>
        </w:rPr>
        <w:t>初期</w:t>
      </w:r>
      <w:r>
        <w:rPr>
          <w:rFonts w:hint="eastAsia"/>
        </w:rPr>
        <w:t>，遠遠不是他所能及的。</w:t>
      </w:r>
    </w:p>
    <w:p w:rsidR="009827DB" w:rsidRDefault="00205E8A">
      <w:pPr>
        <w:pStyle w:val="12"/>
        <w:spacing w:after="240"/>
        <w:ind w:leftChars="0" w:left="0"/>
      </w:pPr>
      <w:r>
        <w:rPr>
          <w:rFonts w:hint="eastAsia"/>
        </w:rPr>
        <w:lastRenderedPageBreak/>
        <w:t>只是他此時也騎虎難下，不得不低吼一聲，噴出一口精血，射向身前的兩把短刀，原本的看似尋常的刀身，再吸了鮮血之後，頓時透出詭異的綠芒，跟著散發出龐大的靈壓，合體化作一道數十丈高的颶風，往那火鳥迎去。</w:t>
      </w:r>
    </w:p>
    <w:p w:rsidR="009827DB" w:rsidRDefault="00FE2151">
      <w:pPr>
        <w:pStyle w:val="12"/>
        <w:spacing w:after="240"/>
        <w:ind w:leftChars="0" w:left="0"/>
      </w:pPr>
      <w:r>
        <w:rPr>
          <w:rFonts w:hint="eastAsia"/>
        </w:rPr>
        <w:t>宓徯同樣也不甘示弱，雙翅一揮，</w:t>
      </w:r>
      <w:r w:rsidR="00722E4F">
        <w:rPr>
          <w:rFonts w:hint="eastAsia"/>
        </w:rPr>
        <w:t>劈哩啪啦</w:t>
      </w:r>
      <w:r>
        <w:rPr>
          <w:rFonts w:hint="eastAsia"/>
        </w:rPr>
        <w:t>頓時無數火羽如流星般往颶風射去，</w:t>
      </w:r>
      <w:r w:rsidR="00205E8A">
        <w:rPr>
          <w:rFonts w:hint="eastAsia"/>
        </w:rPr>
        <w:t>很快的，兩邊又纏鬥了起來。</w:t>
      </w:r>
    </w:p>
    <w:p w:rsidR="00C04663" w:rsidRDefault="00E35FD4" w:rsidP="00813907">
      <w:pPr>
        <w:pStyle w:val="12"/>
        <w:spacing w:after="240"/>
        <w:ind w:leftChars="0" w:left="0"/>
      </w:pPr>
      <w:r>
        <w:rPr>
          <w:rFonts w:hint="eastAsia"/>
        </w:rPr>
        <w:t>眼看這激戰仍會持續好一段時間，突然間，整個地面一陣晃動，跟著一股尖銳嘯聲，從地底猛的</w:t>
      </w:r>
      <w:r w:rsidR="002F7E34">
        <w:rPr>
          <w:rFonts w:hint="eastAsia"/>
        </w:rPr>
        <w:t>傳來，一道</w:t>
      </w:r>
      <w:r w:rsidR="00C72EF8">
        <w:rPr>
          <w:rFonts w:hint="eastAsia"/>
        </w:rPr>
        <w:t>巨大</w:t>
      </w:r>
      <w:r w:rsidR="002F7E34">
        <w:rPr>
          <w:rFonts w:hint="eastAsia"/>
        </w:rPr>
        <w:t>裂縫，猛地從</w:t>
      </w:r>
      <w:r>
        <w:rPr>
          <w:rFonts w:hint="eastAsia"/>
        </w:rPr>
        <w:t>戰場的中</w:t>
      </w:r>
      <w:r w:rsidR="002F7E34">
        <w:rPr>
          <w:rFonts w:hint="eastAsia"/>
        </w:rPr>
        <w:t>間</w:t>
      </w:r>
      <w:r>
        <w:rPr>
          <w:rFonts w:hint="eastAsia"/>
        </w:rPr>
        <w:t>撕裂開</w:t>
      </w:r>
      <w:r w:rsidR="002F7E34">
        <w:rPr>
          <w:rFonts w:hint="eastAsia"/>
        </w:rPr>
        <w:t>來，化作深淵，吞噬其上的任何修士。</w:t>
      </w:r>
    </w:p>
    <w:p w:rsidR="00C04663" w:rsidRDefault="00722E4F" w:rsidP="00813907">
      <w:pPr>
        <w:pStyle w:val="12"/>
        <w:spacing w:after="240"/>
        <w:ind w:leftChars="0" w:left="0"/>
        <w:rPr>
          <w:ins w:id="4948" w:author="Administrator" w:date="2019-06-16T15:47:00Z"/>
        </w:rPr>
      </w:pPr>
      <w:r>
        <w:rPr>
          <w:rFonts w:hint="eastAsia"/>
        </w:rPr>
        <w:t>兩邊的修士原本正在交戰，被這天搖地動</w:t>
      </w:r>
      <w:r w:rsidR="00E503EC">
        <w:rPr>
          <w:rFonts w:hint="eastAsia"/>
        </w:rPr>
        <w:t>嚇了一跳，不少人紛紛停了下來，臉上神情紛紛為之變色。</w:t>
      </w:r>
    </w:p>
    <w:p w:rsidR="0073310D" w:rsidDel="0073310D" w:rsidRDefault="0073310D" w:rsidP="00813907">
      <w:pPr>
        <w:pStyle w:val="12"/>
        <w:spacing w:after="240"/>
        <w:ind w:leftChars="0" w:left="0"/>
        <w:rPr>
          <w:del w:id="4949" w:author="Administrator" w:date="2019-06-16T15:47:00Z"/>
        </w:rPr>
      </w:pPr>
      <w:ins w:id="4950" w:author="Administrator" w:date="2019-06-16T15:47:00Z">
        <w:r>
          <w:rPr>
            <w:rFonts w:hint="eastAsia"/>
          </w:rPr>
          <w:t>其中一對</w:t>
        </w:r>
      </w:ins>
    </w:p>
    <w:p w:rsidR="0073310D" w:rsidRDefault="002F7E34" w:rsidP="00813907">
      <w:pPr>
        <w:pStyle w:val="12"/>
        <w:spacing w:after="240"/>
        <w:ind w:leftChars="0" w:left="0"/>
        <w:rPr>
          <w:ins w:id="4951" w:author="Administrator" w:date="2019-06-16T15:48:00Z"/>
        </w:rPr>
      </w:pPr>
      <w:del w:id="4952" w:author="Administrator" w:date="2019-06-16T15:47:00Z">
        <w:r w:rsidDel="0073310D">
          <w:rPr>
            <w:rFonts w:hint="eastAsia"/>
          </w:rPr>
          <w:delText>兩名</w:delText>
        </w:r>
      </w:del>
      <w:r>
        <w:rPr>
          <w:rFonts w:hint="eastAsia"/>
        </w:rPr>
        <w:t>練氣修士，原本正在廝殺，</w:t>
      </w:r>
      <w:r w:rsidR="00E503EC">
        <w:rPr>
          <w:rFonts w:hint="eastAsia"/>
        </w:rPr>
        <w:t>此時</w:t>
      </w:r>
      <w:ins w:id="4953" w:author="Administrator" w:date="2019-06-16T15:48:00Z">
        <w:r w:rsidR="0073310D">
          <w:rPr>
            <w:rFonts w:hint="eastAsia"/>
          </w:rPr>
          <w:t>突然感到地面一陣晃動</w:t>
        </w:r>
      </w:ins>
      <w:del w:id="4954" w:author="Administrator" w:date="2019-06-16T15:48:00Z">
        <w:r w:rsidR="00E503EC" w:rsidDel="0073310D">
          <w:rPr>
            <w:rFonts w:hint="eastAsia"/>
          </w:rPr>
          <w:delText>雖然受到影響</w:delText>
        </w:r>
      </w:del>
      <w:r w:rsidR="00E503EC">
        <w:rPr>
          <w:rFonts w:hint="eastAsia"/>
        </w:rPr>
        <w:t>，但氣血上頭，</w:t>
      </w:r>
      <w:ins w:id="4955" w:author="Administrator" w:date="2019-06-16T15:48:00Z">
        <w:r w:rsidR="0073310D">
          <w:rPr>
            <w:rFonts w:hint="eastAsia"/>
          </w:rPr>
          <w:t>仍</w:t>
        </w:r>
      </w:ins>
      <w:del w:id="4956" w:author="Administrator" w:date="2019-06-16T15:48:00Z">
        <w:r w:rsidR="00E503EC" w:rsidDel="0073310D">
          <w:rPr>
            <w:rFonts w:hint="eastAsia"/>
          </w:rPr>
          <w:delText>卻</w:delText>
        </w:r>
      </w:del>
      <w:r w:rsidR="00E503EC">
        <w:rPr>
          <w:rFonts w:hint="eastAsia"/>
        </w:rPr>
        <w:t>依舊停不下來殺紅著眼對峙著</w:t>
      </w:r>
      <w:ins w:id="4957" w:author="Administrator" w:date="2019-06-16T15:48:00Z">
        <w:r w:rsidR="0073310D">
          <w:rPr>
            <w:rFonts w:hint="eastAsia"/>
          </w:rPr>
          <w:t>。</w:t>
        </w:r>
      </w:ins>
    </w:p>
    <w:p w:rsidR="0016127A" w:rsidRDefault="0073310D" w:rsidP="00813907">
      <w:pPr>
        <w:pStyle w:val="12"/>
        <w:spacing w:after="240"/>
        <w:ind w:leftChars="0" w:left="0"/>
        <w:rPr>
          <w:ins w:id="4958" w:author="Administrator" w:date="2019-06-16T15:49:00Z"/>
        </w:rPr>
      </w:pPr>
      <w:ins w:id="4959" w:author="Administrator" w:date="2019-06-16T15:48:00Z">
        <w:r>
          <w:rPr>
            <w:rFonts w:hint="eastAsia"/>
          </w:rPr>
          <w:t>可就在這時，</w:t>
        </w:r>
      </w:ins>
      <w:del w:id="4960" w:author="Administrator" w:date="2019-06-16T15:48:00Z">
        <w:r w:rsidR="00E503EC" w:rsidDel="0073310D">
          <w:rPr>
            <w:rFonts w:hint="eastAsia"/>
          </w:rPr>
          <w:delText>；</w:delText>
        </w:r>
      </w:del>
      <w:ins w:id="4961" w:author="Administrator" w:date="2019-06-16T15:48:00Z">
        <w:r>
          <w:rPr>
            <w:rFonts w:hint="eastAsia"/>
          </w:rPr>
          <w:t>其中</w:t>
        </w:r>
      </w:ins>
      <w:del w:id="4962" w:author="Administrator" w:date="2019-06-16T15:48:00Z">
        <w:r w:rsidR="002F7E34" w:rsidDel="0073310D">
          <w:rPr>
            <w:rFonts w:hint="eastAsia"/>
          </w:rPr>
          <w:delText>突然</w:delText>
        </w:r>
        <w:r w:rsidR="00E503EC" w:rsidDel="0073310D">
          <w:rPr>
            <w:rFonts w:hint="eastAsia"/>
          </w:rPr>
          <w:delText>其中</w:delText>
        </w:r>
      </w:del>
      <w:r w:rsidR="00E503EC">
        <w:rPr>
          <w:rFonts w:hint="eastAsia"/>
        </w:rPr>
        <w:t>一名修士因為劇烈晃動，</w:t>
      </w:r>
      <w:r w:rsidR="002F7E34">
        <w:rPr>
          <w:rFonts w:hint="eastAsia"/>
        </w:rPr>
        <w:t>腳下不穩，跌坐在地，另一人</w:t>
      </w:r>
      <w:r w:rsidR="00E503EC">
        <w:rPr>
          <w:rFonts w:hint="eastAsia"/>
        </w:rPr>
        <w:t>頓時露出猙獰的笑容，舉起法器準備砍落下去</w:t>
      </w:r>
      <w:ins w:id="4963" w:author="Administrator" w:date="2019-06-16T15:49:00Z">
        <w:r w:rsidR="0016127A">
          <w:rPr>
            <w:rFonts w:hint="eastAsia"/>
          </w:rPr>
          <w:t>。</w:t>
        </w:r>
      </w:ins>
    </w:p>
    <w:p w:rsidR="00C04663" w:rsidRDefault="0016127A" w:rsidP="00813907">
      <w:pPr>
        <w:pStyle w:val="12"/>
        <w:spacing w:after="240"/>
        <w:ind w:leftChars="0" w:left="0"/>
      </w:pPr>
      <w:ins w:id="4964" w:author="Administrator" w:date="2019-06-16T15:49:00Z">
        <w:r>
          <w:rPr>
            <w:rFonts w:hint="eastAsia"/>
          </w:rPr>
          <w:t>可</w:t>
        </w:r>
      </w:ins>
      <w:del w:id="4965" w:author="Administrator" w:date="2019-06-16T15:49:00Z">
        <w:r w:rsidR="00E503EC" w:rsidDel="0016127A">
          <w:rPr>
            <w:rFonts w:hint="eastAsia"/>
          </w:rPr>
          <w:delText>，只是</w:delText>
        </w:r>
      </w:del>
      <w:r w:rsidR="00E503EC">
        <w:rPr>
          <w:rFonts w:hint="eastAsia"/>
        </w:rPr>
        <w:t>尚未等他真的行動，突然一聲驚呼，</w:t>
      </w:r>
      <w:r w:rsidR="002F7E34">
        <w:rPr>
          <w:rFonts w:hint="eastAsia"/>
        </w:rPr>
        <w:t>跟著就腳踩虛無，隨著淒厲的叫聲墜落黑暗</w:t>
      </w:r>
      <w:r w:rsidR="00E503EC">
        <w:rPr>
          <w:rFonts w:hint="eastAsia"/>
        </w:rPr>
        <w:t>的裂縫</w:t>
      </w:r>
      <w:r w:rsidR="002F7E34">
        <w:rPr>
          <w:rFonts w:hint="eastAsia"/>
        </w:rPr>
        <w:t>之中</w:t>
      </w:r>
      <w:ins w:id="4966" w:author="Administrator" w:date="2019-06-16T15:49:00Z">
        <w:r>
          <w:rPr>
            <w:rFonts w:hint="eastAsia"/>
          </w:rPr>
          <w:t>，只留下那原本已經</w:t>
        </w:r>
      </w:ins>
      <w:ins w:id="4967" w:author="Administrator" w:date="2019-06-16T15:50:00Z">
        <w:r>
          <w:rPr>
            <w:rFonts w:hint="eastAsia"/>
          </w:rPr>
          <w:t>絕望的修士愣在那茫然失措。</w:t>
        </w:r>
      </w:ins>
      <w:del w:id="4968" w:author="Administrator" w:date="2019-06-16T15:49:00Z">
        <w:r w:rsidR="002F7E34" w:rsidDel="0016127A">
          <w:rPr>
            <w:rFonts w:hint="eastAsia"/>
          </w:rPr>
          <w:delText>。</w:delText>
        </w:r>
      </w:del>
    </w:p>
    <w:p w:rsidR="00C04663" w:rsidRDefault="007643A7" w:rsidP="00813907">
      <w:pPr>
        <w:pStyle w:val="12"/>
        <w:spacing w:after="240"/>
        <w:ind w:leftChars="0" w:left="0"/>
      </w:pPr>
      <w:r>
        <w:rPr>
          <w:rFonts w:hint="eastAsia"/>
        </w:rPr>
        <w:t>這樣</w:t>
      </w:r>
      <w:ins w:id="4969" w:author="Administrator" w:date="2019-06-16T15:49:00Z">
        <w:r w:rsidR="0016127A">
          <w:rPr>
            <w:rFonts w:hint="eastAsia"/>
          </w:rPr>
          <w:t>瞬息萬變的</w:t>
        </w:r>
      </w:ins>
      <w:r>
        <w:rPr>
          <w:rFonts w:hint="eastAsia"/>
        </w:rPr>
        <w:t>的情況層出不窮，伴著</w:t>
      </w:r>
      <w:r w:rsidR="00E503EC">
        <w:rPr>
          <w:rFonts w:hint="eastAsia"/>
        </w:rPr>
        <w:t>此起彼落的尖叫聲，原本還有些殺昏頭的，全都清醒過來，</w:t>
      </w:r>
      <w:r w:rsidR="002F7E34">
        <w:rPr>
          <w:rFonts w:hint="eastAsia"/>
        </w:rPr>
        <w:t>飛上半空</w:t>
      </w:r>
      <w:r w:rsidR="00E503EC">
        <w:rPr>
          <w:rFonts w:hint="eastAsia"/>
        </w:rPr>
        <w:t>的飛上半空</w:t>
      </w:r>
      <w:r w:rsidR="002F7E34">
        <w:rPr>
          <w:rFonts w:hint="eastAsia"/>
        </w:rPr>
        <w:t>，</w:t>
      </w:r>
      <w:r w:rsidR="00E503EC">
        <w:rPr>
          <w:rFonts w:hint="eastAsia"/>
        </w:rPr>
        <w:t>不能飛的也都</w:t>
      </w:r>
      <w:r>
        <w:rPr>
          <w:rFonts w:hint="eastAsia"/>
        </w:rPr>
        <w:t>遠遠逃</w:t>
      </w:r>
      <w:r w:rsidR="00E503EC">
        <w:rPr>
          <w:rFonts w:hint="eastAsia"/>
        </w:rPr>
        <w:t>離開來，</w:t>
      </w:r>
      <w:r>
        <w:rPr>
          <w:rFonts w:hint="eastAsia"/>
        </w:rPr>
        <w:t>卻</w:t>
      </w:r>
      <w:r w:rsidR="002F7E34">
        <w:rPr>
          <w:rFonts w:hint="eastAsia"/>
        </w:rPr>
        <w:t>不知道</w:t>
      </w:r>
      <w:r w:rsidR="00E503EC">
        <w:rPr>
          <w:rFonts w:hint="eastAsia"/>
        </w:rPr>
        <w:t>究竟</w:t>
      </w:r>
      <w:r w:rsidR="002F7E34">
        <w:rPr>
          <w:rFonts w:hint="eastAsia"/>
        </w:rPr>
        <w:t>發生何事。</w:t>
      </w:r>
    </w:p>
    <w:p w:rsidR="00C04663" w:rsidRDefault="00C72EF8" w:rsidP="00813907">
      <w:pPr>
        <w:pStyle w:val="12"/>
        <w:spacing w:after="240"/>
        <w:ind w:leftChars="0" w:left="0"/>
      </w:pPr>
      <w:r>
        <w:rPr>
          <w:rFonts w:hint="eastAsia"/>
        </w:rPr>
        <w:t>幾名較大膽修士，探頭靈識朝往裂縫中查去，初時還未見到甚麼，沒多久，一陣低沉的嗡嗡聲響從黑暗底傳來。</w:t>
      </w:r>
    </w:p>
    <w:p w:rsidR="00C04663" w:rsidRDefault="00C72EF8" w:rsidP="00813907">
      <w:pPr>
        <w:pStyle w:val="12"/>
        <w:spacing w:after="240"/>
        <w:ind w:leftChars="0" w:left="0"/>
      </w:pPr>
      <w:r>
        <w:rPr>
          <w:rFonts w:hint="eastAsia"/>
        </w:rPr>
        <w:t>隨著那嗡嗡聲響</w:t>
      </w:r>
      <w:r w:rsidR="00E503EC">
        <w:rPr>
          <w:rFonts w:hint="eastAsia"/>
        </w:rPr>
        <w:t>，</w:t>
      </w:r>
      <w:r w:rsidR="00B70E6C">
        <w:rPr>
          <w:rFonts w:hint="eastAsia"/>
        </w:rPr>
        <w:t>兩道人影</w:t>
      </w:r>
      <w:r w:rsidR="00A429C7">
        <w:rPr>
          <w:rFonts w:hint="eastAsia"/>
        </w:rPr>
        <w:t>與一隻巨大的蜂魔</w:t>
      </w:r>
      <w:r w:rsidR="00B70E6C">
        <w:rPr>
          <w:rFonts w:hint="eastAsia"/>
        </w:rPr>
        <w:t>從裂縫之中飛了出來，其中一人身穿</w:t>
      </w:r>
      <w:r w:rsidR="00E02B64">
        <w:rPr>
          <w:rFonts w:hint="eastAsia"/>
        </w:rPr>
        <w:t>翠綠宮裝</w:t>
      </w:r>
      <w:r w:rsidR="00671C34">
        <w:rPr>
          <w:rFonts w:hint="eastAsia"/>
        </w:rPr>
        <w:t>，雖然材質不錯，</w:t>
      </w:r>
      <w:r w:rsidR="00E02B64">
        <w:rPr>
          <w:rFonts w:hint="eastAsia"/>
        </w:rPr>
        <w:t>此時卻破破爛爛，</w:t>
      </w:r>
      <w:del w:id="4970" w:author="Administrator" w:date="2019-06-16T15:51:00Z">
        <w:r w:rsidR="00A429C7" w:rsidDel="0016127A">
          <w:rPr>
            <w:rFonts w:hint="eastAsia"/>
          </w:rPr>
          <w:delText>很是</w:delText>
        </w:r>
      </w:del>
      <w:r w:rsidR="00E02B64">
        <w:rPr>
          <w:rFonts w:hint="eastAsia"/>
        </w:rPr>
        <w:t>狼狽不堪的樣子；另外一</w:t>
      </w:r>
      <w:r w:rsidR="00A429C7">
        <w:rPr>
          <w:rFonts w:hint="eastAsia"/>
        </w:rPr>
        <w:t>人同樣也是如此，甚至臉上還有不少傷口，表情難看，身旁不少飛劍護著兩人衝了上來。</w:t>
      </w:r>
    </w:p>
    <w:p w:rsidR="00C04663" w:rsidRDefault="00A429C7" w:rsidP="00813907">
      <w:pPr>
        <w:pStyle w:val="12"/>
        <w:spacing w:after="240"/>
        <w:ind w:leftChars="0" w:left="0"/>
      </w:pPr>
      <w:r>
        <w:rPr>
          <w:rFonts w:hint="eastAsia"/>
        </w:rPr>
        <w:t>不用說，</w:t>
      </w:r>
      <w:r w:rsidR="002F6042">
        <w:rPr>
          <w:rFonts w:hint="eastAsia"/>
        </w:rPr>
        <w:t>這兩人當然是好不容易逃出生天的</w:t>
      </w:r>
      <w:r>
        <w:rPr>
          <w:rFonts w:hint="eastAsia"/>
        </w:rPr>
        <w:t>李龍飛與黃襄兩人。</w:t>
      </w:r>
    </w:p>
    <w:p w:rsidR="00C04663" w:rsidRDefault="00EE54E4" w:rsidP="00813907">
      <w:pPr>
        <w:pStyle w:val="12"/>
        <w:spacing w:after="240"/>
        <w:ind w:leftChars="0" w:left="0"/>
      </w:pPr>
      <w:r>
        <w:rPr>
          <w:rFonts w:hint="eastAsia"/>
        </w:rPr>
        <w:t>話說</w:t>
      </w:r>
      <w:ins w:id="4971" w:author="葉威廉" w:date="2018-12-28T14:17:00Z">
        <w:r w:rsidR="00633BDD">
          <w:rPr>
            <w:rFonts w:hint="eastAsia"/>
          </w:rPr>
          <w:t>，</w:t>
        </w:r>
      </w:ins>
      <w:r>
        <w:rPr>
          <w:rFonts w:hint="eastAsia"/>
        </w:rPr>
        <w:t>當時</w:t>
      </w:r>
      <w:r w:rsidR="003569BB">
        <w:rPr>
          <w:rFonts w:hint="eastAsia"/>
        </w:rPr>
        <w:t>在蜂巢之中</w:t>
      </w:r>
      <w:r>
        <w:rPr>
          <w:rFonts w:hint="eastAsia"/>
        </w:rPr>
        <w:t>情況危急，李龍飛與黃襄兩人逃生無門，</w:t>
      </w:r>
      <w:r w:rsidR="007643A7">
        <w:rPr>
          <w:rFonts w:hint="eastAsia"/>
        </w:rPr>
        <w:t>眼看</w:t>
      </w:r>
      <w:r w:rsidR="003D08A5">
        <w:rPr>
          <w:rFonts w:hint="eastAsia"/>
        </w:rPr>
        <w:t>再不行動便</w:t>
      </w:r>
      <w:r w:rsidR="007643A7">
        <w:rPr>
          <w:rFonts w:hint="eastAsia"/>
        </w:rPr>
        <w:t>要</w:t>
      </w:r>
      <w:r w:rsidR="003569BB">
        <w:rPr>
          <w:rFonts w:hint="eastAsia"/>
        </w:rPr>
        <w:t>殞落</w:t>
      </w:r>
      <w:r w:rsidR="007643A7">
        <w:rPr>
          <w:rFonts w:hint="eastAsia"/>
        </w:rPr>
        <w:t>，</w:t>
      </w:r>
      <w:r>
        <w:rPr>
          <w:rFonts w:hint="eastAsia"/>
        </w:rPr>
        <w:t>無奈之下，李龍飛只得使出</w:t>
      </w:r>
      <w:r w:rsidR="003569BB">
        <w:rPr>
          <w:rFonts w:hint="eastAsia"/>
        </w:rPr>
        <w:t>那元嬰老怪所給的</w:t>
      </w:r>
      <w:r>
        <w:rPr>
          <w:rFonts w:hint="eastAsia"/>
        </w:rPr>
        <w:t>三張符寶之一</w:t>
      </w:r>
      <w:r w:rsidR="003569BB">
        <w:rPr>
          <w:rFonts w:hint="eastAsia"/>
        </w:rPr>
        <w:t>，希望能</w:t>
      </w:r>
      <w:r w:rsidR="00AD2021">
        <w:rPr>
          <w:rFonts w:hint="eastAsia"/>
        </w:rPr>
        <w:t>多少擋</w:t>
      </w:r>
      <w:r w:rsidR="003569BB">
        <w:rPr>
          <w:rFonts w:hint="eastAsia"/>
        </w:rPr>
        <w:t>一陣子。</w:t>
      </w:r>
    </w:p>
    <w:p w:rsidR="00C04663" w:rsidRDefault="003569BB" w:rsidP="00813907">
      <w:pPr>
        <w:pStyle w:val="12"/>
        <w:spacing w:after="240"/>
        <w:ind w:leftChars="0" w:left="0"/>
      </w:pPr>
      <w:r>
        <w:rPr>
          <w:rFonts w:hint="eastAsia"/>
        </w:rPr>
        <w:t>想不到，那符寶的確有效，</w:t>
      </w:r>
      <w:r w:rsidR="00AD2021">
        <w:rPr>
          <w:rFonts w:hint="eastAsia"/>
        </w:rPr>
        <w:t>甫</w:t>
      </w:r>
      <w:r>
        <w:rPr>
          <w:rFonts w:hint="eastAsia"/>
        </w:rPr>
        <w:t>一祭出，</w:t>
      </w:r>
      <w:r w:rsidR="007643A7">
        <w:rPr>
          <w:rFonts w:hint="eastAsia"/>
        </w:rPr>
        <w:t>他便覺得全身</w:t>
      </w:r>
      <w:del w:id="4972" w:author="簡新佳" w:date="2019-02-25T17:00:00Z">
        <w:r w:rsidR="007643A7" w:rsidDel="0012795F">
          <w:rPr>
            <w:rFonts w:hint="eastAsia"/>
          </w:rPr>
          <w:delText>靈力</w:delText>
        </w:r>
      </w:del>
      <w:ins w:id="4973" w:author="簡新佳" w:date="2019-02-25T17:00:00Z">
        <w:r w:rsidR="0012795F">
          <w:rPr>
            <w:rFonts w:hint="eastAsia"/>
          </w:rPr>
          <w:t>靈氣</w:t>
        </w:r>
      </w:ins>
      <w:r w:rsidR="007643A7">
        <w:rPr>
          <w:rFonts w:hint="eastAsia"/>
        </w:rPr>
        <w:t>被吸走</w:t>
      </w:r>
      <w:del w:id="4974" w:author="葉威廉" w:date="2018-12-28T14:24:00Z">
        <w:r w:rsidR="007643A7" w:rsidDel="00E54206">
          <w:rPr>
            <w:rFonts w:hint="eastAsia"/>
          </w:rPr>
          <w:delText>一</w:delText>
        </w:r>
      </w:del>
      <w:r w:rsidR="007643A7">
        <w:rPr>
          <w:rFonts w:hint="eastAsia"/>
        </w:rPr>
        <w:t>大半，同時從符寶之中</w:t>
      </w:r>
      <w:r>
        <w:rPr>
          <w:rFonts w:hint="eastAsia"/>
        </w:rPr>
        <w:t>一</w:t>
      </w:r>
      <w:r w:rsidR="007643A7">
        <w:rPr>
          <w:rFonts w:hint="eastAsia"/>
        </w:rPr>
        <w:t>條黑影</w:t>
      </w:r>
      <w:r>
        <w:rPr>
          <w:rFonts w:hint="eastAsia"/>
        </w:rPr>
        <w:t>幻化出來，</w:t>
      </w:r>
      <w:r w:rsidR="00AD2021">
        <w:rPr>
          <w:rFonts w:hint="eastAsia"/>
        </w:rPr>
        <w:t>轉眼漲為數十丈長</w:t>
      </w:r>
      <w:r w:rsidR="007643A7">
        <w:rPr>
          <w:rFonts w:hint="eastAsia"/>
        </w:rPr>
        <w:t>的黑蟒</w:t>
      </w:r>
      <w:r w:rsidR="00AD2021">
        <w:rPr>
          <w:rFonts w:hint="eastAsia"/>
        </w:rPr>
        <w:t>，往蜂后那裏撲去。</w:t>
      </w:r>
    </w:p>
    <w:p w:rsidR="00C04663" w:rsidRDefault="00AD2021" w:rsidP="00813907">
      <w:pPr>
        <w:pStyle w:val="12"/>
        <w:spacing w:after="240"/>
        <w:ind w:leftChars="0" w:left="0"/>
      </w:pPr>
      <w:r>
        <w:rPr>
          <w:rFonts w:hint="eastAsia"/>
        </w:rPr>
        <w:lastRenderedPageBreak/>
        <w:t>原本蜂后就</w:t>
      </w:r>
      <w:r w:rsidR="007643A7">
        <w:rPr>
          <w:rFonts w:hint="eastAsia"/>
        </w:rPr>
        <w:t>在怒火中燒</w:t>
      </w:r>
      <w:r>
        <w:rPr>
          <w:rFonts w:hint="eastAsia"/>
        </w:rPr>
        <w:t>，</w:t>
      </w:r>
      <w:r w:rsidR="007643A7">
        <w:rPr>
          <w:rFonts w:hint="eastAsia"/>
        </w:rPr>
        <w:t>此時</w:t>
      </w:r>
      <w:r>
        <w:rPr>
          <w:rFonts w:hint="eastAsia"/>
        </w:rPr>
        <w:t>見那黑蛇撲來，怒極</w:t>
      </w:r>
      <w:r w:rsidR="007643A7">
        <w:rPr>
          <w:rFonts w:hint="eastAsia"/>
        </w:rPr>
        <w:t>之下反而冷靜下來</w:t>
      </w:r>
      <w:r>
        <w:rPr>
          <w:rFonts w:hint="eastAsia"/>
        </w:rPr>
        <w:t>了。</w:t>
      </w:r>
    </w:p>
    <w:p w:rsidR="00C04663" w:rsidRDefault="00AD2021" w:rsidP="00813907">
      <w:pPr>
        <w:pStyle w:val="12"/>
        <w:spacing w:after="240"/>
        <w:ind w:leftChars="0" w:left="0"/>
      </w:pPr>
      <w:r>
        <w:rPr>
          <w:rFonts w:hint="eastAsia"/>
        </w:rPr>
        <w:t>好啊，區區兩個築基修為都不到的低等修士，偷了自己的卵不說，還敢</w:t>
      </w:r>
      <w:r w:rsidR="00BF67D5">
        <w:rPr>
          <w:rFonts w:hint="eastAsia"/>
        </w:rPr>
        <w:t>對自己出手，實在是欺蟲太甚了！</w:t>
      </w:r>
    </w:p>
    <w:p w:rsidR="00C04663" w:rsidRDefault="00BF67D5" w:rsidP="00813907">
      <w:pPr>
        <w:pStyle w:val="12"/>
        <w:spacing w:after="240"/>
        <w:ind w:leftChars="0" w:left="0"/>
      </w:pPr>
      <w:r>
        <w:rPr>
          <w:rFonts w:hint="eastAsia"/>
        </w:rPr>
        <w:t>妖蟲雖然靈智低下，但到了牠這樣</w:t>
      </w:r>
      <w:r w:rsidR="00BC2343">
        <w:rPr>
          <w:rFonts w:hint="eastAsia"/>
        </w:rPr>
        <w:t>的妖丹七轉以上的存在，還是有著</w:t>
      </w:r>
      <w:r w:rsidR="009370BD">
        <w:rPr>
          <w:rFonts w:hint="eastAsia"/>
        </w:rPr>
        <w:t>一定</w:t>
      </w:r>
      <w:r w:rsidR="004F6C2E">
        <w:rPr>
          <w:rFonts w:hint="eastAsia"/>
        </w:rPr>
        <w:t>的</w:t>
      </w:r>
      <w:r w:rsidR="007643A7">
        <w:rPr>
          <w:rFonts w:hint="eastAsia"/>
        </w:rPr>
        <w:t>智慧；</w:t>
      </w:r>
      <w:r w:rsidR="009370BD">
        <w:rPr>
          <w:rFonts w:hint="eastAsia"/>
        </w:rPr>
        <w:t>那黑蟒過來分明是要困住自己，好讓對方逃脫，但</w:t>
      </w:r>
      <w:r w:rsidR="007643A7">
        <w:rPr>
          <w:rFonts w:hint="eastAsia"/>
        </w:rPr>
        <w:t>自己</w:t>
      </w:r>
      <w:r w:rsidR="009370BD">
        <w:rPr>
          <w:rFonts w:hint="eastAsia"/>
        </w:rPr>
        <w:t>又何嘗不是</w:t>
      </w:r>
      <w:r w:rsidR="007643A7">
        <w:rPr>
          <w:rFonts w:hint="eastAsia"/>
        </w:rPr>
        <w:t>因為某些</w:t>
      </w:r>
      <w:r w:rsidR="009370BD">
        <w:rPr>
          <w:rFonts w:hint="eastAsia"/>
        </w:rPr>
        <w:t>緣由</w:t>
      </w:r>
      <w:r w:rsidR="007B7124">
        <w:rPr>
          <w:rFonts w:hint="eastAsia"/>
        </w:rPr>
        <w:t>屈居</w:t>
      </w:r>
      <w:r w:rsidR="009370BD">
        <w:rPr>
          <w:rFonts w:hint="eastAsia"/>
        </w:rPr>
        <w:t>在這裂縫裏頭呢。</w:t>
      </w:r>
    </w:p>
    <w:p w:rsidR="00C04663" w:rsidRDefault="009370BD" w:rsidP="00813907">
      <w:pPr>
        <w:pStyle w:val="12"/>
        <w:spacing w:after="240"/>
        <w:ind w:leftChars="0" w:left="0"/>
      </w:pPr>
      <w:r>
        <w:rPr>
          <w:rFonts w:hint="eastAsia"/>
        </w:rPr>
        <w:t>既然對方的想法與自己處境不謀而合，那自己反倒不需要急著掙脫這裂縫了；但這也不是說自己得眼睜睜看著對方逃離，</w:t>
      </w:r>
      <w:r w:rsidR="007643A7">
        <w:rPr>
          <w:rFonts w:hint="eastAsia"/>
        </w:rPr>
        <w:t>低嘯一聲，頓時從蜂后所在的洞口</w:t>
      </w:r>
      <w:r>
        <w:rPr>
          <w:rFonts w:hint="eastAsia"/>
        </w:rPr>
        <w:t>通道內</w:t>
      </w:r>
      <w:r w:rsidR="007643A7">
        <w:rPr>
          <w:rFonts w:hint="eastAsia"/>
        </w:rPr>
        <w:t>，傳來密密麻麻的嗡嗡聲響。</w:t>
      </w:r>
    </w:p>
    <w:p w:rsidR="00C04663" w:rsidRDefault="007643A7" w:rsidP="00813907">
      <w:pPr>
        <w:pStyle w:val="12"/>
        <w:spacing w:after="240"/>
        <w:ind w:leftChars="0" w:left="0"/>
      </w:pPr>
      <w:r>
        <w:rPr>
          <w:rFonts w:hint="eastAsia"/>
        </w:rPr>
        <w:t>李龍飛不用回頭也知道，肯定是蜂后房間外層層守護的蜂魔湧進來了，他心底著急，但偏偏渾身</w:t>
      </w:r>
      <w:del w:id="4975" w:author="簡新佳" w:date="2019-02-25T17:00:00Z">
        <w:r w:rsidDel="0012795F">
          <w:rPr>
            <w:rFonts w:hint="eastAsia"/>
          </w:rPr>
          <w:delText>靈力</w:delText>
        </w:r>
      </w:del>
      <w:ins w:id="4976" w:author="簡新佳" w:date="2019-02-25T17:00:00Z">
        <w:r w:rsidR="0012795F">
          <w:rPr>
            <w:rFonts w:hint="eastAsia"/>
          </w:rPr>
          <w:t>靈氣</w:t>
        </w:r>
      </w:ins>
      <w:r>
        <w:rPr>
          <w:rFonts w:hint="eastAsia"/>
        </w:rPr>
        <w:t>已經用來操控那黑蟒，無暇再顧及其</w:t>
      </w:r>
      <w:r w:rsidR="009370BD">
        <w:rPr>
          <w:rFonts w:hint="eastAsia"/>
        </w:rPr>
        <w:t>他，無奈之下，抽出一隻手</w:t>
      </w:r>
      <w:r>
        <w:rPr>
          <w:rFonts w:hint="eastAsia"/>
        </w:rPr>
        <w:t>掏出大量天寒珠，打算等那群蜂魔靠近時使用。</w:t>
      </w:r>
    </w:p>
    <w:p w:rsidR="00C04663" w:rsidRDefault="007643A7" w:rsidP="00813907">
      <w:pPr>
        <w:pStyle w:val="12"/>
        <w:spacing w:after="240"/>
        <w:ind w:leftChars="0" w:left="0"/>
      </w:pPr>
      <w:r>
        <w:rPr>
          <w:rFonts w:hint="eastAsia"/>
        </w:rPr>
        <w:t>然而盛怒的蜂后怎會只有這樣</w:t>
      </w:r>
      <w:r w:rsidR="009370BD">
        <w:rPr>
          <w:rFonts w:hint="eastAsia"/>
        </w:rPr>
        <w:t>這樣的攻擊，牠本體在石壁裂縫中無法離開，但不代表他就沒能</w:t>
      </w:r>
      <w:r>
        <w:rPr>
          <w:rFonts w:hint="eastAsia"/>
        </w:rPr>
        <w:t>攻擊</w:t>
      </w:r>
      <w:r w:rsidR="009370BD">
        <w:rPr>
          <w:rFonts w:hint="eastAsia"/>
        </w:rPr>
        <w:t>到對方的</w:t>
      </w:r>
      <w:r>
        <w:rPr>
          <w:rFonts w:hint="eastAsia"/>
        </w:rPr>
        <w:t>方式。</w:t>
      </w:r>
    </w:p>
    <w:p w:rsidR="00C04663" w:rsidRDefault="00EA39ED" w:rsidP="00813907">
      <w:pPr>
        <w:pStyle w:val="12"/>
        <w:spacing w:after="240"/>
        <w:ind w:leftChars="0" w:left="0"/>
      </w:pPr>
      <w:r>
        <w:rPr>
          <w:rFonts w:hint="eastAsia"/>
        </w:rPr>
        <w:t>牠那巨大無比的雙顎往外一張，跟著吐出一片白霧，繞過黑蟒往李龍飛這飄來。</w:t>
      </w:r>
    </w:p>
    <w:p w:rsidR="00C04663" w:rsidRDefault="00EA39ED" w:rsidP="00813907">
      <w:pPr>
        <w:pStyle w:val="12"/>
        <w:spacing w:after="240"/>
        <w:ind w:leftChars="0" w:left="0"/>
      </w:pPr>
      <w:r>
        <w:rPr>
          <w:rFonts w:hint="eastAsia"/>
        </w:rPr>
        <w:t>仔細一看，那片白霧哪是霧氣，黃襄</w:t>
      </w:r>
      <w:r w:rsidR="00B27545">
        <w:rPr>
          <w:rFonts w:hint="eastAsia"/>
        </w:rPr>
        <w:t>兩人</w:t>
      </w:r>
      <w:ins w:id="4977" w:author="Administrator" w:date="2019-02-07T00:58:00Z">
        <w:r w:rsidR="00A351B3" w:rsidRPr="00A351B3">
          <w:rPr>
            <w:rFonts w:hint="eastAsia"/>
          </w:rPr>
          <w:t>靈識</w:t>
        </w:r>
      </w:ins>
      <w:del w:id="4978" w:author="Administrator" w:date="2019-02-07T00:58:00Z">
        <w:r w:rsidDel="00A351B3">
          <w:rPr>
            <w:rFonts w:hint="eastAsia"/>
          </w:rPr>
          <w:delText>神識</w:delText>
        </w:r>
      </w:del>
      <w:r>
        <w:rPr>
          <w:rFonts w:hint="eastAsia"/>
        </w:rPr>
        <w:t>掃過，頓時見到上千上萬隻微小白蜂，每隻約莫十分之一的米粒大小，實力只有妖丹一轉</w:t>
      </w:r>
      <w:del w:id="4979" w:author="葉威廉" w:date="2018-12-28T14:25:00Z">
        <w:r w:rsidDel="00E54206">
          <w:rPr>
            <w:rFonts w:hint="eastAsia"/>
          </w:rPr>
          <w:delText>二轉</w:delText>
        </w:r>
      </w:del>
      <w:r>
        <w:rPr>
          <w:rFonts w:hint="eastAsia"/>
        </w:rPr>
        <w:t>而以，但勝在數量龐大，如此多的小白蜂聚在一起，便是築基修士遇到，不死也得脫一層皮。</w:t>
      </w:r>
    </w:p>
    <w:p w:rsidR="00C04663" w:rsidRDefault="003D08A5" w:rsidP="00813907">
      <w:pPr>
        <w:pStyle w:val="12"/>
        <w:spacing w:after="240"/>
        <w:ind w:leftChars="0" w:left="0"/>
      </w:pPr>
      <w:r>
        <w:rPr>
          <w:rFonts w:hint="eastAsia"/>
        </w:rPr>
        <w:t>看到眼前</w:t>
      </w:r>
      <w:r w:rsidR="001C76A8">
        <w:rPr>
          <w:rFonts w:hint="eastAsia"/>
        </w:rPr>
        <w:t>情勢險惡，黃襄也不能再有所保留，她從懷中掏出一塊玉玲瓏，</w:t>
      </w:r>
      <w:r w:rsidR="003013B1">
        <w:rPr>
          <w:rFonts w:hint="eastAsia"/>
        </w:rPr>
        <w:t>眼神閃過一絲決然，右手食指往其一點，激發了蘊含在其中的威能，頓時一隻火鳥，從中飛了出來，雖然氣勢沒有那黑蟒來得厲害，但也隱隱到了築基</w:t>
      </w:r>
      <w:r>
        <w:rPr>
          <w:rFonts w:hint="eastAsia"/>
        </w:rPr>
        <w:t>初</w:t>
      </w:r>
      <w:r w:rsidR="003013B1">
        <w:rPr>
          <w:rFonts w:hint="eastAsia"/>
        </w:rPr>
        <w:t>期的水平。</w:t>
      </w:r>
    </w:p>
    <w:p w:rsidR="00C04663" w:rsidRDefault="003013B1" w:rsidP="00813907">
      <w:pPr>
        <w:pStyle w:val="12"/>
        <w:spacing w:after="240"/>
        <w:ind w:leftChars="0" w:left="0"/>
      </w:pPr>
      <w:r>
        <w:rPr>
          <w:rFonts w:hint="eastAsia"/>
        </w:rPr>
        <w:t>這火鳥一出現，便</w:t>
      </w:r>
      <w:r w:rsidR="00B27545">
        <w:rPr>
          <w:rFonts w:hint="eastAsia"/>
        </w:rPr>
        <w:t>躍躍欲雀要</w:t>
      </w:r>
      <w:r>
        <w:rPr>
          <w:rFonts w:hint="eastAsia"/>
        </w:rPr>
        <w:t>往那白霧飛去，</w:t>
      </w:r>
      <w:r w:rsidR="00B27545">
        <w:rPr>
          <w:rFonts w:hint="eastAsia"/>
        </w:rPr>
        <w:t>但</w:t>
      </w:r>
      <w:r>
        <w:rPr>
          <w:rFonts w:hint="eastAsia"/>
        </w:rPr>
        <w:t>黃襄眉頭一皺，</w:t>
      </w:r>
      <w:r w:rsidR="003D08A5">
        <w:rPr>
          <w:rFonts w:hint="eastAsia"/>
        </w:rPr>
        <w:t>張口傳音幾句</w:t>
      </w:r>
      <w:r>
        <w:rPr>
          <w:rFonts w:hint="eastAsia"/>
        </w:rPr>
        <w:t>，火鳥這才心不甘情不願轉頭飛回，跟著噴出一道火網，擋在黃襄兩人面前，形成一道火焰防護。</w:t>
      </w:r>
    </w:p>
    <w:p w:rsidR="00C04663" w:rsidRDefault="003013B1" w:rsidP="00813907">
      <w:pPr>
        <w:pStyle w:val="12"/>
        <w:spacing w:after="240"/>
        <w:ind w:leftChars="0" w:left="0"/>
      </w:pPr>
      <w:r>
        <w:rPr>
          <w:rFonts w:hint="eastAsia"/>
        </w:rPr>
        <w:t>很快的，那白霧便飄到火網面前，跟著滋滋聲響，一隻隻小白蜂撲向了火焰裏頭，被燒成了</w:t>
      </w:r>
      <w:r w:rsidR="00B27545">
        <w:rPr>
          <w:rFonts w:hint="eastAsia"/>
        </w:rPr>
        <w:t>灰燼。</w:t>
      </w:r>
    </w:p>
    <w:p w:rsidR="00C04663" w:rsidRDefault="00B27545" w:rsidP="00813907">
      <w:pPr>
        <w:pStyle w:val="12"/>
        <w:spacing w:after="240"/>
        <w:ind w:leftChars="0" w:left="0"/>
      </w:pPr>
      <w:r>
        <w:rPr>
          <w:rFonts w:hint="eastAsia"/>
        </w:rPr>
        <w:t>不過這白霧乃蜂后變化出來的神通，根本不畏生死</w:t>
      </w:r>
      <w:r w:rsidR="003013B1">
        <w:rPr>
          <w:rFonts w:hint="eastAsia"/>
        </w:rPr>
        <w:t>，</w:t>
      </w:r>
      <w:r>
        <w:rPr>
          <w:rFonts w:hint="eastAsia"/>
        </w:rPr>
        <w:t>前面的小白蜂剛被燒死，</w:t>
      </w:r>
      <w:r w:rsidR="003013B1">
        <w:rPr>
          <w:rFonts w:hint="eastAsia"/>
        </w:rPr>
        <w:t>後面的小白蜂</w:t>
      </w:r>
      <w:r>
        <w:rPr>
          <w:rFonts w:hint="eastAsia"/>
        </w:rPr>
        <w:t>就</w:t>
      </w:r>
      <w:r w:rsidR="003013B1">
        <w:rPr>
          <w:rFonts w:hint="eastAsia"/>
        </w:rPr>
        <w:t>前仆後繼</w:t>
      </w:r>
      <w:r>
        <w:rPr>
          <w:rFonts w:hint="eastAsia"/>
        </w:rPr>
        <w:t>繼續</w:t>
      </w:r>
      <w:r w:rsidR="003013B1">
        <w:rPr>
          <w:rFonts w:hint="eastAsia"/>
        </w:rPr>
        <w:t>往前衝</w:t>
      </w:r>
      <w:r>
        <w:rPr>
          <w:rFonts w:hint="eastAsia"/>
        </w:rPr>
        <w:t>，如此一來，</w:t>
      </w:r>
      <w:r w:rsidR="003D08A5">
        <w:rPr>
          <w:rFonts w:hint="eastAsia"/>
        </w:rPr>
        <w:t>倒與火鳥形成僵持不下，行成了一個困局。</w:t>
      </w:r>
    </w:p>
    <w:p w:rsidR="00C04663" w:rsidRDefault="003D08A5" w:rsidP="00813907">
      <w:pPr>
        <w:pStyle w:val="12"/>
        <w:spacing w:after="240"/>
        <w:ind w:leftChars="0" w:left="0"/>
      </w:pPr>
      <w:r>
        <w:rPr>
          <w:rFonts w:hint="eastAsia"/>
        </w:rPr>
        <w:t>只是</w:t>
      </w:r>
      <w:r w:rsidR="00B27545">
        <w:rPr>
          <w:rFonts w:hint="eastAsia"/>
        </w:rPr>
        <w:t>久守必失，</w:t>
      </w:r>
      <w:r>
        <w:rPr>
          <w:rFonts w:hint="eastAsia"/>
        </w:rPr>
        <w:t>那火鳥乃玉玲瓏法力出生，維持不了多久，</w:t>
      </w:r>
      <w:r w:rsidR="00B27545">
        <w:rPr>
          <w:rFonts w:hint="eastAsia"/>
        </w:rPr>
        <w:t>看得黃襄是</w:t>
      </w:r>
      <w:r w:rsidR="00FB238A">
        <w:rPr>
          <w:rFonts w:hint="eastAsia"/>
        </w:rPr>
        <w:t>焦</w:t>
      </w:r>
      <w:r w:rsidR="00B27545">
        <w:rPr>
          <w:rFonts w:hint="eastAsia"/>
        </w:rPr>
        <w:t>急連連，</w:t>
      </w:r>
      <w:r w:rsidR="00B27545">
        <w:rPr>
          <w:rFonts w:hint="eastAsia"/>
        </w:rPr>
        <w:lastRenderedPageBreak/>
        <w:t>忍不住掐指將更多</w:t>
      </w:r>
      <w:del w:id="4980" w:author="簡新佳" w:date="2019-02-25T17:00:00Z">
        <w:r w:rsidR="00B27545" w:rsidDel="0012795F">
          <w:rPr>
            <w:rFonts w:hint="eastAsia"/>
          </w:rPr>
          <w:delText>靈力</w:delText>
        </w:r>
      </w:del>
      <w:ins w:id="4981" w:author="簡新佳" w:date="2019-02-25T17:00:00Z">
        <w:r w:rsidR="0012795F">
          <w:rPr>
            <w:rFonts w:hint="eastAsia"/>
          </w:rPr>
          <w:t>靈氣</w:t>
        </w:r>
      </w:ins>
      <w:r w:rsidR="00B27545">
        <w:rPr>
          <w:rFonts w:hint="eastAsia"/>
        </w:rPr>
        <w:t>注入玉玲瓏之中。</w:t>
      </w:r>
    </w:p>
    <w:p w:rsidR="00C04663" w:rsidRDefault="00FB238A" w:rsidP="00813907">
      <w:pPr>
        <w:pStyle w:val="12"/>
        <w:spacing w:after="240"/>
        <w:ind w:leftChars="0" w:left="0"/>
      </w:pPr>
      <w:r>
        <w:rPr>
          <w:rFonts w:hint="eastAsia"/>
        </w:rPr>
        <w:t>這些說來</w:t>
      </w:r>
      <w:r w:rsidR="002E7103">
        <w:rPr>
          <w:rFonts w:hint="eastAsia"/>
        </w:rPr>
        <w:t>複雜，但實際上不過短短一炷香不到的時間，</w:t>
      </w:r>
      <w:r w:rsidR="005D4250">
        <w:rPr>
          <w:rFonts w:hint="eastAsia"/>
        </w:rPr>
        <w:t>沒多久</w:t>
      </w:r>
      <w:r w:rsidR="002E7103">
        <w:rPr>
          <w:rFonts w:hint="eastAsia"/>
        </w:rPr>
        <w:t>，蜂后房間的洞口處便出現一隻隻的四翼蜂魔；眼看情況惡化，李龍飛再也無法</w:t>
      </w:r>
      <w:r w:rsidR="001C35F0">
        <w:rPr>
          <w:rFonts w:hint="eastAsia"/>
        </w:rPr>
        <w:t>心存僥倖</w:t>
      </w:r>
      <w:r w:rsidR="002E7103">
        <w:rPr>
          <w:rFonts w:hint="eastAsia"/>
        </w:rPr>
        <w:t>，直接將手中的天寒珠往洞口扔去。</w:t>
      </w:r>
    </w:p>
    <w:p w:rsidR="00C04663" w:rsidRDefault="002E7103" w:rsidP="00813907">
      <w:pPr>
        <w:pStyle w:val="12"/>
        <w:spacing w:after="240"/>
        <w:ind w:leftChars="0" w:left="0"/>
      </w:pPr>
      <w:r>
        <w:rPr>
          <w:rFonts w:hint="eastAsia"/>
        </w:rPr>
        <w:t>轟轟轟轟，無數爆裂聲響傳來，大量寒氣與爆炸震波一同散了開來，</w:t>
      </w:r>
    </w:p>
    <w:p w:rsidR="00C04663" w:rsidRDefault="002D2FF8" w:rsidP="00813907">
      <w:pPr>
        <w:pStyle w:val="12"/>
        <w:spacing w:after="240"/>
        <w:ind w:leftChars="0" w:left="0"/>
      </w:pPr>
      <w:r>
        <w:rPr>
          <w:rFonts w:hint="eastAsia"/>
        </w:rPr>
        <w:t>那些寒氣太多，將整個洞口外</w:t>
      </w:r>
      <w:r w:rsidR="001C35F0">
        <w:rPr>
          <w:rFonts w:hint="eastAsia"/>
        </w:rPr>
        <w:t>小半</w:t>
      </w:r>
      <w:r>
        <w:rPr>
          <w:rFonts w:hint="eastAsia"/>
        </w:rPr>
        <w:t>空間</w:t>
      </w:r>
      <w:r w:rsidR="001C35F0">
        <w:rPr>
          <w:rFonts w:hint="eastAsia"/>
        </w:rPr>
        <w:t>封成冰山，更是因為</w:t>
      </w:r>
      <w:r>
        <w:rPr>
          <w:rFonts w:hint="eastAsia"/>
        </w:rPr>
        <w:t>氣溫瞬間下降</w:t>
      </w:r>
      <w:r w:rsidR="001C35F0">
        <w:rPr>
          <w:rFonts w:hint="eastAsia"/>
        </w:rPr>
        <w:t>，而在空氣中凝聚無數冰晶，形成一片霧靄茫茫</w:t>
      </w:r>
      <w:r>
        <w:rPr>
          <w:rFonts w:hint="eastAsia"/>
        </w:rPr>
        <w:t>。</w:t>
      </w:r>
    </w:p>
    <w:p w:rsidR="00C04663" w:rsidRDefault="002D2FF8" w:rsidP="00813907">
      <w:pPr>
        <w:pStyle w:val="12"/>
        <w:spacing w:after="240"/>
        <w:ind w:leftChars="0" w:left="0"/>
      </w:pPr>
      <w:r>
        <w:rPr>
          <w:rFonts w:hint="eastAsia"/>
        </w:rPr>
        <w:t>而那些衝擊波，在洞穴內來回震蕩，首當其衝便是那蜂后及黑蟒；</w:t>
      </w:r>
      <w:r w:rsidR="003D08A5">
        <w:rPr>
          <w:rFonts w:hint="eastAsia"/>
        </w:rPr>
        <w:t>前者發出憤怒的叫聲，後者則乾脆在衝擊波來到之前，直接自爆滅敵。</w:t>
      </w:r>
    </w:p>
    <w:p w:rsidR="00C04663" w:rsidRDefault="003D08A5" w:rsidP="00813907">
      <w:pPr>
        <w:pStyle w:val="12"/>
        <w:spacing w:after="240"/>
        <w:ind w:leftChars="0" w:left="0"/>
      </w:pPr>
      <w:r>
        <w:rPr>
          <w:rFonts w:hint="eastAsia"/>
        </w:rPr>
        <w:t>隨著黑蟒的自爆，整個洞口開始大規模的崩塌，便是那白霧也因此散了開來；好在那火鳥所噴出來的火網的確了得，終究是保住了黃李兩人的性命。</w:t>
      </w:r>
    </w:p>
    <w:p w:rsidR="00C04663" w:rsidRDefault="003D08A5" w:rsidP="00813907">
      <w:pPr>
        <w:pStyle w:val="12"/>
        <w:spacing w:after="240"/>
        <w:ind w:leftChars="0" w:left="0"/>
      </w:pPr>
      <w:r>
        <w:rPr>
          <w:rFonts w:hint="eastAsia"/>
        </w:rPr>
        <w:t>但黃襄也因為法力耗損太大，臉色蒼白，</w:t>
      </w:r>
      <w:r w:rsidR="005D4250">
        <w:rPr>
          <w:rFonts w:hint="eastAsia"/>
        </w:rPr>
        <w:t>而玉</w:t>
      </w:r>
      <w:r>
        <w:rPr>
          <w:rFonts w:hint="eastAsia"/>
        </w:rPr>
        <w:t>玲瓏</w:t>
      </w:r>
      <w:r w:rsidR="005D4250">
        <w:rPr>
          <w:rFonts w:hint="eastAsia"/>
        </w:rPr>
        <w:t>早已</w:t>
      </w:r>
      <w:r>
        <w:rPr>
          <w:rFonts w:hint="eastAsia"/>
        </w:rPr>
        <w:t>失去靈性，墜落在地碎了開來。</w:t>
      </w:r>
    </w:p>
    <w:p w:rsidR="00C04663" w:rsidRDefault="003D08A5" w:rsidP="00813907">
      <w:pPr>
        <w:pStyle w:val="12"/>
        <w:spacing w:after="240"/>
        <w:ind w:leftChars="0" w:left="0"/>
      </w:pPr>
      <w:r>
        <w:rPr>
          <w:rFonts w:hint="eastAsia"/>
        </w:rPr>
        <w:t>一片混亂中，李龍飛</w:t>
      </w:r>
      <w:r w:rsidR="005D4250">
        <w:rPr>
          <w:rFonts w:hint="eastAsia"/>
        </w:rPr>
        <w:t>看到原先的裂縫已經被震開成了一條對外通道，忙</w:t>
      </w:r>
      <w:r>
        <w:rPr>
          <w:rFonts w:hint="eastAsia"/>
        </w:rPr>
        <w:t>叫黃襄將大白給喚了出來</w:t>
      </w:r>
      <w:r w:rsidR="005D4250">
        <w:rPr>
          <w:rFonts w:hint="eastAsia"/>
        </w:rPr>
        <w:t>。</w:t>
      </w:r>
    </w:p>
    <w:p w:rsidR="00C04663" w:rsidRDefault="005D4250" w:rsidP="00813907">
      <w:pPr>
        <w:pStyle w:val="12"/>
        <w:spacing w:after="240"/>
        <w:ind w:leftChars="0" w:left="0"/>
      </w:pPr>
      <w:r>
        <w:rPr>
          <w:rFonts w:hint="eastAsia"/>
        </w:rPr>
        <w:t>大白剛一出現，還在疑惑的同時，黃襄已經騎了上去，同時吩咐牠往那通道飛去；</w:t>
      </w:r>
      <w:r w:rsidR="006C60C8">
        <w:rPr>
          <w:rFonts w:hint="eastAsia"/>
        </w:rPr>
        <w:t>聽到後方霧靄之中蜂后的怒吼聲，</w:t>
      </w:r>
      <w:r w:rsidR="002559A0">
        <w:rPr>
          <w:rFonts w:hint="eastAsia"/>
        </w:rPr>
        <w:t>大白</w:t>
      </w:r>
      <w:r w:rsidR="006C60C8">
        <w:rPr>
          <w:rFonts w:hint="eastAsia"/>
        </w:rPr>
        <w:t>本能的想要回頭，但在同心術的操控之下，終究是飛了起來。</w:t>
      </w:r>
    </w:p>
    <w:p w:rsidR="00C04663" w:rsidRDefault="006C60C8" w:rsidP="00813907">
      <w:pPr>
        <w:pStyle w:val="12"/>
        <w:spacing w:after="240"/>
        <w:ind w:leftChars="0" w:left="0"/>
      </w:pPr>
      <w:r>
        <w:rPr>
          <w:rFonts w:hint="eastAsia"/>
        </w:rPr>
        <w:t>李龍飛</w:t>
      </w:r>
      <w:r w:rsidR="002559A0">
        <w:rPr>
          <w:rFonts w:hint="eastAsia"/>
        </w:rPr>
        <w:t>則</w:t>
      </w:r>
      <w:r>
        <w:rPr>
          <w:rFonts w:hint="eastAsia"/>
        </w:rPr>
        <w:t>掏出</w:t>
      </w:r>
      <w:ins w:id="4982" w:author="Administrator" w:date="2019-02-07T00:50:00Z">
        <w:r w:rsidR="00AE10AD">
          <w:rPr>
            <w:rFonts w:hint="eastAsia"/>
          </w:rPr>
          <w:t>無數</w:t>
        </w:r>
      </w:ins>
      <w:r>
        <w:rPr>
          <w:rFonts w:hint="eastAsia"/>
        </w:rPr>
        <w:t>法器，</w:t>
      </w:r>
      <w:r w:rsidR="003D08A5">
        <w:rPr>
          <w:rFonts w:hint="eastAsia"/>
        </w:rPr>
        <w:t>腳踏木癸，手握飛劍，拉著騎在大白背上的黃襄，順著</w:t>
      </w:r>
      <w:r>
        <w:rPr>
          <w:rFonts w:hint="eastAsia"/>
        </w:rPr>
        <w:t>裂</w:t>
      </w:r>
      <w:r w:rsidR="003D08A5">
        <w:rPr>
          <w:rFonts w:hint="eastAsia"/>
        </w:rPr>
        <w:t>縫</w:t>
      </w:r>
      <w:r>
        <w:rPr>
          <w:rFonts w:hint="eastAsia"/>
        </w:rPr>
        <w:t>通道</w:t>
      </w:r>
      <w:r w:rsidR="003D08A5">
        <w:rPr>
          <w:rFonts w:hint="eastAsia"/>
        </w:rPr>
        <w:t>衝了出去，這才好不容易逃了出來。</w:t>
      </w:r>
    </w:p>
    <w:p w:rsidR="00C04663" w:rsidRDefault="00C04663" w:rsidP="00813907">
      <w:pPr>
        <w:pStyle w:val="12"/>
        <w:spacing w:after="240"/>
        <w:ind w:leftChars="0" w:left="0"/>
      </w:pPr>
    </w:p>
    <w:p w:rsidR="00C04663" w:rsidRDefault="003105BA" w:rsidP="00813907">
      <w:pPr>
        <w:pStyle w:val="12"/>
        <w:numPr>
          <w:ilvl w:val="0"/>
          <w:numId w:val="1"/>
        </w:numPr>
        <w:spacing w:after="240"/>
        <w:ind w:leftChars="0"/>
        <w:outlineLvl w:val="0"/>
      </w:pPr>
      <w:r>
        <w:rPr>
          <w:rFonts w:hint="eastAsia"/>
        </w:rPr>
        <w:t>暫時聯手</w:t>
      </w:r>
    </w:p>
    <w:p w:rsidR="00C04663" w:rsidRDefault="00112DE1" w:rsidP="00813907">
      <w:pPr>
        <w:pStyle w:val="12"/>
        <w:spacing w:after="240"/>
        <w:ind w:leftChars="0" w:left="0"/>
      </w:pPr>
      <w:r>
        <w:rPr>
          <w:rFonts w:hint="eastAsia"/>
        </w:rPr>
        <w:t>道辰子此時可以說是氣腦到了極點，他好不容易將戰況導向自己有利的一方，甚至可以說只要再過一陣子，勝利就指日可待，可突然而來的劇變卻將一切都打亂了。</w:t>
      </w:r>
    </w:p>
    <w:p w:rsidR="00C04663" w:rsidRDefault="00112DE1" w:rsidP="00813907">
      <w:pPr>
        <w:pStyle w:val="12"/>
        <w:spacing w:after="240"/>
        <w:ind w:leftChars="0" w:left="0"/>
      </w:pPr>
      <w:r>
        <w:rPr>
          <w:rFonts w:hint="eastAsia"/>
        </w:rPr>
        <w:t>那裂縫吞噬修士雖然不分你我，但問題是赤劍宗的人數多阿；基數大的情況下，掉落下去的人大半都是赤劍宗的弟子。</w:t>
      </w:r>
    </w:p>
    <w:p w:rsidR="00C04663" w:rsidRDefault="00112DE1" w:rsidP="00813907">
      <w:pPr>
        <w:pStyle w:val="12"/>
        <w:spacing w:after="240"/>
        <w:ind w:leftChars="0" w:left="0"/>
      </w:pPr>
      <w:r>
        <w:rPr>
          <w:rFonts w:hint="eastAsia"/>
        </w:rPr>
        <w:t>另一方面，</w:t>
      </w:r>
      <w:r w:rsidR="00495E3A">
        <w:rPr>
          <w:rFonts w:hint="eastAsia"/>
        </w:rPr>
        <w:t>隨著震盪，原本纏鬥在一起的宓徯與旋風也分了開來，退到主人身旁彼此謹慎地評估是否為對方所造成的。</w:t>
      </w:r>
    </w:p>
    <w:p w:rsidR="00C04663" w:rsidRDefault="00495E3A" w:rsidP="00813907">
      <w:pPr>
        <w:pStyle w:val="12"/>
        <w:spacing w:after="240"/>
        <w:ind w:leftChars="0" w:left="0"/>
      </w:pPr>
      <w:r>
        <w:rPr>
          <w:rFonts w:hint="eastAsia"/>
        </w:rPr>
        <w:lastRenderedPageBreak/>
        <w:t>就見那最大的裂縫中兩人一蜂逃出之後，愣了一下便往赤劍宗這靠去，跟著其中那名綠衫女子便朝道辰子這遙遙一</w:t>
      </w:r>
      <w:r w:rsidR="00097D3C">
        <w:rPr>
          <w:rFonts w:hint="eastAsia"/>
        </w:rPr>
        <w:t>揖</w:t>
      </w:r>
      <w:r>
        <w:rPr>
          <w:rFonts w:hint="eastAsia"/>
        </w:rPr>
        <w:t>，「拜見</w:t>
      </w:r>
      <w:ins w:id="4983" w:author="Administrator" w:date="2019-02-26T16:59:00Z">
        <w:r w:rsidR="0012383B">
          <w:rPr>
            <w:rFonts w:hint="eastAsia"/>
          </w:rPr>
          <w:t>道辰</w:t>
        </w:r>
      </w:ins>
      <w:del w:id="4984" w:author="Administrator" w:date="2019-02-26T16:59:00Z">
        <w:r w:rsidDel="0012383B">
          <w:rPr>
            <w:rFonts w:hint="eastAsia"/>
          </w:rPr>
          <w:delText>青陽</w:delText>
        </w:r>
      </w:del>
      <w:r>
        <w:rPr>
          <w:rFonts w:hint="eastAsia"/>
        </w:rPr>
        <w:t>子師兄。」</w:t>
      </w:r>
    </w:p>
    <w:p w:rsidR="00C04663" w:rsidRDefault="00495E3A" w:rsidP="00813907">
      <w:pPr>
        <w:pStyle w:val="12"/>
        <w:spacing w:after="240"/>
        <w:ind w:leftChars="0" w:left="0"/>
      </w:pPr>
      <w:del w:id="4985" w:author="葉威廉" w:date="2018-12-28T14:27:00Z">
        <w:r w:rsidDel="00E54206">
          <w:rPr>
            <w:rFonts w:hint="eastAsia"/>
          </w:rPr>
          <w:delText>「行了，戰場上無需多禮，妳可知道這裂縫究竟何來？」</w:delText>
        </w:r>
      </w:del>
      <w:r>
        <w:rPr>
          <w:rFonts w:hint="eastAsia"/>
        </w:rPr>
        <w:t>道辰子心中</w:t>
      </w:r>
      <w:ins w:id="4986" w:author="葉威廉" w:date="2018-12-28T14:27:00Z">
        <w:r w:rsidR="00E54206">
          <w:rPr>
            <w:rFonts w:hint="eastAsia"/>
          </w:rPr>
          <w:t>雖然</w:t>
        </w:r>
      </w:ins>
      <w:r>
        <w:rPr>
          <w:rFonts w:hint="eastAsia"/>
        </w:rPr>
        <w:t>懊惱，但也看出了那女子乃自家師妹黃襄。</w:t>
      </w:r>
    </w:p>
    <w:p w:rsidR="00C04663" w:rsidRDefault="00495E3A" w:rsidP="00813907">
      <w:pPr>
        <w:pStyle w:val="12"/>
        <w:spacing w:after="240"/>
        <w:ind w:leftChars="0" w:left="0"/>
        <w:rPr>
          <w:ins w:id="4987" w:author="葉威廉" w:date="2018-12-28T14:27:00Z"/>
        </w:rPr>
      </w:pPr>
      <w:r>
        <w:rPr>
          <w:rFonts w:hint="eastAsia"/>
        </w:rPr>
        <w:t>此女雖然修為不高，但在赤劍宗低階弟子裡倒也頗有名聲，</w:t>
      </w:r>
      <w:r w:rsidR="00097D3C">
        <w:rPr>
          <w:rFonts w:hint="eastAsia"/>
        </w:rPr>
        <w:t>就連道辰子自己也曾欣賞過對方，</w:t>
      </w:r>
      <w:r>
        <w:rPr>
          <w:rFonts w:hint="eastAsia"/>
        </w:rPr>
        <w:t>一時之間還不好對她發怒，只得按捺性子</w:t>
      </w:r>
      <w:ins w:id="4988" w:author="Administrator" w:date="2019-02-26T19:49:00Z">
        <w:r w:rsidR="009A60D8">
          <w:rPr>
            <w:rFonts w:hint="eastAsia"/>
          </w:rPr>
          <w:t>淡淡開口</w:t>
        </w:r>
      </w:ins>
      <w:r>
        <w:rPr>
          <w:rFonts w:hint="eastAsia"/>
        </w:rPr>
        <w:t>尋問發生何事。</w:t>
      </w:r>
    </w:p>
    <w:p w:rsidR="00E54206" w:rsidRDefault="00E54206" w:rsidP="00813907">
      <w:pPr>
        <w:pStyle w:val="12"/>
        <w:spacing w:after="240"/>
        <w:ind w:leftChars="0" w:left="0"/>
      </w:pPr>
      <w:ins w:id="4989" w:author="葉威廉" w:date="2018-12-28T14:27:00Z">
        <w:r>
          <w:rPr>
            <w:rFonts w:hint="eastAsia"/>
          </w:rPr>
          <w:t>「行了，戰場上無需多禮，妳可知道這裂縫究竟何來？」</w:t>
        </w:r>
      </w:ins>
    </w:p>
    <w:p w:rsidR="00C04663" w:rsidRDefault="00495E3A" w:rsidP="00813907">
      <w:pPr>
        <w:pStyle w:val="12"/>
        <w:spacing w:after="240"/>
        <w:ind w:leftChars="0" w:left="0"/>
      </w:pPr>
      <w:r>
        <w:rPr>
          <w:rFonts w:hint="eastAsia"/>
        </w:rPr>
        <w:t>這麼一問，黃襄也想起現在不是寒暄的時後，忙想開口告訴自己師兄要注意裂縫通道底下的那群蜂魔。</w:t>
      </w:r>
    </w:p>
    <w:p w:rsidR="00495E3A" w:rsidRDefault="00495E3A">
      <w:pPr>
        <w:pStyle w:val="12"/>
        <w:spacing w:after="240"/>
        <w:ind w:leftChars="0" w:left="0"/>
      </w:pPr>
      <w:r>
        <w:rPr>
          <w:rFonts w:hint="eastAsia"/>
        </w:rPr>
        <w:t>但她還來不及說出口，只聽到轟</w:t>
      </w:r>
      <w:r w:rsidR="009B1466">
        <w:rPr>
          <w:rFonts w:hint="eastAsia"/>
        </w:rPr>
        <w:t>隆</w:t>
      </w:r>
      <w:r>
        <w:rPr>
          <w:rFonts w:hint="eastAsia"/>
        </w:rPr>
        <w:t>一聲</w:t>
      </w:r>
      <w:r w:rsidR="009B1466">
        <w:rPr>
          <w:rFonts w:hint="eastAsia"/>
        </w:rPr>
        <w:t>巨響，</w:t>
      </w:r>
      <w:r w:rsidR="00097D3C">
        <w:rPr>
          <w:rFonts w:hint="eastAsia"/>
        </w:rPr>
        <w:t>原先她倆所逃出的那道裂縫，又崩塌了不少，跟著一隻巨大無比，長滿刺毛的蜂腳攀了上來。</w:t>
      </w:r>
    </w:p>
    <w:p w:rsidR="00097D3C" w:rsidRDefault="00097D3C">
      <w:pPr>
        <w:pStyle w:val="12"/>
        <w:spacing w:after="240"/>
        <w:ind w:leftChars="0" w:left="0"/>
      </w:pPr>
      <w:r>
        <w:rPr>
          <w:rFonts w:hint="eastAsia"/>
        </w:rPr>
        <w:t>李龍飛大吃一驚，忙拉著黃襄往後飛去，後者雖然對其他人投來的異樣眼光有些尷尬，但也沒有反抗，順從</w:t>
      </w:r>
      <w:r w:rsidR="00D15467">
        <w:rPr>
          <w:rFonts w:hint="eastAsia"/>
        </w:rPr>
        <w:t>地</w:t>
      </w:r>
      <w:r>
        <w:rPr>
          <w:rFonts w:hint="eastAsia"/>
        </w:rPr>
        <w:t>跟著退去。</w:t>
      </w:r>
    </w:p>
    <w:p w:rsidR="00097D3C" w:rsidRDefault="00097D3C">
      <w:pPr>
        <w:pStyle w:val="12"/>
        <w:spacing w:after="240"/>
        <w:ind w:leftChars="0" w:left="0"/>
      </w:pPr>
      <w:r>
        <w:rPr>
          <w:rFonts w:hint="eastAsia"/>
        </w:rPr>
        <w:t>道辰子看著李龍飛的舉動心中</w:t>
      </w:r>
      <w:r w:rsidR="0075042A">
        <w:rPr>
          <w:rFonts w:hint="eastAsia"/>
        </w:rPr>
        <w:t>感到</w:t>
      </w:r>
      <w:r>
        <w:rPr>
          <w:rFonts w:hint="eastAsia"/>
        </w:rPr>
        <w:t>有些</w:t>
      </w:r>
      <w:ins w:id="4990" w:author="葉威廉" w:date="2018-12-28T14:28:00Z">
        <w:r w:rsidR="00E54206">
          <w:rPr>
            <w:rFonts w:hint="eastAsia"/>
          </w:rPr>
          <w:t>刺</w:t>
        </w:r>
      </w:ins>
      <w:del w:id="4991" w:author="葉威廉" w:date="2018-12-28T14:28:00Z">
        <w:r w:rsidDel="00E54206">
          <w:rPr>
            <w:rFonts w:hint="eastAsia"/>
          </w:rPr>
          <w:delText>礙</w:delText>
        </w:r>
      </w:del>
      <w:r>
        <w:rPr>
          <w:rFonts w:hint="eastAsia"/>
        </w:rPr>
        <w:t>眼，但</w:t>
      </w:r>
      <w:r w:rsidR="00D15467">
        <w:rPr>
          <w:rFonts w:hint="eastAsia"/>
        </w:rPr>
        <w:t>此時此刻卻不是追究這個的時候；因為他已經看出來了，那蜂腳的主人非同小可。</w:t>
      </w:r>
    </w:p>
    <w:p w:rsidR="00D15467" w:rsidRDefault="00D15467">
      <w:pPr>
        <w:pStyle w:val="12"/>
        <w:spacing w:after="240"/>
        <w:ind w:leftChars="0" w:left="0"/>
      </w:pPr>
      <w:r>
        <w:rPr>
          <w:rFonts w:hint="eastAsia"/>
        </w:rPr>
        <w:t>隨著那蜂腳的支撐，另一隻蜂腳也跟著</w:t>
      </w:r>
      <w:r w:rsidR="0075042A">
        <w:rPr>
          <w:rFonts w:hint="eastAsia"/>
        </w:rPr>
        <w:t>攀</w:t>
      </w:r>
      <w:r>
        <w:rPr>
          <w:rFonts w:hint="eastAsia"/>
        </w:rPr>
        <w:t>了上來，</w:t>
      </w:r>
      <w:r w:rsidR="0075042A">
        <w:rPr>
          <w:rFonts w:hint="eastAsia"/>
        </w:rPr>
        <w:t>然後</w:t>
      </w:r>
      <w:r>
        <w:rPr>
          <w:rFonts w:hint="eastAsia"/>
        </w:rPr>
        <w:t>是觸角，巨大的雙鄂，</w:t>
      </w:r>
      <w:r w:rsidR="0075042A">
        <w:rPr>
          <w:rFonts w:hint="eastAsia"/>
        </w:rPr>
        <w:t>窗戶般大小的複眼，一一出現在眾人面前。</w:t>
      </w:r>
    </w:p>
    <w:p w:rsidR="0075042A" w:rsidRDefault="0075042A">
      <w:pPr>
        <w:pStyle w:val="12"/>
        <w:spacing w:after="240"/>
        <w:ind w:leftChars="0" w:left="0"/>
      </w:pPr>
      <w:r>
        <w:rPr>
          <w:rFonts w:hint="eastAsia"/>
        </w:rPr>
        <w:t>「那是甚麼！蜜蜂？」</w:t>
      </w:r>
    </w:p>
    <w:p w:rsidR="0075042A" w:rsidRDefault="0075042A">
      <w:pPr>
        <w:pStyle w:val="12"/>
        <w:spacing w:after="240"/>
        <w:ind w:leftChars="0" w:left="0"/>
      </w:pPr>
      <w:r>
        <w:rPr>
          <w:rFonts w:hint="eastAsia"/>
        </w:rPr>
        <w:t>「怎麼可能！怎麼會有那麼大的蜜蜂！」</w:t>
      </w:r>
    </w:p>
    <w:p w:rsidR="00BC6EC1" w:rsidRDefault="00BC6EC1">
      <w:pPr>
        <w:pStyle w:val="12"/>
        <w:spacing w:after="240"/>
        <w:ind w:leftChars="0" w:left="0"/>
      </w:pPr>
      <w:r>
        <w:rPr>
          <w:rFonts w:hint="eastAsia"/>
        </w:rPr>
        <w:t>「是蜂魔，四翼蜂魔的蜂后！」</w:t>
      </w:r>
    </w:p>
    <w:p w:rsidR="0075042A" w:rsidRDefault="0075042A">
      <w:pPr>
        <w:pStyle w:val="12"/>
        <w:spacing w:after="240"/>
        <w:ind w:leftChars="0" w:left="0"/>
      </w:pPr>
      <w:r>
        <w:rPr>
          <w:rFonts w:hint="eastAsia"/>
        </w:rPr>
        <w:t>「那到底是甚麼</w:t>
      </w:r>
      <w:r w:rsidR="00BC6EC1">
        <w:rPr>
          <w:rFonts w:hint="eastAsia"/>
        </w:rPr>
        <w:t>蜂魔，怎麼會那麼大</w:t>
      </w:r>
      <w:r>
        <w:rPr>
          <w:rFonts w:hint="eastAsia"/>
        </w:rPr>
        <w:t>！」</w:t>
      </w:r>
    </w:p>
    <w:p w:rsidR="0075042A" w:rsidRDefault="0075042A">
      <w:pPr>
        <w:pStyle w:val="12"/>
        <w:spacing w:after="240"/>
        <w:ind w:leftChars="0" w:left="0"/>
      </w:pPr>
      <w:r>
        <w:rPr>
          <w:rFonts w:hint="eastAsia"/>
        </w:rPr>
        <w:t>「七…妖丹七轉的蜂魔！」</w:t>
      </w:r>
    </w:p>
    <w:p w:rsidR="0075042A" w:rsidRDefault="0075042A">
      <w:pPr>
        <w:pStyle w:val="12"/>
        <w:spacing w:after="240"/>
        <w:ind w:leftChars="0" w:left="0"/>
      </w:pPr>
      <w:r>
        <w:rPr>
          <w:rFonts w:hint="eastAsia"/>
        </w:rPr>
        <w:t>原先還在觀望的眾人全都神色一驚，再也沒有遲疑轉身就跑。</w:t>
      </w:r>
    </w:p>
    <w:p w:rsidR="0075042A" w:rsidRDefault="0075042A">
      <w:pPr>
        <w:pStyle w:val="12"/>
        <w:spacing w:after="240"/>
        <w:ind w:leftChars="0" w:left="0"/>
      </w:pPr>
      <w:r>
        <w:rPr>
          <w:rFonts w:hint="eastAsia"/>
        </w:rPr>
        <w:t>但盛怒中的蜂后哪會讓他們離開？</w:t>
      </w:r>
    </w:p>
    <w:p w:rsidR="0075042A" w:rsidRDefault="0075042A">
      <w:pPr>
        <w:pStyle w:val="12"/>
        <w:spacing w:after="240"/>
        <w:ind w:leftChars="0" w:left="0"/>
      </w:pPr>
      <w:r>
        <w:rPr>
          <w:rFonts w:hint="eastAsia"/>
        </w:rPr>
        <w:t>雖然這些人不是偷走自己蜂卵的那兩人，但既然都是人族，自然有所相干，遇上了，就全都該死！</w:t>
      </w:r>
    </w:p>
    <w:p w:rsidR="0075042A" w:rsidRDefault="0075042A">
      <w:pPr>
        <w:pStyle w:val="12"/>
        <w:spacing w:after="240"/>
        <w:ind w:leftChars="0" w:left="0"/>
      </w:pPr>
      <w:r>
        <w:rPr>
          <w:rFonts w:hint="eastAsia"/>
        </w:rPr>
        <w:t>尖嘯一聲，那蜂后張嘴一吐，大片白霧散了開來，紛紛朝那些無法飛行的練氣弟子飛去。</w:t>
      </w:r>
    </w:p>
    <w:p w:rsidR="0075042A" w:rsidRDefault="0075042A">
      <w:pPr>
        <w:pStyle w:val="12"/>
        <w:spacing w:after="240"/>
        <w:ind w:leftChars="0" w:left="0"/>
      </w:pPr>
      <w:r>
        <w:rPr>
          <w:rFonts w:hint="eastAsia"/>
        </w:rPr>
        <w:lastRenderedPageBreak/>
        <w:t>至於蜂后本尊，則</w:t>
      </w:r>
      <w:r w:rsidR="00E5173C">
        <w:rPr>
          <w:rFonts w:hint="eastAsia"/>
        </w:rPr>
        <w:t>四</w:t>
      </w:r>
      <w:r>
        <w:rPr>
          <w:rFonts w:hint="eastAsia"/>
        </w:rPr>
        <w:t>翅一</w:t>
      </w:r>
      <w:r w:rsidR="00E5173C">
        <w:rPr>
          <w:rFonts w:hint="eastAsia"/>
        </w:rPr>
        <w:t>拍，</w:t>
      </w:r>
      <w:r>
        <w:rPr>
          <w:rFonts w:hint="eastAsia"/>
        </w:rPr>
        <w:t>飛</w:t>
      </w:r>
      <w:r w:rsidR="00E5173C">
        <w:rPr>
          <w:rFonts w:hint="eastAsia"/>
        </w:rPr>
        <w:t>了起來</w:t>
      </w:r>
      <w:r>
        <w:rPr>
          <w:rFonts w:hint="eastAsia"/>
        </w:rPr>
        <w:t>，</w:t>
      </w:r>
      <w:r w:rsidR="00E5173C">
        <w:rPr>
          <w:rFonts w:hint="eastAsia"/>
        </w:rPr>
        <w:t>朝四周的修士撲咬過去。</w:t>
      </w:r>
    </w:p>
    <w:p w:rsidR="006928E6" w:rsidRDefault="006928E6">
      <w:pPr>
        <w:pStyle w:val="12"/>
        <w:spacing w:after="240"/>
        <w:ind w:leftChars="0" w:left="0"/>
      </w:pPr>
      <w:r>
        <w:rPr>
          <w:rFonts w:hint="eastAsia"/>
        </w:rPr>
        <w:t>「救命！」</w:t>
      </w:r>
    </w:p>
    <w:p w:rsidR="006928E6" w:rsidRDefault="006928E6">
      <w:pPr>
        <w:pStyle w:val="12"/>
        <w:spacing w:after="240"/>
        <w:ind w:leftChars="0" w:left="0"/>
      </w:pPr>
      <w:r>
        <w:rPr>
          <w:rFonts w:hint="eastAsia"/>
        </w:rPr>
        <w:t>「大師兄救命！」</w:t>
      </w:r>
    </w:p>
    <w:p w:rsidR="00E5173C" w:rsidRDefault="006928E6">
      <w:pPr>
        <w:pStyle w:val="12"/>
        <w:spacing w:after="240"/>
        <w:ind w:leftChars="0" w:left="0"/>
      </w:pPr>
      <w:r>
        <w:rPr>
          <w:rFonts w:hint="eastAsia"/>
        </w:rPr>
        <w:t>「快逃阿！」</w:t>
      </w:r>
    </w:p>
    <w:p w:rsidR="006928E6" w:rsidRPr="006928E6" w:rsidRDefault="006928E6">
      <w:pPr>
        <w:pStyle w:val="12"/>
        <w:spacing w:after="240"/>
        <w:ind w:leftChars="0" w:left="0"/>
      </w:pPr>
      <w:r>
        <w:rPr>
          <w:rFonts w:hint="eastAsia"/>
        </w:rPr>
        <w:t>驚叫聲此起彼落，此時再也不分彼此，紛紛逃竄開來。</w:t>
      </w:r>
    </w:p>
    <w:p w:rsidR="00097D3C" w:rsidRDefault="006928E6">
      <w:pPr>
        <w:pStyle w:val="12"/>
        <w:spacing w:after="240"/>
        <w:ind w:leftChars="0" w:left="0"/>
      </w:pPr>
      <w:r>
        <w:rPr>
          <w:rFonts w:hint="eastAsia"/>
        </w:rPr>
        <w:t>遠遠望去，巨大的蜂后與旁邊的修士比起來，好像顛倒過來似的，每個修士渺小的如蟲蟻一般，根本無法抵擋。</w:t>
      </w:r>
    </w:p>
    <w:p w:rsidR="003E7333" w:rsidRDefault="002759A5">
      <w:pPr>
        <w:pStyle w:val="12"/>
        <w:spacing w:after="240"/>
        <w:ind w:leftChars="0" w:left="0"/>
      </w:pPr>
      <w:r>
        <w:rPr>
          <w:rFonts w:hint="eastAsia"/>
        </w:rPr>
        <w:t>「該死，</w:t>
      </w:r>
      <w:r w:rsidR="00BC6EC1">
        <w:rPr>
          <w:rFonts w:hint="eastAsia"/>
        </w:rPr>
        <w:t>這等堪比結丹的蜂魔到底從哪裡來，黃師妹怎麼會招惹來如此厲害的傢伙！」道辰子臉色難看到了極點，他有心退卻，但</w:t>
      </w:r>
      <w:r w:rsidR="00104FD5">
        <w:rPr>
          <w:rFonts w:hint="eastAsia"/>
        </w:rPr>
        <w:t>那蜂魔一看就知道不會善罷甘休，</w:t>
      </w:r>
      <w:r w:rsidR="003E7333">
        <w:rPr>
          <w:rFonts w:hint="eastAsia"/>
        </w:rPr>
        <w:t>若是能逃得了還好，若是逃不了，那等其餘師弟被一一擊破後，自己更不好過。</w:t>
      </w:r>
    </w:p>
    <w:p w:rsidR="003E7333" w:rsidRDefault="003E7333">
      <w:pPr>
        <w:pStyle w:val="12"/>
        <w:spacing w:after="240"/>
        <w:ind w:leftChars="0" w:left="0"/>
      </w:pPr>
      <w:r>
        <w:rPr>
          <w:rFonts w:hint="eastAsia"/>
        </w:rPr>
        <w:t>轉頭一望，旁邊的青陽子也同時看了過來，想來對方也想到這點。</w:t>
      </w:r>
    </w:p>
    <w:p w:rsidR="003E7333" w:rsidRDefault="003E7333">
      <w:pPr>
        <w:pStyle w:val="12"/>
        <w:spacing w:after="240"/>
        <w:ind w:leftChars="0" w:left="0"/>
      </w:pPr>
      <w:r>
        <w:rPr>
          <w:rFonts w:hint="eastAsia"/>
        </w:rPr>
        <w:t>俗話說的好，沒有永遠的朋友，也沒有永遠的敵人；此時兩派弟子同樣都被追殺，</w:t>
      </w:r>
      <w:r w:rsidR="001E247A">
        <w:rPr>
          <w:rFonts w:hint="eastAsia"/>
        </w:rPr>
        <w:t>即使要戰，也</w:t>
      </w:r>
      <w:r w:rsidR="007260D8">
        <w:rPr>
          <w:rFonts w:hint="eastAsia"/>
        </w:rPr>
        <w:t>等度過眼前這危機再說。</w:t>
      </w:r>
    </w:p>
    <w:p w:rsidR="007260D8" w:rsidRDefault="007260D8">
      <w:pPr>
        <w:pStyle w:val="12"/>
        <w:spacing w:after="240"/>
        <w:ind w:leftChars="0" w:left="0"/>
      </w:pPr>
      <w:r>
        <w:rPr>
          <w:rFonts w:hint="eastAsia"/>
        </w:rPr>
        <w:t>一念及此，道辰子即使不甘願，也</w:t>
      </w:r>
      <w:r w:rsidR="00AB6C3C">
        <w:rPr>
          <w:rFonts w:hint="eastAsia"/>
        </w:rPr>
        <w:t>只能</w:t>
      </w:r>
      <w:r>
        <w:rPr>
          <w:rFonts w:hint="eastAsia"/>
        </w:rPr>
        <w:t>沉聲對著青陽子傳音道，「先解決這魔蟲，之後再來了結我們的恩怨！」</w:t>
      </w:r>
    </w:p>
    <w:p w:rsidR="00C04663" w:rsidRDefault="00AB6C3C">
      <w:pPr>
        <w:pStyle w:val="12"/>
        <w:spacing w:after="240"/>
        <w:ind w:leftChars="0" w:left="0"/>
      </w:pPr>
      <w:r>
        <w:rPr>
          <w:rFonts w:hint="eastAsia"/>
        </w:rPr>
        <w:t>「就怕你說要合作，私底下卻捅我一刀！」青陽子冷</w:t>
      </w:r>
      <w:r w:rsidR="00C04663">
        <w:rPr>
          <w:rFonts w:hint="eastAsia"/>
        </w:rPr>
        <w:t>哼一聲</w:t>
      </w:r>
      <w:r>
        <w:rPr>
          <w:rFonts w:hint="eastAsia"/>
        </w:rPr>
        <w:t>，</w:t>
      </w:r>
      <w:r w:rsidR="00C04663">
        <w:rPr>
          <w:rFonts w:hint="eastAsia"/>
        </w:rPr>
        <w:t>跟本</w:t>
      </w:r>
      <w:r w:rsidR="006F0675">
        <w:rPr>
          <w:rFonts w:hint="eastAsia"/>
        </w:rPr>
        <w:t>無法</w:t>
      </w:r>
      <w:r>
        <w:rPr>
          <w:rFonts w:hint="eastAsia"/>
        </w:rPr>
        <w:t>相信</w:t>
      </w:r>
      <w:r w:rsidR="006F0675">
        <w:rPr>
          <w:rFonts w:hint="eastAsia"/>
        </w:rPr>
        <w:t>對方</w:t>
      </w:r>
      <w:r w:rsidR="00C04663">
        <w:rPr>
          <w:rFonts w:hint="eastAsia"/>
        </w:rPr>
        <w:t>。</w:t>
      </w:r>
    </w:p>
    <w:p w:rsidR="007260D8" w:rsidRDefault="00C04663">
      <w:pPr>
        <w:pStyle w:val="12"/>
        <w:spacing w:after="240"/>
        <w:ind w:leftChars="0" w:left="0"/>
      </w:pPr>
      <w:r>
        <w:rPr>
          <w:rFonts w:hint="eastAsia"/>
        </w:rPr>
        <w:t>畢竟於情於理，縱使知道兩派何作渡過這次的難關機會較大，但誰有不知是否對方會將自己當棄子，趁機逃走。</w:t>
      </w:r>
    </w:p>
    <w:p w:rsidR="006F0675" w:rsidRDefault="006F0675">
      <w:pPr>
        <w:pStyle w:val="12"/>
        <w:spacing w:after="240"/>
        <w:ind w:leftChars="0" w:left="0"/>
      </w:pPr>
      <w:r>
        <w:rPr>
          <w:rFonts w:hint="eastAsia"/>
        </w:rPr>
        <w:t>「那你要怎樣，別說你看不出來，那蜂魔實力堪比結丹</w:t>
      </w:r>
      <w:r w:rsidR="00DA2434">
        <w:rPr>
          <w:rFonts w:hint="eastAsia"/>
        </w:rPr>
        <w:t>境</w:t>
      </w:r>
      <w:r>
        <w:rPr>
          <w:rFonts w:hint="eastAsia"/>
        </w:rPr>
        <w:t>，若是不聯手，即便你我兩人有機會逃脫，其餘弟子可沒辦法。」道辰子心中氣結，但表面上仍得沉住氣問道。</w:t>
      </w:r>
    </w:p>
    <w:p w:rsidR="006F0675" w:rsidRDefault="006F0675">
      <w:pPr>
        <w:pStyle w:val="12"/>
        <w:spacing w:after="240"/>
        <w:ind w:leftChars="0" w:left="0"/>
      </w:pPr>
      <w:r>
        <w:rPr>
          <w:rFonts w:hint="eastAsia"/>
        </w:rPr>
        <w:t>青陽子看了他一眼，</w:t>
      </w:r>
      <w:r w:rsidR="00DA2434">
        <w:rPr>
          <w:rFonts w:hint="eastAsia"/>
        </w:rPr>
        <w:t>神色自若說道，「若要我</w:t>
      </w:r>
      <w:r>
        <w:rPr>
          <w:rFonts w:hint="eastAsia"/>
        </w:rPr>
        <w:t>相信你不會背後補刀，那就彼此立下心魔誓約，</w:t>
      </w:r>
      <w:r w:rsidR="00CD4BEF">
        <w:rPr>
          <w:rFonts w:hint="eastAsia"/>
        </w:rPr>
        <w:t>消滅此妖蟲之前，不得拉扯對方後腿。」</w:t>
      </w:r>
    </w:p>
    <w:p w:rsidR="00CD4BEF" w:rsidRDefault="00CD4BEF">
      <w:pPr>
        <w:pStyle w:val="12"/>
        <w:spacing w:after="240"/>
        <w:ind w:leftChars="0" w:left="0"/>
      </w:pPr>
      <w:r>
        <w:rPr>
          <w:rFonts w:hint="eastAsia"/>
        </w:rPr>
        <w:t>心魔誓約！</w:t>
      </w:r>
    </w:p>
    <w:p w:rsidR="00CD4BEF" w:rsidRDefault="00CD4BEF">
      <w:pPr>
        <w:pStyle w:val="12"/>
        <w:spacing w:after="240"/>
        <w:ind w:leftChars="0" w:left="0"/>
      </w:pPr>
      <w:r>
        <w:rPr>
          <w:rFonts w:hint="eastAsia"/>
        </w:rPr>
        <w:t>道辰子一聽，臉色微微一變，這心魔誓約在修士間可謂十分看重，如有違背，日後修行路上將會產生心魔，可說是比起甚麼山盟海誓來得靠譜得多。</w:t>
      </w:r>
    </w:p>
    <w:p w:rsidR="00CD4BEF" w:rsidRDefault="00CD4BEF">
      <w:pPr>
        <w:pStyle w:val="12"/>
        <w:spacing w:after="240"/>
        <w:ind w:leftChars="0" w:left="0"/>
      </w:pPr>
      <w:r>
        <w:rPr>
          <w:rFonts w:hint="eastAsia"/>
        </w:rPr>
        <w:t>不過此時他也沒甚麼好猶豫，畢竟彼此都立下這誓約的話，對方也不能暗算他，</w:t>
      </w:r>
      <w:r>
        <w:rPr>
          <w:rFonts w:hint="eastAsia"/>
        </w:rPr>
        <w:lastRenderedPageBreak/>
        <w:t>可謂互不侵犯，當下簡單制定幾個誓詞之後，共同以心魔立下誓約。</w:t>
      </w:r>
    </w:p>
    <w:p w:rsidR="00CD4BEF" w:rsidRDefault="00CD4BEF">
      <w:pPr>
        <w:pStyle w:val="12"/>
        <w:spacing w:after="240"/>
        <w:ind w:leftChars="0" w:left="0"/>
      </w:pPr>
      <w:r>
        <w:rPr>
          <w:rFonts w:hint="eastAsia"/>
        </w:rPr>
        <w:t>有了心魔誓約，</w:t>
      </w:r>
      <w:r w:rsidR="00C04663">
        <w:rPr>
          <w:rFonts w:hint="eastAsia"/>
        </w:rPr>
        <w:t>合作一事總算靠譜得多；很快的在</w:t>
      </w:r>
      <w:r>
        <w:rPr>
          <w:rFonts w:hint="eastAsia"/>
        </w:rPr>
        <w:t>兩人命</w:t>
      </w:r>
      <w:r w:rsidR="00C04663">
        <w:rPr>
          <w:rFonts w:hint="eastAsia"/>
        </w:rPr>
        <w:t>令下，殘存的兩派弟子</w:t>
      </w:r>
      <w:r>
        <w:rPr>
          <w:rFonts w:hint="eastAsia"/>
        </w:rPr>
        <w:t>紛紛集合在一起，共同</w:t>
      </w:r>
      <w:r w:rsidR="0059234A">
        <w:rPr>
          <w:rFonts w:hint="eastAsia"/>
        </w:rPr>
        <w:t>祭出法器，</w:t>
      </w:r>
      <w:r>
        <w:rPr>
          <w:rFonts w:hint="eastAsia"/>
        </w:rPr>
        <w:t>開啟陣法</w:t>
      </w:r>
      <w:r w:rsidR="0059234A">
        <w:rPr>
          <w:rFonts w:hint="eastAsia"/>
        </w:rPr>
        <w:t>，形成聯手抗敵的情勢。</w:t>
      </w:r>
    </w:p>
    <w:p w:rsidR="0059234A" w:rsidRDefault="0059234A">
      <w:pPr>
        <w:pStyle w:val="12"/>
        <w:spacing w:after="240"/>
        <w:ind w:leftChars="0" w:left="0"/>
      </w:pPr>
      <w:r>
        <w:rPr>
          <w:rFonts w:hint="eastAsia"/>
        </w:rPr>
        <w:t>李龍飛與黃襄自然也在其中。</w:t>
      </w:r>
    </w:p>
    <w:p w:rsidR="0059234A" w:rsidRDefault="0059234A">
      <w:pPr>
        <w:pStyle w:val="12"/>
        <w:spacing w:after="240"/>
        <w:ind w:leftChars="0" w:left="0"/>
      </w:pPr>
      <w:r>
        <w:rPr>
          <w:rFonts w:hint="eastAsia"/>
        </w:rPr>
        <w:t>原本李龍飛打算躲得遠遠的，畢竟他</w:t>
      </w:r>
      <w:r w:rsidR="00412FDA">
        <w:rPr>
          <w:rFonts w:hint="eastAsia"/>
        </w:rPr>
        <w:t>清楚明白，這巨大的蜂后只是開始而已，後頭還有一整窩的四翼蜂魔沒出現，就算是兩派弟子聯合，也決計是打不贏的。</w:t>
      </w:r>
    </w:p>
    <w:p w:rsidR="00C04663" w:rsidRDefault="00412FDA">
      <w:pPr>
        <w:pStyle w:val="12"/>
        <w:spacing w:after="240"/>
        <w:ind w:leftChars="0" w:left="0"/>
      </w:pPr>
      <w:r>
        <w:rPr>
          <w:rFonts w:hint="eastAsia"/>
        </w:rPr>
        <w:t>但黃襄身為赤劍宗的弟子，又怎會捨棄自己的師兄弟們逃離呢？</w:t>
      </w:r>
    </w:p>
    <w:p w:rsidR="00412FDA" w:rsidRDefault="00412FDA">
      <w:pPr>
        <w:pStyle w:val="12"/>
        <w:spacing w:after="240"/>
        <w:ind w:leftChars="0" w:left="0"/>
      </w:pPr>
      <w:r>
        <w:rPr>
          <w:rFonts w:hint="eastAsia"/>
        </w:rPr>
        <w:t>沒辦法，李龍飛只得留了下來。</w:t>
      </w:r>
    </w:p>
    <w:p w:rsidR="00DA2434" w:rsidRDefault="00DA2434">
      <w:pPr>
        <w:pStyle w:val="12"/>
        <w:spacing w:after="240"/>
        <w:ind w:leftChars="0" w:left="0"/>
      </w:pPr>
      <w:r>
        <w:rPr>
          <w:rFonts w:hint="eastAsia"/>
        </w:rPr>
        <w:t>看到兩派弟子聚集在一起，其中包括了那拿走自己蟲卵的人族，蜂后自然更為憤怒；原本飄散開來的白霧聚合成數隻蜂魔，朝著李龍飛兩人方向狠狠飛撲了過來。</w:t>
      </w:r>
    </w:p>
    <w:p w:rsidR="00C04663" w:rsidRDefault="00DA2434" w:rsidP="00813907">
      <w:pPr>
        <w:pStyle w:val="12"/>
        <w:spacing w:after="240"/>
        <w:ind w:leftChars="0" w:left="0"/>
        <w:jc w:val="both"/>
      </w:pPr>
      <w:r>
        <w:rPr>
          <w:rFonts w:hint="eastAsia"/>
        </w:rPr>
        <w:t>但這一次，牠的如意算盤打錯了。</w:t>
      </w:r>
    </w:p>
    <w:p w:rsidR="00C04663" w:rsidRDefault="00DA2434" w:rsidP="00813907">
      <w:pPr>
        <w:pStyle w:val="12"/>
        <w:spacing w:after="240"/>
        <w:ind w:leftChars="0" w:left="0"/>
        <w:jc w:val="both"/>
      </w:pPr>
      <w:r>
        <w:rPr>
          <w:rFonts w:hint="eastAsia"/>
        </w:rPr>
        <w:t>單打獨鬥，兩派的弟子的確毫無招架之力；但聯手在一起時，可就不是一加一等於二這麼簡單而已。</w:t>
      </w:r>
    </w:p>
    <w:p w:rsidR="00C04663" w:rsidRDefault="00DA2434" w:rsidP="00813907">
      <w:pPr>
        <w:pStyle w:val="12"/>
        <w:spacing w:after="240"/>
        <w:ind w:leftChars="0" w:left="0"/>
        <w:jc w:val="both"/>
      </w:pPr>
      <w:r>
        <w:rPr>
          <w:rFonts w:hint="eastAsia"/>
        </w:rPr>
        <w:t>赤劍宗與刀仙宗長年交戰，自然各自發展出了一套戰場聯手禦敵的陣形；加上青陽子與道辰子雖說未達結丹，但各自都不是普通的築基境強者，兩人領軍之下，</w:t>
      </w:r>
      <w:r w:rsidR="002B172A">
        <w:rPr>
          <w:rFonts w:hint="eastAsia"/>
        </w:rPr>
        <w:t>即使對上普通結丹初期的敵人也能</w:t>
      </w:r>
      <w:del w:id="4992" w:author="龍 Chris" w:date="2018-11-29T22:31:00Z">
        <w:r w:rsidR="002B172A" w:rsidDel="000838F2">
          <w:rPr>
            <w:rFonts w:hint="eastAsia"/>
          </w:rPr>
          <w:delText>互相</w:delText>
        </w:r>
      </w:del>
      <w:r w:rsidR="002B172A">
        <w:rPr>
          <w:rFonts w:hint="eastAsia"/>
        </w:rPr>
        <w:t>抗衡</w:t>
      </w:r>
      <w:ins w:id="4993" w:author="龍 Chris" w:date="2018-11-29T22:31:00Z">
        <w:r w:rsidR="00171192">
          <w:rPr>
            <w:rFonts w:hint="eastAsia"/>
          </w:rPr>
          <w:t>一陣子</w:t>
        </w:r>
      </w:ins>
      <w:r w:rsidR="002B172A">
        <w:rPr>
          <w:rFonts w:hint="eastAsia"/>
        </w:rPr>
        <w:t>，更別提現在是兩派弟子合力對抗蜂后了。</w:t>
      </w:r>
    </w:p>
    <w:p w:rsidR="00C04663" w:rsidRDefault="002B172A" w:rsidP="00813907">
      <w:pPr>
        <w:pStyle w:val="12"/>
        <w:spacing w:after="240"/>
        <w:ind w:leftChars="0" w:left="0"/>
        <w:jc w:val="both"/>
      </w:pPr>
      <w:r>
        <w:rPr>
          <w:rFonts w:hint="eastAsia"/>
        </w:rPr>
        <w:t>只見赤劍宗的弟子，築基在前，練氣在後，一個個將自己長劍法器祭出</w:t>
      </w:r>
      <w:r w:rsidR="004B4394">
        <w:rPr>
          <w:rFonts w:hint="eastAsia"/>
        </w:rPr>
        <w:t>，共同組合成各種</w:t>
      </w:r>
      <w:r w:rsidR="00CF34F9">
        <w:rPr>
          <w:rFonts w:hint="eastAsia"/>
        </w:rPr>
        <w:t>劍陣</w:t>
      </w:r>
      <w:r w:rsidR="004B4394">
        <w:rPr>
          <w:rFonts w:hint="eastAsia"/>
        </w:rPr>
        <w:t>；每六</w:t>
      </w:r>
      <w:r w:rsidR="00CF34F9">
        <w:rPr>
          <w:rFonts w:hint="eastAsia"/>
        </w:rPr>
        <w:t>把</w:t>
      </w:r>
      <w:r w:rsidR="004B4394">
        <w:rPr>
          <w:rFonts w:hint="eastAsia"/>
        </w:rPr>
        <w:t>長</w:t>
      </w:r>
      <w:r w:rsidR="00CF34F9">
        <w:rPr>
          <w:rFonts w:hint="eastAsia"/>
        </w:rPr>
        <w:t>劍</w:t>
      </w:r>
      <w:r w:rsidR="004B4394">
        <w:rPr>
          <w:rFonts w:hint="eastAsia"/>
        </w:rPr>
        <w:t>組成一小劍訣，六小劍訣又合成一大劍陣，總共六六三十六把長劍，來回穿梭，</w:t>
      </w:r>
      <w:ins w:id="4994" w:author="龍 Chris" w:date="2018-11-29T22:41:00Z">
        <w:r w:rsidR="007F6446">
          <w:rPr>
            <w:rFonts w:hint="eastAsia"/>
          </w:rPr>
          <w:t>以道辰子的</w:t>
        </w:r>
      </w:ins>
      <w:ins w:id="4995" w:author="龍 Chris" w:date="2018-12-01T11:57:00Z">
        <w:r w:rsidR="00715223">
          <w:rPr>
            <w:rFonts w:hint="eastAsia"/>
          </w:rPr>
          <w:t>長</w:t>
        </w:r>
      </w:ins>
      <w:ins w:id="4996" w:author="龍 Chris" w:date="2018-12-01T10:18:00Z">
        <w:r w:rsidR="00606BB1">
          <w:rPr>
            <w:rFonts w:hint="eastAsia"/>
          </w:rPr>
          <w:t>劍為首，</w:t>
        </w:r>
      </w:ins>
      <w:r w:rsidR="004B4394">
        <w:rPr>
          <w:rFonts w:hint="eastAsia"/>
        </w:rPr>
        <w:t>雷火交錯形成了一</w:t>
      </w:r>
      <w:ins w:id="4997" w:author="龍 Chris" w:date="2018-12-01T10:18:00Z">
        <w:r w:rsidR="00606BB1">
          <w:rPr>
            <w:rFonts w:hint="eastAsia"/>
          </w:rPr>
          <w:t>張</w:t>
        </w:r>
      </w:ins>
      <w:del w:id="4998" w:author="龍 Chris" w:date="2018-12-01T10:18:00Z">
        <w:r w:rsidR="004B4394" w:rsidDel="00606BB1">
          <w:rPr>
            <w:rFonts w:hint="eastAsia"/>
          </w:rPr>
          <w:delText>到</w:delText>
        </w:r>
      </w:del>
      <w:r w:rsidR="004B4394">
        <w:rPr>
          <w:rFonts w:hint="eastAsia"/>
        </w:rPr>
        <w:t>赤雷劍網，將</w:t>
      </w:r>
      <w:r w:rsidR="00345D88">
        <w:rPr>
          <w:rFonts w:hint="eastAsia"/>
        </w:rPr>
        <w:t>眾</w:t>
      </w:r>
      <w:ins w:id="4999" w:author="龍 Chris" w:date="2018-12-01T10:18:00Z">
        <w:r w:rsidR="00606BB1">
          <w:rPr>
            <w:rFonts w:hint="eastAsia"/>
          </w:rPr>
          <w:t>人</w:t>
        </w:r>
      </w:ins>
      <w:del w:id="5000" w:author="龍 Chris" w:date="2018-12-01T10:18:00Z">
        <w:r w:rsidR="004B4394" w:rsidDel="00606BB1">
          <w:rPr>
            <w:rFonts w:hint="eastAsia"/>
          </w:rPr>
          <w:delText>弟子</w:delText>
        </w:r>
      </w:del>
      <w:r w:rsidR="004B4394">
        <w:rPr>
          <w:rFonts w:hint="eastAsia"/>
        </w:rPr>
        <w:t>保護在後。</w:t>
      </w:r>
    </w:p>
    <w:p w:rsidR="00C04663" w:rsidRDefault="004B4394" w:rsidP="00813907">
      <w:pPr>
        <w:pStyle w:val="12"/>
        <w:spacing w:after="240"/>
        <w:ind w:leftChars="0" w:left="0"/>
        <w:jc w:val="both"/>
      </w:pPr>
      <w:r>
        <w:rPr>
          <w:rFonts w:hint="eastAsia"/>
        </w:rPr>
        <w:t>而刀仙宗的弟子亦不落</w:t>
      </w:r>
      <w:r w:rsidR="00345D88">
        <w:rPr>
          <w:rFonts w:hint="eastAsia"/>
        </w:rPr>
        <w:t>人後。</w:t>
      </w:r>
    </w:p>
    <w:p w:rsidR="00C04663" w:rsidRDefault="00345D88" w:rsidP="00813907">
      <w:pPr>
        <w:pStyle w:val="12"/>
        <w:spacing w:after="240"/>
        <w:ind w:leftChars="0" w:left="0"/>
        <w:jc w:val="both"/>
      </w:pPr>
      <w:r>
        <w:rPr>
          <w:rFonts w:hint="eastAsia"/>
        </w:rPr>
        <w:t>刀仙宗的功法本就以攻擊為主，加上</w:t>
      </w:r>
      <w:r w:rsidR="004B4394">
        <w:rPr>
          <w:rFonts w:hint="eastAsia"/>
        </w:rPr>
        <w:t>他們人少，方才交手戰亂之中</w:t>
      </w:r>
      <w:r>
        <w:rPr>
          <w:rFonts w:hint="eastAsia"/>
        </w:rPr>
        <w:t>更是</w:t>
      </w:r>
      <w:r w:rsidR="004B4394">
        <w:rPr>
          <w:rFonts w:hint="eastAsia"/>
        </w:rPr>
        <w:t>死了不少人，</w:t>
      </w:r>
      <w:r>
        <w:rPr>
          <w:rFonts w:hint="eastAsia"/>
        </w:rPr>
        <w:t>此時及時與赤劍宗弟子聯手，也不過多了</w:t>
      </w:r>
      <w:ins w:id="5001" w:author="Administrator" w:date="2019-02-26T22:07:00Z">
        <w:r w:rsidR="0061203B">
          <w:rPr>
            <w:rFonts w:hint="eastAsia"/>
          </w:rPr>
          <w:t>十多</w:t>
        </w:r>
      </w:ins>
      <w:del w:id="5002" w:author="Administrator" w:date="2019-02-26T22:07:00Z">
        <w:r w:rsidDel="0061203B">
          <w:rPr>
            <w:rFonts w:hint="eastAsia"/>
          </w:rPr>
          <w:delText>七八</w:delText>
        </w:r>
      </w:del>
      <w:r>
        <w:rPr>
          <w:rFonts w:hint="eastAsia"/>
        </w:rPr>
        <w:t>個人而已。</w:t>
      </w:r>
    </w:p>
    <w:p w:rsidR="00C04663" w:rsidRDefault="004B4394" w:rsidP="00813907">
      <w:pPr>
        <w:pStyle w:val="12"/>
        <w:spacing w:after="240"/>
        <w:ind w:leftChars="0" w:left="0"/>
        <w:jc w:val="both"/>
      </w:pPr>
      <w:r>
        <w:rPr>
          <w:rFonts w:hint="eastAsia"/>
        </w:rPr>
        <w:t>但</w:t>
      </w:r>
      <w:r w:rsidR="00345D88">
        <w:rPr>
          <w:rFonts w:hint="eastAsia"/>
        </w:rPr>
        <w:t>青陽子素</w:t>
      </w:r>
      <w:r>
        <w:rPr>
          <w:rFonts w:hint="eastAsia"/>
        </w:rPr>
        <w:t>有結丹之下第一人之稱</w:t>
      </w:r>
      <w:r w:rsidR="00345D88">
        <w:rPr>
          <w:rFonts w:hint="eastAsia"/>
        </w:rPr>
        <w:t>，實力非同凡響，</w:t>
      </w:r>
      <w:r>
        <w:rPr>
          <w:rFonts w:hint="eastAsia"/>
        </w:rPr>
        <w:t>以他的</w:t>
      </w:r>
      <w:r w:rsidR="00345D88">
        <w:rPr>
          <w:rFonts w:hint="eastAsia"/>
        </w:rPr>
        <w:t>兩把短刀為主，其他數名弟子各式刀型法器竟合力組成了一把巨大的天刀，和赤雷劍網一攻一守，與那蜂后戰得</w:t>
      </w:r>
      <w:r w:rsidR="00166291">
        <w:rPr>
          <w:rFonts w:hint="eastAsia"/>
        </w:rPr>
        <w:t>平分秋色，竟沒有絲毫落下風。</w:t>
      </w:r>
    </w:p>
    <w:p w:rsidR="00C04663" w:rsidRDefault="00166291" w:rsidP="00813907">
      <w:pPr>
        <w:pStyle w:val="12"/>
        <w:spacing w:after="240"/>
        <w:ind w:leftChars="0" w:left="0"/>
        <w:jc w:val="both"/>
        <w:rPr>
          <w:ins w:id="5003" w:author="龍 Chris" w:date="2018-12-02T21:53:00Z"/>
        </w:rPr>
      </w:pPr>
      <w:r>
        <w:rPr>
          <w:rFonts w:hint="eastAsia"/>
        </w:rPr>
        <w:t>不，甚至還隱隱有越打越上風的情勢。</w:t>
      </w:r>
    </w:p>
    <w:p w:rsidR="00A95955" w:rsidRDefault="00A95955" w:rsidP="00813907">
      <w:pPr>
        <w:pStyle w:val="12"/>
        <w:spacing w:after="240"/>
        <w:ind w:leftChars="0" w:left="0"/>
        <w:jc w:val="both"/>
      </w:pPr>
      <w:ins w:id="5004" w:author="龍 Chris" w:date="2018-12-02T21:53:00Z">
        <w:r>
          <w:rPr>
            <w:rFonts w:hint="eastAsia"/>
          </w:rPr>
          <w:lastRenderedPageBreak/>
          <w:t>這情況讓原本只是想抵抗的眾人心中</w:t>
        </w:r>
      </w:ins>
      <w:ins w:id="5005" w:author="龍 Chris" w:date="2018-12-02T21:54:00Z">
        <w:r>
          <w:rPr>
            <w:rFonts w:hint="eastAsia"/>
          </w:rPr>
          <w:t>驚喜</w:t>
        </w:r>
      </w:ins>
      <w:ins w:id="5006" w:author="龍 Chris" w:date="2018-12-02T21:55:00Z">
        <w:r>
          <w:rPr>
            <w:rFonts w:hint="eastAsia"/>
          </w:rPr>
          <w:t>不已，暗想難道這妖蟲只是虛有其表，</w:t>
        </w:r>
      </w:ins>
      <w:ins w:id="5007" w:author="龍 Chris" w:date="2018-12-02T21:58:00Z">
        <w:r>
          <w:rPr>
            <w:rFonts w:hint="eastAsia"/>
          </w:rPr>
          <w:t>敗絮其中嗎？</w:t>
        </w:r>
      </w:ins>
    </w:p>
    <w:p w:rsidR="00C04663" w:rsidRDefault="00C04663" w:rsidP="00813907">
      <w:pPr>
        <w:pStyle w:val="12"/>
        <w:spacing w:after="240"/>
        <w:ind w:leftChars="0" w:left="0"/>
        <w:jc w:val="both"/>
      </w:pPr>
      <w:r>
        <w:rPr>
          <w:rFonts w:hint="eastAsia"/>
        </w:rPr>
        <w:t>蜂后</w:t>
      </w:r>
      <w:ins w:id="5008" w:author="龍 Chris" w:date="2018-12-02T21:58:00Z">
        <w:r w:rsidR="00A95955">
          <w:rPr>
            <w:rFonts w:hint="eastAsia"/>
          </w:rPr>
          <w:t>對此自然是</w:t>
        </w:r>
      </w:ins>
      <w:del w:id="5009" w:author="龍 Chris" w:date="2018-12-02T21:58:00Z">
        <w:r w:rsidDel="00A95955">
          <w:rPr>
            <w:rFonts w:hint="eastAsia"/>
          </w:rPr>
          <w:delText>心中</w:delText>
        </w:r>
      </w:del>
      <w:r>
        <w:rPr>
          <w:rFonts w:hint="eastAsia"/>
        </w:rPr>
        <w:t>惱怒</w:t>
      </w:r>
      <w:ins w:id="5010" w:author="龍 Chris" w:date="2018-12-02T21:58:00Z">
        <w:r w:rsidR="00A95955">
          <w:rPr>
            <w:rFonts w:hint="eastAsia"/>
          </w:rPr>
          <w:t>至極</w:t>
        </w:r>
      </w:ins>
      <w:r>
        <w:rPr>
          <w:rFonts w:hint="eastAsia"/>
        </w:rPr>
        <w:t>，卻是</w:t>
      </w:r>
      <w:del w:id="5011" w:author="龍 Chris" w:date="2018-12-02T21:58:00Z">
        <w:r w:rsidDel="00A95955">
          <w:rPr>
            <w:rFonts w:hint="eastAsia"/>
          </w:rPr>
          <w:delText>有些</w:delText>
        </w:r>
      </w:del>
      <w:r>
        <w:rPr>
          <w:rFonts w:hint="eastAsia"/>
        </w:rPr>
        <w:t>力</w:t>
      </w:r>
      <w:ins w:id="5012" w:author="龍 Chris" w:date="2018-12-02T21:58:00Z">
        <w:r w:rsidR="00A95955">
          <w:rPr>
            <w:rFonts w:hint="eastAsia"/>
          </w:rPr>
          <w:t>餘而力</w:t>
        </w:r>
      </w:ins>
      <w:r>
        <w:rPr>
          <w:rFonts w:hint="eastAsia"/>
        </w:rPr>
        <w:t>不足</w:t>
      </w:r>
      <w:del w:id="5013" w:author="龍 Chris" w:date="2018-12-02T21:58:00Z">
        <w:r w:rsidDel="00A95955">
          <w:rPr>
            <w:rFonts w:hint="eastAsia"/>
          </w:rPr>
          <w:delText>心</w:delText>
        </w:r>
      </w:del>
      <w:r w:rsidR="00166291">
        <w:rPr>
          <w:rFonts w:hint="eastAsia"/>
        </w:rPr>
        <w:t>；為了生產那些蜂卵，牠</w:t>
      </w:r>
      <w:del w:id="5014" w:author="龍 Chris" w:date="2018-11-29T22:31:00Z">
        <w:r w:rsidR="00166291" w:rsidDel="00171192">
          <w:rPr>
            <w:rFonts w:hint="eastAsia"/>
          </w:rPr>
          <w:delText>可是</w:delText>
        </w:r>
      </w:del>
      <w:r w:rsidR="00166291">
        <w:rPr>
          <w:rFonts w:hint="eastAsia"/>
        </w:rPr>
        <w:t>耗費了不少元氣，要知道，元氣是不同於</w:t>
      </w:r>
      <w:del w:id="5015" w:author="簡新佳" w:date="2019-02-25T17:00:00Z">
        <w:r w:rsidR="00166291" w:rsidDel="0012795F">
          <w:rPr>
            <w:rFonts w:hint="eastAsia"/>
          </w:rPr>
          <w:delText>靈力</w:delText>
        </w:r>
      </w:del>
      <w:ins w:id="5016" w:author="簡新佳" w:date="2019-02-25T17:00:00Z">
        <w:r w:rsidR="0012795F">
          <w:rPr>
            <w:rFonts w:hint="eastAsia"/>
          </w:rPr>
          <w:t>靈氣</w:t>
        </w:r>
      </w:ins>
      <w:r w:rsidR="00166291">
        <w:rPr>
          <w:rFonts w:hint="eastAsia"/>
        </w:rPr>
        <w:t>，後者還可以靠打坐吸吐天地靈氣補充，但前者卻只能靠自身慢慢恢復。</w:t>
      </w:r>
    </w:p>
    <w:p w:rsidR="00C04663" w:rsidRDefault="00166291" w:rsidP="00813907">
      <w:pPr>
        <w:pStyle w:val="12"/>
        <w:spacing w:after="240"/>
        <w:ind w:leftChars="0" w:left="0"/>
        <w:jc w:val="both"/>
      </w:pPr>
      <w:r>
        <w:rPr>
          <w:rFonts w:hint="eastAsia"/>
        </w:rPr>
        <w:t>而元氣一旦不足，輕者疲憊，重者身心靈狀態都會大打折扣，因此修士通常在元氣大傷時都會盡力避免動手，身為妖蟲，自然也是如此，所以牠才將自己</w:t>
      </w:r>
      <w:r w:rsidR="007B7124">
        <w:rPr>
          <w:rFonts w:hint="eastAsia"/>
        </w:rPr>
        <w:t>困在裂縫之中，一方面是保護自己脆弱的腹部，一方面也是</w:t>
      </w:r>
      <w:r w:rsidR="00C04663">
        <w:rPr>
          <w:rFonts w:hint="eastAsia"/>
        </w:rPr>
        <w:t>種族天賦裡</w:t>
      </w:r>
      <w:r w:rsidR="007B7124">
        <w:rPr>
          <w:rFonts w:hint="eastAsia"/>
        </w:rPr>
        <w:t>加快自己恢復元氣的一種方式。</w:t>
      </w:r>
    </w:p>
    <w:p w:rsidR="00C04663" w:rsidRDefault="00166291" w:rsidP="00813907">
      <w:pPr>
        <w:pStyle w:val="12"/>
        <w:spacing w:after="240"/>
        <w:ind w:leftChars="0" w:left="0"/>
        <w:jc w:val="both"/>
      </w:pPr>
      <w:r>
        <w:rPr>
          <w:rFonts w:hint="eastAsia"/>
        </w:rPr>
        <w:t>但牠這次蜂卵被偷，氣極之下，</w:t>
      </w:r>
      <w:ins w:id="5017" w:author="葉威廉" w:date="2018-12-28T14:29:00Z">
        <w:r w:rsidR="00E54206">
          <w:rPr>
            <w:rFonts w:hint="eastAsia"/>
          </w:rPr>
          <w:t>不顧一切</w:t>
        </w:r>
      </w:ins>
      <w:r w:rsidR="007B7124">
        <w:rPr>
          <w:rFonts w:hint="eastAsia"/>
        </w:rPr>
        <w:t>衝出裂縫出來，原以為</w:t>
      </w:r>
      <w:r>
        <w:rPr>
          <w:rFonts w:hint="eastAsia"/>
        </w:rPr>
        <w:t>對方只是兩名低</w:t>
      </w:r>
      <w:r w:rsidR="007B7124">
        <w:rPr>
          <w:rFonts w:hint="eastAsia"/>
        </w:rPr>
        <w:t>階人族</w:t>
      </w:r>
      <w:r>
        <w:rPr>
          <w:rFonts w:hint="eastAsia"/>
        </w:rPr>
        <w:t>，揮揮</w:t>
      </w:r>
      <w:r w:rsidR="007B7124">
        <w:rPr>
          <w:rFonts w:hint="eastAsia"/>
        </w:rPr>
        <w:t>翅就可以將其灰飛煙滅</w:t>
      </w:r>
      <w:ins w:id="5018" w:author="葉威廉" w:date="2018-12-28T14:30:00Z">
        <w:r w:rsidR="00E54206">
          <w:rPr>
            <w:rFonts w:hint="eastAsia"/>
          </w:rPr>
          <w:t>再回去休養</w:t>
        </w:r>
      </w:ins>
      <w:r w:rsidR="007B7124">
        <w:rPr>
          <w:rFonts w:hint="eastAsia"/>
        </w:rPr>
        <w:t>，想不到外面居然有這麼多人，而且還能組成陣行，與自己對抗。</w:t>
      </w:r>
    </w:p>
    <w:p w:rsidR="00C04663" w:rsidRDefault="007B7124" w:rsidP="00813907">
      <w:pPr>
        <w:pStyle w:val="12"/>
        <w:spacing w:after="240"/>
        <w:ind w:leftChars="0" w:left="0"/>
        <w:jc w:val="both"/>
      </w:pPr>
      <w:r>
        <w:rPr>
          <w:rFonts w:hint="eastAsia"/>
        </w:rPr>
        <w:t>若是全盛時的自己，還無所畏懼，但現在自己只能發揮五六成的實力，一時間，竟也奈何不了這群螻蟻。</w:t>
      </w:r>
    </w:p>
    <w:p w:rsidR="00C04663" w:rsidRDefault="00D00B05">
      <w:pPr>
        <w:pStyle w:val="12"/>
        <w:spacing w:after="240"/>
        <w:ind w:leftChars="0" w:left="0"/>
        <w:jc w:val="both"/>
        <w:rPr>
          <w:ins w:id="5019" w:author="龍 Chris" w:date="2018-12-01T10:22:00Z"/>
        </w:rPr>
      </w:pPr>
      <w:r>
        <w:rPr>
          <w:rFonts w:hint="eastAsia"/>
        </w:rPr>
        <w:t>再過一會，蜂后感覺自己</w:t>
      </w:r>
      <w:r w:rsidR="00024C32">
        <w:rPr>
          <w:rFonts w:hint="eastAsia"/>
        </w:rPr>
        <w:t>的</w:t>
      </w:r>
      <w:r>
        <w:rPr>
          <w:rFonts w:hint="eastAsia"/>
        </w:rPr>
        <w:t>元氣陡然一降，妖丹內原本澎湃的妖力</w:t>
      </w:r>
      <w:r w:rsidR="00E278AD">
        <w:rPr>
          <w:rFonts w:hint="eastAsia"/>
        </w:rPr>
        <w:t>開始</w:t>
      </w:r>
      <w:r>
        <w:rPr>
          <w:rFonts w:hint="eastAsia"/>
        </w:rPr>
        <w:t>有些遲滯</w:t>
      </w:r>
      <w:ins w:id="5020" w:author="龍 Chris" w:date="2018-12-01T10:21:00Z">
        <w:r w:rsidR="00606BB1">
          <w:rPr>
            <w:rFonts w:hint="eastAsia"/>
          </w:rPr>
          <w:t>；</w:t>
        </w:r>
      </w:ins>
      <w:del w:id="5021" w:author="龍 Chris" w:date="2018-12-01T10:21:00Z">
        <w:r w:rsidDel="00606BB1">
          <w:rPr>
            <w:rFonts w:hint="eastAsia"/>
          </w:rPr>
          <w:delText>，</w:delText>
        </w:r>
      </w:del>
      <w:ins w:id="5022" w:author="龍 Chris" w:date="2018-12-01T10:19:00Z">
        <w:r w:rsidR="00606BB1">
          <w:rPr>
            <w:rFonts w:hint="eastAsia"/>
          </w:rPr>
          <w:t>那些白霧所凝聚出來的蜂魔</w:t>
        </w:r>
      </w:ins>
      <w:ins w:id="5023" w:author="龍 Chris" w:date="2018-12-01T10:20:00Z">
        <w:r w:rsidR="00606BB1">
          <w:rPr>
            <w:rFonts w:hint="eastAsia"/>
          </w:rPr>
          <w:t>原本生生不滅，即使被斬殺</w:t>
        </w:r>
      </w:ins>
      <w:ins w:id="5024" w:author="龍 Chris" w:date="2018-12-01T10:21:00Z">
        <w:r w:rsidR="00606BB1">
          <w:rPr>
            <w:rFonts w:hint="eastAsia"/>
          </w:rPr>
          <w:t>了也會再重新凝聚起來，此時因為蜂后的妖力有些不及，竟有幾隻開始無法再</w:t>
        </w:r>
      </w:ins>
      <w:ins w:id="5025" w:author="龍 Chris" w:date="2018-12-01T10:22:00Z">
        <w:r w:rsidR="00606BB1">
          <w:rPr>
            <w:rFonts w:hint="eastAsia"/>
          </w:rPr>
          <w:t>生，化為白霧散了開來。</w:t>
        </w:r>
      </w:ins>
      <w:del w:id="5026" w:author="龍 Chris" w:date="2018-12-01T10:22:00Z">
        <w:r w:rsidDel="00606BB1">
          <w:rPr>
            <w:rFonts w:hint="eastAsia"/>
          </w:rPr>
          <w:delText>不由得</w:delText>
        </w:r>
        <w:r w:rsidR="00CC1395" w:rsidDel="00606BB1">
          <w:rPr>
            <w:rFonts w:hint="eastAsia"/>
          </w:rPr>
          <w:delText>又</w:delText>
        </w:r>
        <w:r w:rsidDel="00606BB1">
          <w:rPr>
            <w:rFonts w:hint="eastAsia"/>
          </w:rPr>
          <w:delText>驚</w:delText>
        </w:r>
        <w:r w:rsidR="00CC1395" w:rsidDel="00606BB1">
          <w:rPr>
            <w:rFonts w:hint="eastAsia"/>
          </w:rPr>
          <w:delText>又怒</w:delText>
        </w:r>
        <w:r w:rsidDel="00606BB1">
          <w:rPr>
            <w:rFonts w:hint="eastAsia"/>
          </w:rPr>
          <w:delText>；而苦苦支撐的青陽子</w:delText>
        </w:r>
        <w:r w:rsidR="00C2314C" w:rsidDel="00606BB1">
          <w:rPr>
            <w:rFonts w:hint="eastAsia"/>
          </w:rPr>
          <w:delText>眾人</w:delText>
        </w:r>
        <w:r w:rsidR="00CC1395" w:rsidDel="00606BB1">
          <w:rPr>
            <w:rFonts w:hint="eastAsia"/>
          </w:rPr>
          <w:delText>也</w:delText>
        </w:r>
        <w:r w:rsidR="00325085" w:rsidDel="00606BB1">
          <w:rPr>
            <w:rFonts w:hint="eastAsia"/>
          </w:rPr>
          <w:delText>感受得到</w:delText>
        </w:r>
        <w:r w:rsidR="00CC1395" w:rsidDel="00606BB1">
          <w:rPr>
            <w:rFonts w:hint="eastAsia"/>
          </w:rPr>
          <w:delText>壓力稍減</w:delText>
        </w:r>
        <w:r w:rsidR="00325085" w:rsidDel="00606BB1">
          <w:rPr>
            <w:rFonts w:hint="eastAsia"/>
          </w:rPr>
          <w:delText>，</w:delText>
        </w:r>
        <w:r w:rsidR="00CC1395" w:rsidDel="00606BB1">
          <w:rPr>
            <w:rFonts w:hint="eastAsia"/>
          </w:rPr>
          <w:delText>原本低下士氣</w:delText>
        </w:r>
        <w:r w:rsidR="00E278AD" w:rsidDel="00606BB1">
          <w:rPr>
            <w:rFonts w:hint="eastAsia"/>
          </w:rPr>
          <w:delText>頓時受到鼓舞，高漲了起來。</w:delText>
        </w:r>
      </w:del>
    </w:p>
    <w:p w:rsidR="00606BB1" w:rsidRPr="00606BB1" w:rsidRDefault="00606BB1">
      <w:pPr>
        <w:pStyle w:val="12"/>
        <w:spacing w:after="240"/>
        <w:ind w:leftChars="0" w:left="0"/>
        <w:jc w:val="both"/>
      </w:pPr>
      <w:ins w:id="5027" w:author="龍 Chris" w:date="2018-12-01T10:22:00Z">
        <w:r>
          <w:rPr>
            <w:rFonts w:hint="eastAsia"/>
          </w:rPr>
          <w:t>原本正在苦苦支撐的青陽子眾人見了都精神一振，低下</w:t>
        </w:r>
      </w:ins>
      <w:ins w:id="5028" w:author="龍 Chris" w:date="2018-12-01T10:23:00Z">
        <w:r>
          <w:rPr>
            <w:rFonts w:hint="eastAsia"/>
          </w:rPr>
          <w:t>的</w:t>
        </w:r>
      </w:ins>
      <w:ins w:id="5029" w:author="龍 Chris" w:date="2018-12-01T10:22:00Z">
        <w:r>
          <w:rPr>
            <w:rFonts w:hint="eastAsia"/>
          </w:rPr>
          <w:t>士氣頓時受到鼓舞，高漲了起來。</w:t>
        </w:r>
      </w:ins>
    </w:p>
    <w:p w:rsidR="00E278AD" w:rsidRDefault="00E278AD">
      <w:pPr>
        <w:pStyle w:val="12"/>
        <w:spacing w:after="240"/>
        <w:ind w:leftChars="0" w:left="0"/>
        <w:jc w:val="both"/>
      </w:pPr>
      <w:r>
        <w:rPr>
          <w:rFonts w:hint="eastAsia"/>
        </w:rPr>
        <w:t>「再多撐一些時間下去，那妖蟲已經開始衰弱，很快就會撤退了！」</w:t>
      </w:r>
    </w:p>
    <w:p w:rsidR="00E278AD" w:rsidRDefault="00E278AD">
      <w:pPr>
        <w:pStyle w:val="12"/>
        <w:spacing w:after="240"/>
        <w:ind w:leftChars="0" w:left="0"/>
        <w:jc w:val="both"/>
      </w:pPr>
      <w:r>
        <w:rPr>
          <w:rFonts w:hint="eastAsia"/>
        </w:rPr>
        <w:t>「牠已經後繼無力，</w:t>
      </w:r>
      <w:r w:rsidR="007730CE">
        <w:rPr>
          <w:rFonts w:hint="eastAsia"/>
        </w:rPr>
        <w:t>只要再加把勁，我們就能贏了！」</w:t>
      </w:r>
    </w:p>
    <w:p w:rsidR="007730CE" w:rsidRDefault="007730CE">
      <w:pPr>
        <w:pStyle w:val="12"/>
        <w:spacing w:after="240"/>
        <w:ind w:leftChars="0" w:left="0"/>
        <w:jc w:val="both"/>
      </w:pPr>
      <w:r>
        <w:rPr>
          <w:rFonts w:hint="eastAsia"/>
        </w:rPr>
        <w:t>「撐下去，我們一定獲勝！」</w:t>
      </w:r>
    </w:p>
    <w:p w:rsidR="00E54206" w:rsidRDefault="00606BB1">
      <w:pPr>
        <w:pStyle w:val="12"/>
        <w:spacing w:after="240"/>
        <w:ind w:leftChars="0" w:left="0"/>
        <w:jc w:val="both"/>
        <w:rPr>
          <w:ins w:id="5030" w:author="葉威廉" w:date="2018-12-28T14:32:00Z"/>
        </w:rPr>
      </w:pPr>
      <w:ins w:id="5031" w:author="龍 Chris" w:date="2018-12-01T10:24:00Z">
        <w:r>
          <w:rPr>
            <w:rFonts w:hint="eastAsia"/>
          </w:rPr>
          <w:t>而蜂后那邊則是</w:t>
        </w:r>
      </w:ins>
      <w:ins w:id="5032" w:author="龍 Chris" w:date="2018-12-01T10:23:00Z">
        <w:r>
          <w:rPr>
            <w:rFonts w:hint="eastAsia"/>
          </w:rPr>
          <w:t>又驚又怒</w:t>
        </w:r>
      </w:ins>
      <w:ins w:id="5033" w:author="龍 Chris" w:date="2018-12-01T10:24:00Z">
        <w:r>
          <w:rPr>
            <w:rFonts w:hint="eastAsia"/>
          </w:rPr>
          <w:t>，</w:t>
        </w:r>
      </w:ins>
      <w:ins w:id="5034" w:author="葉威廉" w:date="2018-12-28T14:31:00Z">
        <w:r w:rsidR="00E54206">
          <w:rPr>
            <w:rFonts w:hint="eastAsia"/>
          </w:rPr>
          <w:t>思索著難不成方才那兩人</w:t>
        </w:r>
      </w:ins>
      <w:ins w:id="5035" w:author="葉威廉" w:date="2018-12-28T14:32:00Z">
        <w:r w:rsidR="00E54206">
          <w:rPr>
            <w:rFonts w:hint="eastAsia"/>
          </w:rPr>
          <w:t>是故意引自己出來的誘餌？</w:t>
        </w:r>
      </w:ins>
    </w:p>
    <w:p w:rsidR="00606BB1" w:rsidRDefault="00E54206">
      <w:pPr>
        <w:pStyle w:val="12"/>
        <w:spacing w:after="240"/>
        <w:ind w:leftChars="0" w:left="0"/>
        <w:jc w:val="both"/>
        <w:rPr>
          <w:ins w:id="5036" w:author="葉威廉" w:date="2018-12-28T14:32:00Z"/>
        </w:rPr>
      </w:pPr>
      <w:ins w:id="5037" w:author="葉威廉" w:date="2018-12-28T14:32:00Z">
        <w:r>
          <w:rPr>
            <w:rFonts w:hint="eastAsia"/>
          </w:rPr>
          <w:t>這麼一想，牠的</w:t>
        </w:r>
      </w:ins>
      <w:ins w:id="5038" w:author="龍 Chris" w:date="2018-12-01T10:24:00Z">
        <w:r w:rsidR="00606BB1">
          <w:rPr>
            <w:rFonts w:hint="eastAsia"/>
          </w:rPr>
          <w:t>心底</w:t>
        </w:r>
      </w:ins>
      <w:ins w:id="5039" w:author="葉威廉" w:date="2018-12-28T14:32:00Z">
        <w:r>
          <w:rPr>
            <w:rFonts w:hint="eastAsia"/>
          </w:rPr>
          <w:t>竟</w:t>
        </w:r>
      </w:ins>
      <w:ins w:id="5040" w:author="龍 Chris" w:date="2018-12-01T10:24:00Z">
        <w:r w:rsidR="00606BB1">
          <w:rPr>
            <w:rFonts w:hint="eastAsia"/>
          </w:rPr>
          <w:t>隱隱萌生了退怯之意</w:t>
        </w:r>
      </w:ins>
      <w:ins w:id="5041" w:author="龍 Chris" w:date="2018-12-01T10:25:00Z">
        <w:r w:rsidR="00606BB1">
          <w:rPr>
            <w:rFonts w:hint="eastAsia"/>
          </w:rPr>
          <w:t>。</w:t>
        </w:r>
      </w:ins>
    </w:p>
    <w:p w:rsidR="00E54206" w:rsidRPr="00E54206" w:rsidDel="004C4306" w:rsidRDefault="00E54206">
      <w:pPr>
        <w:pStyle w:val="12"/>
        <w:spacing w:after="240"/>
        <w:ind w:leftChars="0" w:left="0"/>
        <w:jc w:val="both"/>
        <w:rPr>
          <w:ins w:id="5042" w:author="龍 Chris" w:date="2018-12-01T10:23:00Z"/>
          <w:del w:id="5043" w:author="葉威廉" w:date="2018-12-28T14:34:00Z"/>
        </w:rPr>
      </w:pPr>
      <w:ins w:id="5044" w:author="葉威廉" w:date="2018-12-28T14:32:00Z">
        <w:r>
          <w:rPr>
            <w:rFonts w:hint="eastAsia"/>
          </w:rPr>
          <w:t>俗話說，</w:t>
        </w:r>
      </w:ins>
      <w:ins w:id="5045" w:author="葉威廉" w:date="2018-12-28T14:33:00Z">
        <w:r>
          <w:rPr>
            <w:rFonts w:hint="eastAsia"/>
          </w:rPr>
          <w:t>兩軍對峙勇者勝，</w:t>
        </w:r>
        <w:r w:rsidR="004C4306">
          <w:rPr>
            <w:rFonts w:hint="eastAsia"/>
          </w:rPr>
          <w:t>蜂后</w:t>
        </w:r>
      </w:ins>
      <w:ins w:id="5046" w:author="葉威廉" w:date="2018-12-28T14:34:00Z">
        <w:r w:rsidR="004C4306">
          <w:rPr>
            <w:rFonts w:hint="eastAsia"/>
          </w:rPr>
          <w:t>既萌生了退敗之意，氣勢自然一落千丈；而</w:t>
        </w:r>
      </w:ins>
    </w:p>
    <w:p w:rsidR="007730CE" w:rsidRDefault="007730CE">
      <w:pPr>
        <w:pStyle w:val="12"/>
        <w:spacing w:after="240"/>
        <w:ind w:leftChars="0" w:left="0"/>
        <w:jc w:val="both"/>
      </w:pPr>
      <w:r>
        <w:rPr>
          <w:rFonts w:hint="eastAsia"/>
        </w:rPr>
        <w:t>隨著情勢的逆轉，道辰子與青陽子也</w:t>
      </w:r>
      <w:ins w:id="5047" w:author="葉威廉" w:date="2018-12-28T14:35:00Z">
        <w:r w:rsidR="004C4306">
          <w:rPr>
            <w:rFonts w:hint="eastAsia"/>
          </w:rPr>
          <w:t>看出了端倪，</w:t>
        </w:r>
      </w:ins>
      <w:r>
        <w:rPr>
          <w:rFonts w:hint="eastAsia"/>
        </w:rPr>
        <w:t>紛紛</w:t>
      </w:r>
      <w:ins w:id="5048" w:author="龍 Chris" w:date="2018-12-01T10:25:00Z">
        <w:r w:rsidR="00606BB1">
          <w:rPr>
            <w:rFonts w:hint="eastAsia"/>
          </w:rPr>
          <w:t>要求</w:t>
        </w:r>
      </w:ins>
      <w:del w:id="5049" w:author="龍 Chris" w:date="2018-12-01T10:25:00Z">
        <w:r w:rsidDel="00606BB1">
          <w:rPr>
            <w:rFonts w:hint="eastAsia"/>
          </w:rPr>
          <w:delText>鼓勵</w:delText>
        </w:r>
      </w:del>
      <w:r>
        <w:rPr>
          <w:rFonts w:hint="eastAsia"/>
        </w:rPr>
        <w:t>自己的同門再堅持下去</w:t>
      </w:r>
      <w:ins w:id="5050" w:author="葉威廉" w:date="2018-12-28T14:35:00Z">
        <w:r w:rsidR="004C4306">
          <w:rPr>
            <w:rFonts w:hint="eastAsia"/>
          </w:rPr>
          <w:t>，</w:t>
        </w:r>
      </w:ins>
      <w:del w:id="5051" w:author="葉威廉" w:date="2018-12-28T14:35:00Z">
        <w:r w:rsidDel="004C4306">
          <w:rPr>
            <w:rFonts w:hint="eastAsia"/>
          </w:rPr>
          <w:delText>；而</w:delText>
        </w:r>
      </w:del>
      <w:r>
        <w:rPr>
          <w:rFonts w:hint="eastAsia"/>
        </w:rPr>
        <w:t>道辰子眼中更是</w:t>
      </w:r>
      <w:r w:rsidR="00B878DE">
        <w:rPr>
          <w:rFonts w:hint="eastAsia"/>
        </w:rPr>
        <w:t>深</w:t>
      </w:r>
      <w:r>
        <w:rPr>
          <w:rFonts w:hint="eastAsia"/>
        </w:rPr>
        <w:t>藏著一些期盼，看向那蜂后巨大蟲軀</w:t>
      </w:r>
      <w:r w:rsidR="00B878DE">
        <w:rPr>
          <w:rFonts w:hint="eastAsia"/>
        </w:rPr>
        <w:t>的眼神中透著火熱。</w:t>
      </w:r>
    </w:p>
    <w:p w:rsidR="00B878DE" w:rsidRDefault="00B878DE">
      <w:pPr>
        <w:pStyle w:val="12"/>
        <w:spacing w:after="240"/>
        <w:ind w:leftChars="0" w:left="0"/>
        <w:jc w:val="both"/>
      </w:pPr>
      <w:r>
        <w:rPr>
          <w:rFonts w:hint="eastAsia"/>
        </w:rPr>
        <w:t>這可是妖丹七轉的妖蟲阿…若是有機會殺了它，其全身上下可無一不都是寶！</w:t>
      </w:r>
    </w:p>
    <w:p w:rsidR="00B878DE" w:rsidRDefault="00B878DE">
      <w:pPr>
        <w:pStyle w:val="12"/>
        <w:spacing w:after="240"/>
        <w:ind w:leftChars="0" w:left="0"/>
        <w:jc w:val="both"/>
      </w:pPr>
      <w:r>
        <w:rPr>
          <w:rFonts w:hint="eastAsia"/>
        </w:rPr>
        <w:t>翅膀蟲殼可煉法器，毛髮血肉可煉符祿，而若是能得到那顆堪比結丹境的妖丹，</w:t>
      </w:r>
      <w:r>
        <w:rPr>
          <w:rFonts w:hint="eastAsia"/>
        </w:rPr>
        <w:lastRenderedPageBreak/>
        <w:t>回宗門後自己肯定有把握請宗內</w:t>
      </w:r>
      <w:r w:rsidRPr="00B878DE">
        <w:rPr>
          <w:rFonts w:hint="eastAsia"/>
        </w:rPr>
        <w:t>耆老</w:t>
      </w:r>
      <w:r>
        <w:rPr>
          <w:rFonts w:hint="eastAsia"/>
        </w:rPr>
        <w:t>幫自己煉製一</w:t>
      </w:r>
      <w:r w:rsidR="001C7A49">
        <w:rPr>
          <w:rFonts w:hint="eastAsia"/>
        </w:rPr>
        <w:t>爐</w:t>
      </w:r>
      <w:r>
        <w:rPr>
          <w:rFonts w:hint="eastAsia"/>
        </w:rPr>
        <w:t>赤血丹！</w:t>
      </w:r>
    </w:p>
    <w:p w:rsidR="00C04663" w:rsidRPr="00B878DE" w:rsidRDefault="00C04663" w:rsidP="00813907">
      <w:pPr>
        <w:pStyle w:val="12"/>
        <w:spacing w:after="240"/>
        <w:ind w:leftChars="0" w:left="0"/>
        <w:jc w:val="both"/>
      </w:pPr>
    </w:p>
    <w:p w:rsidR="00E24590" w:rsidRDefault="00E24590">
      <w:pPr>
        <w:pStyle w:val="12"/>
        <w:numPr>
          <w:ilvl w:val="0"/>
          <w:numId w:val="1"/>
        </w:numPr>
        <w:spacing w:after="240"/>
        <w:ind w:leftChars="0"/>
        <w:outlineLvl w:val="0"/>
      </w:pPr>
      <w:r>
        <w:rPr>
          <w:rFonts w:hint="eastAsia"/>
        </w:rPr>
        <w:t>三敗俱傷</w:t>
      </w:r>
    </w:p>
    <w:p w:rsidR="007F7588" w:rsidRDefault="00E24590" w:rsidP="007F7588">
      <w:pPr>
        <w:pStyle w:val="12"/>
        <w:spacing w:after="240"/>
        <w:ind w:leftChars="0" w:left="0"/>
      </w:pPr>
      <w:r>
        <w:rPr>
          <w:rFonts w:hint="eastAsia"/>
        </w:rPr>
        <w:t>赤血丹！</w:t>
      </w:r>
    </w:p>
    <w:p w:rsidR="00E24590" w:rsidRDefault="00E24590" w:rsidP="007F7588">
      <w:pPr>
        <w:pStyle w:val="12"/>
        <w:spacing w:after="240"/>
        <w:ind w:leftChars="0" w:left="0"/>
      </w:pPr>
      <w:r>
        <w:rPr>
          <w:rFonts w:hint="eastAsia"/>
        </w:rPr>
        <w:t>那可是</w:t>
      </w:r>
      <w:r w:rsidR="001F5025">
        <w:rPr>
          <w:rFonts w:hint="eastAsia"/>
        </w:rPr>
        <w:t>比</w:t>
      </w:r>
      <w:r w:rsidR="00E81F91">
        <w:rPr>
          <w:rFonts w:hint="eastAsia"/>
        </w:rPr>
        <w:t>築基</w:t>
      </w:r>
      <w:r w:rsidR="001F5025">
        <w:rPr>
          <w:rFonts w:hint="eastAsia"/>
        </w:rPr>
        <w:t>丹更加珍貴異常的丹藥，其中搭配煉丹主藥的輔料，無一不是天材</w:t>
      </w:r>
      <w:r w:rsidR="00E81F91">
        <w:rPr>
          <w:rFonts w:hint="eastAsia"/>
        </w:rPr>
        <w:t>地</w:t>
      </w:r>
      <w:r w:rsidR="001F5025">
        <w:rPr>
          <w:rFonts w:hint="eastAsia"/>
        </w:rPr>
        <w:t>寶，</w:t>
      </w:r>
      <w:r w:rsidR="00E81F91">
        <w:rPr>
          <w:rFonts w:hint="eastAsia"/>
        </w:rPr>
        <w:t>靈仙花草，而主藥更是</w:t>
      </w:r>
      <w:r w:rsidR="00CC3339">
        <w:rPr>
          <w:rFonts w:hint="eastAsia"/>
        </w:rPr>
        <w:t>需要結丹境以上的妖獸內丹才可。</w:t>
      </w:r>
    </w:p>
    <w:p w:rsidR="00CC3339" w:rsidRDefault="00CC3339" w:rsidP="007F7588">
      <w:pPr>
        <w:pStyle w:val="12"/>
        <w:spacing w:after="240"/>
        <w:ind w:leftChars="0" w:left="0"/>
      </w:pPr>
      <w:r>
        <w:rPr>
          <w:rFonts w:hint="eastAsia"/>
        </w:rPr>
        <w:t>如此寶貴的丹藥，其作用只有一個，就是燃血三分，藉這自焚的力量突破，在結丹時，能增加兩成的成功可能。</w:t>
      </w:r>
    </w:p>
    <w:p w:rsidR="009B565B" w:rsidRDefault="009B565B" w:rsidP="007F7588">
      <w:pPr>
        <w:pStyle w:val="12"/>
        <w:spacing w:after="240"/>
        <w:ind w:leftChars="0" w:left="0"/>
      </w:pPr>
      <w:r>
        <w:rPr>
          <w:rFonts w:hint="eastAsia"/>
        </w:rPr>
        <w:t>而這兩成，可就是結丹的關鍵所在了。</w:t>
      </w:r>
    </w:p>
    <w:p w:rsidR="009B565B" w:rsidRDefault="00CC3339" w:rsidP="007F7588">
      <w:pPr>
        <w:pStyle w:val="12"/>
        <w:spacing w:after="240"/>
        <w:ind w:leftChars="0" w:left="0"/>
      </w:pPr>
      <w:r>
        <w:rPr>
          <w:rFonts w:hint="eastAsia"/>
        </w:rPr>
        <w:t>要知道，築基</w:t>
      </w:r>
      <w:r w:rsidR="001C7A49">
        <w:rPr>
          <w:rFonts w:hint="eastAsia"/>
        </w:rPr>
        <w:t>後期</w:t>
      </w:r>
      <w:r>
        <w:rPr>
          <w:rFonts w:hint="eastAsia"/>
        </w:rPr>
        <w:t>，在無</w:t>
      </w:r>
      <w:r w:rsidR="00440DD8">
        <w:rPr>
          <w:rFonts w:hint="eastAsia"/>
        </w:rPr>
        <w:t>其他輔助</w:t>
      </w:r>
      <w:r>
        <w:rPr>
          <w:rFonts w:hint="eastAsia"/>
        </w:rPr>
        <w:t>之下，</w:t>
      </w:r>
      <w:r w:rsidR="001C7A49">
        <w:rPr>
          <w:rFonts w:hint="eastAsia"/>
        </w:rPr>
        <w:t>能成功結丹者，千中取一不到；而就算築基大圓滿，也不過有一兩分機會而已</w:t>
      </w:r>
      <w:r w:rsidR="009B565B">
        <w:rPr>
          <w:rFonts w:hint="eastAsia"/>
        </w:rPr>
        <w:t>，所以一顆能提高結丹兩成的丹藥，那可說是有價無市，打死也不會有人願意放過的珍寶。</w:t>
      </w:r>
    </w:p>
    <w:p w:rsidR="00440DD8" w:rsidRDefault="00440DD8" w:rsidP="007F7588">
      <w:pPr>
        <w:pStyle w:val="12"/>
        <w:spacing w:after="240"/>
        <w:ind w:leftChars="0" w:left="0"/>
      </w:pPr>
      <w:r>
        <w:rPr>
          <w:rFonts w:hint="eastAsia"/>
        </w:rPr>
        <w:t>而道辰子雖然才築基後期，但他已經開始在蒐集能結丹的任何機緣了。</w:t>
      </w:r>
    </w:p>
    <w:p w:rsidR="00CC5DB7" w:rsidRDefault="001C7A49" w:rsidP="007F7588">
      <w:pPr>
        <w:pStyle w:val="12"/>
        <w:spacing w:after="240"/>
        <w:ind w:leftChars="0" w:left="0"/>
        <w:rPr>
          <w:ins w:id="5052" w:author="龍 Chris" w:date="2018-11-29T20:22:00Z"/>
        </w:rPr>
      </w:pPr>
      <w:r>
        <w:rPr>
          <w:rFonts w:hint="eastAsia"/>
        </w:rPr>
        <w:t>古往今來，能結丹者，莫不是在功法，資質，</w:t>
      </w:r>
      <w:r w:rsidR="00440DD8">
        <w:rPr>
          <w:rFonts w:hint="eastAsia"/>
        </w:rPr>
        <w:t>身家</w:t>
      </w:r>
      <w:r>
        <w:rPr>
          <w:rFonts w:hint="eastAsia"/>
        </w:rPr>
        <w:t>上都有</w:t>
      </w:r>
      <w:r w:rsidR="009B565B">
        <w:rPr>
          <w:rFonts w:hint="eastAsia"/>
        </w:rPr>
        <w:t>特別出眾，才能脫穎而出，成為修仙路上的佼佼者</w:t>
      </w:r>
      <w:ins w:id="5053" w:author="龍 Chris" w:date="2018-11-29T20:22:00Z">
        <w:r w:rsidR="00CC5DB7">
          <w:rPr>
            <w:rFonts w:hint="eastAsia"/>
          </w:rPr>
          <w:t>。</w:t>
        </w:r>
      </w:ins>
      <w:del w:id="5054" w:author="龍 Chris" w:date="2018-11-29T20:22:00Z">
        <w:r w:rsidR="00440DD8" w:rsidDel="00CC5DB7">
          <w:rPr>
            <w:rFonts w:hint="eastAsia"/>
          </w:rPr>
          <w:delText>；</w:delText>
        </w:r>
      </w:del>
    </w:p>
    <w:p w:rsidR="00CC5DB7" w:rsidRDefault="00CC5DB7" w:rsidP="007F7588">
      <w:pPr>
        <w:pStyle w:val="12"/>
        <w:spacing w:after="240"/>
        <w:ind w:leftChars="0" w:left="0"/>
        <w:rPr>
          <w:ins w:id="5055" w:author="龍 Chris" w:date="2018-11-29T20:24:00Z"/>
        </w:rPr>
      </w:pPr>
      <w:ins w:id="5056" w:author="龍 Chris" w:date="2018-11-29T20:22:00Z">
        <w:r>
          <w:rPr>
            <w:rFonts w:hint="eastAsia"/>
          </w:rPr>
          <w:t>就算</w:t>
        </w:r>
      </w:ins>
      <w:r w:rsidR="00440DD8">
        <w:rPr>
          <w:rFonts w:hint="eastAsia"/>
        </w:rPr>
        <w:t>道辰子資質</w:t>
      </w:r>
      <w:del w:id="5057" w:author="龍 Chris" w:date="2018-11-29T20:22:00Z">
        <w:r w:rsidR="00440DD8" w:rsidDel="00CC5DB7">
          <w:rPr>
            <w:rFonts w:hint="eastAsia"/>
          </w:rPr>
          <w:delText>不但</w:delText>
        </w:r>
      </w:del>
      <w:r w:rsidR="00440DD8">
        <w:rPr>
          <w:rFonts w:hint="eastAsia"/>
        </w:rPr>
        <w:t>不錯，其修練的赤霄劍訣同樣也能在結丹時增加幾分機會，</w:t>
      </w:r>
      <w:ins w:id="5058" w:author="龍 Chris" w:date="2018-11-29T20:22:00Z">
        <w:r>
          <w:rPr>
            <w:rFonts w:hint="eastAsia"/>
          </w:rPr>
          <w:t>在近試煉之前他也</w:t>
        </w:r>
      </w:ins>
      <w:ins w:id="5059" w:author="龍 Chris" w:date="2018-11-29T20:23:00Z">
        <w:r>
          <w:rPr>
            <w:rFonts w:hint="eastAsia"/>
          </w:rPr>
          <w:t>只有三成把握結丹；而之所以願意踏入這血色</w:t>
        </w:r>
      </w:ins>
      <w:del w:id="5060" w:author="龍 Chris" w:date="2018-11-29T20:23:00Z">
        <w:r w:rsidR="00440DD8" w:rsidDel="00CC5DB7">
          <w:rPr>
            <w:rFonts w:hint="eastAsia"/>
          </w:rPr>
          <w:delText>原本來這</w:delText>
        </w:r>
      </w:del>
      <w:r w:rsidR="00440DD8">
        <w:rPr>
          <w:rFonts w:hint="eastAsia"/>
        </w:rPr>
        <w:t>試煉</w:t>
      </w:r>
      <w:ins w:id="5061" w:author="龍 Chris" w:date="2018-11-29T20:23:00Z">
        <w:r>
          <w:rPr>
            <w:rFonts w:hint="eastAsia"/>
          </w:rPr>
          <w:t>的原因之一，便是其師</w:t>
        </w:r>
      </w:ins>
      <w:del w:id="5062" w:author="龍 Chris" w:date="2018-11-29T20:23:00Z">
        <w:r w:rsidR="00440DD8" w:rsidDel="00CC5DB7">
          <w:rPr>
            <w:rFonts w:hint="eastAsia"/>
          </w:rPr>
          <w:delText>之前他已經有其師</w:delText>
        </w:r>
      </w:del>
      <w:del w:id="5063" w:author="龍 Chris" w:date="2018-11-29T20:19:00Z">
        <w:r w:rsidR="00440DD8" w:rsidDel="00D63CEF">
          <w:rPr>
            <w:rFonts w:hint="eastAsia"/>
          </w:rPr>
          <w:delText>門</w:delText>
        </w:r>
      </w:del>
      <w:del w:id="5064" w:author="龍 Chris" w:date="2018-11-29T20:23:00Z">
        <w:r w:rsidR="00440DD8" w:rsidDel="00CC5DB7">
          <w:rPr>
            <w:rFonts w:hint="eastAsia"/>
          </w:rPr>
          <w:delText>所給的一項</w:delText>
        </w:r>
      </w:del>
      <w:del w:id="5065" w:author="龍 Chris" w:date="2018-11-29T20:19:00Z">
        <w:r w:rsidR="00440DD8" w:rsidDel="00CC5DB7">
          <w:rPr>
            <w:rFonts w:hint="eastAsia"/>
          </w:rPr>
          <w:delText>輔助</w:delText>
        </w:r>
      </w:del>
      <w:del w:id="5066" w:author="龍 Chris" w:date="2018-11-29T20:23:00Z">
        <w:r w:rsidR="00440DD8" w:rsidDel="00CC5DB7">
          <w:rPr>
            <w:rFonts w:hint="eastAsia"/>
          </w:rPr>
          <w:delText>結丹</w:delText>
        </w:r>
      </w:del>
      <w:del w:id="5067" w:author="龍 Chris" w:date="2018-11-29T20:19:00Z">
        <w:r w:rsidR="00440DD8" w:rsidDel="00CC5DB7">
          <w:rPr>
            <w:rFonts w:hint="eastAsia"/>
          </w:rPr>
          <w:delText>的</w:delText>
        </w:r>
      </w:del>
      <w:del w:id="5068" w:author="龍 Chris" w:date="2018-11-29T20:23:00Z">
        <w:r w:rsidR="00440DD8" w:rsidDel="00CC5DB7">
          <w:rPr>
            <w:rFonts w:hint="eastAsia"/>
          </w:rPr>
          <w:delText>異寶了</w:delText>
        </w:r>
      </w:del>
      <w:ins w:id="5069" w:author="龍 Chris" w:date="2018-11-29T20:23:00Z">
        <w:r>
          <w:rPr>
            <w:rFonts w:hint="eastAsia"/>
          </w:rPr>
          <w:t>告訴他這禁地內有不少結丹機</w:t>
        </w:r>
      </w:ins>
      <w:ins w:id="5070" w:author="龍 Chris" w:date="2018-11-29T20:24:00Z">
        <w:r>
          <w:rPr>
            <w:rFonts w:hint="eastAsia"/>
          </w:rPr>
          <w:t>緣，要他進來找尋看看。</w:t>
        </w:r>
      </w:ins>
    </w:p>
    <w:p w:rsidR="001C7A49" w:rsidDel="00CC5DB7" w:rsidRDefault="00171192" w:rsidP="007F7588">
      <w:pPr>
        <w:pStyle w:val="12"/>
        <w:spacing w:after="240"/>
        <w:ind w:leftChars="0" w:left="0"/>
        <w:rPr>
          <w:del w:id="5071" w:author="龍 Chris" w:date="2018-11-29T20:25:00Z"/>
        </w:rPr>
      </w:pPr>
      <w:ins w:id="5072" w:author="龍 Chris" w:date="2018-11-29T22:32:00Z">
        <w:r>
          <w:rPr>
            <w:rFonts w:hint="eastAsia"/>
          </w:rPr>
          <w:t>原本</w:t>
        </w:r>
      </w:ins>
      <w:ins w:id="5073" w:author="龍 Chris" w:date="2018-11-29T20:24:00Z">
        <w:r w:rsidR="00CC5DB7">
          <w:rPr>
            <w:rFonts w:hint="eastAsia"/>
          </w:rPr>
          <w:t>見到這巨大峰后</w:t>
        </w:r>
      </w:ins>
      <w:ins w:id="5074" w:author="龍 Chris" w:date="2018-11-29T22:32:00Z">
        <w:r>
          <w:rPr>
            <w:rFonts w:hint="eastAsia"/>
          </w:rPr>
          <w:t>時還擔心逃生無門，此時</w:t>
        </w:r>
      </w:ins>
      <w:ins w:id="5075" w:author="龍 Chris" w:date="2018-11-29T22:33:00Z">
        <w:r>
          <w:rPr>
            <w:rFonts w:hint="eastAsia"/>
          </w:rPr>
          <w:t>一戰之後才發現對方外強中乾</w:t>
        </w:r>
      </w:ins>
      <w:r w:rsidR="00440DD8">
        <w:rPr>
          <w:rFonts w:hint="eastAsia"/>
        </w:rPr>
        <w:t>，</w:t>
      </w:r>
      <w:ins w:id="5076" w:author="龍 Chris" w:date="2018-11-29T20:25:00Z">
        <w:r w:rsidR="00CC5DB7">
          <w:rPr>
            <w:rFonts w:hint="eastAsia"/>
          </w:rPr>
          <w:t>心中暗道果然</w:t>
        </w:r>
      </w:ins>
      <w:ins w:id="5077" w:author="龍 Chris" w:date="2018-11-29T22:33:00Z">
        <w:r>
          <w:rPr>
            <w:rFonts w:hint="eastAsia"/>
          </w:rPr>
          <w:t>來這試煉之地有所好處；</w:t>
        </w:r>
      </w:ins>
      <w:ins w:id="5078" w:author="龍 Chris" w:date="2018-11-29T20:25:00Z">
        <w:r w:rsidR="00CC5DB7">
          <w:rPr>
            <w:rFonts w:hint="eastAsia"/>
          </w:rPr>
          <w:t>若</w:t>
        </w:r>
      </w:ins>
      <w:del w:id="5079" w:author="龍 Chris" w:date="2018-11-29T20:25:00Z">
        <w:r w:rsidR="00440DD8" w:rsidDel="00CC5DB7">
          <w:rPr>
            <w:rFonts w:hint="eastAsia"/>
          </w:rPr>
          <w:delText>如果</w:delText>
        </w:r>
      </w:del>
      <w:r w:rsidR="00440DD8">
        <w:rPr>
          <w:rFonts w:hint="eastAsia"/>
        </w:rPr>
        <w:t>能再得到赤血丹，那他就有五成把握可以結丹成功</w:t>
      </w:r>
      <w:ins w:id="5080" w:author="龍 Chris" w:date="2018-11-29T22:33:00Z">
        <w:r w:rsidR="00264FD6">
          <w:rPr>
            <w:rFonts w:hint="eastAsia"/>
          </w:rPr>
          <w:t>，</w:t>
        </w:r>
      </w:ins>
      <w:del w:id="5081" w:author="龍 Chris" w:date="2018-11-29T20:25:00Z">
        <w:r w:rsidR="00440DD8" w:rsidDel="00CC5DB7">
          <w:rPr>
            <w:rFonts w:hint="eastAsia"/>
          </w:rPr>
          <w:delText>。</w:delText>
        </w:r>
      </w:del>
    </w:p>
    <w:p w:rsidR="00440DD8" w:rsidRDefault="00440DD8" w:rsidP="007F7588">
      <w:pPr>
        <w:pStyle w:val="12"/>
        <w:spacing w:after="240"/>
        <w:ind w:leftChars="0" w:left="0"/>
        <w:rPr>
          <w:ins w:id="5082" w:author="龍 Chris" w:date="2018-11-29T20:25:00Z"/>
        </w:rPr>
      </w:pPr>
      <w:r>
        <w:rPr>
          <w:rFonts w:hint="eastAsia"/>
        </w:rPr>
        <w:t>如此機會，就算在赤劍宗內，也是</w:t>
      </w:r>
      <w:ins w:id="5083" w:author="龍 Chris" w:date="2018-11-29T20:20:00Z">
        <w:r w:rsidR="00CC5DB7">
          <w:rPr>
            <w:rFonts w:hint="eastAsia"/>
          </w:rPr>
          <w:t>難能可貴，</w:t>
        </w:r>
      </w:ins>
      <w:del w:id="5084" w:author="龍 Chris" w:date="2018-11-29T20:20:00Z">
        <w:r w:rsidDel="00CC5DB7">
          <w:rPr>
            <w:rFonts w:hint="eastAsia"/>
          </w:rPr>
          <w:delText>讓人羨慕</w:delText>
        </w:r>
      </w:del>
      <w:ins w:id="5085" w:author="龍 Chris" w:date="2018-11-29T20:20:00Z">
        <w:r w:rsidR="00CC5DB7">
          <w:rPr>
            <w:rFonts w:hint="eastAsia"/>
          </w:rPr>
          <w:t>無怪乎他</w:t>
        </w:r>
      </w:ins>
      <w:ins w:id="5086" w:author="龍 Chris" w:date="2018-11-29T20:21:00Z">
        <w:r w:rsidR="00CC5DB7">
          <w:rPr>
            <w:rFonts w:hint="eastAsia"/>
          </w:rPr>
          <w:t>惡向膽邊生了</w:t>
        </w:r>
      </w:ins>
      <w:ins w:id="5087" w:author="龍 Chris" w:date="2018-11-29T22:34:00Z">
        <w:r w:rsidR="00264FD6">
          <w:rPr>
            <w:rFonts w:hint="eastAsia"/>
          </w:rPr>
          <w:t>，反過來想將蜂后給滅殺掉了</w:t>
        </w:r>
      </w:ins>
      <w:del w:id="5088" w:author="龍 Chris" w:date="2018-11-29T20:20:00Z">
        <w:r w:rsidDel="00CC5DB7">
          <w:rPr>
            <w:rFonts w:hint="eastAsia"/>
          </w:rPr>
          <w:delText>的了</w:delText>
        </w:r>
      </w:del>
      <w:r>
        <w:rPr>
          <w:rFonts w:hint="eastAsia"/>
        </w:rPr>
        <w:t>。</w:t>
      </w:r>
    </w:p>
    <w:p w:rsidR="00CC5DB7" w:rsidRDefault="00CC5DB7" w:rsidP="007F7588">
      <w:pPr>
        <w:pStyle w:val="12"/>
        <w:spacing w:after="240"/>
        <w:ind w:leftChars="0" w:left="0"/>
        <w:rPr>
          <w:ins w:id="5089" w:author="龍 Chris" w:date="2018-11-29T20:26:00Z"/>
        </w:rPr>
      </w:pPr>
      <w:ins w:id="5090" w:author="龍 Chris" w:date="2018-11-29T20:25:00Z">
        <w:r>
          <w:rPr>
            <w:rFonts w:hint="eastAsia"/>
          </w:rPr>
          <w:t>一念及此</w:t>
        </w:r>
      </w:ins>
      <w:ins w:id="5091" w:author="龍 Chris" w:date="2018-11-29T22:34:00Z">
        <w:r w:rsidR="00264FD6">
          <w:rPr>
            <w:rFonts w:hint="eastAsia"/>
          </w:rPr>
          <w:t>，</w:t>
        </w:r>
      </w:ins>
      <w:ins w:id="5092" w:author="龍 Chris" w:date="2018-11-29T20:25:00Z">
        <w:r>
          <w:rPr>
            <w:rFonts w:hint="eastAsia"/>
          </w:rPr>
          <w:t>他往旁邊看去，正好碰上青陽子對望過來</w:t>
        </w:r>
      </w:ins>
      <w:ins w:id="5093" w:author="龍 Chris" w:date="2018-11-29T20:26:00Z">
        <w:r>
          <w:rPr>
            <w:rFonts w:hint="eastAsia"/>
          </w:rPr>
          <w:t>的眼神，那眼神中同樣充滿著</w:t>
        </w:r>
      </w:ins>
      <w:ins w:id="5094" w:author="龍 Chris" w:date="2018-11-29T21:58:00Z">
        <w:r w:rsidR="00294FDD">
          <w:rPr>
            <w:rFonts w:hint="eastAsia"/>
          </w:rPr>
          <w:t>貪婪與</w:t>
        </w:r>
      </w:ins>
      <w:ins w:id="5095" w:author="龍 Chris" w:date="2018-11-29T20:26:00Z">
        <w:r>
          <w:rPr>
            <w:rFonts w:hint="eastAsia"/>
          </w:rPr>
          <w:t>渴望，頓時兩人皆是心神一震。</w:t>
        </w:r>
      </w:ins>
    </w:p>
    <w:p w:rsidR="00CC5DB7" w:rsidRDefault="00CC5DB7" w:rsidP="007F7588">
      <w:pPr>
        <w:pStyle w:val="12"/>
        <w:spacing w:after="240"/>
        <w:ind w:leftChars="0" w:left="0"/>
        <w:rPr>
          <w:ins w:id="5096" w:author="龍 Chris" w:date="2018-11-29T20:28:00Z"/>
        </w:rPr>
      </w:pPr>
      <w:ins w:id="5097" w:author="龍 Chris" w:date="2018-11-29T20:27:00Z">
        <w:r>
          <w:rPr>
            <w:rFonts w:hint="eastAsia"/>
          </w:rPr>
          <w:t>「</w:t>
        </w:r>
      </w:ins>
      <w:ins w:id="5098" w:author="龍 Chris" w:date="2018-11-29T22:34:00Z">
        <w:r w:rsidR="00264FD6">
          <w:rPr>
            <w:rFonts w:hint="eastAsia"/>
          </w:rPr>
          <w:t>該死</w:t>
        </w:r>
      </w:ins>
      <w:ins w:id="5099" w:author="龍 Chris" w:date="2018-11-29T20:26:00Z">
        <w:r>
          <w:rPr>
            <w:rFonts w:hint="eastAsia"/>
          </w:rPr>
          <w:t>，那</w:t>
        </w:r>
      </w:ins>
      <w:ins w:id="5100" w:author="龍 Chris" w:date="2018-11-29T22:34:00Z">
        <w:r w:rsidR="00264FD6">
          <w:rPr>
            <w:rFonts w:hint="eastAsia"/>
          </w:rPr>
          <w:t>見鬼的</w:t>
        </w:r>
      </w:ins>
      <w:ins w:id="5101" w:author="龍 Chris" w:date="2018-11-29T20:26:00Z">
        <w:r>
          <w:rPr>
            <w:rFonts w:hint="eastAsia"/>
          </w:rPr>
          <w:t>青陽子也是打同樣的主意</w:t>
        </w:r>
      </w:ins>
      <w:ins w:id="5102" w:author="龍 Chris" w:date="2018-11-29T20:27:00Z">
        <w:r>
          <w:rPr>
            <w:rFonts w:hint="eastAsia"/>
          </w:rPr>
          <w:t>！」道辰子暗暗恨道，</w:t>
        </w:r>
      </w:ins>
      <w:ins w:id="5103" w:author="龍 Chris" w:date="2018-11-29T20:28:00Z">
        <w:r>
          <w:rPr>
            <w:rFonts w:hint="eastAsia"/>
          </w:rPr>
          <w:t>對於青陽子的敵意更加入骨</w:t>
        </w:r>
      </w:ins>
      <w:ins w:id="5104" w:author="龍 Chris" w:date="2018-12-03T21:38:00Z">
        <w:r w:rsidR="00CB1AC3">
          <w:rPr>
            <w:rFonts w:hint="eastAsia"/>
          </w:rPr>
          <w:t>，只是此時兩人尚處於聯手</w:t>
        </w:r>
      </w:ins>
      <w:ins w:id="5105" w:author="龍 Chris" w:date="2018-12-03T21:39:00Z">
        <w:r w:rsidR="00CB1AC3">
          <w:rPr>
            <w:rFonts w:hint="eastAsia"/>
          </w:rPr>
          <w:t>禦敵之際，加上心魔誓約，不便翻臉，但他心中卻已經開始盤算著，之後該如何將妖蟲的妖丹占為己有</w:t>
        </w:r>
      </w:ins>
      <w:ins w:id="5106" w:author="龍 Chris" w:date="2018-12-03T21:40:00Z">
        <w:r w:rsidR="00CB1AC3">
          <w:rPr>
            <w:rFonts w:hint="eastAsia"/>
          </w:rPr>
          <w:t>。</w:t>
        </w:r>
      </w:ins>
    </w:p>
    <w:p w:rsidR="00CC5DB7" w:rsidRDefault="00CC5DB7" w:rsidP="007F7588">
      <w:pPr>
        <w:pStyle w:val="12"/>
        <w:spacing w:after="240"/>
        <w:ind w:leftChars="0" w:left="0"/>
        <w:rPr>
          <w:ins w:id="5107" w:author="龍 Chris" w:date="2018-11-29T20:57:00Z"/>
        </w:rPr>
      </w:pPr>
      <w:ins w:id="5108" w:author="龍 Chris" w:date="2018-11-29T20:28:00Z">
        <w:r>
          <w:rPr>
            <w:rFonts w:hint="eastAsia"/>
          </w:rPr>
          <w:t>那蜂后雖然</w:t>
        </w:r>
      </w:ins>
      <w:ins w:id="5109" w:author="龍 Chris" w:date="2018-11-29T20:29:00Z">
        <w:r>
          <w:rPr>
            <w:rFonts w:hint="eastAsia"/>
          </w:rPr>
          <w:t>厲害，但在眾人圍攻之下</w:t>
        </w:r>
      </w:ins>
      <w:ins w:id="5110" w:author="葉威廉" w:date="2018-12-28T14:38:00Z">
        <w:r w:rsidR="004C4306">
          <w:rPr>
            <w:rFonts w:hint="eastAsia"/>
          </w:rPr>
          <w:t>已經</w:t>
        </w:r>
      </w:ins>
      <w:ins w:id="5111" w:author="龍 Chris" w:date="2018-11-29T21:58:00Z">
        <w:del w:id="5112" w:author="葉威廉" w:date="2018-12-28T14:38:00Z">
          <w:r w:rsidR="00DE7D69" w:rsidDel="004C4306">
            <w:rPr>
              <w:rFonts w:hint="eastAsia"/>
            </w:rPr>
            <w:delText>漸漸</w:delText>
          </w:r>
        </w:del>
      </w:ins>
      <w:ins w:id="5113" w:author="龍 Chris" w:date="2018-11-29T20:29:00Z">
        <w:r>
          <w:rPr>
            <w:rFonts w:hint="eastAsia"/>
          </w:rPr>
          <w:t>不成氣候，</w:t>
        </w:r>
      </w:ins>
      <w:ins w:id="5114" w:author="葉威廉" w:date="2018-12-28T14:38:00Z">
        <w:r w:rsidR="004C4306">
          <w:rPr>
            <w:rFonts w:hint="eastAsia"/>
          </w:rPr>
          <w:t>現在</w:t>
        </w:r>
      </w:ins>
      <w:ins w:id="5115" w:author="龍 Chris" w:date="2018-11-29T21:58:00Z">
        <w:del w:id="5116" w:author="葉威廉" w:date="2018-12-28T14:38:00Z">
          <w:r w:rsidR="00DE7D69" w:rsidDel="004C4306">
            <w:rPr>
              <w:rFonts w:hint="eastAsia"/>
            </w:rPr>
            <w:delText>到最後，</w:delText>
          </w:r>
        </w:del>
      </w:ins>
      <w:ins w:id="5117" w:author="葉威廉" w:date="2018-12-28T14:38:00Z">
        <w:r w:rsidR="004C4306">
          <w:rPr>
            <w:rFonts w:hint="eastAsia"/>
          </w:rPr>
          <w:t>就算</w:t>
        </w:r>
      </w:ins>
      <w:ins w:id="5118" w:author="龍 Chris" w:date="2018-11-29T21:58:00Z">
        <w:del w:id="5119" w:author="葉威廉" w:date="2018-12-28T14:38:00Z">
          <w:r w:rsidR="00DE7D69" w:rsidDel="004C4306">
            <w:rPr>
              <w:rFonts w:hint="eastAsia"/>
            </w:rPr>
            <w:delText>甚至</w:delText>
          </w:r>
        </w:del>
        <w:r w:rsidR="00DE7D69">
          <w:rPr>
            <w:rFonts w:hint="eastAsia"/>
          </w:rPr>
          <w:t>想</w:t>
        </w:r>
      </w:ins>
      <w:ins w:id="5120" w:author="葉威廉" w:date="2018-12-28T14:38:00Z">
        <w:r w:rsidR="004C4306">
          <w:rPr>
            <w:rFonts w:hint="eastAsia"/>
          </w:rPr>
          <w:t>退</w:t>
        </w:r>
      </w:ins>
      <w:ins w:id="5121" w:author="龍 Chris" w:date="2018-11-29T21:58:00Z">
        <w:del w:id="5122" w:author="葉威廉" w:date="2018-12-28T14:38:00Z">
          <w:r w:rsidR="00DE7D69" w:rsidDel="004C4306">
            <w:rPr>
              <w:rFonts w:hint="eastAsia"/>
            </w:rPr>
            <w:delText>跑</w:delText>
          </w:r>
        </w:del>
        <w:r w:rsidR="00DE7D69">
          <w:rPr>
            <w:rFonts w:hint="eastAsia"/>
          </w:rPr>
          <w:t>都</w:t>
        </w:r>
        <w:del w:id="5123" w:author="葉威廉" w:date="2018-12-28T14:39:00Z">
          <w:r w:rsidR="00DE7D69" w:rsidDel="004C4306">
            <w:rPr>
              <w:rFonts w:hint="eastAsia"/>
            </w:rPr>
            <w:delText>有</w:delText>
          </w:r>
        </w:del>
        <w:del w:id="5124" w:author="葉威廉" w:date="2018-12-28T14:38:00Z">
          <w:r w:rsidR="00DE7D69" w:rsidDel="004C4306">
            <w:rPr>
              <w:rFonts w:hint="eastAsia"/>
            </w:rPr>
            <w:delText>點</w:delText>
          </w:r>
        </w:del>
        <w:r w:rsidR="00DE7D69">
          <w:rPr>
            <w:rFonts w:hint="eastAsia"/>
          </w:rPr>
          <w:t>困難</w:t>
        </w:r>
      </w:ins>
      <w:ins w:id="5125" w:author="葉威廉" w:date="2018-12-28T14:38:00Z">
        <w:r w:rsidR="004C4306">
          <w:rPr>
            <w:rFonts w:hint="eastAsia"/>
          </w:rPr>
          <w:t>重重</w:t>
        </w:r>
      </w:ins>
      <w:ins w:id="5126" w:author="葉威廉" w:date="2018-12-28T14:39:00Z">
        <w:r w:rsidR="004C4306">
          <w:rPr>
            <w:rFonts w:hint="eastAsia"/>
          </w:rPr>
          <w:t>了</w:t>
        </w:r>
      </w:ins>
      <w:ins w:id="5127" w:author="龍 Chris" w:date="2018-11-29T21:58:00Z">
        <w:r w:rsidR="00DE7D69">
          <w:rPr>
            <w:rFonts w:hint="eastAsia"/>
          </w:rPr>
          <w:t>；</w:t>
        </w:r>
      </w:ins>
      <w:ins w:id="5128" w:author="龍 Chris" w:date="2018-11-29T20:29:00Z">
        <w:r>
          <w:rPr>
            <w:rFonts w:hint="eastAsia"/>
          </w:rPr>
          <w:t>剩下的，反倒是此時聯手攜敵的刀仙宗等人了。</w:t>
        </w:r>
      </w:ins>
    </w:p>
    <w:p w:rsidR="0009735C" w:rsidRDefault="0009735C" w:rsidP="007F7588">
      <w:pPr>
        <w:pStyle w:val="12"/>
        <w:spacing w:after="240"/>
        <w:ind w:leftChars="0" w:left="0"/>
        <w:rPr>
          <w:ins w:id="5129" w:author="龍 Chris" w:date="2018-11-29T22:03:00Z"/>
        </w:rPr>
      </w:pPr>
      <w:ins w:id="5130" w:author="龍 Chris" w:date="2018-11-29T20:57:00Z">
        <w:r>
          <w:rPr>
            <w:rFonts w:hint="eastAsia"/>
          </w:rPr>
          <w:lastRenderedPageBreak/>
          <w:t>在彼此</w:t>
        </w:r>
      </w:ins>
      <w:ins w:id="5131" w:author="龍 Chris" w:date="2018-11-29T22:00:00Z">
        <w:r w:rsidR="00DE7D69">
          <w:rPr>
            <w:rFonts w:hint="eastAsia"/>
          </w:rPr>
          <w:t>都有所顧忌之下，雖然蜂后</w:t>
        </w:r>
      </w:ins>
      <w:ins w:id="5132" w:author="龍 Chris" w:date="2018-11-29T22:01:00Z">
        <w:r w:rsidR="00DE7D69">
          <w:rPr>
            <w:rFonts w:hint="eastAsia"/>
          </w:rPr>
          <w:t>力氣漸衰，但赤雷</w:t>
        </w:r>
      </w:ins>
      <w:ins w:id="5133" w:author="龍 Chris" w:date="2018-11-29T22:02:00Z">
        <w:r w:rsidR="00DE7D69">
          <w:rPr>
            <w:rFonts w:hint="eastAsia"/>
          </w:rPr>
          <w:t>劍網與巨大天刀卻也開始相對</w:t>
        </w:r>
      </w:ins>
      <w:ins w:id="5134" w:author="龍 Chris" w:date="2018-11-29T22:03:00Z">
        <w:r w:rsidR="00DE7D69">
          <w:rPr>
            <w:rFonts w:hint="eastAsia"/>
          </w:rPr>
          <w:t>保留實力，以防對方過河拆橋。</w:t>
        </w:r>
      </w:ins>
    </w:p>
    <w:p w:rsidR="00DE7D69" w:rsidRDefault="00DE7D69" w:rsidP="007F7588">
      <w:pPr>
        <w:pStyle w:val="12"/>
        <w:spacing w:after="240"/>
        <w:ind w:leftChars="0" w:left="0"/>
        <w:rPr>
          <w:ins w:id="5135" w:author="龍 Chris" w:date="2018-11-29T22:06:00Z"/>
        </w:rPr>
      </w:pPr>
      <w:ins w:id="5136" w:author="龍 Chris" w:date="2018-11-29T22:03:00Z">
        <w:r>
          <w:rPr>
            <w:rFonts w:hint="eastAsia"/>
          </w:rPr>
          <w:t>李龍飛身處</w:t>
        </w:r>
      </w:ins>
      <w:ins w:id="5137" w:author="龍 Chris" w:date="2018-11-29T22:04:00Z">
        <w:r>
          <w:rPr>
            <w:rFonts w:hint="eastAsia"/>
          </w:rPr>
          <w:t>赤劍宗弟子當中，雖不是</w:t>
        </w:r>
      </w:ins>
      <w:ins w:id="5138" w:author="龍 Chris" w:date="2018-11-29T22:05:00Z">
        <w:r>
          <w:rPr>
            <w:rFonts w:hint="eastAsia"/>
          </w:rPr>
          <w:t>門內</w:t>
        </w:r>
      </w:ins>
      <w:ins w:id="5139" w:author="龍 Chris" w:date="2018-11-29T22:04:00Z">
        <w:r>
          <w:rPr>
            <w:rFonts w:hint="eastAsia"/>
          </w:rPr>
          <w:t>弟子，但</w:t>
        </w:r>
      </w:ins>
      <w:ins w:id="5140" w:author="龍 Chris" w:date="2018-11-29T22:05:00Z">
        <w:r>
          <w:rPr>
            <w:rFonts w:hint="eastAsia"/>
          </w:rPr>
          <w:t>看在黃襄的份上也以木癸寶劍出了一分力，此時劍網</w:t>
        </w:r>
      </w:ins>
      <w:ins w:id="5141" w:author="龍 Chris" w:date="2018-11-29T22:06:00Z">
        <w:r>
          <w:rPr>
            <w:rFonts w:hint="eastAsia"/>
          </w:rPr>
          <w:t>在道辰子的引導下刻意減弱威力，他自然能感受得到。</w:t>
        </w:r>
      </w:ins>
    </w:p>
    <w:p w:rsidR="00DE7D69" w:rsidRDefault="00DE7D69" w:rsidP="007F7588">
      <w:pPr>
        <w:pStyle w:val="12"/>
        <w:spacing w:after="240"/>
        <w:ind w:leftChars="0" w:left="0"/>
        <w:rPr>
          <w:ins w:id="5142" w:author="龍 Chris" w:date="2018-11-29T22:08:00Z"/>
        </w:rPr>
      </w:pPr>
      <w:ins w:id="5143" w:author="龍 Chris" w:date="2018-11-29T22:06:00Z">
        <w:r>
          <w:rPr>
            <w:rFonts w:hint="eastAsia"/>
          </w:rPr>
          <w:t>但他倒沒想那麼多，只是覺得奇怪，為何黃襄的這位</w:t>
        </w:r>
      </w:ins>
      <w:ins w:id="5144" w:author="龍 Chris" w:date="2018-11-29T22:07:00Z">
        <w:r>
          <w:rPr>
            <w:rFonts w:hint="eastAsia"/>
          </w:rPr>
          <w:t>大師兄要如此做，難道他不知道趁蜂后虛弱時趕緊斬草除根才</w:t>
        </w:r>
      </w:ins>
      <w:ins w:id="5145" w:author="龍 Chris" w:date="2018-11-29T22:08:00Z">
        <w:r>
          <w:rPr>
            <w:rFonts w:hint="eastAsia"/>
          </w:rPr>
          <w:t>是上策嗎？</w:t>
        </w:r>
      </w:ins>
    </w:p>
    <w:p w:rsidR="00DE7D69" w:rsidRDefault="00DE7D69" w:rsidP="007F7588">
      <w:pPr>
        <w:pStyle w:val="12"/>
        <w:spacing w:after="240"/>
        <w:ind w:leftChars="0" w:left="0"/>
        <w:rPr>
          <w:ins w:id="5146" w:author="龍 Chris" w:date="2018-11-29T22:09:00Z"/>
        </w:rPr>
      </w:pPr>
      <w:ins w:id="5147" w:author="龍 Chris" w:date="2018-11-29T22:08:00Z">
        <w:r>
          <w:rPr>
            <w:rFonts w:hint="eastAsia"/>
          </w:rPr>
          <w:t>況且，在他心中，</w:t>
        </w:r>
      </w:ins>
      <w:ins w:id="5148" w:author="龍 Chris" w:date="2018-11-29T22:16:00Z">
        <w:del w:id="5149" w:author="葉威廉" w:date="2018-12-28T14:39:00Z">
          <w:r w:rsidR="00F93CD0" w:rsidDel="004C4306">
            <w:rPr>
              <w:rFonts w:hint="eastAsia"/>
            </w:rPr>
            <w:delText>似乎</w:delText>
          </w:r>
        </w:del>
      </w:ins>
      <w:ins w:id="5150" w:author="龍 Chris" w:date="2018-11-29T22:08:00Z">
        <w:r>
          <w:rPr>
            <w:rFonts w:hint="eastAsia"/>
          </w:rPr>
          <w:t>隱隱</w:t>
        </w:r>
      </w:ins>
      <w:ins w:id="5151" w:author="葉威廉" w:date="2018-12-28T14:39:00Z">
        <w:r w:rsidR="004C4306">
          <w:rPr>
            <w:rFonts w:hint="eastAsia"/>
          </w:rPr>
          <w:t>擔心著</w:t>
        </w:r>
      </w:ins>
      <w:ins w:id="5152" w:author="龍 Chris" w:date="2018-11-29T22:08:00Z">
        <w:del w:id="5153" w:author="葉威廉" w:date="2018-12-28T14:39:00Z">
          <w:r w:rsidR="00F93CD0" w:rsidDel="004C4306">
            <w:rPr>
              <w:rFonts w:hint="eastAsia"/>
            </w:rPr>
            <w:delText>想到了些</w:delText>
          </w:r>
        </w:del>
        <w:r w:rsidR="00F93CD0">
          <w:rPr>
            <w:rFonts w:hint="eastAsia"/>
          </w:rPr>
          <w:t>甚麼，不時緊張地往那巨大的裂縫中看</w:t>
        </w:r>
      </w:ins>
      <w:ins w:id="5154" w:author="龍 Chris" w:date="2018-11-29T22:09:00Z">
        <w:r w:rsidR="00F93CD0">
          <w:rPr>
            <w:rFonts w:hint="eastAsia"/>
          </w:rPr>
          <w:t>去。</w:t>
        </w:r>
      </w:ins>
    </w:p>
    <w:p w:rsidR="00F93CD0" w:rsidRDefault="00F93CD0" w:rsidP="007F7588">
      <w:pPr>
        <w:pStyle w:val="12"/>
        <w:spacing w:after="240"/>
        <w:ind w:leftChars="0" w:left="0"/>
        <w:rPr>
          <w:ins w:id="5155" w:author="龍 Chris" w:date="2018-11-29T22:11:00Z"/>
        </w:rPr>
      </w:pPr>
      <w:ins w:id="5156" w:author="龍 Chris" w:date="2018-11-29T22:09:00Z">
        <w:r>
          <w:rPr>
            <w:rFonts w:hint="eastAsia"/>
          </w:rPr>
          <w:t>再過片刻，蜂后</w:t>
        </w:r>
      </w:ins>
      <w:ins w:id="5157" w:author="龍 Chris" w:date="2018-11-29T22:35:00Z">
        <w:r w:rsidR="00264FD6">
          <w:rPr>
            <w:rFonts w:hint="eastAsia"/>
          </w:rPr>
          <w:t>心中雖然氣惱，但體內妖力再</w:t>
        </w:r>
      </w:ins>
      <w:ins w:id="5158" w:author="龍 Chris" w:date="2018-11-29T22:09:00Z">
        <w:r>
          <w:rPr>
            <w:rFonts w:hint="eastAsia"/>
          </w:rPr>
          <w:t>也不支，一個猛</w:t>
        </w:r>
      </w:ins>
      <w:ins w:id="5159" w:author="龍 Chris" w:date="2018-11-29T22:10:00Z">
        <w:r>
          <w:rPr>
            <w:rFonts w:hint="eastAsia"/>
          </w:rPr>
          <w:t>拍雙翅，颳起數道</w:t>
        </w:r>
      </w:ins>
      <w:ins w:id="5160" w:author="龍 Chris" w:date="2018-11-29T22:11:00Z">
        <w:r>
          <w:rPr>
            <w:rFonts w:hint="eastAsia"/>
          </w:rPr>
          <w:t>巨大</w:t>
        </w:r>
      </w:ins>
      <w:ins w:id="5161" w:author="龍 Chris" w:date="2018-11-29T22:10:00Z">
        <w:r>
          <w:rPr>
            <w:rFonts w:hint="eastAsia"/>
          </w:rPr>
          <w:t>風刃</w:t>
        </w:r>
      </w:ins>
      <w:ins w:id="5162" w:author="龍 Chris" w:date="2018-11-29T22:11:00Z">
        <w:r>
          <w:rPr>
            <w:rFonts w:hint="eastAsia"/>
          </w:rPr>
          <w:t>，跟著便想轉身退回裂縫之內。</w:t>
        </w:r>
      </w:ins>
    </w:p>
    <w:p w:rsidR="00F93CD0" w:rsidRDefault="00F93CD0" w:rsidP="007F7588">
      <w:pPr>
        <w:pStyle w:val="12"/>
        <w:spacing w:after="240"/>
        <w:ind w:leftChars="0" w:left="0"/>
        <w:rPr>
          <w:ins w:id="5163" w:author="龍 Chris" w:date="2018-11-29T22:38:00Z"/>
        </w:rPr>
      </w:pPr>
      <w:ins w:id="5164" w:author="龍 Chris" w:date="2018-11-29T22:11:00Z">
        <w:r>
          <w:rPr>
            <w:rFonts w:hint="eastAsia"/>
          </w:rPr>
          <w:t>但青陽</w:t>
        </w:r>
      </w:ins>
      <w:ins w:id="5165" w:author="龍 Chris" w:date="2018-11-29T22:12:00Z">
        <w:r>
          <w:rPr>
            <w:rFonts w:hint="eastAsia"/>
          </w:rPr>
          <w:t>子與道辰子兩人</w:t>
        </w:r>
      </w:ins>
      <w:ins w:id="5166" w:author="龍 Chris" w:date="2018-11-29T22:36:00Z">
        <w:r w:rsidR="00264FD6">
          <w:rPr>
            <w:rFonts w:hint="eastAsia"/>
          </w:rPr>
          <w:t>撐了那麼久，就是等這時刻，</w:t>
        </w:r>
      </w:ins>
      <w:ins w:id="5167" w:author="龍 Chris" w:date="2018-11-29T22:12:00Z">
        <w:r>
          <w:rPr>
            <w:rFonts w:hint="eastAsia"/>
          </w:rPr>
          <w:t>怎</w:t>
        </w:r>
      </w:ins>
      <w:ins w:id="5168" w:author="龍 Chris" w:date="2018-11-29T22:36:00Z">
        <w:r w:rsidR="00264FD6">
          <w:rPr>
            <w:rFonts w:hint="eastAsia"/>
          </w:rPr>
          <w:t>會</w:t>
        </w:r>
      </w:ins>
      <w:ins w:id="5169" w:author="龍 Chris" w:date="2018-11-29T22:12:00Z">
        <w:r>
          <w:rPr>
            <w:rFonts w:hint="eastAsia"/>
          </w:rPr>
          <w:t>放牠離去，在那風刃吹來之際，青陽子</w:t>
        </w:r>
      </w:ins>
      <w:ins w:id="5170" w:author="龍 Chris" w:date="2018-11-29T22:13:00Z">
        <w:r>
          <w:rPr>
            <w:rFonts w:hint="eastAsia"/>
          </w:rPr>
          <w:t>眼中精芒</w:t>
        </w:r>
      </w:ins>
      <w:ins w:id="5171" w:author="龍 Chris" w:date="2018-11-29T22:36:00Z">
        <w:r w:rsidR="00264FD6">
          <w:rPr>
            <w:rFonts w:hint="eastAsia"/>
          </w:rPr>
          <w:t>綻放，頓時</w:t>
        </w:r>
      </w:ins>
      <w:ins w:id="5172" w:author="龍 Chris" w:date="2018-11-29T22:37:00Z">
        <w:r w:rsidR="00264FD6">
          <w:rPr>
            <w:rFonts w:hint="eastAsia"/>
          </w:rPr>
          <w:t>巨大</w:t>
        </w:r>
      </w:ins>
      <w:ins w:id="5173" w:author="龍 Chris" w:date="2018-11-29T22:36:00Z">
        <w:r w:rsidR="00264FD6">
          <w:rPr>
            <w:rFonts w:hint="eastAsia"/>
          </w:rPr>
          <w:t>天刀</w:t>
        </w:r>
      </w:ins>
      <w:ins w:id="5174" w:author="龍 Chris" w:date="2018-11-29T22:38:00Z">
        <w:r w:rsidR="00264FD6">
          <w:rPr>
            <w:rFonts w:hint="eastAsia"/>
          </w:rPr>
          <w:t>猛然漲大數倍，跟著</w:t>
        </w:r>
      </w:ins>
      <w:ins w:id="5175" w:author="龍 Chris" w:date="2018-11-29T22:36:00Z">
        <w:r w:rsidR="00264FD6">
          <w:rPr>
            <w:rFonts w:hint="eastAsia"/>
          </w:rPr>
          <w:t>一分為二，</w:t>
        </w:r>
      </w:ins>
      <w:ins w:id="5176" w:author="龍 Chris" w:date="2018-11-29T22:37:00Z">
        <w:r w:rsidR="00264FD6">
          <w:rPr>
            <w:rFonts w:hint="eastAsia"/>
          </w:rPr>
          <w:t>一把砍向蜂后，一把</w:t>
        </w:r>
      </w:ins>
      <w:ins w:id="5177" w:author="龍 Chris" w:date="2018-11-29T22:38:00Z">
        <w:r w:rsidR="00264FD6">
          <w:rPr>
            <w:rFonts w:hint="eastAsia"/>
          </w:rPr>
          <w:t>往赤雷劍網那砍去。</w:t>
        </w:r>
      </w:ins>
    </w:p>
    <w:p w:rsidR="006662C6" w:rsidRDefault="00A01C5E" w:rsidP="007F7588">
      <w:pPr>
        <w:pStyle w:val="12"/>
        <w:spacing w:after="240"/>
        <w:ind w:leftChars="0" w:left="0"/>
        <w:rPr>
          <w:ins w:id="5178" w:author="龍 Chris" w:date="2018-12-01T11:01:00Z"/>
        </w:rPr>
      </w:pPr>
      <w:ins w:id="5179" w:author="龍 Chris" w:date="2018-11-29T22:39:00Z">
        <w:r>
          <w:rPr>
            <w:rFonts w:hint="eastAsia"/>
          </w:rPr>
          <w:t>「來得好！」道辰子早有準備，又怎會退縮，他同樣也是一咬</w:t>
        </w:r>
      </w:ins>
      <w:ins w:id="5180" w:author="龍 Chris" w:date="2018-11-29T22:40:00Z">
        <w:r>
          <w:rPr>
            <w:rFonts w:hint="eastAsia"/>
          </w:rPr>
          <w:t>舌尖，噴出一口精血，跟著身上氣勢</w:t>
        </w:r>
      </w:ins>
      <w:ins w:id="5181" w:author="龍 Chris" w:date="2018-12-02T19:31:00Z">
        <w:r w:rsidR="00406ED4">
          <w:rPr>
            <w:rFonts w:hint="eastAsia"/>
          </w:rPr>
          <w:t>瞬間再度</w:t>
        </w:r>
      </w:ins>
      <w:ins w:id="5182" w:author="龍 Chris" w:date="2018-11-29T22:40:00Z">
        <w:r>
          <w:rPr>
            <w:rFonts w:hint="eastAsia"/>
          </w:rPr>
          <w:t>暴漲，</w:t>
        </w:r>
      </w:ins>
      <w:ins w:id="5183" w:author="龍 Chris" w:date="2018-12-02T19:31:00Z">
        <w:r w:rsidR="00406ED4">
          <w:rPr>
            <w:rFonts w:hint="eastAsia"/>
          </w:rPr>
          <w:t>轟然間</w:t>
        </w:r>
      </w:ins>
      <w:ins w:id="5184" w:author="龍 Chris" w:date="2018-11-29T22:40:00Z">
        <w:r>
          <w:rPr>
            <w:rFonts w:hint="eastAsia"/>
          </w:rPr>
          <w:t>跨過</w:t>
        </w:r>
      </w:ins>
      <w:ins w:id="5185" w:author="龍 Chris" w:date="2018-11-29T22:41:00Z">
        <w:r>
          <w:rPr>
            <w:rFonts w:hint="eastAsia"/>
          </w:rPr>
          <w:t>築基後期，來到築基大圓滿境界，同時</w:t>
        </w:r>
      </w:ins>
      <w:ins w:id="5186" w:author="龍 Chris" w:date="2018-12-01T10:51:00Z">
        <w:r w:rsidR="006662C6">
          <w:rPr>
            <w:rFonts w:hint="eastAsia"/>
          </w:rPr>
          <w:t>那赤雷劍</w:t>
        </w:r>
      </w:ins>
      <w:ins w:id="5187" w:author="龍 Chris" w:date="2018-12-01T10:52:00Z">
        <w:r w:rsidR="006662C6">
          <w:rPr>
            <w:rFonts w:hint="eastAsia"/>
          </w:rPr>
          <w:t>網</w:t>
        </w:r>
      </w:ins>
      <w:ins w:id="5188" w:author="龍 Chris" w:date="2018-12-01T11:00:00Z">
        <w:r w:rsidR="006662C6">
          <w:rPr>
            <w:rFonts w:hint="eastAsia"/>
          </w:rPr>
          <w:t>往中間一縮，順勢從網狀</w:t>
        </w:r>
        <w:r w:rsidR="008472CF">
          <w:rPr>
            <w:rFonts w:hint="eastAsia"/>
          </w:rPr>
          <w:t>合成了一道劍形，與</w:t>
        </w:r>
      </w:ins>
      <w:ins w:id="5189" w:author="龍 Chris" w:date="2018-12-01T11:01:00Z">
        <w:r w:rsidR="008472CF">
          <w:rPr>
            <w:rFonts w:hint="eastAsia"/>
          </w:rPr>
          <w:t>那天刀對空一斬。</w:t>
        </w:r>
      </w:ins>
    </w:p>
    <w:p w:rsidR="003F5FD2" w:rsidRDefault="008472CF" w:rsidP="007F7588">
      <w:pPr>
        <w:pStyle w:val="12"/>
        <w:spacing w:after="240"/>
        <w:ind w:leftChars="0" w:left="0"/>
        <w:rPr>
          <w:ins w:id="5190" w:author="龍 Chris" w:date="2018-12-03T23:23:00Z"/>
        </w:rPr>
      </w:pPr>
      <w:ins w:id="5191" w:author="龍 Chris" w:date="2018-12-01T11:01:00Z">
        <w:r>
          <w:rPr>
            <w:rFonts w:hint="eastAsia"/>
          </w:rPr>
          <w:t>轟，巨大的</w:t>
        </w:r>
      </w:ins>
      <w:ins w:id="5192" w:author="龍 Chris" w:date="2018-12-01T11:22:00Z">
        <w:r w:rsidR="003F5FD2">
          <w:rPr>
            <w:rFonts w:hint="eastAsia"/>
          </w:rPr>
          <w:t>爆裂聲再空中炸響開來，刀劍撞擊的氣勁</w:t>
        </w:r>
      </w:ins>
      <w:ins w:id="5193" w:author="龍 Chris" w:date="2018-12-01T11:23:00Z">
        <w:r w:rsidR="003F5FD2">
          <w:rPr>
            <w:rFonts w:hint="eastAsia"/>
          </w:rPr>
          <w:t>竟畫作</w:t>
        </w:r>
      </w:ins>
      <w:ins w:id="5194" w:author="龍 Chris" w:date="2018-12-01T11:22:00Z">
        <w:r w:rsidR="003F5FD2">
          <w:rPr>
            <w:rFonts w:hint="eastAsia"/>
          </w:rPr>
          <w:t>肉眼可見</w:t>
        </w:r>
      </w:ins>
      <w:ins w:id="5195" w:author="龍 Chris" w:date="2018-12-01T11:23:00Z">
        <w:r w:rsidR="003F5FD2">
          <w:rPr>
            <w:rFonts w:hint="eastAsia"/>
          </w:rPr>
          <w:t>的衝擊波，</w:t>
        </w:r>
      </w:ins>
      <w:ins w:id="5196" w:author="龍 Chris" w:date="2018-12-01T11:24:00Z">
        <w:r w:rsidR="003F5FD2">
          <w:rPr>
            <w:rFonts w:hint="eastAsia"/>
          </w:rPr>
          <w:t>以中心點為圓心朝四周</w:t>
        </w:r>
      </w:ins>
      <w:ins w:id="5197" w:author="龍 Chris" w:date="2018-12-01T11:25:00Z">
        <w:r w:rsidR="003F5FD2">
          <w:rPr>
            <w:rFonts w:hint="eastAsia"/>
          </w:rPr>
          <w:t>輾壓過去</w:t>
        </w:r>
      </w:ins>
      <w:ins w:id="5198" w:author="龍 Chris" w:date="2018-12-01T11:31:00Z">
        <w:r w:rsidR="003F5FD2">
          <w:rPr>
            <w:rFonts w:hint="eastAsia"/>
          </w:rPr>
          <w:t>，</w:t>
        </w:r>
      </w:ins>
      <w:ins w:id="5199" w:author="龍 Chris" w:date="2018-12-01T11:28:00Z">
        <w:r w:rsidR="003F5FD2">
          <w:rPr>
            <w:rFonts w:hint="eastAsia"/>
          </w:rPr>
          <w:t>氣勁所到之處，</w:t>
        </w:r>
      </w:ins>
      <w:ins w:id="5200" w:author="龍 Chris" w:date="2018-12-01T11:47:00Z">
        <w:r w:rsidR="009E5422">
          <w:rPr>
            <w:rFonts w:hint="eastAsia"/>
          </w:rPr>
          <w:t>雙方的</w:t>
        </w:r>
      </w:ins>
      <w:ins w:id="5201" w:author="龍 Chris" w:date="2018-12-01T11:48:00Z">
        <w:r w:rsidR="009E5422">
          <w:rPr>
            <w:rFonts w:hint="eastAsia"/>
          </w:rPr>
          <w:t>刀劍法器無</w:t>
        </w:r>
      </w:ins>
      <w:ins w:id="5202" w:author="龍 Chris" w:date="2018-12-01T11:28:00Z">
        <w:r w:rsidR="003F5FD2">
          <w:rPr>
            <w:rFonts w:hint="eastAsia"/>
          </w:rPr>
          <w:t>一不</w:t>
        </w:r>
      </w:ins>
      <w:ins w:id="5203" w:author="龍 Chris" w:date="2018-12-01T11:31:00Z">
        <w:r w:rsidR="003F5FD2">
          <w:rPr>
            <w:rFonts w:hint="eastAsia"/>
          </w:rPr>
          <w:t>像瓷瓦般碎裂開來。</w:t>
        </w:r>
      </w:ins>
    </w:p>
    <w:p w:rsidR="00FD417B" w:rsidRPr="00DE7D69" w:rsidRDefault="00FD417B" w:rsidP="007F7588">
      <w:pPr>
        <w:pStyle w:val="12"/>
        <w:spacing w:after="240"/>
        <w:ind w:leftChars="0" w:left="0"/>
        <w:rPr>
          <w:ins w:id="5204" w:author="龍 Chris" w:date="2018-11-29T20:29:00Z"/>
        </w:rPr>
      </w:pPr>
      <w:ins w:id="5205" w:author="龍 Chris" w:date="2018-12-03T23:23:00Z">
        <w:r>
          <w:rPr>
            <w:rFonts w:hint="eastAsia"/>
          </w:rPr>
          <w:t>身處刀劍交集不遠處的蜂后</w:t>
        </w:r>
      </w:ins>
      <w:ins w:id="5206" w:author="龍 Chris" w:date="2018-12-03T23:24:00Z">
        <w:r>
          <w:rPr>
            <w:rFonts w:hint="eastAsia"/>
          </w:rPr>
          <w:t>更是被這衝擊波震得斷</w:t>
        </w:r>
      </w:ins>
      <w:ins w:id="5207" w:author="龍 Chris" w:date="2018-12-03T23:25:00Z">
        <w:r>
          <w:rPr>
            <w:rFonts w:hint="eastAsia"/>
          </w:rPr>
          <w:t>翅殘肢，渾身上下傷痕累累，只剩半邊翅膀與三隻</w:t>
        </w:r>
      </w:ins>
      <w:ins w:id="5208" w:author="龍 Chris" w:date="2018-12-03T23:29:00Z">
        <w:r w:rsidR="00510862">
          <w:rPr>
            <w:rFonts w:hint="eastAsia"/>
          </w:rPr>
          <w:t>蜂腳，奄奄一息躺在洞口</w:t>
        </w:r>
      </w:ins>
      <w:ins w:id="5209" w:author="龍 Chris" w:date="2018-12-03T23:31:00Z">
        <w:r w:rsidR="00510862">
          <w:rPr>
            <w:rFonts w:hint="eastAsia"/>
          </w:rPr>
          <w:t>，修為更是跌落至</w:t>
        </w:r>
      </w:ins>
      <w:ins w:id="5210" w:author="龍 Chris" w:date="2018-12-03T23:32:00Z">
        <w:r w:rsidR="00510862">
          <w:rPr>
            <w:rFonts w:hint="eastAsia"/>
          </w:rPr>
          <w:t>只有築基後期</w:t>
        </w:r>
        <w:del w:id="5211" w:author="葉威廉" w:date="2018-12-28T14:40:00Z">
          <w:r w:rsidR="00510862" w:rsidDel="004C4306">
            <w:rPr>
              <w:rFonts w:hint="eastAsia"/>
            </w:rPr>
            <w:delText>的</w:delText>
          </w:r>
        </w:del>
        <w:r w:rsidR="00510862">
          <w:rPr>
            <w:rFonts w:hint="eastAsia"/>
          </w:rPr>
          <w:t>境界</w:t>
        </w:r>
        <w:del w:id="5212" w:author="葉威廉" w:date="2018-12-28T14:40:00Z">
          <w:r w:rsidR="00510862" w:rsidDel="004C4306">
            <w:rPr>
              <w:rFonts w:hint="eastAsia"/>
            </w:rPr>
            <w:delText>而以</w:delText>
          </w:r>
        </w:del>
      </w:ins>
      <w:ins w:id="5213" w:author="龍 Chris" w:date="2018-12-03T23:29:00Z">
        <w:r w:rsidR="00510862">
          <w:rPr>
            <w:rFonts w:hint="eastAsia"/>
          </w:rPr>
          <w:t>。</w:t>
        </w:r>
      </w:ins>
    </w:p>
    <w:p w:rsidR="00CC5DB7" w:rsidRDefault="00FD7222" w:rsidP="007F7588">
      <w:pPr>
        <w:pStyle w:val="12"/>
        <w:spacing w:after="240"/>
        <w:ind w:leftChars="0" w:left="0"/>
        <w:rPr>
          <w:ins w:id="5214" w:author="龍 Chris" w:date="2018-12-01T11:32:00Z"/>
        </w:rPr>
      </w:pPr>
      <w:ins w:id="5215" w:author="龍 Chris" w:date="2018-12-01T11:32:00Z">
        <w:r>
          <w:rPr>
            <w:rFonts w:hint="eastAsia"/>
          </w:rPr>
          <w:t>「哼，</w:t>
        </w:r>
      </w:ins>
      <w:ins w:id="5216" w:author="龍 Chris" w:date="2018-12-01T11:43:00Z">
        <w:r w:rsidR="009E5422">
          <w:rPr>
            <w:rFonts w:hint="eastAsia"/>
          </w:rPr>
          <w:t>你</w:t>
        </w:r>
      </w:ins>
      <w:ins w:id="5217" w:author="龍 Chris" w:date="2018-12-01T11:32:00Z">
        <w:r>
          <w:rPr>
            <w:rFonts w:hint="eastAsia"/>
          </w:rPr>
          <w:t>果然</w:t>
        </w:r>
      </w:ins>
      <w:ins w:id="5218" w:author="龍 Chris" w:date="2018-12-01T11:42:00Z">
        <w:r w:rsidR="009E5422">
          <w:rPr>
            <w:rFonts w:hint="eastAsia"/>
          </w:rPr>
          <w:t>留有</w:t>
        </w:r>
      </w:ins>
      <w:ins w:id="5219" w:author="龍 Chris" w:date="2018-12-01T11:43:00Z">
        <w:r w:rsidR="009E5422">
          <w:rPr>
            <w:rFonts w:hint="eastAsia"/>
          </w:rPr>
          <w:t>一手</w:t>
        </w:r>
      </w:ins>
      <w:ins w:id="5220" w:author="龍 Chris" w:date="2018-12-01T11:32:00Z">
        <w:r>
          <w:rPr>
            <w:rFonts w:hint="eastAsia"/>
          </w:rPr>
          <w:t>！」</w:t>
        </w:r>
      </w:ins>
    </w:p>
    <w:p w:rsidR="00FD7222" w:rsidRDefault="00FD7222" w:rsidP="007F7588">
      <w:pPr>
        <w:pStyle w:val="12"/>
        <w:spacing w:after="240"/>
        <w:ind w:leftChars="0" w:left="0"/>
        <w:rPr>
          <w:ins w:id="5221" w:author="龍 Chris" w:date="2018-12-01T11:38:00Z"/>
        </w:rPr>
      </w:pPr>
      <w:ins w:id="5222" w:author="龍 Chris" w:date="2018-12-01T11:34:00Z">
        <w:r>
          <w:rPr>
            <w:rFonts w:hint="eastAsia"/>
          </w:rPr>
          <w:t>半空之中，</w:t>
        </w:r>
      </w:ins>
      <w:ins w:id="5223" w:author="龍 Chris" w:date="2018-12-01T11:36:00Z">
        <w:r>
          <w:rPr>
            <w:rFonts w:hint="eastAsia"/>
          </w:rPr>
          <w:t>青陽子凜然而立，原本操控天刀的雙短</w:t>
        </w:r>
      </w:ins>
      <w:ins w:id="5224" w:author="龍 Chris" w:date="2018-12-01T11:37:00Z">
        <w:r>
          <w:rPr>
            <w:rFonts w:hint="eastAsia"/>
          </w:rPr>
          <w:t>刀已經盤旋回到</w:t>
        </w:r>
      </w:ins>
      <w:ins w:id="5225" w:author="龍 Chris" w:date="2018-12-01T11:38:00Z">
        <w:r>
          <w:rPr>
            <w:rFonts w:hint="eastAsia"/>
          </w:rPr>
          <w:t>他的身前，一臉</w:t>
        </w:r>
      </w:ins>
      <w:ins w:id="5226" w:author="龍 Chris" w:date="2018-12-02T21:13:00Z">
        <w:r w:rsidR="00E22B31">
          <w:rPr>
            <w:rFonts w:hint="eastAsia"/>
          </w:rPr>
          <w:t>淡</w:t>
        </w:r>
      </w:ins>
      <w:ins w:id="5227" w:author="龍 Chris" w:date="2018-12-01T11:38:00Z">
        <w:r>
          <w:rPr>
            <w:rFonts w:hint="eastAsia"/>
          </w:rPr>
          <w:t>然地看向不遠處的道辰子。</w:t>
        </w:r>
      </w:ins>
    </w:p>
    <w:p w:rsidR="00715223" w:rsidRDefault="00FD7222" w:rsidP="007F7588">
      <w:pPr>
        <w:pStyle w:val="12"/>
        <w:spacing w:after="240"/>
        <w:ind w:leftChars="0" w:left="0"/>
        <w:rPr>
          <w:ins w:id="5228" w:author="龍 Chris" w:date="2018-12-01T11:58:00Z"/>
        </w:rPr>
      </w:pPr>
      <w:ins w:id="5229" w:author="龍 Chris" w:date="2018-12-01T11:38:00Z">
        <w:r>
          <w:rPr>
            <w:rFonts w:hint="eastAsia"/>
          </w:rPr>
          <w:t>「</w:t>
        </w:r>
      </w:ins>
      <w:ins w:id="5230" w:author="龍 Chris" w:date="2018-12-01T11:42:00Z">
        <w:r w:rsidR="009E5422">
          <w:rPr>
            <w:rFonts w:hint="eastAsia"/>
          </w:rPr>
          <w:t>笑話，</w:t>
        </w:r>
      </w:ins>
      <w:ins w:id="5231" w:author="龍 Chris" w:date="2018-12-01T11:43:00Z">
        <w:r w:rsidR="009E5422">
          <w:rPr>
            <w:rFonts w:hint="eastAsia"/>
          </w:rPr>
          <w:t>我若不留一手，</w:t>
        </w:r>
      </w:ins>
      <w:ins w:id="5232" w:author="龍 Chris" w:date="2018-12-02T21:13:00Z">
        <w:r w:rsidR="0020013B">
          <w:rPr>
            <w:rFonts w:hint="eastAsia"/>
          </w:rPr>
          <w:t>豈</w:t>
        </w:r>
      </w:ins>
      <w:ins w:id="5233" w:author="龍 Chris" w:date="2018-12-01T11:43:00Z">
        <w:r w:rsidR="009E5422">
          <w:rPr>
            <w:rFonts w:hint="eastAsia"/>
          </w:rPr>
          <w:t>不是就著了你的道了；反倒是你方才立下心魔誓約，如今</w:t>
        </w:r>
      </w:ins>
      <w:ins w:id="5234" w:author="龍 Chris" w:date="2018-12-01T12:10:00Z">
        <w:r w:rsidR="000C077F">
          <w:rPr>
            <w:rFonts w:hint="eastAsia"/>
          </w:rPr>
          <w:t>轉眼</w:t>
        </w:r>
      </w:ins>
      <w:ins w:id="5235" w:author="龍 Chris" w:date="2018-12-01T11:46:00Z">
        <w:r w:rsidR="009E5422">
          <w:rPr>
            <w:rFonts w:hint="eastAsia"/>
          </w:rPr>
          <w:t>就</w:t>
        </w:r>
      </w:ins>
      <w:ins w:id="5236" w:author="龍 Chris" w:date="2018-12-01T12:16:00Z">
        <w:r w:rsidR="000C077F">
          <w:rPr>
            <w:rFonts w:hint="eastAsia"/>
          </w:rPr>
          <w:t>違背誓約</w:t>
        </w:r>
      </w:ins>
      <w:ins w:id="5237" w:author="龍 Chris" w:date="2018-12-01T11:46:00Z">
        <w:r w:rsidR="009E5422">
          <w:rPr>
            <w:rFonts w:hint="eastAsia"/>
          </w:rPr>
          <w:t>，難道你不怕心魔反噬？</w:t>
        </w:r>
      </w:ins>
      <w:ins w:id="5238" w:author="龍 Chris" w:date="2018-12-01T11:47:00Z">
        <w:r w:rsidR="009E5422">
          <w:rPr>
            <w:rFonts w:hint="eastAsia"/>
          </w:rPr>
          <w:t>」道辰子嘴角微騰一絲嘲諷，</w:t>
        </w:r>
      </w:ins>
      <w:ins w:id="5239" w:author="龍 Chris" w:date="2018-12-01T11:58:00Z">
        <w:r w:rsidR="00715223">
          <w:rPr>
            <w:rFonts w:hint="eastAsia"/>
          </w:rPr>
          <w:t>長劍法器同樣也飛回身前，手中更拿著一張道符</w:t>
        </w:r>
      </w:ins>
      <w:ins w:id="5240" w:author="龍 Chris" w:date="2018-12-01T12:00:00Z">
        <w:r w:rsidR="00715223">
          <w:rPr>
            <w:rFonts w:hint="eastAsia"/>
          </w:rPr>
          <w:t>準</w:t>
        </w:r>
      </w:ins>
      <w:ins w:id="5241" w:author="龍 Chris" w:date="2018-12-01T11:58:00Z">
        <w:r w:rsidR="00715223">
          <w:rPr>
            <w:rFonts w:hint="eastAsia"/>
          </w:rPr>
          <w:t>備。</w:t>
        </w:r>
      </w:ins>
    </w:p>
    <w:p w:rsidR="00715223" w:rsidRDefault="00715223" w:rsidP="007F7588">
      <w:pPr>
        <w:pStyle w:val="12"/>
        <w:spacing w:after="240"/>
        <w:ind w:leftChars="0" w:left="0"/>
        <w:rPr>
          <w:ins w:id="5242" w:author="龍 Chris" w:date="2018-12-01T12:00:00Z"/>
        </w:rPr>
      </w:pPr>
      <w:ins w:id="5243" w:author="龍 Chris" w:date="2018-12-01T11:58:00Z">
        <w:r>
          <w:rPr>
            <w:rFonts w:hint="eastAsia"/>
          </w:rPr>
          <w:t>方才與蜂后對戰時，他全力操控法器，</w:t>
        </w:r>
      </w:ins>
      <w:ins w:id="5244" w:author="龍 Chris" w:date="2018-12-01T11:59:00Z">
        <w:r>
          <w:rPr>
            <w:rFonts w:hint="eastAsia"/>
          </w:rPr>
          <w:t>自然將</w:t>
        </w:r>
      </w:ins>
      <w:ins w:id="5245" w:author="龍 Chris" w:date="2018-12-01T11:58:00Z">
        <w:r>
          <w:rPr>
            <w:rFonts w:hint="eastAsia"/>
          </w:rPr>
          <w:t>那</w:t>
        </w:r>
      </w:ins>
      <w:ins w:id="5246" w:author="龍 Chris" w:date="2018-12-01T11:59:00Z">
        <w:r>
          <w:rPr>
            <w:rFonts w:hint="eastAsia"/>
          </w:rPr>
          <w:t>火鳥宓徯收了回來，免得耗費多餘的威力，此時轉眼又</w:t>
        </w:r>
      </w:ins>
      <w:ins w:id="5247" w:author="龍 Chris" w:date="2018-12-01T12:00:00Z">
        <w:r>
          <w:rPr>
            <w:rFonts w:hint="eastAsia"/>
          </w:rPr>
          <w:t>可能交手，當然也不會有所保留。</w:t>
        </w:r>
      </w:ins>
    </w:p>
    <w:p w:rsidR="000C077F" w:rsidRDefault="00CB76B7" w:rsidP="007F7588">
      <w:pPr>
        <w:pStyle w:val="12"/>
        <w:spacing w:after="240"/>
        <w:ind w:leftChars="0" w:left="0"/>
        <w:rPr>
          <w:ins w:id="5248" w:author="龍 Chris" w:date="2018-12-01T12:17:00Z"/>
        </w:rPr>
      </w:pPr>
      <w:ins w:id="5249" w:author="龍 Chris" w:date="2018-12-01T12:10:00Z">
        <w:r>
          <w:rPr>
            <w:rFonts w:hint="eastAsia"/>
          </w:rPr>
          <w:t>「</w:t>
        </w:r>
        <w:r w:rsidR="000C077F">
          <w:rPr>
            <w:rFonts w:hint="eastAsia"/>
          </w:rPr>
          <w:t>心魔反噬？方才我們立下的誓約可是共同殺敵時不可心生異心，</w:t>
        </w:r>
      </w:ins>
      <w:ins w:id="5250" w:author="龍 Chris" w:date="2018-12-01T12:11:00Z">
        <w:r w:rsidR="000C077F">
          <w:rPr>
            <w:rFonts w:hint="eastAsia"/>
          </w:rPr>
          <w:t>如今那妖蟲已</w:t>
        </w:r>
        <w:r w:rsidR="000C077F">
          <w:rPr>
            <w:rFonts w:hint="eastAsia"/>
          </w:rPr>
          <w:lastRenderedPageBreak/>
          <w:t>不成氣候，我不過順你的意先動手罷了</w:t>
        </w:r>
      </w:ins>
      <w:ins w:id="5251" w:author="龍 Chris" w:date="2018-12-01T12:12:00Z">
        <w:r w:rsidR="000C077F">
          <w:rPr>
            <w:rFonts w:hint="eastAsia"/>
          </w:rPr>
          <w:t>，哪來</w:t>
        </w:r>
      </w:ins>
      <w:ins w:id="5252" w:author="龍 Chris" w:date="2018-12-01T12:16:00Z">
        <w:r w:rsidR="000C077F">
          <w:rPr>
            <w:rFonts w:hint="eastAsia"/>
          </w:rPr>
          <w:t>違背誓約</w:t>
        </w:r>
      </w:ins>
      <w:ins w:id="5253" w:author="龍 Chris" w:date="2018-12-01T12:12:00Z">
        <w:r w:rsidR="000C077F">
          <w:rPr>
            <w:rFonts w:hint="eastAsia"/>
          </w:rPr>
          <w:t>之說。」青陽子嘿嘿冷笑兩聲</w:t>
        </w:r>
      </w:ins>
      <w:ins w:id="5254" w:author="龍 Chris" w:date="2018-12-01T12:16:00Z">
        <w:r w:rsidR="000C077F">
          <w:rPr>
            <w:rFonts w:hint="eastAsia"/>
          </w:rPr>
          <w:t>，同時往其他</w:t>
        </w:r>
      </w:ins>
      <w:ins w:id="5255" w:author="龍 Chris" w:date="2018-12-01T12:17:00Z">
        <w:r w:rsidR="000C077F">
          <w:rPr>
            <w:rFonts w:hint="eastAsia"/>
          </w:rPr>
          <w:t>人看去。</w:t>
        </w:r>
      </w:ins>
    </w:p>
    <w:p w:rsidR="000C077F" w:rsidRDefault="000C077F" w:rsidP="007F7588">
      <w:pPr>
        <w:pStyle w:val="12"/>
        <w:spacing w:after="240"/>
        <w:ind w:leftChars="0" w:left="0"/>
        <w:rPr>
          <w:ins w:id="5256" w:author="龍 Chris" w:date="2018-12-02T00:14:00Z"/>
        </w:rPr>
      </w:pPr>
      <w:ins w:id="5257" w:author="龍 Chris" w:date="2018-12-01T12:17:00Z">
        <w:r>
          <w:rPr>
            <w:rFonts w:hint="eastAsia"/>
          </w:rPr>
          <w:t>為了對抗蜂后</w:t>
        </w:r>
      </w:ins>
      <w:ins w:id="5258" w:author="龍 Chris" w:date="2018-12-01T12:18:00Z">
        <w:r>
          <w:rPr>
            <w:rFonts w:hint="eastAsia"/>
          </w:rPr>
          <w:t>結成陣法</w:t>
        </w:r>
      </w:ins>
      <w:ins w:id="5259" w:author="龍 Chris" w:date="2018-12-01T12:17:00Z">
        <w:r>
          <w:rPr>
            <w:rFonts w:hint="eastAsia"/>
          </w:rPr>
          <w:t>，</w:t>
        </w:r>
      </w:ins>
      <w:ins w:id="5260" w:author="龍 Chris" w:date="2018-12-02T19:24:00Z">
        <w:r w:rsidR="00406ED4">
          <w:rPr>
            <w:rFonts w:hint="eastAsia"/>
          </w:rPr>
          <w:t>剛剛</w:t>
        </w:r>
      </w:ins>
      <w:ins w:id="5261" w:author="龍 Chris" w:date="2018-12-01T12:17:00Z">
        <w:r>
          <w:rPr>
            <w:rFonts w:hint="eastAsia"/>
          </w:rPr>
          <w:t>所有人幾乎都使出了全力，</w:t>
        </w:r>
      </w:ins>
      <w:ins w:id="5262" w:author="龍 Chris" w:date="2018-12-01T12:19:00Z">
        <w:r>
          <w:rPr>
            <w:rFonts w:hint="eastAsia"/>
          </w:rPr>
          <w:t>畢竟</w:t>
        </w:r>
      </w:ins>
      <w:ins w:id="5263" w:author="龍 Chris" w:date="2018-12-02T00:12:00Z">
        <w:r w:rsidR="00264890">
          <w:rPr>
            <w:rFonts w:hint="eastAsia"/>
          </w:rPr>
          <w:t>那赤雷劍網跟天刀陣法</w:t>
        </w:r>
      </w:ins>
      <w:ins w:id="5264" w:author="龍 Chris" w:date="2018-12-02T00:13:00Z">
        <w:r w:rsidR="00264890">
          <w:rPr>
            <w:rFonts w:hint="eastAsia"/>
          </w:rPr>
          <w:t>威力不小，築基后期以下若不是投入全部</w:t>
        </w:r>
        <w:del w:id="5265" w:author="簡新佳" w:date="2019-02-25T17:00:00Z">
          <w:r w:rsidR="00264890" w:rsidDel="0012795F">
            <w:rPr>
              <w:rFonts w:hint="eastAsia"/>
            </w:rPr>
            <w:delText>靈力</w:delText>
          </w:r>
        </w:del>
      </w:ins>
      <w:ins w:id="5266" w:author="簡新佳" w:date="2019-02-25T17:00:00Z">
        <w:r w:rsidR="0012795F">
          <w:rPr>
            <w:rFonts w:hint="eastAsia"/>
          </w:rPr>
          <w:t>靈氣</w:t>
        </w:r>
      </w:ins>
      <w:ins w:id="5267" w:author="龍 Chris" w:date="2018-12-02T00:13:00Z">
        <w:r w:rsidR="00264890">
          <w:rPr>
            <w:rFonts w:hint="eastAsia"/>
          </w:rPr>
          <w:t>，根本難以支撐；是以此時</w:t>
        </w:r>
      </w:ins>
      <w:ins w:id="5268" w:author="龍 Chris" w:date="2018-12-01T12:18:00Z">
        <w:r>
          <w:rPr>
            <w:rFonts w:hint="eastAsia"/>
          </w:rPr>
          <w:t>赤劍宗人數</w:t>
        </w:r>
      </w:ins>
      <w:ins w:id="5269" w:author="龍 Chris" w:date="2018-12-02T00:13:00Z">
        <w:r w:rsidR="00264890">
          <w:rPr>
            <w:rFonts w:hint="eastAsia"/>
          </w:rPr>
          <w:t>雖然仍然較多</w:t>
        </w:r>
      </w:ins>
      <w:ins w:id="5270" w:author="龍 Chris" w:date="2018-12-01T12:18:00Z">
        <w:r>
          <w:rPr>
            <w:rFonts w:hint="eastAsia"/>
          </w:rPr>
          <w:t>，但</w:t>
        </w:r>
      </w:ins>
      <w:ins w:id="5271" w:author="龍 Chris" w:date="2018-12-02T00:14:00Z">
        <w:r w:rsidR="00264890">
          <w:rPr>
            <w:rFonts w:hint="eastAsia"/>
          </w:rPr>
          <w:t>絕大部分</w:t>
        </w:r>
      </w:ins>
      <w:ins w:id="5272" w:author="龍 Chris" w:date="2018-12-01T12:19:00Z">
        <w:r>
          <w:rPr>
            <w:rFonts w:hint="eastAsia"/>
          </w:rPr>
          <w:t>都失去了戰鬥能力，刀仙宗</w:t>
        </w:r>
      </w:ins>
      <w:ins w:id="5273" w:author="龍 Chris" w:date="2018-12-02T00:14:00Z">
        <w:r w:rsidR="00264890">
          <w:rPr>
            <w:rFonts w:hint="eastAsia"/>
          </w:rPr>
          <w:t>人數就算較少，比起來也</w:t>
        </w:r>
      </w:ins>
      <w:ins w:id="5274" w:author="龍 Chris" w:date="2018-12-02T19:24:00Z">
        <w:r w:rsidR="00406ED4">
          <w:rPr>
            <w:rFonts w:hint="eastAsia"/>
          </w:rPr>
          <w:t>能打個</w:t>
        </w:r>
      </w:ins>
      <w:ins w:id="5275" w:author="龍 Chris" w:date="2018-12-01T12:19:00Z">
        <w:r>
          <w:rPr>
            <w:rFonts w:hint="eastAsia"/>
          </w:rPr>
          <w:t>半斤八兩，</w:t>
        </w:r>
      </w:ins>
      <w:ins w:id="5276" w:author="龍 Chris" w:date="2018-12-02T00:14:00Z">
        <w:r w:rsidR="00264890">
          <w:rPr>
            <w:rFonts w:hint="eastAsia"/>
          </w:rPr>
          <w:t>反而拉平了差距。</w:t>
        </w:r>
      </w:ins>
    </w:p>
    <w:p w:rsidR="00264890" w:rsidRDefault="00264890" w:rsidP="007F7588">
      <w:pPr>
        <w:pStyle w:val="12"/>
        <w:spacing w:after="240"/>
        <w:ind w:leftChars="0" w:left="0"/>
        <w:rPr>
          <w:ins w:id="5277" w:author="龍 Chris" w:date="2018-12-02T00:16:00Z"/>
        </w:rPr>
      </w:pPr>
      <w:ins w:id="5278" w:author="龍 Chris" w:date="2018-12-02T00:14:00Z">
        <w:r>
          <w:rPr>
            <w:rFonts w:hint="eastAsia"/>
          </w:rPr>
          <w:t>這也是為何青陽子</w:t>
        </w:r>
      </w:ins>
      <w:ins w:id="5279" w:author="龍 Chris" w:date="2018-12-02T00:15:00Z">
        <w:r>
          <w:rPr>
            <w:rFonts w:hint="eastAsia"/>
          </w:rPr>
          <w:t>敢選在這時發難的原因，在他來看，對方少了人數上的優勢，加上自己境界明顯高</w:t>
        </w:r>
      </w:ins>
      <w:ins w:id="5280" w:author="龍 Chris" w:date="2018-12-02T00:16:00Z">
        <w:r>
          <w:rPr>
            <w:rFonts w:hint="eastAsia"/>
          </w:rPr>
          <w:t>了一籌</w:t>
        </w:r>
      </w:ins>
      <w:ins w:id="5281" w:author="龍 Chris" w:date="2018-12-02T00:15:00Z">
        <w:r>
          <w:rPr>
            <w:rFonts w:hint="eastAsia"/>
          </w:rPr>
          <w:t>，可說是立於不敗之地</w:t>
        </w:r>
      </w:ins>
      <w:ins w:id="5282" w:author="龍 Chris" w:date="2018-12-02T00:16:00Z">
        <w:r>
          <w:rPr>
            <w:rFonts w:hint="eastAsia"/>
          </w:rPr>
          <w:t>，怎麼想都贏得毫無懸念才對。</w:t>
        </w:r>
      </w:ins>
    </w:p>
    <w:p w:rsidR="00264890" w:rsidRDefault="00406ED4" w:rsidP="007F7588">
      <w:pPr>
        <w:pStyle w:val="12"/>
        <w:spacing w:after="240"/>
        <w:ind w:leftChars="0" w:left="0"/>
        <w:rPr>
          <w:ins w:id="5283" w:author="龍 Chris" w:date="2018-12-02T00:17:00Z"/>
        </w:rPr>
      </w:pPr>
      <w:ins w:id="5284" w:author="龍 Chris" w:date="2018-12-02T19:25:00Z">
        <w:r>
          <w:rPr>
            <w:rFonts w:hint="eastAsia"/>
          </w:rPr>
          <w:t>但</w:t>
        </w:r>
      </w:ins>
      <w:ins w:id="5285" w:author="龍 Chris" w:date="2018-12-02T00:16:00Z">
        <w:r w:rsidR="00264890">
          <w:rPr>
            <w:rFonts w:hint="eastAsia"/>
          </w:rPr>
          <w:t>道辰子既然有所防備，應該也有想到這點，</w:t>
        </w:r>
      </w:ins>
      <w:ins w:id="5286" w:author="龍 Chris" w:date="2018-12-02T00:17:00Z">
        <w:r w:rsidR="00264890">
          <w:rPr>
            <w:rFonts w:hint="eastAsia"/>
          </w:rPr>
          <w:t>就不</w:t>
        </w:r>
      </w:ins>
      <w:ins w:id="5287" w:author="龍 Chris" w:date="2018-12-02T19:25:00Z">
        <w:r>
          <w:rPr>
            <w:rFonts w:hint="eastAsia"/>
          </w:rPr>
          <w:t>知</w:t>
        </w:r>
      </w:ins>
      <w:ins w:id="5288" w:author="龍 Chris" w:date="2018-12-02T00:17:00Z">
        <w:r w:rsidR="00264890">
          <w:rPr>
            <w:rFonts w:hint="eastAsia"/>
          </w:rPr>
          <w:t>他有何準備，居然還能氣定神閒站在自己面前。</w:t>
        </w:r>
      </w:ins>
    </w:p>
    <w:p w:rsidR="006876E3" w:rsidRDefault="00264890" w:rsidP="007F7588">
      <w:pPr>
        <w:pStyle w:val="12"/>
        <w:spacing w:after="240"/>
        <w:ind w:leftChars="0" w:left="0"/>
        <w:rPr>
          <w:ins w:id="5289" w:author="龍 Chris" w:date="2018-12-02T00:54:00Z"/>
        </w:rPr>
      </w:pPr>
      <w:ins w:id="5290" w:author="龍 Chris" w:date="2018-12-02T00:17:00Z">
        <w:r>
          <w:rPr>
            <w:rFonts w:hint="eastAsia"/>
          </w:rPr>
          <w:t>想到這裡，青陽子眼</w:t>
        </w:r>
      </w:ins>
      <w:ins w:id="5291" w:author="龍 Chris" w:date="2018-12-02T00:18:00Z">
        <w:r>
          <w:rPr>
            <w:rFonts w:hint="eastAsia"/>
          </w:rPr>
          <w:t>光微微一瞇，收起</w:t>
        </w:r>
        <w:r w:rsidR="00405D60">
          <w:rPr>
            <w:rFonts w:hint="eastAsia"/>
          </w:rPr>
          <w:t>輕視的心</w:t>
        </w:r>
      </w:ins>
      <w:ins w:id="5292" w:author="龍 Chris" w:date="2018-12-02T00:27:00Z">
        <w:r w:rsidR="00405D60">
          <w:rPr>
            <w:rFonts w:hint="eastAsia"/>
          </w:rPr>
          <w:t>，仔細看著眼前的對手；</w:t>
        </w:r>
      </w:ins>
      <w:ins w:id="5293" w:author="龍 Chris" w:date="2018-12-02T00:46:00Z">
        <w:r w:rsidR="00226CDF">
          <w:rPr>
            <w:rFonts w:hint="eastAsia"/>
          </w:rPr>
          <w:t>只見</w:t>
        </w:r>
      </w:ins>
      <w:ins w:id="5294" w:author="龍 Chris" w:date="2018-12-02T00:27:00Z">
        <w:r w:rsidR="00405D60">
          <w:rPr>
            <w:rFonts w:hint="eastAsia"/>
          </w:rPr>
          <w:t>道辰子仍舊</w:t>
        </w:r>
      </w:ins>
      <w:ins w:id="5295" w:author="龍 Chris" w:date="2018-12-02T00:46:00Z">
        <w:r w:rsidR="00226CDF">
          <w:rPr>
            <w:rFonts w:hint="eastAsia"/>
          </w:rPr>
          <w:t>不疾不徐，</w:t>
        </w:r>
      </w:ins>
      <w:ins w:id="5296" w:author="龍 Chris" w:date="2018-12-02T00:53:00Z">
        <w:r w:rsidR="006876E3">
          <w:rPr>
            <w:rFonts w:hint="eastAsia"/>
          </w:rPr>
          <w:t>站在那</w:t>
        </w:r>
      </w:ins>
      <w:ins w:id="5297" w:author="龍 Chris" w:date="2018-12-02T00:54:00Z">
        <w:r w:rsidR="006876E3">
          <w:rPr>
            <w:rFonts w:hint="eastAsia"/>
          </w:rPr>
          <w:t>保持著笑容淡淡地看向他。</w:t>
        </w:r>
      </w:ins>
    </w:p>
    <w:p w:rsidR="00264890" w:rsidRDefault="006876E3" w:rsidP="007F7588">
      <w:pPr>
        <w:pStyle w:val="12"/>
        <w:spacing w:after="240"/>
        <w:ind w:leftChars="0" w:left="0"/>
        <w:rPr>
          <w:ins w:id="5298" w:author="龍 Chris" w:date="2018-12-02T19:25:00Z"/>
        </w:rPr>
      </w:pPr>
      <w:ins w:id="5299" w:author="龍 Chris" w:date="2018-12-02T00:54:00Z">
        <w:r>
          <w:rPr>
            <w:rFonts w:hint="eastAsia"/>
          </w:rPr>
          <w:t>「不對勁，</w:t>
        </w:r>
      </w:ins>
      <w:ins w:id="5300" w:author="龍 Chris" w:date="2018-12-02T19:25:00Z">
        <w:r w:rsidR="00406ED4">
          <w:rPr>
            <w:rFonts w:hint="eastAsia"/>
          </w:rPr>
          <w:t>看他樣子，的確是胸有成竹，不像是裝的，</w:t>
        </w:r>
      </w:ins>
      <w:ins w:id="5301" w:author="龍 Chris" w:date="2018-12-02T00:54:00Z">
        <w:r>
          <w:rPr>
            <w:rFonts w:hint="eastAsia"/>
          </w:rPr>
          <w:t>難道有詐？」</w:t>
        </w:r>
      </w:ins>
    </w:p>
    <w:p w:rsidR="00406ED4" w:rsidRDefault="00406ED4" w:rsidP="007F7588">
      <w:pPr>
        <w:pStyle w:val="12"/>
        <w:spacing w:after="240"/>
        <w:ind w:leftChars="0" w:left="0"/>
        <w:rPr>
          <w:ins w:id="5302" w:author="龍 Chris" w:date="2018-12-02T19:28:00Z"/>
        </w:rPr>
      </w:pPr>
      <w:ins w:id="5303" w:author="龍 Chris" w:date="2018-12-02T19:25:00Z">
        <w:r>
          <w:rPr>
            <w:rFonts w:hint="eastAsia"/>
          </w:rPr>
          <w:t>青陽子心底有些不安</w:t>
        </w:r>
      </w:ins>
      <w:ins w:id="5304" w:author="龍 Chris" w:date="2018-12-02T19:26:00Z">
        <w:r>
          <w:rPr>
            <w:rFonts w:hint="eastAsia"/>
          </w:rPr>
          <w:t>，但表面上仍是不動聲色</w:t>
        </w:r>
      </w:ins>
      <w:ins w:id="5305" w:author="龍 Chris" w:date="2018-12-02T19:27:00Z">
        <w:r>
          <w:rPr>
            <w:rFonts w:hint="eastAsia"/>
          </w:rPr>
          <w:t>說道</w:t>
        </w:r>
      </w:ins>
      <w:ins w:id="5306" w:author="龍 Chris" w:date="2018-12-02T19:26:00Z">
        <w:r>
          <w:rPr>
            <w:rFonts w:hint="eastAsia"/>
          </w:rPr>
          <w:t>，「念在方才</w:t>
        </w:r>
      </w:ins>
      <w:ins w:id="5307" w:author="龍 Chris" w:date="2018-12-02T19:27:00Z">
        <w:r>
          <w:rPr>
            <w:rFonts w:hint="eastAsia"/>
          </w:rPr>
          <w:t>一起對抗妖蟲的份上，你若識相的，現在帶著赤劍宗的人離開，我可以</w:t>
        </w:r>
      </w:ins>
      <w:ins w:id="5308" w:author="龍 Chris" w:date="2018-12-02T19:28:00Z">
        <w:r>
          <w:rPr>
            <w:rFonts w:hint="eastAsia"/>
          </w:rPr>
          <w:t>網開一面，否則，別怪我翻臉無情。」</w:t>
        </w:r>
      </w:ins>
    </w:p>
    <w:p w:rsidR="00406ED4" w:rsidRDefault="00406ED4" w:rsidP="007F7588">
      <w:pPr>
        <w:pStyle w:val="12"/>
        <w:spacing w:after="240"/>
        <w:ind w:leftChars="0" w:left="0"/>
        <w:rPr>
          <w:ins w:id="5309" w:author="龍 Chris" w:date="2018-12-02T19:28:00Z"/>
        </w:rPr>
      </w:pPr>
      <w:ins w:id="5310" w:author="龍 Chris" w:date="2018-12-02T19:28:00Z">
        <w:r>
          <w:rPr>
            <w:rFonts w:hint="eastAsia"/>
          </w:rPr>
          <w:t>「大師兄，不該放虎歸山阿！」</w:t>
        </w:r>
      </w:ins>
    </w:p>
    <w:p w:rsidR="00406ED4" w:rsidRDefault="00406ED4" w:rsidP="007F7588">
      <w:pPr>
        <w:pStyle w:val="12"/>
        <w:spacing w:after="240"/>
        <w:ind w:leftChars="0" w:left="0"/>
        <w:rPr>
          <w:ins w:id="5311" w:author="龍 Chris" w:date="2018-12-02T19:29:00Z"/>
        </w:rPr>
      </w:pPr>
      <w:ins w:id="5312" w:author="龍 Chris" w:date="2018-12-02T19:28:00Z">
        <w:r>
          <w:rPr>
            <w:rFonts w:hint="eastAsia"/>
          </w:rPr>
          <w:t>「是阿，大師兄</w:t>
        </w:r>
      </w:ins>
      <w:ins w:id="5313" w:author="龍 Chris" w:date="2018-12-02T19:29:00Z">
        <w:r>
          <w:rPr>
            <w:rFonts w:hint="eastAsia"/>
          </w:rPr>
          <w:t>，咱們雖然仁慈，但對他們這種人不需要手下留情阿！」</w:t>
        </w:r>
      </w:ins>
    </w:p>
    <w:p w:rsidR="00406ED4" w:rsidRDefault="00406ED4" w:rsidP="007F7588">
      <w:pPr>
        <w:pStyle w:val="12"/>
        <w:spacing w:after="240"/>
        <w:ind w:leftChars="0" w:left="0"/>
        <w:rPr>
          <w:ins w:id="5314" w:author="龍 Chris" w:date="2018-12-02T19:30:00Z"/>
        </w:rPr>
      </w:pPr>
      <w:ins w:id="5315" w:author="龍 Chris" w:date="2018-12-02T19:29:00Z">
        <w:r>
          <w:rPr>
            <w:rFonts w:hint="eastAsia"/>
          </w:rPr>
          <w:t>「對對，更何況，這次試煉就是要搶對方令牌，</w:t>
        </w:r>
      </w:ins>
      <w:ins w:id="5316" w:author="龍 Chris" w:date="2018-12-02T19:30:00Z">
        <w:r>
          <w:rPr>
            <w:rFonts w:hint="eastAsia"/>
          </w:rPr>
          <w:t>就算要放，也要他們將令牌留下阿！」</w:t>
        </w:r>
      </w:ins>
    </w:p>
    <w:p w:rsidR="00406ED4" w:rsidRDefault="00406ED4" w:rsidP="007F7588">
      <w:pPr>
        <w:pStyle w:val="12"/>
        <w:spacing w:after="240"/>
        <w:ind w:leftChars="0" w:left="0"/>
        <w:rPr>
          <w:ins w:id="5317" w:author="龍 Chris" w:date="2018-12-02T19:30:00Z"/>
        </w:rPr>
      </w:pPr>
      <w:ins w:id="5318" w:author="龍 Chris" w:date="2018-12-02T19:30:00Z">
        <w:r>
          <w:rPr>
            <w:rFonts w:hint="eastAsia"/>
          </w:rPr>
          <w:t>其他刀仙宗弟子一聽，紛紛開口勸道。</w:t>
        </w:r>
      </w:ins>
    </w:p>
    <w:p w:rsidR="00406ED4" w:rsidRDefault="00406ED4" w:rsidP="007F7588">
      <w:pPr>
        <w:pStyle w:val="12"/>
        <w:spacing w:after="240"/>
        <w:ind w:leftChars="0" w:left="0"/>
        <w:rPr>
          <w:ins w:id="5319" w:author="龍 Chris" w:date="2018-12-02T21:19:00Z"/>
        </w:rPr>
      </w:pPr>
      <w:ins w:id="5320" w:author="龍 Chris" w:date="2018-12-02T19:30:00Z">
        <w:r>
          <w:rPr>
            <w:rFonts w:hint="eastAsia"/>
          </w:rPr>
          <w:t>「閉嘴，</w:t>
        </w:r>
      </w:ins>
      <w:ins w:id="5321" w:author="龍 Chris" w:date="2018-12-02T21:14:00Z">
        <w:r w:rsidR="0020013B">
          <w:rPr>
            <w:rFonts w:hint="eastAsia"/>
          </w:rPr>
          <w:t>我的決定需要你們來左右嗎？」</w:t>
        </w:r>
      </w:ins>
      <w:ins w:id="5322" w:author="龍 Chris" w:date="2018-12-02T21:15:00Z">
        <w:r w:rsidR="0020013B">
          <w:rPr>
            <w:rFonts w:hint="eastAsia"/>
          </w:rPr>
          <w:t>青陽子</w:t>
        </w:r>
      </w:ins>
      <w:ins w:id="5323" w:author="龍 Chris" w:date="2018-12-02T21:19:00Z">
        <w:r w:rsidR="0020013B">
          <w:rPr>
            <w:rFonts w:hint="eastAsia"/>
          </w:rPr>
          <w:t>回頭怒斥，跟著橫眉看著道辰子的反應。</w:t>
        </w:r>
      </w:ins>
    </w:p>
    <w:p w:rsidR="00673173" w:rsidRDefault="0020013B" w:rsidP="007F7588">
      <w:pPr>
        <w:pStyle w:val="12"/>
        <w:spacing w:after="240"/>
        <w:ind w:leftChars="0" w:left="0"/>
        <w:rPr>
          <w:ins w:id="5324" w:author="龍 Chris" w:date="2018-12-02T23:06:00Z"/>
        </w:rPr>
      </w:pPr>
      <w:ins w:id="5325" w:author="龍 Chris" w:date="2018-12-02T21:19:00Z">
        <w:r>
          <w:rPr>
            <w:rFonts w:hint="eastAsia"/>
          </w:rPr>
          <w:t>後者</w:t>
        </w:r>
      </w:ins>
      <w:ins w:id="5326" w:author="龍 Chris" w:date="2018-12-02T21:40:00Z">
        <w:r w:rsidR="006926C6">
          <w:rPr>
            <w:rFonts w:hint="eastAsia"/>
          </w:rPr>
          <w:t>表情</w:t>
        </w:r>
      </w:ins>
      <w:ins w:id="5327" w:author="龍 Chris" w:date="2018-12-02T21:19:00Z">
        <w:r>
          <w:rPr>
            <w:rFonts w:hint="eastAsia"/>
          </w:rPr>
          <w:t>不</w:t>
        </w:r>
      </w:ins>
      <w:ins w:id="5328" w:author="龍 Chris" w:date="2018-12-02T21:21:00Z">
        <w:r>
          <w:rPr>
            <w:rFonts w:hint="eastAsia"/>
          </w:rPr>
          <w:t>溫不火</w:t>
        </w:r>
      </w:ins>
      <w:ins w:id="5329" w:author="龍 Chris" w:date="2018-12-02T21:40:00Z">
        <w:r w:rsidR="006926C6">
          <w:rPr>
            <w:rFonts w:hint="eastAsia"/>
          </w:rPr>
          <w:t>，讓</w:t>
        </w:r>
      </w:ins>
      <w:ins w:id="5330" w:author="龍 Chris" w:date="2018-12-02T23:05:00Z">
        <w:r w:rsidR="00673173">
          <w:rPr>
            <w:rFonts w:hint="eastAsia"/>
          </w:rPr>
          <w:t>青陽子</w:t>
        </w:r>
        <w:r w:rsidR="00F00631">
          <w:rPr>
            <w:rFonts w:hint="eastAsia"/>
          </w:rPr>
          <w:t>肯定自己的猜測</w:t>
        </w:r>
        <w:r w:rsidR="00673173">
          <w:rPr>
            <w:rFonts w:hint="eastAsia"/>
          </w:rPr>
          <w:t>無誤</w:t>
        </w:r>
      </w:ins>
      <w:ins w:id="5331" w:author="龍 Chris" w:date="2018-12-02T21:44:00Z">
        <w:r w:rsidR="006926C6">
          <w:rPr>
            <w:rFonts w:hint="eastAsia"/>
          </w:rPr>
          <w:t>，</w:t>
        </w:r>
      </w:ins>
      <w:ins w:id="5332" w:author="龍 Chris" w:date="2018-12-02T23:05:00Z">
        <w:r w:rsidR="00673173">
          <w:rPr>
            <w:rFonts w:hint="eastAsia"/>
          </w:rPr>
          <w:t>只是這蜂后的妖丹同樣也是</w:t>
        </w:r>
      </w:ins>
      <w:ins w:id="5333" w:author="龍 Chris" w:date="2018-12-02T23:06:00Z">
        <w:r w:rsidR="00673173">
          <w:rPr>
            <w:rFonts w:hint="eastAsia"/>
          </w:rPr>
          <w:t>他所急需的物品，所以即使有所疑慮，但最終他仍是選擇了出手。</w:t>
        </w:r>
      </w:ins>
    </w:p>
    <w:p w:rsidR="00673173" w:rsidRDefault="00673173" w:rsidP="007F7588">
      <w:pPr>
        <w:pStyle w:val="12"/>
        <w:spacing w:after="240"/>
        <w:ind w:leftChars="0" w:left="0"/>
        <w:rPr>
          <w:ins w:id="5334" w:author="龍 Chris" w:date="2018-12-02T23:16:00Z"/>
        </w:rPr>
      </w:pPr>
      <w:ins w:id="5335" w:author="龍 Chris" w:date="2018-12-02T23:09:00Z">
        <w:r>
          <w:rPr>
            <w:rFonts w:hint="eastAsia"/>
          </w:rPr>
          <w:t>其手指</w:t>
        </w:r>
      </w:ins>
      <w:ins w:id="5336" w:author="龍 Chris" w:date="2018-12-02T23:10:00Z">
        <w:r>
          <w:rPr>
            <w:rFonts w:hint="eastAsia"/>
          </w:rPr>
          <w:t>一點，看似隨意往前一指，但卻隱含著一股無形的殺意，</w:t>
        </w:r>
      </w:ins>
      <w:ins w:id="5337" w:author="龍 Chris" w:date="2018-12-02T23:11:00Z">
        <w:r>
          <w:rPr>
            <w:rFonts w:hint="eastAsia"/>
          </w:rPr>
          <w:t>將道辰子四周的</w:t>
        </w:r>
      </w:ins>
      <w:ins w:id="5338" w:author="龍 Chris" w:date="2018-12-02T23:14:00Z">
        <w:r>
          <w:rPr>
            <w:rFonts w:hint="eastAsia"/>
          </w:rPr>
          <w:t>緊緊困住，跟著胸前其中一柄短刀飛砍而出，</w:t>
        </w:r>
      </w:ins>
      <w:ins w:id="5339" w:author="龍 Chris" w:date="2018-12-02T23:15:00Z">
        <w:r>
          <w:rPr>
            <w:rFonts w:hint="eastAsia"/>
          </w:rPr>
          <w:t>化作一道碧綠的匹練刀芒，往</w:t>
        </w:r>
      </w:ins>
      <w:ins w:id="5340" w:author="龍 Chris" w:date="2018-12-02T23:16:00Z">
        <w:r>
          <w:rPr>
            <w:rFonts w:hint="eastAsia"/>
          </w:rPr>
          <w:t>道辰子頭頂砍去。</w:t>
        </w:r>
      </w:ins>
    </w:p>
    <w:p w:rsidR="00673173" w:rsidRDefault="00673173" w:rsidP="007F7588">
      <w:pPr>
        <w:pStyle w:val="12"/>
        <w:spacing w:after="240"/>
        <w:ind w:leftChars="0" w:left="0"/>
        <w:rPr>
          <w:ins w:id="5341" w:author="龍 Chris" w:date="2018-12-02T23:29:00Z"/>
        </w:rPr>
      </w:pPr>
      <w:ins w:id="5342" w:author="龍 Chris" w:date="2018-12-02T23:16:00Z">
        <w:r>
          <w:rPr>
            <w:rFonts w:hint="eastAsia"/>
          </w:rPr>
          <w:lastRenderedPageBreak/>
          <w:t>道辰子眼神微動，手中道符</w:t>
        </w:r>
        <w:r w:rsidR="00871703">
          <w:rPr>
            <w:rFonts w:hint="eastAsia"/>
          </w:rPr>
          <w:t>一拋，</w:t>
        </w:r>
      </w:ins>
      <w:ins w:id="5343" w:author="龍 Chris" w:date="2018-12-02T23:29:00Z">
        <w:r w:rsidR="008058E4">
          <w:rPr>
            <w:rFonts w:hint="eastAsia"/>
          </w:rPr>
          <w:t>一隻火鳥瞬間衝了出去，雙爪抓住了那刀芒，發出一聲金鐵交集的聲音。</w:t>
        </w:r>
      </w:ins>
    </w:p>
    <w:p w:rsidR="0020013B" w:rsidRDefault="008058E4" w:rsidP="007F7588">
      <w:pPr>
        <w:pStyle w:val="12"/>
        <w:spacing w:after="240"/>
        <w:ind w:leftChars="0" w:left="0"/>
        <w:rPr>
          <w:ins w:id="5344" w:author="龍 Chris" w:date="2018-12-02T21:44:00Z"/>
        </w:rPr>
      </w:pPr>
      <w:ins w:id="5345" w:author="龍 Chris" w:date="2018-12-02T23:30:00Z">
        <w:r>
          <w:rPr>
            <w:rFonts w:hint="eastAsia"/>
          </w:rPr>
          <w:t>青陽子略為遲疑，</w:t>
        </w:r>
      </w:ins>
      <w:ins w:id="5346" w:author="龍 Chris" w:date="2018-12-03T20:53:00Z">
        <w:r w:rsidR="00CF7C11">
          <w:rPr>
            <w:rFonts w:hint="eastAsia"/>
          </w:rPr>
          <w:t>正打算繼續試探時，</w:t>
        </w:r>
      </w:ins>
      <w:ins w:id="5347" w:author="龍 Chris" w:date="2018-12-02T23:30:00Z">
        <w:r>
          <w:rPr>
            <w:rFonts w:hint="eastAsia"/>
          </w:rPr>
          <w:t>耳裡卻傳來</w:t>
        </w:r>
      </w:ins>
      <w:ins w:id="5348" w:author="龍 Chris" w:date="2018-12-03T20:53:00Z">
        <w:r w:rsidR="00CF7C11">
          <w:rPr>
            <w:rFonts w:hint="eastAsia"/>
          </w:rPr>
          <w:t>道辰子的</w:t>
        </w:r>
        <w:r w:rsidR="00AD17DB">
          <w:rPr>
            <w:rFonts w:hint="eastAsia"/>
          </w:rPr>
          <w:t>聲音，</w:t>
        </w:r>
      </w:ins>
    </w:p>
    <w:p w:rsidR="006926C6" w:rsidRDefault="006926C6" w:rsidP="007F7588">
      <w:pPr>
        <w:pStyle w:val="12"/>
        <w:spacing w:after="240"/>
        <w:ind w:leftChars="0" w:left="0"/>
        <w:rPr>
          <w:ins w:id="5349" w:author="龍 Chris" w:date="2018-12-03T21:50:00Z"/>
        </w:rPr>
      </w:pPr>
      <w:ins w:id="5350" w:author="龍 Chris" w:date="2018-12-02T21:44:00Z">
        <w:r>
          <w:rPr>
            <w:rFonts w:hint="eastAsia"/>
          </w:rPr>
          <w:t>「</w:t>
        </w:r>
      </w:ins>
      <w:ins w:id="5351" w:author="龍 Chris" w:date="2018-12-02T21:45:00Z">
        <w:r>
          <w:rPr>
            <w:rFonts w:hint="eastAsia"/>
          </w:rPr>
          <w:t>你就不用再試探了，我既然有把握</w:t>
        </w:r>
      </w:ins>
      <w:ins w:id="5352" w:author="龍 Chris" w:date="2018-12-03T21:11:00Z">
        <w:r w:rsidR="00560711">
          <w:rPr>
            <w:rFonts w:hint="eastAsia"/>
          </w:rPr>
          <w:t>跟你搶</w:t>
        </w:r>
      </w:ins>
      <w:ins w:id="5353" w:author="龍 Chris" w:date="2018-12-03T20:54:00Z">
        <w:r w:rsidR="00AD17DB">
          <w:rPr>
            <w:rFonts w:hint="eastAsia"/>
          </w:rPr>
          <w:t>，自然</w:t>
        </w:r>
      </w:ins>
      <w:ins w:id="5354" w:author="龍 Chris" w:date="2018-12-03T20:55:00Z">
        <w:r w:rsidR="00AD17DB">
          <w:rPr>
            <w:rFonts w:hint="eastAsia"/>
          </w:rPr>
          <w:t>不會這麼容易</w:t>
        </w:r>
      </w:ins>
      <w:ins w:id="5355" w:author="龍 Chris" w:date="2018-12-03T21:50:00Z">
        <w:r w:rsidR="00766D79">
          <w:rPr>
            <w:rFonts w:hint="eastAsia"/>
          </w:rPr>
          <w:t>放棄，</w:t>
        </w:r>
        <w:r w:rsidR="006916B5">
          <w:rPr>
            <w:rFonts w:hint="eastAsia"/>
          </w:rPr>
          <w:t>若下一擊你再不使出全力，那妖蟲的妖丹我就卻之不恭了！」</w:t>
        </w:r>
      </w:ins>
    </w:p>
    <w:p w:rsidR="006916B5" w:rsidRDefault="006916B5" w:rsidP="007F7588">
      <w:pPr>
        <w:pStyle w:val="12"/>
        <w:spacing w:after="240"/>
        <w:ind w:leftChars="0" w:left="0"/>
        <w:rPr>
          <w:ins w:id="5356" w:author="龍 Chris" w:date="2018-12-03T21:53:00Z"/>
        </w:rPr>
      </w:pPr>
      <w:ins w:id="5357" w:author="龍 Chris" w:date="2018-12-03T21:50:00Z">
        <w:r>
          <w:rPr>
            <w:rFonts w:hint="eastAsia"/>
          </w:rPr>
          <w:t>青陽子臉</w:t>
        </w:r>
      </w:ins>
      <w:ins w:id="5358" w:author="龍 Chris" w:date="2018-12-03T21:51:00Z">
        <w:r>
          <w:rPr>
            <w:rFonts w:hint="eastAsia"/>
          </w:rPr>
          <w:t>色變了又變，最後大笑了起來，「好好好，</w:t>
        </w:r>
      </w:ins>
      <w:ins w:id="5359" w:author="龍 Chris" w:date="2018-12-03T21:52:00Z">
        <w:r>
          <w:rPr>
            <w:rFonts w:hint="eastAsia"/>
          </w:rPr>
          <w:t>一向只有我</w:t>
        </w:r>
      </w:ins>
      <w:ins w:id="5360" w:author="龍 Chris" w:date="2018-12-03T21:51:00Z">
        <w:r>
          <w:rPr>
            <w:rFonts w:hint="eastAsia"/>
          </w:rPr>
          <w:t>青陽</w:t>
        </w:r>
      </w:ins>
      <w:ins w:id="5361" w:author="龍 Chris" w:date="2018-12-03T21:53:00Z">
        <w:r>
          <w:rPr>
            <w:rFonts w:hint="eastAsia"/>
          </w:rPr>
          <w:t>子警告</w:t>
        </w:r>
      </w:ins>
      <w:ins w:id="5362" w:author="龍 Chris" w:date="2018-12-03T21:52:00Z">
        <w:r>
          <w:rPr>
            <w:rFonts w:hint="eastAsia"/>
          </w:rPr>
          <w:t>別人，想不到也有我被人</w:t>
        </w:r>
      </w:ins>
      <w:ins w:id="5363" w:author="龍 Chris" w:date="2018-12-03T21:53:00Z">
        <w:r>
          <w:rPr>
            <w:rFonts w:hint="eastAsia"/>
          </w:rPr>
          <w:t>警告</w:t>
        </w:r>
      </w:ins>
      <w:ins w:id="5364" w:author="龍 Chris" w:date="2018-12-03T21:52:00Z">
        <w:r>
          <w:rPr>
            <w:rFonts w:hint="eastAsia"/>
          </w:rPr>
          <w:t>的一天！」</w:t>
        </w:r>
      </w:ins>
    </w:p>
    <w:p w:rsidR="006916B5" w:rsidRDefault="006916B5" w:rsidP="007F7588">
      <w:pPr>
        <w:pStyle w:val="12"/>
        <w:spacing w:after="240"/>
        <w:ind w:leftChars="0" w:left="0"/>
        <w:rPr>
          <w:ins w:id="5365" w:author="龍 Chris" w:date="2018-12-03T21:54:00Z"/>
        </w:rPr>
      </w:pPr>
      <w:ins w:id="5366" w:author="龍 Chris" w:date="2018-12-03T21:53:00Z">
        <w:r>
          <w:rPr>
            <w:rFonts w:hint="eastAsia"/>
          </w:rPr>
          <w:t>「道辰子，既然你想看我的全力，那我就讓你看個夠，就怕你看完沒有命</w:t>
        </w:r>
      </w:ins>
      <w:ins w:id="5367" w:author="龍 Chris" w:date="2018-12-03T21:54:00Z">
        <w:r>
          <w:rPr>
            <w:rFonts w:hint="eastAsia"/>
          </w:rPr>
          <w:t>離開這個試煉之地了。」</w:t>
        </w:r>
      </w:ins>
    </w:p>
    <w:p w:rsidR="006916B5" w:rsidRDefault="006916B5" w:rsidP="007F7588">
      <w:pPr>
        <w:pStyle w:val="12"/>
        <w:spacing w:after="240"/>
        <w:ind w:leftChars="0" w:left="0"/>
        <w:rPr>
          <w:ins w:id="5368" w:author="龍 Chris" w:date="2018-12-03T23:08:00Z"/>
        </w:rPr>
      </w:pPr>
      <w:ins w:id="5369" w:author="龍 Chris" w:date="2018-12-03T21:54:00Z">
        <w:r>
          <w:rPr>
            <w:rFonts w:hint="eastAsia"/>
          </w:rPr>
          <w:t>說完，青陽子</w:t>
        </w:r>
      </w:ins>
      <w:ins w:id="5370" w:author="龍 Chris" w:date="2018-12-03T22:55:00Z">
        <w:r w:rsidR="00E83127">
          <w:rPr>
            <w:rFonts w:hint="eastAsia"/>
          </w:rPr>
          <w:t>一甩青色袖袍，一道道</w:t>
        </w:r>
      </w:ins>
      <w:ins w:id="5371" w:author="龍 Chris" w:date="2018-12-03T23:07:00Z">
        <w:r w:rsidR="003953CC">
          <w:rPr>
            <w:rFonts w:hint="eastAsia"/>
          </w:rPr>
          <w:t>刀氣密密麻麻</w:t>
        </w:r>
      </w:ins>
      <w:ins w:id="5372" w:author="龍 Chris" w:date="2018-12-03T23:09:00Z">
        <w:r w:rsidR="003953CC">
          <w:rPr>
            <w:rFonts w:hint="eastAsia"/>
          </w:rPr>
          <w:t>浮現在</w:t>
        </w:r>
      </w:ins>
      <w:ins w:id="5373" w:author="龍 Chris" w:date="2018-12-03T23:07:00Z">
        <w:r w:rsidR="003953CC">
          <w:rPr>
            <w:rFonts w:hint="eastAsia"/>
          </w:rPr>
          <w:t>整個</w:t>
        </w:r>
      </w:ins>
      <w:ins w:id="5374" w:author="龍 Chris" w:date="2018-12-03T23:08:00Z">
        <w:r w:rsidR="003953CC">
          <w:rPr>
            <w:rFonts w:hint="eastAsia"/>
          </w:rPr>
          <w:t>半空，</w:t>
        </w:r>
      </w:ins>
      <w:ins w:id="5375" w:author="龍 Chris" w:date="2018-12-03T23:10:00Z">
        <w:r w:rsidR="003953CC">
          <w:rPr>
            <w:rFonts w:hint="eastAsia"/>
          </w:rPr>
          <w:t>竟已經</w:t>
        </w:r>
      </w:ins>
      <w:ins w:id="5376" w:author="龍 Chris" w:date="2018-12-03T23:08:00Z">
        <w:r w:rsidR="003953CC">
          <w:rPr>
            <w:rFonts w:hint="eastAsia"/>
          </w:rPr>
          <w:t>將道辰子給包圍起來。</w:t>
        </w:r>
      </w:ins>
    </w:p>
    <w:p w:rsidR="003953CC" w:rsidRDefault="003953CC" w:rsidP="007F7588">
      <w:pPr>
        <w:pStyle w:val="12"/>
        <w:spacing w:after="240"/>
        <w:ind w:leftChars="0" w:left="0"/>
        <w:rPr>
          <w:ins w:id="5377" w:author="龍 Chris" w:date="2018-12-03T23:08:00Z"/>
        </w:rPr>
      </w:pPr>
      <w:ins w:id="5378" w:author="龍 Chris" w:date="2018-12-03T23:08:00Z">
        <w:r>
          <w:rPr>
            <w:rFonts w:hint="eastAsia"/>
          </w:rPr>
          <w:t>道辰子見此，眼神閃過一絲凝重之色。</w:t>
        </w:r>
      </w:ins>
    </w:p>
    <w:p w:rsidR="003953CC" w:rsidRDefault="003953CC" w:rsidP="007F7588">
      <w:pPr>
        <w:pStyle w:val="12"/>
        <w:spacing w:after="240"/>
        <w:ind w:leftChars="0" w:left="0"/>
        <w:rPr>
          <w:ins w:id="5379" w:author="龍 Chris" w:date="2018-12-03T23:11:00Z"/>
        </w:rPr>
      </w:pPr>
      <w:ins w:id="5380" w:author="龍 Chris" w:date="2018-12-03T23:09:00Z">
        <w:r>
          <w:rPr>
            <w:rFonts w:hint="eastAsia"/>
          </w:rPr>
          <w:t>雖然已經料到對方手段絕對不</w:t>
        </w:r>
      </w:ins>
      <w:ins w:id="5381" w:author="龍 Chris" w:date="2018-12-03T23:10:00Z">
        <w:r>
          <w:rPr>
            <w:rFonts w:hint="eastAsia"/>
          </w:rPr>
          <w:t>只如此，但想不到對方早已將自己困在刀陣當中，看來方才對方的種種言行舉止都是為了</w:t>
        </w:r>
      </w:ins>
      <w:ins w:id="5382" w:author="龍 Chris" w:date="2018-12-03T23:11:00Z">
        <w:r>
          <w:rPr>
            <w:rFonts w:hint="eastAsia"/>
          </w:rPr>
          <w:t>迷惑自己而故意表現出的。</w:t>
        </w:r>
      </w:ins>
    </w:p>
    <w:p w:rsidR="003953CC" w:rsidRDefault="003953CC" w:rsidP="007F7588">
      <w:pPr>
        <w:pStyle w:val="12"/>
        <w:spacing w:after="240"/>
        <w:ind w:leftChars="0" w:left="0"/>
        <w:rPr>
          <w:ins w:id="5383" w:author="龍 Chris" w:date="2018-12-03T23:22:00Z"/>
        </w:rPr>
      </w:pPr>
      <w:ins w:id="5384" w:author="龍 Chris" w:date="2018-12-03T23:11:00Z">
        <w:r>
          <w:rPr>
            <w:rFonts w:hint="eastAsia"/>
          </w:rPr>
          <w:t>但他隨即</w:t>
        </w:r>
      </w:ins>
      <w:ins w:id="5385" w:author="龍 Chris" w:date="2018-12-03T23:17:00Z">
        <w:r w:rsidR="00FD417B">
          <w:rPr>
            <w:rFonts w:hint="eastAsia"/>
          </w:rPr>
          <w:t>一點長劍，一抹赤芒從劍尖</w:t>
        </w:r>
      </w:ins>
      <w:ins w:id="5386" w:author="龍 Chris" w:date="2018-12-03T23:18:00Z">
        <w:r w:rsidR="00FD417B">
          <w:rPr>
            <w:rFonts w:hint="eastAsia"/>
          </w:rPr>
          <w:t>直衝而出，</w:t>
        </w:r>
      </w:ins>
      <w:ins w:id="5387" w:author="龍 Chris" w:date="2018-12-03T23:19:00Z">
        <w:r w:rsidR="00FD417B">
          <w:rPr>
            <w:rFonts w:hint="eastAsia"/>
          </w:rPr>
          <w:t>竟有種踏破凌霄碎</w:t>
        </w:r>
      </w:ins>
      <w:ins w:id="5388" w:author="龍 Chris" w:date="2018-12-03T23:20:00Z">
        <w:del w:id="5389" w:author="Administrator" w:date="2019-05-28T21:18:00Z">
          <w:r w:rsidR="00FD417B" w:rsidDel="00EB1576">
            <w:rPr>
              <w:rFonts w:hint="eastAsia"/>
            </w:rPr>
            <w:delText>芎蒼</w:delText>
          </w:r>
        </w:del>
      </w:ins>
      <w:ins w:id="5390" w:author="Administrator" w:date="2019-05-28T21:18:00Z">
        <w:r w:rsidR="00EB1576">
          <w:rPr>
            <w:rFonts w:hint="eastAsia"/>
          </w:rPr>
          <w:t>穹蒼</w:t>
        </w:r>
      </w:ins>
      <w:ins w:id="5391" w:author="龍 Chris" w:date="2018-12-03T23:20:00Z">
        <w:r w:rsidR="00FD417B">
          <w:rPr>
            <w:rFonts w:hint="eastAsia"/>
          </w:rPr>
          <w:t>的氣勢</w:t>
        </w:r>
      </w:ins>
      <w:ins w:id="5392" w:author="龍 Chris" w:date="2018-12-03T23:22:00Z">
        <w:r w:rsidR="00FD417B">
          <w:rPr>
            <w:rFonts w:hint="eastAsia"/>
          </w:rPr>
          <w:t>，將四周的刀</w:t>
        </w:r>
      </w:ins>
      <w:ins w:id="5393" w:author="龍 Chris" w:date="2018-12-06T01:24:00Z">
        <w:r w:rsidR="00935C85">
          <w:rPr>
            <w:rFonts w:hint="eastAsia"/>
          </w:rPr>
          <w:t>氣</w:t>
        </w:r>
      </w:ins>
      <w:ins w:id="5394" w:author="龍 Chris" w:date="2018-12-06T01:23:00Z">
        <w:r w:rsidR="00935C85">
          <w:rPr>
            <w:rFonts w:hint="eastAsia"/>
          </w:rPr>
          <w:t>氣勢</w:t>
        </w:r>
      </w:ins>
      <w:ins w:id="5395" w:author="龍 Chris" w:date="2018-12-03T23:22:00Z">
        <w:r w:rsidR="00FD417B">
          <w:rPr>
            <w:rFonts w:hint="eastAsia"/>
          </w:rPr>
          <w:t>都壓了下去。</w:t>
        </w:r>
      </w:ins>
    </w:p>
    <w:p w:rsidR="00FD417B" w:rsidRDefault="00FD417B" w:rsidP="007F7588">
      <w:pPr>
        <w:pStyle w:val="12"/>
        <w:spacing w:after="240"/>
        <w:ind w:leftChars="0" w:left="0"/>
        <w:rPr>
          <w:ins w:id="5396" w:author="龍 Chris" w:date="2018-12-03T23:22:00Z"/>
        </w:rPr>
      </w:pPr>
      <w:ins w:id="5397" w:author="龍 Chris" w:date="2018-12-03T23:22:00Z">
        <w:r>
          <w:rPr>
            <w:rFonts w:hint="eastAsia"/>
          </w:rPr>
          <w:t>但就在此時，異變突起！</w:t>
        </w:r>
      </w:ins>
    </w:p>
    <w:p w:rsidR="00FD417B" w:rsidRDefault="00FD417B" w:rsidP="007F7588">
      <w:pPr>
        <w:pStyle w:val="12"/>
        <w:spacing w:after="240"/>
        <w:ind w:leftChars="0" w:left="0"/>
        <w:rPr>
          <w:ins w:id="5398" w:author="龍 Chris" w:date="2018-12-03T23:38:00Z"/>
        </w:rPr>
      </w:pPr>
      <w:ins w:id="5399" w:author="龍 Chris" w:date="2018-12-03T23:23:00Z">
        <w:r>
          <w:rPr>
            <w:rFonts w:hint="eastAsia"/>
          </w:rPr>
          <w:t>原先</w:t>
        </w:r>
      </w:ins>
      <w:ins w:id="5400" w:author="龍 Chris" w:date="2018-12-03T23:30:00Z">
        <w:r w:rsidR="00510862">
          <w:rPr>
            <w:rFonts w:hint="eastAsia"/>
          </w:rPr>
          <w:t>在洞口</w:t>
        </w:r>
      </w:ins>
      <w:ins w:id="5401" w:author="龍 Chris" w:date="2018-12-03T23:31:00Z">
        <w:r w:rsidR="00510862">
          <w:rPr>
            <w:rFonts w:hint="eastAsia"/>
          </w:rPr>
          <w:t>動彈不得的蜂后，</w:t>
        </w:r>
      </w:ins>
      <w:ins w:id="5402" w:author="龍 Chris" w:date="2018-12-06T01:24:00Z">
        <w:r w:rsidR="00935C85">
          <w:rPr>
            <w:rFonts w:hint="eastAsia"/>
          </w:rPr>
          <w:t>不知何時已經</w:t>
        </w:r>
      </w:ins>
      <w:ins w:id="5403" w:author="龍 Chris" w:date="2018-12-03T23:31:00Z">
        <w:r w:rsidR="00510862">
          <w:rPr>
            <w:rFonts w:hint="eastAsia"/>
          </w:rPr>
          <w:t>渾身</w:t>
        </w:r>
      </w:ins>
      <w:ins w:id="5404" w:author="葉威廉" w:date="2018-12-28T14:42:00Z">
        <w:r w:rsidR="004C4306">
          <w:rPr>
            <w:rFonts w:hint="eastAsia"/>
          </w:rPr>
          <w:t>發紫</w:t>
        </w:r>
      </w:ins>
      <w:ins w:id="5405" w:author="龍 Chris" w:date="2018-12-03T23:31:00Z">
        <w:del w:id="5406" w:author="葉威廉" w:date="2018-12-28T14:42:00Z">
          <w:r w:rsidR="00510862" w:rsidDel="004C4306">
            <w:rPr>
              <w:rFonts w:hint="eastAsia"/>
            </w:rPr>
            <w:delText>通紅</w:delText>
          </w:r>
        </w:del>
        <w:r w:rsidR="00510862">
          <w:rPr>
            <w:rFonts w:hint="eastAsia"/>
          </w:rPr>
          <w:t>，跟著</w:t>
        </w:r>
      </w:ins>
      <w:ins w:id="5407" w:author="龍 Chris" w:date="2018-12-03T23:32:00Z">
        <w:r w:rsidR="00124734">
          <w:rPr>
            <w:rFonts w:hint="eastAsia"/>
          </w:rPr>
          <w:t>身上氣息</w:t>
        </w:r>
      </w:ins>
      <w:ins w:id="5408" w:author="龍 Chris" w:date="2018-12-06T01:24:00Z">
        <w:r w:rsidR="00935C85">
          <w:rPr>
            <w:rFonts w:hint="eastAsia"/>
          </w:rPr>
          <w:t>不斷</w:t>
        </w:r>
      </w:ins>
      <w:ins w:id="5409" w:author="龍 Chris" w:date="2018-12-03T23:38:00Z">
        <w:r w:rsidR="00AB3750">
          <w:rPr>
            <w:rFonts w:hint="eastAsia"/>
          </w:rPr>
          <w:t>暴漲，轉眼間就超過了原有的結丹初期境界，跟著繼續攀升上去。</w:t>
        </w:r>
      </w:ins>
    </w:p>
    <w:p w:rsidR="00AB3750" w:rsidRDefault="00AB3750" w:rsidP="007F7588">
      <w:pPr>
        <w:pStyle w:val="12"/>
        <w:spacing w:after="240"/>
        <w:ind w:leftChars="0" w:left="0"/>
        <w:rPr>
          <w:ins w:id="5410" w:author="龍 Chris" w:date="2018-12-03T23:43:00Z"/>
        </w:rPr>
      </w:pPr>
      <w:ins w:id="5411" w:author="龍 Chris" w:date="2018-12-03T23:38:00Z">
        <w:r>
          <w:rPr>
            <w:rFonts w:hint="eastAsia"/>
          </w:rPr>
          <w:t>「不好，這</w:t>
        </w:r>
      </w:ins>
      <w:ins w:id="5412" w:author="龍 Chris" w:date="2018-12-03T23:42:00Z">
        <w:r>
          <w:rPr>
            <w:rFonts w:hint="eastAsia"/>
          </w:rPr>
          <w:t>妖蟲</w:t>
        </w:r>
      </w:ins>
      <w:ins w:id="5413" w:author="龍 Chris" w:date="2018-12-03T23:39:00Z">
        <w:r>
          <w:rPr>
            <w:rFonts w:hint="eastAsia"/>
          </w:rPr>
          <w:t>想自爆！」</w:t>
        </w:r>
      </w:ins>
      <w:ins w:id="5414" w:author="龍 Chris" w:date="2018-12-03T23:42:00Z">
        <w:r>
          <w:rPr>
            <w:rFonts w:hint="eastAsia"/>
          </w:rPr>
          <w:t>青陽子</w:t>
        </w:r>
      </w:ins>
      <w:ins w:id="5415" w:author="龍 Chris" w:date="2018-12-06T01:24:00Z">
        <w:r w:rsidR="00935C85">
          <w:rPr>
            <w:rFonts w:hint="eastAsia"/>
          </w:rPr>
          <w:t>首先察覺到這</w:t>
        </w:r>
      </w:ins>
      <w:ins w:id="5416" w:author="Administrator" w:date="2019-02-26T23:22:00Z">
        <w:r w:rsidR="00612C14">
          <w:rPr>
            <w:rFonts w:hint="eastAsia"/>
          </w:rPr>
          <w:t>變卦</w:t>
        </w:r>
      </w:ins>
      <w:ins w:id="5417" w:author="龍 Chris" w:date="2018-12-06T01:24:00Z">
        <w:del w:id="5418" w:author="Administrator" w:date="2019-02-26T23:22:00Z">
          <w:r w:rsidR="00935C85" w:rsidDel="00612C14">
            <w:rPr>
              <w:rFonts w:hint="eastAsia"/>
            </w:rPr>
            <w:delText>變卦</w:delText>
          </w:r>
        </w:del>
        <w:r w:rsidR="00935C85">
          <w:rPr>
            <w:rFonts w:hint="eastAsia"/>
          </w:rPr>
          <w:t>，他心中</w:t>
        </w:r>
      </w:ins>
      <w:ins w:id="5419" w:author="龍 Chris" w:date="2018-12-03T23:42:00Z">
        <w:r>
          <w:rPr>
            <w:rFonts w:hint="eastAsia"/>
          </w:rPr>
          <w:t>一驚，顧不得絞殺道辰子，刀</w:t>
        </w:r>
      </w:ins>
      <w:ins w:id="5420" w:author="龍 Chris" w:date="2018-12-06T01:24:00Z">
        <w:r w:rsidR="00935C85">
          <w:rPr>
            <w:rFonts w:hint="eastAsia"/>
          </w:rPr>
          <w:t>勢</w:t>
        </w:r>
      </w:ins>
      <w:ins w:id="5421" w:author="龍 Chris" w:date="2018-12-03T23:42:00Z">
        <w:r>
          <w:rPr>
            <w:rFonts w:hint="eastAsia"/>
          </w:rPr>
          <w:t>一轉，</w:t>
        </w:r>
      </w:ins>
      <w:ins w:id="5422" w:author="龍 Chris" w:date="2018-12-03T23:43:00Z">
        <w:r>
          <w:rPr>
            <w:rFonts w:hint="eastAsia"/>
          </w:rPr>
          <w:t>打算先將蜂后給先行擊殺。</w:t>
        </w:r>
      </w:ins>
    </w:p>
    <w:p w:rsidR="00AB3750" w:rsidRDefault="00AB3750" w:rsidP="007F7588">
      <w:pPr>
        <w:pStyle w:val="12"/>
        <w:spacing w:after="240"/>
        <w:ind w:leftChars="0" w:left="0"/>
        <w:rPr>
          <w:ins w:id="5423" w:author="龍 Chris" w:date="2018-12-03T23:45:00Z"/>
        </w:rPr>
      </w:pPr>
      <w:ins w:id="5424" w:author="龍 Chris" w:date="2018-12-03T23:43:00Z">
        <w:r>
          <w:rPr>
            <w:rFonts w:hint="eastAsia"/>
          </w:rPr>
          <w:t>道辰子同樣臉色一沉，猶豫了一下，終究還是將</w:t>
        </w:r>
      </w:ins>
      <w:ins w:id="5425" w:author="龍 Chris" w:date="2018-12-03T23:44:00Z">
        <w:r>
          <w:rPr>
            <w:rFonts w:hint="eastAsia"/>
          </w:rPr>
          <w:t>赤芒射向蜂后的</w:t>
        </w:r>
      </w:ins>
      <w:ins w:id="5426" w:author="龍 Chris" w:date="2018-12-03T23:45:00Z">
        <w:r>
          <w:rPr>
            <w:rFonts w:hint="eastAsia"/>
          </w:rPr>
          <w:t>方向。</w:t>
        </w:r>
      </w:ins>
    </w:p>
    <w:p w:rsidR="00AB3750" w:rsidRDefault="00AB3750" w:rsidP="007F7588">
      <w:pPr>
        <w:pStyle w:val="12"/>
        <w:spacing w:after="240"/>
        <w:ind w:leftChars="0" w:left="0"/>
        <w:rPr>
          <w:ins w:id="5427" w:author="龍 Chris" w:date="2018-12-03T23:48:00Z"/>
        </w:rPr>
      </w:pPr>
      <w:ins w:id="5428" w:author="龍 Chris" w:date="2018-12-03T23:45:00Z">
        <w:r>
          <w:rPr>
            <w:rFonts w:hint="eastAsia"/>
          </w:rPr>
          <w:t>但那刀氣與劍芒</w:t>
        </w:r>
      </w:ins>
      <w:ins w:id="5429" w:author="龍 Chris" w:date="2018-12-06T01:25:00Z">
        <w:r w:rsidR="00935C85">
          <w:rPr>
            <w:rFonts w:hint="eastAsia"/>
          </w:rPr>
          <w:t>已經</w:t>
        </w:r>
      </w:ins>
      <w:ins w:id="5430" w:author="龍 Chris" w:date="2018-12-03T23:45:00Z">
        <w:r>
          <w:rPr>
            <w:rFonts w:hint="eastAsia"/>
          </w:rPr>
          <w:t>晚了一步，蜂后</w:t>
        </w:r>
      </w:ins>
      <w:ins w:id="5431" w:author="龍 Chris" w:date="2018-12-03T23:46:00Z">
        <w:r>
          <w:rPr>
            <w:rFonts w:hint="eastAsia"/>
          </w:rPr>
          <w:t>身軀爆發出一股</w:t>
        </w:r>
      </w:ins>
      <w:ins w:id="5432" w:author="龍 Chris" w:date="2018-12-03T23:47:00Z">
        <w:r>
          <w:rPr>
            <w:rFonts w:hint="eastAsia"/>
          </w:rPr>
          <w:t>驚天動地的巨響，跟著身軀就在那巨響之中，如</w:t>
        </w:r>
        <w:r w:rsidR="000D727F">
          <w:rPr>
            <w:rFonts w:hint="eastAsia"/>
          </w:rPr>
          <w:t>吹</w:t>
        </w:r>
      </w:ins>
      <w:ins w:id="5433" w:author="龍 Chris" w:date="2018-12-03T23:48:00Z">
        <w:r w:rsidR="000D727F">
          <w:rPr>
            <w:rFonts w:hint="eastAsia"/>
          </w:rPr>
          <w:t>破的氣球一般，炸裂成片片碎肉，四散開來。</w:t>
        </w:r>
      </w:ins>
    </w:p>
    <w:p w:rsidR="000D727F" w:rsidRDefault="000D727F" w:rsidP="007F7588">
      <w:pPr>
        <w:pStyle w:val="12"/>
        <w:spacing w:after="240"/>
        <w:ind w:leftChars="0" w:left="0"/>
        <w:rPr>
          <w:ins w:id="5434" w:author="龍 Chris" w:date="2018-12-03T23:39:00Z"/>
        </w:rPr>
      </w:pPr>
      <w:ins w:id="5435" w:author="龍 Chris" w:date="2018-12-03T23:48:00Z">
        <w:r>
          <w:rPr>
            <w:rFonts w:hint="eastAsia"/>
          </w:rPr>
          <w:t>轟隆隆</w:t>
        </w:r>
      </w:ins>
      <w:ins w:id="5436" w:author="龍 Chris" w:date="2018-12-03T23:50:00Z">
        <w:r>
          <w:rPr>
            <w:rFonts w:hint="eastAsia"/>
          </w:rPr>
          <w:t>轟隆隆，一陣陣劇烈的爆炸聲不斷響起，</w:t>
        </w:r>
      </w:ins>
      <w:ins w:id="5437" w:author="龍 Chris" w:date="2018-12-05T23:50:00Z">
        <w:r w:rsidR="00153868">
          <w:rPr>
            <w:rFonts w:hint="eastAsia"/>
          </w:rPr>
          <w:t>方圓半徑</w:t>
        </w:r>
      </w:ins>
      <w:ins w:id="5438" w:author="龍 Chris" w:date="2018-12-05T23:51:00Z">
        <w:r w:rsidR="00153868">
          <w:rPr>
            <w:rFonts w:hint="eastAsia"/>
          </w:rPr>
          <w:t>幾里之內的範圍</w:t>
        </w:r>
      </w:ins>
      <w:ins w:id="5439" w:author="龍 Chris" w:date="2018-12-03T23:51:00Z">
        <w:r>
          <w:rPr>
            <w:rFonts w:hint="eastAsia"/>
          </w:rPr>
          <w:t>，</w:t>
        </w:r>
      </w:ins>
      <w:ins w:id="5440" w:author="龍 Chris" w:date="2018-12-03T23:52:00Z">
        <w:r>
          <w:rPr>
            <w:rFonts w:hint="eastAsia"/>
          </w:rPr>
          <w:t>傾刻間都被壟罩在這爆炸威力之內，</w:t>
        </w:r>
      </w:ins>
      <w:ins w:id="5441" w:author="龍 Chris" w:date="2018-12-03T23:53:00Z">
        <w:r>
          <w:rPr>
            <w:rFonts w:hint="eastAsia"/>
          </w:rPr>
          <w:t>徑直</w:t>
        </w:r>
      </w:ins>
      <w:ins w:id="5442" w:author="龍 Chris" w:date="2018-12-04T00:01:00Z">
        <w:r w:rsidR="003B2F79">
          <w:rPr>
            <w:rFonts w:hint="eastAsia"/>
          </w:rPr>
          <w:t>化做</w:t>
        </w:r>
        <w:r w:rsidR="003B2F79" w:rsidRPr="003B2F79">
          <w:rPr>
            <w:rFonts w:hint="eastAsia"/>
          </w:rPr>
          <w:t>齏粉</w:t>
        </w:r>
      </w:ins>
      <w:ins w:id="5443" w:author="龍 Chris" w:date="2018-12-04T00:03:00Z">
        <w:r w:rsidR="003B2F79">
          <w:rPr>
            <w:rFonts w:hint="eastAsia"/>
          </w:rPr>
          <w:t>灰末，飄散在天地之間。</w:t>
        </w:r>
      </w:ins>
    </w:p>
    <w:p w:rsidR="00E65877" w:rsidRDefault="003B2F79" w:rsidP="007F7588">
      <w:pPr>
        <w:pStyle w:val="12"/>
        <w:spacing w:after="240"/>
        <w:ind w:leftChars="0" w:left="0"/>
        <w:rPr>
          <w:ins w:id="5444" w:author="龍 Chris" w:date="2018-12-04T00:05:00Z"/>
        </w:rPr>
      </w:pPr>
      <w:ins w:id="5445" w:author="龍 Chris" w:date="2018-12-04T00:04:00Z">
        <w:r>
          <w:rPr>
            <w:rFonts w:hint="eastAsia"/>
          </w:rPr>
          <w:t>狂暴的氣浪四散衝擊，甚至驚動了</w:t>
        </w:r>
      </w:ins>
      <w:ins w:id="5446" w:author="龍 Chris" w:date="2018-12-05T23:51:00Z">
        <w:r w:rsidR="00153868">
          <w:rPr>
            <w:rFonts w:hint="eastAsia"/>
          </w:rPr>
          <w:t>外圍</w:t>
        </w:r>
      </w:ins>
      <w:ins w:id="5447" w:author="龍 Chris" w:date="2018-12-04T00:04:00Z">
        <w:r>
          <w:rPr>
            <w:rFonts w:hint="eastAsia"/>
          </w:rPr>
          <w:t>不少妖獸異蟲，</w:t>
        </w:r>
      </w:ins>
      <w:ins w:id="5448" w:author="龍 Chris" w:date="2018-12-04T00:05:00Z">
        <w:r>
          <w:rPr>
            <w:rFonts w:hint="eastAsia"/>
          </w:rPr>
          <w:t>倉皇逃離開來。</w:t>
        </w:r>
      </w:ins>
    </w:p>
    <w:p w:rsidR="003B2F79" w:rsidRPr="00AB3750" w:rsidRDefault="003B2F79" w:rsidP="007F7588">
      <w:pPr>
        <w:pStyle w:val="12"/>
        <w:spacing w:after="240"/>
        <w:ind w:leftChars="0" w:left="0"/>
        <w:rPr>
          <w:ins w:id="5449" w:author="龍 Chris" w:date="2018-12-03T23:30:00Z"/>
        </w:rPr>
      </w:pPr>
      <w:ins w:id="5450" w:author="龍 Chris" w:date="2018-12-04T00:05:00Z">
        <w:r>
          <w:rPr>
            <w:rFonts w:hint="eastAsia"/>
          </w:rPr>
          <w:t>爆炸的中心點，早已成了一</w:t>
        </w:r>
      </w:ins>
      <w:ins w:id="5451" w:author="龍 Chris" w:date="2018-12-04T00:06:00Z">
        <w:r>
          <w:rPr>
            <w:rFonts w:hint="eastAsia"/>
          </w:rPr>
          <w:t>個碩大的洞窟，</w:t>
        </w:r>
      </w:ins>
      <w:ins w:id="5452" w:author="龍 Chris" w:date="2018-12-05T23:51:00Z">
        <w:r w:rsidR="00153868">
          <w:rPr>
            <w:rFonts w:hint="eastAsia"/>
          </w:rPr>
          <w:t>舉目所見皆是一片黃土坑洞</w:t>
        </w:r>
      </w:ins>
      <w:ins w:id="5453" w:author="龍 Chris" w:date="2018-12-04T00:07:00Z">
        <w:r>
          <w:rPr>
            <w:rFonts w:hint="eastAsia"/>
          </w:rPr>
          <w:t>，唯有一</w:t>
        </w:r>
      </w:ins>
      <w:ins w:id="5454" w:author="龍 Chris" w:date="2018-12-05T23:51:00Z">
        <w:r w:rsidR="00153868">
          <w:rPr>
            <w:rFonts w:hint="eastAsia"/>
          </w:rPr>
          <w:lastRenderedPageBreak/>
          <w:t>條</w:t>
        </w:r>
      </w:ins>
      <w:ins w:id="5455" w:author="龍 Chris" w:date="2018-12-05T23:52:00Z">
        <w:r w:rsidR="00153868">
          <w:rPr>
            <w:rFonts w:hint="eastAsia"/>
          </w:rPr>
          <w:t>寬數尺的</w:t>
        </w:r>
      </w:ins>
      <w:ins w:id="5456" w:author="龍 Chris" w:date="2018-12-04T00:07:00Z">
        <w:r>
          <w:rPr>
            <w:rFonts w:hint="eastAsia"/>
          </w:rPr>
          <w:t>裂痕，</w:t>
        </w:r>
      </w:ins>
      <w:ins w:id="5457" w:author="龍 Chris" w:date="2018-12-05T23:52:00Z">
        <w:r w:rsidR="00153868">
          <w:rPr>
            <w:rFonts w:hint="eastAsia"/>
          </w:rPr>
          <w:t>在爆炸</w:t>
        </w:r>
      </w:ins>
      <w:ins w:id="5458" w:author="龍 Chris" w:date="2018-12-05T23:53:00Z">
        <w:r w:rsidR="00153868">
          <w:rPr>
            <w:rFonts w:hint="eastAsia"/>
          </w:rPr>
          <w:t>之後因為衝擊的威力，更加往四周蔓延開來，有如蜘蛛</w:t>
        </w:r>
      </w:ins>
      <w:ins w:id="5459" w:author="龍 Chris" w:date="2018-12-05T23:54:00Z">
        <w:r w:rsidR="00153868">
          <w:rPr>
            <w:rFonts w:hint="eastAsia"/>
          </w:rPr>
          <w:t>網一般的龜裂在焦黃的土地之中。</w:t>
        </w:r>
      </w:ins>
    </w:p>
    <w:p w:rsidR="00510862" w:rsidRPr="00E65877" w:rsidDel="00E65877" w:rsidRDefault="00510862" w:rsidP="007F7588">
      <w:pPr>
        <w:pStyle w:val="12"/>
        <w:spacing w:after="240"/>
        <w:ind w:leftChars="0" w:left="0"/>
        <w:rPr>
          <w:del w:id="5460" w:author="龍 Chris" w:date="2018-12-05T23:54:00Z"/>
        </w:rPr>
      </w:pPr>
    </w:p>
    <w:p w:rsidR="007F7588" w:rsidRPr="00FD417B" w:rsidDel="00B823B3" w:rsidRDefault="007F7588" w:rsidP="007F7588">
      <w:pPr>
        <w:pStyle w:val="12"/>
        <w:spacing w:after="240"/>
        <w:ind w:leftChars="0" w:left="0"/>
        <w:rPr>
          <w:del w:id="5461" w:author="龍 Chris" w:date="2018-12-04T00:08:00Z"/>
        </w:rPr>
      </w:pPr>
    </w:p>
    <w:p w:rsidR="007F7588" w:rsidRDefault="007F7588" w:rsidP="00813907">
      <w:pPr>
        <w:pStyle w:val="12"/>
        <w:spacing w:after="240"/>
        <w:ind w:leftChars="0" w:left="0"/>
      </w:pPr>
    </w:p>
    <w:p w:rsidR="007F7588" w:rsidRDefault="001532AE">
      <w:pPr>
        <w:pStyle w:val="12"/>
        <w:numPr>
          <w:ilvl w:val="0"/>
          <w:numId w:val="1"/>
        </w:numPr>
        <w:spacing w:after="240"/>
        <w:ind w:leftChars="0"/>
        <w:outlineLvl w:val="0"/>
      </w:pPr>
      <w:ins w:id="5462" w:author="龍 Chris" w:date="2019-01-07T23:28:00Z">
        <w:r>
          <w:rPr>
            <w:rFonts w:hint="eastAsia"/>
          </w:rPr>
          <w:t>黑暗之中</w:t>
        </w:r>
      </w:ins>
      <w:del w:id="5463" w:author="龍 Chris" w:date="2019-01-07T23:28:00Z">
        <w:r w:rsidR="007F7588" w:rsidDel="001532AE">
          <w:rPr>
            <w:rFonts w:hint="eastAsia"/>
          </w:rPr>
          <w:delText>自投羅網</w:delText>
        </w:r>
      </w:del>
    </w:p>
    <w:p w:rsidR="00E65877" w:rsidRDefault="00AD0E7E" w:rsidP="002A7DE8">
      <w:pPr>
        <w:pStyle w:val="12"/>
        <w:spacing w:after="240"/>
        <w:ind w:leftChars="0" w:left="0"/>
        <w:rPr>
          <w:ins w:id="5464" w:author="龍 Chris" w:date="2018-12-06T00:01:00Z"/>
        </w:rPr>
      </w:pPr>
      <w:ins w:id="5465" w:author="龍 Chris" w:date="2018-12-06T01:21:00Z">
        <w:r>
          <w:rPr>
            <w:rFonts w:hint="eastAsia"/>
          </w:rPr>
          <w:t>在那</w:t>
        </w:r>
      </w:ins>
      <w:ins w:id="5466" w:author="龍 Chris" w:date="2018-12-06T00:00:00Z">
        <w:r w:rsidR="00E65877">
          <w:rPr>
            <w:rFonts w:hint="eastAsia"/>
          </w:rPr>
          <w:t>爆炸過後許久，一個衣衫破爛，重傷累累的身影從黃土中爬了出來。</w:t>
        </w:r>
      </w:ins>
    </w:p>
    <w:p w:rsidR="00935C85" w:rsidRDefault="002A7DE8" w:rsidP="002A7DE8">
      <w:pPr>
        <w:pStyle w:val="12"/>
        <w:spacing w:after="240"/>
        <w:ind w:leftChars="0" w:left="0"/>
        <w:rPr>
          <w:ins w:id="5467" w:author="龍 Chris" w:date="2018-12-06T01:21:00Z"/>
        </w:rPr>
      </w:pPr>
      <w:ins w:id="5468" w:author="龍 Chris" w:date="2018-12-06T00:01:00Z">
        <w:r>
          <w:rPr>
            <w:rFonts w:hint="eastAsia"/>
          </w:rPr>
          <w:t>他眼神中充滿憤怒</w:t>
        </w:r>
      </w:ins>
      <w:ins w:id="5469" w:author="龍 Chris" w:date="2018-12-06T00:04:00Z">
        <w:r>
          <w:rPr>
            <w:rFonts w:hint="eastAsia"/>
          </w:rPr>
          <w:t>、不甘及</w:t>
        </w:r>
      </w:ins>
      <w:ins w:id="5470" w:author="龍 Chris" w:date="2018-12-06T00:14:00Z">
        <w:r w:rsidR="0054753E">
          <w:rPr>
            <w:rFonts w:hint="eastAsia"/>
          </w:rPr>
          <w:t>徬徨</w:t>
        </w:r>
      </w:ins>
      <w:ins w:id="5471" w:author="龍 Chris" w:date="2018-12-06T22:05:00Z">
        <w:r w:rsidR="007527D6">
          <w:rPr>
            <w:rFonts w:hint="eastAsia"/>
          </w:rPr>
          <w:t>不安</w:t>
        </w:r>
      </w:ins>
      <w:ins w:id="5472" w:author="龍 Chris" w:date="2018-12-06T00:14:00Z">
        <w:r w:rsidR="0054753E">
          <w:rPr>
            <w:rFonts w:hint="eastAsia"/>
          </w:rPr>
          <w:t>，看著四周滿地的屍骸殘肢，良久才</w:t>
        </w:r>
      </w:ins>
      <w:ins w:id="5473" w:author="龍 Chris" w:date="2018-12-06T00:15:00Z">
        <w:r w:rsidR="0054753E">
          <w:rPr>
            <w:rFonts w:hint="eastAsia"/>
          </w:rPr>
          <w:t>噴出一口鮮血，</w:t>
        </w:r>
      </w:ins>
      <w:ins w:id="5474" w:author="龍 Chris" w:date="2018-12-06T01:21:00Z">
        <w:r w:rsidR="00935C85">
          <w:rPr>
            <w:rFonts w:hint="eastAsia"/>
          </w:rPr>
          <w:t>仔細搜查起</w:t>
        </w:r>
      </w:ins>
      <w:ins w:id="5475" w:author="龍 Chris" w:date="2018-12-06T01:22:00Z">
        <w:r w:rsidR="00935C85">
          <w:rPr>
            <w:rFonts w:hint="eastAsia"/>
          </w:rPr>
          <w:t>四周</w:t>
        </w:r>
      </w:ins>
      <w:ins w:id="5476" w:author="龍 Chris" w:date="2018-12-06T01:21:00Z">
        <w:r w:rsidR="00935C85">
          <w:rPr>
            <w:rFonts w:hint="eastAsia"/>
          </w:rPr>
          <w:t>。</w:t>
        </w:r>
      </w:ins>
    </w:p>
    <w:p w:rsidR="00935C85" w:rsidRDefault="005A2041" w:rsidP="002A7DE8">
      <w:pPr>
        <w:pStyle w:val="12"/>
        <w:spacing w:after="240"/>
        <w:ind w:leftChars="0" w:left="0"/>
        <w:rPr>
          <w:ins w:id="5477" w:author="龍 Chris" w:date="2018-12-06T01:22:00Z"/>
        </w:rPr>
      </w:pPr>
      <w:ins w:id="5478" w:author="龍 Chris" w:date="2018-12-06T21:53:00Z">
        <w:r>
          <w:rPr>
            <w:rFonts w:hint="eastAsia"/>
          </w:rPr>
          <w:t>這身影</w:t>
        </w:r>
      </w:ins>
      <w:ins w:id="5479" w:author="龍 Chris" w:date="2018-12-06T01:22:00Z">
        <w:r w:rsidR="00935C85">
          <w:rPr>
            <w:rFonts w:hint="eastAsia"/>
          </w:rPr>
          <w:t>正是赤劍宗的道辰子。</w:t>
        </w:r>
      </w:ins>
    </w:p>
    <w:p w:rsidR="00935C85" w:rsidRDefault="00935C85" w:rsidP="002A7DE8">
      <w:pPr>
        <w:pStyle w:val="12"/>
        <w:spacing w:after="240"/>
        <w:ind w:leftChars="0" w:left="0"/>
        <w:rPr>
          <w:ins w:id="5480" w:author="龍 Chris" w:date="2018-12-06T21:54:00Z"/>
        </w:rPr>
      </w:pPr>
      <w:ins w:id="5481" w:author="龍 Chris" w:date="2018-12-06T01:22:00Z">
        <w:r>
          <w:rPr>
            <w:rFonts w:hint="eastAsia"/>
          </w:rPr>
          <w:t>方才妖蟲自爆</w:t>
        </w:r>
      </w:ins>
      <w:ins w:id="5482" w:author="龍 Chris" w:date="2018-12-06T22:27:00Z">
        <w:r w:rsidR="009E63C3">
          <w:rPr>
            <w:rFonts w:hint="eastAsia"/>
          </w:rPr>
          <w:t>時</w:t>
        </w:r>
      </w:ins>
      <w:ins w:id="5483" w:author="龍 Chris" w:date="2018-12-06T01:22:00Z">
        <w:r>
          <w:rPr>
            <w:rFonts w:hint="eastAsia"/>
          </w:rPr>
          <w:t>，倉皇之間他</w:t>
        </w:r>
      </w:ins>
      <w:ins w:id="5484" w:author="龍 Chris" w:date="2018-12-06T21:53:00Z">
        <w:r w:rsidR="005A2041">
          <w:rPr>
            <w:rFonts w:hint="eastAsia"/>
          </w:rPr>
          <w:t>別無選擇，只能將原本</w:t>
        </w:r>
      </w:ins>
      <w:ins w:id="5485" w:author="龍 Chris" w:date="2018-12-06T21:54:00Z">
        <w:r w:rsidR="005A2041">
          <w:rPr>
            <w:rFonts w:hint="eastAsia"/>
          </w:rPr>
          <w:t>刺向蜂后的殺招轉為防禦，抵擋自爆所帶來的衝擊。</w:t>
        </w:r>
      </w:ins>
    </w:p>
    <w:p w:rsidR="005A2041" w:rsidRDefault="005A2041" w:rsidP="002A7DE8">
      <w:pPr>
        <w:pStyle w:val="12"/>
        <w:spacing w:after="240"/>
        <w:ind w:leftChars="0" w:left="0"/>
        <w:rPr>
          <w:ins w:id="5486" w:author="龍 Chris" w:date="2018-12-06T22:00:00Z"/>
        </w:rPr>
      </w:pPr>
      <w:ins w:id="5487" w:author="龍 Chris" w:date="2018-12-06T21:54:00Z">
        <w:r>
          <w:rPr>
            <w:rFonts w:hint="eastAsia"/>
          </w:rPr>
          <w:t>但那殺招乃是</w:t>
        </w:r>
      </w:ins>
      <w:ins w:id="5488" w:author="龍 Chris" w:date="2018-12-06T21:55:00Z">
        <w:r>
          <w:rPr>
            <w:rFonts w:hint="eastAsia"/>
          </w:rPr>
          <w:t>赤霄劍訣中</w:t>
        </w:r>
      </w:ins>
      <w:ins w:id="5489" w:author="龍 Chris" w:date="2018-12-06T21:56:00Z">
        <w:r>
          <w:rPr>
            <w:rFonts w:hint="eastAsia"/>
          </w:rPr>
          <w:t>一招威力頗大的攻擊招式，在防禦上</w:t>
        </w:r>
      </w:ins>
      <w:ins w:id="5490" w:author="龍 Chris" w:date="2018-12-06T21:59:00Z">
        <w:r>
          <w:rPr>
            <w:rFonts w:hint="eastAsia"/>
          </w:rPr>
          <w:t>卻</w:t>
        </w:r>
      </w:ins>
      <w:ins w:id="5491" w:author="龍 Chris" w:date="2018-12-06T21:56:00Z">
        <w:r>
          <w:rPr>
            <w:rFonts w:hint="eastAsia"/>
          </w:rPr>
          <w:t>沒太多用途，加上</w:t>
        </w:r>
      </w:ins>
      <w:ins w:id="5492" w:author="龍 Chris" w:date="2018-12-06T21:59:00Z">
        <w:r>
          <w:rPr>
            <w:rFonts w:hint="eastAsia"/>
          </w:rPr>
          <w:t>情勢誤判失去先機，慌亂之下</w:t>
        </w:r>
      </w:ins>
      <w:ins w:id="5493" w:author="龍 Chris" w:date="2018-12-06T22:00:00Z">
        <w:r>
          <w:rPr>
            <w:rFonts w:hint="eastAsia"/>
          </w:rPr>
          <w:t>道辰子還是受到了重創。</w:t>
        </w:r>
      </w:ins>
    </w:p>
    <w:p w:rsidR="006D7EC2" w:rsidRDefault="006D7EC2" w:rsidP="002A7DE8">
      <w:pPr>
        <w:pStyle w:val="12"/>
        <w:spacing w:after="240"/>
        <w:ind w:leftChars="0" w:left="0"/>
        <w:rPr>
          <w:ins w:id="5494" w:author="葉威廉" w:date="2018-12-28T14:50:00Z"/>
        </w:rPr>
      </w:pPr>
      <w:ins w:id="5495" w:author="葉威廉" w:date="2018-12-28T14:49:00Z">
        <w:r>
          <w:rPr>
            <w:rFonts w:hint="eastAsia"/>
          </w:rPr>
          <w:t>眼看別說敵人，就連自己的同門都已在爆炸中死</w:t>
        </w:r>
      </w:ins>
      <w:ins w:id="5496" w:author="Administrator" w:date="2019-02-26T22:08:00Z">
        <w:r w:rsidR="0061203B">
          <w:rPr>
            <w:rFonts w:hint="eastAsia"/>
          </w:rPr>
          <w:t>傷大半</w:t>
        </w:r>
      </w:ins>
      <w:ins w:id="5497" w:author="葉威廉" w:date="2018-12-28T14:49:00Z">
        <w:del w:id="5498" w:author="Administrator" w:date="2019-02-26T22:08:00Z">
          <w:r w:rsidDel="0061203B">
            <w:rPr>
              <w:rFonts w:hint="eastAsia"/>
            </w:rPr>
            <w:delText>盡</w:delText>
          </w:r>
        </w:del>
        <w:r>
          <w:rPr>
            <w:rFonts w:hint="eastAsia"/>
          </w:rPr>
          <w:t>，道辰子心底</w:t>
        </w:r>
      </w:ins>
      <w:ins w:id="5499" w:author="葉威廉" w:date="2018-12-28T14:50:00Z">
        <w:r>
          <w:rPr>
            <w:rFonts w:hint="eastAsia"/>
          </w:rPr>
          <w:t>有有些遲來的害怕。</w:t>
        </w:r>
      </w:ins>
    </w:p>
    <w:p w:rsidR="00675FD2" w:rsidRDefault="006D7EC2" w:rsidP="002A7DE8">
      <w:pPr>
        <w:pStyle w:val="12"/>
        <w:spacing w:after="240"/>
        <w:ind w:leftChars="0" w:left="0"/>
        <w:rPr>
          <w:ins w:id="5500" w:author="龍 Chris" w:date="2019-01-01T22:31:00Z"/>
        </w:rPr>
      </w:pPr>
      <w:ins w:id="5501" w:author="葉威廉" w:date="2018-12-28T14:50:00Z">
        <w:del w:id="5502" w:author="龍 Chris" w:date="2019-01-01T22:31:00Z">
          <w:r w:rsidDel="00675FD2">
            <w:rPr>
              <w:rFonts w:hint="eastAsia"/>
            </w:rPr>
            <w:delText>但</w:delText>
          </w:r>
        </w:del>
      </w:ins>
      <w:ins w:id="5503" w:author="葉威廉" w:date="2018-12-28T14:51:00Z">
        <w:r>
          <w:rPr>
            <w:rFonts w:hint="eastAsia"/>
          </w:rPr>
          <w:t>好險自己仍是活了下來</w:t>
        </w:r>
      </w:ins>
      <w:ins w:id="5504" w:author="葉威廉" w:date="2018-12-28T14:50:00Z">
        <w:r>
          <w:rPr>
            <w:rFonts w:hint="eastAsia"/>
          </w:rPr>
          <w:t>，</w:t>
        </w:r>
      </w:ins>
      <w:ins w:id="5505" w:author="龍 Chris" w:date="2019-01-01T22:31:00Z">
        <w:r w:rsidR="00675FD2">
          <w:rPr>
            <w:rFonts w:hint="eastAsia"/>
          </w:rPr>
          <w:t>只是</w:t>
        </w:r>
      </w:ins>
      <w:ins w:id="5506" w:author="葉威廉" w:date="2018-12-28T14:51:00Z">
        <w:del w:id="5507" w:author="龍 Chris" w:date="2019-01-01T22:31:00Z">
          <w:r w:rsidDel="00675FD2">
            <w:rPr>
              <w:rFonts w:hint="eastAsia"/>
            </w:rPr>
            <w:delText>至於</w:delText>
          </w:r>
        </w:del>
      </w:ins>
      <w:ins w:id="5508" w:author="Administrator" w:date="2019-02-26T22:09:00Z">
        <w:r w:rsidR="0061203B">
          <w:rPr>
            <w:rFonts w:hint="eastAsia"/>
          </w:rPr>
          <w:t>死了這麼多師弟們，出去之後</w:t>
        </w:r>
      </w:ins>
      <w:ins w:id="5509" w:author="葉威廉" w:date="2018-12-28T14:51:00Z">
        <w:del w:id="5510" w:author="Administrator" w:date="2019-02-26T22:08:00Z">
          <w:r w:rsidDel="0061203B">
            <w:rPr>
              <w:rFonts w:hint="eastAsia"/>
            </w:rPr>
            <w:delText>其他人</w:delText>
          </w:r>
        </w:del>
      </w:ins>
      <w:ins w:id="5511" w:author="龍 Chris" w:date="2019-01-01T22:31:00Z">
        <w:del w:id="5512" w:author="Administrator" w:date="2019-02-26T22:09:00Z">
          <w:r w:rsidR="00675FD2" w:rsidDel="0061203B">
            <w:rPr>
              <w:rFonts w:hint="eastAsia"/>
            </w:rPr>
            <w:delText>全都死了，這</w:delText>
          </w:r>
        </w:del>
        <w:r w:rsidR="00675FD2">
          <w:rPr>
            <w:rFonts w:hint="eastAsia"/>
          </w:rPr>
          <w:t>可有些難辦。</w:t>
        </w:r>
      </w:ins>
    </w:p>
    <w:p w:rsidR="006D7EC2" w:rsidRPr="006D7EC2" w:rsidRDefault="00675FD2" w:rsidP="002A7DE8">
      <w:pPr>
        <w:pStyle w:val="12"/>
        <w:spacing w:after="240"/>
        <w:ind w:leftChars="0" w:left="0"/>
        <w:rPr>
          <w:ins w:id="5513" w:author="葉威廉" w:date="2018-12-28T14:49:00Z"/>
        </w:rPr>
      </w:pPr>
      <w:ins w:id="5514" w:author="龍 Chris" w:date="2019-01-01T22:31:00Z">
        <w:r>
          <w:rPr>
            <w:rFonts w:hint="eastAsia"/>
          </w:rPr>
          <w:t>許久，他嘆了口氣</w:t>
        </w:r>
      </w:ins>
      <w:ins w:id="5515" w:author="龍 Chris" w:date="2019-01-01T22:32:00Z">
        <w:r>
          <w:rPr>
            <w:rFonts w:hint="eastAsia"/>
          </w:rPr>
          <w:t>，修行之路，逆天而行，</w:t>
        </w:r>
      </w:ins>
      <w:ins w:id="5516" w:author="葉威廉" w:date="2018-12-28T14:51:00Z">
        <w:del w:id="5517" w:author="龍 Chris" w:date="2019-01-01T22:32:00Z">
          <w:r w:rsidR="006D7EC2" w:rsidDel="00675FD2">
            <w:rPr>
              <w:rFonts w:hint="eastAsia"/>
            </w:rPr>
            <w:delText>，</w:delText>
          </w:r>
        </w:del>
      </w:ins>
      <w:ins w:id="5518" w:author="葉威廉" w:date="2018-12-28T14:50:00Z">
        <w:r w:rsidR="006D7EC2">
          <w:rPr>
            <w:rFonts w:hint="eastAsia"/>
          </w:rPr>
          <w:t>只能怪他們命不好，誰叫他們沒實力還來這試煉之地呢？</w:t>
        </w:r>
      </w:ins>
    </w:p>
    <w:p w:rsidR="005A2041" w:rsidDel="006D7EC2" w:rsidRDefault="006D7EC2" w:rsidP="002A7DE8">
      <w:pPr>
        <w:pStyle w:val="12"/>
        <w:spacing w:after="240"/>
        <w:ind w:leftChars="0" w:left="0"/>
        <w:rPr>
          <w:ins w:id="5519" w:author="龍 Chris" w:date="2018-12-06T22:24:00Z"/>
          <w:del w:id="5520" w:author="葉威廉" w:date="2018-12-28T14:53:00Z"/>
        </w:rPr>
      </w:pPr>
      <w:ins w:id="5521" w:author="葉威廉" w:date="2018-12-28T14:51:00Z">
        <w:r>
          <w:rPr>
            <w:rFonts w:hint="eastAsia"/>
          </w:rPr>
          <w:t>不</w:t>
        </w:r>
      </w:ins>
      <w:ins w:id="5522" w:author="葉威廉" w:date="2018-12-28T14:52:00Z">
        <w:r>
          <w:rPr>
            <w:rFonts w:hint="eastAsia"/>
          </w:rPr>
          <w:t>過</w:t>
        </w:r>
      </w:ins>
      <w:ins w:id="5523" w:author="龍 Chris" w:date="2018-12-06T22:00:00Z">
        <w:del w:id="5524" w:author="葉威廉" w:date="2018-12-28T14:52:00Z">
          <w:r w:rsidR="005A2041" w:rsidDel="006D7EC2">
            <w:rPr>
              <w:rFonts w:hint="eastAsia"/>
            </w:rPr>
            <w:delText>更要命的是，</w:delText>
          </w:r>
        </w:del>
        <w:r w:rsidR="005A2041">
          <w:rPr>
            <w:rFonts w:hint="eastAsia"/>
          </w:rPr>
          <w:t>他的赤劍</w:t>
        </w:r>
      </w:ins>
      <w:ins w:id="5525" w:author="龍 Chris" w:date="2019-01-01T22:32:00Z">
        <w:r w:rsidR="00675FD2">
          <w:rPr>
            <w:rFonts w:hint="eastAsia"/>
          </w:rPr>
          <w:t>也</w:t>
        </w:r>
      </w:ins>
      <w:ins w:id="5526" w:author="龍 Chris" w:date="2018-12-06T22:01:00Z">
        <w:r w:rsidR="005A2041">
          <w:rPr>
            <w:rFonts w:hint="eastAsia"/>
          </w:rPr>
          <w:t>在那爆炸之中，碎成三</w:t>
        </w:r>
      </w:ins>
      <w:ins w:id="5527" w:author="龍 Chris" w:date="2018-12-06T22:04:00Z">
        <w:r w:rsidR="007527D6">
          <w:rPr>
            <w:rFonts w:hint="eastAsia"/>
          </w:rPr>
          <w:t>段</w:t>
        </w:r>
      </w:ins>
      <w:ins w:id="5528" w:author="龍 Chris" w:date="2018-12-06T22:01:00Z">
        <w:r w:rsidR="005A2041">
          <w:rPr>
            <w:rFonts w:hint="eastAsia"/>
          </w:rPr>
          <w:t>，</w:t>
        </w:r>
      </w:ins>
      <w:ins w:id="5529" w:author="葉威廉" w:date="2018-12-28T14:52:00Z">
        <w:r>
          <w:rPr>
            <w:rFonts w:hint="eastAsia"/>
          </w:rPr>
          <w:t>此時可以說是身無</w:t>
        </w:r>
      </w:ins>
      <w:ins w:id="5530" w:author="葉威廉" w:date="2018-12-28T14:53:00Z">
        <w:r>
          <w:rPr>
            <w:rFonts w:hint="eastAsia"/>
          </w:rPr>
          <w:t>半文，</w:t>
        </w:r>
      </w:ins>
      <w:ins w:id="5531" w:author="龍 Chris" w:date="2018-12-06T22:01:00Z">
        <w:del w:id="5532" w:author="葉威廉" w:date="2018-12-28T14:53:00Z">
          <w:r w:rsidR="005A2041" w:rsidDel="006D7EC2">
            <w:rPr>
              <w:rFonts w:hint="eastAsia"/>
            </w:rPr>
            <w:delText>可以說是</w:delText>
          </w:r>
        </w:del>
      </w:ins>
      <w:ins w:id="5533" w:author="龍 Chris" w:date="2018-12-06T22:58:00Z">
        <w:del w:id="5534" w:author="葉威廉" w:date="2018-12-28T14:53:00Z">
          <w:r w:rsidR="00250D0C" w:rsidDel="006D7EC2">
            <w:rPr>
              <w:rFonts w:hint="eastAsia"/>
            </w:rPr>
            <w:delText>賠了夫人又折兵</w:delText>
          </w:r>
        </w:del>
      </w:ins>
      <w:ins w:id="5535" w:author="龍 Chris" w:date="2018-12-06T22:05:00Z">
        <w:del w:id="5536" w:author="葉威廉" w:date="2018-12-28T14:53:00Z">
          <w:r w:rsidR="007527D6" w:rsidDel="006D7EC2">
            <w:rPr>
              <w:rFonts w:hint="eastAsia"/>
            </w:rPr>
            <w:delText>，如今妖丹尚未得到，</w:delText>
          </w:r>
        </w:del>
      </w:ins>
      <w:ins w:id="5537" w:author="龍 Chris" w:date="2018-12-06T22:24:00Z">
        <w:del w:id="5538" w:author="葉威廉" w:date="2018-12-28T14:53:00Z">
          <w:r w:rsidR="00EF125F" w:rsidDel="006D7EC2">
            <w:rPr>
              <w:rFonts w:hint="eastAsia"/>
            </w:rPr>
            <w:delText>自己已經</w:delText>
          </w:r>
        </w:del>
        <w:r w:rsidR="00EF125F">
          <w:rPr>
            <w:rFonts w:hint="eastAsia"/>
          </w:rPr>
          <w:t>損失慘重</w:t>
        </w:r>
        <w:del w:id="5539" w:author="葉威廉" w:date="2018-12-28T14:53:00Z">
          <w:r w:rsidR="00EF125F" w:rsidDel="006D7EC2">
            <w:rPr>
              <w:rFonts w:hint="eastAsia"/>
            </w:rPr>
            <w:delText>，這叫他怎麼不</w:delText>
          </w:r>
          <w:r w:rsidR="009E63C3" w:rsidDel="006D7EC2">
            <w:rPr>
              <w:rFonts w:hint="eastAsia"/>
            </w:rPr>
            <w:delText>懊悔不已。</w:delText>
          </w:r>
        </w:del>
      </w:ins>
      <w:ins w:id="5540" w:author="葉威廉" w:date="2018-12-28T14:53:00Z">
        <w:r>
          <w:rPr>
            <w:rFonts w:hint="eastAsia"/>
          </w:rPr>
          <w:t>，好在</w:t>
        </w:r>
      </w:ins>
    </w:p>
    <w:p w:rsidR="009E63C3" w:rsidRDefault="009E63C3" w:rsidP="002A7DE8">
      <w:pPr>
        <w:pStyle w:val="12"/>
        <w:spacing w:after="240"/>
        <w:ind w:leftChars="0" w:left="0"/>
        <w:rPr>
          <w:ins w:id="5541" w:author="龍 Chris" w:date="2018-12-06T22:26:00Z"/>
        </w:rPr>
      </w:pPr>
      <w:ins w:id="5542" w:author="龍 Chris" w:date="2018-12-06T22:25:00Z">
        <w:del w:id="5543" w:author="葉威廉" w:date="2018-12-28T14:53:00Z">
          <w:r w:rsidDel="006D7EC2">
            <w:rPr>
              <w:rFonts w:hint="eastAsia"/>
            </w:rPr>
            <w:delText>只不過</w:delText>
          </w:r>
        </w:del>
        <w:r>
          <w:rPr>
            <w:rFonts w:hint="eastAsia"/>
          </w:rPr>
          <w:t>，只要能得到妖丹，那再多損失也可以彌補，是以他雖然疲憊不堪，仍是打起精神找尋</w:t>
        </w:r>
      </w:ins>
      <w:ins w:id="5544" w:author="龍 Chris" w:date="2018-12-06T22:26:00Z">
        <w:r>
          <w:rPr>
            <w:rFonts w:hint="eastAsia"/>
          </w:rPr>
          <w:t>妖丹的蹤影。</w:t>
        </w:r>
      </w:ins>
    </w:p>
    <w:p w:rsidR="009E63C3" w:rsidRDefault="006D7EC2" w:rsidP="002A7DE8">
      <w:pPr>
        <w:pStyle w:val="12"/>
        <w:spacing w:after="240"/>
        <w:ind w:leftChars="0" w:left="0"/>
        <w:rPr>
          <w:ins w:id="5545" w:author="龍 Chris" w:date="2018-12-06T22:34:00Z"/>
        </w:rPr>
      </w:pPr>
      <w:ins w:id="5546" w:author="葉威廉" w:date="2018-12-28T14:53:00Z">
        <w:r>
          <w:rPr>
            <w:rFonts w:hint="eastAsia"/>
          </w:rPr>
          <w:t>現在</w:t>
        </w:r>
      </w:ins>
      <w:ins w:id="5547" w:author="龍 Chris" w:date="2018-12-06T22:32:00Z">
        <w:del w:id="5548" w:author="葉威廉" w:date="2018-12-28T14:53:00Z">
          <w:r w:rsidR="009E63C3" w:rsidDel="006D7EC2">
            <w:rPr>
              <w:rFonts w:hint="eastAsia"/>
            </w:rPr>
            <w:delText>眼下</w:delText>
          </w:r>
        </w:del>
      </w:ins>
      <w:ins w:id="5549" w:author="龍 Chris" w:date="2018-12-06T22:26:00Z">
        <w:r w:rsidR="009E63C3">
          <w:rPr>
            <w:rFonts w:hint="eastAsia"/>
          </w:rPr>
          <w:t>他最怕的是妖丹在方才的自爆中也一併毀</w:t>
        </w:r>
      </w:ins>
      <w:ins w:id="5550" w:author="龍 Chris" w:date="2018-12-06T22:27:00Z">
        <w:r w:rsidR="009E63C3">
          <w:rPr>
            <w:rFonts w:hint="eastAsia"/>
          </w:rPr>
          <w:t>去了</w:t>
        </w:r>
      </w:ins>
      <w:ins w:id="5551" w:author="龍 Chris" w:date="2018-12-06T22:32:00Z">
        <w:r w:rsidR="009E63C3">
          <w:rPr>
            <w:rFonts w:hint="eastAsia"/>
          </w:rPr>
          <w:t>，至於</w:t>
        </w:r>
      </w:ins>
      <w:ins w:id="5552" w:author="龍 Chris" w:date="2018-12-06T22:33:00Z">
        <w:del w:id="5553" w:author="葉威廉" w:date="2018-12-28T14:53:00Z">
          <w:r w:rsidR="009E63C3" w:rsidDel="006D7EC2">
            <w:rPr>
              <w:rFonts w:hint="eastAsia"/>
            </w:rPr>
            <w:delText>是否</w:delText>
          </w:r>
        </w:del>
      </w:ins>
      <w:ins w:id="5554" w:author="龍 Chris" w:date="2018-12-06T22:34:00Z">
        <w:del w:id="5555" w:author="葉威廉" w:date="2018-12-28T14:53:00Z">
          <w:r w:rsidR="009E63C3" w:rsidDel="006D7EC2">
            <w:rPr>
              <w:rFonts w:hint="eastAsia"/>
            </w:rPr>
            <w:delText>還有其他敵人</w:delText>
          </w:r>
        </w:del>
      </w:ins>
      <w:ins w:id="5556" w:author="龍 Chris" w:date="2018-12-06T22:33:00Z">
        <w:del w:id="5557" w:author="葉威廉" w:date="2018-12-28T14:53:00Z">
          <w:r w:rsidR="009E63C3" w:rsidDel="006D7EC2">
            <w:rPr>
              <w:rFonts w:hint="eastAsia"/>
            </w:rPr>
            <w:delText>存活</w:delText>
          </w:r>
        </w:del>
      </w:ins>
      <w:ins w:id="5558" w:author="葉威廉" w:date="2018-12-28T14:53:00Z">
        <w:r>
          <w:rPr>
            <w:rFonts w:hint="eastAsia"/>
          </w:rPr>
          <w:t>其他事</w:t>
        </w:r>
      </w:ins>
      <w:ins w:id="5559" w:author="龍 Chris" w:date="2018-12-06T22:33:00Z">
        <w:r w:rsidR="009E63C3">
          <w:rPr>
            <w:rFonts w:hint="eastAsia"/>
          </w:rPr>
          <w:t>，反</w:t>
        </w:r>
      </w:ins>
      <w:ins w:id="5560" w:author="龍 Chris" w:date="2018-12-06T22:59:00Z">
        <w:r w:rsidR="00250D0C">
          <w:rPr>
            <w:rFonts w:hint="eastAsia"/>
          </w:rPr>
          <w:t>倒不是那麼重要</w:t>
        </w:r>
      </w:ins>
      <w:ins w:id="5561" w:author="龍 Chris" w:date="2018-12-06T22:33:00Z">
        <w:r w:rsidR="009E63C3">
          <w:rPr>
            <w:rFonts w:hint="eastAsia"/>
          </w:rPr>
          <w:t>。</w:t>
        </w:r>
      </w:ins>
    </w:p>
    <w:p w:rsidR="009E63C3" w:rsidRPr="009E63C3" w:rsidRDefault="00675FD2" w:rsidP="002A7DE8">
      <w:pPr>
        <w:pStyle w:val="12"/>
        <w:spacing w:after="240"/>
        <w:ind w:leftChars="0" w:left="0"/>
        <w:rPr>
          <w:ins w:id="5562" w:author="龍 Chris" w:date="2018-12-06T01:21:00Z"/>
        </w:rPr>
      </w:pPr>
      <w:ins w:id="5563" w:author="龍 Chris" w:date="2019-01-01T22:32:00Z">
        <w:r>
          <w:rPr>
            <w:rFonts w:hint="eastAsia"/>
          </w:rPr>
          <w:t>而</w:t>
        </w:r>
      </w:ins>
      <w:ins w:id="5564" w:author="龍 Chris" w:date="2018-12-06T22:59:00Z">
        <w:r w:rsidR="00250D0C">
          <w:rPr>
            <w:rFonts w:hint="eastAsia"/>
          </w:rPr>
          <w:t>青陽子在這樣的自爆下，</w:t>
        </w:r>
      </w:ins>
      <w:ins w:id="5565" w:author="龍 Chris" w:date="2019-01-01T22:33:00Z">
        <w:r>
          <w:rPr>
            <w:rFonts w:hint="eastAsia"/>
          </w:rPr>
          <w:t>怕也</w:t>
        </w:r>
      </w:ins>
      <w:ins w:id="5566" w:author="葉威廉" w:date="2018-12-28T14:54:00Z">
        <w:del w:id="5567" w:author="龍 Chris" w:date="2019-01-01T22:33:00Z">
          <w:r w:rsidR="006D7EC2" w:rsidDel="00675FD2">
            <w:rPr>
              <w:rFonts w:hint="eastAsia"/>
            </w:rPr>
            <w:delText>決既</w:delText>
          </w:r>
        </w:del>
        <w:r w:rsidR="006D7EC2">
          <w:rPr>
            <w:rFonts w:hint="eastAsia"/>
          </w:rPr>
          <w:t>比自己</w:t>
        </w:r>
      </w:ins>
      <w:ins w:id="5568" w:author="龍 Chris" w:date="2018-12-06T23:00:00Z">
        <w:del w:id="5569" w:author="葉威廉" w:date="2018-12-28T14:54:00Z">
          <w:r w:rsidR="00250D0C" w:rsidDel="006D7EC2">
            <w:rPr>
              <w:rFonts w:hint="eastAsia"/>
            </w:rPr>
            <w:delText>絕</w:delText>
          </w:r>
        </w:del>
      </w:ins>
      <w:ins w:id="5570" w:author="龍 Chris" w:date="2018-12-06T23:01:00Z">
        <w:r w:rsidR="00250D0C">
          <w:rPr>
            <w:rFonts w:hint="eastAsia"/>
          </w:rPr>
          <w:t>好不了多少，</w:t>
        </w:r>
      </w:ins>
      <w:ins w:id="5571" w:author="龍 Chris" w:date="2019-01-01T22:33:00Z">
        <w:r>
          <w:rPr>
            <w:rFonts w:hint="eastAsia"/>
          </w:rPr>
          <w:t>就算活著，多半也沒太多威脅。</w:t>
        </w:r>
      </w:ins>
    </w:p>
    <w:p w:rsidR="002A7DE8" w:rsidRDefault="00675FD2" w:rsidP="002A7DE8">
      <w:pPr>
        <w:pStyle w:val="12"/>
        <w:spacing w:after="240"/>
        <w:ind w:leftChars="0" w:left="0"/>
        <w:rPr>
          <w:ins w:id="5572" w:author="龍 Chris" w:date="2018-12-06T00:15:00Z"/>
        </w:rPr>
      </w:pPr>
      <w:ins w:id="5573" w:author="龍 Chris" w:date="2019-01-01T22:33:00Z">
        <w:r>
          <w:rPr>
            <w:rFonts w:hint="eastAsia"/>
          </w:rPr>
          <w:t>這麼一尋</w:t>
        </w:r>
      </w:ins>
      <w:ins w:id="5574" w:author="龍 Chris" w:date="2019-01-07T22:55:00Z">
        <w:r w:rsidR="00047B04">
          <w:rPr>
            <w:rFonts w:hint="eastAsia"/>
          </w:rPr>
          <w:t>思</w:t>
        </w:r>
      </w:ins>
      <w:ins w:id="5575" w:author="葉威廉" w:date="2018-12-28T14:54:00Z">
        <w:del w:id="5576" w:author="龍 Chris" w:date="2019-01-01T22:33:00Z">
          <w:r w:rsidR="006D7EC2" w:rsidDel="00675FD2">
            <w:rPr>
              <w:rFonts w:hint="eastAsia"/>
            </w:rPr>
            <w:delText>略</w:delText>
          </w:r>
        </w:del>
      </w:ins>
      <w:ins w:id="5577" w:author="葉威廉" w:date="2018-12-28T14:55:00Z">
        <w:del w:id="5578" w:author="龍 Chris" w:date="2019-01-01T22:33:00Z">
          <w:r w:rsidR="006D7EC2" w:rsidDel="00675FD2">
            <w:rPr>
              <w:rFonts w:hint="eastAsia"/>
            </w:rPr>
            <w:delText>一找尋</w:delText>
          </w:r>
        </w:del>
        <w:r w:rsidR="006D7EC2">
          <w:rPr>
            <w:rFonts w:hint="eastAsia"/>
          </w:rPr>
          <w:t>，他便往</w:t>
        </w:r>
      </w:ins>
      <w:ins w:id="5579" w:author="龍 Chris" w:date="2018-12-06T00:15:00Z">
        <w:del w:id="5580" w:author="葉威廉" w:date="2018-12-28T14:54:00Z">
          <w:r w:rsidR="0054753E" w:rsidDel="006D7EC2">
            <w:rPr>
              <w:rFonts w:hint="eastAsia"/>
            </w:rPr>
            <w:delText>踏著赤劍</w:delText>
          </w:r>
        </w:del>
        <w:del w:id="5581" w:author="葉威廉" w:date="2018-12-28T14:55:00Z">
          <w:r w:rsidR="0054753E" w:rsidDel="006D7EC2">
            <w:rPr>
              <w:rFonts w:hint="eastAsia"/>
            </w:rPr>
            <w:delText>，往</w:delText>
          </w:r>
        </w:del>
        <w:del w:id="5582" w:author="葉威廉" w:date="2018-12-28T14:57:00Z">
          <w:r w:rsidR="0054753E" w:rsidDel="006D7EC2">
            <w:rPr>
              <w:rFonts w:hint="eastAsia"/>
            </w:rPr>
            <w:delText>靈山</w:delText>
          </w:r>
        </w:del>
        <w:r w:rsidR="0054753E">
          <w:rPr>
            <w:rFonts w:hint="eastAsia"/>
          </w:rPr>
          <w:t>另一方向</w:t>
        </w:r>
      </w:ins>
      <w:ins w:id="5583" w:author="龍 Chris" w:date="2019-01-01T22:33:00Z">
        <w:r>
          <w:rPr>
            <w:rFonts w:hint="eastAsia"/>
          </w:rPr>
          <w:t>繼續尋找</w:t>
        </w:r>
      </w:ins>
      <w:ins w:id="5584" w:author="龍 Chris" w:date="2019-01-01T22:34:00Z">
        <w:r>
          <w:rPr>
            <w:rFonts w:hint="eastAsia"/>
          </w:rPr>
          <w:t>妖丹而</w:t>
        </w:r>
      </w:ins>
      <w:ins w:id="5585" w:author="葉威廉" w:date="2018-12-28T14:57:00Z">
        <w:del w:id="5586" w:author="龍 Chris" w:date="2019-01-01T22:33:00Z">
          <w:r w:rsidR="006D7EC2" w:rsidDel="00675FD2">
            <w:rPr>
              <w:rFonts w:hint="eastAsia"/>
            </w:rPr>
            <w:delText>找</w:delText>
          </w:r>
        </w:del>
      </w:ins>
      <w:ins w:id="5587" w:author="龍 Chris" w:date="2018-12-06T00:15:00Z">
        <w:del w:id="5588" w:author="葉威廉" w:date="2018-12-28T14:57:00Z">
          <w:r w:rsidR="0054753E" w:rsidDel="006D7EC2">
            <w:rPr>
              <w:rFonts w:hint="eastAsia"/>
            </w:rPr>
            <w:delText>飛</w:delText>
          </w:r>
        </w:del>
        <w:r w:rsidR="0054753E">
          <w:rPr>
            <w:rFonts w:hint="eastAsia"/>
          </w:rPr>
          <w:t>去。</w:t>
        </w:r>
      </w:ins>
    </w:p>
    <w:p w:rsidR="0054753E" w:rsidRDefault="00675FD2" w:rsidP="002A7DE8">
      <w:pPr>
        <w:pStyle w:val="12"/>
        <w:spacing w:after="240"/>
        <w:ind w:leftChars="0" w:left="0"/>
        <w:rPr>
          <w:ins w:id="5589" w:author="龍 Chris" w:date="2018-12-06T00:17:00Z"/>
        </w:rPr>
      </w:pPr>
      <w:ins w:id="5590" w:author="龍 Chris" w:date="2019-01-01T22:34:00Z">
        <w:r>
          <w:rPr>
            <w:rFonts w:hint="eastAsia"/>
          </w:rPr>
          <w:t>他卻不知，此時在</w:t>
        </w:r>
      </w:ins>
      <w:ins w:id="5591" w:author="龍 Chris" w:date="2018-12-06T00:15:00Z">
        <w:r w:rsidR="0054753E">
          <w:rPr>
            <w:rFonts w:hint="eastAsia"/>
          </w:rPr>
          <w:t>爆炸中心數百里外，一個身穿青衫的</w:t>
        </w:r>
      </w:ins>
      <w:ins w:id="5592" w:author="龍 Chris" w:date="2018-12-06T00:16:00Z">
        <w:r w:rsidR="0054753E">
          <w:rPr>
            <w:rFonts w:hint="eastAsia"/>
          </w:rPr>
          <w:t>修士，此時同樣也是臉色難看，但卻沒有太多傷勢，</w:t>
        </w:r>
      </w:ins>
      <w:ins w:id="5593" w:author="龍 Chris" w:date="2018-12-06T00:17:00Z">
        <w:r w:rsidR="0054753E">
          <w:rPr>
            <w:rFonts w:hint="eastAsia"/>
          </w:rPr>
          <w:t>表情複雜的看向某個方向。</w:t>
        </w:r>
      </w:ins>
    </w:p>
    <w:p w:rsidR="0054753E" w:rsidRDefault="0054753E" w:rsidP="002A7DE8">
      <w:pPr>
        <w:pStyle w:val="12"/>
        <w:spacing w:after="240"/>
        <w:ind w:leftChars="0" w:left="0"/>
        <w:rPr>
          <w:ins w:id="5594" w:author="龍 Chris" w:date="2018-12-06T00:18:00Z"/>
        </w:rPr>
      </w:pPr>
      <w:ins w:id="5595" w:author="龍 Chris" w:date="2018-12-06T00:17:00Z">
        <w:r>
          <w:rPr>
            <w:rFonts w:hint="eastAsia"/>
          </w:rPr>
          <w:t>不久之前，</w:t>
        </w:r>
      </w:ins>
      <w:ins w:id="5596" w:author="龍 Chris" w:date="2019-01-01T22:34:00Z">
        <w:r w:rsidR="00675FD2">
          <w:rPr>
            <w:rFonts w:hint="eastAsia"/>
          </w:rPr>
          <w:t>青衫修士</w:t>
        </w:r>
      </w:ins>
      <w:ins w:id="5597" w:author="龍 Chris" w:date="2018-12-06T00:17:00Z">
        <w:r>
          <w:rPr>
            <w:rFonts w:hint="eastAsia"/>
          </w:rPr>
          <w:t>在千鈞一髮之際，捏碎了懷中的一</w:t>
        </w:r>
      </w:ins>
      <w:ins w:id="5598" w:author="龍 Chris" w:date="2018-12-06T00:18:00Z">
        <w:r>
          <w:rPr>
            <w:rFonts w:hint="eastAsia"/>
          </w:rPr>
          <w:t>道保命護符，讓他</w:t>
        </w:r>
      </w:ins>
      <w:ins w:id="5599" w:author="Administrator" w:date="2019-02-26T22:09:00Z">
        <w:r w:rsidR="0061203B">
          <w:rPr>
            <w:rFonts w:hint="eastAsia"/>
          </w:rPr>
          <w:t>與身邊</w:t>
        </w:r>
        <w:r w:rsidR="0061203B">
          <w:rPr>
            <w:rFonts w:hint="eastAsia"/>
          </w:rPr>
          <w:lastRenderedPageBreak/>
          <w:t>幾名</w:t>
        </w:r>
      </w:ins>
      <w:ins w:id="5600" w:author="Administrator" w:date="2019-02-26T22:10:00Z">
        <w:r w:rsidR="0061203B">
          <w:rPr>
            <w:rFonts w:hint="eastAsia"/>
          </w:rPr>
          <w:t>師弟</w:t>
        </w:r>
      </w:ins>
      <w:ins w:id="5601" w:author="龍 Chris" w:date="2018-12-06T00:18:00Z">
        <w:r>
          <w:rPr>
            <w:rFonts w:hint="eastAsia"/>
          </w:rPr>
          <w:t>即時傳送</w:t>
        </w:r>
      </w:ins>
      <w:ins w:id="5602" w:author="Administrator" w:date="2019-02-26T22:10:00Z">
        <w:r w:rsidR="0061203B">
          <w:rPr>
            <w:rFonts w:hint="eastAsia"/>
          </w:rPr>
          <w:t>出去</w:t>
        </w:r>
      </w:ins>
      <w:ins w:id="5603" w:author="龍 Chris" w:date="2018-12-06T00:18:00Z">
        <w:del w:id="5604" w:author="Administrator" w:date="2019-02-26T22:10:00Z">
          <w:r w:rsidDel="0061203B">
            <w:rPr>
              <w:rFonts w:hint="eastAsia"/>
            </w:rPr>
            <w:delText>到了這裡</w:delText>
          </w:r>
        </w:del>
        <w:r>
          <w:rPr>
            <w:rFonts w:hint="eastAsia"/>
          </w:rPr>
          <w:t>，雖是如此，但那衝擊波仍是讓他受了不少的內傷，但終究還是比殞落在那裏好。</w:t>
        </w:r>
      </w:ins>
    </w:p>
    <w:p w:rsidR="000F0075" w:rsidRDefault="0054753E">
      <w:pPr>
        <w:pStyle w:val="12"/>
        <w:spacing w:after="240"/>
        <w:ind w:leftChars="0" w:left="0"/>
        <w:rPr>
          <w:ins w:id="5605" w:author="龍 Chris" w:date="2018-12-06T00:00:00Z"/>
        </w:rPr>
        <w:pPrChange w:id="5606" w:author="龍 Chris" w:date="2018-12-06T00:01:00Z">
          <w:pPr>
            <w:pStyle w:val="af6"/>
            <w:numPr>
              <w:numId w:val="1"/>
            </w:numPr>
            <w:ind w:leftChars="0" w:left="360" w:hanging="360"/>
          </w:pPr>
        </w:pPrChange>
      </w:pPr>
      <w:ins w:id="5607" w:author="龍 Chris" w:date="2018-12-06T00:19:00Z">
        <w:r>
          <w:rPr>
            <w:rFonts w:hint="eastAsia"/>
          </w:rPr>
          <w:t>想到跟著自己的那群師弟</w:t>
        </w:r>
      </w:ins>
      <w:ins w:id="5608" w:author="葉威廉" w:date="2018-12-28T14:55:00Z">
        <w:r w:rsidR="006D7EC2">
          <w:rPr>
            <w:rFonts w:hint="eastAsia"/>
          </w:rPr>
          <w:t>恐怕</w:t>
        </w:r>
      </w:ins>
      <w:ins w:id="5609" w:author="龍 Chris" w:date="2018-12-06T00:19:00Z">
        <w:del w:id="5610" w:author="Administrator" w:date="2019-02-26T22:10:00Z">
          <w:r w:rsidDel="0061203B">
            <w:rPr>
              <w:rFonts w:hint="eastAsia"/>
            </w:rPr>
            <w:delText>全都</w:delText>
          </w:r>
        </w:del>
        <w:r>
          <w:rPr>
            <w:rFonts w:hint="eastAsia"/>
          </w:rPr>
          <w:t>死</w:t>
        </w:r>
      </w:ins>
      <w:ins w:id="5611" w:author="Administrator" w:date="2019-02-26T22:10:00Z">
        <w:r w:rsidR="0061203B">
          <w:rPr>
            <w:rFonts w:hint="eastAsia"/>
          </w:rPr>
          <w:t>不少人</w:t>
        </w:r>
      </w:ins>
      <w:ins w:id="5612" w:author="龍 Chris" w:date="2018-12-06T00:19:00Z">
        <w:del w:id="5613" w:author="Administrator" w:date="2019-02-26T22:10:00Z">
          <w:r w:rsidDel="0061203B">
            <w:rPr>
              <w:rFonts w:hint="eastAsia"/>
            </w:rPr>
            <w:delText>在那</w:delText>
          </w:r>
        </w:del>
        <w:r>
          <w:rPr>
            <w:rFonts w:hint="eastAsia"/>
          </w:rPr>
          <w:t>，青陽子再怎麼冷血還是</w:t>
        </w:r>
      </w:ins>
      <w:ins w:id="5614" w:author="龍 Chris" w:date="2018-12-06T00:20:00Z">
        <w:del w:id="5615" w:author="葉威廉" w:date="2018-12-28T14:55:00Z">
          <w:r w:rsidDel="006D7EC2">
            <w:rPr>
              <w:rFonts w:hint="eastAsia"/>
            </w:rPr>
            <w:delText>略為</w:delText>
          </w:r>
        </w:del>
        <w:r>
          <w:rPr>
            <w:rFonts w:hint="eastAsia"/>
          </w:rPr>
          <w:t>感嘆了下，但很快的，他就抬起頭來，眼神堅定地往爆炸之處飛去。</w:t>
        </w:r>
      </w:ins>
    </w:p>
    <w:p w:rsidR="00E65877" w:rsidRDefault="00675FD2" w:rsidP="002A7DE8">
      <w:pPr>
        <w:pStyle w:val="12"/>
        <w:spacing w:after="240"/>
        <w:ind w:leftChars="0" w:left="0"/>
        <w:rPr>
          <w:ins w:id="5616" w:author="龍 Chris" w:date="2018-12-06T00:33:00Z"/>
        </w:rPr>
      </w:pPr>
      <w:ins w:id="5617" w:author="龍 Chris" w:date="2019-01-01T22:34:00Z">
        <w:r>
          <w:rPr>
            <w:rFonts w:hint="eastAsia"/>
          </w:rPr>
          <w:t>然而更</w:t>
        </w:r>
      </w:ins>
      <w:ins w:id="5618" w:author="龍 Chris" w:date="2019-01-01T22:35:00Z">
        <w:r>
          <w:rPr>
            <w:rFonts w:hint="eastAsia"/>
          </w:rPr>
          <w:t>遠處，</w:t>
        </w:r>
      </w:ins>
      <w:ins w:id="5619" w:author="龍 Chris" w:date="2018-12-06T00:21:00Z">
        <w:r w:rsidR="00245689">
          <w:rPr>
            <w:rFonts w:hint="eastAsia"/>
          </w:rPr>
          <w:t>在他身後，一道婀娜多姿的黑影</w:t>
        </w:r>
      </w:ins>
      <w:ins w:id="5620" w:author="龍 Chris" w:date="2019-01-01T22:35:00Z">
        <w:r>
          <w:rPr>
            <w:rFonts w:hint="eastAsia"/>
          </w:rPr>
          <w:t>此時</w:t>
        </w:r>
      </w:ins>
      <w:ins w:id="5621" w:author="龍 Chris" w:date="2018-12-06T00:22:00Z">
        <w:r w:rsidR="00245689">
          <w:rPr>
            <w:rFonts w:hint="eastAsia"/>
          </w:rPr>
          <w:t>死死的盯著他看，直到確認他離開很遠之後，這才輕飄飄地跟了過去，</w:t>
        </w:r>
      </w:ins>
      <w:ins w:id="5622" w:author="龍 Chris" w:date="2018-12-06T00:32:00Z">
        <w:r w:rsidR="00A8107A">
          <w:rPr>
            <w:rFonts w:hint="eastAsia"/>
          </w:rPr>
          <w:t>絲毫沒有讓他</w:t>
        </w:r>
      </w:ins>
      <w:ins w:id="5623" w:author="龍 Chris" w:date="2018-12-06T00:33:00Z">
        <w:r w:rsidR="00A8107A">
          <w:rPr>
            <w:rFonts w:hint="eastAsia"/>
          </w:rPr>
          <w:t>察覺。</w:t>
        </w:r>
      </w:ins>
    </w:p>
    <w:p w:rsidR="000F0075" w:rsidRDefault="006D7EC2">
      <w:pPr>
        <w:pStyle w:val="12"/>
        <w:spacing w:after="240"/>
        <w:ind w:leftChars="0" w:left="0"/>
        <w:rPr>
          <w:ins w:id="5624" w:author="葉威廉" w:date="2018-12-28T14:56:00Z"/>
          <w:rFonts w:ascii="細明體" w:eastAsia="細明體" w:hAnsi="細明體" w:cs="細明體"/>
        </w:rPr>
        <w:pPrChange w:id="5625" w:author="龍 Chris" w:date="2018-12-06T00:01:00Z">
          <w:pPr>
            <w:pStyle w:val="af6"/>
          </w:pPr>
        </w:pPrChange>
      </w:pPr>
      <w:ins w:id="5626" w:author="葉威廉" w:date="2018-12-28T14:56:00Z">
        <w:r>
          <w:rPr>
            <w:rFonts w:hint="eastAsia"/>
          </w:rPr>
          <w:t>※</w:t>
        </w:r>
        <w:r>
          <w:rPr>
            <w:rFonts w:ascii="細明體" w:eastAsia="細明體" w:hAnsi="細明體" w:cs="細明體" w:hint="eastAsia"/>
          </w:rPr>
          <w:t>※※※</w:t>
        </w:r>
      </w:ins>
    </w:p>
    <w:p w:rsidR="000F0075" w:rsidRDefault="006D7EC2">
      <w:pPr>
        <w:pStyle w:val="12"/>
        <w:spacing w:after="240"/>
        <w:ind w:leftChars="0" w:left="0"/>
        <w:rPr>
          <w:ins w:id="5627" w:author="葉威廉" w:date="2018-12-28T15:00:00Z"/>
          <w:rFonts w:ascii="細明體" w:eastAsia="細明體" w:hAnsi="細明體" w:cs="細明體"/>
        </w:rPr>
        <w:pPrChange w:id="5628" w:author="龍 Chris" w:date="2018-12-06T00:01:00Z">
          <w:pPr>
            <w:pStyle w:val="af6"/>
          </w:pPr>
        </w:pPrChange>
      </w:pPr>
      <w:ins w:id="5629" w:author="葉威廉" w:date="2018-12-28T14:56:00Z">
        <w:r>
          <w:rPr>
            <w:rFonts w:ascii="細明體" w:eastAsia="細明體" w:hAnsi="細明體" w:cs="細明體" w:hint="eastAsia"/>
          </w:rPr>
          <w:t>另一頭，原本爆炸中心</w:t>
        </w:r>
      </w:ins>
      <w:ins w:id="5630" w:author="葉威廉" w:date="2018-12-28T14:57:00Z">
        <w:r>
          <w:rPr>
            <w:rFonts w:ascii="細明體" w:eastAsia="細明體" w:hAnsi="細明體" w:cs="細明體" w:hint="eastAsia"/>
          </w:rPr>
          <w:t>巨大的裂縫口，此時</w:t>
        </w:r>
      </w:ins>
      <w:ins w:id="5631" w:author="葉威廉" w:date="2018-12-28T15:03:00Z">
        <w:r w:rsidR="002022CE">
          <w:rPr>
            <w:rFonts w:ascii="細明體" w:eastAsia="細明體" w:hAnsi="細明體" w:cs="細明體" w:hint="eastAsia"/>
          </w:rPr>
          <w:t>重新被</w:t>
        </w:r>
      </w:ins>
      <w:ins w:id="5632" w:author="葉威廉" w:date="2018-12-28T14:57:00Z">
        <w:r w:rsidR="002022CE">
          <w:rPr>
            <w:rFonts w:ascii="細明體" w:eastAsia="細明體" w:hAnsi="細明體" w:cs="細明體" w:hint="eastAsia"/>
          </w:rPr>
          <w:t>無數巨石土堆埋了起來，</w:t>
        </w:r>
      </w:ins>
      <w:ins w:id="5633" w:author="葉威廉" w:date="2018-12-28T14:59:00Z">
        <w:r w:rsidR="002022CE">
          <w:rPr>
            <w:rFonts w:ascii="細明體" w:eastAsia="細明體" w:hAnsi="細明體" w:cs="細明體" w:hint="eastAsia"/>
          </w:rPr>
          <w:t>直到不知道多深的底下，這才</w:t>
        </w:r>
      </w:ins>
      <w:ins w:id="5634" w:author="葉威廉" w:date="2018-12-28T15:00:00Z">
        <w:r w:rsidR="002022CE">
          <w:rPr>
            <w:rFonts w:ascii="細明體" w:eastAsia="細明體" w:hAnsi="細明體" w:cs="細明體" w:hint="eastAsia"/>
          </w:rPr>
          <w:t>又嶄露了一些空隙</w:t>
        </w:r>
        <w:del w:id="5635" w:author="龍 Chris" w:date="2019-01-01T22:35:00Z">
          <w:r w:rsidR="002022CE" w:rsidDel="00675FD2">
            <w:rPr>
              <w:rFonts w:ascii="細明體" w:eastAsia="細明體" w:hAnsi="細明體" w:cs="細明體" w:hint="eastAsia"/>
            </w:rPr>
            <w:delText>可以供人通過</w:delText>
          </w:r>
        </w:del>
        <w:r w:rsidR="002022CE">
          <w:rPr>
            <w:rFonts w:ascii="細明體" w:eastAsia="細明體" w:hAnsi="細明體" w:cs="細明體" w:hint="eastAsia"/>
          </w:rPr>
          <w:t>。</w:t>
        </w:r>
      </w:ins>
    </w:p>
    <w:p w:rsidR="000F0075" w:rsidRDefault="002022CE">
      <w:pPr>
        <w:pStyle w:val="12"/>
        <w:spacing w:after="240"/>
        <w:ind w:leftChars="0" w:left="0"/>
        <w:rPr>
          <w:ins w:id="5636" w:author="葉威廉" w:date="2018-12-28T15:11:00Z"/>
        </w:rPr>
        <w:pPrChange w:id="5637" w:author="龍 Chris" w:date="2018-12-06T00:01:00Z">
          <w:pPr>
            <w:pStyle w:val="af6"/>
          </w:pPr>
        </w:pPrChange>
      </w:pPr>
      <w:ins w:id="5638" w:author="葉威廉" w:date="2018-12-28T15:03:00Z">
        <w:r>
          <w:rPr>
            <w:rFonts w:hint="eastAsia"/>
          </w:rPr>
          <w:t>在那</w:t>
        </w:r>
      </w:ins>
      <w:ins w:id="5639" w:author="葉威廉" w:date="2018-12-28T15:04:00Z">
        <w:r>
          <w:rPr>
            <w:rFonts w:hint="eastAsia"/>
          </w:rPr>
          <w:t>漆黑的空隙</w:t>
        </w:r>
      </w:ins>
      <w:ins w:id="5640" w:author="葉威廉" w:date="2018-12-28T15:09:00Z">
        <w:r w:rsidR="00873AC3">
          <w:rPr>
            <w:rFonts w:hint="eastAsia"/>
          </w:rPr>
          <w:t>交界</w:t>
        </w:r>
      </w:ins>
      <w:ins w:id="5641" w:author="葉威廉" w:date="2018-12-28T15:04:00Z">
        <w:r>
          <w:rPr>
            <w:rFonts w:hint="eastAsia"/>
          </w:rPr>
          <w:t>處，</w:t>
        </w:r>
      </w:ins>
      <w:ins w:id="5642" w:author="葉威廉" w:date="2018-12-28T15:08:00Z">
        <w:r w:rsidR="00873AC3">
          <w:rPr>
            <w:rFonts w:hint="eastAsia"/>
          </w:rPr>
          <w:t>突然間，一隻手</w:t>
        </w:r>
      </w:ins>
      <w:ins w:id="5643" w:author="葉威廉" w:date="2018-12-28T15:09:00Z">
        <w:r w:rsidR="00873AC3">
          <w:rPr>
            <w:rFonts w:hint="eastAsia"/>
          </w:rPr>
          <w:t>嘩啦一聲</w:t>
        </w:r>
      </w:ins>
      <w:ins w:id="5644" w:author="葉威廉" w:date="2018-12-28T15:08:00Z">
        <w:r w:rsidR="00873AC3">
          <w:rPr>
            <w:rFonts w:hint="eastAsia"/>
          </w:rPr>
          <w:t>從土堆中伸了出來</w:t>
        </w:r>
      </w:ins>
      <w:ins w:id="5645" w:author="葉威廉" w:date="2018-12-28T15:09:00Z">
        <w:r w:rsidR="00873AC3">
          <w:rPr>
            <w:rFonts w:hint="eastAsia"/>
          </w:rPr>
          <w:t>，跟著</w:t>
        </w:r>
      </w:ins>
      <w:ins w:id="5646" w:author="葉威廉" w:date="2018-12-28T15:10:00Z">
        <w:r w:rsidR="00873AC3">
          <w:rPr>
            <w:rFonts w:hint="eastAsia"/>
          </w:rPr>
          <w:t>一個滿身泥濘，灰頭土臉的身影</w:t>
        </w:r>
      </w:ins>
      <w:ins w:id="5647" w:author="葉威廉" w:date="2018-12-28T15:11:00Z">
        <w:r w:rsidR="00873AC3">
          <w:rPr>
            <w:rFonts w:hint="eastAsia"/>
          </w:rPr>
          <w:t>衝了出來。</w:t>
        </w:r>
      </w:ins>
    </w:p>
    <w:p w:rsidR="000F0075" w:rsidRDefault="00873AC3">
      <w:pPr>
        <w:pStyle w:val="12"/>
        <w:spacing w:after="240"/>
        <w:ind w:leftChars="0" w:left="0"/>
        <w:rPr>
          <w:ins w:id="5648" w:author="葉威廉" w:date="2018-12-28T15:14:00Z"/>
        </w:rPr>
        <w:pPrChange w:id="5649" w:author="龍 Chris" w:date="2018-12-06T00:01:00Z">
          <w:pPr>
            <w:pStyle w:val="af6"/>
          </w:pPr>
        </w:pPrChange>
      </w:pPr>
      <w:ins w:id="5650" w:author="葉威廉" w:date="2018-12-28T15:11:00Z">
        <w:r>
          <w:rPr>
            <w:rFonts w:hint="eastAsia"/>
          </w:rPr>
          <w:t>跟著</w:t>
        </w:r>
      </w:ins>
      <w:ins w:id="5651" w:author="葉威廉" w:date="2018-12-28T15:26:00Z">
        <w:r w:rsidR="00600D9F">
          <w:rPr>
            <w:rFonts w:hint="eastAsia"/>
          </w:rPr>
          <w:t>那泥人</w:t>
        </w:r>
      </w:ins>
      <w:ins w:id="5652" w:author="葉威廉" w:date="2018-12-28T15:11:00Z">
        <w:r>
          <w:rPr>
            <w:rFonts w:hint="eastAsia"/>
          </w:rPr>
          <w:t>深深吸一大口氣，轉身又鑽回</w:t>
        </w:r>
      </w:ins>
      <w:ins w:id="5653" w:author="葉威廉" w:date="2018-12-28T15:12:00Z">
        <w:r>
          <w:rPr>
            <w:rFonts w:hint="eastAsia"/>
          </w:rPr>
          <w:t>土堆中，</w:t>
        </w:r>
      </w:ins>
      <w:ins w:id="5654" w:author="葉威廉" w:date="2018-12-28T15:13:00Z">
        <w:r>
          <w:rPr>
            <w:rFonts w:hint="eastAsia"/>
          </w:rPr>
          <w:t>撥</w:t>
        </w:r>
      </w:ins>
      <w:ins w:id="5655" w:author="葉威廉" w:date="2018-12-28T15:12:00Z">
        <w:r>
          <w:rPr>
            <w:rFonts w:hint="eastAsia"/>
          </w:rPr>
          <w:t>開土</w:t>
        </w:r>
      </w:ins>
      <w:ins w:id="5656" w:author="葉威廉" w:date="2018-12-28T15:14:00Z">
        <w:r>
          <w:rPr>
            <w:rFonts w:hint="eastAsia"/>
          </w:rPr>
          <w:t>礫，費盡千辛萬苦，這才將另一個身影給拖了出來。</w:t>
        </w:r>
      </w:ins>
    </w:p>
    <w:p w:rsidR="000F0075" w:rsidRDefault="00873AC3">
      <w:pPr>
        <w:pStyle w:val="12"/>
        <w:spacing w:after="240"/>
        <w:ind w:leftChars="0" w:left="0"/>
        <w:rPr>
          <w:ins w:id="5657" w:author="葉威廉" w:date="2018-12-28T15:36:00Z"/>
        </w:rPr>
        <w:pPrChange w:id="5658" w:author="龍 Chris" w:date="2018-12-06T00:01:00Z">
          <w:pPr>
            <w:pStyle w:val="af6"/>
          </w:pPr>
        </w:pPrChange>
      </w:pPr>
      <w:ins w:id="5659" w:author="葉威廉" w:date="2018-12-28T15:15:00Z">
        <w:r>
          <w:rPr>
            <w:rFonts w:hint="eastAsia"/>
          </w:rPr>
          <w:t>隨著那身影出現，那</w:t>
        </w:r>
      </w:ins>
      <w:ins w:id="5660" w:author="葉威廉" w:date="2018-12-28T15:26:00Z">
        <w:r w:rsidR="00600D9F">
          <w:rPr>
            <w:rFonts w:hint="eastAsia"/>
          </w:rPr>
          <w:t>泥</w:t>
        </w:r>
      </w:ins>
      <w:ins w:id="5661" w:author="葉威廉" w:date="2018-12-28T15:15:00Z">
        <w:r>
          <w:rPr>
            <w:rFonts w:hint="eastAsia"/>
          </w:rPr>
          <w:t>人</w:t>
        </w:r>
      </w:ins>
      <w:ins w:id="5662" w:author="葉威廉" w:date="2018-12-28T15:16:00Z">
        <w:r>
          <w:rPr>
            <w:rFonts w:hint="eastAsia"/>
          </w:rPr>
          <w:t>摸了摸身影的心跳，跟著略一遲疑，便</w:t>
        </w:r>
      </w:ins>
      <w:ins w:id="5663" w:author="葉威廉" w:date="2018-12-28T15:27:00Z">
        <w:r w:rsidR="00600D9F">
          <w:rPr>
            <w:rFonts w:hint="eastAsia"/>
          </w:rPr>
          <w:t>彎腰</w:t>
        </w:r>
      </w:ins>
      <w:ins w:id="5664" w:author="葉威廉" w:date="2018-12-28T15:28:00Z">
        <w:r w:rsidR="00600D9F">
          <w:rPr>
            <w:rFonts w:hint="eastAsia"/>
          </w:rPr>
          <w:t>將嘴給</w:t>
        </w:r>
      </w:ins>
      <w:ins w:id="5665" w:author="葉威廉" w:date="2018-12-28T15:29:00Z">
        <w:r w:rsidR="00600D9F">
          <w:rPr>
            <w:rFonts w:hint="eastAsia"/>
          </w:rPr>
          <w:t>嘟上，</w:t>
        </w:r>
      </w:ins>
      <w:ins w:id="5666" w:author="葉威廉" w:date="2018-12-28T15:30:00Z">
        <w:r w:rsidR="00600D9F">
          <w:rPr>
            <w:rFonts w:hint="eastAsia"/>
          </w:rPr>
          <w:t>不一會，</w:t>
        </w:r>
      </w:ins>
      <w:ins w:id="5667" w:author="葉威廉" w:date="2018-12-28T15:31:00Z">
        <w:r w:rsidR="00600D9F">
          <w:rPr>
            <w:rFonts w:hint="eastAsia"/>
          </w:rPr>
          <w:t>那身影</w:t>
        </w:r>
      </w:ins>
      <w:ins w:id="5668" w:author="葉威廉" w:date="2018-12-28T15:34:00Z">
        <w:r w:rsidR="00600D9F">
          <w:rPr>
            <w:rFonts w:hint="eastAsia"/>
          </w:rPr>
          <w:t>咳了咳幾下，跟著原先</w:t>
        </w:r>
      </w:ins>
      <w:ins w:id="5669" w:author="葉威廉" w:date="2018-12-28T15:31:00Z">
        <w:r w:rsidR="00600D9F">
          <w:rPr>
            <w:rFonts w:hint="eastAsia"/>
          </w:rPr>
          <w:t>動也不動的胸口，便</w:t>
        </w:r>
      </w:ins>
      <w:ins w:id="5670" w:author="葉威廉" w:date="2018-12-28T15:33:00Z">
        <w:r w:rsidR="00600D9F">
          <w:rPr>
            <w:rFonts w:hint="eastAsia"/>
          </w:rPr>
          <w:t>開始有規律的上下起伏了。</w:t>
        </w:r>
      </w:ins>
    </w:p>
    <w:p w:rsidR="000F0075" w:rsidRDefault="006500A4">
      <w:pPr>
        <w:pStyle w:val="12"/>
        <w:spacing w:after="240"/>
        <w:ind w:leftChars="0" w:left="0"/>
        <w:rPr>
          <w:ins w:id="5671" w:author="葉威廉" w:date="2018-12-28T15:37:00Z"/>
        </w:rPr>
        <w:pPrChange w:id="5672" w:author="龍 Chris" w:date="2018-12-06T00:01:00Z">
          <w:pPr>
            <w:pStyle w:val="af6"/>
          </w:pPr>
        </w:pPrChange>
      </w:pPr>
      <w:ins w:id="5673" w:author="葉威廉" w:date="2018-12-28T15:36:00Z">
        <w:r>
          <w:rPr>
            <w:rFonts w:hint="eastAsia"/>
          </w:rPr>
          <w:t>看到這情況，那泥人這才鬆了口氣，再也支撐不</w:t>
        </w:r>
      </w:ins>
      <w:ins w:id="5674" w:author="葉威廉" w:date="2018-12-28T15:49:00Z">
        <w:r w:rsidR="006B080A">
          <w:rPr>
            <w:rFonts w:hint="eastAsia"/>
          </w:rPr>
          <w:t>下</w:t>
        </w:r>
      </w:ins>
      <w:ins w:id="5675" w:author="葉威廉" w:date="2018-12-28T15:36:00Z">
        <w:r>
          <w:rPr>
            <w:rFonts w:hint="eastAsia"/>
          </w:rPr>
          <w:t>，</w:t>
        </w:r>
      </w:ins>
      <w:ins w:id="5676" w:author="葉威廉" w:date="2018-12-28T15:49:00Z">
        <w:r w:rsidR="006B080A">
          <w:rPr>
            <w:rFonts w:hint="eastAsia"/>
          </w:rPr>
          <w:t>癱</w:t>
        </w:r>
      </w:ins>
      <w:ins w:id="5677" w:author="葉威廉" w:date="2018-12-28T15:36:00Z">
        <w:r>
          <w:rPr>
            <w:rFonts w:hint="eastAsia"/>
          </w:rPr>
          <w:t>在通道旁邊，氣喘吁吁地倒在那</w:t>
        </w:r>
      </w:ins>
      <w:ins w:id="5678" w:author="葉威廉" w:date="2018-12-28T15:37:00Z">
        <w:r>
          <w:rPr>
            <w:rFonts w:hint="eastAsia"/>
          </w:rPr>
          <w:t>逕自</w:t>
        </w:r>
      </w:ins>
      <w:ins w:id="5679" w:author="葉威廉" w:date="2018-12-28T15:36:00Z">
        <w:r>
          <w:rPr>
            <w:rFonts w:hint="eastAsia"/>
          </w:rPr>
          <w:t>休息</w:t>
        </w:r>
      </w:ins>
      <w:ins w:id="5680" w:author="葉威廉" w:date="2018-12-28T15:37:00Z">
        <w:r>
          <w:rPr>
            <w:rFonts w:hint="eastAsia"/>
          </w:rPr>
          <w:t>起來。</w:t>
        </w:r>
      </w:ins>
    </w:p>
    <w:p w:rsidR="000F0075" w:rsidRDefault="006B080A">
      <w:pPr>
        <w:pStyle w:val="12"/>
        <w:spacing w:after="240"/>
        <w:ind w:leftChars="0" w:left="0"/>
        <w:rPr>
          <w:ins w:id="5681" w:author="葉威廉" w:date="2018-12-28T15:51:00Z"/>
        </w:rPr>
        <w:pPrChange w:id="5682" w:author="龍 Chris" w:date="2018-12-06T00:01:00Z">
          <w:pPr>
            <w:pStyle w:val="af6"/>
          </w:pPr>
        </w:pPrChange>
      </w:pPr>
      <w:ins w:id="5683" w:author="葉威廉" w:date="2018-12-28T15:49:00Z">
        <w:r>
          <w:rPr>
            <w:rFonts w:hint="eastAsia"/>
          </w:rPr>
          <w:t>不知道過了多久，那身影呼吸平靜了起來，跟著一聲嚶嚀，</w:t>
        </w:r>
      </w:ins>
      <w:ins w:id="5684" w:author="葉威廉" w:date="2018-12-28T15:51:00Z">
        <w:r>
          <w:rPr>
            <w:rFonts w:hint="eastAsia"/>
          </w:rPr>
          <w:t>驚醒坐了起來。</w:t>
        </w:r>
      </w:ins>
    </w:p>
    <w:p w:rsidR="000F0075" w:rsidRDefault="006B080A">
      <w:pPr>
        <w:pStyle w:val="12"/>
        <w:spacing w:after="240"/>
        <w:ind w:leftChars="0" w:left="0"/>
        <w:rPr>
          <w:ins w:id="5685" w:author="葉威廉" w:date="2018-12-28T15:52:00Z"/>
        </w:rPr>
        <w:pPrChange w:id="5686" w:author="龍 Chris" w:date="2018-12-06T00:01:00Z">
          <w:pPr>
            <w:pStyle w:val="af6"/>
          </w:pPr>
        </w:pPrChange>
      </w:pPr>
      <w:ins w:id="5687" w:author="葉威廉" w:date="2018-12-28T15:51:00Z">
        <w:r>
          <w:rPr>
            <w:rFonts w:hint="eastAsia"/>
          </w:rPr>
          <w:t>「這…這裡是…」</w:t>
        </w:r>
      </w:ins>
      <w:ins w:id="5688" w:author="葉威廉" w:date="2018-12-28T15:52:00Z">
        <w:r>
          <w:rPr>
            <w:rFonts w:hint="eastAsia"/>
          </w:rPr>
          <w:t>，</w:t>
        </w:r>
      </w:ins>
      <w:ins w:id="5689" w:author="葉威廉" w:date="2018-12-28T15:51:00Z">
        <w:r>
          <w:rPr>
            <w:rFonts w:hint="eastAsia"/>
          </w:rPr>
          <w:t>那身影張開眼，見到眼前一片漆黑，加上地底</w:t>
        </w:r>
      </w:ins>
      <w:ins w:id="5690" w:author="葉威廉" w:date="2018-12-28T15:52:00Z">
        <w:r>
          <w:rPr>
            <w:rFonts w:hint="eastAsia"/>
          </w:rPr>
          <w:t>潮濕悶臭的氣味，不由得害怕了起來，「地府嗎？難道我已經死了…？」</w:t>
        </w:r>
      </w:ins>
    </w:p>
    <w:p w:rsidR="000F0075" w:rsidRDefault="002E59E9">
      <w:pPr>
        <w:pStyle w:val="12"/>
        <w:spacing w:after="240"/>
        <w:ind w:leftChars="0" w:left="0"/>
        <w:rPr>
          <w:ins w:id="5691" w:author="葉威廉" w:date="2018-12-28T15:54:00Z"/>
        </w:rPr>
        <w:pPrChange w:id="5692" w:author="龍 Chris" w:date="2018-12-06T00:01:00Z">
          <w:pPr>
            <w:pStyle w:val="af6"/>
          </w:pPr>
        </w:pPrChange>
      </w:pPr>
      <w:ins w:id="5693" w:author="葉威廉" w:date="2018-12-28T15:53:00Z">
        <w:r>
          <w:rPr>
            <w:rFonts w:hint="eastAsia"/>
          </w:rPr>
          <w:t>聽到那身影這樣說，一旁的泥人忍不住噗哧一笑，「</w:t>
        </w:r>
      </w:ins>
      <w:ins w:id="5694" w:author="葉威廉" w:date="2018-12-28T15:54:00Z">
        <w:r>
          <w:rPr>
            <w:rFonts w:hint="eastAsia"/>
          </w:rPr>
          <w:t>如果妳死了，那我剛才可就白忙一場了。」</w:t>
        </w:r>
      </w:ins>
    </w:p>
    <w:p w:rsidR="000F0075" w:rsidRDefault="002E59E9">
      <w:pPr>
        <w:pStyle w:val="12"/>
        <w:spacing w:after="240"/>
        <w:ind w:leftChars="0" w:left="0"/>
        <w:rPr>
          <w:ins w:id="5695" w:author="葉威廉" w:date="2018-12-28T15:55:00Z"/>
        </w:rPr>
        <w:pPrChange w:id="5696" w:author="龍 Chris" w:date="2018-12-06T00:01:00Z">
          <w:pPr>
            <w:pStyle w:val="af6"/>
          </w:pPr>
        </w:pPrChange>
      </w:pPr>
      <w:ins w:id="5697" w:author="葉威廉" w:date="2018-12-28T15:54:00Z">
        <w:r>
          <w:rPr>
            <w:rFonts w:hint="eastAsia"/>
          </w:rPr>
          <w:t>那身影聽到這句話，大喜過望，轉身</w:t>
        </w:r>
      </w:ins>
      <w:ins w:id="5698" w:author="龍 Chris" w:date="2019-01-01T21:14:00Z">
        <w:r w:rsidR="00447541">
          <w:rPr>
            <w:rFonts w:hint="eastAsia"/>
          </w:rPr>
          <w:t>想要靠了過去</w:t>
        </w:r>
      </w:ins>
      <w:ins w:id="5699" w:author="葉威廉" w:date="2018-12-28T15:54:00Z">
        <w:del w:id="5700" w:author="龍 Chris" w:date="2019-01-01T21:13:00Z">
          <w:r w:rsidDel="00447541">
            <w:rPr>
              <w:rFonts w:hint="eastAsia"/>
            </w:rPr>
            <w:delText>看了過去</w:delText>
          </w:r>
        </w:del>
        <w:r>
          <w:rPr>
            <w:rFonts w:hint="eastAsia"/>
          </w:rPr>
          <w:t>，但黑暗之中卻甚麼都看不</w:t>
        </w:r>
      </w:ins>
      <w:ins w:id="5701" w:author="葉威廉" w:date="2018-12-28T15:55:00Z">
        <w:r>
          <w:rPr>
            <w:rFonts w:hint="eastAsia"/>
          </w:rPr>
          <w:t>到，一個不小心，反倒</w:t>
        </w:r>
      </w:ins>
      <w:ins w:id="5702" w:author="龍 Chris" w:date="2019-01-01T21:15:00Z">
        <w:r w:rsidR="00447541">
          <w:rPr>
            <w:rFonts w:hint="eastAsia"/>
          </w:rPr>
          <w:t>差點跌倒在地</w:t>
        </w:r>
      </w:ins>
      <w:ins w:id="5703" w:author="葉威廉" w:date="2018-12-28T15:55:00Z">
        <w:del w:id="5704" w:author="龍 Chris" w:date="2019-01-01T21:15:00Z">
          <w:r w:rsidDel="00447541">
            <w:rPr>
              <w:rFonts w:hint="eastAsia"/>
            </w:rPr>
            <w:delText>撲倒到了那泥人身上</w:delText>
          </w:r>
        </w:del>
        <w:r>
          <w:rPr>
            <w:rFonts w:hint="eastAsia"/>
          </w:rPr>
          <w:t>。</w:t>
        </w:r>
      </w:ins>
    </w:p>
    <w:p w:rsidR="000F0075" w:rsidRDefault="002E59E9">
      <w:pPr>
        <w:pStyle w:val="12"/>
        <w:spacing w:after="240"/>
        <w:ind w:leftChars="0" w:left="0"/>
        <w:rPr>
          <w:ins w:id="5705" w:author="葉威廉" w:date="2018-12-28T15:56:00Z"/>
        </w:rPr>
        <w:pPrChange w:id="5706" w:author="龍 Chris" w:date="2018-12-06T00:01:00Z">
          <w:pPr>
            <w:pStyle w:val="af6"/>
          </w:pPr>
        </w:pPrChange>
      </w:pPr>
      <w:ins w:id="5707" w:author="葉威廉" w:date="2018-12-28T15:55:00Z">
        <w:r>
          <w:rPr>
            <w:rFonts w:hint="eastAsia"/>
          </w:rPr>
          <w:t>「妳看看妳，小心點，這裡一片漆黑，可別摔著了。」那泥人雖然看不清楚，</w:t>
        </w:r>
      </w:ins>
      <w:ins w:id="5708" w:author="葉威廉" w:date="2018-12-28T15:56:00Z">
        <w:r>
          <w:rPr>
            <w:rFonts w:hint="eastAsia"/>
          </w:rPr>
          <w:t>但聽到對方腳步聲，自然而然將她抱在懷中，免得對方受了傷。</w:t>
        </w:r>
      </w:ins>
    </w:p>
    <w:p w:rsidR="002E59E9" w:rsidRDefault="002E59E9">
      <w:pPr>
        <w:pStyle w:val="12"/>
        <w:spacing w:after="240"/>
        <w:ind w:leftChars="0" w:left="0"/>
        <w:rPr>
          <w:ins w:id="5709" w:author="龍 Chris" w:date="2019-01-01T21:16:00Z"/>
        </w:rPr>
      </w:pPr>
      <w:ins w:id="5710" w:author="葉威廉" w:date="2018-12-28T15:56:00Z">
        <w:r>
          <w:rPr>
            <w:rFonts w:hint="eastAsia"/>
          </w:rPr>
          <w:t>那身影被泥人這麼一抱，又喜</w:t>
        </w:r>
      </w:ins>
      <w:ins w:id="5711" w:author="龍 Chris" w:date="2019-01-01T21:15:00Z">
        <w:r w:rsidR="00447541">
          <w:rPr>
            <w:rFonts w:hint="eastAsia"/>
          </w:rPr>
          <w:t>又羞，</w:t>
        </w:r>
      </w:ins>
      <w:ins w:id="5712" w:author="龍 Chris" w:date="2019-01-01T21:16:00Z">
        <w:r w:rsidR="00447541">
          <w:rPr>
            <w:rFonts w:hint="eastAsia"/>
          </w:rPr>
          <w:t>身子扭動有些想要掙脫，但卻又忍不住享受這愉悅的肌膚接觸</w:t>
        </w:r>
      </w:ins>
      <w:ins w:id="5713" w:author="龍 Chris" w:date="2019-01-01T21:19:00Z">
        <w:r w:rsidR="00447541">
          <w:rPr>
            <w:rFonts w:hint="eastAsia"/>
          </w:rPr>
          <w:t>而猶豫不動</w:t>
        </w:r>
      </w:ins>
      <w:ins w:id="5714" w:author="龍 Chris" w:date="2019-01-01T21:16:00Z">
        <w:r w:rsidR="00447541">
          <w:rPr>
            <w:rFonts w:hint="eastAsia"/>
          </w:rPr>
          <w:t>。</w:t>
        </w:r>
      </w:ins>
    </w:p>
    <w:p w:rsidR="000F0075" w:rsidRDefault="00447541">
      <w:pPr>
        <w:pStyle w:val="12"/>
        <w:spacing w:after="240"/>
        <w:ind w:leftChars="0" w:left="0"/>
        <w:rPr>
          <w:ins w:id="5715" w:author="葉威廉" w:date="2018-12-28T15:33:00Z"/>
        </w:rPr>
        <w:pPrChange w:id="5716" w:author="龍 Chris" w:date="2018-12-06T00:01:00Z">
          <w:pPr>
            <w:pStyle w:val="af6"/>
          </w:pPr>
        </w:pPrChange>
      </w:pPr>
      <w:ins w:id="5717" w:author="龍 Chris" w:date="2019-01-01T21:20:00Z">
        <w:r>
          <w:rPr>
            <w:rFonts w:hint="eastAsia"/>
          </w:rPr>
          <w:lastRenderedPageBreak/>
          <w:t>此人</w:t>
        </w:r>
      </w:ins>
      <w:ins w:id="5718" w:author="龍 Chris" w:date="2019-01-01T21:16:00Z">
        <w:r>
          <w:rPr>
            <w:rFonts w:hint="eastAsia"/>
          </w:rPr>
          <w:t>自然</w:t>
        </w:r>
      </w:ins>
      <w:ins w:id="5719" w:author="龍 Chris" w:date="2019-01-01T21:17:00Z">
        <w:r>
          <w:rPr>
            <w:rFonts w:hint="eastAsia"/>
          </w:rPr>
          <w:t>便</w:t>
        </w:r>
      </w:ins>
      <w:ins w:id="5720" w:author="龍 Chris" w:date="2019-01-01T21:16:00Z">
        <w:r>
          <w:rPr>
            <w:rFonts w:hint="eastAsia"/>
          </w:rPr>
          <w:t>是</w:t>
        </w:r>
      </w:ins>
      <w:ins w:id="5721" w:author="龍 Chris" w:date="2019-01-01T21:17:00Z">
        <w:r>
          <w:rPr>
            <w:rFonts w:hint="eastAsia"/>
          </w:rPr>
          <w:t>黃襄了，而那泥人，也</w:t>
        </w:r>
      </w:ins>
      <w:ins w:id="5722" w:author="龍 Chris" w:date="2019-01-01T21:20:00Z">
        <w:r>
          <w:rPr>
            <w:rFonts w:hint="eastAsia"/>
          </w:rPr>
          <w:t>毫</w:t>
        </w:r>
      </w:ins>
      <w:ins w:id="5723" w:author="龍 Chris" w:date="2019-01-01T21:17:00Z">
        <w:r>
          <w:rPr>
            <w:rFonts w:hint="eastAsia"/>
          </w:rPr>
          <w:t>無意外是早一</w:t>
        </w:r>
      </w:ins>
      <w:ins w:id="5724" w:author="龍 Chris" w:date="2019-01-01T21:20:00Z">
        <w:r>
          <w:rPr>
            <w:rFonts w:hint="eastAsia"/>
          </w:rPr>
          <w:t>步有所行動</w:t>
        </w:r>
      </w:ins>
      <w:ins w:id="5725" w:author="龍 Chris" w:date="2019-01-01T21:17:00Z">
        <w:r>
          <w:rPr>
            <w:rFonts w:hint="eastAsia"/>
          </w:rPr>
          <w:t>的李龍飛本人</w:t>
        </w:r>
      </w:ins>
      <w:ins w:id="5726" w:author="龍 Chris" w:date="2019-01-01T21:18:00Z">
        <w:r>
          <w:rPr>
            <w:rFonts w:hint="eastAsia"/>
          </w:rPr>
          <w:t>。</w:t>
        </w:r>
      </w:ins>
    </w:p>
    <w:p w:rsidR="00600D9F" w:rsidRDefault="00447541">
      <w:pPr>
        <w:pStyle w:val="12"/>
        <w:spacing w:after="240"/>
        <w:ind w:leftChars="0" w:left="0"/>
        <w:rPr>
          <w:ins w:id="5727" w:author="龍 Chris" w:date="2019-01-01T21:23:00Z"/>
        </w:rPr>
      </w:pPr>
      <w:ins w:id="5728" w:author="龍 Chris" w:date="2019-01-01T21:20:00Z">
        <w:r>
          <w:rPr>
            <w:rFonts w:hint="eastAsia"/>
          </w:rPr>
          <w:t>話說早前在</w:t>
        </w:r>
      </w:ins>
      <w:ins w:id="5729" w:author="龍 Chris" w:date="2019-01-01T21:21:00Z">
        <w:r>
          <w:rPr>
            <w:rFonts w:hint="eastAsia"/>
          </w:rPr>
          <w:t>青陽子與道辰子</w:t>
        </w:r>
      </w:ins>
      <w:ins w:id="5730" w:author="龍 Chris" w:date="2019-01-01T21:23:00Z">
        <w:r w:rsidR="008F2873">
          <w:rPr>
            <w:rFonts w:hint="eastAsia"/>
          </w:rPr>
          <w:t>對戰</w:t>
        </w:r>
      </w:ins>
      <w:ins w:id="5731" w:author="龍 Chris" w:date="2019-01-01T21:21:00Z">
        <w:r>
          <w:rPr>
            <w:rFonts w:hint="eastAsia"/>
          </w:rPr>
          <w:t>之時，赤劍宗與刀仙宗的眾人雖都在場，但只有李龍飛一人不為兩人的交手所</w:t>
        </w:r>
      </w:ins>
      <w:ins w:id="5732" w:author="龍 Chris" w:date="2019-01-01T21:22:00Z">
        <w:r w:rsidR="008F2873">
          <w:rPr>
            <w:rFonts w:hint="eastAsia"/>
          </w:rPr>
          <w:t>震</w:t>
        </w:r>
        <w:r>
          <w:rPr>
            <w:rFonts w:hint="eastAsia"/>
          </w:rPr>
          <w:t>驚</w:t>
        </w:r>
      </w:ins>
      <w:ins w:id="5733" w:author="龍 Chris" w:date="2019-01-01T21:21:00Z">
        <w:r>
          <w:rPr>
            <w:rFonts w:hint="eastAsia"/>
          </w:rPr>
          <w:t>，而是緊緊盯著</w:t>
        </w:r>
      </w:ins>
      <w:ins w:id="5734" w:author="龍 Chris" w:date="2019-01-01T21:22:00Z">
        <w:r>
          <w:rPr>
            <w:rFonts w:hint="eastAsia"/>
          </w:rPr>
          <w:t>那癱在洞口不動的蜂后</w:t>
        </w:r>
      </w:ins>
      <w:ins w:id="5735" w:author="龍 Chris" w:date="2019-01-01T21:23:00Z">
        <w:r w:rsidR="008F2873">
          <w:rPr>
            <w:rFonts w:hint="eastAsia"/>
          </w:rPr>
          <w:t>不放。</w:t>
        </w:r>
      </w:ins>
      <w:ins w:id="5736" w:author="葉威廉" w:date="2018-12-28T15:33:00Z">
        <w:del w:id="5737" w:author="龍 Chris" w:date="2019-01-01T21:20:00Z">
          <w:r w:rsidR="00600D9F" w:rsidDel="00447541">
            <w:rPr>
              <w:rFonts w:hint="eastAsia"/>
            </w:rPr>
            <w:delText>跟著</w:delText>
          </w:r>
        </w:del>
      </w:ins>
      <w:ins w:id="5738" w:author="葉威廉" w:date="2018-12-28T15:34:00Z">
        <w:del w:id="5739" w:author="龍 Chris" w:date="2019-01-01T21:20:00Z">
          <w:r w:rsidR="00600D9F" w:rsidDel="00447541">
            <w:rPr>
              <w:rFonts w:hint="eastAsia"/>
            </w:rPr>
            <w:delText>，</w:delText>
          </w:r>
        </w:del>
      </w:ins>
    </w:p>
    <w:p w:rsidR="008F2873" w:rsidRDefault="008F2873">
      <w:pPr>
        <w:pStyle w:val="12"/>
        <w:spacing w:after="240"/>
        <w:ind w:leftChars="0" w:left="0"/>
        <w:rPr>
          <w:ins w:id="5740" w:author="龍 Chris" w:date="2019-01-01T21:25:00Z"/>
        </w:rPr>
      </w:pPr>
      <w:ins w:id="5741" w:author="龍 Chris" w:date="2019-01-01T21:23:00Z">
        <w:r>
          <w:rPr>
            <w:rFonts w:hint="eastAsia"/>
          </w:rPr>
          <w:t>原因無他，唯有他和黃襄兩人知道，那蜂后之外還有一窩的</w:t>
        </w:r>
      </w:ins>
      <w:ins w:id="5742" w:author="龍 Chris" w:date="2019-01-01T21:24:00Z">
        <w:r>
          <w:rPr>
            <w:rFonts w:hint="eastAsia"/>
          </w:rPr>
          <w:t>蜂魔在裂縫下，就算蜂后重創，但若那群蜂魔全都現</w:t>
        </w:r>
      </w:ins>
      <w:ins w:id="5743" w:author="龍 Chris" w:date="2019-01-01T21:25:00Z">
        <w:r>
          <w:rPr>
            <w:rFonts w:hint="eastAsia"/>
          </w:rPr>
          <w:t>身，就算是眾人聯手，怕也是</w:t>
        </w:r>
      </w:ins>
      <w:ins w:id="5744" w:author="龍 Chris" w:date="2019-01-01T21:34:00Z">
        <w:r w:rsidR="00467D78">
          <w:rPr>
            <w:rFonts w:hint="eastAsia"/>
          </w:rPr>
          <w:t>有所</w:t>
        </w:r>
      </w:ins>
      <w:ins w:id="5745" w:author="龍 Chris" w:date="2019-01-01T21:25:00Z">
        <w:r>
          <w:rPr>
            <w:rFonts w:hint="eastAsia"/>
          </w:rPr>
          <w:t>不敵。</w:t>
        </w:r>
      </w:ins>
    </w:p>
    <w:p w:rsidR="008F2873" w:rsidRDefault="00467D78">
      <w:pPr>
        <w:pStyle w:val="12"/>
        <w:spacing w:after="240"/>
        <w:ind w:leftChars="0" w:left="0"/>
        <w:rPr>
          <w:ins w:id="5746" w:author="龍 Chris" w:date="2019-01-01T21:43:00Z"/>
        </w:rPr>
      </w:pPr>
      <w:ins w:id="5747" w:author="龍 Chris" w:date="2019-01-01T21:34:00Z">
        <w:r>
          <w:rPr>
            <w:rFonts w:hint="eastAsia"/>
          </w:rPr>
          <w:t>不過比起他，</w:t>
        </w:r>
      </w:ins>
      <w:ins w:id="5748" w:author="龍 Chris" w:date="2019-01-01T21:42:00Z">
        <w:r>
          <w:rPr>
            <w:rFonts w:hint="eastAsia"/>
          </w:rPr>
          <w:t>黃襄</w:t>
        </w:r>
      </w:ins>
      <w:ins w:id="5749" w:author="龍 Chris" w:date="2019-01-01T21:34:00Z">
        <w:r>
          <w:rPr>
            <w:rFonts w:hint="eastAsia"/>
          </w:rPr>
          <w:t>對赤劍宗的</w:t>
        </w:r>
      </w:ins>
      <w:ins w:id="5750" w:author="龍 Chris" w:date="2019-01-01T21:35:00Z">
        <w:r>
          <w:rPr>
            <w:rFonts w:hint="eastAsia"/>
          </w:rPr>
          <w:t>道辰子</w:t>
        </w:r>
      </w:ins>
      <w:ins w:id="5751" w:author="龍 Chris" w:date="2019-01-01T21:34:00Z">
        <w:r>
          <w:rPr>
            <w:rFonts w:hint="eastAsia"/>
          </w:rPr>
          <w:t>師兄</w:t>
        </w:r>
      </w:ins>
      <w:ins w:id="5752" w:author="龍 Chris" w:date="2019-01-01T21:42:00Z">
        <w:r>
          <w:rPr>
            <w:rFonts w:hint="eastAsia"/>
          </w:rPr>
          <w:t>還</w:t>
        </w:r>
      </w:ins>
      <w:ins w:id="5753" w:author="龍 Chris" w:date="2019-01-01T21:35:00Z">
        <w:r>
          <w:rPr>
            <w:rFonts w:hint="eastAsia"/>
          </w:rPr>
          <w:t>是</w:t>
        </w:r>
      </w:ins>
      <w:ins w:id="5754" w:author="龍 Chris" w:date="2019-01-01T21:42:00Z">
        <w:r>
          <w:rPr>
            <w:rFonts w:hint="eastAsia"/>
          </w:rPr>
          <w:t>多了些</w:t>
        </w:r>
      </w:ins>
      <w:ins w:id="5755" w:author="龍 Chris" w:date="2019-01-01T21:35:00Z">
        <w:r>
          <w:rPr>
            <w:rFonts w:hint="eastAsia"/>
          </w:rPr>
          <w:t>信任</w:t>
        </w:r>
      </w:ins>
      <w:ins w:id="5756" w:author="龍 Chris" w:date="2019-01-01T21:42:00Z">
        <w:r>
          <w:rPr>
            <w:rFonts w:hint="eastAsia"/>
          </w:rPr>
          <w:t>感</w:t>
        </w:r>
      </w:ins>
      <w:ins w:id="5757" w:author="龍 Chris" w:date="2019-01-01T21:35:00Z">
        <w:r>
          <w:rPr>
            <w:rFonts w:hint="eastAsia"/>
          </w:rPr>
          <w:t>，所以就算覺得</w:t>
        </w:r>
      </w:ins>
      <w:ins w:id="5758" w:author="龍 Chris" w:date="2019-01-01T21:43:00Z">
        <w:r>
          <w:rPr>
            <w:rFonts w:hint="eastAsia"/>
          </w:rPr>
          <w:t>有些不妥，仍是沒有想到要提前準備。</w:t>
        </w:r>
      </w:ins>
    </w:p>
    <w:p w:rsidR="00467D78" w:rsidRDefault="00AE79DF">
      <w:pPr>
        <w:pStyle w:val="12"/>
        <w:spacing w:after="240"/>
        <w:ind w:leftChars="0" w:left="0"/>
        <w:rPr>
          <w:ins w:id="5759" w:author="龍 Chris" w:date="2019-01-01T21:44:00Z"/>
        </w:rPr>
      </w:pPr>
      <w:ins w:id="5760" w:author="Administrator" w:date="2019-01-13T21:13:00Z">
        <w:r>
          <w:rPr>
            <w:rFonts w:hint="eastAsia"/>
          </w:rPr>
          <w:t>因此</w:t>
        </w:r>
      </w:ins>
      <w:ins w:id="5761" w:author="龍 Chris" w:date="2019-01-01T21:43:00Z">
        <w:del w:id="5762" w:author="Administrator" w:date="2019-01-13T21:13:00Z">
          <w:r w:rsidR="000D14F8" w:rsidDel="00AE79DF">
            <w:rPr>
              <w:rFonts w:hint="eastAsia"/>
            </w:rPr>
            <w:delText>所以</w:delText>
          </w:r>
        </w:del>
        <w:r w:rsidR="000D14F8">
          <w:rPr>
            <w:rFonts w:hint="eastAsia"/>
          </w:rPr>
          <w:t>當道辰子兩人發現那蜂后準備自爆時，竟只有李龍飛一人</w:t>
        </w:r>
      </w:ins>
      <w:ins w:id="5763" w:author="龍 Chris" w:date="2019-01-01T22:19:00Z">
        <w:r w:rsidR="00FA594E">
          <w:rPr>
            <w:rFonts w:hint="eastAsia"/>
          </w:rPr>
          <w:t>提前</w:t>
        </w:r>
      </w:ins>
      <w:ins w:id="5764" w:author="龍 Chris" w:date="2019-01-01T21:43:00Z">
        <w:r w:rsidR="000D14F8">
          <w:rPr>
            <w:rFonts w:hint="eastAsia"/>
          </w:rPr>
          <w:t>準備，一把</w:t>
        </w:r>
      </w:ins>
      <w:ins w:id="5765" w:author="龍 Chris" w:date="2019-01-01T21:44:00Z">
        <w:r w:rsidR="000D14F8">
          <w:rPr>
            <w:rFonts w:hint="eastAsia"/>
          </w:rPr>
          <w:t>摟</w:t>
        </w:r>
      </w:ins>
      <w:ins w:id="5766" w:author="龍 Chris" w:date="2019-01-01T21:43:00Z">
        <w:r w:rsidR="000D14F8">
          <w:rPr>
            <w:rFonts w:hint="eastAsia"/>
          </w:rPr>
          <w:t>住黃襄</w:t>
        </w:r>
      </w:ins>
      <w:ins w:id="5767" w:author="龍 Chris" w:date="2019-01-01T21:44:00Z">
        <w:r w:rsidR="000D14F8">
          <w:rPr>
            <w:rFonts w:hint="eastAsia"/>
          </w:rPr>
          <w:t>的腰，</w:t>
        </w:r>
      </w:ins>
      <w:ins w:id="5768" w:author="龍 Chris" w:date="2019-01-01T22:20:00Z">
        <w:r w:rsidR="00BB5C2B">
          <w:rPr>
            <w:rFonts w:hint="eastAsia"/>
          </w:rPr>
          <w:t>準備逃離此處</w:t>
        </w:r>
      </w:ins>
      <w:ins w:id="5769" w:author="龍 Chris" w:date="2019-01-01T21:44:00Z">
        <w:r w:rsidR="000D14F8">
          <w:rPr>
            <w:rFonts w:hint="eastAsia"/>
          </w:rPr>
          <w:t>。</w:t>
        </w:r>
      </w:ins>
    </w:p>
    <w:p w:rsidR="000D14F8" w:rsidRDefault="000D14F8">
      <w:pPr>
        <w:pStyle w:val="12"/>
        <w:spacing w:after="240"/>
        <w:ind w:leftChars="0" w:left="0"/>
        <w:rPr>
          <w:ins w:id="5770" w:author="龍 Chris" w:date="2019-01-01T22:24:00Z"/>
        </w:rPr>
      </w:pPr>
      <w:ins w:id="5771" w:author="龍 Chris" w:date="2019-01-01T21:44:00Z">
        <w:r>
          <w:rPr>
            <w:rFonts w:hint="eastAsia"/>
          </w:rPr>
          <w:t>只不過，李龍飛本以為蜂后會呼叫</w:t>
        </w:r>
      </w:ins>
      <w:ins w:id="5772" w:author="龍 Chris" w:date="2019-01-01T21:45:00Z">
        <w:r>
          <w:rPr>
            <w:rFonts w:hint="eastAsia"/>
          </w:rPr>
          <w:t>蜂魔出來</w:t>
        </w:r>
      </w:ins>
      <w:ins w:id="5773" w:author="龍 Chris" w:date="2019-01-01T22:19:00Z">
        <w:r w:rsidR="00BB5C2B">
          <w:rPr>
            <w:rFonts w:hint="eastAsia"/>
          </w:rPr>
          <w:t>，</w:t>
        </w:r>
      </w:ins>
      <w:ins w:id="5774" w:author="龍 Chris" w:date="2019-01-01T22:29:00Z">
        <w:r w:rsidR="00BB5C2B">
          <w:rPr>
            <w:rFonts w:hint="eastAsia"/>
          </w:rPr>
          <w:t>倒沒</w:t>
        </w:r>
      </w:ins>
      <w:ins w:id="5775" w:author="龍 Chris" w:date="2019-01-01T22:19:00Z">
        <w:r w:rsidR="00BB5C2B">
          <w:rPr>
            <w:rFonts w:hint="eastAsia"/>
          </w:rPr>
          <w:t>想到牠</w:t>
        </w:r>
      </w:ins>
      <w:ins w:id="5776" w:author="龍 Chris" w:date="2019-01-01T22:24:00Z">
        <w:r w:rsidR="00BB5C2B">
          <w:rPr>
            <w:rFonts w:hint="eastAsia"/>
          </w:rPr>
          <w:t>會</w:t>
        </w:r>
      </w:ins>
      <w:ins w:id="5777" w:author="龍 Chris" w:date="2019-01-01T22:19:00Z">
        <w:r w:rsidR="00BB5C2B">
          <w:rPr>
            <w:rFonts w:hint="eastAsia"/>
          </w:rPr>
          <w:t>自爆肉體，這麼一來，原先已經選好逃脫的路線頓時</w:t>
        </w:r>
      </w:ins>
      <w:ins w:id="5778" w:author="龍 Chris" w:date="2019-01-01T22:20:00Z">
        <w:r w:rsidR="00BB5C2B">
          <w:rPr>
            <w:rFonts w:hint="eastAsia"/>
          </w:rPr>
          <w:t>顯得太遠，不得已之下，只能</w:t>
        </w:r>
      </w:ins>
      <w:ins w:id="5779" w:author="龍 Chris" w:date="2019-01-01T22:24:00Z">
        <w:r w:rsidR="00BB5C2B">
          <w:rPr>
            <w:rFonts w:hint="eastAsia"/>
          </w:rPr>
          <w:t>躲入</w:t>
        </w:r>
      </w:ins>
      <w:ins w:id="5780" w:author="龍 Chris" w:date="2019-01-01T22:20:00Z">
        <w:r w:rsidR="00BB5C2B">
          <w:rPr>
            <w:rFonts w:hint="eastAsia"/>
          </w:rPr>
          <w:t>旁邊的裂縫</w:t>
        </w:r>
      </w:ins>
      <w:ins w:id="5781" w:author="龍 Chris" w:date="2019-01-01T22:19:00Z">
        <w:r w:rsidR="00BB5C2B">
          <w:rPr>
            <w:rFonts w:hint="eastAsia"/>
          </w:rPr>
          <w:t>，</w:t>
        </w:r>
      </w:ins>
      <w:ins w:id="5782" w:author="龍 Chris" w:date="2019-01-01T22:20:00Z">
        <w:r w:rsidR="00BB5C2B">
          <w:rPr>
            <w:rFonts w:hint="eastAsia"/>
          </w:rPr>
          <w:t>希望能</w:t>
        </w:r>
      </w:ins>
      <w:ins w:id="5783" w:author="龍 Chris" w:date="2019-01-01T22:24:00Z">
        <w:r w:rsidR="00BB5C2B">
          <w:rPr>
            <w:rFonts w:hint="eastAsia"/>
          </w:rPr>
          <w:t>藉此避</w:t>
        </w:r>
      </w:ins>
      <w:ins w:id="5784" w:author="龍 Chris" w:date="2019-01-01T22:21:00Z">
        <w:r w:rsidR="00BB5C2B">
          <w:rPr>
            <w:rFonts w:hint="eastAsia"/>
          </w:rPr>
          <w:t>過蜂魔自爆的威力。</w:t>
        </w:r>
      </w:ins>
    </w:p>
    <w:p w:rsidR="00BB5C2B" w:rsidRDefault="00675FD2">
      <w:pPr>
        <w:pStyle w:val="12"/>
        <w:spacing w:after="240"/>
        <w:ind w:leftChars="0" w:left="0"/>
        <w:rPr>
          <w:ins w:id="5785" w:author="龍 Chris" w:date="2019-01-01T22:58:00Z"/>
        </w:rPr>
      </w:pPr>
      <w:ins w:id="5786" w:author="龍 Chris" w:date="2019-01-01T22:29:00Z">
        <w:r>
          <w:rPr>
            <w:rFonts w:hint="eastAsia"/>
          </w:rPr>
          <w:t>也幸好他早已有所準備，在他拉著黃</w:t>
        </w:r>
      </w:ins>
      <w:ins w:id="5787" w:author="龍 Chris" w:date="2019-01-01T22:30:00Z">
        <w:r>
          <w:rPr>
            <w:rFonts w:hint="eastAsia"/>
          </w:rPr>
          <w:t>襄衝入裂縫之中後不到一個呼吸的時間，那蜂后自爆的巨大威力便襲捲整個方圓</w:t>
        </w:r>
      </w:ins>
      <w:ins w:id="5788" w:author="龍 Chris" w:date="2019-01-01T22:57:00Z">
        <w:r w:rsidR="00863A3D">
          <w:rPr>
            <w:rFonts w:hint="eastAsia"/>
          </w:rPr>
          <w:t>數里，</w:t>
        </w:r>
        <w:r w:rsidR="000619EA">
          <w:rPr>
            <w:rFonts w:hint="eastAsia"/>
          </w:rPr>
          <w:t>將地表上的無數草木生靈，</w:t>
        </w:r>
      </w:ins>
      <w:ins w:id="5789" w:author="龍 Chris" w:date="2019-01-01T22:58:00Z">
        <w:r w:rsidR="000619EA">
          <w:rPr>
            <w:rFonts w:hint="eastAsia"/>
          </w:rPr>
          <w:t>全都毀滅殆盡。</w:t>
        </w:r>
      </w:ins>
    </w:p>
    <w:p w:rsidR="000619EA" w:rsidRDefault="000619EA">
      <w:pPr>
        <w:pStyle w:val="12"/>
        <w:spacing w:after="240"/>
        <w:ind w:leftChars="0" w:left="0"/>
        <w:rPr>
          <w:ins w:id="5790" w:author="龍 Chris" w:date="2019-01-01T23:01:00Z"/>
        </w:rPr>
      </w:pPr>
      <w:ins w:id="5791" w:author="龍 Chris" w:date="2019-01-01T22:58:00Z">
        <w:r>
          <w:rPr>
            <w:rFonts w:hint="eastAsia"/>
          </w:rPr>
          <w:t>就連當時已經</w:t>
        </w:r>
      </w:ins>
      <w:ins w:id="5792" w:author="龍 Chris" w:date="2019-01-01T22:59:00Z">
        <w:r>
          <w:rPr>
            <w:rFonts w:hint="eastAsia"/>
          </w:rPr>
          <w:t>跳入裂縫中離地數十尺深的李龍飛，都感受到地層劇烈的晃動，同時四</w:t>
        </w:r>
      </w:ins>
      <w:ins w:id="5793" w:author="龍 Chris" w:date="2019-01-01T23:00:00Z">
        <w:r>
          <w:rPr>
            <w:rFonts w:hint="eastAsia"/>
          </w:rPr>
          <w:t>周的土層</w:t>
        </w:r>
      </w:ins>
      <w:ins w:id="5794" w:author="龍 Chris" w:date="2019-01-01T23:01:00Z">
        <w:r>
          <w:rPr>
            <w:rFonts w:hint="eastAsia"/>
          </w:rPr>
          <w:t>都被這</w:t>
        </w:r>
      </w:ins>
      <w:ins w:id="5795" w:author="龍 Chris" w:date="2019-01-01T23:00:00Z">
        <w:r>
          <w:rPr>
            <w:rFonts w:hint="eastAsia"/>
          </w:rPr>
          <w:t>力量</w:t>
        </w:r>
      </w:ins>
      <w:ins w:id="5796" w:author="龍 Chris" w:date="2019-01-01T23:01:00Z">
        <w:r>
          <w:rPr>
            <w:rFonts w:hint="eastAsia"/>
          </w:rPr>
          <w:t>推</w:t>
        </w:r>
      </w:ins>
      <w:ins w:id="5797" w:author="龍 Chris" w:date="2019-01-01T23:00:00Z">
        <w:r>
          <w:rPr>
            <w:rFonts w:hint="eastAsia"/>
          </w:rPr>
          <w:t>擠靠攏，要將兩人給壓成肉醬。</w:t>
        </w:r>
      </w:ins>
    </w:p>
    <w:p w:rsidR="000619EA" w:rsidRDefault="000619EA">
      <w:pPr>
        <w:pStyle w:val="12"/>
        <w:spacing w:after="240"/>
        <w:ind w:leftChars="0" w:left="0"/>
        <w:rPr>
          <w:ins w:id="5798" w:author="龍 Chris" w:date="2019-01-01T23:04:00Z"/>
        </w:rPr>
      </w:pPr>
      <w:ins w:id="5799" w:author="龍 Chris" w:date="2019-01-01T23:02:00Z">
        <w:r>
          <w:rPr>
            <w:rFonts w:hint="eastAsia"/>
          </w:rPr>
          <w:t>危急之際，李龍飛將黃襄給緊緊抱住，護住了對方身軀，同時以練氣十五層</w:t>
        </w:r>
      </w:ins>
      <w:ins w:id="5800" w:author="龍 Chris" w:date="2019-01-01T23:03:00Z">
        <w:r>
          <w:rPr>
            <w:rFonts w:hint="eastAsia"/>
          </w:rPr>
          <w:t>的肉身之力硬是扛住了這擠壓，</w:t>
        </w:r>
      </w:ins>
      <w:ins w:id="5801" w:author="龍 Chris" w:date="2019-01-01T23:04:00Z">
        <w:r>
          <w:rPr>
            <w:rFonts w:hint="eastAsia"/>
          </w:rPr>
          <w:t>這才保全了兩個人的性命。</w:t>
        </w:r>
      </w:ins>
    </w:p>
    <w:p w:rsidR="000619EA" w:rsidRDefault="000619EA">
      <w:pPr>
        <w:pStyle w:val="12"/>
        <w:spacing w:after="240"/>
        <w:ind w:leftChars="0" w:left="0"/>
        <w:rPr>
          <w:ins w:id="5802" w:author="龍 Chris" w:date="2019-01-01T23:05:00Z"/>
        </w:rPr>
      </w:pPr>
      <w:ins w:id="5803" w:author="龍 Chris" w:date="2019-01-01T23:04:00Z">
        <w:r>
          <w:rPr>
            <w:rFonts w:hint="eastAsia"/>
          </w:rPr>
          <w:t>饒是如此，黃襄也嚇得腦中一片空白，醒來後才以為自己已經</w:t>
        </w:r>
      </w:ins>
      <w:ins w:id="5804" w:author="龍 Chris" w:date="2019-01-01T23:05:00Z">
        <w:r>
          <w:rPr>
            <w:rFonts w:hint="eastAsia"/>
          </w:rPr>
          <w:t>魂歸地府，死在地下了。</w:t>
        </w:r>
      </w:ins>
    </w:p>
    <w:p w:rsidR="000619EA" w:rsidRDefault="000619EA">
      <w:pPr>
        <w:pStyle w:val="12"/>
        <w:spacing w:after="240"/>
        <w:ind w:leftChars="0" w:left="0"/>
        <w:rPr>
          <w:ins w:id="5805" w:author="龍 Chris" w:date="2019-01-01T23:06:00Z"/>
        </w:rPr>
      </w:pPr>
      <w:ins w:id="5806" w:author="龍 Chris" w:date="2019-01-01T23:05:00Z">
        <w:r>
          <w:rPr>
            <w:rFonts w:hint="eastAsia"/>
          </w:rPr>
          <w:t>想到這，黃</w:t>
        </w:r>
      </w:ins>
      <w:ins w:id="5807" w:author="龍 Chris" w:date="2019-01-01T23:06:00Z">
        <w:r>
          <w:rPr>
            <w:rFonts w:hint="eastAsia"/>
          </w:rPr>
          <w:t>襄仍是心有餘悸，同時對於李龍飛又救了她一命感到感激不已。</w:t>
        </w:r>
      </w:ins>
    </w:p>
    <w:p w:rsidR="009A1017" w:rsidRDefault="009A1017">
      <w:pPr>
        <w:pStyle w:val="12"/>
        <w:spacing w:after="240"/>
        <w:ind w:leftChars="0" w:left="0"/>
        <w:rPr>
          <w:ins w:id="5808" w:author="龍 Chris" w:date="2019-01-07T23:00:00Z"/>
        </w:rPr>
      </w:pPr>
      <w:ins w:id="5809" w:author="龍 Chris" w:date="2019-01-07T22:58:00Z">
        <w:r>
          <w:rPr>
            <w:rFonts w:hint="eastAsia"/>
          </w:rPr>
          <w:t>俗話說，</w:t>
        </w:r>
      </w:ins>
      <w:ins w:id="5810" w:author="龍 Chris" w:date="2019-01-07T22:59:00Z">
        <w:r>
          <w:rPr>
            <w:rFonts w:hint="eastAsia"/>
          </w:rPr>
          <w:t>患難見真情，</w:t>
        </w:r>
      </w:ins>
      <w:ins w:id="5811" w:author="龍 Chris" w:date="2019-01-07T22:57:00Z">
        <w:r>
          <w:rPr>
            <w:rFonts w:hint="eastAsia"/>
          </w:rPr>
          <w:t>眼前這人不但是自己從小就心儀的對象，又一而再，再而三地救了自己，</w:t>
        </w:r>
      </w:ins>
      <w:ins w:id="5812" w:author="龍 Chris" w:date="2019-01-07T22:59:00Z">
        <w:r>
          <w:rPr>
            <w:rFonts w:hint="eastAsia"/>
          </w:rPr>
          <w:t>若不是她還有著黃花閨女的矜持，怕是都想</w:t>
        </w:r>
      </w:ins>
      <w:ins w:id="5813" w:author="龍 Chris" w:date="2019-01-07T23:00:00Z">
        <w:r>
          <w:rPr>
            <w:rFonts w:hint="eastAsia"/>
          </w:rPr>
          <w:t>要直接以身相許了。</w:t>
        </w:r>
      </w:ins>
    </w:p>
    <w:p w:rsidR="000619EA" w:rsidRDefault="009A1017">
      <w:pPr>
        <w:pStyle w:val="12"/>
        <w:spacing w:after="240"/>
        <w:ind w:leftChars="0" w:left="0"/>
        <w:rPr>
          <w:ins w:id="5814" w:author="龍 Chris" w:date="2019-01-07T23:01:00Z"/>
        </w:rPr>
      </w:pPr>
      <w:ins w:id="5815" w:author="龍 Chris" w:date="2019-01-07T23:00:00Z">
        <w:r>
          <w:rPr>
            <w:rFonts w:hint="eastAsia"/>
          </w:rPr>
          <w:t>只是，</w:t>
        </w:r>
      </w:ins>
      <w:ins w:id="5816" w:author="龍 Chris" w:date="2019-01-07T22:57:00Z">
        <w:r>
          <w:rPr>
            <w:rFonts w:hint="eastAsia"/>
          </w:rPr>
          <w:t>要說自己</w:t>
        </w:r>
      </w:ins>
      <w:ins w:id="5817" w:author="龍 Chris" w:date="2019-01-07T22:58:00Z">
        <w:r>
          <w:rPr>
            <w:rFonts w:hint="eastAsia"/>
          </w:rPr>
          <w:t>還有甚麼遺憾，恐怕就只有對方不是自己同門這一點</w:t>
        </w:r>
      </w:ins>
      <w:ins w:id="5818" w:author="龍 Chris" w:date="2019-01-07T23:00:00Z">
        <w:r>
          <w:rPr>
            <w:rFonts w:hint="eastAsia"/>
          </w:rPr>
          <w:t>；不過她相信，就算對方不是赤劍宗的人，以自己師傅寵愛自己的程度，肯定也</w:t>
        </w:r>
      </w:ins>
      <w:ins w:id="5819" w:author="龍 Chris" w:date="2019-01-07T23:01:00Z">
        <w:r>
          <w:rPr>
            <w:rFonts w:hint="eastAsia"/>
          </w:rPr>
          <w:t>會答應讓她嫁給對方。</w:t>
        </w:r>
      </w:ins>
    </w:p>
    <w:p w:rsidR="009A1017" w:rsidRDefault="009A1017">
      <w:pPr>
        <w:pStyle w:val="12"/>
        <w:spacing w:after="240"/>
        <w:ind w:leftChars="0" w:left="0"/>
        <w:rPr>
          <w:ins w:id="5820" w:author="龍 Chris" w:date="2019-01-07T23:05:00Z"/>
        </w:rPr>
      </w:pPr>
      <w:ins w:id="5821" w:author="龍 Chris" w:date="2019-01-07T23:01:00Z">
        <w:r>
          <w:rPr>
            <w:rFonts w:hint="eastAsia"/>
          </w:rPr>
          <w:t>畢竟師父</w:t>
        </w:r>
      </w:ins>
      <w:ins w:id="5822" w:author="龍 Chris" w:date="2019-01-07T23:03:00Z">
        <w:r>
          <w:rPr>
            <w:rFonts w:hint="eastAsia"/>
          </w:rPr>
          <w:t>將自己</w:t>
        </w:r>
      </w:ins>
      <w:ins w:id="5823" w:author="龍 Chris" w:date="2019-01-07T23:01:00Z">
        <w:r>
          <w:rPr>
            <w:rFonts w:hint="eastAsia"/>
          </w:rPr>
          <w:t>從小養到大，不說親生也跟親生</w:t>
        </w:r>
      </w:ins>
      <w:ins w:id="5824" w:author="龍 Chris" w:date="2019-01-07T23:03:00Z">
        <w:r>
          <w:rPr>
            <w:rFonts w:hint="eastAsia"/>
          </w:rPr>
          <w:t>父親相差</w:t>
        </w:r>
      </w:ins>
      <w:ins w:id="5825" w:author="龍 Chris" w:date="2019-01-07T23:05:00Z">
        <w:r>
          <w:rPr>
            <w:rFonts w:hint="eastAsia"/>
          </w:rPr>
          <w:t>無幾</w:t>
        </w:r>
      </w:ins>
      <w:ins w:id="5826" w:author="龍 Chris" w:date="2019-01-07T23:03:00Z">
        <w:r>
          <w:rPr>
            <w:rFonts w:hint="eastAsia"/>
          </w:rPr>
          <w:t>，</w:t>
        </w:r>
      </w:ins>
      <w:ins w:id="5827" w:author="龍 Chris" w:date="2019-01-07T23:05:00Z">
        <w:r>
          <w:rPr>
            <w:rFonts w:hint="eastAsia"/>
          </w:rPr>
          <w:t>結婚這等大事，當然是希望能得到師父的祝福跟允許。</w:t>
        </w:r>
      </w:ins>
    </w:p>
    <w:p w:rsidR="009A1017" w:rsidRDefault="008C19BF">
      <w:pPr>
        <w:pStyle w:val="12"/>
        <w:spacing w:after="240"/>
        <w:ind w:leftChars="0" w:left="0"/>
        <w:rPr>
          <w:ins w:id="5828" w:author="龍 Chris" w:date="2019-01-07T23:06:00Z"/>
        </w:rPr>
      </w:pPr>
      <w:ins w:id="5829" w:author="Administrator" w:date="2019-01-13T22:17:00Z">
        <w:r>
          <w:rPr>
            <w:rFonts w:hint="eastAsia"/>
          </w:rPr>
          <w:lastRenderedPageBreak/>
          <w:t>一念及此</w:t>
        </w:r>
      </w:ins>
      <w:ins w:id="5830" w:author="龍 Chris" w:date="2019-01-07T23:05:00Z">
        <w:del w:id="5831" w:author="Administrator" w:date="2019-01-13T22:17:00Z">
          <w:r w:rsidR="009A1017" w:rsidDel="008C19BF">
            <w:rPr>
              <w:rFonts w:hint="eastAsia"/>
            </w:rPr>
            <w:delText>想到這</w:delText>
          </w:r>
        </w:del>
        <w:r w:rsidR="009A1017">
          <w:rPr>
            <w:rFonts w:hint="eastAsia"/>
          </w:rPr>
          <w:t>，即使身處於</w:t>
        </w:r>
      </w:ins>
      <w:ins w:id="5832" w:author="龍 Chris" w:date="2019-01-07T23:06:00Z">
        <w:r w:rsidR="009A1017">
          <w:rPr>
            <w:rFonts w:hint="eastAsia"/>
          </w:rPr>
          <w:t>黑暗之中，黃襄仍</w:t>
        </w:r>
        <w:r w:rsidR="000B21B9">
          <w:rPr>
            <w:rFonts w:hint="eastAsia"/>
          </w:rPr>
          <w:t>忍不住臉紅起來。</w:t>
        </w:r>
      </w:ins>
    </w:p>
    <w:p w:rsidR="000B21B9" w:rsidRDefault="000B21B9">
      <w:pPr>
        <w:pStyle w:val="12"/>
        <w:spacing w:after="240"/>
        <w:ind w:leftChars="0" w:left="0"/>
        <w:rPr>
          <w:ins w:id="5833" w:author="龍 Chris" w:date="2019-01-07T23:07:00Z"/>
        </w:rPr>
      </w:pPr>
      <w:ins w:id="5834" w:author="龍 Chris" w:date="2019-01-07T23:06:00Z">
        <w:r>
          <w:rPr>
            <w:rFonts w:hint="eastAsia"/>
          </w:rPr>
          <w:t>李龍飛</w:t>
        </w:r>
      </w:ins>
      <w:ins w:id="5835" w:author="龍 Chris" w:date="2019-01-07T23:09:00Z">
        <w:r>
          <w:rPr>
            <w:rFonts w:hint="eastAsia"/>
          </w:rPr>
          <w:t>倒</w:t>
        </w:r>
      </w:ins>
      <w:ins w:id="5836" w:author="龍 Chris" w:date="2019-01-07T23:06:00Z">
        <w:r>
          <w:rPr>
            <w:rFonts w:hint="eastAsia"/>
          </w:rPr>
          <w:t>沒想到懷中佳人腦中的胡思亂想，他</w:t>
        </w:r>
      </w:ins>
      <w:ins w:id="5837" w:author="龍 Chris" w:date="2019-01-07T23:07:00Z">
        <w:r>
          <w:rPr>
            <w:rFonts w:hint="eastAsia"/>
          </w:rPr>
          <w:t>此時正在思考</w:t>
        </w:r>
        <w:del w:id="5838" w:author="Administrator" w:date="2019-01-13T22:19:00Z">
          <w:r w:rsidDel="008C19BF">
            <w:rPr>
              <w:rFonts w:hint="eastAsia"/>
            </w:rPr>
            <w:delText>著</w:delText>
          </w:r>
        </w:del>
        <w:r>
          <w:rPr>
            <w:rFonts w:hint="eastAsia"/>
          </w:rPr>
          <w:t>，到底要往上挖出一條通路呢，還是往下回到蜂巢之中。</w:t>
        </w:r>
      </w:ins>
    </w:p>
    <w:p w:rsidR="000B21B9" w:rsidRDefault="000B21B9">
      <w:pPr>
        <w:pStyle w:val="12"/>
        <w:spacing w:after="240"/>
        <w:ind w:leftChars="0" w:left="0"/>
        <w:rPr>
          <w:ins w:id="5839" w:author="龍 Chris" w:date="2019-01-07T23:48:00Z"/>
        </w:rPr>
      </w:pPr>
      <w:ins w:id="5840" w:author="龍 Chris" w:date="2019-01-07T23:07:00Z">
        <w:r>
          <w:rPr>
            <w:rFonts w:hint="eastAsia"/>
          </w:rPr>
          <w:t>方才</w:t>
        </w:r>
      </w:ins>
      <w:ins w:id="5841" w:author="龍 Chris" w:date="2019-01-07T23:09:00Z">
        <w:r>
          <w:rPr>
            <w:rFonts w:hint="eastAsia"/>
          </w:rPr>
          <w:t>那</w:t>
        </w:r>
      </w:ins>
      <w:ins w:id="5842" w:author="龍 Chris" w:date="2019-01-07T23:07:00Z">
        <w:r>
          <w:rPr>
            <w:rFonts w:hint="eastAsia"/>
          </w:rPr>
          <w:t>爆炸如此強烈，</w:t>
        </w:r>
      </w:ins>
      <w:ins w:id="5843" w:author="龍 Chris" w:date="2019-01-07T23:09:00Z">
        <w:r>
          <w:rPr>
            <w:rFonts w:hint="eastAsia"/>
          </w:rPr>
          <w:t>想來蜂后即使不死也只</w:t>
        </w:r>
      </w:ins>
      <w:ins w:id="5844" w:author="龍 Chris" w:date="2019-01-07T23:10:00Z">
        <w:r>
          <w:rPr>
            <w:rFonts w:hint="eastAsia"/>
          </w:rPr>
          <w:t>奄奄一息，所以往上應該無甚麼大礙；但是蜂后既死，那赤劍宗跟刀仙宗的</w:t>
        </w:r>
      </w:ins>
      <w:ins w:id="5845" w:author="龍 Chris" w:date="2019-01-07T23:11:00Z">
        <w:r>
          <w:rPr>
            <w:rFonts w:hint="eastAsia"/>
          </w:rPr>
          <w:t>眾人肯定又會打起來。</w:t>
        </w:r>
      </w:ins>
    </w:p>
    <w:p w:rsidR="000F0075" w:rsidRDefault="00F742C4">
      <w:pPr>
        <w:pStyle w:val="12"/>
        <w:spacing w:after="240"/>
        <w:ind w:leftChars="0" w:left="0"/>
        <w:jc w:val="both"/>
        <w:rPr>
          <w:ins w:id="5846" w:author="龍 Chris" w:date="2019-01-07T23:12:00Z"/>
        </w:rPr>
        <w:pPrChange w:id="5847" w:author="龍 Chris" w:date="2019-01-07T23:48:00Z">
          <w:pPr>
            <w:pStyle w:val="12"/>
            <w:spacing w:after="240"/>
            <w:ind w:leftChars="0" w:left="0"/>
          </w:pPr>
        </w:pPrChange>
      </w:pPr>
      <w:ins w:id="5848" w:author="龍 Chris" w:date="2019-01-07T23:48:00Z">
        <w:r>
          <w:rPr>
            <w:rFonts w:hint="eastAsia"/>
          </w:rPr>
          <w:t>練氣期的弟子恐怕是死光了，但築基期的可就難說了；</w:t>
        </w:r>
      </w:ins>
      <w:ins w:id="5849" w:author="龍 Chris" w:date="2019-01-07T23:11:00Z">
        <w:r w:rsidR="000B21B9">
          <w:rPr>
            <w:rFonts w:hint="eastAsia"/>
          </w:rPr>
          <w:t>自己都能僥倖不死了，李龍飛可不認為道辰子跟青陽子兩人會比自己</w:t>
        </w:r>
      </w:ins>
      <w:ins w:id="5850" w:author="龍 Chris" w:date="2019-01-07T23:12:00Z">
        <w:r w:rsidR="000B21B9">
          <w:rPr>
            <w:rFonts w:hint="eastAsia"/>
          </w:rPr>
          <w:t>還要沒用。</w:t>
        </w:r>
      </w:ins>
    </w:p>
    <w:p w:rsidR="000B21B9" w:rsidRDefault="000B21B9">
      <w:pPr>
        <w:pStyle w:val="12"/>
        <w:spacing w:after="240"/>
        <w:ind w:leftChars="0" w:left="0"/>
        <w:rPr>
          <w:ins w:id="5851" w:author="龍 Chris" w:date="2019-01-07T23:16:00Z"/>
        </w:rPr>
      </w:pPr>
      <w:ins w:id="5852" w:author="龍 Chris" w:date="2019-01-07T23:12:00Z">
        <w:r>
          <w:rPr>
            <w:rFonts w:hint="eastAsia"/>
          </w:rPr>
          <w:t>倘若道辰子贏了，那自然是</w:t>
        </w:r>
      </w:ins>
      <w:ins w:id="5853" w:author="龍 Chris" w:date="2019-01-07T23:13:00Z">
        <w:r>
          <w:rPr>
            <w:rFonts w:hint="eastAsia"/>
          </w:rPr>
          <w:t>再好不過；但若是青陽子贏了…想到之前好不容易才從對方身邊逃了出來，李龍飛可不認為</w:t>
        </w:r>
      </w:ins>
      <w:ins w:id="5854" w:author="龍 Chris" w:date="2019-01-07T23:14:00Z">
        <w:r>
          <w:rPr>
            <w:rFonts w:hint="eastAsia"/>
          </w:rPr>
          <w:t>這次還會有那麼好運有那個詭異</w:t>
        </w:r>
      </w:ins>
      <w:ins w:id="5855" w:author="龍 Chris" w:date="2019-01-07T23:15:00Z">
        <w:r>
          <w:rPr>
            <w:rFonts w:hint="eastAsia"/>
          </w:rPr>
          <w:t>的</w:t>
        </w:r>
      </w:ins>
      <w:ins w:id="5856" w:author="龍 Chris" w:date="2019-01-07T23:16:00Z">
        <w:r>
          <w:rPr>
            <w:rFonts w:hint="eastAsia"/>
          </w:rPr>
          <w:t>鬼屍門女修</w:t>
        </w:r>
      </w:ins>
      <w:ins w:id="5857" w:author="龍 Chris" w:date="2019-01-07T23:14:00Z">
        <w:r>
          <w:rPr>
            <w:rFonts w:hint="eastAsia"/>
          </w:rPr>
          <w:t>幫忙。</w:t>
        </w:r>
      </w:ins>
    </w:p>
    <w:p w:rsidR="000B21B9" w:rsidRDefault="003724C8">
      <w:pPr>
        <w:pStyle w:val="12"/>
        <w:spacing w:after="240"/>
        <w:ind w:leftChars="0" w:left="0"/>
        <w:rPr>
          <w:ins w:id="5858" w:author="龍 Chris" w:date="2019-01-07T23:18:00Z"/>
        </w:rPr>
      </w:pPr>
      <w:ins w:id="5859" w:author="龍 Chris" w:date="2019-01-07T23:16:00Z">
        <w:r>
          <w:rPr>
            <w:rFonts w:hint="eastAsia"/>
          </w:rPr>
          <w:t>但若要往</w:t>
        </w:r>
      </w:ins>
      <w:ins w:id="5860" w:author="龍 Chris" w:date="2019-01-07T23:17:00Z">
        <w:r>
          <w:rPr>
            <w:rFonts w:hint="eastAsia"/>
          </w:rPr>
          <w:t>下嘛…雖說沒了蜂后，李龍飛卻也沒信心</w:t>
        </w:r>
      </w:ins>
      <w:ins w:id="5861" w:author="龍 Chris" w:date="2019-01-07T23:18:00Z">
        <w:r>
          <w:rPr>
            <w:rFonts w:hint="eastAsia"/>
          </w:rPr>
          <w:t>能安然闖過蜂巢。</w:t>
        </w:r>
      </w:ins>
    </w:p>
    <w:p w:rsidR="003724C8" w:rsidRDefault="003724C8">
      <w:pPr>
        <w:pStyle w:val="12"/>
        <w:spacing w:after="240"/>
        <w:ind w:leftChars="0" w:left="0"/>
        <w:rPr>
          <w:ins w:id="5862" w:author="龍 Chris" w:date="2019-01-07T23:25:00Z"/>
        </w:rPr>
      </w:pPr>
      <w:ins w:id="5863" w:author="龍 Chris" w:date="2019-01-07T23:18:00Z">
        <w:r>
          <w:rPr>
            <w:rFonts w:hint="eastAsia"/>
          </w:rPr>
          <w:t>左思右想</w:t>
        </w:r>
      </w:ins>
      <w:ins w:id="5864" w:author="龍 Chris" w:date="2019-01-07T23:22:00Z">
        <w:r>
          <w:rPr>
            <w:rFonts w:hint="eastAsia"/>
          </w:rPr>
          <w:t>感覺</w:t>
        </w:r>
      </w:ins>
      <w:ins w:id="5865" w:author="龍 Chris" w:date="2019-01-07T23:19:00Z">
        <w:r>
          <w:rPr>
            <w:rFonts w:hint="eastAsia"/>
          </w:rPr>
          <w:t>都不是甚麼好選擇，</w:t>
        </w:r>
      </w:ins>
      <w:ins w:id="5866" w:author="龍 Chris" w:date="2019-01-07T23:22:00Z">
        <w:r>
          <w:rPr>
            <w:rFonts w:hint="eastAsia"/>
          </w:rPr>
          <w:t>這時後不由得感嘆自己實力低微，還只是個練氣修</w:t>
        </w:r>
      </w:ins>
      <w:ins w:id="5867" w:author="龍 Chris" w:date="2019-01-07T23:23:00Z">
        <w:r>
          <w:rPr>
            <w:rFonts w:hint="eastAsia"/>
          </w:rPr>
          <w:t>士而已；倘若能到築基，就算打不過，至少還有逃的機會，再不濟，也可以學學土遁術等這些高</w:t>
        </w:r>
      </w:ins>
      <w:ins w:id="5868" w:author="龍 Chris" w:date="2019-01-07T23:24:00Z">
        <w:r>
          <w:rPr>
            <w:rFonts w:hint="eastAsia"/>
          </w:rPr>
          <w:t>階術法保命，</w:t>
        </w:r>
      </w:ins>
      <w:ins w:id="5869" w:author="龍 Chris" w:date="2019-01-07T23:25:00Z">
        <w:r>
          <w:rPr>
            <w:rFonts w:hint="eastAsia"/>
          </w:rPr>
          <w:t>不像現在似乎怎麼走都碰壁。</w:t>
        </w:r>
      </w:ins>
    </w:p>
    <w:p w:rsidR="003724C8" w:rsidRDefault="003724C8">
      <w:pPr>
        <w:pStyle w:val="12"/>
        <w:spacing w:after="240"/>
        <w:ind w:leftChars="0" w:left="0"/>
        <w:rPr>
          <w:ins w:id="5870" w:author="龍 Chris" w:date="2019-01-07T23:26:00Z"/>
        </w:rPr>
      </w:pPr>
      <w:ins w:id="5871" w:author="龍 Chris" w:date="2019-01-07T23:25:00Z">
        <w:r>
          <w:rPr>
            <w:rFonts w:hint="eastAsia"/>
          </w:rPr>
          <w:t>「…你說，好不好…」</w:t>
        </w:r>
      </w:ins>
      <w:ins w:id="5872" w:author="龍 Chris" w:date="2019-01-07T23:26:00Z">
        <w:r>
          <w:rPr>
            <w:rFonts w:hint="eastAsia"/>
          </w:rPr>
          <w:t>黃襄有些嬌羞，手指不自覺繞著青絲低聲詢問著。</w:t>
        </w:r>
      </w:ins>
    </w:p>
    <w:p w:rsidR="003724C8" w:rsidRDefault="003724C8">
      <w:pPr>
        <w:pStyle w:val="12"/>
        <w:spacing w:after="240"/>
        <w:ind w:leftChars="0" w:left="0"/>
        <w:rPr>
          <w:ins w:id="5873" w:author="龍 Chris" w:date="2019-01-07T23:27:00Z"/>
        </w:rPr>
      </w:pPr>
      <w:ins w:id="5874" w:author="龍 Chris" w:date="2019-01-07T23:26:00Z">
        <w:r>
          <w:rPr>
            <w:rFonts w:hint="eastAsia"/>
          </w:rPr>
          <w:t>「蛤？妳說甚麼？」李龍飛正在</w:t>
        </w:r>
      </w:ins>
      <w:ins w:id="5875" w:author="龍 Chris" w:date="2019-01-07T23:27:00Z">
        <w:r>
          <w:rPr>
            <w:rFonts w:hint="eastAsia"/>
          </w:rPr>
          <w:t>思考，一個沒留意，順口反問了句。</w:t>
        </w:r>
      </w:ins>
    </w:p>
    <w:p w:rsidR="003724C8" w:rsidRDefault="003724C8">
      <w:pPr>
        <w:pStyle w:val="12"/>
        <w:spacing w:after="240"/>
        <w:ind w:leftChars="0" w:left="0"/>
        <w:rPr>
          <w:ins w:id="5876" w:author="龍 Chris" w:date="2019-01-07T23:27:00Z"/>
        </w:rPr>
      </w:pPr>
      <w:ins w:id="5877" w:author="龍 Chris" w:date="2019-01-07T23:27:00Z">
        <w:r>
          <w:rPr>
            <w:rFonts w:hint="eastAsia"/>
          </w:rPr>
          <w:t>黃襄身子一顫，跟著好半晌才氣嘟嘟地嗔道，「算了，沒甚麼啦，你這個呆頭鵝！」</w:t>
        </w:r>
      </w:ins>
    </w:p>
    <w:p w:rsidR="003724C8" w:rsidRPr="000B21B9" w:rsidRDefault="001532AE">
      <w:pPr>
        <w:pStyle w:val="12"/>
        <w:spacing w:after="240"/>
        <w:ind w:leftChars="0" w:left="0"/>
        <w:rPr>
          <w:ins w:id="5878" w:author="龍 Chris" w:date="2019-01-07T23:14:00Z"/>
        </w:rPr>
      </w:pPr>
      <w:ins w:id="5879" w:author="龍 Chris" w:date="2019-01-07T23:28:00Z">
        <w:r>
          <w:rPr>
            <w:rFonts w:hint="eastAsia"/>
          </w:rPr>
          <w:t>「呃…我怎麼了？」李龍飛一頭霧水，丈八金剛摸不著</w:t>
        </w:r>
      </w:ins>
      <w:ins w:id="5880" w:author="龍 Chris" w:date="2019-01-07T23:29:00Z">
        <w:r>
          <w:rPr>
            <w:rFonts w:hint="eastAsia"/>
          </w:rPr>
          <w:t>頭腦地看向偏過頭去的懷中佳人</w:t>
        </w:r>
        <w:r w:rsidR="00D766C3">
          <w:rPr>
            <w:rFonts w:hint="eastAsia"/>
          </w:rPr>
          <w:t>茫然。</w:t>
        </w:r>
      </w:ins>
    </w:p>
    <w:p w:rsidR="000F0075" w:rsidRDefault="000F0075">
      <w:pPr>
        <w:pStyle w:val="12"/>
        <w:spacing w:after="240"/>
        <w:ind w:leftChars="0" w:left="0"/>
        <w:pPrChange w:id="5881" w:author="龍 Chris" w:date="2018-12-06T00:01:00Z">
          <w:pPr>
            <w:pStyle w:val="af6"/>
          </w:pPr>
        </w:pPrChange>
      </w:pPr>
    </w:p>
    <w:p w:rsidR="00E266DE" w:rsidRDefault="00E266DE" w:rsidP="00E266DE">
      <w:pPr>
        <w:pStyle w:val="12"/>
        <w:numPr>
          <w:ilvl w:val="0"/>
          <w:numId w:val="1"/>
        </w:numPr>
        <w:spacing w:after="240"/>
        <w:ind w:leftChars="0"/>
        <w:outlineLvl w:val="0"/>
        <w:rPr>
          <w:ins w:id="5882" w:author="龍 Chris" w:date="2019-01-07T23:32:00Z"/>
        </w:rPr>
      </w:pPr>
      <w:ins w:id="5883" w:author="龍 Chris" w:date="2019-01-07T23:30:00Z">
        <w:r>
          <w:rPr>
            <w:rFonts w:hint="eastAsia"/>
          </w:rPr>
          <w:t>趁你病，要你命</w:t>
        </w:r>
      </w:ins>
    </w:p>
    <w:p w:rsidR="000F0075" w:rsidRDefault="00E266DE">
      <w:pPr>
        <w:pStyle w:val="12"/>
        <w:spacing w:after="240"/>
        <w:ind w:leftChars="0" w:left="0"/>
        <w:rPr>
          <w:ins w:id="5884" w:author="龍 Chris" w:date="2019-01-07T23:33:00Z"/>
        </w:rPr>
        <w:pPrChange w:id="5885" w:author="龍 Chris" w:date="2019-01-07T23:33:00Z">
          <w:pPr>
            <w:pStyle w:val="12"/>
            <w:spacing w:after="240"/>
            <w:ind w:leftChars="0" w:left="0"/>
            <w:outlineLvl w:val="0"/>
          </w:pPr>
        </w:pPrChange>
      </w:pPr>
      <w:ins w:id="5886" w:author="龍 Chris" w:date="2019-01-07T23:32:00Z">
        <w:r>
          <w:rPr>
            <w:rFonts w:hint="eastAsia"/>
          </w:rPr>
          <w:t>李龍飛考</w:t>
        </w:r>
      </w:ins>
      <w:ins w:id="5887" w:author="龍 Chris" w:date="2019-01-07T23:33:00Z">
        <w:r>
          <w:rPr>
            <w:rFonts w:hint="eastAsia"/>
          </w:rPr>
          <w:t>慮了許久，最終還是往下回到了蜂巢之中。</w:t>
        </w:r>
      </w:ins>
    </w:p>
    <w:p w:rsidR="00E266DE" w:rsidRDefault="00E266DE" w:rsidP="00E266DE">
      <w:pPr>
        <w:pStyle w:val="12"/>
        <w:spacing w:after="240"/>
        <w:ind w:leftChars="0" w:left="0"/>
        <w:rPr>
          <w:ins w:id="5888" w:author="龍 Chris" w:date="2019-01-07T23:36:00Z"/>
        </w:rPr>
      </w:pPr>
      <w:ins w:id="5889" w:author="龍 Chris" w:date="2019-01-07T23:33:00Z">
        <w:r>
          <w:rPr>
            <w:rFonts w:hint="eastAsia"/>
          </w:rPr>
          <w:t>畢竟蜂后既然不在了，那就算遇到其他白玉蜂魔，自己還有</w:t>
        </w:r>
      </w:ins>
      <w:ins w:id="5890" w:author="龍 Chris" w:date="2019-01-07T23:34:00Z">
        <w:r>
          <w:rPr>
            <w:rFonts w:hint="eastAsia"/>
          </w:rPr>
          <w:t>一拼之力；而且蜂后房間內還有許多</w:t>
        </w:r>
      </w:ins>
      <w:ins w:id="5891" w:author="龍 Chris" w:date="2019-01-07T23:35:00Z">
        <w:r w:rsidR="00773170">
          <w:rPr>
            <w:rFonts w:hint="eastAsia"/>
          </w:rPr>
          <w:t>靈花奇草，先前因為畏懼蜂后，不敢細查，說不定裡面正好有自己</w:t>
        </w:r>
      </w:ins>
      <w:ins w:id="5892" w:author="龍 Chris" w:date="2019-01-07T23:36:00Z">
        <w:r w:rsidR="00773170">
          <w:rPr>
            <w:rFonts w:hint="eastAsia"/>
          </w:rPr>
          <w:t>急需的築基丹藥材千年黃木蔘也說不定。</w:t>
        </w:r>
      </w:ins>
    </w:p>
    <w:p w:rsidR="00773170" w:rsidRDefault="00773170" w:rsidP="00E266DE">
      <w:pPr>
        <w:pStyle w:val="12"/>
        <w:spacing w:after="240"/>
        <w:ind w:leftChars="0" w:left="0"/>
        <w:rPr>
          <w:ins w:id="5893" w:author="龍 Chris" w:date="2019-01-07T23:37:00Z"/>
        </w:rPr>
      </w:pPr>
      <w:ins w:id="5894" w:author="龍 Chris" w:date="2019-01-07T23:36:00Z">
        <w:r>
          <w:rPr>
            <w:rFonts w:hint="eastAsia"/>
          </w:rPr>
          <w:t>就算沒有，如果能</w:t>
        </w:r>
      </w:ins>
      <w:ins w:id="5895" w:author="龍 Chris" w:date="2019-01-07T23:37:00Z">
        <w:r>
          <w:rPr>
            <w:rFonts w:hint="eastAsia"/>
          </w:rPr>
          <w:t>得到幾種珍貴的靈草，也有機會拿去跟藥舖交換看看。</w:t>
        </w:r>
      </w:ins>
    </w:p>
    <w:p w:rsidR="00773170" w:rsidRDefault="00773170" w:rsidP="00E266DE">
      <w:pPr>
        <w:pStyle w:val="12"/>
        <w:spacing w:after="240"/>
        <w:ind w:leftChars="0" w:left="0"/>
        <w:rPr>
          <w:ins w:id="5896" w:author="龍 Chris" w:date="2019-01-07T23:38:00Z"/>
        </w:rPr>
      </w:pPr>
      <w:ins w:id="5897" w:author="龍 Chris" w:date="2019-01-07T23:37:00Z">
        <w:r>
          <w:rPr>
            <w:rFonts w:hint="eastAsia"/>
          </w:rPr>
          <w:t>經過</w:t>
        </w:r>
      </w:ins>
      <w:ins w:id="5898" w:author="龍 Chris" w:date="2019-01-07T23:38:00Z">
        <w:r w:rsidR="00A40D31">
          <w:rPr>
            <w:rFonts w:hint="eastAsia"/>
          </w:rPr>
          <w:t>血色試練內這一串殺戮後，李龍飛對於想要築基的念頭是更加的堅定了。</w:t>
        </w:r>
      </w:ins>
    </w:p>
    <w:p w:rsidR="00A40D31" w:rsidRDefault="00A40D31" w:rsidP="00E266DE">
      <w:pPr>
        <w:pStyle w:val="12"/>
        <w:spacing w:after="240"/>
        <w:ind w:leftChars="0" w:left="0"/>
        <w:rPr>
          <w:ins w:id="5899" w:author="龍 Chris" w:date="2019-01-07T23:39:00Z"/>
        </w:rPr>
      </w:pPr>
      <w:ins w:id="5900" w:author="龍 Chris" w:date="2019-01-07T23:39:00Z">
        <w:r>
          <w:rPr>
            <w:rFonts w:hint="eastAsia"/>
          </w:rPr>
          <w:lastRenderedPageBreak/>
          <w:t>「龍飛哥哥，你說，咱們不上去幫忙真的好嗎？」黃襄有些擔憂地問道。</w:t>
        </w:r>
      </w:ins>
    </w:p>
    <w:p w:rsidR="00A40D31" w:rsidRDefault="00A40D31" w:rsidP="00E266DE">
      <w:pPr>
        <w:pStyle w:val="12"/>
        <w:spacing w:after="240"/>
        <w:ind w:leftChars="0" w:left="0"/>
        <w:rPr>
          <w:ins w:id="5901" w:author="龍 Chris" w:date="2019-01-07T23:40:00Z"/>
        </w:rPr>
      </w:pPr>
      <w:ins w:id="5902" w:author="龍 Chris" w:date="2019-01-07T23:40:00Z">
        <w:r>
          <w:rPr>
            <w:rFonts w:hint="eastAsia"/>
          </w:rPr>
          <w:t>比起李龍飛，黃襄自然割捨不下赤劍宗的眾人。</w:t>
        </w:r>
      </w:ins>
    </w:p>
    <w:p w:rsidR="00A40D31" w:rsidRDefault="00A40D31" w:rsidP="00E266DE">
      <w:pPr>
        <w:pStyle w:val="12"/>
        <w:spacing w:after="240"/>
        <w:ind w:leftChars="0" w:left="0"/>
        <w:rPr>
          <w:ins w:id="5903" w:author="龍 Chris" w:date="2019-01-07T23:49:00Z"/>
        </w:rPr>
      </w:pPr>
      <w:ins w:id="5904" w:author="龍 Chris" w:date="2019-01-07T23:40:00Z">
        <w:r>
          <w:rPr>
            <w:rFonts w:hint="eastAsia"/>
          </w:rPr>
          <w:t>「</w:t>
        </w:r>
      </w:ins>
      <w:ins w:id="5905" w:author="龍 Chris" w:date="2019-01-07T23:41:00Z">
        <w:r>
          <w:rPr>
            <w:rFonts w:hint="eastAsia"/>
          </w:rPr>
          <w:t>襄兒，我不是不知道你的擔憂；只是咱們實力低微，就算上去了，也幫不了太多的忙</w:t>
        </w:r>
      </w:ins>
      <w:ins w:id="5906" w:author="龍 Chris" w:date="2019-01-07T23:45:00Z">
        <w:r>
          <w:rPr>
            <w:rFonts w:hint="eastAsia"/>
          </w:rPr>
          <w:t>。</w:t>
        </w:r>
      </w:ins>
      <w:ins w:id="5907" w:author="龍 Chris" w:date="2019-01-07T23:41:00Z">
        <w:r>
          <w:rPr>
            <w:rFonts w:hint="eastAsia"/>
          </w:rPr>
          <w:t>反而</w:t>
        </w:r>
      </w:ins>
      <w:ins w:id="5908" w:author="龍 Chris" w:date="2019-01-07T23:45:00Z">
        <w:r>
          <w:rPr>
            <w:rFonts w:hint="eastAsia"/>
          </w:rPr>
          <w:t>若是能先將蜂巢內的寶物都拿一拿，到時後</w:t>
        </w:r>
      </w:ins>
      <w:ins w:id="5909" w:author="龍 Chris" w:date="2019-01-07T23:46:00Z">
        <w:r>
          <w:rPr>
            <w:rFonts w:hint="eastAsia"/>
          </w:rPr>
          <w:t>跟你師兄他們會合了，也可以分點東西給他們。」李龍飛</w:t>
        </w:r>
      </w:ins>
      <w:ins w:id="5910" w:author="龍 Chris" w:date="2019-01-07T23:47:00Z">
        <w:r>
          <w:rPr>
            <w:rFonts w:hint="eastAsia"/>
          </w:rPr>
          <w:t>雖然不認為在那爆炸之中會</w:t>
        </w:r>
      </w:ins>
      <w:ins w:id="5911" w:author="龍 Chris" w:date="2019-01-07T23:48:00Z">
        <w:r w:rsidR="00F742C4">
          <w:rPr>
            <w:rFonts w:hint="eastAsia"/>
          </w:rPr>
          <w:t>太</w:t>
        </w:r>
      </w:ins>
      <w:ins w:id="5912" w:author="龍 Chris" w:date="2019-01-07T23:47:00Z">
        <w:r>
          <w:rPr>
            <w:rFonts w:hint="eastAsia"/>
          </w:rPr>
          <w:t>多少人存活著，但也</w:t>
        </w:r>
      </w:ins>
      <w:ins w:id="5913" w:author="龍 Chris" w:date="2019-01-07T23:49:00Z">
        <w:r w:rsidR="00F742C4">
          <w:rPr>
            <w:rFonts w:hint="eastAsia"/>
          </w:rPr>
          <w:t>不忍心先告知給黃襄。</w:t>
        </w:r>
      </w:ins>
    </w:p>
    <w:p w:rsidR="00F742C4" w:rsidRDefault="00F742C4" w:rsidP="00E266DE">
      <w:pPr>
        <w:pStyle w:val="12"/>
        <w:spacing w:after="240"/>
        <w:ind w:leftChars="0" w:left="0"/>
        <w:rPr>
          <w:ins w:id="5914" w:author="龍 Chris" w:date="2019-01-07T23:50:00Z"/>
        </w:rPr>
      </w:pPr>
      <w:ins w:id="5915" w:author="龍 Chris" w:date="2019-01-07T23:49:00Z">
        <w:r>
          <w:rPr>
            <w:rFonts w:hint="eastAsia"/>
          </w:rPr>
          <w:t>反正等他們兩人把蜂后內的東西給搜括一番了，再回去時赤劍宗等人跟刀仙</w:t>
        </w:r>
      </w:ins>
      <w:ins w:id="5916" w:author="龍 Chris" w:date="2019-01-07T23:50:00Z">
        <w:r>
          <w:rPr>
            <w:rFonts w:hint="eastAsia"/>
          </w:rPr>
          <w:t>宗的戰鬥應該也結束了。</w:t>
        </w:r>
      </w:ins>
    </w:p>
    <w:p w:rsidR="00F742C4" w:rsidRDefault="00F742C4" w:rsidP="00E266DE">
      <w:pPr>
        <w:pStyle w:val="12"/>
        <w:spacing w:after="240"/>
        <w:ind w:leftChars="0" w:left="0"/>
        <w:rPr>
          <w:ins w:id="5917" w:author="龍 Chris" w:date="2019-01-07T23:50:00Z"/>
        </w:rPr>
      </w:pPr>
      <w:ins w:id="5918" w:author="龍 Chris" w:date="2019-01-07T23:50:00Z">
        <w:r>
          <w:rPr>
            <w:rFonts w:hint="eastAsia"/>
          </w:rPr>
          <w:t>屆時謹慎一點，先派蟲子出去探探情況，如果不是青陽子獲勝，應該也不用再擔心些甚麼了。</w:t>
        </w:r>
      </w:ins>
    </w:p>
    <w:p w:rsidR="000F0075" w:rsidRDefault="008C19BF">
      <w:pPr>
        <w:pStyle w:val="12"/>
        <w:spacing w:after="240"/>
        <w:ind w:leftChars="0" w:left="0"/>
        <w:rPr>
          <w:ins w:id="5919" w:author="Administrator" w:date="2019-01-13T22:21:00Z"/>
        </w:rPr>
        <w:pPrChange w:id="5920" w:author="龍 Chris" w:date="2019-01-07T23:33:00Z">
          <w:pPr>
            <w:pStyle w:val="12"/>
            <w:numPr>
              <w:numId w:val="1"/>
            </w:numPr>
            <w:spacing w:after="240"/>
            <w:ind w:leftChars="0" w:left="360" w:hanging="360"/>
            <w:outlineLvl w:val="0"/>
          </w:pPr>
        </w:pPrChange>
      </w:pPr>
      <w:ins w:id="5921" w:author="Administrator" w:date="2019-01-13T22:20:00Z">
        <w:r>
          <w:rPr>
            <w:rFonts w:hint="eastAsia"/>
          </w:rPr>
          <w:t>聽到李龍飛這麼說，黃襄雖然仍有些遲疑，但也不便太過堅持，於是便同意了往下回到蜂</w:t>
        </w:r>
      </w:ins>
      <w:ins w:id="5922" w:author="Administrator" w:date="2019-01-13T22:21:00Z">
        <w:r>
          <w:rPr>
            <w:rFonts w:hint="eastAsia"/>
          </w:rPr>
          <w:t>巢之中。</w:t>
        </w:r>
      </w:ins>
    </w:p>
    <w:p w:rsidR="000F0075" w:rsidRDefault="008C19BF">
      <w:pPr>
        <w:pStyle w:val="12"/>
        <w:spacing w:after="240"/>
        <w:ind w:leftChars="0" w:left="0"/>
        <w:rPr>
          <w:ins w:id="5923" w:author="Administrator" w:date="2019-01-13T22:23:00Z"/>
        </w:rPr>
        <w:pPrChange w:id="5924" w:author="龍 Chris" w:date="2019-01-07T23:33:00Z">
          <w:pPr>
            <w:pStyle w:val="12"/>
            <w:numPr>
              <w:numId w:val="1"/>
            </w:numPr>
            <w:spacing w:after="240"/>
            <w:ind w:leftChars="0" w:left="360" w:hanging="360"/>
            <w:outlineLvl w:val="0"/>
          </w:pPr>
        </w:pPrChange>
      </w:pPr>
      <w:ins w:id="5925" w:author="Administrator" w:date="2019-01-13T22:21:00Z">
        <w:r>
          <w:rPr>
            <w:rFonts w:hint="eastAsia"/>
          </w:rPr>
          <w:t>經過蜂后的自爆震</w:t>
        </w:r>
      </w:ins>
      <w:ins w:id="5926" w:author="Administrator" w:date="2019-01-13T22:22:00Z">
        <w:r>
          <w:rPr>
            <w:rFonts w:hint="eastAsia"/>
          </w:rPr>
          <w:t>盪</w:t>
        </w:r>
      </w:ins>
      <w:ins w:id="5927" w:author="Administrator" w:date="2019-01-13T22:21:00Z">
        <w:r>
          <w:rPr>
            <w:rFonts w:hint="eastAsia"/>
          </w:rPr>
          <w:t>後，</w:t>
        </w:r>
      </w:ins>
      <w:ins w:id="5928" w:author="Administrator" w:date="2019-01-13T22:22:00Z">
        <w:r>
          <w:rPr>
            <w:rFonts w:hint="eastAsia"/>
          </w:rPr>
          <w:t>原先飛出去時不算大的裂縫，此時顯得寬闊許多。</w:t>
        </w:r>
      </w:ins>
    </w:p>
    <w:p w:rsidR="000F0075" w:rsidRDefault="008C19BF">
      <w:pPr>
        <w:pStyle w:val="12"/>
        <w:spacing w:after="240"/>
        <w:ind w:leftChars="0" w:left="0"/>
        <w:rPr>
          <w:ins w:id="5929" w:author="Administrator" w:date="2019-01-13T22:26:00Z"/>
        </w:rPr>
        <w:pPrChange w:id="5930" w:author="龍 Chris" w:date="2019-01-07T23:33:00Z">
          <w:pPr>
            <w:pStyle w:val="12"/>
            <w:numPr>
              <w:numId w:val="1"/>
            </w:numPr>
            <w:spacing w:after="240"/>
            <w:ind w:leftChars="0" w:left="360" w:hanging="360"/>
            <w:outlineLvl w:val="0"/>
          </w:pPr>
        </w:pPrChange>
      </w:pPr>
      <w:ins w:id="5931" w:author="Administrator" w:date="2019-01-13T22:23:00Z">
        <w:r>
          <w:rPr>
            <w:rFonts w:hint="eastAsia"/>
          </w:rPr>
          <w:t>李龍飛兩人</w:t>
        </w:r>
      </w:ins>
      <w:ins w:id="5932" w:author="Administrator" w:date="2019-01-13T22:25:00Z">
        <w:r>
          <w:rPr>
            <w:rFonts w:hint="eastAsia"/>
          </w:rPr>
          <w:t>此時落在一處礁岩上，頭</w:t>
        </w:r>
      </w:ins>
      <w:ins w:id="5933" w:author="Administrator" w:date="2019-01-13T22:26:00Z">
        <w:r>
          <w:rPr>
            <w:rFonts w:hint="eastAsia"/>
          </w:rPr>
          <w:t>頂不時還有沙土落下，一旁一條漆黑的通道通往蜂巢之中。</w:t>
        </w:r>
      </w:ins>
    </w:p>
    <w:p w:rsidR="000F0075" w:rsidRDefault="008C19BF">
      <w:pPr>
        <w:pStyle w:val="12"/>
        <w:spacing w:after="240"/>
        <w:ind w:leftChars="0" w:left="0"/>
        <w:rPr>
          <w:ins w:id="5934" w:author="Administrator" w:date="2019-01-13T22:28:00Z"/>
        </w:rPr>
        <w:pPrChange w:id="5935" w:author="龍 Chris" w:date="2019-01-07T23:33:00Z">
          <w:pPr>
            <w:pStyle w:val="12"/>
            <w:numPr>
              <w:numId w:val="1"/>
            </w:numPr>
            <w:spacing w:after="240"/>
            <w:ind w:leftChars="0" w:left="360" w:hanging="360"/>
            <w:outlineLvl w:val="0"/>
          </w:pPr>
        </w:pPrChange>
      </w:pPr>
      <w:ins w:id="5936" w:author="Administrator" w:date="2019-01-13T22:26:00Z">
        <w:r>
          <w:rPr>
            <w:rFonts w:hint="eastAsia"/>
          </w:rPr>
          <w:t>「走吧！」李龍飛看著</w:t>
        </w:r>
      </w:ins>
      <w:ins w:id="5937" w:author="Administrator" w:date="2019-01-13T22:27:00Z">
        <w:r>
          <w:rPr>
            <w:rFonts w:hint="eastAsia"/>
          </w:rPr>
          <w:t>上方，那些土石雖因為擠壓暫時封住通道，但再過不久，或是</w:t>
        </w:r>
        <w:r w:rsidR="00010B90">
          <w:rPr>
            <w:rFonts w:hint="eastAsia"/>
          </w:rPr>
          <w:t>外頭下雨的話，肯定會往</w:t>
        </w:r>
      </w:ins>
      <w:ins w:id="5938" w:author="Administrator" w:date="2019-01-13T22:28:00Z">
        <w:r w:rsidR="00010B90">
          <w:rPr>
            <w:rFonts w:hint="eastAsia"/>
          </w:rPr>
          <w:t>下滑而露出出口。</w:t>
        </w:r>
      </w:ins>
    </w:p>
    <w:p w:rsidR="000F0075" w:rsidRDefault="00010B90">
      <w:pPr>
        <w:pStyle w:val="12"/>
        <w:spacing w:after="240"/>
        <w:ind w:leftChars="0" w:left="0"/>
        <w:rPr>
          <w:ins w:id="5939" w:author="Administrator" w:date="2019-01-13T22:28:00Z"/>
        </w:rPr>
        <w:pPrChange w:id="5940" w:author="龍 Chris" w:date="2019-01-07T23:33:00Z">
          <w:pPr>
            <w:pStyle w:val="12"/>
            <w:numPr>
              <w:numId w:val="1"/>
            </w:numPr>
            <w:spacing w:after="240"/>
            <w:ind w:leftChars="0" w:left="360" w:hanging="360"/>
            <w:outlineLvl w:val="0"/>
          </w:pPr>
        </w:pPrChange>
      </w:pPr>
      <w:ins w:id="5941" w:author="Administrator" w:date="2019-01-13T22:28:00Z">
        <w:r>
          <w:rPr>
            <w:rFonts w:hint="eastAsia"/>
          </w:rPr>
          <w:t>在那之前，他們得先往下到蜂巢之中，免得被再度活埋進去。</w:t>
        </w:r>
      </w:ins>
    </w:p>
    <w:p w:rsidR="000F0075" w:rsidRDefault="004C4CC7">
      <w:pPr>
        <w:pStyle w:val="12"/>
        <w:spacing w:after="240"/>
        <w:ind w:leftChars="0" w:left="0"/>
        <w:rPr>
          <w:ins w:id="5942" w:author="Administrator" w:date="2019-01-13T22:30:00Z"/>
        </w:rPr>
        <w:pPrChange w:id="5943" w:author="龍 Chris" w:date="2019-01-07T23:33:00Z">
          <w:pPr>
            <w:pStyle w:val="12"/>
            <w:numPr>
              <w:numId w:val="1"/>
            </w:numPr>
            <w:spacing w:after="240"/>
            <w:ind w:leftChars="0" w:left="360" w:hanging="360"/>
            <w:outlineLvl w:val="0"/>
          </w:pPr>
        </w:pPrChange>
      </w:pPr>
      <w:ins w:id="5944" w:author="Administrator" w:date="2019-01-13T22:29:00Z">
        <w:r>
          <w:rPr>
            <w:rFonts w:hint="eastAsia"/>
          </w:rPr>
          <w:t>黃襄將大白</w:t>
        </w:r>
        <w:r w:rsidR="005C263B">
          <w:rPr>
            <w:rFonts w:hint="eastAsia"/>
          </w:rPr>
          <w:t>放了出來，後者雖然因先前蜂后一事，顯得有些毛躁</w:t>
        </w:r>
      </w:ins>
      <w:ins w:id="5945" w:author="Administrator" w:date="2019-01-13T22:30:00Z">
        <w:r w:rsidR="005C263B">
          <w:rPr>
            <w:rFonts w:hint="eastAsia"/>
          </w:rPr>
          <w:t>不安，但在黃襄同心術的安撫之下，最終還是載著兩人緩緩往下飛去。</w:t>
        </w:r>
      </w:ins>
    </w:p>
    <w:p w:rsidR="000F0075" w:rsidRDefault="007A34CF">
      <w:pPr>
        <w:pStyle w:val="12"/>
        <w:spacing w:after="240"/>
        <w:ind w:leftChars="0" w:left="0"/>
        <w:rPr>
          <w:ins w:id="5946" w:author="Administrator" w:date="2019-01-15T21:22:00Z"/>
        </w:rPr>
        <w:pPrChange w:id="5947" w:author="龍 Chris" w:date="2019-01-07T23:33:00Z">
          <w:pPr>
            <w:pStyle w:val="12"/>
            <w:numPr>
              <w:numId w:val="1"/>
            </w:numPr>
            <w:spacing w:after="240"/>
            <w:ind w:leftChars="0" w:left="360" w:hanging="360"/>
            <w:outlineLvl w:val="0"/>
          </w:pPr>
        </w:pPrChange>
      </w:pPr>
      <w:ins w:id="5948" w:author="Administrator" w:date="2019-01-15T21:22:00Z">
        <w:r>
          <w:rPr>
            <w:rFonts w:hint="eastAsia"/>
          </w:rPr>
          <w:t>很快的，穿過了黑暗，兩人又回到了蜂后的</w:t>
        </w:r>
      </w:ins>
      <w:ins w:id="5949" w:author="Administrator" w:date="2019-01-15T22:53:00Z">
        <w:r>
          <w:rPr>
            <w:rFonts w:hint="eastAsia"/>
          </w:rPr>
          <w:t>巢穴</w:t>
        </w:r>
      </w:ins>
      <w:ins w:id="5950" w:author="Administrator" w:date="2019-01-15T21:22:00Z">
        <w:r w:rsidR="004E0A34">
          <w:rPr>
            <w:rFonts w:hint="eastAsia"/>
          </w:rPr>
          <w:t>之中。</w:t>
        </w:r>
      </w:ins>
    </w:p>
    <w:p w:rsidR="000F0075" w:rsidRDefault="007A34CF">
      <w:pPr>
        <w:pStyle w:val="12"/>
        <w:spacing w:after="240"/>
        <w:ind w:leftChars="0" w:left="0"/>
        <w:rPr>
          <w:ins w:id="5951" w:author="Administrator" w:date="2019-01-20T22:00:00Z"/>
        </w:rPr>
        <w:pPrChange w:id="5952" w:author="龍 Chris" w:date="2019-01-07T23:33:00Z">
          <w:pPr>
            <w:pStyle w:val="12"/>
            <w:numPr>
              <w:numId w:val="1"/>
            </w:numPr>
            <w:spacing w:after="240"/>
            <w:ind w:leftChars="0" w:left="360" w:hanging="360"/>
            <w:outlineLvl w:val="0"/>
          </w:pPr>
        </w:pPrChange>
      </w:pPr>
      <w:ins w:id="5953" w:author="Administrator" w:date="2019-01-15T21:23:00Z">
        <w:r>
          <w:rPr>
            <w:rFonts w:hint="eastAsia"/>
          </w:rPr>
          <w:t>「真</w:t>
        </w:r>
      </w:ins>
      <w:ins w:id="5954" w:author="Administrator" w:date="2019-01-20T22:00:00Z">
        <w:r w:rsidR="006B01D7">
          <w:rPr>
            <w:rFonts w:hint="eastAsia"/>
          </w:rPr>
          <w:t>不敢相信</w:t>
        </w:r>
      </w:ins>
      <w:ins w:id="5955" w:author="Administrator" w:date="2019-01-15T22:52:00Z">
        <w:r>
          <w:rPr>
            <w:rFonts w:hint="eastAsia"/>
          </w:rPr>
          <w:t>！」一進到洞</w:t>
        </w:r>
      </w:ins>
      <w:ins w:id="5956" w:author="Administrator" w:date="2019-01-15T22:53:00Z">
        <w:r>
          <w:rPr>
            <w:rFonts w:hint="eastAsia"/>
          </w:rPr>
          <w:t>內，李龍飛便對洞口處那</w:t>
        </w:r>
      </w:ins>
      <w:ins w:id="5957" w:author="Administrator" w:date="2019-01-20T22:00:00Z">
        <w:r w:rsidR="006B01D7">
          <w:rPr>
            <w:rFonts w:hint="eastAsia"/>
          </w:rPr>
          <w:t>道冰牆感到驚訝。</w:t>
        </w:r>
      </w:ins>
    </w:p>
    <w:p w:rsidR="000F0075" w:rsidRDefault="005B4E70">
      <w:pPr>
        <w:pStyle w:val="12"/>
        <w:spacing w:after="240"/>
        <w:ind w:leftChars="0" w:left="0"/>
        <w:rPr>
          <w:ins w:id="5958" w:author="Administrator" w:date="2019-01-20T23:09:00Z"/>
        </w:rPr>
        <w:pPrChange w:id="5959" w:author="龍 Chris" w:date="2019-01-07T23:33:00Z">
          <w:pPr>
            <w:pStyle w:val="12"/>
            <w:numPr>
              <w:numId w:val="1"/>
            </w:numPr>
            <w:spacing w:after="240"/>
            <w:ind w:leftChars="0" w:left="360" w:hanging="360"/>
            <w:outlineLvl w:val="0"/>
          </w:pPr>
        </w:pPrChange>
      </w:pPr>
      <w:ins w:id="5960" w:author="Administrator" w:date="2019-01-20T22:38:00Z">
        <w:r>
          <w:rPr>
            <w:rFonts w:hint="eastAsia"/>
          </w:rPr>
          <w:t>也難怪他訝異，</w:t>
        </w:r>
      </w:ins>
      <w:ins w:id="5961" w:author="Administrator" w:date="2019-01-20T22:39:00Z">
        <w:r>
          <w:rPr>
            <w:rFonts w:hint="eastAsia"/>
          </w:rPr>
          <w:t>早前他為了逃命而</w:t>
        </w:r>
      </w:ins>
      <w:ins w:id="5962" w:author="Administrator" w:date="2019-01-20T23:07:00Z">
        <w:r w:rsidR="004F4B83">
          <w:rPr>
            <w:rFonts w:hint="eastAsia"/>
          </w:rPr>
          <w:t>將</w:t>
        </w:r>
      </w:ins>
      <w:ins w:id="5963" w:author="Administrator" w:date="2019-02-06T18:55:00Z">
        <w:r w:rsidR="00C45046">
          <w:rPr>
            <w:rFonts w:hint="eastAsia"/>
          </w:rPr>
          <w:t>所剩不多的</w:t>
        </w:r>
      </w:ins>
      <w:ins w:id="5964" w:author="Administrator" w:date="2019-01-20T23:07:00Z">
        <w:r w:rsidR="004F4B83">
          <w:rPr>
            <w:rFonts w:hint="eastAsia"/>
          </w:rPr>
          <w:t>天寒珠</w:t>
        </w:r>
      </w:ins>
      <w:ins w:id="5965" w:author="Administrator" w:date="2019-02-06T18:55:00Z">
        <w:r w:rsidR="00C45046">
          <w:rPr>
            <w:rFonts w:hint="eastAsia"/>
          </w:rPr>
          <w:t>大半</w:t>
        </w:r>
      </w:ins>
      <w:ins w:id="5966" w:author="Administrator" w:date="2019-01-20T23:07:00Z">
        <w:r w:rsidR="004F4B83">
          <w:rPr>
            <w:rFonts w:hint="eastAsia"/>
          </w:rPr>
          <w:t>都往蜂</w:t>
        </w:r>
      </w:ins>
      <w:ins w:id="5967" w:author="Administrator" w:date="2019-01-20T23:08:00Z">
        <w:r w:rsidR="004F4B83">
          <w:rPr>
            <w:rFonts w:hint="eastAsia"/>
          </w:rPr>
          <w:t>后房洞口丟去，雖然臨走之際那裡仍是一座冰山，但在經歷這麼多震動過後，</w:t>
        </w:r>
      </w:ins>
      <w:ins w:id="5968" w:author="Administrator" w:date="2019-01-20T23:09:00Z">
        <w:r w:rsidR="001602CA">
          <w:rPr>
            <w:rFonts w:hint="eastAsia"/>
          </w:rPr>
          <w:t>李龍飛也不敢奢望那冰山還能擋住其他蜂魔。</w:t>
        </w:r>
      </w:ins>
    </w:p>
    <w:p w:rsidR="000F0075" w:rsidRDefault="001602CA">
      <w:pPr>
        <w:pStyle w:val="12"/>
        <w:spacing w:after="240"/>
        <w:ind w:leftChars="0" w:left="0"/>
        <w:rPr>
          <w:ins w:id="5969" w:author="Administrator" w:date="2019-01-20T23:16:00Z"/>
        </w:rPr>
        <w:pPrChange w:id="5970" w:author="龍 Chris" w:date="2019-01-07T23:33:00Z">
          <w:pPr>
            <w:pStyle w:val="12"/>
            <w:numPr>
              <w:numId w:val="1"/>
            </w:numPr>
            <w:spacing w:after="240"/>
            <w:ind w:leftChars="0" w:left="360" w:hanging="360"/>
            <w:outlineLvl w:val="0"/>
          </w:pPr>
        </w:pPrChange>
      </w:pPr>
      <w:ins w:id="5971" w:author="Administrator" w:date="2019-01-20T23:09:00Z">
        <w:r>
          <w:rPr>
            <w:rFonts w:hint="eastAsia"/>
          </w:rPr>
          <w:t>但</w:t>
        </w:r>
      </w:ins>
      <w:ins w:id="5972" w:author="Administrator" w:date="2019-01-20T23:15:00Z">
        <w:r>
          <w:rPr>
            <w:rFonts w:hint="eastAsia"/>
          </w:rPr>
          <w:t>天寒珠的威力卻出乎他的意料之外，又或者那些蜂魔其實並沒有他想像中的那麼護主，總之，除了少數幾具被凍在冰山</w:t>
        </w:r>
      </w:ins>
      <w:ins w:id="5973" w:author="Administrator" w:date="2019-01-20T23:16:00Z">
        <w:r>
          <w:rPr>
            <w:rFonts w:hint="eastAsia"/>
          </w:rPr>
          <w:t>之</w:t>
        </w:r>
      </w:ins>
      <w:ins w:id="5974" w:author="Administrator" w:date="2019-01-20T23:15:00Z">
        <w:r>
          <w:rPr>
            <w:rFonts w:hint="eastAsia"/>
          </w:rPr>
          <w:t>內的蜂魔屍體外，</w:t>
        </w:r>
      </w:ins>
      <w:ins w:id="5975" w:author="Administrator" w:date="2019-01-20T23:16:00Z">
        <w:r>
          <w:rPr>
            <w:rFonts w:hint="eastAsia"/>
          </w:rPr>
          <w:t>半透明的冰山後面竟看不到其他的蜂魔存在。</w:t>
        </w:r>
      </w:ins>
    </w:p>
    <w:p w:rsidR="000F0075" w:rsidRDefault="001602CA">
      <w:pPr>
        <w:pStyle w:val="12"/>
        <w:spacing w:after="240"/>
        <w:ind w:leftChars="0" w:left="0"/>
        <w:rPr>
          <w:ins w:id="5976" w:author="Administrator" w:date="2019-01-20T23:19:00Z"/>
        </w:rPr>
        <w:pPrChange w:id="5977" w:author="龍 Chris" w:date="2019-01-07T23:33:00Z">
          <w:pPr>
            <w:pStyle w:val="12"/>
            <w:numPr>
              <w:numId w:val="1"/>
            </w:numPr>
            <w:spacing w:after="240"/>
            <w:ind w:leftChars="0" w:left="360" w:hanging="360"/>
            <w:outlineLvl w:val="0"/>
          </w:pPr>
        </w:pPrChange>
      </w:pPr>
      <w:ins w:id="5978" w:author="Administrator" w:date="2019-01-20T23:16:00Z">
        <w:r>
          <w:rPr>
            <w:rFonts w:hint="eastAsia"/>
          </w:rPr>
          <w:lastRenderedPageBreak/>
          <w:t>「看來這次真的是走大運了！」</w:t>
        </w:r>
      </w:ins>
      <w:ins w:id="5979" w:author="Administrator" w:date="2019-01-20T23:17:00Z">
        <w:r>
          <w:rPr>
            <w:rFonts w:hint="eastAsia"/>
          </w:rPr>
          <w:t>一旁的黃襄興奮</w:t>
        </w:r>
      </w:ins>
      <w:ins w:id="5980" w:author="Administrator" w:date="2019-01-20T23:19:00Z">
        <w:r w:rsidR="007B5AB8">
          <w:rPr>
            <w:rFonts w:hint="eastAsia"/>
          </w:rPr>
          <w:t>叫道；</w:t>
        </w:r>
      </w:ins>
      <w:ins w:id="5981" w:author="Administrator" w:date="2019-01-20T23:18:00Z">
        <w:r>
          <w:rPr>
            <w:rFonts w:hint="eastAsia"/>
          </w:rPr>
          <w:t>比起李龍飛，</w:t>
        </w:r>
      </w:ins>
      <w:ins w:id="5982" w:author="Administrator" w:date="2019-01-20T23:17:00Z">
        <w:r>
          <w:rPr>
            <w:rFonts w:hint="eastAsia"/>
          </w:rPr>
          <w:t>她</w:t>
        </w:r>
      </w:ins>
      <w:ins w:id="5983" w:author="Administrator" w:date="2019-01-20T23:18:00Z">
        <w:r>
          <w:rPr>
            <w:rFonts w:hint="eastAsia"/>
          </w:rPr>
          <w:t>更是對蜂后巢穴內的</w:t>
        </w:r>
      </w:ins>
      <w:ins w:id="5984" w:author="Administrator" w:date="2019-01-20T23:19:00Z">
        <w:r w:rsidR="007B5AB8">
          <w:rPr>
            <w:rFonts w:hint="eastAsia"/>
          </w:rPr>
          <w:t>花草渴望得多。</w:t>
        </w:r>
      </w:ins>
    </w:p>
    <w:p w:rsidR="000F0075" w:rsidRDefault="007B5AB8">
      <w:pPr>
        <w:pStyle w:val="12"/>
        <w:spacing w:after="240"/>
        <w:ind w:leftChars="0" w:left="0"/>
        <w:rPr>
          <w:ins w:id="5985" w:author="Administrator" w:date="2019-01-20T23:20:00Z"/>
        </w:rPr>
        <w:pPrChange w:id="5986" w:author="龍 Chris" w:date="2019-01-07T23:33:00Z">
          <w:pPr>
            <w:pStyle w:val="12"/>
            <w:numPr>
              <w:numId w:val="1"/>
            </w:numPr>
            <w:spacing w:after="240"/>
            <w:ind w:leftChars="0" w:left="360" w:hanging="360"/>
            <w:outlineLvl w:val="0"/>
          </w:pPr>
        </w:pPrChange>
      </w:pPr>
      <w:ins w:id="5987" w:author="Administrator" w:date="2019-01-20T23:19:00Z">
        <w:r>
          <w:rPr>
            <w:rFonts w:hint="eastAsia"/>
          </w:rPr>
          <w:t>「看來當初妳說要</w:t>
        </w:r>
      </w:ins>
      <w:ins w:id="5988" w:author="Administrator" w:date="2019-01-20T23:20:00Z">
        <w:r>
          <w:rPr>
            <w:rFonts w:hint="eastAsia"/>
          </w:rPr>
          <w:t>走這條路，真是選對了呢！」李龍飛打趣道。</w:t>
        </w:r>
      </w:ins>
    </w:p>
    <w:p w:rsidR="000F0075" w:rsidRDefault="007B5AB8">
      <w:pPr>
        <w:pStyle w:val="12"/>
        <w:spacing w:after="240"/>
        <w:ind w:leftChars="0" w:left="0"/>
        <w:rPr>
          <w:ins w:id="5989" w:author="Administrator" w:date="2019-01-20T23:20:00Z"/>
        </w:rPr>
        <w:pPrChange w:id="5990" w:author="龍 Chris" w:date="2019-01-07T23:33:00Z">
          <w:pPr>
            <w:pStyle w:val="12"/>
            <w:numPr>
              <w:numId w:val="1"/>
            </w:numPr>
            <w:spacing w:after="240"/>
            <w:ind w:leftChars="0" w:left="360" w:hanging="360"/>
            <w:outlineLvl w:val="0"/>
          </w:pPr>
        </w:pPrChange>
      </w:pPr>
      <w:ins w:id="5991" w:author="Administrator" w:date="2019-01-20T23:20:00Z">
        <w:r>
          <w:rPr>
            <w:rFonts w:hint="eastAsia"/>
          </w:rPr>
          <w:t>「嘿…」黃襄有些靦腆地笑</w:t>
        </w:r>
      </w:ins>
      <w:ins w:id="5992" w:author="Administrator" w:date="2019-01-20T23:31:00Z">
        <w:r w:rsidR="00774EF2">
          <w:rPr>
            <w:rFonts w:hint="eastAsia"/>
          </w:rPr>
          <w:t>了笑，跟著手指著其中一處，轉移話題說道，「你看</w:t>
        </w:r>
      </w:ins>
      <w:ins w:id="5993" w:author="Administrator" w:date="2019-01-20T23:32:00Z">
        <w:r w:rsidR="00774EF2">
          <w:rPr>
            <w:rFonts w:hint="eastAsia"/>
          </w:rPr>
          <w:t>，那是甚麼草！」</w:t>
        </w:r>
      </w:ins>
    </w:p>
    <w:p w:rsidR="000F0075" w:rsidRDefault="007B5AB8">
      <w:pPr>
        <w:pStyle w:val="12"/>
        <w:spacing w:after="240"/>
        <w:ind w:leftChars="0" w:left="0"/>
        <w:rPr>
          <w:ins w:id="5994" w:author="Administrator" w:date="2019-01-20T23:21:00Z"/>
        </w:rPr>
        <w:pPrChange w:id="5995" w:author="龍 Chris" w:date="2019-01-07T23:33:00Z">
          <w:pPr>
            <w:pStyle w:val="12"/>
            <w:numPr>
              <w:numId w:val="1"/>
            </w:numPr>
            <w:spacing w:after="240"/>
            <w:ind w:leftChars="0" w:left="360" w:hanging="360"/>
            <w:outlineLvl w:val="0"/>
          </w:pPr>
        </w:pPrChange>
      </w:pPr>
      <w:ins w:id="5996" w:author="Administrator" w:date="2019-01-20T23:21:00Z">
        <w:r>
          <w:rPr>
            <w:rFonts w:hint="eastAsia"/>
          </w:rPr>
          <w:t>這</w:t>
        </w:r>
      </w:ins>
      <w:ins w:id="5997" w:author="Administrator" w:date="2019-01-20T23:32:00Z">
        <w:r w:rsidR="00774EF2">
          <w:rPr>
            <w:rFonts w:hint="eastAsia"/>
          </w:rPr>
          <w:t>條路機緣雖大，但卻是</w:t>
        </w:r>
      </w:ins>
      <w:ins w:id="5998" w:author="Administrator" w:date="2019-01-20T23:20:00Z">
        <w:r>
          <w:rPr>
            <w:rFonts w:hint="eastAsia"/>
          </w:rPr>
          <w:t>九</w:t>
        </w:r>
      </w:ins>
      <w:ins w:id="5999" w:author="Administrator" w:date="2019-01-20T23:21:00Z">
        <w:r>
          <w:rPr>
            <w:rFonts w:hint="eastAsia"/>
          </w:rPr>
          <w:t>死一生換來的，再一次的話</w:t>
        </w:r>
      </w:ins>
      <w:ins w:id="6000" w:author="Administrator" w:date="2019-01-20T23:32:00Z">
        <w:r w:rsidR="00774EF2">
          <w:rPr>
            <w:rFonts w:hint="eastAsia"/>
          </w:rPr>
          <w:t>，恐怕</w:t>
        </w:r>
      </w:ins>
      <w:ins w:id="6001" w:author="Administrator" w:date="2019-01-20T23:21:00Z">
        <w:r>
          <w:rPr>
            <w:rFonts w:hint="eastAsia"/>
          </w:rPr>
          <w:t>她膽子再大也不敢賭上</w:t>
        </w:r>
      </w:ins>
      <w:ins w:id="6002" w:author="Administrator" w:date="2019-01-20T23:32:00Z">
        <w:r w:rsidR="00774EF2">
          <w:rPr>
            <w:rFonts w:hint="eastAsia"/>
          </w:rPr>
          <w:t>這</w:t>
        </w:r>
      </w:ins>
      <w:ins w:id="6003" w:author="Administrator" w:date="2019-01-20T23:21:00Z">
        <w:r>
          <w:rPr>
            <w:rFonts w:hint="eastAsia"/>
          </w:rPr>
          <w:t>性命</w:t>
        </w:r>
      </w:ins>
      <w:ins w:id="6004" w:author="Administrator" w:date="2019-01-20T23:32:00Z">
        <w:r w:rsidR="00774EF2">
          <w:rPr>
            <w:rFonts w:hint="eastAsia"/>
          </w:rPr>
          <w:t>來走下去</w:t>
        </w:r>
      </w:ins>
      <w:ins w:id="6005" w:author="Administrator" w:date="2019-01-20T23:21:00Z">
        <w:r>
          <w:rPr>
            <w:rFonts w:hint="eastAsia"/>
          </w:rPr>
          <w:t>。</w:t>
        </w:r>
      </w:ins>
    </w:p>
    <w:p w:rsidR="000F0075" w:rsidRDefault="00774EF2">
      <w:pPr>
        <w:pStyle w:val="12"/>
        <w:spacing w:after="240"/>
        <w:ind w:leftChars="0" w:left="0"/>
        <w:rPr>
          <w:ins w:id="6006" w:author="Administrator" w:date="2019-01-20T23:35:00Z"/>
        </w:rPr>
        <w:pPrChange w:id="6007" w:author="龍 Chris" w:date="2019-01-07T23:33:00Z">
          <w:pPr>
            <w:pStyle w:val="12"/>
            <w:numPr>
              <w:numId w:val="1"/>
            </w:numPr>
            <w:spacing w:after="240"/>
            <w:ind w:leftChars="0" w:left="360" w:hanging="360"/>
            <w:outlineLvl w:val="0"/>
          </w:pPr>
        </w:pPrChange>
      </w:pPr>
      <w:ins w:id="6008" w:author="Administrator" w:date="2019-01-20T23:33:00Z">
        <w:r>
          <w:rPr>
            <w:rFonts w:hint="eastAsia"/>
          </w:rPr>
          <w:t>李龍飛也不戳破，微微一笑順著她的手指往前看去，只見</w:t>
        </w:r>
      </w:ins>
      <w:ins w:id="6009" w:author="Administrator" w:date="2019-01-20T23:34:00Z">
        <w:r>
          <w:rPr>
            <w:rFonts w:hint="eastAsia"/>
          </w:rPr>
          <w:t>幾</w:t>
        </w:r>
      </w:ins>
      <w:ins w:id="6010" w:author="Administrator" w:date="2019-01-20T23:33:00Z">
        <w:r>
          <w:rPr>
            <w:rFonts w:hint="eastAsia"/>
          </w:rPr>
          <w:t>株紫青色的靈草，</w:t>
        </w:r>
      </w:ins>
      <w:ins w:id="6011" w:author="Administrator" w:date="2019-01-20T23:34:00Z">
        <w:r>
          <w:rPr>
            <w:rFonts w:hint="eastAsia"/>
          </w:rPr>
          <w:t>三葉五蕊長到膝上左右的高度，</w:t>
        </w:r>
      </w:ins>
      <w:ins w:id="6012" w:author="Administrator" w:date="2019-01-20T23:35:00Z">
        <w:r>
          <w:rPr>
            <w:rFonts w:hint="eastAsia"/>
          </w:rPr>
          <w:t>散發出淡淡的撲鼻香氣。</w:t>
        </w:r>
      </w:ins>
    </w:p>
    <w:p w:rsidR="000F0075" w:rsidRDefault="00774EF2">
      <w:pPr>
        <w:pStyle w:val="12"/>
        <w:spacing w:after="240"/>
        <w:ind w:leftChars="0" w:left="0"/>
        <w:rPr>
          <w:ins w:id="6013" w:author="Administrator" w:date="2019-01-20T23:42:00Z"/>
        </w:rPr>
        <w:pPrChange w:id="6014" w:author="龍 Chris" w:date="2019-01-07T23:33:00Z">
          <w:pPr>
            <w:pStyle w:val="12"/>
            <w:numPr>
              <w:numId w:val="1"/>
            </w:numPr>
            <w:spacing w:after="240"/>
            <w:ind w:leftChars="0" w:left="360" w:hanging="360"/>
            <w:outlineLvl w:val="0"/>
          </w:pPr>
        </w:pPrChange>
      </w:pPr>
      <w:ins w:id="6015" w:author="Administrator" w:date="2019-01-20T23:35:00Z">
        <w:r>
          <w:rPr>
            <w:rFonts w:hint="eastAsia"/>
          </w:rPr>
          <w:t>「</w:t>
        </w:r>
      </w:ins>
      <w:ins w:id="6016" w:author="Administrator" w:date="2019-01-20T23:41:00Z">
        <w:r w:rsidR="00BD2B0C">
          <w:rPr>
            <w:rFonts w:hint="eastAsia"/>
          </w:rPr>
          <w:t>此草應是…</w:t>
        </w:r>
      </w:ins>
      <w:ins w:id="6017" w:author="Administrator" w:date="2019-01-20T23:36:00Z">
        <w:r>
          <w:rPr>
            <w:rFonts w:hint="eastAsia"/>
          </w:rPr>
          <w:t>紫雲草，此草配上幾種輔藥的話，</w:t>
        </w:r>
      </w:ins>
      <w:ins w:id="6018" w:author="Administrator" w:date="2019-01-20T23:37:00Z">
        <w:r>
          <w:rPr>
            <w:rFonts w:hint="eastAsia"/>
          </w:rPr>
          <w:t>可以煉</w:t>
        </w:r>
      </w:ins>
      <w:ins w:id="6019" w:author="Administrator" w:date="2019-01-20T23:40:00Z">
        <w:r>
          <w:rPr>
            <w:rFonts w:hint="eastAsia"/>
          </w:rPr>
          <w:t>製基本的大還丹！」</w:t>
        </w:r>
      </w:ins>
      <w:ins w:id="6020" w:author="Administrator" w:date="2019-01-20T23:41:00Z">
        <w:r>
          <w:rPr>
            <w:rFonts w:hint="eastAsia"/>
          </w:rPr>
          <w:t>李龍飛靠前詳查了下，</w:t>
        </w:r>
        <w:r w:rsidR="00BD2B0C">
          <w:rPr>
            <w:rFonts w:hint="eastAsia"/>
          </w:rPr>
          <w:t>有些</w:t>
        </w:r>
      </w:ins>
      <w:ins w:id="6021" w:author="Administrator" w:date="2019-01-20T23:42:00Z">
        <w:r w:rsidR="00BD2B0C">
          <w:rPr>
            <w:rFonts w:hint="eastAsia"/>
          </w:rPr>
          <w:t>遲疑地辨認著。</w:t>
        </w:r>
      </w:ins>
    </w:p>
    <w:p w:rsidR="000F0075" w:rsidRDefault="00BD2B0C">
      <w:pPr>
        <w:pStyle w:val="12"/>
        <w:spacing w:after="240"/>
        <w:ind w:leftChars="0" w:left="0"/>
        <w:rPr>
          <w:ins w:id="6022" w:author="Administrator" w:date="2019-01-20T23:44:00Z"/>
        </w:rPr>
        <w:pPrChange w:id="6023" w:author="龍 Chris" w:date="2019-01-07T23:33:00Z">
          <w:pPr>
            <w:pStyle w:val="12"/>
            <w:numPr>
              <w:numId w:val="1"/>
            </w:numPr>
            <w:spacing w:after="240"/>
            <w:ind w:leftChars="0" w:left="360" w:hanging="360"/>
            <w:outlineLvl w:val="0"/>
          </w:pPr>
        </w:pPrChange>
      </w:pPr>
      <w:ins w:id="6024" w:author="Administrator" w:date="2019-01-20T23:42:00Z">
        <w:r>
          <w:rPr>
            <w:rFonts w:hint="eastAsia"/>
          </w:rPr>
          <w:t>「</w:t>
        </w:r>
      </w:ins>
      <w:ins w:id="6025" w:author="Administrator" w:date="2019-01-20T23:43:00Z">
        <w:r>
          <w:rPr>
            <w:rFonts w:hint="eastAsia"/>
          </w:rPr>
          <w:t>疑？龍飛哥哥你竟然還精通丹藥一途阿？」黃</w:t>
        </w:r>
      </w:ins>
      <w:ins w:id="6026" w:author="Administrator" w:date="2019-01-20T23:44:00Z">
        <w:r>
          <w:rPr>
            <w:rFonts w:hint="eastAsia"/>
          </w:rPr>
          <w:t>襄原本只是想藉故避開尷尬，想不到李龍飛真的認出紫雲草來，忍不住</w:t>
        </w:r>
      </w:ins>
      <w:ins w:id="6027" w:author="Administrator" w:date="2019-01-20T23:56:00Z">
        <w:r w:rsidR="000614E5">
          <w:rPr>
            <w:rFonts w:hint="eastAsia"/>
          </w:rPr>
          <w:t>噘起小嘴問道</w:t>
        </w:r>
      </w:ins>
      <w:ins w:id="6028" w:author="Administrator" w:date="2019-01-20T23:44:00Z">
        <w:r>
          <w:rPr>
            <w:rFonts w:hint="eastAsia"/>
          </w:rPr>
          <w:t>。</w:t>
        </w:r>
      </w:ins>
    </w:p>
    <w:p w:rsidR="000F0075" w:rsidRDefault="00BD2B0C">
      <w:pPr>
        <w:pStyle w:val="12"/>
        <w:spacing w:after="240"/>
        <w:ind w:leftChars="0" w:left="0"/>
        <w:rPr>
          <w:ins w:id="6029" w:author="Administrator" w:date="2019-01-20T23:59:00Z"/>
        </w:rPr>
        <w:pPrChange w:id="6030" w:author="龍 Chris" w:date="2019-01-07T23:33:00Z">
          <w:pPr>
            <w:pStyle w:val="12"/>
            <w:numPr>
              <w:numId w:val="1"/>
            </w:numPr>
            <w:spacing w:after="240"/>
            <w:ind w:leftChars="0" w:left="360" w:hanging="360"/>
            <w:outlineLvl w:val="0"/>
          </w:pPr>
        </w:pPrChange>
      </w:pPr>
      <w:ins w:id="6031" w:author="Administrator" w:date="2019-01-20T23:45:00Z">
        <w:r>
          <w:rPr>
            <w:rFonts w:hint="eastAsia"/>
          </w:rPr>
          <w:t>「哪說得上精通，</w:t>
        </w:r>
      </w:ins>
      <w:ins w:id="6032" w:author="Administrator" w:date="2019-01-20T23:46:00Z">
        <w:r>
          <w:rPr>
            <w:rFonts w:hint="eastAsia"/>
          </w:rPr>
          <w:t>才剛學不久，很多草藥都記不</w:t>
        </w:r>
      </w:ins>
      <w:ins w:id="6033" w:author="Administrator" w:date="2019-01-20T23:51:00Z">
        <w:r>
          <w:rPr>
            <w:rFonts w:hint="eastAsia"/>
          </w:rPr>
          <w:t>起來，正</w:t>
        </w:r>
        <w:r w:rsidR="000614E5">
          <w:rPr>
            <w:rFonts w:hint="eastAsia"/>
          </w:rPr>
          <w:t>覺得沒天份</w:t>
        </w:r>
      </w:ins>
      <w:ins w:id="6034" w:author="Administrator" w:date="2019-01-20T23:46:00Z">
        <w:r>
          <w:rPr>
            <w:rFonts w:hint="eastAsia"/>
          </w:rPr>
          <w:t>呢！」</w:t>
        </w:r>
      </w:ins>
      <w:ins w:id="6035" w:author="Administrator" w:date="2019-01-20T23:56:00Z">
        <w:r w:rsidR="000614E5">
          <w:rPr>
            <w:rFonts w:hint="eastAsia"/>
          </w:rPr>
          <w:t>李龍飛嘆了口氣，小心</w:t>
        </w:r>
      </w:ins>
      <w:ins w:id="6036" w:author="Administrator" w:date="2019-01-20T23:57:00Z">
        <w:r w:rsidR="000614E5">
          <w:rPr>
            <w:rFonts w:hint="eastAsia"/>
          </w:rPr>
          <w:t>翼翼</w:t>
        </w:r>
      </w:ins>
      <w:ins w:id="6037" w:author="Administrator" w:date="2019-01-20T23:59:00Z">
        <w:r w:rsidR="000614E5">
          <w:rPr>
            <w:rFonts w:hint="eastAsia"/>
          </w:rPr>
          <w:t>以那丹道入門上所記載的採草藥方法，將紫雲草摘了幾株下來。</w:t>
        </w:r>
      </w:ins>
    </w:p>
    <w:p w:rsidR="000F0075" w:rsidRDefault="000946C2">
      <w:pPr>
        <w:pStyle w:val="12"/>
        <w:spacing w:after="240"/>
        <w:ind w:leftChars="0" w:left="0"/>
        <w:rPr>
          <w:ins w:id="6038" w:author="Administrator" w:date="2019-01-21T00:15:00Z"/>
        </w:rPr>
        <w:pPrChange w:id="6039" w:author="龍 Chris" w:date="2019-01-07T23:33:00Z">
          <w:pPr>
            <w:pStyle w:val="12"/>
            <w:numPr>
              <w:numId w:val="1"/>
            </w:numPr>
            <w:spacing w:after="240"/>
            <w:ind w:leftChars="0" w:left="360" w:hanging="360"/>
            <w:outlineLvl w:val="0"/>
          </w:pPr>
        </w:pPrChange>
      </w:pPr>
      <w:ins w:id="6040" w:author="Administrator" w:date="2019-01-21T00:03:00Z">
        <w:r>
          <w:rPr>
            <w:rFonts w:hint="eastAsia"/>
          </w:rPr>
          <w:t>這採草藥的方法雖是</w:t>
        </w:r>
      </w:ins>
      <w:ins w:id="6041" w:author="Administrator" w:date="2019-01-21T00:04:00Z">
        <w:r>
          <w:rPr>
            <w:rFonts w:hint="eastAsia"/>
          </w:rPr>
          <w:t>不難</w:t>
        </w:r>
      </w:ins>
      <w:ins w:id="6042" w:author="Administrator" w:date="2019-01-21T00:03:00Z">
        <w:r>
          <w:rPr>
            <w:rFonts w:hint="eastAsia"/>
          </w:rPr>
          <w:t>，但也不是</w:t>
        </w:r>
      </w:ins>
      <w:ins w:id="6043" w:author="Administrator" w:date="2019-01-21T00:04:00Z">
        <w:r>
          <w:rPr>
            <w:rFonts w:hint="eastAsia"/>
          </w:rPr>
          <w:t>隨便簡單</w:t>
        </w:r>
      </w:ins>
      <w:ins w:id="6044" w:author="Administrator" w:date="2019-01-21T00:05:00Z">
        <w:r>
          <w:rPr>
            <w:rFonts w:hint="eastAsia"/>
          </w:rPr>
          <w:t>摘取就可以的；</w:t>
        </w:r>
      </w:ins>
      <w:ins w:id="6045" w:author="Administrator" w:date="2019-01-21T00:12:00Z">
        <w:r>
          <w:rPr>
            <w:rFonts w:hint="eastAsia"/>
          </w:rPr>
          <w:t>除了摘、捻、拔、挽、挖之外，還有</w:t>
        </w:r>
      </w:ins>
      <w:ins w:id="6046" w:author="Administrator" w:date="2019-01-21T00:13:00Z">
        <w:r>
          <w:rPr>
            <w:rFonts w:hint="eastAsia"/>
          </w:rPr>
          <w:t>許多特殊草藥需要經過處理過，才能採取下來</w:t>
        </w:r>
      </w:ins>
      <w:ins w:id="6047" w:author="Administrator" w:date="2019-01-21T00:15:00Z">
        <w:r>
          <w:rPr>
            <w:rFonts w:hint="eastAsia"/>
          </w:rPr>
          <w:t>。</w:t>
        </w:r>
      </w:ins>
    </w:p>
    <w:p w:rsidR="000F0075" w:rsidRDefault="000946C2">
      <w:pPr>
        <w:pStyle w:val="12"/>
        <w:spacing w:after="240"/>
        <w:ind w:leftChars="0" w:left="0"/>
        <w:rPr>
          <w:ins w:id="6048" w:author="Administrator" w:date="2019-01-21T00:16:00Z"/>
        </w:rPr>
        <w:pPrChange w:id="6049" w:author="龍 Chris" w:date="2019-01-07T23:33:00Z">
          <w:pPr>
            <w:pStyle w:val="12"/>
            <w:numPr>
              <w:numId w:val="1"/>
            </w:numPr>
            <w:spacing w:after="240"/>
            <w:ind w:leftChars="0" w:left="360" w:hanging="360"/>
            <w:outlineLvl w:val="0"/>
          </w:pPr>
        </w:pPrChange>
      </w:pPr>
      <w:ins w:id="6050" w:author="Administrator" w:date="2019-01-21T00:13:00Z">
        <w:r>
          <w:rPr>
            <w:rFonts w:hint="eastAsia"/>
          </w:rPr>
          <w:t>否則，</w:t>
        </w:r>
      </w:ins>
      <w:ins w:id="6051" w:author="Administrator" w:date="2019-01-21T00:14:00Z">
        <w:r>
          <w:rPr>
            <w:rFonts w:hint="eastAsia"/>
          </w:rPr>
          <w:t>一旦摘取失敗，</w:t>
        </w:r>
      </w:ins>
      <w:ins w:id="6052" w:author="Administrator" w:date="2019-01-21T00:15:00Z">
        <w:r>
          <w:rPr>
            <w:rFonts w:hint="eastAsia"/>
          </w:rPr>
          <w:t>輕者</w:t>
        </w:r>
      </w:ins>
      <w:ins w:id="6053" w:author="Administrator" w:date="2019-01-21T00:14:00Z">
        <w:r>
          <w:rPr>
            <w:rFonts w:hint="eastAsia"/>
          </w:rPr>
          <w:t>浪費了藥性，</w:t>
        </w:r>
      </w:ins>
      <w:ins w:id="6054" w:author="Administrator" w:date="2019-01-21T00:16:00Z">
        <w:r>
          <w:rPr>
            <w:rFonts w:hint="eastAsia"/>
          </w:rPr>
          <w:t>重者</w:t>
        </w:r>
      </w:ins>
      <w:ins w:id="6055" w:author="Administrator" w:date="2019-01-21T00:14:00Z">
        <w:r>
          <w:rPr>
            <w:rFonts w:hint="eastAsia"/>
          </w:rPr>
          <w:t>更可能</w:t>
        </w:r>
      </w:ins>
      <w:ins w:id="6056" w:author="Administrator" w:date="2019-01-21T00:15:00Z">
        <w:r>
          <w:rPr>
            <w:rFonts w:hint="eastAsia"/>
          </w:rPr>
          <w:t>白白損失了一株寶貴的藥草，</w:t>
        </w:r>
      </w:ins>
      <w:ins w:id="6057" w:author="Administrator" w:date="2019-01-21T00:16:00Z">
        <w:r>
          <w:rPr>
            <w:rFonts w:hint="eastAsia"/>
          </w:rPr>
          <w:t>成了入寶山</w:t>
        </w:r>
      </w:ins>
      <w:ins w:id="6058" w:author="Administrator" w:date="2019-01-21T00:15:00Z">
        <w:r>
          <w:rPr>
            <w:rFonts w:hint="eastAsia"/>
          </w:rPr>
          <w:t>空手</w:t>
        </w:r>
      </w:ins>
      <w:ins w:id="6059" w:author="Administrator" w:date="2019-01-21T00:16:00Z">
        <w:r>
          <w:rPr>
            <w:rFonts w:hint="eastAsia"/>
          </w:rPr>
          <w:t>而回</w:t>
        </w:r>
      </w:ins>
      <w:ins w:id="6060" w:author="Administrator" w:date="2019-01-21T00:18:00Z">
        <w:r>
          <w:rPr>
            <w:rFonts w:hint="eastAsia"/>
          </w:rPr>
          <w:t>的遺憾</w:t>
        </w:r>
      </w:ins>
      <w:ins w:id="6061" w:author="Administrator" w:date="2019-01-21T00:16:00Z">
        <w:r>
          <w:rPr>
            <w:rFonts w:hint="eastAsia"/>
          </w:rPr>
          <w:t>。</w:t>
        </w:r>
      </w:ins>
    </w:p>
    <w:p w:rsidR="000F0075" w:rsidRDefault="000946C2">
      <w:pPr>
        <w:pStyle w:val="12"/>
        <w:spacing w:after="240"/>
        <w:ind w:leftChars="0" w:left="0"/>
        <w:rPr>
          <w:ins w:id="6062" w:author="Administrator" w:date="2019-01-20T23:33:00Z"/>
        </w:rPr>
        <w:pPrChange w:id="6063" w:author="龍 Chris" w:date="2019-01-07T23:33:00Z">
          <w:pPr>
            <w:pStyle w:val="12"/>
            <w:numPr>
              <w:numId w:val="1"/>
            </w:numPr>
            <w:spacing w:after="240"/>
            <w:ind w:leftChars="0" w:left="360" w:hanging="360"/>
            <w:outlineLvl w:val="0"/>
          </w:pPr>
        </w:pPrChange>
      </w:pPr>
      <w:ins w:id="6064" w:author="Administrator" w:date="2019-01-21T00:18:00Z">
        <w:r>
          <w:rPr>
            <w:rFonts w:hint="eastAsia"/>
          </w:rPr>
          <w:t>黃襄雖沒學過丹藥一途，但</w:t>
        </w:r>
      </w:ins>
      <w:ins w:id="6065" w:author="Administrator" w:date="2019-01-21T00:21:00Z">
        <w:r w:rsidR="00B1372E">
          <w:rPr>
            <w:rFonts w:hint="eastAsia"/>
          </w:rPr>
          <w:t>赤劍宗乃正道大派，其弟子平日所做的勞役不少，</w:t>
        </w:r>
      </w:ins>
      <w:ins w:id="6066" w:author="Administrator" w:date="2019-01-21T00:22:00Z">
        <w:r w:rsidR="00B1372E">
          <w:rPr>
            <w:rFonts w:hint="eastAsia"/>
          </w:rPr>
          <w:t>採集</w:t>
        </w:r>
      </w:ins>
      <w:ins w:id="6067" w:author="Administrator" w:date="2019-01-21T00:21:00Z">
        <w:r w:rsidR="00B1372E">
          <w:rPr>
            <w:rFonts w:hint="eastAsia"/>
          </w:rPr>
          <w:t>藥草這等雜事自然是免不了的，因此對於</w:t>
        </w:r>
      </w:ins>
      <w:ins w:id="6068" w:author="Administrator" w:date="2019-01-21T00:22:00Z">
        <w:r w:rsidR="00B1372E">
          <w:rPr>
            <w:rFonts w:hint="eastAsia"/>
          </w:rPr>
          <w:t>採草的手法亦不算陌生，很快的，兩個人便把紫雲草給盡數收了起來。</w:t>
        </w:r>
      </w:ins>
    </w:p>
    <w:p w:rsidR="000F0075" w:rsidRDefault="005C7566">
      <w:pPr>
        <w:pStyle w:val="12"/>
        <w:spacing w:after="240"/>
        <w:ind w:leftChars="0" w:left="0"/>
        <w:rPr>
          <w:ins w:id="6069" w:author="Administrator" w:date="2019-02-06T17:12:00Z"/>
        </w:rPr>
        <w:pPrChange w:id="6070" w:author="龍 Chris" w:date="2019-01-07T23:33:00Z">
          <w:pPr>
            <w:pStyle w:val="12"/>
            <w:numPr>
              <w:numId w:val="1"/>
            </w:numPr>
            <w:spacing w:after="240"/>
            <w:ind w:leftChars="0" w:left="360" w:hanging="360"/>
            <w:outlineLvl w:val="0"/>
          </w:pPr>
        </w:pPrChange>
      </w:pPr>
      <w:ins w:id="6071" w:author="Administrator" w:date="2019-02-05T23:24:00Z">
        <w:r>
          <w:rPr>
            <w:rFonts w:hint="eastAsia"/>
          </w:rPr>
          <w:t>除了紫雲草，洞內還有許多如</w:t>
        </w:r>
      </w:ins>
      <w:ins w:id="6072" w:author="Administrator" w:date="2019-02-06T17:10:00Z">
        <w:r w:rsidR="00D06C76">
          <w:rPr>
            <w:rFonts w:hint="eastAsia"/>
          </w:rPr>
          <w:t>馬尾草、</w:t>
        </w:r>
      </w:ins>
      <w:ins w:id="6073" w:author="Administrator" w:date="2019-02-06T17:11:00Z">
        <w:r w:rsidR="00D06C76">
          <w:rPr>
            <w:rFonts w:hint="eastAsia"/>
          </w:rPr>
          <w:t>鼠仙花等珍貴藥材</w:t>
        </w:r>
      </w:ins>
      <w:ins w:id="6074" w:author="Administrator" w:date="2019-01-20T23:21:00Z">
        <w:r w:rsidR="007B5AB8">
          <w:rPr>
            <w:rFonts w:hint="eastAsia"/>
          </w:rPr>
          <w:t>，兩人</w:t>
        </w:r>
      </w:ins>
      <w:ins w:id="6075" w:author="Administrator" w:date="2019-02-06T17:15:00Z">
        <w:r w:rsidR="00D06C76">
          <w:rPr>
            <w:rFonts w:hint="eastAsia"/>
          </w:rPr>
          <w:t>同樣也</w:t>
        </w:r>
      </w:ins>
      <w:ins w:id="6076" w:author="Administrator" w:date="2019-02-06T17:11:00Z">
        <w:r w:rsidR="00D06C76">
          <w:rPr>
            <w:rFonts w:hint="eastAsia"/>
          </w:rPr>
          <w:t>將它們</w:t>
        </w:r>
      </w:ins>
      <w:ins w:id="6077" w:author="Administrator" w:date="2019-02-05T23:22:00Z">
        <w:r>
          <w:rPr>
            <w:rFonts w:hint="eastAsia"/>
          </w:rPr>
          <w:t>收了</w:t>
        </w:r>
      </w:ins>
      <w:ins w:id="6078" w:author="Administrator" w:date="2019-02-06T17:11:00Z">
        <w:r w:rsidR="00D06C76">
          <w:rPr>
            <w:rFonts w:hint="eastAsia"/>
          </w:rPr>
          <w:t>個</w:t>
        </w:r>
      </w:ins>
      <w:ins w:id="6079" w:author="Administrator" w:date="2019-02-05T23:22:00Z">
        <w:r w:rsidR="00D06C76">
          <w:rPr>
            <w:rFonts w:hint="eastAsia"/>
          </w:rPr>
          <w:t>七七八八成左右，剩下一些</w:t>
        </w:r>
        <w:r>
          <w:rPr>
            <w:rFonts w:hint="eastAsia"/>
          </w:rPr>
          <w:t>未成熟，或是剛發</w:t>
        </w:r>
      </w:ins>
      <w:ins w:id="6080" w:author="Administrator" w:date="2019-02-05T23:23:00Z">
        <w:r>
          <w:rPr>
            <w:rFonts w:hint="eastAsia"/>
          </w:rPr>
          <w:t>芽的幼苗</w:t>
        </w:r>
      </w:ins>
      <w:ins w:id="6081" w:author="Administrator" w:date="2019-02-06T17:11:00Z">
        <w:r w:rsidR="00D06C76">
          <w:rPr>
            <w:rFonts w:hint="eastAsia"/>
          </w:rPr>
          <w:t>，則是留下來等待</w:t>
        </w:r>
      </w:ins>
      <w:ins w:id="6082" w:author="Administrator" w:date="2019-02-06T17:16:00Z">
        <w:r w:rsidR="00D06C76">
          <w:rPr>
            <w:rFonts w:hint="eastAsia"/>
          </w:rPr>
          <w:t>日</w:t>
        </w:r>
      </w:ins>
      <w:ins w:id="6083" w:author="Administrator" w:date="2019-02-06T17:11:00Z">
        <w:r w:rsidR="00D06C76">
          <w:rPr>
            <w:rFonts w:hint="eastAsia"/>
          </w:rPr>
          <w:t>後</w:t>
        </w:r>
      </w:ins>
      <w:ins w:id="6084" w:author="Administrator" w:date="2019-02-06T17:12:00Z">
        <w:r w:rsidR="00D06C76">
          <w:rPr>
            <w:rFonts w:hint="eastAsia"/>
          </w:rPr>
          <w:t>有緣人</w:t>
        </w:r>
      </w:ins>
      <w:ins w:id="6085" w:author="Administrator" w:date="2019-02-06T17:16:00Z">
        <w:r w:rsidR="00D06C76">
          <w:rPr>
            <w:rFonts w:hint="eastAsia"/>
          </w:rPr>
          <w:t>所</w:t>
        </w:r>
      </w:ins>
      <w:ins w:id="6086" w:author="Administrator" w:date="2019-02-06T17:12:00Z">
        <w:r w:rsidR="00D06C76">
          <w:rPr>
            <w:rFonts w:hint="eastAsia"/>
          </w:rPr>
          <w:t>得</w:t>
        </w:r>
      </w:ins>
      <w:ins w:id="6087" w:author="Administrator" w:date="2019-02-05T23:23:00Z">
        <w:r>
          <w:rPr>
            <w:rFonts w:hint="eastAsia"/>
          </w:rPr>
          <w:t>。</w:t>
        </w:r>
      </w:ins>
    </w:p>
    <w:p w:rsidR="000F0075" w:rsidRDefault="00D06C76">
      <w:pPr>
        <w:pStyle w:val="12"/>
        <w:spacing w:after="240"/>
        <w:ind w:leftChars="0" w:left="0"/>
        <w:rPr>
          <w:ins w:id="6088" w:author="Administrator" w:date="2019-02-06T17:15:00Z"/>
        </w:rPr>
        <w:pPrChange w:id="6089" w:author="龍 Chris" w:date="2019-01-07T23:33:00Z">
          <w:pPr>
            <w:pStyle w:val="12"/>
            <w:numPr>
              <w:numId w:val="1"/>
            </w:numPr>
            <w:spacing w:after="240"/>
            <w:ind w:leftChars="0" w:left="360" w:hanging="360"/>
            <w:outlineLvl w:val="0"/>
          </w:pPr>
        </w:pPrChange>
      </w:pPr>
      <w:ins w:id="6090" w:author="Administrator" w:date="2019-02-06T17:12:00Z">
        <w:r>
          <w:rPr>
            <w:rFonts w:hint="eastAsia"/>
          </w:rPr>
          <w:t>這是身為</w:t>
        </w:r>
      </w:ins>
      <w:ins w:id="6091" w:author="Administrator" w:date="2019-02-06T17:14:00Z">
        <w:r>
          <w:rPr>
            <w:rFonts w:hint="eastAsia"/>
          </w:rPr>
          <w:t>丹道</w:t>
        </w:r>
      </w:ins>
      <w:ins w:id="6092" w:author="Administrator" w:date="2019-02-06T17:12:00Z">
        <w:r>
          <w:rPr>
            <w:rFonts w:hint="eastAsia"/>
          </w:rPr>
          <w:t>藥徒</w:t>
        </w:r>
      </w:ins>
      <w:ins w:id="6093" w:author="Administrator" w:date="2019-02-06T17:14:00Z">
        <w:r>
          <w:rPr>
            <w:rFonts w:hint="eastAsia"/>
          </w:rPr>
          <w:t>，</w:t>
        </w:r>
      </w:ins>
      <w:ins w:id="6094" w:author="Administrator" w:date="2019-02-06T17:12:00Z">
        <w:r>
          <w:rPr>
            <w:rFonts w:hint="eastAsia"/>
          </w:rPr>
          <w:t>所</w:t>
        </w:r>
      </w:ins>
      <w:ins w:id="6095" w:author="Administrator" w:date="2019-02-06T17:14:00Z">
        <w:r>
          <w:rPr>
            <w:rFonts w:hint="eastAsia"/>
          </w:rPr>
          <w:t>應</w:t>
        </w:r>
      </w:ins>
      <w:ins w:id="6096" w:author="Administrator" w:date="2019-02-06T17:12:00Z">
        <w:r>
          <w:rPr>
            <w:rFonts w:hint="eastAsia"/>
          </w:rPr>
          <w:t>遵循的道理之一</w:t>
        </w:r>
      </w:ins>
      <w:ins w:id="6097" w:author="Administrator" w:date="2019-02-06T17:13:00Z">
        <w:r>
          <w:rPr>
            <w:rFonts w:hint="eastAsia"/>
          </w:rPr>
          <w:t>，留得一線生機，順應天道</w:t>
        </w:r>
      </w:ins>
      <w:ins w:id="6098" w:author="Administrator" w:date="2019-02-06T17:14:00Z">
        <w:r>
          <w:rPr>
            <w:rFonts w:hint="eastAsia"/>
          </w:rPr>
          <w:t>，</w:t>
        </w:r>
      </w:ins>
      <w:ins w:id="6099" w:author="Administrator" w:date="2019-02-06T17:15:00Z">
        <w:r>
          <w:rPr>
            <w:rFonts w:hint="eastAsia"/>
          </w:rPr>
          <w:t>也算是替自己積些善德。</w:t>
        </w:r>
      </w:ins>
    </w:p>
    <w:p w:rsidR="000F0075" w:rsidRDefault="00D06C76">
      <w:pPr>
        <w:pStyle w:val="12"/>
        <w:spacing w:after="240"/>
        <w:ind w:leftChars="0" w:left="0"/>
        <w:rPr>
          <w:ins w:id="6100" w:author="Administrator" w:date="2019-02-05T23:23:00Z"/>
        </w:rPr>
        <w:pPrChange w:id="6101" w:author="龍 Chris" w:date="2019-01-07T23:33:00Z">
          <w:pPr>
            <w:pStyle w:val="12"/>
            <w:numPr>
              <w:numId w:val="1"/>
            </w:numPr>
            <w:spacing w:after="240"/>
            <w:ind w:leftChars="0" w:left="360" w:hanging="360"/>
            <w:outlineLvl w:val="0"/>
          </w:pPr>
        </w:pPrChange>
      </w:pPr>
      <w:ins w:id="6102" w:author="Administrator" w:date="2019-02-06T17:13:00Z">
        <w:r>
          <w:rPr>
            <w:rFonts w:hint="eastAsia"/>
          </w:rPr>
          <w:t>李龍飛雖不是</w:t>
        </w:r>
      </w:ins>
      <w:ins w:id="6103" w:author="Administrator" w:date="2019-02-06T17:15:00Z">
        <w:r>
          <w:rPr>
            <w:rFonts w:hint="eastAsia"/>
          </w:rPr>
          <w:t>真正</w:t>
        </w:r>
      </w:ins>
      <w:ins w:id="6104" w:author="Administrator" w:date="2019-02-06T17:13:00Z">
        <w:r>
          <w:rPr>
            <w:rFonts w:hint="eastAsia"/>
          </w:rPr>
          <w:t>藥徒，但他既</w:t>
        </w:r>
      </w:ins>
      <w:ins w:id="6105" w:author="Administrator" w:date="2019-02-06T17:15:00Z">
        <w:r>
          <w:rPr>
            <w:rFonts w:hint="eastAsia"/>
          </w:rPr>
          <w:t>學</w:t>
        </w:r>
      </w:ins>
      <w:ins w:id="6106" w:author="Administrator" w:date="2019-02-06T17:13:00Z">
        <w:r>
          <w:rPr>
            <w:rFonts w:hint="eastAsia"/>
          </w:rPr>
          <w:t>了</w:t>
        </w:r>
      </w:ins>
      <w:ins w:id="6107" w:author="Administrator" w:date="2019-02-06T17:15:00Z">
        <w:r>
          <w:rPr>
            <w:rFonts w:hint="eastAsia"/>
          </w:rPr>
          <w:t>丹道一途，自然也</w:t>
        </w:r>
      </w:ins>
      <w:ins w:id="6108" w:author="Administrator" w:date="2019-02-06T17:17:00Z">
        <w:r>
          <w:rPr>
            <w:rFonts w:hint="eastAsia"/>
          </w:rPr>
          <w:t>將此</w:t>
        </w:r>
      </w:ins>
      <w:ins w:id="6109" w:author="Administrator" w:date="2019-02-06T17:15:00Z">
        <w:r>
          <w:rPr>
            <w:rFonts w:hint="eastAsia"/>
          </w:rPr>
          <w:t>放在心上。</w:t>
        </w:r>
      </w:ins>
    </w:p>
    <w:p w:rsidR="000F0075" w:rsidRDefault="00D06C76">
      <w:pPr>
        <w:pStyle w:val="12"/>
        <w:spacing w:after="240"/>
        <w:ind w:leftChars="0" w:left="0"/>
        <w:rPr>
          <w:ins w:id="6110" w:author="Administrator" w:date="2019-02-06T17:18:00Z"/>
        </w:rPr>
        <w:pPrChange w:id="6111" w:author="龍 Chris" w:date="2019-01-07T23:33:00Z">
          <w:pPr>
            <w:pStyle w:val="12"/>
            <w:numPr>
              <w:numId w:val="1"/>
            </w:numPr>
            <w:spacing w:after="240"/>
            <w:ind w:leftChars="0" w:left="360" w:hanging="360"/>
            <w:outlineLvl w:val="0"/>
          </w:pPr>
        </w:pPrChange>
      </w:pPr>
      <w:ins w:id="6112" w:author="Administrator" w:date="2019-02-06T17:17:00Z">
        <w:r>
          <w:rPr>
            <w:rFonts w:hint="eastAsia"/>
          </w:rPr>
          <w:lastRenderedPageBreak/>
          <w:t>很快的，洞內的</w:t>
        </w:r>
      </w:ins>
      <w:ins w:id="6113" w:author="Administrator" w:date="2019-02-05T23:23:00Z">
        <w:r w:rsidR="005C7566">
          <w:rPr>
            <w:rFonts w:hint="eastAsia"/>
          </w:rPr>
          <w:t>靈草</w:t>
        </w:r>
      </w:ins>
      <w:ins w:id="6114" w:author="Administrator" w:date="2019-02-06T17:17:00Z">
        <w:r>
          <w:rPr>
            <w:rFonts w:hint="eastAsia"/>
          </w:rPr>
          <w:t>藥材等都已經收得差不多了，就在</w:t>
        </w:r>
      </w:ins>
      <w:ins w:id="6115" w:author="Administrator" w:date="2019-02-06T17:18:00Z">
        <w:r>
          <w:rPr>
            <w:rFonts w:hint="eastAsia"/>
          </w:rPr>
          <w:t>黃襄打算繼續查探之時，李龍飛突然神情一變，跟著不動聲色往黃襄身旁靠去。</w:t>
        </w:r>
      </w:ins>
    </w:p>
    <w:p w:rsidR="000F0075" w:rsidRDefault="00D06C76">
      <w:pPr>
        <w:pStyle w:val="12"/>
        <w:spacing w:after="240"/>
        <w:ind w:leftChars="0" w:left="0"/>
        <w:rPr>
          <w:ins w:id="6116" w:author="Administrator" w:date="2019-02-06T17:26:00Z"/>
        </w:rPr>
        <w:pPrChange w:id="6117" w:author="龍 Chris" w:date="2019-01-07T23:33:00Z">
          <w:pPr>
            <w:pStyle w:val="12"/>
            <w:numPr>
              <w:numId w:val="1"/>
            </w:numPr>
            <w:spacing w:after="240"/>
            <w:ind w:leftChars="0" w:left="360" w:hanging="360"/>
            <w:outlineLvl w:val="0"/>
          </w:pPr>
        </w:pPrChange>
      </w:pPr>
      <w:ins w:id="6118" w:author="Administrator" w:date="2019-02-06T17:18:00Z">
        <w:r>
          <w:rPr>
            <w:rFonts w:hint="eastAsia"/>
          </w:rPr>
          <w:t>「龍飛哥哥，你看，除了這些</w:t>
        </w:r>
      </w:ins>
      <w:ins w:id="6119" w:author="Administrator" w:date="2019-02-06T17:19:00Z">
        <w:r>
          <w:rPr>
            <w:rFonts w:hint="eastAsia"/>
          </w:rPr>
          <w:t>花草之外，這裡還有一些奇特的礦石，咱們也將他們帶走吧！」</w:t>
        </w:r>
      </w:ins>
      <w:ins w:id="6120" w:author="Administrator" w:date="2019-02-06T17:26:00Z">
        <w:r w:rsidR="00A96783">
          <w:rPr>
            <w:rFonts w:hint="eastAsia"/>
          </w:rPr>
          <w:t>一旁的</w:t>
        </w:r>
      </w:ins>
      <w:ins w:id="6121" w:author="Administrator" w:date="2019-02-06T17:19:00Z">
        <w:r>
          <w:rPr>
            <w:rFonts w:hint="eastAsia"/>
          </w:rPr>
          <w:t>黃襄</w:t>
        </w:r>
      </w:ins>
      <w:ins w:id="6122" w:author="Administrator" w:date="2019-02-06T17:26:00Z">
        <w:r w:rsidR="00A96783">
          <w:rPr>
            <w:rFonts w:hint="eastAsia"/>
          </w:rPr>
          <w:t>沒有察覺有異，仍</w:t>
        </w:r>
      </w:ins>
      <w:ins w:id="6123" w:author="Administrator" w:date="2019-02-06T17:19:00Z">
        <w:r w:rsidR="00A96783">
          <w:rPr>
            <w:rFonts w:hint="eastAsia"/>
          </w:rPr>
          <w:t>指</w:t>
        </w:r>
      </w:ins>
      <w:ins w:id="6124" w:author="Administrator" w:date="2019-02-06T17:26:00Z">
        <w:r w:rsidR="00A96783">
          <w:rPr>
            <w:rFonts w:hint="eastAsia"/>
          </w:rPr>
          <w:t>著</w:t>
        </w:r>
      </w:ins>
      <w:ins w:id="6125" w:author="Administrator" w:date="2019-02-06T17:19:00Z">
        <w:r>
          <w:rPr>
            <w:rFonts w:hint="eastAsia"/>
          </w:rPr>
          <w:t>馬</w:t>
        </w:r>
      </w:ins>
      <w:ins w:id="6126" w:author="Administrator" w:date="2019-02-06T17:20:00Z">
        <w:r>
          <w:rPr>
            <w:rFonts w:hint="eastAsia"/>
          </w:rPr>
          <w:t>尾草旁的一堆土黃色石子說道。</w:t>
        </w:r>
      </w:ins>
    </w:p>
    <w:p w:rsidR="000F0075" w:rsidRDefault="00A96783">
      <w:pPr>
        <w:pStyle w:val="12"/>
        <w:spacing w:after="240"/>
        <w:ind w:leftChars="0" w:left="0"/>
        <w:rPr>
          <w:ins w:id="6127" w:author="Administrator" w:date="2019-02-06T17:37:00Z"/>
        </w:rPr>
        <w:pPrChange w:id="6128" w:author="龍 Chris" w:date="2019-01-07T23:33:00Z">
          <w:pPr>
            <w:pStyle w:val="12"/>
            <w:numPr>
              <w:numId w:val="1"/>
            </w:numPr>
            <w:spacing w:after="240"/>
            <w:ind w:leftChars="0" w:left="360" w:hanging="360"/>
            <w:outlineLvl w:val="0"/>
          </w:pPr>
        </w:pPrChange>
      </w:pPr>
      <w:ins w:id="6129" w:author="Administrator" w:date="2019-02-06T17:26:00Z">
        <w:r>
          <w:rPr>
            <w:rFonts w:hint="eastAsia"/>
          </w:rPr>
          <w:t>李龍飛假意順著她所指的方向看去，同時</w:t>
        </w:r>
      </w:ins>
      <w:ins w:id="6130" w:author="Administrator" w:date="2019-02-06T17:27:00Z">
        <w:r>
          <w:rPr>
            <w:rFonts w:hint="eastAsia"/>
          </w:rPr>
          <w:t>悄悄貼近她的耳邊傳聲說道，「</w:t>
        </w:r>
      </w:ins>
      <w:ins w:id="6131" w:author="Administrator" w:date="2019-02-06T17:36:00Z">
        <w:r w:rsidR="009C2D9E">
          <w:rPr>
            <w:rFonts w:hint="eastAsia"/>
          </w:rPr>
          <w:t>小心，咱們左後方處，有</w:t>
        </w:r>
      </w:ins>
      <w:ins w:id="6132" w:author="Administrator" w:date="2019-02-07T01:31:00Z">
        <w:r w:rsidR="00505370">
          <w:rPr>
            <w:rFonts w:hint="eastAsia"/>
          </w:rPr>
          <w:t>妖獸躲</w:t>
        </w:r>
      </w:ins>
      <w:ins w:id="6133" w:author="Administrator" w:date="2019-02-06T17:37:00Z">
        <w:r w:rsidR="009C2D9E">
          <w:rPr>
            <w:rFonts w:hint="eastAsia"/>
          </w:rPr>
          <w:t>著…」</w:t>
        </w:r>
      </w:ins>
    </w:p>
    <w:p w:rsidR="000F0075" w:rsidRDefault="009C2D9E">
      <w:pPr>
        <w:pStyle w:val="12"/>
        <w:spacing w:after="240"/>
        <w:ind w:leftChars="0" w:left="0"/>
        <w:rPr>
          <w:ins w:id="6134" w:author="Administrator" w:date="2019-02-06T17:52:00Z"/>
        </w:rPr>
        <w:pPrChange w:id="6135" w:author="龍 Chris" w:date="2019-01-07T23:33:00Z">
          <w:pPr>
            <w:pStyle w:val="12"/>
            <w:numPr>
              <w:numId w:val="1"/>
            </w:numPr>
            <w:spacing w:after="240"/>
            <w:ind w:leftChars="0" w:left="360" w:hanging="360"/>
            <w:outlineLvl w:val="0"/>
          </w:pPr>
        </w:pPrChange>
      </w:pPr>
      <w:ins w:id="6136" w:author="Administrator" w:date="2019-02-06T17:37:00Z">
        <w:r>
          <w:rPr>
            <w:rFonts w:hint="eastAsia"/>
          </w:rPr>
          <w:t>但他尚未說完，黃襄便</w:t>
        </w:r>
      </w:ins>
      <w:ins w:id="6137" w:author="Administrator" w:date="2019-02-06T17:42:00Z">
        <w:r>
          <w:rPr>
            <w:rFonts w:hint="eastAsia"/>
          </w:rPr>
          <w:t>面露詫異，跟著</w:t>
        </w:r>
      </w:ins>
      <w:ins w:id="6138" w:author="Administrator" w:date="2019-02-07T00:58:00Z">
        <w:r w:rsidR="00A351B3" w:rsidRPr="00A351B3">
          <w:rPr>
            <w:rFonts w:hint="eastAsia"/>
          </w:rPr>
          <w:t>靈識</w:t>
        </w:r>
      </w:ins>
      <w:ins w:id="6139" w:author="Administrator" w:date="2019-02-06T17:42:00Z">
        <w:r>
          <w:rPr>
            <w:rFonts w:hint="eastAsia"/>
          </w:rPr>
          <w:t>往左後方</w:t>
        </w:r>
      </w:ins>
      <w:ins w:id="6140" w:author="Administrator" w:date="2019-02-06T17:57:00Z">
        <w:r w:rsidR="00990E3B">
          <w:rPr>
            <w:rFonts w:hint="eastAsia"/>
          </w:rPr>
          <w:t>掃</w:t>
        </w:r>
      </w:ins>
      <w:ins w:id="6141" w:author="Administrator" w:date="2019-02-06T17:42:00Z">
        <w:r>
          <w:rPr>
            <w:rFonts w:hint="eastAsia"/>
          </w:rPr>
          <w:t>去</w:t>
        </w:r>
      </w:ins>
      <w:ins w:id="6142" w:author="Administrator" w:date="2019-02-06T17:43:00Z">
        <w:r>
          <w:rPr>
            <w:rFonts w:hint="eastAsia"/>
          </w:rPr>
          <w:t>。</w:t>
        </w:r>
      </w:ins>
    </w:p>
    <w:p w:rsidR="000F0075" w:rsidRDefault="00990E3B">
      <w:pPr>
        <w:pStyle w:val="12"/>
        <w:spacing w:after="240"/>
        <w:ind w:leftChars="0" w:left="0"/>
        <w:rPr>
          <w:ins w:id="6143" w:author="Administrator" w:date="2019-02-06T17:56:00Z"/>
        </w:rPr>
        <w:pPrChange w:id="6144" w:author="龍 Chris" w:date="2019-01-07T23:33:00Z">
          <w:pPr>
            <w:pStyle w:val="12"/>
            <w:numPr>
              <w:numId w:val="1"/>
            </w:numPr>
            <w:spacing w:after="240"/>
            <w:ind w:leftChars="0" w:left="360" w:hanging="360"/>
            <w:outlineLvl w:val="0"/>
          </w:pPr>
        </w:pPrChange>
      </w:pPr>
      <w:ins w:id="6145" w:author="Administrator" w:date="2019-02-06T17:52:00Z">
        <w:r>
          <w:rPr>
            <w:rFonts w:hint="eastAsia"/>
          </w:rPr>
          <w:t>只見左後方山壁處，一道</w:t>
        </w:r>
      </w:ins>
      <w:ins w:id="6146" w:author="Administrator" w:date="2019-02-06T17:54:00Z">
        <w:r>
          <w:rPr>
            <w:rFonts w:hint="eastAsia"/>
          </w:rPr>
          <w:t>淡淡的身影，半透明隱</w:t>
        </w:r>
      </w:ins>
      <w:ins w:id="6147" w:author="Administrator" w:date="2019-02-06T17:55:00Z">
        <w:r>
          <w:rPr>
            <w:rFonts w:hint="eastAsia"/>
          </w:rPr>
          <w:t>匿在凹陷處，若不是李龍飛提醒，恐怕她跟本不會發現。</w:t>
        </w:r>
      </w:ins>
    </w:p>
    <w:p w:rsidR="000F0075" w:rsidRDefault="00990E3B">
      <w:pPr>
        <w:pStyle w:val="12"/>
        <w:spacing w:after="240"/>
        <w:ind w:leftChars="0" w:left="0"/>
        <w:rPr>
          <w:ins w:id="6148" w:author="Administrator" w:date="2019-02-06T17:43:00Z"/>
        </w:rPr>
        <w:pPrChange w:id="6149" w:author="龍 Chris" w:date="2019-01-07T23:33:00Z">
          <w:pPr>
            <w:pStyle w:val="12"/>
            <w:numPr>
              <w:numId w:val="1"/>
            </w:numPr>
            <w:spacing w:after="240"/>
            <w:ind w:leftChars="0" w:left="360" w:hanging="360"/>
            <w:outlineLvl w:val="0"/>
          </w:pPr>
        </w:pPrChange>
      </w:pPr>
      <w:ins w:id="6150" w:author="Administrator" w:date="2019-02-06T17:56:00Z">
        <w:r>
          <w:rPr>
            <w:rFonts w:hint="eastAsia"/>
          </w:rPr>
          <w:t>隨著她</w:t>
        </w:r>
      </w:ins>
      <w:ins w:id="6151" w:author="Administrator" w:date="2019-02-06T17:57:00Z">
        <w:r>
          <w:rPr>
            <w:rFonts w:hint="eastAsia"/>
          </w:rPr>
          <w:t>察覺對方</w:t>
        </w:r>
      </w:ins>
      <w:ins w:id="6152" w:author="Administrator" w:date="2019-02-06T17:56:00Z">
        <w:r>
          <w:rPr>
            <w:rFonts w:hint="eastAsia"/>
          </w:rPr>
          <w:t>的同時</w:t>
        </w:r>
      </w:ins>
      <w:ins w:id="6153" w:author="Administrator" w:date="2019-02-06T17:59:00Z">
        <w:r w:rsidR="00E339E7">
          <w:rPr>
            <w:rFonts w:hint="eastAsia"/>
          </w:rPr>
          <w:t>，那身影也跟著</w:t>
        </w:r>
      </w:ins>
      <w:ins w:id="6154" w:author="Administrator" w:date="2019-02-06T18:01:00Z">
        <w:r w:rsidR="00E339E7">
          <w:rPr>
            <w:rFonts w:hint="eastAsia"/>
          </w:rPr>
          <w:t>愣</w:t>
        </w:r>
      </w:ins>
      <w:ins w:id="6155" w:author="Administrator" w:date="2019-02-06T17:59:00Z">
        <w:r w:rsidR="00E339E7">
          <w:rPr>
            <w:rFonts w:hint="eastAsia"/>
          </w:rPr>
          <w:t>了一下，知道自己</w:t>
        </w:r>
      </w:ins>
      <w:ins w:id="6156" w:author="Administrator" w:date="2019-02-06T18:01:00Z">
        <w:r w:rsidR="00E339E7">
          <w:rPr>
            <w:rFonts w:hint="eastAsia"/>
          </w:rPr>
          <w:t>已經</w:t>
        </w:r>
      </w:ins>
      <w:ins w:id="6157" w:author="Administrator" w:date="2019-02-06T17:59:00Z">
        <w:r w:rsidR="00E339E7">
          <w:rPr>
            <w:rFonts w:hint="eastAsia"/>
          </w:rPr>
          <w:t>被發現了</w:t>
        </w:r>
      </w:ins>
      <w:ins w:id="6158" w:author="Administrator" w:date="2019-02-06T18:00:00Z">
        <w:r w:rsidR="00E339E7">
          <w:rPr>
            <w:rFonts w:hint="eastAsia"/>
          </w:rPr>
          <w:t>，索性不再隱藏，</w:t>
        </w:r>
      </w:ins>
      <w:ins w:id="6159" w:author="Administrator" w:date="2019-02-06T18:01:00Z">
        <w:r w:rsidR="00E339E7">
          <w:rPr>
            <w:rFonts w:hint="eastAsia"/>
          </w:rPr>
          <w:t>一晃出現到了兩人身後，</w:t>
        </w:r>
      </w:ins>
      <w:ins w:id="6160" w:author="Administrator" w:date="2019-02-06T18:02:00Z">
        <w:r w:rsidR="00E339E7">
          <w:rPr>
            <w:rFonts w:hint="eastAsia"/>
          </w:rPr>
          <w:t>現出了龐大無比的</w:t>
        </w:r>
      </w:ins>
      <w:ins w:id="6161" w:author="Administrator" w:date="2019-02-07T00:53:00Z">
        <w:r w:rsidR="00A351B3">
          <w:rPr>
            <w:rFonts w:hint="eastAsia"/>
          </w:rPr>
          <w:t>蜂后</w:t>
        </w:r>
      </w:ins>
      <w:ins w:id="6162" w:author="Administrator" w:date="2019-02-06T18:02:00Z">
        <w:r w:rsidR="00E339E7">
          <w:rPr>
            <w:rFonts w:hint="eastAsia"/>
          </w:rPr>
          <w:t>身驅，殺機毫</w:t>
        </w:r>
      </w:ins>
      <w:ins w:id="6163" w:author="Administrator" w:date="2019-02-06T18:03:00Z">
        <w:r w:rsidR="00E339E7">
          <w:rPr>
            <w:rFonts w:hint="eastAsia"/>
          </w:rPr>
          <w:t>無</w:t>
        </w:r>
      </w:ins>
      <w:ins w:id="6164" w:author="Administrator" w:date="2019-02-06T18:21:00Z">
        <w:r w:rsidR="00505370">
          <w:rPr>
            <w:rFonts w:hint="eastAsia"/>
          </w:rPr>
          <w:t>保留地</w:t>
        </w:r>
      </w:ins>
      <w:ins w:id="6165" w:author="Administrator" w:date="2019-02-07T01:31:00Z">
        <w:r w:rsidR="00505370">
          <w:rPr>
            <w:rFonts w:hint="eastAsia"/>
          </w:rPr>
          <w:t>衝</w:t>
        </w:r>
      </w:ins>
      <w:ins w:id="6166" w:author="Administrator" w:date="2019-02-06T18:21:00Z">
        <w:r w:rsidR="000D7FC1">
          <w:rPr>
            <w:rFonts w:hint="eastAsia"/>
          </w:rPr>
          <w:t>出</w:t>
        </w:r>
      </w:ins>
      <w:ins w:id="6167" w:author="Administrator" w:date="2019-02-06T18:02:00Z">
        <w:r w:rsidR="00E339E7">
          <w:rPr>
            <w:rFonts w:hint="eastAsia"/>
          </w:rPr>
          <w:t>。</w:t>
        </w:r>
      </w:ins>
    </w:p>
    <w:p w:rsidR="000F0075" w:rsidRDefault="009C2D9E">
      <w:pPr>
        <w:pStyle w:val="12"/>
        <w:spacing w:after="240"/>
        <w:ind w:leftChars="0" w:left="0"/>
        <w:rPr>
          <w:ins w:id="6168" w:author="Administrator" w:date="2019-02-07T00:53:00Z"/>
        </w:rPr>
        <w:pPrChange w:id="6169" w:author="龍 Chris" w:date="2019-01-07T23:33:00Z">
          <w:pPr>
            <w:pStyle w:val="12"/>
            <w:numPr>
              <w:numId w:val="1"/>
            </w:numPr>
            <w:spacing w:after="240"/>
            <w:ind w:leftChars="0" w:left="360" w:hanging="360"/>
            <w:outlineLvl w:val="0"/>
          </w:pPr>
        </w:pPrChange>
      </w:pPr>
      <w:ins w:id="6170" w:author="Administrator" w:date="2019-02-06T17:43:00Z">
        <w:r>
          <w:rPr>
            <w:rFonts w:hint="eastAsia"/>
          </w:rPr>
          <w:t>「唉…」</w:t>
        </w:r>
      </w:ins>
      <w:ins w:id="6171" w:author="Administrator" w:date="2019-02-06T17:49:00Z">
        <w:r w:rsidR="00990E3B">
          <w:rPr>
            <w:rFonts w:hint="eastAsia"/>
          </w:rPr>
          <w:t>李</w:t>
        </w:r>
      </w:ins>
      <w:ins w:id="6172" w:author="Administrator" w:date="2019-02-06T17:51:00Z">
        <w:r w:rsidR="00990E3B">
          <w:rPr>
            <w:rFonts w:hint="eastAsia"/>
          </w:rPr>
          <w:t>龍飛心中嘆了口氣，沒料到好</w:t>
        </w:r>
      </w:ins>
      <w:ins w:id="6173" w:author="Administrator" w:date="2019-02-07T00:52:00Z">
        <w:r w:rsidR="00A351B3">
          <w:rPr>
            <w:rFonts w:hint="eastAsia"/>
          </w:rPr>
          <w:t>意</w:t>
        </w:r>
      </w:ins>
      <w:ins w:id="6174" w:author="Administrator" w:date="2019-02-06T17:51:00Z">
        <w:r w:rsidR="00990E3B">
          <w:rPr>
            <w:rFonts w:hint="eastAsia"/>
          </w:rPr>
          <w:t>的提醒竟會讓</w:t>
        </w:r>
      </w:ins>
      <w:ins w:id="6175" w:author="Administrator" w:date="2019-02-07T00:52:00Z">
        <w:r w:rsidR="00A351B3">
          <w:rPr>
            <w:rFonts w:hint="eastAsia"/>
          </w:rPr>
          <w:t>黃襄</w:t>
        </w:r>
      </w:ins>
      <w:ins w:id="6176" w:author="Administrator" w:date="2019-02-06T17:52:00Z">
        <w:r w:rsidR="00990E3B">
          <w:rPr>
            <w:rFonts w:hint="eastAsia"/>
          </w:rPr>
          <w:t>打草驚蛇，</w:t>
        </w:r>
      </w:ins>
      <w:ins w:id="6177" w:author="Administrator" w:date="2019-02-06T18:21:00Z">
        <w:r w:rsidR="000D7FC1">
          <w:rPr>
            <w:rFonts w:hint="eastAsia"/>
          </w:rPr>
          <w:t>幸好自己早有準備，當下取出最後的</w:t>
        </w:r>
      </w:ins>
      <w:ins w:id="6178" w:author="Administrator" w:date="2019-02-07T00:56:00Z">
        <w:r w:rsidR="00A351B3">
          <w:rPr>
            <w:rFonts w:hint="eastAsia"/>
          </w:rPr>
          <w:t>兩</w:t>
        </w:r>
      </w:ins>
      <w:ins w:id="6179" w:author="Administrator" w:date="2019-02-06T18:55:00Z">
        <w:r w:rsidR="00C45046">
          <w:rPr>
            <w:rFonts w:hint="eastAsia"/>
          </w:rPr>
          <w:t>粒天寒珠，同時</w:t>
        </w:r>
      </w:ins>
      <w:ins w:id="6180" w:author="Administrator" w:date="2019-02-06T18:56:00Z">
        <w:r w:rsidR="00C45046">
          <w:rPr>
            <w:rFonts w:hint="eastAsia"/>
          </w:rPr>
          <w:t>祭起</w:t>
        </w:r>
      </w:ins>
      <w:ins w:id="6181" w:author="Administrator" w:date="2019-02-07T00:52:00Z">
        <w:r w:rsidR="00A351B3">
          <w:rPr>
            <w:rFonts w:hint="eastAsia"/>
          </w:rPr>
          <w:t>無數下品法器，朝著那蜂后</w:t>
        </w:r>
      </w:ins>
      <w:ins w:id="6182" w:author="Administrator" w:date="2019-02-07T00:53:00Z">
        <w:r w:rsidR="00A351B3">
          <w:rPr>
            <w:rFonts w:hint="eastAsia"/>
          </w:rPr>
          <w:t>方向</w:t>
        </w:r>
      </w:ins>
      <w:ins w:id="6183" w:author="Administrator" w:date="2019-02-07T00:56:00Z">
        <w:r w:rsidR="00A351B3">
          <w:rPr>
            <w:rFonts w:hint="eastAsia"/>
          </w:rPr>
          <w:t>飛去</w:t>
        </w:r>
      </w:ins>
      <w:ins w:id="6184" w:author="Administrator" w:date="2019-02-07T00:53:00Z">
        <w:r w:rsidR="00A351B3">
          <w:rPr>
            <w:rFonts w:hint="eastAsia"/>
          </w:rPr>
          <w:t>，</w:t>
        </w:r>
      </w:ins>
      <w:ins w:id="6185" w:author="Administrator" w:date="2019-02-07T00:56:00Z">
        <w:r w:rsidR="00A351B3">
          <w:rPr>
            <w:rFonts w:hint="eastAsia"/>
          </w:rPr>
          <w:t>跟著不斷</w:t>
        </w:r>
      </w:ins>
      <w:ins w:id="6186" w:author="Administrator" w:date="2019-02-07T00:53:00Z">
        <w:r w:rsidR="00A351B3">
          <w:rPr>
            <w:rFonts w:hint="eastAsia"/>
          </w:rPr>
          <w:t>自爆開來。</w:t>
        </w:r>
      </w:ins>
    </w:p>
    <w:p w:rsidR="000F0075" w:rsidRDefault="00A351B3">
      <w:pPr>
        <w:pStyle w:val="12"/>
        <w:spacing w:after="240"/>
        <w:ind w:leftChars="0" w:left="0"/>
        <w:rPr>
          <w:ins w:id="6187" w:author="Administrator" w:date="2019-02-07T00:57:00Z"/>
        </w:rPr>
        <w:pPrChange w:id="6188" w:author="龍 Chris" w:date="2019-01-07T23:33:00Z">
          <w:pPr>
            <w:pStyle w:val="12"/>
            <w:numPr>
              <w:numId w:val="1"/>
            </w:numPr>
            <w:spacing w:after="240"/>
            <w:ind w:leftChars="0" w:left="360" w:hanging="360"/>
            <w:outlineLvl w:val="0"/>
          </w:pPr>
        </w:pPrChange>
      </w:pPr>
      <w:ins w:id="6189" w:author="Administrator" w:date="2019-02-07T00:54:00Z">
        <w:r>
          <w:rPr>
            <w:rFonts w:hint="eastAsia"/>
          </w:rPr>
          <w:t>轟轟</w:t>
        </w:r>
      </w:ins>
      <w:ins w:id="6190" w:author="Administrator" w:date="2019-02-07T00:56:00Z">
        <w:r>
          <w:rPr>
            <w:rFonts w:hint="eastAsia"/>
          </w:rPr>
          <w:t>的爆炸</w:t>
        </w:r>
      </w:ins>
      <w:ins w:id="6191" w:author="Administrator" w:date="2019-02-07T00:55:00Z">
        <w:r>
          <w:rPr>
            <w:rFonts w:hint="eastAsia"/>
          </w:rPr>
          <w:t>聲接連不</w:t>
        </w:r>
      </w:ins>
      <w:ins w:id="6192" w:author="Administrator" w:date="2019-02-07T00:56:00Z">
        <w:r>
          <w:rPr>
            <w:rFonts w:hint="eastAsia"/>
          </w:rPr>
          <w:t>絕地</w:t>
        </w:r>
      </w:ins>
      <w:ins w:id="6193" w:author="Administrator" w:date="2019-02-07T00:55:00Z">
        <w:r>
          <w:rPr>
            <w:rFonts w:hint="eastAsia"/>
          </w:rPr>
          <w:t>響起，那蜂后顯然沒料到</w:t>
        </w:r>
      </w:ins>
      <w:ins w:id="6194" w:author="Administrator" w:date="2019-02-07T00:56:00Z">
        <w:r>
          <w:rPr>
            <w:rFonts w:hint="eastAsia"/>
          </w:rPr>
          <w:t>對方竟會如此快速反應，一時間被打得</w:t>
        </w:r>
      </w:ins>
      <w:ins w:id="6195" w:author="Administrator" w:date="2019-02-07T00:57:00Z">
        <w:r>
          <w:rPr>
            <w:rFonts w:hint="eastAsia"/>
          </w:rPr>
          <w:t>措手不及，甚至身影都有些更加透明起來。</w:t>
        </w:r>
      </w:ins>
    </w:p>
    <w:p w:rsidR="000F0075" w:rsidRDefault="00505370">
      <w:pPr>
        <w:pStyle w:val="12"/>
        <w:spacing w:after="240"/>
        <w:ind w:leftChars="0" w:left="0"/>
        <w:rPr>
          <w:ins w:id="6196" w:author="Administrator" w:date="2019-02-07T01:00:00Z"/>
        </w:rPr>
        <w:pPrChange w:id="6197" w:author="龍 Chris" w:date="2019-01-07T23:33:00Z">
          <w:pPr>
            <w:pStyle w:val="12"/>
            <w:numPr>
              <w:numId w:val="1"/>
            </w:numPr>
            <w:spacing w:after="240"/>
            <w:ind w:leftChars="0" w:left="360" w:hanging="360"/>
            <w:outlineLvl w:val="0"/>
          </w:pPr>
        </w:pPrChange>
      </w:pPr>
      <w:ins w:id="6198" w:author="Administrator" w:date="2019-02-07T00:57:00Z">
        <w:r>
          <w:rPr>
            <w:rFonts w:hint="eastAsia"/>
          </w:rPr>
          <w:t>察覺到對方情況</w:t>
        </w:r>
        <w:r w:rsidR="00A351B3">
          <w:rPr>
            <w:rFonts w:hint="eastAsia"/>
          </w:rPr>
          <w:t>怪異，李龍飛</w:t>
        </w:r>
      </w:ins>
      <w:ins w:id="6199" w:author="Administrator" w:date="2019-02-07T00:58:00Z">
        <w:r w:rsidR="00A351B3" w:rsidRPr="00A351B3">
          <w:rPr>
            <w:rFonts w:hint="eastAsia"/>
          </w:rPr>
          <w:t>靈識</w:t>
        </w:r>
      </w:ins>
      <w:ins w:id="6200" w:author="Administrator" w:date="2019-02-07T00:59:00Z">
        <w:r w:rsidR="00A351B3">
          <w:rPr>
            <w:rFonts w:hint="eastAsia"/>
          </w:rPr>
          <w:t>掃去，跟著神情古怪，掐止停住了攻</w:t>
        </w:r>
      </w:ins>
      <w:ins w:id="6201" w:author="Administrator" w:date="2019-02-07T01:00:00Z">
        <w:r w:rsidR="00A351B3">
          <w:rPr>
            <w:rFonts w:hint="eastAsia"/>
          </w:rPr>
          <w:t>勢，但仍保持四五把下品法器圍繞在蜂后身旁，隨時都可以爆炸開來。</w:t>
        </w:r>
      </w:ins>
    </w:p>
    <w:p w:rsidR="000F0075" w:rsidRDefault="00EB5DA3">
      <w:pPr>
        <w:pStyle w:val="12"/>
        <w:spacing w:after="240"/>
        <w:ind w:leftChars="0" w:left="0"/>
        <w:rPr>
          <w:ins w:id="6202" w:author="Administrator" w:date="2019-02-07T01:16:00Z"/>
        </w:rPr>
        <w:pPrChange w:id="6203" w:author="龍 Chris" w:date="2019-01-07T23:33:00Z">
          <w:pPr>
            <w:pStyle w:val="12"/>
            <w:numPr>
              <w:numId w:val="1"/>
            </w:numPr>
            <w:spacing w:after="240"/>
            <w:ind w:leftChars="0" w:left="360" w:hanging="360"/>
            <w:outlineLvl w:val="0"/>
          </w:pPr>
        </w:pPrChange>
      </w:pPr>
      <w:ins w:id="6204" w:author="Administrator" w:date="2019-02-07T01:14:00Z">
        <w:r>
          <w:rPr>
            <w:rFonts w:hint="eastAsia"/>
          </w:rPr>
          <w:t>只見那蜂后的身驅居然不是實體，而是半透明虛幻，有如</w:t>
        </w:r>
      </w:ins>
      <w:ins w:id="6205" w:author="Administrator" w:date="2019-02-07T01:17:00Z">
        <w:r>
          <w:rPr>
            <w:rFonts w:hint="eastAsia"/>
          </w:rPr>
          <w:t>霧氣</w:t>
        </w:r>
      </w:ins>
      <w:ins w:id="6206" w:author="Administrator" w:date="2019-02-07T01:15:00Z">
        <w:r>
          <w:rPr>
            <w:rFonts w:hint="eastAsia"/>
          </w:rPr>
          <w:t>一般，而且比起原本的大小，明顯</w:t>
        </w:r>
      </w:ins>
      <w:ins w:id="6207" w:author="Administrator" w:date="2019-02-07T01:17:00Z">
        <w:r>
          <w:rPr>
            <w:rFonts w:hint="eastAsia"/>
          </w:rPr>
          <w:t>縮水</w:t>
        </w:r>
      </w:ins>
      <w:ins w:id="6208" w:author="Administrator" w:date="2019-02-07T01:15:00Z">
        <w:r>
          <w:rPr>
            <w:rFonts w:hint="eastAsia"/>
          </w:rPr>
          <w:t>了</w:t>
        </w:r>
      </w:ins>
      <w:ins w:id="6209" w:author="Administrator" w:date="2019-02-07T01:16:00Z">
        <w:r>
          <w:rPr>
            <w:rFonts w:hint="eastAsia"/>
          </w:rPr>
          <w:t>大</w:t>
        </w:r>
      </w:ins>
      <w:ins w:id="6210" w:author="Administrator" w:date="2019-02-07T01:15:00Z">
        <w:r>
          <w:rPr>
            <w:rFonts w:hint="eastAsia"/>
          </w:rPr>
          <w:t>半，</w:t>
        </w:r>
      </w:ins>
      <w:ins w:id="6211" w:author="Administrator" w:date="2019-02-07T01:16:00Z">
        <w:r>
          <w:rPr>
            <w:rFonts w:hint="eastAsia"/>
          </w:rPr>
          <w:t>每</w:t>
        </w:r>
      </w:ins>
      <w:ins w:id="6212" w:author="Administrator" w:date="2019-02-07T01:17:00Z">
        <w:r>
          <w:rPr>
            <w:rFonts w:hint="eastAsia"/>
          </w:rPr>
          <w:t>次受</w:t>
        </w:r>
      </w:ins>
      <w:ins w:id="6213" w:author="Administrator" w:date="2019-02-07T01:16:00Z">
        <w:r>
          <w:rPr>
            <w:rFonts w:hint="eastAsia"/>
          </w:rPr>
          <w:t>攻擊，</w:t>
        </w:r>
      </w:ins>
      <w:ins w:id="6214" w:author="Administrator" w:date="2019-02-07T01:18:00Z">
        <w:r>
          <w:rPr>
            <w:rFonts w:hint="eastAsia"/>
          </w:rPr>
          <w:t>就</w:t>
        </w:r>
      </w:ins>
      <w:ins w:id="6215" w:author="Administrator" w:date="2019-02-07T01:16:00Z">
        <w:r>
          <w:rPr>
            <w:rFonts w:hint="eastAsia"/>
          </w:rPr>
          <w:t>更</w:t>
        </w:r>
      </w:ins>
      <w:ins w:id="6216" w:author="Administrator" w:date="2019-02-07T01:18:00Z">
        <w:r>
          <w:rPr>
            <w:rFonts w:hint="eastAsia"/>
          </w:rPr>
          <w:t>再少了</w:t>
        </w:r>
      </w:ins>
      <w:ins w:id="6217" w:author="Administrator" w:date="2019-02-07T01:16:00Z">
        <w:r>
          <w:rPr>
            <w:rFonts w:hint="eastAsia"/>
          </w:rPr>
          <w:t>一</w:t>
        </w:r>
      </w:ins>
      <w:ins w:id="6218" w:author="Administrator" w:date="2019-02-07T01:18:00Z">
        <w:r>
          <w:rPr>
            <w:rFonts w:hint="eastAsia"/>
          </w:rPr>
          <w:t>點</w:t>
        </w:r>
      </w:ins>
      <w:ins w:id="6219" w:author="Administrator" w:date="2019-02-07T01:16:00Z">
        <w:r>
          <w:rPr>
            <w:rFonts w:hint="eastAsia"/>
          </w:rPr>
          <w:t>。</w:t>
        </w:r>
      </w:ins>
    </w:p>
    <w:p w:rsidR="000F0075" w:rsidRDefault="00EB5DA3">
      <w:pPr>
        <w:pStyle w:val="12"/>
        <w:spacing w:after="240"/>
        <w:ind w:leftChars="0" w:left="0"/>
        <w:rPr>
          <w:ins w:id="6220" w:author="Administrator" w:date="2019-02-07T01:19:00Z"/>
        </w:rPr>
        <w:pPrChange w:id="6221" w:author="龍 Chris" w:date="2019-01-07T23:33:00Z">
          <w:pPr>
            <w:pStyle w:val="12"/>
            <w:numPr>
              <w:numId w:val="1"/>
            </w:numPr>
            <w:spacing w:after="240"/>
            <w:ind w:leftChars="0" w:left="360" w:hanging="360"/>
            <w:outlineLvl w:val="0"/>
          </w:pPr>
        </w:pPrChange>
      </w:pPr>
      <w:ins w:id="6222" w:author="Administrator" w:date="2019-02-07T01:16:00Z">
        <w:r>
          <w:rPr>
            <w:rFonts w:hint="eastAsia"/>
          </w:rPr>
          <w:t>「難道…」李龍飛心中疑惑</w:t>
        </w:r>
      </w:ins>
      <w:ins w:id="6223" w:author="Administrator" w:date="2019-02-07T01:17:00Z">
        <w:r>
          <w:rPr>
            <w:rFonts w:hint="eastAsia"/>
          </w:rPr>
          <w:t>，</w:t>
        </w:r>
      </w:ins>
      <w:ins w:id="6224" w:author="Administrator" w:date="2019-02-07T01:18:00Z">
        <w:r>
          <w:rPr>
            <w:rFonts w:hint="eastAsia"/>
          </w:rPr>
          <w:t>驅使其中一把</w:t>
        </w:r>
      </w:ins>
      <w:ins w:id="6225" w:author="Administrator" w:date="2019-02-07T01:19:00Z">
        <w:r>
          <w:rPr>
            <w:rFonts w:hint="eastAsia"/>
          </w:rPr>
          <w:t>法器攻了過去。</w:t>
        </w:r>
      </w:ins>
    </w:p>
    <w:p w:rsidR="000F0075" w:rsidRDefault="00EB5DA3">
      <w:pPr>
        <w:pStyle w:val="12"/>
        <w:spacing w:after="240"/>
        <w:ind w:leftChars="0" w:left="0"/>
        <w:rPr>
          <w:ins w:id="6226" w:author="Administrator" w:date="2019-02-07T01:21:00Z"/>
        </w:rPr>
        <w:pPrChange w:id="6227" w:author="龍 Chris" w:date="2019-01-07T23:33:00Z">
          <w:pPr>
            <w:pStyle w:val="12"/>
            <w:numPr>
              <w:numId w:val="1"/>
            </w:numPr>
            <w:spacing w:after="240"/>
            <w:ind w:leftChars="0" w:left="360" w:hanging="360"/>
            <w:outlineLvl w:val="0"/>
          </w:pPr>
        </w:pPrChange>
      </w:pPr>
      <w:ins w:id="6228" w:author="Administrator" w:date="2019-02-07T01:19:00Z">
        <w:r>
          <w:rPr>
            <w:rFonts w:hint="eastAsia"/>
          </w:rPr>
          <w:t>那蜂后見狀，怒氣沖沖地張口一</w:t>
        </w:r>
      </w:ins>
      <w:ins w:id="6229" w:author="Administrator" w:date="2019-02-07T01:20:00Z">
        <w:r>
          <w:rPr>
            <w:rFonts w:hint="eastAsia"/>
          </w:rPr>
          <w:t>咬，要將那法器給斬成兩斷，但還來不及</w:t>
        </w:r>
      </w:ins>
      <w:ins w:id="6230" w:author="Administrator" w:date="2019-02-07T01:21:00Z">
        <w:r w:rsidR="007B71ED">
          <w:rPr>
            <w:rFonts w:hint="eastAsia"/>
          </w:rPr>
          <w:t>碰到它，那法器便碰一聲又爆炸開來。</w:t>
        </w:r>
      </w:ins>
    </w:p>
    <w:p w:rsidR="000F0075" w:rsidRDefault="007B71ED">
      <w:pPr>
        <w:pStyle w:val="12"/>
        <w:spacing w:after="240"/>
        <w:ind w:leftChars="0" w:left="0"/>
        <w:rPr>
          <w:ins w:id="6231" w:author="Administrator" w:date="2019-02-07T01:22:00Z"/>
        </w:rPr>
        <w:pPrChange w:id="6232" w:author="龍 Chris" w:date="2019-01-07T23:33:00Z">
          <w:pPr>
            <w:pStyle w:val="12"/>
            <w:numPr>
              <w:numId w:val="1"/>
            </w:numPr>
            <w:spacing w:after="240"/>
            <w:ind w:leftChars="0" w:left="360" w:hanging="360"/>
            <w:outlineLvl w:val="0"/>
          </w:pPr>
        </w:pPrChange>
      </w:pPr>
      <w:ins w:id="6233" w:author="Administrator" w:date="2019-02-07T01:21:00Z">
        <w:r>
          <w:rPr>
            <w:rFonts w:hint="eastAsia"/>
          </w:rPr>
          <w:t>蜂后的雙顎被那爆炸炸得散了開來，化作</w:t>
        </w:r>
      </w:ins>
      <w:ins w:id="6234" w:author="Administrator" w:date="2019-02-07T01:22:00Z">
        <w:r>
          <w:rPr>
            <w:rFonts w:hint="eastAsia"/>
          </w:rPr>
          <w:t>無數白點，跟著又凝聚合好，卻小了一些。</w:t>
        </w:r>
      </w:ins>
    </w:p>
    <w:p w:rsidR="000F0075" w:rsidRDefault="007B71ED">
      <w:pPr>
        <w:pStyle w:val="12"/>
        <w:spacing w:after="240"/>
        <w:ind w:leftChars="0" w:left="0"/>
        <w:rPr>
          <w:ins w:id="6235" w:author="Administrator" w:date="2019-02-07T01:34:00Z"/>
        </w:rPr>
        <w:pPrChange w:id="6236" w:author="龍 Chris" w:date="2019-01-07T23:33:00Z">
          <w:pPr>
            <w:pStyle w:val="12"/>
            <w:numPr>
              <w:numId w:val="1"/>
            </w:numPr>
            <w:spacing w:after="240"/>
            <w:ind w:leftChars="0" w:left="360" w:hanging="360"/>
            <w:outlineLvl w:val="0"/>
          </w:pPr>
        </w:pPrChange>
      </w:pPr>
      <w:ins w:id="6237" w:author="Administrator" w:date="2019-02-07T01:22:00Z">
        <w:r>
          <w:rPr>
            <w:rFonts w:hint="eastAsia"/>
          </w:rPr>
          <w:t>「果然</w:t>
        </w:r>
      </w:ins>
      <w:ins w:id="6238" w:author="Administrator" w:date="2019-02-07T01:23:00Z">
        <w:r>
          <w:rPr>
            <w:rFonts w:hint="eastAsia"/>
          </w:rPr>
          <w:t>沒錯！牠已經失去肉體，那白點只是牠幻化出來的肉身而已！」李龍飛大喜，跟著</w:t>
        </w:r>
      </w:ins>
      <w:ins w:id="6239" w:author="Administrator" w:date="2019-02-07T01:24:00Z">
        <w:r>
          <w:rPr>
            <w:rFonts w:hint="eastAsia"/>
          </w:rPr>
          <w:t>又是數把法器</w:t>
        </w:r>
        <w:r w:rsidR="00567A89">
          <w:rPr>
            <w:rFonts w:hint="eastAsia"/>
          </w:rPr>
          <w:t>接連</w:t>
        </w:r>
        <w:r>
          <w:rPr>
            <w:rFonts w:hint="eastAsia"/>
          </w:rPr>
          <w:t>自爆開來。</w:t>
        </w:r>
      </w:ins>
    </w:p>
    <w:p w:rsidR="000F0075" w:rsidRDefault="00505370">
      <w:pPr>
        <w:pStyle w:val="12"/>
        <w:spacing w:after="240"/>
        <w:ind w:leftChars="0" w:left="0"/>
        <w:rPr>
          <w:ins w:id="6240" w:author="Administrator" w:date="2019-02-07T01:35:00Z"/>
        </w:rPr>
        <w:pPrChange w:id="6241" w:author="龍 Chris" w:date="2019-01-07T23:33:00Z">
          <w:pPr>
            <w:pStyle w:val="12"/>
            <w:numPr>
              <w:numId w:val="1"/>
            </w:numPr>
            <w:spacing w:after="240"/>
            <w:ind w:leftChars="0" w:left="360" w:hanging="360"/>
            <w:outlineLvl w:val="0"/>
          </w:pPr>
        </w:pPrChange>
      </w:pPr>
      <w:ins w:id="6242" w:author="Administrator" w:date="2019-02-07T01:34:00Z">
        <w:r>
          <w:rPr>
            <w:rFonts w:hint="eastAsia"/>
          </w:rPr>
          <w:lastRenderedPageBreak/>
          <w:t>原來那蜂后此時早已是強弩之末，修為淪</w:t>
        </w:r>
      </w:ins>
      <w:ins w:id="6243" w:author="Administrator" w:date="2019-02-07T01:35:00Z">
        <w:r>
          <w:rPr>
            <w:rFonts w:hint="eastAsia"/>
          </w:rPr>
          <w:t>落到結丹之下，甚至連築基初期也不保，只比練氣大圓滿強上一些而已。</w:t>
        </w:r>
      </w:ins>
    </w:p>
    <w:p w:rsidR="000F0075" w:rsidRDefault="00505370">
      <w:pPr>
        <w:pStyle w:val="12"/>
        <w:spacing w:after="240"/>
        <w:ind w:leftChars="0" w:left="0"/>
        <w:rPr>
          <w:ins w:id="6244" w:author="Administrator" w:date="2019-02-15T01:06:00Z"/>
        </w:rPr>
        <w:pPrChange w:id="6245" w:author="龍 Chris" w:date="2019-01-07T23:33:00Z">
          <w:pPr>
            <w:pStyle w:val="12"/>
            <w:numPr>
              <w:numId w:val="1"/>
            </w:numPr>
            <w:spacing w:after="240"/>
            <w:ind w:leftChars="0" w:left="360" w:hanging="360"/>
            <w:outlineLvl w:val="0"/>
          </w:pPr>
        </w:pPrChange>
      </w:pPr>
      <w:ins w:id="6246" w:author="Administrator" w:date="2019-02-07T01:35:00Z">
        <w:r>
          <w:rPr>
            <w:rFonts w:hint="eastAsia"/>
          </w:rPr>
          <w:t>更慘的是，</w:t>
        </w:r>
      </w:ins>
      <w:ins w:id="6247" w:author="Administrator" w:date="2019-02-07T01:36:00Z">
        <w:r>
          <w:rPr>
            <w:rFonts w:hint="eastAsia"/>
          </w:rPr>
          <w:t>早前牠為了逃命，將肉身自爆，雖然成功滅掉了敵</w:t>
        </w:r>
      </w:ins>
      <w:ins w:id="6248" w:author="Administrator" w:date="2019-02-07T01:37:00Z">
        <w:r>
          <w:rPr>
            <w:rFonts w:hint="eastAsia"/>
          </w:rPr>
          <w:t>人，但自己也只剩下元神寄宿在妖丹之中，此時李龍飛兩人所見到的蜂后，不過是牠施法</w:t>
        </w:r>
      </w:ins>
      <w:ins w:id="6249" w:author="Administrator" w:date="2019-02-07T01:38:00Z">
        <w:r>
          <w:rPr>
            <w:rFonts w:hint="eastAsia"/>
          </w:rPr>
          <w:t>造出來的臨時肉體罷了。</w:t>
        </w:r>
      </w:ins>
    </w:p>
    <w:p w:rsidR="000F0075" w:rsidRDefault="006C369B">
      <w:pPr>
        <w:pStyle w:val="12"/>
        <w:spacing w:after="240"/>
        <w:ind w:leftChars="0" w:left="0"/>
        <w:rPr>
          <w:ins w:id="6250" w:author="Administrator" w:date="2019-02-15T01:06:00Z"/>
        </w:rPr>
        <w:pPrChange w:id="6251" w:author="龍 Chris" w:date="2019-01-07T23:33:00Z">
          <w:pPr>
            <w:pStyle w:val="12"/>
            <w:numPr>
              <w:numId w:val="1"/>
            </w:numPr>
            <w:spacing w:after="240"/>
            <w:ind w:leftChars="0" w:left="360" w:hanging="360"/>
            <w:outlineLvl w:val="0"/>
          </w:pPr>
        </w:pPrChange>
      </w:pPr>
      <w:ins w:id="6252" w:author="Administrator" w:date="2019-02-15T01:06:00Z">
        <w:r>
          <w:rPr>
            <w:rFonts w:hint="eastAsia"/>
          </w:rPr>
          <w:t>趁你病，要你命！</w:t>
        </w:r>
      </w:ins>
    </w:p>
    <w:p w:rsidR="000F0075" w:rsidRDefault="006C369B">
      <w:pPr>
        <w:pStyle w:val="12"/>
        <w:spacing w:after="240"/>
        <w:ind w:leftChars="0" w:left="0"/>
        <w:rPr>
          <w:ins w:id="6253" w:author="Administrator" w:date="2019-02-07T01:38:00Z"/>
        </w:rPr>
        <w:pPrChange w:id="6254" w:author="龍 Chris" w:date="2019-01-07T23:33:00Z">
          <w:pPr>
            <w:pStyle w:val="12"/>
            <w:numPr>
              <w:numId w:val="1"/>
            </w:numPr>
            <w:spacing w:after="240"/>
            <w:ind w:leftChars="0" w:left="360" w:hanging="360"/>
            <w:outlineLvl w:val="0"/>
          </w:pPr>
        </w:pPrChange>
      </w:pPr>
      <w:ins w:id="6255" w:author="Administrator" w:date="2019-02-15T01:06:00Z">
        <w:r>
          <w:rPr>
            <w:rFonts w:hint="eastAsia"/>
          </w:rPr>
          <w:t>即使李龍飛再蠢，也明白這個道理，此時不抓緊機會</w:t>
        </w:r>
      </w:ins>
      <w:ins w:id="6256" w:author="Administrator" w:date="2019-02-15T01:07:00Z">
        <w:r>
          <w:rPr>
            <w:rFonts w:hint="eastAsia"/>
          </w:rPr>
          <w:t>宰了這個蜂后，等牠呼喚其他蜂魔衝進來後，可就</w:t>
        </w:r>
      </w:ins>
      <w:ins w:id="6257" w:author="Administrator" w:date="2019-02-15T01:09:00Z">
        <w:r>
          <w:rPr>
            <w:rFonts w:hint="eastAsia"/>
          </w:rPr>
          <w:t>情勢相反了。</w:t>
        </w:r>
      </w:ins>
    </w:p>
    <w:p w:rsidR="000F0075" w:rsidRDefault="006C369B">
      <w:pPr>
        <w:pStyle w:val="12"/>
        <w:spacing w:after="240"/>
        <w:ind w:leftChars="0" w:left="0"/>
        <w:rPr>
          <w:ins w:id="6258" w:author="Administrator" w:date="2019-02-07T01:24:00Z"/>
        </w:rPr>
        <w:pPrChange w:id="6259" w:author="龍 Chris" w:date="2019-01-07T23:33:00Z">
          <w:pPr>
            <w:pStyle w:val="12"/>
            <w:numPr>
              <w:numId w:val="1"/>
            </w:numPr>
            <w:spacing w:after="240"/>
            <w:ind w:leftChars="0" w:left="360" w:hanging="360"/>
            <w:outlineLvl w:val="0"/>
          </w:pPr>
        </w:pPrChange>
      </w:pPr>
      <w:ins w:id="6260" w:author="Administrator" w:date="2019-02-15T01:09:00Z">
        <w:r>
          <w:rPr>
            <w:rFonts w:hint="eastAsia"/>
          </w:rPr>
          <w:t>因此</w:t>
        </w:r>
      </w:ins>
      <w:ins w:id="6261" w:author="Administrator" w:date="2019-02-07T01:38:00Z">
        <w:r w:rsidR="00505370">
          <w:rPr>
            <w:rFonts w:hint="eastAsia"/>
          </w:rPr>
          <w:t>李龍飛</w:t>
        </w:r>
      </w:ins>
      <w:ins w:id="6262" w:author="Administrator" w:date="2019-02-15T01:09:00Z">
        <w:r>
          <w:rPr>
            <w:rFonts w:hint="eastAsia"/>
          </w:rPr>
          <w:t>毫不保留，將</w:t>
        </w:r>
      </w:ins>
      <w:ins w:id="6263" w:author="Administrator" w:date="2019-02-15T01:10:00Z">
        <w:r w:rsidR="00881A0C">
          <w:rPr>
            <w:rFonts w:hint="eastAsia"/>
          </w:rPr>
          <w:t>十幾隻的</w:t>
        </w:r>
      </w:ins>
      <w:ins w:id="6264" w:author="Administrator" w:date="2019-02-07T01:38:00Z">
        <w:r w:rsidR="00505370">
          <w:rPr>
            <w:rFonts w:hint="eastAsia"/>
          </w:rPr>
          <w:t>法器</w:t>
        </w:r>
      </w:ins>
      <w:ins w:id="6265" w:author="Administrator" w:date="2019-02-15T01:10:00Z">
        <w:r w:rsidR="00881A0C">
          <w:rPr>
            <w:rFonts w:hint="eastAsia"/>
          </w:rPr>
          <w:t>全使出來，把蜂后</w:t>
        </w:r>
      </w:ins>
      <w:ins w:id="6266" w:author="Administrator" w:date="2019-02-07T01:38:00Z">
        <w:r w:rsidR="00505370">
          <w:rPr>
            <w:rFonts w:hint="eastAsia"/>
          </w:rPr>
          <w:t>困</w:t>
        </w:r>
        <w:r w:rsidR="00881A0C">
          <w:rPr>
            <w:rFonts w:hint="eastAsia"/>
          </w:rPr>
          <w:t>在</w:t>
        </w:r>
      </w:ins>
      <w:ins w:id="6267" w:author="Administrator" w:date="2019-02-15T01:10:00Z">
        <w:r w:rsidR="00881A0C">
          <w:rPr>
            <w:rFonts w:hint="eastAsia"/>
          </w:rPr>
          <w:t>其</w:t>
        </w:r>
      </w:ins>
      <w:ins w:id="6268" w:author="Administrator" w:date="2019-02-07T01:38:00Z">
        <w:r w:rsidR="00881A0C">
          <w:rPr>
            <w:rFonts w:hint="eastAsia"/>
          </w:rPr>
          <w:t>中，</w:t>
        </w:r>
      </w:ins>
      <w:ins w:id="6269" w:author="Administrator" w:date="2019-02-15T01:11:00Z">
        <w:r w:rsidR="00881A0C">
          <w:rPr>
            <w:rFonts w:hint="eastAsia"/>
          </w:rPr>
          <w:t>後者</w:t>
        </w:r>
      </w:ins>
      <w:ins w:id="6270" w:author="Administrator" w:date="2019-02-07T01:38:00Z">
        <w:r w:rsidR="00505370">
          <w:rPr>
            <w:rFonts w:hint="eastAsia"/>
          </w:rPr>
          <w:t>雖不斷掙扎，試圖衝出包圍，無奈每次只要快逃出去，</w:t>
        </w:r>
      </w:ins>
      <w:ins w:id="6271" w:author="Administrator" w:date="2019-02-07T01:39:00Z">
        <w:r w:rsidR="00505370">
          <w:rPr>
            <w:rFonts w:hint="eastAsia"/>
          </w:rPr>
          <w:t>臨近的</w:t>
        </w:r>
      </w:ins>
      <w:ins w:id="6272" w:author="Administrator" w:date="2019-02-07T01:38:00Z">
        <w:r w:rsidR="00505370">
          <w:rPr>
            <w:rFonts w:hint="eastAsia"/>
          </w:rPr>
          <w:t>法器</w:t>
        </w:r>
      </w:ins>
      <w:ins w:id="6273" w:author="Administrator" w:date="2019-02-07T01:39:00Z">
        <w:r w:rsidR="00505370">
          <w:rPr>
            <w:rFonts w:hint="eastAsia"/>
          </w:rPr>
          <w:t>便</w:t>
        </w:r>
      </w:ins>
      <w:ins w:id="6274" w:author="Administrator" w:date="2019-02-07T01:38:00Z">
        <w:r w:rsidR="00505370">
          <w:rPr>
            <w:rFonts w:hint="eastAsia"/>
          </w:rPr>
          <w:t>自爆</w:t>
        </w:r>
      </w:ins>
      <w:ins w:id="6275" w:author="Administrator" w:date="2019-02-07T01:39:00Z">
        <w:r w:rsidR="00505370">
          <w:rPr>
            <w:rFonts w:hint="eastAsia"/>
          </w:rPr>
          <w:t>炸開</w:t>
        </w:r>
      </w:ins>
      <w:ins w:id="6276" w:author="Administrator" w:date="2019-02-07T01:38:00Z">
        <w:r w:rsidR="00505370">
          <w:rPr>
            <w:rFonts w:hint="eastAsia"/>
          </w:rPr>
          <w:t>，令牠不得不再重新</w:t>
        </w:r>
      </w:ins>
      <w:ins w:id="6277" w:author="Administrator" w:date="2019-02-07T01:39:00Z">
        <w:r w:rsidR="00505370">
          <w:rPr>
            <w:rFonts w:hint="eastAsia"/>
          </w:rPr>
          <w:t>消耗法力</w:t>
        </w:r>
      </w:ins>
      <w:ins w:id="6278" w:author="Administrator" w:date="2019-02-07T01:38:00Z">
        <w:r w:rsidR="00505370">
          <w:rPr>
            <w:rFonts w:hint="eastAsia"/>
          </w:rPr>
          <w:t>修補。</w:t>
        </w:r>
      </w:ins>
    </w:p>
    <w:p w:rsidR="000F0075" w:rsidRDefault="00505370">
      <w:pPr>
        <w:pStyle w:val="12"/>
        <w:spacing w:after="240"/>
        <w:ind w:leftChars="0" w:left="0"/>
        <w:rPr>
          <w:ins w:id="6279" w:author="Administrator" w:date="2019-02-07T01:29:00Z"/>
        </w:rPr>
        <w:pPrChange w:id="6280" w:author="龍 Chris" w:date="2019-01-07T23:33:00Z">
          <w:pPr>
            <w:pStyle w:val="12"/>
            <w:numPr>
              <w:numId w:val="1"/>
            </w:numPr>
            <w:spacing w:after="240"/>
            <w:ind w:leftChars="0" w:left="360" w:hanging="360"/>
            <w:outlineLvl w:val="0"/>
          </w:pPr>
        </w:pPrChange>
      </w:pPr>
      <w:ins w:id="6281" w:author="Administrator" w:date="2019-02-07T01:39:00Z">
        <w:r>
          <w:rPr>
            <w:rFonts w:hint="eastAsia"/>
          </w:rPr>
          <w:t>到後來那</w:t>
        </w:r>
      </w:ins>
      <w:ins w:id="6282" w:author="Administrator" w:date="2019-02-07T01:28:00Z">
        <w:r w:rsidR="00567A89">
          <w:rPr>
            <w:rFonts w:hint="eastAsia"/>
          </w:rPr>
          <w:t>蜂后</w:t>
        </w:r>
      </w:ins>
      <w:ins w:id="6283" w:author="Administrator" w:date="2019-02-07T01:29:00Z">
        <w:r w:rsidR="00567A89">
          <w:rPr>
            <w:rFonts w:hint="eastAsia"/>
          </w:rPr>
          <w:t>身體</w:t>
        </w:r>
      </w:ins>
      <w:ins w:id="6284" w:author="Administrator" w:date="2019-02-07T01:28:00Z">
        <w:r w:rsidR="00567A89">
          <w:rPr>
            <w:rFonts w:hint="eastAsia"/>
          </w:rPr>
          <w:t>越來越小，最後不需要法器自爆，光靠木葵寶劍與其他法器</w:t>
        </w:r>
      </w:ins>
      <w:ins w:id="6285" w:author="Administrator" w:date="2019-02-07T01:39:00Z">
        <w:r>
          <w:rPr>
            <w:rFonts w:hint="eastAsia"/>
          </w:rPr>
          <w:t>揮砍就夠</w:t>
        </w:r>
      </w:ins>
      <w:ins w:id="6286" w:author="Administrator" w:date="2019-02-07T01:28:00Z">
        <w:r w:rsidR="00567A89">
          <w:rPr>
            <w:rFonts w:hint="eastAsia"/>
          </w:rPr>
          <w:t>不斷消耗牠的</w:t>
        </w:r>
      </w:ins>
      <w:ins w:id="6287" w:author="Administrator" w:date="2019-02-07T01:39:00Z">
        <w:r>
          <w:rPr>
            <w:rFonts w:hint="eastAsia"/>
          </w:rPr>
          <w:t>肉身</w:t>
        </w:r>
      </w:ins>
      <w:ins w:id="6288" w:author="Administrator" w:date="2019-02-07T01:28:00Z">
        <w:r w:rsidR="00567A89">
          <w:rPr>
            <w:rFonts w:hint="eastAsia"/>
          </w:rPr>
          <w:t>了。</w:t>
        </w:r>
      </w:ins>
    </w:p>
    <w:p w:rsidR="000F0075" w:rsidRDefault="00505370">
      <w:pPr>
        <w:pStyle w:val="12"/>
        <w:spacing w:after="240"/>
        <w:ind w:leftChars="0" w:left="0"/>
        <w:rPr>
          <w:ins w:id="6289" w:author="Administrator" w:date="2019-02-07T01:44:00Z"/>
        </w:rPr>
        <w:pPrChange w:id="6290" w:author="龍 Chris" w:date="2019-01-07T23:33:00Z">
          <w:pPr>
            <w:pStyle w:val="12"/>
            <w:numPr>
              <w:numId w:val="1"/>
            </w:numPr>
            <w:spacing w:after="240"/>
            <w:ind w:leftChars="0" w:left="360" w:hanging="360"/>
            <w:outlineLvl w:val="0"/>
          </w:pPr>
        </w:pPrChange>
      </w:pPr>
      <w:ins w:id="6291" w:author="Administrator" w:date="2019-02-07T01:40:00Z">
        <w:r>
          <w:rPr>
            <w:rFonts w:hint="eastAsia"/>
          </w:rPr>
          <w:t>「嗡！欺蟲太甚！」</w:t>
        </w:r>
      </w:ins>
      <w:ins w:id="6292" w:author="Administrator" w:date="2019-02-07T01:42:00Z">
        <w:r w:rsidR="000E43DF">
          <w:rPr>
            <w:rFonts w:hint="eastAsia"/>
          </w:rPr>
          <w:t>當剩下不到</w:t>
        </w:r>
      </w:ins>
      <w:ins w:id="6293" w:author="Administrator" w:date="2019-02-07T01:43:00Z">
        <w:r w:rsidR="000E43DF">
          <w:rPr>
            <w:rFonts w:hint="eastAsia"/>
          </w:rPr>
          <w:t>一尺大小，意識到自己再也逃不出</w:t>
        </w:r>
      </w:ins>
      <w:ins w:id="6294" w:author="Administrator" w:date="2019-02-07T01:44:00Z">
        <w:r w:rsidR="000E43DF">
          <w:rPr>
            <w:rFonts w:hint="eastAsia"/>
          </w:rPr>
          <w:t>後，憤怒的蜂后紅著眼試圖再度自爆妖丹。</w:t>
        </w:r>
      </w:ins>
    </w:p>
    <w:p w:rsidR="000F0075" w:rsidRDefault="000E43DF">
      <w:pPr>
        <w:pStyle w:val="12"/>
        <w:spacing w:after="240"/>
        <w:ind w:leftChars="0" w:left="0"/>
        <w:rPr>
          <w:ins w:id="6295" w:author="Administrator" w:date="2019-02-07T02:16:00Z"/>
        </w:rPr>
        <w:pPrChange w:id="6296" w:author="龍 Chris" w:date="2019-01-07T23:33:00Z">
          <w:pPr>
            <w:pStyle w:val="12"/>
            <w:numPr>
              <w:numId w:val="1"/>
            </w:numPr>
            <w:spacing w:after="240"/>
            <w:ind w:leftChars="0" w:left="360" w:hanging="360"/>
            <w:outlineLvl w:val="0"/>
          </w:pPr>
        </w:pPrChange>
      </w:pPr>
      <w:ins w:id="6297" w:author="Administrator" w:date="2019-02-07T01:44:00Z">
        <w:r>
          <w:rPr>
            <w:rFonts w:hint="eastAsia"/>
          </w:rPr>
          <w:t>但</w:t>
        </w:r>
      </w:ins>
      <w:ins w:id="6298" w:author="Administrator" w:date="2019-02-07T01:57:00Z">
        <w:r w:rsidR="006E5FFB">
          <w:rPr>
            <w:rFonts w:hint="eastAsia"/>
          </w:rPr>
          <w:t>一旁的</w:t>
        </w:r>
      </w:ins>
      <w:ins w:id="6299" w:author="Administrator" w:date="2019-02-07T01:45:00Z">
        <w:r>
          <w:rPr>
            <w:rFonts w:hint="eastAsia"/>
          </w:rPr>
          <w:t>李龍飛</w:t>
        </w:r>
      </w:ins>
      <w:ins w:id="6300" w:author="Administrator" w:date="2019-02-07T01:57:00Z">
        <w:r w:rsidR="006E5FFB">
          <w:rPr>
            <w:rFonts w:hint="eastAsia"/>
          </w:rPr>
          <w:t>卻冷笑一聲，跟著黃襄</w:t>
        </w:r>
      </w:ins>
      <w:ins w:id="6301" w:author="Administrator" w:date="2019-02-07T02:14:00Z">
        <w:r w:rsidR="007E371C">
          <w:rPr>
            <w:rFonts w:hint="eastAsia"/>
          </w:rPr>
          <w:t>雙手掐著早已準備好的法訣，朝著那蜂后一指，一道</w:t>
        </w:r>
      </w:ins>
      <w:ins w:id="6302" w:author="Administrator" w:date="2019-02-07T02:15:00Z">
        <w:r w:rsidR="007E371C">
          <w:rPr>
            <w:rFonts w:hint="eastAsia"/>
          </w:rPr>
          <w:t>玄之又玄的無形音波籠罩住牠的全身，跟著蜂后的身驅便化為白霧消散開</w:t>
        </w:r>
      </w:ins>
      <w:ins w:id="6303" w:author="Administrator" w:date="2019-02-07T02:16:00Z">
        <w:r w:rsidR="007E371C">
          <w:rPr>
            <w:rFonts w:hint="eastAsia"/>
          </w:rPr>
          <w:t>來，剩一顆拳頭般大小的妖丹落了下來。</w:t>
        </w:r>
      </w:ins>
    </w:p>
    <w:p w:rsidR="000F0075" w:rsidRDefault="007E371C">
      <w:pPr>
        <w:pStyle w:val="12"/>
        <w:spacing w:after="240"/>
        <w:ind w:leftChars="0" w:left="0"/>
        <w:rPr>
          <w:ins w:id="6304" w:author="Administrator" w:date="2019-01-20T23:19:00Z"/>
        </w:rPr>
        <w:pPrChange w:id="6305" w:author="龍 Chris" w:date="2019-01-07T23:33:00Z">
          <w:pPr>
            <w:pStyle w:val="12"/>
            <w:numPr>
              <w:numId w:val="1"/>
            </w:numPr>
            <w:spacing w:after="240"/>
            <w:ind w:leftChars="0" w:left="360" w:hanging="360"/>
            <w:outlineLvl w:val="0"/>
          </w:pPr>
        </w:pPrChange>
      </w:pPr>
      <w:ins w:id="6306" w:author="Administrator" w:date="2019-02-07T02:16:00Z">
        <w:r>
          <w:rPr>
            <w:rFonts w:hint="eastAsia"/>
          </w:rPr>
          <w:t>咻一聲，在那妖丹尚未落地之時，李龍飛已經早一步抓住了它，跟著</w:t>
        </w:r>
        <w:del w:id="6307" w:author="簡新佳" w:date="2019-02-25T17:00:00Z">
          <w:r w:rsidDel="0012795F">
            <w:rPr>
              <w:rFonts w:hint="eastAsia"/>
            </w:rPr>
            <w:delText>靈力</w:delText>
          </w:r>
        </w:del>
      </w:ins>
      <w:ins w:id="6308" w:author="簡新佳" w:date="2019-02-25T17:00:00Z">
        <w:r w:rsidR="0012795F">
          <w:rPr>
            <w:rFonts w:hint="eastAsia"/>
          </w:rPr>
          <w:t>靈</w:t>
        </w:r>
      </w:ins>
      <w:ins w:id="6309" w:author="Administrator" w:date="2019-06-16T17:06:00Z">
        <w:r w:rsidR="00CF5B86">
          <w:rPr>
            <w:rFonts w:hint="eastAsia"/>
          </w:rPr>
          <w:t>識</w:t>
        </w:r>
      </w:ins>
      <w:ins w:id="6310" w:author="簡新佳" w:date="2019-02-25T17:00:00Z">
        <w:del w:id="6311" w:author="Administrator" w:date="2019-06-16T17:06:00Z">
          <w:r w:rsidR="0012795F" w:rsidDel="00CF5B86">
            <w:rPr>
              <w:rFonts w:hint="eastAsia"/>
            </w:rPr>
            <w:delText>氣</w:delText>
          </w:r>
        </w:del>
      </w:ins>
      <w:ins w:id="6312" w:author="Administrator" w:date="2019-02-07T02:16:00Z">
        <w:r>
          <w:rPr>
            <w:rFonts w:hint="eastAsia"/>
          </w:rPr>
          <w:t>一掃，將</w:t>
        </w:r>
      </w:ins>
      <w:ins w:id="6313" w:author="Administrator" w:date="2019-02-07T02:17:00Z">
        <w:r>
          <w:rPr>
            <w:rFonts w:hint="eastAsia"/>
          </w:rPr>
          <w:t>其內的蜂后元神給消除殆盡，</w:t>
        </w:r>
      </w:ins>
      <w:ins w:id="6314" w:author="Administrator" w:date="2019-02-07T02:25:00Z">
        <w:r w:rsidR="007713EE">
          <w:rPr>
            <w:rFonts w:hint="eastAsia"/>
          </w:rPr>
          <w:t>然後</w:t>
        </w:r>
      </w:ins>
      <w:ins w:id="6315" w:author="Administrator" w:date="2019-02-07T02:17:00Z">
        <w:r>
          <w:rPr>
            <w:rFonts w:hint="eastAsia"/>
          </w:rPr>
          <w:t>笑咪咪地遞給了旁邊的黃襄。</w:t>
        </w:r>
      </w:ins>
    </w:p>
    <w:p w:rsidR="000F0075" w:rsidRDefault="007E371C">
      <w:pPr>
        <w:pStyle w:val="12"/>
        <w:spacing w:after="240"/>
        <w:ind w:leftChars="0" w:left="0"/>
        <w:rPr>
          <w:ins w:id="6316" w:author="Administrator" w:date="2019-02-07T02:18:00Z"/>
        </w:rPr>
        <w:pPrChange w:id="6317" w:author="龍 Chris" w:date="2019-01-07T23:33:00Z">
          <w:pPr>
            <w:pStyle w:val="12"/>
            <w:numPr>
              <w:numId w:val="1"/>
            </w:numPr>
            <w:spacing w:after="240"/>
            <w:ind w:leftChars="0" w:left="360" w:hanging="360"/>
            <w:outlineLvl w:val="0"/>
          </w:pPr>
        </w:pPrChange>
      </w:pPr>
      <w:ins w:id="6318" w:author="Administrator" w:date="2019-02-07T02:17:00Z">
        <w:r>
          <w:rPr>
            <w:rFonts w:hint="eastAsia"/>
          </w:rPr>
          <w:t>「諾、給妳。」</w:t>
        </w:r>
      </w:ins>
    </w:p>
    <w:p w:rsidR="000F0075" w:rsidRDefault="00AC0036">
      <w:pPr>
        <w:pStyle w:val="12"/>
        <w:spacing w:after="240"/>
        <w:ind w:leftChars="0" w:left="0"/>
        <w:rPr>
          <w:ins w:id="6319" w:author="Administrator" w:date="2019-02-07T02:18:00Z"/>
        </w:rPr>
        <w:pPrChange w:id="6320" w:author="龍 Chris" w:date="2019-01-07T23:33:00Z">
          <w:pPr>
            <w:pStyle w:val="12"/>
            <w:numPr>
              <w:numId w:val="1"/>
            </w:numPr>
            <w:spacing w:after="240"/>
            <w:ind w:leftChars="0" w:left="360" w:hanging="360"/>
            <w:outlineLvl w:val="0"/>
          </w:pPr>
        </w:pPrChange>
      </w:pPr>
      <w:ins w:id="6321" w:author="Administrator" w:date="2019-02-07T02:18:00Z">
        <w:r>
          <w:rPr>
            <w:rFonts w:hint="eastAsia"/>
          </w:rPr>
          <w:t>「咦…這…這太貴重了，我不能收。」黃襄愣了一下，忙揮揮手拒絕說道。</w:t>
        </w:r>
      </w:ins>
    </w:p>
    <w:p w:rsidR="000F0075" w:rsidRDefault="00AC0036">
      <w:pPr>
        <w:pStyle w:val="12"/>
        <w:spacing w:after="240"/>
        <w:ind w:leftChars="0" w:left="0"/>
        <w:rPr>
          <w:ins w:id="6322" w:author="Administrator" w:date="2019-02-07T02:20:00Z"/>
        </w:rPr>
        <w:pPrChange w:id="6323" w:author="龍 Chris" w:date="2019-01-07T23:33:00Z">
          <w:pPr>
            <w:pStyle w:val="12"/>
            <w:numPr>
              <w:numId w:val="1"/>
            </w:numPr>
            <w:spacing w:after="240"/>
            <w:ind w:leftChars="0" w:left="360" w:hanging="360"/>
            <w:outlineLvl w:val="0"/>
          </w:pPr>
        </w:pPrChange>
      </w:pPr>
      <w:ins w:id="6324" w:author="Administrator" w:date="2019-02-07T02:18:00Z">
        <w:r>
          <w:rPr>
            <w:rFonts w:hint="eastAsia"/>
          </w:rPr>
          <w:t>「若不</w:t>
        </w:r>
      </w:ins>
      <w:ins w:id="6325" w:author="Administrator" w:date="2019-02-07T02:19:00Z">
        <w:r>
          <w:rPr>
            <w:rFonts w:hint="eastAsia"/>
          </w:rPr>
          <w:t>是妳剛剛最後的那咒法，牠早自爆了，這妖丹歸妳無誤阿。」李龍飛見她不肯收下，伸手又遞了遞</w:t>
        </w:r>
      </w:ins>
      <w:ins w:id="6326" w:author="Administrator" w:date="2019-02-07T02:20:00Z">
        <w:r>
          <w:rPr>
            <w:rFonts w:hint="eastAsia"/>
          </w:rPr>
          <w:t>解釋著。</w:t>
        </w:r>
      </w:ins>
    </w:p>
    <w:p w:rsidR="000F0075" w:rsidRDefault="00AC0036">
      <w:pPr>
        <w:pStyle w:val="12"/>
        <w:spacing w:after="240"/>
        <w:ind w:leftChars="0" w:left="0"/>
        <w:rPr>
          <w:ins w:id="6327" w:author="Administrator" w:date="2019-02-07T02:21:00Z"/>
        </w:rPr>
        <w:pPrChange w:id="6328" w:author="龍 Chris" w:date="2019-01-07T23:33:00Z">
          <w:pPr>
            <w:pStyle w:val="12"/>
            <w:numPr>
              <w:numId w:val="1"/>
            </w:numPr>
            <w:spacing w:after="240"/>
            <w:ind w:leftChars="0" w:left="360" w:hanging="360"/>
            <w:outlineLvl w:val="0"/>
          </w:pPr>
        </w:pPrChange>
      </w:pPr>
      <w:ins w:id="6329" w:author="Administrator" w:date="2019-02-07T02:20:00Z">
        <w:r>
          <w:rPr>
            <w:rFonts w:hint="eastAsia"/>
          </w:rPr>
          <w:t>「甚麼阿，那不過是我師尊教的迷蟲咒而已，算不上甚麼」</w:t>
        </w:r>
      </w:ins>
      <w:ins w:id="6330" w:author="Administrator" w:date="2019-02-07T02:21:00Z">
        <w:r>
          <w:rPr>
            <w:rFonts w:hint="eastAsia"/>
          </w:rPr>
          <w:t>黃襄雖然有些心動，但還是搖了搖頭推回去，「</w:t>
        </w:r>
        <w:r w:rsidR="007713EE">
          <w:rPr>
            <w:rFonts w:hint="eastAsia"/>
          </w:rPr>
          <w:t>再說了，就算不用上迷蟲咒，龍飛哥哥你也有一百種辦法可以阻止牠不是？」</w:t>
        </w:r>
      </w:ins>
    </w:p>
    <w:p w:rsidR="000F0075" w:rsidRDefault="007713EE">
      <w:pPr>
        <w:pStyle w:val="12"/>
        <w:spacing w:after="240"/>
        <w:ind w:leftChars="0" w:left="0"/>
        <w:rPr>
          <w:ins w:id="6331" w:author="Administrator" w:date="2019-02-07T02:22:00Z"/>
        </w:rPr>
        <w:pPrChange w:id="6332" w:author="龍 Chris" w:date="2019-01-07T23:33:00Z">
          <w:pPr>
            <w:pStyle w:val="12"/>
            <w:numPr>
              <w:numId w:val="1"/>
            </w:numPr>
            <w:spacing w:after="240"/>
            <w:ind w:leftChars="0" w:left="360" w:hanging="360"/>
            <w:outlineLvl w:val="0"/>
          </w:pPr>
        </w:pPrChange>
      </w:pPr>
      <w:ins w:id="6333" w:author="Administrator" w:date="2019-02-07T02:21:00Z">
        <w:r>
          <w:rPr>
            <w:rFonts w:hint="eastAsia"/>
          </w:rPr>
          <w:t>「一百種可高估我了，頂多</w:t>
        </w:r>
      </w:ins>
      <w:ins w:id="6334" w:author="Administrator" w:date="2019-02-07T02:22:00Z">
        <w:r>
          <w:rPr>
            <w:rFonts w:hint="eastAsia"/>
          </w:rPr>
          <w:t>兩三種吧。」李龍飛搔搔頭說道。</w:t>
        </w:r>
      </w:ins>
    </w:p>
    <w:p w:rsidR="000F0075" w:rsidRDefault="007713EE">
      <w:pPr>
        <w:pStyle w:val="12"/>
        <w:spacing w:after="240"/>
        <w:ind w:leftChars="0" w:left="0"/>
        <w:rPr>
          <w:ins w:id="6335" w:author="Administrator" w:date="2019-02-07T02:25:00Z"/>
        </w:rPr>
        <w:pPrChange w:id="6336" w:author="龍 Chris" w:date="2019-01-07T23:33:00Z">
          <w:pPr>
            <w:pStyle w:val="12"/>
            <w:numPr>
              <w:numId w:val="1"/>
            </w:numPr>
            <w:spacing w:after="240"/>
            <w:ind w:leftChars="0" w:left="360" w:hanging="360"/>
            <w:outlineLvl w:val="0"/>
          </w:pPr>
        </w:pPrChange>
      </w:pPr>
      <w:ins w:id="6337" w:author="Administrator" w:date="2019-02-07T02:22:00Z">
        <w:r>
          <w:rPr>
            <w:rFonts w:hint="eastAsia"/>
          </w:rPr>
          <w:t>「</w:t>
        </w:r>
      </w:ins>
      <w:ins w:id="6338" w:author="Administrator" w:date="2019-02-07T02:23:00Z">
        <w:r>
          <w:rPr>
            <w:rFonts w:hint="eastAsia"/>
          </w:rPr>
          <w:t>呵…」黃襄見他說得真誠，忍不住</w:t>
        </w:r>
      </w:ins>
      <w:ins w:id="6339" w:author="Administrator" w:date="2019-02-07T02:22:00Z">
        <w:r>
          <w:rPr>
            <w:rFonts w:hint="eastAsia"/>
          </w:rPr>
          <w:t>噗嗤</w:t>
        </w:r>
      </w:ins>
      <w:ins w:id="6340" w:author="Administrator" w:date="2019-02-07T02:24:00Z">
        <w:r>
          <w:rPr>
            <w:rFonts w:hint="eastAsia"/>
          </w:rPr>
          <w:t>一笑，跟著雙手將他又手連同妖丹一起</w:t>
        </w:r>
        <w:r>
          <w:rPr>
            <w:rFonts w:hint="eastAsia"/>
          </w:rPr>
          <w:lastRenderedPageBreak/>
          <w:t>握住</w:t>
        </w:r>
      </w:ins>
      <w:ins w:id="6341" w:author="Administrator" w:date="2019-02-07T02:22:00Z">
        <w:r>
          <w:rPr>
            <w:rFonts w:hint="eastAsia"/>
          </w:rPr>
          <w:t>，</w:t>
        </w:r>
      </w:ins>
      <w:ins w:id="6342" w:author="Administrator" w:date="2019-02-07T02:24:00Z">
        <w:r>
          <w:rPr>
            <w:rFonts w:hint="eastAsia"/>
          </w:rPr>
          <w:t>「反正，有你在我身邊，這妖丹</w:t>
        </w:r>
      </w:ins>
      <w:ins w:id="6343" w:author="Administrator" w:date="2019-02-07T02:25:00Z">
        <w:r>
          <w:rPr>
            <w:rFonts w:hint="eastAsia"/>
          </w:rPr>
          <w:t>給我跟不給我，不都一樣嗎？」</w:t>
        </w:r>
      </w:ins>
    </w:p>
    <w:p w:rsidR="000F0075" w:rsidRDefault="007713EE">
      <w:pPr>
        <w:pStyle w:val="12"/>
        <w:spacing w:after="240"/>
        <w:ind w:leftChars="0" w:left="0"/>
        <w:pPrChange w:id="6344" w:author="龍 Chris" w:date="2019-01-07T23:33:00Z">
          <w:pPr>
            <w:pStyle w:val="12"/>
            <w:numPr>
              <w:numId w:val="1"/>
            </w:numPr>
            <w:spacing w:after="240"/>
            <w:ind w:leftChars="0" w:left="360" w:hanging="360"/>
            <w:outlineLvl w:val="0"/>
          </w:pPr>
        </w:pPrChange>
      </w:pPr>
      <w:ins w:id="6345" w:author="Administrator" w:date="2019-02-07T02:25:00Z">
        <w:r>
          <w:rPr>
            <w:rFonts w:hint="eastAsia"/>
          </w:rPr>
          <w:t>李龍飛心中一個感動，倒也不再堅持，</w:t>
        </w:r>
      </w:ins>
      <w:ins w:id="6346" w:author="Administrator" w:date="2019-02-07T02:26:00Z">
        <w:r w:rsidR="00483F29">
          <w:rPr>
            <w:rFonts w:hint="eastAsia"/>
          </w:rPr>
          <w:t>將那妖丹</w:t>
        </w:r>
      </w:ins>
      <w:ins w:id="6347" w:author="Administrator" w:date="2019-02-15T01:18:00Z">
        <w:r w:rsidR="00483F29">
          <w:rPr>
            <w:rFonts w:hint="eastAsia"/>
          </w:rPr>
          <w:t>收起</w:t>
        </w:r>
      </w:ins>
      <w:ins w:id="6348" w:author="Administrator" w:date="2019-02-07T02:26:00Z">
        <w:r>
          <w:rPr>
            <w:rFonts w:hint="eastAsia"/>
          </w:rPr>
          <w:t>，</w:t>
        </w:r>
      </w:ins>
      <w:ins w:id="6349" w:author="Administrator" w:date="2019-02-15T01:17:00Z">
        <w:r w:rsidR="00483F29">
          <w:rPr>
            <w:rFonts w:hint="eastAsia"/>
          </w:rPr>
          <w:t>小心翼翼地放進了一個</w:t>
        </w:r>
      </w:ins>
      <w:ins w:id="6350" w:author="Administrator" w:date="2019-02-15T01:18:00Z">
        <w:r w:rsidR="00483F29">
          <w:rPr>
            <w:rFonts w:hint="eastAsia"/>
          </w:rPr>
          <w:t>紫檀</w:t>
        </w:r>
      </w:ins>
      <w:ins w:id="6351" w:author="Administrator" w:date="2019-02-15T01:19:00Z">
        <w:r w:rsidR="00483F29">
          <w:rPr>
            <w:rFonts w:hint="eastAsia"/>
          </w:rPr>
          <w:t>木匣裡頭，跟著又</w:t>
        </w:r>
      </w:ins>
      <w:ins w:id="6352" w:author="Administrator" w:date="2019-02-15T01:20:00Z">
        <w:r w:rsidR="00483F29">
          <w:rPr>
            <w:rFonts w:hint="eastAsia"/>
          </w:rPr>
          <w:t>在上面貼上一張銀白色的符咒，這才收了起來</w:t>
        </w:r>
      </w:ins>
      <w:ins w:id="6353" w:author="Administrator" w:date="2019-02-07T02:26:00Z">
        <w:r>
          <w:rPr>
            <w:rFonts w:hint="eastAsia"/>
          </w:rPr>
          <w:t>。</w:t>
        </w:r>
      </w:ins>
    </w:p>
    <w:p w:rsidR="007F7588" w:rsidRDefault="00F320F1" w:rsidP="00813907">
      <w:pPr>
        <w:pStyle w:val="12"/>
        <w:numPr>
          <w:ilvl w:val="0"/>
          <w:numId w:val="1"/>
        </w:numPr>
        <w:spacing w:after="240"/>
        <w:ind w:leftChars="0"/>
        <w:outlineLvl w:val="0"/>
        <w:rPr>
          <w:ins w:id="6354" w:author="Administrator" w:date="2019-02-15T01:30:00Z"/>
        </w:rPr>
      </w:pPr>
      <w:ins w:id="6355" w:author="Administrator" w:date="2019-02-16T17:52:00Z">
        <w:r>
          <w:rPr>
            <w:rFonts w:hint="eastAsia"/>
          </w:rPr>
          <w:t>天道</w:t>
        </w:r>
      </w:ins>
    </w:p>
    <w:p w:rsidR="000F0075" w:rsidRDefault="00C876F2">
      <w:pPr>
        <w:pStyle w:val="12"/>
        <w:spacing w:after="240"/>
        <w:ind w:leftChars="0" w:left="0"/>
        <w:rPr>
          <w:ins w:id="6356" w:author="Administrator" w:date="2019-02-15T01:53:00Z"/>
        </w:rPr>
        <w:pPrChange w:id="6357" w:author="Administrator" w:date="2019-02-15T01:53:00Z">
          <w:pPr>
            <w:pStyle w:val="12"/>
            <w:numPr>
              <w:numId w:val="1"/>
            </w:numPr>
            <w:spacing w:after="240"/>
            <w:ind w:leftChars="0" w:left="360" w:hanging="360"/>
            <w:outlineLvl w:val="0"/>
          </w:pPr>
        </w:pPrChange>
      </w:pPr>
      <w:ins w:id="6358" w:author="Administrator" w:date="2019-02-15T01:32:00Z">
        <w:r>
          <w:rPr>
            <w:rFonts w:hint="eastAsia"/>
          </w:rPr>
          <w:t>僥倖殺掉了</w:t>
        </w:r>
      </w:ins>
      <w:ins w:id="6359" w:author="Administrator" w:date="2019-02-15T01:52:00Z">
        <w:r w:rsidR="009A7EBF">
          <w:rPr>
            <w:rFonts w:hint="eastAsia"/>
          </w:rPr>
          <w:t>衰弱至極的蜂后後，</w:t>
        </w:r>
      </w:ins>
      <w:ins w:id="6360" w:author="Administrator" w:date="2019-02-15T01:53:00Z">
        <w:r w:rsidR="009A7EBF">
          <w:rPr>
            <w:rFonts w:hint="eastAsia"/>
          </w:rPr>
          <w:t>李龍飛</w:t>
        </w:r>
        <w:del w:id="6361" w:author="龍 Chris" w:date="2019-02-16T16:52:00Z">
          <w:r w:rsidR="009A7EBF" w:rsidDel="00335A29">
            <w:rPr>
              <w:rFonts w:hint="eastAsia"/>
            </w:rPr>
            <w:delText>並沒有因此就</w:delText>
          </w:r>
        </w:del>
      </w:ins>
      <w:ins w:id="6362" w:author="龍 Chris" w:date="2019-02-16T16:52:00Z">
        <w:r w:rsidR="00335A29">
          <w:rPr>
            <w:rFonts w:hint="eastAsia"/>
          </w:rPr>
          <w:t>心中湧起了一</w:t>
        </w:r>
      </w:ins>
      <w:ins w:id="6363" w:author="Administrator" w:date="2019-02-17T09:02:00Z">
        <w:r w:rsidR="00EB19BE">
          <w:rPr>
            <w:rFonts w:hint="eastAsia"/>
          </w:rPr>
          <w:t>股</w:t>
        </w:r>
      </w:ins>
      <w:ins w:id="6364" w:author="Administrator" w:date="2019-02-17T09:03:00Z">
        <w:r w:rsidR="00EB19BE">
          <w:rPr>
            <w:rFonts w:hint="eastAsia"/>
          </w:rPr>
          <w:t>莫名</w:t>
        </w:r>
      </w:ins>
      <w:ins w:id="6365" w:author="龍 Chris" w:date="2019-02-16T16:52:00Z">
        <w:del w:id="6366" w:author="Administrator" w:date="2019-02-17T09:02:00Z">
          <w:r w:rsidR="00335A29" w:rsidDel="00EB19BE">
            <w:rPr>
              <w:rFonts w:hint="eastAsia"/>
            </w:rPr>
            <w:delText>股奇異</w:delText>
          </w:r>
        </w:del>
        <w:r w:rsidR="00335A29">
          <w:rPr>
            <w:rFonts w:hint="eastAsia"/>
          </w:rPr>
          <w:t>的感</w:t>
        </w:r>
      </w:ins>
      <w:ins w:id="6367" w:author="龍 Chris" w:date="2019-02-16T17:05:00Z">
        <w:r w:rsidR="001B3A64">
          <w:rPr>
            <w:rFonts w:hint="eastAsia"/>
          </w:rPr>
          <w:t>觸</w:t>
        </w:r>
      </w:ins>
      <w:ins w:id="6368" w:author="Administrator" w:date="2019-02-15T01:53:00Z">
        <w:del w:id="6369" w:author="龍 Chris" w:date="2019-02-16T15:47:00Z">
          <w:r w:rsidR="009A7EBF" w:rsidDel="00287BFE">
            <w:rPr>
              <w:rFonts w:hint="eastAsia"/>
            </w:rPr>
            <w:delText>放鬆太多</w:delText>
          </w:r>
        </w:del>
        <w:r w:rsidR="009A7EBF">
          <w:rPr>
            <w:rFonts w:hint="eastAsia"/>
          </w:rPr>
          <w:t>。</w:t>
        </w:r>
      </w:ins>
    </w:p>
    <w:p w:rsidR="000F0075" w:rsidRDefault="009A7EBF">
      <w:pPr>
        <w:pStyle w:val="12"/>
        <w:spacing w:after="240"/>
        <w:ind w:leftChars="0" w:left="0"/>
        <w:rPr>
          <w:ins w:id="6370" w:author="Administrator" w:date="2019-02-15T01:32:00Z"/>
        </w:rPr>
        <w:pPrChange w:id="6371" w:author="Administrator" w:date="2019-02-15T01:53:00Z">
          <w:pPr>
            <w:pStyle w:val="12"/>
            <w:numPr>
              <w:numId w:val="1"/>
            </w:numPr>
            <w:spacing w:after="240"/>
            <w:ind w:leftChars="0" w:left="360" w:hanging="360"/>
            <w:outlineLvl w:val="0"/>
          </w:pPr>
        </w:pPrChange>
      </w:pPr>
      <w:ins w:id="6372" w:author="Administrator" w:date="2019-02-15T01:53:00Z">
        <w:r>
          <w:rPr>
            <w:rFonts w:hint="eastAsia"/>
          </w:rPr>
          <w:t>他知道這完全是運氣使然，</w:t>
        </w:r>
      </w:ins>
      <w:ins w:id="6373" w:author="龍 Chris" w:date="2019-02-16T15:47:00Z">
        <w:r w:rsidR="00287BFE">
          <w:rPr>
            <w:rFonts w:hint="eastAsia"/>
          </w:rPr>
          <w:t>否則不管是</w:t>
        </w:r>
      </w:ins>
      <w:ins w:id="6374" w:author="龍 Chris" w:date="2019-02-16T15:48:00Z">
        <w:r w:rsidR="00287BFE">
          <w:rPr>
            <w:rFonts w:hint="eastAsia"/>
          </w:rPr>
          <w:t>其他蜂魔衝進來，或是</w:t>
        </w:r>
      </w:ins>
      <w:ins w:id="6375" w:author="龍 Chris" w:date="2019-02-16T16:04:00Z">
        <w:r w:rsidR="0089689E">
          <w:rPr>
            <w:rFonts w:hint="eastAsia"/>
          </w:rPr>
          <w:t>一個差錯，今天死的就是他們兩個。</w:t>
        </w:r>
      </w:ins>
    </w:p>
    <w:p w:rsidR="000F0075" w:rsidRDefault="00EB19BE">
      <w:pPr>
        <w:pStyle w:val="12"/>
        <w:spacing w:after="240"/>
        <w:ind w:leftChars="0" w:left="0"/>
        <w:rPr>
          <w:ins w:id="6376" w:author="Administrator" w:date="2019-02-17T09:04:00Z"/>
        </w:rPr>
        <w:pPrChange w:id="6377" w:author="龍 Chris" w:date="2019-02-16T16:34:00Z">
          <w:pPr/>
        </w:pPrChange>
      </w:pPr>
      <w:ins w:id="6378" w:author="Administrator" w:date="2019-02-17T09:03:00Z">
        <w:r>
          <w:rPr>
            <w:rFonts w:hint="eastAsia"/>
          </w:rPr>
          <w:t>但就算是運氣，這原本可說是不可一世，在這秘境裡也是雄霸一方結丹境的蜂后，最終</w:t>
        </w:r>
      </w:ins>
      <w:ins w:id="6379" w:author="Administrator" w:date="2019-02-17T09:04:00Z">
        <w:r>
          <w:rPr>
            <w:rFonts w:hint="eastAsia"/>
          </w:rPr>
          <w:t>卻的的確確栽在</w:t>
        </w:r>
      </w:ins>
      <w:ins w:id="6380" w:author="Administrator" w:date="2019-02-17T09:03:00Z">
        <w:r>
          <w:rPr>
            <w:rFonts w:hint="eastAsia"/>
          </w:rPr>
          <w:t>他們手上。</w:t>
        </w:r>
      </w:ins>
    </w:p>
    <w:p w:rsidR="000F0075" w:rsidRDefault="00EB19BE">
      <w:pPr>
        <w:pStyle w:val="12"/>
        <w:spacing w:after="240"/>
        <w:ind w:leftChars="0" w:left="0"/>
        <w:rPr>
          <w:ins w:id="6381" w:author="Administrator" w:date="2019-02-17T09:03:00Z"/>
        </w:rPr>
        <w:pPrChange w:id="6382" w:author="龍 Chris" w:date="2019-02-16T16:34:00Z">
          <w:pPr/>
        </w:pPrChange>
      </w:pPr>
      <w:ins w:id="6383" w:author="Administrator" w:date="2019-02-17T09:04:00Z">
        <w:r>
          <w:rPr>
            <w:rFonts w:hint="eastAsia"/>
          </w:rPr>
          <w:t>儘管是牠</w:t>
        </w:r>
      </w:ins>
      <w:ins w:id="6384" w:author="Administrator" w:date="2019-02-17T09:05:00Z">
        <w:r>
          <w:rPr>
            <w:rFonts w:hint="eastAsia"/>
          </w:rPr>
          <w:t>低估了李龍飛兩人的實力，先前與兩宗對戰又犯了多項失誤，但</w:t>
        </w:r>
      </w:ins>
      <w:ins w:id="6385" w:author="Administrator" w:date="2019-02-17T09:06:00Z">
        <w:r>
          <w:rPr>
            <w:rFonts w:hint="eastAsia"/>
          </w:rPr>
          <w:t>失敗就是失敗，沒有再一次或如果</w:t>
        </w:r>
      </w:ins>
      <w:ins w:id="6386" w:author="Administrator" w:date="2019-02-17T09:07:00Z">
        <w:r>
          <w:rPr>
            <w:rFonts w:hint="eastAsia"/>
          </w:rPr>
          <w:t>怎樣…可能就怎樣的機會與藉口。</w:t>
        </w:r>
      </w:ins>
    </w:p>
    <w:p w:rsidR="000F0075" w:rsidRDefault="0089689E">
      <w:pPr>
        <w:pStyle w:val="12"/>
        <w:spacing w:after="240"/>
        <w:ind w:leftChars="0" w:left="0"/>
        <w:rPr>
          <w:ins w:id="6387" w:author="龍 Chris" w:date="2019-02-16T16:33:00Z"/>
        </w:rPr>
        <w:pPrChange w:id="6388" w:author="龍 Chris" w:date="2019-02-16T16:34:00Z">
          <w:pPr/>
        </w:pPrChange>
      </w:pPr>
      <w:ins w:id="6389" w:author="龍 Chris" w:date="2019-02-16T16:04:00Z">
        <w:r>
          <w:rPr>
            <w:rFonts w:hint="eastAsia"/>
          </w:rPr>
          <w:t>看看赤</w:t>
        </w:r>
      </w:ins>
      <w:ins w:id="6390" w:author="龍 Chris" w:date="2019-02-16T16:05:00Z">
        <w:r>
          <w:rPr>
            <w:rFonts w:hint="eastAsia"/>
          </w:rPr>
          <w:t>劍宗與刀仙</w:t>
        </w:r>
      </w:ins>
      <w:ins w:id="6391" w:author="Administrator" w:date="2019-03-01T22:52:00Z">
        <w:r w:rsidR="00C34231">
          <w:rPr>
            <w:rFonts w:hint="eastAsia"/>
          </w:rPr>
          <w:t>宗</w:t>
        </w:r>
      </w:ins>
      <w:ins w:id="6392" w:author="龍 Chris" w:date="2019-02-16T16:05:00Z">
        <w:del w:id="6393" w:author="Administrator" w:date="2019-03-01T22:52:00Z">
          <w:r w:rsidDel="00C34231">
            <w:rPr>
              <w:rFonts w:hint="eastAsia"/>
            </w:rPr>
            <w:delText>門</w:delText>
          </w:r>
        </w:del>
      </w:ins>
      <w:ins w:id="6394" w:author="龍 Chris" w:date="2019-02-16T16:16:00Z">
        <w:r w:rsidR="00C513C9">
          <w:rPr>
            <w:rFonts w:hint="eastAsia"/>
          </w:rPr>
          <w:t>的</w:t>
        </w:r>
      </w:ins>
      <w:ins w:id="6395" w:author="龍 Chris" w:date="2019-02-16T16:25:00Z">
        <w:r w:rsidR="00C513C9">
          <w:rPr>
            <w:rFonts w:hint="eastAsia"/>
          </w:rPr>
          <w:t>那些</w:t>
        </w:r>
      </w:ins>
      <w:ins w:id="6396" w:author="龍 Chris" w:date="2019-02-16T16:16:00Z">
        <w:r w:rsidR="00C513C9">
          <w:rPr>
            <w:rFonts w:hint="eastAsia"/>
          </w:rPr>
          <w:t>弟子們，</w:t>
        </w:r>
      </w:ins>
      <w:ins w:id="6397" w:author="龍 Chris" w:date="2019-02-16T16:25:00Z">
        <w:r w:rsidR="00C513C9">
          <w:rPr>
            <w:rFonts w:hint="eastAsia"/>
          </w:rPr>
          <w:t>每一個實力都比</w:t>
        </w:r>
      </w:ins>
      <w:ins w:id="6398" w:author="Administrator" w:date="2019-02-17T09:15:00Z">
        <w:r w:rsidR="00D137C6">
          <w:rPr>
            <w:rFonts w:hint="eastAsia"/>
          </w:rPr>
          <w:t>李龍飛</w:t>
        </w:r>
      </w:ins>
      <w:ins w:id="6399" w:author="龍 Chris" w:date="2019-02-16T16:25:00Z">
        <w:del w:id="6400" w:author="Administrator" w:date="2019-02-17T09:15:00Z">
          <w:r w:rsidR="00C513C9" w:rsidDel="00D137C6">
            <w:rPr>
              <w:rFonts w:hint="eastAsia"/>
            </w:rPr>
            <w:delText>他</w:delText>
          </w:r>
        </w:del>
        <w:r w:rsidR="00C513C9">
          <w:rPr>
            <w:rFonts w:hint="eastAsia"/>
          </w:rPr>
          <w:t>有過之而無不及，</w:t>
        </w:r>
      </w:ins>
      <w:ins w:id="6401" w:author="龍 Chris" w:date="2019-02-16T16:26:00Z">
        <w:r w:rsidR="00C513C9">
          <w:rPr>
            <w:rFonts w:hint="eastAsia"/>
          </w:rPr>
          <w:t>甚至不少人都是築基修士</w:t>
        </w:r>
      </w:ins>
      <w:ins w:id="6402" w:author="龍 Chris" w:date="2019-02-16T16:30:00Z">
        <w:r w:rsidR="007D772C">
          <w:rPr>
            <w:rFonts w:hint="eastAsia"/>
          </w:rPr>
          <w:t>，但那又如何？</w:t>
        </w:r>
      </w:ins>
    </w:p>
    <w:p w:rsidR="007D772C" w:rsidRDefault="000B1408" w:rsidP="007D772C">
      <w:pPr>
        <w:pStyle w:val="12"/>
        <w:spacing w:after="240"/>
        <w:ind w:leftChars="0" w:left="0"/>
        <w:rPr>
          <w:ins w:id="6403" w:author="龍 Chris" w:date="2019-02-16T16:40:00Z"/>
        </w:rPr>
      </w:pPr>
      <w:ins w:id="6404" w:author="龍 Chris" w:date="2019-02-16T16:39:00Z">
        <w:r>
          <w:rPr>
            <w:rFonts w:hint="eastAsia"/>
          </w:rPr>
          <w:t>還不是</w:t>
        </w:r>
      </w:ins>
      <w:ins w:id="6405" w:author="龍 Chris" w:date="2019-02-16T16:53:00Z">
        <w:r w:rsidR="00335A29">
          <w:rPr>
            <w:rFonts w:hint="eastAsia"/>
          </w:rPr>
          <w:t>全都</w:t>
        </w:r>
      </w:ins>
      <w:ins w:id="6406" w:author="龍 Chris" w:date="2019-02-16T16:39:00Z">
        <w:r>
          <w:rPr>
            <w:rFonts w:hint="eastAsia"/>
          </w:rPr>
          <w:t>落得屍骨無存</w:t>
        </w:r>
      </w:ins>
      <w:ins w:id="6407" w:author="龍 Chris" w:date="2019-02-16T16:40:00Z">
        <w:r>
          <w:rPr>
            <w:rFonts w:hint="eastAsia"/>
          </w:rPr>
          <w:t>的下場。</w:t>
        </w:r>
      </w:ins>
    </w:p>
    <w:p w:rsidR="000B1408" w:rsidDel="00EB19BE" w:rsidRDefault="000B1408" w:rsidP="007D772C">
      <w:pPr>
        <w:pStyle w:val="12"/>
        <w:spacing w:after="240"/>
        <w:ind w:leftChars="0" w:left="0"/>
        <w:rPr>
          <w:ins w:id="6408" w:author="龍 Chris" w:date="2019-02-16T16:52:00Z"/>
          <w:del w:id="6409" w:author="Administrator" w:date="2019-02-17T09:03:00Z"/>
        </w:rPr>
      </w:pPr>
      <w:ins w:id="6410" w:author="龍 Chris" w:date="2019-02-16T16:40:00Z">
        <w:del w:id="6411" w:author="Administrator" w:date="2019-02-17T09:03:00Z">
          <w:r w:rsidDel="00EB19BE">
            <w:rPr>
              <w:rFonts w:hint="eastAsia"/>
            </w:rPr>
            <w:delText>就算是這結丹境的</w:delText>
          </w:r>
        </w:del>
      </w:ins>
      <w:ins w:id="6412" w:author="龍 Chris" w:date="2019-02-16T16:41:00Z">
        <w:del w:id="6413" w:author="Administrator" w:date="2019-02-17T09:03:00Z">
          <w:r w:rsidDel="00EB19BE">
            <w:rPr>
              <w:rFonts w:hint="eastAsia"/>
            </w:rPr>
            <w:delText>蜂后，也因為幾個失誤，</w:delText>
          </w:r>
        </w:del>
      </w:ins>
      <w:ins w:id="6414" w:author="龍 Chris" w:date="2019-02-16T16:53:00Z">
        <w:del w:id="6415" w:author="Administrator" w:date="2019-02-17T09:03:00Z">
          <w:r w:rsidR="00335A29" w:rsidDel="00EB19BE">
            <w:rPr>
              <w:rFonts w:hint="eastAsia"/>
            </w:rPr>
            <w:delText>最終</w:delText>
          </w:r>
        </w:del>
      </w:ins>
      <w:ins w:id="6416" w:author="龍 Chris" w:date="2019-02-16T16:42:00Z">
        <w:del w:id="6417" w:author="Administrator" w:date="2019-02-17T09:03:00Z">
          <w:r w:rsidDel="00EB19BE">
            <w:rPr>
              <w:rFonts w:hint="eastAsia"/>
            </w:rPr>
            <w:delText>栽在他們手上</w:delText>
          </w:r>
        </w:del>
      </w:ins>
      <w:ins w:id="6418" w:author="龍 Chris" w:date="2019-02-16T16:52:00Z">
        <w:del w:id="6419" w:author="Administrator" w:date="2019-02-17T09:03:00Z">
          <w:r w:rsidR="00335A29" w:rsidDel="00EB19BE">
            <w:rPr>
              <w:rFonts w:hint="eastAsia"/>
            </w:rPr>
            <w:delText>。</w:delText>
          </w:r>
        </w:del>
      </w:ins>
    </w:p>
    <w:p w:rsidR="00335A29" w:rsidRDefault="00335A29" w:rsidP="007D772C">
      <w:pPr>
        <w:pStyle w:val="12"/>
        <w:spacing w:after="240"/>
        <w:ind w:leftChars="0" w:left="0"/>
        <w:rPr>
          <w:ins w:id="6420" w:author="龍 Chris" w:date="2019-02-16T17:03:00Z"/>
        </w:rPr>
      </w:pPr>
      <w:ins w:id="6421" w:author="龍 Chris" w:date="2019-02-16T16:53:00Z">
        <w:r>
          <w:rPr>
            <w:rFonts w:hint="eastAsia"/>
          </w:rPr>
          <w:t>修仙問道數</w:t>
        </w:r>
      </w:ins>
      <w:ins w:id="6422" w:author="龍 Chris" w:date="2019-02-16T16:55:00Z">
        <w:r>
          <w:rPr>
            <w:rFonts w:hint="eastAsia"/>
          </w:rPr>
          <w:t>十朝</w:t>
        </w:r>
      </w:ins>
      <w:ins w:id="6423" w:author="龍 Chris" w:date="2019-02-16T16:53:00Z">
        <w:r>
          <w:rPr>
            <w:rFonts w:hint="eastAsia"/>
          </w:rPr>
          <w:t>，</w:t>
        </w:r>
      </w:ins>
      <w:ins w:id="6424" w:author="龍 Chris" w:date="2019-02-16T16:59:00Z">
        <w:r>
          <w:rPr>
            <w:rFonts w:hint="eastAsia"/>
          </w:rPr>
          <w:t>殞</w:t>
        </w:r>
      </w:ins>
      <w:ins w:id="6425" w:author="Administrator" w:date="2019-02-17T09:18:00Z">
        <w:r w:rsidR="00D137C6">
          <w:rPr>
            <w:rFonts w:hint="eastAsia"/>
          </w:rPr>
          <w:t>歿崩爼</w:t>
        </w:r>
      </w:ins>
      <w:ins w:id="6426" w:author="龍 Chris" w:date="2019-02-16T16:59:00Z">
        <w:del w:id="6427" w:author="Administrator" w:date="2019-02-17T09:16:00Z">
          <w:r w:rsidDel="00D137C6">
            <w:rPr>
              <w:rFonts w:hint="eastAsia"/>
            </w:rPr>
            <w:delText>途落</w:delText>
          </w:r>
        </w:del>
      </w:ins>
      <w:ins w:id="6428" w:author="龍 Chris" w:date="2019-02-16T17:00:00Z">
        <w:del w:id="6429" w:author="Administrator" w:date="2019-02-17T09:16:00Z">
          <w:r w:rsidDel="00D137C6">
            <w:rPr>
              <w:rFonts w:hint="eastAsia"/>
            </w:rPr>
            <w:delText>骸</w:delText>
          </w:r>
        </w:del>
        <w:r>
          <w:rPr>
            <w:rFonts w:hint="eastAsia"/>
          </w:rPr>
          <w:t>旦夕</w:t>
        </w:r>
      </w:ins>
      <w:ins w:id="6430" w:author="Administrator" w:date="2019-02-17T09:18:00Z">
        <w:r w:rsidR="00D137C6">
          <w:rPr>
            <w:rFonts w:hint="eastAsia"/>
          </w:rPr>
          <w:t>骸</w:t>
        </w:r>
      </w:ins>
      <w:ins w:id="6431" w:author="龍 Chris" w:date="2019-02-16T17:03:00Z">
        <w:del w:id="6432" w:author="Administrator" w:date="2019-02-17T09:18:00Z">
          <w:r w:rsidR="001B3A64" w:rsidDel="00D137C6">
            <w:rPr>
              <w:rFonts w:hint="eastAsia"/>
            </w:rPr>
            <w:delText>緲</w:delText>
          </w:r>
        </w:del>
        <w:r w:rsidR="001B3A64">
          <w:rPr>
            <w:rFonts w:hint="eastAsia"/>
          </w:rPr>
          <w:t>。</w:t>
        </w:r>
      </w:ins>
    </w:p>
    <w:p w:rsidR="001B3A64" w:rsidRDefault="001B3A64" w:rsidP="007D772C">
      <w:pPr>
        <w:pStyle w:val="12"/>
        <w:spacing w:after="240"/>
        <w:ind w:leftChars="0" w:left="0"/>
        <w:rPr>
          <w:ins w:id="6433" w:author="龍 Chris" w:date="2019-02-16T17:06:00Z"/>
        </w:rPr>
      </w:pPr>
      <w:ins w:id="6434" w:author="龍 Chris" w:date="2019-02-16T17:04:00Z">
        <w:r>
          <w:rPr>
            <w:rFonts w:hint="eastAsia"/>
          </w:rPr>
          <w:t>看看手上的木盒，他突然有一種生死無常，天地</w:t>
        </w:r>
      </w:ins>
      <w:ins w:id="6435" w:author="龍 Chris" w:date="2019-02-16T17:05:00Z">
        <w:r>
          <w:rPr>
            <w:rFonts w:hint="eastAsia"/>
          </w:rPr>
          <w:t>萬物多麼渺小的感覺；同時間，他也興起了一種</w:t>
        </w:r>
      </w:ins>
      <w:ins w:id="6436" w:author="龍 Chris" w:date="2019-02-16T17:06:00Z">
        <w:r>
          <w:rPr>
            <w:rFonts w:hint="eastAsia"/>
          </w:rPr>
          <w:t>不甘感。</w:t>
        </w:r>
      </w:ins>
    </w:p>
    <w:p w:rsidR="000F0075" w:rsidRDefault="001B3A64">
      <w:pPr>
        <w:pStyle w:val="12"/>
        <w:spacing w:after="240"/>
        <w:ind w:leftChars="0" w:left="0"/>
        <w:rPr>
          <w:ins w:id="6437" w:author="Administrator" w:date="2019-02-16T17:37:00Z"/>
        </w:rPr>
        <w:pPrChange w:id="6438" w:author="龍 Chris" w:date="2019-02-16T16:34:00Z">
          <w:pPr/>
        </w:pPrChange>
      </w:pPr>
      <w:ins w:id="6439" w:author="龍 Chris" w:date="2019-02-16T17:06:00Z">
        <w:r>
          <w:rPr>
            <w:rFonts w:hint="eastAsia"/>
          </w:rPr>
          <w:t>一直以來，他修仙都是為了復活父親，報仇</w:t>
        </w:r>
      </w:ins>
      <w:ins w:id="6440" w:author="龍 Chris" w:date="2019-02-16T17:08:00Z">
        <w:r>
          <w:rPr>
            <w:rFonts w:hint="eastAsia"/>
          </w:rPr>
          <w:t>雪恨，但在這一刻，他忘了所有，忘了一切，只有一種</w:t>
        </w:r>
      </w:ins>
      <w:ins w:id="6441" w:author="Administrator" w:date="2019-02-16T17:37:00Z">
        <w:r w:rsidR="00DC2FBA">
          <w:rPr>
            <w:rFonts w:hint="eastAsia"/>
          </w:rPr>
          <w:t>不甘的情懷佈滿心頭。</w:t>
        </w:r>
      </w:ins>
    </w:p>
    <w:p w:rsidR="000F0075" w:rsidRDefault="00DC2FBA">
      <w:pPr>
        <w:pStyle w:val="12"/>
        <w:spacing w:after="240"/>
        <w:ind w:leftChars="0" w:left="0"/>
        <w:rPr>
          <w:ins w:id="6442" w:author="Administrator" w:date="2019-02-16T17:39:00Z"/>
        </w:rPr>
        <w:pPrChange w:id="6443" w:author="龍 Chris" w:date="2019-02-16T16:34:00Z">
          <w:pPr/>
        </w:pPrChange>
      </w:pPr>
      <w:ins w:id="6444" w:author="Administrator" w:date="2019-02-16T17:37:00Z">
        <w:r>
          <w:rPr>
            <w:rFonts w:hint="eastAsia"/>
          </w:rPr>
          <w:t>不是</w:t>
        </w:r>
      </w:ins>
      <w:ins w:id="6445" w:author="Administrator" w:date="2019-02-16T17:38:00Z">
        <w:r>
          <w:rPr>
            <w:rFonts w:hint="eastAsia"/>
          </w:rPr>
          <w:t>為了誰，或恨誰，而是為了自己，為了爭一口氣，爭一片天，爭一個命運而不甘。</w:t>
        </w:r>
      </w:ins>
    </w:p>
    <w:p w:rsidR="000F0075" w:rsidRDefault="006D44A9">
      <w:pPr>
        <w:pStyle w:val="12"/>
        <w:spacing w:after="240"/>
        <w:ind w:leftChars="0" w:left="0"/>
        <w:rPr>
          <w:ins w:id="6446" w:author="Administrator" w:date="2019-02-16T17:41:00Z"/>
        </w:rPr>
        <w:pPrChange w:id="6447" w:author="龍 Chris" w:date="2019-02-16T16:34:00Z">
          <w:pPr/>
        </w:pPrChange>
      </w:pPr>
      <w:ins w:id="6448" w:author="Administrator" w:date="2019-02-16T17:39:00Z">
        <w:r>
          <w:rPr>
            <w:rFonts w:hint="eastAsia"/>
          </w:rPr>
          <w:t>我若</w:t>
        </w:r>
      </w:ins>
      <w:ins w:id="6449" w:author="Administrator" w:date="2019-02-16T17:40:00Z">
        <w:r>
          <w:rPr>
            <w:rFonts w:hint="eastAsia"/>
          </w:rPr>
          <w:t>自強，誰可以迫我低頭；我若不強，則</w:t>
        </w:r>
      </w:ins>
      <w:ins w:id="6450" w:author="Administrator" w:date="2019-02-16T17:55:00Z">
        <w:r w:rsidR="00F320F1">
          <w:rPr>
            <w:rFonts w:hint="eastAsia"/>
          </w:rPr>
          <w:t>淪為魚肉，</w:t>
        </w:r>
      </w:ins>
      <w:ins w:id="6451" w:author="Administrator" w:date="2019-02-16T17:40:00Z">
        <w:r>
          <w:rPr>
            <w:rFonts w:hint="eastAsia"/>
          </w:rPr>
          <w:t>任人刀俎；這道理他其實很早就懂，只是在這一</w:t>
        </w:r>
      </w:ins>
      <w:ins w:id="6452" w:author="Administrator" w:date="2019-02-16T17:41:00Z">
        <w:r>
          <w:rPr>
            <w:rFonts w:hint="eastAsia"/>
          </w:rPr>
          <w:t>刻，份外的感慨，份外的深刻體悟。</w:t>
        </w:r>
      </w:ins>
    </w:p>
    <w:p w:rsidR="000F0075" w:rsidRDefault="006D44A9">
      <w:pPr>
        <w:pStyle w:val="12"/>
        <w:spacing w:after="240"/>
        <w:ind w:leftChars="0" w:left="0"/>
        <w:rPr>
          <w:ins w:id="6453" w:author="Administrator" w:date="2019-02-16T17:47:00Z"/>
        </w:rPr>
        <w:pPrChange w:id="6454" w:author="龍 Chris" w:date="2019-02-16T16:34:00Z">
          <w:pPr/>
        </w:pPrChange>
      </w:pPr>
      <w:ins w:id="6455" w:author="Administrator" w:date="2019-02-16T17:41:00Z">
        <w:r>
          <w:rPr>
            <w:rFonts w:hint="eastAsia"/>
          </w:rPr>
          <w:t>恍然間，他感覺到自己</w:t>
        </w:r>
      </w:ins>
      <w:ins w:id="6456" w:author="Administrator" w:date="2019-02-16T19:18:00Z">
        <w:r w:rsidR="00734099">
          <w:rPr>
            <w:rFonts w:hint="eastAsia"/>
          </w:rPr>
          <w:t>丹田之中有股火苗在長，那火苗</w:t>
        </w:r>
      </w:ins>
      <w:ins w:id="6457" w:author="Administrator" w:date="2019-02-17T09:34:00Z">
        <w:r w:rsidR="0006070F">
          <w:rPr>
            <w:rFonts w:hint="eastAsia"/>
          </w:rPr>
          <w:t>燒</w:t>
        </w:r>
      </w:ins>
      <w:ins w:id="6458" w:author="Administrator" w:date="2019-02-16T19:19:00Z">
        <w:r w:rsidR="00734099">
          <w:rPr>
            <w:rFonts w:hint="eastAsia"/>
          </w:rPr>
          <w:t>著他的不甘浮出了他的體外，</w:t>
        </w:r>
      </w:ins>
      <w:ins w:id="6459" w:author="Administrator" w:date="2019-02-16T17:41:00Z">
        <w:r>
          <w:rPr>
            <w:rFonts w:hint="eastAsia"/>
          </w:rPr>
          <w:t>有如</w:t>
        </w:r>
      </w:ins>
      <w:ins w:id="6460" w:author="Administrator" w:date="2019-02-16T17:47:00Z">
        <w:r>
          <w:rPr>
            <w:rFonts w:hint="eastAsia"/>
          </w:rPr>
          <w:t>傳說中的靈魂出竅，腦中轟地一聲，身子飄飄然飛了起來。</w:t>
        </w:r>
      </w:ins>
    </w:p>
    <w:p w:rsidR="000F0075" w:rsidRDefault="006D44A9">
      <w:pPr>
        <w:pStyle w:val="12"/>
        <w:spacing w:after="240"/>
        <w:ind w:leftChars="0" w:left="0"/>
        <w:rPr>
          <w:ins w:id="6461" w:author="Administrator" w:date="2019-02-16T17:49:00Z"/>
        </w:rPr>
        <w:pPrChange w:id="6462" w:author="龍 Chris" w:date="2019-02-16T16:34:00Z">
          <w:pPr/>
        </w:pPrChange>
      </w:pPr>
      <w:ins w:id="6463" w:author="Administrator" w:date="2019-02-16T17:48:00Z">
        <w:r>
          <w:rPr>
            <w:rFonts w:hint="eastAsia"/>
          </w:rPr>
          <w:t>從這洞穴中，越飄越高，越蕩越遠，最後竟然飛出了洞穴，到了</w:t>
        </w:r>
      </w:ins>
      <w:ins w:id="6464" w:author="Administrator" w:date="2019-02-16T17:49:00Z">
        <w:r w:rsidR="00F320F1">
          <w:rPr>
            <w:rFonts w:hint="eastAsia"/>
          </w:rPr>
          <w:t>外面的天地之間。</w:t>
        </w:r>
      </w:ins>
    </w:p>
    <w:p w:rsidR="000F0075" w:rsidRDefault="00F320F1">
      <w:pPr>
        <w:pStyle w:val="12"/>
        <w:spacing w:after="240"/>
        <w:ind w:leftChars="0" w:left="0"/>
        <w:rPr>
          <w:ins w:id="6465" w:author="Administrator" w:date="2019-02-16T17:51:00Z"/>
        </w:rPr>
        <w:pPrChange w:id="6466" w:author="龍 Chris" w:date="2019-02-16T16:34:00Z">
          <w:pPr/>
        </w:pPrChange>
      </w:pPr>
      <w:ins w:id="6467" w:author="Administrator" w:date="2019-02-16T17:49:00Z">
        <w:r>
          <w:rPr>
            <w:rFonts w:hint="eastAsia"/>
          </w:rPr>
          <w:t>在這</w:t>
        </w:r>
      </w:ins>
      <w:ins w:id="6468" w:author="Administrator" w:date="2019-02-16T18:00:00Z">
        <w:r w:rsidR="00FE5B9E">
          <w:rPr>
            <w:rFonts w:hint="eastAsia"/>
          </w:rPr>
          <w:t>飄</w:t>
        </w:r>
      </w:ins>
      <w:ins w:id="6469" w:author="Administrator" w:date="2019-02-16T18:16:00Z">
        <w:r w:rsidR="00347FE0">
          <w:rPr>
            <w:rFonts w:hint="eastAsia"/>
          </w:rPr>
          <w:t>蕩</w:t>
        </w:r>
      </w:ins>
      <w:ins w:id="6470" w:author="Administrator" w:date="2019-02-16T18:00:00Z">
        <w:r w:rsidR="00FE5B9E">
          <w:rPr>
            <w:rFonts w:hint="eastAsia"/>
          </w:rPr>
          <w:t>之中</w:t>
        </w:r>
      </w:ins>
      <w:ins w:id="6471" w:author="Administrator" w:date="2019-02-16T17:49:00Z">
        <w:r>
          <w:rPr>
            <w:rFonts w:hint="eastAsia"/>
          </w:rPr>
          <w:t>，他看到了無數凡人，</w:t>
        </w:r>
      </w:ins>
      <w:ins w:id="6472" w:author="Administrator" w:date="2019-02-16T17:50:00Z">
        <w:r>
          <w:rPr>
            <w:rFonts w:hint="eastAsia"/>
          </w:rPr>
          <w:t>無數妖獸，在這天地間奔</w:t>
        </w:r>
      </w:ins>
      <w:ins w:id="6473" w:author="Administrator" w:date="2019-02-16T17:51:00Z">
        <w:r>
          <w:rPr>
            <w:rFonts w:hint="eastAsia"/>
          </w:rPr>
          <w:t>跑，</w:t>
        </w:r>
      </w:ins>
      <w:ins w:id="6474" w:author="Administrator" w:date="2019-02-16T17:53:00Z">
        <w:r>
          <w:rPr>
            <w:rFonts w:hint="eastAsia"/>
          </w:rPr>
          <w:t>休憩</w:t>
        </w:r>
      </w:ins>
      <w:ins w:id="6475" w:author="Administrator" w:date="2019-02-16T17:51:00Z">
        <w:r w:rsidR="0006070F">
          <w:rPr>
            <w:rFonts w:hint="eastAsia"/>
          </w:rPr>
          <w:t>，撕殺</w:t>
        </w:r>
      </w:ins>
      <w:ins w:id="6476" w:author="Administrator" w:date="2019-02-17T09:34:00Z">
        <w:r w:rsidR="0006070F">
          <w:rPr>
            <w:rFonts w:hint="eastAsia"/>
          </w:rPr>
          <w:t>，進食</w:t>
        </w:r>
      </w:ins>
      <w:ins w:id="6477" w:author="Administrator" w:date="2019-02-17T09:35:00Z">
        <w:r w:rsidR="0006070F">
          <w:rPr>
            <w:rFonts w:hint="eastAsia"/>
          </w:rPr>
          <w:t>，</w:t>
        </w:r>
      </w:ins>
      <w:ins w:id="6478" w:author="Administrator" w:date="2019-02-17T09:34:00Z">
        <w:r w:rsidR="0006070F">
          <w:rPr>
            <w:rFonts w:hint="eastAsia"/>
          </w:rPr>
          <w:t>只為了</w:t>
        </w:r>
      </w:ins>
      <w:ins w:id="6479" w:author="Administrator" w:date="2019-02-17T09:35:00Z">
        <w:r w:rsidR="0006070F">
          <w:rPr>
            <w:rFonts w:hint="eastAsia"/>
          </w:rPr>
          <w:t>生存下去，繁衍後代。</w:t>
        </w:r>
      </w:ins>
    </w:p>
    <w:p w:rsidR="000F0075" w:rsidRDefault="0006070F">
      <w:pPr>
        <w:pStyle w:val="12"/>
        <w:spacing w:after="240"/>
        <w:ind w:leftChars="0" w:left="0"/>
        <w:rPr>
          <w:ins w:id="6480" w:author="Administrator" w:date="2019-02-17T09:36:00Z"/>
        </w:rPr>
        <w:pPrChange w:id="6481" w:author="龍 Chris" w:date="2019-02-16T16:34:00Z">
          <w:pPr/>
        </w:pPrChange>
      </w:pPr>
      <w:ins w:id="6482" w:author="Administrator" w:date="2019-02-17T09:35:00Z">
        <w:r>
          <w:rPr>
            <w:rFonts w:hint="eastAsia"/>
          </w:rPr>
          <w:lastRenderedPageBreak/>
          <w:t>而</w:t>
        </w:r>
      </w:ins>
      <w:ins w:id="6483" w:author="Administrator" w:date="2019-02-16T17:52:00Z">
        <w:r w:rsidR="00F320F1">
          <w:rPr>
            <w:rFonts w:hint="eastAsia"/>
          </w:rPr>
          <w:t>那些花草樹木，</w:t>
        </w:r>
      </w:ins>
      <w:ins w:id="6484" w:author="Administrator" w:date="2019-02-16T17:57:00Z">
        <w:r w:rsidR="00F320F1">
          <w:rPr>
            <w:rFonts w:hint="eastAsia"/>
          </w:rPr>
          <w:t>山巒</w:t>
        </w:r>
      </w:ins>
      <w:ins w:id="6485" w:author="Administrator" w:date="2019-02-16T17:53:00Z">
        <w:r w:rsidR="00F320F1">
          <w:rPr>
            <w:rFonts w:hint="eastAsia"/>
          </w:rPr>
          <w:t>湖泊，</w:t>
        </w:r>
      </w:ins>
      <w:ins w:id="6486" w:author="Administrator" w:date="2019-02-17T09:35:00Z">
        <w:r>
          <w:rPr>
            <w:rFonts w:hint="eastAsia"/>
          </w:rPr>
          <w:t>大川海洋，雖沒有動靜，但也各自依著一種規</w:t>
        </w:r>
      </w:ins>
      <w:ins w:id="6487" w:author="Administrator" w:date="2019-02-17T09:36:00Z">
        <w:r>
          <w:rPr>
            <w:rFonts w:hint="eastAsia"/>
          </w:rPr>
          <w:t>律，在承先啟後，改變自身。</w:t>
        </w:r>
      </w:ins>
    </w:p>
    <w:p w:rsidR="000F0075" w:rsidRDefault="0006070F">
      <w:pPr>
        <w:pStyle w:val="12"/>
        <w:spacing w:after="240"/>
        <w:ind w:leftChars="0" w:left="0"/>
        <w:rPr>
          <w:ins w:id="6488" w:author="Administrator" w:date="2019-02-17T09:36:00Z"/>
        </w:rPr>
        <w:pPrChange w:id="6489" w:author="龍 Chris" w:date="2019-02-16T16:34:00Z">
          <w:pPr/>
        </w:pPrChange>
      </w:pPr>
      <w:ins w:id="6490" w:author="Administrator" w:date="2019-02-17T09:36:00Z">
        <w:r>
          <w:rPr>
            <w:rFonts w:hint="eastAsia"/>
          </w:rPr>
          <w:t>這</w:t>
        </w:r>
      </w:ins>
      <w:ins w:id="6491" w:author="Administrator" w:date="2019-02-16T17:58:00Z">
        <w:r>
          <w:rPr>
            <w:rFonts w:hint="eastAsia"/>
          </w:rPr>
          <w:t>世間萬物，</w:t>
        </w:r>
        <w:r w:rsidR="00F320F1">
          <w:rPr>
            <w:rFonts w:hint="eastAsia"/>
          </w:rPr>
          <w:t>無一不盡收眼裡</w:t>
        </w:r>
      </w:ins>
      <w:ins w:id="6492" w:author="Administrator" w:date="2019-02-17T09:36:00Z">
        <w:r>
          <w:rPr>
            <w:rFonts w:hint="eastAsia"/>
          </w:rPr>
          <w:t>。</w:t>
        </w:r>
      </w:ins>
    </w:p>
    <w:p w:rsidR="000F0075" w:rsidRDefault="00F320F1">
      <w:pPr>
        <w:pStyle w:val="12"/>
        <w:spacing w:after="240"/>
        <w:ind w:leftChars="0" w:left="0"/>
        <w:rPr>
          <w:ins w:id="6493" w:author="Administrator" w:date="2019-02-17T09:37:00Z"/>
        </w:rPr>
        <w:pPrChange w:id="6494" w:author="龍 Chris" w:date="2019-02-16T16:34:00Z">
          <w:pPr/>
        </w:pPrChange>
      </w:pPr>
      <w:ins w:id="6495" w:author="Administrator" w:date="2019-02-16T17:59:00Z">
        <w:r>
          <w:rPr>
            <w:rFonts w:hint="eastAsia"/>
          </w:rPr>
          <w:t>在他眼中，這</w:t>
        </w:r>
        <w:r w:rsidR="0006070F">
          <w:rPr>
            <w:rFonts w:hint="eastAsia"/>
          </w:rPr>
          <w:t>天地</w:t>
        </w:r>
        <w:r w:rsidR="00FE5B9E">
          <w:rPr>
            <w:rFonts w:hint="eastAsia"/>
          </w:rPr>
          <w:t>間，就有如</w:t>
        </w:r>
      </w:ins>
      <w:ins w:id="6496" w:author="Administrator" w:date="2019-02-16T18:03:00Z">
        <w:r w:rsidR="00FE5B9E">
          <w:rPr>
            <w:rFonts w:hint="eastAsia"/>
          </w:rPr>
          <w:t>一</w:t>
        </w:r>
      </w:ins>
      <w:ins w:id="6497" w:author="Administrator" w:date="2019-02-16T18:07:00Z">
        <w:r w:rsidR="0006070F">
          <w:rPr>
            <w:rFonts w:hint="eastAsia"/>
          </w:rPr>
          <w:t>張畫，</w:t>
        </w:r>
      </w:ins>
      <w:ins w:id="6498" w:author="Administrator" w:date="2019-02-17T09:37:00Z">
        <w:r w:rsidR="0006070F">
          <w:rPr>
            <w:rFonts w:hint="eastAsia"/>
          </w:rPr>
          <w:t>而天地萬物</w:t>
        </w:r>
      </w:ins>
      <w:ins w:id="6499" w:author="Administrator" w:date="2019-02-16T18:08:00Z">
        <w:r w:rsidR="0006070F">
          <w:rPr>
            <w:rFonts w:hint="eastAsia"/>
          </w:rPr>
          <w:t>，</w:t>
        </w:r>
      </w:ins>
      <w:ins w:id="6500" w:author="Administrator" w:date="2019-02-17T09:37:00Z">
        <w:r w:rsidR="0006070F">
          <w:rPr>
            <w:rFonts w:hint="eastAsia"/>
          </w:rPr>
          <w:t>就是這</w:t>
        </w:r>
      </w:ins>
      <w:ins w:id="6501" w:author="Administrator" w:date="2019-02-16T18:08:00Z">
        <w:r w:rsidR="0006070F">
          <w:rPr>
            <w:rFonts w:hint="eastAsia"/>
          </w:rPr>
          <w:t>畫中的圖案</w:t>
        </w:r>
      </w:ins>
      <w:ins w:id="6502" w:author="Administrator" w:date="2019-02-17T09:37:00Z">
        <w:r w:rsidR="0006070F">
          <w:rPr>
            <w:rFonts w:hint="eastAsia"/>
          </w:rPr>
          <w:t>。</w:t>
        </w:r>
      </w:ins>
    </w:p>
    <w:p w:rsidR="000F0075" w:rsidRDefault="0006070F">
      <w:pPr>
        <w:pStyle w:val="12"/>
        <w:spacing w:after="240"/>
        <w:ind w:leftChars="0" w:left="0"/>
        <w:rPr>
          <w:ins w:id="6503" w:author="Administrator" w:date="2019-02-16T18:14:00Z"/>
        </w:rPr>
        <w:pPrChange w:id="6504" w:author="龍 Chris" w:date="2019-02-16T16:34:00Z">
          <w:pPr/>
        </w:pPrChange>
      </w:pPr>
      <w:ins w:id="6505" w:author="Administrator" w:date="2019-02-17T09:37:00Z">
        <w:r>
          <w:rPr>
            <w:rFonts w:hint="eastAsia"/>
          </w:rPr>
          <w:t>在這畫上，有</w:t>
        </w:r>
      </w:ins>
      <w:ins w:id="6506" w:author="Administrator" w:date="2019-02-16T18:09:00Z">
        <w:r w:rsidR="00FE5B9E">
          <w:rPr>
            <w:rFonts w:hint="eastAsia"/>
          </w:rPr>
          <w:t>一股無形的力量，順著</w:t>
        </w:r>
      </w:ins>
      <w:ins w:id="6507" w:author="Administrator" w:date="2019-02-16T18:10:00Z">
        <w:r w:rsidR="00347FE0">
          <w:rPr>
            <w:rFonts w:hint="eastAsia"/>
          </w:rPr>
          <w:t>這幅畫</w:t>
        </w:r>
      </w:ins>
      <w:ins w:id="6508" w:author="Administrator" w:date="2019-02-16T18:09:00Z">
        <w:r w:rsidR="00FE5B9E">
          <w:rPr>
            <w:rFonts w:hint="eastAsia"/>
          </w:rPr>
          <w:t>，一點一滴的調整，一點一滴的</w:t>
        </w:r>
        <w:r w:rsidR="00347FE0">
          <w:rPr>
            <w:rFonts w:hint="eastAsia"/>
          </w:rPr>
          <w:t>改變</w:t>
        </w:r>
      </w:ins>
      <w:ins w:id="6509" w:author="Administrator" w:date="2019-02-16T18:10:00Z">
        <w:r w:rsidR="00347FE0">
          <w:rPr>
            <w:rFonts w:hint="eastAsia"/>
          </w:rPr>
          <w:t>，</w:t>
        </w:r>
      </w:ins>
      <w:ins w:id="6510" w:author="Administrator" w:date="2019-02-16T18:13:00Z">
        <w:r w:rsidR="00347FE0">
          <w:rPr>
            <w:rFonts w:hint="eastAsia"/>
          </w:rPr>
          <w:t>將畫上的圖案</w:t>
        </w:r>
      </w:ins>
      <w:ins w:id="6511" w:author="Administrator" w:date="2019-02-16T18:14:00Z">
        <w:r w:rsidR="00347FE0">
          <w:rPr>
            <w:rFonts w:hint="eastAsia"/>
          </w:rPr>
          <w:t>導向另一種面貌，或者說，是另一個那力量想要的結果。</w:t>
        </w:r>
      </w:ins>
    </w:p>
    <w:p w:rsidR="000F0075" w:rsidRDefault="00347FE0">
      <w:pPr>
        <w:pStyle w:val="12"/>
        <w:spacing w:after="240"/>
        <w:ind w:leftChars="0" w:left="0"/>
        <w:rPr>
          <w:ins w:id="6512" w:author="Administrator" w:date="2019-02-17T09:38:00Z"/>
        </w:rPr>
        <w:pPrChange w:id="6513" w:author="龍 Chris" w:date="2019-02-16T16:34:00Z">
          <w:pPr/>
        </w:pPrChange>
      </w:pPr>
      <w:ins w:id="6514" w:author="Administrator" w:date="2019-02-16T18:15:00Z">
        <w:r>
          <w:rPr>
            <w:rFonts w:hint="eastAsia"/>
          </w:rPr>
          <w:t>這股力量無蹤無息，</w:t>
        </w:r>
      </w:ins>
      <w:ins w:id="6515" w:author="Administrator" w:date="2019-02-17T09:37:00Z">
        <w:r w:rsidR="0006070F">
          <w:rPr>
            <w:rFonts w:hint="eastAsia"/>
          </w:rPr>
          <w:t>卻無所不在，當</w:t>
        </w:r>
      </w:ins>
      <w:ins w:id="6516" w:author="Administrator" w:date="2019-02-16T18:15:00Z">
        <w:r>
          <w:rPr>
            <w:rFonts w:hint="eastAsia"/>
          </w:rPr>
          <w:t>李龍飛</w:t>
        </w:r>
      </w:ins>
      <w:ins w:id="6517" w:author="Administrator" w:date="2019-02-17T09:37:00Z">
        <w:r w:rsidR="0006070F">
          <w:rPr>
            <w:rFonts w:hint="eastAsia"/>
          </w:rPr>
          <w:t>注意到這股力量時，他</w:t>
        </w:r>
      </w:ins>
      <w:ins w:id="6518" w:author="Administrator" w:date="2019-02-16T18:15:00Z">
        <w:r>
          <w:rPr>
            <w:rFonts w:hint="eastAsia"/>
          </w:rPr>
          <w:t>下意識想要追尋這力量的軌跡，也</w:t>
        </w:r>
      </w:ins>
      <w:ins w:id="6519" w:author="Administrator" w:date="2019-02-17T09:38:00Z">
        <w:r w:rsidR="0006070F">
          <w:rPr>
            <w:rFonts w:hint="eastAsia"/>
          </w:rPr>
          <w:t>怎樣也</w:t>
        </w:r>
      </w:ins>
      <w:ins w:id="6520" w:author="Administrator" w:date="2019-02-16T18:15:00Z">
        <w:r>
          <w:rPr>
            <w:rFonts w:hint="eastAsia"/>
          </w:rPr>
          <w:t>無法找到</w:t>
        </w:r>
      </w:ins>
      <w:ins w:id="6521" w:author="Administrator" w:date="2019-02-16T18:16:00Z">
        <w:r>
          <w:rPr>
            <w:rFonts w:hint="eastAsia"/>
          </w:rPr>
          <w:t>它的源頭。</w:t>
        </w:r>
      </w:ins>
    </w:p>
    <w:p w:rsidR="000F0075" w:rsidRDefault="0006070F">
      <w:pPr>
        <w:pStyle w:val="12"/>
        <w:spacing w:after="240"/>
        <w:ind w:leftChars="0" w:left="0"/>
        <w:rPr>
          <w:ins w:id="6522" w:author="Administrator" w:date="2019-02-17T09:39:00Z"/>
        </w:rPr>
        <w:pPrChange w:id="6523" w:author="龍 Chris" w:date="2019-02-16T16:34:00Z">
          <w:pPr/>
        </w:pPrChange>
      </w:pPr>
      <w:ins w:id="6524" w:author="Administrator" w:date="2019-02-17T09:38:00Z">
        <w:r>
          <w:rPr>
            <w:rFonts w:hint="eastAsia"/>
          </w:rPr>
          <w:t>他本來就是個固執而又</w:t>
        </w:r>
      </w:ins>
      <w:ins w:id="6525" w:author="Administrator" w:date="2019-02-17T09:39:00Z">
        <w:r>
          <w:rPr>
            <w:rFonts w:hint="eastAsia"/>
          </w:rPr>
          <w:t>傲拗的人，否則當年也不會履履不肯低頭認錯跟堅持己見。</w:t>
        </w:r>
      </w:ins>
    </w:p>
    <w:p w:rsidR="000F0075" w:rsidRDefault="0006070F">
      <w:pPr>
        <w:pStyle w:val="12"/>
        <w:spacing w:after="240"/>
        <w:ind w:leftChars="0" w:left="0"/>
        <w:rPr>
          <w:ins w:id="6526" w:author="Administrator" w:date="2019-02-16T18:17:00Z"/>
        </w:rPr>
        <w:pPrChange w:id="6527" w:author="龍 Chris" w:date="2019-02-16T16:34:00Z">
          <w:pPr/>
        </w:pPrChange>
      </w:pPr>
      <w:ins w:id="6528" w:author="Administrator" w:date="2019-02-17T09:39:00Z">
        <w:r>
          <w:rPr>
            <w:rFonts w:hint="eastAsia"/>
          </w:rPr>
          <w:t>此時本能想找力量的源頭</w:t>
        </w:r>
      </w:ins>
      <w:ins w:id="6529" w:author="Administrator" w:date="2019-02-17T09:40:00Z">
        <w:r>
          <w:rPr>
            <w:rFonts w:hint="eastAsia"/>
          </w:rPr>
          <w:t>卻又找不到，便</w:t>
        </w:r>
      </w:ins>
      <w:ins w:id="6530" w:author="Administrator" w:date="2019-02-16T18:16:00Z">
        <w:r w:rsidR="00347FE0">
          <w:rPr>
            <w:rFonts w:hint="eastAsia"/>
          </w:rPr>
          <w:t>不斷飄蕩，</w:t>
        </w:r>
      </w:ins>
      <w:ins w:id="6531" w:author="Administrator" w:date="2019-02-17T09:40:00Z">
        <w:r>
          <w:rPr>
            <w:rFonts w:hint="eastAsia"/>
          </w:rPr>
          <w:t>不肯放棄</w:t>
        </w:r>
      </w:ins>
      <w:ins w:id="6532" w:author="Administrator" w:date="2019-02-16T18:16:00Z">
        <w:r w:rsidR="00347FE0">
          <w:rPr>
            <w:rFonts w:hint="eastAsia"/>
          </w:rPr>
          <w:t>搜尋那股力量的根源</w:t>
        </w:r>
      </w:ins>
      <w:ins w:id="6533" w:author="Administrator" w:date="2019-02-16T18:17:00Z">
        <w:r w:rsidR="00347FE0">
          <w:rPr>
            <w:rFonts w:hint="eastAsia"/>
          </w:rPr>
          <w:t>。</w:t>
        </w:r>
      </w:ins>
    </w:p>
    <w:p w:rsidR="000F0075" w:rsidRDefault="00347FE0">
      <w:pPr>
        <w:pStyle w:val="12"/>
        <w:spacing w:after="240"/>
        <w:ind w:leftChars="0" w:left="0"/>
        <w:rPr>
          <w:ins w:id="6534" w:author="Administrator" w:date="2019-02-16T18:18:00Z"/>
        </w:rPr>
        <w:pPrChange w:id="6535" w:author="龍 Chris" w:date="2019-02-16T16:34:00Z">
          <w:pPr/>
        </w:pPrChange>
      </w:pPr>
      <w:ins w:id="6536" w:author="Administrator" w:date="2019-02-16T18:17:00Z">
        <w:r>
          <w:rPr>
            <w:rFonts w:hint="eastAsia"/>
          </w:rPr>
          <w:t>也不知道過了多久，</w:t>
        </w:r>
      </w:ins>
      <w:ins w:id="6537" w:author="Administrator" w:date="2019-02-16T18:18:00Z">
        <w:r>
          <w:rPr>
            <w:rFonts w:hint="eastAsia"/>
          </w:rPr>
          <w:t>彷彿是一萬年，又彷彿是一瞬間，在他飄蕩在天地間的某一刻，突然間，他看到了一個人。</w:t>
        </w:r>
      </w:ins>
    </w:p>
    <w:p w:rsidR="000F0075" w:rsidRDefault="00347FE0">
      <w:pPr>
        <w:pStyle w:val="12"/>
        <w:spacing w:after="240"/>
        <w:ind w:leftChars="0" w:left="0"/>
        <w:rPr>
          <w:ins w:id="6538" w:author="Administrator" w:date="2019-02-16T18:19:00Z"/>
        </w:rPr>
        <w:pPrChange w:id="6539" w:author="龍 Chris" w:date="2019-02-16T16:34:00Z">
          <w:pPr/>
        </w:pPrChange>
      </w:pPr>
      <w:ins w:id="6540" w:author="Administrator" w:date="2019-02-16T18:18:00Z">
        <w:r>
          <w:rPr>
            <w:rFonts w:hint="eastAsia"/>
          </w:rPr>
          <w:t>不，更精準的說，是他看到了一個</w:t>
        </w:r>
      </w:ins>
      <w:ins w:id="6541" w:author="Administrator" w:date="2019-02-16T18:19:00Z">
        <w:r>
          <w:rPr>
            <w:rFonts w:hint="eastAsia"/>
          </w:rPr>
          <w:t>修仙者。</w:t>
        </w:r>
      </w:ins>
    </w:p>
    <w:p w:rsidR="000F0075" w:rsidRDefault="00347FE0">
      <w:pPr>
        <w:pStyle w:val="12"/>
        <w:spacing w:after="240"/>
        <w:ind w:leftChars="0" w:left="0"/>
        <w:rPr>
          <w:ins w:id="6542" w:author="Administrator" w:date="2019-02-16T18:21:00Z"/>
        </w:rPr>
        <w:pPrChange w:id="6543" w:author="龍 Chris" w:date="2019-02-16T16:34:00Z">
          <w:pPr/>
        </w:pPrChange>
      </w:pPr>
      <w:ins w:id="6544" w:author="Administrator" w:date="2019-02-16T18:19:00Z">
        <w:r>
          <w:rPr>
            <w:rFonts w:hint="eastAsia"/>
          </w:rPr>
          <w:t>那是一處</w:t>
        </w:r>
      </w:ins>
      <w:ins w:id="6545" w:author="Administrator" w:date="2019-02-16T18:21:00Z">
        <w:r w:rsidR="00C62C3D">
          <w:rPr>
            <w:rFonts w:hint="eastAsia"/>
          </w:rPr>
          <w:t>仙煙</w:t>
        </w:r>
      </w:ins>
      <w:ins w:id="6546" w:author="Administrator" w:date="2019-02-16T18:19:00Z">
        <w:r>
          <w:rPr>
            <w:rFonts w:hint="eastAsia"/>
          </w:rPr>
          <w:t>裊裊的山巔，</w:t>
        </w:r>
      </w:ins>
      <w:ins w:id="6547" w:author="Administrator" w:date="2019-02-16T18:20:00Z">
        <w:r w:rsidR="00C62C3D">
          <w:rPr>
            <w:rFonts w:hint="eastAsia"/>
          </w:rPr>
          <w:t>整個山頂有如飄渺在雲海之上</w:t>
        </w:r>
      </w:ins>
      <w:ins w:id="6548" w:author="Administrator" w:date="2019-02-16T18:21:00Z">
        <w:r w:rsidR="00C62C3D">
          <w:rPr>
            <w:rFonts w:hint="eastAsia"/>
          </w:rPr>
          <w:t>，一位白髮老者正</w:t>
        </w:r>
      </w:ins>
      <w:ins w:id="6549" w:author="Administrator" w:date="2019-02-16T18:29:00Z">
        <w:r w:rsidR="00C62C3D">
          <w:rPr>
            <w:rFonts w:hint="eastAsia"/>
          </w:rPr>
          <w:t>閉目</w:t>
        </w:r>
      </w:ins>
      <w:ins w:id="6550" w:author="Administrator" w:date="2019-02-16T18:21:00Z">
        <w:r w:rsidR="00C62C3D">
          <w:rPr>
            <w:rFonts w:hint="eastAsia"/>
          </w:rPr>
          <w:t>坐在一顆巨石上。</w:t>
        </w:r>
      </w:ins>
    </w:p>
    <w:p w:rsidR="000F0075" w:rsidRDefault="00C62C3D">
      <w:pPr>
        <w:pStyle w:val="12"/>
        <w:spacing w:after="240"/>
        <w:ind w:leftChars="0" w:left="0"/>
        <w:rPr>
          <w:ins w:id="6551" w:author="Administrator" w:date="2019-02-16T18:23:00Z"/>
        </w:rPr>
        <w:pPrChange w:id="6552" w:author="龍 Chris" w:date="2019-02-16T16:34:00Z">
          <w:pPr/>
        </w:pPrChange>
      </w:pPr>
      <w:ins w:id="6553" w:author="Administrator" w:date="2019-02-16T18:21:00Z">
        <w:r>
          <w:rPr>
            <w:rFonts w:hint="eastAsia"/>
          </w:rPr>
          <w:t>他身旁無數法器</w:t>
        </w:r>
      </w:ins>
      <w:ins w:id="6554" w:author="Administrator" w:date="2019-02-16T18:22:00Z">
        <w:r>
          <w:rPr>
            <w:rFonts w:hint="eastAsia"/>
          </w:rPr>
          <w:t>擺設，任何一個都釋放著莫大的靈壓；倘若李龍飛不是處於一種渾渾噩噩的情況下，怕是遠遠稍一靠</w:t>
        </w:r>
      </w:ins>
      <w:ins w:id="6555" w:author="Administrator" w:date="2019-02-16T18:23:00Z">
        <w:r>
          <w:rPr>
            <w:rFonts w:hint="eastAsia"/>
          </w:rPr>
          <w:t>近，就被那靈壓給震得神魂不穩，走火入魔。</w:t>
        </w:r>
      </w:ins>
    </w:p>
    <w:p w:rsidR="000F0075" w:rsidRDefault="00C62C3D">
      <w:pPr>
        <w:pStyle w:val="12"/>
        <w:spacing w:after="240"/>
        <w:ind w:leftChars="0" w:left="0"/>
        <w:rPr>
          <w:ins w:id="6556" w:author="Administrator" w:date="2019-02-16T18:24:00Z"/>
        </w:rPr>
        <w:pPrChange w:id="6557" w:author="龍 Chris" w:date="2019-02-16T16:34:00Z">
          <w:pPr/>
        </w:pPrChange>
      </w:pPr>
      <w:ins w:id="6558" w:author="Administrator" w:date="2019-02-16T18:23:00Z">
        <w:r>
          <w:rPr>
            <w:rFonts w:hint="eastAsia"/>
          </w:rPr>
          <w:t>可是此時他身處一種詭異的</w:t>
        </w:r>
      </w:ins>
      <w:ins w:id="6559" w:author="Administrator" w:date="2019-02-16T18:24:00Z">
        <w:r w:rsidR="0006070F">
          <w:rPr>
            <w:rFonts w:hint="eastAsia"/>
          </w:rPr>
          <w:t>狀態下，這種狀態下別說肉身，就連</w:t>
        </w:r>
      </w:ins>
      <w:ins w:id="6560" w:author="Administrator" w:date="2019-02-17T09:41:00Z">
        <w:r w:rsidR="0006070F">
          <w:rPr>
            <w:rFonts w:hint="eastAsia"/>
          </w:rPr>
          <w:t>是不是</w:t>
        </w:r>
      </w:ins>
      <w:ins w:id="6561" w:author="Administrator" w:date="2019-02-16T18:24:00Z">
        <w:r w:rsidR="0006070F">
          <w:rPr>
            <w:rFonts w:hint="eastAsia"/>
          </w:rPr>
          <w:t>神魂都很難確定，因此反</w:t>
        </w:r>
      </w:ins>
      <w:ins w:id="6562" w:author="Administrator" w:date="2019-02-17T09:41:00Z">
        <w:r w:rsidR="0006070F">
          <w:rPr>
            <w:rFonts w:hint="eastAsia"/>
          </w:rPr>
          <w:t>倒</w:t>
        </w:r>
      </w:ins>
      <w:ins w:id="6563" w:author="Administrator" w:date="2019-02-16T18:24:00Z">
        <w:r w:rsidR="0006070F">
          <w:rPr>
            <w:rFonts w:hint="eastAsia"/>
          </w:rPr>
          <w:t>順利</w:t>
        </w:r>
      </w:ins>
      <w:ins w:id="6564" w:author="Administrator" w:date="2019-02-17T09:41:00Z">
        <w:r w:rsidR="0006070F">
          <w:rPr>
            <w:rFonts w:hint="eastAsia"/>
          </w:rPr>
          <w:t>地</w:t>
        </w:r>
      </w:ins>
      <w:ins w:id="6565" w:author="Administrator" w:date="2019-02-16T18:24:00Z">
        <w:r>
          <w:rPr>
            <w:rFonts w:hint="eastAsia"/>
          </w:rPr>
          <w:t>靠了過去。</w:t>
        </w:r>
      </w:ins>
    </w:p>
    <w:p w:rsidR="000F0075" w:rsidRDefault="0006070F">
      <w:pPr>
        <w:pStyle w:val="12"/>
        <w:spacing w:after="240"/>
        <w:ind w:leftChars="0" w:left="0"/>
        <w:rPr>
          <w:ins w:id="6566" w:author="Administrator" w:date="2019-02-16T18:29:00Z"/>
        </w:rPr>
        <w:pPrChange w:id="6567" w:author="龍 Chris" w:date="2019-02-16T16:34:00Z">
          <w:pPr/>
        </w:pPrChange>
      </w:pPr>
      <w:ins w:id="6568" w:author="Administrator" w:date="2019-02-16T18:24:00Z">
        <w:r>
          <w:rPr>
            <w:rFonts w:hint="eastAsia"/>
          </w:rPr>
          <w:t>就在他又要飄</w:t>
        </w:r>
      </w:ins>
      <w:ins w:id="6569" w:author="Administrator" w:date="2019-02-17T09:41:00Z">
        <w:r>
          <w:rPr>
            <w:rFonts w:hint="eastAsia"/>
          </w:rPr>
          <w:t>離</w:t>
        </w:r>
      </w:ins>
      <w:ins w:id="6570" w:author="Administrator" w:date="2019-02-16T18:24:00Z">
        <w:r w:rsidR="00C62C3D">
          <w:rPr>
            <w:rFonts w:hint="eastAsia"/>
          </w:rPr>
          <w:t>過此人</w:t>
        </w:r>
      </w:ins>
      <w:ins w:id="6571" w:author="Administrator" w:date="2019-02-16T18:25:00Z">
        <w:r w:rsidR="00C62C3D">
          <w:rPr>
            <w:rFonts w:hint="eastAsia"/>
          </w:rPr>
          <w:t>時，突然間，天空中烏雲密佈，</w:t>
        </w:r>
      </w:ins>
      <w:ins w:id="6572" w:author="Administrator" w:date="2019-02-16T18:28:00Z">
        <w:r w:rsidR="00C62C3D">
          <w:rPr>
            <w:rFonts w:hint="eastAsia"/>
          </w:rPr>
          <w:t>所有雲霧彷</w:t>
        </w:r>
      </w:ins>
      <w:ins w:id="6573" w:author="Administrator" w:date="2019-02-16T18:29:00Z">
        <w:r w:rsidR="00C62C3D">
          <w:rPr>
            <w:rFonts w:hint="eastAsia"/>
          </w:rPr>
          <w:t>彿被吸引過來似的，形成一個漏斗，捲了過來。</w:t>
        </w:r>
      </w:ins>
    </w:p>
    <w:p w:rsidR="000F0075" w:rsidRDefault="00C62C3D">
      <w:pPr>
        <w:pStyle w:val="12"/>
        <w:spacing w:after="240"/>
        <w:ind w:leftChars="0" w:left="0"/>
        <w:rPr>
          <w:ins w:id="6574" w:author="Administrator" w:date="2019-02-16T18:30:00Z"/>
        </w:rPr>
        <w:pPrChange w:id="6575" w:author="龍 Chris" w:date="2019-02-16T16:34:00Z">
          <w:pPr/>
        </w:pPrChange>
      </w:pPr>
      <w:ins w:id="6576" w:author="Administrator" w:date="2019-02-16T18:29:00Z">
        <w:r>
          <w:rPr>
            <w:rFonts w:hint="eastAsia"/>
          </w:rPr>
          <w:t>而那白髮老者，也在此時張開了</w:t>
        </w:r>
      </w:ins>
      <w:ins w:id="6577" w:author="Administrator" w:date="2019-02-16T18:30:00Z">
        <w:r w:rsidR="00191766">
          <w:rPr>
            <w:rFonts w:hint="eastAsia"/>
          </w:rPr>
          <w:t>眼，掐指操控起身邊</w:t>
        </w:r>
      </w:ins>
      <w:ins w:id="6578" w:author="Administrator" w:date="2019-02-17T09:41:00Z">
        <w:r w:rsidR="0006070F">
          <w:rPr>
            <w:rFonts w:hint="eastAsia"/>
          </w:rPr>
          <w:t>最近</w:t>
        </w:r>
      </w:ins>
      <w:ins w:id="6579" w:author="Administrator" w:date="2019-02-16T18:30:00Z">
        <w:r w:rsidR="00191766">
          <w:rPr>
            <w:rFonts w:hint="eastAsia"/>
          </w:rPr>
          <w:t>的</w:t>
        </w:r>
      </w:ins>
      <w:ins w:id="6580" w:author="Administrator" w:date="2019-02-17T09:41:00Z">
        <w:r w:rsidR="0006070F">
          <w:rPr>
            <w:rFonts w:hint="eastAsia"/>
          </w:rPr>
          <w:t>幾個</w:t>
        </w:r>
      </w:ins>
      <w:ins w:id="6581" w:author="Administrator" w:date="2019-02-16T18:30:00Z">
        <w:r w:rsidR="00191766">
          <w:rPr>
            <w:rFonts w:hint="eastAsia"/>
          </w:rPr>
          <w:t>法器，朝著天空之中一指。</w:t>
        </w:r>
      </w:ins>
    </w:p>
    <w:p w:rsidR="000F0075" w:rsidRDefault="00191766">
      <w:pPr>
        <w:pStyle w:val="12"/>
        <w:spacing w:after="240"/>
        <w:ind w:leftChars="0" w:left="0"/>
        <w:rPr>
          <w:ins w:id="6582" w:author="Administrator" w:date="2019-02-16T18:32:00Z"/>
        </w:rPr>
        <w:pPrChange w:id="6583" w:author="龍 Chris" w:date="2019-02-16T16:34:00Z">
          <w:pPr/>
        </w:pPrChange>
      </w:pPr>
      <w:ins w:id="6584" w:author="Administrator" w:date="2019-02-16T18:30:00Z">
        <w:r>
          <w:rPr>
            <w:rFonts w:hint="eastAsia"/>
          </w:rPr>
          <w:t>轟，一道</w:t>
        </w:r>
      </w:ins>
      <w:ins w:id="6585" w:author="Administrator" w:date="2019-02-16T18:31:00Z">
        <w:r>
          <w:rPr>
            <w:rFonts w:hint="eastAsia"/>
          </w:rPr>
          <w:t>銀白色的天雷猛然落下，正巧與其中一個法器撞得正著，</w:t>
        </w:r>
      </w:ins>
      <w:ins w:id="6586" w:author="Administrator" w:date="2019-02-16T18:32:00Z">
        <w:r>
          <w:rPr>
            <w:rFonts w:hint="eastAsia"/>
          </w:rPr>
          <w:t>碰一聲法器碎了一半，但那天雷也因此消散開來。</w:t>
        </w:r>
      </w:ins>
    </w:p>
    <w:p w:rsidR="000F0075" w:rsidRDefault="00191766">
      <w:pPr>
        <w:pStyle w:val="12"/>
        <w:spacing w:after="240"/>
        <w:ind w:leftChars="0" w:left="0"/>
        <w:rPr>
          <w:ins w:id="6587" w:author="Administrator" w:date="2019-02-16T18:34:00Z"/>
        </w:rPr>
        <w:pPrChange w:id="6588" w:author="龍 Chris" w:date="2019-02-16T16:34:00Z">
          <w:pPr/>
        </w:pPrChange>
      </w:pPr>
      <w:ins w:id="6589" w:author="Administrator" w:date="2019-02-16T18:32:00Z">
        <w:r>
          <w:rPr>
            <w:rFonts w:hint="eastAsia"/>
          </w:rPr>
          <w:t>李龍飛本來已經飄了過去，但此時被那雷聲</w:t>
        </w:r>
      </w:ins>
      <w:ins w:id="6590" w:author="Administrator" w:date="2019-02-16T18:33:00Z">
        <w:r>
          <w:rPr>
            <w:rFonts w:hint="eastAsia"/>
          </w:rPr>
          <w:t>吸引，身子不由得震了一下，跟著眼</w:t>
        </w:r>
        <w:r>
          <w:rPr>
            <w:rFonts w:hint="eastAsia"/>
          </w:rPr>
          <w:lastRenderedPageBreak/>
          <w:t>神中透出</w:t>
        </w:r>
      </w:ins>
      <w:ins w:id="6591" w:author="Administrator" w:date="2019-02-16T18:34:00Z">
        <w:r>
          <w:rPr>
            <w:rFonts w:hint="eastAsia"/>
          </w:rPr>
          <w:t>迷茫，順著雷聲看了過去。</w:t>
        </w:r>
      </w:ins>
    </w:p>
    <w:p w:rsidR="000F0075" w:rsidRDefault="00191766">
      <w:pPr>
        <w:pStyle w:val="12"/>
        <w:spacing w:after="240"/>
        <w:ind w:leftChars="0" w:left="0"/>
        <w:rPr>
          <w:ins w:id="6592" w:author="Administrator" w:date="2019-02-16T18:35:00Z"/>
        </w:rPr>
        <w:pPrChange w:id="6593" w:author="龍 Chris" w:date="2019-02-16T16:34:00Z">
          <w:pPr/>
        </w:pPrChange>
      </w:pPr>
      <w:ins w:id="6594" w:author="Administrator" w:date="2019-02-16T18:34:00Z">
        <w:r>
          <w:rPr>
            <w:rFonts w:hint="eastAsia"/>
          </w:rPr>
          <w:t>那老者好像對</w:t>
        </w:r>
      </w:ins>
      <w:ins w:id="6595" w:author="Administrator" w:date="2019-02-17T09:41:00Z">
        <w:r w:rsidR="0006070F">
          <w:rPr>
            <w:rFonts w:hint="eastAsia"/>
          </w:rPr>
          <w:t>於</w:t>
        </w:r>
      </w:ins>
      <w:ins w:id="6596" w:author="Administrator" w:date="2019-02-16T18:34:00Z">
        <w:r>
          <w:rPr>
            <w:rFonts w:hint="eastAsia"/>
          </w:rPr>
          <w:t>法器的碎裂早有預料，一點也不遲疑地掐</w:t>
        </w:r>
      </w:ins>
      <w:ins w:id="6597" w:author="Administrator" w:date="2019-02-16T18:35:00Z">
        <w:r>
          <w:rPr>
            <w:rFonts w:hint="eastAsia"/>
          </w:rPr>
          <w:t>指又是一個法器遞補而上。</w:t>
        </w:r>
      </w:ins>
    </w:p>
    <w:p w:rsidR="000F0075" w:rsidRDefault="00191766">
      <w:pPr>
        <w:pStyle w:val="12"/>
        <w:spacing w:after="240"/>
        <w:ind w:leftChars="0" w:left="0"/>
        <w:rPr>
          <w:ins w:id="6598" w:author="Administrator" w:date="2019-02-16T18:37:00Z"/>
        </w:rPr>
        <w:pPrChange w:id="6599" w:author="龍 Chris" w:date="2019-02-16T16:34:00Z">
          <w:pPr/>
        </w:pPrChange>
      </w:pPr>
      <w:ins w:id="6600" w:author="Administrator" w:date="2019-02-16T18:35:00Z">
        <w:r>
          <w:rPr>
            <w:rFonts w:hint="eastAsia"/>
          </w:rPr>
          <w:t>轟隆隆，再一道天雷落下，卻是</w:t>
        </w:r>
      </w:ins>
      <w:ins w:id="6601" w:author="Administrator" w:date="2019-02-16T18:36:00Z">
        <w:r>
          <w:rPr>
            <w:rFonts w:hint="eastAsia"/>
          </w:rPr>
          <w:t>另一道</w:t>
        </w:r>
      </w:ins>
      <w:ins w:id="6602" w:author="Administrator" w:date="2019-02-16T18:35:00Z">
        <w:r>
          <w:rPr>
            <w:rFonts w:hint="eastAsia"/>
          </w:rPr>
          <w:t>金色天雷</w:t>
        </w:r>
      </w:ins>
      <w:ins w:id="6603" w:author="Administrator" w:date="2019-02-16T18:36:00Z">
        <w:r>
          <w:rPr>
            <w:rFonts w:hint="eastAsia"/>
          </w:rPr>
          <w:t>與數個法器交鋒，</w:t>
        </w:r>
      </w:ins>
      <w:ins w:id="6604" w:author="Administrator" w:date="2019-02-16T18:37:00Z">
        <w:r>
          <w:rPr>
            <w:rFonts w:hint="eastAsia"/>
          </w:rPr>
          <w:t>誰也壓不下誰。</w:t>
        </w:r>
      </w:ins>
    </w:p>
    <w:p w:rsidR="000F0075" w:rsidRDefault="00191766">
      <w:pPr>
        <w:pStyle w:val="12"/>
        <w:spacing w:after="240"/>
        <w:ind w:leftChars="0" w:left="0"/>
        <w:rPr>
          <w:ins w:id="6605" w:author="Administrator" w:date="2019-02-16T18:38:00Z"/>
        </w:rPr>
        <w:pPrChange w:id="6606" w:author="龍 Chris" w:date="2019-02-16T16:34:00Z">
          <w:pPr/>
        </w:pPrChange>
      </w:pPr>
      <w:ins w:id="6607" w:author="Administrator" w:date="2019-02-16T18:37:00Z">
        <w:r>
          <w:rPr>
            <w:rFonts w:hint="eastAsia"/>
          </w:rPr>
          <w:t>就這樣，那老者身邊的法器不斷碎裂再補充，補充再碎裂，也不知道究竟</w:t>
        </w:r>
      </w:ins>
      <w:ins w:id="6608" w:author="Administrator" w:date="2019-02-16T18:38:00Z">
        <w:r>
          <w:rPr>
            <w:rFonts w:hint="eastAsia"/>
          </w:rPr>
          <w:t>落了幾道天雷下來，老者身邊的法器已經寥寥無幾，只剩數十個還完整浮在半空了。</w:t>
        </w:r>
      </w:ins>
    </w:p>
    <w:p w:rsidR="000F0075" w:rsidRDefault="00191766">
      <w:pPr>
        <w:pStyle w:val="12"/>
        <w:spacing w:after="240"/>
        <w:ind w:leftChars="0" w:left="0"/>
        <w:rPr>
          <w:ins w:id="6609" w:author="Administrator" w:date="2019-02-16T18:40:00Z"/>
        </w:rPr>
        <w:pPrChange w:id="6610" w:author="龍 Chris" w:date="2019-02-16T16:34:00Z">
          <w:pPr/>
        </w:pPrChange>
      </w:pPr>
      <w:ins w:id="6611" w:author="Administrator" w:date="2019-02-16T18:38:00Z">
        <w:r>
          <w:rPr>
            <w:rFonts w:hint="eastAsia"/>
          </w:rPr>
          <w:t>就在</w:t>
        </w:r>
      </w:ins>
      <w:ins w:id="6612" w:author="Administrator" w:date="2019-02-16T18:39:00Z">
        <w:r>
          <w:rPr>
            <w:rFonts w:hint="eastAsia"/>
          </w:rPr>
          <w:t>此時，突然天空中一道赤紅色的天雷落下，那老者第一次露出了一絲懼意，但跟著轉眼又義無反顧的</w:t>
        </w:r>
      </w:ins>
      <w:ins w:id="6613" w:author="Administrator" w:date="2019-02-16T18:40:00Z">
        <w:r w:rsidR="008F6A51">
          <w:rPr>
            <w:rFonts w:hint="eastAsia"/>
          </w:rPr>
          <w:t>帶著法器迎面而上。</w:t>
        </w:r>
      </w:ins>
    </w:p>
    <w:p w:rsidR="000F0075" w:rsidRDefault="00603129">
      <w:pPr>
        <w:pStyle w:val="12"/>
        <w:spacing w:after="240"/>
        <w:ind w:leftChars="0" w:left="0"/>
        <w:rPr>
          <w:ins w:id="6614" w:author="Administrator" w:date="2019-02-16T18:45:00Z"/>
        </w:rPr>
        <w:pPrChange w:id="6615" w:author="龍 Chris" w:date="2019-02-16T16:34:00Z">
          <w:pPr/>
        </w:pPrChange>
      </w:pPr>
      <w:ins w:id="6616" w:author="Administrator" w:date="2019-02-16T18:40:00Z">
        <w:r>
          <w:rPr>
            <w:rFonts w:hint="eastAsia"/>
          </w:rPr>
          <w:t>嘩啦啦一</w:t>
        </w:r>
        <w:r w:rsidR="008F6A51">
          <w:rPr>
            <w:rFonts w:hint="eastAsia"/>
          </w:rPr>
          <w:t>聲</w:t>
        </w:r>
      </w:ins>
      <w:ins w:id="6617" w:author="Administrator" w:date="2019-02-17T09:42:00Z">
        <w:r>
          <w:rPr>
            <w:rFonts w:hint="eastAsia"/>
          </w:rPr>
          <w:t>長響</w:t>
        </w:r>
      </w:ins>
      <w:ins w:id="6618" w:author="Administrator" w:date="2019-02-16T18:40:00Z">
        <w:r w:rsidR="008F6A51">
          <w:rPr>
            <w:rFonts w:hint="eastAsia"/>
          </w:rPr>
          <w:t>，那些法器</w:t>
        </w:r>
      </w:ins>
      <w:ins w:id="6619" w:author="Administrator" w:date="2019-02-16T18:43:00Z">
        <w:r w:rsidR="008F6A51">
          <w:rPr>
            <w:rFonts w:hint="eastAsia"/>
          </w:rPr>
          <w:t>遇到那紅色天雷</w:t>
        </w:r>
      </w:ins>
      <w:ins w:id="6620" w:author="Administrator" w:date="2019-02-16T18:44:00Z">
        <w:r w:rsidR="008F6A51">
          <w:rPr>
            <w:rFonts w:hint="eastAsia"/>
          </w:rPr>
          <w:t>紛紛</w:t>
        </w:r>
      </w:ins>
      <w:ins w:id="6621" w:author="Administrator" w:date="2019-02-16T18:43:00Z">
        <w:r w:rsidR="008F6A51">
          <w:rPr>
            <w:rFonts w:hint="eastAsia"/>
          </w:rPr>
          <w:t>化為碎片，</w:t>
        </w:r>
      </w:ins>
      <w:ins w:id="6622" w:author="Administrator" w:date="2019-02-16T18:44:00Z">
        <w:r w:rsidR="008F6A51">
          <w:rPr>
            <w:rFonts w:hint="eastAsia"/>
          </w:rPr>
          <w:t>竟是沒有任何一個可以抵抗得住的，任由它如</w:t>
        </w:r>
      </w:ins>
      <w:ins w:id="6623" w:author="Administrator" w:date="2019-02-16T18:45:00Z">
        <w:r w:rsidR="008F6A51">
          <w:rPr>
            <w:rFonts w:hint="eastAsia"/>
          </w:rPr>
          <w:t>摧枯拉朽般的往那老者擊去。</w:t>
        </w:r>
      </w:ins>
    </w:p>
    <w:p w:rsidR="000F0075" w:rsidRDefault="008F6A51">
      <w:pPr>
        <w:pStyle w:val="12"/>
        <w:spacing w:after="240"/>
        <w:ind w:leftChars="0" w:left="0"/>
        <w:rPr>
          <w:ins w:id="6624" w:author="Administrator" w:date="2019-02-16T18:47:00Z"/>
        </w:rPr>
        <w:pPrChange w:id="6625" w:author="龍 Chris" w:date="2019-02-16T16:34:00Z">
          <w:pPr/>
        </w:pPrChange>
      </w:pPr>
      <w:ins w:id="6626" w:author="Administrator" w:date="2019-02-16T18:45:00Z">
        <w:r>
          <w:rPr>
            <w:rFonts w:hint="eastAsia"/>
          </w:rPr>
          <w:t>那老者臉色大變，</w:t>
        </w:r>
      </w:ins>
      <w:ins w:id="6627" w:author="Administrator" w:date="2019-02-16T18:46:00Z">
        <w:r w:rsidR="00603129">
          <w:rPr>
            <w:rFonts w:hint="eastAsia"/>
          </w:rPr>
          <w:t>身子咻一聲往後飛去，跟著袖口一揮，一</w:t>
        </w:r>
      </w:ins>
      <w:ins w:id="6628" w:author="Administrator" w:date="2019-02-17T09:42:00Z">
        <w:r w:rsidR="00603129">
          <w:rPr>
            <w:rFonts w:hint="eastAsia"/>
          </w:rPr>
          <w:t>張張</w:t>
        </w:r>
      </w:ins>
      <w:ins w:id="6629" w:author="Administrator" w:date="2019-02-16T18:46:00Z">
        <w:r>
          <w:rPr>
            <w:rFonts w:hint="eastAsia"/>
          </w:rPr>
          <w:t>氣息猛烈的道符擋在他的身前</w:t>
        </w:r>
      </w:ins>
      <w:ins w:id="6630" w:author="Administrator" w:date="2019-02-16T18:47:00Z">
        <w:r>
          <w:rPr>
            <w:rFonts w:hint="eastAsia"/>
          </w:rPr>
          <w:t>，試圖截下那道紅色天雷。</w:t>
        </w:r>
      </w:ins>
    </w:p>
    <w:p w:rsidR="000F0075" w:rsidRDefault="00603129">
      <w:pPr>
        <w:pStyle w:val="12"/>
        <w:spacing w:after="240"/>
        <w:ind w:leftChars="0" w:left="0"/>
        <w:rPr>
          <w:ins w:id="6631" w:author="Administrator" w:date="2019-02-16T18:48:00Z"/>
        </w:rPr>
        <w:pPrChange w:id="6632" w:author="龍 Chris" w:date="2019-02-16T16:34:00Z">
          <w:pPr/>
        </w:pPrChange>
      </w:pPr>
      <w:ins w:id="6633" w:author="Administrator" w:date="2019-02-16T18:48:00Z">
        <w:r>
          <w:rPr>
            <w:rFonts w:hint="eastAsia"/>
          </w:rPr>
          <w:t>但那天雷卻依舊勢如破竹，將那</w:t>
        </w:r>
      </w:ins>
      <w:ins w:id="6634" w:author="Administrator" w:date="2019-02-17T09:42:00Z">
        <w:r>
          <w:rPr>
            <w:rFonts w:hint="eastAsia"/>
          </w:rPr>
          <w:t>些數以千計</w:t>
        </w:r>
      </w:ins>
      <w:ins w:id="6635" w:author="Administrator" w:date="2019-02-16T18:48:00Z">
        <w:r w:rsidR="008F6A51">
          <w:rPr>
            <w:rFonts w:hint="eastAsia"/>
          </w:rPr>
          <w:t>的道符給劃破開來。</w:t>
        </w:r>
      </w:ins>
    </w:p>
    <w:p w:rsidR="000F0075" w:rsidRDefault="008F6A51">
      <w:pPr>
        <w:pStyle w:val="12"/>
        <w:spacing w:after="240"/>
        <w:ind w:leftChars="0" w:left="0"/>
        <w:rPr>
          <w:ins w:id="6636" w:author="Administrator" w:date="2019-02-16T18:51:00Z"/>
        </w:rPr>
        <w:pPrChange w:id="6637" w:author="龍 Chris" w:date="2019-02-16T16:34:00Z">
          <w:pPr/>
        </w:pPrChange>
      </w:pPr>
      <w:ins w:id="6638" w:author="Administrator" w:date="2019-02-16T18:48:00Z">
        <w:r>
          <w:rPr>
            <w:rFonts w:hint="eastAsia"/>
          </w:rPr>
          <w:t>只</w:t>
        </w:r>
      </w:ins>
      <w:ins w:id="6639" w:author="Administrator" w:date="2019-02-16T18:49:00Z">
        <w:r>
          <w:rPr>
            <w:rFonts w:hint="eastAsia"/>
          </w:rPr>
          <w:t>不過，那</w:t>
        </w:r>
      </w:ins>
      <w:ins w:id="6640" w:author="Administrator" w:date="2019-02-17T09:43:00Z">
        <w:r w:rsidR="00603129">
          <w:rPr>
            <w:rFonts w:hint="eastAsia"/>
          </w:rPr>
          <w:t>些</w:t>
        </w:r>
      </w:ins>
      <w:ins w:id="6641" w:author="Administrator" w:date="2019-02-16T18:49:00Z">
        <w:r w:rsidR="00603129">
          <w:rPr>
            <w:rFonts w:hint="eastAsia"/>
          </w:rPr>
          <w:t>道符明顯比</w:t>
        </w:r>
        <w:r>
          <w:rPr>
            <w:rFonts w:hint="eastAsia"/>
          </w:rPr>
          <w:t>法器威力來得大得多，那紅色天雷雖然</w:t>
        </w:r>
      </w:ins>
      <w:ins w:id="6642" w:author="Administrator" w:date="2019-02-16T18:50:00Z">
        <w:r>
          <w:rPr>
            <w:rFonts w:hint="eastAsia"/>
          </w:rPr>
          <w:t>將道符給全都破開，但也</w:t>
        </w:r>
        <w:r w:rsidR="003126D5">
          <w:rPr>
            <w:rFonts w:hint="eastAsia"/>
          </w:rPr>
          <w:t>消耗殆盡，只剩下一絲針線般</w:t>
        </w:r>
      </w:ins>
      <w:ins w:id="6643" w:author="Administrator" w:date="2019-02-16T18:51:00Z">
        <w:r w:rsidR="003126D5">
          <w:rPr>
            <w:rFonts w:hint="eastAsia"/>
          </w:rPr>
          <w:t>大小的殘雷往老者飛去。</w:t>
        </w:r>
      </w:ins>
    </w:p>
    <w:p w:rsidR="000F0075" w:rsidRDefault="003126D5">
      <w:pPr>
        <w:pStyle w:val="12"/>
        <w:spacing w:after="240"/>
        <w:ind w:leftChars="0" w:left="0"/>
        <w:rPr>
          <w:ins w:id="6644" w:author="Administrator" w:date="2019-02-16T18:52:00Z"/>
        </w:rPr>
        <w:pPrChange w:id="6645" w:author="龍 Chris" w:date="2019-02-16T16:34:00Z">
          <w:pPr/>
        </w:pPrChange>
      </w:pPr>
      <w:ins w:id="6646" w:author="Administrator" w:date="2019-02-16T18:51:00Z">
        <w:r>
          <w:rPr>
            <w:rFonts w:hint="eastAsia"/>
          </w:rPr>
          <w:t>饒是如此，那老者仍不敢輕心，全身氣息散開，</w:t>
        </w:r>
      </w:ins>
      <w:ins w:id="6647" w:author="Administrator" w:date="2019-02-16T18:52:00Z">
        <w:r>
          <w:rPr>
            <w:rFonts w:hint="eastAsia"/>
          </w:rPr>
          <w:t>身上道袍鼓脹得有如氣球一般，然後才</w:t>
        </w:r>
      </w:ins>
      <w:ins w:id="6648" w:author="Administrator" w:date="2019-02-16T18:54:00Z">
        <w:r>
          <w:rPr>
            <w:rFonts w:hint="eastAsia"/>
          </w:rPr>
          <w:t>舉起右手</w:t>
        </w:r>
      </w:ins>
      <w:ins w:id="6649" w:author="Administrator" w:date="2019-02-16T18:52:00Z">
        <w:r>
          <w:rPr>
            <w:rFonts w:hint="eastAsia"/>
          </w:rPr>
          <w:t>往那殘雷一指。</w:t>
        </w:r>
      </w:ins>
    </w:p>
    <w:p w:rsidR="000F0075" w:rsidRDefault="003126D5">
      <w:pPr>
        <w:pStyle w:val="12"/>
        <w:spacing w:after="240"/>
        <w:ind w:leftChars="0" w:left="0"/>
        <w:rPr>
          <w:ins w:id="6650" w:author="Administrator" w:date="2019-02-16T18:55:00Z"/>
        </w:rPr>
        <w:pPrChange w:id="6651" w:author="龍 Chris" w:date="2019-02-16T16:34:00Z">
          <w:pPr/>
        </w:pPrChange>
      </w:pPr>
      <w:ins w:id="6652" w:author="Administrator" w:date="2019-02-16T18:53:00Z">
        <w:r>
          <w:rPr>
            <w:rFonts w:hint="eastAsia"/>
          </w:rPr>
          <w:t>滋地一聲，那殘雷與老者的食指相觸，頓時後者化為一截焦炭，跟著</w:t>
        </w:r>
      </w:ins>
      <w:ins w:id="6653" w:author="Administrator" w:date="2019-02-17T09:43:00Z">
        <w:r w:rsidR="00603129">
          <w:rPr>
            <w:rFonts w:hint="eastAsia"/>
          </w:rPr>
          <w:t>那燒焦處</w:t>
        </w:r>
      </w:ins>
      <w:ins w:id="6654" w:author="Administrator" w:date="2019-02-16T18:53:00Z">
        <w:r>
          <w:rPr>
            <w:rFonts w:hint="eastAsia"/>
          </w:rPr>
          <w:t>往老者手掌上</w:t>
        </w:r>
      </w:ins>
      <w:ins w:id="6655" w:author="Administrator" w:date="2019-02-16T18:55:00Z">
        <w:r>
          <w:rPr>
            <w:rFonts w:hint="eastAsia"/>
          </w:rPr>
          <w:t>侵襲</w:t>
        </w:r>
      </w:ins>
      <w:ins w:id="6656" w:author="Administrator" w:date="2019-02-16T18:54:00Z">
        <w:r>
          <w:rPr>
            <w:rFonts w:hint="eastAsia"/>
          </w:rPr>
          <w:t>過去</w:t>
        </w:r>
      </w:ins>
      <w:ins w:id="6657" w:author="Administrator" w:date="2019-02-16T18:55:00Z">
        <w:r>
          <w:rPr>
            <w:rFonts w:hint="eastAsia"/>
          </w:rPr>
          <w:t>。</w:t>
        </w:r>
      </w:ins>
    </w:p>
    <w:p w:rsidR="000F0075" w:rsidRDefault="003126D5">
      <w:pPr>
        <w:pStyle w:val="12"/>
        <w:spacing w:after="240"/>
        <w:ind w:leftChars="0" w:left="0"/>
        <w:rPr>
          <w:ins w:id="6658" w:author="Administrator" w:date="2019-02-17T09:43:00Z"/>
        </w:rPr>
        <w:pPrChange w:id="6659" w:author="龍 Chris" w:date="2019-02-16T16:34:00Z">
          <w:pPr/>
        </w:pPrChange>
      </w:pPr>
      <w:ins w:id="6660" w:author="Administrator" w:date="2019-02-16T18:54:00Z">
        <w:r>
          <w:rPr>
            <w:rFonts w:hint="eastAsia"/>
          </w:rPr>
          <w:t>但老者早有準備，眼中厲色一閃，左手畫掌為刃，往右手食指一砍，將那截</w:t>
        </w:r>
      </w:ins>
      <w:ins w:id="6661" w:author="Administrator" w:date="2019-02-16T18:55:00Z">
        <w:r>
          <w:rPr>
            <w:rFonts w:hint="eastAsia"/>
          </w:rPr>
          <w:t>焦碳斬了下來，這才阻止了殘雷的繼續侵襲。</w:t>
        </w:r>
      </w:ins>
    </w:p>
    <w:p w:rsidR="000F0075" w:rsidRDefault="00603129">
      <w:pPr>
        <w:pStyle w:val="12"/>
        <w:spacing w:after="240"/>
        <w:ind w:leftChars="0" w:left="0"/>
        <w:rPr>
          <w:ins w:id="6662" w:author="Administrator" w:date="2019-02-17T09:45:00Z"/>
        </w:rPr>
        <w:pPrChange w:id="6663" w:author="龍 Chris" w:date="2019-02-16T16:34:00Z">
          <w:pPr/>
        </w:pPrChange>
      </w:pPr>
      <w:ins w:id="6664" w:author="Administrator" w:date="2019-02-17T09:43:00Z">
        <w:r>
          <w:rPr>
            <w:rFonts w:hint="eastAsia"/>
          </w:rPr>
          <w:t>原</w:t>
        </w:r>
      </w:ins>
      <w:ins w:id="6665" w:author="Administrator" w:date="2019-02-17T09:44:00Z">
        <w:r>
          <w:rPr>
            <w:rFonts w:hint="eastAsia"/>
          </w:rPr>
          <w:t>本修仙之人斷肢殘骸不算些甚麼，只要不殞落，總有辦法復原，尤甚那老者的境界看起來</w:t>
        </w:r>
      </w:ins>
      <w:ins w:id="6666" w:author="Administrator" w:date="2019-02-17T09:45:00Z">
        <w:r>
          <w:rPr>
            <w:rFonts w:hint="eastAsia"/>
          </w:rPr>
          <w:t>頗高，一根指頭的重生應該是輕而易舉的事。</w:t>
        </w:r>
      </w:ins>
    </w:p>
    <w:p w:rsidR="000F0075" w:rsidRDefault="00603129">
      <w:pPr>
        <w:pStyle w:val="12"/>
        <w:spacing w:after="240"/>
        <w:ind w:leftChars="0" w:left="0"/>
        <w:rPr>
          <w:ins w:id="6667" w:author="Administrator" w:date="2019-02-16T18:46:00Z"/>
        </w:rPr>
        <w:pPrChange w:id="6668" w:author="龍 Chris" w:date="2019-02-16T16:34:00Z">
          <w:pPr/>
        </w:pPrChange>
      </w:pPr>
      <w:ins w:id="6669" w:author="Administrator" w:date="2019-02-17T09:45:00Z">
        <w:r>
          <w:rPr>
            <w:rFonts w:hint="eastAsia"/>
          </w:rPr>
          <w:t>但那</w:t>
        </w:r>
      </w:ins>
      <w:ins w:id="6670" w:author="Administrator" w:date="2019-02-17T09:46:00Z">
        <w:r>
          <w:rPr>
            <w:rFonts w:hint="eastAsia"/>
          </w:rPr>
          <w:t>焦灼顯然帶著一些不可名的力量，即使老者</w:t>
        </w:r>
      </w:ins>
      <w:ins w:id="6671" w:author="Administrator" w:date="2019-02-17T09:47:00Z">
        <w:r>
          <w:rPr>
            <w:rFonts w:hint="eastAsia"/>
          </w:rPr>
          <w:t>境界再強，也無法讓斷肢再度生長出來。</w:t>
        </w:r>
      </w:ins>
    </w:p>
    <w:p w:rsidR="000F0075" w:rsidRDefault="00603129">
      <w:pPr>
        <w:pStyle w:val="12"/>
        <w:spacing w:after="240"/>
        <w:ind w:leftChars="0" w:left="0"/>
        <w:rPr>
          <w:ins w:id="6672" w:author="Administrator" w:date="2019-02-16T18:57:00Z"/>
        </w:rPr>
        <w:pPrChange w:id="6673" w:author="龍 Chris" w:date="2019-02-16T16:34:00Z">
          <w:pPr/>
        </w:pPrChange>
      </w:pPr>
      <w:ins w:id="6674" w:author="Administrator" w:date="2019-02-17T09:47:00Z">
        <w:r>
          <w:rPr>
            <w:rFonts w:hint="eastAsia"/>
          </w:rPr>
          <w:t>饒是如此</w:t>
        </w:r>
      </w:ins>
      <w:ins w:id="6675" w:author="Administrator" w:date="2019-02-16T18:55:00Z">
        <w:r w:rsidR="003126D5">
          <w:rPr>
            <w:rFonts w:hint="eastAsia"/>
          </w:rPr>
          <w:t>，那老者</w:t>
        </w:r>
      </w:ins>
      <w:ins w:id="6676" w:author="Administrator" w:date="2019-02-17T09:47:00Z">
        <w:r>
          <w:rPr>
            <w:rFonts w:hint="eastAsia"/>
          </w:rPr>
          <w:t>也沒有任何不愉，</w:t>
        </w:r>
      </w:ins>
      <w:ins w:id="6677" w:author="Administrator" w:date="2019-02-17T09:48:00Z">
        <w:r>
          <w:rPr>
            <w:rFonts w:hint="eastAsia"/>
          </w:rPr>
          <w:t>反而</w:t>
        </w:r>
      </w:ins>
      <w:ins w:id="6678" w:author="Administrator" w:date="2019-02-16T18:55:00Z">
        <w:r w:rsidR="003126D5">
          <w:rPr>
            <w:rFonts w:hint="eastAsia"/>
          </w:rPr>
          <w:t>鬆了口氣，長噓一聲，跟著頓了一</w:t>
        </w:r>
      </w:ins>
      <w:ins w:id="6679" w:author="Administrator" w:date="2019-02-16T18:56:00Z">
        <w:r w:rsidR="00640230">
          <w:rPr>
            <w:rFonts w:hint="eastAsia"/>
          </w:rPr>
          <w:t>頓，仰天朝笑，「哈哈哈哈…我天極子終於突破</w:t>
        </w:r>
      </w:ins>
      <w:ins w:id="6680" w:author="Administrator" w:date="2019-03-23T13:23:00Z">
        <w:r w:rsidR="00640230">
          <w:rPr>
            <w:rFonts w:hint="eastAsia"/>
          </w:rPr>
          <w:t>凝仙</w:t>
        </w:r>
      </w:ins>
      <w:ins w:id="6681" w:author="Administrator" w:date="2019-02-16T18:56:00Z">
        <w:r w:rsidR="003126D5">
          <w:rPr>
            <w:rFonts w:hint="eastAsia"/>
          </w:rPr>
          <w:t>，</w:t>
        </w:r>
      </w:ins>
      <w:ins w:id="6682" w:author="Administrator" w:date="2019-02-16T18:57:00Z">
        <w:r w:rsidR="003126D5">
          <w:rPr>
            <w:rFonts w:hint="eastAsia"/>
          </w:rPr>
          <w:t>踏入問道…哈哈哈哈…」</w:t>
        </w:r>
      </w:ins>
    </w:p>
    <w:p w:rsidR="000F0075" w:rsidRDefault="003126D5">
      <w:pPr>
        <w:pStyle w:val="12"/>
        <w:spacing w:after="240"/>
        <w:ind w:leftChars="0" w:left="0"/>
        <w:rPr>
          <w:ins w:id="6683" w:author="Administrator" w:date="2019-02-16T18:58:00Z"/>
        </w:rPr>
        <w:pPrChange w:id="6684" w:author="龍 Chris" w:date="2019-02-16T16:34:00Z">
          <w:pPr/>
        </w:pPrChange>
      </w:pPr>
      <w:ins w:id="6685" w:author="Administrator" w:date="2019-02-16T18:57:00Z">
        <w:r>
          <w:rPr>
            <w:rFonts w:hint="eastAsia"/>
          </w:rPr>
          <w:t>「從此這天地之間，還</w:t>
        </w:r>
      </w:ins>
      <w:ins w:id="6686" w:author="Administrator" w:date="2019-02-16T18:58:00Z">
        <w:r>
          <w:rPr>
            <w:rFonts w:hint="eastAsia"/>
          </w:rPr>
          <w:t>有幾人</w:t>
        </w:r>
      </w:ins>
      <w:ins w:id="6687" w:author="Administrator" w:date="2019-02-16T18:57:00Z">
        <w:r>
          <w:rPr>
            <w:rFonts w:hint="eastAsia"/>
          </w:rPr>
          <w:t>可以</w:t>
        </w:r>
      </w:ins>
      <w:ins w:id="6688" w:author="Administrator" w:date="2019-02-16T18:58:00Z">
        <w:r>
          <w:rPr>
            <w:rFonts w:hint="eastAsia"/>
          </w:rPr>
          <w:t>與我相比…還有幾人…哈哈哈哈…」</w:t>
        </w:r>
      </w:ins>
    </w:p>
    <w:p w:rsidR="000F0075" w:rsidRDefault="003126D5">
      <w:pPr>
        <w:pStyle w:val="12"/>
        <w:spacing w:after="240"/>
        <w:ind w:leftChars="0" w:left="0"/>
        <w:rPr>
          <w:ins w:id="6689" w:author="Administrator" w:date="2019-02-16T18:59:00Z"/>
        </w:rPr>
        <w:pPrChange w:id="6690" w:author="龍 Chris" w:date="2019-02-16T16:34:00Z">
          <w:pPr/>
        </w:pPrChange>
      </w:pPr>
      <w:ins w:id="6691" w:author="Administrator" w:date="2019-02-16T18:58:00Z">
        <w:r>
          <w:rPr>
            <w:rFonts w:hint="eastAsia"/>
          </w:rPr>
          <w:lastRenderedPageBreak/>
          <w:t>就在他暢懷大笑時，突然間，天上的烏雲彷彿被</w:t>
        </w:r>
      </w:ins>
      <w:ins w:id="6692" w:author="Administrator" w:date="2019-02-17T09:48:00Z">
        <w:r w:rsidR="00603129">
          <w:rPr>
            <w:rFonts w:hint="eastAsia"/>
          </w:rPr>
          <w:t>他這句給激怒</w:t>
        </w:r>
      </w:ins>
      <w:ins w:id="6693" w:author="Administrator" w:date="2019-02-16T18:59:00Z">
        <w:r>
          <w:rPr>
            <w:rFonts w:hint="eastAsia"/>
          </w:rPr>
          <w:t>似的，猛然一縮，跟著全部凝聚在一起，轟一聲化為一道黑雷，蓄勢待發就要迎頭劈下。</w:t>
        </w:r>
      </w:ins>
    </w:p>
    <w:p w:rsidR="000F0075" w:rsidRDefault="003126D5">
      <w:pPr>
        <w:pStyle w:val="12"/>
        <w:spacing w:after="240"/>
        <w:ind w:leftChars="0" w:left="0"/>
        <w:rPr>
          <w:ins w:id="6694" w:author="Administrator" w:date="2019-02-16T19:01:00Z"/>
        </w:rPr>
        <w:pPrChange w:id="6695" w:author="龍 Chris" w:date="2019-02-16T16:34:00Z">
          <w:pPr/>
        </w:pPrChange>
      </w:pPr>
      <w:ins w:id="6696" w:author="Administrator" w:date="2019-02-16T18:59:00Z">
        <w:r>
          <w:rPr>
            <w:rFonts w:hint="eastAsia"/>
          </w:rPr>
          <w:t>那天極子見狀，</w:t>
        </w:r>
      </w:ins>
      <w:ins w:id="6697" w:author="Administrator" w:date="2019-02-17T09:49:00Z">
        <w:r w:rsidR="00603129">
          <w:rPr>
            <w:rFonts w:hint="eastAsia"/>
          </w:rPr>
          <w:t>長笑聲</w:t>
        </w:r>
      </w:ins>
      <w:ins w:id="6698" w:author="Administrator" w:date="2019-02-17T09:51:00Z">
        <w:r w:rsidR="00603129">
          <w:rPr>
            <w:rFonts w:hint="eastAsia"/>
          </w:rPr>
          <w:t>戛然而止，</w:t>
        </w:r>
      </w:ins>
      <w:ins w:id="6699" w:author="Administrator" w:date="2019-02-16T19:00:00Z">
        <w:r>
          <w:rPr>
            <w:rFonts w:hint="eastAsia"/>
          </w:rPr>
          <w:t>目瞪口呆，不敢相信地從口中</w:t>
        </w:r>
        <w:r w:rsidR="00110CA6">
          <w:rPr>
            <w:rFonts w:hint="eastAsia"/>
          </w:rPr>
          <w:t>擠出幾個字來，「黑…黑雷，怎</w:t>
        </w:r>
      </w:ins>
      <w:ins w:id="6700" w:author="Administrator" w:date="2019-02-17T09:52:00Z">
        <w:r w:rsidR="00603129">
          <w:rPr>
            <w:rFonts w:hint="eastAsia"/>
          </w:rPr>
          <w:t>…</w:t>
        </w:r>
      </w:ins>
      <w:ins w:id="6701" w:author="Administrator" w:date="2019-02-16T19:00:00Z">
        <w:r w:rsidR="00110CA6">
          <w:rPr>
            <w:rFonts w:hint="eastAsia"/>
          </w:rPr>
          <w:t>麼會…</w:t>
        </w:r>
      </w:ins>
      <w:ins w:id="6702" w:author="Administrator" w:date="2019-02-17T09:52:00Z">
        <w:r w:rsidR="00603129">
          <w:rPr>
            <w:rFonts w:hint="eastAsia"/>
          </w:rPr>
          <w:t>不過是突破</w:t>
        </w:r>
      </w:ins>
      <w:ins w:id="6703" w:author="Administrator" w:date="2019-02-16T19:00:00Z">
        <w:r w:rsidR="00110CA6">
          <w:rPr>
            <w:rFonts w:hint="eastAsia"/>
          </w:rPr>
          <w:t>問</w:t>
        </w:r>
      </w:ins>
      <w:ins w:id="6704" w:author="Administrator" w:date="2019-02-16T19:01:00Z">
        <w:r w:rsidR="00110CA6">
          <w:rPr>
            <w:rFonts w:hint="eastAsia"/>
          </w:rPr>
          <w:t>道</w:t>
        </w:r>
      </w:ins>
      <w:ins w:id="6705" w:author="Administrator" w:date="2019-02-17T09:52:00Z">
        <w:r w:rsidR="00603129">
          <w:rPr>
            <w:rFonts w:hint="eastAsia"/>
          </w:rPr>
          <w:t>而已…</w:t>
        </w:r>
      </w:ins>
      <w:ins w:id="6706" w:author="Administrator" w:date="2019-02-16T19:01:00Z">
        <w:r w:rsidR="00110CA6">
          <w:rPr>
            <w:rFonts w:hint="eastAsia"/>
          </w:rPr>
          <w:t>怎麼會有黑雷出現…」</w:t>
        </w:r>
      </w:ins>
    </w:p>
    <w:p w:rsidR="000F0075" w:rsidRDefault="00881E48">
      <w:pPr>
        <w:pStyle w:val="12"/>
        <w:spacing w:after="240"/>
        <w:ind w:leftChars="0" w:left="0"/>
        <w:rPr>
          <w:ins w:id="6707" w:author="Administrator" w:date="2019-02-16T19:02:00Z"/>
        </w:rPr>
        <w:pPrChange w:id="6708" w:author="龍 Chris" w:date="2019-02-16T16:34:00Z">
          <w:pPr/>
        </w:pPrChange>
      </w:pPr>
      <w:ins w:id="6709" w:author="Administrator" w:date="2019-02-16T19:01:00Z">
        <w:r>
          <w:rPr>
            <w:rFonts w:hint="eastAsia"/>
          </w:rPr>
          <w:t>但</w:t>
        </w:r>
      </w:ins>
      <w:ins w:id="6710" w:author="Administrator" w:date="2019-02-17T09:52:00Z">
        <w:r>
          <w:rPr>
            <w:rFonts w:hint="eastAsia"/>
          </w:rPr>
          <w:t>那半空的</w:t>
        </w:r>
      </w:ins>
      <w:ins w:id="6711" w:author="Administrator" w:date="2019-02-16T19:01:00Z">
        <w:r w:rsidR="00110CA6">
          <w:rPr>
            <w:rFonts w:hint="eastAsia"/>
          </w:rPr>
          <w:t>黑雷跟本沒有給他回答</w:t>
        </w:r>
      </w:ins>
      <w:ins w:id="6712" w:author="Administrator" w:date="2019-02-17T09:52:00Z">
        <w:r>
          <w:rPr>
            <w:rFonts w:hint="eastAsia"/>
          </w:rPr>
          <w:t>的</w:t>
        </w:r>
      </w:ins>
      <w:ins w:id="6713" w:author="Administrator" w:date="2019-02-16T19:01:00Z">
        <w:r w:rsidR="00110CA6">
          <w:rPr>
            <w:rFonts w:hint="eastAsia"/>
          </w:rPr>
          <w:t>可能，轟一聲就朝他剎那</w:t>
        </w:r>
      </w:ins>
      <w:ins w:id="6714" w:author="Administrator" w:date="2019-02-16T19:02:00Z">
        <w:r w:rsidR="00110CA6">
          <w:rPr>
            <w:rFonts w:hint="eastAsia"/>
          </w:rPr>
          <w:t>劈下。</w:t>
        </w:r>
      </w:ins>
    </w:p>
    <w:p w:rsidR="000F0075" w:rsidRDefault="00110CA6">
      <w:pPr>
        <w:pStyle w:val="12"/>
        <w:spacing w:after="240"/>
        <w:ind w:leftChars="0" w:left="0"/>
        <w:rPr>
          <w:ins w:id="6715" w:author="Administrator" w:date="2019-02-16T19:03:00Z"/>
        </w:rPr>
        <w:pPrChange w:id="6716" w:author="龍 Chris" w:date="2019-02-16T16:34:00Z">
          <w:pPr/>
        </w:pPrChange>
      </w:pPr>
      <w:ins w:id="6717" w:author="Administrator" w:date="2019-02-16T19:02:00Z">
        <w:r>
          <w:rPr>
            <w:rFonts w:hint="eastAsia"/>
          </w:rPr>
          <w:t>原本這一切李龍飛只不過是個迷茫的旁觀者，可就在那黑雷劈下的一剎那，他頓時感受到一直</w:t>
        </w:r>
      </w:ins>
      <w:ins w:id="6718" w:author="Administrator" w:date="2019-02-16T19:03:00Z">
        <w:r>
          <w:rPr>
            <w:rFonts w:hint="eastAsia"/>
          </w:rPr>
          <w:t>在找的那股無形力量。</w:t>
        </w:r>
      </w:ins>
    </w:p>
    <w:p w:rsidR="000F0075" w:rsidRDefault="00110CA6">
      <w:pPr>
        <w:pStyle w:val="12"/>
        <w:spacing w:after="240"/>
        <w:ind w:leftChars="0" w:left="0"/>
        <w:rPr>
          <w:ins w:id="6719" w:author="Administrator" w:date="2019-02-16T19:04:00Z"/>
        </w:rPr>
        <w:pPrChange w:id="6720" w:author="龍 Chris" w:date="2019-02-16T16:34:00Z">
          <w:pPr/>
        </w:pPrChange>
      </w:pPr>
      <w:ins w:id="6721" w:author="Administrator" w:date="2019-02-16T19:03:00Z">
        <w:r>
          <w:rPr>
            <w:rFonts w:hint="eastAsia"/>
          </w:rPr>
          <w:t>他眼神猛然閃爍著</w:t>
        </w:r>
      </w:ins>
      <w:ins w:id="6722" w:author="Administrator" w:date="2019-02-16T19:04:00Z">
        <w:r>
          <w:rPr>
            <w:rFonts w:hint="eastAsia"/>
          </w:rPr>
          <w:t>明亮之光，跟著死死地盯著那凝聚出黑雷</w:t>
        </w:r>
      </w:ins>
      <w:ins w:id="6723" w:author="Administrator" w:date="2019-02-17T09:53:00Z">
        <w:r w:rsidR="00881E48">
          <w:rPr>
            <w:rFonts w:hint="eastAsia"/>
          </w:rPr>
          <w:t>的地方</w:t>
        </w:r>
      </w:ins>
      <w:ins w:id="6724" w:author="Administrator" w:date="2019-02-16T19:04:00Z">
        <w:r>
          <w:rPr>
            <w:rFonts w:hint="eastAsia"/>
          </w:rPr>
          <w:t>。</w:t>
        </w:r>
      </w:ins>
    </w:p>
    <w:p w:rsidR="000F0075" w:rsidRDefault="00110CA6">
      <w:pPr>
        <w:pStyle w:val="12"/>
        <w:spacing w:after="240"/>
        <w:ind w:leftChars="0" w:left="0"/>
        <w:rPr>
          <w:ins w:id="6725" w:author="Administrator" w:date="2019-02-16T19:06:00Z"/>
        </w:rPr>
        <w:pPrChange w:id="6726" w:author="龍 Chris" w:date="2019-02-16T16:34:00Z">
          <w:pPr/>
        </w:pPrChange>
      </w:pPr>
      <w:ins w:id="6727" w:author="Administrator" w:date="2019-02-16T19:04:00Z">
        <w:r>
          <w:rPr>
            <w:rFonts w:hint="eastAsia"/>
          </w:rPr>
          <w:t>在那烏雲之中，</w:t>
        </w:r>
      </w:ins>
      <w:ins w:id="6728" w:author="Administrator" w:date="2019-02-17T09:53:00Z">
        <w:r w:rsidR="00881E48">
          <w:rPr>
            <w:rFonts w:hint="eastAsia"/>
          </w:rPr>
          <w:t>有一</w:t>
        </w:r>
      </w:ins>
      <w:ins w:id="6729" w:author="Administrator" w:date="2019-02-16T19:04:00Z">
        <w:r>
          <w:rPr>
            <w:rFonts w:hint="eastAsia"/>
          </w:rPr>
          <w:t>股無形的力量</w:t>
        </w:r>
      </w:ins>
      <w:ins w:id="6730" w:author="Administrator" w:date="2019-02-16T19:05:00Z">
        <w:r w:rsidR="00881E48">
          <w:rPr>
            <w:rFonts w:hint="eastAsia"/>
          </w:rPr>
          <w:t>只出現了一瞬間，好</w:t>
        </w:r>
      </w:ins>
      <w:ins w:id="6731" w:author="Administrator" w:date="2019-02-17T09:53:00Z">
        <w:r w:rsidR="00881E48">
          <w:rPr>
            <w:rFonts w:hint="eastAsia"/>
          </w:rPr>
          <w:t>像有</w:t>
        </w:r>
      </w:ins>
      <w:ins w:id="6732" w:author="Administrator" w:date="2019-02-16T19:06:00Z">
        <w:r>
          <w:rPr>
            <w:rFonts w:hint="eastAsia"/>
          </w:rPr>
          <w:t>隻筆在那瞬間以天地為畫布</w:t>
        </w:r>
      </w:ins>
      <w:ins w:id="6733" w:author="Administrator" w:date="2019-02-17T09:53:00Z">
        <w:r w:rsidR="00881E48">
          <w:rPr>
            <w:rFonts w:hint="eastAsia"/>
          </w:rPr>
          <w:t>，</w:t>
        </w:r>
      </w:ins>
      <w:ins w:id="6734" w:author="Administrator" w:date="2019-02-16T19:06:00Z">
        <w:r>
          <w:rPr>
            <w:rFonts w:hint="eastAsia"/>
          </w:rPr>
          <w:t>在布上畫了一道閃電，跟著又提筆離開似的。</w:t>
        </w:r>
      </w:ins>
    </w:p>
    <w:p w:rsidR="000F0075" w:rsidRDefault="00110CA6">
      <w:pPr>
        <w:pStyle w:val="12"/>
        <w:spacing w:after="240"/>
        <w:ind w:leftChars="0" w:left="0"/>
        <w:rPr>
          <w:ins w:id="6735" w:author="Administrator" w:date="2019-02-16T19:08:00Z"/>
        </w:rPr>
        <w:pPrChange w:id="6736" w:author="龍 Chris" w:date="2019-02-16T16:34:00Z">
          <w:pPr/>
        </w:pPrChange>
      </w:pPr>
      <w:ins w:id="6737" w:author="Administrator" w:date="2019-02-16T19:06:00Z">
        <w:r>
          <w:rPr>
            <w:rFonts w:hint="eastAsia"/>
          </w:rPr>
          <w:t>但</w:t>
        </w:r>
      </w:ins>
      <w:ins w:id="6738" w:author="Administrator" w:date="2019-02-16T19:07:00Z">
        <w:r>
          <w:rPr>
            <w:rFonts w:hint="eastAsia"/>
          </w:rPr>
          <w:t>在那作畫的一瞬間，李龍飛的的確確感受到了</w:t>
        </w:r>
        <w:r w:rsidR="00881E48">
          <w:rPr>
            <w:rFonts w:hint="eastAsia"/>
          </w:rPr>
          <w:t>那力量，雖然他也不知道那是甚麼，但他卻很直覺</w:t>
        </w:r>
      </w:ins>
      <w:ins w:id="6739" w:author="Administrator" w:date="2019-02-17T09:53:00Z">
        <w:r w:rsidR="00881E48">
          <w:rPr>
            <w:rFonts w:hint="eastAsia"/>
          </w:rPr>
          <w:t>的</w:t>
        </w:r>
      </w:ins>
      <w:ins w:id="6740" w:author="Administrator" w:date="2019-02-16T19:07:00Z">
        <w:r w:rsidR="00881E48">
          <w:rPr>
            <w:rFonts w:hint="eastAsia"/>
          </w:rPr>
          <w:t>知道，要</w:t>
        </w:r>
      </w:ins>
      <w:ins w:id="6741" w:author="Administrator" w:date="2019-02-17T09:54:00Z">
        <w:r w:rsidR="00881E48">
          <w:rPr>
            <w:rFonts w:hint="eastAsia"/>
          </w:rPr>
          <w:t>想</w:t>
        </w:r>
      </w:ins>
      <w:ins w:id="6742" w:author="Administrator" w:date="2019-02-16T19:07:00Z">
        <w:r>
          <w:rPr>
            <w:rFonts w:hint="eastAsia"/>
          </w:rPr>
          <w:t>不被那力量左右，那自己就</w:t>
        </w:r>
      </w:ins>
      <w:ins w:id="6743" w:author="Administrator" w:date="2019-02-17T09:54:00Z">
        <w:r w:rsidR="00881E48">
          <w:rPr>
            <w:rFonts w:hint="eastAsia"/>
          </w:rPr>
          <w:t>得</w:t>
        </w:r>
      </w:ins>
      <w:ins w:id="6744" w:author="Administrator" w:date="2019-02-16T19:08:00Z">
        <w:r w:rsidR="00881E48">
          <w:rPr>
            <w:rFonts w:hint="eastAsia"/>
          </w:rPr>
          <w:t>跳脫這畫布，而不再是畫中的一個圖案</w:t>
        </w:r>
      </w:ins>
      <w:ins w:id="6745" w:author="Administrator" w:date="2019-02-17T09:54:00Z">
        <w:r w:rsidR="00881E48">
          <w:rPr>
            <w:rFonts w:hint="eastAsia"/>
          </w:rPr>
          <w:t>才行</w:t>
        </w:r>
      </w:ins>
      <w:ins w:id="6746" w:author="Administrator" w:date="2019-02-16T19:08:00Z">
        <w:r>
          <w:rPr>
            <w:rFonts w:hint="eastAsia"/>
          </w:rPr>
          <w:t>。</w:t>
        </w:r>
      </w:ins>
    </w:p>
    <w:p w:rsidR="000F0075" w:rsidRDefault="00881E48">
      <w:pPr>
        <w:pStyle w:val="12"/>
        <w:spacing w:after="240"/>
        <w:ind w:leftChars="0" w:left="0"/>
        <w:rPr>
          <w:ins w:id="6747" w:author="Administrator" w:date="2019-02-16T19:09:00Z"/>
        </w:rPr>
        <w:pPrChange w:id="6748" w:author="龍 Chris" w:date="2019-02-16T16:34:00Z">
          <w:pPr/>
        </w:pPrChange>
      </w:pPr>
      <w:ins w:id="6749" w:author="Administrator" w:date="2019-02-16T19:08:00Z">
        <w:r>
          <w:rPr>
            <w:rFonts w:hint="eastAsia"/>
          </w:rPr>
          <w:t>轟隆隆，</w:t>
        </w:r>
      </w:ins>
      <w:ins w:id="6750" w:author="Administrator" w:date="2019-02-17T09:54:00Z">
        <w:r>
          <w:rPr>
            <w:rFonts w:hint="eastAsia"/>
          </w:rPr>
          <w:t>些</w:t>
        </w:r>
      </w:ins>
      <w:ins w:id="6751" w:author="Administrator" w:date="2019-02-16T19:08:00Z">
        <w:r w:rsidR="00110CA6">
          <w:rPr>
            <w:rFonts w:hint="eastAsia"/>
          </w:rPr>
          <w:t>許是被李龍飛這念頭</w:t>
        </w:r>
      </w:ins>
      <w:ins w:id="6752" w:author="Administrator" w:date="2019-02-16T19:09:00Z">
        <w:r>
          <w:rPr>
            <w:rFonts w:hint="eastAsia"/>
          </w:rPr>
          <w:t>給</w:t>
        </w:r>
      </w:ins>
      <w:ins w:id="6753" w:author="Administrator" w:date="2019-02-17T09:54:00Z">
        <w:r>
          <w:rPr>
            <w:rFonts w:hint="eastAsia"/>
          </w:rPr>
          <w:t>震</w:t>
        </w:r>
      </w:ins>
      <w:ins w:id="6754" w:author="Administrator" w:date="2019-02-16T19:09:00Z">
        <w:r w:rsidR="00110CA6">
          <w:rPr>
            <w:rFonts w:hint="eastAsia"/>
          </w:rPr>
          <w:t>怒了，那道黑雷本來是往那老者轟去，但卻在最後一刻</w:t>
        </w:r>
      </w:ins>
      <w:ins w:id="6755" w:author="Administrator" w:date="2019-02-17T09:54:00Z">
        <w:r>
          <w:rPr>
            <w:rFonts w:hint="eastAsia"/>
          </w:rPr>
          <w:t>來了</w:t>
        </w:r>
      </w:ins>
      <w:ins w:id="6756" w:author="Administrator" w:date="2019-02-16T19:09:00Z">
        <w:r w:rsidR="00110CA6">
          <w:rPr>
            <w:rFonts w:hint="eastAsia"/>
          </w:rPr>
          <w:t>一個大轉彎，往李龍飛這劈來。</w:t>
        </w:r>
      </w:ins>
    </w:p>
    <w:p w:rsidR="000F0075" w:rsidRDefault="00881E48">
      <w:pPr>
        <w:pStyle w:val="12"/>
        <w:spacing w:after="240"/>
        <w:ind w:leftChars="0" w:left="0"/>
        <w:rPr>
          <w:ins w:id="6757" w:author="Administrator" w:date="2019-02-17T09:56:00Z"/>
        </w:rPr>
        <w:pPrChange w:id="6758" w:author="龍 Chris" w:date="2019-02-16T16:34:00Z">
          <w:pPr/>
        </w:pPrChange>
      </w:pPr>
      <w:ins w:id="6759" w:author="Administrator" w:date="2019-02-17T09:54:00Z">
        <w:r>
          <w:rPr>
            <w:rFonts w:hint="eastAsia"/>
          </w:rPr>
          <w:t>尚未及體，外</w:t>
        </w:r>
      </w:ins>
      <w:ins w:id="6760" w:author="Administrator" w:date="2019-02-17T09:59:00Z">
        <w:r>
          <w:rPr>
            <w:rFonts w:hint="eastAsia"/>
          </w:rPr>
          <w:t>圍</w:t>
        </w:r>
      </w:ins>
      <w:ins w:id="6761" w:author="Administrator" w:date="2019-02-17T09:54:00Z">
        <w:r>
          <w:rPr>
            <w:rFonts w:hint="eastAsia"/>
          </w:rPr>
          <w:t>的不少</w:t>
        </w:r>
      </w:ins>
      <w:ins w:id="6762" w:author="Administrator" w:date="2019-02-17T09:55:00Z">
        <w:r>
          <w:rPr>
            <w:rFonts w:hint="eastAsia"/>
          </w:rPr>
          <w:t>殘雷便</w:t>
        </w:r>
      </w:ins>
      <w:ins w:id="6763" w:author="Administrator" w:date="2019-02-16T19:10:00Z">
        <w:r w:rsidR="00110CA6">
          <w:rPr>
            <w:rFonts w:hint="eastAsia"/>
          </w:rPr>
          <w:t>滋一聲</w:t>
        </w:r>
      </w:ins>
      <w:ins w:id="6764" w:author="Administrator" w:date="2019-02-17T09:55:00Z">
        <w:r>
          <w:rPr>
            <w:rFonts w:hint="eastAsia"/>
          </w:rPr>
          <w:t>打在了李龍飛身上</w:t>
        </w:r>
      </w:ins>
      <w:ins w:id="6765" w:author="Administrator" w:date="2019-02-16T19:10:00Z">
        <w:r>
          <w:rPr>
            <w:rFonts w:hint="eastAsia"/>
          </w:rPr>
          <w:t>，李龍飛只覺得眼前一片昏暗，跟著自己的</w:t>
        </w:r>
      </w:ins>
      <w:ins w:id="6766" w:author="Administrator" w:date="2019-02-17T09:55:00Z">
        <w:r>
          <w:rPr>
            <w:rFonts w:hint="eastAsia"/>
          </w:rPr>
          <w:t>意識便</w:t>
        </w:r>
      </w:ins>
      <w:ins w:id="6767" w:author="Administrator" w:date="2019-02-16T19:10:00Z">
        <w:r>
          <w:rPr>
            <w:rFonts w:hint="eastAsia"/>
          </w:rPr>
          <w:t>剎那</w:t>
        </w:r>
      </w:ins>
      <w:ins w:id="6768" w:author="Administrator" w:date="2019-02-17T09:55:00Z">
        <w:r>
          <w:rPr>
            <w:rFonts w:hint="eastAsia"/>
          </w:rPr>
          <w:t>而退，</w:t>
        </w:r>
      </w:ins>
      <w:ins w:id="6769" w:author="Administrator" w:date="2019-02-16T19:10:00Z">
        <w:r>
          <w:rPr>
            <w:rFonts w:hint="eastAsia"/>
          </w:rPr>
          <w:t>倒捲而回</w:t>
        </w:r>
      </w:ins>
      <w:ins w:id="6770" w:author="Administrator" w:date="2019-02-17T09:55:00Z">
        <w:r>
          <w:rPr>
            <w:rFonts w:hint="eastAsia"/>
          </w:rPr>
          <w:t>。</w:t>
        </w:r>
      </w:ins>
    </w:p>
    <w:p w:rsidR="000F0075" w:rsidRDefault="00C26107">
      <w:pPr>
        <w:pStyle w:val="12"/>
        <w:spacing w:after="240"/>
        <w:ind w:leftChars="0" w:left="0"/>
        <w:rPr>
          <w:ins w:id="6771" w:author="Administrator" w:date="2019-02-16T19:11:00Z"/>
        </w:rPr>
        <w:pPrChange w:id="6772" w:author="龍 Chris" w:date="2019-02-16T16:34:00Z">
          <w:pPr/>
        </w:pPrChange>
      </w:pPr>
      <w:ins w:id="6773" w:author="Administrator" w:date="2019-02-16T19:10:00Z">
        <w:r>
          <w:rPr>
            <w:rFonts w:hint="eastAsia"/>
          </w:rPr>
          <w:t>山巔</w:t>
        </w:r>
      </w:ins>
      <w:ins w:id="6774" w:author="Administrator" w:date="2019-02-17T09:56:00Z">
        <w:r w:rsidR="00881E48">
          <w:rPr>
            <w:rFonts w:hint="eastAsia"/>
          </w:rPr>
          <w:t>，在他眼中，由一片大地急速縮小，跟著化做</w:t>
        </w:r>
      </w:ins>
      <w:ins w:id="6775" w:author="Administrator" w:date="2019-02-17T09:57:00Z">
        <w:r w:rsidR="00881E48">
          <w:rPr>
            <w:rFonts w:hint="eastAsia"/>
          </w:rPr>
          <w:t>巴掌之大，最後微不可見遠</w:t>
        </w:r>
      </w:ins>
      <w:ins w:id="6776" w:author="Administrator" w:date="2019-02-17T09:58:00Z">
        <w:r w:rsidR="00881E48">
          <w:rPr>
            <w:rFonts w:hint="eastAsia"/>
          </w:rPr>
          <w:t>遠</w:t>
        </w:r>
      </w:ins>
      <w:ins w:id="6777" w:author="Administrator" w:date="2019-02-17T09:57:00Z">
        <w:r w:rsidR="00881E48">
          <w:rPr>
            <w:rFonts w:hint="eastAsia"/>
          </w:rPr>
          <w:t>離去，而自己則幾乎在瞬間，便由</w:t>
        </w:r>
      </w:ins>
      <w:ins w:id="6778" w:author="Administrator" w:date="2019-02-16T19:11:00Z">
        <w:r>
          <w:rPr>
            <w:rFonts w:hint="eastAsia"/>
          </w:rPr>
          <w:t>山洞之外，回到山洞之中，最終落回身體，一閃即逝。</w:t>
        </w:r>
      </w:ins>
    </w:p>
    <w:p w:rsidR="000F0075" w:rsidRDefault="00C26107">
      <w:pPr>
        <w:pStyle w:val="12"/>
        <w:spacing w:after="240"/>
        <w:ind w:leftChars="0" w:left="0"/>
        <w:rPr>
          <w:ins w:id="6779" w:author="Administrator" w:date="2019-02-16T19:13:00Z"/>
        </w:rPr>
        <w:pPrChange w:id="6780" w:author="龍 Chris" w:date="2019-02-16T16:34:00Z">
          <w:pPr/>
        </w:pPrChange>
      </w:pPr>
      <w:ins w:id="6781" w:author="Administrator" w:date="2019-02-16T19:12:00Z">
        <w:r>
          <w:rPr>
            <w:rFonts w:hint="eastAsia"/>
          </w:rPr>
          <w:t>唯獨那老者</w:t>
        </w:r>
      </w:ins>
      <w:ins w:id="6782" w:author="Administrator" w:date="2019-02-16T19:13:00Z">
        <w:r>
          <w:rPr>
            <w:rFonts w:hint="eastAsia"/>
          </w:rPr>
          <w:t>兀自</w:t>
        </w:r>
      </w:ins>
      <w:ins w:id="6783" w:author="Administrator" w:date="2019-02-16T19:12:00Z">
        <w:r>
          <w:rPr>
            <w:rFonts w:hint="eastAsia"/>
          </w:rPr>
          <w:t>在那山巔之</w:t>
        </w:r>
      </w:ins>
      <w:ins w:id="6784" w:author="Administrator" w:date="2019-02-16T19:13:00Z">
        <w:r>
          <w:rPr>
            <w:rFonts w:hint="eastAsia"/>
          </w:rPr>
          <w:t>上</w:t>
        </w:r>
      </w:ins>
      <w:ins w:id="6785" w:author="Administrator" w:date="2019-02-16T19:12:00Z">
        <w:r>
          <w:rPr>
            <w:rFonts w:hint="eastAsia"/>
          </w:rPr>
          <w:t>，整個人都嚇出了一身冷汗，將長袍個透了個濕，</w:t>
        </w:r>
      </w:ins>
      <w:ins w:id="6786" w:author="Administrator" w:date="2019-02-16T19:13:00Z">
        <w:r>
          <w:rPr>
            <w:rFonts w:hint="eastAsia"/>
          </w:rPr>
          <w:t>疑惑著最後那道天雷怎麼突然轉彎去了，而且還飛到了天邊之外。</w:t>
        </w:r>
      </w:ins>
    </w:p>
    <w:p w:rsidR="000F0075" w:rsidRDefault="00C26107">
      <w:pPr>
        <w:pStyle w:val="12"/>
        <w:spacing w:after="240"/>
        <w:ind w:leftChars="0" w:left="0"/>
        <w:rPr>
          <w:ins w:id="6787" w:author="Administrator" w:date="2019-02-16T19:14:00Z"/>
        </w:rPr>
        <w:pPrChange w:id="6788" w:author="龍 Chris" w:date="2019-02-16T16:34:00Z">
          <w:pPr/>
        </w:pPrChange>
      </w:pPr>
      <w:ins w:id="6789" w:author="Administrator" w:date="2019-02-16T19:13:00Z">
        <w:r>
          <w:rPr>
            <w:rFonts w:hint="eastAsia"/>
          </w:rPr>
          <w:t>良久，他才朝那黑雷飛</w:t>
        </w:r>
      </w:ins>
      <w:ins w:id="6790" w:author="Administrator" w:date="2019-02-16T19:14:00Z">
        <w:r w:rsidR="00881E48">
          <w:rPr>
            <w:rFonts w:hint="eastAsia"/>
          </w:rPr>
          <w:t>去的方向深深一拜，跟著盤腿坐下來好好休養</w:t>
        </w:r>
        <w:r>
          <w:rPr>
            <w:rFonts w:hint="eastAsia"/>
          </w:rPr>
          <w:t>。</w:t>
        </w:r>
      </w:ins>
    </w:p>
    <w:p w:rsidR="000F0075" w:rsidRDefault="00881E48">
      <w:pPr>
        <w:pStyle w:val="12"/>
        <w:spacing w:after="240"/>
        <w:ind w:leftChars="0" w:left="0"/>
        <w:rPr>
          <w:ins w:id="6791" w:author="Administrator" w:date="2019-02-17T10:00:00Z"/>
        </w:rPr>
        <w:pPrChange w:id="6792" w:author="龍 Chris" w:date="2019-02-16T16:34:00Z">
          <w:pPr/>
        </w:pPrChange>
      </w:pPr>
      <w:ins w:id="6793" w:author="Administrator" w:date="2019-02-17T09:59:00Z">
        <w:r>
          <w:rPr>
            <w:rFonts w:hint="eastAsia"/>
          </w:rPr>
          <w:t>再說</w:t>
        </w:r>
      </w:ins>
      <w:ins w:id="6794" w:author="Administrator" w:date="2019-02-17T10:00:00Z">
        <w:r>
          <w:rPr>
            <w:rFonts w:hint="eastAsia"/>
          </w:rPr>
          <w:t>李龍飛這回神的瞬間，只覺得世界突然明亮了起來，雖然說不出甚麼不同，但自己似乎變了些甚麼。</w:t>
        </w:r>
      </w:ins>
    </w:p>
    <w:p w:rsidR="000F0075" w:rsidRDefault="00881E48">
      <w:pPr>
        <w:pStyle w:val="12"/>
        <w:spacing w:after="240"/>
        <w:ind w:leftChars="0" w:left="0"/>
        <w:rPr>
          <w:ins w:id="6795" w:author="Administrator" w:date="2019-02-17T10:02:00Z"/>
        </w:rPr>
        <w:pPrChange w:id="6796" w:author="龍 Chris" w:date="2019-02-16T16:34:00Z">
          <w:pPr/>
        </w:pPrChange>
      </w:pPr>
      <w:ins w:id="6797" w:author="Administrator" w:date="2019-02-17T10:01:00Z">
        <w:r>
          <w:rPr>
            <w:rFonts w:hint="eastAsia"/>
          </w:rPr>
          <w:t>跟著他猛然一抬頭，一些片斷記憶讓他緊張</w:t>
        </w:r>
      </w:ins>
      <w:ins w:id="6798" w:author="Administrator" w:date="2019-02-17T10:09:00Z">
        <w:r w:rsidR="006D2591">
          <w:rPr>
            <w:rFonts w:hint="eastAsia"/>
          </w:rPr>
          <w:t>得</w:t>
        </w:r>
      </w:ins>
      <w:ins w:id="6799" w:author="Administrator" w:date="2019-02-17T10:02:00Z">
        <w:r>
          <w:rPr>
            <w:rFonts w:hint="eastAsia"/>
          </w:rPr>
          <w:t>忍不住將所有的法器釋放出來戒備。</w:t>
        </w:r>
      </w:ins>
    </w:p>
    <w:p w:rsidR="000F0075" w:rsidRDefault="00881E48">
      <w:pPr>
        <w:pStyle w:val="12"/>
        <w:spacing w:after="240"/>
        <w:ind w:leftChars="0" w:left="0"/>
        <w:rPr>
          <w:ins w:id="6800" w:author="Administrator" w:date="2019-02-17T10:04:00Z"/>
        </w:rPr>
        <w:pPrChange w:id="6801" w:author="龍 Chris" w:date="2019-02-16T16:34:00Z">
          <w:pPr/>
        </w:pPrChange>
      </w:pPr>
      <w:ins w:id="6802" w:author="Administrator" w:date="2019-02-17T10:02:00Z">
        <w:r>
          <w:rPr>
            <w:rFonts w:hint="eastAsia"/>
          </w:rPr>
          <w:t>一旁的黃襄</w:t>
        </w:r>
      </w:ins>
      <w:ins w:id="6803" w:author="Administrator" w:date="2019-02-17T10:03:00Z">
        <w:r w:rsidR="006D2591">
          <w:rPr>
            <w:rFonts w:hint="eastAsia"/>
          </w:rPr>
          <w:t>才剛看他將妖丹收入盒內，突然間卻又臉色大變緊張兮兮，忍不住虧笑道，「</w:t>
        </w:r>
      </w:ins>
      <w:ins w:id="6804" w:author="Administrator" w:date="2019-02-17T10:09:00Z">
        <w:r w:rsidR="006D2591">
          <w:rPr>
            <w:rFonts w:hint="eastAsia"/>
          </w:rPr>
          <w:t>呵…</w:t>
        </w:r>
      </w:ins>
      <w:ins w:id="6805" w:author="Administrator" w:date="2019-02-17T10:03:00Z">
        <w:r w:rsidR="006D2591">
          <w:rPr>
            <w:rFonts w:hint="eastAsia"/>
          </w:rPr>
          <w:t>龍飛哥哥，你緊</w:t>
        </w:r>
      </w:ins>
      <w:ins w:id="6806" w:author="Administrator" w:date="2019-02-17T10:04:00Z">
        <w:r w:rsidR="006D2591">
          <w:rPr>
            <w:rFonts w:hint="eastAsia"/>
          </w:rPr>
          <w:t>張甚麼？</w:t>
        </w:r>
      </w:ins>
      <w:ins w:id="6807" w:author="Administrator" w:date="2019-02-17T10:09:00Z">
        <w:r w:rsidR="006D2591">
          <w:rPr>
            <w:rFonts w:hint="eastAsia"/>
          </w:rPr>
          <w:t>這裡已經沒有其他人，而</w:t>
        </w:r>
      </w:ins>
      <w:ins w:id="6808" w:author="Administrator" w:date="2019-02-17T10:04:00Z">
        <w:r w:rsidR="006D2591">
          <w:rPr>
            <w:rFonts w:hint="eastAsia"/>
          </w:rPr>
          <w:t>我又不會跟你搶…」</w:t>
        </w:r>
      </w:ins>
    </w:p>
    <w:p w:rsidR="000F0075" w:rsidRDefault="006D2591">
      <w:pPr>
        <w:pStyle w:val="12"/>
        <w:spacing w:after="240"/>
        <w:ind w:leftChars="0" w:left="0"/>
        <w:rPr>
          <w:ins w:id="6809" w:author="Administrator" w:date="2019-02-17T10:10:00Z"/>
        </w:rPr>
        <w:pPrChange w:id="6810" w:author="龍 Chris" w:date="2019-02-16T16:34:00Z">
          <w:pPr/>
        </w:pPrChange>
      </w:pPr>
      <w:ins w:id="6811" w:author="Administrator" w:date="2019-02-17T10:04:00Z">
        <w:r>
          <w:rPr>
            <w:rFonts w:hint="eastAsia"/>
          </w:rPr>
          <w:lastRenderedPageBreak/>
          <w:t>卻見李龍飛收起木盒，</w:t>
        </w:r>
      </w:ins>
      <w:ins w:id="6812" w:author="Administrator" w:date="2019-02-17T10:05:00Z">
        <w:r>
          <w:rPr>
            <w:rFonts w:hint="eastAsia"/>
          </w:rPr>
          <w:t>一言不發地看著洞頂，</w:t>
        </w:r>
      </w:ins>
      <w:ins w:id="6813" w:author="Administrator" w:date="2019-02-17T10:08:00Z">
        <w:r>
          <w:rPr>
            <w:rFonts w:hint="eastAsia"/>
          </w:rPr>
          <w:t>神情</w:t>
        </w:r>
      </w:ins>
      <w:ins w:id="6814" w:author="Administrator" w:date="2019-02-17T10:09:00Z">
        <w:r>
          <w:rPr>
            <w:rFonts w:hint="eastAsia"/>
          </w:rPr>
          <w:t>陰霾不定，</w:t>
        </w:r>
      </w:ins>
      <w:ins w:id="6815" w:author="Administrator" w:date="2019-02-17T10:10:00Z">
        <w:r>
          <w:rPr>
            <w:rFonts w:hint="eastAsia"/>
          </w:rPr>
          <w:t>最後走到一旁沉聲說道，「襄兒，離我遠一點，等等可能會有異變！」</w:t>
        </w:r>
      </w:ins>
    </w:p>
    <w:p w:rsidR="000F0075" w:rsidRDefault="006D2591">
      <w:pPr>
        <w:pStyle w:val="12"/>
        <w:spacing w:after="240"/>
        <w:ind w:leftChars="0" w:left="0"/>
        <w:rPr>
          <w:ins w:id="6816" w:author="Administrator" w:date="2019-02-17T10:11:00Z"/>
        </w:rPr>
        <w:pPrChange w:id="6817" w:author="龍 Chris" w:date="2019-02-16T16:34:00Z">
          <w:pPr/>
        </w:pPrChange>
      </w:pPr>
      <w:ins w:id="6818" w:author="Administrator" w:date="2019-02-17T10:10:00Z">
        <w:r>
          <w:rPr>
            <w:rFonts w:hint="eastAsia"/>
          </w:rPr>
          <w:t>原本黃襄見狀正要抬足往他方向走去，</w:t>
        </w:r>
      </w:ins>
      <w:ins w:id="6819" w:author="Administrator" w:date="2019-02-17T10:11:00Z">
        <w:r>
          <w:rPr>
            <w:rFonts w:hint="eastAsia"/>
          </w:rPr>
          <w:t>聽到這話，不禁一愣，這腳，便沒有跨出去。</w:t>
        </w:r>
      </w:ins>
    </w:p>
    <w:p w:rsidR="000F0075" w:rsidRDefault="006D2591">
      <w:pPr>
        <w:pStyle w:val="12"/>
        <w:spacing w:after="240"/>
        <w:ind w:leftChars="0" w:left="0"/>
        <w:rPr>
          <w:ins w:id="6820" w:author="Administrator" w:date="2019-02-17T10:14:00Z"/>
        </w:rPr>
        <w:pPrChange w:id="6821" w:author="龍 Chris" w:date="2019-02-16T16:34:00Z">
          <w:pPr/>
        </w:pPrChange>
      </w:pPr>
      <w:ins w:id="6822" w:author="Administrator" w:date="2019-02-17T10:11:00Z">
        <w:r>
          <w:rPr>
            <w:rFonts w:hint="eastAsia"/>
          </w:rPr>
          <w:t>同一時間，在這</w:t>
        </w:r>
      </w:ins>
      <w:ins w:id="6823" w:author="Administrator" w:date="2019-02-17T10:12:00Z">
        <w:r>
          <w:rPr>
            <w:rFonts w:hint="eastAsia"/>
          </w:rPr>
          <w:t>樹林之外，無名小山之上，原本正在</w:t>
        </w:r>
      </w:ins>
      <w:ins w:id="6824" w:author="Administrator" w:date="2019-02-17T10:13:00Z">
        <w:r w:rsidR="006C0CB5">
          <w:rPr>
            <w:rFonts w:hint="eastAsia"/>
          </w:rPr>
          <w:t>血色禁地</w:t>
        </w:r>
      </w:ins>
      <w:ins w:id="6825" w:author="Administrator" w:date="2019-02-17T10:12:00Z">
        <w:r>
          <w:rPr>
            <w:rFonts w:hint="eastAsia"/>
          </w:rPr>
          <w:t>旁護法的四宗結</w:t>
        </w:r>
      </w:ins>
      <w:ins w:id="6826" w:author="Administrator" w:date="2019-02-17T10:13:00Z">
        <w:r>
          <w:rPr>
            <w:rFonts w:hint="eastAsia"/>
          </w:rPr>
          <w:t>丹</w:t>
        </w:r>
        <w:r w:rsidR="006C0CB5">
          <w:rPr>
            <w:rFonts w:hint="eastAsia"/>
          </w:rPr>
          <w:t>長老幾人，突然間感受到遠方一股恐怖的氣息飛速而來，尚未來得及做任何反應，</w:t>
        </w:r>
      </w:ins>
      <w:ins w:id="6827" w:author="Administrator" w:date="2019-02-17T10:14:00Z">
        <w:r w:rsidR="006C0CB5">
          <w:rPr>
            <w:rFonts w:hint="eastAsia"/>
          </w:rPr>
          <w:t>一道黑色天雷便憑空出現在半空，跟著一閃而下。</w:t>
        </w:r>
      </w:ins>
    </w:p>
    <w:p w:rsidR="000F0075" w:rsidRDefault="006C0CB5">
      <w:pPr>
        <w:pStyle w:val="12"/>
        <w:spacing w:after="240"/>
        <w:ind w:leftChars="0" w:left="0"/>
        <w:rPr>
          <w:ins w:id="6828" w:author="Administrator" w:date="2019-02-17T10:16:00Z"/>
        </w:rPr>
        <w:pPrChange w:id="6829" w:author="龍 Chris" w:date="2019-02-16T16:34:00Z">
          <w:pPr/>
        </w:pPrChange>
      </w:pPr>
      <w:ins w:id="6830" w:author="Administrator" w:date="2019-02-17T10:14:00Z">
        <w:r>
          <w:rPr>
            <w:rFonts w:hint="eastAsia"/>
          </w:rPr>
          <w:t>「這是甚麼！」「天雷</w:t>
        </w:r>
      </w:ins>
      <w:ins w:id="6831" w:author="Administrator" w:date="2019-02-17T10:15:00Z">
        <w:r>
          <w:rPr>
            <w:rFonts w:hint="eastAsia"/>
          </w:rPr>
          <w:t>？」「快躲！」「來不及了！」四派的結丹長老跟本來不及反應，雖知道這天雷若是打下，則血色禁地入口恐怕有所變化，</w:t>
        </w:r>
      </w:ins>
      <w:ins w:id="6832" w:author="Administrator" w:date="2019-02-17T10:16:00Z">
        <w:r>
          <w:rPr>
            <w:rFonts w:hint="eastAsia"/>
          </w:rPr>
          <w:t>甚至裡頭的弟子可能再也出不來，但仍是下意識想要遠遠躲開。</w:t>
        </w:r>
      </w:ins>
    </w:p>
    <w:p w:rsidR="000F0075" w:rsidRDefault="006C0CB5">
      <w:pPr>
        <w:pStyle w:val="12"/>
        <w:spacing w:after="240"/>
        <w:ind w:leftChars="0" w:left="0"/>
        <w:rPr>
          <w:ins w:id="6833" w:author="Administrator" w:date="2019-02-17T10:17:00Z"/>
        </w:rPr>
        <w:pPrChange w:id="6834" w:author="龍 Chris" w:date="2019-02-16T16:34:00Z">
          <w:pPr/>
        </w:pPrChange>
      </w:pPr>
      <w:ins w:id="6835" w:author="Administrator" w:date="2019-02-17T10:16:00Z">
        <w:r>
          <w:rPr>
            <w:rFonts w:hint="eastAsia"/>
          </w:rPr>
          <w:t>只是這黑色天雷</w:t>
        </w:r>
      </w:ins>
      <w:ins w:id="6836" w:author="Administrator" w:date="2019-02-17T10:17:00Z">
        <w:r>
          <w:rPr>
            <w:rFonts w:hint="eastAsia"/>
          </w:rPr>
          <w:t>實在太過恐</w:t>
        </w:r>
      </w:ins>
      <w:ins w:id="6837" w:author="Administrator" w:date="2019-02-17T10:18:00Z">
        <w:r>
          <w:rPr>
            <w:rFonts w:hint="eastAsia"/>
          </w:rPr>
          <w:t>怖</w:t>
        </w:r>
      </w:ins>
      <w:ins w:id="6838" w:author="Administrator" w:date="2019-02-17T10:16:00Z">
        <w:r>
          <w:rPr>
            <w:rFonts w:hint="eastAsia"/>
          </w:rPr>
          <w:t>，光是</w:t>
        </w:r>
      </w:ins>
      <w:ins w:id="6839" w:author="Administrator" w:date="2019-02-17T10:17:00Z">
        <w:r>
          <w:rPr>
            <w:rFonts w:hint="eastAsia"/>
          </w:rPr>
          <w:t>感受到那威力，</w:t>
        </w:r>
      </w:ins>
      <w:ins w:id="6840" w:author="Administrator" w:date="2019-02-17T10:16:00Z">
        <w:r>
          <w:rPr>
            <w:rFonts w:hint="eastAsia"/>
          </w:rPr>
          <w:t>就</w:t>
        </w:r>
      </w:ins>
      <w:ins w:id="6841" w:author="Administrator" w:date="2019-02-17T10:17:00Z">
        <w:r>
          <w:rPr>
            <w:rFonts w:hint="eastAsia"/>
          </w:rPr>
          <w:t>嚇</w:t>
        </w:r>
      </w:ins>
      <w:ins w:id="6842" w:author="Administrator" w:date="2019-02-17T10:16:00Z">
        <w:r>
          <w:rPr>
            <w:rFonts w:hint="eastAsia"/>
          </w:rPr>
          <w:t>得他們動也不能動彈，只能</w:t>
        </w:r>
      </w:ins>
      <w:ins w:id="6843" w:author="Administrator" w:date="2019-02-17T10:17:00Z">
        <w:r>
          <w:rPr>
            <w:rFonts w:hint="eastAsia"/>
          </w:rPr>
          <w:t>驚嚇在一旁。</w:t>
        </w:r>
      </w:ins>
    </w:p>
    <w:p w:rsidR="000F0075" w:rsidRDefault="006C0CB5">
      <w:pPr>
        <w:pStyle w:val="12"/>
        <w:spacing w:after="240"/>
        <w:ind w:leftChars="0" w:left="0"/>
        <w:rPr>
          <w:ins w:id="6844" w:author="Administrator" w:date="2019-02-17T10:22:00Z"/>
        </w:rPr>
        <w:pPrChange w:id="6845" w:author="龍 Chris" w:date="2019-02-16T16:34:00Z">
          <w:pPr/>
        </w:pPrChange>
      </w:pPr>
      <w:ins w:id="6846" w:author="Administrator" w:date="2019-02-17T10:18:00Z">
        <w:r>
          <w:rPr>
            <w:rFonts w:hint="eastAsia"/>
          </w:rPr>
          <w:t>卻在這時，天空中一道人影出現，頭</w:t>
        </w:r>
      </w:ins>
      <w:ins w:id="6847" w:author="Administrator" w:date="2019-02-17T10:20:00Z">
        <w:r>
          <w:rPr>
            <w:rFonts w:hint="eastAsia"/>
          </w:rPr>
          <w:t>戴</w:t>
        </w:r>
      </w:ins>
      <w:ins w:id="6848" w:author="Administrator" w:date="2019-02-17T10:22:00Z">
        <w:r>
          <w:rPr>
            <w:rFonts w:hint="eastAsia"/>
          </w:rPr>
          <w:t>帝冠，身穿黃袍，低吼一聲，一道龍影憑空出現，往那黑雷飛去。</w:t>
        </w:r>
      </w:ins>
    </w:p>
    <w:p w:rsidR="000F0075" w:rsidRDefault="006C0CB5">
      <w:pPr>
        <w:pStyle w:val="12"/>
        <w:spacing w:after="240"/>
        <w:ind w:leftChars="0" w:left="0"/>
        <w:rPr>
          <w:ins w:id="6849" w:author="Administrator" w:date="2019-02-17T10:24:00Z"/>
        </w:rPr>
        <w:pPrChange w:id="6850" w:author="龍 Chris" w:date="2019-02-16T16:34:00Z">
          <w:pPr/>
        </w:pPrChange>
      </w:pPr>
      <w:ins w:id="6851" w:author="Administrator" w:date="2019-02-17T10:22:00Z">
        <w:r>
          <w:rPr>
            <w:rFonts w:hint="eastAsia"/>
          </w:rPr>
          <w:t>但那龍影</w:t>
        </w:r>
      </w:ins>
      <w:ins w:id="6852" w:author="Administrator" w:date="2019-02-17T10:23:00Z">
        <w:r>
          <w:rPr>
            <w:rFonts w:hint="eastAsia"/>
          </w:rPr>
          <w:t>與</w:t>
        </w:r>
        <w:r w:rsidR="003E16BD">
          <w:rPr>
            <w:rFonts w:hint="eastAsia"/>
          </w:rPr>
          <w:t>那黑雷碰撞之後，卻</w:t>
        </w:r>
      </w:ins>
      <w:ins w:id="6853" w:author="Administrator" w:date="2019-06-16T17:14:00Z">
        <w:r w:rsidR="00CF5B86">
          <w:rPr>
            <w:rFonts w:hint="eastAsia"/>
          </w:rPr>
          <w:t>不敵地</w:t>
        </w:r>
      </w:ins>
      <w:ins w:id="6854" w:author="Administrator" w:date="2019-02-17T10:23:00Z">
        <w:r w:rsidR="00CF5B86">
          <w:rPr>
            <w:rFonts w:hint="eastAsia"/>
          </w:rPr>
          <w:t>消散</w:t>
        </w:r>
      </w:ins>
      <w:ins w:id="6855" w:author="Administrator" w:date="2019-06-16T17:14:00Z">
        <w:r w:rsidR="00CF5B86">
          <w:rPr>
            <w:rFonts w:hint="eastAsia"/>
          </w:rPr>
          <w:t>開來</w:t>
        </w:r>
      </w:ins>
      <w:ins w:id="6856" w:author="Administrator" w:date="2019-02-17T10:23:00Z">
        <w:r w:rsidR="003E16BD">
          <w:rPr>
            <w:rFonts w:hint="eastAsia"/>
          </w:rPr>
          <w:t>，反而是那黑雷還殘有一絲，</w:t>
        </w:r>
      </w:ins>
      <w:ins w:id="6857" w:author="Administrator" w:date="2019-02-17T10:24:00Z">
        <w:r w:rsidR="003E16BD">
          <w:rPr>
            <w:rFonts w:hint="eastAsia"/>
          </w:rPr>
          <w:t>繼續往血色禁地轟去。</w:t>
        </w:r>
      </w:ins>
    </w:p>
    <w:p w:rsidR="000F0075" w:rsidRDefault="003E16BD">
      <w:pPr>
        <w:pStyle w:val="12"/>
        <w:spacing w:after="240"/>
        <w:ind w:leftChars="0" w:left="0"/>
        <w:rPr>
          <w:ins w:id="6858" w:author="Administrator" w:date="2019-02-17T10:24:00Z"/>
        </w:rPr>
        <w:pPrChange w:id="6859" w:author="龍 Chris" w:date="2019-02-16T16:34:00Z">
          <w:pPr/>
        </w:pPrChange>
      </w:pPr>
      <w:ins w:id="6860" w:author="Administrator" w:date="2019-02-17T10:24:00Z">
        <w:r>
          <w:rPr>
            <w:rFonts w:hint="eastAsia"/>
          </w:rPr>
          <w:t>那人影似乎還想做些甚麼，但最終忍了下來，搖搖頭嘆了口氣，跟著又消失開來。</w:t>
        </w:r>
      </w:ins>
    </w:p>
    <w:p w:rsidR="000F0075" w:rsidRDefault="00753086">
      <w:pPr>
        <w:pStyle w:val="12"/>
        <w:spacing w:after="240"/>
        <w:ind w:leftChars="0" w:left="0"/>
        <w:rPr>
          <w:ins w:id="6861" w:author="龍 Chris" w:date="2019-02-16T16:30:00Z"/>
        </w:rPr>
        <w:pPrChange w:id="6862" w:author="龍 Chris" w:date="2019-02-16T16:34:00Z">
          <w:pPr/>
        </w:pPrChange>
      </w:pPr>
      <w:ins w:id="6863" w:author="Administrator" w:date="2019-06-16T17:17:00Z">
        <w:r>
          <w:rPr>
            <w:rFonts w:hint="eastAsia"/>
          </w:rPr>
          <w:t>從那人影出現，到黑雷潰散，</w:t>
        </w:r>
      </w:ins>
      <w:ins w:id="6864" w:author="Administrator" w:date="2019-02-17T10:24:00Z">
        <w:r w:rsidR="003E16BD">
          <w:rPr>
            <w:rFonts w:hint="eastAsia"/>
          </w:rPr>
          <w:t>整個過程不到一眨眼，四派結丹長老等</w:t>
        </w:r>
      </w:ins>
      <w:ins w:id="6865" w:author="Administrator" w:date="2019-02-17T10:25:00Z">
        <w:r w:rsidR="003E16BD">
          <w:rPr>
            <w:rFonts w:hint="eastAsia"/>
          </w:rPr>
          <w:t>人彷彿沒看到那人影出現過，仍是維持著同樣神情，</w:t>
        </w:r>
      </w:ins>
      <w:ins w:id="6866" w:author="Administrator" w:date="2019-02-17T10:27:00Z">
        <w:r w:rsidR="00F13489">
          <w:rPr>
            <w:rFonts w:hint="eastAsia"/>
          </w:rPr>
          <w:t>同樣動作，只能</w:t>
        </w:r>
      </w:ins>
      <w:ins w:id="6867" w:author="Administrator" w:date="2019-02-17T10:25:00Z">
        <w:r w:rsidR="003E16BD">
          <w:rPr>
            <w:rFonts w:hint="eastAsia"/>
          </w:rPr>
          <w:t>眼睜睜看著黑色天雷的殘雷轟然落下</w:t>
        </w:r>
      </w:ins>
      <w:ins w:id="6868" w:author="Administrator" w:date="2019-02-17T10:27:00Z">
        <w:r w:rsidR="00F13489">
          <w:rPr>
            <w:rFonts w:hint="eastAsia"/>
          </w:rPr>
          <w:t>，</w:t>
        </w:r>
      </w:ins>
      <w:ins w:id="6869" w:author="Administrator" w:date="2019-02-17T10:28:00Z">
        <w:r w:rsidR="00F13489">
          <w:rPr>
            <w:rFonts w:hint="eastAsia"/>
          </w:rPr>
          <w:t>膽戰心驚</w:t>
        </w:r>
      </w:ins>
      <w:ins w:id="6870" w:author="Administrator" w:date="2019-02-17T10:25:00Z">
        <w:r w:rsidR="003E16BD">
          <w:rPr>
            <w:rFonts w:hint="eastAsia"/>
          </w:rPr>
          <w:t>。</w:t>
        </w:r>
      </w:ins>
    </w:p>
    <w:p w:rsidR="000F0075" w:rsidRDefault="000F0075">
      <w:pPr>
        <w:pStyle w:val="12"/>
        <w:spacing w:after="240"/>
        <w:ind w:leftChars="0" w:left="0"/>
        <w:rPr>
          <w:ins w:id="6871" w:author="Administrator" w:date="2019-02-15T01:30:00Z"/>
        </w:rPr>
        <w:pPrChange w:id="6872" w:author="龍 Chris" w:date="2019-02-16T16:30:00Z">
          <w:pPr>
            <w:pStyle w:val="12"/>
            <w:numPr>
              <w:numId w:val="1"/>
            </w:numPr>
            <w:spacing w:after="240"/>
            <w:ind w:leftChars="0" w:left="360" w:hanging="360"/>
            <w:outlineLvl w:val="0"/>
          </w:pPr>
        </w:pPrChange>
      </w:pPr>
    </w:p>
    <w:p w:rsidR="005157D0" w:rsidRDefault="004F582E" w:rsidP="00813907">
      <w:pPr>
        <w:pStyle w:val="12"/>
        <w:numPr>
          <w:ilvl w:val="0"/>
          <w:numId w:val="1"/>
        </w:numPr>
        <w:spacing w:after="240"/>
        <w:ind w:leftChars="0"/>
        <w:outlineLvl w:val="0"/>
        <w:rPr>
          <w:ins w:id="6873" w:author="Administrator" w:date="2019-02-17T10:29:00Z"/>
        </w:rPr>
      </w:pPr>
      <w:ins w:id="6874" w:author="Administrator" w:date="2019-02-17T10:29:00Z">
        <w:r>
          <w:rPr>
            <w:rFonts w:hint="eastAsia"/>
          </w:rPr>
          <w:t>滅</w:t>
        </w:r>
      </w:ins>
      <w:ins w:id="6875" w:author="Administrator" w:date="2019-02-17T12:31:00Z">
        <w:r>
          <w:rPr>
            <w:rFonts w:hint="eastAsia"/>
          </w:rPr>
          <w:t>雷</w:t>
        </w:r>
      </w:ins>
    </w:p>
    <w:p w:rsidR="000F0075" w:rsidRDefault="005C23E1">
      <w:pPr>
        <w:pStyle w:val="12"/>
        <w:spacing w:after="240"/>
        <w:ind w:leftChars="0" w:left="0"/>
        <w:rPr>
          <w:ins w:id="6876" w:author="Administrator" w:date="2019-02-17T11:03:00Z"/>
        </w:rPr>
        <w:pPrChange w:id="6877" w:author="Administrator" w:date="2019-02-17T10:29:00Z">
          <w:pPr>
            <w:pStyle w:val="12"/>
            <w:numPr>
              <w:numId w:val="1"/>
            </w:numPr>
            <w:spacing w:after="240"/>
            <w:ind w:leftChars="0" w:left="360" w:hanging="360"/>
            <w:outlineLvl w:val="0"/>
          </w:pPr>
        </w:pPrChange>
      </w:pPr>
      <w:ins w:id="6878" w:author="Administrator" w:date="2019-02-17T10:29:00Z">
        <w:r>
          <w:rPr>
            <w:rFonts w:hint="eastAsia"/>
          </w:rPr>
          <w:t>血色禁地內，那天雷落下的瞬間，</w:t>
        </w:r>
      </w:ins>
      <w:ins w:id="6879" w:author="Administrator" w:date="2019-02-17T10:30:00Z">
        <w:r>
          <w:rPr>
            <w:rFonts w:hint="eastAsia"/>
          </w:rPr>
          <w:t>一</w:t>
        </w:r>
      </w:ins>
      <w:ins w:id="6880" w:author="Administrator" w:date="2019-02-17T10:56:00Z">
        <w:r w:rsidR="00945E4E">
          <w:rPr>
            <w:rFonts w:hint="eastAsia"/>
          </w:rPr>
          <w:t>處充滿泥濘</w:t>
        </w:r>
      </w:ins>
      <w:ins w:id="6881" w:author="Administrator" w:date="2019-02-17T10:59:00Z">
        <w:r w:rsidR="00945E4E">
          <w:rPr>
            <w:rFonts w:hint="eastAsia"/>
          </w:rPr>
          <w:t>沼澤</w:t>
        </w:r>
      </w:ins>
      <w:ins w:id="6882" w:author="Administrator" w:date="2019-02-17T10:56:00Z">
        <w:r w:rsidR="00945E4E">
          <w:rPr>
            <w:rFonts w:hint="eastAsia"/>
          </w:rPr>
          <w:t>之地，</w:t>
        </w:r>
      </w:ins>
      <w:ins w:id="6883" w:author="Administrator" w:date="2019-02-17T10:59:00Z">
        <w:r w:rsidR="00945E4E">
          <w:rPr>
            <w:rFonts w:hint="eastAsia"/>
          </w:rPr>
          <w:t>一個巨大的氣泡冒出</w:t>
        </w:r>
      </w:ins>
      <w:ins w:id="6884" w:author="Administrator" w:date="2019-02-17T11:02:00Z">
        <w:r w:rsidR="00945E4E">
          <w:rPr>
            <w:rFonts w:hint="eastAsia"/>
          </w:rPr>
          <w:t>沼面，跟著</w:t>
        </w:r>
      </w:ins>
      <w:ins w:id="6885" w:author="Administrator" w:date="2019-02-17T11:03:00Z">
        <w:r w:rsidR="00945E4E">
          <w:rPr>
            <w:rFonts w:hint="eastAsia"/>
          </w:rPr>
          <w:t>破碎開來散出一股黑色的瘴氣。</w:t>
        </w:r>
      </w:ins>
    </w:p>
    <w:p w:rsidR="000F0075" w:rsidRDefault="00945E4E">
      <w:pPr>
        <w:pStyle w:val="12"/>
        <w:spacing w:after="240"/>
        <w:ind w:leftChars="0" w:left="0"/>
        <w:rPr>
          <w:ins w:id="6886" w:author="Administrator" w:date="2019-02-17T11:04:00Z"/>
        </w:rPr>
        <w:pPrChange w:id="6887" w:author="Administrator" w:date="2019-02-17T10:29:00Z">
          <w:pPr>
            <w:pStyle w:val="12"/>
            <w:numPr>
              <w:numId w:val="1"/>
            </w:numPr>
            <w:spacing w:after="240"/>
            <w:ind w:leftChars="0" w:left="360" w:hanging="360"/>
            <w:outlineLvl w:val="0"/>
          </w:pPr>
        </w:pPrChange>
      </w:pPr>
      <w:ins w:id="6888" w:author="Administrator" w:date="2019-02-17T11:03:00Z">
        <w:r>
          <w:rPr>
            <w:rFonts w:hint="eastAsia"/>
          </w:rPr>
          <w:t>同時一個失去一條腿的修士，渾身是傷淒慘無比地</w:t>
        </w:r>
      </w:ins>
      <w:ins w:id="6889" w:author="Administrator" w:date="2019-02-17T11:04:00Z">
        <w:r>
          <w:rPr>
            <w:rFonts w:hint="eastAsia"/>
          </w:rPr>
          <w:t>從氣泡中掉落下來。</w:t>
        </w:r>
      </w:ins>
    </w:p>
    <w:p w:rsidR="000F0075" w:rsidRDefault="00945E4E">
      <w:pPr>
        <w:pStyle w:val="12"/>
        <w:spacing w:after="240"/>
        <w:ind w:leftChars="0" w:left="0"/>
        <w:rPr>
          <w:ins w:id="6890" w:author="Administrator" w:date="2019-02-17T11:07:00Z"/>
        </w:rPr>
        <w:pPrChange w:id="6891" w:author="Administrator" w:date="2019-02-17T10:29:00Z">
          <w:pPr>
            <w:pStyle w:val="12"/>
            <w:numPr>
              <w:numId w:val="1"/>
            </w:numPr>
            <w:spacing w:after="240"/>
            <w:ind w:leftChars="0" w:left="360" w:hanging="360"/>
            <w:outlineLvl w:val="0"/>
          </w:pPr>
        </w:pPrChange>
      </w:pPr>
      <w:ins w:id="6892" w:author="Administrator" w:date="2019-02-17T11:04:00Z">
        <w:r>
          <w:rPr>
            <w:rFonts w:hint="eastAsia"/>
          </w:rPr>
          <w:t>與此同時，一個</w:t>
        </w:r>
      </w:ins>
      <w:ins w:id="6893" w:author="Administrator" w:date="2019-02-17T11:05:00Z">
        <w:r>
          <w:rPr>
            <w:rFonts w:hint="eastAsia"/>
          </w:rPr>
          <w:t>龐然大物嘩一聲衝出沼面，</w:t>
        </w:r>
      </w:ins>
      <w:ins w:id="6894" w:author="Administrator" w:date="2019-02-17T11:06:00Z">
        <w:r w:rsidR="000837CC">
          <w:rPr>
            <w:rFonts w:hint="eastAsia"/>
          </w:rPr>
          <w:t>張開充滿尖刀般利牙的巨嘴</w:t>
        </w:r>
      </w:ins>
      <w:ins w:id="6895" w:author="Administrator" w:date="2019-02-17T11:07:00Z">
        <w:r w:rsidR="000837CC">
          <w:rPr>
            <w:rFonts w:hint="eastAsia"/>
          </w:rPr>
          <w:t>，</w:t>
        </w:r>
      </w:ins>
      <w:ins w:id="6896" w:author="Administrator" w:date="2019-02-17T11:06:00Z">
        <w:r w:rsidR="000837CC">
          <w:rPr>
            <w:rFonts w:hint="eastAsia"/>
          </w:rPr>
          <w:t>盯著那修士眼神</w:t>
        </w:r>
      </w:ins>
      <w:ins w:id="6897" w:author="Administrator" w:date="2019-02-17T11:07:00Z">
        <w:r w:rsidR="000837CC">
          <w:rPr>
            <w:rFonts w:hint="eastAsia"/>
          </w:rPr>
          <w:t>露出面對美食般的渴望，舔了舔舌頭。</w:t>
        </w:r>
      </w:ins>
    </w:p>
    <w:p w:rsidR="000F0075" w:rsidRDefault="000837CC">
      <w:pPr>
        <w:pStyle w:val="12"/>
        <w:spacing w:after="240"/>
        <w:ind w:leftChars="0" w:left="0"/>
        <w:rPr>
          <w:ins w:id="6898" w:author="Administrator" w:date="2019-02-17T11:10:00Z"/>
        </w:rPr>
        <w:pPrChange w:id="6899" w:author="Administrator" w:date="2019-02-17T10:29:00Z">
          <w:pPr>
            <w:pStyle w:val="12"/>
            <w:numPr>
              <w:numId w:val="1"/>
            </w:numPr>
            <w:spacing w:after="240"/>
            <w:ind w:leftChars="0" w:left="360" w:hanging="360"/>
            <w:outlineLvl w:val="0"/>
          </w:pPr>
        </w:pPrChange>
      </w:pPr>
      <w:ins w:id="6900" w:author="Administrator" w:date="2019-02-17T11:07:00Z">
        <w:r>
          <w:rPr>
            <w:rFonts w:hint="eastAsia"/>
          </w:rPr>
          <w:t>卻在這時，牠突然</w:t>
        </w:r>
      </w:ins>
      <w:ins w:id="6901" w:author="Administrator" w:date="2019-02-17T11:08:00Z">
        <w:r>
          <w:rPr>
            <w:rFonts w:hint="eastAsia"/>
          </w:rPr>
          <w:t>感受到一股巨大的危機，猛地轉頭看向遠處天空，只見那裡原本充滿血色的詭異穹蒼之中，</w:t>
        </w:r>
      </w:ins>
      <w:ins w:id="6902" w:author="Administrator" w:date="2019-02-17T11:09:00Z">
        <w:r w:rsidR="0019704F">
          <w:rPr>
            <w:rFonts w:hint="eastAsia"/>
          </w:rPr>
          <w:t>赫然有一道黑</w:t>
        </w:r>
      </w:ins>
      <w:ins w:id="6903" w:author="Administrator" w:date="2019-02-17T11:49:00Z">
        <w:r w:rsidR="0019704F">
          <w:rPr>
            <w:rFonts w:hint="eastAsia"/>
          </w:rPr>
          <w:t>色殘雷</w:t>
        </w:r>
      </w:ins>
      <w:ins w:id="6904" w:author="Administrator" w:date="2019-02-17T11:09:00Z">
        <w:r>
          <w:rPr>
            <w:rFonts w:hint="eastAsia"/>
          </w:rPr>
          <w:t>，像是撕開雲層，從</w:t>
        </w:r>
      </w:ins>
      <w:ins w:id="6905" w:author="Administrator" w:date="2019-02-17T11:10:00Z">
        <w:r>
          <w:rPr>
            <w:rFonts w:hint="eastAsia"/>
          </w:rPr>
          <w:t>外面猛地</w:t>
        </w:r>
        <w:r>
          <w:rPr>
            <w:rFonts w:hint="eastAsia"/>
          </w:rPr>
          <w:lastRenderedPageBreak/>
          <w:t>轟了進來。</w:t>
        </w:r>
      </w:ins>
    </w:p>
    <w:p w:rsidR="000F0075" w:rsidRDefault="000837CC">
      <w:pPr>
        <w:pStyle w:val="12"/>
        <w:spacing w:after="240"/>
        <w:ind w:leftChars="0" w:left="0"/>
        <w:rPr>
          <w:ins w:id="6906" w:author="Administrator" w:date="2019-02-17T11:11:00Z"/>
        </w:rPr>
        <w:pPrChange w:id="6907" w:author="Administrator" w:date="2019-02-17T10:29:00Z">
          <w:pPr>
            <w:pStyle w:val="12"/>
            <w:numPr>
              <w:numId w:val="1"/>
            </w:numPr>
            <w:spacing w:after="240"/>
            <w:ind w:leftChars="0" w:left="360" w:hanging="360"/>
            <w:outlineLvl w:val="0"/>
          </w:pPr>
        </w:pPrChange>
      </w:pPr>
      <w:ins w:id="6908" w:author="Administrator" w:date="2019-02-17T11:10:00Z">
        <w:r>
          <w:rPr>
            <w:rFonts w:hint="eastAsia"/>
          </w:rPr>
          <w:t>牠顧不得尚未將眼前的修士吞入腹內，嚇得直接往沼澤一鑽，從</w:t>
        </w:r>
      </w:ins>
      <w:ins w:id="6909" w:author="Administrator" w:date="2019-02-17T11:11:00Z">
        <w:r>
          <w:rPr>
            <w:rFonts w:hint="eastAsia"/>
          </w:rPr>
          <w:t>原本冒出來的地方，瞬間就又退了回去。</w:t>
        </w:r>
      </w:ins>
    </w:p>
    <w:p w:rsidR="000F0075" w:rsidRDefault="000837CC">
      <w:pPr>
        <w:pStyle w:val="12"/>
        <w:spacing w:after="240"/>
        <w:ind w:leftChars="0" w:left="0"/>
        <w:rPr>
          <w:ins w:id="6910" w:author="Administrator" w:date="2019-02-17T11:11:00Z"/>
        </w:rPr>
        <w:pPrChange w:id="6911" w:author="Administrator" w:date="2019-02-17T10:29:00Z">
          <w:pPr>
            <w:pStyle w:val="12"/>
            <w:numPr>
              <w:numId w:val="1"/>
            </w:numPr>
            <w:spacing w:after="240"/>
            <w:ind w:leftChars="0" w:left="360" w:hanging="360"/>
            <w:outlineLvl w:val="0"/>
          </w:pPr>
        </w:pPrChange>
      </w:pPr>
      <w:ins w:id="6912" w:author="Administrator" w:date="2019-02-17T11:11:00Z">
        <w:r>
          <w:rPr>
            <w:rFonts w:hint="eastAsia"/>
          </w:rPr>
          <w:t>只留下</w:t>
        </w:r>
        <w:commentRangeStart w:id="6913"/>
        <w:r>
          <w:rPr>
            <w:rFonts w:hint="eastAsia"/>
          </w:rPr>
          <w:t>那修士</w:t>
        </w:r>
      </w:ins>
      <w:commentRangeEnd w:id="6913"/>
      <w:ins w:id="6914" w:author="Administrator" w:date="2019-06-16T17:59:00Z">
        <w:r w:rsidR="00BF39C2">
          <w:rPr>
            <w:rStyle w:val="af1"/>
          </w:rPr>
          <w:commentReference w:id="6913"/>
        </w:r>
      </w:ins>
      <w:ins w:id="6915" w:author="Administrator" w:date="2019-02-17T11:11:00Z">
        <w:r>
          <w:rPr>
            <w:rFonts w:hint="eastAsia"/>
          </w:rPr>
          <w:t>仍昏迷在沼澤之上，漸漸被泥濘重新吞噬下去。</w:t>
        </w:r>
      </w:ins>
    </w:p>
    <w:p w:rsidR="000F0075" w:rsidRDefault="000837CC">
      <w:pPr>
        <w:pStyle w:val="12"/>
        <w:spacing w:after="240"/>
        <w:ind w:leftChars="0" w:left="0"/>
        <w:rPr>
          <w:ins w:id="6916" w:author="Administrator" w:date="2019-02-17T11:21:00Z"/>
        </w:rPr>
        <w:pPrChange w:id="6917" w:author="Administrator" w:date="2019-02-17T10:29:00Z">
          <w:pPr>
            <w:pStyle w:val="12"/>
            <w:numPr>
              <w:numId w:val="1"/>
            </w:numPr>
            <w:spacing w:after="240"/>
            <w:ind w:leftChars="0" w:left="360" w:hanging="360"/>
            <w:outlineLvl w:val="0"/>
          </w:pPr>
        </w:pPrChange>
      </w:pPr>
      <w:ins w:id="6918" w:author="Administrator" w:date="2019-02-17T11:12:00Z">
        <w:r>
          <w:rPr>
            <w:rFonts w:hint="eastAsia"/>
          </w:rPr>
          <w:t>血色禁地的另一頭，</w:t>
        </w:r>
      </w:ins>
      <w:ins w:id="6919" w:author="Administrator" w:date="2019-02-17T11:14:00Z">
        <w:r>
          <w:rPr>
            <w:rFonts w:hint="eastAsia"/>
          </w:rPr>
          <w:t>一座</w:t>
        </w:r>
      </w:ins>
      <w:ins w:id="6920" w:author="Administrator" w:date="2019-02-17T11:15:00Z">
        <w:r>
          <w:rPr>
            <w:rFonts w:hint="eastAsia"/>
          </w:rPr>
          <w:t>飄散著白煙</w:t>
        </w:r>
        <w:r w:rsidR="00AE5EBD">
          <w:rPr>
            <w:rFonts w:hint="eastAsia"/>
          </w:rPr>
          <w:t>裊裊的</w:t>
        </w:r>
      </w:ins>
      <w:ins w:id="6921" w:author="Administrator" w:date="2019-02-17T11:16:00Z">
        <w:r w:rsidR="00AE5EBD">
          <w:rPr>
            <w:rFonts w:hint="eastAsia"/>
          </w:rPr>
          <w:t>湖泊，其上本來如</w:t>
        </w:r>
      </w:ins>
      <w:ins w:id="6922" w:author="Administrator" w:date="2019-02-17T11:17:00Z">
        <w:r w:rsidR="00AE5EBD">
          <w:rPr>
            <w:rFonts w:hint="eastAsia"/>
          </w:rPr>
          <w:t>有如鏡子般平靜的水面，在</w:t>
        </w:r>
      </w:ins>
      <w:ins w:id="6923" w:author="Administrator" w:date="2019-02-17T11:18:00Z">
        <w:r w:rsidR="00AE5EBD">
          <w:rPr>
            <w:rFonts w:hint="eastAsia"/>
          </w:rPr>
          <w:t>那</w:t>
        </w:r>
      </w:ins>
      <w:ins w:id="6924" w:author="Administrator" w:date="2019-02-17T11:50:00Z">
        <w:r w:rsidR="0019704F">
          <w:rPr>
            <w:rFonts w:hint="eastAsia"/>
          </w:rPr>
          <w:t>黑色殘雷</w:t>
        </w:r>
      </w:ins>
      <w:ins w:id="6925" w:author="Administrator" w:date="2019-02-17T11:18:00Z">
        <w:r w:rsidR="00AE5EBD">
          <w:rPr>
            <w:rFonts w:hint="eastAsia"/>
          </w:rPr>
          <w:t>出現的瞬間，突然一陣波動</w:t>
        </w:r>
      </w:ins>
      <w:ins w:id="6926" w:author="Administrator" w:date="2019-02-17T11:20:00Z">
        <w:r w:rsidR="00AE5EBD">
          <w:rPr>
            <w:rFonts w:hint="eastAsia"/>
          </w:rPr>
          <w:t>翻騰</w:t>
        </w:r>
      </w:ins>
      <w:ins w:id="6927" w:author="Administrator" w:date="2019-02-17T11:21:00Z">
        <w:r w:rsidR="00AE5EBD">
          <w:rPr>
            <w:rFonts w:hint="eastAsia"/>
          </w:rPr>
          <w:t>。</w:t>
        </w:r>
      </w:ins>
    </w:p>
    <w:p w:rsidR="000F0075" w:rsidRDefault="00AE5EBD">
      <w:pPr>
        <w:pStyle w:val="12"/>
        <w:spacing w:after="240"/>
        <w:ind w:leftChars="0" w:left="0"/>
        <w:rPr>
          <w:ins w:id="6928" w:author="Administrator" w:date="2019-02-17T11:23:00Z"/>
        </w:rPr>
        <w:pPrChange w:id="6929" w:author="Administrator" w:date="2019-02-17T10:29:00Z">
          <w:pPr>
            <w:pStyle w:val="12"/>
            <w:numPr>
              <w:numId w:val="1"/>
            </w:numPr>
            <w:spacing w:after="240"/>
            <w:ind w:leftChars="0" w:left="360" w:hanging="360"/>
            <w:outlineLvl w:val="0"/>
          </w:pPr>
        </w:pPrChange>
      </w:pPr>
      <w:ins w:id="6930" w:author="Administrator" w:date="2019-02-17T11:20:00Z">
        <w:r>
          <w:rPr>
            <w:rFonts w:hint="eastAsia"/>
          </w:rPr>
          <w:t>跟著在</w:t>
        </w:r>
      </w:ins>
      <w:ins w:id="6931" w:author="Administrator" w:date="2019-02-17T11:21:00Z">
        <w:r>
          <w:rPr>
            <w:rFonts w:hint="eastAsia"/>
          </w:rPr>
          <w:t>那湖底最深處的一塊石頭上，一把滿是</w:t>
        </w:r>
      </w:ins>
      <w:ins w:id="6932" w:author="Administrator" w:date="2019-02-17T11:22:00Z">
        <w:r>
          <w:rPr>
            <w:rFonts w:hint="eastAsia"/>
          </w:rPr>
          <w:t>鐵鏽，毫不起眼的長劍猛然激烈晃動，跟著竟往</w:t>
        </w:r>
      </w:ins>
      <w:ins w:id="6933" w:author="Administrator" w:date="2019-02-17T11:23:00Z">
        <w:r>
          <w:rPr>
            <w:rFonts w:hint="eastAsia"/>
          </w:rPr>
          <w:t>外拔出了半分。</w:t>
        </w:r>
      </w:ins>
    </w:p>
    <w:p w:rsidR="000F0075" w:rsidRDefault="00AE5EBD">
      <w:pPr>
        <w:pStyle w:val="12"/>
        <w:spacing w:after="240"/>
        <w:ind w:leftChars="0" w:left="0"/>
        <w:rPr>
          <w:ins w:id="6934" w:author="Administrator" w:date="2019-02-17T11:24:00Z"/>
        </w:rPr>
        <w:pPrChange w:id="6935" w:author="Administrator" w:date="2019-02-17T10:29:00Z">
          <w:pPr>
            <w:pStyle w:val="12"/>
            <w:numPr>
              <w:numId w:val="1"/>
            </w:numPr>
            <w:spacing w:after="240"/>
            <w:ind w:leftChars="0" w:left="360" w:hanging="360"/>
            <w:outlineLvl w:val="0"/>
          </w:pPr>
        </w:pPrChange>
      </w:pPr>
      <w:ins w:id="6936" w:author="Administrator" w:date="2019-02-17T11:23:00Z">
        <w:r>
          <w:rPr>
            <w:rFonts w:hint="eastAsia"/>
          </w:rPr>
          <w:t>但隨即一道靈光從劍身中</w:t>
        </w:r>
      </w:ins>
      <w:ins w:id="6937" w:author="Administrator" w:date="2019-02-17T11:24:00Z">
        <w:r>
          <w:rPr>
            <w:rFonts w:hint="eastAsia"/>
          </w:rPr>
          <w:t>透了出來，一個半透明的人影掐訣對著那長劍暴喝一聲，那晃動才又平靜下來。</w:t>
        </w:r>
      </w:ins>
    </w:p>
    <w:p w:rsidR="000F0075" w:rsidRDefault="00AE5EBD">
      <w:pPr>
        <w:pStyle w:val="12"/>
        <w:spacing w:after="240"/>
        <w:ind w:leftChars="0" w:left="0"/>
        <w:rPr>
          <w:ins w:id="6938" w:author="Administrator" w:date="2019-02-17T11:26:00Z"/>
        </w:rPr>
        <w:pPrChange w:id="6939" w:author="Administrator" w:date="2019-02-17T10:29:00Z">
          <w:pPr>
            <w:pStyle w:val="12"/>
            <w:numPr>
              <w:numId w:val="1"/>
            </w:numPr>
            <w:spacing w:after="240"/>
            <w:ind w:leftChars="0" w:left="360" w:hanging="360"/>
            <w:outlineLvl w:val="0"/>
          </w:pPr>
        </w:pPrChange>
      </w:pPr>
      <w:ins w:id="6940" w:author="Administrator" w:date="2019-02-17T11:24:00Z">
        <w:r>
          <w:rPr>
            <w:rFonts w:hint="eastAsia"/>
          </w:rPr>
          <w:t>那人影臉上驚</w:t>
        </w:r>
      </w:ins>
      <w:ins w:id="6941" w:author="Administrator" w:date="2019-02-17T11:25:00Z">
        <w:r>
          <w:rPr>
            <w:rFonts w:hint="eastAsia"/>
          </w:rPr>
          <w:t>疑不已，剎那間衝出水面，赤紅的雙眼往天邊一看，</w:t>
        </w:r>
        <w:r w:rsidR="00450C70">
          <w:rPr>
            <w:rFonts w:hint="eastAsia"/>
          </w:rPr>
          <w:t>彷彿</w:t>
        </w:r>
      </w:ins>
      <w:ins w:id="6942" w:author="Administrator" w:date="2019-02-17T11:26:00Z">
        <w:r w:rsidR="00450C70">
          <w:rPr>
            <w:rFonts w:hint="eastAsia"/>
          </w:rPr>
          <w:t>能瞧見那</w:t>
        </w:r>
      </w:ins>
      <w:ins w:id="6943" w:author="Administrator" w:date="2019-02-17T11:50:00Z">
        <w:r w:rsidR="0019704F">
          <w:rPr>
            <w:rFonts w:hint="eastAsia"/>
          </w:rPr>
          <w:t>黑色殘雷</w:t>
        </w:r>
      </w:ins>
      <w:ins w:id="6944" w:author="Administrator" w:date="2019-02-17T11:26:00Z">
        <w:r w:rsidR="00450C70">
          <w:rPr>
            <w:rFonts w:hint="eastAsia"/>
          </w:rPr>
          <w:t>似的。</w:t>
        </w:r>
      </w:ins>
    </w:p>
    <w:p w:rsidR="000F0075" w:rsidRDefault="00450C70">
      <w:pPr>
        <w:pStyle w:val="12"/>
        <w:spacing w:after="240"/>
        <w:ind w:leftChars="0" w:left="0"/>
        <w:rPr>
          <w:ins w:id="6945" w:author="Administrator" w:date="2019-02-17T11:27:00Z"/>
        </w:rPr>
        <w:pPrChange w:id="6946" w:author="Administrator" w:date="2019-02-17T10:29:00Z">
          <w:pPr>
            <w:pStyle w:val="12"/>
            <w:numPr>
              <w:numId w:val="1"/>
            </w:numPr>
            <w:spacing w:after="240"/>
            <w:ind w:leftChars="0" w:left="360" w:hanging="360"/>
            <w:outlineLvl w:val="0"/>
          </w:pPr>
        </w:pPrChange>
      </w:pPr>
      <w:ins w:id="6947" w:author="Administrator" w:date="2019-02-17T11:26:00Z">
        <w:r>
          <w:rPr>
            <w:rFonts w:hint="eastAsia"/>
          </w:rPr>
          <w:t>同樣的情況在血色禁地內多處發生，不管那些察覺到的生物是人是妖，</w:t>
        </w:r>
      </w:ins>
      <w:ins w:id="6948" w:author="Administrator" w:date="2019-02-17T11:27:00Z">
        <w:r>
          <w:rPr>
            <w:rFonts w:hint="eastAsia"/>
          </w:rPr>
          <w:t>亦或是各種不同情況下產生靈智的存在，全都不約而同的望向那</w:t>
        </w:r>
      </w:ins>
      <w:ins w:id="6949" w:author="Administrator" w:date="2019-02-17T11:50:00Z">
        <w:r w:rsidR="0019704F">
          <w:rPr>
            <w:rFonts w:hint="eastAsia"/>
          </w:rPr>
          <w:t>黑色殘雷</w:t>
        </w:r>
      </w:ins>
      <w:ins w:id="6950" w:author="Administrator" w:date="2019-02-17T11:27:00Z">
        <w:r>
          <w:rPr>
            <w:rFonts w:hint="eastAsia"/>
          </w:rPr>
          <w:t>的方向。</w:t>
        </w:r>
      </w:ins>
    </w:p>
    <w:p w:rsidR="000F0075" w:rsidRDefault="00450C70">
      <w:pPr>
        <w:pStyle w:val="12"/>
        <w:spacing w:after="240"/>
        <w:ind w:leftChars="0" w:left="0"/>
        <w:rPr>
          <w:ins w:id="6951" w:author="Administrator" w:date="2019-02-17T11:28:00Z"/>
        </w:rPr>
        <w:pPrChange w:id="6952" w:author="Administrator" w:date="2019-02-17T10:29:00Z">
          <w:pPr>
            <w:pStyle w:val="12"/>
            <w:numPr>
              <w:numId w:val="1"/>
            </w:numPr>
            <w:spacing w:after="240"/>
            <w:ind w:leftChars="0" w:left="360" w:hanging="360"/>
            <w:outlineLvl w:val="0"/>
          </w:pPr>
        </w:pPrChange>
      </w:pPr>
      <w:ins w:id="6953" w:author="Administrator" w:date="2019-02-17T11:27:00Z">
        <w:r>
          <w:rPr>
            <w:rFonts w:hint="eastAsia"/>
          </w:rPr>
          <w:t>同時他們全都</w:t>
        </w:r>
      </w:ins>
      <w:ins w:id="6954" w:author="Administrator" w:date="2019-02-17T11:28:00Z">
        <w:r>
          <w:rPr>
            <w:rFonts w:hint="eastAsia"/>
          </w:rPr>
          <w:t>充滿畏懼，那是一種打從心底就無法抵抗的烙印。</w:t>
        </w:r>
      </w:ins>
    </w:p>
    <w:p w:rsidR="000F0075" w:rsidRDefault="00450C70">
      <w:pPr>
        <w:pStyle w:val="12"/>
        <w:spacing w:after="240"/>
        <w:ind w:leftChars="0" w:left="0"/>
        <w:rPr>
          <w:ins w:id="6955" w:author="Administrator" w:date="2019-02-17T11:31:00Z"/>
        </w:rPr>
        <w:pPrChange w:id="6956" w:author="Administrator" w:date="2019-02-17T10:29:00Z">
          <w:pPr>
            <w:pStyle w:val="12"/>
            <w:numPr>
              <w:numId w:val="1"/>
            </w:numPr>
            <w:spacing w:after="240"/>
            <w:ind w:leftChars="0" w:left="360" w:hanging="360"/>
            <w:outlineLvl w:val="0"/>
          </w:pPr>
        </w:pPrChange>
      </w:pPr>
      <w:ins w:id="6957" w:author="Administrator" w:date="2019-02-17T11:28:00Z">
        <w:r>
          <w:rPr>
            <w:rFonts w:hint="eastAsia"/>
          </w:rPr>
          <w:t>只是，也只有超過結丹境的</w:t>
        </w:r>
      </w:ins>
      <w:ins w:id="6958" w:author="Administrator" w:date="2019-02-17T11:29:00Z">
        <w:r>
          <w:rPr>
            <w:rFonts w:hint="eastAsia"/>
          </w:rPr>
          <w:t>修為，才能感受到那</w:t>
        </w:r>
      </w:ins>
      <w:ins w:id="6959" w:author="Administrator" w:date="2019-02-17T11:50:00Z">
        <w:r w:rsidR="0019704F">
          <w:rPr>
            <w:rFonts w:hint="eastAsia"/>
          </w:rPr>
          <w:t>黑色殘雷</w:t>
        </w:r>
      </w:ins>
      <w:ins w:id="6960" w:author="Administrator" w:date="2019-02-17T11:29:00Z">
        <w:r>
          <w:rPr>
            <w:rFonts w:hint="eastAsia"/>
          </w:rPr>
          <w:t>的</w:t>
        </w:r>
      </w:ins>
      <w:ins w:id="6961" w:author="Administrator" w:date="2019-02-17T11:30:00Z">
        <w:r>
          <w:rPr>
            <w:rFonts w:hint="eastAsia"/>
          </w:rPr>
          <w:t>存在，其他低階修士，即使是像青陽子如此接近結丹境的</w:t>
        </w:r>
      </w:ins>
      <w:ins w:id="6962" w:author="Administrator" w:date="2019-02-17T11:31:00Z">
        <w:r>
          <w:rPr>
            <w:rFonts w:hint="eastAsia"/>
          </w:rPr>
          <w:t>築基弟子，也只有感受到一絲心底煩躁，而不知道這煩躁是從何而起。</w:t>
        </w:r>
      </w:ins>
    </w:p>
    <w:p w:rsidR="000F0075" w:rsidRDefault="00450C70">
      <w:pPr>
        <w:pStyle w:val="12"/>
        <w:spacing w:after="240"/>
        <w:ind w:leftChars="0" w:left="0"/>
        <w:rPr>
          <w:ins w:id="6963" w:author="Administrator" w:date="2019-02-17T11:35:00Z"/>
        </w:rPr>
        <w:pPrChange w:id="6964" w:author="Administrator" w:date="2019-02-17T10:29:00Z">
          <w:pPr>
            <w:pStyle w:val="12"/>
            <w:numPr>
              <w:numId w:val="1"/>
            </w:numPr>
            <w:spacing w:after="240"/>
            <w:ind w:leftChars="0" w:left="360" w:hanging="360"/>
            <w:outlineLvl w:val="0"/>
          </w:pPr>
        </w:pPrChange>
      </w:pPr>
      <w:ins w:id="6965" w:author="Administrator" w:date="2019-02-17T11:33:00Z">
        <w:r>
          <w:rPr>
            <w:rFonts w:hint="eastAsia"/>
          </w:rPr>
          <w:t>此時在</w:t>
        </w:r>
      </w:ins>
      <w:ins w:id="6966" w:author="Administrator" w:date="2019-02-17T11:34:00Z">
        <w:r>
          <w:rPr>
            <w:rFonts w:hint="eastAsia"/>
          </w:rPr>
          <w:t>蜂后洞穴裡，李龍飛正臉色沉重的看向洞頂，他方才</w:t>
        </w:r>
      </w:ins>
      <w:ins w:id="6967" w:author="Administrator" w:date="2019-02-17T11:35:00Z">
        <w:r>
          <w:rPr>
            <w:rFonts w:hint="eastAsia"/>
          </w:rPr>
          <w:t>收起妖丹後</w:t>
        </w:r>
      </w:ins>
      <w:ins w:id="6968" w:author="Administrator" w:date="2019-02-17T11:34:00Z">
        <w:r>
          <w:rPr>
            <w:rFonts w:hint="eastAsia"/>
          </w:rPr>
          <w:t>有一瞬間恍神了一下，在那瞬間，</w:t>
        </w:r>
      </w:ins>
      <w:ins w:id="6969" w:author="Administrator" w:date="2019-02-17T11:35:00Z">
        <w:r>
          <w:rPr>
            <w:rFonts w:hint="eastAsia"/>
          </w:rPr>
          <w:t>他好像神遊了太虛之間，但卻又記不太清楚甚麼。</w:t>
        </w:r>
      </w:ins>
    </w:p>
    <w:p w:rsidR="000F0075" w:rsidRDefault="00450C70">
      <w:pPr>
        <w:pStyle w:val="12"/>
        <w:spacing w:after="240"/>
        <w:ind w:leftChars="0" w:left="0"/>
        <w:rPr>
          <w:ins w:id="6970" w:author="Administrator" w:date="2019-02-17T11:36:00Z"/>
        </w:rPr>
        <w:pPrChange w:id="6971" w:author="Administrator" w:date="2019-02-17T10:29:00Z">
          <w:pPr>
            <w:pStyle w:val="12"/>
            <w:numPr>
              <w:numId w:val="1"/>
            </w:numPr>
            <w:spacing w:after="240"/>
            <w:ind w:leftChars="0" w:left="360" w:hanging="360"/>
            <w:outlineLvl w:val="0"/>
          </w:pPr>
        </w:pPrChange>
      </w:pPr>
      <w:ins w:id="6972" w:author="Administrator" w:date="2019-02-17T11:35:00Z">
        <w:r>
          <w:rPr>
            <w:rFonts w:hint="eastAsia"/>
          </w:rPr>
          <w:t>依稀間，他只有</w:t>
        </w:r>
        <w:r w:rsidR="00AC35C7">
          <w:rPr>
            <w:rFonts w:hint="eastAsia"/>
          </w:rPr>
          <w:t>片斷幾個</w:t>
        </w:r>
      </w:ins>
      <w:ins w:id="6973" w:author="Administrator" w:date="2019-02-17T11:36:00Z">
        <w:r w:rsidR="00AC35C7">
          <w:rPr>
            <w:rFonts w:hint="eastAsia"/>
          </w:rPr>
          <w:t>零星的記憶，其中一個就是那道黑色天雷打來的畫面。</w:t>
        </w:r>
      </w:ins>
    </w:p>
    <w:p w:rsidR="000F0075" w:rsidRDefault="00AC35C7">
      <w:pPr>
        <w:pStyle w:val="12"/>
        <w:spacing w:after="240"/>
        <w:ind w:leftChars="0" w:left="0"/>
        <w:rPr>
          <w:ins w:id="6974" w:author="Administrator" w:date="2019-02-17T11:37:00Z"/>
        </w:rPr>
        <w:pPrChange w:id="6975" w:author="Administrator" w:date="2019-02-17T10:29:00Z">
          <w:pPr>
            <w:pStyle w:val="12"/>
            <w:numPr>
              <w:numId w:val="1"/>
            </w:numPr>
            <w:spacing w:after="240"/>
            <w:ind w:leftChars="0" w:left="360" w:hanging="360"/>
            <w:outlineLvl w:val="0"/>
          </w:pPr>
        </w:pPrChange>
      </w:pPr>
      <w:ins w:id="6976" w:author="Administrator" w:date="2019-02-17T11:36:00Z">
        <w:r>
          <w:rPr>
            <w:rFonts w:hint="eastAsia"/>
          </w:rPr>
          <w:t>他並不知道那畫面中的黑色天雷是否會真的追到這</w:t>
        </w:r>
      </w:ins>
      <w:ins w:id="6977" w:author="Administrator" w:date="2019-02-17T11:37:00Z">
        <w:r>
          <w:rPr>
            <w:rFonts w:hint="eastAsia"/>
          </w:rPr>
          <w:t>試煉裡頭，還是那只是他的一個白日夢而已。</w:t>
        </w:r>
      </w:ins>
    </w:p>
    <w:p w:rsidR="000F0075" w:rsidRDefault="00AC35C7">
      <w:pPr>
        <w:pStyle w:val="12"/>
        <w:spacing w:after="240"/>
        <w:ind w:leftChars="0" w:left="0"/>
        <w:rPr>
          <w:ins w:id="6978" w:author="Administrator" w:date="2019-02-17T11:39:00Z"/>
        </w:rPr>
        <w:pPrChange w:id="6979" w:author="Administrator" w:date="2019-02-17T10:29:00Z">
          <w:pPr>
            <w:pStyle w:val="12"/>
            <w:numPr>
              <w:numId w:val="1"/>
            </w:numPr>
            <w:spacing w:after="240"/>
            <w:ind w:leftChars="0" w:left="360" w:hanging="360"/>
            <w:outlineLvl w:val="0"/>
          </w:pPr>
        </w:pPrChange>
      </w:pPr>
      <w:ins w:id="6980" w:author="Administrator" w:date="2019-02-17T11:37:00Z">
        <w:r>
          <w:rPr>
            <w:rFonts w:hint="eastAsia"/>
          </w:rPr>
          <w:t>但他心中的壓抑還是讓他選擇了放出所有法器全</w:t>
        </w:r>
      </w:ins>
      <w:ins w:id="6981" w:author="Administrator" w:date="2019-02-17T11:38:00Z">
        <w:r>
          <w:rPr>
            <w:rFonts w:hint="eastAsia"/>
          </w:rPr>
          <w:t>力以赴等待黑雷的降臨，哪怕他清楚知道若是那黑色天雷真的轟來，即使再有一萬個</w:t>
        </w:r>
      </w:ins>
      <w:ins w:id="6982" w:author="Administrator" w:date="2019-02-17T11:39:00Z">
        <w:r>
          <w:rPr>
            <w:rFonts w:hint="eastAsia"/>
          </w:rPr>
          <w:t>他合力抵抗，恐怕也是毫無招架之力。</w:t>
        </w:r>
      </w:ins>
    </w:p>
    <w:p w:rsidR="000F0075" w:rsidRDefault="00AC35C7">
      <w:pPr>
        <w:pStyle w:val="12"/>
        <w:spacing w:after="240"/>
        <w:ind w:leftChars="0" w:left="0"/>
        <w:rPr>
          <w:ins w:id="6983" w:author="Administrator" w:date="2019-02-17T11:39:00Z"/>
        </w:rPr>
        <w:pPrChange w:id="6984" w:author="Administrator" w:date="2019-02-17T10:29:00Z">
          <w:pPr>
            <w:pStyle w:val="12"/>
            <w:numPr>
              <w:numId w:val="1"/>
            </w:numPr>
            <w:spacing w:after="240"/>
            <w:ind w:leftChars="0" w:left="360" w:hanging="360"/>
            <w:outlineLvl w:val="0"/>
          </w:pPr>
        </w:pPrChange>
      </w:pPr>
      <w:ins w:id="6985" w:author="Administrator" w:date="2019-02-17T11:39:00Z">
        <w:r>
          <w:rPr>
            <w:rFonts w:hint="eastAsia"/>
          </w:rPr>
          <w:t>因此李龍飛並沒有和黃襄多說些甚麼，而是退到一旁跟著要她離開自己身邊。</w:t>
        </w:r>
      </w:ins>
    </w:p>
    <w:p w:rsidR="000F0075" w:rsidRDefault="00AC35C7">
      <w:pPr>
        <w:pStyle w:val="12"/>
        <w:spacing w:after="240"/>
        <w:ind w:leftChars="0" w:left="0"/>
        <w:rPr>
          <w:ins w:id="6986" w:author="Administrator" w:date="2019-02-17T11:41:00Z"/>
        </w:rPr>
        <w:pPrChange w:id="6987" w:author="Administrator" w:date="2019-02-17T10:29:00Z">
          <w:pPr>
            <w:pStyle w:val="12"/>
            <w:numPr>
              <w:numId w:val="1"/>
            </w:numPr>
            <w:spacing w:after="240"/>
            <w:ind w:leftChars="0" w:left="360" w:hanging="360"/>
            <w:outlineLvl w:val="0"/>
          </w:pPr>
        </w:pPrChange>
      </w:pPr>
      <w:ins w:id="6988" w:author="Administrator" w:date="2019-02-17T11:40:00Z">
        <w:r>
          <w:rPr>
            <w:rFonts w:hint="eastAsia"/>
          </w:rPr>
          <w:t>黃襄見到他這般奇怪的舉動，原本還有些好笑的感覺，但是在見到他如此認真的</w:t>
        </w:r>
        <w:r>
          <w:rPr>
            <w:rFonts w:hint="eastAsia"/>
          </w:rPr>
          <w:lastRenderedPageBreak/>
          <w:t>表情，</w:t>
        </w:r>
      </w:ins>
      <w:ins w:id="6989" w:author="Administrator" w:date="2019-02-17T11:41:00Z">
        <w:r>
          <w:rPr>
            <w:rFonts w:hint="eastAsia"/>
          </w:rPr>
          <w:t>也漸漸感受到了一股恐懼。</w:t>
        </w:r>
      </w:ins>
    </w:p>
    <w:p w:rsidR="000F0075" w:rsidRDefault="00AC35C7">
      <w:pPr>
        <w:pStyle w:val="12"/>
        <w:spacing w:after="240"/>
        <w:ind w:leftChars="0" w:left="0"/>
        <w:rPr>
          <w:ins w:id="6990" w:author="Administrator" w:date="2019-02-17T11:42:00Z"/>
        </w:rPr>
        <w:pPrChange w:id="6991" w:author="Administrator" w:date="2019-02-17T10:29:00Z">
          <w:pPr>
            <w:pStyle w:val="12"/>
            <w:numPr>
              <w:numId w:val="1"/>
            </w:numPr>
            <w:spacing w:after="240"/>
            <w:ind w:leftChars="0" w:left="360" w:hanging="360"/>
            <w:outlineLvl w:val="0"/>
          </w:pPr>
        </w:pPrChange>
      </w:pPr>
      <w:ins w:id="6992" w:author="Administrator" w:date="2019-02-17T11:41:00Z">
        <w:r>
          <w:rPr>
            <w:rFonts w:hint="eastAsia"/>
          </w:rPr>
          <w:t>她對李龍飛幾乎是百分之百的信任了，此時對方如此大敵當前的神情，讓她也不由</w:t>
        </w:r>
      </w:ins>
      <w:ins w:id="6993" w:author="Administrator" w:date="2019-02-17T11:42:00Z">
        <w:r>
          <w:rPr>
            <w:rFonts w:hint="eastAsia"/>
          </w:rPr>
          <w:t>得緊張了起來，同時放出法器往李龍飛眼神看去的方向望去。</w:t>
        </w:r>
      </w:ins>
    </w:p>
    <w:p w:rsidR="000F0075" w:rsidRDefault="00AC35C7">
      <w:pPr>
        <w:pStyle w:val="12"/>
        <w:spacing w:after="240"/>
        <w:ind w:leftChars="0" w:left="0"/>
        <w:rPr>
          <w:ins w:id="6994" w:author="Administrator" w:date="2019-02-17T11:45:00Z"/>
        </w:rPr>
        <w:pPrChange w:id="6995" w:author="Administrator" w:date="2019-02-17T10:29:00Z">
          <w:pPr>
            <w:pStyle w:val="12"/>
            <w:numPr>
              <w:numId w:val="1"/>
            </w:numPr>
            <w:spacing w:after="240"/>
            <w:ind w:leftChars="0" w:left="360" w:hanging="360"/>
            <w:outlineLvl w:val="0"/>
          </w:pPr>
        </w:pPrChange>
      </w:pPr>
      <w:ins w:id="6996" w:author="Administrator" w:date="2019-02-17T11:43:00Z">
        <w:r>
          <w:rPr>
            <w:rFonts w:hint="eastAsia"/>
          </w:rPr>
          <w:t>「來</w:t>
        </w:r>
        <w:r w:rsidR="00744913">
          <w:rPr>
            <w:rFonts w:hint="eastAsia"/>
          </w:rPr>
          <w:t>了！」時間並沒有拖得太久，整件事從李龍飛驚醒到</w:t>
        </w:r>
      </w:ins>
      <w:ins w:id="6997" w:author="Administrator" w:date="2019-02-17T11:44:00Z">
        <w:r w:rsidR="00744913">
          <w:rPr>
            <w:rFonts w:hint="eastAsia"/>
          </w:rPr>
          <w:t>開口，只有短短不到幾</w:t>
        </w:r>
      </w:ins>
      <w:ins w:id="6998" w:author="Administrator" w:date="2019-02-17T11:45:00Z">
        <w:r w:rsidR="00744913">
          <w:rPr>
            <w:rFonts w:hint="eastAsia"/>
          </w:rPr>
          <w:t>句話的時間而已。</w:t>
        </w:r>
      </w:ins>
    </w:p>
    <w:p w:rsidR="000F0075" w:rsidRDefault="00744913">
      <w:pPr>
        <w:pStyle w:val="12"/>
        <w:spacing w:after="240"/>
        <w:ind w:leftChars="0" w:left="0"/>
        <w:rPr>
          <w:ins w:id="6999" w:author="Administrator" w:date="2019-02-17T11:52:00Z"/>
        </w:rPr>
        <w:pPrChange w:id="7000" w:author="Administrator" w:date="2019-02-17T10:29:00Z">
          <w:pPr>
            <w:pStyle w:val="12"/>
            <w:numPr>
              <w:numId w:val="1"/>
            </w:numPr>
            <w:spacing w:after="240"/>
            <w:ind w:leftChars="0" w:left="360" w:hanging="360"/>
            <w:outlineLvl w:val="0"/>
          </w:pPr>
        </w:pPrChange>
      </w:pPr>
      <w:ins w:id="7001" w:author="Administrator" w:date="2019-02-17T11:45:00Z">
        <w:r>
          <w:rPr>
            <w:rFonts w:hint="eastAsia"/>
          </w:rPr>
          <w:t>在他開口的那瞬間，那道黑色</w:t>
        </w:r>
      </w:ins>
      <w:ins w:id="7002" w:author="Administrator" w:date="2019-02-17T11:47:00Z">
        <w:r w:rsidR="0019704F">
          <w:rPr>
            <w:rFonts w:hint="eastAsia"/>
          </w:rPr>
          <w:t>殘</w:t>
        </w:r>
      </w:ins>
      <w:ins w:id="7003" w:author="Administrator" w:date="2019-02-17T11:45:00Z">
        <w:r w:rsidR="0019704F">
          <w:rPr>
            <w:rFonts w:hint="eastAsia"/>
          </w:rPr>
          <w:t>雷</w:t>
        </w:r>
      </w:ins>
      <w:ins w:id="7004" w:author="Administrator" w:date="2019-02-17T11:46:00Z">
        <w:r w:rsidR="0019704F">
          <w:rPr>
            <w:rFonts w:hint="eastAsia"/>
          </w:rPr>
          <w:t>無視一切的阻礙，</w:t>
        </w:r>
      </w:ins>
      <w:ins w:id="7005" w:author="Administrator" w:date="2019-02-17T11:52:00Z">
        <w:r w:rsidR="0019704F">
          <w:rPr>
            <w:rFonts w:hint="eastAsia"/>
          </w:rPr>
          <w:t>直接破碎山脈，轟開地面，往李龍飛頭頂劈了下來。</w:t>
        </w:r>
      </w:ins>
    </w:p>
    <w:p w:rsidR="000F0075" w:rsidRDefault="0019704F">
      <w:pPr>
        <w:pStyle w:val="12"/>
        <w:spacing w:after="240"/>
        <w:ind w:leftChars="0" w:left="0"/>
        <w:rPr>
          <w:ins w:id="7006" w:author="Administrator" w:date="2019-02-17T11:53:00Z"/>
        </w:rPr>
        <w:pPrChange w:id="7007" w:author="Administrator" w:date="2019-02-17T10:29:00Z">
          <w:pPr>
            <w:pStyle w:val="12"/>
            <w:numPr>
              <w:numId w:val="1"/>
            </w:numPr>
            <w:spacing w:after="240"/>
            <w:ind w:leftChars="0" w:left="360" w:hanging="360"/>
            <w:outlineLvl w:val="0"/>
          </w:pPr>
        </w:pPrChange>
      </w:pPr>
      <w:ins w:id="7008" w:author="Administrator" w:date="2019-02-17T11:52:00Z">
        <w:r>
          <w:rPr>
            <w:rFonts w:hint="eastAsia"/>
          </w:rPr>
          <w:t>就在</w:t>
        </w:r>
      </w:ins>
      <w:ins w:id="7009" w:author="Administrator" w:date="2019-02-17T11:53:00Z">
        <w:r>
          <w:rPr>
            <w:rFonts w:hint="eastAsia"/>
          </w:rPr>
          <w:t>這生死一刻，李龍飛咬牙一踏，往黃襄的反方向躲去。</w:t>
        </w:r>
      </w:ins>
    </w:p>
    <w:p w:rsidR="000F0075" w:rsidRDefault="0019704F">
      <w:pPr>
        <w:pStyle w:val="12"/>
        <w:spacing w:after="240"/>
        <w:ind w:leftChars="0" w:left="0"/>
        <w:rPr>
          <w:ins w:id="7010" w:author="Administrator" w:date="2019-02-17T11:55:00Z"/>
        </w:rPr>
        <w:pPrChange w:id="7011" w:author="Administrator" w:date="2019-02-17T10:29:00Z">
          <w:pPr>
            <w:pStyle w:val="12"/>
            <w:numPr>
              <w:numId w:val="1"/>
            </w:numPr>
            <w:spacing w:after="240"/>
            <w:ind w:leftChars="0" w:left="360" w:hanging="360"/>
            <w:outlineLvl w:val="0"/>
          </w:pPr>
        </w:pPrChange>
      </w:pPr>
      <w:ins w:id="7012" w:author="Administrator" w:date="2019-02-17T11:53:00Z">
        <w:r>
          <w:rPr>
            <w:rFonts w:hint="eastAsia"/>
          </w:rPr>
          <w:t>他</w:t>
        </w:r>
      </w:ins>
      <w:ins w:id="7013" w:author="Administrator" w:date="2019-02-17T11:54:00Z">
        <w:r>
          <w:rPr>
            <w:rFonts w:hint="eastAsia"/>
          </w:rPr>
          <w:t>已經感受到那黑色殘雷的厲害，知道自己絕無生存的可能；他雖再怎麼不甘，卻在這一瞬間明白天地間有股力量要將他</w:t>
        </w:r>
      </w:ins>
      <w:ins w:id="7014" w:author="Administrator" w:date="2019-02-17T11:55:00Z">
        <w:r>
          <w:rPr>
            <w:rFonts w:hint="eastAsia"/>
          </w:rPr>
          <w:t>消弭掉。</w:t>
        </w:r>
      </w:ins>
    </w:p>
    <w:p w:rsidR="000F0075" w:rsidRDefault="0019704F">
      <w:pPr>
        <w:pStyle w:val="12"/>
        <w:spacing w:after="240"/>
        <w:ind w:leftChars="0" w:left="0"/>
        <w:rPr>
          <w:ins w:id="7015" w:author="Administrator" w:date="2019-02-17T11:55:00Z"/>
        </w:rPr>
        <w:pPrChange w:id="7016" w:author="Administrator" w:date="2019-02-17T10:29:00Z">
          <w:pPr>
            <w:pStyle w:val="12"/>
            <w:numPr>
              <w:numId w:val="1"/>
            </w:numPr>
            <w:spacing w:after="240"/>
            <w:ind w:leftChars="0" w:left="360" w:hanging="360"/>
            <w:outlineLvl w:val="0"/>
          </w:pPr>
        </w:pPrChange>
      </w:pPr>
      <w:ins w:id="7017" w:author="Administrator" w:date="2019-02-17T11:55:00Z">
        <w:r>
          <w:rPr>
            <w:rFonts w:hint="eastAsia"/>
          </w:rPr>
          <w:t>他無力反抗，也無法自保。</w:t>
        </w:r>
      </w:ins>
    </w:p>
    <w:p w:rsidR="000F0075" w:rsidRDefault="0019704F">
      <w:pPr>
        <w:pStyle w:val="12"/>
        <w:spacing w:after="240"/>
        <w:ind w:leftChars="0" w:left="0"/>
        <w:rPr>
          <w:ins w:id="7018" w:author="Administrator" w:date="2019-02-17T11:56:00Z"/>
        </w:rPr>
        <w:pPrChange w:id="7019" w:author="Administrator" w:date="2019-02-17T10:29:00Z">
          <w:pPr>
            <w:pStyle w:val="12"/>
            <w:numPr>
              <w:numId w:val="1"/>
            </w:numPr>
            <w:spacing w:after="240"/>
            <w:ind w:leftChars="0" w:left="360" w:hanging="360"/>
            <w:outlineLvl w:val="0"/>
          </w:pPr>
        </w:pPrChange>
      </w:pPr>
      <w:ins w:id="7020" w:author="Administrator" w:date="2019-02-17T11:55:00Z">
        <w:r>
          <w:rPr>
            <w:rFonts w:hint="eastAsia"/>
          </w:rPr>
          <w:t>但他唯一能做的，就是</w:t>
        </w:r>
      </w:ins>
      <w:ins w:id="7021" w:author="Administrator" w:date="2019-02-17T11:56:00Z">
        <w:r w:rsidR="003C573C">
          <w:rPr>
            <w:rFonts w:hint="eastAsia"/>
          </w:rPr>
          <w:t>離開黃襄離得遠遠的，避免她因為池魚之殃，也受黑色殘雷波及。</w:t>
        </w:r>
      </w:ins>
    </w:p>
    <w:p w:rsidR="000F0075" w:rsidRDefault="003C573C">
      <w:pPr>
        <w:pStyle w:val="12"/>
        <w:spacing w:after="240"/>
        <w:ind w:leftChars="0" w:left="0"/>
        <w:rPr>
          <w:ins w:id="7022" w:author="Administrator" w:date="2019-02-17T11:56:00Z"/>
        </w:rPr>
        <w:pPrChange w:id="7023" w:author="Administrator" w:date="2019-02-17T10:29:00Z">
          <w:pPr>
            <w:pStyle w:val="12"/>
            <w:numPr>
              <w:numId w:val="1"/>
            </w:numPr>
            <w:spacing w:after="240"/>
            <w:ind w:leftChars="0" w:left="360" w:hanging="360"/>
            <w:outlineLvl w:val="0"/>
          </w:pPr>
        </w:pPrChange>
      </w:pPr>
      <w:ins w:id="7024" w:author="Administrator" w:date="2019-02-17T11:56:00Z">
        <w:r>
          <w:rPr>
            <w:rFonts w:hint="eastAsia"/>
          </w:rPr>
          <w:t>這是他能做，也是他唯一還可以向天地間證明，他要反抗這力量的念頭。</w:t>
        </w:r>
      </w:ins>
    </w:p>
    <w:p w:rsidR="000F0075" w:rsidRDefault="003C573C">
      <w:pPr>
        <w:pStyle w:val="12"/>
        <w:spacing w:after="240"/>
        <w:ind w:leftChars="0" w:left="0"/>
        <w:rPr>
          <w:ins w:id="7025" w:author="Administrator" w:date="2019-02-17T12:05:00Z"/>
        </w:rPr>
        <w:pPrChange w:id="7026" w:author="Administrator" w:date="2019-02-17T10:29:00Z">
          <w:pPr>
            <w:pStyle w:val="12"/>
            <w:numPr>
              <w:numId w:val="1"/>
            </w:numPr>
            <w:spacing w:after="240"/>
            <w:ind w:leftChars="0" w:left="360" w:hanging="360"/>
            <w:outlineLvl w:val="0"/>
          </w:pPr>
        </w:pPrChange>
      </w:pPr>
      <w:ins w:id="7027" w:author="Administrator" w:date="2019-02-17T11:57:00Z">
        <w:r>
          <w:rPr>
            <w:rFonts w:hint="eastAsia"/>
          </w:rPr>
          <w:t>也就在這一刻，突然間，在他</w:t>
        </w:r>
      </w:ins>
      <w:ins w:id="7028" w:author="Administrator" w:date="2019-02-17T12:00:00Z">
        <w:r>
          <w:rPr>
            <w:rFonts w:hint="eastAsia"/>
          </w:rPr>
          <w:t>儲</w:t>
        </w:r>
      </w:ins>
      <w:ins w:id="7029" w:author="Administrator" w:date="2019-02-17T12:01:00Z">
        <w:r>
          <w:rPr>
            <w:rFonts w:hint="eastAsia"/>
          </w:rPr>
          <w:t>物袋中</w:t>
        </w:r>
      </w:ins>
      <w:ins w:id="7030" w:author="Administrator" w:date="2019-02-17T12:02:00Z">
        <w:r>
          <w:rPr>
            <w:rFonts w:hint="eastAsia"/>
          </w:rPr>
          <w:t>那兩盞詭異的油燈其中一把，</w:t>
        </w:r>
      </w:ins>
      <w:ins w:id="7031" w:author="Administrator" w:date="2019-02-17T12:04:00Z">
        <w:r>
          <w:rPr>
            <w:rFonts w:hint="eastAsia"/>
          </w:rPr>
          <w:t>自動飛了</w:t>
        </w:r>
      </w:ins>
      <w:ins w:id="7032" w:author="Administrator" w:date="2019-02-17T12:05:00Z">
        <w:r>
          <w:rPr>
            <w:rFonts w:hint="eastAsia"/>
          </w:rPr>
          <w:t>出來，同時</w:t>
        </w:r>
      </w:ins>
      <w:ins w:id="7033" w:author="Administrator" w:date="2019-02-17T11:57:00Z">
        <w:r>
          <w:rPr>
            <w:rFonts w:hint="eastAsia"/>
          </w:rPr>
          <w:t>丹田之中</w:t>
        </w:r>
      </w:ins>
      <w:ins w:id="7034" w:author="Administrator" w:date="2019-02-17T12:05:00Z">
        <w:r>
          <w:rPr>
            <w:rFonts w:hint="eastAsia"/>
          </w:rPr>
          <w:t>那盞燭火，也飄散出來，一股道不名，說不清的力量將四周包圍了起來，所有事物全都靜止在這一瞬間。</w:t>
        </w:r>
      </w:ins>
    </w:p>
    <w:p w:rsidR="000F0075" w:rsidRDefault="003C573C">
      <w:pPr>
        <w:pStyle w:val="12"/>
        <w:spacing w:after="240"/>
        <w:ind w:leftChars="0" w:left="0"/>
        <w:rPr>
          <w:ins w:id="7035" w:author="Administrator" w:date="2019-02-17T12:07:00Z"/>
        </w:rPr>
        <w:pPrChange w:id="7036" w:author="Administrator" w:date="2019-02-17T10:29:00Z">
          <w:pPr>
            <w:pStyle w:val="12"/>
            <w:numPr>
              <w:numId w:val="1"/>
            </w:numPr>
            <w:spacing w:after="240"/>
            <w:ind w:leftChars="0" w:left="360" w:hanging="360"/>
            <w:outlineLvl w:val="0"/>
          </w:pPr>
        </w:pPrChange>
      </w:pPr>
      <w:ins w:id="7037" w:author="Administrator" w:date="2019-02-17T12:05:00Z">
        <w:r>
          <w:rPr>
            <w:rFonts w:hint="eastAsia"/>
          </w:rPr>
          <w:t>那燭火緩</w:t>
        </w:r>
      </w:ins>
      <w:ins w:id="7038" w:author="Administrator" w:date="2019-02-17T12:06:00Z">
        <w:r>
          <w:rPr>
            <w:rFonts w:hint="eastAsia"/>
          </w:rPr>
          <w:t>緩飄到油燈之上，跟著那油燈散發出層層光暈，在光暈之中，</w:t>
        </w:r>
        <w:r w:rsidR="00382C88">
          <w:rPr>
            <w:rFonts w:hint="eastAsia"/>
          </w:rPr>
          <w:t>一個頭帶冠冕，三頭六</w:t>
        </w:r>
      </w:ins>
      <w:ins w:id="7039" w:author="Administrator" w:date="2019-02-17T12:07:00Z">
        <w:r w:rsidR="00382C88">
          <w:rPr>
            <w:rFonts w:hint="eastAsia"/>
          </w:rPr>
          <w:t>臂的赤裸小人顯現出來。</w:t>
        </w:r>
      </w:ins>
    </w:p>
    <w:p w:rsidR="000F0075" w:rsidRDefault="00382C88">
      <w:pPr>
        <w:pStyle w:val="12"/>
        <w:spacing w:after="240"/>
        <w:ind w:leftChars="0" w:left="0"/>
        <w:rPr>
          <w:ins w:id="7040" w:author="Administrator" w:date="2019-02-17T12:09:00Z"/>
        </w:rPr>
        <w:pPrChange w:id="7041" w:author="Administrator" w:date="2019-02-17T10:29:00Z">
          <w:pPr>
            <w:pStyle w:val="12"/>
            <w:numPr>
              <w:numId w:val="1"/>
            </w:numPr>
            <w:spacing w:after="240"/>
            <w:ind w:leftChars="0" w:left="360" w:hanging="360"/>
            <w:outlineLvl w:val="0"/>
          </w:pPr>
        </w:pPrChange>
      </w:pPr>
      <w:ins w:id="7042" w:author="Administrator" w:date="2019-02-17T12:07:00Z">
        <w:r>
          <w:rPr>
            <w:rFonts w:hint="eastAsia"/>
          </w:rPr>
          <w:t>那小人甫一出現，便仰天大吼了聲，</w:t>
        </w:r>
      </w:ins>
      <w:ins w:id="7043" w:author="Administrator" w:date="2019-02-17T12:08:00Z">
        <w:r>
          <w:rPr>
            <w:rFonts w:hint="eastAsia"/>
          </w:rPr>
          <w:t>跟著憎惡地看著那黑色殘雷，伸手想要將它打散</w:t>
        </w:r>
      </w:ins>
      <w:ins w:id="7044" w:author="Administrator" w:date="2019-02-17T12:09:00Z">
        <w:r>
          <w:rPr>
            <w:rFonts w:hint="eastAsia"/>
          </w:rPr>
          <w:t>開來。</w:t>
        </w:r>
      </w:ins>
    </w:p>
    <w:p w:rsidR="000F0075" w:rsidRDefault="00382C88">
      <w:pPr>
        <w:pStyle w:val="12"/>
        <w:spacing w:after="240"/>
        <w:ind w:leftChars="0" w:left="0"/>
        <w:rPr>
          <w:ins w:id="7045" w:author="Administrator" w:date="2019-02-17T12:11:00Z"/>
        </w:rPr>
        <w:pPrChange w:id="7046" w:author="Administrator" w:date="2019-02-17T10:29:00Z">
          <w:pPr>
            <w:pStyle w:val="12"/>
            <w:numPr>
              <w:numId w:val="1"/>
            </w:numPr>
            <w:spacing w:after="240"/>
            <w:ind w:leftChars="0" w:left="360" w:hanging="360"/>
            <w:outlineLvl w:val="0"/>
          </w:pPr>
        </w:pPrChange>
      </w:pPr>
      <w:ins w:id="7047" w:author="Administrator" w:date="2019-02-17T12:09:00Z">
        <w:r>
          <w:rPr>
            <w:rFonts w:hint="eastAsia"/>
          </w:rPr>
          <w:t>只是不知怎麼的，他手剛伸到那殘雷面前時，突然停了下來，接著</w:t>
        </w:r>
      </w:ins>
      <w:ins w:id="7048" w:author="Administrator" w:date="2019-02-17T12:13:00Z">
        <w:r>
          <w:rPr>
            <w:rFonts w:hint="eastAsia"/>
          </w:rPr>
          <w:t>左邊那顆頭</w:t>
        </w:r>
      </w:ins>
      <w:ins w:id="7049" w:author="Administrator" w:date="2019-02-17T12:09:00Z">
        <w:r>
          <w:rPr>
            <w:rFonts w:hint="eastAsia"/>
          </w:rPr>
          <w:t>思索了一下，張開</w:t>
        </w:r>
      </w:ins>
      <w:ins w:id="7050" w:author="Administrator" w:date="2019-02-17T12:10:00Z">
        <w:r>
          <w:rPr>
            <w:rFonts w:hint="eastAsia"/>
          </w:rPr>
          <w:t>大嘴，猛地一吸，將那殘雷吸進了身體裡頭，跟著轟一聲在腹內傳了一聲悶響，隨即開嘴打了個飽</w:t>
        </w:r>
      </w:ins>
      <w:ins w:id="7051" w:author="Administrator" w:date="2019-02-17T12:11:00Z">
        <w:r>
          <w:rPr>
            <w:rFonts w:hint="eastAsia"/>
          </w:rPr>
          <w:t>嗝，冒出一股黑煙出來。</w:t>
        </w:r>
      </w:ins>
    </w:p>
    <w:p w:rsidR="000F0075" w:rsidRDefault="00382C88">
      <w:pPr>
        <w:pStyle w:val="12"/>
        <w:spacing w:after="240"/>
        <w:ind w:leftChars="0" w:left="0"/>
        <w:rPr>
          <w:ins w:id="7052" w:author="Administrator" w:date="2019-02-17T12:13:00Z"/>
        </w:rPr>
        <w:pPrChange w:id="7053" w:author="Administrator" w:date="2019-02-17T10:29:00Z">
          <w:pPr>
            <w:pStyle w:val="12"/>
            <w:numPr>
              <w:numId w:val="1"/>
            </w:numPr>
            <w:spacing w:after="240"/>
            <w:ind w:leftChars="0" w:left="360" w:hanging="360"/>
            <w:outlineLvl w:val="0"/>
          </w:pPr>
        </w:pPrChange>
      </w:pPr>
      <w:ins w:id="7054" w:author="Administrator" w:date="2019-02-17T12:11:00Z">
        <w:r>
          <w:rPr>
            <w:rFonts w:hint="eastAsia"/>
          </w:rPr>
          <w:t>做完了這些，那小人正準備要回到那油燈之上時，</w:t>
        </w:r>
      </w:ins>
      <w:ins w:id="7055" w:author="Administrator" w:date="2019-02-17T12:12:00Z">
        <w:r>
          <w:rPr>
            <w:rFonts w:hint="eastAsia"/>
          </w:rPr>
          <w:t>其中</w:t>
        </w:r>
      </w:ins>
      <w:ins w:id="7056" w:author="Administrator" w:date="2019-02-17T12:14:00Z">
        <w:r>
          <w:rPr>
            <w:rFonts w:hint="eastAsia"/>
          </w:rPr>
          <w:t>右邊的</w:t>
        </w:r>
      </w:ins>
      <w:ins w:id="7057" w:author="Administrator" w:date="2019-02-17T12:12:00Z">
        <w:r>
          <w:rPr>
            <w:rFonts w:hint="eastAsia"/>
          </w:rPr>
          <w:t>頭突然</w:t>
        </w:r>
      </w:ins>
      <w:ins w:id="7058" w:author="Administrator" w:date="2019-02-17T12:14:00Z">
        <w:r>
          <w:rPr>
            <w:rFonts w:hint="eastAsia"/>
          </w:rPr>
          <w:t>又</w:t>
        </w:r>
      </w:ins>
      <w:ins w:id="7059" w:author="Administrator" w:date="2019-02-17T12:12:00Z">
        <w:r>
          <w:rPr>
            <w:rFonts w:hint="eastAsia"/>
          </w:rPr>
          <w:t>看向靜止不動的黃襄，臉上露出一付若有所思的樣子，</w:t>
        </w:r>
      </w:ins>
      <w:ins w:id="7060" w:author="Administrator" w:date="2019-02-17T12:13:00Z">
        <w:r>
          <w:rPr>
            <w:rFonts w:hint="eastAsia"/>
          </w:rPr>
          <w:t>跟著張口說了幾句。</w:t>
        </w:r>
      </w:ins>
    </w:p>
    <w:p w:rsidR="000F0075" w:rsidRDefault="00382C88">
      <w:pPr>
        <w:pStyle w:val="12"/>
        <w:spacing w:after="240"/>
        <w:ind w:leftChars="0" w:left="0"/>
        <w:rPr>
          <w:ins w:id="7061" w:author="Administrator" w:date="2019-07-29T11:45:00Z"/>
        </w:rPr>
        <w:pPrChange w:id="7062" w:author="Administrator" w:date="2019-02-17T10:29:00Z">
          <w:pPr>
            <w:pStyle w:val="12"/>
            <w:numPr>
              <w:numId w:val="1"/>
            </w:numPr>
            <w:spacing w:after="240"/>
            <w:ind w:leftChars="0" w:left="360" w:hanging="360"/>
            <w:outlineLvl w:val="0"/>
          </w:pPr>
        </w:pPrChange>
      </w:pPr>
      <w:ins w:id="7063" w:author="Administrator" w:date="2019-02-17T12:13:00Z">
        <w:r>
          <w:rPr>
            <w:rFonts w:hint="eastAsia"/>
          </w:rPr>
          <w:t>中間那顆頭沉吟了一會，</w:t>
        </w:r>
      </w:ins>
      <w:ins w:id="7064" w:author="Administrator" w:date="2019-02-17T12:14:00Z">
        <w:r w:rsidR="000D2B99">
          <w:rPr>
            <w:rFonts w:hint="eastAsia"/>
          </w:rPr>
          <w:t>點了點頭，</w:t>
        </w:r>
      </w:ins>
      <w:ins w:id="7065" w:author="Administrator" w:date="2019-07-29T11:45:00Z">
        <w:r w:rsidR="000D2B99">
          <w:rPr>
            <w:rFonts w:hint="eastAsia"/>
          </w:rPr>
          <w:t>左</w:t>
        </w:r>
      </w:ins>
      <w:ins w:id="7066" w:author="Administrator" w:date="2019-02-17T12:14:00Z">
        <w:r>
          <w:rPr>
            <w:rFonts w:hint="eastAsia"/>
          </w:rPr>
          <w:t>邊那顆頭便歡喜地張口一吸，隨即一個</w:t>
        </w:r>
      </w:ins>
      <w:ins w:id="7067" w:author="Administrator" w:date="2019-02-17T12:15:00Z">
        <w:r>
          <w:rPr>
            <w:rFonts w:hint="eastAsia"/>
          </w:rPr>
          <w:t>模糊不清的</w:t>
        </w:r>
      </w:ins>
      <w:ins w:id="7068" w:author="Administrator" w:date="2019-02-17T12:16:00Z">
        <w:r>
          <w:rPr>
            <w:rFonts w:hint="eastAsia"/>
          </w:rPr>
          <w:t>元</w:t>
        </w:r>
      </w:ins>
      <w:ins w:id="7069" w:author="Administrator" w:date="2019-02-17T12:15:00Z">
        <w:r>
          <w:rPr>
            <w:rFonts w:hint="eastAsia"/>
          </w:rPr>
          <w:t>嬰身影從黃</w:t>
        </w:r>
      </w:ins>
      <w:ins w:id="7070" w:author="Administrator" w:date="2019-02-17T12:16:00Z">
        <w:r>
          <w:rPr>
            <w:rFonts w:hint="eastAsia"/>
          </w:rPr>
          <w:t>襄身上飛了出來，被他吸了盡去。</w:t>
        </w:r>
      </w:ins>
    </w:p>
    <w:p w:rsidR="000F0075" w:rsidRDefault="000D2B99">
      <w:pPr>
        <w:pStyle w:val="12"/>
        <w:spacing w:after="240"/>
        <w:ind w:leftChars="0" w:left="0"/>
        <w:rPr>
          <w:ins w:id="7071" w:author="Administrator" w:date="2019-07-29T11:48:00Z"/>
        </w:rPr>
        <w:pPrChange w:id="7072" w:author="Administrator" w:date="2019-02-17T10:29:00Z">
          <w:pPr>
            <w:pStyle w:val="12"/>
            <w:numPr>
              <w:numId w:val="1"/>
            </w:numPr>
            <w:spacing w:after="240"/>
            <w:ind w:leftChars="0" w:left="360" w:hanging="360"/>
            <w:outlineLvl w:val="0"/>
          </w:pPr>
        </w:pPrChange>
      </w:pPr>
      <w:ins w:id="7073" w:author="Administrator" w:date="2019-07-29T11:45:00Z">
        <w:r>
          <w:rPr>
            <w:rFonts w:hint="eastAsia"/>
          </w:rPr>
          <w:lastRenderedPageBreak/>
          <w:t>這還沒完，吸完了兩個大補之物之後，左邊那顆頭看向</w:t>
        </w:r>
      </w:ins>
      <w:ins w:id="7074" w:author="Administrator" w:date="2019-07-29T11:46:00Z">
        <w:r>
          <w:rPr>
            <w:rFonts w:hint="eastAsia"/>
          </w:rPr>
          <w:t>李龍飛本體，眼神穿過他的身子，似乎看到了他體內其中的異物，</w:t>
        </w:r>
      </w:ins>
      <w:ins w:id="7075" w:author="Administrator" w:date="2019-07-29T11:47:00Z">
        <w:r>
          <w:rPr>
            <w:rFonts w:hint="eastAsia"/>
          </w:rPr>
          <w:t>張口一吸，一顆</w:t>
        </w:r>
      </w:ins>
      <w:ins w:id="7076" w:author="Administrator" w:date="2019-07-29T11:48:00Z">
        <w:r>
          <w:rPr>
            <w:rFonts w:hint="eastAsia"/>
          </w:rPr>
          <w:t>平凡無奇的丹藥便虛幻出來，轉眼就要離體而出。</w:t>
        </w:r>
      </w:ins>
    </w:p>
    <w:p w:rsidR="000F0075" w:rsidRDefault="000D2B99">
      <w:pPr>
        <w:pStyle w:val="12"/>
        <w:spacing w:after="240"/>
        <w:ind w:leftChars="0" w:left="0"/>
        <w:rPr>
          <w:ins w:id="7077" w:author="Administrator" w:date="2019-07-29T11:52:00Z"/>
        </w:rPr>
        <w:pPrChange w:id="7078" w:author="Administrator" w:date="2019-02-17T10:29:00Z">
          <w:pPr>
            <w:pStyle w:val="12"/>
            <w:numPr>
              <w:numId w:val="1"/>
            </w:numPr>
            <w:spacing w:after="240"/>
            <w:ind w:leftChars="0" w:left="360" w:hanging="360"/>
            <w:outlineLvl w:val="0"/>
          </w:pPr>
        </w:pPrChange>
      </w:pPr>
      <w:ins w:id="7079" w:author="Administrator" w:date="2019-07-29T11:48:00Z">
        <w:r>
          <w:rPr>
            <w:rFonts w:hint="eastAsia"/>
          </w:rPr>
          <w:t>可就在此時，那丹藥</w:t>
        </w:r>
      </w:ins>
      <w:ins w:id="7080" w:author="Administrator" w:date="2019-07-29T11:49:00Z">
        <w:r>
          <w:rPr>
            <w:rFonts w:hint="eastAsia"/>
          </w:rPr>
          <w:t>虛影</w:t>
        </w:r>
      </w:ins>
      <w:ins w:id="7081" w:author="Administrator" w:date="2019-07-29T11:48:00Z">
        <w:r>
          <w:rPr>
            <w:rFonts w:hint="eastAsia"/>
          </w:rPr>
          <w:t>突然</w:t>
        </w:r>
      </w:ins>
      <w:ins w:id="7082" w:author="Administrator" w:date="2019-07-29T11:49:00Z">
        <w:r>
          <w:rPr>
            <w:rFonts w:hint="eastAsia"/>
          </w:rPr>
          <w:t>猛地一震，跟著以肉眼可見的速度長成一株</w:t>
        </w:r>
      </w:ins>
      <w:ins w:id="7083" w:author="Administrator" w:date="2019-07-29T11:50:00Z">
        <w:r>
          <w:rPr>
            <w:rFonts w:hint="eastAsia"/>
          </w:rPr>
          <w:t>鮮紅</w:t>
        </w:r>
      </w:ins>
      <w:ins w:id="7084" w:author="Administrator" w:date="2019-07-29T11:49:00Z">
        <w:r>
          <w:rPr>
            <w:rFonts w:hint="eastAsia"/>
          </w:rPr>
          <w:t>色</w:t>
        </w:r>
      </w:ins>
      <w:ins w:id="7085" w:author="Administrator" w:date="2019-07-29T11:51:00Z">
        <w:r>
          <w:rPr>
            <w:rFonts w:hint="eastAsia"/>
          </w:rPr>
          <w:t>的</w:t>
        </w:r>
      </w:ins>
      <w:ins w:id="7086" w:author="Administrator" w:date="2019-07-29T11:49:00Z">
        <w:r>
          <w:rPr>
            <w:rFonts w:hint="eastAsia"/>
          </w:rPr>
          <w:t>小</w:t>
        </w:r>
      </w:ins>
      <w:ins w:id="7087" w:author="Administrator" w:date="2019-07-29T11:51:00Z">
        <w:r>
          <w:rPr>
            <w:rFonts w:hint="eastAsia"/>
          </w:rPr>
          <w:t>草</w:t>
        </w:r>
      </w:ins>
      <w:ins w:id="7088" w:author="Administrator" w:date="2019-07-29T11:49:00Z">
        <w:r>
          <w:rPr>
            <w:rFonts w:hint="eastAsia"/>
          </w:rPr>
          <w:t>，</w:t>
        </w:r>
      </w:ins>
      <w:ins w:id="7089" w:author="Administrator" w:date="2019-07-29T11:51:00Z">
        <w:r>
          <w:rPr>
            <w:rFonts w:hint="eastAsia"/>
          </w:rPr>
          <w:t>其上一朵妖豔的花苞含苞待放，四週卻已經</w:t>
        </w:r>
      </w:ins>
      <w:ins w:id="7090" w:author="Administrator" w:date="2019-07-29T11:52:00Z">
        <w:r w:rsidR="00027401">
          <w:rPr>
            <w:rFonts w:hint="eastAsia"/>
          </w:rPr>
          <w:t>長出了一條條詭異的朱紅</w:t>
        </w:r>
      </w:ins>
      <w:ins w:id="7091" w:author="Administrator" w:date="2019-07-29T12:12:00Z">
        <w:r w:rsidR="00027401">
          <w:rPr>
            <w:rFonts w:hint="eastAsia"/>
          </w:rPr>
          <w:t>細</w:t>
        </w:r>
      </w:ins>
      <w:ins w:id="7092" w:author="Administrator" w:date="2019-07-29T11:52:00Z">
        <w:r>
          <w:rPr>
            <w:rFonts w:hint="eastAsia"/>
          </w:rPr>
          <w:t>絲迎風擺動著。</w:t>
        </w:r>
      </w:ins>
    </w:p>
    <w:p w:rsidR="000F0075" w:rsidRDefault="000D2B99">
      <w:pPr>
        <w:pStyle w:val="12"/>
        <w:spacing w:after="240"/>
        <w:ind w:leftChars="0" w:left="0"/>
        <w:rPr>
          <w:ins w:id="7093" w:author="Administrator" w:date="2019-07-29T11:54:00Z"/>
        </w:rPr>
        <w:pPrChange w:id="7094" w:author="Administrator" w:date="2019-02-17T10:29:00Z">
          <w:pPr>
            <w:pStyle w:val="12"/>
            <w:numPr>
              <w:numId w:val="1"/>
            </w:numPr>
            <w:spacing w:after="240"/>
            <w:ind w:leftChars="0" w:left="360" w:hanging="360"/>
            <w:outlineLvl w:val="0"/>
          </w:pPr>
        </w:pPrChange>
      </w:pPr>
      <w:ins w:id="7095" w:author="Administrator" w:date="2019-07-29T11:52:00Z">
        <w:r>
          <w:rPr>
            <w:rFonts w:hint="eastAsia"/>
          </w:rPr>
          <w:t>那小人的三顆頭顱</w:t>
        </w:r>
        <w:r w:rsidR="00C04527">
          <w:rPr>
            <w:rFonts w:hint="eastAsia"/>
          </w:rPr>
          <w:t>甫一見狀，都是愣了一下，其中左</w:t>
        </w:r>
      </w:ins>
      <w:ins w:id="7096" w:author="Administrator" w:date="2019-07-29T11:53:00Z">
        <w:r w:rsidR="00C04527">
          <w:rPr>
            <w:rFonts w:hint="eastAsia"/>
          </w:rPr>
          <w:t>邊頭顱</w:t>
        </w:r>
      </w:ins>
      <w:ins w:id="7097" w:author="Administrator" w:date="2019-07-29T11:56:00Z">
        <w:r w:rsidR="00C04527">
          <w:rPr>
            <w:rFonts w:hint="eastAsia"/>
          </w:rPr>
          <w:t>臉上</w:t>
        </w:r>
      </w:ins>
      <w:ins w:id="7098" w:author="Administrator" w:date="2019-07-29T11:53:00Z">
        <w:r w:rsidR="00C04527">
          <w:rPr>
            <w:rFonts w:hint="eastAsia"/>
          </w:rPr>
          <w:t>流露出渴望的火熱</w:t>
        </w:r>
      </w:ins>
      <w:ins w:id="7099" w:author="Administrator" w:date="2019-07-29T11:56:00Z">
        <w:r w:rsidR="00C04527">
          <w:rPr>
            <w:rFonts w:hint="eastAsia"/>
          </w:rPr>
          <w:t>目光</w:t>
        </w:r>
      </w:ins>
      <w:ins w:id="7100" w:author="Administrator" w:date="2019-07-29T11:53:00Z">
        <w:r w:rsidR="00C04527">
          <w:rPr>
            <w:rFonts w:hint="eastAsia"/>
          </w:rPr>
          <w:t>，死死地直盯著那花看，而右邊的頭顱卻是若有所思，臉上露出</w:t>
        </w:r>
      </w:ins>
      <w:ins w:id="7101" w:author="Administrator" w:date="2019-07-29T11:54:00Z">
        <w:r w:rsidR="00C04527">
          <w:rPr>
            <w:rFonts w:hint="eastAsia"/>
          </w:rPr>
          <w:t>沉吟之色。</w:t>
        </w:r>
      </w:ins>
    </w:p>
    <w:p w:rsidR="000F0075" w:rsidRDefault="00C04527">
      <w:pPr>
        <w:pStyle w:val="12"/>
        <w:spacing w:after="240"/>
        <w:ind w:leftChars="0" w:left="0"/>
        <w:rPr>
          <w:ins w:id="7102" w:author="Administrator" w:date="2019-07-29T11:55:00Z"/>
        </w:rPr>
        <w:pPrChange w:id="7103" w:author="Administrator" w:date="2019-02-17T10:29:00Z">
          <w:pPr>
            <w:pStyle w:val="12"/>
            <w:numPr>
              <w:numId w:val="1"/>
            </w:numPr>
            <w:spacing w:after="240"/>
            <w:ind w:leftChars="0" w:left="360" w:hanging="360"/>
            <w:outlineLvl w:val="0"/>
          </w:pPr>
        </w:pPrChange>
      </w:pPr>
      <w:ins w:id="7104" w:author="Administrator" w:date="2019-07-29T11:54:00Z">
        <w:r>
          <w:rPr>
            <w:rFonts w:hint="eastAsia"/>
          </w:rPr>
          <w:t>唯有中間那頭顱，眼神中只閃過一私異芒，跟著就平靜下來，伸手一揮，阻止了左邊頭顱</w:t>
        </w:r>
      </w:ins>
      <w:ins w:id="7105" w:author="Administrator" w:date="2019-07-29T11:55:00Z">
        <w:r>
          <w:rPr>
            <w:rFonts w:hint="eastAsia"/>
          </w:rPr>
          <w:t>將要</w:t>
        </w:r>
      </w:ins>
      <w:ins w:id="7106" w:author="Administrator" w:date="2019-07-29T11:54:00Z">
        <w:r>
          <w:rPr>
            <w:rFonts w:hint="eastAsia"/>
          </w:rPr>
          <w:t>吞</w:t>
        </w:r>
      </w:ins>
      <w:ins w:id="7107" w:author="Administrator" w:date="2019-07-29T11:55:00Z">
        <w:r>
          <w:rPr>
            <w:rFonts w:hint="eastAsia"/>
          </w:rPr>
          <w:t>噬的舉動。</w:t>
        </w:r>
      </w:ins>
    </w:p>
    <w:p w:rsidR="000F0075" w:rsidRDefault="00C04527">
      <w:pPr>
        <w:pStyle w:val="12"/>
        <w:spacing w:after="240"/>
        <w:ind w:leftChars="0" w:left="0"/>
        <w:rPr>
          <w:ins w:id="7108" w:author="Administrator" w:date="2019-07-29T11:57:00Z"/>
        </w:rPr>
        <w:pPrChange w:id="7109" w:author="Administrator" w:date="2019-02-17T10:29:00Z">
          <w:pPr>
            <w:pStyle w:val="12"/>
            <w:numPr>
              <w:numId w:val="1"/>
            </w:numPr>
            <w:spacing w:after="240"/>
            <w:ind w:leftChars="0" w:left="360" w:hanging="360"/>
            <w:outlineLvl w:val="0"/>
          </w:pPr>
        </w:pPrChange>
      </w:pPr>
      <w:ins w:id="7110" w:author="Administrator" w:date="2019-07-29T11:55:00Z">
        <w:r>
          <w:rPr>
            <w:rFonts w:hint="eastAsia"/>
          </w:rPr>
          <w:t>左邊頭顱原本正要將那紅色小花吞噬，可卻被擋了下來，</w:t>
        </w:r>
      </w:ins>
      <w:ins w:id="7111" w:author="Administrator" w:date="2019-07-29T11:56:00Z">
        <w:r>
          <w:rPr>
            <w:rFonts w:hint="eastAsia"/>
          </w:rPr>
          <w:t>眼神中滿是鬱悶跟不解，可卻也不敢說</w:t>
        </w:r>
      </w:ins>
      <w:ins w:id="7112" w:author="Administrator" w:date="2019-07-29T11:57:00Z">
        <w:r>
          <w:rPr>
            <w:rFonts w:hint="eastAsia"/>
          </w:rPr>
          <w:t>些甚麼，將原本張開的大嘴給閉了起來。</w:t>
        </w:r>
      </w:ins>
    </w:p>
    <w:p w:rsidR="000F0075" w:rsidRDefault="00C04527">
      <w:pPr>
        <w:pStyle w:val="12"/>
        <w:spacing w:after="240"/>
        <w:ind w:leftChars="0" w:left="0"/>
        <w:rPr>
          <w:ins w:id="7113" w:author="Administrator" w:date="2019-02-17T12:16:00Z"/>
        </w:rPr>
        <w:pPrChange w:id="7114" w:author="Administrator" w:date="2019-02-17T10:29:00Z">
          <w:pPr>
            <w:pStyle w:val="12"/>
            <w:numPr>
              <w:numId w:val="1"/>
            </w:numPr>
            <w:spacing w:after="240"/>
            <w:ind w:leftChars="0" w:left="360" w:hanging="360"/>
            <w:outlineLvl w:val="0"/>
          </w:pPr>
        </w:pPrChange>
      </w:pPr>
      <w:ins w:id="7115" w:author="Administrator" w:date="2019-07-29T11:57:00Z">
        <w:r>
          <w:rPr>
            <w:rFonts w:hint="eastAsia"/>
          </w:rPr>
          <w:t>這麼一來，那紅花虛影便又慢慢消散開來，化作點點光華返回李龍飛體中。</w:t>
        </w:r>
      </w:ins>
    </w:p>
    <w:p w:rsidR="000F0075" w:rsidRDefault="00F70367">
      <w:pPr>
        <w:pStyle w:val="12"/>
        <w:spacing w:after="240"/>
        <w:ind w:leftChars="0" w:left="0"/>
        <w:rPr>
          <w:ins w:id="7116" w:author="Administrator" w:date="2019-02-17T12:18:00Z"/>
        </w:rPr>
        <w:pPrChange w:id="7117" w:author="Administrator" w:date="2019-02-17T10:29:00Z">
          <w:pPr>
            <w:pStyle w:val="12"/>
            <w:numPr>
              <w:numId w:val="1"/>
            </w:numPr>
            <w:spacing w:after="240"/>
            <w:ind w:leftChars="0" w:left="360" w:hanging="360"/>
            <w:outlineLvl w:val="0"/>
          </w:pPr>
        </w:pPrChange>
      </w:pPr>
      <w:ins w:id="7118" w:author="Administrator" w:date="2019-02-17T12:16:00Z">
        <w:r>
          <w:rPr>
            <w:rFonts w:hint="eastAsia"/>
          </w:rPr>
          <w:t>這些事情說來話長，事實上卻</w:t>
        </w:r>
      </w:ins>
      <w:ins w:id="7119" w:author="Administrator" w:date="2019-02-17T12:17:00Z">
        <w:r w:rsidR="00827DAE">
          <w:rPr>
            <w:rFonts w:hint="eastAsia"/>
          </w:rPr>
          <w:t>在數萬分之一秒之內便</w:t>
        </w:r>
      </w:ins>
      <w:ins w:id="7120" w:author="Administrator" w:date="2019-06-16T18:08:00Z">
        <w:r w:rsidR="00827DAE">
          <w:rPr>
            <w:rFonts w:hint="eastAsia"/>
          </w:rPr>
          <w:t>結束</w:t>
        </w:r>
      </w:ins>
      <w:ins w:id="7121" w:author="Administrator" w:date="2019-02-17T12:17:00Z">
        <w:r>
          <w:rPr>
            <w:rFonts w:hint="eastAsia"/>
          </w:rPr>
          <w:t>了，等到那燭火飛回丹田，油燈</w:t>
        </w:r>
      </w:ins>
      <w:ins w:id="7122" w:author="Administrator" w:date="2019-02-17T12:18:00Z">
        <w:r>
          <w:rPr>
            <w:rFonts w:hint="eastAsia"/>
          </w:rPr>
          <w:t>重回儲物袋內，原本山洞內靜止不動的時間這才重新又流動起來。</w:t>
        </w:r>
      </w:ins>
    </w:p>
    <w:p w:rsidR="000F0075" w:rsidRDefault="00F70367">
      <w:pPr>
        <w:pStyle w:val="12"/>
        <w:spacing w:after="240"/>
        <w:ind w:leftChars="0" w:left="0"/>
        <w:rPr>
          <w:ins w:id="7123" w:author="Administrator" w:date="2019-02-17T12:21:00Z"/>
        </w:rPr>
        <w:pPrChange w:id="7124" w:author="Administrator" w:date="2019-02-17T10:29:00Z">
          <w:pPr>
            <w:pStyle w:val="12"/>
            <w:numPr>
              <w:numId w:val="1"/>
            </w:numPr>
            <w:spacing w:after="240"/>
            <w:ind w:leftChars="0" w:left="360" w:hanging="360"/>
            <w:outlineLvl w:val="0"/>
          </w:pPr>
        </w:pPrChange>
      </w:pPr>
      <w:ins w:id="7125" w:author="Administrator" w:date="2019-02-17T12:18:00Z">
        <w:r>
          <w:rPr>
            <w:rFonts w:hint="eastAsia"/>
          </w:rPr>
          <w:t>同時，本來早已</w:t>
        </w:r>
      </w:ins>
      <w:ins w:id="7126" w:author="Administrator" w:date="2019-02-17T12:19:00Z">
        <w:r w:rsidRPr="00F70367">
          <w:rPr>
            <w:rFonts w:hint="eastAsia"/>
          </w:rPr>
          <w:t>引頸就戮</w:t>
        </w:r>
        <w:r>
          <w:rPr>
            <w:rFonts w:hint="eastAsia"/>
          </w:rPr>
          <w:t>，</w:t>
        </w:r>
      </w:ins>
      <w:ins w:id="7127" w:author="Administrator" w:date="2019-02-17T12:20:00Z">
        <w:r>
          <w:rPr>
            <w:rFonts w:hint="eastAsia"/>
          </w:rPr>
          <w:t>心懷死志的李龍飛眼中，那道黑色殘雷</w:t>
        </w:r>
      </w:ins>
      <w:ins w:id="7128" w:author="Administrator" w:date="2019-02-21T21:39:00Z">
        <w:r w:rsidR="00D24C8F">
          <w:rPr>
            <w:rFonts w:hint="eastAsia"/>
          </w:rPr>
          <w:t>在瞬間</w:t>
        </w:r>
      </w:ins>
      <w:ins w:id="7129" w:author="Administrator" w:date="2019-02-17T12:20:00Z">
        <w:r>
          <w:rPr>
            <w:rFonts w:hint="eastAsia"/>
          </w:rPr>
          <w:t>轟</w:t>
        </w:r>
      </w:ins>
      <w:ins w:id="7130" w:author="Administrator" w:date="2019-02-21T21:39:00Z">
        <w:r w:rsidR="00D24C8F">
          <w:rPr>
            <w:rFonts w:hint="eastAsia"/>
          </w:rPr>
          <w:t>了</w:t>
        </w:r>
      </w:ins>
      <w:ins w:id="7131" w:author="Administrator" w:date="2019-02-17T12:20:00Z">
        <w:r>
          <w:rPr>
            <w:rFonts w:hint="eastAsia"/>
          </w:rPr>
          <w:t>下來</w:t>
        </w:r>
        <w:r w:rsidR="00D24C8F">
          <w:rPr>
            <w:rFonts w:hint="eastAsia"/>
          </w:rPr>
          <w:t>，</w:t>
        </w:r>
      </w:ins>
      <w:ins w:id="7132" w:author="Administrator" w:date="2019-02-21T21:39:00Z">
        <w:r w:rsidR="00D24C8F">
          <w:rPr>
            <w:rFonts w:hint="eastAsia"/>
          </w:rPr>
          <w:t>然後竟</w:t>
        </w:r>
      </w:ins>
      <w:ins w:id="7133" w:author="Administrator" w:date="2019-02-17T12:20:00Z">
        <w:r>
          <w:rPr>
            <w:rFonts w:hint="eastAsia"/>
          </w:rPr>
          <w:t>甚麼事也</w:t>
        </w:r>
      </w:ins>
      <w:ins w:id="7134" w:author="Administrator" w:date="2019-02-17T12:21:00Z">
        <w:r w:rsidR="00D24C8F">
          <w:rPr>
            <w:rFonts w:hint="eastAsia"/>
          </w:rPr>
          <w:t>沒發生</w:t>
        </w:r>
        <w:r>
          <w:rPr>
            <w:rFonts w:hint="eastAsia"/>
          </w:rPr>
          <w:t>。</w:t>
        </w:r>
      </w:ins>
    </w:p>
    <w:p w:rsidR="000F0075" w:rsidRDefault="00F70367">
      <w:pPr>
        <w:pStyle w:val="12"/>
        <w:spacing w:after="240"/>
        <w:ind w:leftChars="0" w:left="0"/>
        <w:rPr>
          <w:ins w:id="7135" w:author="Administrator" w:date="2019-02-17T12:22:00Z"/>
        </w:rPr>
        <w:pPrChange w:id="7136" w:author="Administrator" w:date="2019-02-17T10:29:00Z">
          <w:pPr>
            <w:pStyle w:val="12"/>
            <w:numPr>
              <w:numId w:val="1"/>
            </w:numPr>
            <w:spacing w:after="240"/>
            <w:ind w:leftChars="0" w:left="360" w:hanging="360"/>
            <w:outlineLvl w:val="0"/>
          </w:pPr>
        </w:pPrChange>
      </w:pPr>
      <w:ins w:id="7137" w:author="Administrator" w:date="2019-02-17T12:21:00Z">
        <w:r>
          <w:rPr>
            <w:rFonts w:hint="eastAsia"/>
          </w:rPr>
          <w:t>一旁的黃襄更是滿臉奇怪，只看到原本全神藉備的李龍飛往旁邊一跳，跟著就站在那裡，疑惑地</w:t>
        </w:r>
      </w:ins>
      <w:ins w:id="7138" w:author="Administrator" w:date="2019-02-17T12:22:00Z">
        <w:r>
          <w:rPr>
            <w:rFonts w:hint="eastAsia"/>
          </w:rPr>
          <w:t>望向四周。</w:t>
        </w:r>
      </w:ins>
    </w:p>
    <w:p w:rsidR="000F0075" w:rsidRDefault="00F70367">
      <w:pPr>
        <w:pStyle w:val="12"/>
        <w:spacing w:after="240"/>
        <w:ind w:leftChars="0" w:left="0"/>
        <w:rPr>
          <w:ins w:id="7139" w:author="Administrator" w:date="2019-02-17T12:24:00Z"/>
        </w:rPr>
        <w:pPrChange w:id="7140" w:author="Administrator" w:date="2019-02-17T10:29:00Z">
          <w:pPr>
            <w:pStyle w:val="12"/>
            <w:numPr>
              <w:numId w:val="1"/>
            </w:numPr>
            <w:spacing w:after="240"/>
            <w:ind w:leftChars="0" w:left="360" w:hanging="360"/>
            <w:outlineLvl w:val="0"/>
          </w:pPr>
        </w:pPrChange>
      </w:pPr>
      <w:ins w:id="7141" w:author="Administrator" w:date="2019-02-17T12:22:00Z">
        <w:r>
          <w:rPr>
            <w:rFonts w:hint="eastAsia"/>
          </w:rPr>
          <w:t>「怎</w:t>
        </w:r>
      </w:ins>
      <w:ins w:id="7142" w:author="Administrator" w:date="2019-02-17T12:23:00Z">
        <w:r>
          <w:rPr>
            <w:rFonts w:hint="eastAsia"/>
          </w:rPr>
          <w:t>…怎麼了，龍飛哥哥？」黃襄尚未從緊張狀態解除，忐忑不安地</w:t>
        </w:r>
      </w:ins>
      <w:ins w:id="7143" w:author="Administrator" w:date="2019-02-17T12:24:00Z">
        <w:r>
          <w:rPr>
            <w:rFonts w:hint="eastAsia"/>
          </w:rPr>
          <w:t>輕聲問著。</w:t>
        </w:r>
      </w:ins>
    </w:p>
    <w:p w:rsidR="000F0075" w:rsidRDefault="00F70367">
      <w:pPr>
        <w:pStyle w:val="12"/>
        <w:spacing w:after="240"/>
        <w:ind w:leftChars="0" w:left="0"/>
        <w:rPr>
          <w:ins w:id="7144" w:author="Administrator" w:date="2019-02-21T21:45:00Z"/>
        </w:rPr>
        <w:pPrChange w:id="7145" w:author="Administrator" w:date="2019-02-17T10:29:00Z">
          <w:pPr>
            <w:pStyle w:val="12"/>
            <w:numPr>
              <w:numId w:val="1"/>
            </w:numPr>
            <w:spacing w:after="240"/>
            <w:ind w:leftChars="0" w:left="360" w:hanging="360"/>
            <w:outlineLvl w:val="0"/>
          </w:pPr>
        </w:pPrChange>
      </w:pPr>
      <w:ins w:id="7146" w:author="Administrator" w:date="2019-02-17T12:24:00Z">
        <w:r>
          <w:rPr>
            <w:rFonts w:hint="eastAsia"/>
          </w:rPr>
          <w:t>「…沒事，也許是我自己多想了？」對於這一切</w:t>
        </w:r>
      </w:ins>
      <w:ins w:id="7147" w:author="Administrator" w:date="2019-02-17T12:25:00Z">
        <w:r w:rsidRPr="00F70367">
          <w:rPr>
            <w:rFonts w:hint="eastAsia"/>
          </w:rPr>
          <w:t>丈二金剛摸不著頭腦</w:t>
        </w:r>
        <w:r>
          <w:rPr>
            <w:rFonts w:hint="eastAsia"/>
          </w:rPr>
          <w:t>的李龍飛，</w:t>
        </w:r>
      </w:ins>
      <w:ins w:id="7148" w:author="Administrator" w:date="2019-02-17T12:26:00Z">
        <w:r>
          <w:rPr>
            <w:rFonts w:hint="eastAsia"/>
          </w:rPr>
          <w:t>同樣也是一頭霧水，只能</w:t>
        </w:r>
      </w:ins>
      <w:ins w:id="7149" w:author="Administrator" w:date="2019-02-17T12:27:00Z">
        <w:r w:rsidR="00E84BE0">
          <w:rPr>
            <w:rFonts w:hint="eastAsia"/>
          </w:rPr>
          <w:t>含糊過去。</w:t>
        </w:r>
      </w:ins>
    </w:p>
    <w:p w:rsidR="000F0075" w:rsidRDefault="00D24C8F">
      <w:pPr>
        <w:pStyle w:val="12"/>
        <w:spacing w:after="240"/>
        <w:ind w:leftChars="0" w:left="0"/>
        <w:rPr>
          <w:ins w:id="7150" w:author="Administrator" w:date="2019-02-17T12:27:00Z"/>
        </w:rPr>
        <w:pPrChange w:id="7151" w:author="Administrator" w:date="2019-02-17T10:29:00Z">
          <w:pPr>
            <w:pStyle w:val="12"/>
            <w:numPr>
              <w:numId w:val="1"/>
            </w:numPr>
            <w:spacing w:after="240"/>
            <w:ind w:leftChars="0" w:left="360" w:hanging="360"/>
            <w:outlineLvl w:val="0"/>
          </w:pPr>
        </w:pPrChange>
      </w:pPr>
      <w:ins w:id="7152" w:author="Administrator" w:date="2019-02-21T21:45:00Z">
        <w:r>
          <w:rPr>
            <w:rFonts w:hint="eastAsia"/>
          </w:rPr>
          <w:t>但心底卻隱隱有所懷疑，</w:t>
        </w:r>
      </w:ins>
      <w:ins w:id="7153" w:author="Administrator" w:date="2019-02-21T22:03:00Z">
        <w:r w:rsidR="00180EE1">
          <w:rPr>
            <w:rFonts w:hint="eastAsia"/>
          </w:rPr>
          <w:t>靈識掃過</w:t>
        </w:r>
      </w:ins>
      <w:ins w:id="7154" w:author="Administrator" w:date="2019-02-21T21:49:00Z">
        <w:r w:rsidR="00180EE1">
          <w:rPr>
            <w:rFonts w:hint="eastAsia"/>
          </w:rPr>
          <w:t>了</w:t>
        </w:r>
        <w:r w:rsidR="007010A5">
          <w:rPr>
            <w:rFonts w:hint="eastAsia"/>
          </w:rPr>
          <w:t>自己的丹</w:t>
        </w:r>
      </w:ins>
      <w:ins w:id="7155" w:author="Administrator" w:date="2019-02-21T22:02:00Z">
        <w:r w:rsidR="00180EE1">
          <w:rPr>
            <w:rFonts w:hint="eastAsia"/>
          </w:rPr>
          <w:t>田</w:t>
        </w:r>
      </w:ins>
      <w:ins w:id="7156" w:author="Administrator" w:date="2019-02-21T22:03:00Z">
        <w:r w:rsidR="00180EE1">
          <w:rPr>
            <w:rFonts w:hint="eastAsia"/>
          </w:rPr>
          <w:t>之</w:t>
        </w:r>
      </w:ins>
      <w:ins w:id="7157" w:author="Administrator" w:date="2019-02-21T21:49:00Z">
        <w:r w:rsidR="00180EE1">
          <w:rPr>
            <w:rFonts w:hint="eastAsia"/>
          </w:rPr>
          <w:t>處</w:t>
        </w:r>
      </w:ins>
      <w:ins w:id="7158" w:author="Administrator" w:date="2019-02-21T22:03:00Z">
        <w:r w:rsidR="00180EE1">
          <w:rPr>
            <w:rFonts w:hint="eastAsia"/>
          </w:rPr>
          <w:t>；只見那裡仍是</w:t>
        </w:r>
      </w:ins>
      <w:ins w:id="7159" w:author="Administrator" w:date="2019-02-21T22:04:00Z">
        <w:r w:rsidR="00180EE1">
          <w:rPr>
            <w:rFonts w:hint="eastAsia"/>
          </w:rPr>
          <w:t>一片汪洋</w:t>
        </w:r>
      </w:ins>
      <w:ins w:id="7160" w:author="Administrator" w:date="2019-02-21T22:03:00Z">
        <w:r w:rsidR="00180EE1">
          <w:rPr>
            <w:rFonts w:hint="eastAsia"/>
          </w:rPr>
          <w:t>氣</w:t>
        </w:r>
      </w:ins>
      <w:ins w:id="7161" w:author="Administrator" w:date="2019-02-21T22:04:00Z">
        <w:r w:rsidR="00180EE1">
          <w:rPr>
            <w:rFonts w:hint="eastAsia"/>
          </w:rPr>
          <w:t>海，沒有半點異狀，他這才若有所思地收起了靈</w:t>
        </w:r>
      </w:ins>
      <w:ins w:id="7162" w:author="Administrator" w:date="2019-02-21T22:05:00Z">
        <w:r w:rsidR="00180EE1">
          <w:rPr>
            <w:rFonts w:hint="eastAsia"/>
          </w:rPr>
          <w:t>識。</w:t>
        </w:r>
      </w:ins>
    </w:p>
    <w:p w:rsidR="000F0075" w:rsidRDefault="00E84BE0">
      <w:pPr>
        <w:pStyle w:val="12"/>
        <w:spacing w:after="240"/>
        <w:ind w:leftChars="0" w:left="0"/>
        <w:rPr>
          <w:ins w:id="7163" w:author="Administrator" w:date="2019-02-17T12:29:00Z"/>
        </w:rPr>
        <w:pPrChange w:id="7164" w:author="Administrator" w:date="2019-02-17T10:29:00Z">
          <w:pPr>
            <w:pStyle w:val="12"/>
            <w:numPr>
              <w:numId w:val="1"/>
            </w:numPr>
            <w:spacing w:after="240"/>
            <w:ind w:leftChars="0" w:left="360" w:hanging="360"/>
            <w:outlineLvl w:val="0"/>
          </w:pPr>
        </w:pPrChange>
      </w:pPr>
      <w:ins w:id="7165" w:author="Administrator" w:date="2019-02-17T12:27:00Z">
        <w:r>
          <w:rPr>
            <w:rFonts w:hint="eastAsia"/>
          </w:rPr>
          <w:t>不過有一</w:t>
        </w:r>
      </w:ins>
      <w:ins w:id="7166" w:author="Administrator" w:date="2019-02-17T12:28:00Z">
        <w:r w:rsidR="00180EE1">
          <w:rPr>
            <w:rFonts w:hint="eastAsia"/>
          </w:rPr>
          <w:t>點他倒是心知肚明，就是這</w:t>
        </w:r>
      </w:ins>
      <w:ins w:id="7167" w:author="Administrator" w:date="2019-02-21T22:05:00Z">
        <w:r w:rsidR="00180EE1">
          <w:rPr>
            <w:rFonts w:hint="eastAsia"/>
          </w:rPr>
          <w:t>方才這一切</w:t>
        </w:r>
      </w:ins>
      <w:ins w:id="7168" w:author="Administrator" w:date="2019-02-17T12:28:00Z">
        <w:r>
          <w:rPr>
            <w:rFonts w:hint="eastAsia"/>
          </w:rPr>
          <w:t>不知道怎麼的，讓自己有種豁然開朗，甚至修為隱隱更上一層的感</w:t>
        </w:r>
      </w:ins>
      <w:ins w:id="7169" w:author="Administrator" w:date="2019-02-17T12:29:00Z">
        <w:r>
          <w:rPr>
            <w:rFonts w:hint="eastAsia"/>
          </w:rPr>
          <w:t>覺。</w:t>
        </w:r>
      </w:ins>
    </w:p>
    <w:p w:rsidR="000F0075" w:rsidRDefault="00D24C8F">
      <w:pPr>
        <w:pStyle w:val="12"/>
        <w:spacing w:after="240"/>
        <w:ind w:leftChars="0" w:left="0"/>
        <w:rPr>
          <w:ins w:id="7170" w:author="Administrator" w:date="2019-02-21T21:43:00Z"/>
        </w:rPr>
        <w:pPrChange w:id="7171" w:author="Administrator" w:date="2019-02-17T10:29:00Z">
          <w:pPr>
            <w:pStyle w:val="12"/>
            <w:numPr>
              <w:numId w:val="1"/>
            </w:numPr>
            <w:spacing w:after="240"/>
            <w:ind w:leftChars="0" w:left="360" w:hanging="360"/>
            <w:outlineLvl w:val="0"/>
          </w:pPr>
        </w:pPrChange>
      </w:pPr>
      <w:ins w:id="7172" w:author="Administrator" w:date="2019-02-21T21:43:00Z">
        <w:r>
          <w:rPr>
            <w:rFonts w:hint="eastAsia"/>
          </w:rPr>
          <w:t>在這樣的從死到生的轉變之下，李龍飛整個人的氣質好似改變了一番，赫然有股如利劍出鞘般的銳利感。</w:t>
        </w:r>
      </w:ins>
    </w:p>
    <w:p w:rsidR="000F0075" w:rsidRDefault="000059B4">
      <w:pPr>
        <w:pStyle w:val="12"/>
        <w:spacing w:after="240"/>
        <w:ind w:leftChars="0" w:left="0"/>
        <w:rPr>
          <w:ins w:id="7173" w:author="Administrator" w:date="2019-02-20T22:56:00Z"/>
        </w:rPr>
        <w:pPrChange w:id="7174" w:author="Administrator" w:date="2019-02-17T10:29:00Z">
          <w:pPr>
            <w:pStyle w:val="12"/>
            <w:numPr>
              <w:numId w:val="1"/>
            </w:numPr>
            <w:spacing w:after="240"/>
            <w:ind w:leftChars="0" w:left="360" w:hanging="360"/>
            <w:outlineLvl w:val="0"/>
          </w:pPr>
        </w:pPrChange>
      </w:pPr>
      <w:ins w:id="7175" w:author="Administrator" w:date="2019-02-20T22:54:00Z">
        <w:r>
          <w:rPr>
            <w:rFonts w:hint="eastAsia"/>
          </w:rPr>
          <w:t>甚至可以說，雖然他現在</w:t>
        </w:r>
      </w:ins>
      <w:ins w:id="7176" w:author="Administrator" w:date="2019-02-20T22:55:00Z">
        <w:r>
          <w:rPr>
            <w:rFonts w:hint="eastAsia"/>
          </w:rPr>
          <w:t>仍然沒有築基，但他有把握對上築基初期修士，有八成</w:t>
        </w:r>
        <w:r>
          <w:rPr>
            <w:rFonts w:hint="eastAsia"/>
          </w:rPr>
          <w:lastRenderedPageBreak/>
          <w:t>的獲勝機會，哪怕是遇到築基中期修</w:t>
        </w:r>
      </w:ins>
      <w:ins w:id="7177" w:author="Administrator" w:date="2019-02-20T22:56:00Z">
        <w:r>
          <w:rPr>
            <w:rFonts w:hint="eastAsia"/>
          </w:rPr>
          <w:t>士，也有五成機會剋之。</w:t>
        </w:r>
      </w:ins>
    </w:p>
    <w:p w:rsidR="000F0075" w:rsidRDefault="00D94B92">
      <w:pPr>
        <w:pStyle w:val="12"/>
        <w:spacing w:after="240"/>
        <w:ind w:leftChars="0" w:left="0"/>
        <w:rPr>
          <w:ins w:id="7178" w:author="Administrator" w:date="2019-02-20T23:15:00Z"/>
        </w:rPr>
        <w:pPrChange w:id="7179" w:author="Administrator" w:date="2019-02-17T10:29:00Z">
          <w:pPr>
            <w:pStyle w:val="12"/>
            <w:numPr>
              <w:numId w:val="1"/>
            </w:numPr>
            <w:spacing w:after="240"/>
            <w:ind w:leftChars="0" w:left="360" w:hanging="360"/>
            <w:outlineLvl w:val="0"/>
          </w:pPr>
        </w:pPrChange>
      </w:pPr>
      <w:ins w:id="7180" w:author="Administrator" w:date="2019-02-20T23:13:00Z">
        <w:r>
          <w:rPr>
            <w:rFonts w:hint="eastAsia"/>
          </w:rPr>
          <w:t>他看向洞口，那裡仍是</w:t>
        </w:r>
      </w:ins>
      <w:ins w:id="7181" w:author="Administrator" w:date="2019-02-20T23:15:00Z">
        <w:r>
          <w:rPr>
            <w:rFonts w:hint="eastAsia"/>
          </w:rPr>
          <w:t>一片寒冰，看來沒有任何變化。</w:t>
        </w:r>
      </w:ins>
    </w:p>
    <w:p w:rsidR="000F0075" w:rsidRDefault="00D94B92">
      <w:pPr>
        <w:pStyle w:val="12"/>
        <w:spacing w:after="240"/>
        <w:ind w:leftChars="0" w:left="0"/>
        <w:rPr>
          <w:ins w:id="7182" w:author="Administrator" w:date="2019-02-20T23:16:00Z"/>
        </w:rPr>
        <w:pPrChange w:id="7183" w:author="Administrator" w:date="2019-02-17T10:29:00Z">
          <w:pPr>
            <w:pStyle w:val="12"/>
            <w:numPr>
              <w:numId w:val="1"/>
            </w:numPr>
            <w:spacing w:after="240"/>
            <w:ind w:leftChars="0" w:left="360" w:hanging="360"/>
            <w:outlineLvl w:val="0"/>
          </w:pPr>
        </w:pPrChange>
      </w:pPr>
      <w:ins w:id="7184" w:author="Administrator" w:date="2019-02-20T23:15:00Z">
        <w:r>
          <w:rPr>
            <w:rFonts w:hint="eastAsia"/>
          </w:rPr>
          <w:t>若是之前的李龍飛，可能還有所遲疑，但現在</w:t>
        </w:r>
      </w:ins>
      <w:ins w:id="7185" w:author="Administrator" w:date="2019-02-20T23:16:00Z">
        <w:r>
          <w:rPr>
            <w:rFonts w:hint="eastAsia"/>
          </w:rPr>
          <w:t>的他，卻深吸口氣，跟著踏著堅定的步伐，往洞口走去。</w:t>
        </w:r>
      </w:ins>
    </w:p>
    <w:p w:rsidR="000F0075" w:rsidRDefault="00DE6470">
      <w:pPr>
        <w:pStyle w:val="12"/>
        <w:spacing w:after="240"/>
        <w:ind w:leftChars="0" w:left="0"/>
        <w:rPr>
          <w:ins w:id="7186" w:author="Administrator" w:date="2019-02-21T21:09:00Z"/>
        </w:rPr>
        <w:pPrChange w:id="7187" w:author="Administrator" w:date="2019-02-17T10:29:00Z">
          <w:pPr>
            <w:pStyle w:val="12"/>
            <w:numPr>
              <w:numId w:val="1"/>
            </w:numPr>
            <w:spacing w:after="240"/>
            <w:ind w:leftChars="0" w:left="360" w:hanging="360"/>
            <w:outlineLvl w:val="0"/>
          </w:pPr>
        </w:pPrChange>
      </w:pPr>
      <w:ins w:id="7188" w:author="Administrator" w:date="2019-02-20T23:16:00Z">
        <w:r>
          <w:rPr>
            <w:rFonts w:hint="eastAsia"/>
          </w:rPr>
          <w:t>黃襄遲疑了下，</w:t>
        </w:r>
      </w:ins>
      <w:ins w:id="7189" w:author="Administrator" w:date="2019-02-21T21:09:00Z">
        <w:r>
          <w:rPr>
            <w:rFonts w:hint="eastAsia"/>
          </w:rPr>
          <w:t>腳下卻沒有停頓太久，</w:t>
        </w:r>
      </w:ins>
      <w:ins w:id="7190" w:author="Administrator" w:date="2019-02-20T23:17:00Z">
        <w:r w:rsidR="00D94B92">
          <w:rPr>
            <w:rFonts w:hint="eastAsia"/>
          </w:rPr>
          <w:t>跟著也靠了過去。</w:t>
        </w:r>
      </w:ins>
    </w:p>
    <w:p w:rsidR="000F0075" w:rsidRDefault="00D24C8F">
      <w:pPr>
        <w:pStyle w:val="12"/>
        <w:spacing w:after="240"/>
        <w:ind w:leftChars="0" w:left="0"/>
        <w:rPr>
          <w:ins w:id="7191" w:author="Administrator" w:date="2019-02-21T22:06:00Z"/>
        </w:rPr>
        <w:pPrChange w:id="7192" w:author="Administrator" w:date="2019-02-17T10:29:00Z">
          <w:pPr>
            <w:pStyle w:val="12"/>
            <w:numPr>
              <w:numId w:val="1"/>
            </w:numPr>
            <w:spacing w:after="240"/>
            <w:ind w:leftChars="0" w:left="360" w:hanging="360"/>
            <w:outlineLvl w:val="0"/>
          </w:pPr>
        </w:pPrChange>
      </w:pPr>
      <w:ins w:id="7193" w:author="Administrator" w:date="2019-02-21T21:43:00Z">
        <w:r>
          <w:rPr>
            <w:rFonts w:hint="eastAsia"/>
          </w:rPr>
          <w:t>那天寒珠所形成的寒冰，雖是李龍飛所造成，卻</w:t>
        </w:r>
      </w:ins>
      <w:ins w:id="7194" w:author="Administrator" w:date="2019-02-21T22:05:00Z">
        <w:r w:rsidR="00180EE1">
          <w:rPr>
            <w:rFonts w:hint="eastAsia"/>
          </w:rPr>
          <w:t>不受他操控，</w:t>
        </w:r>
      </w:ins>
      <w:ins w:id="7195" w:author="Administrator" w:date="2019-02-21T22:06:00Z">
        <w:r w:rsidR="00180EE1">
          <w:rPr>
            <w:rFonts w:hint="eastAsia"/>
          </w:rPr>
          <w:t>雖擋</w:t>
        </w:r>
      </w:ins>
      <w:ins w:id="7196" w:author="Administrator" w:date="2019-02-21T22:05:00Z">
        <w:r w:rsidR="00180EE1">
          <w:rPr>
            <w:rFonts w:hint="eastAsia"/>
          </w:rPr>
          <w:t>住了蜂魔，也</w:t>
        </w:r>
      </w:ins>
      <w:ins w:id="7197" w:author="Administrator" w:date="2019-02-21T22:06:00Z">
        <w:r w:rsidR="00180EE1">
          <w:rPr>
            <w:rFonts w:hint="eastAsia"/>
          </w:rPr>
          <w:t>困住了他們兩人。</w:t>
        </w:r>
      </w:ins>
    </w:p>
    <w:p w:rsidR="000F0075" w:rsidRDefault="00180EE1">
      <w:pPr>
        <w:pStyle w:val="12"/>
        <w:spacing w:after="240"/>
        <w:ind w:leftChars="0" w:left="0"/>
        <w:rPr>
          <w:ins w:id="7198" w:author="Administrator" w:date="2019-02-21T22:06:00Z"/>
        </w:rPr>
        <w:pPrChange w:id="7199" w:author="Administrator" w:date="2019-02-17T10:29:00Z">
          <w:pPr>
            <w:pStyle w:val="12"/>
            <w:numPr>
              <w:numId w:val="1"/>
            </w:numPr>
            <w:spacing w:after="240"/>
            <w:ind w:leftChars="0" w:left="360" w:hanging="360"/>
            <w:outlineLvl w:val="0"/>
          </w:pPr>
        </w:pPrChange>
      </w:pPr>
      <w:ins w:id="7200" w:author="Administrator" w:date="2019-02-21T22:06:00Z">
        <w:r>
          <w:rPr>
            <w:rFonts w:hint="eastAsia"/>
          </w:rPr>
          <w:t>此時要離開，既不願走上面裂縫的話，就只能從蜂巢再走出去。</w:t>
        </w:r>
      </w:ins>
    </w:p>
    <w:p w:rsidR="000F0075" w:rsidRDefault="00E60583">
      <w:pPr>
        <w:pStyle w:val="12"/>
        <w:spacing w:after="240"/>
        <w:ind w:leftChars="0" w:left="0"/>
        <w:rPr>
          <w:ins w:id="7201" w:author="簡新佳" w:date="2019-02-25T17:01:00Z"/>
        </w:rPr>
        <w:pPrChange w:id="7202" w:author="Administrator" w:date="2019-02-17T10:29:00Z">
          <w:pPr>
            <w:pStyle w:val="12"/>
            <w:numPr>
              <w:numId w:val="1"/>
            </w:numPr>
            <w:spacing w:after="240"/>
            <w:ind w:leftChars="0" w:left="360" w:hanging="360"/>
            <w:outlineLvl w:val="0"/>
          </w:pPr>
        </w:pPrChange>
      </w:pPr>
      <w:ins w:id="7203" w:author="Administrator" w:date="2019-02-21T22:07:00Z">
        <w:r>
          <w:rPr>
            <w:rFonts w:hint="eastAsia"/>
          </w:rPr>
          <w:t>李龍飛</w:t>
        </w:r>
      </w:ins>
      <w:ins w:id="7204" w:author="Administrator" w:date="2019-02-24T21:54:00Z">
        <w:r>
          <w:rPr>
            <w:rFonts w:hint="eastAsia"/>
          </w:rPr>
          <w:t>眉頭一挑，細瞧了那寒冰</w:t>
        </w:r>
      </w:ins>
      <w:ins w:id="7205" w:author="Administrator" w:date="2019-02-24T21:55:00Z">
        <w:r>
          <w:rPr>
            <w:rFonts w:hint="eastAsia"/>
          </w:rPr>
          <w:t>幾眼之後，從懷中掏</w:t>
        </w:r>
      </w:ins>
      <w:ins w:id="7206" w:author="簡新佳" w:date="2019-02-25T16:55:00Z">
        <w:r w:rsidR="0012795F">
          <w:rPr>
            <w:rFonts w:hint="eastAsia"/>
          </w:rPr>
          <w:t>一把拂塵，注</w:t>
        </w:r>
      </w:ins>
      <w:ins w:id="7207" w:author="簡新佳" w:date="2019-02-25T16:59:00Z">
        <w:r w:rsidR="0012795F">
          <w:rPr>
            <w:rFonts w:hint="eastAsia"/>
          </w:rPr>
          <w:t>入靈氣</w:t>
        </w:r>
      </w:ins>
      <w:ins w:id="7208" w:author="簡新佳" w:date="2019-02-25T17:00:00Z">
        <w:r w:rsidR="0012795F">
          <w:rPr>
            <w:rFonts w:hint="eastAsia"/>
          </w:rPr>
          <w:t>，頓時一股炙熱的氣</w:t>
        </w:r>
      </w:ins>
      <w:ins w:id="7209" w:author="簡新佳" w:date="2019-02-25T17:01:00Z">
        <w:r w:rsidR="0012795F">
          <w:rPr>
            <w:rFonts w:hint="eastAsia"/>
          </w:rPr>
          <w:t>息從中散發出來。</w:t>
        </w:r>
      </w:ins>
    </w:p>
    <w:p w:rsidR="000F0075" w:rsidRDefault="0012795F">
      <w:pPr>
        <w:pStyle w:val="12"/>
        <w:spacing w:after="240"/>
        <w:ind w:leftChars="0" w:left="0"/>
        <w:rPr>
          <w:ins w:id="7210" w:author="簡新佳" w:date="2019-02-25T17:04:00Z"/>
        </w:rPr>
        <w:pPrChange w:id="7211" w:author="Administrator" w:date="2019-02-17T10:29:00Z">
          <w:pPr>
            <w:pStyle w:val="12"/>
            <w:numPr>
              <w:numId w:val="1"/>
            </w:numPr>
            <w:spacing w:after="240"/>
            <w:ind w:leftChars="0" w:left="360" w:hanging="360"/>
            <w:outlineLvl w:val="0"/>
          </w:pPr>
        </w:pPrChange>
      </w:pPr>
      <w:ins w:id="7212" w:author="簡新佳" w:date="2019-02-25T17:01:00Z">
        <w:r>
          <w:rPr>
            <w:rFonts w:hint="eastAsia"/>
          </w:rPr>
          <w:t>此寶</w:t>
        </w:r>
      </w:ins>
      <w:ins w:id="7213" w:author="簡新佳" w:date="2019-02-25T17:02:00Z">
        <w:r>
          <w:rPr>
            <w:rFonts w:hint="eastAsia"/>
          </w:rPr>
          <w:t>乃</w:t>
        </w:r>
      </w:ins>
      <w:ins w:id="7214" w:author="簡新佳" w:date="2019-02-25T17:01:00Z">
        <w:r>
          <w:rPr>
            <w:rFonts w:hint="eastAsia"/>
          </w:rPr>
          <w:t>是佈置小五行陣法的火屬性</w:t>
        </w:r>
      </w:ins>
      <w:ins w:id="7215" w:author="簡新佳" w:date="2019-02-25T17:02:00Z">
        <w:r>
          <w:rPr>
            <w:rFonts w:hint="eastAsia"/>
          </w:rPr>
          <w:t>陣旗</w:t>
        </w:r>
      </w:ins>
      <w:ins w:id="7216" w:author="簡新佳" w:date="2019-02-25T17:01:00Z">
        <w:r>
          <w:rPr>
            <w:rFonts w:hint="eastAsia"/>
          </w:rPr>
          <w:t>之一，</w:t>
        </w:r>
      </w:ins>
      <w:ins w:id="7217" w:author="簡新佳" w:date="2019-02-25T17:03:00Z">
        <w:r>
          <w:rPr>
            <w:rFonts w:hint="eastAsia"/>
          </w:rPr>
          <w:t>雖然只是中品法器，但在單一屬性法器中，也</w:t>
        </w:r>
      </w:ins>
      <w:ins w:id="7218" w:author="簡新佳" w:date="2019-02-25T17:04:00Z">
        <w:r>
          <w:rPr>
            <w:rFonts w:hint="eastAsia"/>
          </w:rPr>
          <w:t>算得上是精品了。</w:t>
        </w:r>
      </w:ins>
    </w:p>
    <w:p w:rsidR="000F0075" w:rsidRDefault="0012795F">
      <w:pPr>
        <w:pStyle w:val="12"/>
        <w:spacing w:after="240"/>
        <w:ind w:leftChars="0" w:left="0"/>
        <w:rPr>
          <w:ins w:id="7219" w:author="簡新佳" w:date="2019-02-25T17:05:00Z"/>
        </w:rPr>
        <w:pPrChange w:id="7220" w:author="Administrator" w:date="2019-02-17T10:29:00Z">
          <w:pPr>
            <w:pStyle w:val="12"/>
            <w:numPr>
              <w:numId w:val="1"/>
            </w:numPr>
            <w:spacing w:after="240"/>
            <w:ind w:leftChars="0" w:left="360" w:hanging="360"/>
            <w:outlineLvl w:val="0"/>
          </w:pPr>
        </w:pPrChange>
      </w:pPr>
      <w:ins w:id="7221" w:author="簡新佳" w:date="2019-02-25T17:04:00Z">
        <w:r>
          <w:rPr>
            <w:rFonts w:hint="eastAsia"/>
          </w:rPr>
          <w:t>此時用來化解天寒珠所造成的寒冰，雖一時三刻無法立刻消融，但</w:t>
        </w:r>
      </w:ins>
      <w:ins w:id="7222" w:author="簡新佳" w:date="2019-02-25T17:05:00Z">
        <w:r>
          <w:rPr>
            <w:rFonts w:hint="eastAsia"/>
          </w:rPr>
          <w:t>也不算緩慢。</w:t>
        </w:r>
      </w:ins>
    </w:p>
    <w:p w:rsidR="000F0075" w:rsidRDefault="0012795F">
      <w:pPr>
        <w:pStyle w:val="12"/>
        <w:spacing w:after="240"/>
        <w:ind w:leftChars="0" w:left="0"/>
        <w:rPr>
          <w:ins w:id="7223" w:author="簡新佳" w:date="2019-02-25T17:07:00Z"/>
        </w:rPr>
        <w:pPrChange w:id="7224" w:author="Administrator" w:date="2019-02-17T10:29:00Z">
          <w:pPr>
            <w:pStyle w:val="12"/>
            <w:numPr>
              <w:numId w:val="1"/>
            </w:numPr>
            <w:spacing w:after="240"/>
            <w:ind w:leftChars="0" w:left="360" w:hanging="360"/>
            <w:outlineLvl w:val="0"/>
          </w:pPr>
        </w:pPrChange>
      </w:pPr>
      <w:ins w:id="7225" w:author="簡新佳" w:date="2019-02-25T17:05:00Z">
        <w:r>
          <w:rPr>
            <w:rFonts w:hint="eastAsia"/>
          </w:rPr>
          <w:t>很快的，</w:t>
        </w:r>
        <w:r w:rsidR="00186EFD">
          <w:rPr>
            <w:rFonts w:hint="eastAsia"/>
          </w:rPr>
          <w:t>一個時辰後，那寒冰已經融出了一個可以勉強通行的小洞；李龍飛收起拂塵</w:t>
        </w:r>
      </w:ins>
      <w:ins w:id="7226" w:author="簡新佳" w:date="2019-02-25T17:07:00Z">
        <w:r w:rsidR="00186EFD">
          <w:rPr>
            <w:rFonts w:hint="eastAsia"/>
          </w:rPr>
          <w:t>，擦了擦額上的汗水</w:t>
        </w:r>
      </w:ins>
      <w:ins w:id="7227" w:author="簡新佳" w:date="2019-02-25T17:15:00Z">
        <w:r w:rsidR="005771FB">
          <w:rPr>
            <w:rFonts w:hint="eastAsia"/>
          </w:rPr>
          <w:t>，對著身旁遞上一枚丹藥的黃</w:t>
        </w:r>
      </w:ins>
      <w:ins w:id="7228" w:author="簡新佳" w:date="2019-02-25T17:16:00Z">
        <w:r w:rsidR="005771FB">
          <w:rPr>
            <w:rFonts w:hint="eastAsia"/>
          </w:rPr>
          <w:t>襄點頭微笑</w:t>
        </w:r>
      </w:ins>
      <w:ins w:id="7229" w:author="簡新佳" w:date="2019-02-25T17:07:00Z">
        <w:r w:rsidR="00186EFD">
          <w:rPr>
            <w:rFonts w:hint="eastAsia"/>
          </w:rPr>
          <w:t>。</w:t>
        </w:r>
      </w:ins>
    </w:p>
    <w:p w:rsidR="000F0075" w:rsidRDefault="00186EFD">
      <w:pPr>
        <w:pStyle w:val="12"/>
        <w:spacing w:after="240"/>
        <w:ind w:leftChars="0" w:left="0"/>
        <w:rPr>
          <w:ins w:id="7230" w:author="簡新佳" w:date="2019-02-25T17:08:00Z"/>
        </w:rPr>
        <w:pPrChange w:id="7231" w:author="Administrator" w:date="2019-02-17T10:29:00Z">
          <w:pPr>
            <w:pStyle w:val="12"/>
            <w:numPr>
              <w:numId w:val="1"/>
            </w:numPr>
            <w:spacing w:after="240"/>
            <w:ind w:leftChars="0" w:left="360" w:hanging="360"/>
            <w:outlineLvl w:val="0"/>
          </w:pPr>
        </w:pPrChange>
      </w:pPr>
      <w:ins w:id="7232" w:author="簡新佳" w:date="2019-02-25T17:07:00Z">
        <w:r>
          <w:rPr>
            <w:rFonts w:hint="eastAsia"/>
          </w:rPr>
          <w:t>雖然他的法力比其他同階修士多出許多，但持續這樣施展法</w:t>
        </w:r>
      </w:ins>
      <w:ins w:id="7233" w:author="簡新佳" w:date="2019-02-25T17:08:00Z">
        <w:r>
          <w:rPr>
            <w:rFonts w:hint="eastAsia"/>
          </w:rPr>
          <w:t>器，仍是有些吃不消。</w:t>
        </w:r>
      </w:ins>
    </w:p>
    <w:p w:rsidR="000F0075" w:rsidRDefault="00186EFD">
      <w:pPr>
        <w:pStyle w:val="12"/>
        <w:spacing w:after="240"/>
        <w:ind w:leftChars="0" w:left="0"/>
        <w:rPr>
          <w:ins w:id="7234" w:author="Administrator" w:date="2019-02-20T23:17:00Z"/>
          <w:del w:id="7235" w:author="簡新佳" w:date="2019-02-25T17:17:00Z"/>
        </w:rPr>
        <w:pPrChange w:id="7236" w:author="Administrator" w:date="2019-02-17T10:29:00Z">
          <w:pPr>
            <w:pStyle w:val="12"/>
            <w:numPr>
              <w:numId w:val="1"/>
            </w:numPr>
            <w:spacing w:after="240"/>
            <w:ind w:leftChars="0" w:left="360" w:hanging="360"/>
            <w:outlineLvl w:val="0"/>
          </w:pPr>
        </w:pPrChange>
      </w:pPr>
      <w:ins w:id="7237" w:author="簡新佳" w:date="2019-02-25T17:08:00Z">
        <w:r>
          <w:rPr>
            <w:rFonts w:hint="eastAsia"/>
          </w:rPr>
          <w:t>吞下丹藥</w:t>
        </w:r>
      </w:ins>
      <w:ins w:id="7238" w:author="簡新佳" w:date="2019-02-25T17:16:00Z">
        <w:r w:rsidR="005771FB">
          <w:rPr>
            <w:rFonts w:hint="eastAsia"/>
          </w:rPr>
          <w:t>後又打坐一刻</w:t>
        </w:r>
      </w:ins>
      <w:ins w:id="7239" w:author="簡新佳" w:date="2019-02-25T17:08:00Z">
        <w:r>
          <w:rPr>
            <w:rFonts w:hint="eastAsia"/>
          </w:rPr>
          <w:t>，迅速恢復完法力後，李龍飛</w:t>
        </w:r>
      </w:ins>
      <w:ins w:id="7240" w:author="簡新佳" w:date="2019-02-25T17:15:00Z">
        <w:r w:rsidR="005771FB">
          <w:rPr>
            <w:rFonts w:hint="eastAsia"/>
          </w:rPr>
          <w:t>這才起身，跟著</w:t>
        </w:r>
      </w:ins>
      <w:ins w:id="7241" w:author="簡新佳" w:date="2019-02-25T17:16:00Z">
        <w:r w:rsidR="005771FB">
          <w:rPr>
            <w:rFonts w:hint="eastAsia"/>
          </w:rPr>
          <w:t>黃襄鑽出了</w:t>
        </w:r>
      </w:ins>
      <w:ins w:id="7242" w:author="簡新佳" w:date="2019-02-25T17:32:00Z">
        <w:r w:rsidR="00A017C4">
          <w:rPr>
            <w:rFonts w:hint="eastAsia"/>
          </w:rPr>
          <w:t>蜂后的房間</w:t>
        </w:r>
      </w:ins>
      <w:ins w:id="7243" w:author="簡新佳" w:date="2019-02-25T17:16:00Z">
        <w:r w:rsidR="005771FB">
          <w:rPr>
            <w:rFonts w:hint="eastAsia"/>
          </w:rPr>
          <w:t>。</w:t>
        </w:r>
      </w:ins>
      <w:ins w:id="7244" w:author="Administrator" w:date="2019-02-24T21:55:00Z">
        <w:del w:id="7245" w:author="簡新佳" w:date="2019-02-25T16:55:00Z">
          <w:r w:rsidR="00E60583" w:rsidDel="0012795F">
            <w:rPr>
              <w:rFonts w:hint="eastAsia"/>
            </w:rPr>
            <w:delText>出</w:delText>
          </w:r>
        </w:del>
      </w:ins>
    </w:p>
    <w:p w:rsidR="000F0075" w:rsidRDefault="000F0075">
      <w:pPr>
        <w:pStyle w:val="12"/>
        <w:spacing w:after="240"/>
        <w:ind w:leftChars="0" w:left="0"/>
        <w:rPr>
          <w:ins w:id="7246" w:author="Administrator" w:date="2019-02-17T10:29:00Z"/>
        </w:rPr>
        <w:pPrChange w:id="7247" w:author="Administrator" w:date="2019-02-17T10:29:00Z">
          <w:pPr>
            <w:pStyle w:val="12"/>
            <w:numPr>
              <w:numId w:val="1"/>
            </w:numPr>
            <w:spacing w:after="240"/>
            <w:ind w:leftChars="0" w:left="360" w:hanging="360"/>
            <w:outlineLvl w:val="0"/>
          </w:pPr>
        </w:pPrChange>
      </w:pPr>
    </w:p>
    <w:p w:rsidR="005C23E1" w:rsidRDefault="0012383B" w:rsidP="00813907">
      <w:pPr>
        <w:pStyle w:val="12"/>
        <w:numPr>
          <w:ilvl w:val="0"/>
          <w:numId w:val="1"/>
        </w:numPr>
        <w:spacing w:after="240"/>
        <w:ind w:leftChars="0"/>
        <w:outlineLvl w:val="0"/>
        <w:rPr>
          <w:ins w:id="7248" w:author="簡新佳" w:date="2019-02-25T17:17:00Z"/>
        </w:rPr>
      </w:pPr>
      <w:ins w:id="7249" w:author="Administrator" w:date="2019-02-26T14:55:00Z">
        <w:r>
          <w:rPr>
            <w:rFonts w:hint="eastAsia"/>
          </w:rPr>
          <w:t>是福是禍</w:t>
        </w:r>
      </w:ins>
    </w:p>
    <w:p w:rsidR="000F0075" w:rsidRDefault="00AF2C8B">
      <w:pPr>
        <w:pStyle w:val="12"/>
        <w:spacing w:after="240"/>
        <w:ind w:leftChars="0" w:left="0"/>
        <w:rPr>
          <w:ins w:id="7250" w:author="簡新佳" w:date="2019-02-25T17:34:00Z"/>
        </w:rPr>
        <w:pPrChange w:id="7251" w:author="簡新佳" w:date="2019-02-25T17:18:00Z">
          <w:pPr>
            <w:pStyle w:val="12"/>
            <w:numPr>
              <w:numId w:val="1"/>
            </w:numPr>
            <w:spacing w:after="240"/>
            <w:ind w:leftChars="0" w:left="360" w:hanging="360"/>
            <w:outlineLvl w:val="0"/>
          </w:pPr>
        </w:pPrChange>
      </w:pPr>
      <w:ins w:id="7252" w:author="簡新佳" w:date="2019-02-25T17:18:00Z">
        <w:r>
          <w:rPr>
            <w:rFonts w:hint="eastAsia"/>
          </w:rPr>
          <w:t>一出</w:t>
        </w:r>
      </w:ins>
      <w:ins w:id="7253" w:author="簡新佳" w:date="2019-02-25T17:32:00Z">
        <w:r w:rsidR="00A017C4">
          <w:rPr>
            <w:rFonts w:hint="eastAsia"/>
          </w:rPr>
          <w:t>蜂后房間</w:t>
        </w:r>
      </w:ins>
      <w:ins w:id="7254" w:author="簡新佳" w:date="2019-02-25T17:18:00Z">
        <w:r>
          <w:rPr>
            <w:rFonts w:hint="eastAsia"/>
          </w:rPr>
          <w:t>，李龍飛兩人</w:t>
        </w:r>
      </w:ins>
      <w:ins w:id="7255" w:author="簡新佳" w:date="2019-02-25T17:31:00Z">
        <w:r w:rsidR="00A017C4">
          <w:rPr>
            <w:rFonts w:hint="eastAsia"/>
          </w:rPr>
          <w:t>提起精神，小心翼翼</w:t>
        </w:r>
      </w:ins>
      <w:ins w:id="7256" w:author="簡新佳" w:date="2019-02-25T17:32:00Z">
        <w:r w:rsidR="00A017C4">
          <w:rPr>
            <w:rFonts w:hint="eastAsia"/>
          </w:rPr>
          <w:t>地</w:t>
        </w:r>
      </w:ins>
      <w:ins w:id="7257" w:author="簡新佳" w:date="2019-02-25T17:31:00Z">
        <w:r w:rsidR="00A017C4">
          <w:rPr>
            <w:rFonts w:hint="eastAsia"/>
          </w:rPr>
          <w:t>四下張</w:t>
        </w:r>
      </w:ins>
      <w:ins w:id="7258" w:author="簡新佳" w:date="2019-02-25T17:32:00Z">
        <w:r w:rsidR="00A017C4">
          <w:rPr>
            <w:rFonts w:hint="eastAsia"/>
          </w:rPr>
          <w:t>望了下；出乎意料的，房</w:t>
        </w:r>
      </w:ins>
      <w:ins w:id="7259" w:author="簡新佳" w:date="2019-02-25T17:33:00Z">
        <w:r w:rsidR="00A017C4">
          <w:rPr>
            <w:rFonts w:hint="eastAsia"/>
          </w:rPr>
          <w:t>間</w:t>
        </w:r>
      </w:ins>
      <w:ins w:id="7260" w:author="簡新佳" w:date="2019-02-25T17:32:00Z">
        <w:r w:rsidR="00A017C4">
          <w:rPr>
            <w:rFonts w:hint="eastAsia"/>
          </w:rPr>
          <w:t>之外居然沒有</w:t>
        </w:r>
      </w:ins>
      <w:ins w:id="7261" w:author="簡新佳" w:date="2019-02-25T17:34:00Z">
        <w:r w:rsidR="00A017C4">
          <w:rPr>
            <w:rFonts w:hint="eastAsia"/>
          </w:rPr>
          <w:t>任何蜂魔駐守。</w:t>
        </w:r>
      </w:ins>
    </w:p>
    <w:p w:rsidR="00DB2382" w:rsidRDefault="00A017C4" w:rsidP="00AF2C8B">
      <w:pPr>
        <w:pStyle w:val="12"/>
        <w:spacing w:after="240"/>
        <w:ind w:leftChars="0" w:left="0"/>
        <w:rPr>
          <w:ins w:id="7262" w:author="簡新佳" w:date="2019-02-25T17:42:00Z"/>
        </w:rPr>
      </w:pPr>
      <w:ins w:id="7263" w:author="簡新佳" w:date="2019-02-25T17:34:00Z">
        <w:r>
          <w:rPr>
            <w:rFonts w:hint="eastAsia"/>
          </w:rPr>
          <w:t>「奇怪了，</w:t>
        </w:r>
      </w:ins>
      <w:ins w:id="7264" w:author="簡新佳" w:date="2019-02-25T17:41:00Z">
        <w:r>
          <w:rPr>
            <w:rFonts w:hint="eastAsia"/>
          </w:rPr>
          <w:t>就算蜂后沒有呼喚牠們，但先前已經引起騷動，怎麼此地會都沒有</w:t>
        </w:r>
      </w:ins>
      <w:ins w:id="7265" w:author="簡新佳" w:date="2019-02-25T17:42:00Z">
        <w:r>
          <w:rPr>
            <w:rFonts w:hint="eastAsia"/>
          </w:rPr>
          <w:t>蜂魔</w:t>
        </w:r>
      </w:ins>
      <w:ins w:id="7266" w:author="簡新佳" w:date="2019-02-25T17:41:00Z">
        <w:r>
          <w:rPr>
            <w:rFonts w:hint="eastAsia"/>
          </w:rPr>
          <w:t>駐守呢？」</w:t>
        </w:r>
      </w:ins>
      <w:ins w:id="7267" w:author="Administrator" w:date="2019-02-26T13:23:00Z">
        <w:r w:rsidR="00703785">
          <w:rPr>
            <w:rFonts w:hint="eastAsia"/>
          </w:rPr>
          <w:t>黃襄</w:t>
        </w:r>
      </w:ins>
      <w:ins w:id="7268" w:author="簡新佳" w:date="2019-02-25T17:43:00Z">
        <w:del w:id="7269" w:author="Administrator" w:date="2019-02-26T13:23:00Z">
          <w:r w:rsidR="00DB2382" w:rsidDel="00703785">
            <w:rPr>
              <w:rFonts w:hint="eastAsia"/>
            </w:rPr>
            <w:delText>李龍飛</w:delText>
          </w:r>
        </w:del>
      </w:ins>
      <w:ins w:id="7270" w:author="簡新佳" w:date="2019-02-25T17:42:00Z">
        <w:r>
          <w:rPr>
            <w:rFonts w:hint="eastAsia"/>
          </w:rPr>
          <w:t>有些奇怪</w:t>
        </w:r>
        <w:r w:rsidR="00DB2382">
          <w:rPr>
            <w:rFonts w:hint="eastAsia"/>
          </w:rPr>
          <w:t>道。</w:t>
        </w:r>
      </w:ins>
    </w:p>
    <w:p w:rsidR="000F0075" w:rsidRDefault="00DB2382">
      <w:pPr>
        <w:pStyle w:val="12"/>
        <w:spacing w:after="240"/>
        <w:ind w:leftChars="0" w:left="0"/>
        <w:rPr>
          <w:ins w:id="7271" w:author="簡新佳" w:date="2019-02-25T17:42:00Z"/>
          <w:del w:id="7272" w:author="Administrator" w:date="2019-02-26T13:16:00Z"/>
          <w:vanish/>
          <w:specVanish/>
          <w:rPrChange w:id="7273" w:author="簡新佳" w:date="2019-02-25T17:43:00Z">
            <w:rPr>
              <w:ins w:id="7274" w:author="簡新佳" w:date="2019-02-25T17:42:00Z"/>
              <w:del w:id="7275" w:author="Administrator" w:date="2019-02-26T13:16:00Z"/>
            </w:rPr>
          </w:rPrChange>
        </w:rPr>
        <w:pPrChange w:id="7276" w:author="簡新佳" w:date="2019-02-25T17:18:00Z">
          <w:pPr>
            <w:pStyle w:val="12"/>
            <w:numPr>
              <w:numId w:val="1"/>
            </w:numPr>
            <w:spacing w:after="240"/>
            <w:ind w:leftChars="0" w:left="360" w:hanging="360"/>
            <w:outlineLvl w:val="0"/>
          </w:pPr>
        </w:pPrChange>
      </w:pPr>
      <w:ins w:id="7277" w:author="簡新佳" w:date="2019-02-25T17:42:00Z">
        <w:r>
          <w:rPr>
            <w:rFonts w:hint="eastAsia"/>
          </w:rPr>
          <w:t>「會不會是牠們深信</w:t>
        </w:r>
      </w:ins>
      <w:ins w:id="7278" w:author="簡新佳" w:date="2019-02-25T17:43:00Z">
        <w:r>
          <w:rPr>
            <w:rFonts w:hint="eastAsia"/>
          </w:rPr>
          <w:t>蜂后可以處理這一切，所以就回頭去忙各自的事情？</w:t>
        </w:r>
      </w:ins>
    </w:p>
    <w:p w:rsidR="000F0075" w:rsidRDefault="00DB2382">
      <w:pPr>
        <w:pStyle w:val="12"/>
        <w:spacing w:after="240"/>
        <w:ind w:leftChars="0" w:left="0"/>
        <w:rPr>
          <w:ins w:id="7279" w:author="簡新佳" w:date="2019-02-25T17:44:00Z"/>
        </w:rPr>
        <w:pPrChange w:id="7280" w:author="簡新佳" w:date="2019-02-25T17:18:00Z">
          <w:pPr>
            <w:pStyle w:val="12"/>
            <w:numPr>
              <w:numId w:val="1"/>
            </w:numPr>
            <w:spacing w:after="240"/>
            <w:ind w:leftChars="0" w:left="360" w:hanging="360"/>
            <w:outlineLvl w:val="0"/>
          </w:pPr>
        </w:pPrChange>
      </w:pPr>
      <w:ins w:id="7281" w:author="簡新佳" w:date="2019-02-25T17:44:00Z">
        <w:r>
          <w:rPr>
            <w:rFonts w:hint="eastAsia"/>
          </w:rPr>
          <w:t>」</w:t>
        </w:r>
      </w:ins>
      <w:ins w:id="7282" w:author="Administrator" w:date="2019-02-26T13:23:00Z">
        <w:r w:rsidR="00703785">
          <w:rPr>
            <w:rFonts w:hint="eastAsia"/>
          </w:rPr>
          <w:t>李龍飛</w:t>
        </w:r>
      </w:ins>
      <w:ins w:id="7283" w:author="簡新佳" w:date="2019-02-25T17:44:00Z">
        <w:del w:id="7284" w:author="Administrator" w:date="2019-02-26T13:23:00Z">
          <w:r w:rsidDel="00703785">
            <w:rPr>
              <w:rFonts w:hint="eastAsia"/>
            </w:rPr>
            <w:delText>黃襄</w:delText>
          </w:r>
        </w:del>
        <w:r>
          <w:rPr>
            <w:rFonts w:hint="eastAsia"/>
          </w:rPr>
          <w:t>也有些納悶地</w:t>
        </w:r>
      </w:ins>
      <w:ins w:id="7285" w:author="Administrator" w:date="2019-02-26T13:23:00Z">
        <w:r w:rsidR="00703785">
          <w:rPr>
            <w:rFonts w:hint="eastAsia"/>
          </w:rPr>
          <w:t>想</w:t>
        </w:r>
      </w:ins>
      <w:ins w:id="7286" w:author="簡新佳" w:date="2019-02-25T17:44:00Z">
        <w:del w:id="7287" w:author="Administrator" w:date="2019-02-26T13:23:00Z">
          <w:r w:rsidDel="00703785">
            <w:rPr>
              <w:rFonts w:hint="eastAsia"/>
            </w:rPr>
            <w:delText>想</w:delText>
          </w:r>
        </w:del>
        <w:r>
          <w:rPr>
            <w:rFonts w:hint="eastAsia"/>
          </w:rPr>
          <w:t>著。</w:t>
        </w:r>
      </w:ins>
    </w:p>
    <w:p w:rsidR="000F0075" w:rsidRDefault="00DB2382">
      <w:pPr>
        <w:pStyle w:val="12"/>
        <w:spacing w:after="240"/>
        <w:ind w:leftChars="0" w:left="0"/>
        <w:rPr>
          <w:ins w:id="7288" w:author="Administrator" w:date="2019-02-26T13:26:00Z"/>
        </w:rPr>
        <w:pPrChange w:id="7289" w:author="簡新佳" w:date="2019-02-25T17:18:00Z">
          <w:pPr>
            <w:pStyle w:val="12"/>
            <w:numPr>
              <w:numId w:val="1"/>
            </w:numPr>
            <w:spacing w:after="240"/>
            <w:ind w:leftChars="0" w:left="360" w:hanging="360"/>
            <w:outlineLvl w:val="0"/>
          </w:pPr>
        </w:pPrChange>
      </w:pPr>
      <w:ins w:id="7290" w:author="簡新佳" w:date="2019-02-25T17:44:00Z">
        <w:r>
          <w:rPr>
            <w:rFonts w:hint="eastAsia"/>
          </w:rPr>
          <w:t>「不太可能，蜂后</w:t>
        </w:r>
      </w:ins>
      <w:ins w:id="7291" w:author="簡新佳" w:date="2019-02-25T17:45:00Z">
        <w:r>
          <w:rPr>
            <w:rFonts w:hint="eastAsia"/>
          </w:rPr>
          <w:t>乃是整個蜂巢內最重要的存在；蜂后有難，</w:t>
        </w:r>
      </w:ins>
      <w:ins w:id="7292" w:author="Administrator" w:date="2019-02-26T13:23:00Z">
        <w:r w:rsidR="00703785">
          <w:rPr>
            <w:rFonts w:hint="eastAsia"/>
          </w:rPr>
          <w:t>就算工蜂</w:t>
        </w:r>
      </w:ins>
      <w:ins w:id="7293" w:author="Administrator" w:date="2019-02-26T13:24:00Z">
        <w:r w:rsidR="00703785">
          <w:rPr>
            <w:rFonts w:hint="eastAsia"/>
          </w:rPr>
          <w:t>沒來，</w:t>
        </w:r>
      </w:ins>
      <w:ins w:id="7294" w:author="Administrator" w:date="2019-02-26T13:22:00Z">
        <w:r w:rsidR="00703785">
          <w:rPr>
            <w:rFonts w:hint="eastAsia"/>
          </w:rPr>
          <w:t>其他</w:t>
        </w:r>
      </w:ins>
      <w:ins w:id="7295" w:author="Administrator" w:date="2019-02-26T13:25:00Z">
        <w:r w:rsidR="003C6ACF">
          <w:rPr>
            <w:rFonts w:hint="eastAsia"/>
          </w:rPr>
          <w:t>近衛</w:t>
        </w:r>
      </w:ins>
      <w:ins w:id="7296" w:author="Administrator" w:date="2019-02-26T13:22:00Z">
        <w:r w:rsidR="00703785">
          <w:rPr>
            <w:rFonts w:hint="eastAsia"/>
          </w:rPr>
          <w:t>蜂魔不管有多重要的事都應該會回來護衛</w:t>
        </w:r>
      </w:ins>
      <w:ins w:id="7297" w:author="Administrator" w:date="2019-02-26T13:24:00Z">
        <w:r w:rsidR="00703785">
          <w:rPr>
            <w:rFonts w:hint="eastAsia"/>
          </w:rPr>
          <w:t>，除非…走！龍飛哥哥，我們快</w:t>
        </w:r>
        <w:r w:rsidR="00703785">
          <w:rPr>
            <w:rFonts w:hint="eastAsia"/>
          </w:rPr>
          <w:lastRenderedPageBreak/>
          <w:t>去外面看看！」</w:t>
        </w:r>
      </w:ins>
      <w:ins w:id="7298" w:author="Administrator" w:date="2019-02-26T13:25:00Z">
        <w:r w:rsidR="003C6ACF">
          <w:rPr>
            <w:rFonts w:hint="eastAsia"/>
          </w:rPr>
          <w:t>黃襄像突然想到甚麼，</w:t>
        </w:r>
      </w:ins>
      <w:ins w:id="7299" w:author="Administrator" w:date="2019-02-26T13:26:00Z">
        <w:r w:rsidR="003C6ACF">
          <w:rPr>
            <w:rFonts w:hint="eastAsia"/>
          </w:rPr>
          <w:t>眉頭一展喜道。</w:t>
        </w:r>
      </w:ins>
    </w:p>
    <w:p w:rsidR="000F0075" w:rsidRDefault="003C6ACF">
      <w:pPr>
        <w:pStyle w:val="12"/>
        <w:spacing w:after="240"/>
        <w:ind w:leftChars="0" w:left="0"/>
        <w:rPr>
          <w:ins w:id="7300" w:author="Administrator" w:date="2019-02-26T13:28:00Z"/>
        </w:rPr>
        <w:pPrChange w:id="7301" w:author="簡新佳" w:date="2019-02-25T17:18:00Z">
          <w:pPr>
            <w:pStyle w:val="12"/>
            <w:numPr>
              <w:numId w:val="1"/>
            </w:numPr>
            <w:spacing w:after="240"/>
            <w:ind w:leftChars="0" w:left="360" w:hanging="360"/>
            <w:outlineLvl w:val="0"/>
          </w:pPr>
        </w:pPrChange>
      </w:pPr>
      <w:ins w:id="7302" w:author="Administrator" w:date="2019-02-26T13:27:00Z">
        <w:r>
          <w:rPr>
            <w:rFonts w:hint="eastAsia"/>
          </w:rPr>
          <w:t>雖說不明究理，但李龍飛也沒多問，畢竟對於養蟲之道，黃襄比他還是了解</w:t>
        </w:r>
      </w:ins>
      <w:ins w:id="7303" w:author="Administrator" w:date="2019-02-26T13:28:00Z">
        <w:r>
          <w:rPr>
            <w:rFonts w:hint="eastAsia"/>
          </w:rPr>
          <w:t>得</w:t>
        </w:r>
      </w:ins>
      <w:ins w:id="7304" w:author="Administrator" w:date="2019-02-26T13:27:00Z">
        <w:r>
          <w:rPr>
            <w:rFonts w:hint="eastAsia"/>
          </w:rPr>
          <w:t>多些</w:t>
        </w:r>
      </w:ins>
      <w:ins w:id="7305" w:author="Administrator" w:date="2019-02-26T13:28:00Z">
        <w:r>
          <w:rPr>
            <w:rFonts w:hint="eastAsia"/>
          </w:rPr>
          <w:t>。</w:t>
        </w:r>
      </w:ins>
    </w:p>
    <w:p w:rsidR="000F0075" w:rsidRDefault="003C6ACF">
      <w:pPr>
        <w:pStyle w:val="12"/>
        <w:spacing w:after="240"/>
        <w:ind w:leftChars="0" w:left="0"/>
        <w:rPr>
          <w:ins w:id="7306" w:author="Administrator" w:date="2019-02-26T13:29:00Z"/>
        </w:rPr>
        <w:pPrChange w:id="7307" w:author="簡新佳" w:date="2019-02-25T17:18:00Z">
          <w:pPr>
            <w:pStyle w:val="12"/>
            <w:numPr>
              <w:numId w:val="1"/>
            </w:numPr>
            <w:spacing w:after="240"/>
            <w:ind w:leftChars="0" w:left="360" w:hanging="360"/>
            <w:outlineLvl w:val="0"/>
          </w:pPr>
        </w:pPrChange>
      </w:pPr>
      <w:ins w:id="7308" w:author="Administrator" w:date="2019-02-26T13:27:00Z">
        <w:r>
          <w:rPr>
            <w:rFonts w:hint="eastAsia"/>
          </w:rPr>
          <w:t>於是兩人</w:t>
        </w:r>
      </w:ins>
      <w:ins w:id="7309" w:author="Administrator" w:date="2019-02-26T13:29:00Z">
        <w:r>
          <w:rPr>
            <w:rFonts w:hint="eastAsia"/>
          </w:rPr>
          <w:t>很快穿過來時的通道，往蜂巢外面走去。</w:t>
        </w:r>
      </w:ins>
    </w:p>
    <w:p w:rsidR="000F0075" w:rsidRDefault="003C6ACF">
      <w:pPr>
        <w:pStyle w:val="12"/>
        <w:spacing w:after="240"/>
        <w:ind w:leftChars="0" w:left="0"/>
        <w:rPr>
          <w:ins w:id="7310" w:author="Administrator" w:date="2019-02-26T13:32:00Z"/>
        </w:rPr>
        <w:pPrChange w:id="7311" w:author="簡新佳" w:date="2019-02-25T17:18:00Z">
          <w:pPr>
            <w:pStyle w:val="12"/>
            <w:numPr>
              <w:numId w:val="1"/>
            </w:numPr>
            <w:spacing w:after="240"/>
            <w:ind w:leftChars="0" w:left="360" w:hanging="360"/>
            <w:outlineLvl w:val="0"/>
          </w:pPr>
        </w:pPrChange>
      </w:pPr>
      <w:ins w:id="7312" w:author="Administrator" w:date="2019-02-26T13:30:00Z">
        <w:r>
          <w:rPr>
            <w:rFonts w:hint="eastAsia"/>
          </w:rPr>
          <w:t>果不其然，一路上暢行無阻，</w:t>
        </w:r>
      </w:ins>
      <w:ins w:id="7313" w:author="Administrator" w:date="2019-02-26T13:32:00Z">
        <w:r>
          <w:rPr>
            <w:rFonts w:hint="eastAsia"/>
          </w:rPr>
          <w:t>就連原本來時要小心翼翼的許多轉角，此時都沒有蜂魔在看守著。</w:t>
        </w:r>
      </w:ins>
    </w:p>
    <w:p w:rsidR="000F0075" w:rsidRDefault="003C6ACF">
      <w:pPr>
        <w:pStyle w:val="12"/>
        <w:spacing w:after="240"/>
        <w:ind w:leftChars="0" w:left="0"/>
        <w:rPr>
          <w:ins w:id="7314" w:author="Administrator" w:date="2019-02-26T13:36:00Z"/>
        </w:rPr>
        <w:pPrChange w:id="7315" w:author="簡新佳" w:date="2019-02-25T17:18:00Z">
          <w:pPr>
            <w:pStyle w:val="12"/>
            <w:numPr>
              <w:numId w:val="1"/>
            </w:numPr>
            <w:spacing w:after="240"/>
            <w:ind w:leftChars="0" w:left="360" w:hanging="360"/>
            <w:outlineLvl w:val="0"/>
          </w:pPr>
        </w:pPrChange>
      </w:pPr>
      <w:ins w:id="7316" w:author="Administrator" w:date="2019-02-26T13:32:00Z">
        <w:r>
          <w:rPr>
            <w:rFonts w:hint="eastAsia"/>
          </w:rPr>
          <w:t>李龍飛兩人也趁此機會，</w:t>
        </w:r>
      </w:ins>
      <w:ins w:id="7317" w:author="Administrator" w:date="2019-02-26T13:35:00Z">
        <w:r>
          <w:rPr>
            <w:rFonts w:hint="eastAsia"/>
          </w:rPr>
          <w:t>花了些時間</w:t>
        </w:r>
      </w:ins>
      <w:ins w:id="7318" w:author="Administrator" w:date="2019-02-26T13:34:00Z">
        <w:r>
          <w:rPr>
            <w:rFonts w:hint="eastAsia"/>
          </w:rPr>
          <w:t>將來時遺漏的許多寶</w:t>
        </w:r>
      </w:ins>
      <w:ins w:id="7319" w:author="Administrator" w:date="2019-02-26T13:35:00Z">
        <w:r>
          <w:rPr>
            <w:rFonts w:hint="eastAsia"/>
          </w:rPr>
          <w:t>物給收起來，</w:t>
        </w:r>
      </w:ins>
      <w:ins w:id="7320" w:author="Administrator" w:date="2019-02-26T13:36:00Z">
        <w:r w:rsidR="008D36C6">
          <w:rPr>
            <w:rFonts w:hint="eastAsia"/>
          </w:rPr>
          <w:t>這才來到巢穴口附近。</w:t>
        </w:r>
      </w:ins>
    </w:p>
    <w:p w:rsidR="000F0075" w:rsidRDefault="008D36C6">
      <w:pPr>
        <w:pStyle w:val="12"/>
        <w:spacing w:after="240"/>
        <w:ind w:leftChars="0" w:left="0"/>
        <w:rPr>
          <w:ins w:id="7321" w:author="Administrator" w:date="2019-02-26T14:43:00Z"/>
        </w:rPr>
        <w:pPrChange w:id="7322" w:author="簡新佳" w:date="2019-02-25T17:18:00Z">
          <w:pPr>
            <w:pStyle w:val="12"/>
            <w:numPr>
              <w:numId w:val="1"/>
            </w:numPr>
            <w:spacing w:after="240"/>
            <w:ind w:leftChars="0" w:left="360" w:hanging="360"/>
            <w:outlineLvl w:val="0"/>
          </w:pPr>
        </w:pPrChange>
      </w:pPr>
      <w:ins w:id="7323" w:author="Administrator" w:date="2019-02-26T13:36:00Z">
        <w:r>
          <w:rPr>
            <w:rFonts w:hint="eastAsia"/>
          </w:rPr>
          <w:t>尚未來到巢穴口，就感</w:t>
        </w:r>
      </w:ins>
      <w:ins w:id="7324" w:author="Administrator" w:date="2019-02-26T13:40:00Z">
        <w:r>
          <w:rPr>
            <w:rFonts w:hint="eastAsia"/>
          </w:rPr>
          <w:t>覺</w:t>
        </w:r>
      </w:ins>
      <w:ins w:id="7325" w:author="Administrator" w:date="2019-02-26T13:36:00Z">
        <w:r>
          <w:rPr>
            <w:rFonts w:hint="eastAsia"/>
          </w:rPr>
          <w:t>到外頭</w:t>
        </w:r>
      </w:ins>
      <w:ins w:id="7326" w:author="Administrator" w:date="2019-02-26T13:40:00Z">
        <w:r>
          <w:rPr>
            <w:rFonts w:hint="eastAsia"/>
          </w:rPr>
          <w:t>正在進行一場</w:t>
        </w:r>
      </w:ins>
      <w:ins w:id="7327" w:author="Administrator" w:date="2019-02-26T13:37:00Z">
        <w:r>
          <w:rPr>
            <w:rFonts w:hint="eastAsia"/>
          </w:rPr>
          <w:t>劇烈的</w:t>
        </w:r>
      </w:ins>
      <w:ins w:id="7328" w:author="Administrator" w:date="2019-02-26T13:40:00Z">
        <w:r>
          <w:rPr>
            <w:rFonts w:hint="eastAsia"/>
          </w:rPr>
          <w:t>戰鬥，</w:t>
        </w:r>
      </w:ins>
      <w:ins w:id="7329" w:author="Administrator" w:date="2019-02-26T14:42:00Z">
        <w:r w:rsidR="0012383B">
          <w:rPr>
            <w:rFonts w:hint="eastAsia"/>
          </w:rPr>
          <w:t>耳裡傳來各種術法</w:t>
        </w:r>
      </w:ins>
      <w:ins w:id="7330" w:author="Administrator" w:date="2019-02-26T14:43:00Z">
        <w:r w:rsidR="0012383B">
          <w:rPr>
            <w:rFonts w:hint="eastAsia"/>
          </w:rPr>
          <w:t>衝</w:t>
        </w:r>
      </w:ins>
      <w:ins w:id="7331" w:author="Administrator" w:date="2019-02-26T14:42:00Z">
        <w:r w:rsidR="0012383B">
          <w:rPr>
            <w:rFonts w:hint="eastAsia"/>
          </w:rPr>
          <w:t>擊的</w:t>
        </w:r>
      </w:ins>
      <w:ins w:id="7332" w:author="Administrator" w:date="2019-02-26T14:43:00Z">
        <w:r w:rsidR="0012383B">
          <w:rPr>
            <w:rFonts w:hint="eastAsia"/>
          </w:rPr>
          <w:t>轟鳴</w:t>
        </w:r>
      </w:ins>
      <w:ins w:id="7333" w:author="Administrator" w:date="2019-02-26T14:42:00Z">
        <w:r w:rsidR="0012383B">
          <w:rPr>
            <w:rFonts w:hint="eastAsia"/>
          </w:rPr>
          <w:t>聲，</w:t>
        </w:r>
      </w:ins>
      <w:ins w:id="7334" w:author="Administrator" w:date="2019-02-26T14:43:00Z">
        <w:r w:rsidR="0012383B">
          <w:rPr>
            <w:rFonts w:hint="eastAsia"/>
          </w:rPr>
          <w:t>地面更是傳來陣陣的晃動。</w:t>
        </w:r>
      </w:ins>
    </w:p>
    <w:p w:rsidR="000F0075" w:rsidRDefault="0012383B">
      <w:pPr>
        <w:pStyle w:val="12"/>
        <w:spacing w:after="240"/>
        <w:ind w:leftChars="0" w:left="0"/>
        <w:rPr>
          <w:ins w:id="7335" w:author="Administrator" w:date="2019-02-26T14:44:00Z"/>
        </w:rPr>
        <w:pPrChange w:id="7336" w:author="簡新佳" w:date="2019-02-25T17:18:00Z">
          <w:pPr>
            <w:pStyle w:val="12"/>
            <w:numPr>
              <w:numId w:val="1"/>
            </w:numPr>
            <w:spacing w:after="240"/>
            <w:ind w:leftChars="0" w:left="360" w:hanging="360"/>
            <w:outlineLvl w:val="0"/>
          </w:pPr>
        </w:pPrChange>
      </w:pPr>
      <w:ins w:id="7337" w:author="Administrator" w:date="2019-02-26T14:44:00Z">
        <w:r>
          <w:rPr>
            <w:rFonts w:hint="eastAsia"/>
          </w:rPr>
          <w:t>「慢著，暫且先別出去，看看情況再說！」李龍飛見到黃襄一股腦想衝出去，連忙拉著她的衣角阻止道。</w:t>
        </w:r>
      </w:ins>
    </w:p>
    <w:p w:rsidR="000F0075" w:rsidRDefault="0012383B">
      <w:pPr>
        <w:pStyle w:val="12"/>
        <w:spacing w:after="240"/>
        <w:ind w:leftChars="0" w:left="0"/>
        <w:rPr>
          <w:ins w:id="7338" w:author="Administrator" w:date="2019-02-26T14:46:00Z"/>
        </w:rPr>
        <w:pPrChange w:id="7339" w:author="簡新佳" w:date="2019-02-25T17:18:00Z">
          <w:pPr>
            <w:pStyle w:val="12"/>
            <w:numPr>
              <w:numId w:val="1"/>
            </w:numPr>
            <w:spacing w:after="240"/>
            <w:ind w:leftChars="0" w:left="360" w:hanging="360"/>
            <w:outlineLvl w:val="0"/>
          </w:pPr>
        </w:pPrChange>
      </w:pPr>
      <w:ins w:id="7340" w:author="Administrator" w:date="2019-02-26T14:46:00Z">
        <w:r>
          <w:rPr>
            <w:rFonts w:hint="eastAsia"/>
          </w:rPr>
          <w:t>後者想了想，雖然心中有些著急，但還是忍了下來，悄悄來到穴口放出靈識查看究竟。</w:t>
        </w:r>
      </w:ins>
    </w:p>
    <w:p w:rsidR="000F0075" w:rsidRDefault="0012383B">
      <w:pPr>
        <w:pStyle w:val="12"/>
        <w:spacing w:after="240"/>
        <w:ind w:leftChars="0" w:left="0"/>
        <w:rPr>
          <w:ins w:id="7341" w:author="Administrator" w:date="2019-02-26T14:48:00Z"/>
        </w:rPr>
        <w:pPrChange w:id="7342" w:author="簡新佳" w:date="2019-02-25T17:18:00Z">
          <w:pPr>
            <w:pStyle w:val="12"/>
            <w:numPr>
              <w:numId w:val="1"/>
            </w:numPr>
            <w:spacing w:after="240"/>
            <w:ind w:leftChars="0" w:left="360" w:hanging="360"/>
            <w:outlineLvl w:val="0"/>
          </w:pPr>
        </w:pPrChange>
      </w:pPr>
      <w:ins w:id="7343" w:author="Administrator" w:date="2019-02-26T14:46:00Z">
        <w:r>
          <w:rPr>
            <w:rFonts w:hint="eastAsia"/>
          </w:rPr>
          <w:t>果然巢穴外面此刻正</w:t>
        </w:r>
      </w:ins>
      <w:ins w:id="7344" w:author="Administrator" w:date="2019-02-26T14:47:00Z">
        <w:r>
          <w:rPr>
            <w:rFonts w:hint="eastAsia"/>
          </w:rPr>
          <w:t>在進行一場激鬥</w:t>
        </w:r>
      </w:ins>
      <w:ins w:id="7345" w:author="Administrator" w:date="2019-02-26T14:48:00Z">
        <w:r>
          <w:rPr>
            <w:rFonts w:hint="eastAsia"/>
          </w:rPr>
          <w:t>，一</w:t>
        </w:r>
      </w:ins>
      <w:ins w:id="7346" w:author="Administrator" w:date="2019-02-26T22:03:00Z">
        <w:r w:rsidR="000401D5">
          <w:rPr>
            <w:rFonts w:hint="eastAsia"/>
          </w:rPr>
          <w:t>票</w:t>
        </w:r>
      </w:ins>
      <w:ins w:id="7347" w:author="Administrator" w:date="2019-02-26T14:49:00Z">
        <w:r>
          <w:rPr>
            <w:rFonts w:hint="eastAsia"/>
          </w:rPr>
          <w:t>人馬正</w:t>
        </w:r>
      </w:ins>
      <w:ins w:id="7348" w:author="Administrator" w:date="2019-02-26T14:50:00Z">
        <w:r>
          <w:rPr>
            <w:rFonts w:hint="eastAsia"/>
          </w:rPr>
          <w:t>在</w:t>
        </w:r>
      </w:ins>
      <w:ins w:id="7349" w:author="Administrator" w:date="2019-02-26T14:49:00Z">
        <w:r>
          <w:rPr>
            <w:rFonts w:hint="eastAsia"/>
          </w:rPr>
          <w:t>跟數</w:t>
        </w:r>
      </w:ins>
      <w:ins w:id="7350" w:author="Administrator" w:date="2019-02-26T22:03:00Z">
        <w:r w:rsidR="000401D5">
          <w:rPr>
            <w:rFonts w:hint="eastAsia"/>
          </w:rPr>
          <w:t>十</w:t>
        </w:r>
      </w:ins>
      <w:ins w:id="7351" w:author="Administrator" w:date="2019-02-26T14:50:00Z">
        <w:r>
          <w:rPr>
            <w:rFonts w:hint="eastAsia"/>
          </w:rPr>
          <w:t>隻</w:t>
        </w:r>
      </w:ins>
      <w:ins w:id="7352" w:author="Administrator" w:date="2019-02-26T14:49:00Z">
        <w:r>
          <w:rPr>
            <w:rFonts w:hint="eastAsia"/>
          </w:rPr>
          <w:t>的蜂魔廝殺中。</w:t>
        </w:r>
      </w:ins>
    </w:p>
    <w:p w:rsidR="000F0075" w:rsidRDefault="0012383B">
      <w:pPr>
        <w:pStyle w:val="12"/>
        <w:spacing w:after="240"/>
        <w:ind w:leftChars="0" w:left="0"/>
        <w:rPr>
          <w:ins w:id="7353" w:author="Administrator" w:date="2019-02-26T14:53:00Z"/>
        </w:rPr>
        <w:pPrChange w:id="7354" w:author="簡新佳" w:date="2019-02-25T17:18:00Z">
          <w:pPr>
            <w:pStyle w:val="12"/>
            <w:numPr>
              <w:numId w:val="1"/>
            </w:numPr>
            <w:spacing w:after="240"/>
            <w:ind w:leftChars="0" w:left="360" w:hanging="360"/>
            <w:outlineLvl w:val="0"/>
          </w:pPr>
        </w:pPrChange>
      </w:pPr>
      <w:ins w:id="7355" w:author="Administrator" w:date="2019-02-26T14:47:00Z">
        <w:r>
          <w:rPr>
            <w:rFonts w:hint="eastAsia"/>
          </w:rPr>
          <w:t>說是激鬥也有些不妥，</w:t>
        </w:r>
      </w:ins>
      <w:ins w:id="7356" w:author="Administrator" w:date="2019-02-26T14:48:00Z">
        <w:r>
          <w:rPr>
            <w:rFonts w:hint="eastAsia"/>
          </w:rPr>
          <w:t>很明顯戰況是一面倒，</w:t>
        </w:r>
      </w:ins>
      <w:ins w:id="7357" w:author="Administrator" w:date="2019-02-26T14:50:00Z">
        <w:r>
          <w:rPr>
            <w:rFonts w:hint="eastAsia"/>
          </w:rPr>
          <w:t>但</w:t>
        </w:r>
      </w:ins>
      <w:ins w:id="7358" w:author="Administrator" w:date="2019-02-26T14:53:00Z">
        <w:r>
          <w:rPr>
            <w:rFonts w:hint="eastAsia"/>
          </w:rPr>
          <w:t>讓人</w:t>
        </w:r>
      </w:ins>
      <w:ins w:id="7359" w:author="Administrator" w:date="2019-02-26T14:50:00Z">
        <w:r>
          <w:rPr>
            <w:rFonts w:hint="eastAsia"/>
          </w:rPr>
          <w:t>訝異地是</w:t>
        </w:r>
      </w:ins>
      <w:ins w:id="7360" w:author="Administrator" w:date="2019-02-26T14:53:00Z">
        <w:r>
          <w:rPr>
            <w:rFonts w:hint="eastAsia"/>
          </w:rPr>
          <w:t>，蜂魔那方竟落入了下風之中。</w:t>
        </w:r>
      </w:ins>
    </w:p>
    <w:p w:rsidR="000F0075" w:rsidRDefault="0012383B">
      <w:pPr>
        <w:pStyle w:val="12"/>
        <w:spacing w:after="240"/>
        <w:ind w:leftChars="0" w:left="0"/>
        <w:rPr>
          <w:ins w:id="7361" w:author="Administrator" w:date="2019-02-26T15:03:00Z"/>
        </w:rPr>
        <w:pPrChange w:id="7362" w:author="簡新佳" w:date="2019-02-25T17:18:00Z">
          <w:pPr>
            <w:pStyle w:val="12"/>
            <w:numPr>
              <w:numId w:val="1"/>
            </w:numPr>
            <w:spacing w:after="240"/>
            <w:ind w:leftChars="0" w:left="360" w:hanging="360"/>
            <w:outlineLvl w:val="0"/>
          </w:pPr>
        </w:pPrChange>
      </w:pPr>
      <w:ins w:id="7363" w:author="Administrator" w:date="2019-02-26T14:53:00Z">
        <w:r>
          <w:rPr>
            <w:rFonts w:hint="eastAsia"/>
          </w:rPr>
          <w:t>李龍飛定神一</w:t>
        </w:r>
      </w:ins>
      <w:ins w:id="7364" w:author="Administrator" w:date="2019-02-26T14:54:00Z">
        <w:r>
          <w:rPr>
            <w:rFonts w:hint="eastAsia"/>
          </w:rPr>
          <w:t>瞧，心中有些凜然，青陽子與道辰子赫然又聯手在一起，連同</w:t>
        </w:r>
      </w:ins>
      <w:ins w:id="7365" w:author="Administrator" w:date="2019-02-26T14:56:00Z">
        <w:r>
          <w:rPr>
            <w:rFonts w:hint="eastAsia"/>
          </w:rPr>
          <w:t>不少方才僥倖逃過一劫，沒有允落的</w:t>
        </w:r>
      </w:ins>
      <w:ins w:id="7366" w:author="Administrator" w:date="2019-02-26T14:57:00Z">
        <w:r>
          <w:rPr>
            <w:rFonts w:hint="eastAsia"/>
          </w:rPr>
          <w:t>兩宗弟子，追尋到這蜂巢入口。</w:t>
        </w:r>
      </w:ins>
    </w:p>
    <w:p w:rsidR="000F0075" w:rsidRDefault="0012383B">
      <w:pPr>
        <w:pStyle w:val="12"/>
        <w:spacing w:after="240"/>
        <w:ind w:leftChars="0" w:left="0"/>
        <w:rPr>
          <w:ins w:id="7367" w:author="Administrator" w:date="2019-02-26T15:04:00Z"/>
        </w:rPr>
        <w:pPrChange w:id="7368" w:author="簡新佳" w:date="2019-02-25T17:18:00Z">
          <w:pPr>
            <w:pStyle w:val="12"/>
            <w:numPr>
              <w:numId w:val="1"/>
            </w:numPr>
            <w:spacing w:after="240"/>
            <w:ind w:leftChars="0" w:left="360" w:hanging="360"/>
            <w:outlineLvl w:val="0"/>
          </w:pPr>
        </w:pPrChange>
      </w:pPr>
      <w:ins w:id="7369" w:author="Administrator" w:date="2019-02-26T15:03:00Z">
        <w:r>
          <w:rPr>
            <w:rFonts w:hint="eastAsia"/>
          </w:rPr>
          <w:t>原本蜂巢外巨大的洞窟上方，此</w:t>
        </w:r>
      </w:ins>
      <w:ins w:id="7370" w:author="Administrator" w:date="2019-02-26T15:04:00Z">
        <w:r>
          <w:rPr>
            <w:rFonts w:hint="eastAsia"/>
          </w:rPr>
          <w:t>刻裂開一條碩大的通道，</w:t>
        </w:r>
      </w:ins>
      <w:ins w:id="7371" w:author="Administrator" w:date="2019-02-26T15:10:00Z">
        <w:r>
          <w:rPr>
            <w:rFonts w:hint="eastAsia"/>
          </w:rPr>
          <w:t>外頭些許的</w:t>
        </w:r>
      </w:ins>
      <w:ins w:id="7372" w:author="Administrator" w:date="2019-02-26T15:11:00Z">
        <w:r>
          <w:rPr>
            <w:rFonts w:hint="eastAsia"/>
          </w:rPr>
          <w:t>紅</w:t>
        </w:r>
      </w:ins>
      <w:ins w:id="7373" w:author="Administrator" w:date="2019-02-26T15:10:00Z">
        <w:r>
          <w:rPr>
            <w:rFonts w:hint="eastAsia"/>
          </w:rPr>
          <w:t>光灑落進來，在黑暗之中顯得十分</w:t>
        </w:r>
      </w:ins>
      <w:ins w:id="7374" w:author="Administrator" w:date="2019-02-26T15:11:00Z">
        <w:r>
          <w:rPr>
            <w:rFonts w:hint="eastAsia"/>
          </w:rPr>
          <w:t>美麗，</w:t>
        </w:r>
      </w:ins>
      <w:ins w:id="7375" w:author="Administrator" w:date="2019-02-26T15:04:00Z">
        <w:r>
          <w:rPr>
            <w:rFonts w:hint="eastAsia"/>
          </w:rPr>
          <w:t>想來眾人便是由此進入。</w:t>
        </w:r>
      </w:ins>
    </w:p>
    <w:p w:rsidR="000F0075" w:rsidRDefault="0012383B">
      <w:pPr>
        <w:pStyle w:val="12"/>
        <w:spacing w:after="240"/>
        <w:ind w:leftChars="0" w:left="0"/>
        <w:rPr>
          <w:ins w:id="7376" w:author="Administrator" w:date="2019-02-26T15:05:00Z"/>
        </w:rPr>
        <w:pPrChange w:id="7377" w:author="簡新佳" w:date="2019-02-25T17:18:00Z">
          <w:pPr>
            <w:pStyle w:val="12"/>
            <w:numPr>
              <w:numId w:val="1"/>
            </w:numPr>
            <w:spacing w:after="240"/>
            <w:ind w:leftChars="0" w:left="360" w:hanging="360"/>
            <w:outlineLvl w:val="0"/>
          </w:pPr>
        </w:pPrChange>
      </w:pPr>
      <w:ins w:id="7378" w:author="Administrator" w:date="2019-02-26T15:04:00Z">
        <w:r>
          <w:rPr>
            <w:rFonts w:hint="eastAsia"/>
          </w:rPr>
          <w:t>李龍飛並不清楚青陽子兩人</w:t>
        </w:r>
      </w:ins>
      <w:ins w:id="7379" w:author="Administrator" w:date="2019-02-26T15:05:00Z">
        <w:r>
          <w:rPr>
            <w:rFonts w:hint="eastAsia"/>
          </w:rPr>
          <w:t>如何談好條件重新合作，但</w:t>
        </w:r>
      </w:ins>
      <w:ins w:id="7380" w:author="Administrator" w:date="2019-02-26T15:11:00Z">
        <w:r>
          <w:rPr>
            <w:rFonts w:hint="eastAsia"/>
          </w:rPr>
          <w:t>他肯定</w:t>
        </w:r>
      </w:ins>
      <w:ins w:id="7381" w:author="Administrator" w:date="2019-02-26T15:05:00Z">
        <w:r>
          <w:rPr>
            <w:rFonts w:hint="eastAsia"/>
          </w:rPr>
          <w:t>這兩人</w:t>
        </w:r>
      </w:ins>
      <w:ins w:id="7382" w:author="Administrator" w:date="2019-02-26T15:11:00Z">
        <w:r>
          <w:rPr>
            <w:rFonts w:hint="eastAsia"/>
          </w:rPr>
          <w:t>來此</w:t>
        </w:r>
      </w:ins>
      <w:ins w:id="7383" w:author="Administrator" w:date="2019-02-26T15:05:00Z">
        <w:r>
          <w:rPr>
            <w:rFonts w:hint="eastAsia"/>
          </w:rPr>
          <w:t>所圖的</w:t>
        </w:r>
      </w:ins>
      <w:ins w:id="7384" w:author="Administrator" w:date="2019-02-26T15:12:00Z">
        <w:r>
          <w:rPr>
            <w:rFonts w:hint="eastAsia"/>
          </w:rPr>
          <w:t>目地</w:t>
        </w:r>
      </w:ins>
      <w:ins w:id="7385" w:author="Administrator" w:date="2019-02-26T15:05:00Z">
        <w:r>
          <w:rPr>
            <w:rFonts w:hint="eastAsia"/>
          </w:rPr>
          <w:t>跟蜂后有關。</w:t>
        </w:r>
      </w:ins>
    </w:p>
    <w:p w:rsidR="000F0075" w:rsidRDefault="0012383B">
      <w:pPr>
        <w:pStyle w:val="12"/>
        <w:spacing w:after="240"/>
        <w:ind w:leftChars="0" w:left="0"/>
        <w:rPr>
          <w:ins w:id="7386" w:author="Administrator" w:date="2019-02-26T15:07:00Z"/>
        </w:rPr>
        <w:pPrChange w:id="7387" w:author="簡新佳" w:date="2019-02-25T17:18:00Z">
          <w:pPr>
            <w:pStyle w:val="12"/>
            <w:numPr>
              <w:numId w:val="1"/>
            </w:numPr>
            <w:spacing w:after="240"/>
            <w:ind w:leftChars="0" w:left="360" w:hanging="360"/>
            <w:outlineLvl w:val="0"/>
          </w:pPr>
        </w:pPrChange>
      </w:pPr>
      <w:ins w:id="7388" w:author="Administrator" w:date="2019-02-26T15:05:00Z">
        <w:r>
          <w:rPr>
            <w:rFonts w:hint="eastAsia"/>
          </w:rPr>
          <w:t>而蜂后先前</w:t>
        </w:r>
      </w:ins>
      <w:ins w:id="7389" w:author="Administrator" w:date="2019-02-26T15:06:00Z">
        <w:r>
          <w:rPr>
            <w:rFonts w:hint="eastAsia"/>
          </w:rPr>
          <w:t>死在他和黃襄手裡，加上巢內寶物已被兩人逕掃一空，可以說不管</w:t>
        </w:r>
      </w:ins>
      <w:ins w:id="7390" w:author="Administrator" w:date="2019-02-26T15:07:00Z">
        <w:r>
          <w:rPr>
            <w:rFonts w:hint="eastAsia"/>
          </w:rPr>
          <w:t>最後如何，青陽子兩人要想寶</w:t>
        </w:r>
      </w:ins>
      <w:ins w:id="7391" w:author="Administrator" w:date="2019-02-26T15:13:00Z">
        <w:r>
          <w:rPr>
            <w:rFonts w:hint="eastAsia"/>
          </w:rPr>
          <w:t>物</w:t>
        </w:r>
      </w:ins>
      <w:ins w:id="7392" w:author="Administrator" w:date="2019-02-26T15:07:00Z">
        <w:r>
          <w:rPr>
            <w:rFonts w:hint="eastAsia"/>
          </w:rPr>
          <w:t>，必定要從自己手上取得。</w:t>
        </w:r>
      </w:ins>
    </w:p>
    <w:p w:rsidR="000F0075" w:rsidRDefault="0012383B">
      <w:pPr>
        <w:pStyle w:val="12"/>
        <w:spacing w:after="240"/>
        <w:ind w:leftChars="0" w:left="0"/>
        <w:rPr>
          <w:ins w:id="7393" w:author="Administrator" w:date="2019-02-26T15:08:00Z"/>
        </w:rPr>
        <w:pPrChange w:id="7394" w:author="簡新佳" w:date="2019-02-25T17:18:00Z">
          <w:pPr>
            <w:pStyle w:val="12"/>
            <w:numPr>
              <w:numId w:val="1"/>
            </w:numPr>
            <w:spacing w:after="240"/>
            <w:ind w:leftChars="0" w:left="360" w:hanging="360"/>
            <w:outlineLvl w:val="0"/>
          </w:pPr>
        </w:pPrChange>
      </w:pPr>
      <w:ins w:id="7395" w:author="Administrator" w:date="2019-02-26T15:07:00Z">
        <w:r>
          <w:rPr>
            <w:rFonts w:hint="eastAsia"/>
          </w:rPr>
          <w:t>黃</w:t>
        </w:r>
      </w:ins>
      <w:ins w:id="7396" w:author="Administrator" w:date="2019-02-26T15:08:00Z">
        <w:r>
          <w:rPr>
            <w:rFonts w:hint="eastAsia"/>
          </w:rPr>
          <w:t>襄本人對於這事倒是沒有深思，就算想到，恐怕也不會在意太多。</w:t>
        </w:r>
      </w:ins>
    </w:p>
    <w:p w:rsidR="000F0075" w:rsidRDefault="0012383B">
      <w:pPr>
        <w:pStyle w:val="12"/>
        <w:spacing w:after="240"/>
        <w:ind w:leftChars="0" w:left="0"/>
        <w:rPr>
          <w:ins w:id="7397" w:author="Administrator" w:date="2019-02-26T15:09:00Z"/>
        </w:rPr>
        <w:pPrChange w:id="7398" w:author="簡新佳" w:date="2019-02-25T17:18:00Z">
          <w:pPr>
            <w:pStyle w:val="12"/>
            <w:numPr>
              <w:numId w:val="1"/>
            </w:numPr>
            <w:spacing w:after="240"/>
            <w:ind w:leftChars="0" w:left="360" w:hanging="360"/>
            <w:outlineLvl w:val="0"/>
          </w:pPr>
        </w:pPrChange>
      </w:pPr>
      <w:ins w:id="7399" w:author="Administrator" w:date="2019-02-26T15:08:00Z">
        <w:r>
          <w:rPr>
            <w:rFonts w:hint="eastAsia"/>
          </w:rPr>
          <w:t>畢竟其中一方是自己的同門師兄弟，</w:t>
        </w:r>
      </w:ins>
      <w:ins w:id="7400" w:author="Administrator" w:date="2019-02-26T15:09:00Z">
        <w:r>
          <w:rPr>
            <w:rFonts w:hint="eastAsia"/>
          </w:rPr>
          <w:t>分出去一些寶物，也是合情合理。</w:t>
        </w:r>
      </w:ins>
    </w:p>
    <w:p w:rsidR="000F0075" w:rsidRDefault="0012383B">
      <w:pPr>
        <w:pStyle w:val="12"/>
        <w:spacing w:after="240"/>
        <w:ind w:leftChars="0" w:left="0"/>
        <w:rPr>
          <w:ins w:id="7401" w:author="Administrator" w:date="2019-02-26T15:14:00Z"/>
        </w:rPr>
        <w:pPrChange w:id="7402" w:author="簡新佳" w:date="2019-02-25T17:18:00Z">
          <w:pPr>
            <w:pStyle w:val="12"/>
            <w:numPr>
              <w:numId w:val="1"/>
            </w:numPr>
            <w:spacing w:after="240"/>
            <w:ind w:leftChars="0" w:left="360" w:hanging="360"/>
            <w:outlineLvl w:val="0"/>
          </w:pPr>
        </w:pPrChange>
      </w:pPr>
      <w:ins w:id="7403" w:author="Administrator" w:date="2019-02-26T15:09:00Z">
        <w:r>
          <w:rPr>
            <w:rFonts w:hint="eastAsia"/>
          </w:rPr>
          <w:t>但李龍飛可就不是這樣想了。</w:t>
        </w:r>
      </w:ins>
    </w:p>
    <w:p w:rsidR="000F0075" w:rsidRDefault="0012383B">
      <w:pPr>
        <w:pStyle w:val="12"/>
        <w:spacing w:after="240"/>
        <w:ind w:leftChars="0" w:left="0"/>
        <w:rPr>
          <w:ins w:id="7404" w:author="Administrator" w:date="2019-02-26T15:16:00Z"/>
        </w:rPr>
        <w:pPrChange w:id="7405" w:author="簡新佳" w:date="2019-02-25T17:18:00Z">
          <w:pPr>
            <w:pStyle w:val="12"/>
            <w:numPr>
              <w:numId w:val="1"/>
            </w:numPr>
            <w:spacing w:after="240"/>
            <w:ind w:leftChars="0" w:left="360" w:hanging="360"/>
            <w:outlineLvl w:val="0"/>
          </w:pPr>
        </w:pPrChange>
      </w:pPr>
      <w:ins w:id="7406" w:author="Administrator" w:date="2019-02-26T15:14:00Z">
        <w:r>
          <w:rPr>
            <w:rFonts w:hint="eastAsia"/>
          </w:rPr>
          <w:lastRenderedPageBreak/>
          <w:t>此番</w:t>
        </w:r>
      </w:ins>
      <w:ins w:id="7407" w:author="Administrator" w:date="2019-02-26T15:15:00Z">
        <w:r>
          <w:rPr>
            <w:rFonts w:hint="eastAsia"/>
          </w:rPr>
          <w:t>踏入蜂巢，他可是冒著九死一生的風險，加上大半的法器寶物都用在裡頭，這才</w:t>
        </w:r>
      </w:ins>
      <w:ins w:id="7408" w:author="Administrator" w:date="2019-02-26T15:16:00Z">
        <w:r>
          <w:rPr>
            <w:rFonts w:hint="eastAsia"/>
          </w:rPr>
          <w:t>取得如此豐厚的成果。</w:t>
        </w:r>
      </w:ins>
    </w:p>
    <w:p w:rsidR="000F0075" w:rsidRDefault="0012383B">
      <w:pPr>
        <w:pStyle w:val="12"/>
        <w:spacing w:after="240"/>
        <w:ind w:leftChars="0" w:left="0"/>
        <w:rPr>
          <w:ins w:id="7409" w:author="Administrator" w:date="2019-02-26T15:17:00Z"/>
        </w:rPr>
        <w:pPrChange w:id="7410" w:author="簡新佳" w:date="2019-02-25T17:18:00Z">
          <w:pPr>
            <w:pStyle w:val="12"/>
            <w:numPr>
              <w:numId w:val="1"/>
            </w:numPr>
            <w:spacing w:after="240"/>
            <w:ind w:leftChars="0" w:left="360" w:hanging="360"/>
            <w:outlineLvl w:val="0"/>
          </w:pPr>
        </w:pPrChange>
      </w:pPr>
      <w:ins w:id="7411" w:author="Administrator" w:date="2019-02-26T15:16:00Z">
        <w:r>
          <w:rPr>
            <w:rFonts w:hint="eastAsia"/>
          </w:rPr>
          <w:t>更別提他跟本不是赤劍宗或刀仙宗任何一派的</w:t>
        </w:r>
      </w:ins>
      <w:ins w:id="7412" w:author="Administrator" w:date="2019-02-26T15:17:00Z">
        <w:r>
          <w:rPr>
            <w:rFonts w:hint="eastAsia"/>
          </w:rPr>
          <w:t>弟子或是親友了。</w:t>
        </w:r>
      </w:ins>
    </w:p>
    <w:p w:rsidR="000F0075" w:rsidRDefault="0012383B">
      <w:pPr>
        <w:pStyle w:val="12"/>
        <w:spacing w:after="240"/>
        <w:ind w:leftChars="0" w:left="0"/>
        <w:rPr>
          <w:ins w:id="7413" w:author="Administrator" w:date="2019-02-26T15:19:00Z"/>
        </w:rPr>
        <w:pPrChange w:id="7414" w:author="簡新佳" w:date="2019-02-25T17:18:00Z">
          <w:pPr>
            <w:pStyle w:val="12"/>
            <w:numPr>
              <w:numId w:val="1"/>
            </w:numPr>
            <w:spacing w:after="240"/>
            <w:ind w:leftChars="0" w:left="360" w:hanging="360"/>
            <w:outlineLvl w:val="0"/>
          </w:pPr>
        </w:pPrChange>
      </w:pPr>
      <w:ins w:id="7415" w:author="Administrator" w:date="2019-02-26T15:17:00Z">
        <w:r>
          <w:rPr>
            <w:rFonts w:hint="eastAsia"/>
          </w:rPr>
          <w:t>透過黃襄，他頂多和赤劍宗</w:t>
        </w:r>
      </w:ins>
      <w:ins w:id="7416" w:author="Administrator" w:date="2019-02-26T15:18:00Z">
        <w:r>
          <w:rPr>
            <w:rFonts w:hint="eastAsia"/>
          </w:rPr>
          <w:t>維持著平和關係，或者可以再親近一些，但</w:t>
        </w:r>
      </w:ins>
      <w:ins w:id="7417" w:author="Administrator" w:date="2019-02-26T15:19:00Z">
        <w:r>
          <w:rPr>
            <w:rFonts w:hint="eastAsia"/>
          </w:rPr>
          <w:t>對刀仙宗，那可說是不共戴天之仇！</w:t>
        </w:r>
      </w:ins>
    </w:p>
    <w:p w:rsidR="000F0075" w:rsidRDefault="0012383B">
      <w:pPr>
        <w:pStyle w:val="12"/>
        <w:spacing w:after="240"/>
        <w:ind w:leftChars="0" w:left="0"/>
        <w:rPr>
          <w:ins w:id="7418" w:author="Administrator" w:date="2019-02-26T15:23:00Z"/>
        </w:rPr>
        <w:pPrChange w:id="7419" w:author="簡新佳" w:date="2019-02-25T17:18:00Z">
          <w:pPr>
            <w:pStyle w:val="12"/>
            <w:numPr>
              <w:numId w:val="1"/>
            </w:numPr>
            <w:spacing w:after="240"/>
            <w:ind w:leftChars="0" w:left="360" w:hanging="360"/>
            <w:outlineLvl w:val="0"/>
          </w:pPr>
        </w:pPrChange>
      </w:pPr>
      <w:ins w:id="7420" w:author="Administrator" w:date="2019-02-26T15:19:00Z">
        <w:r>
          <w:rPr>
            <w:rFonts w:hint="eastAsia"/>
          </w:rPr>
          <w:t>別的不提，</w:t>
        </w:r>
      </w:ins>
      <w:ins w:id="7421" w:author="Administrator" w:date="2019-02-26T15:21:00Z">
        <w:r>
          <w:rPr>
            <w:rFonts w:hint="eastAsia"/>
          </w:rPr>
          <w:t>自在道</w:t>
        </w:r>
      </w:ins>
      <w:ins w:id="7422" w:author="Administrator" w:date="2019-02-26T15:22:00Z">
        <w:r>
          <w:rPr>
            <w:rFonts w:hint="eastAsia"/>
          </w:rPr>
          <w:t>算是毀在</w:t>
        </w:r>
      </w:ins>
      <w:ins w:id="7423" w:author="Administrator" w:date="2019-02-26T15:21:00Z">
        <w:r>
          <w:rPr>
            <w:rFonts w:hint="eastAsia"/>
          </w:rPr>
          <w:t>刀仙宗手上，</w:t>
        </w:r>
      </w:ins>
      <w:ins w:id="7424" w:author="Administrator" w:date="2019-02-26T15:19:00Z">
        <w:r>
          <w:rPr>
            <w:rFonts w:hint="eastAsia"/>
          </w:rPr>
          <w:t>而其不少天</w:t>
        </w:r>
      </w:ins>
      <w:ins w:id="7425" w:author="Administrator" w:date="2019-02-26T15:20:00Z">
        <w:r>
          <w:rPr>
            <w:rFonts w:hint="eastAsia"/>
          </w:rPr>
          <w:t>驕又</w:t>
        </w:r>
      </w:ins>
      <w:ins w:id="7426" w:author="Administrator" w:date="2019-02-26T15:22:00Z">
        <w:r>
          <w:rPr>
            <w:rFonts w:hint="eastAsia"/>
          </w:rPr>
          <w:t>因</w:t>
        </w:r>
      </w:ins>
      <w:ins w:id="7427" w:author="Administrator" w:date="2019-02-26T15:20:00Z">
        <w:r>
          <w:rPr>
            <w:rFonts w:hint="eastAsia"/>
          </w:rPr>
          <w:t>自己</w:t>
        </w:r>
      </w:ins>
      <w:ins w:id="7428" w:author="Administrator" w:date="2019-02-26T15:22:00Z">
        <w:r>
          <w:rPr>
            <w:rFonts w:hint="eastAsia"/>
          </w:rPr>
          <w:t>而死</w:t>
        </w:r>
      </w:ins>
      <w:ins w:id="7429" w:author="Administrator" w:date="2019-02-26T15:20:00Z">
        <w:r>
          <w:rPr>
            <w:rFonts w:hint="eastAsia"/>
          </w:rPr>
          <w:t>，</w:t>
        </w:r>
      </w:ins>
      <w:ins w:id="7430" w:author="Administrator" w:date="2019-02-26T15:22:00Z">
        <w:r>
          <w:rPr>
            <w:rFonts w:hint="eastAsia"/>
          </w:rPr>
          <w:t>青陽子還追殺自己許久，這種種恩怨讓他哪</w:t>
        </w:r>
      </w:ins>
      <w:ins w:id="7431" w:author="Administrator" w:date="2019-02-26T15:23:00Z">
        <w:r>
          <w:rPr>
            <w:rFonts w:hint="eastAsia"/>
          </w:rPr>
          <w:t>怕是只有一絲可能，都不會輕易放下對刀仙宗等人的警戒。</w:t>
        </w:r>
      </w:ins>
    </w:p>
    <w:p w:rsidR="000F0075" w:rsidRDefault="0012383B">
      <w:pPr>
        <w:pStyle w:val="12"/>
        <w:spacing w:after="240"/>
        <w:ind w:leftChars="0" w:left="0"/>
        <w:rPr>
          <w:ins w:id="7432" w:author="Administrator" w:date="2019-02-26T15:09:00Z"/>
        </w:rPr>
        <w:pPrChange w:id="7433" w:author="簡新佳" w:date="2019-02-25T17:18:00Z">
          <w:pPr>
            <w:pStyle w:val="12"/>
            <w:numPr>
              <w:numId w:val="1"/>
            </w:numPr>
            <w:spacing w:after="240"/>
            <w:ind w:leftChars="0" w:left="360" w:hanging="360"/>
            <w:outlineLvl w:val="0"/>
          </w:pPr>
        </w:pPrChange>
      </w:pPr>
      <w:ins w:id="7434" w:author="Administrator" w:date="2019-02-26T15:25:00Z">
        <w:r>
          <w:rPr>
            <w:rFonts w:hint="eastAsia"/>
          </w:rPr>
          <w:t>眼下看到兩派人馬合作滅殺蜂魔，他腦中念頭急轉，悄悄往黃襄</w:t>
        </w:r>
      </w:ins>
      <w:ins w:id="7435" w:author="Administrator" w:date="2019-02-26T15:27:00Z">
        <w:r>
          <w:rPr>
            <w:rFonts w:hint="eastAsia"/>
          </w:rPr>
          <w:t>看去</w:t>
        </w:r>
      </w:ins>
      <w:ins w:id="7436" w:author="Administrator" w:date="2019-02-26T15:28:00Z">
        <w:r>
          <w:rPr>
            <w:rFonts w:hint="eastAsia"/>
          </w:rPr>
          <w:t>，</w:t>
        </w:r>
      </w:ins>
      <w:ins w:id="7437" w:author="Administrator" w:date="2019-02-26T15:27:00Z">
        <w:r>
          <w:rPr>
            <w:rFonts w:hint="eastAsia"/>
          </w:rPr>
          <w:t>只見對方一副擔憂想出去幫忙的樣子</w:t>
        </w:r>
      </w:ins>
      <w:ins w:id="7438" w:author="Administrator" w:date="2019-02-26T15:28:00Z">
        <w:r>
          <w:rPr>
            <w:rFonts w:hint="eastAsia"/>
          </w:rPr>
          <w:t>。</w:t>
        </w:r>
      </w:ins>
    </w:p>
    <w:p w:rsidR="000F0075" w:rsidRDefault="0012383B">
      <w:pPr>
        <w:pStyle w:val="12"/>
        <w:spacing w:after="240"/>
        <w:ind w:leftChars="0" w:left="0"/>
        <w:rPr>
          <w:ins w:id="7439" w:author="Administrator" w:date="2019-02-26T15:32:00Z"/>
        </w:rPr>
        <w:pPrChange w:id="7440" w:author="簡新佳" w:date="2019-02-25T17:18:00Z">
          <w:pPr>
            <w:pStyle w:val="12"/>
            <w:numPr>
              <w:numId w:val="1"/>
            </w:numPr>
            <w:spacing w:after="240"/>
            <w:ind w:leftChars="0" w:left="360" w:hanging="360"/>
            <w:outlineLvl w:val="0"/>
          </w:pPr>
        </w:pPrChange>
      </w:pPr>
      <w:ins w:id="7441" w:author="Administrator" w:date="2019-02-26T15:30:00Z">
        <w:r>
          <w:rPr>
            <w:rFonts w:hint="eastAsia"/>
          </w:rPr>
          <w:t>李龍飛</w:t>
        </w:r>
      </w:ins>
      <w:ins w:id="7442" w:author="Administrator" w:date="2019-02-26T15:31:00Z">
        <w:r>
          <w:rPr>
            <w:rFonts w:hint="eastAsia"/>
          </w:rPr>
          <w:t>嘆了口氣，輕聲跟黃襄密語了幾句，後者遲疑了一下，最終緩緩點頭答應，</w:t>
        </w:r>
      </w:ins>
      <w:ins w:id="7443" w:author="Administrator" w:date="2019-02-26T16:42:00Z">
        <w:r>
          <w:rPr>
            <w:rFonts w:hint="eastAsia"/>
          </w:rPr>
          <w:t>彼此交換了幾個物品，</w:t>
        </w:r>
      </w:ins>
      <w:ins w:id="7444" w:author="Administrator" w:date="2019-02-26T15:31:00Z">
        <w:r>
          <w:rPr>
            <w:rFonts w:hint="eastAsia"/>
          </w:rPr>
          <w:t>跟著兩人</w:t>
        </w:r>
        <w:del w:id="7445" w:author="簡新佳" w:date="2019-02-27T12:42:00Z">
          <w:r w:rsidDel="00F75622">
            <w:rPr>
              <w:rFonts w:hint="eastAsia"/>
            </w:rPr>
            <w:delText>這</w:delText>
          </w:r>
        </w:del>
        <w:r>
          <w:rPr>
            <w:rFonts w:hint="eastAsia"/>
          </w:rPr>
          <w:t>才</w:t>
        </w:r>
      </w:ins>
      <w:ins w:id="7446" w:author="Administrator" w:date="2019-02-26T15:32:00Z">
        <w:r>
          <w:rPr>
            <w:rFonts w:hint="eastAsia"/>
          </w:rPr>
          <w:t>從蜂魔後方殺敵而出。</w:t>
        </w:r>
      </w:ins>
    </w:p>
    <w:p w:rsidR="000F0075" w:rsidRDefault="0012383B">
      <w:pPr>
        <w:pStyle w:val="12"/>
        <w:spacing w:after="240"/>
        <w:ind w:leftChars="0" w:left="0"/>
        <w:rPr>
          <w:ins w:id="7447" w:author="Administrator" w:date="2019-02-26T15:35:00Z"/>
        </w:rPr>
        <w:pPrChange w:id="7448" w:author="簡新佳" w:date="2019-02-25T17:18:00Z">
          <w:pPr>
            <w:pStyle w:val="12"/>
            <w:numPr>
              <w:numId w:val="1"/>
            </w:numPr>
            <w:spacing w:after="240"/>
            <w:ind w:leftChars="0" w:left="360" w:hanging="360"/>
            <w:outlineLvl w:val="0"/>
          </w:pPr>
        </w:pPrChange>
      </w:pPr>
      <w:ins w:id="7449" w:author="Administrator" w:date="2019-02-26T15:32:00Z">
        <w:del w:id="7450" w:author="簡新佳" w:date="2019-02-27T12:42:00Z">
          <w:r w:rsidDel="00F75622">
            <w:rPr>
              <w:rFonts w:hint="eastAsia"/>
            </w:rPr>
            <w:delText>原本</w:delText>
          </w:r>
        </w:del>
        <w:r>
          <w:rPr>
            <w:rFonts w:hint="eastAsia"/>
          </w:rPr>
          <w:t>這</w:t>
        </w:r>
      </w:ins>
      <w:ins w:id="7451" w:author="簡新佳" w:date="2019-02-27T12:42:00Z">
        <w:r w:rsidR="00F75622">
          <w:rPr>
            <w:rFonts w:hint="eastAsia"/>
          </w:rPr>
          <w:t>時戰況</w:t>
        </w:r>
      </w:ins>
      <w:ins w:id="7452" w:author="簡新佳" w:date="2019-02-27T12:43:00Z">
        <w:r w:rsidR="00F75622">
          <w:rPr>
            <w:rFonts w:hint="eastAsia"/>
          </w:rPr>
          <w:t>之中，</w:t>
        </w:r>
      </w:ins>
      <w:ins w:id="7453" w:author="Administrator" w:date="2019-02-26T15:32:00Z">
        <w:del w:id="7454" w:author="簡新佳" w:date="2019-02-27T12:42:00Z">
          <w:r w:rsidDel="00F75622">
            <w:rPr>
              <w:rFonts w:hint="eastAsia"/>
            </w:rPr>
            <w:delText>群</w:delText>
          </w:r>
        </w:del>
        <w:r>
          <w:rPr>
            <w:rFonts w:hint="eastAsia"/>
          </w:rPr>
          <w:t>蜂魔</w:t>
        </w:r>
      </w:ins>
      <w:ins w:id="7455" w:author="簡新佳" w:date="2019-02-27T12:43:00Z">
        <w:r w:rsidR="00F75622">
          <w:rPr>
            <w:rFonts w:hint="eastAsia"/>
          </w:rPr>
          <w:t>一方</w:t>
        </w:r>
      </w:ins>
      <w:ins w:id="7456" w:author="簡新佳" w:date="2019-02-27T12:42:00Z">
        <w:r w:rsidR="00F75622">
          <w:rPr>
            <w:rFonts w:hint="eastAsia"/>
          </w:rPr>
          <w:t>本</w:t>
        </w:r>
      </w:ins>
      <w:ins w:id="7457" w:author="Administrator" w:date="2019-02-26T15:32:00Z">
        <w:r>
          <w:rPr>
            <w:rFonts w:hint="eastAsia"/>
          </w:rPr>
          <w:t>就有所不</w:t>
        </w:r>
      </w:ins>
      <w:ins w:id="7458" w:author="Administrator" w:date="2019-02-26T15:33:00Z">
        <w:r>
          <w:rPr>
            <w:rFonts w:hint="eastAsia"/>
          </w:rPr>
          <w:t>敵，雖說人寡魔眾，但</w:t>
        </w:r>
      </w:ins>
      <w:ins w:id="7459" w:author="Administrator" w:date="2019-02-26T15:34:00Z">
        <w:r>
          <w:rPr>
            <w:rFonts w:hint="eastAsia"/>
          </w:rPr>
          <w:t>這些倖存下來的兩派弟子每一個皆是</w:t>
        </w:r>
      </w:ins>
      <w:ins w:id="7460" w:author="Administrator" w:date="2019-02-26T15:35:00Z">
        <w:r>
          <w:rPr>
            <w:rFonts w:hint="eastAsia"/>
          </w:rPr>
          <w:t>弟子中的佼佼者。</w:t>
        </w:r>
      </w:ins>
    </w:p>
    <w:p w:rsidR="000F0075" w:rsidRDefault="0012383B">
      <w:pPr>
        <w:pStyle w:val="12"/>
        <w:spacing w:after="240"/>
        <w:ind w:leftChars="0" w:left="0"/>
        <w:rPr>
          <w:ins w:id="7461" w:author="Administrator" w:date="2019-02-26T15:48:00Z"/>
        </w:rPr>
        <w:pPrChange w:id="7462" w:author="簡新佳" w:date="2019-02-25T17:18:00Z">
          <w:pPr>
            <w:pStyle w:val="12"/>
            <w:numPr>
              <w:numId w:val="1"/>
            </w:numPr>
            <w:spacing w:after="240"/>
            <w:ind w:leftChars="0" w:left="360" w:hanging="360"/>
            <w:outlineLvl w:val="0"/>
          </w:pPr>
        </w:pPrChange>
      </w:pPr>
      <w:ins w:id="7463" w:author="Administrator" w:date="2019-02-26T15:36:00Z">
        <w:r>
          <w:rPr>
            <w:rFonts w:hint="eastAsia"/>
          </w:rPr>
          <w:t>光在修為上，便</w:t>
        </w:r>
      </w:ins>
      <w:ins w:id="7464" w:author="Administrator" w:date="2019-02-26T15:37:00Z">
        <w:del w:id="7465" w:author="簡新佳" w:date="2019-02-27T12:43:00Z">
          <w:r w:rsidDel="00F75622">
            <w:rPr>
              <w:rFonts w:hint="eastAsia"/>
            </w:rPr>
            <w:delText>都是</w:delText>
          </w:r>
        </w:del>
        <w:r>
          <w:rPr>
            <w:rFonts w:hint="eastAsia"/>
          </w:rPr>
          <w:t>清一色</w:t>
        </w:r>
      </w:ins>
      <w:ins w:id="7466" w:author="簡新佳" w:date="2019-02-27T12:43:00Z">
        <w:r w:rsidR="00F75622">
          <w:rPr>
            <w:rFonts w:hint="eastAsia"/>
          </w:rPr>
          <w:t>都是</w:t>
        </w:r>
      </w:ins>
      <w:ins w:id="7467" w:author="Administrator" w:date="2019-02-26T15:37:00Z">
        <w:r>
          <w:rPr>
            <w:rFonts w:hint="eastAsia"/>
          </w:rPr>
          <w:t>築基修士，法器更無一不是</w:t>
        </w:r>
      </w:ins>
      <w:ins w:id="7468" w:author="Administrator" w:date="2019-02-26T15:38:00Z">
        <w:r>
          <w:rPr>
            <w:rFonts w:hint="eastAsia"/>
          </w:rPr>
          <w:t>中品</w:t>
        </w:r>
        <w:del w:id="7469" w:author="簡新佳" w:date="2019-02-27T12:44:00Z">
          <w:r w:rsidDel="00F75622">
            <w:rPr>
              <w:rFonts w:hint="eastAsia"/>
            </w:rPr>
            <w:delText>等級</w:delText>
          </w:r>
        </w:del>
        <w:r>
          <w:rPr>
            <w:rFonts w:hint="eastAsia"/>
          </w:rPr>
          <w:t>以上；加上青陽子與道辰子兩人，雖說先前都受了不少輕重傷，</w:t>
        </w:r>
      </w:ins>
      <w:ins w:id="7470" w:author="Administrator" w:date="2019-02-26T15:41:00Z">
        <w:r>
          <w:rPr>
            <w:rFonts w:hint="eastAsia"/>
          </w:rPr>
          <w:t>但此時為了拿到蜂后妖丹，都</w:t>
        </w:r>
      </w:ins>
      <w:ins w:id="7471" w:author="Administrator" w:date="2019-02-26T15:45:00Z">
        <w:r>
          <w:rPr>
            <w:rFonts w:hint="eastAsia"/>
          </w:rPr>
          <w:t>各自</w:t>
        </w:r>
      </w:ins>
      <w:ins w:id="7472" w:author="Administrator" w:date="2019-02-26T15:41:00Z">
        <w:r>
          <w:rPr>
            <w:rFonts w:hint="eastAsia"/>
          </w:rPr>
          <w:t>施展了秘法靈藥，</w:t>
        </w:r>
      </w:ins>
      <w:ins w:id="7473" w:author="Administrator" w:date="2019-02-26T15:45:00Z">
        <w:r>
          <w:rPr>
            <w:rFonts w:hint="eastAsia"/>
          </w:rPr>
          <w:t>強行將傷勢壓下，使戰力恢復到</w:t>
        </w:r>
      </w:ins>
      <w:ins w:id="7474" w:author="Administrator" w:date="2019-02-26T15:46:00Z">
        <w:r>
          <w:rPr>
            <w:rFonts w:hint="eastAsia"/>
          </w:rPr>
          <w:t>自身的七八成實力</w:t>
        </w:r>
      </w:ins>
      <w:ins w:id="7475" w:author="Administrator" w:date="2019-02-26T15:48:00Z">
        <w:r>
          <w:rPr>
            <w:rFonts w:hint="eastAsia"/>
          </w:rPr>
          <w:t>。</w:t>
        </w:r>
      </w:ins>
    </w:p>
    <w:p w:rsidR="000F0075" w:rsidRDefault="0012383B">
      <w:pPr>
        <w:pStyle w:val="12"/>
        <w:spacing w:after="240"/>
        <w:ind w:leftChars="0" w:left="0"/>
        <w:rPr>
          <w:ins w:id="7476" w:author="Administrator" w:date="2019-02-26T16:04:00Z"/>
        </w:rPr>
        <w:pPrChange w:id="7477" w:author="簡新佳" w:date="2019-02-25T17:18:00Z">
          <w:pPr>
            <w:pStyle w:val="12"/>
            <w:numPr>
              <w:numId w:val="1"/>
            </w:numPr>
            <w:spacing w:after="240"/>
            <w:ind w:leftChars="0" w:left="360" w:hanging="360"/>
            <w:outlineLvl w:val="0"/>
          </w:pPr>
        </w:pPrChange>
      </w:pPr>
      <w:ins w:id="7478" w:author="Administrator" w:date="2019-02-26T15:48:00Z">
        <w:r>
          <w:rPr>
            <w:rFonts w:hint="eastAsia"/>
          </w:rPr>
          <w:t>如此一來，蜂魔這</w:t>
        </w:r>
      </w:ins>
      <w:ins w:id="7479" w:author="簡新佳" w:date="2019-02-27T12:44:00Z">
        <w:r w:rsidR="00F75622">
          <w:rPr>
            <w:rFonts w:hint="eastAsia"/>
          </w:rPr>
          <w:t>邊</w:t>
        </w:r>
      </w:ins>
      <w:ins w:id="7480" w:author="Administrator" w:date="2019-02-26T15:48:00Z">
        <w:del w:id="7481" w:author="簡新佳" w:date="2019-02-27T12:44:00Z">
          <w:r w:rsidDel="00F75622">
            <w:rPr>
              <w:rFonts w:hint="eastAsia"/>
            </w:rPr>
            <w:delText>方</w:delText>
          </w:r>
        </w:del>
        <w:r>
          <w:rPr>
            <w:rFonts w:hint="eastAsia"/>
          </w:rPr>
          <w:t>即使有</w:t>
        </w:r>
      </w:ins>
      <w:ins w:id="7482" w:author="Administrator" w:date="2019-02-26T18:38:00Z">
        <w:r>
          <w:rPr>
            <w:rFonts w:hint="eastAsia"/>
          </w:rPr>
          <w:t>七八</w:t>
        </w:r>
      </w:ins>
      <w:ins w:id="7483" w:author="Administrator" w:date="2019-02-26T16:04:00Z">
        <w:r>
          <w:rPr>
            <w:rFonts w:hint="eastAsia"/>
          </w:rPr>
          <w:t>隻白玉蜂魔，也終究敵不過修士陣營這方</w:t>
        </w:r>
      </w:ins>
      <w:ins w:id="7484" w:author="Administrator" w:date="2019-02-26T16:05:00Z">
        <w:r>
          <w:rPr>
            <w:rFonts w:hint="eastAsia"/>
          </w:rPr>
          <w:t>，而節節敗退</w:t>
        </w:r>
      </w:ins>
      <w:ins w:id="7485" w:author="Administrator" w:date="2019-02-26T16:12:00Z">
        <w:r>
          <w:rPr>
            <w:rFonts w:hint="eastAsia"/>
          </w:rPr>
          <w:t>。</w:t>
        </w:r>
      </w:ins>
    </w:p>
    <w:p w:rsidR="000F0075" w:rsidRDefault="0012383B">
      <w:pPr>
        <w:pStyle w:val="12"/>
        <w:spacing w:after="240"/>
        <w:ind w:leftChars="0" w:left="0"/>
        <w:rPr>
          <w:ins w:id="7486" w:author="Administrator" w:date="2019-02-26T16:18:00Z"/>
        </w:rPr>
        <w:pPrChange w:id="7487" w:author="簡新佳" w:date="2019-02-25T17:18:00Z">
          <w:pPr>
            <w:pStyle w:val="12"/>
            <w:numPr>
              <w:numId w:val="1"/>
            </w:numPr>
            <w:spacing w:after="240"/>
            <w:ind w:leftChars="0" w:left="360" w:hanging="360"/>
            <w:outlineLvl w:val="0"/>
          </w:pPr>
        </w:pPrChange>
      </w:pPr>
      <w:ins w:id="7488" w:author="Administrator" w:date="2019-02-26T16:05:00Z">
        <w:r>
          <w:rPr>
            <w:rFonts w:hint="eastAsia"/>
          </w:rPr>
          <w:t>此時</w:t>
        </w:r>
      </w:ins>
      <w:ins w:id="7489" w:author="Administrator" w:date="2019-02-26T16:12:00Z">
        <w:r>
          <w:rPr>
            <w:rFonts w:hint="eastAsia"/>
          </w:rPr>
          <w:t>再加上</w:t>
        </w:r>
      </w:ins>
      <w:ins w:id="7490" w:author="Administrator" w:date="2019-02-26T16:17:00Z">
        <w:r>
          <w:rPr>
            <w:rFonts w:hint="eastAsia"/>
          </w:rPr>
          <w:t>李黃兩人從後方蜂巢穴口殺出，一時之間百來隻蜂魔頓時</w:t>
        </w:r>
      </w:ins>
      <w:ins w:id="7491" w:author="Administrator" w:date="2019-02-26T16:18:00Z">
        <w:r>
          <w:rPr>
            <w:rFonts w:hint="eastAsia"/>
          </w:rPr>
          <w:t>形成一團混亂，不知道該往前還往後殺敵！</w:t>
        </w:r>
      </w:ins>
    </w:p>
    <w:p w:rsidR="000F0075" w:rsidRDefault="0012383B">
      <w:pPr>
        <w:pStyle w:val="12"/>
        <w:spacing w:after="240"/>
        <w:ind w:leftChars="0" w:left="0"/>
        <w:rPr>
          <w:ins w:id="7492" w:author="Administrator" w:date="2019-02-26T16:34:00Z"/>
        </w:rPr>
        <w:pPrChange w:id="7493" w:author="簡新佳" w:date="2019-02-25T17:18:00Z">
          <w:pPr>
            <w:pStyle w:val="12"/>
            <w:numPr>
              <w:numId w:val="1"/>
            </w:numPr>
            <w:spacing w:after="240"/>
            <w:ind w:leftChars="0" w:left="360" w:hanging="360"/>
            <w:outlineLvl w:val="0"/>
          </w:pPr>
        </w:pPrChange>
      </w:pPr>
      <w:ins w:id="7494" w:author="Administrator" w:date="2019-02-26T16:21:00Z">
        <w:r>
          <w:rPr>
            <w:rFonts w:hint="eastAsia"/>
          </w:rPr>
          <w:t>道辰子</w:t>
        </w:r>
      </w:ins>
      <w:ins w:id="7495" w:author="Administrator" w:date="2019-02-26T16:22:00Z">
        <w:r>
          <w:rPr>
            <w:rFonts w:hint="eastAsia"/>
          </w:rPr>
          <w:t>在混戰之中</w:t>
        </w:r>
      </w:ins>
      <w:ins w:id="7496" w:author="Administrator" w:date="2019-02-26T16:21:00Z">
        <w:r>
          <w:rPr>
            <w:rFonts w:hint="eastAsia"/>
          </w:rPr>
          <w:t>正與兩隻白玉蜂魔交手，雖說自己可以</w:t>
        </w:r>
      </w:ins>
      <w:ins w:id="7497" w:author="Administrator" w:date="2019-02-26T16:22:00Z">
        <w:r>
          <w:rPr>
            <w:rFonts w:hint="eastAsia"/>
          </w:rPr>
          <w:t>輕易將對方斬殺，但為了避免</w:t>
        </w:r>
      </w:ins>
      <w:ins w:id="7498" w:author="Administrator" w:date="2019-02-26T16:23:00Z">
        <w:r>
          <w:rPr>
            <w:rFonts w:hint="eastAsia"/>
          </w:rPr>
          <w:t>靈氣</w:t>
        </w:r>
      </w:ins>
      <w:ins w:id="7499" w:author="Administrator" w:date="2019-02-26T16:22:00Z">
        <w:r>
          <w:rPr>
            <w:rFonts w:hint="eastAsia"/>
          </w:rPr>
          <w:t>損</w:t>
        </w:r>
      </w:ins>
      <w:ins w:id="7500" w:author="Administrator" w:date="2019-02-26T16:23:00Z">
        <w:r>
          <w:rPr>
            <w:rFonts w:hint="eastAsia"/>
          </w:rPr>
          <w:t>耗太大，加上有意在青陽子面前示弱，所以</w:t>
        </w:r>
      </w:ins>
      <w:ins w:id="7501" w:author="Administrator" w:date="2019-02-26T16:34:00Z">
        <w:r>
          <w:rPr>
            <w:rFonts w:hint="eastAsia"/>
          </w:rPr>
          <w:t>有所保留。</w:t>
        </w:r>
      </w:ins>
    </w:p>
    <w:p w:rsidR="000F0075" w:rsidRDefault="0012383B">
      <w:pPr>
        <w:pStyle w:val="12"/>
        <w:spacing w:after="240"/>
        <w:ind w:leftChars="0" w:left="0"/>
        <w:rPr>
          <w:ins w:id="7502" w:author="Administrator" w:date="2019-02-26T16:41:00Z"/>
        </w:rPr>
        <w:pPrChange w:id="7503" w:author="簡新佳" w:date="2019-02-25T17:18:00Z">
          <w:pPr>
            <w:pStyle w:val="12"/>
            <w:numPr>
              <w:numId w:val="1"/>
            </w:numPr>
            <w:spacing w:after="240"/>
            <w:ind w:leftChars="0" w:left="360" w:hanging="360"/>
            <w:outlineLvl w:val="0"/>
          </w:pPr>
        </w:pPrChange>
      </w:pPr>
      <w:ins w:id="7504" w:author="Administrator" w:date="2019-02-26T16:35:00Z">
        <w:r>
          <w:rPr>
            <w:rFonts w:hint="eastAsia"/>
          </w:rPr>
          <w:t>突然間，他察覺到蜂魔</w:t>
        </w:r>
      </w:ins>
      <w:ins w:id="7505" w:author="Administrator" w:date="2019-02-26T16:40:00Z">
        <w:r>
          <w:rPr>
            <w:rFonts w:hint="eastAsia"/>
          </w:rPr>
          <w:t>陣營似乎有些混亂，雖說對方情勢不妙，但也不至</w:t>
        </w:r>
      </w:ins>
      <w:ins w:id="7506" w:author="Administrator" w:date="2019-02-26T16:41:00Z">
        <w:r>
          <w:rPr>
            <w:rFonts w:hint="eastAsia"/>
          </w:rPr>
          <w:t>於到那麼快潰敗才對。</w:t>
        </w:r>
      </w:ins>
    </w:p>
    <w:p w:rsidR="000F0075" w:rsidRDefault="0012383B">
      <w:pPr>
        <w:pStyle w:val="12"/>
        <w:spacing w:after="240"/>
        <w:ind w:leftChars="0" w:left="0"/>
        <w:rPr>
          <w:ins w:id="7507" w:author="Administrator" w:date="2019-02-26T16:44:00Z"/>
        </w:rPr>
        <w:pPrChange w:id="7508" w:author="簡新佳" w:date="2019-02-25T17:18:00Z">
          <w:pPr>
            <w:pStyle w:val="12"/>
            <w:numPr>
              <w:numId w:val="1"/>
            </w:numPr>
            <w:spacing w:after="240"/>
            <w:ind w:leftChars="0" w:left="360" w:hanging="360"/>
            <w:outlineLvl w:val="0"/>
          </w:pPr>
        </w:pPrChange>
      </w:pPr>
      <w:ins w:id="7509" w:author="Administrator" w:date="2019-02-26T16:44:00Z">
        <w:r>
          <w:rPr>
            <w:rFonts w:hint="eastAsia"/>
          </w:rPr>
          <w:t>道辰子</w:t>
        </w:r>
      </w:ins>
      <w:ins w:id="7510" w:author="Administrator" w:date="2019-02-26T16:41:00Z">
        <w:r>
          <w:rPr>
            <w:rFonts w:hint="eastAsia"/>
          </w:rPr>
          <w:t>靈識掃了過去，只見一男一女從蜂魔巢穴</w:t>
        </w:r>
      </w:ins>
      <w:ins w:id="7511" w:author="Administrator" w:date="2019-02-26T16:43:00Z">
        <w:r>
          <w:rPr>
            <w:rFonts w:hint="eastAsia"/>
          </w:rPr>
          <w:t>方向</w:t>
        </w:r>
      </w:ins>
      <w:ins w:id="7512" w:author="Administrator" w:date="2019-02-26T16:41:00Z">
        <w:r>
          <w:rPr>
            <w:rFonts w:hint="eastAsia"/>
          </w:rPr>
          <w:t>衝了出來，</w:t>
        </w:r>
      </w:ins>
      <w:ins w:id="7513" w:author="Administrator" w:date="2019-02-26T16:43:00Z">
        <w:r>
          <w:rPr>
            <w:rFonts w:hint="eastAsia"/>
          </w:rPr>
          <w:t>與兩派弟子隱隱形成一個包</w:t>
        </w:r>
      </w:ins>
      <w:ins w:id="7514" w:author="Administrator" w:date="2019-02-26T16:44:00Z">
        <w:r>
          <w:rPr>
            <w:rFonts w:hint="eastAsia"/>
          </w:rPr>
          <w:t>夾之勢。</w:t>
        </w:r>
      </w:ins>
    </w:p>
    <w:p w:rsidR="000F0075" w:rsidRDefault="0012383B">
      <w:pPr>
        <w:pStyle w:val="12"/>
        <w:spacing w:after="240"/>
        <w:ind w:leftChars="0" w:left="0"/>
        <w:rPr>
          <w:ins w:id="7515" w:author="Administrator" w:date="2019-02-26T16:57:00Z"/>
        </w:rPr>
        <w:pPrChange w:id="7516" w:author="簡新佳" w:date="2019-02-25T17:18:00Z">
          <w:pPr>
            <w:pStyle w:val="12"/>
            <w:numPr>
              <w:numId w:val="1"/>
            </w:numPr>
            <w:spacing w:after="240"/>
            <w:ind w:leftChars="0" w:left="360" w:hanging="360"/>
            <w:outlineLvl w:val="0"/>
          </w:pPr>
        </w:pPrChange>
      </w:pPr>
      <w:ins w:id="7517" w:author="Administrator" w:date="2019-02-26T16:55:00Z">
        <w:r>
          <w:rPr>
            <w:rFonts w:hint="eastAsia"/>
          </w:rPr>
          <w:t>他微微一愣，</w:t>
        </w:r>
      </w:ins>
      <w:ins w:id="7518" w:author="Administrator" w:date="2019-02-26T16:56:00Z">
        <w:r>
          <w:rPr>
            <w:rFonts w:hint="eastAsia"/>
          </w:rPr>
          <w:t>心中幾道思緒快速閃過，但隨即不動聲色壓下，跟</w:t>
        </w:r>
      </w:ins>
      <w:ins w:id="7519" w:author="Administrator" w:date="2019-02-26T16:57:00Z">
        <w:r>
          <w:rPr>
            <w:rFonts w:hint="eastAsia"/>
          </w:rPr>
          <w:t>著對著赤劍宗弟子高聲喝道，「赤劍宗眾弟子，隨我來！」</w:t>
        </w:r>
      </w:ins>
    </w:p>
    <w:p w:rsidR="000F0075" w:rsidRDefault="0012383B">
      <w:pPr>
        <w:pStyle w:val="12"/>
        <w:spacing w:after="240"/>
        <w:ind w:leftChars="0" w:left="0"/>
        <w:rPr>
          <w:ins w:id="7520" w:author="Administrator" w:date="2019-02-26T16:58:00Z"/>
        </w:rPr>
        <w:pPrChange w:id="7521" w:author="簡新佳" w:date="2019-02-25T17:18:00Z">
          <w:pPr>
            <w:pStyle w:val="12"/>
            <w:numPr>
              <w:numId w:val="1"/>
            </w:numPr>
            <w:spacing w:after="240"/>
            <w:ind w:leftChars="0" w:left="360" w:hanging="360"/>
            <w:outlineLvl w:val="0"/>
          </w:pPr>
        </w:pPrChange>
      </w:pPr>
      <w:ins w:id="7522" w:author="Administrator" w:date="2019-02-26T16:57:00Z">
        <w:r>
          <w:rPr>
            <w:rFonts w:hint="eastAsia"/>
          </w:rPr>
          <w:lastRenderedPageBreak/>
          <w:t>隨著他的出聲，青陽子那頭也</w:t>
        </w:r>
      </w:ins>
      <w:ins w:id="7523" w:author="Administrator" w:date="2019-02-26T16:58:00Z">
        <w:r>
          <w:rPr>
            <w:rFonts w:hint="eastAsia"/>
          </w:rPr>
          <w:t>注意到了黃李兩人。</w:t>
        </w:r>
      </w:ins>
    </w:p>
    <w:p w:rsidR="000F0075" w:rsidRDefault="0012383B">
      <w:pPr>
        <w:pStyle w:val="12"/>
        <w:spacing w:after="240"/>
        <w:ind w:leftChars="0" w:left="0"/>
        <w:rPr>
          <w:ins w:id="7524" w:author="簡新佳" w:date="2019-02-27T12:45:00Z"/>
        </w:rPr>
        <w:pPrChange w:id="7525" w:author="簡新佳" w:date="2019-02-25T17:18:00Z">
          <w:pPr>
            <w:pStyle w:val="12"/>
            <w:numPr>
              <w:numId w:val="1"/>
            </w:numPr>
            <w:spacing w:after="240"/>
            <w:ind w:leftChars="0" w:left="360" w:hanging="360"/>
            <w:outlineLvl w:val="0"/>
          </w:pPr>
        </w:pPrChange>
      </w:pPr>
      <w:ins w:id="7526" w:author="Administrator" w:date="2019-02-26T16:58:00Z">
        <w:r>
          <w:rPr>
            <w:rFonts w:hint="eastAsia"/>
          </w:rPr>
          <w:t>與道辰子的</w:t>
        </w:r>
      </w:ins>
      <w:ins w:id="7527" w:author="Administrator" w:date="2019-02-26T17:01:00Z">
        <w:r>
          <w:rPr>
            <w:rFonts w:hint="eastAsia"/>
          </w:rPr>
          <w:t>表情不同，青陽子見到李龍飛時，臉上閃過一絲</w:t>
        </w:r>
      </w:ins>
      <w:ins w:id="7528" w:author="簡新佳" w:date="2019-02-27T12:45:00Z">
        <w:r w:rsidR="00F75622">
          <w:rPr>
            <w:rFonts w:hint="eastAsia"/>
          </w:rPr>
          <w:t>難以置信，跟著事震怒起來。</w:t>
        </w:r>
      </w:ins>
    </w:p>
    <w:p w:rsidR="000F0075" w:rsidRDefault="0012383B">
      <w:pPr>
        <w:pStyle w:val="12"/>
        <w:spacing w:after="240"/>
        <w:ind w:leftChars="0" w:left="0"/>
        <w:rPr>
          <w:ins w:id="7529" w:author="Administrator" w:date="2019-02-26T17:04:00Z"/>
        </w:rPr>
        <w:pPrChange w:id="7530" w:author="簡新佳" w:date="2019-02-25T17:18:00Z">
          <w:pPr>
            <w:pStyle w:val="12"/>
            <w:numPr>
              <w:numId w:val="1"/>
            </w:numPr>
            <w:spacing w:after="240"/>
            <w:ind w:leftChars="0" w:left="360" w:hanging="360"/>
            <w:outlineLvl w:val="0"/>
          </w:pPr>
        </w:pPrChange>
      </w:pPr>
      <w:ins w:id="7531" w:author="Administrator" w:date="2019-02-26T17:01:00Z">
        <w:del w:id="7532" w:author="簡新佳" w:date="2019-02-27T12:45:00Z">
          <w:r w:rsidDel="00F75622">
            <w:rPr>
              <w:rFonts w:hint="eastAsia"/>
            </w:rPr>
            <w:delText>震怒；</w:delText>
          </w:r>
        </w:del>
        <w:r>
          <w:rPr>
            <w:rFonts w:hint="eastAsia"/>
          </w:rPr>
          <w:t>先前在山腳時，</w:t>
        </w:r>
      </w:ins>
      <w:ins w:id="7533" w:author="Administrator" w:date="2019-02-26T17:02:00Z">
        <w:r>
          <w:rPr>
            <w:rFonts w:hint="eastAsia"/>
          </w:rPr>
          <w:t>他因為戰況激烈，還沒有察覺到</w:t>
        </w:r>
      </w:ins>
      <w:ins w:id="7534" w:author="Administrator" w:date="2019-02-26T17:03:00Z">
        <w:r>
          <w:rPr>
            <w:rFonts w:hint="eastAsia"/>
          </w:rPr>
          <w:t>李龍飛是誰，等到擊敗蜂后，他仔細回想</w:t>
        </w:r>
        <w:del w:id="7535" w:author="簡新佳" w:date="2019-02-27T12:45:00Z">
          <w:r w:rsidDel="00F75622">
            <w:rPr>
              <w:rFonts w:hint="eastAsia"/>
            </w:rPr>
            <w:delText>起來</w:delText>
          </w:r>
        </w:del>
        <w:r>
          <w:rPr>
            <w:rFonts w:hint="eastAsia"/>
          </w:rPr>
          <w:t>，才想起</w:t>
        </w:r>
      </w:ins>
      <w:ins w:id="7536" w:author="Administrator" w:date="2019-02-26T17:04:00Z">
        <w:r>
          <w:rPr>
            <w:rFonts w:hint="eastAsia"/>
          </w:rPr>
          <w:t>那</w:t>
        </w:r>
      </w:ins>
      <w:ins w:id="7537" w:author="Administrator" w:date="2019-02-26T17:03:00Z">
        <w:r>
          <w:rPr>
            <w:rFonts w:hint="eastAsia"/>
          </w:rPr>
          <w:t>便是先前殺他師弟之人</w:t>
        </w:r>
      </w:ins>
      <w:ins w:id="7538" w:author="Administrator" w:date="2019-02-26T17:04:00Z">
        <w:r>
          <w:rPr>
            <w:rFonts w:hint="eastAsia"/>
          </w:rPr>
          <w:t>！</w:t>
        </w:r>
      </w:ins>
    </w:p>
    <w:p w:rsidR="000F0075" w:rsidRDefault="00F75622">
      <w:pPr>
        <w:pStyle w:val="12"/>
        <w:spacing w:after="240"/>
        <w:ind w:leftChars="0" w:left="0"/>
        <w:rPr>
          <w:ins w:id="7539" w:author="Administrator" w:date="2019-02-26T17:05:00Z"/>
        </w:rPr>
        <w:pPrChange w:id="7540" w:author="簡新佳" w:date="2019-02-25T17:18:00Z">
          <w:pPr>
            <w:pStyle w:val="12"/>
            <w:numPr>
              <w:numId w:val="1"/>
            </w:numPr>
            <w:spacing w:after="240"/>
            <w:ind w:leftChars="0" w:left="360" w:hanging="360"/>
            <w:outlineLvl w:val="0"/>
          </w:pPr>
        </w:pPrChange>
      </w:pPr>
      <w:ins w:id="7541" w:author="簡新佳" w:date="2019-02-27T12:45:00Z">
        <w:r>
          <w:rPr>
            <w:rFonts w:hint="eastAsia"/>
          </w:rPr>
          <w:t>當時</w:t>
        </w:r>
      </w:ins>
      <w:ins w:id="7542" w:author="Administrator" w:date="2019-02-26T17:04:00Z">
        <w:del w:id="7543" w:author="簡新佳" w:date="2019-02-27T12:45:00Z">
          <w:r w:rsidR="0012383B" w:rsidDel="00F75622">
            <w:rPr>
              <w:rFonts w:hint="eastAsia"/>
            </w:rPr>
            <w:delText>而</w:delText>
          </w:r>
        </w:del>
        <w:r w:rsidR="0012383B">
          <w:rPr>
            <w:rFonts w:hint="eastAsia"/>
          </w:rPr>
          <w:t>自己與道辰子的戰況，雖說不敢有百分之百</w:t>
        </w:r>
      </w:ins>
      <w:ins w:id="7544" w:author="Administrator" w:date="2019-02-26T17:05:00Z">
        <w:r w:rsidR="0012383B">
          <w:rPr>
            <w:rFonts w:hint="eastAsia"/>
          </w:rPr>
          <w:t>把握</w:t>
        </w:r>
      </w:ins>
      <w:ins w:id="7545" w:author="Administrator" w:date="2019-02-26T17:04:00Z">
        <w:r w:rsidR="0012383B">
          <w:rPr>
            <w:rFonts w:hint="eastAsia"/>
          </w:rPr>
          <w:t>，但</w:t>
        </w:r>
      </w:ins>
      <w:ins w:id="7546" w:author="簡新佳" w:date="2019-02-27T12:45:00Z">
        <w:r>
          <w:rPr>
            <w:rFonts w:hint="eastAsia"/>
          </w:rPr>
          <w:t>算上</w:t>
        </w:r>
      </w:ins>
      <w:ins w:id="7547" w:author="Administrator" w:date="2019-02-26T17:04:00Z">
        <w:del w:id="7548" w:author="簡新佳" w:date="2019-02-27T12:45:00Z">
          <w:r w:rsidR="0012383B" w:rsidDel="00F75622">
            <w:rPr>
              <w:rFonts w:hint="eastAsia"/>
            </w:rPr>
            <w:delText>自己</w:delText>
          </w:r>
        </w:del>
      </w:ins>
      <w:ins w:id="7549" w:author="簡新佳" w:date="2019-02-27T12:45:00Z">
        <w:r>
          <w:rPr>
            <w:rFonts w:hint="eastAsia"/>
          </w:rPr>
          <w:t>自己</w:t>
        </w:r>
      </w:ins>
      <w:ins w:id="7550" w:author="Administrator" w:date="2019-02-26T17:04:00Z">
        <w:del w:id="7551" w:author="簡新佳" w:date="2019-02-27T12:45:00Z">
          <w:r w:rsidR="0012383B" w:rsidDel="00F75622">
            <w:rPr>
              <w:rFonts w:hint="eastAsia"/>
            </w:rPr>
            <w:delText>當時</w:delText>
          </w:r>
        </w:del>
        <w:r w:rsidR="0012383B">
          <w:rPr>
            <w:rFonts w:hint="eastAsia"/>
          </w:rPr>
          <w:t>留有的後手，</w:t>
        </w:r>
      </w:ins>
      <w:ins w:id="7552" w:author="簡新佳" w:date="2019-02-27T12:45:00Z">
        <w:r>
          <w:rPr>
            <w:rFonts w:hint="eastAsia"/>
          </w:rPr>
          <w:t>至少</w:t>
        </w:r>
      </w:ins>
      <w:ins w:id="7553" w:author="Administrator" w:date="2019-02-26T17:04:00Z">
        <w:r w:rsidR="0012383B">
          <w:rPr>
            <w:rFonts w:hint="eastAsia"/>
          </w:rPr>
          <w:t>也有七成機會</w:t>
        </w:r>
      </w:ins>
      <w:ins w:id="7554" w:author="Administrator" w:date="2019-02-26T17:05:00Z">
        <w:r w:rsidR="0012383B">
          <w:rPr>
            <w:rFonts w:hint="eastAsia"/>
          </w:rPr>
          <w:t>取勝。</w:t>
        </w:r>
      </w:ins>
    </w:p>
    <w:p w:rsidR="000F0075" w:rsidRDefault="0012383B">
      <w:pPr>
        <w:pStyle w:val="12"/>
        <w:spacing w:after="240"/>
        <w:ind w:leftChars="0" w:left="0"/>
        <w:rPr>
          <w:ins w:id="7555" w:author="Administrator" w:date="2019-02-26T17:07:00Z"/>
        </w:rPr>
        <w:pPrChange w:id="7556" w:author="簡新佳" w:date="2019-02-25T17:18:00Z">
          <w:pPr>
            <w:pStyle w:val="12"/>
            <w:numPr>
              <w:numId w:val="1"/>
            </w:numPr>
            <w:spacing w:after="240"/>
            <w:ind w:leftChars="0" w:left="360" w:hanging="360"/>
            <w:outlineLvl w:val="0"/>
          </w:pPr>
        </w:pPrChange>
      </w:pPr>
      <w:ins w:id="7557" w:author="Administrator" w:date="2019-02-26T17:05:00Z">
        <w:r>
          <w:rPr>
            <w:rFonts w:hint="eastAsia"/>
          </w:rPr>
          <w:t>可隨著蜂后的出現，情況卻</w:t>
        </w:r>
      </w:ins>
      <w:ins w:id="7558" w:author="Administrator" w:date="2019-02-26T17:06:00Z">
        <w:r>
          <w:rPr>
            <w:rFonts w:hint="eastAsia"/>
          </w:rPr>
          <w:t>變得無法掌握，</w:t>
        </w:r>
      </w:ins>
      <w:ins w:id="7559" w:author="Administrator" w:date="2019-02-26T17:07:00Z">
        <w:r>
          <w:rPr>
            <w:rFonts w:hint="eastAsia"/>
          </w:rPr>
          <w:t>甚至最後三敗俱傷，自己也差點殞落當場。</w:t>
        </w:r>
      </w:ins>
    </w:p>
    <w:p w:rsidR="000F0075" w:rsidRDefault="0012383B">
      <w:pPr>
        <w:pStyle w:val="12"/>
        <w:spacing w:after="240"/>
        <w:ind w:leftChars="0" w:left="0"/>
        <w:rPr>
          <w:ins w:id="7560" w:author="Administrator" w:date="2019-02-26T17:08:00Z"/>
        </w:rPr>
        <w:pPrChange w:id="7561" w:author="簡新佳" w:date="2019-02-25T17:18:00Z">
          <w:pPr>
            <w:pStyle w:val="12"/>
            <w:numPr>
              <w:numId w:val="1"/>
            </w:numPr>
            <w:spacing w:after="240"/>
            <w:ind w:leftChars="0" w:left="360" w:hanging="360"/>
            <w:outlineLvl w:val="0"/>
          </w:pPr>
        </w:pPrChange>
      </w:pPr>
      <w:ins w:id="7562" w:author="Administrator" w:date="2019-02-26T17:07:00Z">
        <w:r>
          <w:rPr>
            <w:rFonts w:hint="eastAsia"/>
          </w:rPr>
          <w:t>這一切一切，</w:t>
        </w:r>
      </w:ins>
      <w:ins w:id="7563" w:author="Administrator" w:date="2019-02-26T17:08:00Z">
        <w:r>
          <w:rPr>
            <w:rFonts w:hint="eastAsia"/>
          </w:rPr>
          <w:t>都</w:t>
        </w:r>
      </w:ins>
      <w:ins w:id="7564" w:author="Administrator" w:date="2019-02-26T17:07:00Z">
        <w:r>
          <w:rPr>
            <w:rFonts w:hint="eastAsia"/>
          </w:rPr>
          <w:t>因為一個小小的練氣大圓滿修士而引起，</w:t>
        </w:r>
      </w:ins>
      <w:ins w:id="7565" w:author="Administrator" w:date="2019-02-26T17:08:00Z">
        <w:r>
          <w:rPr>
            <w:rFonts w:hint="eastAsia"/>
          </w:rPr>
          <w:t>這讓他不由得對李龍飛印象深刻，列為這血色禁地內必殺之人。</w:t>
        </w:r>
      </w:ins>
    </w:p>
    <w:p w:rsidR="000F0075" w:rsidRDefault="0012383B">
      <w:pPr>
        <w:pStyle w:val="12"/>
        <w:spacing w:after="240"/>
        <w:ind w:leftChars="0" w:left="0"/>
        <w:rPr>
          <w:ins w:id="7566" w:author="Administrator" w:date="2019-02-26T17:25:00Z"/>
        </w:rPr>
        <w:pPrChange w:id="7567" w:author="簡新佳" w:date="2019-02-25T17:18:00Z">
          <w:pPr>
            <w:pStyle w:val="12"/>
            <w:numPr>
              <w:numId w:val="1"/>
            </w:numPr>
            <w:spacing w:after="240"/>
            <w:ind w:leftChars="0" w:left="360" w:hanging="360"/>
            <w:outlineLvl w:val="0"/>
          </w:pPr>
        </w:pPrChange>
      </w:pPr>
      <w:ins w:id="7568" w:author="Administrator" w:date="2019-02-26T17:08:00Z">
        <w:r>
          <w:rPr>
            <w:rFonts w:hint="eastAsia"/>
          </w:rPr>
          <w:t>此</w:t>
        </w:r>
      </w:ins>
      <w:ins w:id="7569" w:author="Administrator" w:date="2019-02-26T17:09:00Z">
        <w:r>
          <w:rPr>
            <w:rFonts w:hint="eastAsia"/>
          </w:rPr>
          <w:t>時見到李龍飛與黃襄出現，他</w:t>
        </w:r>
      </w:ins>
      <w:ins w:id="7570" w:author="Administrator" w:date="2019-02-26T17:10:00Z">
        <w:r>
          <w:rPr>
            <w:rFonts w:hint="eastAsia"/>
          </w:rPr>
          <w:t>罕見地</w:t>
        </w:r>
      </w:ins>
      <w:ins w:id="7571" w:author="Administrator" w:date="2019-02-26T17:09:00Z">
        <w:r>
          <w:rPr>
            <w:rFonts w:hint="eastAsia"/>
          </w:rPr>
          <w:t>怒吼一聲，</w:t>
        </w:r>
      </w:ins>
      <w:ins w:id="7572" w:author="Administrator" w:date="2019-02-26T17:24:00Z">
        <w:r>
          <w:rPr>
            <w:rFonts w:hint="eastAsia"/>
          </w:rPr>
          <w:t>「刀仙宗</w:t>
        </w:r>
      </w:ins>
      <w:ins w:id="7573" w:author="Administrator" w:date="2019-02-26T17:25:00Z">
        <w:r>
          <w:rPr>
            <w:rFonts w:hint="eastAsia"/>
          </w:rPr>
          <w:t>弟子，給我跟上！」</w:t>
        </w:r>
      </w:ins>
    </w:p>
    <w:p w:rsidR="000F0075" w:rsidRDefault="0012383B">
      <w:pPr>
        <w:pStyle w:val="12"/>
        <w:spacing w:after="240"/>
        <w:ind w:leftChars="0" w:left="0"/>
        <w:rPr>
          <w:ins w:id="7574" w:author="Administrator" w:date="2019-02-26T17:27:00Z"/>
        </w:rPr>
        <w:pPrChange w:id="7575" w:author="簡新佳" w:date="2019-02-25T17:18:00Z">
          <w:pPr>
            <w:pStyle w:val="12"/>
            <w:numPr>
              <w:numId w:val="1"/>
            </w:numPr>
            <w:spacing w:after="240"/>
            <w:ind w:leftChars="0" w:left="360" w:hanging="360"/>
            <w:outlineLvl w:val="0"/>
          </w:pPr>
        </w:pPrChange>
      </w:pPr>
      <w:ins w:id="7576" w:author="Administrator" w:date="2019-02-26T17:25:00Z">
        <w:r>
          <w:rPr>
            <w:rFonts w:hint="eastAsia"/>
          </w:rPr>
          <w:t>跟著臉色泛起詭異地紅色，朝</w:t>
        </w:r>
      </w:ins>
      <w:ins w:id="7577" w:author="Administrator" w:date="2019-02-26T17:26:00Z">
        <w:r>
          <w:rPr>
            <w:rFonts w:hint="eastAsia"/>
          </w:rPr>
          <w:t>著自己的雙刀噴出一口精血，然後</w:t>
        </w:r>
      </w:ins>
      <w:ins w:id="7578" w:author="Administrator" w:date="2019-02-26T17:27:00Z">
        <w:r>
          <w:rPr>
            <w:rFonts w:hint="eastAsia"/>
          </w:rPr>
          <w:t>往前衝去。</w:t>
        </w:r>
      </w:ins>
    </w:p>
    <w:p w:rsidR="000F0075" w:rsidRDefault="0012383B">
      <w:pPr>
        <w:pStyle w:val="12"/>
        <w:spacing w:after="240"/>
        <w:ind w:leftChars="0" w:left="0"/>
        <w:rPr>
          <w:ins w:id="7579" w:author="Administrator" w:date="2019-02-26T17:29:00Z"/>
        </w:rPr>
        <w:pPrChange w:id="7580" w:author="簡新佳" w:date="2019-02-25T17:18:00Z">
          <w:pPr>
            <w:pStyle w:val="12"/>
            <w:numPr>
              <w:numId w:val="1"/>
            </w:numPr>
            <w:spacing w:after="240"/>
            <w:ind w:leftChars="0" w:left="360" w:hanging="360"/>
            <w:outlineLvl w:val="0"/>
          </w:pPr>
        </w:pPrChange>
      </w:pPr>
      <w:ins w:id="7581" w:author="Administrator" w:date="2019-02-26T17:27:00Z">
        <w:r>
          <w:rPr>
            <w:rFonts w:hint="eastAsia"/>
          </w:rPr>
          <w:t>那兩柄半透明的短刀，在吸收了精血之後，綻放出</w:t>
        </w:r>
      </w:ins>
      <w:ins w:id="7582" w:author="Administrator" w:date="2019-02-26T17:28:00Z">
        <w:r>
          <w:rPr>
            <w:rFonts w:hint="eastAsia"/>
          </w:rPr>
          <w:t>碧綠幽光，直接將原本擋在青陽子面前的兩隻白玉蜂魔中的其中一隻，砍成兩截，跟著去</w:t>
        </w:r>
      </w:ins>
      <w:ins w:id="7583" w:author="Administrator" w:date="2019-02-26T17:29:00Z">
        <w:r>
          <w:rPr>
            <w:rFonts w:hint="eastAsia"/>
          </w:rPr>
          <w:t>勢不停地連劈開了兩三頭四翼蜂魔後這才飛回他面前。</w:t>
        </w:r>
      </w:ins>
    </w:p>
    <w:p w:rsidR="000F0075" w:rsidRDefault="0012383B">
      <w:pPr>
        <w:pStyle w:val="12"/>
        <w:spacing w:after="240"/>
        <w:ind w:leftChars="0" w:left="0"/>
        <w:rPr>
          <w:ins w:id="7584" w:author="Administrator" w:date="2019-02-26T17:53:00Z"/>
        </w:rPr>
        <w:pPrChange w:id="7585" w:author="簡新佳" w:date="2019-02-25T17:18:00Z">
          <w:pPr>
            <w:pStyle w:val="12"/>
            <w:numPr>
              <w:numId w:val="1"/>
            </w:numPr>
            <w:spacing w:after="240"/>
            <w:ind w:leftChars="0" w:left="360" w:hanging="360"/>
            <w:outlineLvl w:val="0"/>
          </w:pPr>
        </w:pPrChange>
      </w:pPr>
      <w:ins w:id="7586" w:author="Administrator" w:date="2019-02-26T17:52:00Z">
        <w:r>
          <w:rPr>
            <w:rFonts w:hint="eastAsia"/>
          </w:rPr>
          <w:t>只不過，面對青陽子氣勢的</w:t>
        </w:r>
      </w:ins>
      <w:ins w:id="7587" w:author="Administrator" w:date="2019-02-26T17:53:00Z">
        <w:r>
          <w:rPr>
            <w:rFonts w:hint="eastAsia"/>
          </w:rPr>
          <w:t>其他</w:t>
        </w:r>
      </w:ins>
      <w:ins w:id="7588" w:author="Administrator" w:date="2019-02-26T17:52:00Z">
        <w:r>
          <w:rPr>
            <w:rFonts w:hint="eastAsia"/>
          </w:rPr>
          <w:t>蜂魔，</w:t>
        </w:r>
      </w:ins>
      <w:ins w:id="7589" w:author="簡新佳" w:date="2019-02-27T12:46:00Z">
        <w:r w:rsidR="00F75622">
          <w:rPr>
            <w:rFonts w:hint="eastAsia"/>
          </w:rPr>
          <w:t>並</w:t>
        </w:r>
      </w:ins>
      <w:ins w:id="7590" w:author="Administrator" w:date="2019-02-26T17:52:00Z">
        <w:del w:id="7591" w:author="簡新佳" w:date="2019-02-27T12:46:00Z">
          <w:r w:rsidDel="00F75622">
            <w:rPr>
              <w:rFonts w:hint="eastAsia"/>
            </w:rPr>
            <w:delText>卻</w:delText>
          </w:r>
        </w:del>
        <w:r>
          <w:rPr>
            <w:rFonts w:hint="eastAsia"/>
          </w:rPr>
          <w:t>不懂得畏懼，仍就前仆後繼地衝了上來</w:t>
        </w:r>
      </w:ins>
      <w:ins w:id="7592" w:author="Administrator" w:date="2019-02-26T17:53:00Z">
        <w:r>
          <w:rPr>
            <w:rFonts w:hint="eastAsia"/>
          </w:rPr>
          <w:t>阻擋。</w:t>
        </w:r>
      </w:ins>
    </w:p>
    <w:p w:rsidR="000F0075" w:rsidRDefault="0012383B">
      <w:pPr>
        <w:pStyle w:val="12"/>
        <w:spacing w:after="240"/>
        <w:ind w:leftChars="0" w:left="0"/>
        <w:rPr>
          <w:ins w:id="7593" w:author="Administrator" w:date="2019-02-26T17:54:00Z"/>
        </w:rPr>
        <w:pPrChange w:id="7594" w:author="簡新佳" w:date="2019-02-25T17:18:00Z">
          <w:pPr>
            <w:pStyle w:val="12"/>
            <w:numPr>
              <w:numId w:val="1"/>
            </w:numPr>
            <w:spacing w:after="240"/>
            <w:ind w:leftChars="0" w:left="360" w:hanging="360"/>
            <w:outlineLvl w:val="0"/>
          </w:pPr>
        </w:pPrChange>
      </w:pPr>
      <w:ins w:id="7595" w:author="Administrator" w:date="2019-02-26T17:53:00Z">
        <w:r>
          <w:rPr>
            <w:rFonts w:hint="eastAsia"/>
          </w:rPr>
          <w:t>很快的，另一隻白玉蜂魔就補了上來，再次擋在青陽子的</w:t>
        </w:r>
      </w:ins>
      <w:ins w:id="7596" w:author="Administrator" w:date="2019-02-26T17:54:00Z">
        <w:r>
          <w:rPr>
            <w:rFonts w:hint="eastAsia"/>
          </w:rPr>
          <w:t>面前。</w:t>
        </w:r>
      </w:ins>
    </w:p>
    <w:p w:rsidR="000F0075" w:rsidRDefault="0012383B">
      <w:pPr>
        <w:pStyle w:val="12"/>
        <w:spacing w:after="240"/>
        <w:ind w:leftChars="0" w:left="0"/>
        <w:rPr>
          <w:ins w:id="7597" w:author="Administrator" w:date="2019-02-26T18:15:00Z"/>
        </w:rPr>
        <w:pPrChange w:id="7598" w:author="簡新佳" w:date="2019-02-25T17:18:00Z">
          <w:pPr>
            <w:pStyle w:val="12"/>
            <w:numPr>
              <w:numId w:val="1"/>
            </w:numPr>
            <w:spacing w:after="240"/>
            <w:ind w:leftChars="0" w:left="360" w:hanging="360"/>
            <w:outlineLvl w:val="0"/>
          </w:pPr>
        </w:pPrChange>
      </w:pPr>
      <w:ins w:id="7599" w:author="Administrator" w:date="2019-02-26T17:54:00Z">
        <w:r>
          <w:rPr>
            <w:rFonts w:hint="eastAsia"/>
          </w:rPr>
          <w:t>另一方面，</w:t>
        </w:r>
      </w:ins>
      <w:ins w:id="7600" w:author="Administrator" w:date="2019-02-26T18:14:00Z">
        <w:r>
          <w:rPr>
            <w:rFonts w:hint="eastAsia"/>
          </w:rPr>
          <w:t>因為黃李兩人是朝著赤劍宗弟子方向衝去，所以雖然道辰子等人也被蜂魔擋住，但</w:t>
        </w:r>
      </w:ins>
      <w:ins w:id="7601" w:author="Administrator" w:date="2019-02-26T18:15:00Z">
        <w:r>
          <w:rPr>
            <w:rFonts w:hint="eastAsia"/>
          </w:rPr>
          <w:t>此消彼漲的情況，還是讓道辰子比青陽子更快靠近黃李兩人。</w:t>
        </w:r>
      </w:ins>
    </w:p>
    <w:p w:rsidR="000F0075" w:rsidRDefault="0012383B">
      <w:pPr>
        <w:pStyle w:val="12"/>
        <w:spacing w:after="240"/>
        <w:ind w:leftChars="0" w:left="0"/>
        <w:rPr>
          <w:ins w:id="7602" w:author="簡新佳" w:date="2019-02-27T12:47:00Z"/>
        </w:rPr>
        <w:pPrChange w:id="7603" w:author="簡新佳" w:date="2019-02-25T17:18:00Z">
          <w:pPr>
            <w:pStyle w:val="12"/>
            <w:numPr>
              <w:numId w:val="1"/>
            </w:numPr>
            <w:spacing w:after="240"/>
            <w:ind w:leftChars="0" w:left="360" w:hanging="360"/>
            <w:outlineLvl w:val="0"/>
          </w:pPr>
        </w:pPrChange>
      </w:pPr>
      <w:ins w:id="7604" w:author="Administrator" w:date="2019-02-26T18:15:00Z">
        <w:r>
          <w:rPr>
            <w:rFonts w:hint="eastAsia"/>
          </w:rPr>
          <w:t>再過片</w:t>
        </w:r>
      </w:ins>
      <w:ins w:id="7605" w:author="Administrator" w:date="2019-02-26T18:16:00Z">
        <w:r>
          <w:rPr>
            <w:rFonts w:hint="eastAsia"/>
          </w:rPr>
          <w:t>刻</w:t>
        </w:r>
      </w:ins>
      <w:ins w:id="7606" w:author="Administrator" w:date="2019-02-26T18:15:00Z">
        <w:r>
          <w:rPr>
            <w:rFonts w:hint="eastAsia"/>
          </w:rPr>
          <w:t>，</w:t>
        </w:r>
      </w:ins>
      <w:ins w:id="7607" w:author="Administrator" w:date="2019-02-26T18:31:00Z">
        <w:r>
          <w:rPr>
            <w:rFonts w:hint="eastAsia"/>
          </w:rPr>
          <w:t>那些蜂魔雖多，但不斷</w:t>
        </w:r>
      </w:ins>
      <w:ins w:id="7608" w:author="Administrator" w:date="2019-02-26T18:32:00Z">
        <w:r w:rsidR="000401D5">
          <w:rPr>
            <w:rFonts w:hint="eastAsia"/>
          </w:rPr>
          <w:t>滅殺之下，終於還是只剩</w:t>
        </w:r>
      </w:ins>
      <w:ins w:id="7609" w:author="Administrator" w:date="2019-02-26T22:04:00Z">
        <w:r w:rsidR="000401D5">
          <w:rPr>
            <w:rFonts w:hint="eastAsia"/>
          </w:rPr>
          <w:t>二十幾</w:t>
        </w:r>
      </w:ins>
      <w:ins w:id="7610" w:author="Administrator" w:date="2019-02-26T18:32:00Z">
        <w:r w:rsidR="000401D5">
          <w:rPr>
            <w:rFonts w:hint="eastAsia"/>
          </w:rPr>
          <w:t>隻</w:t>
        </w:r>
      </w:ins>
      <w:ins w:id="7611" w:author="簡新佳" w:date="2019-02-27T12:47:00Z">
        <w:r w:rsidR="00F75622">
          <w:rPr>
            <w:rFonts w:hint="eastAsia"/>
          </w:rPr>
          <w:t>。</w:t>
        </w:r>
      </w:ins>
    </w:p>
    <w:p w:rsidR="000F0075" w:rsidRDefault="0012383B">
      <w:pPr>
        <w:pStyle w:val="12"/>
        <w:spacing w:after="240"/>
        <w:ind w:leftChars="0" w:left="0"/>
        <w:rPr>
          <w:ins w:id="7612" w:author="Administrator" w:date="2019-02-26T18:39:00Z"/>
        </w:rPr>
        <w:pPrChange w:id="7613" w:author="簡新佳" w:date="2019-02-25T17:18:00Z">
          <w:pPr>
            <w:pStyle w:val="12"/>
            <w:numPr>
              <w:numId w:val="1"/>
            </w:numPr>
            <w:spacing w:after="240"/>
            <w:ind w:leftChars="0" w:left="360" w:hanging="360"/>
            <w:outlineLvl w:val="0"/>
          </w:pPr>
        </w:pPrChange>
      </w:pPr>
      <w:ins w:id="7614" w:author="Administrator" w:date="2019-02-26T18:32:00Z">
        <w:del w:id="7615" w:author="簡新佳" w:date="2019-02-27T12:47:00Z">
          <w:r w:rsidDel="00F75622">
            <w:rPr>
              <w:rFonts w:hint="eastAsia"/>
            </w:rPr>
            <w:delText>；</w:delText>
          </w:r>
        </w:del>
        <w:r>
          <w:rPr>
            <w:rFonts w:hint="eastAsia"/>
          </w:rPr>
          <w:t>也許是感受到了滅族危機，</w:t>
        </w:r>
      </w:ins>
      <w:ins w:id="7616" w:author="Administrator" w:date="2019-02-26T18:39:00Z">
        <w:r>
          <w:rPr>
            <w:rFonts w:hint="eastAsia"/>
          </w:rPr>
          <w:t>剩於的兩三</w:t>
        </w:r>
      </w:ins>
      <w:ins w:id="7617" w:author="Administrator" w:date="2019-02-26T18:32:00Z">
        <w:r>
          <w:rPr>
            <w:rFonts w:hint="eastAsia"/>
          </w:rPr>
          <w:t>隻白玉蜂魔，</w:t>
        </w:r>
      </w:ins>
      <w:ins w:id="7618" w:author="Administrator" w:date="2019-02-26T18:39:00Z">
        <w:r>
          <w:rPr>
            <w:rFonts w:hint="eastAsia"/>
          </w:rPr>
          <w:t>尖嘯一聲，跟著竟各自帶著十來隻蜂魔，朝不同方向逃去。</w:t>
        </w:r>
      </w:ins>
    </w:p>
    <w:p w:rsidR="000F0075" w:rsidRDefault="0012383B">
      <w:pPr>
        <w:pStyle w:val="12"/>
        <w:spacing w:after="240"/>
        <w:ind w:leftChars="0" w:left="0"/>
        <w:rPr>
          <w:ins w:id="7619" w:author="Administrator" w:date="2019-02-26T18:40:00Z"/>
        </w:rPr>
        <w:pPrChange w:id="7620" w:author="簡新佳" w:date="2019-02-25T17:18:00Z">
          <w:pPr>
            <w:pStyle w:val="12"/>
            <w:numPr>
              <w:numId w:val="1"/>
            </w:numPr>
            <w:spacing w:after="240"/>
            <w:ind w:leftChars="0" w:left="360" w:hanging="360"/>
            <w:outlineLvl w:val="0"/>
          </w:pPr>
        </w:pPrChange>
      </w:pPr>
      <w:ins w:id="7621" w:author="Administrator" w:date="2019-02-26T18:40:00Z">
        <w:r>
          <w:rPr>
            <w:rFonts w:hint="eastAsia"/>
          </w:rPr>
          <w:t>「追！」</w:t>
        </w:r>
      </w:ins>
    </w:p>
    <w:p w:rsidR="000F0075" w:rsidRDefault="0012383B">
      <w:pPr>
        <w:pStyle w:val="12"/>
        <w:spacing w:after="240"/>
        <w:ind w:leftChars="0" w:left="0"/>
        <w:rPr>
          <w:ins w:id="7622" w:author="Administrator" w:date="2019-02-26T18:40:00Z"/>
        </w:rPr>
        <w:pPrChange w:id="7623" w:author="簡新佳" w:date="2019-02-25T17:18:00Z">
          <w:pPr>
            <w:pStyle w:val="12"/>
            <w:numPr>
              <w:numId w:val="1"/>
            </w:numPr>
            <w:spacing w:after="240"/>
            <w:ind w:leftChars="0" w:left="360" w:hanging="360"/>
            <w:outlineLvl w:val="0"/>
          </w:pPr>
        </w:pPrChange>
      </w:pPr>
      <w:ins w:id="7624" w:author="Administrator" w:date="2019-02-26T18:40:00Z">
        <w:r>
          <w:rPr>
            <w:rFonts w:hint="eastAsia"/>
          </w:rPr>
          <w:t>「殺了牠們！」</w:t>
        </w:r>
      </w:ins>
    </w:p>
    <w:p w:rsidR="000F0075" w:rsidRDefault="0012383B">
      <w:pPr>
        <w:pStyle w:val="12"/>
        <w:spacing w:after="240"/>
        <w:ind w:leftChars="0" w:left="0"/>
        <w:rPr>
          <w:ins w:id="7625" w:author="Administrator" w:date="2019-02-26T18:40:00Z"/>
        </w:rPr>
        <w:pPrChange w:id="7626" w:author="簡新佳" w:date="2019-02-25T17:18:00Z">
          <w:pPr>
            <w:pStyle w:val="12"/>
            <w:numPr>
              <w:numId w:val="1"/>
            </w:numPr>
            <w:spacing w:after="240"/>
            <w:ind w:leftChars="0" w:left="360" w:hanging="360"/>
            <w:outlineLvl w:val="0"/>
          </w:pPr>
        </w:pPrChange>
      </w:pPr>
      <w:ins w:id="7627" w:author="Administrator" w:date="2019-02-26T18:40:00Z">
        <w:r>
          <w:rPr>
            <w:rFonts w:hint="eastAsia"/>
          </w:rPr>
          <w:t>「殺了牠們，替師兄弟們報仇！」</w:t>
        </w:r>
      </w:ins>
    </w:p>
    <w:p w:rsidR="000F0075" w:rsidRDefault="0012383B">
      <w:pPr>
        <w:pStyle w:val="12"/>
        <w:spacing w:after="240"/>
        <w:ind w:leftChars="0" w:left="0"/>
        <w:rPr>
          <w:ins w:id="7628" w:author="Administrator" w:date="2019-02-26T18:59:00Z"/>
        </w:rPr>
        <w:pPrChange w:id="7629" w:author="簡新佳" w:date="2019-02-25T17:18:00Z">
          <w:pPr>
            <w:pStyle w:val="12"/>
            <w:numPr>
              <w:numId w:val="1"/>
            </w:numPr>
            <w:spacing w:after="240"/>
            <w:ind w:leftChars="0" w:left="360" w:hanging="360"/>
            <w:outlineLvl w:val="0"/>
          </w:pPr>
        </w:pPrChange>
      </w:pPr>
      <w:ins w:id="7630" w:author="Administrator" w:date="2019-02-26T18:40:00Z">
        <w:r>
          <w:rPr>
            <w:rFonts w:hint="eastAsia"/>
          </w:rPr>
          <w:lastRenderedPageBreak/>
          <w:t>幾名修為較高的</w:t>
        </w:r>
      </w:ins>
      <w:ins w:id="7631" w:author="Administrator" w:date="2019-02-26T18:59:00Z">
        <w:r>
          <w:rPr>
            <w:rFonts w:hint="eastAsia"/>
          </w:rPr>
          <w:t>弟子，見狀連忙想要追上去。</w:t>
        </w:r>
      </w:ins>
    </w:p>
    <w:p w:rsidR="000F0075" w:rsidRDefault="0012383B">
      <w:pPr>
        <w:pStyle w:val="12"/>
        <w:spacing w:after="240"/>
        <w:ind w:leftChars="0" w:left="0"/>
        <w:rPr>
          <w:ins w:id="7632" w:author="Administrator" w:date="2019-02-26T19:00:00Z"/>
        </w:rPr>
        <w:pPrChange w:id="7633" w:author="簡新佳" w:date="2019-02-25T17:18:00Z">
          <w:pPr>
            <w:pStyle w:val="12"/>
            <w:numPr>
              <w:numId w:val="1"/>
            </w:numPr>
            <w:spacing w:after="240"/>
            <w:ind w:leftChars="0" w:left="360" w:hanging="360"/>
            <w:outlineLvl w:val="0"/>
          </w:pPr>
        </w:pPrChange>
      </w:pPr>
      <w:ins w:id="7634" w:author="Administrator" w:date="2019-02-26T18:59:00Z">
        <w:r>
          <w:rPr>
            <w:rFonts w:hint="eastAsia"/>
          </w:rPr>
          <w:t>「住手！</w:t>
        </w:r>
      </w:ins>
      <w:ins w:id="7635" w:author="Administrator" w:date="2019-02-26T19:00:00Z">
        <w:r>
          <w:rPr>
            <w:rFonts w:hint="eastAsia"/>
          </w:rPr>
          <w:t>」青陽子看到自己師弟們要去，連忙出聲阻止</w:t>
        </w:r>
      </w:ins>
      <w:ins w:id="7636" w:author="Administrator" w:date="2019-02-26T19:46:00Z">
        <w:r>
          <w:rPr>
            <w:rFonts w:hint="eastAsia"/>
          </w:rPr>
          <w:t>，同時恨恨地往另一頭看去。</w:t>
        </w:r>
      </w:ins>
    </w:p>
    <w:p w:rsidR="000F0075" w:rsidRDefault="0012383B">
      <w:pPr>
        <w:pStyle w:val="12"/>
        <w:spacing w:after="240"/>
        <w:ind w:leftChars="0" w:left="0"/>
        <w:rPr>
          <w:ins w:id="7637" w:author="Administrator" w:date="2019-02-26T19:01:00Z"/>
        </w:rPr>
        <w:pPrChange w:id="7638" w:author="簡新佳" w:date="2019-02-25T17:18:00Z">
          <w:pPr>
            <w:pStyle w:val="12"/>
            <w:numPr>
              <w:numId w:val="1"/>
            </w:numPr>
            <w:spacing w:after="240"/>
            <w:ind w:leftChars="0" w:left="360" w:hanging="360"/>
            <w:outlineLvl w:val="0"/>
          </w:pPr>
        </w:pPrChange>
      </w:pPr>
      <w:ins w:id="7639" w:author="Administrator" w:date="2019-02-26T19:00:00Z">
        <w:r>
          <w:rPr>
            <w:rFonts w:hint="eastAsia"/>
          </w:rPr>
          <w:t>同一時間，</w:t>
        </w:r>
      </w:ins>
      <w:ins w:id="7640" w:author="Administrator" w:date="2019-02-26T19:01:00Z">
        <w:r>
          <w:rPr>
            <w:rFonts w:hint="eastAsia"/>
          </w:rPr>
          <w:t>黃李兩人已經和道辰子眾人會合在一起</w:t>
        </w:r>
      </w:ins>
      <w:ins w:id="7641" w:author="Administrator" w:date="2019-02-26T19:47:00Z">
        <w:r>
          <w:rPr>
            <w:rFonts w:hint="eastAsia"/>
          </w:rPr>
          <w:t>，</w:t>
        </w:r>
        <w:del w:id="7642" w:author="簡新佳" w:date="2019-02-27T12:48:00Z">
          <w:r w:rsidDel="00F75622">
            <w:rPr>
              <w:rFonts w:hint="eastAsia"/>
            </w:rPr>
            <w:delText>只見</w:delText>
          </w:r>
        </w:del>
        <w:r>
          <w:rPr>
            <w:rFonts w:hint="eastAsia"/>
          </w:rPr>
          <w:t>後者一劍砍斷了一隻蜂魔之後，</w:t>
        </w:r>
      </w:ins>
      <w:ins w:id="7643" w:author="簡新佳" w:date="2019-02-27T12:48:00Z">
        <w:r w:rsidR="00F75622">
          <w:rPr>
            <w:rFonts w:hint="eastAsia"/>
          </w:rPr>
          <w:t>跟著</w:t>
        </w:r>
      </w:ins>
      <w:ins w:id="7644" w:author="Administrator" w:date="2019-02-26T19:47:00Z">
        <w:r>
          <w:rPr>
            <w:rFonts w:hint="eastAsia"/>
          </w:rPr>
          <w:t>低聲吩咐了旁人</w:t>
        </w:r>
      </w:ins>
      <w:ins w:id="7645" w:author="Administrator" w:date="2019-02-26T19:48:00Z">
        <w:r>
          <w:rPr>
            <w:rFonts w:hint="eastAsia"/>
          </w:rPr>
          <w:t>幾聲後，</w:t>
        </w:r>
      </w:ins>
      <w:ins w:id="7646" w:author="簡新佳" w:date="2019-02-27T12:48:00Z">
        <w:r w:rsidR="00F75622">
          <w:rPr>
            <w:rFonts w:hint="eastAsia"/>
          </w:rPr>
          <w:t>便</w:t>
        </w:r>
      </w:ins>
      <w:ins w:id="7647" w:author="Administrator" w:date="2019-02-26T19:48:00Z">
        <w:r>
          <w:rPr>
            <w:rFonts w:hint="eastAsia"/>
          </w:rPr>
          <w:t>往兩人這走來。</w:t>
        </w:r>
      </w:ins>
    </w:p>
    <w:p w:rsidR="000F0075" w:rsidRDefault="0012383B">
      <w:pPr>
        <w:pStyle w:val="12"/>
        <w:spacing w:after="240"/>
        <w:ind w:leftChars="0" w:left="0"/>
        <w:rPr>
          <w:ins w:id="7648" w:author="Administrator" w:date="2019-02-26T19:34:00Z"/>
        </w:rPr>
        <w:pPrChange w:id="7649" w:author="簡新佳" w:date="2019-02-25T17:18:00Z">
          <w:pPr>
            <w:pStyle w:val="12"/>
            <w:numPr>
              <w:numId w:val="1"/>
            </w:numPr>
            <w:spacing w:after="240"/>
            <w:ind w:leftChars="0" w:left="360" w:hanging="360"/>
            <w:outlineLvl w:val="0"/>
          </w:pPr>
        </w:pPrChange>
      </w:pPr>
      <w:ins w:id="7650" w:author="Administrator" w:date="2019-02-26T19:01:00Z">
        <w:r>
          <w:rPr>
            <w:rFonts w:hint="eastAsia"/>
          </w:rPr>
          <w:t>「師兄！」黃襄</w:t>
        </w:r>
      </w:ins>
      <w:ins w:id="7651" w:author="Administrator" w:date="2019-02-26T19:33:00Z">
        <w:r>
          <w:rPr>
            <w:rFonts w:hint="eastAsia"/>
          </w:rPr>
          <w:t>見到道辰子師兄</w:t>
        </w:r>
      </w:ins>
      <w:ins w:id="7652" w:author="Administrator" w:date="2019-02-26T19:48:00Z">
        <w:r>
          <w:rPr>
            <w:rFonts w:hint="eastAsia"/>
          </w:rPr>
          <w:t>走</w:t>
        </w:r>
      </w:ins>
      <w:ins w:id="7653" w:author="Administrator" w:date="2019-02-26T19:33:00Z">
        <w:r>
          <w:rPr>
            <w:rFonts w:hint="eastAsia"/>
          </w:rPr>
          <w:t>來，連忙</w:t>
        </w:r>
      </w:ins>
      <w:ins w:id="7654" w:author="Administrator" w:date="2019-02-26T19:35:00Z">
        <w:r>
          <w:rPr>
            <w:rFonts w:hint="eastAsia"/>
          </w:rPr>
          <w:t>恭敬</w:t>
        </w:r>
      </w:ins>
      <w:ins w:id="7655" w:author="Administrator" w:date="2019-02-26T19:48:00Z">
        <w:r>
          <w:rPr>
            <w:rFonts w:hint="eastAsia"/>
          </w:rPr>
          <w:t>一</w:t>
        </w:r>
      </w:ins>
      <w:ins w:id="7656" w:author="Administrator" w:date="2019-02-26T19:36:00Z">
        <w:r>
          <w:rPr>
            <w:rFonts w:hint="eastAsia"/>
          </w:rPr>
          <w:t>揖</w:t>
        </w:r>
      </w:ins>
      <w:ins w:id="7657" w:author="Administrator" w:date="2019-02-26T19:34:00Z">
        <w:r>
          <w:rPr>
            <w:rFonts w:hint="eastAsia"/>
          </w:rPr>
          <w:t>。</w:t>
        </w:r>
      </w:ins>
    </w:p>
    <w:p w:rsidR="000F0075" w:rsidRDefault="0012383B">
      <w:pPr>
        <w:pStyle w:val="12"/>
        <w:spacing w:after="240"/>
        <w:ind w:leftChars="0" w:left="0"/>
        <w:rPr>
          <w:ins w:id="7658" w:author="Administrator" w:date="2019-02-26T14:57:00Z"/>
        </w:rPr>
        <w:pPrChange w:id="7659" w:author="簡新佳" w:date="2019-02-25T17:18:00Z">
          <w:pPr>
            <w:pStyle w:val="12"/>
            <w:numPr>
              <w:numId w:val="1"/>
            </w:numPr>
            <w:spacing w:after="240"/>
            <w:ind w:leftChars="0" w:left="360" w:hanging="360"/>
            <w:outlineLvl w:val="0"/>
          </w:pPr>
        </w:pPrChange>
      </w:pPr>
      <w:ins w:id="7660" w:author="Administrator" w:date="2019-02-26T19:35:00Z">
        <w:r>
          <w:rPr>
            <w:rFonts w:hint="eastAsia"/>
          </w:rPr>
          <w:t>「師妹</w:t>
        </w:r>
      </w:ins>
      <w:ins w:id="7661" w:author="Administrator" w:date="2019-02-26T19:51:00Z">
        <w:r w:rsidR="005F6FD4">
          <w:rPr>
            <w:rFonts w:hint="eastAsia"/>
          </w:rPr>
          <w:t>妳</w:t>
        </w:r>
      </w:ins>
      <w:ins w:id="7662" w:author="Administrator" w:date="2019-02-26T19:35:00Z">
        <w:r>
          <w:rPr>
            <w:rFonts w:hint="eastAsia"/>
          </w:rPr>
          <w:t>沒事就好！」</w:t>
        </w:r>
      </w:ins>
      <w:ins w:id="7663" w:author="Administrator" w:date="2019-02-26T19:36:00Z">
        <w:r>
          <w:rPr>
            <w:rFonts w:hint="eastAsia"/>
          </w:rPr>
          <w:t>出乎意料地，</w:t>
        </w:r>
      </w:ins>
      <w:ins w:id="7664" w:author="Administrator" w:date="2019-02-26T19:48:00Z">
        <w:r>
          <w:rPr>
            <w:rFonts w:hint="eastAsia"/>
          </w:rPr>
          <w:t>道辰子不像先前那樣冷</w:t>
        </w:r>
      </w:ins>
      <w:ins w:id="7665" w:author="Administrator" w:date="2019-02-26T19:49:00Z">
        <w:r>
          <w:rPr>
            <w:rFonts w:hint="eastAsia"/>
          </w:rPr>
          <w:t>淡，而是有些熱絡地迎了上來。</w:t>
        </w:r>
      </w:ins>
    </w:p>
    <w:p w:rsidR="000F0075" w:rsidRDefault="00DB2382">
      <w:pPr>
        <w:pStyle w:val="12"/>
        <w:spacing w:after="240"/>
        <w:ind w:leftChars="0" w:left="0"/>
        <w:rPr>
          <w:ins w:id="7666" w:author="簡新佳" w:date="2019-02-25T17:17:00Z"/>
        </w:rPr>
        <w:pPrChange w:id="7667" w:author="簡新佳" w:date="2019-02-25T17:18:00Z">
          <w:pPr>
            <w:pStyle w:val="12"/>
            <w:numPr>
              <w:numId w:val="1"/>
            </w:numPr>
            <w:spacing w:after="240"/>
            <w:ind w:leftChars="0" w:left="360" w:hanging="360"/>
            <w:outlineLvl w:val="0"/>
          </w:pPr>
        </w:pPrChange>
      </w:pPr>
      <w:ins w:id="7668" w:author="簡新佳" w:date="2019-02-25T17:45:00Z">
        <w:del w:id="7669" w:author="Administrator" w:date="2019-02-26T13:22:00Z">
          <w:r w:rsidDel="00703785">
            <w:rPr>
              <w:rFonts w:hint="eastAsia"/>
            </w:rPr>
            <w:delText>其他載重大的</w:delText>
          </w:r>
        </w:del>
      </w:ins>
    </w:p>
    <w:p w:rsidR="005F6FD4" w:rsidRDefault="00AB6794" w:rsidP="00813907">
      <w:pPr>
        <w:pStyle w:val="12"/>
        <w:numPr>
          <w:ilvl w:val="0"/>
          <w:numId w:val="1"/>
        </w:numPr>
        <w:spacing w:after="240"/>
        <w:ind w:leftChars="0"/>
        <w:outlineLvl w:val="0"/>
        <w:rPr>
          <w:ins w:id="7670" w:author="Administrator" w:date="2019-02-26T19:50:00Z"/>
        </w:rPr>
      </w:pPr>
      <w:ins w:id="7671" w:author="簡新佳" w:date="2019-02-27T16:08:00Z">
        <w:r>
          <w:rPr>
            <w:rFonts w:hint="eastAsia"/>
          </w:rPr>
          <w:t>三方爭奪</w:t>
        </w:r>
      </w:ins>
      <w:ins w:id="7672" w:author="Administrator" w:date="2019-02-26T19:49:00Z">
        <w:del w:id="7673" w:author="簡新佳" w:date="2019-02-27T16:03:00Z">
          <w:r w:rsidR="005F6FD4" w:rsidDel="00FB1A36">
            <w:rPr>
              <w:rFonts w:hint="eastAsia"/>
            </w:rPr>
            <w:delText>人</w:delText>
          </w:r>
        </w:del>
      </w:ins>
      <w:ins w:id="7674" w:author="Administrator" w:date="2019-02-26T19:50:00Z">
        <w:del w:id="7675" w:author="簡新佳" w:date="2019-02-27T16:03:00Z">
          <w:r w:rsidR="007545E1" w:rsidDel="00FB1A36">
            <w:rPr>
              <w:rFonts w:hint="eastAsia"/>
            </w:rPr>
            <w:delText>心</w:delText>
          </w:r>
        </w:del>
      </w:ins>
      <w:ins w:id="7676" w:author="Administrator" w:date="2019-02-26T21:29:00Z">
        <w:del w:id="7677" w:author="簡新佳" w:date="2019-02-27T16:03:00Z">
          <w:r w:rsidR="007545E1" w:rsidDel="00FB1A36">
            <w:rPr>
              <w:rFonts w:hint="eastAsia"/>
            </w:rPr>
            <w:delText>人</w:delText>
          </w:r>
        </w:del>
      </w:ins>
      <w:ins w:id="7678" w:author="Administrator" w:date="2019-02-26T19:50:00Z">
        <w:del w:id="7679" w:author="簡新佳" w:date="2019-02-27T16:03:00Z">
          <w:r w:rsidR="005F6FD4" w:rsidDel="00FB1A36">
            <w:rPr>
              <w:rFonts w:hint="eastAsia"/>
            </w:rPr>
            <w:delText>性</w:delText>
          </w:r>
        </w:del>
      </w:ins>
    </w:p>
    <w:p w:rsidR="000F0075" w:rsidRDefault="005F6FD4">
      <w:pPr>
        <w:pStyle w:val="12"/>
        <w:spacing w:after="240"/>
        <w:ind w:leftChars="0" w:left="0"/>
        <w:rPr>
          <w:ins w:id="7680" w:author="Administrator" w:date="2019-02-26T20:42:00Z"/>
        </w:rPr>
        <w:pPrChange w:id="7681" w:author="Administrator" w:date="2019-02-26T19:50:00Z">
          <w:pPr>
            <w:pStyle w:val="12"/>
            <w:numPr>
              <w:numId w:val="1"/>
            </w:numPr>
            <w:spacing w:after="240"/>
            <w:ind w:leftChars="0" w:left="360" w:hanging="360"/>
            <w:outlineLvl w:val="0"/>
          </w:pPr>
        </w:pPrChange>
      </w:pPr>
      <w:ins w:id="7682" w:author="Administrator" w:date="2019-02-26T19:50:00Z">
        <w:r>
          <w:rPr>
            <w:rFonts w:hint="eastAsia"/>
          </w:rPr>
          <w:t>「方才</w:t>
        </w:r>
      </w:ins>
      <w:ins w:id="7683" w:author="Administrator" w:date="2019-02-26T19:51:00Z">
        <w:r>
          <w:rPr>
            <w:rFonts w:hint="eastAsia"/>
          </w:rPr>
          <w:t>蜂后自爆，師弟們死傷不少，妳</w:t>
        </w:r>
      </w:ins>
      <w:ins w:id="7684" w:author="Administrator" w:date="2019-02-26T19:53:00Z">
        <w:r w:rsidR="00040D85">
          <w:rPr>
            <w:rFonts w:hint="eastAsia"/>
          </w:rPr>
          <w:t>也失蹤不見，</w:t>
        </w:r>
        <w:r w:rsidR="004955E0">
          <w:rPr>
            <w:rFonts w:hint="eastAsia"/>
          </w:rPr>
          <w:t>還以為妳殞落了</w:t>
        </w:r>
      </w:ins>
      <w:ins w:id="7685" w:author="Administrator" w:date="2019-02-26T20:27:00Z">
        <w:r w:rsidR="00F46E63">
          <w:rPr>
            <w:rFonts w:hint="eastAsia"/>
          </w:rPr>
          <w:t>。幸好現在妳</w:t>
        </w:r>
      </w:ins>
      <w:ins w:id="7686" w:author="Administrator" w:date="2019-02-26T20:41:00Z">
        <w:r w:rsidR="00040D85">
          <w:rPr>
            <w:rFonts w:hint="eastAsia"/>
          </w:rPr>
          <w:t>安然無恙</w:t>
        </w:r>
      </w:ins>
      <w:ins w:id="7687" w:author="Administrator" w:date="2019-02-26T20:27:00Z">
        <w:r w:rsidR="00F46E63">
          <w:rPr>
            <w:rFonts w:hint="eastAsia"/>
          </w:rPr>
          <w:t>出現了，否則師兄我可真擔心</w:t>
        </w:r>
      </w:ins>
      <w:ins w:id="7688" w:author="Administrator" w:date="2019-02-26T20:41:00Z">
        <w:r w:rsidR="00040D85">
          <w:rPr>
            <w:rFonts w:hint="eastAsia"/>
          </w:rPr>
          <w:t>呢</w:t>
        </w:r>
      </w:ins>
      <w:ins w:id="7689" w:author="Administrator" w:date="2019-02-26T20:27:00Z">
        <w:r w:rsidR="00F46E63">
          <w:rPr>
            <w:rFonts w:hint="eastAsia"/>
          </w:rPr>
          <w:t>…」</w:t>
        </w:r>
      </w:ins>
      <w:ins w:id="7690" w:author="Administrator" w:date="2019-02-26T20:28:00Z">
        <w:r w:rsidR="00F46E63">
          <w:rPr>
            <w:rFonts w:hint="eastAsia"/>
          </w:rPr>
          <w:t>道辰子</w:t>
        </w:r>
      </w:ins>
      <w:ins w:id="7691" w:author="簡新佳" w:date="2019-02-27T12:48:00Z">
        <w:r w:rsidR="00F75622">
          <w:rPr>
            <w:rFonts w:hint="eastAsia"/>
          </w:rPr>
          <w:t>出乎意料地，</w:t>
        </w:r>
      </w:ins>
      <w:ins w:id="7692" w:author="Administrator" w:date="2019-02-26T20:28:00Z">
        <w:r w:rsidR="00F46E63">
          <w:rPr>
            <w:rFonts w:hint="eastAsia"/>
          </w:rPr>
          <w:t>一改之前的淡然，熱烈的迎接兩人，更安排</w:t>
        </w:r>
      </w:ins>
      <w:ins w:id="7693" w:author="Administrator" w:date="2019-02-26T20:41:00Z">
        <w:r w:rsidR="00040D85">
          <w:rPr>
            <w:rFonts w:hint="eastAsia"/>
          </w:rPr>
          <w:t>幾名弟子在旁護</w:t>
        </w:r>
      </w:ins>
      <w:ins w:id="7694" w:author="Administrator" w:date="2019-02-26T20:42:00Z">
        <w:r w:rsidR="00040D85">
          <w:rPr>
            <w:rFonts w:hint="eastAsia"/>
          </w:rPr>
          <w:t>衛著。</w:t>
        </w:r>
      </w:ins>
    </w:p>
    <w:p w:rsidR="000F0075" w:rsidRDefault="00040D85">
      <w:pPr>
        <w:pStyle w:val="12"/>
        <w:spacing w:after="240"/>
        <w:ind w:leftChars="0" w:left="0"/>
        <w:rPr>
          <w:ins w:id="7695" w:author="Administrator" w:date="2019-02-26T20:46:00Z"/>
        </w:rPr>
        <w:pPrChange w:id="7696" w:author="Administrator" w:date="2019-02-26T19:50:00Z">
          <w:pPr>
            <w:pStyle w:val="12"/>
            <w:numPr>
              <w:numId w:val="1"/>
            </w:numPr>
            <w:spacing w:after="240"/>
            <w:ind w:leftChars="0" w:left="360" w:hanging="360"/>
            <w:outlineLvl w:val="0"/>
          </w:pPr>
        </w:pPrChange>
      </w:pPr>
      <w:ins w:id="7697" w:author="Administrator" w:date="2019-02-26T20:43:00Z">
        <w:r>
          <w:rPr>
            <w:rFonts w:hint="eastAsia"/>
          </w:rPr>
          <w:t>原先蜂魔</w:t>
        </w:r>
      </w:ins>
      <w:ins w:id="7698" w:author="Administrator" w:date="2019-02-26T20:45:00Z">
        <w:r>
          <w:rPr>
            <w:rFonts w:hint="eastAsia"/>
          </w:rPr>
          <w:t>就呈現敗象</w:t>
        </w:r>
      </w:ins>
      <w:ins w:id="7699" w:author="Administrator" w:date="2019-02-26T20:43:00Z">
        <w:r>
          <w:rPr>
            <w:rFonts w:hint="eastAsia"/>
          </w:rPr>
          <w:t>，</w:t>
        </w:r>
      </w:ins>
      <w:ins w:id="7700" w:author="Administrator" w:date="2019-02-26T20:44:00Z">
        <w:r>
          <w:rPr>
            <w:rFonts w:hint="eastAsia"/>
          </w:rPr>
          <w:t>加上那兩隻白玉蜂魔率眾逃走之後，此時殘存下來的蜂魔</w:t>
        </w:r>
      </w:ins>
      <w:ins w:id="7701" w:author="Administrator" w:date="2019-02-26T20:46:00Z">
        <w:del w:id="7702" w:author="簡新佳" w:date="2019-02-27T12:48:00Z">
          <w:r w:rsidDel="00F75622">
            <w:rPr>
              <w:rFonts w:hint="eastAsia"/>
            </w:rPr>
            <w:delText>頓時</w:delText>
          </w:r>
        </w:del>
      </w:ins>
      <w:ins w:id="7703" w:author="Administrator" w:date="2019-02-26T20:45:00Z">
        <w:r>
          <w:rPr>
            <w:rFonts w:hint="eastAsia"/>
          </w:rPr>
          <w:t>潰不成軍</w:t>
        </w:r>
      </w:ins>
      <w:ins w:id="7704" w:author="Administrator" w:date="2019-02-26T20:46:00Z">
        <w:r>
          <w:rPr>
            <w:rFonts w:hint="eastAsia"/>
          </w:rPr>
          <w:t>，只剩被眾人追殺的份。</w:t>
        </w:r>
      </w:ins>
    </w:p>
    <w:p w:rsidR="000F0075" w:rsidRDefault="00F75622">
      <w:pPr>
        <w:pStyle w:val="12"/>
        <w:spacing w:after="240"/>
        <w:ind w:leftChars="0" w:left="0"/>
        <w:rPr>
          <w:ins w:id="7705" w:author="Administrator" w:date="2019-02-26T20:48:00Z"/>
        </w:rPr>
        <w:pPrChange w:id="7706" w:author="Administrator" w:date="2019-02-26T19:50:00Z">
          <w:pPr>
            <w:pStyle w:val="12"/>
            <w:numPr>
              <w:numId w:val="1"/>
            </w:numPr>
            <w:spacing w:after="240"/>
            <w:ind w:leftChars="0" w:left="360" w:hanging="360"/>
            <w:outlineLvl w:val="0"/>
          </w:pPr>
        </w:pPrChange>
      </w:pPr>
      <w:ins w:id="7707" w:author="簡新佳" w:date="2019-02-27T12:48:00Z">
        <w:r>
          <w:rPr>
            <w:rFonts w:hint="eastAsia"/>
          </w:rPr>
          <w:t>而</w:t>
        </w:r>
      </w:ins>
      <w:ins w:id="7708" w:author="Administrator" w:date="2019-02-26T20:47:00Z">
        <w:del w:id="7709" w:author="簡新佳" w:date="2019-02-27T12:48:00Z">
          <w:r w:rsidR="000401D5" w:rsidDel="00F75622">
            <w:rPr>
              <w:rFonts w:hint="eastAsia"/>
            </w:rPr>
            <w:delText>此時</w:delText>
          </w:r>
        </w:del>
        <w:r w:rsidR="000401D5">
          <w:rPr>
            <w:rFonts w:hint="eastAsia"/>
          </w:rPr>
          <w:t>赤劍宗等人以道辰子為主，另有</w:t>
        </w:r>
      </w:ins>
      <w:ins w:id="7710" w:author="Administrator" w:date="2019-02-26T22:04:00Z">
        <w:r w:rsidR="000401D5">
          <w:rPr>
            <w:rFonts w:hint="eastAsia"/>
          </w:rPr>
          <w:t>兩</w:t>
        </w:r>
      </w:ins>
      <w:ins w:id="7711" w:author="Administrator" w:date="2019-02-26T20:47:00Z">
        <w:r w:rsidR="00040D85">
          <w:rPr>
            <w:rFonts w:hint="eastAsia"/>
          </w:rPr>
          <w:t>名築基修士將黃李兩人「保護」在中間，剩下的</w:t>
        </w:r>
      </w:ins>
      <w:ins w:id="7712" w:author="Administrator" w:date="2019-02-26T22:04:00Z">
        <w:r w:rsidR="000401D5">
          <w:rPr>
            <w:rFonts w:hint="eastAsia"/>
          </w:rPr>
          <w:t>四五</w:t>
        </w:r>
      </w:ins>
      <w:ins w:id="7713" w:author="Administrator" w:date="2019-02-26T20:48:00Z">
        <w:r w:rsidR="00040D85">
          <w:rPr>
            <w:rFonts w:hint="eastAsia"/>
          </w:rPr>
          <w:t>名弟子繼續追殺著敗逃的蜂魔。</w:t>
        </w:r>
      </w:ins>
    </w:p>
    <w:p w:rsidR="000F0075" w:rsidRDefault="00040D85">
      <w:pPr>
        <w:pStyle w:val="12"/>
        <w:spacing w:after="240"/>
        <w:ind w:leftChars="0" w:left="0"/>
        <w:rPr>
          <w:ins w:id="7714" w:author="Administrator" w:date="2019-02-26T20:50:00Z"/>
        </w:rPr>
        <w:pPrChange w:id="7715" w:author="Administrator" w:date="2019-02-26T19:50:00Z">
          <w:pPr>
            <w:pStyle w:val="12"/>
            <w:numPr>
              <w:numId w:val="1"/>
            </w:numPr>
            <w:spacing w:after="240"/>
            <w:ind w:leftChars="0" w:left="360" w:hanging="360"/>
            <w:outlineLvl w:val="0"/>
          </w:pPr>
        </w:pPrChange>
      </w:pPr>
      <w:ins w:id="7716" w:author="Administrator" w:date="2019-02-26T20:48:00Z">
        <w:del w:id="7717" w:author="簡新佳" w:date="2019-02-27T12:50:00Z">
          <w:r w:rsidDel="00F75622">
            <w:rPr>
              <w:rFonts w:hint="eastAsia"/>
            </w:rPr>
            <w:delText>而</w:delText>
          </w:r>
        </w:del>
      </w:ins>
      <w:ins w:id="7718" w:author="Administrator" w:date="2019-02-26T20:49:00Z">
        <w:r>
          <w:rPr>
            <w:rFonts w:hint="eastAsia"/>
          </w:rPr>
          <w:t>刀仙宗</w:t>
        </w:r>
      </w:ins>
      <w:ins w:id="7719" w:author="Administrator" w:date="2019-02-26T20:48:00Z">
        <w:del w:id="7720" w:author="簡新佳" w:date="2019-02-27T12:50:00Z">
          <w:r w:rsidDel="00F75622">
            <w:rPr>
              <w:rFonts w:hint="eastAsia"/>
            </w:rPr>
            <w:delText>那</w:delText>
          </w:r>
        </w:del>
        <w:r>
          <w:rPr>
            <w:rFonts w:hint="eastAsia"/>
          </w:rPr>
          <w:t>方</w:t>
        </w:r>
      </w:ins>
      <w:ins w:id="7721" w:author="簡新佳" w:date="2019-02-27T12:50:00Z">
        <w:r w:rsidR="00F75622">
          <w:rPr>
            <w:rFonts w:hint="eastAsia"/>
          </w:rPr>
          <w:t>面，</w:t>
        </w:r>
      </w:ins>
      <w:ins w:id="7722" w:author="Administrator" w:date="2019-02-26T20:48:00Z">
        <w:r>
          <w:rPr>
            <w:rFonts w:hint="eastAsia"/>
          </w:rPr>
          <w:t>同樣也是如此，只是他們人</w:t>
        </w:r>
      </w:ins>
      <w:ins w:id="7723" w:author="Administrator" w:date="2019-02-26T20:49:00Z">
        <w:r>
          <w:rPr>
            <w:rFonts w:hint="eastAsia"/>
          </w:rPr>
          <w:t>數較多，約莫倖存了十來名，以青陽子為</w:t>
        </w:r>
      </w:ins>
      <w:ins w:id="7724" w:author="Administrator" w:date="2019-02-26T20:50:00Z">
        <w:r>
          <w:rPr>
            <w:rFonts w:hint="eastAsia"/>
          </w:rPr>
          <w:t>主斬除著附近的蜂魔。</w:t>
        </w:r>
      </w:ins>
    </w:p>
    <w:p w:rsidR="000F0075" w:rsidRDefault="00040D85">
      <w:pPr>
        <w:pStyle w:val="12"/>
        <w:spacing w:after="240"/>
        <w:ind w:leftChars="0" w:left="0"/>
        <w:rPr>
          <w:ins w:id="7725" w:author="Administrator" w:date="2019-02-26T20:51:00Z"/>
        </w:rPr>
        <w:pPrChange w:id="7726" w:author="Administrator" w:date="2019-02-26T19:50:00Z">
          <w:pPr>
            <w:pStyle w:val="12"/>
            <w:numPr>
              <w:numId w:val="1"/>
            </w:numPr>
            <w:spacing w:after="240"/>
            <w:ind w:leftChars="0" w:left="360" w:hanging="360"/>
            <w:outlineLvl w:val="0"/>
          </w:pPr>
        </w:pPrChange>
      </w:pPr>
      <w:ins w:id="7727" w:author="Administrator" w:date="2019-02-26T20:50:00Z">
        <w:r>
          <w:rPr>
            <w:rFonts w:hint="eastAsia"/>
          </w:rPr>
          <w:t>這樣的「保護」，本來李龍飛應該感到開心，</w:t>
        </w:r>
      </w:ins>
      <w:ins w:id="7728" w:author="Administrator" w:date="2019-02-26T20:51:00Z">
        <w:r>
          <w:rPr>
            <w:rFonts w:hint="eastAsia"/>
          </w:rPr>
          <w:t>但不知為何，他總有一種</w:t>
        </w:r>
        <w:r w:rsidR="004978C2">
          <w:rPr>
            <w:rFonts w:hint="eastAsia"/>
          </w:rPr>
          <w:t>危機感。</w:t>
        </w:r>
      </w:ins>
    </w:p>
    <w:p w:rsidR="000F0075" w:rsidRDefault="004978C2">
      <w:pPr>
        <w:pStyle w:val="12"/>
        <w:spacing w:after="240"/>
        <w:ind w:leftChars="0" w:left="0"/>
        <w:rPr>
          <w:ins w:id="7729" w:author="Administrator" w:date="2019-02-26T20:53:00Z"/>
        </w:rPr>
        <w:pPrChange w:id="7730" w:author="Administrator" w:date="2019-02-26T19:50:00Z">
          <w:pPr>
            <w:pStyle w:val="12"/>
            <w:numPr>
              <w:numId w:val="1"/>
            </w:numPr>
            <w:spacing w:after="240"/>
            <w:ind w:leftChars="0" w:left="360" w:hanging="360"/>
            <w:outlineLvl w:val="0"/>
          </w:pPr>
        </w:pPrChange>
      </w:pPr>
      <w:ins w:id="7731" w:author="Administrator" w:date="2019-02-26T20:51:00Z">
        <w:r>
          <w:rPr>
            <w:rFonts w:hint="eastAsia"/>
          </w:rPr>
          <w:t>尤其是看到道辰子</w:t>
        </w:r>
      </w:ins>
      <w:ins w:id="7732" w:author="Administrator" w:date="2019-02-26T20:52:00Z">
        <w:r>
          <w:rPr>
            <w:rFonts w:hint="eastAsia"/>
          </w:rPr>
          <w:t>等人看向自己和黃襄的眼光，更有一種打從心底的不安；只不過，就算蜂魔敗逃，有青陽子與刀仙宗等人在，</w:t>
        </w:r>
      </w:ins>
      <w:ins w:id="7733" w:author="Administrator" w:date="2019-02-26T20:53:00Z">
        <w:r>
          <w:rPr>
            <w:rFonts w:hint="eastAsia"/>
          </w:rPr>
          <w:t>仍然算不上是脫離險境，因此他才同意跟黃襄一起出來。</w:t>
        </w:r>
      </w:ins>
    </w:p>
    <w:p w:rsidR="000F0075" w:rsidRDefault="004978C2">
      <w:pPr>
        <w:pStyle w:val="12"/>
        <w:spacing w:after="240"/>
        <w:ind w:leftChars="0" w:left="0"/>
        <w:rPr>
          <w:ins w:id="7734" w:author="Administrator" w:date="2019-02-26T21:08:00Z"/>
        </w:rPr>
        <w:pPrChange w:id="7735" w:author="Administrator" w:date="2019-02-26T19:50:00Z">
          <w:pPr>
            <w:pStyle w:val="12"/>
            <w:numPr>
              <w:numId w:val="1"/>
            </w:numPr>
            <w:spacing w:after="240"/>
            <w:ind w:leftChars="0" w:left="360" w:hanging="360"/>
            <w:outlineLvl w:val="0"/>
          </w:pPr>
        </w:pPrChange>
      </w:pPr>
      <w:ins w:id="7736" w:author="Administrator" w:date="2019-02-26T20:53:00Z">
        <w:r>
          <w:rPr>
            <w:rFonts w:hint="eastAsia"/>
          </w:rPr>
          <w:t>否則，以李龍</w:t>
        </w:r>
      </w:ins>
      <w:ins w:id="7737" w:author="Administrator" w:date="2019-02-26T20:54:00Z">
        <w:r>
          <w:rPr>
            <w:rFonts w:hint="eastAsia"/>
          </w:rPr>
          <w:t>飛的想法，避而不見才是最好的選</w:t>
        </w:r>
        <w:r w:rsidR="00717634">
          <w:rPr>
            <w:rFonts w:hint="eastAsia"/>
          </w:rPr>
          <w:t>擇</w:t>
        </w:r>
      </w:ins>
      <w:ins w:id="7738" w:author="Administrator" w:date="2019-02-26T21:08:00Z">
        <w:r w:rsidR="00717634">
          <w:rPr>
            <w:rFonts w:hint="eastAsia"/>
          </w:rPr>
          <w:t>。</w:t>
        </w:r>
      </w:ins>
    </w:p>
    <w:p w:rsidR="000F0075" w:rsidRDefault="00717634">
      <w:pPr>
        <w:pStyle w:val="12"/>
        <w:spacing w:after="240"/>
        <w:ind w:leftChars="0" w:left="0"/>
        <w:rPr>
          <w:ins w:id="7739" w:author="Administrator" w:date="2019-02-26T21:10:00Z"/>
        </w:rPr>
        <w:pPrChange w:id="7740" w:author="Administrator" w:date="2019-02-26T19:50:00Z">
          <w:pPr>
            <w:pStyle w:val="12"/>
            <w:numPr>
              <w:numId w:val="1"/>
            </w:numPr>
            <w:spacing w:after="240"/>
            <w:ind w:leftChars="0" w:left="360" w:hanging="360"/>
            <w:outlineLvl w:val="0"/>
          </w:pPr>
        </w:pPrChange>
      </w:pPr>
      <w:ins w:id="7741" w:author="Administrator" w:date="2019-02-26T21:08:00Z">
        <w:r>
          <w:rPr>
            <w:rFonts w:hint="eastAsia"/>
          </w:rPr>
          <w:t>眼下被赤劍宗等人以保護著，他</w:t>
        </w:r>
      </w:ins>
      <w:ins w:id="7742" w:author="Administrator" w:date="2019-02-26T21:09:00Z">
        <w:r>
          <w:rPr>
            <w:rFonts w:hint="eastAsia"/>
          </w:rPr>
          <w:t>斜眼朝青陽子那看去，果然，青陽子臉色難看，恨不得把他吞了下去，</w:t>
        </w:r>
      </w:ins>
      <w:ins w:id="7743" w:author="Administrator" w:date="2019-02-26T21:10:00Z">
        <w:r>
          <w:rPr>
            <w:rFonts w:hint="eastAsia"/>
          </w:rPr>
          <w:t>暫時強忍住氣將四週蜂魔給驅散開來。</w:t>
        </w:r>
      </w:ins>
    </w:p>
    <w:p w:rsidR="000F0075" w:rsidRDefault="00717634">
      <w:pPr>
        <w:pStyle w:val="12"/>
        <w:spacing w:after="240"/>
        <w:ind w:leftChars="0" w:left="0"/>
        <w:rPr>
          <w:ins w:id="7744" w:author="Administrator" w:date="2019-02-26T21:11:00Z"/>
        </w:rPr>
        <w:pPrChange w:id="7745" w:author="Administrator" w:date="2019-02-26T19:50:00Z">
          <w:pPr>
            <w:pStyle w:val="12"/>
            <w:numPr>
              <w:numId w:val="1"/>
            </w:numPr>
            <w:spacing w:after="240"/>
            <w:ind w:leftChars="0" w:left="360" w:hanging="360"/>
            <w:outlineLvl w:val="0"/>
          </w:pPr>
        </w:pPrChange>
      </w:pPr>
      <w:ins w:id="7746" w:author="Administrator" w:date="2019-02-26T21:10:00Z">
        <w:r>
          <w:rPr>
            <w:rFonts w:hint="eastAsia"/>
          </w:rPr>
          <w:t>再過一會，終於這些蜂魔全都消失無蹤，跑了出去，兩派弟子這才氣喘</w:t>
        </w:r>
      </w:ins>
      <w:ins w:id="7747" w:author="Administrator" w:date="2019-02-26T21:11:00Z">
        <w:r>
          <w:rPr>
            <w:rFonts w:hint="eastAsia"/>
          </w:rPr>
          <w:t>虛虛，停下手來。</w:t>
        </w:r>
      </w:ins>
    </w:p>
    <w:p w:rsidR="000F0075" w:rsidRDefault="00717634">
      <w:pPr>
        <w:pStyle w:val="12"/>
        <w:spacing w:after="240"/>
        <w:ind w:leftChars="0" w:left="0"/>
        <w:rPr>
          <w:ins w:id="7748" w:author="Administrator" w:date="2019-02-26T21:13:00Z"/>
        </w:rPr>
        <w:pPrChange w:id="7749" w:author="Administrator" w:date="2019-02-26T19:50:00Z">
          <w:pPr>
            <w:pStyle w:val="12"/>
            <w:numPr>
              <w:numId w:val="1"/>
            </w:numPr>
            <w:spacing w:after="240"/>
            <w:ind w:leftChars="0" w:left="360" w:hanging="360"/>
            <w:outlineLvl w:val="0"/>
          </w:pPr>
        </w:pPrChange>
      </w:pPr>
      <w:ins w:id="7750" w:author="Administrator" w:date="2019-02-26T21:11:00Z">
        <w:r>
          <w:rPr>
            <w:rFonts w:hint="eastAsia"/>
          </w:rPr>
          <w:lastRenderedPageBreak/>
          <w:t>原本聯手禦敵的時後，兩派弟子難免掺雜在一起，</w:t>
        </w:r>
      </w:ins>
      <w:ins w:id="7751" w:author="Administrator" w:date="2019-02-26T21:12:00Z">
        <w:r>
          <w:rPr>
            <w:rFonts w:hint="eastAsia"/>
          </w:rPr>
          <w:t>此時一罷手，連忙各自退了開來，同時氣勢洶洶地</w:t>
        </w:r>
      </w:ins>
      <w:ins w:id="7752" w:author="Administrator" w:date="2019-02-26T21:13:00Z">
        <w:r>
          <w:rPr>
            <w:rFonts w:hint="eastAsia"/>
          </w:rPr>
          <w:t>站成兩側對峙。</w:t>
        </w:r>
      </w:ins>
    </w:p>
    <w:p w:rsidR="000F0075" w:rsidRDefault="00717634">
      <w:pPr>
        <w:pStyle w:val="12"/>
        <w:spacing w:after="240"/>
        <w:ind w:leftChars="0" w:left="0"/>
        <w:rPr>
          <w:ins w:id="7753" w:author="簡新佳" w:date="2019-02-27T12:53:00Z"/>
        </w:rPr>
        <w:pPrChange w:id="7754" w:author="Administrator" w:date="2019-02-26T19:50:00Z">
          <w:pPr>
            <w:pStyle w:val="12"/>
            <w:numPr>
              <w:numId w:val="1"/>
            </w:numPr>
            <w:spacing w:after="240"/>
            <w:ind w:leftChars="0" w:left="360" w:hanging="360"/>
            <w:outlineLvl w:val="0"/>
          </w:pPr>
        </w:pPrChange>
      </w:pPr>
      <w:ins w:id="7755" w:author="Administrator" w:date="2019-02-26T21:13:00Z">
        <w:del w:id="7756" w:author="簡新佳" w:date="2019-02-27T12:52:00Z">
          <w:r w:rsidDel="00DE08AC">
            <w:rPr>
              <w:rFonts w:hint="eastAsia"/>
            </w:rPr>
            <w:delText>「道辰子，你</w:delText>
          </w:r>
        </w:del>
      </w:ins>
      <w:ins w:id="7757" w:author="Administrator" w:date="2019-02-26T21:14:00Z">
        <w:del w:id="7758" w:author="簡新佳" w:date="2019-02-27T12:52:00Z">
          <w:r w:rsidDel="00DE08AC">
            <w:rPr>
              <w:rFonts w:hint="eastAsia"/>
            </w:rPr>
            <w:delText>那兩名師弟從</w:delText>
          </w:r>
        </w:del>
      </w:ins>
      <w:ins w:id="7759" w:author="Administrator" w:date="2019-02-26T21:16:00Z">
        <w:del w:id="7760" w:author="簡新佳" w:date="2019-02-27T12:52:00Z">
          <w:r w:rsidDel="00DE08AC">
            <w:rPr>
              <w:rFonts w:hint="eastAsia"/>
            </w:rPr>
            <w:delText>蜂</w:delText>
          </w:r>
        </w:del>
      </w:ins>
      <w:ins w:id="7761" w:author="Administrator" w:date="2019-02-26T21:14:00Z">
        <w:del w:id="7762" w:author="簡新佳" w:date="2019-02-27T12:52:00Z">
          <w:r w:rsidDel="00DE08AC">
            <w:rPr>
              <w:rFonts w:hint="eastAsia"/>
            </w:rPr>
            <w:delText>巢中走出，想來裡頭的好寶物都給他們拿了。我就不說</w:delText>
          </w:r>
        </w:del>
      </w:ins>
      <w:ins w:id="7763" w:author="Administrator" w:date="2019-02-26T21:16:00Z">
        <w:del w:id="7764" w:author="簡新佳" w:date="2019-02-27T12:52:00Z">
          <w:r w:rsidDel="00DE08AC">
            <w:rPr>
              <w:rFonts w:hint="eastAsia"/>
            </w:rPr>
            <w:delText>廢</w:delText>
          </w:r>
        </w:del>
      </w:ins>
      <w:ins w:id="7765" w:author="Administrator" w:date="2019-02-26T21:14:00Z">
        <w:del w:id="7766" w:author="簡新佳" w:date="2019-02-27T12:52:00Z">
          <w:r w:rsidDel="00DE08AC">
            <w:rPr>
              <w:rFonts w:hint="eastAsia"/>
            </w:rPr>
            <w:delText>話了，交出一半，咱們各自</w:delText>
          </w:r>
        </w:del>
      </w:ins>
      <w:ins w:id="7767" w:author="Administrator" w:date="2019-02-26T21:58:00Z">
        <w:del w:id="7768" w:author="簡新佳" w:date="2019-02-27T12:52:00Z">
          <w:r w:rsidR="000401D5" w:rsidDel="00DE08AC">
            <w:rPr>
              <w:rFonts w:hint="eastAsia"/>
            </w:rPr>
            <w:delText>帶人</w:delText>
          </w:r>
        </w:del>
      </w:ins>
      <w:ins w:id="7769" w:author="Administrator" w:date="2019-02-26T21:14:00Z">
        <w:del w:id="7770" w:author="簡新佳" w:date="2019-02-27T12:52:00Z">
          <w:r w:rsidDel="00DE08AC">
            <w:rPr>
              <w:rFonts w:hint="eastAsia"/>
            </w:rPr>
            <w:delText>離開</w:delText>
          </w:r>
        </w:del>
      </w:ins>
      <w:ins w:id="7771" w:author="Administrator" w:date="2019-02-26T21:58:00Z">
        <w:del w:id="7772" w:author="簡新佳" w:date="2019-02-27T12:52:00Z">
          <w:r w:rsidR="000401D5" w:rsidDel="00DE08AC">
            <w:rPr>
              <w:rFonts w:hint="eastAsia"/>
            </w:rPr>
            <w:delText>，今天就到此為止</w:delText>
          </w:r>
        </w:del>
      </w:ins>
      <w:ins w:id="7773" w:author="Administrator" w:date="2019-02-26T21:14:00Z">
        <w:del w:id="7774" w:author="簡新佳" w:date="2019-02-27T12:52:00Z">
          <w:r w:rsidDel="00DE08AC">
            <w:rPr>
              <w:rFonts w:hint="eastAsia"/>
            </w:rPr>
            <w:delText>，否則，別想</w:delText>
          </w:r>
        </w:del>
      </w:ins>
      <w:ins w:id="7775" w:author="Administrator" w:date="2019-02-26T21:58:00Z">
        <w:del w:id="7776" w:author="簡新佳" w:date="2019-02-27T12:52:00Z">
          <w:r w:rsidR="000401D5" w:rsidDel="00DE08AC">
            <w:rPr>
              <w:rFonts w:hint="eastAsia"/>
            </w:rPr>
            <w:delText>能好</w:delText>
          </w:r>
        </w:del>
      </w:ins>
      <w:ins w:id="7777" w:author="Administrator" w:date="2019-02-26T21:16:00Z">
        <w:del w:id="7778" w:author="簡新佳" w:date="2019-02-27T12:52:00Z">
          <w:r w:rsidR="000401D5" w:rsidDel="00DE08AC">
            <w:rPr>
              <w:rFonts w:hint="eastAsia"/>
            </w:rPr>
            <w:delText>好</w:delText>
          </w:r>
        </w:del>
      </w:ins>
      <w:ins w:id="7779" w:author="Administrator" w:date="2019-02-26T21:58:00Z">
        <w:del w:id="7780" w:author="簡新佳" w:date="2019-02-27T12:52:00Z">
          <w:r w:rsidR="000401D5" w:rsidDel="00DE08AC">
            <w:rPr>
              <w:rFonts w:hint="eastAsia"/>
            </w:rPr>
            <w:delText>離開這裡</w:delText>
          </w:r>
        </w:del>
      </w:ins>
      <w:ins w:id="7781" w:author="Administrator" w:date="2019-02-26T21:16:00Z">
        <w:del w:id="7782" w:author="簡新佳" w:date="2019-02-27T12:52:00Z">
          <w:r w:rsidDel="00DE08AC">
            <w:rPr>
              <w:rFonts w:hint="eastAsia"/>
            </w:rPr>
            <w:delText>！」</w:delText>
          </w:r>
        </w:del>
        <w:r>
          <w:rPr>
            <w:rFonts w:hint="eastAsia"/>
          </w:rPr>
          <w:t>青陽子</w:t>
        </w:r>
      </w:ins>
      <w:ins w:id="7783" w:author="簡新佳" w:date="2019-02-27T12:52:00Z">
        <w:r w:rsidR="00DE08AC">
          <w:rPr>
            <w:rFonts w:hint="eastAsia"/>
          </w:rPr>
          <w:t>待到眾人站妥，</w:t>
        </w:r>
      </w:ins>
      <w:ins w:id="7784" w:author="簡新佳" w:date="2019-02-27T12:53:00Z">
        <w:r w:rsidR="00DE08AC">
          <w:rPr>
            <w:rFonts w:hint="eastAsia"/>
          </w:rPr>
          <w:t>自己隻身</w:t>
        </w:r>
      </w:ins>
      <w:ins w:id="7785" w:author="Administrator" w:date="2019-02-26T21:17:00Z">
        <w:r>
          <w:rPr>
            <w:rFonts w:hint="eastAsia"/>
          </w:rPr>
          <w:t>往前一站，右手橫刀指向黃李兩人，身上</w:t>
        </w:r>
      </w:ins>
      <w:ins w:id="7786" w:author="Administrator" w:date="2019-02-26T21:19:00Z">
        <w:r w:rsidR="007545E1">
          <w:rPr>
            <w:rFonts w:hint="eastAsia"/>
          </w:rPr>
          <w:t>殺氣騰騰</w:t>
        </w:r>
      </w:ins>
      <w:ins w:id="7787" w:author="簡新佳" w:date="2019-02-27T12:53:00Z">
        <w:r w:rsidR="00DE08AC">
          <w:rPr>
            <w:rFonts w:hint="eastAsia"/>
          </w:rPr>
          <w:t>說道，</w:t>
        </w:r>
      </w:ins>
    </w:p>
    <w:p w:rsidR="000F0075" w:rsidRDefault="00DE08AC">
      <w:pPr>
        <w:pStyle w:val="12"/>
        <w:spacing w:after="240"/>
        <w:ind w:leftChars="0" w:left="0"/>
        <w:rPr>
          <w:ins w:id="7788" w:author="Administrator" w:date="2019-02-26T21:17:00Z"/>
        </w:rPr>
        <w:pPrChange w:id="7789" w:author="Administrator" w:date="2019-02-26T19:50:00Z">
          <w:pPr>
            <w:pStyle w:val="12"/>
            <w:numPr>
              <w:numId w:val="1"/>
            </w:numPr>
            <w:spacing w:after="240"/>
            <w:ind w:leftChars="0" w:left="360" w:hanging="360"/>
            <w:outlineLvl w:val="0"/>
          </w:pPr>
        </w:pPrChange>
      </w:pPr>
      <w:ins w:id="7790" w:author="簡新佳" w:date="2019-02-27T12:53:00Z">
        <w:r>
          <w:rPr>
            <w:rFonts w:hint="eastAsia"/>
          </w:rPr>
          <w:t>「道辰子，你那兩名師弟從蜂巢中走出，想來裡頭的好寶物都給他們拿了。我就不說廢話了，交出一半，咱們各自帶人離開，今天就到此為止，否則，別想能好好離開這裡！」</w:t>
        </w:r>
      </w:ins>
      <w:ins w:id="7791" w:author="Administrator" w:date="2019-02-26T21:17:00Z">
        <w:del w:id="7792" w:author="簡新佳" w:date="2019-02-27T12:53:00Z">
          <w:r w:rsidR="00717634" w:rsidDel="00DE08AC">
            <w:rPr>
              <w:rFonts w:hint="eastAsia"/>
            </w:rPr>
            <w:delText>。</w:delText>
          </w:r>
        </w:del>
      </w:ins>
    </w:p>
    <w:p w:rsidR="000F0075" w:rsidRDefault="007545E1">
      <w:pPr>
        <w:pStyle w:val="12"/>
        <w:spacing w:after="240"/>
        <w:ind w:leftChars="0" w:left="0"/>
        <w:rPr>
          <w:ins w:id="7793" w:author="Administrator" w:date="2019-02-26T21:20:00Z"/>
        </w:rPr>
        <w:pPrChange w:id="7794" w:author="Administrator" w:date="2019-02-26T19:50:00Z">
          <w:pPr>
            <w:pStyle w:val="12"/>
            <w:numPr>
              <w:numId w:val="1"/>
            </w:numPr>
            <w:spacing w:after="240"/>
            <w:ind w:leftChars="0" w:left="360" w:hanging="360"/>
            <w:outlineLvl w:val="0"/>
          </w:pPr>
        </w:pPrChange>
      </w:pPr>
      <w:ins w:id="7795" w:author="Administrator" w:date="2019-02-26T21:19:00Z">
        <w:r>
          <w:rPr>
            <w:rFonts w:hint="eastAsia"/>
          </w:rPr>
          <w:t>道辰子眼神閃動了一下，</w:t>
        </w:r>
      </w:ins>
      <w:ins w:id="7796" w:author="簡新佳" w:date="2019-02-27T12:54:00Z">
        <w:r w:rsidR="00DE08AC">
          <w:rPr>
            <w:rFonts w:hint="eastAsia"/>
          </w:rPr>
          <w:t>微微</w:t>
        </w:r>
      </w:ins>
      <w:ins w:id="7797" w:author="Administrator" w:date="2019-02-26T21:19:00Z">
        <w:r>
          <w:rPr>
            <w:rFonts w:hint="eastAsia"/>
          </w:rPr>
          <w:t>轉頭</w:t>
        </w:r>
      </w:ins>
      <w:ins w:id="7798" w:author="簡新佳" w:date="2019-02-27T12:54:00Z">
        <w:r w:rsidR="00DE08AC">
          <w:rPr>
            <w:rFonts w:hint="eastAsia"/>
          </w:rPr>
          <w:t>撇</w:t>
        </w:r>
      </w:ins>
      <w:ins w:id="7799" w:author="Administrator" w:date="2019-02-26T21:19:00Z">
        <w:del w:id="7800" w:author="簡新佳" w:date="2019-02-27T12:54:00Z">
          <w:r w:rsidDel="00DE08AC">
            <w:rPr>
              <w:rFonts w:hint="eastAsia"/>
            </w:rPr>
            <w:delText>看</w:delText>
          </w:r>
        </w:del>
        <w:r>
          <w:rPr>
            <w:rFonts w:hint="eastAsia"/>
          </w:rPr>
          <w:t>向</w:t>
        </w:r>
      </w:ins>
      <w:ins w:id="7801" w:author="Administrator" w:date="2019-02-26T21:20:00Z">
        <w:r>
          <w:rPr>
            <w:rFonts w:hint="eastAsia"/>
          </w:rPr>
          <w:t>被圍在其他弟子中的</w:t>
        </w:r>
      </w:ins>
      <w:ins w:id="7802" w:author="Administrator" w:date="2019-02-26T21:19:00Z">
        <w:r>
          <w:rPr>
            <w:rFonts w:hint="eastAsia"/>
          </w:rPr>
          <w:t>黃李兩人</w:t>
        </w:r>
      </w:ins>
      <w:ins w:id="7803" w:author="Administrator" w:date="2019-02-26T21:20:00Z">
        <w:r>
          <w:rPr>
            <w:rFonts w:hint="eastAsia"/>
          </w:rPr>
          <w:t>。</w:t>
        </w:r>
      </w:ins>
    </w:p>
    <w:p w:rsidR="000F0075" w:rsidRDefault="007545E1">
      <w:pPr>
        <w:pStyle w:val="12"/>
        <w:spacing w:after="240"/>
        <w:ind w:leftChars="0" w:left="0"/>
        <w:rPr>
          <w:ins w:id="7804" w:author="Administrator" w:date="2019-02-26T21:25:00Z"/>
        </w:rPr>
        <w:pPrChange w:id="7805" w:author="Administrator" w:date="2019-02-26T19:50:00Z">
          <w:pPr>
            <w:pStyle w:val="12"/>
            <w:numPr>
              <w:numId w:val="1"/>
            </w:numPr>
            <w:spacing w:after="240"/>
            <w:ind w:leftChars="0" w:left="360" w:hanging="360"/>
            <w:outlineLvl w:val="0"/>
          </w:pPr>
        </w:pPrChange>
      </w:pPr>
      <w:ins w:id="7806" w:author="Administrator" w:date="2019-02-26T21:20:00Z">
        <w:r>
          <w:rPr>
            <w:rFonts w:hint="eastAsia"/>
          </w:rPr>
          <w:t>黃襄拿出了一個儲物袋，</w:t>
        </w:r>
      </w:ins>
      <w:ins w:id="7807" w:author="簡新佳" w:date="2019-02-27T12:55:00Z">
        <w:r w:rsidR="00DE08AC">
          <w:rPr>
            <w:rFonts w:hint="eastAsia"/>
          </w:rPr>
          <w:t>同樣也氣呼呼往前</w:t>
        </w:r>
      </w:ins>
      <w:ins w:id="7808" w:author="Administrator" w:date="2019-02-26T21:20:00Z">
        <w:r>
          <w:rPr>
            <w:rFonts w:hint="eastAsia"/>
          </w:rPr>
          <w:t>挺胸嗔</w:t>
        </w:r>
      </w:ins>
      <w:ins w:id="7809" w:author="Administrator" w:date="2019-02-26T21:21:00Z">
        <w:r>
          <w:rPr>
            <w:rFonts w:hint="eastAsia"/>
          </w:rPr>
          <w:t>道，「師兄別被他嚇著了！</w:t>
        </w:r>
      </w:ins>
      <w:ins w:id="7810" w:author="Administrator" w:date="2019-02-26T21:22:00Z">
        <w:r>
          <w:rPr>
            <w:rFonts w:hint="eastAsia"/>
          </w:rPr>
          <w:t>師妹我的確是撿了不少好東西沒錯，但這是我跟龍飛兄一起出生入死所得，就算要分，也應該是跟同門弟子分</w:t>
        </w:r>
      </w:ins>
      <w:ins w:id="7811" w:author="Administrator" w:date="2019-02-26T21:25:00Z">
        <w:r>
          <w:rPr>
            <w:rFonts w:hint="eastAsia"/>
          </w:rPr>
          <w:t>享</w:t>
        </w:r>
      </w:ins>
      <w:ins w:id="7812" w:author="Administrator" w:date="2019-02-26T21:22:00Z">
        <w:r>
          <w:rPr>
            <w:rFonts w:hint="eastAsia"/>
          </w:rPr>
          <w:t>，</w:t>
        </w:r>
      </w:ins>
      <w:ins w:id="7813" w:author="Administrator" w:date="2019-02-26T21:25:00Z">
        <w:r>
          <w:rPr>
            <w:rFonts w:hint="eastAsia"/>
          </w:rPr>
          <w:t>沒理由分他們一半！」</w:t>
        </w:r>
      </w:ins>
    </w:p>
    <w:p w:rsidR="000F0075" w:rsidRDefault="007545E1">
      <w:pPr>
        <w:pStyle w:val="12"/>
        <w:spacing w:after="240"/>
        <w:ind w:leftChars="0" w:left="0"/>
        <w:rPr>
          <w:ins w:id="7814" w:author="Administrator" w:date="2019-02-26T21:31:00Z"/>
        </w:rPr>
        <w:pPrChange w:id="7815" w:author="Administrator" w:date="2019-02-26T19:50:00Z">
          <w:pPr>
            <w:pStyle w:val="12"/>
            <w:numPr>
              <w:numId w:val="1"/>
            </w:numPr>
            <w:spacing w:after="240"/>
            <w:ind w:leftChars="0" w:left="360" w:hanging="360"/>
            <w:outlineLvl w:val="0"/>
          </w:pPr>
        </w:pPrChange>
      </w:pPr>
      <w:ins w:id="7816" w:author="Administrator" w:date="2019-02-26T21:25:00Z">
        <w:r>
          <w:rPr>
            <w:rFonts w:hint="eastAsia"/>
          </w:rPr>
          <w:t>原本</w:t>
        </w:r>
      </w:ins>
      <w:ins w:id="7817" w:author="Administrator" w:date="2019-02-26T21:26:00Z">
        <w:r>
          <w:rPr>
            <w:rFonts w:hint="eastAsia"/>
          </w:rPr>
          <w:t>聽到青陽子所說的話，赤劍宗弟子</w:t>
        </w:r>
      </w:ins>
      <w:ins w:id="7818" w:author="Administrator" w:date="2019-02-26T21:29:00Z">
        <w:r>
          <w:rPr>
            <w:rFonts w:hint="eastAsia"/>
          </w:rPr>
          <w:t>等人</w:t>
        </w:r>
      </w:ins>
      <w:ins w:id="7819" w:author="Administrator" w:date="2019-02-26T21:26:00Z">
        <w:r>
          <w:rPr>
            <w:rFonts w:hint="eastAsia"/>
          </w:rPr>
          <w:t>看向黃李兩</w:t>
        </w:r>
      </w:ins>
      <w:ins w:id="7820" w:author="Administrator" w:date="2019-02-26T21:29:00Z">
        <w:r>
          <w:rPr>
            <w:rFonts w:hint="eastAsia"/>
          </w:rPr>
          <w:t>人</w:t>
        </w:r>
        <w:r w:rsidR="00B910F1">
          <w:rPr>
            <w:rFonts w:hint="eastAsia"/>
          </w:rPr>
          <w:t>時</w:t>
        </w:r>
      </w:ins>
      <w:ins w:id="7821" w:author="簡新佳" w:date="2019-02-27T12:56:00Z">
        <w:r w:rsidR="00DE08AC">
          <w:rPr>
            <w:rFonts w:hint="eastAsia"/>
          </w:rPr>
          <w:t>，</w:t>
        </w:r>
      </w:ins>
      <w:ins w:id="7822" w:author="Administrator" w:date="2019-02-26T21:31:00Z">
        <w:r w:rsidR="00B910F1">
          <w:rPr>
            <w:rFonts w:hint="eastAsia"/>
          </w:rPr>
          <w:t>已</w:t>
        </w:r>
      </w:ins>
      <w:ins w:id="7823" w:author="Administrator" w:date="2019-02-26T21:30:00Z">
        <w:r w:rsidR="00B910F1">
          <w:rPr>
            <w:rFonts w:hint="eastAsia"/>
          </w:rPr>
          <w:t>帶著</w:t>
        </w:r>
      </w:ins>
      <w:ins w:id="7824" w:author="Administrator" w:date="2019-02-26T21:31:00Z">
        <w:r w:rsidR="00B910F1">
          <w:rPr>
            <w:rFonts w:hint="eastAsia"/>
          </w:rPr>
          <w:t>些許</w:t>
        </w:r>
      </w:ins>
      <w:ins w:id="7825" w:author="Administrator" w:date="2019-02-26T21:30:00Z">
        <w:r w:rsidR="00B910F1" w:rsidRPr="007545E1">
          <w:rPr>
            <w:rFonts w:hint="eastAsia"/>
          </w:rPr>
          <w:t>饞涎</w:t>
        </w:r>
      </w:ins>
      <w:ins w:id="7826" w:author="Administrator" w:date="2019-02-26T21:29:00Z">
        <w:r w:rsidR="00B910F1">
          <w:rPr>
            <w:rFonts w:hint="eastAsia"/>
          </w:rPr>
          <w:t>的</w:t>
        </w:r>
        <w:r>
          <w:rPr>
            <w:rFonts w:hint="eastAsia"/>
          </w:rPr>
          <w:t>眼光</w:t>
        </w:r>
      </w:ins>
      <w:ins w:id="7827" w:author="簡新佳" w:date="2019-02-27T12:58:00Z">
        <w:r w:rsidR="00DE08AC">
          <w:rPr>
            <w:rFonts w:hint="eastAsia"/>
          </w:rPr>
          <w:t>；</w:t>
        </w:r>
      </w:ins>
      <w:ins w:id="7828" w:author="Administrator" w:date="2019-02-26T21:29:00Z">
        <w:del w:id="7829" w:author="簡新佳" w:date="2019-02-27T12:58:00Z">
          <w:r w:rsidR="00B910F1" w:rsidDel="00DE08AC">
            <w:rPr>
              <w:rFonts w:hint="eastAsia"/>
            </w:rPr>
            <w:delText>，</w:delText>
          </w:r>
        </w:del>
      </w:ins>
      <w:ins w:id="7830" w:author="Administrator" w:date="2019-02-26T21:28:00Z">
        <w:r>
          <w:rPr>
            <w:rFonts w:hint="eastAsia"/>
          </w:rPr>
          <w:t>此時</w:t>
        </w:r>
      </w:ins>
      <w:ins w:id="7831" w:author="Administrator" w:date="2019-02-26T21:30:00Z">
        <w:r w:rsidR="00B910F1">
          <w:rPr>
            <w:rFonts w:hint="eastAsia"/>
          </w:rPr>
          <w:t>見</w:t>
        </w:r>
      </w:ins>
      <w:ins w:id="7832" w:author="Administrator" w:date="2019-02-26T21:28:00Z">
        <w:r>
          <w:rPr>
            <w:rFonts w:hint="eastAsia"/>
          </w:rPr>
          <w:t>到</w:t>
        </w:r>
      </w:ins>
      <w:ins w:id="7833" w:author="Administrator" w:date="2019-02-26T21:30:00Z">
        <w:r w:rsidR="00B910F1">
          <w:rPr>
            <w:rFonts w:hint="eastAsia"/>
          </w:rPr>
          <w:t>黃襄把儲物袋拿出，</w:t>
        </w:r>
      </w:ins>
      <w:ins w:id="7834" w:author="簡新佳" w:date="2019-02-27T12:56:00Z">
        <w:r w:rsidR="00DE08AC">
          <w:rPr>
            <w:rFonts w:hint="eastAsia"/>
          </w:rPr>
          <w:t>還說要跟大家分享，</w:t>
        </w:r>
      </w:ins>
      <w:ins w:id="7835" w:author="Administrator" w:date="2019-02-26T21:30:00Z">
        <w:r w:rsidR="00B910F1">
          <w:rPr>
            <w:rFonts w:hint="eastAsia"/>
          </w:rPr>
          <w:t>反倒</w:t>
        </w:r>
      </w:ins>
      <w:ins w:id="7836" w:author="簡新佳" w:date="2019-02-27T12:56:00Z">
        <w:r w:rsidR="00DE08AC">
          <w:rPr>
            <w:rFonts w:hint="eastAsia"/>
          </w:rPr>
          <w:t>轉過頭去，看</w:t>
        </w:r>
      </w:ins>
      <w:ins w:id="7837" w:author="簡新佳" w:date="2019-02-27T12:57:00Z">
        <w:r w:rsidR="00DE08AC">
          <w:rPr>
            <w:rFonts w:hint="eastAsia"/>
          </w:rPr>
          <w:t>向青陽子</w:t>
        </w:r>
      </w:ins>
      <w:ins w:id="7838" w:author="簡新佳" w:date="2019-02-27T12:58:00Z">
        <w:r w:rsidR="00DE08AC">
          <w:rPr>
            <w:rFonts w:hint="eastAsia"/>
          </w:rPr>
          <w:t>時</w:t>
        </w:r>
      </w:ins>
      <w:ins w:id="7839" w:author="簡新佳" w:date="2019-02-27T12:57:00Z">
        <w:r w:rsidR="00DE08AC">
          <w:rPr>
            <w:rFonts w:hint="eastAsia"/>
          </w:rPr>
          <w:t>多了不少同仇敵愾的</w:t>
        </w:r>
      </w:ins>
      <w:ins w:id="7840" w:author="簡新佳" w:date="2019-02-27T12:58:00Z">
        <w:r w:rsidR="00DE08AC">
          <w:rPr>
            <w:rFonts w:hint="eastAsia"/>
          </w:rPr>
          <w:t>神情</w:t>
        </w:r>
      </w:ins>
      <w:ins w:id="7841" w:author="Administrator" w:date="2019-02-26T21:31:00Z">
        <w:del w:id="7842" w:author="簡新佳" w:date="2019-02-27T12:56:00Z">
          <w:r w:rsidR="00B910F1" w:rsidDel="00DE08AC">
            <w:rPr>
              <w:rFonts w:hint="eastAsia"/>
            </w:rPr>
            <w:delText>平靜</w:delText>
          </w:r>
        </w:del>
        <w:del w:id="7843" w:author="簡新佳" w:date="2019-02-27T12:57:00Z">
          <w:r w:rsidR="00B910F1" w:rsidDel="00DE08AC">
            <w:rPr>
              <w:rFonts w:hint="eastAsia"/>
            </w:rPr>
            <w:delText>了下來</w:delText>
          </w:r>
        </w:del>
        <w:r w:rsidR="00B910F1">
          <w:rPr>
            <w:rFonts w:hint="eastAsia"/>
          </w:rPr>
          <w:t>。</w:t>
        </w:r>
      </w:ins>
    </w:p>
    <w:p w:rsidR="000F0075" w:rsidRDefault="00DE08AC">
      <w:pPr>
        <w:pStyle w:val="12"/>
        <w:spacing w:after="240"/>
        <w:ind w:leftChars="0" w:left="0"/>
        <w:rPr>
          <w:ins w:id="7844" w:author="Administrator" w:date="2019-02-26T21:32:00Z"/>
        </w:rPr>
        <w:pPrChange w:id="7845" w:author="Administrator" w:date="2019-02-26T19:50:00Z">
          <w:pPr>
            <w:pStyle w:val="12"/>
            <w:numPr>
              <w:numId w:val="1"/>
            </w:numPr>
            <w:spacing w:after="240"/>
            <w:ind w:leftChars="0" w:left="360" w:hanging="360"/>
            <w:outlineLvl w:val="0"/>
          </w:pPr>
        </w:pPrChange>
      </w:pPr>
      <w:ins w:id="7846" w:author="簡新佳" w:date="2019-02-27T12:58:00Z">
        <w:r>
          <w:rPr>
            <w:rFonts w:hint="eastAsia"/>
          </w:rPr>
          <w:t>更有</w:t>
        </w:r>
      </w:ins>
      <w:ins w:id="7847" w:author="Administrator" w:date="2019-02-26T21:31:00Z">
        <w:del w:id="7848" w:author="簡新佳" w:date="2019-02-27T12:58:00Z">
          <w:r w:rsidR="00B910F1" w:rsidDel="00DE08AC">
            <w:rPr>
              <w:rFonts w:hint="eastAsia"/>
            </w:rPr>
            <w:delText>同時</w:delText>
          </w:r>
        </w:del>
        <w:r w:rsidR="00B910F1">
          <w:rPr>
            <w:rFonts w:hint="eastAsia"/>
          </w:rPr>
          <w:t>不少人心中暗暗讚</w:t>
        </w:r>
      </w:ins>
      <w:ins w:id="7849" w:author="Administrator" w:date="2019-02-26T21:32:00Z">
        <w:r w:rsidR="00B910F1">
          <w:rPr>
            <w:rFonts w:hint="eastAsia"/>
          </w:rPr>
          <w:t>道，師妹這手做得漂亮！</w:t>
        </w:r>
      </w:ins>
    </w:p>
    <w:p w:rsidR="000F0075" w:rsidRDefault="00B910F1">
      <w:pPr>
        <w:pStyle w:val="12"/>
        <w:spacing w:after="240"/>
        <w:ind w:leftChars="0" w:left="0"/>
        <w:rPr>
          <w:ins w:id="7850" w:author="Administrator" w:date="2019-02-26T21:33:00Z"/>
        </w:rPr>
        <w:pPrChange w:id="7851" w:author="Administrator" w:date="2019-02-26T19:50:00Z">
          <w:pPr>
            <w:pStyle w:val="12"/>
            <w:numPr>
              <w:numId w:val="1"/>
            </w:numPr>
            <w:spacing w:after="240"/>
            <w:ind w:leftChars="0" w:left="360" w:hanging="360"/>
            <w:outlineLvl w:val="0"/>
          </w:pPr>
        </w:pPrChange>
      </w:pPr>
      <w:ins w:id="7852" w:author="Administrator" w:date="2019-02-26T21:32:00Z">
        <w:r>
          <w:rPr>
            <w:rFonts w:hint="eastAsia"/>
          </w:rPr>
          <w:t>可不是嗎？黃李兩人雖然平安無事，但在這血色禁地內，還有許多天要過；以他們兩人的修為，</w:t>
        </w:r>
      </w:ins>
      <w:ins w:id="7853" w:author="Administrator" w:date="2019-02-26T21:33:00Z">
        <w:r>
          <w:rPr>
            <w:rFonts w:hint="eastAsia"/>
          </w:rPr>
          <w:t>能不能存活下來還是個未知數。</w:t>
        </w:r>
      </w:ins>
    </w:p>
    <w:p w:rsidR="000F0075" w:rsidRDefault="00B910F1">
      <w:pPr>
        <w:pStyle w:val="12"/>
        <w:spacing w:after="240"/>
        <w:ind w:leftChars="0" w:left="0"/>
        <w:rPr>
          <w:ins w:id="7854" w:author="Administrator" w:date="2019-02-26T21:34:00Z"/>
        </w:rPr>
        <w:pPrChange w:id="7855" w:author="Administrator" w:date="2019-02-26T19:50:00Z">
          <w:pPr>
            <w:pStyle w:val="12"/>
            <w:numPr>
              <w:numId w:val="1"/>
            </w:numPr>
            <w:spacing w:after="240"/>
            <w:ind w:leftChars="0" w:left="360" w:hanging="360"/>
            <w:outlineLvl w:val="0"/>
          </w:pPr>
        </w:pPrChange>
      </w:pPr>
      <w:ins w:id="7856" w:author="Administrator" w:date="2019-02-26T21:33:00Z">
        <w:r>
          <w:rPr>
            <w:rFonts w:hint="eastAsia"/>
          </w:rPr>
          <w:t>更何況，此時在場的，隨便一個人修為都高出他們一截，若是真的強來，怕是有各種方</w:t>
        </w:r>
      </w:ins>
      <w:ins w:id="7857" w:author="Administrator" w:date="2019-02-26T21:34:00Z">
        <w:r>
          <w:rPr>
            <w:rFonts w:hint="eastAsia"/>
          </w:rPr>
          <w:t>法可以對付他們。</w:t>
        </w:r>
      </w:ins>
    </w:p>
    <w:p w:rsidR="000F0075" w:rsidRDefault="00B910F1">
      <w:pPr>
        <w:pStyle w:val="12"/>
        <w:spacing w:after="240"/>
        <w:ind w:leftChars="0" w:left="0"/>
        <w:rPr>
          <w:ins w:id="7858" w:author="Administrator" w:date="2019-02-26T21:34:00Z"/>
        </w:rPr>
        <w:pPrChange w:id="7859" w:author="Administrator" w:date="2019-02-26T19:50:00Z">
          <w:pPr>
            <w:pStyle w:val="12"/>
            <w:numPr>
              <w:numId w:val="1"/>
            </w:numPr>
            <w:spacing w:after="240"/>
            <w:ind w:leftChars="0" w:left="360" w:hanging="360"/>
            <w:outlineLvl w:val="0"/>
          </w:pPr>
        </w:pPrChange>
      </w:pPr>
      <w:ins w:id="7860" w:author="Administrator" w:date="2019-02-26T21:34:00Z">
        <w:r>
          <w:rPr>
            <w:rFonts w:hint="eastAsia"/>
          </w:rPr>
          <w:t>當然，赤劍宗弟子之間嚴禁敵對，但用一些手段逼他們將所得的寶物拿出，恐怕還是有的。</w:t>
        </w:r>
      </w:ins>
    </w:p>
    <w:p w:rsidR="000F0075" w:rsidRDefault="00B910F1">
      <w:pPr>
        <w:pStyle w:val="12"/>
        <w:spacing w:after="240"/>
        <w:ind w:leftChars="0" w:left="0"/>
        <w:rPr>
          <w:ins w:id="7861" w:author="Administrator" w:date="2019-02-26T21:35:00Z"/>
        </w:rPr>
        <w:pPrChange w:id="7862" w:author="Administrator" w:date="2019-02-26T19:50:00Z">
          <w:pPr>
            <w:pStyle w:val="12"/>
            <w:numPr>
              <w:numId w:val="1"/>
            </w:numPr>
            <w:spacing w:after="240"/>
            <w:ind w:leftChars="0" w:left="360" w:hanging="360"/>
            <w:outlineLvl w:val="0"/>
          </w:pPr>
        </w:pPrChange>
      </w:pPr>
      <w:ins w:id="7863" w:author="Administrator" w:date="2019-02-26T21:34:00Z">
        <w:r>
          <w:rPr>
            <w:rFonts w:hint="eastAsia"/>
          </w:rPr>
          <w:t>再者，</w:t>
        </w:r>
      </w:ins>
      <w:ins w:id="7864" w:author="Administrator" w:date="2019-02-26T21:35:00Z">
        <w:r>
          <w:rPr>
            <w:rFonts w:hint="eastAsia"/>
          </w:rPr>
          <w:t>雖說門規有訂，但修仙之道，弱肉強食，在這禁地內，若真有發生甚麼事情，只要知情者不說，誰又能查得到？</w:t>
        </w:r>
      </w:ins>
    </w:p>
    <w:p w:rsidR="000F0075" w:rsidRDefault="00B910F1">
      <w:pPr>
        <w:pStyle w:val="12"/>
        <w:spacing w:after="240"/>
        <w:ind w:leftChars="0" w:left="0"/>
        <w:rPr>
          <w:ins w:id="7865" w:author="Administrator" w:date="2019-02-26T21:36:00Z"/>
        </w:rPr>
        <w:pPrChange w:id="7866" w:author="Administrator" w:date="2019-02-26T19:50:00Z">
          <w:pPr>
            <w:pStyle w:val="12"/>
            <w:numPr>
              <w:numId w:val="1"/>
            </w:numPr>
            <w:spacing w:after="240"/>
            <w:ind w:leftChars="0" w:left="360" w:hanging="360"/>
            <w:outlineLvl w:val="0"/>
          </w:pPr>
        </w:pPrChange>
      </w:pPr>
      <w:ins w:id="7867" w:author="Administrator" w:date="2019-02-26T21:36:00Z">
        <w:r>
          <w:rPr>
            <w:rFonts w:hint="eastAsia"/>
          </w:rPr>
          <w:t>這麼一來，就算是同門師兄弟，怕也是不能百分之百信任…</w:t>
        </w:r>
      </w:ins>
    </w:p>
    <w:p w:rsidR="000F0075" w:rsidRDefault="00B910F1">
      <w:pPr>
        <w:pStyle w:val="12"/>
        <w:spacing w:after="240"/>
        <w:ind w:leftChars="0" w:left="0"/>
        <w:rPr>
          <w:ins w:id="7868" w:author="Administrator" w:date="2019-02-26T21:37:00Z"/>
        </w:rPr>
        <w:pPrChange w:id="7869" w:author="Administrator" w:date="2019-02-26T19:50:00Z">
          <w:pPr>
            <w:pStyle w:val="12"/>
            <w:numPr>
              <w:numId w:val="1"/>
            </w:numPr>
            <w:spacing w:after="240"/>
            <w:ind w:leftChars="0" w:left="360" w:hanging="360"/>
            <w:outlineLvl w:val="0"/>
          </w:pPr>
        </w:pPrChange>
      </w:pPr>
      <w:ins w:id="7870" w:author="Administrator" w:date="2019-02-26T21:36:00Z">
        <w:r>
          <w:rPr>
            <w:rFonts w:hint="eastAsia"/>
          </w:rPr>
          <w:t>但黃襄這麼坦然交出，更直言要將寶物與同門師兄弟分享，頓時</w:t>
        </w:r>
      </w:ins>
      <w:ins w:id="7871" w:author="Administrator" w:date="2019-02-26T21:37:00Z">
        <w:r>
          <w:rPr>
            <w:rFonts w:hint="eastAsia"/>
          </w:rPr>
          <w:t>將眾人的念頭打消大半，同時也更明正言順尋求了個保護。</w:t>
        </w:r>
      </w:ins>
    </w:p>
    <w:p w:rsidR="000F0075" w:rsidRDefault="00B910F1">
      <w:pPr>
        <w:pStyle w:val="12"/>
        <w:spacing w:after="240"/>
        <w:ind w:leftChars="0" w:left="0"/>
        <w:rPr>
          <w:ins w:id="7872" w:author="Administrator" w:date="2019-02-26T21:38:00Z"/>
        </w:rPr>
        <w:pPrChange w:id="7873" w:author="Administrator" w:date="2019-02-26T19:50:00Z">
          <w:pPr>
            <w:pStyle w:val="12"/>
            <w:numPr>
              <w:numId w:val="1"/>
            </w:numPr>
            <w:spacing w:after="240"/>
            <w:ind w:leftChars="0" w:left="360" w:hanging="360"/>
            <w:outlineLvl w:val="0"/>
          </w:pPr>
        </w:pPrChange>
      </w:pPr>
      <w:ins w:id="7874" w:author="Administrator" w:date="2019-02-26T21:37:00Z">
        <w:r>
          <w:rPr>
            <w:rFonts w:hint="eastAsia"/>
          </w:rPr>
          <w:t>就算是</w:t>
        </w:r>
      </w:ins>
      <w:ins w:id="7875" w:author="Administrator" w:date="2019-02-26T21:38:00Z">
        <w:r>
          <w:rPr>
            <w:rFonts w:hint="eastAsia"/>
          </w:rPr>
          <w:t>還有其他心思，在眾人都在場的情況下，也不好意思為難自己師妹。</w:t>
        </w:r>
      </w:ins>
    </w:p>
    <w:p w:rsidR="000F0075" w:rsidRDefault="00B910F1">
      <w:pPr>
        <w:pStyle w:val="12"/>
        <w:spacing w:after="240"/>
        <w:ind w:leftChars="0" w:left="0"/>
        <w:rPr>
          <w:ins w:id="7876" w:author="簡新佳" w:date="2019-02-27T13:04:00Z"/>
        </w:rPr>
        <w:pPrChange w:id="7877" w:author="Administrator" w:date="2019-02-26T19:50:00Z">
          <w:pPr>
            <w:pStyle w:val="12"/>
            <w:numPr>
              <w:numId w:val="1"/>
            </w:numPr>
            <w:spacing w:after="240"/>
            <w:ind w:leftChars="0" w:left="360" w:hanging="360"/>
            <w:outlineLvl w:val="0"/>
          </w:pPr>
        </w:pPrChange>
      </w:pPr>
      <w:ins w:id="7878" w:author="Administrator" w:date="2019-02-26T21:38:00Z">
        <w:r>
          <w:rPr>
            <w:rFonts w:hint="eastAsia"/>
          </w:rPr>
          <w:t>唯有道辰子心中，隱約</w:t>
        </w:r>
      </w:ins>
      <w:ins w:id="7879" w:author="Administrator" w:date="2019-02-26T21:39:00Z">
        <w:r>
          <w:rPr>
            <w:rFonts w:hint="eastAsia"/>
          </w:rPr>
          <w:t>有個念頭閃過，但他也沒有顯現，而是笑咪咪地對著黃襄點頭稱讚，</w:t>
        </w:r>
      </w:ins>
    </w:p>
    <w:p w:rsidR="000F0075" w:rsidRDefault="00B910F1">
      <w:pPr>
        <w:pStyle w:val="12"/>
        <w:spacing w:after="240"/>
        <w:ind w:leftChars="0" w:left="0"/>
        <w:rPr>
          <w:ins w:id="7880" w:author="Administrator" w:date="2019-02-26T21:57:00Z"/>
        </w:rPr>
        <w:pPrChange w:id="7881" w:author="Administrator" w:date="2019-02-26T19:50:00Z">
          <w:pPr>
            <w:pStyle w:val="12"/>
            <w:numPr>
              <w:numId w:val="1"/>
            </w:numPr>
            <w:spacing w:after="240"/>
            <w:ind w:leftChars="0" w:left="360" w:hanging="360"/>
            <w:outlineLvl w:val="0"/>
          </w:pPr>
        </w:pPrChange>
      </w:pPr>
      <w:ins w:id="7882" w:author="Administrator" w:date="2019-02-26T21:39:00Z">
        <w:r>
          <w:rPr>
            <w:rFonts w:hint="eastAsia"/>
          </w:rPr>
          <w:lastRenderedPageBreak/>
          <w:t>「師妹這番話說得不錯，把師兄心中所想的一吐而出。沒錯，青</w:t>
        </w:r>
      </w:ins>
      <w:ins w:id="7883" w:author="Administrator" w:date="2019-02-26T21:40:00Z">
        <w:r>
          <w:rPr>
            <w:rFonts w:hint="eastAsia"/>
          </w:rPr>
          <w:t>陽子</w:t>
        </w:r>
      </w:ins>
      <w:ins w:id="7884" w:author="Administrator" w:date="2019-02-26T21:55:00Z">
        <w:r w:rsidR="000401D5">
          <w:rPr>
            <w:rFonts w:hint="eastAsia"/>
          </w:rPr>
          <w:t>你說那甚麼話，</w:t>
        </w:r>
      </w:ins>
      <w:ins w:id="7885" w:author="Administrator" w:date="2019-02-26T21:56:00Z">
        <w:r w:rsidR="000401D5">
          <w:rPr>
            <w:rFonts w:hint="eastAsia"/>
          </w:rPr>
          <w:t>寶物自然是有緣者得之。</w:t>
        </w:r>
      </w:ins>
      <w:ins w:id="7886" w:author="Administrator" w:date="2019-02-26T21:57:00Z">
        <w:r w:rsidR="000401D5">
          <w:rPr>
            <w:rFonts w:hint="eastAsia"/>
          </w:rPr>
          <w:t>我們赤劍宗師妹運氣好從蜂巢中得寶而出，憑甚麼要分給你們？」</w:t>
        </w:r>
      </w:ins>
    </w:p>
    <w:p w:rsidR="000F0075" w:rsidRDefault="000401D5">
      <w:pPr>
        <w:pStyle w:val="12"/>
        <w:spacing w:after="240"/>
        <w:ind w:leftChars="0" w:left="0"/>
        <w:rPr>
          <w:ins w:id="7887" w:author="Administrator" w:date="2019-02-26T22:11:00Z"/>
        </w:rPr>
        <w:pPrChange w:id="7888" w:author="Administrator" w:date="2019-02-26T19:50:00Z">
          <w:pPr>
            <w:pStyle w:val="12"/>
            <w:numPr>
              <w:numId w:val="1"/>
            </w:numPr>
            <w:spacing w:after="240"/>
            <w:ind w:leftChars="0" w:left="360" w:hanging="360"/>
            <w:outlineLvl w:val="0"/>
          </w:pPr>
        </w:pPrChange>
      </w:pPr>
      <w:ins w:id="7889" w:author="Administrator" w:date="2019-02-26T21:58:00Z">
        <w:r>
          <w:rPr>
            <w:rFonts w:hint="eastAsia"/>
          </w:rPr>
          <w:t>「就</w:t>
        </w:r>
      </w:ins>
      <w:ins w:id="7890" w:author="Administrator" w:date="2019-02-26T21:59:00Z">
        <w:r>
          <w:rPr>
            <w:rFonts w:hint="eastAsia"/>
          </w:rPr>
          <w:t>憑我們人多！要不是方才我們在上面殺了蜂后，又在這與巢內蜂魔對戰許久，他們兩人怎能平安而出？</w:t>
        </w:r>
      </w:ins>
      <w:ins w:id="7891" w:author="Administrator" w:date="2019-02-26T22:01:00Z">
        <w:r>
          <w:rPr>
            <w:rFonts w:hint="eastAsia"/>
          </w:rPr>
          <w:t>」青陽子</w:t>
        </w:r>
      </w:ins>
      <w:ins w:id="7892" w:author="Administrator" w:date="2019-02-26T22:11:00Z">
        <w:r w:rsidR="0061203B">
          <w:rPr>
            <w:rFonts w:hint="eastAsia"/>
          </w:rPr>
          <w:t>見道辰子不肯就範，殺機越來越濃，舉起另一柄短刀，就要再次火拼起來。</w:t>
        </w:r>
      </w:ins>
    </w:p>
    <w:p w:rsidR="000F0075" w:rsidRDefault="0061203B">
      <w:pPr>
        <w:pStyle w:val="12"/>
        <w:spacing w:after="240"/>
        <w:ind w:leftChars="0" w:left="0"/>
        <w:rPr>
          <w:ins w:id="7893" w:author="Administrator" w:date="2019-02-26T22:12:00Z"/>
        </w:rPr>
        <w:pPrChange w:id="7894" w:author="Administrator" w:date="2019-02-26T19:50:00Z">
          <w:pPr>
            <w:pStyle w:val="12"/>
            <w:numPr>
              <w:numId w:val="1"/>
            </w:numPr>
            <w:spacing w:after="240"/>
            <w:ind w:leftChars="0" w:left="360" w:hanging="360"/>
            <w:outlineLvl w:val="0"/>
          </w:pPr>
        </w:pPrChange>
      </w:pPr>
      <w:ins w:id="7895" w:author="Administrator" w:date="2019-02-26T22:11:00Z">
        <w:r>
          <w:rPr>
            <w:rFonts w:hint="eastAsia"/>
          </w:rPr>
          <w:t>就在這時，道辰</w:t>
        </w:r>
      </w:ins>
      <w:ins w:id="7896" w:author="Administrator" w:date="2019-02-26T22:12:00Z">
        <w:r>
          <w:rPr>
            <w:rFonts w:hint="eastAsia"/>
          </w:rPr>
          <w:t>子右手一舉，伸出兩根指頭，說道，「兩成，兩成寶物！」</w:t>
        </w:r>
      </w:ins>
    </w:p>
    <w:p w:rsidR="000F0075" w:rsidRDefault="0061203B">
      <w:pPr>
        <w:pStyle w:val="12"/>
        <w:spacing w:after="240"/>
        <w:ind w:leftChars="0" w:left="0"/>
        <w:rPr>
          <w:ins w:id="7897" w:author="Administrator" w:date="2019-02-26T22:13:00Z"/>
        </w:rPr>
        <w:pPrChange w:id="7898" w:author="Administrator" w:date="2019-02-26T19:50:00Z">
          <w:pPr>
            <w:pStyle w:val="12"/>
            <w:numPr>
              <w:numId w:val="1"/>
            </w:numPr>
            <w:spacing w:after="240"/>
            <w:ind w:leftChars="0" w:left="360" w:hanging="360"/>
            <w:outlineLvl w:val="0"/>
          </w:pPr>
        </w:pPrChange>
      </w:pPr>
      <w:ins w:id="7899" w:author="Administrator" w:date="2019-02-26T22:12:00Z">
        <w:r>
          <w:rPr>
            <w:rFonts w:hint="eastAsia"/>
          </w:rPr>
          <w:t>「甚麼兩成寶物？」青陽子身後一名築基修</w:t>
        </w:r>
      </w:ins>
      <w:ins w:id="7900" w:author="Administrator" w:date="2019-02-26T22:13:00Z">
        <w:r>
          <w:rPr>
            <w:rFonts w:hint="eastAsia"/>
          </w:rPr>
          <w:t>士有些摸不著腦袋說道。</w:t>
        </w:r>
      </w:ins>
    </w:p>
    <w:p w:rsidR="000F0075" w:rsidRDefault="0061203B">
      <w:pPr>
        <w:pStyle w:val="12"/>
        <w:spacing w:after="240"/>
        <w:ind w:leftChars="0" w:left="0"/>
        <w:rPr>
          <w:ins w:id="7901" w:author="Administrator" w:date="2019-02-26T22:15:00Z"/>
        </w:rPr>
        <w:pPrChange w:id="7902" w:author="Administrator" w:date="2019-02-26T19:50:00Z">
          <w:pPr>
            <w:pStyle w:val="12"/>
            <w:numPr>
              <w:numId w:val="1"/>
            </w:numPr>
            <w:spacing w:after="240"/>
            <w:ind w:leftChars="0" w:left="360" w:hanging="360"/>
            <w:outlineLvl w:val="0"/>
          </w:pPr>
        </w:pPrChange>
      </w:pPr>
      <w:ins w:id="7903" w:author="Administrator" w:date="2019-02-26T22:13:00Z">
        <w:r>
          <w:rPr>
            <w:rFonts w:hint="eastAsia"/>
          </w:rPr>
          <w:t>「我意思是說，兩成寶物歸你們。」道辰子</w:t>
        </w:r>
      </w:ins>
      <w:ins w:id="7904" w:author="Administrator" w:date="2019-02-26T22:14:00Z">
        <w:r>
          <w:rPr>
            <w:rFonts w:hint="eastAsia"/>
          </w:rPr>
          <w:t>瞇眼說道，「念在方才聯手禦敵兩次，我可以給你們兩成寶物。但東西要我們一起看過，這才算數</w:t>
        </w:r>
      </w:ins>
      <w:ins w:id="7905" w:author="Administrator" w:date="2019-02-26T22:15:00Z">
        <w:r>
          <w:rPr>
            <w:rFonts w:hint="eastAsia"/>
          </w:rPr>
          <w:t>！」</w:t>
        </w:r>
      </w:ins>
    </w:p>
    <w:p w:rsidR="000F0075" w:rsidRDefault="0061203B">
      <w:pPr>
        <w:pStyle w:val="12"/>
        <w:spacing w:after="240"/>
        <w:ind w:leftChars="0" w:left="0"/>
        <w:rPr>
          <w:ins w:id="7906" w:author="Administrator" w:date="2019-02-26T22:19:00Z"/>
        </w:rPr>
        <w:pPrChange w:id="7907" w:author="Administrator" w:date="2019-02-26T19:50:00Z">
          <w:pPr>
            <w:pStyle w:val="12"/>
            <w:numPr>
              <w:numId w:val="1"/>
            </w:numPr>
            <w:spacing w:after="240"/>
            <w:ind w:leftChars="0" w:left="360" w:hanging="360"/>
            <w:outlineLvl w:val="0"/>
          </w:pPr>
        </w:pPrChange>
      </w:pPr>
      <w:ins w:id="7908" w:author="Administrator" w:date="2019-02-26T22:15:00Z">
        <w:r>
          <w:rPr>
            <w:rFonts w:hint="eastAsia"/>
          </w:rPr>
          <w:t>「四成！」</w:t>
        </w:r>
        <w:r w:rsidR="002318B9">
          <w:rPr>
            <w:rFonts w:hint="eastAsia"/>
          </w:rPr>
          <w:t>那築基修士正要大怒回拒時，</w:t>
        </w:r>
        <w:r>
          <w:rPr>
            <w:rFonts w:hint="eastAsia"/>
          </w:rPr>
          <w:t>青陽子</w:t>
        </w:r>
        <w:r w:rsidR="002318B9">
          <w:rPr>
            <w:rFonts w:hint="eastAsia"/>
          </w:rPr>
          <w:t>竟比出四</w:t>
        </w:r>
      </w:ins>
      <w:ins w:id="7909" w:author="Administrator" w:date="2019-02-26T22:18:00Z">
        <w:r w:rsidR="002318B9">
          <w:rPr>
            <w:rFonts w:hint="eastAsia"/>
          </w:rPr>
          <w:t>根指頭</w:t>
        </w:r>
      </w:ins>
      <w:ins w:id="7910" w:author="Administrator" w:date="2019-02-26T22:21:00Z">
        <w:r w:rsidR="002318B9">
          <w:rPr>
            <w:rFonts w:hint="eastAsia"/>
          </w:rPr>
          <w:t>，收斂起殺氣</w:t>
        </w:r>
      </w:ins>
      <w:ins w:id="7911" w:author="Administrator" w:date="2019-02-26T22:15:00Z">
        <w:r w:rsidR="002318B9">
          <w:rPr>
            <w:rFonts w:hint="eastAsia"/>
          </w:rPr>
          <w:t>說</w:t>
        </w:r>
      </w:ins>
      <w:ins w:id="7912" w:author="Administrator" w:date="2019-02-26T22:18:00Z">
        <w:r w:rsidR="002318B9">
          <w:rPr>
            <w:rFonts w:hint="eastAsia"/>
          </w:rPr>
          <w:t>道</w:t>
        </w:r>
      </w:ins>
      <w:ins w:id="7913" w:author="Administrator" w:date="2019-02-26T22:15:00Z">
        <w:r w:rsidR="002318B9">
          <w:rPr>
            <w:rFonts w:hint="eastAsia"/>
          </w:rPr>
          <w:t>，「</w:t>
        </w:r>
      </w:ins>
      <w:ins w:id="7914" w:author="Administrator" w:date="2019-02-26T22:16:00Z">
        <w:r w:rsidR="002318B9">
          <w:rPr>
            <w:rFonts w:hint="eastAsia"/>
          </w:rPr>
          <w:t>四成</w:t>
        </w:r>
      </w:ins>
      <w:ins w:id="7915" w:author="Administrator" w:date="2019-02-26T22:18:00Z">
        <w:r w:rsidR="002318B9">
          <w:rPr>
            <w:rFonts w:hint="eastAsia"/>
          </w:rPr>
          <w:t>，分出四成寶物，我</w:t>
        </w:r>
      </w:ins>
      <w:ins w:id="7916" w:author="Administrator" w:date="2019-02-26T22:19:00Z">
        <w:r w:rsidR="002318B9">
          <w:rPr>
            <w:rFonts w:hint="eastAsia"/>
          </w:rPr>
          <w:t>們這就離開。」</w:t>
        </w:r>
      </w:ins>
    </w:p>
    <w:p w:rsidR="000F0075" w:rsidRDefault="002318B9">
      <w:pPr>
        <w:pStyle w:val="12"/>
        <w:spacing w:after="240"/>
        <w:ind w:leftChars="0" w:left="0"/>
        <w:rPr>
          <w:ins w:id="7917" w:author="Administrator" w:date="2019-02-26T22:20:00Z"/>
        </w:rPr>
        <w:pPrChange w:id="7918" w:author="Administrator" w:date="2019-02-26T19:50:00Z">
          <w:pPr>
            <w:pStyle w:val="12"/>
            <w:numPr>
              <w:numId w:val="1"/>
            </w:numPr>
            <w:spacing w:after="240"/>
            <w:ind w:leftChars="0" w:left="360" w:hanging="360"/>
            <w:outlineLvl w:val="0"/>
          </w:pPr>
        </w:pPrChange>
      </w:pPr>
      <w:ins w:id="7919" w:author="Administrator" w:date="2019-02-26T22:19:00Z">
        <w:r>
          <w:rPr>
            <w:rFonts w:hint="eastAsia"/>
          </w:rPr>
          <w:t>「三成…」</w:t>
        </w:r>
      </w:ins>
      <w:ins w:id="7920" w:author="Administrator" w:date="2019-02-26T22:20:00Z">
        <w:r>
          <w:rPr>
            <w:rFonts w:hint="eastAsia"/>
          </w:rPr>
          <w:t>道辰子搖搖頭說，「三成已經是我的極限，再高上去不可能。」</w:t>
        </w:r>
      </w:ins>
    </w:p>
    <w:p w:rsidR="000F0075" w:rsidRDefault="002318B9">
      <w:pPr>
        <w:pStyle w:val="12"/>
        <w:spacing w:after="240"/>
        <w:ind w:leftChars="0" w:left="0"/>
        <w:rPr>
          <w:ins w:id="7921" w:author="Administrator" w:date="2019-02-26T22:26:00Z"/>
        </w:rPr>
        <w:pPrChange w:id="7922" w:author="Administrator" w:date="2019-02-26T19:50:00Z">
          <w:pPr>
            <w:pStyle w:val="12"/>
            <w:numPr>
              <w:numId w:val="1"/>
            </w:numPr>
            <w:spacing w:after="240"/>
            <w:ind w:leftChars="0" w:left="360" w:hanging="360"/>
            <w:outlineLvl w:val="0"/>
          </w:pPr>
        </w:pPrChange>
      </w:pPr>
      <w:ins w:id="7923" w:author="Administrator" w:date="2019-02-26T22:20:00Z">
        <w:r>
          <w:rPr>
            <w:rFonts w:hint="eastAsia"/>
          </w:rPr>
          <w:t>「三成半！」青陽子同樣沉下臉去</w:t>
        </w:r>
      </w:ins>
      <w:ins w:id="7924" w:author="Administrator" w:date="2019-02-26T22:21:00Z">
        <w:r>
          <w:rPr>
            <w:rFonts w:hint="eastAsia"/>
          </w:rPr>
          <w:t>，再度將殺氣放出，「三成半</w:t>
        </w:r>
      </w:ins>
      <w:ins w:id="7925" w:author="Administrator" w:date="2019-02-26T22:25:00Z">
        <w:r w:rsidR="006A422D">
          <w:rPr>
            <w:rFonts w:hint="eastAsia"/>
          </w:rPr>
          <w:t>外加由我先選寶物，</w:t>
        </w:r>
      </w:ins>
      <w:ins w:id="7926" w:author="Administrator" w:date="2019-02-26T22:26:00Z">
        <w:r w:rsidR="006A422D">
          <w:rPr>
            <w:rFonts w:hint="eastAsia"/>
          </w:rPr>
          <w:t>否則我們再血拼一場！」</w:t>
        </w:r>
      </w:ins>
    </w:p>
    <w:p w:rsidR="000F0075" w:rsidRDefault="006A422D">
      <w:pPr>
        <w:pStyle w:val="12"/>
        <w:spacing w:after="240"/>
        <w:ind w:leftChars="0" w:left="0"/>
        <w:rPr>
          <w:ins w:id="7927" w:author="Administrator" w:date="2019-02-26T22:29:00Z"/>
        </w:rPr>
        <w:pPrChange w:id="7928" w:author="Administrator" w:date="2019-02-26T19:50:00Z">
          <w:pPr>
            <w:pStyle w:val="12"/>
            <w:numPr>
              <w:numId w:val="1"/>
            </w:numPr>
            <w:spacing w:after="240"/>
            <w:ind w:leftChars="0" w:left="360" w:hanging="360"/>
            <w:outlineLvl w:val="0"/>
          </w:pPr>
        </w:pPrChange>
      </w:pPr>
      <w:ins w:id="7929" w:author="Administrator" w:date="2019-02-26T22:26:00Z">
        <w:r>
          <w:rPr>
            <w:rFonts w:hint="eastAsia"/>
          </w:rPr>
          <w:t>「好吧…」道辰子沉默了下，正要答應的同時，一旁一個嬌滴滴地聲音咯咯笑道，「</w:t>
        </w:r>
      </w:ins>
      <w:ins w:id="7930" w:author="Administrator" w:date="2019-02-26T22:27:00Z">
        <w:r>
          <w:rPr>
            <w:rFonts w:hint="eastAsia"/>
          </w:rPr>
          <w:t>兩位</w:t>
        </w:r>
      </w:ins>
      <w:ins w:id="7931" w:author="Administrator" w:date="2019-02-26T23:00:00Z">
        <w:r w:rsidR="00286CAF">
          <w:rPr>
            <w:rFonts w:hint="eastAsia"/>
          </w:rPr>
          <w:t>師兄</w:t>
        </w:r>
      </w:ins>
      <w:ins w:id="7932" w:author="Administrator" w:date="2019-02-26T22:27:00Z">
        <w:r>
          <w:rPr>
            <w:rFonts w:hint="eastAsia"/>
          </w:rPr>
          <w:t>何必再演下去？既然都已經察覺到奴家來這了，</w:t>
        </w:r>
        <w:del w:id="7933" w:author="簡新佳" w:date="2019-02-27T13:05:00Z">
          <w:r w:rsidDel="0081746B">
            <w:rPr>
              <w:rFonts w:hint="eastAsia"/>
            </w:rPr>
            <w:delText>何不</w:delText>
          </w:r>
        </w:del>
      </w:ins>
      <w:ins w:id="7934" w:author="Administrator" w:date="2019-02-26T22:28:00Z">
        <w:r>
          <w:rPr>
            <w:rFonts w:hint="eastAsia"/>
          </w:rPr>
          <w:t>明講就是，</w:t>
        </w:r>
      </w:ins>
      <w:ins w:id="7935" w:author="簡新佳" w:date="2019-02-27T13:05:00Z">
        <w:r w:rsidR="0081746B">
          <w:rPr>
            <w:rFonts w:hint="eastAsia"/>
          </w:rPr>
          <w:t>幹嘛</w:t>
        </w:r>
      </w:ins>
      <w:ins w:id="7936" w:author="Administrator" w:date="2019-02-26T22:29:00Z">
        <w:del w:id="7937" w:author="簡新佳" w:date="2019-02-27T13:05:00Z">
          <w:r w:rsidDel="0081746B">
            <w:rPr>
              <w:rFonts w:hint="eastAsia"/>
            </w:rPr>
            <w:delText>而</w:delText>
          </w:r>
        </w:del>
        <w:r>
          <w:rPr>
            <w:rFonts w:hint="eastAsia"/>
          </w:rPr>
          <w:t>要派人偷偷摸摸繞</w:t>
        </w:r>
      </w:ins>
      <w:ins w:id="7938" w:author="簡新佳" w:date="2019-02-27T13:06:00Z">
        <w:r w:rsidR="0081746B">
          <w:rPr>
            <w:rFonts w:hint="eastAsia"/>
          </w:rPr>
          <w:t>路，到</w:t>
        </w:r>
      </w:ins>
      <w:ins w:id="7939" w:author="Administrator" w:date="2019-02-26T22:29:00Z">
        <w:del w:id="7940" w:author="簡新佳" w:date="2019-02-27T13:06:00Z">
          <w:r w:rsidDel="0081746B">
            <w:rPr>
              <w:rFonts w:hint="eastAsia"/>
            </w:rPr>
            <w:delText>到</w:delText>
          </w:r>
        </w:del>
        <w:r>
          <w:rPr>
            <w:rFonts w:hint="eastAsia"/>
          </w:rPr>
          <w:t>奴家身後</w:t>
        </w:r>
      </w:ins>
      <w:ins w:id="7941" w:author="Administrator" w:date="2019-02-26T23:01:00Z">
        <w:r w:rsidR="00286CAF">
          <w:rPr>
            <w:rFonts w:hint="eastAsia"/>
          </w:rPr>
          <w:t>試探</w:t>
        </w:r>
      </w:ins>
      <w:ins w:id="7942" w:author="Administrator" w:date="2019-02-26T22:29:00Z">
        <w:r>
          <w:rPr>
            <w:rFonts w:hint="eastAsia"/>
          </w:rPr>
          <w:t>呢？」</w:t>
        </w:r>
      </w:ins>
    </w:p>
    <w:p w:rsidR="000F0075" w:rsidRDefault="006A422D">
      <w:pPr>
        <w:pStyle w:val="12"/>
        <w:spacing w:after="240"/>
        <w:ind w:leftChars="0" w:left="0"/>
        <w:rPr>
          <w:ins w:id="7943" w:author="Administrator" w:date="2019-02-26T23:26:00Z"/>
        </w:rPr>
        <w:pPrChange w:id="7944" w:author="Administrator" w:date="2019-02-26T19:50:00Z">
          <w:pPr>
            <w:pStyle w:val="12"/>
            <w:numPr>
              <w:numId w:val="1"/>
            </w:numPr>
            <w:spacing w:after="240"/>
            <w:ind w:leftChars="0" w:left="360" w:hanging="360"/>
            <w:outlineLvl w:val="0"/>
          </w:pPr>
        </w:pPrChange>
      </w:pPr>
      <w:ins w:id="7945" w:author="Administrator" w:date="2019-02-26T22:29:00Z">
        <w:r>
          <w:rPr>
            <w:rFonts w:hint="eastAsia"/>
          </w:rPr>
          <w:t>只見一股香風飄</w:t>
        </w:r>
      </w:ins>
      <w:ins w:id="7946" w:author="簡新佳" w:date="2019-02-27T13:06:00Z">
        <w:r w:rsidR="0081746B">
          <w:rPr>
            <w:rFonts w:hint="eastAsia"/>
          </w:rPr>
          <w:t>來</w:t>
        </w:r>
      </w:ins>
      <w:ins w:id="7947" w:author="Administrator" w:date="2019-02-26T22:29:00Z">
        <w:del w:id="7948" w:author="簡新佳" w:date="2019-02-27T13:06:00Z">
          <w:r w:rsidDel="0081746B">
            <w:rPr>
              <w:rFonts w:hint="eastAsia"/>
            </w:rPr>
            <w:delText>過</w:delText>
          </w:r>
        </w:del>
        <w:r>
          <w:rPr>
            <w:rFonts w:hint="eastAsia"/>
          </w:rPr>
          <w:t>，一位</w:t>
        </w:r>
      </w:ins>
      <w:ins w:id="7949" w:author="Administrator" w:date="2019-02-26T22:31:00Z">
        <w:r>
          <w:rPr>
            <w:rFonts w:hint="eastAsia"/>
          </w:rPr>
          <w:t>前凸後翹</w:t>
        </w:r>
      </w:ins>
      <w:ins w:id="7950" w:author="Administrator" w:date="2019-02-26T22:29:00Z">
        <w:r>
          <w:rPr>
            <w:rFonts w:hint="eastAsia"/>
          </w:rPr>
          <w:t>，</w:t>
        </w:r>
      </w:ins>
      <w:ins w:id="7951" w:author="Administrator" w:date="2019-02-26T22:31:00Z">
        <w:r>
          <w:rPr>
            <w:rFonts w:hint="eastAsia"/>
          </w:rPr>
          <w:t>身材火熱的</w:t>
        </w:r>
      </w:ins>
      <w:ins w:id="7952" w:author="Administrator" w:date="2019-02-26T22:33:00Z">
        <w:r>
          <w:rPr>
            <w:rFonts w:hint="eastAsia"/>
          </w:rPr>
          <w:t>黑杉少婦走了出來，青陽子與道</w:t>
        </w:r>
      </w:ins>
      <w:ins w:id="7953" w:author="Administrator" w:date="2019-02-26T22:34:00Z">
        <w:r>
          <w:rPr>
            <w:rFonts w:hint="eastAsia"/>
          </w:rPr>
          <w:t>辰子兩人見到她，臉色</w:t>
        </w:r>
      </w:ins>
      <w:ins w:id="7954" w:author="Administrator" w:date="2019-02-26T23:01:00Z">
        <w:r w:rsidR="00286CAF">
          <w:rPr>
            <w:rFonts w:hint="eastAsia"/>
          </w:rPr>
          <w:t>皆是</w:t>
        </w:r>
      </w:ins>
      <w:ins w:id="7955" w:author="Administrator" w:date="2019-02-26T22:34:00Z">
        <w:r>
          <w:rPr>
            <w:rFonts w:hint="eastAsia"/>
          </w:rPr>
          <w:t>一變，</w:t>
        </w:r>
      </w:ins>
      <w:ins w:id="7956" w:author="Administrator" w:date="2019-02-26T22:36:00Z">
        <w:r w:rsidR="00A07175">
          <w:rPr>
            <w:rFonts w:hint="eastAsia"/>
          </w:rPr>
          <w:t>全神戒備起來。</w:t>
        </w:r>
      </w:ins>
    </w:p>
    <w:p w:rsidR="000F0075" w:rsidRDefault="00612C14">
      <w:pPr>
        <w:pStyle w:val="12"/>
        <w:spacing w:after="240"/>
        <w:ind w:leftChars="0" w:left="0"/>
        <w:rPr>
          <w:ins w:id="7957" w:author="Administrator" w:date="2019-02-26T23:27:00Z"/>
        </w:rPr>
        <w:pPrChange w:id="7958" w:author="Administrator" w:date="2019-02-26T19:50:00Z">
          <w:pPr>
            <w:pStyle w:val="12"/>
            <w:numPr>
              <w:numId w:val="1"/>
            </w:numPr>
            <w:spacing w:after="240"/>
            <w:ind w:leftChars="0" w:left="360" w:hanging="360"/>
            <w:outlineLvl w:val="0"/>
          </w:pPr>
        </w:pPrChange>
      </w:pPr>
      <w:ins w:id="7959" w:author="Administrator" w:date="2019-02-26T23:26:00Z">
        <w:r>
          <w:rPr>
            <w:rFonts w:hint="eastAsia"/>
          </w:rPr>
          <w:t>李龍飛見狀，同樣也是臉色一沉，</w:t>
        </w:r>
      </w:ins>
      <w:ins w:id="7960" w:author="Administrator" w:date="2019-02-26T23:27:00Z">
        <w:r>
          <w:rPr>
            <w:rFonts w:hint="eastAsia"/>
          </w:rPr>
          <w:t>暗叫怎麼她也來了，</w:t>
        </w:r>
      </w:ins>
      <w:ins w:id="7961" w:author="簡新佳" w:date="2019-02-27T13:06:00Z">
        <w:r w:rsidR="0081746B">
          <w:rPr>
            <w:rFonts w:hint="eastAsia"/>
          </w:rPr>
          <w:t>原本已經夠麻煩了，現在</w:t>
        </w:r>
      </w:ins>
      <w:ins w:id="7962" w:author="Administrator" w:date="2019-02-26T23:27:00Z">
        <w:r>
          <w:rPr>
            <w:rFonts w:hint="eastAsia"/>
          </w:rPr>
          <w:t>又多了一個煞星</w:t>
        </w:r>
        <w:del w:id="7963" w:author="簡新佳" w:date="2019-02-27T13:06:00Z">
          <w:r w:rsidDel="0081746B">
            <w:rPr>
              <w:rFonts w:hint="eastAsia"/>
            </w:rPr>
            <w:delText>在此</w:delText>
          </w:r>
        </w:del>
        <w:r>
          <w:rPr>
            <w:rFonts w:hint="eastAsia"/>
          </w:rPr>
          <w:t>，看來自己</w:t>
        </w:r>
        <w:del w:id="7964" w:author="簡新佳" w:date="2019-02-27T13:06:00Z">
          <w:r w:rsidDel="0081746B">
            <w:rPr>
              <w:rFonts w:hint="eastAsia"/>
            </w:rPr>
            <w:delText>情勢</w:delText>
          </w:r>
        </w:del>
        <w:r>
          <w:rPr>
            <w:rFonts w:hint="eastAsia"/>
          </w:rPr>
          <w:t>是更難脫身了。</w:t>
        </w:r>
      </w:ins>
    </w:p>
    <w:p w:rsidR="000F0075" w:rsidRDefault="00612C14">
      <w:pPr>
        <w:pStyle w:val="12"/>
        <w:spacing w:after="240"/>
        <w:ind w:leftChars="0" w:left="0"/>
        <w:rPr>
          <w:ins w:id="7965" w:author="Administrator" w:date="2019-02-26T22:36:00Z"/>
        </w:rPr>
        <w:pPrChange w:id="7966" w:author="Administrator" w:date="2019-02-26T19:50:00Z">
          <w:pPr>
            <w:pStyle w:val="12"/>
            <w:numPr>
              <w:numId w:val="1"/>
            </w:numPr>
            <w:spacing w:after="240"/>
            <w:ind w:leftChars="0" w:left="360" w:hanging="360"/>
            <w:outlineLvl w:val="0"/>
          </w:pPr>
        </w:pPrChange>
      </w:pPr>
      <w:ins w:id="7967" w:author="Administrator" w:date="2019-02-26T23:27:00Z">
        <w:r>
          <w:rPr>
            <w:rFonts w:hint="eastAsia"/>
          </w:rPr>
          <w:t>此女正是</w:t>
        </w:r>
      </w:ins>
      <w:ins w:id="7968" w:author="Administrator" w:date="2019-02-26T23:28:00Z">
        <w:r>
          <w:rPr>
            <w:rFonts w:hint="eastAsia"/>
          </w:rPr>
          <w:t>之前與青陽子大戰落敗的</w:t>
        </w:r>
      </w:ins>
      <w:ins w:id="7969" w:author="Administrator" w:date="2019-02-26T23:27:00Z">
        <w:r>
          <w:rPr>
            <w:rFonts w:hint="eastAsia"/>
          </w:rPr>
          <w:t>鬼谷玟</w:t>
        </w:r>
      </w:ins>
      <w:ins w:id="7970" w:author="Administrator" w:date="2019-02-26T23:28:00Z">
        <w:r>
          <w:rPr>
            <w:rFonts w:hint="eastAsia"/>
          </w:rPr>
          <w:t>。</w:t>
        </w:r>
      </w:ins>
    </w:p>
    <w:p w:rsidR="000F0075" w:rsidRDefault="00612C14">
      <w:pPr>
        <w:pStyle w:val="12"/>
        <w:spacing w:after="240"/>
        <w:ind w:leftChars="0" w:left="0"/>
        <w:rPr>
          <w:ins w:id="7971" w:author="簡新佳" w:date="2019-02-27T13:07:00Z"/>
        </w:rPr>
        <w:pPrChange w:id="7972" w:author="Administrator" w:date="2019-02-26T19:50:00Z">
          <w:pPr>
            <w:pStyle w:val="12"/>
            <w:numPr>
              <w:numId w:val="1"/>
            </w:numPr>
            <w:spacing w:after="240"/>
            <w:ind w:leftChars="0" w:left="360" w:hanging="360"/>
            <w:outlineLvl w:val="0"/>
          </w:pPr>
        </w:pPrChange>
      </w:pPr>
      <w:ins w:id="7973" w:author="Administrator" w:date="2019-02-26T23:28:00Z">
        <w:r>
          <w:rPr>
            <w:rFonts w:hint="eastAsia"/>
          </w:rPr>
          <w:t>她</w:t>
        </w:r>
      </w:ins>
      <w:ins w:id="7974" w:author="Administrator" w:date="2019-02-26T22:40:00Z">
        <w:r w:rsidR="00A07175">
          <w:rPr>
            <w:rFonts w:hint="eastAsia"/>
          </w:rPr>
          <w:t>雙手舉起，</w:t>
        </w:r>
      </w:ins>
      <w:ins w:id="7975" w:author="Administrator" w:date="2019-02-26T22:39:00Z">
        <w:r w:rsidR="00A07175">
          <w:rPr>
            <w:rFonts w:hint="eastAsia"/>
          </w:rPr>
          <w:t>食</w:t>
        </w:r>
      </w:ins>
      <w:ins w:id="7976" w:author="Administrator" w:date="2019-02-26T22:40:00Z">
        <w:r w:rsidR="00A07175">
          <w:rPr>
            <w:rFonts w:hint="eastAsia"/>
          </w:rPr>
          <w:t>指</w:t>
        </w:r>
      </w:ins>
      <w:ins w:id="7977" w:author="Administrator" w:date="2019-02-26T22:36:00Z">
        <w:r w:rsidR="00A07175">
          <w:rPr>
            <w:rFonts w:hint="eastAsia"/>
          </w:rPr>
          <w:t>有如</w:t>
        </w:r>
      </w:ins>
      <w:ins w:id="7978" w:author="Administrator" w:date="2019-02-26T22:42:00Z">
        <w:r w:rsidR="00A07175">
          <w:rPr>
            <w:rFonts w:hint="eastAsia"/>
          </w:rPr>
          <w:t>掛</w:t>
        </w:r>
      </w:ins>
      <w:ins w:id="7979" w:author="Administrator" w:date="2019-02-26T22:37:00Z">
        <w:r w:rsidR="00A07175">
          <w:rPr>
            <w:rFonts w:hint="eastAsia"/>
          </w:rPr>
          <w:t>勾一般</w:t>
        </w:r>
      </w:ins>
      <w:ins w:id="7980" w:author="Administrator" w:date="2019-02-26T22:42:00Z">
        <w:r w:rsidR="00A07175">
          <w:rPr>
            <w:rFonts w:hint="eastAsia"/>
          </w:rPr>
          <w:t>提</w:t>
        </w:r>
      </w:ins>
      <w:ins w:id="7981" w:author="Administrator" w:date="2019-02-26T22:40:00Z">
        <w:r w:rsidR="00A07175">
          <w:rPr>
            <w:rFonts w:hint="eastAsia"/>
          </w:rPr>
          <w:t>著兩</w:t>
        </w:r>
      </w:ins>
      <w:ins w:id="7982" w:author="Administrator" w:date="2019-02-26T22:44:00Z">
        <w:r w:rsidR="00A07175">
          <w:rPr>
            <w:rFonts w:hint="eastAsia"/>
          </w:rPr>
          <w:t>人</w:t>
        </w:r>
      </w:ins>
      <w:ins w:id="7983" w:author="Administrator" w:date="2019-02-26T22:40:00Z">
        <w:r w:rsidR="00A07175">
          <w:rPr>
            <w:rFonts w:hint="eastAsia"/>
          </w:rPr>
          <w:t>，</w:t>
        </w:r>
      </w:ins>
      <w:ins w:id="7984" w:author="簡新佳" w:date="2019-02-27T13:07:00Z">
        <w:r w:rsidR="0081746B">
          <w:rPr>
            <w:rFonts w:hint="eastAsia"/>
          </w:rPr>
          <w:t>卻是赤劍宗與刀仙宗的兩名弟子。</w:t>
        </w:r>
      </w:ins>
    </w:p>
    <w:p w:rsidR="000F0075" w:rsidRDefault="0081746B">
      <w:pPr>
        <w:pStyle w:val="12"/>
        <w:spacing w:after="240"/>
        <w:ind w:leftChars="0" w:left="0"/>
        <w:rPr>
          <w:ins w:id="7985" w:author="Administrator" w:date="2019-02-26T23:01:00Z"/>
        </w:rPr>
        <w:pPrChange w:id="7986" w:author="Administrator" w:date="2019-02-26T19:50:00Z">
          <w:pPr>
            <w:pStyle w:val="12"/>
            <w:numPr>
              <w:numId w:val="1"/>
            </w:numPr>
            <w:spacing w:after="240"/>
            <w:ind w:leftChars="0" w:left="360" w:hanging="360"/>
            <w:outlineLvl w:val="0"/>
          </w:pPr>
        </w:pPrChange>
      </w:pPr>
      <w:ins w:id="7987" w:author="簡新佳" w:date="2019-02-27T13:07:00Z">
        <w:r>
          <w:rPr>
            <w:rFonts w:hint="eastAsia"/>
          </w:rPr>
          <w:t>眾人這才恍然大悟，原來</w:t>
        </w:r>
      </w:ins>
      <w:ins w:id="7988" w:author="Administrator" w:date="2019-02-26T22:42:00Z">
        <w:del w:id="7989" w:author="簡新佳" w:date="2019-02-27T13:07:00Z">
          <w:r w:rsidR="00A07175" w:rsidDel="0081746B">
            <w:rPr>
              <w:rFonts w:hint="eastAsia"/>
            </w:rPr>
            <w:delText>正是</w:delText>
          </w:r>
        </w:del>
        <w:r w:rsidR="00A07175">
          <w:rPr>
            <w:rFonts w:hint="eastAsia"/>
          </w:rPr>
          <w:t>方才</w:t>
        </w:r>
      </w:ins>
      <w:ins w:id="7990" w:author="Administrator" w:date="2019-02-26T22:44:00Z">
        <w:r w:rsidR="00A07175">
          <w:rPr>
            <w:rFonts w:hint="eastAsia"/>
          </w:rPr>
          <w:t>青陽子與道</w:t>
        </w:r>
      </w:ins>
      <w:ins w:id="7991" w:author="Administrator" w:date="2019-02-26T22:45:00Z">
        <w:r w:rsidR="00A07175">
          <w:rPr>
            <w:rFonts w:hint="eastAsia"/>
          </w:rPr>
          <w:t>辰子</w:t>
        </w:r>
      </w:ins>
      <w:ins w:id="7992" w:author="簡新佳" w:date="2019-02-27T13:08:00Z">
        <w:r>
          <w:rPr>
            <w:rFonts w:hint="eastAsia"/>
          </w:rPr>
          <w:t>假意殺價，實際上是</w:t>
        </w:r>
      </w:ins>
      <w:ins w:id="7993" w:author="Administrator" w:date="2019-02-26T22:43:00Z">
        <w:r w:rsidR="00A07175">
          <w:rPr>
            <w:rFonts w:hint="eastAsia"/>
          </w:rPr>
          <w:t>悄悄派出</w:t>
        </w:r>
      </w:ins>
      <w:ins w:id="7994" w:author="Administrator" w:date="2019-02-26T22:45:00Z">
        <w:r w:rsidR="00A07175">
          <w:rPr>
            <w:rFonts w:hint="eastAsia"/>
          </w:rPr>
          <w:t>的</w:t>
        </w:r>
      </w:ins>
      <w:ins w:id="7995" w:author="Administrator" w:date="2019-02-26T23:01:00Z">
        <w:r w:rsidR="00286CAF">
          <w:rPr>
            <w:rFonts w:hint="eastAsia"/>
          </w:rPr>
          <w:t>同門師弟</w:t>
        </w:r>
      </w:ins>
      <w:ins w:id="7996" w:author="簡新佳" w:date="2019-02-27T13:08:00Z">
        <w:r>
          <w:rPr>
            <w:rFonts w:hint="eastAsia"/>
          </w:rPr>
          <w:t>，要繞道鬼谷玟後面擊殺她</w:t>
        </w:r>
      </w:ins>
      <w:ins w:id="7997" w:author="Administrator" w:date="2019-02-26T22:44:00Z">
        <w:r w:rsidR="00A07175">
          <w:rPr>
            <w:rFonts w:hint="eastAsia"/>
          </w:rPr>
          <w:t>。</w:t>
        </w:r>
      </w:ins>
    </w:p>
    <w:p w:rsidR="000F0075" w:rsidRDefault="00F135F0">
      <w:pPr>
        <w:pStyle w:val="12"/>
        <w:spacing w:after="240"/>
        <w:ind w:leftChars="0" w:left="0"/>
        <w:rPr>
          <w:ins w:id="7998" w:author="Administrator" w:date="2019-02-26T23:02:00Z"/>
        </w:rPr>
        <w:pPrChange w:id="7999" w:author="Administrator" w:date="2019-02-26T19:50:00Z">
          <w:pPr>
            <w:pStyle w:val="12"/>
            <w:numPr>
              <w:numId w:val="1"/>
            </w:numPr>
            <w:spacing w:after="240"/>
            <w:ind w:leftChars="0" w:left="360" w:hanging="360"/>
            <w:outlineLvl w:val="0"/>
          </w:pPr>
        </w:pPrChange>
      </w:pPr>
      <w:ins w:id="8000" w:author="簡新佳" w:date="2019-02-27T13:08:00Z">
        <w:r>
          <w:rPr>
            <w:rFonts w:hint="eastAsia"/>
          </w:rPr>
          <w:t>只是現在</w:t>
        </w:r>
      </w:ins>
      <w:ins w:id="8001" w:author="Administrator" w:date="2019-02-26T23:01:00Z">
        <w:r w:rsidR="00286CAF">
          <w:rPr>
            <w:rFonts w:hint="eastAsia"/>
          </w:rPr>
          <w:t>那兩人</w:t>
        </w:r>
        <w:del w:id="8002" w:author="簡新佳" w:date="2019-02-27T13:08:00Z">
          <w:r w:rsidR="00286CAF" w:rsidDel="00F135F0">
            <w:rPr>
              <w:rFonts w:hint="eastAsia"/>
            </w:rPr>
            <w:delText>此時</w:delText>
          </w:r>
        </w:del>
        <w:r w:rsidR="00286CAF">
          <w:rPr>
            <w:rFonts w:hint="eastAsia"/>
          </w:rPr>
          <w:t>臉色漆黑，看起</w:t>
        </w:r>
      </w:ins>
      <w:ins w:id="8003" w:author="簡新佳" w:date="2019-02-27T13:09:00Z">
        <w:r>
          <w:rPr>
            <w:rFonts w:hint="eastAsia"/>
          </w:rPr>
          <w:t>反是</w:t>
        </w:r>
      </w:ins>
      <w:ins w:id="8004" w:author="Administrator" w:date="2019-02-26T23:01:00Z">
        <w:del w:id="8005" w:author="簡新佳" w:date="2019-02-27T13:08:00Z">
          <w:r w:rsidR="00286CAF" w:rsidDel="00F135F0">
            <w:rPr>
              <w:rFonts w:hint="eastAsia"/>
            </w:rPr>
            <w:delText>來</w:delText>
          </w:r>
        </w:del>
        <w:del w:id="8006" w:author="簡新佳" w:date="2019-02-27T13:09:00Z">
          <w:r w:rsidR="00286CAF" w:rsidDel="00F135F0">
            <w:rPr>
              <w:rFonts w:hint="eastAsia"/>
            </w:rPr>
            <w:delText>已經是</w:delText>
          </w:r>
        </w:del>
        <w:r w:rsidR="00286CAF">
          <w:rPr>
            <w:rFonts w:hint="eastAsia"/>
          </w:rPr>
          <w:t>兇多吉</w:t>
        </w:r>
      </w:ins>
      <w:ins w:id="8007" w:author="Administrator" w:date="2019-02-26T23:02:00Z">
        <w:r w:rsidR="00286CAF">
          <w:rPr>
            <w:rFonts w:hint="eastAsia"/>
          </w:rPr>
          <w:t>少，像兩條死魚一樣被吊垂在地。</w:t>
        </w:r>
      </w:ins>
    </w:p>
    <w:p w:rsidR="000F0075" w:rsidRDefault="00286CAF">
      <w:pPr>
        <w:pStyle w:val="12"/>
        <w:spacing w:after="240"/>
        <w:ind w:leftChars="0" w:left="0"/>
        <w:rPr>
          <w:ins w:id="8008" w:author="Administrator" w:date="2019-02-26T23:07:00Z"/>
          <w:rFonts w:ascii="Helvetica" w:hAnsi="Helvetica" w:cs="Helvetica"/>
          <w:color w:val="000000"/>
          <w:shd w:val="clear" w:color="auto" w:fill="FFFFFF"/>
        </w:rPr>
        <w:pPrChange w:id="8009" w:author="Administrator" w:date="2019-02-26T19:50:00Z">
          <w:pPr>
            <w:pStyle w:val="12"/>
            <w:numPr>
              <w:numId w:val="1"/>
            </w:numPr>
            <w:spacing w:after="240"/>
            <w:ind w:leftChars="0" w:left="360" w:hanging="360"/>
            <w:outlineLvl w:val="0"/>
          </w:pPr>
        </w:pPrChange>
      </w:pPr>
      <w:ins w:id="8010" w:author="Administrator" w:date="2019-02-26T23:02:00Z">
        <w:r>
          <w:rPr>
            <w:rFonts w:hint="eastAsia"/>
          </w:rPr>
          <w:t>「奴家要求的也不算多，咱們</w:t>
        </w:r>
      </w:ins>
      <w:ins w:id="8011" w:author="Administrator" w:date="2019-02-26T23:03:00Z">
        <w:r>
          <w:rPr>
            <w:rFonts w:hint="eastAsia"/>
          </w:rPr>
          <w:t>六二二分帳，只要兩位師兄答應，奴家這就救活這</w:t>
        </w:r>
        <w:r>
          <w:rPr>
            <w:rFonts w:hint="eastAsia"/>
          </w:rPr>
          <w:lastRenderedPageBreak/>
          <w:t>兩人如何？</w:t>
        </w:r>
      </w:ins>
      <w:ins w:id="8012" w:author="Administrator" w:date="2019-02-26T23:04:00Z">
        <w:r>
          <w:rPr>
            <w:rFonts w:hint="eastAsia"/>
          </w:rPr>
          <w:t>」</w:t>
        </w:r>
      </w:ins>
      <w:ins w:id="8013" w:author="Administrator" w:date="2019-02-26T23:28:00Z">
        <w:r w:rsidR="00612C14">
          <w:rPr>
            <w:rFonts w:hint="eastAsia"/>
          </w:rPr>
          <w:t>鬼谷玟</w:t>
        </w:r>
      </w:ins>
      <w:ins w:id="8014" w:author="Administrator" w:date="2019-02-26T23:04:00Z">
        <w:r>
          <w:rPr>
            <w:rFonts w:hint="eastAsia"/>
          </w:rPr>
          <w:t>說話的聲音有如</w:t>
        </w:r>
      </w:ins>
      <w:ins w:id="8015" w:author="Administrator" w:date="2019-02-26T23:06:00Z">
        <w:r>
          <w:rPr>
            <w:rFonts w:ascii="Helvetica" w:hAnsi="Helvetica" w:cs="Helvetica"/>
            <w:color w:val="000000"/>
            <w:shd w:val="clear" w:color="auto" w:fill="FFFFFF"/>
          </w:rPr>
          <w:t>燕語鶯聲</w:t>
        </w:r>
        <w:r w:rsidR="00722EFB">
          <w:rPr>
            <w:rFonts w:ascii="Helvetica" w:hAnsi="Helvetica" w:cs="Helvetica" w:hint="eastAsia"/>
            <w:color w:val="000000"/>
            <w:shd w:val="clear" w:color="auto" w:fill="FFFFFF"/>
          </w:rPr>
          <w:t>般好聽</w:t>
        </w:r>
        <w:r>
          <w:rPr>
            <w:rFonts w:ascii="Helvetica" w:hAnsi="Helvetica" w:cs="Helvetica" w:hint="eastAsia"/>
            <w:color w:val="000000"/>
            <w:shd w:val="clear" w:color="auto" w:fill="FFFFFF"/>
          </w:rPr>
          <w:t>，</w:t>
        </w:r>
        <w:del w:id="8016" w:author="簡新佳" w:date="2019-02-27T13:09:00Z">
          <w:r w:rsidR="00722EFB" w:rsidDel="00F135F0">
            <w:rPr>
              <w:rFonts w:ascii="Helvetica" w:hAnsi="Helvetica" w:cs="Helvetica" w:hint="eastAsia"/>
              <w:color w:val="000000"/>
              <w:shd w:val="clear" w:color="auto" w:fill="FFFFFF"/>
            </w:rPr>
            <w:delText>但內容卻是</w:delText>
          </w:r>
        </w:del>
      </w:ins>
      <w:ins w:id="8017" w:author="Administrator" w:date="2019-02-26T23:07:00Z">
        <w:del w:id="8018" w:author="簡新佳" w:date="2019-02-27T13:09:00Z">
          <w:r w:rsidR="00722EFB" w:rsidDel="00F135F0">
            <w:rPr>
              <w:rFonts w:ascii="Helvetica" w:hAnsi="Helvetica" w:cs="Helvetica" w:hint="eastAsia"/>
              <w:color w:val="000000"/>
              <w:shd w:val="clear" w:color="auto" w:fill="FFFFFF"/>
            </w:rPr>
            <w:delText>忍不住叫人打了個冷顫</w:delText>
          </w:r>
        </w:del>
      </w:ins>
      <w:ins w:id="8019" w:author="簡新佳" w:date="2019-02-27T13:09:00Z">
        <w:r w:rsidR="00F135F0">
          <w:rPr>
            <w:rFonts w:ascii="Helvetica" w:hAnsi="Helvetica" w:cs="Helvetica" w:hint="eastAsia"/>
            <w:color w:val="000000"/>
            <w:shd w:val="clear" w:color="auto" w:fill="FFFFFF"/>
          </w:rPr>
          <w:t>叫人忍不住想點頭答應她的要求</w:t>
        </w:r>
      </w:ins>
      <w:ins w:id="8020" w:author="Administrator" w:date="2019-02-26T23:07:00Z">
        <w:r w:rsidR="00722EFB">
          <w:rPr>
            <w:rFonts w:ascii="Helvetica" w:hAnsi="Helvetica" w:cs="Helvetica" w:hint="eastAsia"/>
            <w:color w:val="000000"/>
            <w:shd w:val="clear" w:color="auto" w:fill="FFFFFF"/>
          </w:rPr>
          <w:t>。</w:t>
        </w:r>
      </w:ins>
    </w:p>
    <w:p w:rsidR="000F0075" w:rsidRDefault="00722EFB">
      <w:pPr>
        <w:pStyle w:val="12"/>
        <w:spacing w:after="240"/>
        <w:ind w:leftChars="0" w:left="0"/>
        <w:rPr>
          <w:ins w:id="8021" w:author="Administrator" w:date="2019-02-26T23:29:00Z"/>
          <w:rFonts w:ascii="Helvetica" w:hAnsi="Helvetica" w:cs="Helvetica"/>
          <w:color w:val="000000"/>
          <w:shd w:val="clear" w:color="auto" w:fill="FFFFFF"/>
        </w:rPr>
        <w:pPrChange w:id="8022" w:author="Administrator" w:date="2019-02-26T19:50:00Z">
          <w:pPr>
            <w:pStyle w:val="12"/>
            <w:numPr>
              <w:numId w:val="1"/>
            </w:numPr>
            <w:spacing w:after="240"/>
            <w:ind w:leftChars="0" w:left="360" w:hanging="360"/>
            <w:outlineLvl w:val="0"/>
          </w:pPr>
        </w:pPrChange>
      </w:pPr>
      <w:ins w:id="8023" w:author="Administrator" w:date="2019-02-26T23:07:00Z">
        <w:r>
          <w:rPr>
            <w:rFonts w:ascii="Helvetica" w:hAnsi="Helvetica" w:cs="Helvetica" w:hint="eastAsia"/>
            <w:color w:val="000000"/>
            <w:shd w:val="clear" w:color="auto" w:fill="FFFFFF"/>
          </w:rPr>
          <w:t>「聽妳在放屁！」青</w:t>
        </w:r>
      </w:ins>
      <w:ins w:id="8024" w:author="Administrator" w:date="2019-02-26T23:08:00Z">
        <w:r>
          <w:rPr>
            <w:rFonts w:ascii="Helvetica" w:hAnsi="Helvetica" w:cs="Helvetica" w:hint="eastAsia"/>
            <w:color w:val="000000"/>
            <w:shd w:val="clear" w:color="auto" w:fill="FFFFFF"/>
          </w:rPr>
          <w:t>陽子</w:t>
        </w:r>
      </w:ins>
      <w:ins w:id="8025" w:author="簡新佳" w:date="2019-02-27T13:09:00Z">
        <w:r w:rsidR="00F135F0">
          <w:rPr>
            <w:rFonts w:ascii="Helvetica" w:hAnsi="Helvetica" w:cs="Helvetica" w:hint="eastAsia"/>
            <w:color w:val="000000"/>
            <w:shd w:val="clear" w:color="auto" w:fill="FFFFFF"/>
          </w:rPr>
          <w:t>卻不受影響，</w:t>
        </w:r>
      </w:ins>
      <w:ins w:id="8026" w:author="Administrator" w:date="2019-02-26T23:24:00Z">
        <w:r w:rsidR="00612C14">
          <w:rPr>
            <w:rFonts w:ascii="Helvetica" w:hAnsi="Helvetica" w:cs="Helvetica" w:hint="eastAsia"/>
            <w:color w:val="000000"/>
            <w:shd w:val="clear" w:color="auto" w:fill="FFFFFF"/>
          </w:rPr>
          <w:t>氣得眼睛都要噴出火來，</w:t>
        </w:r>
      </w:ins>
      <w:ins w:id="8027" w:author="Administrator" w:date="2019-02-26T23:25:00Z">
        <w:r w:rsidR="00612C14">
          <w:rPr>
            <w:rFonts w:ascii="Helvetica" w:hAnsi="Helvetica" w:cs="Helvetica" w:hint="eastAsia"/>
            <w:color w:val="000000"/>
            <w:shd w:val="clear" w:color="auto" w:fill="FFFFFF"/>
          </w:rPr>
          <w:t>雙刀一揮，兩道刀氣直</w:t>
        </w:r>
      </w:ins>
      <w:ins w:id="8028" w:author="Administrator" w:date="2019-02-26T23:26:00Z">
        <w:r w:rsidR="00612C14">
          <w:rPr>
            <w:rFonts w:ascii="Helvetica" w:hAnsi="Helvetica" w:cs="Helvetica" w:hint="eastAsia"/>
            <w:color w:val="000000"/>
            <w:shd w:val="clear" w:color="auto" w:fill="FFFFFF"/>
          </w:rPr>
          <w:t>接往她砍去</w:t>
        </w:r>
      </w:ins>
      <w:ins w:id="8029" w:author="Administrator" w:date="2019-02-26T23:28:00Z">
        <w:r w:rsidR="00612C14">
          <w:rPr>
            <w:rFonts w:ascii="Helvetica" w:hAnsi="Helvetica" w:cs="Helvetica" w:hint="eastAsia"/>
            <w:color w:val="000000"/>
            <w:shd w:val="clear" w:color="auto" w:fill="FFFFFF"/>
          </w:rPr>
          <w:t>。</w:t>
        </w:r>
      </w:ins>
    </w:p>
    <w:p w:rsidR="000F0075" w:rsidRDefault="005B7956">
      <w:pPr>
        <w:pStyle w:val="12"/>
        <w:spacing w:after="240"/>
        <w:ind w:leftChars="0" w:left="0"/>
        <w:rPr>
          <w:ins w:id="8030" w:author="Administrator" w:date="2019-02-26T23:30:00Z"/>
          <w:rFonts w:ascii="Helvetica" w:hAnsi="Helvetica" w:cs="Helvetica"/>
          <w:color w:val="000000"/>
          <w:shd w:val="clear" w:color="auto" w:fill="FFFFFF"/>
        </w:rPr>
        <w:pPrChange w:id="8031" w:author="Administrator" w:date="2019-02-26T19:50:00Z">
          <w:pPr>
            <w:pStyle w:val="12"/>
            <w:numPr>
              <w:numId w:val="1"/>
            </w:numPr>
            <w:spacing w:after="240"/>
            <w:ind w:leftChars="0" w:left="360" w:hanging="360"/>
            <w:outlineLvl w:val="0"/>
          </w:pPr>
        </w:pPrChange>
      </w:pPr>
      <w:ins w:id="8032" w:author="Administrator" w:date="2019-02-26T23:29:00Z">
        <w:r>
          <w:rPr>
            <w:rFonts w:ascii="Helvetica" w:hAnsi="Helvetica" w:cs="Helvetica" w:hint="eastAsia"/>
            <w:color w:val="000000"/>
            <w:shd w:val="clear" w:color="auto" w:fill="FFFFFF"/>
          </w:rPr>
          <w:t>「唉唷，青陽子師兄怎麼老是一見面就往小妹身上招呼，就這麼不懂得憐香惜玉嗎？」鬼谷玟</w:t>
        </w:r>
      </w:ins>
      <w:ins w:id="8033" w:author="Administrator" w:date="2019-02-26T23:30:00Z">
        <w:r>
          <w:rPr>
            <w:rFonts w:ascii="Helvetica" w:hAnsi="Helvetica" w:cs="Helvetica" w:hint="eastAsia"/>
            <w:color w:val="000000"/>
            <w:shd w:val="clear" w:color="auto" w:fill="FFFFFF"/>
          </w:rPr>
          <w:t>嬌笑一聲，將那兩人往前一扔，頓時刀氣劃過，兩人身首異處，死得不能再死。</w:t>
        </w:r>
      </w:ins>
    </w:p>
    <w:p w:rsidR="000F0075" w:rsidRDefault="005B7956">
      <w:pPr>
        <w:pStyle w:val="12"/>
        <w:spacing w:after="240"/>
        <w:ind w:leftChars="0" w:left="0"/>
        <w:rPr>
          <w:ins w:id="8034" w:author="Administrator" w:date="2019-02-26T23:31:00Z"/>
          <w:rFonts w:ascii="Helvetica" w:hAnsi="Helvetica" w:cs="Helvetica"/>
          <w:color w:val="000000"/>
          <w:shd w:val="clear" w:color="auto" w:fill="FFFFFF"/>
        </w:rPr>
        <w:pPrChange w:id="8035" w:author="Administrator" w:date="2019-02-26T19:50:00Z">
          <w:pPr>
            <w:pStyle w:val="12"/>
            <w:numPr>
              <w:numId w:val="1"/>
            </w:numPr>
            <w:spacing w:after="240"/>
            <w:ind w:leftChars="0" w:left="360" w:hanging="360"/>
            <w:outlineLvl w:val="0"/>
          </w:pPr>
        </w:pPrChange>
      </w:pPr>
      <w:ins w:id="8036" w:author="Administrator" w:date="2019-02-26T23:30:00Z">
        <w:r>
          <w:rPr>
            <w:rFonts w:ascii="Helvetica" w:hAnsi="Helvetica" w:cs="Helvetica" w:hint="eastAsia"/>
            <w:color w:val="000000"/>
            <w:shd w:val="clear" w:color="auto" w:fill="FFFFFF"/>
          </w:rPr>
          <w:t>雖說</w:t>
        </w:r>
      </w:ins>
      <w:ins w:id="8037" w:author="簡新佳" w:date="2019-02-27T13:10:00Z">
        <w:r w:rsidR="00F135F0">
          <w:rPr>
            <w:rFonts w:ascii="Helvetica" w:hAnsi="Helvetica" w:cs="Helvetica" w:hint="eastAsia"/>
            <w:color w:val="000000"/>
            <w:shd w:val="clear" w:color="auto" w:fill="FFFFFF"/>
          </w:rPr>
          <w:t>兩人本來就</w:t>
        </w:r>
      </w:ins>
      <w:ins w:id="8038" w:author="Administrator" w:date="2019-02-26T23:30:00Z">
        <w:del w:id="8039" w:author="簡新佳" w:date="2019-02-27T13:10:00Z">
          <w:r w:rsidDel="00F135F0">
            <w:rPr>
              <w:rFonts w:ascii="Helvetica" w:hAnsi="Helvetica" w:cs="Helvetica" w:hint="eastAsia"/>
              <w:color w:val="000000"/>
              <w:shd w:val="clear" w:color="auto" w:fill="FFFFFF"/>
            </w:rPr>
            <w:delText>肯定是</w:delText>
          </w:r>
        </w:del>
      </w:ins>
      <w:ins w:id="8040" w:author="簡新佳" w:date="2019-02-27T13:10:00Z">
        <w:r w:rsidR="00F135F0">
          <w:rPr>
            <w:rFonts w:ascii="Helvetica" w:hAnsi="Helvetica" w:cs="Helvetica" w:hint="eastAsia"/>
            <w:color w:val="000000"/>
            <w:shd w:val="clear" w:color="auto" w:fill="FFFFFF"/>
          </w:rPr>
          <w:t>難</w:t>
        </w:r>
      </w:ins>
      <w:ins w:id="8041" w:author="簡新佳" w:date="2019-02-27T13:11:00Z">
        <w:r w:rsidR="00F135F0">
          <w:rPr>
            <w:rFonts w:ascii="Helvetica" w:hAnsi="Helvetica" w:cs="Helvetica" w:hint="eastAsia"/>
            <w:color w:val="000000"/>
            <w:shd w:val="clear" w:color="auto" w:fill="FFFFFF"/>
          </w:rPr>
          <w:t>以活命</w:t>
        </w:r>
      </w:ins>
      <w:ins w:id="8042" w:author="Administrator" w:date="2019-02-26T23:30:00Z">
        <w:del w:id="8043" w:author="簡新佳" w:date="2019-02-27T13:10:00Z">
          <w:r w:rsidDel="00F135F0">
            <w:rPr>
              <w:rFonts w:ascii="Helvetica" w:hAnsi="Helvetica" w:cs="Helvetica" w:hint="eastAsia"/>
              <w:color w:val="000000"/>
              <w:shd w:val="clear" w:color="auto" w:fill="FFFFFF"/>
            </w:rPr>
            <w:delText>兇多吉少</w:delText>
          </w:r>
        </w:del>
        <w:r>
          <w:rPr>
            <w:rFonts w:ascii="Helvetica" w:hAnsi="Helvetica" w:cs="Helvetica" w:hint="eastAsia"/>
            <w:color w:val="000000"/>
            <w:shd w:val="clear" w:color="auto" w:fill="FFFFFF"/>
          </w:rPr>
          <w:t>，但</w:t>
        </w:r>
      </w:ins>
      <w:ins w:id="8044" w:author="Administrator" w:date="2019-02-26T23:31:00Z">
        <w:r>
          <w:rPr>
            <w:rFonts w:ascii="Helvetica" w:hAnsi="Helvetica" w:cs="Helvetica" w:hint="eastAsia"/>
            <w:color w:val="000000"/>
            <w:shd w:val="clear" w:color="auto" w:fill="FFFFFF"/>
          </w:rPr>
          <w:t>見到自己師弟被青陽子刀氣殺死，道辰子也忍不住眉頭一皺。</w:t>
        </w:r>
      </w:ins>
    </w:p>
    <w:p w:rsidR="000F0075" w:rsidRDefault="005B7956">
      <w:pPr>
        <w:pStyle w:val="12"/>
        <w:spacing w:after="240"/>
        <w:ind w:leftChars="0" w:left="0"/>
        <w:rPr>
          <w:ins w:id="8045" w:author="Administrator" w:date="2019-02-26T23:33:00Z"/>
          <w:rFonts w:ascii="Helvetica" w:hAnsi="Helvetica" w:cs="Helvetica"/>
          <w:color w:val="000000"/>
          <w:shd w:val="clear" w:color="auto" w:fill="FFFFFF"/>
        </w:rPr>
        <w:pPrChange w:id="8046" w:author="Administrator" w:date="2019-02-26T19:50:00Z">
          <w:pPr>
            <w:pStyle w:val="12"/>
            <w:numPr>
              <w:numId w:val="1"/>
            </w:numPr>
            <w:spacing w:after="240"/>
            <w:ind w:leftChars="0" w:left="360" w:hanging="360"/>
            <w:outlineLvl w:val="0"/>
          </w:pPr>
        </w:pPrChange>
      </w:pPr>
      <w:ins w:id="8047" w:author="Administrator" w:date="2019-02-26T23:31:00Z">
        <w:r>
          <w:rPr>
            <w:rFonts w:ascii="Helvetica" w:hAnsi="Helvetica" w:cs="Helvetica" w:hint="eastAsia"/>
            <w:color w:val="000000"/>
            <w:shd w:val="clear" w:color="auto" w:fill="FFFFFF"/>
          </w:rPr>
          <w:t>一旁</w:t>
        </w:r>
        <w:del w:id="8048" w:author="簡新佳" w:date="2019-02-27T13:12:00Z">
          <w:r w:rsidDel="00F135F0">
            <w:rPr>
              <w:rFonts w:ascii="Helvetica" w:hAnsi="Helvetica" w:cs="Helvetica" w:hint="eastAsia"/>
              <w:color w:val="000000"/>
              <w:shd w:val="clear" w:color="auto" w:fill="FFFFFF"/>
            </w:rPr>
            <w:delText>的</w:delText>
          </w:r>
        </w:del>
        <w:r>
          <w:rPr>
            <w:rFonts w:ascii="Helvetica" w:hAnsi="Helvetica" w:cs="Helvetica" w:hint="eastAsia"/>
            <w:color w:val="000000"/>
            <w:shd w:val="clear" w:color="auto" w:fill="FFFFFF"/>
          </w:rPr>
          <w:t>鬼谷玟身形軌異地躲過那繼續</w:t>
        </w:r>
      </w:ins>
      <w:ins w:id="8049" w:author="簡新佳" w:date="2019-02-27T13:12:00Z">
        <w:r w:rsidR="00F135F0">
          <w:rPr>
            <w:rFonts w:ascii="Helvetica" w:hAnsi="Helvetica" w:cs="Helvetica" w:hint="eastAsia"/>
            <w:color w:val="000000"/>
            <w:shd w:val="clear" w:color="auto" w:fill="FFFFFF"/>
          </w:rPr>
          <w:t>襲來</w:t>
        </w:r>
      </w:ins>
      <w:ins w:id="8050" w:author="Administrator" w:date="2019-02-26T23:31:00Z">
        <w:del w:id="8051" w:author="簡新佳" w:date="2019-02-27T13:12:00Z">
          <w:r w:rsidDel="00F135F0">
            <w:rPr>
              <w:rFonts w:ascii="Helvetica" w:hAnsi="Helvetica" w:cs="Helvetica" w:hint="eastAsia"/>
              <w:color w:val="000000"/>
              <w:shd w:val="clear" w:color="auto" w:fill="FFFFFF"/>
            </w:rPr>
            <w:delText>畫</w:delText>
          </w:r>
        </w:del>
      </w:ins>
      <w:ins w:id="8052" w:author="Administrator" w:date="2019-02-26T23:32:00Z">
        <w:del w:id="8053" w:author="簡新佳" w:date="2019-02-27T13:12:00Z">
          <w:r w:rsidDel="00F135F0">
            <w:rPr>
              <w:rFonts w:ascii="Helvetica" w:hAnsi="Helvetica" w:cs="Helvetica" w:hint="eastAsia"/>
              <w:color w:val="000000"/>
              <w:shd w:val="clear" w:color="auto" w:fill="FFFFFF"/>
            </w:rPr>
            <w:delText>過</w:delText>
          </w:r>
        </w:del>
        <w:r>
          <w:rPr>
            <w:rFonts w:ascii="Helvetica" w:hAnsi="Helvetica" w:cs="Helvetica" w:hint="eastAsia"/>
            <w:color w:val="000000"/>
            <w:shd w:val="clear" w:color="auto" w:fill="FFFFFF"/>
          </w:rPr>
          <w:t>的刀氣，一面挑撥兩人說道，「道辰子師兄你瞧，</w:t>
        </w:r>
      </w:ins>
      <w:ins w:id="8054" w:author="簡新佳" w:date="2019-02-27T14:51:00Z">
        <w:r w:rsidR="00A07394">
          <w:rPr>
            <w:rFonts w:ascii="Helvetica" w:hAnsi="Helvetica" w:cs="Helvetica" w:hint="eastAsia"/>
            <w:color w:val="000000"/>
            <w:shd w:val="clear" w:color="auto" w:fill="FFFFFF"/>
          </w:rPr>
          <w:t>奴家</w:t>
        </w:r>
      </w:ins>
      <w:ins w:id="8055" w:author="Administrator" w:date="2019-02-26T23:32:00Z">
        <w:del w:id="8056" w:author="簡新佳" w:date="2019-02-27T14:51:00Z">
          <w:r w:rsidDel="00A07394">
            <w:rPr>
              <w:rFonts w:ascii="Helvetica" w:hAnsi="Helvetica" w:cs="Helvetica" w:hint="eastAsia"/>
              <w:color w:val="000000"/>
              <w:shd w:val="clear" w:color="auto" w:fill="FFFFFF"/>
            </w:rPr>
            <w:delText>我</w:delText>
          </w:r>
        </w:del>
        <w:r>
          <w:rPr>
            <w:rFonts w:ascii="Helvetica" w:hAnsi="Helvetica" w:cs="Helvetica" w:hint="eastAsia"/>
            <w:color w:val="000000"/>
            <w:shd w:val="clear" w:color="auto" w:fill="FFFFFF"/>
          </w:rPr>
          <w:t>好意想要</w:t>
        </w:r>
      </w:ins>
      <w:ins w:id="8057" w:author="簡新佳" w:date="2019-02-27T13:13:00Z">
        <w:r w:rsidR="00F135F0">
          <w:rPr>
            <w:rFonts w:ascii="Helvetica" w:hAnsi="Helvetica" w:cs="Helvetica" w:hint="eastAsia"/>
            <w:color w:val="000000"/>
            <w:shd w:val="clear" w:color="auto" w:fill="FFFFFF"/>
          </w:rPr>
          <w:t>給你們兩派弟子活命的機會</w:t>
        </w:r>
      </w:ins>
      <w:ins w:id="8058" w:author="Administrator" w:date="2019-02-26T23:32:00Z">
        <w:del w:id="8059" w:author="簡新佳" w:date="2019-02-27T13:13:00Z">
          <w:r w:rsidDel="00F135F0">
            <w:rPr>
              <w:rFonts w:ascii="Helvetica" w:hAnsi="Helvetica" w:cs="Helvetica" w:hint="eastAsia"/>
              <w:color w:val="000000"/>
              <w:shd w:val="clear" w:color="auto" w:fill="FFFFFF"/>
            </w:rPr>
            <w:delText>救活你們的師弟</w:delText>
          </w:r>
        </w:del>
        <w:r>
          <w:rPr>
            <w:rFonts w:ascii="Helvetica" w:hAnsi="Helvetica" w:cs="Helvetica" w:hint="eastAsia"/>
            <w:color w:val="000000"/>
            <w:shd w:val="clear" w:color="auto" w:fill="FFFFFF"/>
          </w:rPr>
          <w:t>，青陽子師兄不領情就算了，還將</w:t>
        </w:r>
      </w:ins>
      <w:ins w:id="8060" w:author="Administrator" w:date="2019-02-26T23:33:00Z">
        <w:r>
          <w:rPr>
            <w:rFonts w:ascii="Helvetica" w:hAnsi="Helvetica" w:cs="Helvetica" w:hint="eastAsia"/>
            <w:color w:val="000000"/>
            <w:shd w:val="clear" w:color="auto" w:fill="FFFFFF"/>
          </w:rPr>
          <w:t>赤劍宗的弟子也一起砍了，你說，這</w:t>
        </w:r>
      </w:ins>
      <w:ins w:id="8061" w:author="簡新佳" w:date="2019-02-27T13:15:00Z">
        <w:r w:rsidR="00B65937">
          <w:rPr>
            <w:rFonts w:ascii="Helvetica" w:hAnsi="Helvetica" w:cs="Helvetica" w:hint="eastAsia"/>
            <w:color w:val="000000"/>
            <w:shd w:val="clear" w:color="auto" w:fill="FFFFFF"/>
          </w:rPr>
          <w:t>是不是太</w:t>
        </w:r>
      </w:ins>
      <w:ins w:id="8062" w:author="Administrator" w:date="2019-02-26T23:33:00Z">
        <w:del w:id="8063" w:author="簡新佳" w:date="2019-02-27T13:14:00Z">
          <w:r w:rsidDel="00F135F0">
            <w:rPr>
              <w:rFonts w:ascii="Helvetica" w:hAnsi="Helvetica" w:cs="Helvetica" w:hint="eastAsia"/>
              <w:color w:val="000000"/>
              <w:shd w:val="clear" w:color="auto" w:fill="FFFFFF"/>
            </w:rPr>
            <w:delText>應</w:delText>
          </w:r>
        </w:del>
        <w:r>
          <w:rPr>
            <w:rFonts w:ascii="Helvetica" w:hAnsi="Helvetica" w:cs="Helvetica" w:hint="eastAsia"/>
            <w:color w:val="000000"/>
            <w:shd w:val="clear" w:color="auto" w:fill="FFFFFF"/>
          </w:rPr>
          <w:t>不應該？」</w:t>
        </w:r>
      </w:ins>
    </w:p>
    <w:p w:rsidR="000F0075" w:rsidRDefault="005B7956">
      <w:pPr>
        <w:pStyle w:val="12"/>
        <w:spacing w:after="240"/>
        <w:ind w:leftChars="0" w:left="0"/>
        <w:rPr>
          <w:ins w:id="8064" w:author="Administrator" w:date="2019-02-26T23:35:00Z"/>
          <w:del w:id="8065" w:author="簡新佳" w:date="2019-02-27T13:15:00Z"/>
          <w:rFonts w:ascii="Helvetica" w:hAnsi="Helvetica" w:cs="Helvetica"/>
          <w:color w:val="000000"/>
          <w:shd w:val="clear" w:color="auto" w:fill="FFFFFF"/>
        </w:rPr>
        <w:pPrChange w:id="8066" w:author="Administrator" w:date="2019-02-26T19:50:00Z">
          <w:pPr>
            <w:pStyle w:val="12"/>
            <w:numPr>
              <w:numId w:val="1"/>
            </w:numPr>
            <w:spacing w:after="240"/>
            <w:ind w:leftChars="0" w:left="360" w:hanging="360"/>
            <w:outlineLvl w:val="0"/>
          </w:pPr>
        </w:pPrChange>
      </w:pPr>
      <w:ins w:id="8067" w:author="Administrator" w:date="2019-02-26T23:33:00Z">
        <w:r>
          <w:rPr>
            <w:rFonts w:ascii="Helvetica" w:hAnsi="Helvetica" w:cs="Helvetica" w:hint="eastAsia"/>
            <w:color w:val="000000"/>
            <w:shd w:val="clear" w:color="auto" w:fill="FFFFFF"/>
          </w:rPr>
          <w:t>「</w:t>
        </w:r>
      </w:ins>
      <w:ins w:id="8068" w:author="Administrator" w:date="2019-02-26T23:35:00Z">
        <w:r>
          <w:rPr>
            <w:rFonts w:ascii="Helvetica" w:hAnsi="Helvetica" w:cs="Helvetica" w:hint="eastAsia"/>
            <w:color w:val="000000"/>
            <w:shd w:val="clear" w:color="auto" w:fill="FFFFFF"/>
          </w:rPr>
          <w:t>是</w:t>
        </w:r>
      </w:ins>
      <w:ins w:id="8069" w:author="Administrator" w:date="2019-02-26T23:33:00Z">
        <w:r>
          <w:rPr>
            <w:rFonts w:ascii="Helvetica" w:hAnsi="Helvetica" w:cs="Helvetica" w:hint="eastAsia"/>
            <w:color w:val="000000"/>
            <w:shd w:val="clear" w:color="auto" w:fill="FFFFFF"/>
          </w:rPr>
          <w:t>不應該</w:t>
        </w:r>
      </w:ins>
      <w:ins w:id="8070" w:author="Administrator" w:date="2019-02-26T23:35:00Z">
        <w:r>
          <w:rPr>
            <w:rFonts w:ascii="Helvetica" w:hAnsi="Helvetica" w:cs="Helvetica" w:hint="eastAsia"/>
            <w:color w:val="000000"/>
            <w:shd w:val="clear" w:color="auto" w:fill="FFFFFF"/>
          </w:rPr>
          <w:t>…</w:t>
        </w:r>
      </w:ins>
      <w:ins w:id="8071" w:author="Administrator" w:date="2019-02-26T23:33:00Z">
        <w:r>
          <w:rPr>
            <w:rFonts w:ascii="Helvetica" w:hAnsi="Helvetica" w:cs="Helvetica" w:hint="eastAsia"/>
            <w:color w:val="000000"/>
            <w:shd w:val="clear" w:color="auto" w:fill="FFFFFF"/>
          </w:rPr>
          <w:t>」道辰子</w:t>
        </w:r>
      </w:ins>
      <w:ins w:id="8072" w:author="Administrator" w:date="2019-02-26T23:35:00Z">
        <w:r>
          <w:rPr>
            <w:rFonts w:ascii="Helvetica" w:hAnsi="Helvetica" w:cs="Helvetica" w:hint="eastAsia"/>
            <w:color w:val="000000"/>
            <w:shd w:val="clear" w:color="auto" w:fill="FFFFFF"/>
          </w:rPr>
          <w:t>眼神</w:t>
        </w:r>
      </w:ins>
      <w:ins w:id="8073" w:author="Administrator" w:date="2019-02-26T23:33:00Z">
        <w:r>
          <w:rPr>
            <w:rFonts w:ascii="Helvetica" w:hAnsi="Helvetica" w:cs="Helvetica" w:hint="eastAsia"/>
            <w:color w:val="000000"/>
            <w:shd w:val="clear" w:color="auto" w:fill="FFFFFF"/>
          </w:rPr>
          <w:t>瞇瞇</w:t>
        </w:r>
      </w:ins>
      <w:ins w:id="8074" w:author="Administrator" w:date="2019-02-26T23:35:00Z">
        <w:r>
          <w:rPr>
            <w:rFonts w:ascii="Helvetica" w:hAnsi="Helvetica" w:cs="Helvetica" w:hint="eastAsia"/>
            <w:color w:val="000000"/>
            <w:shd w:val="clear" w:color="auto" w:fill="FFFFFF"/>
          </w:rPr>
          <w:t>一笑，</w:t>
        </w:r>
        <w:del w:id="8075" w:author="簡新佳" w:date="2019-02-27T13:15:00Z">
          <w:r w:rsidDel="00B65937">
            <w:rPr>
              <w:rFonts w:ascii="Helvetica" w:hAnsi="Helvetica" w:cs="Helvetica" w:hint="eastAsia"/>
              <w:color w:val="000000"/>
              <w:shd w:val="clear" w:color="auto" w:fill="FFFFFF"/>
            </w:rPr>
            <w:delText>「…只不過，妳說要分你六成，那更不應該！」</w:delText>
          </w:r>
        </w:del>
      </w:ins>
      <w:ins w:id="8076" w:author="簡新佳" w:date="2019-02-27T13:15:00Z">
        <w:r w:rsidR="00B65937">
          <w:rPr>
            <w:rFonts w:ascii="Helvetica" w:hAnsi="Helvetica" w:cs="Helvetica" w:hint="eastAsia"/>
            <w:color w:val="000000"/>
            <w:shd w:val="clear" w:color="auto" w:fill="FFFFFF"/>
          </w:rPr>
          <w:t>跟著右手迅速往前</w:t>
        </w:r>
      </w:ins>
    </w:p>
    <w:p w:rsidR="000F0075" w:rsidRDefault="005B7956">
      <w:pPr>
        <w:pStyle w:val="12"/>
        <w:spacing w:after="240"/>
        <w:ind w:leftChars="0" w:left="0"/>
        <w:rPr>
          <w:ins w:id="8077" w:author="簡新佳" w:date="2019-02-27T13:16:00Z"/>
          <w:rFonts w:ascii="Helvetica" w:hAnsi="Helvetica" w:cs="Helvetica"/>
          <w:color w:val="000000"/>
          <w:shd w:val="clear" w:color="auto" w:fill="FFFFFF"/>
        </w:rPr>
        <w:pPrChange w:id="8078" w:author="Administrator" w:date="2019-02-26T19:50:00Z">
          <w:pPr>
            <w:pStyle w:val="12"/>
            <w:numPr>
              <w:numId w:val="1"/>
            </w:numPr>
            <w:spacing w:after="240"/>
            <w:ind w:leftChars="0" w:left="360" w:hanging="360"/>
            <w:outlineLvl w:val="0"/>
          </w:pPr>
        </w:pPrChange>
      </w:pPr>
      <w:ins w:id="8079" w:author="Administrator" w:date="2019-02-26T23:33:00Z">
        <w:del w:id="8080" w:author="簡新佳" w:date="2019-02-27T13:15:00Z">
          <w:r w:rsidDel="00B65937">
            <w:rPr>
              <w:rFonts w:ascii="Helvetica" w:hAnsi="Helvetica" w:cs="Helvetica" w:hint="eastAsia"/>
              <w:color w:val="000000"/>
              <w:shd w:val="clear" w:color="auto" w:fill="FFFFFF"/>
            </w:rPr>
            <w:delText>隨即</w:delText>
          </w:r>
        </w:del>
        <w:r>
          <w:rPr>
            <w:rFonts w:ascii="Helvetica" w:hAnsi="Helvetica" w:cs="Helvetica" w:hint="eastAsia"/>
            <w:color w:val="000000"/>
            <w:shd w:val="clear" w:color="auto" w:fill="FFFFFF"/>
          </w:rPr>
          <w:t>出</w:t>
        </w:r>
      </w:ins>
      <w:ins w:id="8081" w:author="Administrator" w:date="2019-02-26T23:34:00Z">
        <w:r>
          <w:rPr>
            <w:rFonts w:ascii="Helvetica" w:hAnsi="Helvetica" w:cs="Helvetica" w:hint="eastAsia"/>
            <w:color w:val="000000"/>
            <w:shd w:val="clear" w:color="auto" w:fill="FFFFFF"/>
          </w:rPr>
          <w:t>劍往前一刺，一道長虹迅捷地往鬼谷玟退後的方向擊去，</w:t>
        </w:r>
      </w:ins>
    </w:p>
    <w:p w:rsidR="000F0075" w:rsidRDefault="00B65937">
      <w:pPr>
        <w:pStyle w:val="12"/>
        <w:spacing w:after="240"/>
        <w:ind w:leftChars="0" w:left="0"/>
        <w:rPr>
          <w:ins w:id="8082" w:author="Administrator" w:date="2019-03-03T13:55:00Z"/>
          <w:rFonts w:ascii="Helvetica" w:hAnsi="Helvetica" w:cs="Helvetica"/>
          <w:color w:val="000000"/>
          <w:shd w:val="clear" w:color="auto" w:fill="FFFFFF"/>
        </w:rPr>
        <w:pPrChange w:id="8083" w:author="Administrator" w:date="2019-02-26T19:50:00Z">
          <w:pPr>
            <w:pStyle w:val="12"/>
            <w:numPr>
              <w:numId w:val="1"/>
            </w:numPr>
            <w:spacing w:after="240"/>
            <w:ind w:leftChars="0" w:left="360" w:hanging="360"/>
            <w:outlineLvl w:val="0"/>
          </w:pPr>
        </w:pPrChange>
      </w:pPr>
      <w:ins w:id="8084" w:author="簡新佳" w:date="2019-02-27T13:16:00Z">
        <w:r>
          <w:rPr>
            <w:rFonts w:ascii="Helvetica" w:hAnsi="Helvetica" w:cs="Helvetica" w:hint="eastAsia"/>
            <w:color w:val="000000"/>
            <w:shd w:val="clear" w:color="auto" w:fill="FFFFFF"/>
          </w:rPr>
          <w:t>「…只不過，妳說</w:t>
        </w:r>
      </w:ins>
      <w:ins w:id="8085" w:author="簡新佳" w:date="2019-02-27T13:17:00Z">
        <w:r>
          <w:rPr>
            <w:rFonts w:ascii="Helvetica" w:hAnsi="Helvetica" w:cs="Helvetica" w:hint="eastAsia"/>
            <w:color w:val="000000"/>
            <w:shd w:val="clear" w:color="auto" w:fill="FFFFFF"/>
          </w:rPr>
          <w:t>妳</w:t>
        </w:r>
      </w:ins>
      <w:ins w:id="8086" w:author="簡新佳" w:date="2019-02-27T13:16:00Z">
        <w:r>
          <w:rPr>
            <w:rFonts w:ascii="Helvetica" w:hAnsi="Helvetica" w:cs="Helvetica" w:hint="eastAsia"/>
            <w:color w:val="000000"/>
            <w:shd w:val="clear" w:color="auto" w:fill="FFFFFF"/>
          </w:rPr>
          <w:t>要分</w:t>
        </w:r>
      </w:ins>
      <w:ins w:id="8087" w:author="簡新佳" w:date="2019-02-27T13:17:00Z">
        <w:r>
          <w:rPr>
            <w:rFonts w:ascii="Helvetica" w:hAnsi="Helvetica" w:cs="Helvetica" w:hint="eastAsia"/>
            <w:color w:val="000000"/>
            <w:shd w:val="clear" w:color="auto" w:fill="FFFFFF"/>
          </w:rPr>
          <w:t>寶物的</w:t>
        </w:r>
      </w:ins>
      <w:ins w:id="8088" w:author="簡新佳" w:date="2019-02-27T13:16:00Z">
        <w:r>
          <w:rPr>
            <w:rFonts w:ascii="Helvetica" w:hAnsi="Helvetica" w:cs="Helvetica" w:hint="eastAsia"/>
            <w:color w:val="000000"/>
            <w:shd w:val="clear" w:color="auto" w:fill="FFFFFF"/>
          </w:rPr>
          <w:t>六成，那更不應該！」</w:t>
        </w:r>
      </w:ins>
      <w:ins w:id="8089" w:author="Administrator" w:date="2019-02-26T23:34:00Z">
        <w:del w:id="8090" w:author="簡新佳" w:date="2019-02-27T13:16:00Z">
          <w:r w:rsidR="005B7956" w:rsidDel="00B65937">
            <w:rPr>
              <w:rFonts w:ascii="Helvetica" w:hAnsi="Helvetica" w:cs="Helvetica" w:hint="eastAsia"/>
              <w:color w:val="000000"/>
              <w:shd w:val="clear" w:color="auto" w:fill="FFFFFF"/>
            </w:rPr>
            <w:delText>看起來竟像是她主動往劍氣迎上似的。</w:delText>
          </w:r>
        </w:del>
      </w:ins>
    </w:p>
    <w:p w:rsidR="000F0075" w:rsidRDefault="005B7956">
      <w:pPr>
        <w:pStyle w:val="12"/>
        <w:spacing w:after="240"/>
        <w:ind w:leftChars="0" w:left="0"/>
        <w:rPr>
          <w:ins w:id="8091" w:author="Administrator" w:date="2019-03-03T13:55:00Z"/>
          <w:rFonts w:ascii="Helvetica" w:hAnsi="Helvetica" w:cs="Helvetica"/>
          <w:color w:val="000000"/>
          <w:shd w:val="clear" w:color="auto" w:fill="FFFFFF"/>
        </w:rPr>
        <w:pPrChange w:id="8092" w:author="Administrator" w:date="2019-02-26T19:50:00Z">
          <w:pPr>
            <w:pStyle w:val="12"/>
            <w:numPr>
              <w:numId w:val="1"/>
            </w:numPr>
            <w:spacing w:after="240"/>
            <w:ind w:leftChars="0" w:left="360" w:hanging="360"/>
            <w:outlineLvl w:val="0"/>
          </w:pPr>
        </w:pPrChange>
      </w:pPr>
      <w:ins w:id="8093" w:author="Administrator" w:date="2019-02-26T23:36:00Z">
        <w:r>
          <w:rPr>
            <w:rFonts w:hint="eastAsia"/>
          </w:rPr>
          <w:t>「嘻嘻…你們兩個大男人欺負</w:t>
        </w:r>
      </w:ins>
      <w:ins w:id="8094" w:author="簡新佳" w:date="2019-02-27T14:50:00Z">
        <w:r w:rsidR="00A07394">
          <w:rPr>
            <w:rFonts w:hint="eastAsia"/>
          </w:rPr>
          <w:t>奴家</w:t>
        </w:r>
      </w:ins>
      <w:ins w:id="8095" w:author="Administrator" w:date="2019-02-26T23:36:00Z">
        <w:del w:id="8096" w:author="簡新佳" w:date="2019-02-27T14:50:00Z">
          <w:r w:rsidDel="00A07394">
            <w:rPr>
              <w:rFonts w:hint="eastAsia"/>
            </w:rPr>
            <w:delText>我</w:delText>
          </w:r>
        </w:del>
        <w:r>
          <w:rPr>
            <w:rFonts w:hint="eastAsia"/>
          </w:rPr>
          <w:t>一個女</w:t>
        </w:r>
      </w:ins>
      <w:ins w:id="8097" w:author="簡新佳" w:date="2019-02-27T14:52:00Z">
        <w:r w:rsidR="00A07394">
          <w:rPr>
            <w:rFonts w:hint="eastAsia"/>
          </w:rPr>
          <w:t>流之輩</w:t>
        </w:r>
      </w:ins>
      <w:ins w:id="8098" w:author="Administrator" w:date="2019-02-26T23:36:00Z">
        <w:del w:id="8099" w:author="簡新佳" w:date="2019-02-27T14:52:00Z">
          <w:r w:rsidDel="00A07394">
            <w:rPr>
              <w:rFonts w:hint="eastAsia"/>
            </w:rPr>
            <w:delText>生</w:delText>
          </w:r>
        </w:del>
        <w:r>
          <w:rPr>
            <w:rFonts w:hint="eastAsia"/>
          </w:rPr>
          <w:t>，</w:t>
        </w:r>
      </w:ins>
      <w:ins w:id="8100" w:author="簡新佳" w:date="2019-02-27T14:52:00Z">
        <w:r w:rsidR="00A07394">
          <w:rPr>
            <w:rFonts w:hint="eastAsia"/>
          </w:rPr>
          <w:t>奴家真</w:t>
        </w:r>
      </w:ins>
      <w:ins w:id="8101" w:author="Administrator" w:date="2019-02-26T23:36:00Z">
        <w:del w:id="8102" w:author="簡新佳" w:date="2019-02-27T14:52:00Z">
          <w:r w:rsidDel="00A07394">
            <w:rPr>
              <w:rFonts w:hint="eastAsia"/>
            </w:rPr>
            <w:delText>我好</w:delText>
          </w:r>
        </w:del>
        <w:r>
          <w:rPr>
            <w:rFonts w:hint="eastAsia"/>
          </w:rPr>
          <w:t>命苦</w:t>
        </w:r>
        <w:del w:id="8103" w:author="簡新佳" w:date="2019-02-27T14:52:00Z">
          <w:r w:rsidDel="00A07394">
            <w:rPr>
              <w:rFonts w:hint="eastAsia"/>
            </w:rPr>
            <w:delText>喔</w:delText>
          </w:r>
        </w:del>
        <w:r>
          <w:rPr>
            <w:rFonts w:hint="eastAsia"/>
          </w:rPr>
          <w:t>，怎沒人願意幫幫</w:t>
        </w:r>
      </w:ins>
      <w:ins w:id="8104" w:author="簡新佳" w:date="2019-02-27T14:53:00Z">
        <w:r w:rsidR="00A07394">
          <w:rPr>
            <w:rFonts w:hint="eastAsia"/>
          </w:rPr>
          <w:t>奴家</w:t>
        </w:r>
      </w:ins>
      <w:ins w:id="8105" w:author="Administrator" w:date="2019-02-26T23:36:00Z">
        <w:del w:id="8106" w:author="簡新佳" w:date="2019-02-27T14:53:00Z">
          <w:r w:rsidDel="00A07394">
            <w:rPr>
              <w:rFonts w:hint="eastAsia"/>
            </w:rPr>
            <w:delText>我</w:delText>
          </w:r>
        </w:del>
        <w:r>
          <w:rPr>
            <w:rFonts w:hint="eastAsia"/>
          </w:rPr>
          <w:t>呢？」</w:t>
        </w:r>
      </w:ins>
      <w:ins w:id="8107" w:author="Administrator" w:date="2019-02-26T23:37:00Z">
        <w:r>
          <w:rPr>
            <w:rFonts w:hint="eastAsia"/>
          </w:rPr>
          <w:t>鬼谷玟</w:t>
        </w:r>
      </w:ins>
      <w:ins w:id="8108" w:author="簡新佳" w:date="2019-02-27T13:17:00Z">
        <w:r w:rsidR="00B65937">
          <w:rPr>
            <w:rFonts w:hint="eastAsia"/>
          </w:rPr>
          <w:t>也</w:t>
        </w:r>
      </w:ins>
      <w:ins w:id="8109" w:author="Administrator" w:date="2019-02-26T23:37:00Z">
        <w:r>
          <w:rPr>
            <w:rFonts w:hint="eastAsia"/>
          </w:rPr>
          <w:t>不</w:t>
        </w:r>
      </w:ins>
      <w:ins w:id="8110" w:author="簡新佳" w:date="2019-02-27T13:17:00Z">
        <w:r w:rsidR="00B65937">
          <w:rPr>
            <w:rFonts w:hint="eastAsia"/>
          </w:rPr>
          <w:t>閃</w:t>
        </w:r>
      </w:ins>
      <w:ins w:id="8111" w:author="Administrator" w:date="2019-02-26T23:37:00Z">
        <w:del w:id="8112" w:author="簡新佳" w:date="2019-02-27T13:17:00Z">
          <w:r w:rsidDel="00B65937">
            <w:rPr>
              <w:rFonts w:hint="eastAsia"/>
            </w:rPr>
            <w:delText>躲不</w:delText>
          </w:r>
        </w:del>
      </w:ins>
      <w:ins w:id="8113" w:author="簡新佳" w:date="2019-02-27T13:17:00Z">
        <w:r w:rsidR="00B65937">
          <w:rPr>
            <w:rFonts w:hint="eastAsia"/>
          </w:rPr>
          <w:t>躲</w:t>
        </w:r>
      </w:ins>
      <w:ins w:id="8114" w:author="Administrator" w:date="2019-02-26T23:37:00Z">
        <w:del w:id="8115" w:author="簡新佳" w:date="2019-02-27T13:17:00Z">
          <w:r w:rsidDel="00B65937">
            <w:rPr>
              <w:rFonts w:hint="eastAsia"/>
            </w:rPr>
            <w:delText>閃</w:delText>
          </w:r>
        </w:del>
        <w:r>
          <w:rPr>
            <w:rFonts w:hint="eastAsia"/>
          </w:rPr>
          <w:t>，兩根手指</w:t>
        </w:r>
      </w:ins>
      <w:ins w:id="8116" w:author="簡新佳" w:date="2019-02-27T13:17:00Z">
        <w:r w:rsidR="00B65937">
          <w:rPr>
            <w:rFonts w:hint="eastAsia"/>
          </w:rPr>
          <w:t>看準時機，</w:t>
        </w:r>
      </w:ins>
      <w:ins w:id="8117" w:author="Administrator" w:date="2019-02-26T23:37:00Z">
        <w:r>
          <w:rPr>
            <w:rFonts w:hint="eastAsia"/>
          </w:rPr>
          <w:t>輕輕往那劍氣一掐，</w:t>
        </w:r>
      </w:ins>
      <w:ins w:id="8118" w:author="Administrator" w:date="2019-02-26T23:38:00Z">
        <w:r>
          <w:rPr>
            <w:rFonts w:hint="eastAsia"/>
          </w:rPr>
          <w:t>居然就這麼把劍氣給掐滅了，看得道辰子兩人頓時是心中一震！</w:t>
        </w:r>
      </w:ins>
    </w:p>
    <w:p w:rsidR="000F0075" w:rsidRDefault="005B7956">
      <w:pPr>
        <w:pStyle w:val="12"/>
        <w:spacing w:after="240"/>
        <w:ind w:leftChars="0" w:left="0"/>
        <w:rPr>
          <w:ins w:id="8119" w:author="Administrator" w:date="2019-03-03T13:55:00Z"/>
          <w:rFonts w:ascii="Helvetica" w:hAnsi="Helvetica" w:cs="Helvetica"/>
          <w:color w:val="000000"/>
          <w:shd w:val="clear" w:color="auto" w:fill="FFFFFF"/>
        </w:rPr>
        <w:pPrChange w:id="8120" w:author="Administrator" w:date="2019-02-26T19:50:00Z">
          <w:pPr>
            <w:pStyle w:val="12"/>
            <w:numPr>
              <w:numId w:val="1"/>
            </w:numPr>
            <w:spacing w:after="240"/>
            <w:ind w:leftChars="0" w:left="360" w:hanging="360"/>
            <w:outlineLvl w:val="0"/>
          </w:pPr>
        </w:pPrChange>
      </w:pPr>
      <w:ins w:id="8121" w:author="Administrator" w:date="2019-02-26T23:38:00Z">
        <w:r>
          <w:rPr>
            <w:rFonts w:hint="eastAsia"/>
          </w:rPr>
          <w:t>「怎可能？</w:t>
        </w:r>
      </w:ins>
      <w:ins w:id="8122" w:author="Administrator" w:date="2019-02-26T23:39:00Z">
        <w:r>
          <w:rPr>
            <w:rFonts w:hint="eastAsia"/>
          </w:rPr>
          <w:t>先前她與我一戰時明明輸我一大劫，</w:t>
        </w:r>
        <w:r w:rsidR="00B74825">
          <w:rPr>
            <w:rFonts w:hint="eastAsia"/>
          </w:rPr>
          <w:t>那道辰子就算不及我，也相差無幾，怎可能聯手之下被她這麼輕易躲過？」青陽</w:t>
        </w:r>
      </w:ins>
      <w:ins w:id="8123" w:author="Administrator" w:date="2019-02-26T23:40:00Z">
        <w:r w:rsidR="00B74825">
          <w:rPr>
            <w:rFonts w:hint="eastAsia"/>
          </w:rPr>
          <w:t>子心中有些不解，忍不住往道辰子方向看去。</w:t>
        </w:r>
      </w:ins>
    </w:p>
    <w:p w:rsidR="000F0075" w:rsidRDefault="00B74825">
      <w:pPr>
        <w:pStyle w:val="12"/>
        <w:spacing w:after="240"/>
        <w:ind w:leftChars="0" w:left="0"/>
        <w:rPr>
          <w:ins w:id="8124" w:author="Administrator" w:date="2019-03-03T13:55:00Z"/>
          <w:rFonts w:ascii="Helvetica" w:hAnsi="Helvetica" w:cs="Helvetica"/>
          <w:color w:val="000000"/>
          <w:shd w:val="clear" w:color="auto" w:fill="FFFFFF"/>
        </w:rPr>
        <w:pPrChange w:id="8125" w:author="Administrator" w:date="2019-02-26T19:50:00Z">
          <w:pPr>
            <w:pStyle w:val="12"/>
            <w:numPr>
              <w:numId w:val="1"/>
            </w:numPr>
            <w:spacing w:after="240"/>
            <w:ind w:leftChars="0" w:left="360" w:hanging="360"/>
            <w:outlineLvl w:val="0"/>
          </w:pPr>
        </w:pPrChange>
      </w:pPr>
      <w:ins w:id="8126" w:author="Administrator" w:date="2019-02-26T23:40:00Z">
        <w:r>
          <w:rPr>
            <w:rFonts w:hint="eastAsia"/>
          </w:rPr>
          <w:t>後者同樣也是疑惑，刷刷刷幾道劍氣瞬見連環</w:t>
        </w:r>
      </w:ins>
      <w:ins w:id="8127" w:author="Administrator" w:date="2019-02-26T23:41:00Z">
        <w:r>
          <w:rPr>
            <w:rFonts w:hint="eastAsia"/>
          </w:rPr>
          <w:t>砍落。</w:t>
        </w:r>
      </w:ins>
    </w:p>
    <w:p w:rsidR="000F0075" w:rsidRDefault="00B74825">
      <w:pPr>
        <w:pStyle w:val="12"/>
        <w:spacing w:after="240"/>
        <w:ind w:leftChars="0" w:left="0"/>
        <w:rPr>
          <w:ins w:id="8128" w:author="Administrator" w:date="2019-02-26T23:43:00Z"/>
          <w:rFonts w:ascii="Helvetica" w:hAnsi="Helvetica" w:cs="Helvetica"/>
          <w:color w:val="000000"/>
          <w:shd w:val="clear" w:color="auto" w:fill="FFFFFF"/>
          <w:rPrChange w:id="8129" w:author="Administrator" w:date="2019-03-03T13:55:00Z">
            <w:rPr>
              <w:ins w:id="8130" w:author="Administrator" w:date="2019-02-26T23:43:00Z"/>
            </w:rPr>
          </w:rPrChange>
        </w:rPr>
        <w:pPrChange w:id="8131" w:author="Administrator" w:date="2019-02-26T19:50:00Z">
          <w:pPr>
            <w:pStyle w:val="12"/>
            <w:numPr>
              <w:numId w:val="1"/>
            </w:numPr>
            <w:spacing w:after="240"/>
            <w:ind w:leftChars="0" w:left="360" w:hanging="360"/>
            <w:outlineLvl w:val="0"/>
          </w:pPr>
        </w:pPrChange>
      </w:pPr>
      <w:ins w:id="8132" w:author="Administrator" w:date="2019-02-26T23:41:00Z">
        <w:r>
          <w:rPr>
            <w:rFonts w:hint="eastAsia"/>
          </w:rPr>
          <w:t>鬼谷玟卻是臉色不慌不忙，</w:t>
        </w:r>
      </w:ins>
      <w:ins w:id="8133" w:author="Administrator" w:date="2019-02-26T23:42:00Z">
        <w:r>
          <w:rPr>
            <w:rFonts w:hint="eastAsia"/>
          </w:rPr>
          <w:t>張手一揮一陣彩霧飄散而出，將那刀氣吞噬進去。</w:t>
        </w:r>
      </w:ins>
    </w:p>
    <w:p w:rsidR="000F0075" w:rsidRDefault="00B74825">
      <w:pPr>
        <w:pStyle w:val="12"/>
        <w:spacing w:after="240"/>
        <w:ind w:leftChars="0" w:left="0"/>
        <w:rPr>
          <w:ins w:id="8134" w:author="Administrator" w:date="2019-02-26T23:44:00Z"/>
        </w:rPr>
        <w:pPrChange w:id="8135" w:author="Administrator" w:date="2019-02-26T19:50:00Z">
          <w:pPr>
            <w:pStyle w:val="12"/>
            <w:numPr>
              <w:numId w:val="1"/>
            </w:numPr>
            <w:spacing w:after="240"/>
            <w:ind w:leftChars="0" w:left="360" w:hanging="360"/>
            <w:outlineLvl w:val="0"/>
          </w:pPr>
        </w:pPrChange>
      </w:pPr>
      <w:ins w:id="8136" w:author="Administrator" w:date="2019-02-26T23:43:00Z">
        <w:r>
          <w:rPr>
            <w:rFonts w:hint="eastAsia"/>
          </w:rPr>
          <w:t>「五彩毒霧…不對！多了一色！是六彩毒霧！」道</w:t>
        </w:r>
      </w:ins>
      <w:ins w:id="8137" w:author="Administrator" w:date="2019-02-26T23:44:00Z">
        <w:r>
          <w:rPr>
            <w:rFonts w:hint="eastAsia"/>
          </w:rPr>
          <w:t>辰子只覺得劍氣一被包圍，便如石沈大海消失得無影無蹤，忍不住張口驚道。</w:t>
        </w:r>
      </w:ins>
    </w:p>
    <w:p w:rsidR="000F0075" w:rsidRDefault="00B74825">
      <w:pPr>
        <w:pStyle w:val="12"/>
        <w:spacing w:after="240"/>
        <w:ind w:leftChars="0" w:left="0"/>
        <w:rPr>
          <w:ins w:id="8138" w:author="簡新佳" w:date="2019-02-27T13:18:00Z"/>
        </w:rPr>
        <w:pPrChange w:id="8139" w:author="Administrator" w:date="2019-02-26T19:50:00Z">
          <w:pPr>
            <w:pStyle w:val="12"/>
            <w:numPr>
              <w:numId w:val="1"/>
            </w:numPr>
            <w:spacing w:after="240"/>
            <w:ind w:leftChars="0" w:left="360" w:hanging="360"/>
            <w:outlineLvl w:val="0"/>
          </w:pPr>
        </w:pPrChange>
      </w:pPr>
      <w:ins w:id="8140" w:author="Administrator" w:date="2019-02-26T23:45:00Z">
        <w:r>
          <w:rPr>
            <w:rFonts w:hint="eastAsia"/>
          </w:rPr>
          <w:t>「咯咯…道辰子師兄眼光可真是狠毒，奴家這新練出來的</w:t>
        </w:r>
      </w:ins>
      <w:ins w:id="8141" w:author="Administrator" w:date="2019-02-26T23:48:00Z">
        <w:r w:rsidR="00D60105">
          <w:rPr>
            <w:rFonts w:hint="eastAsia"/>
          </w:rPr>
          <w:t>一色</w:t>
        </w:r>
      </w:ins>
      <w:ins w:id="8142" w:author="Administrator" w:date="2019-02-26T23:47:00Z">
        <w:r w:rsidR="00D60105">
          <w:rPr>
            <w:rFonts w:hint="eastAsia"/>
          </w:rPr>
          <w:t>，</w:t>
        </w:r>
      </w:ins>
      <w:ins w:id="8143" w:author="Administrator" w:date="2019-02-26T23:48:00Z">
        <w:r w:rsidR="00D60105">
          <w:rPr>
            <w:rFonts w:hint="eastAsia"/>
          </w:rPr>
          <w:t>你可覺得好看</w:t>
        </w:r>
        <w:del w:id="8144" w:author="簡新佳" w:date="2019-02-27T14:53:00Z">
          <w:r w:rsidR="00D60105" w:rsidDel="00A07394">
            <w:rPr>
              <w:rFonts w:hint="eastAsia"/>
            </w:rPr>
            <w:delText>嗎</w:delText>
          </w:r>
        </w:del>
        <w:r w:rsidR="00D60105">
          <w:rPr>
            <w:rFonts w:hint="eastAsia"/>
          </w:rPr>
          <w:t>？」鬼谷玟纖手一扇，那彩霧就有如有</w:t>
        </w:r>
      </w:ins>
      <w:ins w:id="8145" w:author="Administrator" w:date="2019-02-26T23:49:00Z">
        <w:r w:rsidR="00D60105">
          <w:rPr>
            <w:rFonts w:hint="eastAsia"/>
          </w:rPr>
          <w:t>性命般地凝聚在她的右手手掌之上，散發出五顏六色的</w:t>
        </w:r>
        <w:r w:rsidR="001A0AE9">
          <w:rPr>
            <w:rFonts w:hint="eastAsia"/>
          </w:rPr>
          <w:t>異芒。</w:t>
        </w:r>
      </w:ins>
    </w:p>
    <w:p w:rsidR="000F0075" w:rsidRDefault="00B65937">
      <w:pPr>
        <w:pStyle w:val="12"/>
        <w:spacing w:after="240"/>
        <w:ind w:leftChars="0" w:left="0"/>
        <w:rPr>
          <w:ins w:id="8146" w:author="Administrator" w:date="2019-02-26T23:49:00Z"/>
        </w:rPr>
        <w:pPrChange w:id="8147" w:author="Administrator" w:date="2019-02-26T19:50:00Z">
          <w:pPr>
            <w:pStyle w:val="12"/>
            <w:numPr>
              <w:numId w:val="1"/>
            </w:numPr>
            <w:spacing w:after="240"/>
            <w:ind w:leftChars="0" w:left="360" w:hanging="360"/>
            <w:outlineLvl w:val="0"/>
          </w:pPr>
        </w:pPrChange>
      </w:pPr>
      <w:ins w:id="8148" w:author="簡新佳" w:date="2019-02-27T13:18:00Z">
        <w:r>
          <w:rPr>
            <w:rFonts w:hint="eastAsia"/>
          </w:rPr>
          <w:t>只是那彩霧在原先五種顏色上，又多了一種</w:t>
        </w:r>
      </w:ins>
      <w:ins w:id="8149" w:author="簡新佳" w:date="2019-02-27T13:21:00Z">
        <w:r>
          <w:rPr>
            <w:rFonts w:hint="eastAsia"/>
          </w:rPr>
          <w:t>透明</w:t>
        </w:r>
      </w:ins>
      <w:ins w:id="8150" w:author="簡新佳" w:date="2019-02-27T13:20:00Z">
        <w:r>
          <w:rPr>
            <w:rFonts w:hint="eastAsia"/>
          </w:rPr>
          <w:t>淡</w:t>
        </w:r>
      </w:ins>
      <w:ins w:id="8151" w:author="簡新佳" w:date="2019-02-27T13:21:00Z">
        <w:r>
          <w:rPr>
            <w:rFonts w:hint="eastAsia"/>
          </w:rPr>
          <w:t>紫，</w:t>
        </w:r>
      </w:ins>
      <w:ins w:id="8152" w:author="簡新佳" w:date="2019-02-27T13:30:00Z">
        <w:r w:rsidR="00007441">
          <w:rPr>
            <w:rFonts w:hint="eastAsia"/>
          </w:rPr>
          <w:t>妖豔卻又脫俗。</w:t>
        </w:r>
      </w:ins>
    </w:p>
    <w:p w:rsidR="000F0075" w:rsidRDefault="001A0AE9">
      <w:pPr>
        <w:pStyle w:val="12"/>
        <w:spacing w:after="240"/>
        <w:ind w:leftChars="0" w:left="0"/>
        <w:rPr>
          <w:ins w:id="8153" w:author="Administrator" w:date="2019-02-26T23:50:00Z"/>
        </w:rPr>
        <w:pPrChange w:id="8154" w:author="Administrator" w:date="2019-02-26T19:50:00Z">
          <w:pPr>
            <w:pStyle w:val="12"/>
            <w:numPr>
              <w:numId w:val="1"/>
            </w:numPr>
            <w:spacing w:after="240"/>
            <w:ind w:leftChars="0" w:left="360" w:hanging="360"/>
            <w:outlineLvl w:val="0"/>
          </w:pPr>
        </w:pPrChange>
      </w:pPr>
      <w:ins w:id="8155" w:author="Administrator" w:date="2019-02-26T23:49:00Z">
        <w:r>
          <w:rPr>
            <w:rFonts w:hint="eastAsia"/>
          </w:rPr>
          <w:lastRenderedPageBreak/>
          <w:t>「就算如此，妳以為妳敵得過我</w:t>
        </w:r>
      </w:ins>
      <w:ins w:id="8156" w:author="Administrator" w:date="2019-02-26T23:50:00Z">
        <w:r>
          <w:rPr>
            <w:rFonts w:hint="eastAsia"/>
          </w:rPr>
          <w:t>們兩宗弟子的圍攻嗎？」青陽子使了使眼，一旁的刀仙宗弟子立即繞到背後，將鬼谷玟圍了起來。</w:t>
        </w:r>
      </w:ins>
    </w:p>
    <w:p w:rsidR="000F0075" w:rsidRDefault="001A0AE9">
      <w:pPr>
        <w:pStyle w:val="12"/>
        <w:spacing w:after="240"/>
        <w:ind w:leftChars="0" w:left="0"/>
        <w:rPr>
          <w:ins w:id="8157" w:author="簡新佳" w:date="2019-02-27T13:39:00Z"/>
        </w:rPr>
        <w:pPrChange w:id="8158" w:author="Administrator" w:date="2019-02-26T19:50:00Z">
          <w:pPr>
            <w:pStyle w:val="12"/>
            <w:numPr>
              <w:numId w:val="1"/>
            </w:numPr>
            <w:spacing w:after="240"/>
            <w:ind w:leftChars="0" w:left="360" w:hanging="360"/>
            <w:outlineLvl w:val="0"/>
          </w:pPr>
        </w:pPrChange>
      </w:pPr>
      <w:ins w:id="8159" w:author="Administrator" w:date="2019-02-26T23:51:00Z">
        <w:r>
          <w:rPr>
            <w:rFonts w:hint="eastAsia"/>
          </w:rPr>
          <w:t>鬼谷玟仍是視若無睹，</w:t>
        </w:r>
      </w:ins>
      <w:ins w:id="8160" w:author="簡新佳" w:date="2019-02-27T13:31:00Z">
        <w:r w:rsidR="00007441">
          <w:rPr>
            <w:rFonts w:hint="eastAsia"/>
          </w:rPr>
          <w:t>嘆口氣幽幽說道，「怎麼師兄就以為，只有你們兩派有弟子進來而已？莫非是欺我</w:t>
        </w:r>
      </w:ins>
      <w:ins w:id="8161" w:author="簡新佳" w:date="2019-02-27T13:33:00Z">
        <w:r w:rsidR="00007441">
          <w:rPr>
            <w:rFonts w:hint="eastAsia"/>
          </w:rPr>
          <w:t>鬼屍門</w:t>
        </w:r>
      </w:ins>
      <w:ins w:id="8162" w:author="簡新佳" w:date="2019-02-27T13:38:00Z">
        <w:r w:rsidR="00007441">
          <w:rPr>
            <w:rFonts w:hint="eastAsia"/>
          </w:rPr>
          <w:t>無人？</w:t>
        </w:r>
      </w:ins>
      <w:ins w:id="8163" w:author="簡新佳" w:date="2019-02-27T13:39:00Z">
        <w:r w:rsidR="00007441">
          <w:rPr>
            <w:rFonts w:hint="eastAsia"/>
          </w:rPr>
          <w:t>」</w:t>
        </w:r>
      </w:ins>
    </w:p>
    <w:p w:rsidR="000F0075" w:rsidRDefault="00007441">
      <w:pPr>
        <w:pStyle w:val="12"/>
        <w:spacing w:after="240"/>
        <w:ind w:leftChars="0" w:left="0"/>
        <w:rPr>
          <w:ins w:id="8164" w:author="簡新佳" w:date="2019-02-27T13:57:00Z"/>
        </w:rPr>
        <w:pPrChange w:id="8165" w:author="Administrator" w:date="2019-02-26T19:50:00Z">
          <w:pPr>
            <w:pStyle w:val="12"/>
            <w:numPr>
              <w:numId w:val="1"/>
            </w:numPr>
            <w:spacing w:after="240"/>
            <w:ind w:leftChars="0" w:left="360" w:hanging="360"/>
            <w:outlineLvl w:val="0"/>
          </w:pPr>
        </w:pPrChange>
      </w:pPr>
      <w:ins w:id="8166" w:author="簡新佳" w:date="2019-02-27T13:39:00Z">
        <w:r>
          <w:rPr>
            <w:rFonts w:hint="eastAsia"/>
          </w:rPr>
          <w:t>此話一出，</w:t>
        </w:r>
      </w:ins>
      <w:ins w:id="8167" w:author="簡新佳" w:date="2019-02-27T13:41:00Z">
        <w:r>
          <w:rPr>
            <w:rFonts w:hint="eastAsia"/>
          </w:rPr>
          <w:t>不僅是</w:t>
        </w:r>
      </w:ins>
      <w:ins w:id="8168" w:author="簡新佳" w:date="2019-02-27T13:42:00Z">
        <w:r>
          <w:rPr>
            <w:rFonts w:hint="eastAsia"/>
          </w:rPr>
          <w:t>青陽子</w:t>
        </w:r>
        <w:r w:rsidR="00F24CFB">
          <w:rPr>
            <w:rFonts w:hint="eastAsia"/>
          </w:rPr>
          <w:t>心中一凜</w:t>
        </w:r>
      </w:ins>
      <w:ins w:id="8169" w:author="簡新佳" w:date="2019-02-27T13:43:00Z">
        <w:r w:rsidR="00F24CFB">
          <w:rPr>
            <w:rFonts w:hint="eastAsia"/>
          </w:rPr>
          <w:t>，就是道辰子也連忙將靈識放出</w:t>
        </w:r>
      </w:ins>
      <w:ins w:id="8170" w:author="簡新佳" w:date="2019-02-27T13:57:00Z">
        <w:r w:rsidR="00BF3E3D">
          <w:rPr>
            <w:rFonts w:hint="eastAsia"/>
          </w:rPr>
          <w:t>，尋找是否有可能埋伏之人。</w:t>
        </w:r>
      </w:ins>
    </w:p>
    <w:p w:rsidR="000F0075" w:rsidRDefault="00BF3E3D">
      <w:pPr>
        <w:pStyle w:val="12"/>
        <w:spacing w:after="240"/>
        <w:ind w:leftChars="0" w:left="0"/>
        <w:rPr>
          <w:ins w:id="8171" w:author="簡新佳" w:date="2019-02-27T14:49:00Z"/>
        </w:rPr>
        <w:pPrChange w:id="8172" w:author="Administrator" w:date="2019-02-26T19:50:00Z">
          <w:pPr>
            <w:pStyle w:val="12"/>
            <w:numPr>
              <w:numId w:val="1"/>
            </w:numPr>
            <w:spacing w:after="240"/>
            <w:ind w:leftChars="0" w:left="360" w:hanging="360"/>
            <w:outlineLvl w:val="0"/>
          </w:pPr>
        </w:pPrChange>
      </w:pPr>
      <w:ins w:id="8173" w:author="簡新佳" w:date="2019-02-27T13:57:00Z">
        <w:r>
          <w:rPr>
            <w:rFonts w:hint="eastAsia"/>
          </w:rPr>
          <w:t>卻</w:t>
        </w:r>
      </w:ins>
      <w:ins w:id="8174" w:author="簡新佳" w:date="2019-02-27T14:48:00Z">
        <w:r w:rsidR="00AC0B42">
          <w:rPr>
            <w:rFonts w:hint="eastAsia"/>
          </w:rPr>
          <w:t>又</w:t>
        </w:r>
      </w:ins>
      <w:ins w:id="8175" w:author="簡新佳" w:date="2019-02-27T13:57:00Z">
        <w:r>
          <w:rPr>
            <w:rFonts w:hint="eastAsia"/>
          </w:rPr>
          <w:t>聽到鬼谷玟</w:t>
        </w:r>
      </w:ins>
      <w:ins w:id="8176" w:author="簡新佳" w:date="2019-02-27T14:48:00Z">
        <w:r w:rsidR="00AC0B42">
          <w:rPr>
            <w:rFonts w:hint="eastAsia"/>
          </w:rPr>
          <w:t>噗哧一</w:t>
        </w:r>
      </w:ins>
      <w:ins w:id="8177" w:author="簡新佳" w:date="2019-02-27T14:49:00Z">
        <w:r w:rsidR="00AC0B42">
          <w:rPr>
            <w:rFonts w:hint="eastAsia"/>
          </w:rPr>
          <w:t>聲</w:t>
        </w:r>
      </w:ins>
      <w:ins w:id="8178" w:author="簡新佳" w:date="2019-02-27T14:48:00Z">
        <w:r w:rsidR="00AC0B42">
          <w:rPr>
            <w:rFonts w:hint="eastAsia"/>
          </w:rPr>
          <w:t>，臉上</w:t>
        </w:r>
      </w:ins>
      <w:ins w:id="8179" w:author="簡新佳" w:date="2019-02-27T14:49:00Z">
        <w:r w:rsidR="00AC0B42">
          <w:rPr>
            <w:rFonts w:hint="eastAsia"/>
          </w:rPr>
          <w:t>笑容如花綻放，看得許多兩派弟子都是如癡如醉，輕聲說道，</w:t>
        </w:r>
      </w:ins>
    </w:p>
    <w:p w:rsidR="000F0075" w:rsidRDefault="00AC0B42">
      <w:pPr>
        <w:pStyle w:val="12"/>
        <w:spacing w:after="240"/>
        <w:ind w:leftChars="0" w:left="0"/>
        <w:rPr>
          <w:ins w:id="8180" w:author="簡新佳" w:date="2019-02-27T15:05:00Z"/>
        </w:rPr>
        <w:pPrChange w:id="8181" w:author="Administrator" w:date="2019-02-26T19:50:00Z">
          <w:pPr>
            <w:pStyle w:val="12"/>
            <w:numPr>
              <w:numId w:val="1"/>
            </w:numPr>
            <w:spacing w:after="240"/>
            <w:ind w:leftChars="0" w:left="360" w:hanging="360"/>
            <w:outlineLvl w:val="0"/>
          </w:pPr>
        </w:pPrChange>
      </w:pPr>
      <w:ins w:id="8182" w:author="簡新佳" w:date="2019-02-27T14:49:00Z">
        <w:r>
          <w:rPr>
            <w:rFonts w:hint="eastAsia"/>
          </w:rPr>
          <w:t>「兩位師兄也</w:t>
        </w:r>
      </w:ins>
      <w:ins w:id="8183" w:author="簡新佳" w:date="2019-02-27T14:50:00Z">
        <w:r w:rsidR="00A07394">
          <w:rPr>
            <w:rFonts w:hint="eastAsia"/>
          </w:rPr>
          <w:t>不用那麼緊張，奴家只是說說罷了，</w:t>
        </w:r>
      </w:ins>
      <w:ins w:id="8184" w:author="簡新佳" w:date="2019-02-27T14:54:00Z">
        <w:r w:rsidR="00A07394">
          <w:rPr>
            <w:rFonts w:hint="eastAsia"/>
          </w:rPr>
          <w:t>怎敢真的</w:t>
        </w:r>
      </w:ins>
      <w:ins w:id="8185" w:author="簡新佳" w:date="2019-02-27T15:05:00Z">
        <w:r w:rsidR="0035202A">
          <w:rPr>
            <w:rFonts w:hint="eastAsia"/>
          </w:rPr>
          <w:t>再</w:t>
        </w:r>
      </w:ins>
      <w:ins w:id="8186" w:author="簡新佳" w:date="2019-02-27T14:56:00Z">
        <w:r w:rsidR="00A07394">
          <w:rPr>
            <w:rFonts w:hint="eastAsia"/>
          </w:rPr>
          <w:t>找人來與兩位作對？」</w:t>
        </w:r>
      </w:ins>
    </w:p>
    <w:p w:rsidR="000F0075" w:rsidRDefault="0035202A">
      <w:pPr>
        <w:pStyle w:val="12"/>
        <w:spacing w:after="240"/>
        <w:ind w:leftChars="0" w:left="0"/>
        <w:rPr>
          <w:ins w:id="8187" w:author="簡新佳" w:date="2019-02-27T15:22:00Z"/>
        </w:rPr>
        <w:pPrChange w:id="8188" w:author="Administrator" w:date="2019-02-26T19:50:00Z">
          <w:pPr>
            <w:pStyle w:val="12"/>
            <w:numPr>
              <w:numId w:val="1"/>
            </w:numPr>
            <w:spacing w:after="240"/>
            <w:ind w:leftChars="0" w:left="360" w:hanging="360"/>
            <w:outlineLvl w:val="0"/>
          </w:pPr>
        </w:pPrChange>
      </w:pPr>
      <w:ins w:id="8189" w:author="簡新佳" w:date="2019-02-27T15:05:00Z">
        <w:r>
          <w:rPr>
            <w:rFonts w:hint="eastAsia"/>
          </w:rPr>
          <w:t>「廢話少說，受死！」</w:t>
        </w:r>
      </w:ins>
    </w:p>
    <w:p w:rsidR="000F0075" w:rsidRDefault="0035202A">
      <w:pPr>
        <w:pStyle w:val="12"/>
        <w:spacing w:after="240"/>
        <w:ind w:leftChars="0" w:left="0"/>
        <w:rPr>
          <w:ins w:id="8190" w:author="簡新佳" w:date="2019-02-27T15:23:00Z"/>
        </w:rPr>
        <w:pPrChange w:id="8191" w:author="Administrator" w:date="2019-02-26T19:50:00Z">
          <w:pPr>
            <w:pStyle w:val="12"/>
            <w:numPr>
              <w:numId w:val="1"/>
            </w:numPr>
            <w:spacing w:after="240"/>
            <w:ind w:leftChars="0" w:left="360" w:hanging="360"/>
            <w:outlineLvl w:val="0"/>
          </w:pPr>
        </w:pPrChange>
      </w:pPr>
      <w:ins w:id="8192" w:author="簡新佳" w:date="2019-02-27T15:06:00Z">
        <w:r>
          <w:rPr>
            <w:rFonts w:hint="eastAsia"/>
          </w:rPr>
          <w:t>青陽子再也</w:t>
        </w:r>
      </w:ins>
      <w:ins w:id="8193" w:author="簡新佳" w:date="2019-02-27T15:07:00Z">
        <w:r>
          <w:rPr>
            <w:rFonts w:hint="eastAsia"/>
          </w:rPr>
          <w:t>沒有</w:t>
        </w:r>
      </w:ins>
      <w:ins w:id="8194" w:author="簡新佳" w:date="2019-02-27T15:06:00Z">
        <w:r>
          <w:rPr>
            <w:rFonts w:hint="eastAsia"/>
          </w:rPr>
          <w:t>耐性</w:t>
        </w:r>
      </w:ins>
      <w:ins w:id="8195" w:author="簡新佳" w:date="2019-02-27T15:22:00Z">
        <w:r w:rsidR="00EC6D36">
          <w:rPr>
            <w:rFonts w:hint="eastAsia"/>
          </w:rPr>
          <w:t>去思考對方有甚麼詭計，直接雙手一揮，兩柄短刀瞬間劃破長空，直往</w:t>
        </w:r>
      </w:ins>
      <w:ins w:id="8196" w:author="簡新佳" w:date="2019-02-27T15:23:00Z">
        <w:r w:rsidR="00EC6D36">
          <w:rPr>
            <w:rFonts w:hint="eastAsia"/>
          </w:rPr>
          <w:t>鬼谷玟劈去。</w:t>
        </w:r>
      </w:ins>
    </w:p>
    <w:p w:rsidR="000F0075" w:rsidRDefault="00EC6D36">
      <w:pPr>
        <w:pStyle w:val="12"/>
        <w:spacing w:after="240"/>
        <w:ind w:leftChars="0" w:left="0"/>
        <w:rPr>
          <w:ins w:id="8197" w:author="簡新佳" w:date="2019-02-27T15:26:00Z"/>
        </w:rPr>
        <w:pPrChange w:id="8198" w:author="Administrator" w:date="2019-02-26T19:50:00Z">
          <w:pPr>
            <w:pStyle w:val="12"/>
            <w:numPr>
              <w:numId w:val="1"/>
            </w:numPr>
            <w:spacing w:after="240"/>
            <w:ind w:leftChars="0" w:left="360" w:hanging="360"/>
            <w:outlineLvl w:val="0"/>
          </w:pPr>
        </w:pPrChange>
      </w:pPr>
      <w:ins w:id="8199" w:author="簡新佳" w:date="2019-02-27T15:23:00Z">
        <w:r>
          <w:rPr>
            <w:rFonts w:hint="eastAsia"/>
          </w:rPr>
          <w:t>鬼谷玟秀眉微微一蹙，</w:t>
        </w:r>
      </w:ins>
      <w:ins w:id="8200" w:author="簡新佳" w:date="2019-02-27T15:25:00Z">
        <w:r>
          <w:rPr>
            <w:rFonts w:hint="eastAsia"/>
          </w:rPr>
          <w:t>輕輕</w:t>
        </w:r>
      </w:ins>
      <w:ins w:id="8201" w:author="簡新佳" w:date="2019-02-27T15:24:00Z">
        <w:r>
          <w:rPr>
            <w:rFonts w:hint="eastAsia"/>
          </w:rPr>
          <w:t>往左</w:t>
        </w:r>
      </w:ins>
      <w:ins w:id="8202" w:author="簡新佳" w:date="2019-02-27T15:25:00Z">
        <w:r>
          <w:rPr>
            <w:rFonts w:hint="eastAsia"/>
          </w:rPr>
          <w:t>飄去</w:t>
        </w:r>
      </w:ins>
      <w:ins w:id="8203" w:author="簡新佳" w:date="2019-02-27T15:26:00Z">
        <w:r>
          <w:rPr>
            <w:rFonts w:hint="eastAsia"/>
          </w:rPr>
          <w:t>。</w:t>
        </w:r>
      </w:ins>
    </w:p>
    <w:p w:rsidR="000F0075" w:rsidRDefault="00EC6D36">
      <w:pPr>
        <w:pStyle w:val="12"/>
        <w:spacing w:after="240"/>
        <w:ind w:leftChars="0" w:left="0"/>
        <w:rPr>
          <w:ins w:id="8204" w:author="簡新佳" w:date="2019-02-27T15:26:00Z"/>
        </w:rPr>
        <w:pPrChange w:id="8205" w:author="Administrator" w:date="2019-02-26T19:50:00Z">
          <w:pPr>
            <w:pStyle w:val="12"/>
            <w:numPr>
              <w:numId w:val="1"/>
            </w:numPr>
            <w:spacing w:after="240"/>
            <w:ind w:leftChars="0" w:left="360" w:hanging="360"/>
            <w:outlineLvl w:val="0"/>
          </w:pPr>
        </w:pPrChange>
      </w:pPr>
      <w:ins w:id="8206" w:author="簡新佳" w:date="2019-02-27T15:25:00Z">
        <w:r>
          <w:rPr>
            <w:rFonts w:hint="eastAsia"/>
          </w:rPr>
          <w:t>若是刀氣她自然可以用六彩毒霧擋下，但那兩柄</w:t>
        </w:r>
      </w:ins>
      <w:ins w:id="8207" w:author="簡新佳" w:date="2019-02-27T15:26:00Z">
        <w:r>
          <w:rPr>
            <w:rFonts w:hint="eastAsia"/>
          </w:rPr>
          <w:t>短刀雖然看起來不甚起眼，卻是實實在在的上品法器，便是多了一色毒霧，她也不敢硬碰硬。</w:t>
        </w:r>
      </w:ins>
    </w:p>
    <w:p w:rsidR="000F0075" w:rsidRDefault="00EC6D36">
      <w:pPr>
        <w:pStyle w:val="12"/>
        <w:spacing w:after="240"/>
        <w:ind w:leftChars="0" w:left="0"/>
        <w:rPr>
          <w:ins w:id="8208" w:author="簡新佳" w:date="2019-02-27T15:29:00Z"/>
        </w:rPr>
        <w:pPrChange w:id="8209" w:author="Administrator" w:date="2019-02-26T19:50:00Z">
          <w:pPr>
            <w:pStyle w:val="12"/>
            <w:numPr>
              <w:numId w:val="1"/>
            </w:numPr>
            <w:spacing w:after="240"/>
            <w:ind w:leftChars="0" w:left="360" w:hanging="360"/>
            <w:outlineLvl w:val="0"/>
          </w:pPr>
        </w:pPrChange>
      </w:pPr>
      <w:ins w:id="8210" w:author="簡新佳" w:date="2019-02-27T15:26:00Z">
        <w:r>
          <w:rPr>
            <w:rFonts w:hint="eastAsia"/>
          </w:rPr>
          <w:t>只是</w:t>
        </w:r>
      </w:ins>
      <w:ins w:id="8211" w:author="簡新佳" w:date="2019-02-27T15:27:00Z">
        <w:r>
          <w:rPr>
            <w:rFonts w:hint="eastAsia"/>
          </w:rPr>
          <w:t>她這麼一動，青陽子</w:t>
        </w:r>
      </w:ins>
      <w:ins w:id="8212" w:author="簡新佳" w:date="2019-02-27T15:28:00Z">
        <w:r>
          <w:rPr>
            <w:rFonts w:hint="eastAsia"/>
          </w:rPr>
          <w:t>嘴角便露出了一抹冷笑，鬼谷玟尚未來得及思考為何，</w:t>
        </w:r>
      </w:ins>
      <w:ins w:id="8213" w:author="簡新佳" w:date="2019-02-27T15:29:00Z">
        <w:r>
          <w:rPr>
            <w:rFonts w:hint="eastAsia"/>
          </w:rPr>
          <w:t>一股寒氣</w:t>
        </w:r>
      </w:ins>
      <w:ins w:id="8214" w:author="簡新佳" w:date="2019-02-27T16:09:00Z">
        <w:r w:rsidR="00BC098A">
          <w:rPr>
            <w:rFonts w:hint="eastAsia"/>
          </w:rPr>
          <w:t>忽然從身後</w:t>
        </w:r>
      </w:ins>
      <w:ins w:id="8215" w:author="簡新佳" w:date="2019-02-27T15:29:00Z">
        <w:r>
          <w:rPr>
            <w:rFonts w:hint="eastAsia"/>
          </w:rPr>
          <w:t>逼近</w:t>
        </w:r>
      </w:ins>
      <w:ins w:id="8216" w:author="簡新佳" w:date="2019-02-27T16:09:00Z">
        <w:r w:rsidR="00BC098A">
          <w:rPr>
            <w:rFonts w:hint="eastAsia"/>
          </w:rPr>
          <w:t>而來</w:t>
        </w:r>
      </w:ins>
      <w:ins w:id="8217" w:author="簡新佳" w:date="2019-02-27T15:29:00Z">
        <w:r>
          <w:rPr>
            <w:rFonts w:hint="eastAsia"/>
          </w:rPr>
          <w:t>。</w:t>
        </w:r>
      </w:ins>
    </w:p>
    <w:p w:rsidR="000F0075" w:rsidRDefault="00EC6D36">
      <w:pPr>
        <w:pStyle w:val="12"/>
        <w:spacing w:after="240"/>
        <w:ind w:leftChars="0" w:left="0"/>
        <w:rPr>
          <w:ins w:id="8218" w:author="Administrator" w:date="2019-02-15T01:30:00Z"/>
        </w:rPr>
        <w:pPrChange w:id="8219" w:author="Administrator" w:date="2019-02-26T19:50:00Z">
          <w:pPr>
            <w:pStyle w:val="12"/>
            <w:numPr>
              <w:numId w:val="1"/>
            </w:numPr>
            <w:spacing w:after="240"/>
            <w:ind w:leftChars="0" w:left="360" w:hanging="360"/>
            <w:outlineLvl w:val="0"/>
          </w:pPr>
        </w:pPrChange>
      </w:pPr>
      <w:ins w:id="8220" w:author="簡新佳" w:date="2019-02-27T15:29:00Z">
        <w:r>
          <w:rPr>
            <w:rFonts w:hint="eastAsia"/>
          </w:rPr>
          <w:t>倉皇之間，她只來得</w:t>
        </w:r>
      </w:ins>
      <w:ins w:id="8221" w:author="簡新佳" w:date="2019-02-27T15:30:00Z">
        <w:r>
          <w:rPr>
            <w:rFonts w:hint="eastAsia"/>
          </w:rPr>
          <w:t>及</w:t>
        </w:r>
      </w:ins>
      <w:ins w:id="8222" w:author="簡新佳" w:date="2019-02-27T15:29:00Z">
        <w:r>
          <w:rPr>
            <w:rFonts w:hint="eastAsia"/>
          </w:rPr>
          <w:t>扭頭</w:t>
        </w:r>
      </w:ins>
      <w:ins w:id="8223" w:author="簡新佳" w:date="2019-02-27T15:30:00Z">
        <w:r>
          <w:rPr>
            <w:rFonts w:hint="eastAsia"/>
          </w:rPr>
          <w:t>躲過致命傷，卻來不及完全避開，</w:t>
        </w:r>
      </w:ins>
      <w:ins w:id="8224" w:author="簡新佳" w:date="2019-02-27T15:35:00Z">
        <w:r w:rsidR="00244D8B">
          <w:rPr>
            <w:rFonts w:hint="eastAsia"/>
          </w:rPr>
          <w:t>悶哼一聲，</w:t>
        </w:r>
      </w:ins>
      <w:ins w:id="8225" w:author="簡新佳" w:date="2019-02-27T15:37:00Z">
        <w:r w:rsidR="00244D8B">
          <w:rPr>
            <w:rFonts w:hint="eastAsia"/>
          </w:rPr>
          <w:t>頓時右邊的肩膀上，一道足足有一寸</w:t>
        </w:r>
      </w:ins>
      <w:ins w:id="8226" w:author="簡新佳" w:date="2019-02-27T16:01:00Z">
        <w:r w:rsidR="00FB1A36">
          <w:rPr>
            <w:rFonts w:hint="eastAsia"/>
          </w:rPr>
          <w:t>寬的刀傷血痕，</w:t>
        </w:r>
      </w:ins>
      <w:ins w:id="8227" w:author="簡新佳" w:date="2019-02-27T16:02:00Z">
        <w:r w:rsidR="00FB1A36">
          <w:rPr>
            <w:rFonts w:hint="eastAsia"/>
          </w:rPr>
          <w:t>伴隨著</w:t>
        </w:r>
      </w:ins>
      <w:ins w:id="8228" w:author="簡新佳" w:date="2019-02-27T16:03:00Z">
        <w:r w:rsidR="00FB1A36">
          <w:rPr>
            <w:rFonts w:hint="eastAsia"/>
          </w:rPr>
          <w:t>血花濺灑開來。</w:t>
        </w:r>
      </w:ins>
      <w:ins w:id="8229" w:author="簡新佳" w:date="2019-02-25T17:17:00Z">
        <w:del w:id="8230" w:author="Administrator" w:date="2019-02-26T19:49:00Z">
          <w:r w:rsidR="005771FB" w:rsidDel="005F6FD4">
            <w:rPr>
              <w:rFonts w:hint="eastAsia"/>
            </w:rPr>
            <w:delText>特</w:delText>
          </w:r>
        </w:del>
      </w:ins>
    </w:p>
    <w:p w:rsidR="005157D0" w:rsidRDefault="00255173" w:rsidP="00813907">
      <w:pPr>
        <w:pStyle w:val="12"/>
        <w:numPr>
          <w:ilvl w:val="0"/>
          <w:numId w:val="1"/>
        </w:numPr>
        <w:spacing w:after="240"/>
        <w:ind w:leftChars="0"/>
        <w:outlineLvl w:val="0"/>
        <w:rPr>
          <w:ins w:id="8231" w:author="簡新佳" w:date="2019-02-27T16:08:00Z"/>
        </w:rPr>
      </w:pPr>
      <w:ins w:id="8232" w:author="Administrator" w:date="2019-03-03T12:06:00Z">
        <w:r>
          <w:rPr>
            <w:rFonts w:hint="eastAsia"/>
          </w:rPr>
          <w:t>人心人性</w:t>
        </w:r>
      </w:ins>
    </w:p>
    <w:p w:rsidR="000F0075" w:rsidRDefault="00987EB2">
      <w:pPr>
        <w:pStyle w:val="12"/>
        <w:spacing w:after="240"/>
        <w:ind w:leftChars="0" w:left="0"/>
        <w:rPr>
          <w:ins w:id="8233" w:author="簡新佳" w:date="2019-02-27T19:37:00Z"/>
        </w:rPr>
        <w:pPrChange w:id="8234" w:author="簡新佳" w:date="2019-02-27T16:08:00Z">
          <w:pPr>
            <w:pStyle w:val="12"/>
            <w:numPr>
              <w:numId w:val="1"/>
            </w:numPr>
            <w:spacing w:after="240"/>
            <w:ind w:leftChars="0" w:left="360" w:hanging="360"/>
            <w:outlineLvl w:val="0"/>
          </w:pPr>
        </w:pPrChange>
      </w:pPr>
      <w:ins w:id="8235" w:author="簡新佳" w:date="2019-02-27T19:35:00Z">
        <w:r>
          <w:rPr>
            <w:rFonts w:hint="eastAsia"/>
          </w:rPr>
          <w:t>「唔…</w:t>
        </w:r>
      </w:ins>
      <w:ins w:id="8236" w:author="簡新佳" w:date="2019-02-27T19:36:00Z">
        <w:r>
          <w:rPr>
            <w:rFonts w:hint="eastAsia"/>
          </w:rPr>
          <w:t>」伴隨鬼谷玟的那聲悶哼，兩</w:t>
        </w:r>
      </w:ins>
      <w:ins w:id="8237" w:author="簡新佳" w:date="2019-02-27T19:37:00Z">
        <w:r>
          <w:rPr>
            <w:rFonts w:hint="eastAsia"/>
          </w:rPr>
          <w:t>柄跟青陽子胸前雙短刀一樣的半透明短刀飛回了他的身邊。</w:t>
        </w:r>
      </w:ins>
    </w:p>
    <w:p w:rsidR="000F0075" w:rsidRDefault="00987EB2">
      <w:pPr>
        <w:pStyle w:val="12"/>
        <w:spacing w:after="240"/>
        <w:ind w:leftChars="0" w:left="0"/>
        <w:rPr>
          <w:ins w:id="8238" w:author="簡新佳" w:date="2019-02-27T19:38:00Z"/>
        </w:rPr>
        <w:pPrChange w:id="8239" w:author="簡新佳" w:date="2019-02-27T16:08:00Z">
          <w:pPr>
            <w:pStyle w:val="12"/>
            <w:numPr>
              <w:numId w:val="1"/>
            </w:numPr>
            <w:spacing w:after="240"/>
            <w:ind w:leftChars="0" w:left="360" w:hanging="360"/>
            <w:outlineLvl w:val="0"/>
          </w:pPr>
        </w:pPrChange>
      </w:pPr>
      <w:ins w:id="8240" w:author="簡新佳" w:date="2019-02-27T19:37:00Z">
        <w:r>
          <w:rPr>
            <w:rFonts w:hint="eastAsia"/>
          </w:rPr>
          <w:t>「青陽子師兄使的居然不是</w:t>
        </w:r>
      </w:ins>
      <w:ins w:id="8241" w:author="簡新佳" w:date="2019-02-27T19:38:00Z">
        <w:r>
          <w:rPr>
            <w:rFonts w:hint="eastAsia"/>
          </w:rPr>
          <w:t>雙短刀…而是四把短刀！」即使是</w:t>
        </w:r>
      </w:ins>
      <w:ins w:id="8242" w:author="Administrator" w:date="2019-03-03T13:56:00Z">
        <w:r w:rsidR="00FD1F02">
          <w:rPr>
            <w:rFonts w:hint="eastAsia"/>
          </w:rPr>
          <w:t>跟</w:t>
        </w:r>
      </w:ins>
      <w:ins w:id="8243" w:author="簡新佳" w:date="2019-02-27T19:38:00Z">
        <w:del w:id="8244" w:author="Administrator" w:date="2019-03-03T13:56:00Z">
          <w:r w:rsidDel="00FD1F02">
            <w:rPr>
              <w:rFonts w:hint="eastAsia"/>
            </w:rPr>
            <w:delText>伴</w:delText>
          </w:r>
        </w:del>
        <w:r>
          <w:rPr>
            <w:rFonts w:hint="eastAsia"/>
          </w:rPr>
          <w:t>隨在青陽子身邊許久的同門師弟，也都驚呼了起來。</w:t>
        </w:r>
      </w:ins>
    </w:p>
    <w:p w:rsidR="000F0075" w:rsidRDefault="00987EB2">
      <w:pPr>
        <w:pStyle w:val="12"/>
        <w:spacing w:after="240"/>
        <w:ind w:leftChars="0" w:left="0"/>
        <w:rPr>
          <w:ins w:id="8245" w:author="簡新佳" w:date="2019-02-27T19:42:00Z"/>
        </w:rPr>
        <w:pPrChange w:id="8246" w:author="簡新佳" w:date="2019-02-27T16:08:00Z">
          <w:pPr>
            <w:pStyle w:val="12"/>
            <w:numPr>
              <w:numId w:val="1"/>
            </w:numPr>
            <w:spacing w:after="240"/>
            <w:ind w:leftChars="0" w:left="360" w:hanging="360"/>
            <w:outlineLvl w:val="0"/>
          </w:pPr>
        </w:pPrChange>
      </w:pPr>
      <w:ins w:id="8247" w:author="簡新佳" w:date="2019-02-27T19:38:00Z">
        <w:r>
          <w:rPr>
            <w:rFonts w:hint="eastAsia"/>
          </w:rPr>
          <w:t>但還沒等他</w:t>
        </w:r>
      </w:ins>
      <w:ins w:id="8248" w:author="簡新佳" w:date="2019-02-27T19:39:00Z">
        <w:r>
          <w:rPr>
            <w:rFonts w:hint="eastAsia"/>
          </w:rPr>
          <w:t>的驚呼聲停頓，</w:t>
        </w:r>
      </w:ins>
      <w:ins w:id="8249" w:author="簡新佳" w:date="2019-02-27T19:40:00Z">
        <w:r>
          <w:rPr>
            <w:rFonts w:hint="eastAsia"/>
          </w:rPr>
          <w:t>數道</w:t>
        </w:r>
      </w:ins>
      <w:ins w:id="8250" w:author="簡新佳" w:date="2019-02-27T19:41:00Z">
        <w:r>
          <w:rPr>
            <w:rFonts w:hint="eastAsia"/>
          </w:rPr>
          <w:t>紅光無聲無息圍繞在鬼谷玟四周，跟著</w:t>
        </w:r>
      </w:ins>
      <w:ins w:id="8251" w:author="簡新佳" w:date="2019-02-27T19:42:00Z">
        <w:r>
          <w:rPr>
            <w:rFonts w:hint="eastAsia"/>
          </w:rPr>
          <w:t>四道人影持劍將她團團包圍夾殺在內。</w:t>
        </w:r>
      </w:ins>
    </w:p>
    <w:p w:rsidR="000F0075" w:rsidRDefault="00987EB2">
      <w:pPr>
        <w:pStyle w:val="12"/>
        <w:spacing w:after="240"/>
        <w:ind w:leftChars="0" w:left="0"/>
        <w:rPr>
          <w:ins w:id="8252" w:author="簡新佳" w:date="2019-02-27T19:47:00Z"/>
        </w:rPr>
        <w:pPrChange w:id="8253" w:author="簡新佳" w:date="2019-02-27T16:08:00Z">
          <w:pPr>
            <w:pStyle w:val="12"/>
            <w:numPr>
              <w:numId w:val="1"/>
            </w:numPr>
            <w:spacing w:after="240"/>
            <w:ind w:leftChars="0" w:left="360" w:hanging="360"/>
            <w:outlineLvl w:val="0"/>
          </w:pPr>
        </w:pPrChange>
      </w:pPr>
      <w:ins w:id="8254" w:author="簡新佳" w:date="2019-02-27T19:42:00Z">
        <w:r>
          <w:rPr>
            <w:rFonts w:hint="eastAsia"/>
          </w:rPr>
          <w:t>鬼谷玟臉色慘白，</w:t>
        </w:r>
      </w:ins>
      <w:ins w:id="8255" w:author="簡新佳" w:date="2019-02-27T19:45:00Z">
        <w:r w:rsidR="00996461">
          <w:rPr>
            <w:rFonts w:hint="eastAsia"/>
          </w:rPr>
          <w:t>掐指急舞，同時六彩毒霧從她身上四散而出，試圖</w:t>
        </w:r>
      </w:ins>
      <w:ins w:id="8256" w:author="簡新佳" w:date="2019-02-27T19:47:00Z">
        <w:r w:rsidR="00996461">
          <w:rPr>
            <w:rFonts w:hint="eastAsia"/>
          </w:rPr>
          <w:t>阻止人影的</w:t>
        </w:r>
        <w:r w:rsidR="00996461">
          <w:rPr>
            <w:rFonts w:hint="eastAsia"/>
          </w:rPr>
          <w:lastRenderedPageBreak/>
          <w:t>圍殺。</w:t>
        </w:r>
      </w:ins>
    </w:p>
    <w:p w:rsidR="000F0075" w:rsidRDefault="00996461">
      <w:pPr>
        <w:pStyle w:val="12"/>
        <w:spacing w:after="240"/>
        <w:ind w:leftChars="0" w:left="0"/>
        <w:rPr>
          <w:ins w:id="8257" w:author="簡新佳" w:date="2019-02-27T19:57:00Z"/>
        </w:rPr>
        <w:pPrChange w:id="8258" w:author="簡新佳" w:date="2019-02-27T16:08:00Z">
          <w:pPr>
            <w:pStyle w:val="12"/>
            <w:numPr>
              <w:numId w:val="1"/>
            </w:numPr>
            <w:spacing w:after="240"/>
            <w:ind w:leftChars="0" w:left="360" w:hanging="360"/>
            <w:outlineLvl w:val="0"/>
          </w:pPr>
        </w:pPrChange>
      </w:pPr>
      <w:ins w:id="8259" w:author="簡新佳" w:date="2019-02-27T19:47:00Z">
        <w:r>
          <w:rPr>
            <w:rFonts w:hint="eastAsia"/>
          </w:rPr>
          <w:t>轟</w:t>
        </w:r>
      </w:ins>
      <w:ins w:id="8260" w:author="簡新佳" w:date="2019-02-27T19:57:00Z">
        <w:r>
          <w:rPr>
            <w:rFonts w:hint="eastAsia"/>
          </w:rPr>
          <w:t>！</w:t>
        </w:r>
      </w:ins>
    </w:p>
    <w:p w:rsidR="000F0075" w:rsidRDefault="00996461">
      <w:pPr>
        <w:pStyle w:val="12"/>
        <w:spacing w:after="240"/>
        <w:ind w:leftChars="0" w:left="0"/>
        <w:rPr>
          <w:ins w:id="8261" w:author="簡新佳" w:date="2019-02-27T19:58:00Z"/>
        </w:rPr>
        <w:pPrChange w:id="8262" w:author="簡新佳" w:date="2019-02-27T16:08:00Z">
          <w:pPr>
            <w:pStyle w:val="12"/>
            <w:numPr>
              <w:numId w:val="1"/>
            </w:numPr>
            <w:spacing w:after="240"/>
            <w:ind w:leftChars="0" w:left="360" w:hanging="360"/>
            <w:outlineLvl w:val="0"/>
          </w:pPr>
        </w:pPrChange>
      </w:pPr>
      <w:ins w:id="8263" w:author="簡新佳" w:date="2019-02-27T19:57:00Z">
        <w:r>
          <w:rPr>
            <w:rFonts w:hint="eastAsia"/>
          </w:rPr>
          <w:t>巨響過後，</w:t>
        </w:r>
        <w:del w:id="8264" w:author="Administrator" w:date="2019-03-03T13:57:00Z">
          <w:r w:rsidDel="00FD1F02">
            <w:rPr>
              <w:rFonts w:hint="eastAsia"/>
            </w:rPr>
            <w:delText>只見</w:delText>
          </w:r>
        </w:del>
      </w:ins>
      <w:ins w:id="8265" w:author="簡新佳" w:date="2019-02-27T19:58:00Z">
        <w:r w:rsidR="007A4CC0">
          <w:rPr>
            <w:rFonts w:hint="eastAsia"/>
          </w:rPr>
          <w:t>六彩毒霧中一道人影閃出，</w:t>
        </w:r>
      </w:ins>
      <w:ins w:id="8266" w:author="Administrator" w:date="2019-03-03T13:57:00Z">
        <w:r w:rsidR="00FD1F02">
          <w:rPr>
            <w:rFonts w:hint="eastAsia"/>
          </w:rPr>
          <w:t>卻是</w:t>
        </w:r>
      </w:ins>
      <w:ins w:id="8267" w:author="簡新佳" w:date="2019-02-27T19:57:00Z">
        <w:r w:rsidR="007A4CC0">
          <w:rPr>
            <w:rFonts w:hint="eastAsia"/>
          </w:rPr>
          <w:t>鬼谷玟</w:t>
        </w:r>
      </w:ins>
      <w:ins w:id="8268" w:author="簡新佳" w:date="2019-02-27T19:58:00Z">
        <w:r w:rsidR="007A4CC0">
          <w:rPr>
            <w:rFonts w:hint="eastAsia"/>
          </w:rPr>
          <w:t>慘</w:t>
        </w:r>
      </w:ins>
      <w:ins w:id="8269" w:author="簡新佳" w:date="2019-02-27T20:08:00Z">
        <w:r w:rsidR="00F7760E">
          <w:rPr>
            <w:rFonts w:hint="eastAsia"/>
          </w:rPr>
          <w:t>叫一聲</w:t>
        </w:r>
      </w:ins>
      <w:ins w:id="8270" w:author="簡新佳" w:date="2019-02-27T19:58:00Z">
        <w:r w:rsidR="007A4CC0">
          <w:rPr>
            <w:rFonts w:hint="eastAsia"/>
          </w:rPr>
          <w:t>退</w:t>
        </w:r>
      </w:ins>
      <w:ins w:id="8271" w:author="簡新佳" w:date="2019-02-27T20:08:00Z">
        <w:r w:rsidR="00F7760E">
          <w:rPr>
            <w:rFonts w:hint="eastAsia"/>
          </w:rPr>
          <w:t>了出來</w:t>
        </w:r>
      </w:ins>
      <w:ins w:id="8272" w:author="簡新佳" w:date="2019-02-27T19:58:00Z">
        <w:r w:rsidR="007A4CC0">
          <w:rPr>
            <w:rFonts w:hint="eastAsia"/>
          </w:rPr>
          <w:t>。</w:t>
        </w:r>
      </w:ins>
    </w:p>
    <w:p w:rsidR="000F0075" w:rsidRDefault="007A4CC0">
      <w:pPr>
        <w:pStyle w:val="12"/>
        <w:spacing w:after="240"/>
        <w:ind w:leftChars="0" w:left="0"/>
        <w:rPr>
          <w:ins w:id="8273" w:author="簡新佳" w:date="2019-02-27T20:05:00Z"/>
        </w:rPr>
        <w:pPrChange w:id="8274" w:author="簡新佳" w:date="2019-02-27T16:08:00Z">
          <w:pPr>
            <w:pStyle w:val="12"/>
            <w:numPr>
              <w:numId w:val="1"/>
            </w:numPr>
            <w:spacing w:after="240"/>
            <w:ind w:leftChars="0" w:left="360" w:hanging="360"/>
            <w:outlineLvl w:val="0"/>
          </w:pPr>
        </w:pPrChange>
      </w:pPr>
      <w:ins w:id="8275" w:author="簡新佳" w:date="2019-02-27T19:58:00Z">
        <w:r>
          <w:rPr>
            <w:rFonts w:hint="eastAsia"/>
          </w:rPr>
          <w:t>她</w:t>
        </w:r>
      </w:ins>
      <w:ins w:id="8276" w:author="簡新佳" w:date="2019-02-27T19:59:00Z">
        <w:r>
          <w:rPr>
            <w:rFonts w:hint="eastAsia"/>
          </w:rPr>
          <w:t>表情</w:t>
        </w:r>
      </w:ins>
      <w:ins w:id="8277" w:author="簡新佳" w:date="2019-02-27T19:58:00Z">
        <w:r>
          <w:rPr>
            <w:rFonts w:hint="eastAsia"/>
          </w:rPr>
          <w:t>不再</w:t>
        </w:r>
      </w:ins>
      <w:ins w:id="8278" w:author="簡新佳" w:date="2019-02-27T19:59:00Z">
        <w:r>
          <w:rPr>
            <w:rFonts w:hint="eastAsia"/>
          </w:rPr>
          <w:t>輕鬆，臉色呈現不自然的</w:t>
        </w:r>
      </w:ins>
      <w:ins w:id="8279" w:author="簡新佳" w:date="2019-02-27T20:01:00Z">
        <w:r>
          <w:rPr>
            <w:rFonts w:hint="eastAsia"/>
          </w:rPr>
          <w:t>艷</w:t>
        </w:r>
      </w:ins>
      <w:ins w:id="8280" w:author="簡新佳" w:date="2019-02-27T19:59:00Z">
        <w:r>
          <w:rPr>
            <w:rFonts w:hint="eastAsia"/>
          </w:rPr>
          <w:t>紅</w:t>
        </w:r>
      </w:ins>
      <w:ins w:id="8281" w:author="簡新佳" w:date="2019-02-27T20:02:00Z">
        <w:r>
          <w:rPr>
            <w:rFonts w:hint="eastAsia"/>
          </w:rPr>
          <w:t>，全身黑衫</w:t>
        </w:r>
      </w:ins>
      <w:ins w:id="8282" w:author="簡新佳" w:date="2019-02-27T20:04:00Z">
        <w:r>
          <w:rPr>
            <w:rFonts w:hint="eastAsia"/>
          </w:rPr>
          <w:t>殘破不堪，露出大半雪白的肌膚，</w:t>
        </w:r>
      </w:ins>
      <w:ins w:id="8283" w:author="Administrator" w:date="2019-03-03T13:57:00Z">
        <w:r w:rsidR="00FD1F02">
          <w:rPr>
            <w:rFonts w:hint="eastAsia"/>
          </w:rPr>
          <w:t>其上</w:t>
        </w:r>
      </w:ins>
      <w:ins w:id="8284" w:author="Administrator" w:date="2019-03-03T13:58:00Z">
        <w:r w:rsidR="00FD1F02">
          <w:rPr>
            <w:rFonts w:hint="eastAsia"/>
          </w:rPr>
          <w:t>不少劍痕血跡</w:t>
        </w:r>
      </w:ins>
      <w:ins w:id="8285" w:author="Administrator" w:date="2019-03-03T13:57:00Z">
        <w:r w:rsidR="00FD1F02">
          <w:rPr>
            <w:rFonts w:hint="eastAsia"/>
          </w:rPr>
          <w:t>，</w:t>
        </w:r>
      </w:ins>
      <w:ins w:id="8286" w:author="簡新佳" w:date="2019-02-27T20:05:00Z">
        <w:r>
          <w:rPr>
            <w:rFonts w:hint="eastAsia"/>
          </w:rPr>
          <w:t>連退了好幾步才停止。</w:t>
        </w:r>
      </w:ins>
    </w:p>
    <w:p w:rsidR="000F0075" w:rsidRDefault="007A4CC0">
      <w:pPr>
        <w:pStyle w:val="12"/>
        <w:spacing w:after="240"/>
        <w:ind w:leftChars="0" w:left="0"/>
        <w:rPr>
          <w:ins w:id="8287" w:author="簡新佳" w:date="2019-02-27T20:09:00Z"/>
        </w:rPr>
        <w:pPrChange w:id="8288" w:author="簡新佳" w:date="2019-02-27T16:08:00Z">
          <w:pPr>
            <w:pStyle w:val="12"/>
            <w:numPr>
              <w:numId w:val="1"/>
            </w:numPr>
            <w:spacing w:after="240"/>
            <w:ind w:leftChars="0" w:left="360" w:hanging="360"/>
            <w:outlineLvl w:val="0"/>
          </w:pPr>
        </w:pPrChange>
      </w:pPr>
      <w:ins w:id="8289" w:author="簡新佳" w:date="2019-02-27T20:06:00Z">
        <w:r>
          <w:rPr>
            <w:rFonts w:hint="eastAsia"/>
          </w:rPr>
          <w:t>而毒霧之中，四道人影</w:t>
        </w:r>
      </w:ins>
      <w:ins w:id="8290" w:author="簡新佳" w:date="2019-02-27T20:07:00Z">
        <w:r>
          <w:rPr>
            <w:rFonts w:hint="eastAsia"/>
          </w:rPr>
          <w:t>合而為一，</w:t>
        </w:r>
      </w:ins>
      <w:ins w:id="8291" w:author="簡新佳" w:date="2019-02-27T20:09:00Z">
        <w:r w:rsidR="00F7760E">
          <w:rPr>
            <w:rFonts w:hint="eastAsia"/>
          </w:rPr>
          <w:t>長袖</w:t>
        </w:r>
      </w:ins>
      <w:ins w:id="8292" w:author="簡新佳" w:date="2019-02-27T20:08:00Z">
        <w:r w:rsidR="00F7760E">
          <w:rPr>
            <w:rFonts w:hint="eastAsia"/>
          </w:rPr>
          <w:t>一搧，將毒霧吹散開來，</w:t>
        </w:r>
      </w:ins>
      <w:ins w:id="8293" w:author="簡新佳" w:date="2019-02-27T20:09:00Z">
        <w:r w:rsidR="00F7760E">
          <w:rPr>
            <w:rFonts w:hint="eastAsia"/>
          </w:rPr>
          <w:t>正是道辰子凜然立在那裏。</w:t>
        </w:r>
      </w:ins>
    </w:p>
    <w:p w:rsidR="000F0075" w:rsidRDefault="00F7760E">
      <w:pPr>
        <w:pStyle w:val="12"/>
        <w:spacing w:after="240"/>
        <w:ind w:leftChars="0" w:left="0"/>
        <w:rPr>
          <w:ins w:id="8294" w:author="簡新佳" w:date="2019-02-27T20:16:00Z"/>
        </w:rPr>
        <w:pPrChange w:id="8295" w:author="簡新佳" w:date="2019-02-27T16:08:00Z">
          <w:pPr>
            <w:pStyle w:val="12"/>
            <w:numPr>
              <w:numId w:val="1"/>
            </w:numPr>
            <w:spacing w:after="240"/>
            <w:ind w:leftChars="0" w:left="360" w:hanging="360"/>
            <w:outlineLvl w:val="0"/>
          </w:pPr>
        </w:pPrChange>
      </w:pPr>
      <w:ins w:id="8296" w:author="簡新佳" w:date="2019-02-27T20:09:00Z">
        <w:r>
          <w:rPr>
            <w:rFonts w:hint="eastAsia"/>
          </w:rPr>
          <w:t>他右手長劍</w:t>
        </w:r>
      </w:ins>
      <w:ins w:id="8297" w:author="簡新佳" w:date="2019-02-27T20:10:00Z">
        <w:r>
          <w:rPr>
            <w:rFonts w:hint="eastAsia"/>
          </w:rPr>
          <w:t>此時貫穿了一名</w:t>
        </w:r>
      </w:ins>
      <w:ins w:id="8298" w:author="簡新佳" w:date="2019-02-27T20:13:00Z">
        <w:r>
          <w:rPr>
            <w:rFonts w:hint="eastAsia"/>
          </w:rPr>
          <w:t>黃衫女屍，兀自在那張牙舞爪想要</w:t>
        </w:r>
      </w:ins>
      <w:ins w:id="8299" w:author="簡新佳" w:date="2019-02-27T20:14:00Z">
        <w:r>
          <w:rPr>
            <w:rFonts w:hint="eastAsia"/>
          </w:rPr>
          <w:t>靠近攻擊，只是</w:t>
        </w:r>
      </w:ins>
      <w:ins w:id="8300" w:author="簡新佳" w:date="2019-02-27T20:16:00Z">
        <w:r>
          <w:rPr>
            <w:rFonts w:hint="eastAsia"/>
          </w:rPr>
          <w:t>被牢牢釘在原地，無法起身。</w:t>
        </w:r>
      </w:ins>
    </w:p>
    <w:p w:rsidR="000F0075" w:rsidRDefault="00F7760E">
      <w:pPr>
        <w:pStyle w:val="12"/>
        <w:spacing w:after="240"/>
        <w:ind w:leftChars="0" w:left="0"/>
        <w:rPr>
          <w:ins w:id="8301" w:author="Administrator" w:date="2019-02-28T11:18:00Z"/>
        </w:rPr>
        <w:pPrChange w:id="8302" w:author="簡新佳" w:date="2019-02-27T16:08:00Z">
          <w:pPr>
            <w:pStyle w:val="12"/>
            <w:numPr>
              <w:numId w:val="1"/>
            </w:numPr>
            <w:spacing w:after="240"/>
            <w:ind w:leftChars="0" w:left="360" w:hanging="360"/>
            <w:outlineLvl w:val="0"/>
          </w:pPr>
        </w:pPrChange>
      </w:pPr>
      <w:ins w:id="8303" w:author="簡新佳" w:date="2019-02-27T20:16:00Z">
        <w:r>
          <w:rPr>
            <w:rFonts w:hint="eastAsia"/>
          </w:rPr>
          <w:t>「</w:t>
        </w:r>
      </w:ins>
      <w:ins w:id="8304" w:author="簡新佳" w:date="2019-02-27T20:17:00Z">
        <w:r>
          <w:rPr>
            <w:rFonts w:hint="eastAsia"/>
          </w:rPr>
          <w:t>哼，果然</w:t>
        </w:r>
      </w:ins>
      <w:ins w:id="8305" w:author="Administrator" w:date="2019-02-28T11:18:00Z">
        <w:r w:rsidR="00F350E7">
          <w:rPr>
            <w:rFonts w:hint="eastAsia"/>
          </w:rPr>
          <w:t>他也</w:t>
        </w:r>
      </w:ins>
      <w:ins w:id="8306" w:author="簡新佳" w:date="2019-02-27T20:17:00Z">
        <w:r>
          <w:rPr>
            <w:rFonts w:hint="eastAsia"/>
          </w:rPr>
          <w:t>有所保留…」青陽子冷眼斜視，心中也暗暗驚訝道辰子這四劍的身影如此精妙。</w:t>
        </w:r>
      </w:ins>
    </w:p>
    <w:p w:rsidR="000F0075" w:rsidRDefault="00F350E7">
      <w:pPr>
        <w:pStyle w:val="12"/>
        <w:spacing w:after="240"/>
        <w:ind w:leftChars="0" w:left="0"/>
        <w:rPr>
          <w:ins w:id="8307" w:author="Administrator" w:date="2019-02-28T11:27:00Z"/>
        </w:rPr>
        <w:pPrChange w:id="8308" w:author="簡新佳" w:date="2019-02-27T16:08:00Z">
          <w:pPr>
            <w:pStyle w:val="12"/>
            <w:numPr>
              <w:numId w:val="1"/>
            </w:numPr>
            <w:spacing w:after="240"/>
            <w:ind w:leftChars="0" w:left="360" w:hanging="360"/>
            <w:outlineLvl w:val="0"/>
          </w:pPr>
        </w:pPrChange>
      </w:pPr>
      <w:ins w:id="8309" w:author="Administrator" w:date="2019-02-28T11:18:00Z">
        <w:r>
          <w:rPr>
            <w:rFonts w:hint="eastAsia"/>
          </w:rPr>
          <w:t>先前與蜂后大戰，</w:t>
        </w:r>
      </w:ins>
      <w:ins w:id="8310" w:author="Administrator" w:date="2019-02-28T11:19:00Z">
        <w:r>
          <w:rPr>
            <w:rFonts w:hint="eastAsia"/>
          </w:rPr>
          <w:t>兩人竟都是沒有把壓底絕技使出，而是藏著要暗算對方；可是鬼谷玟</w:t>
        </w:r>
      </w:ins>
      <w:ins w:id="8311" w:author="Administrator" w:date="2019-02-28T11:26:00Z">
        <w:r>
          <w:rPr>
            <w:rFonts w:hint="eastAsia"/>
          </w:rPr>
          <w:t>的出</w:t>
        </w:r>
      </w:ins>
      <w:ins w:id="8312" w:author="Administrator" w:date="2019-02-28T11:27:00Z">
        <w:r>
          <w:rPr>
            <w:rFonts w:hint="eastAsia"/>
          </w:rPr>
          <w:t>現，讓兩人都不得不</w:t>
        </w:r>
      </w:ins>
      <w:ins w:id="8313" w:author="Administrator" w:date="2019-02-28T11:33:00Z">
        <w:r w:rsidR="003C4E95">
          <w:rPr>
            <w:rFonts w:hint="eastAsia"/>
          </w:rPr>
          <w:t>實力盡展，</w:t>
        </w:r>
      </w:ins>
      <w:ins w:id="8314" w:author="Administrator" w:date="2019-02-28T11:27:00Z">
        <w:r w:rsidR="003C4E95">
          <w:rPr>
            <w:rFonts w:hint="eastAsia"/>
          </w:rPr>
          <w:t>不再保留，務必用最快的速度解決第三方。</w:t>
        </w:r>
      </w:ins>
    </w:p>
    <w:p w:rsidR="000F0075" w:rsidRDefault="003C4E95">
      <w:pPr>
        <w:pStyle w:val="12"/>
        <w:spacing w:after="240"/>
        <w:ind w:leftChars="0" w:left="0"/>
        <w:rPr>
          <w:ins w:id="8315" w:author="簡新佳" w:date="2019-02-27T20:17:00Z"/>
        </w:rPr>
        <w:pPrChange w:id="8316" w:author="簡新佳" w:date="2019-02-27T16:08:00Z">
          <w:pPr>
            <w:pStyle w:val="12"/>
            <w:numPr>
              <w:numId w:val="1"/>
            </w:numPr>
            <w:spacing w:after="240"/>
            <w:ind w:leftChars="0" w:left="360" w:hanging="360"/>
            <w:outlineLvl w:val="0"/>
          </w:pPr>
        </w:pPrChange>
      </w:pPr>
      <w:ins w:id="8317" w:author="Administrator" w:date="2019-02-28T11:27:00Z">
        <w:r>
          <w:rPr>
            <w:rFonts w:hint="eastAsia"/>
          </w:rPr>
          <w:t>畢竟現在兩人看似優勢，但體內暗傷</w:t>
        </w:r>
      </w:ins>
      <w:ins w:id="8318" w:author="Administrator" w:date="2019-02-28T11:28:00Z">
        <w:r>
          <w:rPr>
            <w:rFonts w:hint="eastAsia"/>
          </w:rPr>
          <w:t>都是強行壓下，</w:t>
        </w:r>
      </w:ins>
      <w:ins w:id="8319" w:author="Administrator" w:date="2019-02-28T11:33:00Z">
        <w:r>
          <w:rPr>
            <w:rFonts w:hint="eastAsia"/>
          </w:rPr>
          <w:t>誰知道何時會反撲；</w:t>
        </w:r>
      </w:ins>
      <w:ins w:id="8320" w:author="Administrator" w:date="2019-02-28T11:28:00Z">
        <w:r>
          <w:rPr>
            <w:rFonts w:hint="eastAsia"/>
          </w:rPr>
          <w:t>加上鬼屍門弟子</w:t>
        </w:r>
      </w:ins>
      <w:ins w:id="8321" w:author="Administrator" w:date="2019-02-28T11:33:00Z">
        <w:r>
          <w:rPr>
            <w:rFonts w:hint="eastAsia"/>
          </w:rPr>
          <w:t>亦有可能</w:t>
        </w:r>
      </w:ins>
      <w:ins w:id="8322" w:author="Administrator" w:date="2019-02-28T11:28:00Z">
        <w:r>
          <w:rPr>
            <w:rFonts w:hint="eastAsia"/>
          </w:rPr>
          <w:t>真的出現，為了避免夜長夢多，</w:t>
        </w:r>
      </w:ins>
      <w:ins w:id="8323" w:author="Administrator" w:date="2019-02-28T11:34:00Z">
        <w:r>
          <w:rPr>
            <w:rFonts w:hint="eastAsia"/>
          </w:rPr>
          <w:t>交手幾次早有默契的兩人頓時上演了這場配合戰！</w:t>
        </w:r>
      </w:ins>
    </w:p>
    <w:p w:rsidR="000F0075" w:rsidRDefault="008E7ACD">
      <w:pPr>
        <w:pStyle w:val="12"/>
        <w:spacing w:after="240"/>
        <w:ind w:leftChars="0" w:left="0"/>
        <w:rPr>
          <w:ins w:id="8324" w:author="Administrator" w:date="2019-02-28T11:58:00Z"/>
        </w:rPr>
        <w:pPrChange w:id="8325" w:author="簡新佳" w:date="2019-02-27T16:08:00Z">
          <w:pPr>
            <w:pStyle w:val="12"/>
            <w:numPr>
              <w:numId w:val="1"/>
            </w:numPr>
            <w:spacing w:after="240"/>
            <w:ind w:leftChars="0" w:left="360" w:hanging="360"/>
            <w:outlineLvl w:val="0"/>
          </w:pPr>
        </w:pPrChange>
      </w:pPr>
      <w:ins w:id="8326" w:author="簡新佳" w:date="2019-02-27T20:18:00Z">
        <w:r>
          <w:rPr>
            <w:rFonts w:hint="eastAsia"/>
          </w:rPr>
          <w:t>「念在妳</w:t>
        </w:r>
      </w:ins>
      <w:ins w:id="8327" w:author="簡新佳" w:date="2019-02-27T20:20:00Z">
        <w:r>
          <w:rPr>
            <w:rFonts w:hint="eastAsia"/>
          </w:rPr>
          <w:t>修為不易，只要妳肯</w:t>
        </w:r>
      </w:ins>
      <w:ins w:id="8328" w:author="Administrator" w:date="2019-02-28T12:13:00Z">
        <w:r w:rsidR="00485724">
          <w:rPr>
            <w:rFonts w:hint="eastAsia"/>
          </w:rPr>
          <w:t>跟我</w:t>
        </w:r>
      </w:ins>
      <w:ins w:id="8329" w:author="簡新佳" w:date="2019-02-27T20:20:00Z">
        <w:r>
          <w:rPr>
            <w:rFonts w:hint="eastAsia"/>
          </w:rPr>
          <w:t>簽下</w:t>
        </w:r>
      </w:ins>
      <w:ins w:id="8330" w:author="Administrator" w:date="2019-02-28T11:38:00Z">
        <w:r w:rsidR="00485724">
          <w:rPr>
            <w:rFonts w:hint="eastAsia"/>
          </w:rPr>
          <w:t>魂血契約，</w:t>
        </w:r>
      </w:ins>
      <w:ins w:id="8331" w:author="Administrator" w:date="2019-02-28T11:39:00Z">
        <w:r w:rsidR="00485724">
          <w:rPr>
            <w:rFonts w:hint="eastAsia"/>
          </w:rPr>
          <w:t>也不是不能留妳一命！否則，今後鬼屍門可能會少一個大有機會突破結丹的內門弟子</w:t>
        </w:r>
      </w:ins>
      <w:ins w:id="8332" w:author="Administrator" w:date="2019-02-28T11:40:00Z">
        <w:r w:rsidR="00485724">
          <w:rPr>
            <w:rFonts w:hint="eastAsia"/>
          </w:rPr>
          <w:t>！」道辰子</w:t>
        </w:r>
      </w:ins>
      <w:ins w:id="8333" w:author="Administrator" w:date="2019-02-28T11:41:00Z">
        <w:r w:rsidR="00485724">
          <w:rPr>
            <w:rFonts w:hint="eastAsia"/>
          </w:rPr>
          <w:t>左手食指併</w:t>
        </w:r>
      </w:ins>
      <w:ins w:id="8334" w:author="Administrator" w:date="2019-02-28T11:58:00Z">
        <w:r w:rsidR="00485724">
          <w:rPr>
            <w:rFonts w:hint="eastAsia"/>
          </w:rPr>
          <w:t>攏</w:t>
        </w:r>
      </w:ins>
      <w:ins w:id="8335" w:author="Administrator" w:date="2019-02-28T11:57:00Z">
        <w:r w:rsidR="00485724">
          <w:rPr>
            <w:rFonts w:hint="eastAsia"/>
          </w:rPr>
          <w:t>，</w:t>
        </w:r>
      </w:ins>
      <w:ins w:id="8336" w:author="Administrator" w:date="2019-02-28T11:58:00Z">
        <w:r w:rsidR="00485724">
          <w:rPr>
            <w:rFonts w:hint="eastAsia"/>
          </w:rPr>
          <w:t>一道劍氣延伸而出。</w:t>
        </w:r>
      </w:ins>
    </w:p>
    <w:p w:rsidR="000F0075" w:rsidRDefault="00485724">
      <w:pPr>
        <w:pStyle w:val="12"/>
        <w:spacing w:after="240"/>
        <w:ind w:leftChars="0" w:left="0"/>
        <w:rPr>
          <w:ins w:id="8337" w:author="Administrator" w:date="2019-03-03T13:58:00Z"/>
        </w:rPr>
        <w:pPrChange w:id="8338" w:author="簡新佳" w:date="2019-02-27T16:08:00Z">
          <w:pPr>
            <w:pStyle w:val="12"/>
            <w:numPr>
              <w:numId w:val="1"/>
            </w:numPr>
            <w:spacing w:after="240"/>
            <w:ind w:leftChars="0" w:left="360" w:hanging="360"/>
            <w:outlineLvl w:val="0"/>
          </w:pPr>
        </w:pPrChange>
      </w:pPr>
      <w:ins w:id="8339" w:author="Administrator" w:date="2019-02-28T11:58:00Z">
        <w:r>
          <w:rPr>
            <w:rFonts w:hint="eastAsia"/>
          </w:rPr>
          <w:t>鬼谷玟</w:t>
        </w:r>
      </w:ins>
      <w:ins w:id="8340" w:author="Administrator" w:date="2019-02-28T12:06:00Z">
        <w:r>
          <w:rPr>
            <w:rFonts w:hint="eastAsia"/>
          </w:rPr>
          <w:t>臉色變了變，跟著出乎意料地</w:t>
        </w:r>
      </w:ins>
      <w:ins w:id="8341" w:author="Administrator" w:date="2019-02-28T12:07:00Z">
        <w:r>
          <w:rPr>
            <w:rFonts w:hint="eastAsia"/>
          </w:rPr>
          <w:t>伸手挽起幾縷散亂的秀髮，整裡好衣裳，</w:t>
        </w:r>
      </w:ins>
      <w:ins w:id="8342" w:author="Administrator" w:date="2019-02-28T12:06:00Z">
        <w:r>
          <w:rPr>
            <w:rFonts w:hint="eastAsia"/>
          </w:rPr>
          <w:t>露出</w:t>
        </w:r>
      </w:ins>
      <w:ins w:id="8343" w:author="Administrator" w:date="2019-02-28T12:08:00Z">
        <w:r>
          <w:rPr>
            <w:rFonts w:hint="eastAsia"/>
          </w:rPr>
          <w:t>一個風情萬種的</w:t>
        </w:r>
      </w:ins>
      <w:ins w:id="8344" w:author="Administrator" w:date="2019-02-28T12:06:00Z">
        <w:r>
          <w:rPr>
            <w:rFonts w:hint="eastAsia"/>
          </w:rPr>
          <w:t>微笑</w:t>
        </w:r>
      </w:ins>
      <w:ins w:id="8345" w:author="Administrator" w:date="2019-02-28T12:08:00Z">
        <w:r>
          <w:rPr>
            <w:rFonts w:hint="eastAsia"/>
          </w:rPr>
          <w:t>說道，「師兄可別嚇小妹阿，這魂血</w:t>
        </w:r>
      </w:ins>
      <w:ins w:id="8346" w:author="Administrator" w:date="2019-02-28T12:09:00Z">
        <w:r>
          <w:rPr>
            <w:rFonts w:hint="eastAsia"/>
          </w:rPr>
          <w:t>契約可不能隨便亂簽，一旦簽下，那豈不是把性命交在你手上？」</w:t>
        </w:r>
      </w:ins>
    </w:p>
    <w:p w:rsidR="000F0075" w:rsidRDefault="00485724">
      <w:pPr>
        <w:pStyle w:val="12"/>
        <w:spacing w:after="240"/>
        <w:ind w:leftChars="0" w:left="0"/>
        <w:rPr>
          <w:ins w:id="8347" w:author="Administrator" w:date="2019-02-28T12:11:00Z"/>
        </w:rPr>
        <w:pPrChange w:id="8348" w:author="簡新佳" w:date="2019-02-27T16:08:00Z">
          <w:pPr>
            <w:pStyle w:val="12"/>
            <w:numPr>
              <w:numId w:val="1"/>
            </w:numPr>
            <w:spacing w:after="240"/>
            <w:ind w:leftChars="0" w:left="360" w:hanging="360"/>
            <w:outlineLvl w:val="0"/>
          </w:pPr>
        </w:pPrChange>
      </w:pPr>
      <w:ins w:id="8349" w:author="Administrator" w:date="2019-02-28T12:09:00Z">
        <w:r>
          <w:rPr>
            <w:rFonts w:hint="eastAsia"/>
          </w:rPr>
          <w:t>「</w:t>
        </w:r>
      </w:ins>
      <w:ins w:id="8350" w:author="Administrator" w:date="2019-02-28T12:11:00Z">
        <w:r>
          <w:rPr>
            <w:rFonts w:hint="eastAsia"/>
          </w:rPr>
          <w:t>…</w:t>
        </w:r>
      </w:ins>
      <w:ins w:id="8351" w:author="Administrator" w:date="2019-02-28T12:09:00Z">
        <w:r>
          <w:rPr>
            <w:rFonts w:hint="eastAsia"/>
          </w:rPr>
          <w:t>若真的要奴家</w:t>
        </w:r>
      </w:ins>
      <w:ins w:id="8352" w:author="Administrator" w:date="2019-02-28T12:12:00Z">
        <w:r>
          <w:rPr>
            <w:rFonts w:hint="eastAsia"/>
          </w:rPr>
          <w:t>為婢為妾，上床陪睡</w:t>
        </w:r>
      </w:ins>
      <w:ins w:id="8353" w:author="Administrator" w:date="2019-02-28T12:09:00Z">
        <w:r>
          <w:rPr>
            <w:rFonts w:hint="eastAsia"/>
          </w:rPr>
          <w:t>，說一聲便是了，</w:t>
        </w:r>
      </w:ins>
      <w:ins w:id="8354" w:author="Administrator" w:date="2019-02-28T12:10:00Z">
        <w:r>
          <w:rPr>
            <w:rFonts w:hint="eastAsia"/>
          </w:rPr>
          <w:t>像師兄這般一表人材，也不是不行商量</w:t>
        </w:r>
      </w:ins>
      <w:ins w:id="8355" w:author="Administrator" w:date="2019-02-28T12:11:00Z">
        <w:r>
          <w:rPr>
            <w:rFonts w:hint="eastAsia"/>
          </w:rPr>
          <w:t>的阿…」</w:t>
        </w:r>
      </w:ins>
    </w:p>
    <w:p w:rsidR="000F0075" w:rsidRDefault="00FD1F02">
      <w:pPr>
        <w:pStyle w:val="12"/>
        <w:spacing w:after="240"/>
        <w:ind w:leftChars="0" w:left="0"/>
        <w:rPr>
          <w:ins w:id="8356" w:author="Administrator" w:date="2019-03-03T13:59:00Z"/>
        </w:rPr>
        <w:pPrChange w:id="8357" w:author="簡新佳" w:date="2019-02-27T16:08:00Z">
          <w:pPr>
            <w:pStyle w:val="12"/>
            <w:numPr>
              <w:numId w:val="1"/>
            </w:numPr>
            <w:spacing w:after="240"/>
            <w:ind w:leftChars="0" w:left="360" w:hanging="360"/>
            <w:outlineLvl w:val="0"/>
          </w:pPr>
        </w:pPrChange>
      </w:pPr>
      <w:ins w:id="8358" w:author="Administrator" w:date="2019-03-03T13:59:00Z">
        <w:r>
          <w:rPr>
            <w:rFonts w:hint="eastAsia"/>
          </w:rPr>
          <w:t>那神情姿態，一點也不像被逼進了絕路之人所應有的表現，看得青陽子兩人心中都是一緊。</w:t>
        </w:r>
      </w:ins>
    </w:p>
    <w:p w:rsidR="000F0075" w:rsidRDefault="00485724">
      <w:pPr>
        <w:pStyle w:val="12"/>
        <w:spacing w:after="240"/>
        <w:ind w:leftChars="0" w:left="0"/>
        <w:rPr>
          <w:ins w:id="8359" w:author="Administrator" w:date="2019-02-28T12:14:00Z"/>
        </w:rPr>
        <w:pPrChange w:id="8360" w:author="簡新佳" w:date="2019-02-27T16:08:00Z">
          <w:pPr>
            <w:pStyle w:val="12"/>
            <w:numPr>
              <w:numId w:val="1"/>
            </w:numPr>
            <w:spacing w:after="240"/>
            <w:ind w:leftChars="0" w:left="360" w:hanging="360"/>
            <w:outlineLvl w:val="0"/>
          </w:pPr>
        </w:pPrChange>
      </w:pPr>
      <w:ins w:id="8361" w:author="Administrator" w:date="2019-02-28T12:11:00Z">
        <w:r>
          <w:rPr>
            <w:rFonts w:hint="eastAsia"/>
          </w:rPr>
          <w:t>「冥頑不靈，給妳臉不要臉，今天我就讓妳隕落在此！」</w:t>
        </w:r>
      </w:ins>
      <w:ins w:id="8362" w:author="Administrator" w:date="2019-02-28T12:13:00Z">
        <w:r>
          <w:rPr>
            <w:rFonts w:hint="eastAsia"/>
          </w:rPr>
          <w:t>道辰子臉色一沉，左手劍氣再漲三寸，揮手便要再</w:t>
        </w:r>
      </w:ins>
      <w:ins w:id="8363" w:author="Administrator" w:date="2019-02-28T12:14:00Z">
        <w:r>
          <w:rPr>
            <w:rFonts w:hint="eastAsia"/>
          </w:rPr>
          <w:t>攻。</w:t>
        </w:r>
      </w:ins>
    </w:p>
    <w:p w:rsidR="000F0075" w:rsidRDefault="00485724">
      <w:pPr>
        <w:pStyle w:val="12"/>
        <w:spacing w:after="240"/>
        <w:ind w:leftChars="0" w:left="0"/>
        <w:rPr>
          <w:ins w:id="8364" w:author="Administrator" w:date="2019-02-28T12:15:00Z"/>
        </w:rPr>
        <w:pPrChange w:id="8365" w:author="簡新佳" w:date="2019-02-27T16:08:00Z">
          <w:pPr>
            <w:pStyle w:val="12"/>
            <w:numPr>
              <w:numId w:val="1"/>
            </w:numPr>
            <w:spacing w:after="240"/>
            <w:ind w:leftChars="0" w:left="360" w:hanging="360"/>
            <w:outlineLvl w:val="0"/>
          </w:pPr>
        </w:pPrChange>
      </w:pPr>
      <w:ins w:id="8366" w:author="Administrator" w:date="2019-02-28T12:14:00Z">
        <w:r>
          <w:rPr>
            <w:rFonts w:hint="eastAsia"/>
          </w:rPr>
          <w:lastRenderedPageBreak/>
          <w:t>卻再這時，他</w:t>
        </w:r>
      </w:ins>
      <w:ins w:id="8367" w:author="Administrator" w:date="2019-03-01T15:34:00Z">
        <w:r w:rsidR="00EF2C2D">
          <w:rPr>
            <w:rFonts w:hint="eastAsia"/>
          </w:rPr>
          <w:t>突然</w:t>
        </w:r>
      </w:ins>
      <w:ins w:id="8368" w:author="Administrator" w:date="2019-02-28T12:14:00Z">
        <w:r>
          <w:rPr>
            <w:rFonts w:hint="eastAsia"/>
          </w:rPr>
          <w:t>察覺不對，</w:t>
        </w:r>
      </w:ins>
      <w:ins w:id="8369" w:author="Administrator" w:date="2019-03-01T15:34:00Z">
        <w:r w:rsidR="00EF2C2D">
          <w:rPr>
            <w:rFonts w:hint="eastAsia"/>
          </w:rPr>
          <w:t>體內靈氣混亂，跟著</w:t>
        </w:r>
      </w:ins>
      <w:ins w:id="8370" w:author="Administrator" w:date="2019-02-28T12:15:00Z">
        <w:r>
          <w:rPr>
            <w:rFonts w:hint="eastAsia"/>
          </w:rPr>
          <w:t>雙腿一軟，竟噗通一聲跪了下來。</w:t>
        </w:r>
      </w:ins>
    </w:p>
    <w:p w:rsidR="000F0075" w:rsidRDefault="00485724">
      <w:pPr>
        <w:pStyle w:val="12"/>
        <w:spacing w:after="240"/>
        <w:ind w:leftChars="0" w:left="0"/>
        <w:rPr>
          <w:ins w:id="8371" w:author="Administrator" w:date="2019-02-28T12:17:00Z"/>
        </w:rPr>
        <w:pPrChange w:id="8372" w:author="簡新佳" w:date="2019-02-27T16:08:00Z">
          <w:pPr>
            <w:pStyle w:val="12"/>
            <w:numPr>
              <w:numId w:val="1"/>
            </w:numPr>
            <w:spacing w:after="240"/>
            <w:ind w:leftChars="0" w:left="360" w:hanging="360"/>
            <w:outlineLvl w:val="0"/>
          </w:pPr>
        </w:pPrChange>
      </w:pPr>
      <w:ins w:id="8373" w:author="Administrator" w:date="2019-02-28T12:15:00Z">
        <w:r>
          <w:rPr>
            <w:rFonts w:hint="eastAsia"/>
          </w:rPr>
          <w:t>同時間</w:t>
        </w:r>
      </w:ins>
      <w:ins w:id="8374" w:author="Administrator" w:date="2019-02-28T12:16:00Z">
        <w:r>
          <w:rPr>
            <w:rFonts w:hint="eastAsia"/>
          </w:rPr>
          <w:t>其人</w:t>
        </w:r>
      </w:ins>
      <w:ins w:id="8375" w:author="Administrator" w:date="2019-02-28T12:17:00Z">
        <w:r>
          <w:rPr>
            <w:rFonts w:hint="eastAsia"/>
          </w:rPr>
          <w:t>也</w:t>
        </w:r>
      </w:ins>
      <w:ins w:id="8376" w:author="Administrator" w:date="2019-02-28T12:16:00Z">
        <w:r>
          <w:rPr>
            <w:rFonts w:hint="eastAsia"/>
          </w:rPr>
          <w:t>紛紛發出呻吟，</w:t>
        </w:r>
      </w:ins>
      <w:ins w:id="8377" w:author="Administrator" w:date="2019-02-28T12:17:00Z">
        <w:r>
          <w:rPr>
            <w:rFonts w:hint="eastAsia"/>
          </w:rPr>
          <w:t>全身無力癱軟在地。</w:t>
        </w:r>
      </w:ins>
    </w:p>
    <w:p w:rsidR="000F0075" w:rsidRDefault="00485724">
      <w:pPr>
        <w:pStyle w:val="12"/>
        <w:spacing w:after="240"/>
        <w:ind w:leftChars="0" w:left="0"/>
        <w:rPr>
          <w:ins w:id="8378" w:author="Administrator" w:date="2019-02-28T12:17:00Z"/>
        </w:rPr>
        <w:pPrChange w:id="8379" w:author="簡新佳" w:date="2019-02-27T16:08:00Z">
          <w:pPr>
            <w:pStyle w:val="12"/>
            <w:numPr>
              <w:numId w:val="1"/>
            </w:numPr>
            <w:spacing w:after="240"/>
            <w:ind w:leftChars="0" w:left="360" w:hanging="360"/>
            <w:outlineLvl w:val="0"/>
          </w:pPr>
        </w:pPrChange>
      </w:pPr>
      <w:ins w:id="8380" w:author="Administrator" w:date="2019-02-28T12:17:00Z">
        <w:r>
          <w:rPr>
            <w:rFonts w:hint="eastAsia"/>
          </w:rPr>
          <w:t>「唔…怎麼了！」</w:t>
        </w:r>
      </w:ins>
    </w:p>
    <w:p w:rsidR="000F0075" w:rsidRDefault="00485724">
      <w:pPr>
        <w:pStyle w:val="12"/>
        <w:spacing w:after="240"/>
        <w:ind w:leftChars="0" w:left="0"/>
        <w:rPr>
          <w:ins w:id="8381" w:author="Administrator" w:date="2019-02-28T12:17:00Z"/>
        </w:rPr>
        <w:pPrChange w:id="8382" w:author="簡新佳" w:date="2019-02-27T16:08:00Z">
          <w:pPr>
            <w:pStyle w:val="12"/>
            <w:numPr>
              <w:numId w:val="1"/>
            </w:numPr>
            <w:spacing w:after="240"/>
            <w:ind w:leftChars="0" w:left="360" w:hanging="360"/>
            <w:outlineLvl w:val="0"/>
          </w:pPr>
        </w:pPrChange>
      </w:pPr>
      <w:ins w:id="8383" w:author="Administrator" w:date="2019-02-28T12:17:00Z">
        <w:r>
          <w:rPr>
            <w:rFonts w:hint="eastAsia"/>
          </w:rPr>
          <w:t>「我…我怎麼全身無力？」</w:t>
        </w:r>
      </w:ins>
    </w:p>
    <w:p w:rsidR="000F0075" w:rsidRDefault="00485724">
      <w:pPr>
        <w:pStyle w:val="12"/>
        <w:spacing w:after="240"/>
        <w:ind w:leftChars="0" w:left="0"/>
        <w:rPr>
          <w:ins w:id="8384" w:author="Administrator" w:date="2019-02-28T12:18:00Z"/>
        </w:rPr>
        <w:pPrChange w:id="8385" w:author="簡新佳" w:date="2019-02-27T16:08:00Z">
          <w:pPr>
            <w:pStyle w:val="12"/>
            <w:numPr>
              <w:numId w:val="1"/>
            </w:numPr>
            <w:spacing w:after="240"/>
            <w:ind w:leftChars="0" w:left="360" w:hanging="360"/>
            <w:outlineLvl w:val="0"/>
          </w:pPr>
        </w:pPrChange>
      </w:pPr>
      <w:ins w:id="8386" w:author="Administrator" w:date="2019-02-28T12:17:00Z">
        <w:r>
          <w:rPr>
            <w:rFonts w:hint="eastAsia"/>
          </w:rPr>
          <w:t>「</w:t>
        </w:r>
      </w:ins>
      <w:ins w:id="8387" w:author="Administrator" w:date="2019-02-28T12:18:00Z">
        <w:r>
          <w:rPr>
            <w:rFonts w:hint="eastAsia"/>
          </w:rPr>
          <w:t>這是</w:t>
        </w:r>
      </w:ins>
      <w:ins w:id="8388" w:author="Administrator" w:date="2019-02-28T12:17:00Z">
        <w:r>
          <w:rPr>
            <w:rFonts w:hint="eastAsia"/>
          </w:rPr>
          <w:t>靈氣失控，走火</w:t>
        </w:r>
      </w:ins>
      <w:ins w:id="8389" w:author="Administrator" w:date="2019-02-28T12:18:00Z">
        <w:r>
          <w:rPr>
            <w:rFonts w:hint="eastAsia"/>
          </w:rPr>
          <w:t>入魔？」</w:t>
        </w:r>
      </w:ins>
    </w:p>
    <w:p w:rsidR="000F0075" w:rsidRDefault="00485724">
      <w:pPr>
        <w:pStyle w:val="12"/>
        <w:spacing w:after="240"/>
        <w:ind w:leftChars="0" w:left="0"/>
        <w:rPr>
          <w:ins w:id="8390" w:author="Administrator" w:date="2019-02-28T12:18:00Z"/>
        </w:rPr>
        <w:pPrChange w:id="8391" w:author="簡新佳" w:date="2019-02-27T16:08:00Z">
          <w:pPr>
            <w:pStyle w:val="12"/>
            <w:numPr>
              <w:numId w:val="1"/>
            </w:numPr>
            <w:spacing w:after="240"/>
            <w:ind w:leftChars="0" w:left="360" w:hanging="360"/>
            <w:outlineLvl w:val="0"/>
          </w:pPr>
        </w:pPrChange>
      </w:pPr>
      <w:ins w:id="8392" w:author="Administrator" w:date="2019-02-28T12:18:00Z">
        <w:r>
          <w:rPr>
            <w:rFonts w:hint="eastAsia"/>
          </w:rPr>
          <w:t>「我無法提起法力了…」</w:t>
        </w:r>
      </w:ins>
    </w:p>
    <w:p w:rsidR="000F0075" w:rsidRDefault="007B2309">
      <w:pPr>
        <w:pStyle w:val="12"/>
        <w:spacing w:after="240"/>
        <w:ind w:leftChars="0" w:left="0"/>
        <w:rPr>
          <w:ins w:id="8393" w:author="Administrator" w:date="2019-03-01T22:38:00Z"/>
        </w:rPr>
        <w:pPrChange w:id="8394" w:author="簡新佳" w:date="2019-02-27T16:08:00Z">
          <w:pPr>
            <w:pStyle w:val="12"/>
            <w:numPr>
              <w:numId w:val="1"/>
            </w:numPr>
            <w:spacing w:after="240"/>
            <w:ind w:leftChars="0" w:left="360" w:hanging="360"/>
            <w:outlineLvl w:val="0"/>
          </w:pPr>
        </w:pPrChange>
      </w:pPr>
      <w:ins w:id="8395" w:author="Administrator" w:date="2019-02-28T12:18:00Z">
        <w:r>
          <w:rPr>
            <w:rFonts w:hint="eastAsia"/>
          </w:rPr>
          <w:t>驚</w:t>
        </w:r>
      </w:ins>
      <w:ins w:id="8396" w:author="Administrator" w:date="2019-02-28T12:19:00Z">
        <w:r>
          <w:rPr>
            <w:rFonts w:hint="eastAsia"/>
          </w:rPr>
          <w:t>叫聲此起彼落，兩派弟子皆是面</w:t>
        </w:r>
      </w:ins>
      <w:ins w:id="8397" w:author="Administrator" w:date="2019-02-28T12:20:00Z">
        <w:r>
          <w:rPr>
            <w:rFonts w:hint="eastAsia"/>
          </w:rPr>
          <w:t>帶恐慌，</w:t>
        </w:r>
      </w:ins>
      <w:ins w:id="8398" w:author="Administrator" w:date="2019-03-01T21:09:00Z">
        <w:r w:rsidR="009D4C5E">
          <w:rPr>
            <w:rFonts w:hint="eastAsia"/>
          </w:rPr>
          <w:t>唯有李龍飛</w:t>
        </w:r>
      </w:ins>
      <w:ins w:id="8399" w:author="Administrator" w:date="2019-03-01T21:10:00Z">
        <w:r w:rsidR="009D4C5E">
          <w:rPr>
            <w:rFonts w:hint="eastAsia"/>
          </w:rPr>
          <w:t>毫無異常</w:t>
        </w:r>
      </w:ins>
      <w:ins w:id="8400" w:author="Administrator" w:date="2019-03-01T21:43:00Z">
        <w:r w:rsidR="004A2892">
          <w:rPr>
            <w:rFonts w:hint="eastAsia"/>
          </w:rPr>
          <w:t>，只覺得</w:t>
        </w:r>
      </w:ins>
      <w:ins w:id="8401" w:author="Administrator" w:date="2019-03-01T22:38:00Z">
        <w:r w:rsidR="00DA5ADC">
          <w:rPr>
            <w:rFonts w:hint="eastAsia"/>
          </w:rPr>
          <w:t>方才似乎有甚麼</w:t>
        </w:r>
      </w:ins>
      <w:ins w:id="8402" w:author="Administrator" w:date="2019-03-03T22:42:00Z">
        <w:r w:rsidR="00DA5ADC">
          <w:rPr>
            <w:rFonts w:hint="eastAsia"/>
          </w:rPr>
          <w:t>引起</w:t>
        </w:r>
      </w:ins>
      <w:ins w:id="8403" w:author="Administrator" w:date="2019-03-01T22:38:00Z">
        <w:r w:rsidR="0080545A">
          <w:rPr>
            <w:rFonts w:hint="eastAsia"/>
          </w:rPr>
          <w:t>體內</w:t>
        </w:r>
      </w:ins>
      <w:ins w:id="8404" w:author="Administrator" w:date="2019-03-03T22:42:00Z">
        <w:r w:rsidR="00DA5ADC">
          <w:rPr>
            <w:rFonts w:hint="eastAsia"/>
          </w:rPr>
          <w:t>靈氣</w:t>
        </w:r>
      </w:ins>
      <w:ins w:id="8405" w:author="Administrator" w:date="2019-03-03T22:43:00Z">
        <w:r w:rsidR="00DA5ADC">
          <w:rPr>
            <w:rFonts w:hint="eastAsia"/>
          </w:rPr>
          <w:t>紊亂了下</w:t>
        </w:r>
      </w:ins>
      <w:ins w:id="8406" w:author="Administrator" w:date="2019-03-01T22:38:00Z">
        <w:r w:rsidR="0080545A">
          <w:rPr>
            <w:rFonts w:hint="eastAsia"/>
          </w:rPr>
          <w:t>，卻又瞬間消散開來。</w:t>
        </w:r>
      </w:ins>
    </w:p>
    <w:p w:rsidR="000F0075" w:rsidRDefault="0080545A">
      <w:pPr>
        <w:pStyle w:val="12"/>
        <w:spacing w:after="240"/>
        <w:ind w:leftChars="0" w:left="0"/>
        <w:rPr>
          <w:ins w:id="8407" w:author="Administrator" w:date="2019-03-01T22:40:00Z"/>
        </w:rPr>
        <w:pPrChange w:id="8408" w:author="簡新佳" w:date="2019-02-27T16:08:00Z">
          <w:pPr>
            <w:pStyle w:val="12"/>
            <w:numPr>
              <w:numId w:val="1"/>
            </w:numPr>
            <w:spacing w:after="240"/>
            <w:ind w:leftChars="0" w:left="360" w:hanging="360"/>
            <w:outlineLvl w:val="0"/>
          </w:pPr>
        </w:pPrChange>
      </w:pPr>
      <w:ins w:id="8409" w:author="Administrator" w:date="2019-03-01T22:38:00Z">
        <w:r>
          <w:rPr>
            <w:rFonts w:hint="eastAsia"/>
          </w:rPr>
          <w:t>不過</w:t>
        </w:r>
      </w:ins>
      <w:ins w:id="8410" w:author="Administrator" w:date="2019-03-01T22:39:00Z">
        <w:r>
          <w:rPr>
            <w:rFonts w:hint="eastAsia"/>
          </w:rPr>
          <w:t>他也不多引人注目，低下身去，裝作無力的樣子</w:t>
        </w:r>
      </w:ins>
      <w:ins w:id="8411" w:author="Administrator" w:date="2019-03-01T22:40:00Z">
        <w:r>
          <w:rPr>
            <w:rFonts w:hint="eastAsia"/>
          </w:rPr>
          <w:t>與黃襄倒在一旁。</w:t>
        </w:r>
      </w:ins>
    </w:p>
    <w:p w:rsidR="000F0075" w:rsidRDefault="0080545A">
      <w:pPr>
        <w:pStyle w:val="12"/>
        <w:spacing w:after="240"/>
        <w:ind w:leftChars="0" w:left="0"/>
        <w:rPr>
          <w:ins w:id="8412" w:author="Administrator" w:date="2019-03-01T22:42:00Z"/>
        </w:rPr>
        <w:pPrChange w:id="8413" w:author="簡新佳" w:date="2019-02-27T16:08:00Z">
          <w:pPr>
            <w:pStyle w:val="12"/>
            <w:numPr>
              <w:numId w:val="1"/>
            </w:numPr>
            <w:spacing w:after="240"/>
            <w:ind w:leftChars="0" w:left="360" w:hanging="360"/>
            <w:outlineLvl w:val="0"/>
          </w:pPr>
        </w:pPrChange>
      </w:pPr>
      <w:ins w:id="8414" w:author="Administrator" w:date="2019-03-01T22:40:00Z">
        <w:r>
          <w:rPr>
            <w:rFonts w:hint="eastAsia"/>
          </w:rPr>
          <w:t>「</w:t>
        </w:r>
      </w:ins>
      <w:ins w:id="8415" w:author="Administrator" w:date="2019-03-01T22:41:00Z">
        <w:r>
          <w:rPr>
            <w:rFonts w:hint="eastAsia"/>
          </w:rPr>
          <w:t>妳做了甚麼…」這時就算再蠢的人，也知道鬼谷玟</w:t>
        </w:r>
      </w:ins>
      <w:ins w:id="8416" w:author="Administrator" w:date="2019-03-01T22:42:00Z">
        <w:r>
          <w:rPr>
            <w:rFonts w:hint="eastAsia"/>
          </w:rPr>
          <w:t>做了些手腳，道辰子強忍著暈眩，撐住半身勉強抬起左手指著對方。</w:t>
        </w:r>
      </w:ins>
    </w:p>
    <w:p w:rsidR="000F0075" w:rsidRDefault="0080545A">
      <w:pPr>
        <w:pStyle w:val="12"/>
        <w:spacing w:after="240"/>
        <w:ind w:leftChars="0" w:left="0"/>
        <w:rPr>
          <w:ins w:id="8417" w:author="Administrator" w:date="2019-03-01T22:45:00Z"/>
        </w:rPr>
        <w:pPrChange w:id="8418" w:author="簡新佳" w:date="2019-02-27T16:08:00Z">
          <w:pPr>
            <w:pStyle w:val="12"/>
            <w:numPr>
              <w:numId w:val="1"/>
            </w:numPr>
            <w:spacing w:after="240"/>
            <w:ind w:leftChars="0" w:left="360" w:hanging="360"/>
            <w:outlineLvl w:val="0"/>
          </w:pPr>
        </w:pPrChange>
      </w:pPr>
      <w:ins w:id="8419" w:author="Administrator" w:date="2019-03-01T22:42:00Z">
        <w:r>
          <w:rPr>
            <w:rFonts w:hint="eastAsia"/>
          </w:rPr>
          <w:t>但</w:t>
        </w:r>
      </w:ins>
      <w:ins w:id="8420" w:author="Administrator" w:date="2019-03-01T22:43:00Z">
        <w:r>
          <w:rPr>
            <w:rFonts w:hint="eastAsia"/>
          </w:rPr>
          <w:t>鬼谷玟只是輕笑了下，跟著鬼魅般地衝到了他的面</w:t>
        </w:r>
      </w:ins>
      <w:ins w:id="8421" w:author="Administrator" w:date="2019-03-01T22:44:00Z">
        <w:r>
          <w:rPr>
            <w:rFonts w:hint="eastAsia"/>
          </w:rPr>
          <w:t>前，右手輕輕往上一撥，便將他翻了個跟斗，碰一聲摔倒在地，再也爬不起來。</w:t>
        </w:r>
      </w:ins>
    </w:p>
    <w:p w:rsidR="000F0075" w:rsidRDefault="0080545A">
      <w:pPr>
        <w:pStyle w:val="12"/>
        <w:spacing w:after="240"/>
        <w:ind w:leftChars="0" w:left="0"/>
        <w:rPr>
          <w:ins w:id="8422" w:author="Administrator" w:date="2019-03-01T22:47:00Z"/>
        </w:rPr>
        <w:pPrChange w:id="8423" w:author="簡新佳" w:date="2019-02-27T16:08:00Z">
          <w:pPr>
            <w:pStyle w:val="12"/>
            <w:numPr>
              <w:numId w:val="1"/>
            </w:numPr>
            <w:spacing w:after="240"/>
            <w:ind w:leftChars="0" w:left="360" w:hanging="360"/>
            <w:outlineLvl w:val="0"/>
          </w:pPr>
        </w:pPrChange>
      </w:pPr>
      <w:ins w:id="8424" w:author="Administrator" w:date="2019-03-01T22:45:00Z">
        <w:r>
          <w:rPr>
            <w:rFonts w:hint="eastAsia"/>
          </w:rPr>
          <w:t>而另一邊</w:t>
        </w:r>
      </w:ins>
      <w:ins w:id="8425" w:author="Administrator" w:date="2019-03-01T22:46:00Z">
        <w:r>
          <w:rPr>
            <w:rFonts w:hint="eastAsia"/>
          </w:rPr>
          <w:t>青陽子</w:t>
        </w:r>
      </w:ins>
      <w:ins w:id="8426" w:author="Administrator" w:date="2019-03-01T22:45:00Z">
        <w:r>
          <w:rPr>
            <w:rFonts w:hint="eastAsia"/>
          </w:rPr>
          <w:t>見情勢不妙，聚起</w:t>
        </w:r>
      </w:ins>
      <w:ins w:id="8427" w:author="Administrator" w:date="2019-03-01T22:46:00Z">
        <w:r>
          <w:rPr>
            <w:rFonts w:hint="eastAsia"/>
          </w:rPr>
          <w:t>體內</w:t>
        </w:r>
      </w:ins>
      <w:ins w:id="8428" w:author="Administrator" w:date="2019-03-01T22:45:00Z">
        <w:r>
          <w:rPr>
            <w:rFonts w:hint="eastAsia"/>
          </w:rPr>
          <w:t>最後一股</w:t>
        </w:r>
      </w:ins>
      <w:ins w:id="8429" w:author="Administrator" w:date="2019-03-01T22:46:00Z">
        <w:r>
          <w:rPr>
            <w:rFonts w:hint="eastAsia"/>
          </w:rPr>
          <w:t>靈氣，</w:t>
        </w:r>
      </w:ins>
      <w:ins w:id="8430" w:author="Administrator" w:date="2019-03-01T22:47:00Z">
        <w:r>
          <w:rPr>
            <w:rFonts w:hint="eastAsia"/>
          </w:rPr>
          <w:t>拔地沖起，試圖</w:t>
        </w:r>
      </w:ins>
      <w:ins w:id="8431" w:author="Administrator" w:date="2019-03-01T22:46:00Z">
        <w:r>
          <w:rPr>
            <w:rFonts w:hint="eastAsia"/>
          </w:rPr>
          <w:t>獨自</w:t>
        </w:r>
      </w:ins>
      <w:ins w:id="8432" w:author="Administrator" w:date="2019-03-01T22:47:00Z">
        <w:r>
          <w:rPr>
            <w:rFonts w:hint="eastAsia"/>
          </w:rPr>
          <w:t>逃離這洞窟。</w:t>
        </w:r>
      </w:ins>
    </w:p>
    <w:p w:rsidR="000F0075" w:rsidRDefault="0080545A">
      <w:pPr>
        <w:pStyle w:val="12"/>
        <w:spacing w:after="240"/>
        <w:ind w:leftChars="0" w:left="0"/>
        <w:rPr>
          <w:ins w:id="8433" w:author="Administrator" w:date="2019-03-01T22:51:00Z"/>
        </w:rPr>
        <w:pPrChange w:id="8434" w:author="簡新佳" w:date="2019-02-27T16:08:00Z">
          <w:pPr>
            <w:pStyle w:val="12"/>
            <w:numPr>
              <w:numId w:val="1"/>
            </w:numPr>
            <w:spacing w:after="240"/>
            <w:ind w:leftChars="0" w:left="360" w:hanging="360"/>
            <w:outlineLvl w:val="0"/>
          </w:pPr>
        </w:pPrChange>
      </w:pPr>
      <w:ins w:id="8435" w:author="Administrator" w:date="2019-03-01T22:47:00Z">
        <w:r>
          <w:rPr>
            <w:rFonts w:hint="eastAsia"/>
          </w:rPr>
          <w:t>可惜他還飛不了</w:t>
        </w:r>
      </w:ins>
      <w:ins w:id="8436" w:author="Administrator" w:date="2019-03-01T22:48:00Z">
        <w:r>
          <w:rPr>
            <w:rFonts w:hint="eastAsia"/>
          </w:rPr>
          <w:t>多遠，鬼谷玟</w:t>
        </w:r>
      </w:ins>
      <w:ins w:id="8437" w:author="Administrator" w:date="2019-03-01T22:53:00Z">
        <w:r w:rsidR="00C34231">
          <w:rPr>
            <w:rFonts w:hint="eastAsia"/>
          </w:rPr>
          <w:t>便</w:t>
        </w:r>
      </w:ins>
      <w:ins w:id="8438" w:author="Administrator" w:date="2019-03-01T22:48:00Z">
        <w:r>
          <w:rPr>
            <w:rFonts w:hint="eastAsia"/>
          </w:rPr>
          <w:t>冷哼一聲，將原先</w:t>
        </w:r>
        <w:r w:rsidR="00C34231">
          <w:rPr>
            <w:rFonts w:hint="eastAsia"/>
          </w:rPr>
          <w:t>道辰子貫穿女屍的長劍拔起，跟著</w:t>
        </w:r>
      </w:ins>
      <w:ins w:id="8439" w:author="Administrator" w:date="2019-03-01T22:49:00Z">
        <w:r w:rsidR="00C34231">
          <w:rPr>
            <w:rFonts w:hint="eastAsia"/>
          </w:rPr>
          <w:t>奮力一擲，那長劍後發先</w:t>
        </w:r>
      </w:ins>
      <w:ins w:id="8440" w:author="Administrator" w:date="2019-03-01T22:50:00Z">
        <w:r w:rsidR="00C34231">
          <w:rPr>
            <w:rFonts w:hint="eastAsia"/>
          </w:rPr>
          <w:t>至</w:t>
        </w:r>
      </w:ins>
      <w:ins w:id="8441" w:author="Administrator" w:date="2019-03-01T22:49:00Z">
        <w:r w:rsidR="00C34231">
          <w:rPr>
            <w:rFonts w:hint="eastAsia"/>
          </w:rPr>
          <w:t>追上</w:t>
        </w:r>
      </w:ins>
      <w:ins w:id="8442" w:author="Administrator" w:date="2019-03-01T22:50:00Z">
        <w:r w:rsidR="00C34231">
          <w:rPr>
            <w:rFonts w:hint="eastAsia"/>
          </w:rPr>
          <w:t>了</w:t>
        </w:r>
      </w:ins>
      <w:ins w:id="8443" w:author="Administrator" w:date="2019-03-01T22:49:00Z">
        <w:r w:rsidR="00C34231">
          <w:rPr>
            <w:rFonts w:hint="eastAsia"/>
          </w:rPr>
          <w:t>青陽子，</w:t>
        </w:r>
      </w:ins>
      <w:ins w:id="8444" w:author="Administrator" w:date="2019-03-01T22:50:00Z">
        <w:r w:rsidR="00C34231">
          <w:rPr>
            <w:rFonts w:hint="eastAsia"/>
          </w:rPr>
          <w:t>嘩一聲刺穿他的肩膀，跟著濺起一蓬血花，連同長劍一起墜了下來。</w:t>
        </w:r>
      </w:ins>
    </w:p>
    <w:p w:rsidR="000F0075" w:rsidRDefault="00C72752">
      <w:pPr>
        <w:pStyle w:val="12"/>
        <w:spacing w:after="240"/>
        <w:ind w:leftChars="0" w:left="0"/>
        <w:rPr>
          <w:ins w:id="8445" w:author="Administrator" w:date="2019-03-01T23:01:00Z"/>
        </w:rPr>
        <w:pPrChange w:id="8446" w:author="Administrator" w:date="2019-03-01T22:53:00Z">
          <w:pPr>
            <w:pStyle w:val="12"/>
            <w:numPr>
              <w:numId w:val="1"/>
            </w:numPr>
            <w:spacing w:after="240"/>
            <w:ind w:leftChars="0" w:left="360" w:hanging="360"/>
            <w:outlineLvl w:val="0"/>
          </w:pPr>
        </w:pPrChange>
      </w:pPr>
      <w:ins w:id="8447" w:author="Administrator" w:date="2019-03-01T23:01:00Z">
        <w:r>
          <w:rPr>
            <w:rFonts w:hint="eastAsia"/>
          </w:rPr>
          <w:t>這一切變化發生得太快，短短不到</w:t>
        </w:r>
      </w:ins>
      <w:ins w:id="8448" w:author="Administrator" w:date="2019-03-01T23:03:00Z">
        <w:r>
          <w:rPr>
            <w:rFonts w:hint="eastAsia"/>
          </w:rPr>
          <w:t>十來</w:t>
        </w:r>
      </w:ins>
      <w:ins w:id="8449" w:author="Administrator" w:date="2019-03-01T23:01:00Z">
        <w:r>
          <w:rPr>
            <w:rFonts w:hint="eastAsia"/>
          </w:rPr>
          <w:t>個</w:t>
        </w:r>
      </w:ins>
      <w:ins w:id="8450" w:author="Administrator" w:date="2019-03-01T23:03:00Z">
        <w:r>
          <w:rPr>
            <w:rFonts w:hint="eastAsia"/>
          </w:rPr>
          <w:t>呼吸</w:t>
        </w:r>
      </w:ins>
      <w:ins w:id="8451" w:author="Administrator" w:date="2019-03-01T23:02:00Z">
        <w:r>
          <w:rPr>
            <w:rFonts w:hint="eastAsia"/>
          </w:rPr>
          <w:t>，</w:t>
        </w:r>
      </w:ins>
      <w:ins w:id="8452" w:author="Administrator" w:date="2019-03-01T23:04:00Z">
        <w:r>
          <w:rPr>
            <w:rFonts w:hint="eastAsia"/>
          </w:rPr>
          <w:t>勝敗竟然逆轉過來，看得兩派弟子是心驚膽跳，幾個膽子較小的甚至</w:t>
        </w:r>
      </w:ins>
      <w:ins w:id="8453" w:author="Administrator" w:date="2019-03-01T23:05:00Z">
        <w:r>
          <w:rPr>
            <w:rFonts w:hint="eastAsia"/>
          </w:rPr>
          <w:t>嚇得</w:t>
        </w:r>
      </w:ins>
      <w:ins w:id="8454" w:author="Administrator" w:date="2019-03-03T15:04:00Z">
        <w:r w:rsidR="001D7FBA">
          <w:rPr>
            <w:rFonts w:hint="eastAsia"/>
          </w:rPr>
          <w:t>轉頭想爬離這裡</w:t>
        </w:r>
      </w:ins>
      <w:ins w:id="8455" w:author="Administrator" w:date="2019-03-01T23:05:00Z">
        <w:r>
          <w:rPr>
            <w:rFonts w:hint="eastAsia"/>
          </w:rPr>
          <w:t>。</w:t>
        </w:r>
      </w:ins>
    </w:p>
    <w:p w:rsidR="000F0075" w:rsidRDefault="00C34231">
      <w:pPr>
        <w:pStyle w:val="12"/>
        <w:spacing w:after="240"/>
        <w:ind w:leftChars="0" w:left="0"/>
        <w:rPr>
          <w:ins w:id="8456" w:author="Administrator" w:date="2019-03-01T22:53:00Z"/>
        </w:rPr>
        <w:pPrChange w:id="8457" w:author="Administrator" w:date="2019-03-01T22:53:00Z">
          <w:pPr>
            <w:pStyle w:val="12"/>
            <w:numPr>
              <w:numId w:val="1"/>
            </w:numPr>
            <w:spacing w:after="240"/>
            <w:ind w:leftChars="0" w:left="360" w:hanging="360"/>
            <w:outlineLvl w:val="0"/>
          </w:pPr>
        </w:pPrChange>
      </w:pPr>
      <w:ins w:id="8458" w:author="Administrator" w:date="2019-03-01T22:51:00Z">
        <w:r>
          <w:rPr>
            <w:rFonts w:hint="eastAsia"/>
          </w:rPr>
          <w:t>「我說…念在兩位師兄修為不易，只要你們肯跟我簽下魂血契約，也不是不能留你一命！否則，今後刀仙</w:t>
        </w:r>
      </w:ins>
      <w:ins w:id="8459" w:author="Administrator" w:date="2019-03-01T22:52:00Z">
        <w:r>
          <w:rPr>
            <w:rFonts w:hint="eastAsia"/>
          </w:rPr>
          <w:t>宗</w:t>
        </w:r>
      </w:ins>
      <w:ins w:id="8460" w:author="Administrator" w:date="2019-03-01T22:51:00Z">
        <w:r>
          <w:rPr>
            <w:rFonts w:hint="eastAsia"/>
          </w:rPr>
          <w:t>跟赤劍宗可能會少</w:t>
        </w:r>
      </w:ins>
      <w:ins w:id="8461" w:author="Administrator" w:date="2019-03-01T22:53:00Z">
        <w:r>
          <w:rPr>
            <w:rFonts w:hint="eastAsia"/>
          </w:rPr>
          <w:t>了兩</w:t>
        </w:r>
      </w:ins>
      <w:ins w:id="8462" w:author="Administrator" w:date="2019-03-01T22:51:00Z">
        <w:r>
          <w:rPr>
            <w:rFonts w:hint="eastAsia"/>
          </w:rPr>
          <w:t>個大有機會突破結丹的內門弟子！</w:t>
        </w:r>
      </w:ins>
      <w:ins w:id="8463" w:author="Administrator" w:date="2019-03-01T22:53:00Z">
        <w:r>
          <w:rPr>
            <w:rFonts w:hint="eastAsia"/>
          </w:rPr>
          <w:t>」</w:t>
        </w:r>
      </w:ins>
      <w:ins w:id="8464" w:author="Administrator" w:date="2019-03-01T23:05:00Z">
        <w:r w:rsidR="00C72752">
          <w:rPr>
            <w:rFonts w:hint="eastAsia"/>
          </w:rPr>
          <w:t>挑翻了兩</w:t>
        </w:r>
      </w:ins>
      <w:ins w:id="8465" w:author="Administrator" w:date="2019-03-01T23:06:00Z">
        <w:r w:rsidR="00C72752">
          <w:rPr>
            <w:rFonts w:hint="eastAsia"/>
          </w:rPr>
          <w:t>名大敵之後，鬼谷玟也不再隱藏實力，冷冷將方才道辰子的話一字不漏</w:t>
        </w:r>
      </w:ins>
      <w:ins w:id="8466" w:author="Administrator" w:date="2019-03-01T23:07:00Z">
        <w:r w:rsidR="00C72752">
          <w:rPr>
            <w:rFonts w:hint="eastAsia"/>
          </w:rPr>
          <w:t>嘲諷</w:t>
        </w:r>
      </w:ins>
      <w:ins w:id="8467" w:author="Administrator" w:date="2019-03-01T23:06:00Z">
        <w:r w:rsidR="00C72752">
          <w:rPr>
            <w:rFonts w:hint="eastAsia"/>
          </w:rPr>
          <w:t>回去。</w:t>
        </w:r>
      </w:ins>
    </w:p>
    <w:p w:rsidR="000F0075" w:rsidRDefault="00C72752">
      <w:pPr>
        <w:pStyle w:val="12"/>
        <w:spacing w:after="240"/>
        <w:ind w:leftChars="0" w:left="0"/>
        <w:rPr>
          <w:ins w:id="8468" w:author="Administrator" w:date="2019-03-01T23:09:00Z"/>
        </w:rPr>
        <w:pPrChange w:id="8469" w:author="Administrator" w:date="2019-03-01T22:53:00Z">
          <w:pPr>
            <w:pStyle w:val="12"/>
            <w:numPr>
              <w:numId w:val="1"/>
            </w:numPr>
            <w:spacing w:after="240"/>
            <w:ind w:leftChars="0" w:left="360" w:hanging="360"/>
            <w:outlineLvl w:val="0"/>
          </w:pPr>
        </w:pPrChange>
      </w:pPr>
      <w:ins w:id="8470" w:author="Administrator" w:date="2019-03-01T23:07:00Z">
        <w:r>
          <w:rPr>
            <w:rFonts w:hint="eastAsia"/>
          </w:rPr>
          <w:t>道辰子氣得怒血攻心，但他卻說不出話來，因為此時他</w:t>
        </w:r>
      </w:ins>
      <w:ins w:id="8471" w:author="Administrator" w:date="2019-03-01T23:08:00Z">
        <w:r>
          <w:rPr>
            <w:rFonts w:hint="eastAsia"/>
          </w:rPr>
          <w:t>體內靈氣已經徹底失控，在</w:t>
        </w:r>
      </w:ins>
      <w:ins w:id="8472" w:author="Administrator" w:date="2019-03-17T00:59:00Z">
        <w:r w:rsidR="006241AC">
          <w:rPr>
            <w:rFonts w:hint="eastAsia"/>
          </w:rPr>
          <w:t>靈脈</w:t>
        </w:r>
      </w:ins>
      <w:ins w:id="8473" w:author="Administrator" w:date="2019-03-01T23:09:00Z">
        <w:r>
          <w:rPr>
            <w:rFonts w:hint="eastAsia"/>
          </w:rPr>
          <w:t>之中亂竄亂衝，痛得他是苦不堪言。</w:t>
        </w:r>
      </w:ins>
    </w:p>
    <w:p w:rsidR="000F0075" w:rsidRDefault="00C72752">
      <w:pPr>
        <w:pStyle w:val="12"/>
        <w:spacing w:after="240"/>
        <w:ind w:leftChars="0" w:left="0"/>
        <w:rPr>
          <w:ins w:id="8474" w:author="Administrator" w:date="2019-03-01T23:12:00Z"/>
        </w:rPr>
        <w:pPrChange w:id="8475" w:author="Administrator" w:date="2019-03-01T22:53:00Z">
          <w:pPr>
            <w:pStyle w:val="12"/>
            <w:numPr>
              <w:numId w:val="1"/>
            </w:numPr>
            <w:spacing w:after="240"/>
            <w:ind w:leftChars="0" w:left="360" w:hanging="360"/>
            <w:outlineLvl w:val="0"/>
          </w:pPr>
        </w:pPrChange>
      </w:pPr>
      <w:ins w:id="8476" w:author="Administrator" w:date="2019-03-01T23:09:00Z">
        <w:r>
          <w:rPr>
            <w:rFonts w:hint="eastAsia"/>
          </w:rPr>
          <w:t>旁邊一</w:t>
        </w:r>
      </w:ins>
      <w:ins w:id="8477" w:author="Administrator" w:date="2019-03-01T23:10:00Z">
        <w:r>
          <w:rPr>
            <w:rFonts w:hint="eastAsia"/>
          </w:rPr>
          <w:t>名</w:t>
        </w:r>
      </w:ins>
      <w:ins w:id="8478" w:author="Administrator" w:date="2019-03-01T23:11:00Z">
        <w:r w:rsidR="00853F35">
          <w:rPr>
            <w:rFonts w:hint="eastAsia"/>
          </w:rPr>
          <w:t>馬臉漢子滿臉青筋，雖然也是無力在地，但勉強撐起上身，咬牙切齒說</w:t>
        </w:r>
        <w:r w:rsidR="00853F35">
          <w:rPr>
            <w:rFonts w:hint="eastAsia"/>
          </w:rPr>
          <w:lastRenderedPageBreak/>
          <w:t>道，「妖女…妳</w:t>
        </w:r>
      </w:ins>
      <w:ins w:id="8479" w:author="Administrator" w:date="2019-03-01T23:12:00Z">
        <w:r w:rsidR="00853F35">
          <w:rPr>
            <w:rFonts w:hint="eastAsia"/>
          </w:rPr>
          <w:t>到底下了甚麼毒…怎可能我們全都無聲無息就中招！」</w:t>
        </w:r>
      </w:ins>
    </w:p>
    <w:p w:rsidR="000F0075" w:rsidRDefault="00853F35">
      <w:pPr>
        <w:pStyle w:val="12"/>
        <w:spacing w:after="240"/>
        <w:ind w:leftChars="0" w:left="0"/>
        <w:rPr>
          <w:ins w:id="8480" w:author="Administrator" w:date="2019-03-01T23:19:00Z"/>
        </w:rPr>
        <w:pPrChange w:id="8481" w:author="Administrator" w:date="2019-03-01T22:53:00Z">
          <w:pPr>
            <w:pStyle w:val="12"/>
            <w:numPr>
              <w:numId w:val="1"/>
            </w:numPr>
            <w:spacing w:after="240"/>
            <w:ind w:leftChars="0" w:left="360" w:hanging="360"/>
            <w:outlineLvl w:val="0"/>
          </w:pPr>
        </w:pPrChange>
      </w:pPr>
      <w:ins w:id="8482" w:author="Administrator" w:date="2019-03-01T23:12:00Z">
        <w:r>
          <w:rPr>
            <w:rFonts w:hint="eastAsia"/>
          </w:rPr>
          <w:t>他修練的是練體之術，對</w:t>
        </w:r>
      </w:ins>
      <w:ins w:id="8483" w:author="Administrator" w:date="2019-03-01T23:17:00Z">
        <w:r>
          <w:rPr>
            <w:rFonts w:hint="eastAsia"/>
          </w:rPr>
          <w:t>毒</w:t>
        </w:r>
      </w:ins>
      <w:ins w:id="8484" w:author="Administrator" w:date="2019-03-01T23:18:00Z">
        <w:r>
          <w:rPr>
            <w:rFonts w:hint="eastAsia"/>
          </w:rPr>
          <w:t>性的抵抗力也多少有些自信，想不到今天卻莫名其妙栽在這裡，雖</w:t>
        </w:r>
      </w:ins>
      <w:ins w:id="8485" w:author="Administrator" w:date="2019-03-01T23:19:00Z">
        <w:r>
          <w:rPr>
            <w:rFonts w:hint="eastAsia"/>
          </w:rPr>
          <w:t>都</w:t>
        </w:r>
      </w:ins>
      <w:ins w:id="8486" w:author="Administrator" w:date="2019-03-01T23:18:00Z">
        <w:r>
          <w:rPr>
            <w:rFonts w:hint="eastAsia"/>
          </w:rPr>
          <w:t>知道之後絕無好下場，但</w:t>
        </w:r>
      </w:ins>
      <w:ins w:id="8487" w:author="Administrator" w:date="2019-03-01T23:19:00Z">
        <w:r>
          <w:rPr>
            <w:rFonts w:hint="eastAsia"/>
          </w:rPr>
          <w:t>就這樣認了也是死不瞑目。</w:t>
        </w:r>
      </w:ins>
    </w:p>
    <w:p w:rsidR="000F0075" w:rsidRDefault="00853F35">
      <w:pPr>
        <w:pStyle w:val="12"/>
        <w:spacing w:after="240"/>
        <w:ind w:leftChars="0" w:left="0"/>
        <w:rPr>
          <w:ins w:id="8488" w:author="Administrator" w:date="2019-03-03T11:27:00Z"/>
        </w:rPr>
        <w:pPrChange w:id="8489" w:author="Administrator" w:date="2019-03-01T22:53:00Z">
          <w:pPr>
            <w:pStyle w:val="12"/>
            <w:numPr>
              <w:numId w:val="1"/>
            </w:numPr>
            <w:spacing w:after="240"/>
            <w:ind w:leftChars="0" w:left="360" w:hanging="360"/>
            <w:outlineLvl w:val="0"/>
          </w:pPr>
        </w:pPrChange>
      </w:pPr>
      <w:ins w:id="8490" w:author="Administrator" w:date="2019-03-01T23:20:00Z">
        <w:r>
          <w:rPr>
            <w:rFonts w:hint="eastAsia"/>
          </w:rPr>
          <w:t>「咯咯…妖女這稱呼可不怎麼好聽</w:t>
        </w:r>
        <w:r w:rsidR="00E363EE">
          <w:rPr>
            <w:rFonts w:hint="eastAsia"/>
          </w:rPr>
          <w:t>吶</w:t>
        </w:r>
      </w:ins>
      <w:ins w:id="8491" w:author="Administrator" w:date="2019-03-01T23:21:00Z">
        <w:r w:rsidR="00E363EE">
          <w:rPr>
            <w:rFonts w:hint="eastAsia"/>
          </w:rPr>
          <w:t>…</w:t>
        </w:r>
      </w:ins>
      <w:ins w:id="8492" w:author="Administrator" w:date="2019-03-03T14:04:00Z">
        <w:r w:rsidR="004B3FA2">
          <w:rPr>
            <w:rFonts w:hint="eastAsia"/>
          </w:rPr>
          <w:t>罷了，讓你們了解奴家的苦</w:t>
        </w:r>
      </w:ins>
      <w:ins w:id="8493" w:author="Administrator" w:date="2019-03-03T14:05:00Z">
        <w:r w:rsidR="004B3FA2">
          <w:rPr>
            <w:rFonts w:hint="eastAsia"/>
          </w:rPr>
          <w:t>心也好。</w:t>
        </w:r>
      </w:ins>
      <w:ins w:id="8494" w:author="Administrator" w:date="2019-03-01T23:21:00Z">
        <w:r w:rsidR="00E363EE">
          <w:rPr>
            <w:rFonts w:hint="eastAsia"/>
          </w:rPr>
          <w:t>奴家下的可不是毒，而是對修仙之人大有</w:t>
        </w:r>
      </w:ins>
      <w:ins w:id="8495" w:author="Administrator" w:date="2019-03-01T23:39:00Z">
        <w:r w:rsidR="00DB281C">
          <w:rPr>
            <w:rFonts w:hint="eastAsia"/>
          </w:rPr>
          <w:t>裨益</w:t>
        </w:r>
      </w:ins>
      <w:ins w:id="8496" w:author="Administrator" w:date="2019-03-01T23:22:00Z">
        <w:r w:rsidR="00E363EE">
          <w:rPr>
            <w:rFonts w:hint="eastAsia"/>
          </w:rPr>
          <w:t>的</w:t>
        </w:r>
      </w:ins>
      <w:ins w:id="8497" w:author="Administrator" w:date="2019-03-03T11:28:00Z">
        <w:r w:rsidR="00011ED4">
          <w:rPr>
            <w:rFonts w:hint="eastAsia"/>
          </w:rPr>
          <w:t>沖</w:t>
        </w:r>
      </w:ins>
      <w:ins w:id="8498" w:author="Administrator" w:date="2019-03-01T23:39:00Z">
        <w:r w:rsidR="00DB281C">
          <w:rPr>
            <w:rFonts w:hint="eastAsia"/>
          </w:rPr>
          <w:t>靈散。」</w:t>
        </w:r>
      </w:ins>
    </w:p>
    <w:p w:rsidR="000F0075" w:rsidRDefault="00011ED4">
      <w:pPr>
        <w:pStyle w:val="12"/>
        <w:spacing w:after="240"/>
        <w:ind w:leftChars="0" w:left="0"/>
        <w:rPr>
          <w:ins w:id="8499" w:author="Administrator" w:date="2019-03-03T11:31:00Z"/>
        </w:rPr>
        <w:pPrChange w:id="8500" w:author="Administrator" w:date="2019-03-01T22:53:00Z">
          <w:pPr>
            <w:pStyle w:val="12"/>
            <w:numPr>
              <w:numId w:val="1"/>
            </w:numPr>
            <w:spacing w:after="240"/>
            <w:ind w:leftChars="0" w:left="360" w:hanging="360"/>
            <w:outlineLvl w:val="0"/>
          </w:pPr>
        </w:pPrChange>
      </w:pPr>
      <w:ins w:id="8501" w:author="Administrator" w:date="2019-03-03T11:27:00Z">
        <w:r>
          <w:rPr>
            <w:rFonts w:hint="eastAsia"/>
          </w:rPr>
          <w:t>「這</w:t>
        </w:r>
      </w:ins>
      <w:ins w:id="8502" w:author="Administrator" w:date="2019-03-03T11:28:00Z">
        <w:r>
          <w:rPr>
            <w:rFonts w:hint="eastAsia"/>
          </w:rPr>
          <w:t>沖</w:t>
        </w:r>
      </w:ins>
      <w:ins w:id="8503" w:author="Administrator" w:date="2019-03-03T11:27:00Z">
        <w:r>
          <w:rPr>
            <w:rFonts w:hint="eastAsia"/>
          </w:rPr>
          <w:t>靈散</w:t>
        </w:r>
      </w:ins>
      <w:ins w:id="8504" w:author="Administrator" w:date="2019-03-03T14:05:00Z">
        <w:r w:rsidR="004B3FA2">
          <w:rPr>
            <w:rFonts w:hint="eastAsia"/>
          </w:rPr>
          <w:t>無色無味，吸入之後</w:t>
        </w:r>
      </w:ins>
      <w:ins w:id="8505" w:author="Administrator" w:date="2019-03-03T11:28:00Z">
        <w:r>
          <w:rPr>
            <w:rFonts w:hint="eastAsia"/>
          </w:rPr>
          <w:t>能幫助</w:t>
        </w:r>
      </w:ins>
      <w:ins w:id="8506" w:author="Administrator" w:date="2019-03-03T11:35:00Z">
        <w:r w:rsidR="00F963F1">
          <w:rPr>
            <w:rFonts w:hint="eastAsia"/>
          </w:rPr>
          <w:t>築基</w:t>
        </w:r>
      </w:ins>
      <w:ins w:id="8507" w:author="Administrator" w:date="2019-03-03T11:28:00Z">
        <w:r>
          <w:rPr>
            <w:rFonts w:hint="eastAsia"/>
          </w:rPr>
          <w:t>修士</w:t>
        </w:r>
      </w:ins>
      <w:ins w:id="8508" w:author="Administrator" w:date="2019-03-03T14:05:00Z">
        <w:r w:rsidR="004B3FA2">
          <w:rPr>
            <w:rFonts w:hint="eastAsia"/>
          </w:rPr>
          <w:t>短時間</w:t>
        </w:r>
      </w:ins>
      <w:ins w:id="8509" w:author="Administrator" w:date="2019-03-03T11:29:00Z">
        <w:r>
          <w:rPr>
            <w:rFonts w:hint="eastAsia"/>
          </w:rPr>
          <w:t>增加法力，</w:t>
        </w:r>
      </w:ins>
      <w:ins w:id="8510" w:author="Administrator" w:date="2019-03-03T11:30:00Z">
        <w:r>
          <w:rPr>
            <w:rFonts w:hint="eastAsia"/>
          </w:rPr>
          <w:t>恢復氣血，</w:t>
        </w:r>
      </w:ins>
      <w:ins w:id="8511" w:author="Administrator" w:date="2019-03-03T11:29:00Z">
        <w:r>
          <w:rPr>
            <w:rFonts w:hint="eastAsia"/>
          </w:rPr>
          <w:t>甚至突破修練關卡</w:t>
        </w:r>
      </w:ins>
      <w:ins w:id="8512" w:author="Administrator" w:date="2019-03-03T14:06:00Z">
        <w:r w:rsidR="004B3FA2">
          <w:rPr>
            <w:rFonts w:hint="eastAsia"/>
          </w:rPr>
          <w:t>，可說是本宗不傳的絕世秘藥</w:t>
        </w:r>
      </w:ins>
      <w:ins w:id="8513" w:author="Administrator" w:date="2019-03-03T11:30:00Z">
        <w:r>
          <w:rPr>
            <w:rFonts w:hint="eastAsia"/>
          </w:rPr>
          <w:t>！要不是奴家對幾位師兄頗為欣賞，可還捨不得花在你們身上說。」</w:t>
        </w:r>
      </w:ins>
    </w:p>
    <w:p w:rsidR="000F0075" w:rsidRDefault="00011ED4">
      <w:pPr>
        <w:pStyle w:val="12"/>
        <w:spacing w:after="240"/>
        <w:ind w:leftChars="0" w:left="0"/>
        <w:rPr>
          <w:ins w:id="8514" w:author="Administrator" w:date="2019-03-03T11:37:00Z"/>
        </w:rPr>
        <w:pPrChange w:id="8515" w:author="Administrator" w:date="2019-03-01T22:53:00Z">
          <w:pPr>
            <w:pStyle w:val="12"/>
            <w:numPr>
              <w:numId w:val="1"/>
            </w:numPr>
            <w:spacing w:after="240"/>
            <w:ind w:leftChars="0" w:left="360" w:hanging="360"/>
            <w:outlineLvl w:val="0"/>
          </w:pPr>
        </w:pPrChange>
      </w:pPr>
      <w:ins w:id="8516" w:author="Administrator" w:date="2019-03-03T11:31:00Z">
        <w:r>
          <w:rPr>
            <w:rFonts w:hint="eastAsia"/>
          </w:rPr>
          <w:t>「只不過，沖靈散雖好，</w:t>
        </w:r>
      </w:ins>
      <w:ins w:id="8517" w:author="Administrator" w:date="2019-03-03T11:32:00Z">
        <w:r>
          <w:rPr>
            <w:rFonts w:hint="eastAsia"/>
          </w:rPr>
          <w:t>卻</w:t>
        </w:r>
      </w:ins>
      <w:ins w:id="8518" w:author="Administrator" w:date="2019-03-03T11:31:00Z">
        <w:r>
          <w:rPr>
            <w:rFonts w:hint="eastAsia"/>
          </w:rPr>
          <w:t>也有一個缺點，</w:t>
        </w:r>
      </w:ins>
      <w:ins w:id="8519" w:author="Administrator" w:date="2019-03-03T11:32:00Z">
        <w:r>
          <w:rPr>
            <w:rFonts w:hint="eastAsia"/>
          </w:rPr>
          <w:t>那就是吸入之後，若是不立即運功</w:t>
        </w:r>
      </w:ins>
      <w:ins w:id="8520" w:author="Administrator" w:date="2019-03-03T11:33:00Z">
        <w:r>
          <w:rPr>
            <w:rFonts w:hint="eastAsia"/>
          </w:rPr>
          <w:t>煉化，一個不慎，可能引起靈氣反噬，甚</w:t>
        </w:r>
      </w:ins>
      <w:ins w:id="8521" w:author="Administrator" w:date="2019-03-03T11:34:00Z">
        <w:r>
          <w:rPr>
            <w:rFonts w:hint="eastAsia"/>
          </w:rPr>
          <w:t>至走火入</w:t>
        </w:r>
        <w:r w:rsidR="00F963F1">
          <w:rPr>
            <w:rFonts w:hint="eastAsia"/>
          </w:rPr>
          <w:t>魔</w:t>
        </w:r>
      </w:ins>
      <w:ins w:id="8522" w:author="Administrator" w:date="2019-03-03T11:36:00Z">
        <w:r w:rsidR="00F963F1">
          <w:rPr>
            <w:rFonts w:hint="eastAsia"/>
          </w:rPr>
          <w:t>，所以方才奴家才千辛萬苦不想與兩位師兄為敵</w:t>
        </w:r>
      </w:ins>
      <w:ins w:id="8523" w:author="Administrator" w:date="2019-03-03T11:34:00Z">
        <w:r w:rsidR="00F963F1">
          <w:rPr>
            <w:rFonts w:hint="eastAsia"/>
          </w:rPr>
          <w:t>的說！」</w:t>
        </w:r>
      </w:ins>
    </w:p>
    <w:p w:rsidR="000F0075" w:rsidRDefault="00F963F1">
      <w:pPr>
        <w:pStyle w:val="12"/>
        <w:spacing w:after="240"/>
        <w:ind w:leftChars="0" w:left="0"/>
        <w:rPr>
          <w:ins w:id="8524" w:author="Administrator" w:date="2019-03-03T14:02:00Z"/>
        </w:rPr>
        <w:pPrChange w:id="8525" w:author="Administrator" w:date="2019-03-01T22:53:00Z">
          <w:pPr>
            <w:pStyle w:val="12"/>
            <w:numPr>
              <w:numId w:val="1"/>
            </w:numPr>
            <w:spacing w:after="240"/>
            <w:ind w:leftChars="0" w:left="360" w:hanging="360"/>
            <w:outlineLvl w:val="0"/>
          </w:pPr>
        </w:pPrChange>
      </w:pPr>
      <w:ins w:id="8526" w:author="Administrator" w:date="2019-03-03T11:37:00Z">
        <w:r>
          <w:rPr>
            <w:rFonts w:hint="eastAsia"/>
          </w:rPr>
          <w:t>她這一番話</w:t>
        </w:r>
      </w:ins>
      <w:ins w:id="8527" w:author="Administrator" w:date="2019-03-03T11:38:00Z">
        <w:r>
          <w:rPr>
            <w:rFonts w:hint="eastAsia"/>
          </w:rPr>
          <w:t>說得言之鑿鑿，加上眾人體內的反應，讓不少人</w:t>
        </w:r>
      </w:ins>
      <w:ins w:id="8528" w:author="Administrator" w:date="2019-03-03T14:04:00Z">
        <w:r w:rsidR="004B3FA2">
          <w:rPr>
            <w:rFonts w:hint="eastAsia"/>
          </w:rPr>
          <w:t>這才</w:t>
        </w:r>
      </w:ins>
      <w:ins w:id="8529" w:author="Administrator" w:date="2019-03-03T14:01:00Z">
        <w:r w:rsidR="00FD1F02">
          <w:rPr>
            <w:rFonts w:hint="eastAsia"/>
          </w:rPr>
          <w:t>恍然大悟</w:t>
        </w:r>
      </w:ins>
      <w:ins w:id="8530" w:author="Administrator" w:date="2019-03-03T14:02:00Z">
        <w:r w:rsidR="00FD1F02">
          <w:rPr>
            <w:rFonts w:hint="eastAsia"/>
          </w:rPr>
          <w:t>，明白為甚麼自己等都在無聲無息之間就中了「毒」。</w:t>
        </w:r>
      </w:ins>
    </w:p>
    <w:p w:rsidR="000F0075" w:rsidRDefault="00FD1F02">
      <w:pPr>
        <w:pStyle w:val="12"/>
        <w:spacing w:after="240"/>
        <w:ind w:leftChars="0" w:left="0"/>
        <w:rPr>
          <w:ins w:id="8531" w:author="Administrator" w:date="2019-03-03T14:04:00Z"/>
        </w:rPr>
        <w:pPrChange w:id="8532" w:author="Administrator" w:date="2019-03-01T22:53:00Z">
          <w:pPr>
            <w:pStyle w:val="12"/>
            <w:numPr>
              <w:numId w:val="1"/>
            </w:numPr>
            <w:spacing w:after="240"/>
            <w:ind w:leftChars="0" w:left="360" w:hanging="360"/>
            <w:outlineLvl w:val="0"/>
          </w:pPr>
        </w:pPrChange>
      </w:pPr>
      <w:ins w:id="8533" w:author="Administrator" w:date="2019-03-03T14:02:00Z">
        <w:r>
          <w:rPr>
            <w:rFonts w:hint="eastAsia"/>
          </w:rPr>
          <w:t>畢竟</w:t>
        </w:r>
      </w:ins>
      <w:ins w:id="8534" w:author="Administrator" w:date="2019-03-03T14:03:00Z">
        <w:r w:rsidR="004B3FA2">
          <w:rPr>
            <w:rFonts w:hint="eastAsia"/>
          </w:rPr>
          <w:t>來這禁地前，不少人身上都作了些防毒物的</w:t>
        </w:r>
      </w:ins>
      <w:ins w:id="8535" w:author="Administrator" w:date="2019-03-03T14:04:00Z">
        <w:r w:rsidR="004B3FA2">
          <w:rPr>
            <w:rFonts w:hint="eastAsia"/>
          </w:rPr>
          <w:t>準備</w:t>
        </w:r>
      </w:ins>
      <w:ins w:id="8536" w:author="Administrator" w:date="2019-03-03T14:03:00Z">
        <w:r w:rsidR="004B3FA2">
          <w:rPr>
            <w:rFonts w:hint="eastAsia"/>
          </w:rPr>
          <w:t>，但這沖靈散既然不是毒，那麼那些</w:t>
        </w:r>
      </w:ins>
      <w:ins w:id="8537" w:author="Administrator" w:date="2019-03-03T14:04:00Z">
        <w:r w:rsidR="004B3FA2">
          <w:rPr>
            <w:rFonts w:hint="eastAsia"/>
          </w:rPr>
          <w:t>準備當然就沒有用處。</w:t>
        </w:r>
      </w:ins>
    </w:p>
    <w:p w:rsidR="000F0075" w:rsidRDefault="004B3FA2">
      <w:pPr>
        <w:pStyle w:val="12"/>
        <w:spacing w:after="240"/>
        <w:ind w:leftChars="0" w:left="0"/>
        <w:rPr>
          <w:ins w:id="8538" w:author="Administrator" w:date="2019-03-03T11:39:00Z"/>
        </w:rPr>
        <w:pPrChange w:id="8539" w:author="Administrator" w:date="2019-03-01T22:53:00Z">
          <w:pPr>
            <w:pStyle w:val="12"/>
            <w:numPr>
              <w:numId w:val="1"/>
            </w:numPr>
            <w:spacing w:after="240"/>
            <w:ind w:leftChars="0" w:left="360" w:hanging="360"/>
            <w:outlineLvl w:val="0"/>
          </w:pPr>
        </w:pPrChange>
      </w:pPr>
      <w:ins w:id="8540" w:author="Administrator" w:date="2019-03-03T14:08:00Z">
        <w:r>
          <w:rPr>
            <w:rFonts w:hint="eastAsia"/>
          </w:rPr>
          <w:t>那馬臉漢子</w:t>
        </w:r>
      </w:ins>
      <w:ins w:id="8541" w:author="Administrator" w:date="2019-03-03T11:38:00Z">
        <w:r w:rsidR="00F963F1">
          <w:rPr>
            <w:rFonts w:hint="eastAsia"/>
          </w:rPr>
          <w:t>心中一懍，不再</w:t>
        </w:r>
      </w:ins>
      <w:ins w:id="8542" w:author="Administrator" w:date="2019-03-03T11:39:00Z">
        <w:r w:rsidR="00F963F1">
          <w:rPr>
            <w:rFonts w:hint="eastAsia"/>
          </w:rPr>
          <w:t>與她做口舌之爭，而是打坐試圖控制體內靈氣流動</w:t>
        </w:r>
      </w:ins>
      <w:ins w:id="8543" w:author="Administrator" w:date="2019-03-03T14:08:00Z">
        <w:r>
          <w:rPr>
            <w:rFonts w:hint="eastAsia"/>
          </w:rPr>
          <w:t>平靜下來，其他人</w:t>
        </w:r>
      </w:ins>
      <w:ins w:id="8544" w:author="Administrator" w:date="2019-03-03T14:10:00Z">
        <w:r>
          <w:rPr>
            <w:rFonts w:hint="eastAsia"/>
          </w:rPr>
          <w:t>自然也是如此</w:t>
        </w:r>
      </w:ins>
      <w:ins w:id="8545" w:author="Administrator" w:date="2019-03-03T11:39:00Z">
        <w:r w:rsidR="00F963F1">
          <w:rPr>
            <w:rFonts w:hint="eastAsia"/>
          </w:rPr>
          <w:t>。</w:t>
        </w:r>
      </w:ins>
    </w:p>
    <w:p w:rsidR="000F0075" w:rsidRDefault="00F963F1">
      <w:pPr>
        <w:pStyle w:val="12"/>
        <w:spacing w:after="240"/>
        <w:ind w:leftChars="0" w:left="0"/>
        <w:rPr>
          <w:ins w:id="8546" w:author="Administrator" w:date="2019-03-03T11:46:00Z"/>
        </w:rPr>
        <w:pPrChange w:id="8547" w:author="Administrator" w:date="2019-03-01T22:53:00Z">
          <w:pPr>
            <w:pStyle w:val="12"/>
            <w:numPr>
              <w:numId w:val="1"/>
            </w:numPr>
            <w:spacing w:after="240"/>
            <w:ind w:leftChars="0" w:left="360" w:hanging="360"/>
            <w:outlineLvl w:val="0"/>
          </w:pPr>
        </w:pPrChange>
      </w:pPr>
      <w:ins w:id="8548" w:author="Administrator" w:date="2019-03-03T11:39:00Z">
        <w:r>
          <w:rPr>
            <w:rFonts w:hint="eastAsia"/>
          </w:rPr>
          <w:t>唯有</w:t>
        </w:r>
      </w:ins>
      <w:ins w:id="8549" w:author="Administrator" w:date="2019-03-03T11:52:00Z">
        <w:r w:rsidR="00360A55">
          <w:rPr>
            <w:rFonts w:hint="eastAsia"/>
          </w:rPr>
          <w:t>一名老</w:t>
        </w:r>
      </w:ins>
      <w:ins w:id="8550" w:author="Administrator" w:date="2019-03-03T11:54:00Z">
        <w:r w:rsidR="00360A55">
          <w:rPr>
            <w:rFonts w:hint="eastAsia"/>
          </w:rPr>
          <w:t>道</w:t>
        </w:r>
      </w:ins>
      <w:ins w:id="8551" w:author="Administrator" w:date="2019-03-03T11:41:00Z">
        <w:r>
          <w:rPr>
            <w:rFonts w:hint="eastAsia"/>
          </w:rPr>
          <w:t>，與旁邊倒地的道辰子眼神</w:t>
        </w:r>
      </w:ins>
      <w:ins w:id="8552" w:author="Administrator" w:date="2019-03-03T11:45:00Z">
        <w:r w:rsidR="00360A55">
          <w:rPr>
            <w:rFonts w:hint="eastAsia"/>
          </w:rPr>
          <w:t>暗中對</w:t>
        </w:r>
      </w:ins>
      <w:ins w:id="8553" w:author="Administrator" w:date="2019-03-03T11:41:00Z">
        <w:r>
          <w:rPr>
            <w:rFonts w:hint="eastAsia"/>
          </w:rPr>
          <w:t>視了一下，跟著</w:t>
        </w:r>
      </w:ins>
      <w:ins w:id="8554" w:author="Administrator" w:date="2019-03-03T11:45:00Z">
        <w:r w:rsidR="00360A55">
          <w:rPr>
            <w:rFonts w:hint="eastAsia"/>
          </w:rPr>
          <w:t>繼續艱難開口道，「這麼說…師姐妳</w:t>
        </w:r>
      </w:ins>
      <w:ins w:id="8555" w:author="Administrator" w:date="2019-03-03T11:46:00Z">
        <w:r w:rsidR="00360A55">
          <w:rPr>
            <w:rFonts w:hint="eastAsia"/>
          </w:rPr>
          <w:t>方才的提意</w:t>
        </w:r>
      </w:ins>
      <w:ins w:id="8556" w:author="Administrator" w:date="2019-03-03T11:45:00Z">
        <w:r w:rsidR="00360A55">
          <w:rPr>
            <w:rFonts w:hint="eastAsia"/>
          </w:rPr>
          <w:t>還是</w:t>
        </w:r>
      </w:ins>
      <w:ins w:id="8557" w:author="Administrator" w:date="2019-03-03T11:46:00Z">
        <w:r w:rsidR="00360A55">
          <w:rPr>
            <w:rFonts w:hint="eastAsia"/>
          </w:rPr>
          <w:t>出於善意</w:t>
        </w:r>
      </w:ins>
      <w:ins w:id="8558" w:author="Administrator" w:date="2019-03-03T11:45:00Z">
        <w:r w:rsidR="00360A55">
          <w:rPr>
            <w:rFonts w:hint="eastAsia"/>
          </w:rPr>
          <w:t>囉…</w:t>
        </w:r>
      </w:ins>
      <w:ins w:id="8559" w:author="Administrator" w:date="2019-03-03T11:46:00Z">
        <w:r w:rsidR="00360A55">
          <w:rPr>
            <w:rFonts w:hint="eastAsia"/>
          </w:rPr>
          <w:t>」</w:t>
        </w:r>
      </w:ins>
    </w:p>
    <w:p w:rsidR="000F0075" w:rsidRDefault="00360A55">
      <w:pPr>
        <w:pStyle w:val="12"/>
        <w:spacing w:after="240"/>
        <w:ind w:leftChars="0" w:left="0"/>
        <w:rPr>
          <w:ins w:id="8560" w:author="Administrator" w:date="2019-03-03T11:50:00Z"/>
        </w:rPr>
        <w:pPrChange w:id="8561" w:author="Administrator" w:date="2019-03-01T22:53:00Z">
          <w:pPr>
            <w:pStyle w:val="12"/>
            <w:numPr>
              <w:numId w:val="1"/>
            </w:numPr>
            <w:spacing w:after="240"/>
            <w:ind w:leftChars="0" w:left="360" w:hanging="360"/>
            <w:outlineLvl w:val="0"/>
          </w:pPr>
        </w:pPrChange>
      </w:pPr>
      <w:ins w:id="8562" w:author="Administrator" w:date="2019-03-03T11:46:00Z">
        <w:r>
          <w:rPr>
            <w:rFonts w:hint="eastAsia"/>
          </w:rPr>
          <w:t>「可不是嗎？</w:t>
        </w:r>
      </w:ins>
      <w:ins w:id="8563" w:author="Administrator" w:date="2019-03-03T12:29:00Z">
        <w:r w:rsidR="00421E3C">
          <w:rPr>
            <w:rFonts w:hint="eastAsia"/>
          </w:rPr>
          <w:t>奴家</w:t>
        </w:r>
      </w:ins>
      <w:ins w:id="8564" w:author="Administrator" w:date="2019-03-03T11:46:00Z">
        <w:r>
          <w:rPr>
            <w:rFonts w:hint="eastAsia"/>
          </w:rPr>
          <w:t>耗費宗門秘藥</w:t>
        </w:r>
      </w:ins>
      <w:ins w:id="8565" w:author="Administrator" w:date="2019-03-03T11:48:00Z">
        <w:r>
          <w:rPr>
            <w:rFonts w:hint="eastAsia"/>
          </w:rPr>
          <w:t>幫</w:t>
        </w:r>
      </w:ins>
      <w:ins w:id="8566" w:author="Administrator" w:date="2019-03-03T11:46:00Z">
        <w:r>
          <w:rPr>
            <w:rFonts w:hint="eastAsia"/>
          </w:rPr>
          <w:t>大家，</w:t>
        </w:r>
      </w:ins>
      <w:ins w:id="8567" w:author="Administrator" w:date="2019-03-03T11:48:00Z">
        <w:r>
          <w:rPr>
            <w:rFonts w:hint="eastAsia"/>
          </w:rPr>
          <w:t>分多一點，於情於理來說，不都是應該</w:t>
        </w:r>
      </w:ins>
      <w:ins w:id="8568" w:author="Administrator" w:date="2019-03-03T11:49:00Z">
        <w:r>
          <w:rPr>
            <w:rFonts w:hint="eastAsia"/>
          </w:rPr>
          <w:t>的嗎？只可惜…」鬼谷玟說到這，秀眉一皺，似乎很是不滿，轉頭看向</w:t>
        </w:r>
      </w:ins>
      <w:ins w:id="8569" w:author="Administrator" w:date="2019-03-03T11:50:00Z">
        <w:r>
          <w:rPr>
            <w:rFonts w:hint="eastAsia"/>
          </w:rPr>
          <w:t>道辰子兩人。</w:t>
        </w:r>
      </w:ins>
    </w:p>
    <w:p w:rsidR="000F0075" w:rsidRDefault="00360A55">
      <w:pPr>
        <w:pStyle w:val="12"/>
        <w:spacing w:after="240"/>
        <w:ind w:leftChars="0" w:left="0"/>
        <w:rPr>
          <w:ins w:id="8570" w:author="Administrator" w:date="2019-03-03T11:54:00Z"/>
        </w:rPr>
        <w:pPrChange w:id="8571" w:author="Administrator" w:date="2019-03-01T22:53:00Z">
          <w:pPr>
            <w:pStyle w:val="12"/>
            <w:numPr>
              <w:numId w:val="1"/>
            </w:numPr>
            <w:spacing w:after="240"/>
            <w:ind w:leftChars="0" w:left="360" w:hanging="360"/>
            <w:outlineLvl w:val="0"/>
          </w:pPr>
        </w:pPrChange>
      </w:pPr>
      <w:ins w:id="8572" w:author="Administrator" w:date="2019-03-03T11:54:00Z">
        <w:r>
          <w:rPr>
            <w:rFonts w:hint="eastAsia"/>
          </w:rPr>
          <w:t>老道</w:t>
        </w:r>
      </w:ins>
      <w:ins w:id="8573" w:author="Administrator" w:date="2019-03-03T11:50:00Z">
        <w:r>
          <w:rPr>
            <w:rFonts w:hint="eastAsia"/>
          </w:rPr>
          <w:t>心中一驚，連忙說道，「</w:t>
        </w:r>
      </w:ins>
      <w:ins w:id="8574" w:author="Administrator" w:date="2019-03-03T11:51:00Z">
        <w:r>
          <w:rPr>
            <w:rFonts w:hint="eastAsia"/>
          </w:rPr>
          <w:t>大師兄一時不察，對師姐的好意才會沒能諒解，如今既然誤會解開，</w:t>
        </w:r>
      </w:ins>
      <w:ins w:id="8575" w:author="Administrator" w:date="2019-03-03T11:54:00Z">
        <w:r>
          <w:rPr>
            <w:rFonts w:hint="eastAsia"/>
          </w:rPr>
          <w:t>想來對方才的建議必定舉雙手贊成。」</w:t>
        </w:r>
      </w:ins>
    </w:p>
    <w:p w:rsidR="000F0075" w:rsidRDefault="00360A55">
      <w:pPr>
        <w:pStyle w:val="12"/>
        <w:spacing w:after="240"/>
        <w:ind w:leftChars="0" w:left="0"/>
        <w:rPr>
          <w:ins w:id="8576" w:author="Administrator" w:date="2019-03-03T12:03:00Z"/>
        </w:rPr>
        <w:pPrChange w:id="8577" w:author="Administrator" w:date="2019-03-01T22:53:00Z">
          <w:pPr>
            <w:pStyle w:val="12"/>
            <w:numPr>
              <w:numId w:val="1"/>
            </w:numPr>
            <w:spacing w:after="240"/>
            <w:ind w:leftChars="0" w:left="360" w:hanging="360"/>
            <w:outlineLvl w:val="0"/>
          </w:pPr>
        </w:pPrChange>
      </w:pPr>
      <w:ins w:id="8578" w:author="Administrator" w:date="2019-03-03T11:54:00Z">
        <w:r>
          <w:rPr>
            <w:rFonts w:hint="eastAsia"/>
          </w:rPr>
          <w:t>「不如</w:t>
        </w:r>
      </w:ins>
      <w:ins w:id="8579" w:author="Administrator" w:date="2019-03-03T11:55:00Z">
        <w:r>
          <w:rPr>
            <w:rFonts w:hint="eastAsia"/>
          </w:rPr>
          <w:t>這就先請師姐</w:t>
        </w:r>
        <w:r w:rsidR="00D24F12">
          <w:rPr>
            <w:rFonts w:hint="eastAsia"/>
          </w:rPr>
          <w:t>去</w:t>
        </w:r>
      </w:ins>
      <w:ins w:id="8580" w:author="Administrator" w:date="2019-03-03T12:02:00Z">
        <w:r w:rsidR="00D24F12">
          <w:rPr>
            <w:rFonts w:hint="eastAsia"/>
          </w:rPr>
          <w:t>那師妹身上搜出</w:t>
        </w:r>
      </w:ins>
      <w:ins w:id="8581" w:author="Administrator" w:date="2019-03-03T11:55:00Z">
        <w:r w:rsidR="00D24F12">
          <w:rPr>
            <w:rFonts w:hint="eastAsia"/>
          </w:rPr>
          <w:t>屬於自己的一份，我們</w:t>
        </w:r>
      </w:ins>
      <w:ins w:id="8582" w:author="Administrator" w:date="2019-03-03T11:56:00Z">
        <w:r w:rsidR="00D24F12">
          <w:rPr>
            <w:rFonts w:hint="eastAsia"/>
          </w:rPr>
          <w:t>赤劍宗弟子等人必定不加干擾！」</w:t>
        </w:r>
      </w:ins>
    </w:p>
    <w:p w:rsidR="000F0075" w:rsidRDefault="00D24F12">
      <w:pPr>
        <w:pStyle w:val="12"/>
        <w:spacing w:after="240"/>
        <w:ind w:leftChars="0" w:left="0"/>
        <w:rPr>
          <w:ins w:id="8583" w:author="Administrator" w:date="2019-03-03T11:36:00Z"/>
        </w:rPr>
        <w:pPrChange w:id="8584" w:author="Administrator" w:date="2019-03-01T22:53:00Z">
          <w:pPr>
            <w:pStyle w:val="12"/>
            <w:numPr>
              <w:numId w:val="1"/>
            </w:numPr>
            <w:spacing w:after="240"/>
            <w:ind w:leftChars="0" w:left="360" w:hanging="360"/>
            <w:outlineLvl w:val="0"/>
          </w:pPr>
        </w:pPrChange>
      </w:pPr>
      <w:ins w:id="8585" w:author="Administrator" w:date="2019-03-03T12:03:00Z">
        <w:r>
          <w:rPr>
            <w:rFonts w:hint="eastAsia"/>
          </w:rPr>
          <w:t>說完，指了指倒在一旁的黃襄，示意鬼谷玟寶物在誰身上。</w:t>
        </w:r>
      </w:ins>
    </w:p>
    <w:p w:rsidR="000F0075" w:rsidRDefault="00D24F12">
      <w:pPr>
        <w:pStyle w:val="12"/>
        <w:spacing w:after="240"/>
        <w:ind w:leftChars="0" w:left="0"/>
        <w:rPr>
          <w:ins w:id="8586" w:author="Administrator" w:date="2019-03-03T11:58:00Z"/>
        </w:rPr>
        <w:pPrChange w:id="8587" w:author="Administrator" w:date="2019-03-01T22:53:00Z">
          <w:pPr>
            <w:pStyle w:val="12"/>
            <w:numPr>
              <w:numId w:val="1"/>
            </w:numPr>
            <w:spacing w:after="240"/>
            <w:ind w:leftChars="0" w:left="360" w:hanging="360"/>
            <w:outlineLvl w:val="0"/>
          </w:pPr>
        </w:pPrChange>
      </w:pPr>
      <w:ins w:id="8588" w:author="Administrator" w:date="2019-03-03T11:57:00Z">
        <w:r>
          <w:rPr>
            <w:rFonts w:hint="eastAsia"/>
          </w:rPr>
          <w:t>這話傳到黃襄耳裡，聽得</w:t>
        </w:r>
      </w:ins>
      <w:ins w:id="8589" w:author="Administrator" w:date="2019-03-03T12:02:00Z">
        <w:r>
          <w:rPr>
            <w:rFonts w:hint="eastAsia"/>
          </w:rPr>
          <w:t>她</w:t>
        </w:r>
      </w:ins>
      <w:ins w:id="8590" w:author="Administrator" w:date="2019-03-03T11:57:00Z">
        <w:r>
          <w:rPr>
            <w:rFonts w:hint="eastAsia"/>
          </w:rPr>
          <w:t>是又驚又氣，驚</w:t>
        </w:r>
      </w:ins>
      <w:ins w:id="8591" w:author="Administrator" w:date="2019-03-03T12:02:00Z">
        <w:r>
          <w:rPr>
            <w:rFonts w:hint="eastAsia"/>
          </w:rPr>
          <w:t>是驚</w:t>
        </w:r>
      </w:ins>
      <w:ins w:id="8592" w:author="Administrator" w:date="2019-03-03T11:57:00Z">
        <w:r>
          <w:rPr>
            <w:rFonts w:hint="eastAsia"/>
          </w:rPr>
          <w:t>自己師兄居然這麼沒骨氣</w:t>
        </w:r>
      </w:ins>
      <w:ins w:id="8593" w:author="Administrator" w:date="2019-03-03T12:02:00Z">
        <w:r>
          <w:rPr>
            <w:rFonts w:hint="eastAsia"/>
          </w:rPr>
          <w:t>，要人來</w:t>
        </w:r>
      </w:ins>
      <w:ins w:id="8594" w:author="Administrator" w:date="2019-03-03T12:04:00Z">
        <w:r>
          <w:rPr>
            <w:rFonts w:hint="eastAsia"/>
          </w:rPr>
          <w:t>搜自己的身</w:t>
        </w:r>
      </w:ins>
      <w:ins w:id="8595" w:author="Administrator" w:date="2019-03-03T11:57:00Z">
        <w:r>
          <w:rPr>
            <w:rFonts w:hint="eastAsia"/>
          </w:rPr>
          <w:t>，氣</w:t>
        </w:r>
      </w:ins>
      <w:ins w:id="8596" w:author="Administrator" w:date="2019-03-03T12:04:00Z">
        <w:r>
          <w:rPr>
            <w:rFonts w:hint="eastAsia"/>
          </w:rPr>
          <w:t>更氣若鬼谷玟過來，</w:t>
        </w:r>
      </w:ins>
      <w:ins w:id="8597" w:author="Administrator" w:date="2019-03-03T11:58:00Z">
        <w:r>
          <w:rPr>
            <w:rFonts w:hint="eastAsia"/>
          </w:rPr>
          <w:t>自己</w:t>
        </w:r>
      </w:ins>
      <w:ins w:id="8598" w:author="Administrator" w:date="2019-03-03T12:04:00Z">
        <w:r>
          <w:rPr>
            <w:rFonts w:hint="eastAsia"/>
          </w:rPr>
          <w:t>還真的</w:t>
        </w:r>
      </w:ins>
      <w:ins w:id="8599" w:author="Administrator" w:date="2019-03-03T11:58:00Z">
        <w:r>
          <w:rPr>
            <w:rFonts w:hint="eastAsia"/>
          </w:rPr>
          <w:t>毫無</w:t>
        </w:r>
      </w:ins>
      <w:ins w:id="8600" w:author="Administrator" w:date="2019-03-03T12:04:00Z">
        <w:r>
          <w:rPr>
            <w:rFonts w:hint="eastAsia"/>
          </w:rPr>
          <w:t>抵抗能力可言</w:t>
        </w:r>
      </w:ins>
      <w:ins w:id="8601" w:author="Administrator" w:date="2019-03-03T11:58:00Z">
        <w:r>
          <w:rPr>
            <w:rFonts w:hint="eastAsia"/>
          </w:rPr>
          <w:t>。</w:t>
        </w:r>
      </w:ins>
    </w:p>
    <w:p w:rsidR="000F0075" w:rsidRDefault="00D24F12">
      <w:pPr>
        <w:pStyle w:val="12"/>
        <w:spacing w:after="240"/>
        <w:ind w:leftChars="0" w:left="0"/>
        <w:rPr>
          <w:ins w:id="8602" w:author="Administrator" w:date="2019-03-03T12:06:00Z"/>
        </w:rPr>
        <w:pPrChange w:id="8603" w:author="Administrator" w:date="2019-03-01T22:53:00Z">
          <w:pPr>
            <w:pStyle w:val="12"/>
            <w:numPr>
              <w:numId w:val="1"/>
            </w:numPr>
            <w:spacing w:after="240"/>
            <w:ind w:leftChars="0" w:left="360" w:hanging="360"/>
            <w:outlineLvl w:val="0"/>
          </w:pPr>
        </w:pPrChange>
      </w:pPr>
      <w:ins w:id="8604" w:author="Administrator" w:date="2019-03-03T11:58:00Z">
        <w:r>
          <w:rPr>
            <w:rFonts w:hint="eastAsia"/>
          </w:rPr>
          <w:lastRenderedPageBreak/>
          <w:t>一想</w:t>
        </w:r>
      </w:ins>
      <w:ins w:id="8605" w:author="Administrator" w:date="2019-03-03T12:04:00Z">
        <w:r>
          <w:rPr>
            <w:rFonts w:hint="eastAsia"/>
          </w:rPr>
          <w:t>鬼谷玟的手段，若是對方在取寶</w:t>
        </w:r>
      </w:ins>
      <w:ins w:id="8606" w:author="Administrator" w:date="2019-03-03T12:05:00Z">
        <w:r>
          <w:rPr>
            <w:rFonts w:hint="eastAsia"/>
          </w:rPr>
          <w:t>的同時，一個不滿，就將自己殺害，這麼一想，黃襄額上便佈滿冷汗，整個背心更是一股寒意</w:t>
        </w:r>
        <w:r w:rsidR="00255173">
          <w:rPr>
            <w:rFonts w:hint="eastAsia"/>
          </w:rPr>
          <w:t>冷颼</w:t>
        </w:r>
      </w:ins>
      <w:ins w:id="8607" w:author="Administrator" w:date="2019-03-03T12:06:00Z">
        <w:r w:rsidR="00255173">
          <w:rPr>
            <w:rFonts w:hint="eastAsia"/>
          </w:rPr>
          <w:t>颼地起來。</w:t>
        </w:r>
      </w:ins>
    </w:p>
    <w:p w:rsidR="000F0075" w:rsidRDefault="00255173">
      <w:pPr>
        <w:pStyle w:val="12"/>
        <w:spacing w:after="240"/>
        <w:ind w:leftChars="0" w:left="0"/>
        <w:rPr>
          <w:ins w:id="8608" w:author="Administrator" w:date="2019-03-03T12:10:00Z"/>
        </w:rPr>
        <w:pPrChange w:id="8609" w:author="Administrator" w:date="2019-03-01T22:53:00Z">
          <w:pPr>
            <w:pStyle w:val="12"/>
            <w:numPr>
              <w:numId w:val="1"/>
            </w:numPr>
            <w:spacing w:after="240"/>
            <w:ind w:leftChars="0" w:left="360" w:hanging="360"/>
            <w:outlineLvl w:val="0"/>
          </w:pPr>
        </w:pPrChange>
      </w:pPr>
      <w:ins w:id="8610" w:author="Administrator" w:date="2019-03-03T12:06:00Z">
        <w:r>
          <w:rPr>
            <w:rFonts w:hint="eastAsia"/>
          </w:rPr>
          <w:t>卻見鬼谷玟似乎有些心動地</w:t>
        </w:r>
      </w:ins>
      <w:ins w:id="8611" w:author="Administrator" w:date="2019-03-03T12:07:00Z">
        <w:r>
          <w:rPr>
            <w:rFonts w:hint="eastAsia"/>
          </w:rPr>
          <w:t>瞥向黃襄一眼，跟著躊躇了一會，下一瞬間，右手一揮，</w:t>
        </w:r>
      </w:ins>
      <w:ins w:id="8612" w:author="Administrator" w:date="2019-03-03T12:10:00Z">
        <w:r>
          <w:rPr>
            <w:rFonts w:hint="eastAsia"/>
          </w:rPr>
          <w:t>一道</w:t>
        </w:r>
      </w:ins>
      <w:ins w:id="8613" w:author="Administrator" w:date="2019-03-03T12:16:00Z">
        <w:r w:rsidR="00B000E3">
          <w:rPr>
            <w:rFonts w:hint="eastAsia"/>
          </w:rPr>
          <w:t>彩</w:t>
        </w:r>
      </w:ins>
      <w:ins w:id="8614" w:author="Administrator" w:date="2019-03-03T12:11:00Z">
        <w:r>
          <w:rPr>
            <w:rFonts w:hint="eastAsia"/>
          </w:rPr>
          <w:t>霧</w:t>
        </w:r>
      </w:ins>
      <w:ins w:id="8615" w:author="Administrator" w:date="2019-03-03T12:10:00Z">
        <w:r>
          <w:rPr>
            <w:rFonts w:hint="eastAsia"/>
          </w:rPr>
          <w:t>朝那老道射去。</w:t>
        </w:r>
      </w:ins>
    </w:p>
    <w:p w:rsidR="000F0075" w:rsidRDefault="00255173">
      <w:pPr>
        <w:pStyle w:val="12"/>
        <w:spacing w:after="240"/>
        <w:ind w:leftChars="0" w:left="0"/>
        <w:rPr>
          <w:ins w:id="8616" w:author="Administrator" w:date="2019-03-03T12:25:00Z"/>
        </w:rPr>
        <w:pPrChange w:id="8617" w:author="Administrator" w:date="2019-03-01T22:53:00Z">
          <w:pPr>
            <w:pStyle w:val="12"/>
            <w:numPr>
              <w:numId w:val="1"/>
            </w:numPr>
            <w:spacing w:after="240"/>
            <w:ind w:leftChars="0" w:left="360" w:hanging="360"/>
            <w:outlineLvl w:val="0"/>
          </w:pPr>
        </w:pPrChange>
      </w:pPr>
      <w:ins w:id="8618" w:author="Administrator" w:date="2019-03-03T12:10:00Z">
        <w:r>
          <w:rPr>
            <w:rFonts w:hint="eastAsia"/>
          </w:rPr>
          <w:t>那老道沒料到對方突然發難，措手不及下，被那</w:t>
        </w:r>
      </w:ins>
      <w:ins w:id="8619" w:author="Administrator" w:date="2019-03-03T12:16:00Z">
        <w:r w:rsidR="00B000E3">
          <w:rPr>
            <w:rFonts w:hint="eastAsia"/>
          </w:rPr>
          <w:t>彩</w:t>
        </w:r>
      </w:ins>
      <w:ins w:id="8620" w:author="Administrator" w:date="2019-03-03T12:11:00Z">
        <w:r>
          <w:rPr>
            <w:rFonts w:hint="eastAsia"/>
          </w:rPr>
          <w:t>霧當頭罩上，</w:t>
        </w:r>
      </w:ins>
      <w:ins w:id="8621" w:author="Administrator" w:date="2019-03-03T12:14:00Z">
        <w:r>
          <w:rPr>
            <w:rFonts w:hint="eastAsia"/>
          </w:rPr>
          <w:t>接著慘叫一聲，那</w:t>
        </w:r>
      </w:ins>
      <w:ins w:id="8622" w:author="Administrator" w:date="2019-03-03T12:17:00Z">
        <w:r w:rsidR="00B000E3">
          <w:rPr>
            <w:rFonts w:hint="eastAsia"/>
          </w:rPr>
          <w:t>彩</w:t>
        </w:r>
      </w:ins>
      <w:ins w:id="8623" w:author="Administrator" w:date="2019-03-03T12:14:00Z">
        <w:r>
          <w:rPr>
            <w:rFonts w:hint="eastAsia"/>
          </w:rPr>
          <w:t>霧迅速</w:t>
        </w:r>
      </w:ins>
      <w:ins w:id="8624" w:author="Administrator" w:date="2019-03-03T12:17:00Z">
        <w:r w:rsidR="00B000E3">
          <w:rPr>
            <w:rFonts w:hint="eastAsia"/>
          </w:rPr>
          <w:t>消</w:t>
        </w:r>
      </w:ins>
      <w:ins w:id="8625" w:author="Administrator" w:date="2019-03-03T12:14:00Z">
        <w:r>
          <w:rPr>
            <w:rFonts w:hint="eastAsia"/>
          </w:rPr>
          <w:t>融</w:t>
        </w:r>
      </w:ins>
      <w:ins w:id="8626" w:author="Administrator" w:date="2019-03-03T12:17:00Z">
        <w:r w:rsidR="00B000E3">
          <w:rPr>
            <w:rFonts w:hint="eastAsia"/>
          </w:rPr>
          <w:t>侵蝕他的身軀，沒哀號到幾下，便雙腿一癱，</w:t>
        </w:r>
      </w:ins>
      <w:ins w:id="8627" w:author="Administrator" w:date="2019-03-03T12:25:00Z">
        <w:r w:rsidR="00B000E3">
          <w:rPr>
            <w:rFonts w:hint="eastAsia"/>
          </w:rPr>
          <w:t>倒在地上動也不動了。</w:t>
        </w:r>
      </w:ins>
    </w:p>
    <w:p w:rsidR="000F0075" w:rsidRDefault="00B000E3">
      <w:pPr>
        <w:pStyle w:val="12"/>
        <w:spacing w:after="240"/>
        <w:ind w:leftChars="0" w:left="0"/>
        <w:rPr>
          <w:ins w:id="8628" w:author="Administrator" w:date="2019-03-03T12:28:00Z"/>
        </w:rPr>
        <w:pPrChange w:id="8629" w:author="Administrator" w:date="2019-03-01T22:53:00Z">
          <w:pPr>
            <w:pStyle w:val="12"/>
            <w:numPr>
              <w:numId w:val="1"/>
            </w:numPr>
            <w:spacing w:after="240"/>
            <w:ind w:leftChars="0" w:left="360" w:hanging="360"/>
            <w:outlineLvl w:val="0"/>
          </w:pPr>
        </w:pPrChange>
      </w:pPr>
      <w:ins w:id="8630" w:author="Administrator" w:date="2019-03-03T12:26:00Z">
        <w:r>
          <w:rPr>
            <w:rFonts w:hint="eastAsia"/>
          </w:rPr>
          <w:t>「</w:t>
        </w:r>
      </w:ins>
      <w:ins w:id="8631" w:author="Administrator" w:date="2019-03-03T12:28:00Z">
        <w:r w:rsidR="00421E3C">
          <w:rPr>
            <w:rFonts w:hint="eastAsia"/>
          </w:rPr>
          <w:t>呸</w:t>
        </w:r>
      </w:ins>
      <w:ins w:id="8632" w:author="Administrator" w:date="2019-03-03T12:26:00Z">
        <w:r>
          <w:rPr>
            <w:rFonts w:hint="eastAsia"/>
          </w:rPr>
          <w:t>！</w:t>
        </w:r>
      </w:ins>
      <w:ins w:id="8633" w:author="Administrator" w:date="2019-03-03T14:12:00Z">
        <w:r w:rsidR="004B3FA2">
          <w:rPr>
            <w:rFonts w:hint="eastAsia"/>
          </w:rPr>
          <w:t>奴家</w:t>
        </w:r>
      </w:ins>
      <w:ins w:id="8634" w:author="Administrator" w:date="2019-03-03T12:26:00Z">
        <w:r>
          <w:rPr>
            <w:rFonts w:hint="eastAsia"/>
          </w:rPr>
          <w:t>生平最討厭別人教我做事了…就算要</w:t>
        </w:r>
      </w:ins>
      <w:ins w:id="8635" w:author="Administrator" w:date="2019-03-03T12:27:00Z">
        <w:r w:rsidR="00421E3C">
          <w:rPr>
            <w:rFonts w:hint="eastAsia"/>
          </w:rPr>
          <w:t>搶寶，</w:t>
        </w:r>
      </w:ins>
      <w:ins w:id="8636" w:author="Administrator" w:date="2019-03-03T14:12:00Z">
        <w:r w:rsidR="004B3FA2">
          <w:rPr>
            <w:rFonts w:hint="eastAsia"/>
          </w:rPr>
          <w:t>奴家</w:t>
        </w:r>
      </w:ins>
      <w:ins w:id="8637" w:author="Administrator" w:date="2019-03-03T12:27:00Z">
        <w:r w:rsidR="00421E3C">
          <w:rPr>
            <w:rFonts w:hint="eastAsia"/>
          </w:rPr>
          <w:t>也是有良心的搶，連自己的師妹都出賣，這種人我最看不起！」鬼谷玟</w:t>
        </w:r>
      </w:ins>
      <w:ins w:id="8638" w:author="Administrator" w:date="2019-03-03T12:28:00Z">
        <w:r w:rsidR="00421E3C">
          <w:rPr>
            <w:rFonts w:hint="eastAsia"/>
          </w:rPr>
          <w:t>收回了彩霧，看著地上頭顱已化作一灘血水的老道，啐了一聲說道。</w:t>
        </w:r>
      </w:ins>
    </w:p>
    <w:p w:rsidR="000F0075" w:rsidRDefault="00421E3C">
      <w:pPr>
        <w:pStyle w:val="12"/>
        <w:spacing w:after="240"/>
        <w:ind w:leftChars="0" w:left="0"/>
        <w:rPr>
          <w:ins w:id="8639" w:author="Administrator" w:date="2019-03-03T13:04:00Z"/>
        </w:rPr>
        <w:pPrChange w:id="8640" w:author="Administrator" w:date="2019-03-01T22:53:00Z">
          <w:pPr>
            <w:pStyle w:val="12"/>
            <w:numPr>
              <w:numId w:val="1"/>
            </w:numPr>
            <w:spacing w:after="240"/>
            <w:ind w:leftChars="0" w:left="360" w:hanging="360"/>
            <w:outlineLvl w:val="0"/>
          </w:pPr>
        </w:pPrChange>
      </w:pPr>
      <w:ins w:id="8641" w:author="Administrator" w:date="2019-03-03T12:29:00Z">
        <w:r>
          <w:rPr>
            <w:rFonts w:hint="eastAsia"/>
          </w:rPr>
          <w:t>其他人見她翻臉比翻書還快，殺人又不眨眼，心頭都是</w:t>
        </w:r>
      </w:ins>
      <w:ins w:id="8642" w:author="Administrator" w:date="2019-03-03T13:04:00Z">
        <w:r w:rsidR="002F6D07">
          <w:rPr>
            <w:rFonts w:hint="eastAsia"/>
          </w:rPr>
          <w:t>一顫，深怕接下來換輪到自己，紛紛吸氣不敢再多說些甚麼。</w:t>
        </w:r>
      </w:ins>
    </w:p>
    <w:p w:rsidR="000F0075" w:rsidRDefault="00E649BD">
      <w:pPr>
        <w:pStyle w:val="12"/>
        <w:spacing w:after="240"/>
        <w:ind w:leftChars="0" w:left="0"/>
        <w:rPr>
          <w:ins w:id="8643" w:author="Administrator" w:date="2019-03-03T14:13:00Z"/>
        </w:rPr>
        <w:pPrChange w:id="8644" w:author="Administrator" w:date="2019-03-01T22:53:00Z">
          <w:pPr>
            <w:pStyle w:val="12"/>
            <w:numPr>
              <w:numId w:val="1"/>
            </w:numPr>
            <w:spacing w:after="240"/>
            <w:ind w:leftChars="0" w:left="360" w:hanging="360"/>
            <w:outlineLvl w:val="0"/>
          </w:pPr>
        </w:pPrChange>
      </w:pPr>
      <w:ins w:id="8645" w:author="Administrator" w:date="2019-03-03T13:41:00Z">
        <w:r>
          <w:rPr>
            <w:rFonts w:hint="eastAsia"/>
          </w:rPr>
          <w:t>就聽見鬼谷玟</w:t>
        </w:r>
      </w:ins>
      <w:ins w:id="8646" w:author="Administrator" w:date="2019-03-03T13:42:00Z">
        <w:r>
          <w:rPr>
            <w:rFonts w:hint="eastAsia"/>
          </w:rPr>
          <w:t>喃喃自語說道，「</w:t>
        </w:r>
      </w:ins>
      <w:ins w:id="8647" w:author="Administrator" w:date="2019-03-03T13:50:00Z">
        <w:r>
          <w:rPr>
            <w:rFonts w:hint="eastAsia"/>
          </w:rPr>
          <w:t>不過…</w:t>
        </w:r>
      </w:ins>
      <w:ins w:id="8648" w:author="Administrator" w:date="2019-03-03T14:12:00Z">
        <w:r w:rsidR="004B3FA2">
          <w:rPr>
            <w:rFonts w:hint="eastAsia"/>
          </w:rPr>
          <w:t>先拿寶這提議倒是有些讓奴家有些心動。小妮子，</w:t>
        </w:r>
      </w:ins>
      <w:ins w:id="8649" w:author="Administrator" w:date="2019-03-03T14:13:00Z">
        <w:r w:rsidR="00886CC2">
          <w:rPr>
            <w:rFonts w:hint="eastAsia"/>
          </w:rPr>
          <w:t>識相的自己乖乖丟出儲物袋，免得我還要在妳身上搜索一番…」</w:t>
        </w:r>
      </w:ins>
    </w:p>
    <w:p w:rsidR="000F0075" w:rsidRDefault="00886CC2">
      <w:pPr>
        <w:pStyle w:val="12"/>
        <w:spacing w:after="240"/>
        <w:ind w:leftChars="0" w:left="0"/>
        <w:rPr>
          <w:ins w:id="8650" w:author="Administrator" w:date="2019-03-03T14:17:00Z"/>
        </w:rPr>
        <w:pPrChange w:id="8651" w:author="Administrator" w:date="2019-03-01T22:53:00Z">
          <w:pPr>
            <w:pStyle w:val="12"/>
            <w:numPr>
              <w:numId w:val="1"/>
            </w:numPr>
            <w:spacing w:after="240"/>
            <w:ind w:leftChars="0" w:left="360" w:hanging="360"/>
            <w:outlineLvl w:val="0"/>
          </w:pPr>
        </w:pPrChange>
      </w:pPr>
      <w:ins w:id="8652" w:author="Administrator" w:date="2019-03-03T14:14:00Z">
        <w:r>
          <w:rPr>
            <w:rFonts w:hint="eastAsia"/>
          </w:rPr>
          <w:t>黃襄又氣</w:t>
        </w:r>
      </w:ins>
      <w:ins w:id="8653" w:author="Administrator" w:date="2019-03-03T14:15:00Z">
        <w:r>
          <w:rPr>
            <w:rFonts w:hint="eastAsia"/>
          </w:rPr>
          <w:t>又</w:t>
        </w:r>
      </w:ins>
      <w:ins w:id="8654" w:author="Administrator" w:date="2019-03-03T14:14:00Z">
        <w:r>
          <w:rPr>
            <w:rFonts w:hint="eastAsia"/>
          </w:rPr>
          <w:t>懼，當下不敢多話便要將腰間的儲物袋給扔過去，</w:t>
        </w:r>
      </w:ins>
      <w:ins w:id="8655" w:author="Administrator" w:date="2019-03-03T14:15:00Z">
        <w:r>
          <w:rPr>
            <w:rFonts w:hint="eastAsia"/>
          </w:rPr>
          <w:t>但她體內靈氣混亂，加上氣血翻騰，跟本無力舉起手來，見鬼谷玟笑眼看向自己時</w:t>
        </w:r>
      </w:ins>
      <w:ins w:id="8656" w:author="Administrator" w:date="2019-03-03T14:16:00Z">
        <w:r>
          <w:rPr>
            <w:rFonts w:hint="eastAsia"/>
          </w:rPr>
          <w:t>那種貓捉老鼠的神情，不由得</w:t>
        </w:r>
      </w:ins>
      <w:ins w:id="8657" w:author="Administrator" w:date="2019-03-03T14:17:00Z">
        <w:r>
          <w:rPr>
            <w:rFonts w:hint="eastAsia"/>
          </w:rPr>
          <w:t>急得快哭出來。</w:t>
        </w:r>
      </w:ins>
    </w:p>
    <w:p w:rsidR="000F0075" w:rsidRDefault="00886CC2">
      <w:pPr>
        <w:pStyle w:val="12"/>
        <w:spacing w:after="240"/>
        <w:ind w:leftChars="0" w:left="0"/>
        <w:rPr>
          <w:ins w:id="8658" w:author="Administrator" w:date="2019-03-03T14:18:00Z"/>
        </w:rPr>
        <w:pPrChange w:id="8659" w:author="Administrator" w:date="2019-03-01T22:53:00Z">
          <w:pPr>
            <w:pStyle w:val="12"/>
            <w:numPr>
              <w:numId w:val="1"/>
            </w:numPr>
            <w:spacing w:after="240"/>
            <w:ind w:leftChars="0" w:left="360" w:hanging="360"/>
            <w:outlineLvl w:val="0"/>
          </w:pPr>
        </w:pPrChange>
      </w:pPr>
      <w:ins w:id="8660" w:author="Administrator" w:date="2019-03-03T14:17:00Z">
        <w:r>
          <w:rPr>
            <w:rFonts w:hint="eastAsia"/>
          </w:rPr>
          <w:t>卻感到</w:t>
        </w:r>
      </w:ins>
      <w:ins w:id="8661" w:author="Administrator" w:date="2019-03-03T14:21:00Z">
        <w:r>
          <w:rPr>
            <w:rFonts w:hint="eastAsia"/>
          </w:rPr>
          <w:t>她</w:t>
        </w:r>
      </w:ins>
      <w:ins w:id="8662" w:author="Administrator" w:date="2019-03-03T14:17:00Z">
        <w:r>
          <w:rPr>
            <w:rFonts w:hint="eastAsia"/>
          </w:rPr>
          <w:t>旁邊一人突然伸手將她懷中的儲物袋扯了下來，同時</w:t>
        </w:r>
      </w:ins>
      <w:ins w:id="8663" w:author="Administrator" w:date="2019-03-03T14:18:00Z">
        <w:r>
          <w:rPr>
            <w:rFonts w:hint="eastAsia"/>
          </w:rPr>
          <w:t>顫聲</w:t>
        </w:r>
      </w:ins>
      <w:ins w:id="8664" w:author="Administrator" w:date="2019-03-03T14:17:00Z">
        <w:r>
          <w:rPr>
            <w:rFonts w:hint="eastAsia"/>
          </w:rPr>
          <w:t>說道，「</w:t>
        </w:r>
      </w:ins>
      <w:ins w:id="8665" w:author="Administrator" w:date="2019-03-03T14:18:00Z">
        <w:r>
          <w:rPr>
            <w:rFonts w:hint="eastAsia"/>
          </w:rPr>
          <w:t>這…這位師姐，我替您拿到寶物了…」</w:t>
        </w:r>
      </w:ins>
    </w:p>
    <w:p w:rsidR="000F0075" w:rsidRDefault="00886CC2">
      <w:pPr>
        <w:pStyle w:val="12"/>
        <w:spacing w:after="240"/>
        <w:ind w:leftChars="0" w:left="0"/>
        <w:rPr>
          <w:ins w:id="8666" w:author="Administrator" w:date="2019-03-03T14:21:00Z"/>
        </w:rPr>
        <w:pPrChange w:id="8667" w:author="Administrator" w:date="2019-03-01T22:53:00Z">
          <w:pPr>
            <w:pStyle w:val="12"/>
            <w:numPr>
              <w:numId w:val="1"/>
            </w:numPr>
            <w:spacing w:after="240"/>
            <w:ind w:leftChars="0" w:left="360" w:hanging="360"/>
            <w:outlineLvl w:val="0"/>
          </w:pPr>
        </w:pPrChange>
      </w:pPr>
      <w:ins w:id="8668" w:author="Administrator" w:date="2019-03-03T14:19:00Z">
        <w:r>
          <w:rPr>
            <w:rFonts w:hint="eastAsia"/>
          </w:rPr>
          <w:t>斜眼看去，不敢相信竟是躺在一旁的李龍飛</w:t>
        </w:r>
      </w:ins>
      <w:ins w:id="8669" w:author="Administrator" w:date="2019-03-03T14:21:00Z">
        <w:r>
          <w:rPr>
            <w:rFonts w:hint="eastAsia"/>
          </w:rPr>
          <w:t>。</w:t>
        </w:r>
      </w:ins>
    </w:p>
    <w:p w:rsidR="000F0075" w:rsidRDefault="00886CC2">
      <w:pPr>
        <w:pStyle w:val="12"/>
        <w:spacing w:after="240"/>
        <w:ind w:leftChars="0" w:left="0"/>
        <w:rPr>
          <w:ins w:id="8670" w:author="Administrator" w:date="2019-03-03T14:23:00Z"/>
        </w:rPr>
        <w:pPrChange w:id="8671" w:author="Administrator" w:date="2019-03-01T22:53:00Z">
          <w:pPr>
            <w:pStyle w:val="12"/>
            <w:numPr>
              <w:numId w:val="1"/>
            </w:numPr>
            <w:spacing w:after="240"/>
            <w:ind w:leftChars="0" w:left="360" w:hanging="360"/>
            <w:outlineLvl w:val="0"/>
          </w:pPr>
        </w:pPrChange>
      </w:pPr>
      <w:ins w:id="8672" w:author="Administrator" w:date="2019-03-03T14:21:00Z">
        <w:r>
          <w:rPr>
            <w:rFonts w:hint="eastAsia"/>
          </w:rPr>
          <w:t>李龍飛拿到儲物袋後，奮力往前一丟，卻不知道是不是中毒後氣力不夠，</w:t>
        </w:r>
      </w:ins>
      <w:ins w:id="8673" w:author="Administrator" w:date="2019-03-03T14:22:00Z">
        <w:r>
          <w:rPr>
            <w:rFonts w:hint="eastAsia"/>
          </w:rPr>
          <w:t>袋子只往前飛不到兩尺，便墜落在地，</w:t>
        </w:r>
      </w:ins>
      <w:ins w:id="8674" w:author="Administrator" w:date="2019-03-03T14:23:00Z">
        <w:r>
          <w:rPr>
            <w:rFonts w:hint="eastAsia"/>
          </w:rPr>
          <w:t>咚了一聲。</w:t>
        </w:r>
      </w:ins>
    </w:p>
    <w:p w:rsidR="000F0075" w:rsidRDefault="00D926ED">
      <w:pPr>
        <w:pStyle w:val="12"/>
        <w:spacing w:after="240"/>
        <w:ind w:leftChars="0" w:left="0"/>
        <w:rPr>
          <w:ins w:id="8675" w:author="Administrator" w:date="2019-03-03T14:28:00Z"/>
        </w:rPr>
        <w:pPrChange w:id="8676" w:author="Administrator" w:date="2019-03-01T22:53:00Z">
          <w:pPr>
            <w:pStyle w:val="12"/>
            <w:numPr>
              <w:numId w:val="1"/>
            </w:numPr>
            <w:spacing w:after="240"/>
            <w:ind w:leftChars="0" w:left="360" w:hanging="360"/>
            <w:outlineLvl w:val="0"/>
          </w:pPr>
        </w:pPrChange>
      </w:pPr>
      <w:ins w:id="8677" w:author="Administrator" w:date="2019-03-03T14:23:00Z">
        <w:r>
          <w:rPr>
            <w:rFonts w:hint="eastAsia"/>
          </w:rPr>
          <w:t>鬼谷玟抬頭望向李龍飛，眼神中閃過一絲欣賞，嘴</w:t>
        </w:r>
      </w:ins>
      <w:ins w:id="8678" w:author="Administrator" w:date="2019-03-03T14:24:00Z">
        <w:r>
          <w:rPr>
            <w:rFonts w:hint="eastAsia"/>
          </w:rPr>
          <w:t>吐芳蘭輕聲</w:t>
        </w:r>
      </w:ins>
      <w:ins w:id="8679" w:author="Administrator" w:date="2019-03-03T14:27:00Z">
        <w:r>
          <w:rPr>
            <w:rFonts w:hint="eastAsia"/>
          </w:rPr>
          <w:t>笑</w:t>
        </w:r>
      </w:ins>
      <w:ins w:id="8680" w:author="Administrator" w:date="2019-03-03T14:24:00Z">
        <w:r>
          <w:rPr>
            <w:rFonts w:hint="eastAsia"/>
          </w:rPr>
          <w:t>道，「咯咯…原來是你這臭小子。不錯不錯，當時剛入禁地遇到你時已覺得你</w:t>
        </w:r>
      </w:ins>
      <w:ins w:id="8681" w:author="Administrator" w:date="2019-03-03T14:25:00Z">
        <w:r>
          <w:rPr>
            <w:rFonts w:hint="eastAsia"/>
          </w:rPr>
          <w:t>是有勇有謀的人</w:t>
        </w:r>
      </w:ins>
      <w:ins w:id="8682" w:author="Administrator" w:date="2019-03-03T14:26:00Z">
        <w:r>
          <w:rPr>
            <w:rFonts w:hint="eastAsia"/>
          </w:rPr>
          <w:t>，</w:t>
        </w:r>
      </w:ins>
      <w:ins w:id="8683" w:author="Administrator" w:date="2019-03-03T14:25:00Z">
        <w:r>
          <w:rPr>
            <w:rFonts w:hint="eastAsia"/>
          </w:rPr>
          <w:t>後來看到</w:t>
        </w:r>
      </w:ins>
      <w:ins w:id="8684" w:author="Administrator" w:date="2019-03-03T14:26:00Z">
        <w:r>
          <w:rPr>
            <w:rFonts w:hint="eastAsia"/>
          </w:rPr>
          <w:t>你被青陽子追殺更覺得你大有可為；想不到你還是個懂得</w:t>
        </w:r>
      </w:ins>
      <w:ins w:id="8685" w:author="Administrator" w:date="2019-03-03T14:27:00Z">
        <w:r>
          <w:rPr>
            <w:rFonts w:hint="eastAsia"/>
          </w:rPr>
          <w:t>審時度勢之人…好吧，念在你這番孝心份上，等會留你不</w:t>
        </w:r>
      </w:ins>
      <w:ins w:id="8686" w:author="Administrator" w:date="2019-03-03T14:28:00Z">
        <w:r>
          <w:rPr>
            <w:rFonts w:hint="eastAsia"/>
          </w:rPr>
          <w:t>殺，做我</w:t>
        </w:r>
      </w:ins>
      <w:ins w:id="8687" w:author="Administrator" w:date="2019-03-03T14:29:00Z">
        <w:r>
          <w:rPr>
            <w:rFonts w:hint="eastAsia"/>
          </w:rPr>
          <w:t>私人</w:t>
        </w:r>
      </w:ins>
      <w:ins w:id="8688" w:author="Administrator" w:date="2019-03-03T14:28:00Z">
        <w:r>
          <w:rPr>
            <w:rFonts w:hint="eastAsia"/>
          </w:rPr>
          <w:t>的鼎爐好了。」</w:t>
        </w:r>
      </w:ins>
    </w:p>
    <w:p w:rsidR="000F0075" w:rsidRDefault="00D926ED">
      <w:pPr>
        <w:pStyle w:val="12"/>
        <w:spacing w:after="240"/>
        <w:ind w:leftChars="0" w:left="0"/>
        <w:rPr>
          <w:ins w:id="8689" w:author="Administrator" w:date="2019-03-03T22:43:00Z"/>
        </w:rPr>
        <w:pPrChange w:id="8690" w:author="Administrator" w:date="2019-03-01T22:53:00Z">
          <w:pPr>
            <w:pStyle w:val="12"/>
            <w:numPr>
              <w:numId w:val="1"/>
            </w:numPr>
            <w:spacing w:after="240"/>
            <w:ind w:leftChars="0" w:left="360" w:hanging="360"/>
            <w:outlineLvl w:val="0"/>
          </w:pPr>
        </w:pPrChange>
      </w:pPr>
      <w:ins w:id="8691" w:author="Administrator" w:date="2019-03-03T14:29:00Z">
        <w:r>
          <w:rPr>
            <w:rFonts w:hint="eastAsia"/>
          </w:rPr>
          <w:t>說完，她邊走邊</w:t>
        </w:r>
      </w:ins>
      <w:ins w:id="8692" w:author="Administrator" w:date="2019-03-03T14:30:00Z">
        <w:r>
          <w:rPr>
            <w:rFonts w:hint="eastAsia"/>
          </w:rPr>
          <w:t>隨手放出一道道的彩霧，那些彩霧</w:t>
        </w:r>
      </w:ins>
      <w:ins w:id="8693" w:author="Administrator" w:date="2019-03-03T15:03:00Z">
        <w:r w:rsidR="001D7FBA">
          <w:rPr>
            <w:rFonts w:hint="eastAsia"/>
          </w:rPr>
          <w:t>每飄到一名</w:t>
        </w:r>
      </w:ins>
      <w:ins w:id="8694" w:author="Administrator" w:date="2019-03-03T15:04:00Z">
        <w:r w:rsidR="001D7FBA">
          <w:rPr>
            <w:rFonts w:hint="eastAsia"/>
          </w:rPr>
          <w:t>兩派</w:t>
        </w:r>
      </w:ins>
      <w:ins w:id="8695" w:author="Administrator" w:date="2019-03-03T15:03:00Z">
        <w:r w:rsidR="001D7FBA">
          <w:rPr>
            <w:rFonts w:hint="eastAsia"/>
          </w:rPr>
          <w:t>弟子的頭上，便又傳來一陣慘叫，聽得不少</w:t>
        </w:r>
      </w:ins>
      <w:ins w:id="8696" w:author="Administrator" w:date="2019-03-03T15:04:00Z">
        <w:r w:rsidR="001D7FBA">
          <w:rPr>
            <w:rFonts w:hint="eastAsia"/>
          </w:rPr>
          <w:t>兩派弟子</w:t>
        </w:r>
      </w:ins>
      <w:ins w:id="8697" w:author="Administrator" w:date="2019-03-03T15:05:00Z">
        <w:r w:rsidR="001D7FBA">
          <w:rPr>
            <w:rFonts w:hint="eastAsia"/>
          </w:rPr>
          <w:t>都是臉色懼變，不少人更是嚇得屁滾尿流，一時間有如</w:t>
        </w:r>
      </w:ins>
      <w:ins w:id="8698" w:author="Administrator" w:date="2019-03-03T15:06:00Z">
        <w:r w:rsidR="001D7FBA">
          <w:rPr>
            <w:rFonts w:hint="eastAsia"/>
          </w:rPr>
          <w:t>人間地獄。</w:t>
        </w:r>
      </w:ins>
    </w:p>
    <w:p w:rsidR="000F0075" w:rsidRDefault="003E5A8E">
      <w:pPr>
        <w:pStyle w:val="12"/>
        <w:spacing w:after="240"/>
        <w:ind w:leftChars="0" w:left="0"/>
        <w:rPr>
          <w:ins w:id="8699" w:author="Administrator" w:date="2019-03-03T15:06:00Z"/>
        </w:rPr>
        <w:pPrChange w:id="8700" w:author="Administrator" w:date="2019-03-01T22:53:00Z">
          <w:pPr>
            <w:pStyle w:val="12"/>
            <w:numPr>
              <w:numId w:val="1"/>
            </w:numPr>
            <w:spacing w:after="240"/>
            <w:ind w:leftChars="0" w:left="360" w:hanging="360"/>
            <w:outlineLvl w:val="0"/>
          </w:pPr>
        </w:pPrChange>
      </w:pPr>
      <w:ins w:id="8701" w:author="Administrator" w:date="2019-03-03T22:43:00Z">
        <w:r>
          <w:rPr>
            <w:rFonts w:hint="eastAsia"/>
          </w:rPr>
          <w:t>黃襄此時</w:t>
        </w:r>
      </w:ins>
      <w:ins w:id="8702" w:author="Administrator" w:date="2019-03-03T22:44:00Z">
        <w:r>
          <w:rPr>
            <w:rFonts w:hint="eastAsia"/>
          </w:rPr>
          <w:t>已經紅眶了眼，斗大的淚珠滴滴落下，恨恨地看著李龍飛，不敢相信自</w:t>
        </w:r>
        <w:r>
          <w:rPr>
            <w:rFonts w:hint="eastAsia"/>
          </w:rPr>
          <w:lastRenderedPageBreak/>
          <w:t>己居然會信錯人。</w:t>
        </w:r>
      </w:ins>
    </w:p>
    <w:p w:rsidR="000F0075" w:rsidRDefault="001D7FBA">
      <w:pPr>
        <w:pStyle w:val="12"/>
        <w:spacing w:after="240"/>
        <w:ind w:leftChars="0" w:left="0"/>
        <w:rPr>
          <w:ins w:id="8703" w:author="Administrator" w:date="2019-03-03T15:08:00Z"/>
        </w:rPr>
        <w:pPrChange w:id="8704" w:author="Administrator" w:date="2019-03-01T22:53:00Z">
          <w:pPr>
            <w:pStyle w:val="12"/>
            <w:numPr>
              <w:numId w:val="1"/>
            </w:numPr>
            <w:spacing w:after="240"/>
            <w:ind w:leftChars="0" w:left="360" w:hanging="360"/>
            <w:outlineLvl w:val="0"/>
          </w:pPr>
        </w:pPrChange>
      </w:pPr>
      <w:ins w:id="8705" w:author="Administrator" w:date="2019-03-03T15:06:00Z">
        <w:r>
          <w:rPr>
            <w:rFonts w:hint="eastAsia"/>
          </w:rPr>
          <w:t>鬼谷玟走到李龍飛面前，</w:t>
        </w:r>
      </w:ins>
      <w:ins w:id="8706" w:author="Administrator" w:date="2019-03-03T15:07:00Z">
        <w:r>
          <w:rPr>
            <w:rFonts w:hint="eastAsia"/>
          </w:rPr>
          <w:t>大有深意地看了</w:t>
        </w:r>
      </w:ins>
      <w:ins w:id="8707" w:author="Administrator" w:date="2019-03-03T15:06:00Z">
        <w:r>
          <w:rPr>
            <w:rFonts w:hint="eastAsia"/>
          </w:rPr>
          <w:t>他</w:t>
        </w:r>
      </w:ins>
      <w:ins w:id="8708" w:author="Administrator" w:date="2019-03-03T22:44:00Z">
        <w:r w:rsidR="003E5A8E">
          <w:rPr>
            <w:rFonts w:hint="eastAsia"/>
          </w:rPr>
          <w:t>和黃襄</w:t>
        </w:r>
      </w:ins>
      <w:ins w:id="8709" w:author="Administrator" w:date="2019-03-03T15:07:00Z">
        <w:r>
          <w:rPr>
            <w:rFonts w:hint="eastAsia"/>
          </w:rPr>
          <w:t>一眼，跟著</w:t>
        </w:r>
      </w:ins>
      <w:ins w:id="8710" w:author="Administrator" w:date="2019-03-03T22:44:00Z">
        <w:r w:rsidR="003E5A8E">
          <w:rPr>
            <w:rFonts w:hint="eastAsia"/>
          </w:rPr>
          <w:t>便要</w:t>
        </w:r>
      </w:ins>
      <w:ins w:id="8711" w:author="Administrator" w:date="2019-03-03T15:08:00Z">
        <w:r>
          <w:rPr>
            <w:rFonts w:hint="eastAsia"/>
          </w:rPr>
          <w:t>彎腰將那儲物袋</w:t>
        </w:r>
      </w:ins>
      <w:ins w:id="8712" w:author="Administrator" w:date="2019-03-03T22:45:00Z">
        <w:r w:rsidR="003E5A8E">
          <w:rPr>
            <w:rFonts w:hint="eastAsia"/>
          </w:rPr>
          <w:t>給</w:t>
        </w:r>
      </w:ins>
      <w:ins w:id="8713" w:author="Administrator" w:date="2019-03-03T15:08:00Z">
        <w:r>
          <w:rPr>
            <w:rFonts w:hint="eastAsia"/>
          </w:rPr>
          <w:t>撿起。</w:t>
        </w:r>
      </w:ins>
    </w:p>
    <w:p w:rsidR="000F0075" w:rsidRDefault="001D7FBA">
      <w:pPr>
        <w:pStyle w:val="12"/>
        <w:spacing w:after="240"/>
        <w:ind w:leftChars="0" w:left="0"/>
        <w:rPr>
          <w:ins w:id="8714" w:author="Administrator" w:date="2019-03-03T20:10:00Z"/>
        </w:rPr>
        <w:pPrChange w:id="8715" w:author="Administrator" w:date="2019-03-01T22:53:00Z">
          <w:pPr>
            <w:pStyle w:val="12"/>
            <w:numPr>
              <w:numId w:val="1"/>
            </w:numPr>
            <w:spacing w:after="240"/>
            <w:ind w:leftChars="0" w:left="360" w:hanging="360"/>
            <w:outlineLvl w:val="0"/>
          </w:pPr>
        </w:pPrChange>
      </w:pPr>
      <w:ins w:id="8716" w:author="Administrator" w:date="2019-03-03T15:08:00Z">
        <w:r>
          <w:rPr>
            <w:rFonts w:hint="eastAsia"/>
          </w:rPr>
          <w:t>便在這時，原本看似無力的李龍飛突然暴</w:t>
        </w:r>
      </w:ins>
      <w:ins w:id="8717" w:author="Administrator" w:date="2019-03-03T15:09:00Z">
        <w:r>
          <w:rPr>
            <w:rFonts w:hint="eastAsia"/>
          </w:rPr>
          <w:t>起衝出，跟著</w:t>
        </w:r>
      </w:ins>
      <w:ins w:id="8718" w:author="Administrator" w:date="2019-03-03T20:09:00Z">
        <w:r w:rsidR="004B059D">
          <w:rPr>
            <w:rFonts w:hint="eastAsia"/>
          </w:rPr>
          <w:t>數件</w:t>
        </w:r>
      </w:ins>
      <w:ins w:id="8719" w:author="Administrator" w:date="2019-03-03T19:43:00Z">
        <w:r w:rsidR="001C11DB">
          <w:rPr>
            <w:rFonts w:hint="eastAsia"/>
          </w:rPr>
          <w:t>法器從他懷中射出，</w:t>
        </w:r>
      </w:ins>
      <w:ins w:id="8720" w:author="Administrator" w:date="2019-03-03T20:09:00Z">
        <w:r w:rsidR="004B059D">
          <w:rPr>
            <w:rFonts w:hint="eastAsia"/>
          </w:rPr>
          <w:t>每件皆是中品以上，挾帶著雷霆萬鈞之力，轟然</w:t>
        </w:r>
      </w:ins>
      <w:ins w:id="8721" w:author="Administrator" w:date="2019-03-03T20:10:00Z">
        <w:r w:rsidR="004B059D">
          <w:rPr>
            <w:rFonts w:hint="eastAsia"/>
          </w:rPr>
          <w:t>而出！</w:t>
        </w:r>
      </w:ins>
    </w:p>
    <w:p w:rsidR="000F0075" w:rsidRDefault="004B059D">
      <w:pPr>
        <w:pStyle w:val="12"/>
        <w:spacing w:after="240"/>
        <w:ind w:leftChars="0" w:left="0"/>
        <w:rPr>
          <w:ins w:id="8722" w:author="Administrator" w:date="2019-03-03T20:11:00Z"/>
        </w:rPr>
        <w:pPrChange w:id="8723" w:author="Administrator" w:date="2019-03-01T22:53:00Z">
          <w:pPr>
            <w:pStyle w:val="12"/>
            <w:numPr>
              <w:numId w:val="1"/>
            </w:numPr>
            <w:spacing w:after="240"/>
            <w:ind w:leftChars="0" w:left="360" w:hanging="360"/>
            <w:outlineLvl w:val="0"/>
          </w:pPr>
        </w:pPrChange>
      </w:pPr>
      <w:ins w:id="8724" w:author="Administrator" w:date="2019-03-03T20:10:00Z">
        <w:r>
          <w:rPr>
            <w:rFonts w:hint="eastAsia"/>
          </w:rPr>
          <w:t>鬼谷玟被打得</w:t>
        </w:r>
        <w:r w:rsidRPr="004B059D">
          <w:rPr>
            <w:rFonts w:hint="eastAsia"/>
          </w:rPr>
          <w:t>猝不及防</w:t>
        </w:r>
        <w:r>
          <w:rPr>
            <w:rFonts w:hint="eastAsia"/>
          </w:rPr>
          <w:t>，雖然修為高出李龍飛一個大境</w:t>
        </w:r>
      </w:ins>
      <w:ins w:id="8725" w:author="Administrator" w:date="2019-03-03T20:11:00Z">
        <w:r>
          <w:rPr>
            <w:rFonts w:hint="eastAsia"/>
          </w:rPr>
          <w:t>界，也只能</w:t>
        </w:r>
      </w:ins>
      <w:ins w:id="8726" w:author="Administrator" w:date="2019-03-03T22:45:00Z">
        <w:r w:rsidR="003E5A8E">
          <w:rPr>
            <w:rFonts w:hint="eastAsia"/>
          </w:rPr>
          <w:t>退了幾步</w:t>
        </w:r>
      </w:ins>
      <w:ins w:id="8727" w:author="Administrator" w:date="2019-03-03T20:11:00Z">
        <w:r>
          <w:rPr>
            <w:rFonts w:hint="eastAsia"/>
          </w:rPr>
          <w:t>被動防守。</w:t>
        </w:r>
      </w:ins>
    </w:p>
    <w:p w:rsidR="000F0075" w:rsidRDefault="004B059D">
      <w:pPr>
        <w:pStyle w:val="12"/>
        <w:spacing w:after="240"/>
        <w:ind w:leftChars="0" w:left="0"/>
        <w:rPr>
          <w:ins w:id="8728" w:author="Administrator" w:date="2019-03-03T20:14:00Z"/>
        </w:rPr>
        <w:pPrChange w:id="8729" w:author="Administrator" w:date="2019-03-01T22:53:00Z">
          <w:pPr>
            <w:pStyle w:val="12"/>
            <w:numPr>
              <w:numId w:val="1"/>
            </w:numPr>
            <w:spacing w:after="240"/>
            <w:ind w:leftChars="0" w:left="360" w:hanging="360"/>
            <w:outlineLvl w:val="0"/>
          </w:pPr>
        </w:pPrChange>
      </w:pPr>
      <w:ins w:id="8730" w:author="Administrator" w:date="2019-03-03T20:11:00Z">
        <w:r>
          <w:rPr>
            <w:rFonts w:hint="eastAsia"/>
          </w:rPr>
          <w:t>而李龍飛趁此空隙，一個低身將那儲物袋再次</w:t>
        </w:r>
      </w:ins>
      <w:ins w:id="8731" w:author="Administrator" w:date="2019-03-03T20:12:00Z">
        <w:r>
          <w:rPr>
            <w:rFonts w:hint="eastAsia"/>
          </w:rPr>
          <w:t>撿起，跟著往腰間一拍，一把</w:t>
        </w:r>
      </w:ins>
      <w:ins w:id="8732" w:author="Administrator" w:date="2019-03-03T20:13:00Z">
        <w:r>
          <w:rPr>
            <w:rFonts w:hint="eastAsia"/>
          </w:rPr>
          <w:t>碧綠長劍呼嘯而出，卻不是攻向鬼谷玟，而是被他握著往</w:t>
        </w:r>
      </w:ins>
      <w:ins w:id="8733" w:author="Administrator" w:date="2019-03-03T23:51:00Z">
        <w:r w:rsidR="002D02D8">
          <w:rPr>
            <w:rFonts w:hint="eastAsia"/>
          </w:rPr>
          <w:t>頂上</w:t>
        </w:r>
      </w:ins>
      <w:ins w:id="8734" w:author="Administrator" w:date="2019-03-03T23:50:00Z">
        <w:r w:rsidR="002D02D8">
          <w:rPr>
            <w:rFonts w:hint="eastAsia"/>
          </w:rPr>
          <w:t>裂</w:t>
        </w:r>
      </w:ins>
      <w:ins w:id="8735" w:author="Administrator" w:date="2019-03-03T20:13:00Z">
        <w:r>
          <w:rPr>
            <w:rFonts w:hint="eastAsia"/>
          </w:rPr>
          <w:t>口外藉</w:t>
        </w:r>
      </w:ins>
      <w:ins w:id="8736" w:author="Administrator" w:date="2019-03-03T20:14:00Z">
        <w:r>
          <w:rPr>
            <w:rFonts w:hint="eastAsia"/>
          </w:rPr>
          <w:t>勢而飛。</w:t>
        </w:r>
      </w:ins>
    </w:p>
    <w:p w:rsidR="000F0075" w:rsidRDefault="004B059D">
      <w:pPr>
        <w:pStyle w:val="12"/>
        <w:spacing w:after="240"/>
        <w:ind w:leftChars="0" w:left="0"/>
        <w:rPr>
          <w:ins w:id="8737" w:author="Administrator" w:date="2019-03-03T20:15:00Z"/>
        </w:rPr>
        <w:pPrChange w:id="8738" w:author="Administrator" w:date="2019-03-01T22:53:00Z">
          <w:pPr>
            <w:pStyle w:val="12"/>
            <w:numPr>
              <w:numId w:val="1"/>
            </w:numPr>
            <w:spacing w:after="240"/>
            <w:ind w:leftChars="0" w:left="360" w:hanging="360"/>
            <w:outlineLvl w:val="0"/>
          </w:pPr>
        </w:pPrChange>
      </w:pPr>
      <w:ins w:id="8739" w:author="Administrator" w:date="2019-03-03T20:14:00Z">
        <w:r>
          <w:rPr>
            <w:rFonts w:hint="eastAsia"/>
          </w:rPr>
          <w:t>「</w:t>
        </w:r>
      </w:ins>
      <w:ins w:id="8740" w:author="Administrator" w:date="2019-03-03T20:16:00Z">
        <w:r w:rsidR="00C26741">
          <w:rPr>
            <w:rFonts w:hint="eastAsia"/>
          </w:rPr>
          <w:t>你這小子</w:t>
        </w:r>
      </w:ins>
      <w:ins w:id="8741" w:author="Administrator" w:date="2019-03-03T20:14:00Z">
        <w:r>
          <w:rPr>
            <w:rFonts w:hint="eastAsia"/>
          </w:rPr>
          <w:t>找死！」鬼谷玟</w:t>
        </w:r>
      </w:ins>
      <w:ins w:id="8742" w:author="Administrator" w:date="2019-03-03T20:24:00Z">
        <w:r w:rsidR="00C26741">
          <w:rPr>
            <w:rFonts w:hint="eastAsia"/>
          </w:rPr>
          <w:t>勃然大怒</w:t>
        </w:r>
      </w:ins>
      <w:ins w:id="8743" w:author="Administrator" w:date="2019-03-03T20:14:00Z">
        <w:r>
          <w:rPr>
            <w:rFonts w:hint="eastAsia"/>
          </w:rPr>
          <w:t>，嬌艷的臉龐上首次出現</w:t>
        </w:r>
      </w:ins>
      <w:ins w:id="8744" w:author="Administrator" w:date="2019-03-03T20:24:00Z">
        <w:r w:rsidR="00C26741">
          <w:rPr>
            <w:rFonts w:hint="eastAsia"/>
          </w:rPr>
          <w:t>怒容</w:t>
        </w:r>
      </w:ins>
      <w:ins w:id="8745" w:author="Administrator" w:date="2019-03-03T20:14:00Z">
        <w:r>
          <w:rPr>
            <w:rFonts w:hint="eastAsia"/>
          </w:rPr>
          <w:t>，</w:t>
        </w:r>
      </w:ins>
      <w:ins w:id="8746" w:author="Administrator" w:date="2019-03-03T20:15:00Z">
        <w:r w:rsidR="00C26741">
          <w:rPr>
            <w:rFonts w:hint="eastAsia"/>
          </w:rPr>
          <w:t>右手一揮，一道六色毒霧將那些法器層層</w:t>
        </w:r>
      </w:ins>
      <w:ins w:id="8747" w:author="Administrator" w:date="2019-03-03T23:51:00Z">
        <w:r w:rsidR="002D02D8">
          <w:rPr>
            <w:rFonts w:hint="eastAsia"/>
          </w:rPr>
          <w:t>裹</w:t>
        </w:r>
      </w:ins>
      <w:ins w:id="8748" w:author="Administrator" w:date="2019-03-03T20:15:00Z">
        <w:r w:rsidR="00C26741">
          <w:rPr>
            <w:rFonts w:hint="eastAsia"/>
          </w:rPr>
          <w:t>住。</w:t>
        </w:r>
      </w:ins>
    </w:p>
    <w:p w:rsidR="000F0075" w:rsidRDefault="00C26741">
      <w:pPr>
        <w:pStyle w:val="12"/>
        <w:spacing w:after="240"/>
        <w:ind w:leftChars="0" w:left="0"/>
        <w:rPr>
          <w:ins w:id="8749" w:author="Administrator" w:date="2019-03-03T20:15:00Z"/>
        </w:rPr>
        <w:pPrChange w:id="8750" w:author="Administrator" w:date="2019-03-01T22:53:00Z">
          <w:pPr>
            <w:pStyle w:val="12"/>
            <w:numPr>
              <w:numId w:val="1"/>
            </w:numPr>
            <w:spacing w:after="240"/>
            <w:ind w:leftChars="0" w:left="360" w:hanging="360"/>
            <w:outlineLvl w:val="0"/>
          </w:pPr>
        </w:pPrChange>
      </w:pPr>
      <w:ins w:id="8751" w:author="Administrator" w:date="2019-03-03T20:15:00Z">
        <w:r>
          <w:rPr>
            <w:rFonts w:hint="eastAsia"/>
          </w:rPr>
          <w:t>同一時間，原本被道辰子釘在地上的女屍，也彈跳而起，往李龍飛那</w:t>
        </w:r>
      </w:ins>
      <w:ins w:id="8752" w:author="Administrator" w:date="2019-03-03T23:51:00Z">
        <w:r w:rsidR="002D02D8">
          <w:rPr>
            <w:rFonts w:hint="eastAsia"/>
          </w:rPr>
          <w:t>撲</w:t>
        </w:r>
      </w:ins>
      <w:ins w:id="8753" w:author="Administrator" w:date="2019-03-03T20:15:00Z">
        <w:r>
          <w:rPr>
            <w:rFonts w:hint="eastAsia"/>
          </w:rPr>
          <w:t>去。</w:t>
        </w:r>
      </w:ins>
    </w:p>
    <w:p w:rsidR="000F0075" w:rsidRDefault="00C26741">
      <w:pPr>
        <w:pStyle w:val="12"/>
        <w:spacing w:after="240"/>
        <w:ind w:leftChars="0" w:left="0"/>
        <w:rPr>
          <w:ins w:id="8754" w:author="Administrator" w:date="2019-03-03T20:21:00Z"/>
        </w:rPr>
        <w:pPrChange w:id="8755" w:author="Administrator" w:date="2019-03-01T22:53:00Z">
          <w:pPr>
            <w:pStyle w:val="12"/>
            <w:numPr>
              <w:numId w:val="1"/>
            </w:numPr>
            <w:spacing w:after="240"/>
            <w:ind w:leftChars="0" w:left="360" w:hanging="360"/>
            <w:outlineLvl w:val="0"/>
          </w:pPr>
        </w:pPrChange>
      </w:pPr>
      <w:ins w:id="8756" w:author="Administrator" w:date="2019-03-03T20:16:00Z">
        <w:r>
          <w:rPr>
            <w:rFonts w:hint="eastAsia"/>
          </w:rPr>
          <w:t>李龍</w:t>
        </w:r>
      </w:ins>
      <w:ins w:id="8757" w:author="Administrator" w:date="2019-03-03T20:17:00Z">
        <w:r>
          <w:rPr>
            <w:rFonts w:hint="eastAsia"/>
          </w:rPr>
          <w:t>飛</w:t>
        </w:r>
      </w:ins>
      <w:ins w:id="8758" w:author="Administrator" w:date="2019-03-03T22:45:00Z">
        <w:r w:rsidR="003E5A8E">
          <w:rPr>
            <w:rFonts w:hint="eastAsia"/>
          </w:rPr>
          <w:t>卻</w:t>
        </w:r>
      </w:ins>
      <w:ins w:id="8759" w:author="Administrator" w:date="2019-03-03T20:20:00Z">
        <w:r>
          <w:rPr>
            <w:rFonts w:hint="eastAsia"/>
          </w:rPr>
          <w:t>早有準備，從懷中掏出一張水藍色道符，輕輕一</w:t>
        </w:r>
      </w:ins>
      <w:ins w:id="8760" w:author="Administrator" w:date="2019-03-03T22:45:00Z">
        <w:r w:rsidR="003E5A8E">
          <w:rPr>
            <w:rFonts w:hint="eastAsia"/>
          </w:rPr>
          <w:t>吹</w:t>
        </w:r>
      </w:ins>
      <w:ins w:id="8761" w:author="Administrator" w:date="2019-03-03T20:20:00Z">
        <w:r>
          <w:rPr>
            <w:rFonts w:hint="eastAsia"/>
          </w:rPr>
          <w:t>，一道洪濤</w:t>
        </w:r>
      </w:ins>
      <w:ins w:id="8762" w:author="Administrator" w:date="2019-03-03T20:21:00Z">
        <w:r>
          <w:rPr>
            <w:rFonts w:hint="eastAsia"/>
          </w:rPr>
          <w:t>水柱往那女屍衝去，瞬間將女屍</w:t>
        </w:r>
      </w:ins>
      <w:ins w:id="8763" w:author="Administrator" w:date="2019-03-03T22:46:00Z">
        <w:r w:rsidR="003E5A8E">
          <w:rPr>
            <w:rFonts w:hint="eastAsia"/>
          </w:rPr>
          <w:t>給</w:t>
        </w:r>
      </w:ins>
      <w:ins w:id="8764" w:author="Administrator" w:date="2019-03-03T20:21:00Z">
        <w:r>
          <w:rPr>
            <w:rFonts w:hint="eastAsia"/>
          </w:rPr>
          <w:t>逼退數丈。</w:t>
        </w:r>
      </w:ins>
    </w:p>
    <w:p w:rsidR="000F0075" w:rsidRDefault="00C26741">
      <w:pPr>
        <w:pStyle w:val="12"/>
        <w:spacing w:after="240"/>
        <w:ind w:leftChars="0" w:left="0"/>
        <w:rPr>
          <w:ins w:id="8765" w:author="Administrator" w:date="2019-03-03T20:23:00Z"/>
        </w:rPr>
        <w:pPrChange w:id="8766" w:author="Administrator" w:date="2019-03-01T22:53:00Z">
          <w:pPr>
            <w:pStyle w:val="12"/>
            <w:numPr>
              <w:numId w:val="1"/>
            </w:numPr>
            <w:spacing w:after="240"/>
            <w:ind w:leftChars="0" w:left="360" w:hanging="360"/>
            <w:outlineLvl w:val="0"/>
          </w:pPr>
        </w:pPrChange>
      </w:pPr>
      <w:ins w:id="8767" w:author="Administrator" w:date="2019-03-03T20:21:00Z">
        <w:r>
          <w:rPr>
            <w:rFonts w:hint="eastAsia"/>
          </w:rPr>
          <w:t>跟著他回頭看向被包在六色毒霧內的那些</w:t>
        </w:r>
      </w:ins>
      <w:ins w:id="8768" w:author="Administrator" w:date="2019-03-03T20:22:00Z">
        <w:r>
          <w:rPr>
            <w:rFonts w:hint="eastAsia"/>
          </w:rPr>
          <w:t>法器，眼神中閃過一絲不捨，咬牙</w:t>
        </w:r>
      </w:ins>
      <w:ins w:id="8769" w:author="Administrator" w:date="2019-03-03T22:46:00Z">
        <w:r w:rsidR="003E5A8E">
          <w:rPr>
            <w:rFonts w:hint="eastAsia"/>
          </w:rPr>
          <w:t>單手</w:t>
        </w:r>
      </w:ins>
      <w:ins w:id="8770" w:author="Administrator" w:date="2019-03-03T20:22:00Z">
        <w:r>
          <w:rPr>
            <w:rFonts w:hint="eastAsia"/>
          </w:rPr>
          <w:t>掐訣，頓時那</w:t>
        </w:r>
      </w:ins>
      <w:ins w:id="8771" w:author="Administrator" w:date="2019-03-03T22:46:00Z">
        <w:r w:rsidR="003E5A8E">
          <w:rPr>
            <w:rFonts w:hint="eastAsia"/>
          </w:rPr>
          <w:t>幾</w:t>
        </w:r>
      </w:ins>
      <w:ins w:id="8772" w:author="Administrator" w:date="2019-03-03T20:22:00Z">
        <w:r>
          <w:rPr>
            <w:rFonts w:hint="eastAsia"/>
          </w:rPr>
          <w:t>件法器氣息高</w:t>
        </w:r>
      </w:ins>
      <w:ins w:id="8773" w:author="Administrator" w:date="2019-03-03T20:23:00Z">
        <w:r>
          <w:rPr>
            <w:rFonts w:hint="eastAsia"/>
          </w:rPr>
          <w:t>漲起來，竟是自爆法器的前兆。</w:t>
        </w:r>
      </w:ins>
    </w:p>
    <w:p w:rsidR="000F0075" w:rsidRDefault="00C26741">
      <w:pPr>
        <w:pStyle w:val="12"/>
        <w:spacing w:after="240"/>
        <w:ind w:leftChars="0" w:left="0"/>
        <w:rPr>
          <w:ins w:id="8774" w:author="Administrator" w:date="2019-03-03T20:26:00Z"/>
        </w:rPr>
        <w:pPrChange w:id="8775" w:author="Administrator" w:date="2019-03-01T22:53:00Z">
          <w:pPr>
            <w:pStyle w:val="12"/>
            <w:numPr>
              <w:numId w:val="1"/>
            </w:numPr>
            <w:spacing w:after="240"/>
            <w:ind w:leftChars="0" w:left="360" w:hanging="360"/>
            <w:outlineLvl w:val="0"/>
          </w:pPr>
        </w:pPrChange>
      </w:pPr>
      <w:ins w:id="8776" w:author="Administrator" w:date="2019-03-03T20:23:00Z">
        <w:r>
          <w:rPr>
            <w:rFonts w:hint="eastAsia"/>
          </w:rPr>
          <w:t>鬼谷玟</w:t>
        </w:r>
      </w:ins>
      <w:ins w:id="8777" w:author="Administrator" w:date="2019-03-03T20:24:00Z">
        <w:r>
          <w:rPr>
            <w:rFonts w:hint="eastAsia"/>
          </w:rPr>
          <w:t>原本正要追上</w:t>
        </w:r>
      </w:ins>
      <w:ins w:id="8778" w:author="Administrator" w:date="2019-03-03T22:46:00Z">
        <w:r w:rsidR="003E5A8E">
          <w:rPr>
            <w:rFonts w:hint="eastAsia"/>
          </w:rPr>
          <w:t>去</w:t>
        </w:r>
      </w:ins>
      <w:ins w:id="8779" w:author="Administrator" w:date="2019-03-03T20:24:00Z">
        <w:r>
          <w:rPr>
            <w:rFonts w:hint="eastAsia"/>
          </w:rPr>
          <w:t>，</w:t>
        </w:r>
      </w:ins>
      <w:ins w:id="8780" w:author="Administrator" w:date="2019-03-03T22:46:00Z">
        <w:r w:rsidR="003E5A8E">
          <w:rPr>
            <w:rFonts w:hint="eastAsia"/>
          </w:rPr>
          <w:t>回頭</w:t>
        </w:r>
      </w:ins>
      <w:ins w:id="8781" w:author="Administrator" w:date="2019-03-03T20:24:00Z">
        <w:r>
          <w:rPr>
            <w:rFonts w:hint="eastAsia"/>
          </w:rPr>
          <w:t>察覺到那些法器的變</w:t>
        </w:r>
      </w:ins>
      <w:ins w:id="8782" w:author="Administrator" w:date="2019-03-03T20:25:00Z">
        <w:r>
          <w:rPr>
            <w:rFonts w:hint="eastAsia"/>
          </w:rPr>
          <w:t>化，</w:t>
        </w:r>
      </w:ins>
      <w:ins w:id="8783" w:author="Administrator" w:date="2019-03-03T22:47:00Z">
        <w:r w:rsidR="003E5A8E">
          <w:rPr>
            <w:rFonts w:hint="eastAsia"/>
          </w:rPr>
          <w:t>當下</w:t>
        </w:r>
      </w:ins>
      <w:ins w:id="8784" w:author="Administrator" w:date="2019-03-03T20:25:00Z">
        <w:r>
          <w:rPr>
            <w:rFonts w:hint="eastAsia"/>
          </w:rPr>
          <w:t>臉色一變，不得不打了個法訣，將法力注入毒霧之中，試圖</w:t>
        </w:r>
      </w:ins>
      <w:ins w:id="8785" w:author="Administrator" w:date="2019-03-03T20:26:00Z">
        <w:r>
          <w:rPr>
            <w:rFonts w:hint="eastAsia"/>
          </w:rPr>
          <w:t>強壓下那些法器</w:t>
        </w:r>
      </w:ins>
      <w:ins w:id="8786" w:author="Administrator" w:date="2019-03-03T22:47:00Z">
        <w:r w:rsidR="003E5A8E">
          <w:rPr>
            <w:rFonts w:hint="eastAsia"/>
          </w:rPr>
          <w:t>的波動</w:t>
        </w:r>
      </w:ins>
      <w:ins w:id="8787" w:author="Administrator" w:date="2019-03-03T20:26:00Z">
        <w:r>
          <w:rPr>
            <w:rFonts w:hint="eastAsia"/>
          </w:rPr>
          <w:t>。</w:t>
        </w:r>
      </w:ins>
    </w:p>
    <w:p w:rsidR="000F0075" w:rsidRDefault="00C26741">
      <w:pPr>
        <w:pStyle w:val="12"/>
        <w:spacing w:after="240"/>
        <w:ind w:leftChars="0" w:left="0"/>
        <w:rPr>
          <w:ins w:id="8788" w:author="Administrator" w:date="2019-03-03T20:28:00Z"/>
        </w:rPr>
        <w:pPrChange w:id="8789" w:author="Administrator" w:date="2019-03-01T22:53:00Z">
          <w:pPr>
            <w:pStyle w:val="12"/>
            <w:numPr>
              <w:numId w:val="1"/>
            </w:numPr>
            <w:spacing w:after="240"/>
            <w:ind w:leftChars="0" w:left="360" w:hanging="360"/>
            <w:outlineLvl w:val="0"/>
          </w:pPr>
        </w:pPrChange>
      </w:pPr>
      <w:ins w:id="8790" w:author="Administrator" w:date="2019-03-03T20:26:00Z">
        <w:r>
          <w:rPr>
            <w:rFonts w:hint="eastAsia"/>
          </w:rPr>
          <w:t>但那些法器乃是李龍飛用來佈置小五行陣法的陣</w:t>
        </w:r>
        <w:r w:rsidR="00E947C9">
          <w:rPr>
            <w:rFonts w:hint="eastAsia"/>
          </w:rPr>
          <w:t>旗，雖</w:t>
        </w:r>
      </w:ins>
      <w:ins w:id="8791" w:author="Administrator" w:date="2019-03-03T20:27:00Z">
        <w:r w:rsidR="00E947C9">
          <w:rPr>
            <w:rFonts w:hint="eastAsia"/>
          </w:rPr>
          <w:t>不是上品法器，每一個卻也比普通中品法器強大得多，即使鬼谷玟修為再高，要</w:t>
        </w:r>
      </w:ins>
      <w:ins w:id="8792" w:author="Administrator" w:date="2019-03-03T22:47:00Z">
        <w:r w:rsidR="003E5A8E">
          <w:rPr>
            <w:rFonts w:hint="eastAsia"/>
          </w:rPr>
          <w:t>一次</w:t>
        </w:r>
      </w:ins>
      <w:ins w:id="8793" w:author="Administrator" w:date="2019-03-03T20:27:00Z">
        <w:r w:rsidR="00E947C9">
          <w:rPr>
            <w:rFonts w:hint="eastAsia"/>
          </w:rPr>
          <w:t>壓下五個法器自爆，卻也</w:t>
        </w:r>
      </w:ins>
      <w:ins w:id="8794" w:author="Administrator" w:date="2019-03-03T20:28:00Z">
        <w:r w:rsidR="00E947C9">
          <w:rPr>
            <w:rFonts w:hint="eastAsia"/>
          </w:rPr>
          <w:t>力不從心。</w:t>
        </w:r>
      </w:ins>
    </w:p>
    <w:p w:rsidR="000F0075" w:rsidRDefault="00E947C9">
      <w:pPr>
        <w:pStyle w:val="12"/>
        <w:spacing w:after="240"/>
        <w:ind w:leftChars="0" w:left="0"/>
        <w:rPr>
          <w:ins w:id="8795" w:author="Administrator" w:date="2019-03-03T20:43:00Z"/>
        </w:rPr>
        <w:pPrChange w:id="8796" w:author="Administrator" w:date="2019-03-01T22:53:00Z">
          <w:pPr>
            <w:pStyle w:val="12"/>
            <w:numPr>
              <w:numId w:val="1"/>
            </w:numPr>
            <w:spacing w:after="240"/>
            <w:ind w:leftChars="0" w:left="360" w:hanging="360"/>
            <w:outlineLvl w:val="0"/>
          </w:pPr>
        </w:pPrChange>
      </w:pPr>
      <w:ins w:id="8797" w:author="Administrator" w:date="2019-03-03T20:28:00Z">
        <w:r>
          <w:rPr>
            <w:rFonts w:hint="eastAsia"/>
          </w:rPr>
          <w:t>轟一</w:t>
        </w:r>
      </w:ins>
      <w:ins w:id="8798" w:author="Administrator" w:date="2019-03-03T22:47:00Z">
        <w:r w:rsidR="003E5A8E">
          <w:rPr>
            <w:rFonts w:hint="eastAsia"/>
          </w:rPr>
          <w:t>聲巨響</w:t>
        </w:r>
      </w:ins>
      <w:ins w:id="8799" w:author="Administrator" w:date="2019-03-03T20:28:00Z">
        <w:r>
          <w:rPr>
            <w:rFonts w:hint="eastAsia"/>
          </w:rPr>
          <w:t>，六彩毒霧內的法器</w:t>
        </w:r>
      </w:ins>
      <w:ins w:id="8800" w:author="Administrator" w:date="2019-03-03T20:31:00Z">
        <w:r>
          <w:rPr>
            <w:rFonts w:hint="eastAsia"/>
          </w:rPr>
          <w:t>爆炸開來，一股巨大的的衝擊波將毒霧</w:t>
        </w:r>
      </w:ins>
      <w:ins w:id="8801" w:author="Administrator" w:date="2019-03-03T22:47:00Z">
        <w:r w:rsidR="003E5A8E">
          <w:rPr>
            <w:rFonts w:hint="eastAsia"/>
          </w:rPr>
          <w:t>給</w:t>
        </w:r>
      </w:ins>
      <w:ins w:id="8802" w:author="Administrator" w:date="2019-03-03T20:31:00Z">
        <w:r>
          <w:rPr>
            <w:rFonts w:hint="eastAsia"/>
          </w:rPr>
          <w:t>吹散開來，不少</w:t>
        </w:r>
      </w:ins>
      <w:ins w:id="8803" w:author="Administrator" w:date="2019-03-03T22:48:00Z">
        <w:r w:rsidR="003E5A8E">
          <w:rPr>
            <w:rFonts w:hint="eastAsia"/>
          </w:rPr>
          <w:t>盤坐中的</w:t>
        </w:r>
      </w:ins>
      <w:ins w:id="8804" w:author="Administrator" w:date="2019-03-03T20:31:00Z">
        <w:r>
          <w:rPr>
            <w:rFonts w:hint="eastAsia"/>
          </w:rPr>
          <w:t>弟子</w:t>
        </w:r>
      </w:ins>
      <w:ins w:id="8805" w:author="Administrator" w:date="2019-03-03T20:43:00Z">
        <w:r w:rsidR="00C91A0A">
          <w:rPr>
            <w:rFonts w:hint="eastAsia"/>
          </w:rPr>
          <w:t>也被波及到，</w:t>
        </w:r>
      </w:ins>
      <w:ins w:id="8806" w:author="Administrator" w:date="2019-03-03T22:48:00Z">
        <w:r w:rsidR="003E5A8E">
          <w:rPr>
            <w:rFonts w:hint="eastAsia"/>
          </w:rPr>
          <w:t>毒霧</w:t>
        </w:r>
      </w:ins>
      <w:ins w:id="8807" w:author="Administrator" w:date="2019-03-03T22:06:00Z">
        <w:r w:rsidR="00DA5ADC">
          <w:rPr>
            <w:rFonts w:hint="eastAsia"/>
          </w:rPr>
          <w:t>沾染在四肢身上，強烈的腐蝕性</w:t>
        </w:r>
      </w:ins>
      <w:ins w:id="8808" w:author="Administrator" w:date="2019-03-03T20:43:00Z">
        <w:r w:rsidR="00C91A0A">
          <w:rPr>
            <w:rFonts w:hint="eastAsia"/>
          </w:rPr>
          <w:t>痛得</w:t>
        </w:r>
      </w:ins>
      <w:ins w:id="8809" w:author="Administrator" w:date="2019-03-03T22:06:00Z">
        <w:r w:rsidR="00DA5ADC">
          <w:rPr>
            <w:rFonts w:hint="eastAsia"/>
          </w:rPr>
          <w:t>他們</w:t>
        </w:r>
      </w:ins>
      <w:ins w:id="8810" w:author="Administrator" w:date="2019-03-03T20:43:00Z">
        <w:r w:rsidR="00C91A0A">
          <w:rPr>
            <w:rFonts w:hint="eastAsia"/>
          </w:rPr>
          <w:t>滾在地上哀嚎不斷。</w:t>
        </w:r>
      </w:ins>
    </w:p>
    <w:p w:rsidR="000F0075" w:rsidRDefault="00C91A0A">
      <w:pPr>
        <w:pStyle w:val="12"/>
        <w:spacing w:after="240"/>
        <w:ind w:leftChars="0" w:left="0"/>
        <w:rPr>
          <w:ins w:id="8811" w:author="Administrator" w:date="2019-03-03T20:52:00Z"/>
        </w:rPr>
        <w:pPrChange w:id="8812" w:author="Administrator" w:date="2019-03-01T22:53:00Z">
          <w:pPr>
            <w:pStyle w:val="12"/>
            <w:numPr>
              <w:numId w:val="1"/>
            </w:numPr>
            <w:spacing w:after="240"/>
            <w:ind w:leftChars="0" w:left="360" w:hanging="360"/>
            <w:outlineLvl w:val="0"/>
          </w:pPr>
        </w:pPrChange>
      </w:pPr>
      <w:ins w:id="8813" w:author="Administrator" w:date="2019-03-03T20:44:00Z">
        <w:r>
          <w:rPr>
            <w:rFonts w:hint="eastAsia"/>
          </w:rPr>
          <w:t>鬼谷玟</w:t>
        </w:r>
      </w:ins>
      <w:ins w:id="8814" w:author="Administrator" w:date="2019-03-03T22:06:00Z">
        <w:r w:rsidR="00DA5ADC">
          <w:rPr>
            <w:rFonts w:hint="eastAsia"/>
          </w:rPr>
          <w:t>眼</w:t>
        </w:r>
      </w:ins>
      <w:ins w:id="8815" w:author="Administrator" w:date="2019-03-03T20:44:00Z">
        <w:r>
          <w:rPr>
            <w:rFonts w:hint="eastAsia"/>
          </w:rPr>
          <w:t>看</w:t>
        </w:r>
      </w:ins>
      <w:ins w:id="8816" w:author="Administrator" w:date="2019-03-03T20:45:00Z">
        <w:r>
          <w:rPr>
            <w:rFonts w:hint="eastAsia"/>
          </w:rPr>
          <w:t>著自己好不容易修練來的六彩毒霧消散大半，</w:t>
        </w:r>
      </w:ins>
      <w:ins w:id="8817" w:author="Administrator" w:date="2019-03-03T20:46:00Z">
        <w:r>
          <w:rPr>
            <w:rFonts w:hint="eastAsia"/>
          </w:rPr>
          <w:t>雖說</w:t>
        </w:r>
      </w:ins>
      <w:ins w:id="8818" w:author="Administrator" w:date="2019-03-03T20:47:00Z">
        <w:r>
          <w:rPr>
            <w:rFonts w:hint="eastAsia"/>
          </w:rPr>
          <w:t>自己還是有辦法凝聚回來，但肯定</w:t>
        </w:r>
      </w:ins>
      <w:ins w:id="8819" w:author="Administrator" w:date="2019-03-03T22:07:00Z">
        <w:r w:rsidR="00DA5ADC">
          <w:rPr>
            <w:rFonts w:hint="eastAsia"/>
          </w:rPr>
          <w:t>會少了大半</w:t>
        </w:r>
      </w:ins>
      <w:ins w:id="8820" w:author="Administrator" w:date="2019-03-03T20:48:00Z">
        <w:r>
          <w:rPr>
            <w:rFonts w:hint="eastAsia"/>
          </w:rPr>
          <w:t>，不由得</w:t>
        </w:r>
      </w:ins>
      <w:ins w:id="8821" w:author="Administrator" w:date="2019-03-03T20:52:00Z">
        <w:r>
          <w:rPr>
            <w:rFonts w:hint="eastAsia"/>
          </w:rPr>
          <w:t>心痛至極</w:t>
        </w:r>
      </w:ins>
      <w:ins w:id="8822" w:author="Administrator" w:date="2019-03-03T22:07:00Z">
        <w:r w:rsidR="00DA5ADC">
          <w:rPr>
            <w:rFonts w:hint="eastAsia"/>
          </w:rPr>
          <w:t>，如刀在割</w:t>
        </w:r>
      </w:ins>
      <w:ins w:id="8823" w:author="Administrator" w:date="2019-03-03T20:52:00Z">
        <w:r>
          <w:rPr>
            <w:rFonts w:hint="eastAsia"/>
          </w:rPr>
          <w:t>。</w:t>
        </w:r>
      </w:ins>
    </w:p>
    <w:p w:rsidR="000F0075" w:rsidRDefault="00C91A0A">
      <w:pPr>
        <w:pStyle w:val="12"/>
        <w:spacing w:after="240"/>
        <w:ind w:leftChars="0" w:left="0"/>
        <w:rPr>
          <w:ins w:id="8824" w:author="簡新佳" w:date="2019-02-27T16:08:00Z"/>
          <w:del w:id="8825" w:author="Administrator" w:date="2019-03-01T22:53:00Z"/>
        </w:rPr>
        <w:pPrChange w:id="8826" w:author="簡新佳" w:date="2019-02-27T16:08:00Z">
          <w:pPr>
            <w:pStyle w:val="12"/>
            <w:numPr>
              <w:numId w:val="1"/>
            </w:numPr>
            <w:spacing w:after="240"/>
            <w:ind w:leftChars="0" w:left="360" w:hanging="360"/>
            <w:outlineLvl w:val="0"/>
          </w:pPr>
        </w:pPrChange>
      </w:pPr>
      <w:ins w:id="8827" w:author="Administrator" w:date="2019-03-03T20:52:00Z">
        <w:r>
          <w:rPr>
            <w:rFonts w:hint="eastAsia"/>
          </w:rPr>
          <w:t>她</w:t>
        </w:r>
      </w:ins>
      <w:ins w:id="8828" w:author="Administrator" w:date="2019-03-03T20:45:00Z">
        <w:r>
          <w:rPr>
            <w:rFonts w:hint="eastAsia"/>
          </w:rPr>
          <w:t>怒極反笑，</w:t>
        </w:r>
      </w:ins>
      <w:ins w:id="8829" w:author="Administrator" w:date="2019-03-03T20:52:00Z">
        <w:r>
          <w:rPr>
            <w:rFonts w:hint="eastAsia"/>
          </w:rPr>
          <w:t>淡淡地瞥</w:t>
        </w:r>
      </w:ins>
      <w:ins w:id="8830" w:author="Administrator" w:date="2019-03-03T20:48:00Z">
        <w:r>
          <w:rPr>
            <w:rFonts w:hint="eastAsia"/>
          </w:rPr>
          <w:t>了</w:t>
        </w:r>
      </w:ins>
      <w:ins w:id="8831" w:author="Administrator" w:date="2019-03-03T22:48:00Z">
        <w:r w:rsidR="003E5A8E">
          <w:rPr>
            <w:rFonts w:hint="eastAsia"/>
          </w:rPr>
          <w:t>愣</w:t>
        </w:r>
      </w:ins>
      <w:ins w:id="8832" w:author="Administrator" w:date="2019-03-03T22:49:00Z">
        <w:r w:rsidR="003E5A8E">
          <w:rPr>
            <w:rFonts w:hint="eastAsia"/>
          </w:rPr>
          <w:t>在那的</w:t>
        </w:r>
      </w:ins>
      <w:ins w:id="8833" w:author="Administrator" w:date="2019-03-03T20:48:00Z">
        <w:r>
          <w:rPr>
            <w:rFonts w:hint="eastAsia"/>
          </w:rPr>
          <w:t>黃襄一眼，跟著轉向李龍飛逃跑的方向，冷然說道，「好</w:t>
        </w:r>
      </w:ins>
      <w:ins w:id="8834" w:author="Administrator" w:date="2019-03-03T20:49:00Z">
        <w:r>
          <w:rPr>
            <w:rFonts w:hint="eastAsia"/>
          </w:rPr>
          <w:t>小子，想要英雄救美是吧…我成全你，等你被我抓回來後，我</w:t>
        </w:r>
      </w:ins>
      <w:ins w:id="8835" w:author="Administrator" w:date="2019-03-03T20:52:00Z">
        <w:r>
          <w:rPr>
            <w:rFonts w:hint="eastAsia"/>
          </w:rPr>
          <w:t>一定</w:t>
        </w:r>
      </w:ins>
      <w:ins w:id="8836" w:author="Administrator" w:date="2019-03-03T20:53:00Z">
        <w:r>
          <w:rPr>
            <w:rFonts w:hint="eastAsia"/>
          </w:rPr>
          <w:t>好好折</w:t>
        </w:r>
        <w:r w:rsidR="000A64A4">
          <w:rPr>
            <w:rFonts w:hint="eastAsia"/>
          </w:rPr>
          <w:t>磨</w:t>
        </w:r>
      </w:ins>
      <w:ins w:id="8837" w:author="Administrator" w:date="2019-03-03T20:54:00Z">
        <w:r w:rsidR="00161A43">
          <w:rPr>
            <w:rFonts w:hint="eastAsia"/>
          </w:rPr>
          <w:t>你</w:t>
        </w:r>
      </w:ins>
      <w:ins w:id="8838" w:author="Administrator" w:date="2019-03-03T20:53:00Z">
        <w:r w:rsidR="000A64A4">
          <w:rPr>
            <w:rFonts w:hint="eastAsia"/>
          </w:rPr>
          <w:t>給</w:t>
        </w:r>
      </w:ins>
      <w:ins w:id="8839" w:author="Administrator" w:date="2019-03-03T20:54:00Z">
        <w:r w:rsidR="00161A43">
          <w:rPr>
            <w:rFonts w:hint="eastAsia"/>
          </w:rPr>
          <w:t>那小美人兒</w:t>
        </w:r>
      </w:ins>
      <w:ins w:id="8840" w:author="Administrator" w:date="2019-03-03T20:53:00Z">
        <w:r w:rsidR="000A64A4">
          <w:rPr>
            <w:rFonts w:hint="eastAsia"/>
          </w:rPr>
          <w:t>看！」</w:t>
        </w:r>
      </w:ins>
      <w:ins w:id="8841" w:author="簡新佳" w:date="2019-02-27T20:20:00Z">
        <w:del w:id="8842" w:author="Administrator" w:date="2019-02-28T11:38:00Z">
          <w:r w:rsidR="008E7ACD" w:rsidDel="00485724">
            <w:rPr>
              <w:rFonts w:hint="eastAsia"/>
            </w:rPr>
            <w:delText>血</w:delText>
          </w:r>
        </w:del>
      </w:ins>
    </w:p>
    <w:p w:rsidR="000F0075" w:rsidRDefault="000F0075">
      <w:pPr>
        <w:pStyle w:val="12"/>
        <w:spacing w:after="240"/>
        <w:ind w:leftChars="0" w:left="0"/>
        <w:rPr>
          <w:ins w:id="8843" w:author="簡新佳" w:date="2019-02-27T16:08:00Z"/>
        </w:rPr>
        <w:pPrChange w:id="8844" w:author="Administrator" w:date="2019-03-01T22:53:00Z">
          <w:pPr>
            <w:pStyle w:val="12"/>
            <w:numPr>
              <w:numId w:val="1"/>
            </w:numPr>
            <w:spacing w:after="240"/>
            <w:ind w:leftChars="0" w:left="360" w:hanging="360"/>
            <w:outlineLvl w:val="0"/>
          </w:pPr>
        </w:pPrChange>
      </w:pPr>
    </w:p>
    <w:p w:rsidR="00BC098A" w:rsidRDefault="00CC4926" w:rsidP="00813907">
      <w:pPr>
        <w:pStyle w:val="12"/>
        <w:numPr>
          <w:ilvl w:val="0"/>
          <w:numId w:val="1"/>
        </w:numPr>
        <w:spacing w:after="240"/>
        <w:ind w:leftChars="0"/>
        <w:outlineLvl w:val="0"/>
        <w:rPr>
          <w:ins w:id="8845" w:author="Administrator" w:date="2019-03-03T22:08:00Z"/>
        </w:rPr>
      </w:pPr>
      <w:ins w:id="8846" w:author="Administrator" w:date="2019-03-05T00:25:00Z">
        <w:r>
          <w:rPr>
            <w:rFonts w:hint="eastAsia"/>
          </w:rPr>
          <w:lastRenderedPageBreak/>
          <w:t>追殺不停</w:t>
        </w:r>
      </w:ins>
    </w:p>
    <w:p w:rsidR="000F0075" w:rsidRDefault="00DA5ADC">
      <w:pPr>
        <w:pStyle w:val="12"/>
        <w:spacing w:after="240"/>
        <w:ind w:leftChars="0" w:left="0"/>
        <w:rPr>
          <w:ins w:id="8847" w:author="Administrator" w:date="2019-03-03T22:14:00Z"/>
        </w:rPr>
        <w:pPrChange w:id="8848" w:author="Administrator" w:date="2019-03-03T22:08:00Z">
          <w:pPr>
            <w:pStyle w:val="12"/>
            <w:numPr>
              <w:numId w:val="1"/>
            </w:numPr>
            <w:spacing w:after="240"/>
            <w:ind w:leftChars="0" w:left="360" w:hanging="360"/>
            <w:outlineLvl w:val="0"/>
          </w:pPr>
        </w:pPrChange>
      </w:pPr>
      <w:ins w:id="8849" w:author="Administrator" w:date="2019-03-03T22:08:00Z">
        <w:r>
          <w:rPr>
            <w:rFonts w:hint="eastAsia"/>
          </w:rPr>
          <w:t>如果</w:t>
        </w:r>
      </w:ins>
      <w:ins w:id="8850" w:author="Administrator" w:date="2019-03-03T22:10:00Z">
        <w:r>
          <w:rPr>
            <w:rFonts w:hint="eastAsia"/>
          </w:rPr>
          <w:t>說</w:t>
        </w:r>
      </w:ins>
      <w:ins w:id="8851" w:author="Administrator" w:date="2019-03-03T22:09:00Z">
        <w:r>
          <w:rPr>
            <w:rFonts w:hint="eastAsia"/>
          </w:rPr>
          <w:t>六彩毒霧</w:t>
        </w:r>
      </w:ins>
      <w:ins w:id="8852" w:author="Administrator" w:date="2019-03-03T22:10:00Z">
        <w:r>
          <w:rPr>
            <w:rFonts w:hint="eastAsia"/>
          </w:rPr>
          <w:t>是至</w:t>
        </w:r>
      </w:ins>
      <w:ins w:id="8853" w:author="Administrator" w:date="2019-03-03T22:09:00Z">
        <w:r>
          <w:rPr>
            <w:rFonts w:hint="eastAsia"/>
          </w:rPr>
          <w:t>毒</w:t>
        </w:r>
      </w:ins>
      <w:ins w:id="8854" w:author="Administrator" w:date="2019-03-03T22:10:00Z">
        <w:r>
          <w:rPr>
            <w:rFonts w:hint="eastAsia"/>
          </w:rPr>
          <w:t>之物</w:t>
        </w:r>
      </w:ins>
      <w:ins w:id="8855" w:author="Administrator" w:date="2019-03-03T22:09:00Z">
        <w:r>
          <w:rPr>
            <w:rFonts w:hint="eastAsia"/>
          </w:rPr>
          <w:t>，那沖靈散就是大補之藥，只是毒與藥常常</w:t>
        </w:r>
      </w:ins>
      <w:ins w:id="8856" w:author="Administrator" w:date="2019-03-03T22:11:00Z">
        <w:r>
          <w:rPr>
            <w:rFonts w:hint="eastAsia"/>
          </w:rPr>
          <w:t>只</w:t>
        </w:r>
      </w:ins>
      <w:ins w:id="8857" w:author="Administrator" w:date="2019-03-03T22:09:00Z">
        <w:r>
          <w:rPr>
            <w:rFonts w:hint="eastAsia"/>
          </w:rPr>
          <w:t>在一線之隔，</w:t>
        </w:r>
      </w:ins>
      <w:ins w:id="8858" w:author="Administrator" w:date="2019-03-03T22:10:00Z">
        <w:r>
          <w:rPr>
            <w:rFonts w:hint="eastAsia"/>
          </w:rPr>
          <w:t>端看</w:t>
        </w:r>
      </w:ins>
      <w:ins w:id="8859" w:author="Administrator" w:date="2019-03-03T22:11:00Z">
        <w:r>
          <w:rPr>
            <w:rFonts w:hint="eastAsia"/>
          </w:rPr>
          <w:t>施藥者</w:t>
        </w:r>
      </w:ins>
      <w:ins w:id="8860" w:author="Administrator" w:date="2019-03-03T22:10:00Z">
        <w:r>
          <w:rPr>
            <w:rFonts w:hint="eastAsia"/>
          </w:rPr>
          <w:t>的用圖</w:t>
        </w:r>
      </w:ins>
      <w:ins w:id="8861" w:author="Administrator" w:date="2019-03-03T22:14:00Z">
        <w:r>
          <w:rPr>
            <w:rFonts w:hint="eastAsia"/>
          </w:rPr>
          <w:t>與份量區別</w:t>
        </w:r>
      </w:ins>
      <w:ins w:id="8862" w:author="Administrator" w:date="2019-03-03T22:10:00Z">
        <w:r>
          <w:rPr>
            <w:rFonts w:hint="eastAsia"/>
          </w:rPr>
          <w:t>，</w:t>
        </w:r>
      </w:ins>
      <w:ins w:id="8863" w:author="Administrator" w:date="2019-03-03T22:11:00Z">
        <w:r>
          <w:rPr>
            <w:rFonts w:hint="eastAsia"/>
          </w:rPr>
          <w:t>而這也正是</w:t>
        </w:r>
      </w:ins>
      <w:ins w:id="8864" w:author="Administrator" w:date="2019-03-03T22:12:00Z">
        <w:r>
          <w:rPr>
            <w:rFonts w:hint="eastAsia"/>
          </w:rPr>
          <w:t>鬼屍門弟子最擅長</w:t>
        </w:r>
      </w:ins>
      <w:ins w:id="8865" w:author="Administrator" w:date="2019-03-03T22:13:00Z">
        <w:r>
          <w:rPr>
            <w:rFonts w:hint="eastAsia"/>
          </w:rPr>
          <w:t>之</w:t>
        </w:r>
      </w:ins>
      <w:ins w:id="8866" w:author="Administrator" w:date="2019-03-03T22:14:00Z">
        <w:r>
          <w:rPr>
            <w:rFonts w:hint="eastAsia"/>
          </w:rPr>
          <w:t>道</w:t>
        </w:r>
      </w:ins>
      <w:ins w:id="8867" w:author="Administrator" w:date="2019-03-03T22:13:00Z">
        <w:r>
          <w:rPr>
            <w:rFonts w:hint="eastAsia"/>
          </w:rPr>
          <w:t>。</w:t>
        </w:r>
      </w:ins>
    </w:p>
    <w:p w:rsidR="000F0075" w:rsidRDefault="00DA5ADC">
      <w:pPr>
        <w:pStyle w:val="12"/>
        <w:spacing w:after="240"/>
        <w:ind w:leftChars="0" w:left="0"/>
        <w:rPr>
          <w:ins w:id="8868" w:author="Administrator" w:date="2019-03-03T22:16:00Z"/>
        </w:rPr>
        <w:pPrChange w:id="8869" w:author="Administrator" w:date="2019-03-03T22:08:00Z">
          <w:pPr>
            <w:pStyle w:val="12"/>
            <w:numPr>
              <w:numId w:val="1"/>
            </w:numPr>
            <w:spacing w:after="240"/>
            <w:ind w:leftChars="0" w:left="360" w:hanging="360"/>
            <w:outlineLvl w:val="0"/>
          </w:pPr>
        </w:pPrChange>
      </w:pPr>
      <w:ins w:id="8870" w:author="Administrator" w:date="2019-03-03T22:15:00Z">
        <w:r>
          <w:rPr>
            <w:rFonts w:hint="eastAsia"/>
          </w:rPr>
          <w:t>鬼谷玟</w:t>
        </w:r>
      </w:ins>
      <w:ins w:id="8871" w:author="Administrator" w:date="2019-03-03T22:20:00Z">
        <w:r>
          <w:rPr>
            <w:rFonts w:hint="eastAsia"/>
          </w:rPr>
          <w:t>身為</w:t>
        </w:r>
      </w:ins>
      <w:ins w:id="8872" w:author="Administrator" w:date="2019-03-03T22:15:00Z">
        <w:r>
          <w:rPr>
            <w:rFonts w:hint="eastAsia"/>
          </w:rPr>
          <w:t>鬼屍門築基弟子中</w:t>
        </w:r>
      </w:ins>
      <w:ins w:id="8873" w:author="Administrator" w:date="2019-03-03T22:20:00Z">
        <w:r>
          <w:rPr>
            <w:rFonts w:hint="eastAsia"/>
          </w:rPr>
          <w:t>的翹楚之一</w:t>
        </w:r>
      </w:ins>
      <w:ins w:id="8874" w:author="Administrator" w:date="2019-03-03T22:15:00Z">
        <w:r>
          <w:rPr>
            <w:rFonts w:hint="eastAsia"/>
          </w:rPr>
          <w:t>，</w:t>
        </w:r>
      </w:ins>
      <w:ins w:id="8875" w:author="Administrator" w:date="2019-03-03T22:21:00Z">
        <w:r>
          <w:rPr>
            <w:rFonts w:hint="eastAsia"/>
          </w:rPr>
          <w:t>更是</w:t>
        </w:r>
      </w:ins>
      <w:ins w:id="8876" w:author="Administrator" w:date="2019-03-03T22:15:00Z">
        <w:r>
          <w:rPr>
            <w:rFonts w:hint="eastAsia"/>
          </w:rPr>
          <w:t>精通此術</w:t>
        </w:r>
      </w:ins>
      <w:ins w:id="8877" w:author="Administrator" w:date="2019-03-03T22:21:00Z">
        <w:r>
          <w:rPr>
            <w:rFonts w:hint="eastAsia"/>
          </w:rPr>
          <w:t>至極</w:t>
        </w:r>
      </w:ins>
      <w:ins w:id="8878" w:author="Administrator" w:date="2019-03-03T22:15:00Z">
        <w:r>
          <w:rPr>
            <w:rFonts w:hint="eastAsia"/>
          </w:rPr>
          <w:t>，</w:t>
        </w:r>
      </w:ins>
      <w:ins w:id="8879" w:author="Administrator" w:date="2019-03-03T22:16:00Z">
        <w:r>
          <w:rPr>
            <w:rFonts w:hint="eastAsia"/>
          </w:rPr>
          <w:t>因此她對於自己無聲無息佈下的沖靈散效果，有著極大的信心。</w:t>
        </w:r>
      </w:ins>
    </w:p>
    <w:p w:rsidR="000F0075" w:rsidRDefault="00DA5ADC">
      <w:pPr>
        <w:pStyle w:val="12"/>
        <w:spacing w:after="240"/>
        <w:ind w:leftChars="0" w:left="0"/>
        <w:rPr>
          <w:ins w:id="8880" w:author="Administrator" w:date="2019-03-03T22:24:00Z"/>
        </w:rPr>
        <w:pPrChange w:id="8881" w:author="Administrator" w:date="2019-03-03T22:08:00Z">
          <w:pPr>
            <w:pStyle w:val="12"/>
            <w:numPr>
              <w:numId w:val="1"/>
            </w:numPr>
            <w:spacing w:after="240"/>
            <w:ind w:leftChars="0" w:left="360" w:hanging="360"/>
            <w:outlineLvl w:val="0"/>
          </w:pPr>
        </w:pPrChange>
      </w:pPr>
      <w:ins w:id="8882" w:author="Administrator" w:date="2019-03-03T22:16:00Z">
        <w:r>
          <w:rPr>
            <w:rFonts w:hint="eastAsia"/>
          </w:rPr>
          <w:t>在她估計中，</w:t>
        </w:r>
      </w:ins>
      <w:ins w:id="8883" w:author="Administrator" w:date="2019-03-03T22:17:00Z">
        <w:r>
          <w:rPr>
            <w:rFonts w:hint="eastAsia"/>
          </w:rPr>
          <w:t>哪怕是青陽子，</w:t>
        </w:r>
      </w:ins>
      <w:ins w:id="8884" w:author="Administrator" w:date="2019-03-03T22:23:00Z">
        <w:r>
          <w:rPr>
            <w:rFonts w:hint="eastAsia"/>
          </w:rPr>
          <w:t>在</w:t>
        </w:r>
      </w:ins>
      <w:ins w:id="8885" w:author="Administrator" w:date="2019-03-03T22:21:00Z">
        <w:r>
          <w:rPr>
            <w:rFonts w:hint="eastAsia"/>
          </w:rPr>
          <w:t>中了這「毒」</w:t>
        </w:r>
      </w:ins>
      <w:ins w:id="8886" w:author="Administrator" w:date="2019-03-03T22:23:00Z">
        <w:r>
          <w:rPr>
            <w:rFonts w:hint="eastAsia"/>
          </w:rPr>
          <w:t>之後</w:t>
        </w:r>
      </w:ins>
      <w:ins w:id="8887" w:author="Administrator" w:date="2019-03-03T22:21:00Z">
        <w:r>
          <w:rPr>
            <w:rFonts w:hint="eastAsia"/>
          </w:rPr>
          <w:t>，</w:t>
        </w:r>
      </w:ins>
      <w:ins w:id="8888" w:author="Administrator" w:date="2019-03-03T22:17:00Z">
        <w:r>
          <w:rPr>
            <w:rFonts w:hint="eastAsia"/>
          </w:rPr>
          <w:t>想要化解</w:t>
        </w:r>
      </w:ins>
      <w:ins w:id="8889" w:author="Administrator" w:date="2019-03-03T22:23:00Z">
        <w:r>
          <w:rPr>
            <w:rFonts w:hint="eastAsia"/>
          </w:rPr>
          <w:t>最快</w:t>
        </w:r>
      </w:ins>
      <w:ins w:id="8890" w:author="Administrator" w:date="2019-03-03T22:17:00Z">
        <w:r>
          <w:rPr>
            <w:rFonts w:hint="eastAsia"/>
          </w:rPr>
          <w:t>也需要一個時辰以上</w:t>
        </w:r>
      </w:ins>
      <w:ins w:id="8891" w:author="Administrator" w:date="2019-03-03T22:23:00Z">
        <w:r>
          <w:rPr>
            <w:rFonts w:hint="eastAsia"/>
          </w:rPr>
          <w:t>；</w:t>
        </w:r>
      </w:ins>
      <w:ins w:id="8892" w:author="Administrator" w:date="2019-03-03T22:17:00Z">
        <w:r>
          <w:rPr>
            <w:rFonts w:hint="eastAsia"/>
          </w:rPr>
          <w:t>因此只要</w:t>
        </w:r>
      </w:ins>
      <w:ins w:id="8893" w:author="Administrator" w:date="2019-03-03T22:18:00Z">
        <w:r>
          <w:rPr>
            <w:rFonts w:hint="eastAsia"/>
          </w:rPr>
          <w:t>所有人都中了沖靈散，那</w:t>
        </w:r>
      </w:ins>
      <w:ins w:id="8894" w:author="Administrator" w:date="2019-03-03T22:19:00Z">
        <w:r>
          <w:rPr>
            <w:rFonts w:hint="eastAsia"/>
          </w:rPr>
          <w:t>就真的任由她予取予求，生殺大權皆由不得自己了。</w:t>
        </w:r>
      </w:ins>
    </w:p>
    <w:p w:rsidR="000F0075" w:rsidRDefault="00DA5ADC">
      <w:pPr>
        <w:pStyle w:val="12"/>
        <w:spacing w:after="240"/>
        <w:ind w:leftChars="0" w:left="0"/>
        <w:rPr>
          <w:ins w:id="8895" w:author="Administrator" w:date="2019-03-03T22:24:00Z"/>
        </w:rPr>
        <w:pPrChange w:id="8896" w:author="Administrator" w:date="2019-03-03T22:08:00Z">
          <w:pPr>
            <w:pStyle w:val="12"/>
            <w:numPr>
              <w:numId w:val="1"/>
            </w:numPr>
            <w:spacing w:after="240"/>
            <w:ind w:leftChars="0" w:left="360" w:hanging="360"/>
            <w:outlineLvl w:val="0"/>
          </w:pPr>
        </w:pPrChange>
      </w:pPr>
      <w:ins w:id="8897" w:author="Administrator" w:date="2019-03-03T22:24:00Z">
        <w:r>
          <w:rPr>
            <w:rFonts w:hint="eastAsia"/>
          </w:rPr>
          <w:t>可李龍飛偏偏打破她的計算，不但沒事，反而更擺了她一道</w:t>
        </w:r>
      </w:ins>
      <w:ins w:id="8898" w:author="Administrator" w:date="2019-03-03T22:28:00Z">
        <w:r>
          <w:rPr>
            <w:rFonts w:hint="eastAsia"/>
          </w:rPr>
          <w:t>，甚至還</w:t>
        </w:r>
      </w:ins>
      <w:ins w:id="8899" w:author="Administrator" w:date="2019-03-03T22:29:00Z">
        <w:r>
          <w:rPr>
            <w:rFonts w:hint="eastAsia"/>
          </w:rPr>
          <w:t>將她苦心修練的六色毒霧給毀了大半</w:t>
        </w:r>
      </w:ins>
      <w:ins w:id="8900" w:author="Administrator" w:date="2019-03-03T22:24:00Z">
        <w:r>
          <w:rPr>
            <w:rFonts w:hint="eastAsia"/>
          </w:rPr>
          <w:t>。</w:t>
        </w:r>
      </w:ins>
    </w:p>
    <w:p w:rsidR="000F0075" w:rsidRDefault="00DA5ADC">
      <w:pPr>
        <w:pStyle w:val="12"/>
        <w:spacing w:after="240"/>
        <w:ind w:leftChars="0" w:left="0"/>
        <w:rPr>
          <w:ins w:id="8901" w:author="Administrator" w:date="2019-03-03T22:26:00Z"/>
        </w:rPr>
        <w:pPrChange w:id="8902" w:author="Administrator" w:date="2019-03-03T22:08:00Z">
          <w:pPr>
            <w:pStyle w:val="12"/>
            <w:numPr>
              <w:numId w:val="1"/>
            </w:numPr>
            <w:spacing w:after="240"/>
            <w:ind w:leftChars="0" w:left="360" w:hanging="360"/>
            <w:outlineLvl w:val="0"/>
          </w:pPr>
        </w:pPrChange>
      </w:pPr>
      <w:ins w:id="8903" w:author="Administrator" w:date="2019-03-03T22:24:00Z">
        <w:r>
          <w:rPr>
            <w:rFonts w:hint="eastAsia"/>
          </w:rPr>
          <w:t>如果對方是</w:t>
        </w:r>
      </w:ins>
      <w:ins w:id="8904" w:author="Administrator" w:date="2019-03-03T22:25:00Z">
        <w:r>
          <w:rPr>
            <w:rFonts w:hint="eastAsia"/>
          </w:rPr>
          <w:t>兩派弟子中的有名之士就算，偏偏他怎看都只是個赤劍宗派來送死的客卿砲灰，甚至連築基修為都沒有，這</w:t>
        </w:r>
      </w:ins>
      <w:ins w:id="8905" w:author="Administrator" w:date="2019-03-03T22:26:00Z">
        <w:r>
          <w:rPr>
            <w:rFonts w:hint="eastAsia"/>
          </w:rPr>
          <w:t>麼一來，就讓鬼谷玟在氣腦之後，倏地冷靜了下來</w:t>
        </w:r>
      </w:ins>
      <w:ins w:id="8906" w:author="Administrator" w:date="2019-03-03T22:28:00Z">
        <w:r>
          <w:rPr>
            <w:rFonts w:hint="eastAsia"/>
          </w:rPr>
          <w:t>，沒在第一時間追了上去</w:t>
        </w:r>
      </w:ins>
      <w:ins w:id="8907" w:author="Administrator" w:date="2019-03-03T22:26:00Z">
        <w:r>
          <w:rPr>
            <w:rFonts w:hint="eastAsia"/>
          </w:rPr>
          <w:t>。</w:t>
        </w:r>
      </w:ins>
    </w:p>
    <w:p w:rsidR="000F0075" w:rsidRDefault="00DA5ADC">
      <w:pPr>
        <w:pStyle w:val="12"/>
        <w:spacing w:after="240"/>
        <w:ind w:leftChars="0" w:left="0"/>
        <w:rPr>
          <w:ins w:id="8908" w:author="Administrator" w:date="2019-03-03T22:27:00Z"/>
        </w:rPr>
        <w:pPrChange w:id="8909" w:author="Administrator" w:date="2019-03-03T22:08:00Z">
          <w:pPr>
            <w:pStyle w:val="12"/>
            <w:numPr>
              <w:numId w:val="1"/>
            </w:numPr>
            <w:spacing w:after="240"/>
            <w:ind w:leftChars="0" w:left="360" w:hanging="360"/>
            <w:outlineLvl w:val="0"/>
          </w:pPr>
        </w:pPrChange>
      </w:pPr>
      <w:ins w:id="8910" w:author="Administrator" w:date="2019-03-03T22:26:00Z">
        <w:r>
          <w:rPr>
            <w:rFonts w:hint="eastAsia"/>
          </w:rPr>
          <w:t>「難道是我的沖靈散份量下得不夠重？」</w:t>
        </w:r>
      </w:ins>
      <w:ins w:id="8911" w:author="Administrator" w:date="2019-03-03T22:27:00Z">
        <w:r>
          <w:rPr>
            <w:rFonts w:hint="eastAsia"/>
          </w:rPr>
          <w:t>鬼谷玟心中疑惑，靠向腳邊一名刀仙宗的弟子，仔細察看。</w:t>
        </w:r>
      </w:ins>
    </w:p>
    <w:p w:rsidR="000F0075" w:rsidRDefault="00DA5ADC">
      <w:pPr>
        <w:pStyle w:val="12"/>
        <w:spacing w:after="240"/>
        <w:ind w:leftChars="0" w:left="0"/>
        <w:rPr>
          <w:ins w:id="8912" w:author="Administrator" w:date="2019-03-03T22:31:00Z"/>
        </w:rPr>
        <w:pPrChange w:id="8913" w:author="Administrator" w:date="2019-03-03T22:08:00Z">
          <w:pPr>
            <w:pStyle w:val="12"/>
            <w:numPr>
              <w:numId w:val="1"/>
            </w:numPr>
            <w:spacing w:after="240"/>
            <w:ind w:leftChars="0" w:left="360" w:hanging="360"/>
            <w:outlineLvl w:val="0"/>
          </w:pPr>
        </w:pPrChange>
      </w:pPr>
      <w:ins w:id="8914" w:author="Administrator" w:date="2019-03-03T22:27:00Z">
        <w:r>
          <w:rPr>
            <w:rFonts w:hint="eastAsia"/>
          </w:rPr>
          <w:t>那弟子</w:t>
        </w:r>
      </w:ins>
      <w:ins w:id="8915" w:author="Administrator" w:date="2019-03-03T22:28:00Z">
        <w:r>
          <w:rPr>
            <w:rFonts w:hint="eastAsia"/>
          </w:rPr>
          <w:t>修為普普，中毒之後本就努力壓制自己</w:t>
        </w:r>
      </w:ins>
      <w:ins w:id="8916" w:author="Administrator" w:date="2019-03-03T22:29:00Z">
        <w:r>
          <w:rPr>
            <w:rFonts w:hint="eastAsia"/>
          </w:rPr>
          <w:t>體內的靈氣亂流，此刻見到鬼谷玟這女魔頭看向自己，</w:t>
        </w:r>
      </w:ins>
      <w:ins w:id="8917" w:author="Administrator" w:date="2019-03-03T22:30:00Z">
        <w:r>
          <w:rPr>
            <w:rFonts w:hint="eastAsia"/>
          </w:rPr>
          <w:t>以為是要對自己下毒手，</w:t>
        </w:r>
      </w:ins>
      <w:ins w:id="8918" w:author="Administrator" w:date="2019-03-03T22:29:00Z">
        <w:r>
          <w:rPr>
            <w:rFonts w:hint="eastAsia"/>
          </w:rPr>
          <w:t>嚇得是</w:t>
        </w:r>
      </w:ins>
      <w:ins w:id="8919" w:author="Administrator" w:date="2019-03-03T22:30:00Z">
        <w:r>
          <w:rPr>
            <w:rFonts w:hint="eastAsia"/>
          </w:rPr>
          <w:t>魂不</w:t>
        </w:r>
      </w:ins>
      <w:ins w:id="8920" w:author="Administrator" w:date="2019-03-03T22:31:00Z">
        <w:r>
          <w:rPr>
            <w:rFonts w:hint="eastAsia"/>
          </w:rPr>
          <w:t>附體，連忙想開口求饒。</w:t>
        </w:r>
      </w:ins>
    </w:p>
    <w:p w:rsidR="000F0075" w:rsidRDefault="00DA5ADC">
      <w:pPr>
        <w:pStyle w:val="12"/>
        <w:spacing w:after="240"/>
        <w:ind w:leftChars="0" w:left="0"/>
        <w:rPr>
          <w:ins w:id="8921" w:author="Administrator" w:date="2019-03-03T22:31:00Z"/>
        </w:rPr>
        <w:pPrChange w:id="8922" w:author="Administrator" w:date="2019-03-03T22:08:00Z">
          <w:pPr>
            <w:pStyle w:val="12"/>
            <w:numPr>
              <w:numId w:val="1"/>
            </w:numPr>
            <w:spacing w:after="240"/>
            <w:ind w:leftChars="0" w:left="360" w:hanging="360"/>
            <w:outlineLvl w:val="0"/>
          </w:pPr>
        </w:pPrChange>
      </w:pPr>
      <w:ins w:id="8923" w:author="Administrator" w:date="2019-03-03T22:31:00Z">
        <w:r>
          <w:rPr>
            <w:rFonts w:hint="eastAsia"/>
          </w:rPr>
          <w:t>這麼一開口，體內靈氣反倒失去控制，再也壓抑不了</w:t>
        </w:r>
      </w:ins>
      <w:ins w:id="8924" w:author="Administrator" w:date="2019-03-04T21:54:00Z">
        <w:r w:rsidR="0039095E">
          <w:rPr>
            <w:rFonts w:hint="eastAsia"/>
          </w:rPr>
          <w:t>，</w:t>
        </w:r>
      </w:ins>
      <w:ins w:id="8925" w:author="Administrator" w:date="2019-03-03T22:31:00Z">
        <w:r w:rsidR="0039095E">
          <w:rPr>
            <w:rFonts w:hint="eastAsia"/>
          </w:rPr>
          <w:t>噫</w:t>
        </w:r>
        <w:r>
          <w:rPr>
            <w:rFonts w:hint="eastAsia"/>
          </w:rPr>
          <w:t>一聲，兩眼一翻，暈了過去。</w:t>
        </w:r>
      </w:ins>
    </w:p>
    <w:p w:rsidR="000F0075" w:rsidRDefault="00DA5ADC">
      <w:pPr>
        <w:pStyle w:val="12"/>
        <w:spacing w:after="240"/>
        <w:ind w:leftChars="0" w:left="0"/>
        <w:rPr>
          <w:ins w:id="8926" w:author="Administrator" w:date="2019-03-03T22:33:00Z"/>
        </w:rPr>
        <w:pPrChange w:id="8927" w:author="Administrator" w:date="2019-03-03T22:08:00Z">
          <w:pPr>
            <w:pStyle w:val="12"/>
            <w:numPr>
              <w:numId w:val="1"/>
            </w:numPr>
            <w:spacing w:after="240"/>
            <w:ind w:leftChars="0" w:left="360" w:hanging="360"/>
            <w:outlineLvl w:val="0"/>
          </w:pPr>
        </w:pPrChange>
      </w:pPr>
      <w:ins w:id="8928" w:author="Administrator" w:date="2019-03-03T22:31:00Z">
        <w:r>
          <w:rPr>
            <w:rFonts w:hint="eastAsia"/>
          </w:rPr>
          <w:t>鬼</w:t>
        </w:r>
      </w:ins>
      <w:ins w:id="8929" w:author="Administrator" w:date="2019-03-03T22:32:00Z">
        <w:r>
          <w:rPr>
            <w:rFonts w:hint="eastAsia"/>
          </w:rPr>
          <w:t>谷玟哼了一聲，又看向另一名赤劍宗的弟子，後者同樣也是驚得差點走火入魔，她這才站起身來，皺起眉來</w:t>
        </w:r>
      </w:ins>
      <w:ins w:id="8930" w:author="Administrator" w:date="2019-03-03T22:33:00Z">
        <w:r>
          <w:rPr>
            <w:rFonts w:hint="eastAsia"/>
          </w:rPr>
          <w:t>低頭沉思。</w:t>
        </w:r>
      </w:ins>
    </w:p>
    <w:p w:rsidR="000F0075" w:rsidRDefault="00DA5ADC">
      <w:pPr>
        <w:pStyle w:val="12"/>
        <w:spacing w:after="240"/>
        <w:ind w:leftChars="0" w:left="0"/>
        <w:rPr>
          <w:ins w:id="8931" w:author="Administrator" w:date="2019-03-03T22:35:00Z"/>
        </w:rPr>
        <w:pPrChange w:id="8932" w:author="Administrator" w:date="2019-03-03T22:08:00Z">
          <w:pPr>
            <w:pStyle w:val="12"/>
            <w:numPr>
              <w:numId w:val="1"/>
            </w:numPr>
            <w:spacing w:after="240"/>
            <w:ind w:leftChars="0" w:left="360" w:hanging="360"/>
            <w:outlineLvl w:val="0"/>
          </w:pPr>
        </w:pPrChange>
      </w:pPr>
      <w:ins w:id="8933" w:author="Administrator" w:date="2019-03-03T22:33:00Z">
        <w:r>
          <w:rPr>
            <w:rFonts w:hint="eastAsia"/>
          </w:rPr>
          <w:t>「看起來這些人都的確中了沖靈散，而我下的份量</w:t>
        </w:r>
      </w:ins>
      <w:ins w:id="8934" w:author="Administrator" w:date="2019-03-03T22:34:00Z">
        <w:r>
          <w:rPr>
            <w:rFonts w:hint="eastAsia"/>
          </w:rPr>
          <w:t>也的確沒有問題，那麼，除非那小子是自己體內靈氣不足，否則，只能說</w:t>
        </w:r>
      </w:ins>
      <w:ins w:id="8935" w:author="Administrator" w:date="2019-03-03T22:35:00Z">
        <w:r>
          <w:rPr>
            <w:rFonts w:hint="eastAsia"/>
          </w:rPr>
          <w:t>當時他運氣好，正好都沒吸入沖靈散了。」</w:t>
        </w:r>
      </w:ins>
    </w:p>
    <w:p w:rsidR="000F0075" w:rsidRDefault="00DA5ADC">
      <w:pPr>
        <w:pStyle w:val="12"/>
        <w:spacing w:after="240"/>
        <w:ind w:leftChars="0" w:left="0"/>
        <w:rPr>
          <w:ins w:id="8936" w:author="Administrator" w:date="2019-03-03T23:35:00Z"/>
        </w:rPr>
        <w:pPrChange w:id="8937" w:author="Administrator" w:date="2019-03-03T22:08:00Z">
          <w:pPr>
            <w:pStyle w:val="12"/>
            <w:numPr>
              <w:numId w:val="1"/>
            </w:numPr>
            <w:spacing w:after="240"/>
            <w:ind w:leftChars="0" w:left="360" w:hanging="360"/>
            <w:outlineLvl w:val="0"/>
          </w:pPr>
        </w:pPrChange>
      </w:pPr>
      <w:ins w:id="8938" w:author="Administrator" w:date="2019-03-03T22:35:00Z">
        <w:r>
          <w:rPr>
            <w:rFonts w:hint="eastAsia"/>
          </w:rPr>
          <w:t>她卻不知，李龍飛體內靈氣跟她想的恰恰好相</w:t>
        </w:r>
        <w:r w:rsidR="003E5A8E">
          <w:rPr>
            <w:rFonts w:hint="eastAsia"/>
          </w:rPr>
          <w:t>反</w:t>
        </w:r>
      </w:ins>
      <w:ins w:id="8939" w:author="Administrator" w:date="2019-03-03T23:35:00Z">
        <w:r w:rsidR="003E5A8E">
          <w:rPr>
            <w:rFonts w:hint="eastAsia"/>
          </w:rPr>
          <w:t>。</w:t>
        </w:r>
      </w:ins>
    </w:p>
    <w:p w:rsidR="000F0075" w:rsidRDefault="00DA5ADC">
      <w:pPr>
        <w:pStyle w:val="12"/>
        <w:spacing w:after="240"/>
        <w:ind w:leftChars="0" w:left="0"/>
        <w:rPr>
          <w:ins w:id="8940" w:author="Administrator" w:date="2019-03-03T22:36:00Z"/>
        </w:rPr>
        <w:pPrChange w:id="8941" w:author="Administrator" w:date="2019-03-03T22:08:00Z">
          <w:pPr>
            <w:pStyle w:val="12"/>
            <w:numPr>
              <w:numId w:val="1"/>
            </w:numPr>
            <w:spacing w:after="240"/>
            <w:ind w:leftChars="0" w:left="360" w:hanging="360"/>
            <w:outlineLvl w:val="0"/>
          </w:pPr>
        </w:pPrChange>
      </w:pPr>
      <w:ins w:id="8942" w:author="Administrator" w:date="2019-03-03T22:35:00Z">
        <w:r>
          <w:rPr>
            <w:rFonts w:hint="eastAsia"/>
          </w:rPr>
          <w:t>他體內的靈氣量</w:t>
        </w:r>
      </w:ins>
      <w:ins w:id="8943" w:author="Administrator" w:date="2019-03-03T22:36:00Z">
        <w:r>
          <w:rPr>
            <w:rFonts w:hint="eastAsia"/>
          </w:rPr>
          <w:t>非旦不是不足，反而比旁人多了不止十倍有之。</w:t>
        </w:r>
      </w:ins>
    </w:p>
    <w:p w:rsidR="000F0075" w:rsidRDefault="00DA5ADC">
      <w:pPr>
        <w:pStyle w:val="12"/>
        <w:spacing w:after="240"/>
        <w:ind w:leftChars="0" w:left="0"/>
        <w:rPr>
          <w:ins w:id="8944" w:author="Administrator" w:date="2019-03-03T22:39:00Z"/>
        </w:rPr>
        <w:pPrChange w:id="8945" w:author="Administrator" w:date="2019-03-03T22:08:00Z">
          <w:pPr>
            <w:pStyle w:val="12"/>
            <w:numPr>
              <w:numId w:val="1"/>
            </w:numPr>
            <w:spacing w:after="240"/>
            <w:ind w:leftChars="0" w:left="360" w:hanging="360"/>
            <w:outlineLvl w:val="0"/>
          </w:pPr>
        </w:pPrChange>
      </w:pPr>
      <w:ins w:id="8946" w:author="Administrator" w:date="2019-03-03T22:36:00Z">
        <w:r>
          <w:rPr>
            <w:rFonts w:hint="eastAsia"/>
          </w:rPr>
          <w:t>而且那些靈氣，不</w:t>
        </w:r>
      </w:ins>
      <w:ins w:id="8947" w:author="Administrator" w:date="2019-03-03T22:49:00Z">
        <w:r w:rsidR="003E5A8E">
          <w:rPr>
            <w:rFonts w:hint="eastAsia"/>
          </w:rPr>
          <w:t>單只</w:t>
        </w:r>
      </w:ins>
      <w:ins w:id="8948" w:author="Administrator" w:date="2019-03-03T23:35:00Z">
        <w:r w:rsidR="003E5A8E">
          <w:rPr>
            <w:rFonts w:hint="eastAsia"/>
          </w:rPr>
          <w:t>是凝聚在</w:t>
        </w:r>
      </w:ins>
      <w:ins w:id="8949" w:author="Administrator" w:date="2019-03-03T22:36:00Z">
        <w:r>
          <w:rPr>
            <w:rFonts w:hint="eastAsia"/>
          </w:rPr>
          <w:t>丹海，還</w:t>
        </w:r>
      </w:ins>
      <w:ins w:id="8950" w:author="Administrator" w:date="2019-03-03T22:37:00Z">
        <w:r>
          <w:rPr>
            <w:rFonts w:hint="eastAsia"/>
          </w:rPr>
          <w:t>徜徉在全身四肢的</w:t>
        </w:r>
      </w:ins>
      <w:ins w:id="8951" w:author="Administrator" w:date="2019-03-03T22:38:00Z">
        <w:r>
          <w:rPr>
            <w:rFonts w:hint="eastAsia"/>
          </w:rPr>
          <w:t>一百</w:t>
        </w:r>
      </w:ins>
      <w:ins w:id="8952" w:author="Administrator" w:date="2019-03-03T22:39:00Z">
        <w:r>
          <w:rPr>
            <w:rFonts w:hint="eastAsia"/>
          </w:rPr>
          <w:t>零八條靈脈之中</w:t>
        </w:r>
      </w:ins>
      <w:ins w:id="8953" w:author="Administrator" w:date="2019-03-03T22:50:00Z">
        <w:r w:rsidR="003E5A8E">
          <w:rPr>
            <w:rFonts w:hint="eastAsia"/>
          </w:rPr>
          <w:t>，可說是極為</w:t>
        </w:r>
      </w:ins>
      <w:ins w:id="8954" w:author="Administrator" w:date="2019-03-03T23:36:00Z">
        <w:r w:rsidR="003E5A8E">
          <w:rPr>
            <w:rFonts w:hint="eastAsia"/>
          </w:rPr>
          <w:t>寬廣，有容乃大</w:t>
        </w:r>
      </w:ins>
      <w:ins w:id="8955" w:author="Administrator" w:date="2019-03-03T22:39:00Z">
        <w:r>
          <w:rPr>
            <w:rFonts w:hint="eastAsia"/>
          </w:rPr>
          <w:t>。</w:t>
        </w:r>
      </w:ins>
    </w:p>
    <w:p w:rsidR="000F0075" w:rsidRDefault="003E5A8E">
      <w:pPr>
        <w:pStyle w:val="12"/>
        <w:spacing w:after="240"/>
        <w:ind w:leftChars="0" w:left="0"/>
        <w:rPr>
          <w:ins w:id="8956" w:author="Administrator" w:date="2019-03-03T22:54:00Z"/>
        </w:rPr>
        <w:pPrChange w:id="8957" w:author="Administrator" w:date="2019-03-03T22:08:00Z">
          <w:pPr>
            <w:pStyle w:val="12"/>
            <w:numPr>
              <w:numId w:val="1"/>
            </w:numPr>
            <w:spacing w:after="240"/>
            <w:ind w:leftChars="0" w:left="360" w:hanging="360"/>
            <w:outlineLvl w:val="0"/>
          </w:pPr>
        </w:pPrChange>
      </w:pPr>
      <w:ins w:id="8958" w:author="Administrator" w:date="2019-03-03T22:52:00Z">
        <w:r>
          <w:rPr>
            <w:rFonts w:hint="eastAsia"/>
          </w:rPr>
          <w:t>因此</w:t>
        </w:r>
      </w:ins>
      <w:ins w:id="8959" w:author="Administrator" w:date="2019-03-03T23:36:00Z">
        <w:r>
          <w:rPr>
            <w:rFonts w:hint="eastAsia"/>
          </w:rPr>
          <w:t>當</w:t>
        </w:r>
      </w:ins>
      <w:ins w:id="8960" w:author="Administrator" w:date="2019-03-03T22:40:00Z">
        <w:r w:rsidR="00DA5ADC">
          <w:rPr>
            <w:rFonts w:hint="eastAsia"/>
          </w:rPr>
          <w:t>沖靈散</w:t>
        </w:r>
      </w:ins>
      <w:ins w:id="8961" w:author="Administrator" w:date="2019-03-03T22:50:00Z">
        <w:r>
          <w:rPr>
            <w:rFonts w:hint="eastAsia"/>
          </w:rPr>
          <w:t>被李龍飛吸入之後，</w:t>
        </w:r>
      </w:ins>
      <w:ins w:id="8962" w:author="Administrator" w:date="2019-03-03T22:40:00Z">
        <w:r w:rsidR="00DA5ADC">
          <w:rPr>
            <w:rFonts w:hint="eastAsia"/>
          </w:rPr>
          <w:t>雖</w:t>
        </w:r>
      </w:ins>
      <w:ins w:id="8963" w:author="Administrator" w:date="2019-03-03T22:50:00Z">
        <w:r>
          <w:rPr>
            <w:rFonts w:hint="eastAsia"/>
          </w:rPr>
          <w:t>短暫地掀起了</w:t>
        </w:r>
      </w:ins>
      <w:ins w:id="8964" w:author="Administrator" w:date="2019-03-03T22:51:00Z">
        <w:r>
          <w:rPr>
            <w:rFonts w:hint="eastAsia"/>
          </w:rPr>
          <w:t>丹海之中的靈氣波動，</w:t>
        </w:r>
      </w:ins>
      <w:ins w:id="8965" w:author="Administrator" w:date="2019-03-03T22:52:00Z">
        <w:r>
          <w:rPr>
            <w:rFonts w:hint="eastAsia"/>
          </w:rPr>
          <w:t>但很快</w:t>
        </w:r>
        <w:r>
          <w:rPr>
            <w:rFonts w:hint="eastAsia"/>
          </w:rPr>
          <w:lastRenderedPageBreak/>
          <w:t>的便被</w:t>
        </w:r>
      </w:ins>
      <w:ins w:id="8966" w:author="Administrator" w:date="2019-03-03T22:54:00Z">
        <w:r>
          <w:rPr>
            <w:rFonts w:hint="eastAsia"/>
          </w:rPr>
          <w:t>四肢百骸的靈脈給分散開來。</w:t>
        </w:r>
      </w:ins>
    </w:p>
    <w:p w:rsidR="000F0075" w:rsidRDefault="003E5A8E">
      <w:pPr>
        <w:pStyle w:val="12"/>
        <w:spacing w:after="240"/>
        <w:ind w:leftChars="0" w:left="0"/>
        <w:rPr>
          <w:ins w:id="8967" w:author="Administrator" w:date="2019-03-03T23:29:00Z"/>
        </w:rPr>
        <w:pPrChange w:id="8968" w:author="Administrator" w:date="2019-03-03T22:08:00Z">
          <w:pPr>
            <w:pStyle w:val="12"/>
            <w:numPr>
              <w:numId w:val="1"/>
            </w:numPr>
            <w:spacing w:after="240"/>
            <w:ind w:leftChars="0" w:left="360" w:hanging="360"/>
            <w:outlineLvl w:val="0"/>
          </w:pPr>
        </w:pPrChange>
      </w:pPr>
      <w:ins w:id="8969" w:author="Administrator" w:date="2019-03-03T22:54:00Z">
        <w:r>
          <w:rPr>
            <w:rFonts w:hint="eastAsia"/>
          </w:rPr>
          <w:t>至於</w:t>
        </w:r>
      </w:ins>
      <w:ins w:id="8970" w:author="Administrator" w:date="2019-03-03T23:30:00Z">
        <w:r>
          <w:rPr>
            <w:rFonts w:hint="eastAsia"/>
          </w:rPr>
          <w:t>滋補血氣，引起</w:t>
        </w:r>
      </w:ins>
      <w:ins w:id="8971" w:author="Administrator" w:date="2019-03-03T22:54:00Z">
        <w:r>
          <w:rPr>
            <w:rFonts w:hint="eastAsia"/>
          </w:rPr>
          <w:t>氣血</w:t>
        </w:r>
      </w:ins>
      <w:ins w:id="8972" w:author="Administrator" w:date="2019-03-03T22:55:00Z">
        <w:r>
          <w:rPr>
            <w:rFonts w:hint="eastAsia"/>
          </w:rPr>
          <w:t>翻騰</w:t>
        </w:r>
      </w:ins>
      <w:ins w:id="8973" w:author="Administrator" w:date="2019-03-03T23:29:00Z">
        <w:r>
          <w:rPr>
            <w:rFonts w:hint="eastAsia"/>
          </w:rPr>
          <w:t>，</w:t>
        </w:r>
      </w:ins>
      <w:ins w:id="8974" w:author="Administrator" w:date="2019-03-03T22:56:00Z">
        <w:r>
          <w:rPr>
            <w:rFonts w:hint="eastAsia"/>
          </w:rPr>
          <w:t>那更是班門弄斧</w:t>
        </w:r>
      </w:ins>
      <w:ins w:id="8975" w:author="Administrator" w:date="2019-03-03T23:29:00Z">
        <w:r>
          <w:rPr>
            <w:rFonts w:hint="eastAsia"/>
          </w:rPr>
          <w:t>。</w:t>
        </w:r>
      </w:ins>
    </w:p>
    <w:p w:rsidR="000F0075" w:rsidRDefault="003E5A8E">
      <w:pPr>
        <w:pStyle w:val="12"/>
        <w:spacing w:after="240"/>
        <w:ind w:leftChars="0" w:left="0"/>
        <w:rPr>
          <w:ins w:id="8976" w:author="Administrator" w:date="2019-03-03T23:34:00Z"/>
        </w:rPr>
        <w:pPrChange w:id="8977" w:author="Administrator" w:date="2019-03-03T22:08:00Z">
          <w:pPr>
            <w:pStyle w:val="12"/>
            <w:numPr>
              <w:numId w:val="1"/>
            </w:numPr>
            <w:spacing w:after="240"/>
            <w:ind w:leftChars="0" w:left="360" w:hanging="360"/>
            <w:outlineLvl w:val="0"/>
          </w:pPr>
        </w:pPrChange>
      </w:pPr>
      <w:ins w:id="8978" w:author="Administrator" w:date="2019-03-03T23:26:00Z">
        <w:r>
          <w:rPr>
            <w:rFonts w:hint="eastAsia"/>
          </w:rPr>
          <w:t>李龍飛此時的肉身，比他的修為還要高出</w:t>
        </w:r>
      </w:ins>
      <w:ins w:id="8979" w:author="Administrator" w:date="2019-03-03T23:33:00Z">
        <w:r>
          <w:rPr>
            <w:rFonts w:hint="eastAsia"/>
          </w:rPr>
          <w:t>一</w:t>
        </w:r>
      </w:ins>
      <w:ins w:id="8980" w:author="Administrator" w:date="2019-03-03T23:26:00Z">
        <w:r>
          <w:rPr>
            <w:rFonts w:hint="eastAsia"/>
          </w:rPr>
          <w:t>截，即使是普通</w:t>
        </w:r>
      </w:ins>
      <w:ins w:id="8981" w:author="Administrator" w:date="2019-03-03T23:27:00Z">
        <w:r>
          <w:rPr>
            <w:rFonts w:hint="eastAsia"/>
          </w:rPr>
          <w:t>築基修士也未必敵得過，區區沖靈散引起的血氣</w:t>
        </w:r>
      </w:ins>
      <w:ins w:id="8982" w:author="Administrator" w:date="2019-03-03T23:28:00Z">
        <w:r>
          <w:rPr>
            <w:rFonts w:hint="eastAsia"/>
          </w:rPr>
          <w:t>騷動，跟本不足以讓</w:t>
        </w:r>
      </w:ins>
      <w:ins w:id="8983" w:author="Administrator" w:date="2019-03-03T23:29:00Z">
        <w:r>
          <w:rPr>
            <w:rFonts w:hint="eastAsia"/>
          </w:rPr>
          <w:t>他</w:t>
        </w:r>
      </w:ins>
      <w:ins w:id="8984" w:author="Administrator" w:date="2019-03-03T23:33:00Z">
        <w:r>
          <w:rPr>
            <w:rFonts w:hint="eastAsia"/>
          </w:rPr>
          <w:t>行動不</w:t>
        </w:r>
      </w:ins>
      <w:ins w:id="8985" w:author="Administrator" w:date="2019-03-03T23:34:00Z">
        <w:r>
          <w:rPr>
            <w:rFonts w:hint="eastAsia"/>
          </w:rPr>
          <w:t>能。</w:t>
        </w:r>
      </w:ins>
    </w:p>
    <w:p w:rsidR="000F0075" w:rsidRDefault="003E5A8E">
      <w:pPr>
        <w:pStyle w:val="12"/>
        <w:spacing w:after="240"/>
        <w:ind w:leftChars="0" w:left="0"/>
        <w:rPr>
          <w:ins w:id="8986" w:author="Administrator" w:date="2019-03-03T23:38:00Z"/>
        </w:rPr>
        <w:pPrChange w:id="8987" w:author="Administrator" w:date="2019-03-03T22:08:00Z">
          <w:pPr>
            <w:pStyle w:val="12"/>
            <w:numPr>
              <w:numId w:val="1"/>
            </w:numPr>
            <w:spacing w:after="240"/>
            <w:ind w:leftChars="0" w:left="360" w:hanging="360"/>
            <w:outlineLvl w:val="0"/>
          </w:pPr>
        </w:pPrChange>
      </w:pPr>
      <w:ins w:id="8988" w:author="Administrator" w:date="2019-03-03T23:34:00Z">
        <w:r>
          <w:rPr>
            <w:rFonts w:hint="eastAsia"/>
          </w:rPr>
          <w:t>相反的，沖靈散</w:t>
        </w:r>
      </w:ins>
      <w:ins w:id="8989" w:author="Administrator" w:date="2019-03-03T23:35:00Z">
        <w:r>
          <w:rPr>
            <w:rFonts w:hint="eastAsia"/>
          </w:rPr>
          <w:t>不但</w:t>
        </w:r>
      </w:ins>
      <w:ins w:id="8990" w:author="Administrator" w:date="2019-03-03T23:36:00Z">
        <w:r>
          <w:rPr>
            <w:rFonts w:hint="eastAsia"/>
          </w:rPr>
          <w:t>沒能對李龍飛造成傷害，還</w:t>
        </w:r>
      </w:ins>
      <w:ins w:id="8991" w:author="Administrator" w:date="2019-03-03T23:37:00Z">
        <w:r>
          <w:rPr>
            <w:rFonts w:hint="eastAsia"/>
          </w:rPr>
          <w:t>隱隱地讓他修為再次突破一些，只差少許，就能肉身築基，甚至修為也跟</w:t>
        </w:r>
      </w:ins>
      <w:ins w:id="8992" w:author="Administrator" w:date="2019-03-03T23:38:00Z">
        <w:r>
          <w:rPr>
            <w:rFonts w:hint="eastAsia"/>
          </w:rPr>
          <w:t>著築基。</w:t>
        </w:r>
      </w:ins>
    </w:p>
    <w:p w:rsidR="000F0075" w:rsidRDefault="003E5A8E">
      <w:pPr>
        <w:pStyle w:val="12"/>
        <w:spacing w:after="240"/>
        <w:ind w:leftChars="0" w:left="0"/>
        <w:rPr>
          <w:ins w:id="8993" w:author="Administrator" w:date="2019-03-03T23:39:00Z"/>
        </w:rPr>
        <w:pPrChange w:id="8994" w:author="Administrator" w:date="2019-03-03T22:08:00Z">
          <w:pPr>
            <w:pStyle w:val="12"/>
            <w:numPr>
              <w:numId w:val="1"/>
            </w:numPr>
            <w:spacing w:after="240"/>
            <w:ind w:leftChars="0" w:left="360" w:hanging="360"/>
            <w:outlineLvl w:val="0"/>
          </w:pPr>
        </w:pPrChange>
      </w:pPr>
      <w:ins w:id="8995" w:author="Administrator" w:date="2019-03-03T23:38:00Z">
        <w:r>
          <w:rPr>
            <w:rFonts w:hint="eastAsia"/>
          </w:rPr>
          <w:t>這一切，鬼谷玟並不知曉，她斷定那小子定是走了天大的狗運，加上</w:t>
        </w:r>
      </w:ins>
      <w:ins w:id="8996" w:author="Administrator" w:date="2019-03-03T23:39:00Z">
        <w:r>
          <w:rPr>
            <w:rFonts w:hint="eastAsia"/>
          </w:rPr>
          <w:t>自己沒事先查探，這才讓他有機可趁。</w:t>
        </w:r>
      </w:ins>
    </w:p>
    <w:p w:rsidR="000F0075" w:rsidRDefault="003E5A8E">
      <w:pPr>
        <w:pStyle w:val="12"/>
        <w:spacing w:after="240"/>
        <w:ind w:leftChars="0" w:left="0"/>
        <w:rPr>
          <w:ins w:id="8997" w:author="Administrator" w:date="2019-03-03T23:43:00Z"/>
        </w:rPr>
        <w:pPrChange w:id="8998" w:author="Administrator" w:date="2019-03-03T22:08:00Z">
          <w:pPr>
            <w:pStyle w:val="12"/>
            <w:numPr>
              <w:numId w:val="1"/>
            </w:numPr>
            <w:spacing w:after="240"/>
            <w:ind w:leftChars="0" w:left="360" w:hanging="360"/>
            <w:outlineLvl w:val="0"/>
          </w:pPr>
        </w:pPrChange>
      </w:pPr>
      <w:ins w:id="8999" w:author="Administrator" w:date="2019-03-03T23:39:00Z">
        <w:r>
          <w:rPr>
            <w:rFonts w:hint="eastAsia"/>
          </w:rPr>
          <w:t>有了這個教訓，鬼谷玟冷哼一聲，在追李龍飛之前，她</w:t>
        </w:r>
      </w:ins>
      <w:ins w:id="9000" w:author="Administrator" w:date="2019-03-03T23:41:00Z">
        <w:r>
          <w:rPr>
            <w:rFonts w:hint="eastAsia"/>
          </w:rPr>
          <w:t>特地又花了些時間，將眾人一一綁起，並撒下軟筋散，確認</w:t>
        </w:r>
      </w:ins>
      <w:ins w:id="9001" w:author="Administrator" w:date="2019-03-03T23:42:00Z">
        <w:r>
          <w:rPr>
            <w:rFonts w:hint="eastAsia"/>
          </w:rPr>
          <w:t>他們就算沖靈散藥效過後，也無法逃離，這才帶著女屍，起身前往李龍飛逃</w:t>
        </w:r>
      </w:ins>
      <w:ins w:id="9002" w:author="Administrator" w:date="2019-03-03T23:43:00Z">
        <w:r>
          <w:rPr>
            <w:rFonts w:hint="eastAsia"/>
          </w:rPr>
          <w:t>離的方向追去。</w:t>
        </w:r>
      </w:ins>
    </w:p>
    <w:p w:rsidR="000F0075" w:rsidRDefault="002D02D8">
      <w:pPr>
        <w:pStyle w:val="12"/>
        <w:spacing w:after="240"/>
        <w:ind w:leftChars="0" w:left="0"/>
        <w:rPr>
          <w:ins w:id="9003" w:author="Administrator" w:date="2019-03-03T23:52:00Z"/>
        </w:rPr>
        <w:pPrChange w:id="9004" w:author="Administrator" w:date="2019-03-03T22:08:00Z">
          <w:pPr>
            <w:pStyle w:val="12"/>
            <w:numPr>
              <w:numId w:val="1"/>
            </w:numPr>
            <w:spacing w:after="240"/>
            <w:ind w:leftChars="0" w:left="360" w:hanging="360"/>
            <w:outlineLvl w:val="0"/>
          </w:pPr>
        </w:pPrChange>
      </w:pPr>
      <w:ins w:id="9005" w:author="Administrator" w:date="2019-03-03T23:48:00Z">
        <w:r>
          <w:rPr>
            <w:rFonts w:hint="eastAsia"/>
          </w:rPr>
          <w:t>再說李龍飛握著木</w:t>
        </w:r>
      </w:ins>
      <w:ins w:id="9006" w:author="Administrator" w:date="2019-03-03T23:49:00Z">
        <w:r>
          <w:rPr>
            <w:rFonts w:hint="eastAsia"/>
          </w:rPr>
          <w:t>癸寶劍，半飛行地衝出了</w:t>
        </w:r>
      </w:ins>
      <w:ins w:id="9007" w:author="Administrator" w:date="2019-03-03T23:51:00Z">
        <w:r>
          <w:rPr>
            <w:rFonts w:hint="eastAsia"/>
          </w:rPr>
          <w:t>裂縫</w:t>
        </w:r>
      </w:ins>
      <w:ins w:id="9008" w:author="Administrator" w:date="2019-03-03T23:49:00Z">
        <w:r>
          <w:rPr>
            <w:rFonts w:hint="eastAsia"/>
          </w:rPr>
          <w:t>口</w:t>
        </w:r>
      </w:ins>
      <w:ins w:id="9009" w:author="Administrator" w:date="2019-03-03T23:51:00Z">
        <w:r>
          <w:rPr>
            <w:rFonts w:hint="eastAsia"/>
          </w:rPr>
          <w:t>外，</w:t>
        </w:r>
      </w:ins>
      <w:ins w:id="9010" w:author="Administrator" w:date="2019-03-03T23:52:00Z">
        <w:r>
          <w:rPr>
            <w:rFonts w:hint="eastAsia"/>
          </w:rPr>
          <w:t>隨即選定了個方向，踏劍而行。</w:t>
        </w:r>
      </w:ins>
    </w:p>
    <w:p w:rsidR="000F0075" w:rsidRDefault="002D02D8">
      <w:pPr>
        <w:pStyle w:val="12"/>
        <w:spacing w:after="240"/>
        <w:ind w:leftChars="0" w:left="0"/>
        <w:rPr>
          <w:ins w:id="9011" w:author="Administrator" w:date="2019-03-03T23:53:00Z"/>
        </w:rPr>
        <w:pPrChange w:id="9012" w:author="Administrator" w:date="2019-03-03T22:08:00Z">
          <w:pPr>
            <w:pStyle w:val="12"/>
            <w:numPr>
              <w:numId w:val="1"/>
            </w:numPr>
            <w:spacing w:after="240"/>
            <w:ind w:leftChars="0" w:left="360" w:hanging="360"/>
            <w:outlineLvl w:val="0"/>
          </w:pPr>
        </w:pPrChange>
      </w:pPr>
      <w:ins w:id="9013" w:author="Administrator" w:date="2019-03-03T23:52:00Z">
        <w:r>
          <w:rPr>
            <w:rFonts w:hint="eastAsia"/>
          </w:rPr>
          <w:t>他雖憑著機智，擺了鬼谷玟一道，但也</w:t>
        </w:r>
      </w:ins>
      <w:ins w:id="9014" w:author="Administrator" w:date="2019-03-03T23:53:00Z">
        <w:r>
          <w:rPr>
            <w:rFonts w:hint="eastAsia"/>
          </w:rPr>
          <w:t>沒把握逃得了多遠。</w:t>
        </w:r>
      </w:ins>
    </w:p>
    <w:p w:rsidR="000F0075" w:rsidRDefault="002D02D8">
      <w:pPr>
        <w:pStyle w:val="12"/>
        <w:spacing w:after="240"/>
        <w:ind w:leftChars="0" w:left="0"/>
        <w:rPr>
          <w:ins w:id="9015" w:author="Administrator" w:date="2019-03-03T23:53:00Z"/>
        </w:rPr>
        <w:pPrChange w:id="9016" w:author="Administrator" w:date="2019-03-03T22:08:00Z">
          <w:pPr>
            <w:pStyle w:val="12"/>
            <w:numPr>
              <w:numId w:val="1"/>
            </w:numPr>
            <w:spacing w:after="240"/>
            <w:ind w:leftChars="0" w:left="360" w:hanging="360"/>
            <w:outlineLvl w:val="0"/>
          </w:pPr>
        </w:pPrChange>
      </w:pPr>
      <w:ins w:id="9017" w:author="Administrator" w:date="2019-03-03T23:53:00Z">
        <w:r>
          <w:rPr>
            <w:rFonts w:hint="eastAsia"/>
          </w:rPr>
          <w:t>而且就算真的有辦法逃，他也不能跑得太快；原因無它，他得引鬼谷玟追過來阿！</w:t>
        </w:r>
      </w:ins>
    </w:p>
    <w:p w:rsidR="000F0075" w:rsidRDefault="002D02D8">
      <w:pPr>
        <w:pStyle w:val="12"/>
        <w:spacing w:after="240"/>
        <w:ind w:leftChars="0" w:left="0"/>
        <w:rPr>
          <w:ins w:id="9018" w:author="Administrator" w:date="2019-03-03T23:54:00Z"/>
        </w:rPr>
        <w:pPrChange w:id="9019" w:author="Administrator" w:date="2019-03-03T22:08:00Z">
          <w:pPr>
            <w:pStyle w:val="12"/>
            <w:numPr>
              <w:numId w:val="1"/>
            </w:numPr>
            <w:spacing w:after="240"/>
            <w:ind w:leftChars="0" w:left="360" w:hanging="360"/>
            <w:outlineLvl w:val="0"/>
          </w:pPr>
        </w:pPrChange>
      </w:pPr>
      <w:ins w:id="9020" w:author="Administrator" w:date="2019-03-03T23:53:00Z">
        <w:r>
          <w:rPr>
            <w:rFonts w:hint="eastAsia"/>
          </w:rPr>
          <w:t>若是鬼谷</w:t>
        </w:r>
      </w:ins>
      <w:ins w:id="9021" w:author="Administrator" w:date="2019-03-03T23:54:00Z">
        <w:r>
          <w:rPr>
            <w:rFonts w:hint="eastAsia"/>
          </w:rPr>
          <w:t>玟不追過來，那黃襄</w:t>
        </w:r>
      </w:ins>
      <w:ins w:id="9022" w:author="Administrator" w:date="2019-03-03T23:57:00Z">
        <w:r>
          <w:rPr>
            <w:rFonts w:hint="eastAsia"/>
          </w:rPr>
          <w:t>那</w:t>
        </w:r>
      </w:ins>
      <w:ins w:id="9023" w:author="Administrator" w:date="2019-03-03T23:54:00Z">
        <w:r>
          <w:rPr>
            <w:rFonts w:hint="eastAsia"/>
          </w:rPr>
          <w:t>可能</w:t>
        </w:r>
      </w:ins>
      <w:ins w:id="9024" w:author="Administrator" w:date="2019-03-03T23:58:00Z">
        <w:r>
          <w:rPr>
            <w:rFonts w:hint="eastAsia"/>
          </w:rPr>
          <w:t>就</w:t>
        </w:r>
      </w:ins>
      <w:ins w:id="9025" w:author="Administrator" w:date="2019-03-03T23:54:00Z">
        <w:r>
          <w:rPr>
            <w:rFonts w:hint="eastAsia"/>
          </w:rPr>
          <w:t>會有危險，那自己就算跑得了，以李龍飛的個性，也會終身不安。</w:t>
        </w:r>
      </w:ins>
    </w:p>
    <w:p w:rsidR="000F0075" w:rsidRDefault="002D02D8">
      <w:pPr>
        <w:pStyle w:val="12"/>
        <w:spacing w:after="240"/>
        <w:ind w:leftChars="0" w:left="0"/>
        <w:rPr>
          <w:ins w:id="9026" w:author="Administrator" w:date="2019-03-03T23:56:00Z"/>
        </w:rPr>
        <w:pPrChange w:id="9027" w:author="Administrator" w:date="2019-03-03T22:08:00Z">
          <w:pPr>
            <w:pStyle w:val="12"/>
            <w:numPr>
              <w:numId w:val="1"/>
            </w:numPr>
            <w:spacing w:after="240"/>
            <w:ind w:leftChars="0" w:left="360" w:hanging="360"/>
            <w:outlineLvl w:val="0"/>
          </w:pPr>
        </w:pPrChange>
      </w:pPr>
      <w:ins w:id="9028" w:author="Administrator" w:date="2019-03-03T23:54:00Z">
        <w:r>
          <w:rPr>
            <w:rFonts w:hint="eastAsia"/>
          </w:rPr>
          <w:t>「可惡，這一切都是修為太低的問題…要是我能</w:t>
        </w:r>
      </w:ins>
      <w:ins w:id="9029" w:author="Administrator" w:date="2019-03-03T23:55:00Z">
        <w:r>
          <w:rPr>
            <w:rFonts w:hint="eastAsia"/>
          </w:rPr>
          <w:t>早點築基，就算遇上鬼谷玟或青陽子等人任何一位，就算不敵也有把握能保命。」李龍飛咬牙</w:t>
        </w:r>
      </w:ins>
      <w:ins w:id="9030" w:author="Administrator" w:date="2019-03-03T23:56:00Z">
        <w:r>
          <w:rPr>
            <w:rFonts w:hint="eastAsia"/>
          </w:rPr>
          <w:t>切齒，再次感受到自己實力低微的痛楚。</w:t>
        </w:r>
      </w:ins>
    </w:p>
    <w:p w:rsidR="000F0075" w:rsidRDefault="002D02D8">
      <w:pPr>
        <w:pStyle w:val="12"/>
        <w:spacing w:after="240"/>
        <w:ind w:leftChars="0" w:left="0"/>
        <w:rPr>
          <w:ins w:id="9031" w:author="Administrator" w:date="2019-03-03T23:57:00Z"/>
        </w:rPr>
        <w:pPrChange w:id="9032" w:author="Administrator" w:date="2019-03-03T22:08:00Z">
          <w:pPr>
            <w:pStyle w:val="12"/>
            <w:numPr>
              <w:numId w:val="1"/>
            </w:numPr>
            <w:spacing w:after="240"/>
            <w:ind w:leftChars="0" w:left="360" w:hanging="360"/>
            <w:outlineLvl w:val="0"/>
          </w:pPr>
        </w:pPrChange>
      </w:pPr>
      <w:ins w:id="9033" w:author="Administrator" w:date="2019-03-03T23:56:00Z">
        <w:r>
          <w:rPr>
            <w:rFonts w:hint="eastAsia"/>
          </w:rPr>
          <w:t>「等等…她怎麼還沒追來？」跑了一會，李龍飛突然停了下來，</w:t>
        </w:r>
      </w:ins>
      <w:ins w:id="9034" w:author="Administrator" w:date="2019-03-03T23:58:00Z">
        <w:r>
          <w:rPr>
            <w:rFonts w:hint="eastAsia"/>
          </w:rPr>
          <w:t>回</w:t>
        </w:r>
      </w:ins>
      <w:ins w:id="9035" w:author="Administrator" w:date="2019-03-03T23:56:00Z">
        <w:r>
          <w:rPr>
            <w:rFonts w:hint="eastAsia"/>
          </w:rPr>
          <w:t>頭望向遠方的裂縫口</w:t>
        </w:r>
      </w:ins>
      <w:ins w:id="9036" w:author="Administrator" w:date="2019-03-03T23:57:00Z">
        <w:r>
          <w:rPr>
            <w:rFonts w:hint="eastAsia"/>
          </w:rPr>
          <w:t>。</w:t>
        </w:r>
      </w:ins>
    </w:p>
    <w:p w:rsidR="000F0075" w:rsidRDefault="002D02D8">
      <w:pPr>
        <w:pStyle w:val="12"/>
        <w:spacing w:after="240"/>
        <w:ind w:leftChars="0" w:left="0"/>
        <w:rPr>
          <w:ins w:id="9037" w:author="Administrator" w:date="2019-03-03T23:57:00Z"/>
        </w:rPr>
        <w:pPrChange w:id="9038" w:author="Administrator" w:date="2019-03-03T22:08:00Z">
          <w:pPr>
            <w:pStyle w:val="12"/>
            <w:numPr>
              <w:numId w:val="1"/>
            </w:numPr>
            <w:spacing w:after="240"/>
            <w:ind w:leftChars="0" w:left="360" w:hanging="360"/>
            <w:outlineLvl w:val="0"/>
          </w:pPr>
        </w:pPrChange>
      </w:pPr>
      <w:ins w:id="9039" w:author="Administrator" w:date="2019-03-03T23:57:00Z">
        <w:r>
          <w:rPr>
            <w:rFonts w:hint="eastAsia"/>
          </w:rPr>
          <w:t>以他的靈識</w:t>
        </w:r>
      </w:ins>
      <w:ins w:id="9040" w:author="Administrator" w:date="2019-03-03T23:58:00Z">
        <w:r>
          <w:rPr>
            <w:rFonts w:hint="eastAsia"/>
          </w:rPr>
          <w:t>所及</w:t>
        </w:r>
      </w:ins>
      <w:ins w:id="9041" w:author="Administrator" w:date="2019-03-03T23:57:00Z">
        <w:r>
          <w:rPr>
            <w:rFonts w:hint="eastAsia"/>
          </w:rPr>
          <w:t>，雖不</w:t>
        </w:r>
      </w:ins>
      <w:ins w:id="9042" w:author="Administrator" w:date="2019-03-03T23:58:00Z">
        <w:r>
          <w:rPr>
            <w:rFonts w:hint="eastAsia"/>
          </w:rPr>
          <w:t>算</w:t>
        </w:r>
      </w:ins>
      <w:ins w:id="9043" w:author="Administrator" w:date="2019-03-03T23:57:00Z">
        <w:r>
          <w:rPr>
            <w:rFonts w:hint="eastAsia"/>
          </w:rPr>
          <w:t>太遠，但也和普通築基修士差不了多少。</w:t>
        </w:r>
      </w:ins>
    </w:p>
    <w:p w:rsidR="000F0075" w:rsidRDefault="002D02D8">
      <w:pPr>
        <w:pStyle w:val="12"/>
        <w:spacing w:after="240"/>
        <w:ind w:leftChars="0" w:left="0"/>
        <w:rPr>
          <w:ins w:id="9044" w:author="Administrator" w:date="2019-03-03T23:58:00Z"/>
        </w:rPr>
        <w:pPrChange w:id="9045" w:author="Administrator" w:date="2019-03-03T22:08:00Z">
          <w:pPr>
            <w:pStyle w:val="12"/>
            <w:numPr>
              <w:numId w:val="1"/>
            </w:numPr>
            <w:spacing w:after="240"/>
            <w:ind w:leftChars="0" w:left="360" w:hanging="360"/>
            <w:outlineLvl w:val="0"/>
          </w:pPr>
        </w:pPrChange>
      </w:pPr>
      <w:ins w:id="9046" w:author="Administrator" w:date="2019-03-03T23:57:00Z">
        <w:r>
          <w:rPr>
            <w:rFonts w:hint="eastAsia"/>
          </w:rPr>
          <w:t>「該死的，要是她不追來，那我豈不是白費心機了！」</w:t>
        </w:r>
      </w:ins>
      <w:ins w:id="9047" w:author="Administrator" w:date="2019-03-03T23:58:00Z">
        <w:r>
          <w:rPr>
            <w:rFonts w:hint="eastAsia"/>
          </w:rPr>
          <w:t>李龍飛躊躇不停，猶豫著是否要返回一趟。</w:t>
        </w:r>
      </w:ins>
    </w:p>
    <w:p w:rsidR="000F0075" w:rsidRDefault="002D02D8">
      <w:pPr>
        <w:pStyle w:val="12"/>
        <w:spacing w:after="240"/>
        <w:ind w:leftChars="0" w:left="0"/>
        <w:rPr>
          <w:ins w:id="9048" w:author="Administrator" w:date="2019-03-04T00:05:00Z"/>
        </w:rPr>
        <w:pPrChange w:id="9049" w:author="Administrator" w:date="2019-03-03T22:08:00Z">
          <w:pPr>
            <w:pStyle w:val="12"/>
            <w:numPr>
              <w:numId w:val="1"/>
            </w:numPr>
            <w:spacing w:after="240"/>
            <w:ind w:leftChars="0" w:left="360" w:hanging="360"/>
            <w:outlineLvl w:val="0"/>
          </w:pPr>
        </w:pPrChange>
      </w:pPr>
      <w:ins w:id="9050" w:author="Administrator" w:date="2019-03-03T23:58:00Z">
        <w:r>
          <w:rPr>
            <w:rFonts w:hint="eastAsia"/>
          </w:rPr>
          <w:t>卻在這時，一股</w:t>
        </w:r>
      </w:ins>
      <w:ins w:id="9051" w:author="Administrator" w:date="2019-03-03T23:59:00Z">
        <w:r>
          <w:rPr>
            <w:rFonts w:hint="eastAsia"/>
          </w:rPr>
          <w:t>築基後期的</w:t>
        </w:r>
      </w:ins>
      <w:ins w:id="9052" w:author="Administrator" w:date="2019-03-04T00:04:00Z">
        <w:r w:rsidR="00A12832">
          <w:rPr>
            <w:rFonts w:hint="eastAsia"/>
          </w:rPr>
          <w:t>威壓從那裂縫口傳了出來，跟著一條</w:t>
        </w:r>
      </w:ins>
      <w:ins w:id="9053" w:author="Administrator" w:date="2019-03-04T22:30:00Z">
        <w:r w:rsidR="00A12832">
          <w:rPr>
            <w:rFonts w:hint="eastAsia"/>
          </w:rPr>
          <w:t>黑</w:t>
        </w:r>
      </w:ins>
      <w:ins w:id="9054" w:author="Administrator" w:date="2019-03-04T00:04:00Z">
        <w:r>
          <w:rPr>
            <w:rFonts w:hint="eastAsia"/>
          </w:rPr>
          <w:t>影閃電</w:t>
        </w:r>
      </w:ins>
      <w:ins w:id="9055" w:author="Administrator" w:date="2019-03-04T22:30:00Z">
        <w:r w:rsidR="00A12832">
          <w:rPr>
            <w:rFonts w:hint="eastAsia"/>
          </w:rPr>
          <w:t>似地</w:t>
        </w:r>
      </w:ins>
      <w:ins w:id="9056" w:author="Administrator" w:date="2019-03-04T00:04:00Z">
        <w:r>
          <w:rPr>
            <w:rFonts w:hint="eastAsia"/>
          </w:rPr>
          <w:t>衝了出來往自己這</w:t>
        </w:r>
      </w:ins>
      <w:ins w:id="9057" w:author="Administrator" w:date="2019-03-04T00:05:00Z">
        <w:r>
          <w:rPr>
            <w:rFonts w:hint="eastAsia"/>
          </w:rPr>
          <w:t>急馳。</w:t>
        </w:r>
      </w:ins>
    </w:p>
    <w:p w:rsidR="000F0075" w:rsidRDefault="00DD7E95">
      <w:pPr>
        <w:pStyle w:val="12"/>
        <w:spacing w:after="240"/>
        <w:ind w:leftChars="0" w:left="0"/>
        <w:rPr>
          <w:ins w:id="9058" w:author="Administrator" w:date="2019-03-04T00:06:00Z"/>
        </w:rPr>
        <w:pPrChange w:id="9059" w:author="Administrator" w:date="2019-03-03T22:08:00Z">
          <w:pPr>
            <w:pStyle w:val="12"/>
            <w:numPr>
              <w:numId w:val="1"/>
            </w:numPr>
            <w:spacing w:after="240"/>
            <w:ind w:leftChars="0" w:left="360" w:hanging="360"/>
            <w:outlineLvl w:val="0"/>
          </w:pPr>
        </w:pPrChange>
      </w:pPr>
      <w:ins w:id="9060" w:author="Administrator" w:date="2019-03-04T23:30:00Z">
        <w:r>
          <w:rPr>
            <w:rFonts w:hint="eastAsia"/>
          </w:rPr>
          <w:t>「上鉤了！」</w:t>
        </w:r>
      </w:ins>
      <w:ins w:id="9061" w:author="Administrator" w:date="2019-03-04T00:05:00Z">
        <w:r w:rsidR="002D02D8">
          <w:rPr>
            <w:rFonts w:hint="eastAsia"/>
          </w:rPr>
          <w:t>李龍飛看也不看，轉頭又往前衝去，同時拼盡全力，比方才速度</w:t>
        </w:r>
      </w:ins>
      <w:ins w:id="9062" w:author="Administrator" w:date="2019-03-04T00:06:00Z">
        <w:r w:rsidR="00DF38AD">
          <w:rPr>
            <w:rFonts w:hint="eastAsia"/>
          </w:rPr>
          <w:t>更</w:t>
        </w:r>
        <w:r w:rsidR="00DF38AD">
          <w:rPr>
            <w:rFonts w:hint="eastAsia"/>
          </w:rPr>
          <w:lastRenderedPageBreak/>
          <w:t>快</w:t>
        </w:r>
      </w:ins>
      <w:ins w:id="9063" w:author="Administrator" w:date="2019-03-07T23:52:00Z">
        <w:r w:rsidR="00DF38AD">
          <w:rPr>
            <w:rFonts w:hint="eastAsia"/>
          </w:rPr>
          <w:t>上</w:t>
        </w:r>
      </w:ins>
      <w:ins w:id="9064" w:author="Administrator" w:date="2019-03-04T00:06:00Z">
        <w:r w:rsidR="002D02D8">
          <w:rPr>
            <w:rFonts w:hint="eastAsia"/>
          </w:rPr>
          <w:t>幾分。</w:t>
        </w:r>
      </w:ins>
    </w:p>
    <w:p w:rsidR="000F0075" w:rsidRDefault="00A12832">
      <w:pPr>
        <w:pStyle w:val="12"/>
        <w:spacing w:after="240"/>
        <w:ind w:leftChars="0" w:left="0"/>
        <w:rPr>
          <w:ins w:id="9065" w:author="Administrator" w:date="2019-03-04T22:27:00Z"/>
        </w:rPr>
        <w:pPrChange w:id="9066" w:author="Administrator" w:date="2019-03-03T22:08:00Z">
          <w:pPr>
            <w:pStyle w:val="12"/>
            <w:numPr>
              <w:numId w:val="1"/>
            </w:numPr>
            <w:spacing w:after="240"/>
            <w:ind w:leftChars="0" w:left="360" w:hanging="360"/>
            <w:outlineLvl w:val="0"/>
          </w:pPr>
        </w:pPrChange>
      </w:pPr>
      <w:ins w:id="9067" w:author="Administrator" w:date="2019-03-04T22:27:00Z">
        <w:r>
          <w:rPr>
            <w:rFonts w:hint="eastAsia"/>
          </w:rPr>
          <w:t>遠遠望去，禁地內的天空赤紅一片，不時還有奇異的鳥獸飛嘯而過，而</w:t>
        </w:r>
      </w:ins>
      <w:ins w:id="9068" w:author="Administrator" w:date="2019-03-08T16:20:00Z">
        <w:r w:rsidR="00772826">
          <w:rPr>
            <w:rFonts w:hint="eastAsia"/>
          </w:rPr>
          <w:t>靈山</w:t>
        </w:r>
      </w:ins>
      <w:ins w:id="9069" w:author="Administrator" w:date="2019-03-08T16:21:00Z">
        <w:r w:rsidR="00772826">
          <w:rPr>
            <w:rFonts w:hint="eastAsia"/>
          </w:rPr>
          <w:t>山中</w:t>
        </w:r>
      </w:ins>
      <w:ins w:id="9070" w:author="Administrator" w:date="2019-03-04T22:27:00Z">
        <w:r>
          <w:rPr>
            <w:rFonts w:hint="eastAsia"/>
          </w:rPr>
          <w:t>離</w:t>
        </w:r>
      </w:ins>
      <w:ins w:id="9071" w:author="Administrator" w:date="2019-03-08T16:21:00Z">
        <w:r w:rsidR="00772826">
          <w:rPr>
            <w:rFonts w:hint="eastAsia"/>
          </w:rPr>
          <w:t>山腳</w:t>
        </w:r>
      </w:ins>
      <w:ins w:id="9072" w:author="Administrator" w:date="2019-03-04T22:27:00Z">
        <w:r>
          <w:rPr>
            <w:rFonts w:hint="eastAsia"/>
          </w:rPr>
          <w:t>不</w:t>
        </w:r>
      </w:ins>
      <w:ins w:id="9073" w:author="Administrator" w:date="2019-03-08T16:21:00Z">
        <w:r w:rsidR="00772826">
          <w:rPr>
            <w:rFonts w:hint="eastAsia"/>
          </w:rPr>
          <w:t>遠</w:t>
        </w:r>
      </w:ins>
      <w:ins w:id="9074" w:author="Administrator" w:date="2019-03-04T22:27:00Z">
        <w:r>
          <w:rPr>
            <w:rFonts w:hint="eastAsia"/>
          </w:rPr>
          <w:t>之處，兩</w:t>
        </w:r>
      </w:ins>
      <w:ins w:id="9075" w:author="Administrator" w:date="2019-03-04T22:29:00Z">
        <w:r>
          <w:rPr>
            <w:rFonts w:hint="eastAsia"/>
          </w:rPr>
          <w:t>道</w:t>
        </w:r>
      </w:ins>
      <w:ins w:id="9076" w:author="Administrator" w:date="2019-03-04T22:27:00Z">
        <w:r>
          <w:rPr>
            <w:rFonts w:hint="eastAsia"/>
          </w:rPr>
          <w:t>人影</w:t>
        </w:r>
      </w:ins>
      <w:ins w:id="9077" w:author="Administrator" w:date="2019-03-04T23:31:00Z">
        <w:r w:rsidR="00DD7E95">
          <w:rPr>
            <w:rFonts w:hint="eastAsia"/>
          </w:rPr>
          <w:t>一前一後，</w:t>
        </w:r>
      </w:ins>
      <w:ins w:id="9078" w:author="Administrator" w:date="2019-03-04T22:27:00Z">
        <w:r>
          <w:rPr>
            <w:rFonts w:hint="eastAsia"/>
          </w:rPr>
          <w:t>飛</w:t>
        </w:r>
      </w:ins>
      <w:ins w:id="9079" w:author="Administrator" w:date="2019-03-04T22:30:00Z">
        <w:r>
          <w:rPr>
            <w:rFonts w:hint="eastAsia"/>
          </w:rPr>
          <w:t>快</w:t>
        </w:r>
      </w:ins>
      <w:ins w:id="9080" w:author="Administrator" w:date="2019-03-04T23:31:00Z">
        <w:r w:rsidR="00DD7E95">
          <w:rPr>
            <w:rFonts w:hint="eastAsia"/>
          </w:rPr>
          <w:t>地</w:t>
        </w:r>
      </w:ins>
      <w:ins w:id="9081" w:author="Administrator" w:date="2019-03-04T22:30:00Z">
        <w:r>
          <w:rPr>
            <w:rFonts w:hint="eastAsia"/>
          </w:rPr>
          <w:t>劃破</w:t>
        </w:r>
      </w:ins>
      <w:ins w:id="9082" w:author="Administrator" w:date="2019-03-04T22:32:00Z">
        <w:r>
          <w:rPr>
            <w:rFonts w:hint="eastAsia"/>
          </w:rPr>
          <w:t>寧靜</w:t>
        </w:r>
      </w:ins>
      <w:ins w:id="9083" w:author="Administrator" w:date="2019-03-04T22:27:00Z">
        <w:r>
          <w:rPr>
            <w:rFonts w:hint="eastAsia"/>
          </w:rPr>
          <w:t>，時而盤旋</w:t>
        </w:r>
      </w:ins>
      <w:ins w:id="9084" w:author="Administrator" w:date="2019-03-04T23:31:00Z">
        <w:r w:rsidR="00DD7E95">
          <w:rPr>
            <w:rFonts w:hint="eastAsia"/>
          </w:rPr>
          <w:t>繞圈</w:t>
        </w:r>
      </w:ins>
      <w:ins w:id="9085" w:author="Administrator" w:date="2019-03-04T22:32:00Z">
        <w:r>
          <w:rPr>
            <w:rFonts w:hint="eastAsia"/>
          </w:rPr>
          <w:t>，</w:t>
        </w:r>
      </w:ins>
      <w:ins w:id="9086" w:author="Administrator" w:date="2019-03-04T22:27:00Z">
        <w:r w:rsidR="00DD7E95">
          <w:rPr>
            <w:rFonts w:hint="eastAsia"/>
          </w:rPr>
          <w:t>時而</w:t>
        </w:r>
      </w:ins>
      <w:ins w:id="9087" w:author="Administrator" w:date="2019-03-04T23:31:00Z">
        <w:r w:rsidR="00DD7E95">
          <w:rPr>
            <w:rFonts w:hint="eastAsia"/>
          </w:rPr>
          <w:t>左</w:t>
        </w:r>
      </w:ins>
      <w:ins w:id="9088" w:author="Administrator" w:date="2019-03-04T22:27:00Z">
        <w:r>
          <w:rPr>
            <w:rFonts w:hint="eastAsia"/>
          </w:rPr>
          <w:t>彎</w:t>
        </w:r>
      </w:ins>
      <w:ins w:id="9089" w:author="Administrator" w:date="2019-03-04T22:32:00Z">
        <w:r>
          <w:rPr>
            <w:rFonts w:hint="eastAsia"/>
          </w:rPr>
          <w:t>右</w:t>
        </w:r>
      </w:ins>
      <w:ins w:id="9090" w:author="Administrator" w:date="2019-03-04T23:31:00Z">
        <w:r w:rsidR="00DD7E95">
          <w:rPr>
            <w:rFonts w:hint="eastAsia"/>
          </w:rPr>
          <w:t>拐</w:t>
        </w:r>
      </w:ins>
      <w:ins w:id="9091" w:author="Administrator" w:date="2019-03-04T22:27:00Z">
        <w:r>
          <w:rPr>
            <w:rFonts w:hint="eastAsia"/>
          </w:rPr>
          <w:t>，卻始終</w:t>
        </w:r>
      </w:ins>
      <w:ins w:id="9092" w:author="Administrator" w:date="2019-03-04T22:32:00Z">
        <w:r>
          <w:rPr>
            <w:rFonts w:hint="eastAsia"/>
          </w:rPr>
          <w:t>沒有</w:t>
        </w:r>
      </w:ins>
      <w:ins w:id="9093" w:author="Administrator" w:date="2019-03-04T22:27:00Z">
        <w:r>
          <w:rPr>
            <w:rFonts w:hint="eastAsia"/>
          </w:rPr>
          <w:t>拉開彼此的距離。</w:t>
        </w:r>
      </w:ins>
    </w:p>
    <w:p w:rsidR="000F0075" w:rsidRDefault="00892DD5">
      <w:pPr>
        <w:pStyle w:val="12"/>
        <w:spacing w:after="240"/>
        <w:ind w:leftChars="0" w:left="0"/>
        <w:rPr>
          <w:ins w:id="9094" w:author="Administrator" w:date="2019-03-04T22:32:00Z"/>
        </w:rPr>
        <w:pPrChange w:id="9095" w:author="Administrator" w:date="2019-03-03T22:08:00Z">
          <w:pPr>
            <w:pStyle w:val="12"/>
            <w:numPr>
              <w:numId w:val="1"/>
            </w:numPr>
            <w:spacing w:after="240"/>
            <w:ind w:leftChars="0" w:left="360" w:hanging="360"/>
            <w:outlineLvl w:val="0"/>
          </w:pPr>
        </w:pPrChange>
      </w:pPr>
      <w:ins w:id="9096" w:author="Administrator" w:date="2019-03-04T22:20:00Z">
        <w:r>
          <w:rPr>
            <w:rFonts w:hint="eastAsia"/>
          </w:rPr>
          <w:t>李龍飛</w:t>
        </w:r>
      </w:ins>
      <w:ins w:id="9097" w:author="Administrator" w:date="2019-03-04T22:22:00Z">
        <w:r>
          <w:rPr>
            <w:rFonts w:hint="eastAsia"/>
          </w:rPr>
          <w:t>踏在劍上，眼中閃過精芒，他</w:t>
        </w:r>
      </w:ins>
      <w:ins w:id="9098" w:author="Administrator" w:date="2019-03-04T22:25:00Z">
        <w:r>
          <w:rPr>
            <w:rFonts w:hint="eastAsia"/>
          </w:rPr>
          <w:t>現在的速度，比起之前被呂冥追趕時已經快上許多，</w:t>
        </w:r>
      </w:ins>
      <w:ins w:id="9099" w:author="Administrator" w:date="2019-03-04T22:27:00Z">
        <w:r w:rsidR="00A12832">
          <w:rPr>
            <w:rFonts w:hint="eastAsia"/>
          </w:rPr>
          <w:t>但追趕他的人，卻也比呂冥快上不止一籌。</w:t>
        </w:r>
      </w:ins>
    </w:p>
    <w:p w:rsidR="000F0075" w:rsidRDefault="00A12832">
      <w:pPr>
        <w:pStyle w:val="12"/>
        <w:spacing w:after="240"/>
        <w:ind w:leftChars="0" w:left="0"/>
        <w:rPr>
          <w:ins w:id="9100" w:author="Administrator" w:date="2019-03-04T22:36:00Z"/>
        </w:rPr>
        <w:pPrChange w:id="9101" w:author="Administrator" w:date="2019-03-03T22:08:00Z">
          <w:pPr>
            <w:pStyle w:val="12"/>
            <w:numPr>
              <w:numId w:val="1"/>
            </w:numPr>
            <w:spacing w:after="240"/>
            <w:ind w:leftChars="0" w:left="360" w:hanging="360"/>
            <w:outlineLvl w:val="0"/>
          </w:pPr>
        </w:pPrChange>
      </w:pPr>
      <w:ins w:id="9102" w:author="Administrator" w:date="2019-03-04T22:32:00Z">
        <w:r>
          <w:rPr>
            <w:rFonts w:hint="eastAsia"/>
          </w:rPr>
          <w:t>即使李龍飛先跑了許久，</w:t>
        </w:r>
      </w:ins>
      <w:ins w:id="9103" w:author="Administrator" w:date="2019-03-04T22:33:00Z">
        <w:r>
          <w:rPr>
            <w:rFonts w:hint="eastAsia"/>
          </w:rPr>
          <w:t>即使他利用地</w:t>
        </w:r>
      </w:ins>
      <w:ins w:id="9104" w:author="Administrator" w:date="2019-03-04T22:35:00Z">
        <w:r>
          <w:rPr>
            <w:rFonts w:hint="eastAsia"/>
          </w:rPr>
          <w:t>形在樹林中試圖甩開對方，</w:t>
        </w:r>
      </w:ins>
      <w:ins w:id="9105" w:author="Administrator" w:date="2019-03-04T22:32:00Z">
        <w:r>
          <w:rPr>
            <w:rFonts w:hint="eastAsia"/>
          </w:rPr>
          <w:t>鬼谷玟</w:t>
        </w:r>
      </w:ins>
      <w:ins w:id="9106" w:author="Administrator" w:date="2019-03-04T22:35:00Z">
        <w:r>
          <w:rPr>
            <w:rFonts w:hint="eastAsia"/>
          </w:rPr>
          <w:t>卻</w:t>
        </w:r>
      </w:ins>
      <w:ins w:id="9107" w:author="Administrator" w:date="2019-03-04T22:32:00Z">
        <w:r>
          <w:rPr>
            <w:rFonts w:hint="eastAsia"/>
          </w:rPr>
          <w:t>還是逐漸追上</w:t>
        </w:r>
      </w:ins>
      <w:ins w:id="9108" w:author="Administrator" w:date="2019-03-04T22:37:00Z">
        <w:r w:rsidR="00621F68">
          <w:rPr>
            <w:rFonts w:hint="eastAsia"/>
          </w:rPr>
          <w:t>，</w:t>
        </w:r>
      </w:ins>
      <w:ins w:id="9109" w:author="Administrator" w:date="2019-03-04T22:36:00Z">
        <w:r>
          <w:rPr>
            <w:rFonts w:hint="eastAsia"/>
          </w:rPr>
          <w:t>再這樣下去，怕是不出半日，對方肯定能抓到自己。</w:t>
        </w:r>
      </w:ins>
    </w:p>
    <w:p w:rsidR="000F0075" w:rsidRDefault="00A12832">
      <w:pPr>
        <w:pStyle w:val="12"/>
        <w:spacing w:after="240"/>
        <w:ind w:leftChars="0" w:left="0"/>
        <w:rPr>
          <w:ins w:id="9110" w:author="Administrator" w:date="2019-03-04T22:39:00Z"/>
        </w:rPr>
        <w:pPrChange w:id="9111" w:author="Administrator" w:date="2019-03-03T22:08:00Z">
          <w:pPr>
            <w:pStyle w:val="12"/>
            <w:numPr>
              <w:numId w:val="1"/>
            </w:numPr>
            <w:spacing w:after="240"/>
            <w:ind w:leftChars="0" w:left="360" w:hanging="360"/>
            <w:outlineLvl w:val="0"/>
          </w:pPr>
        </w:pPrChange>
      </w:pPr>
      <w:ins w:id="9112" w:author="Administrator" w:date="2019-03-04T22:36:00Z">
        <w:r>
          <w:rPr>
            <w:rFonts w:hint="eastAsia"/>
          </w:rPr>
          <w:t>鬼</w:t>
        </w:r>
      </w:ins>
      <w:ins w:id="9113" w:author="Administrator" w:date="2019-03-04T22:37:00Z">
        <w:r>
          <w:rPr>
            <w:rFonts w:hint="eastAsia"/>
          </w:rPr>
          <w:t>谷玟在後頭</w:t>
        </w:r>
      </w:ins>
      <w:ins w:id="9114" w:author="Administrator" w:date="2019-03-04T23:32:00Z">
        <w:r w:rsidR="00AE5137">
          <w:rPr>
            <w:rFonts w:hint="eastAsia"/>
          </w:rPr>
          <w:t>同樣也是</w:t>
        </w:r>
      </w:ins>
      <w:ins w:id="9115" w:author="Administrator" w:date="2019-03-04T22:37:00Z">
        <w:r w:rsidR="00621F68">
          <w:rPr>
            <w:rFonts w:hint="eastAsia"/>
          </w:rPr>
          <w:t>死命追擊，她倒是不擔心李龍飛躲藏起來，畢竟自</w:t>
        </w:r>
      </w:ins>
      <w:ins w:id="9116" w:author="Administrator" w:date="2019-03-04T22:38:00Z">
        <w:r w:rsidR="00621F68">
          <w:rPr>
            <w:rFonts w:hint="eastAsia"/>
          </w:rPr>
          <w:t>己已在他身上種下追魂香，除非對方逃離自己一百里外，否則她都有把握找</w:t>
        </w:r>
      </w:ins>
      <w:ins w:id="9117" w:author="Administrator" w:date="2019-03-04T22:39:00Z">
        <w:r w:rsidR="00621F68">
          <w:rPr>
            <w:rFonts w:hint="eastAsia"/>
          </w:rPr>
          <w:t>到對方。</w:t>
        </w:r>
      </w:ins>
    </w:p>
    <w:p w:rsidR="000F0075" w:rsidRDefault="00621F68">
      <w:pPr>
        <w:pStyle w:val="12"/>
        <w:spacing w:after="240"/>
        <w:ind w:leftChars="0" w:left="0"/>
        <w:rPr>
          <w:ins w:id="9118" w:author="Administrator" w:date="2019-03-04T22:41:00Z"/>
        </w:rPr>
        <w:pPrChange w:id="9119" w:author="Administrator" w:date="2019-03-03T22:08:00Z">
          <w:pPr>
            <w:pStyle w:val="12"/>
            <w:numPr>
              <w:numId w:val="1"/>
            </w:numPr>
            <w:spacing w:after="240"/>
            <w:ind w:leftChars="0" w:left="360" w:hanging="360"/>
            <w:outlineLvl w:val="0"/>
          </w:pPr>
        </w:pPrChange>
      </w:pPr>
      <w:ins w:id="9120" w:author="Administrator" w:date="2019-03-04T22:39:00Z">
        <w:r>
          <w:rPr>
            <w:rFonts w:hint="eastAsia"/>
          </w:rPr>
          <w:t>而且方才她在幕後躲藏許久，也知曉了寶物不是在李龍飛就在黃襄身上，</w:t>
        </w:r>
      </w:ins>
      <w:ins w:id="9121" w:author="Administrator" w:date="2019-03-04T22:40:00Z">
        <w:r>
          <w:rPr>
            <w:rFonts w:hint="eastAsia"/>
          </w:rPr>
          <w:t>這次試練禁地雖說一半是師長要求，但另一半也是為了尋求機緣突破結丹</w:t>
        </w:r>
      </w:ins>
      <w:ins w:id="9122" w:author="Administrator" w:date="2019-03-04T22:41:00Z">
        <w:r>
          <w:rPr>
            <w:rFonts w:hint="eastAsia"/>
          </w:rPr>
          <w:t>境的可能。</w:t>
        </w:r>
      </w:ins>
    </w:p>
    <w:p w:rsidR="000F0075" w:rsidRDefault="00621F68">
      <w:pPr>
        <w:pStyle w:val="12"/>
        <w:spacing w:after="240"/>
        <w:ind w:leftChars="0" w:left="0"/>
        <w:rPr>
          <w:ins w:id="9123" w:author="Administrator" w:date="2019-03-04T22:43:00Z"/>
        </w:rPr>
        <w:pPrChange w:id="9124" w:author="Administrator" w:date="2019-03-03T22:08:00Z">
          <w:pPr>
            <w:pStyle w:val="12"/>
            <w:numPr>
              <w:numId w:val="1"/>
            </w:numPr>
            <w:spacing w:after="240"/>
            <w:ind w:leftChars="0" w:left="360" w:hanging="360"/>
            <w:outlineLvl w:val="0"/>
          </w:pPr>
        </w:pPrChange>
      </w:pPr>
      <w:ins w:id="9125" w:author="Administrator" w:date="2019-03-04T22:41:00Z">
        <w:r>
          <w:rPr>
            <w:rFonts w:hint="eastAsia"/>
          </w:rPr>
          <w:t>聽那青陽子所言，</w:t>
        </w:r>
      </w:ins>
      <w:ins w:id="9126" w:author="Administrator" w:date="2019-03-04T23:34:00Z">
        <w:r w:rsidR="00AE5137">
          <w:rPr>
            <w:rFonts w:hint="eastAsia"/>
          </w:rPr>
          <w:t>蜂巢之中，有個</w:t>
        </w:r>
      </w:ins>
      <w:ins w:id="9127" w:author="Administrator" w:date="2019-03-04T22:41:00Z">
        <w:r>
          <w:rPr>
            <w:rFonts w:hint="eastAsia"/>
          </w:rPr>
          <w:t>修為達到妖丹七轉</w:t>
        </w:r>
      </w:ins>
      <w:ins w:id="9128" w:author="Administrator" w:date="2019-03-04T23:34:00Z">
        <w:r w:rsidR="00AE5137">
          <w:rPr>
            <w:rFonts w:hint="eastAsia"/>
          </w:rPr>
          <w:t>的蜂后被他們打死了</w:t>
        </w:r>
      </w:ins>
      <w:ins w:id="9129" w:author="Administrator" w:date="2019-03-04T22:41:00Z">
        <w:r>
          <w:rPr>
            <w:rFonts w:hint="eastAsia"/>
          </w:rPr>
          <w:t>，若</w:t>
        </w:r>
      </w:ins>
      <w:ins w:id="9130" w:author="Administrator" w:date="2019-03-04T22:42:00Z">
        <w:r>
          <w:rPr>
            <w:rFonts w:hint="eastAsia"/>
          </w:rPr>
          <w:t>是有機會拿到其妖丹或是一些</w:t>
        </w:r>
      </w:ins>
      <w:ins w:id="9131" w:author="Administrator" w:date="2019-03-04T23:36:00Z">
        <w:r w:rsidR="00AE5137">
          <w:rPr>
            <w:rFonts w:hint="eastAsia"/>
          </w:rPr>
          <w:t>巢中</w:t>
        </w:r>
      </w:ins>
      <w:ins w:id="9132" w:author="Administrator" w:date="2019-03-04T22:42:00Z">
        <w:r>
          <w:rPr>
            <w:rFonts w:hint="eastAsia"/>
          </w:rPr>
          <w:t>秘寶，肯定對</w:t>
        </w:r>
      </w:ins>
      <w:ins w:id="9133" w:author="Administrator" w:date="2019-03-04T22:43:00Z">
        <w:r>
          <w:rPr>
            <w:rFonts w:hint="eastAsia"/>
          </w:rPr>
          <w:t>自己大有裨益。</w:t>
        </w:r>
      </w:ins>
    </w:p>
    <w:p w:rsidR="000F0075" w:rsidRDefault="00AE5137">
      <w:pPr>
        <w:pStyle w:val="12"/>
        <w:spacing w:after="240"/>
        <w:ind w:leftChars="0" w:left="0"/>
        <w:rPr>
          <w:ins w:id="9134" w:author="Administrator" w:date="2019-03-04T22:48:00Z"/>
        </w:rPr>
        <w:pPrChange w:id="9135" w:author="Administrator" w:date="2019-03-03T22:08:00Z">
          <w:pPr>
            <w:pStyle w:val="12"/>
            <w:numPr>
              <w:numId w:val="1"/>
            </w:numPr>
            <w:spacing w:after="240"/>
            <w:ind w:leftChars="0" w:left="360" w:hanging="360"/>
            <w:outlineLvl w:val="0"/>
          </w:pPr>
        </w:pPrChange>
      </w:pPr>
      <w:ins w:id="9136" w:author="Administrator" w:date="2019-03-04T22:43:00Z">
        <w:r>
          <w:rPr>
            <w:rFonts w:hint="eastAsia"/>
          </w:rPr>
          <w:t>「臭小子…你跑不掉的，何不乖乖束手就擒，</w:t>
        </w:r>
      </w:ins>
      <w:ins w:id="9137" w:author="Administrator" w:date="2019-03-04T23:36:00Z">
        <w:r>
          <w:rPr>
            <w:rFonts w:hint="eastAsia"/>
          </w:rPr>
          <w:t>說不定</w:t>
        </w:r>
      </w:ins>
      <w:ins w:id="9138" w:author="Administrator" w:date="2019-03-04T22:43:00Z">
        <w:r w:rsidR="00621F68">
          <w:rPr>
            <w:rFonts w:hint="eastAsia"/>
          </w:rPr>
          <w:t>奴家心情好了，賞你個不死，甚至</w:t>
        </w:r>
      </w:ins>
      <w:ins w:id="9139" w:author="Administrator" w:date="2019-03-04T22:44:00Z">
        <w:r>
          <w:rPr>
            <w:rFonts w:hint="eastAsia"/>
          </w:rPr>
          <w:t>收你入閨房之內也說不定</w:t>
        </w:r>
        <w:r w:rsidR="00621F68">
          <w:rPr>
            <w:rFonts w:hint="eastAsia"/>
          </w:rPr>
          <w:t>！」</w:t>
        </w:r>
      </w:ins>
      <w:ins w:id="9140" w:author="Administrator" w:date="2019-03-04T22:45:00Z">
        <w:r w:rsidR="003414B1">
          <w:rPr>
            <w:rFonts w:hint="eastAsia"/>
          </w:rPr>
          <w:t>鬼谷玟</w:t>
        </w:r>
      </w:ins>
      <w:ins w:id="9141" w:author="Administrator" w:date="2019-03-08T15:38:00Z">
        <w:r w:rsidR="00A56E1B">
          <w:rPr>
            <w:rFonts w:hint="eastAsia"/>
          </w:rPr>
          <w:t>在後頭高喊著，她</w:t>
        </w:r>
      </w:ins>
      <w:ins w:id="9142" w:author="Administrator" w:date="2019-03-04T22:45:00Z">
        <w:r w:rsidR="003414B1">
          <w:rPr>
            <w:rFonts w:hint="eastAsia"/>
          </w:rPr>
          <w:t>修為</w:t>
        </w:r>
      </w:ins>
      <w:ins w:id="9143" w:author="Administrator" w:date="2019-03-04T22:46:00Z">
        <w:r w:rsidR="003414B1">
          <w:rPr>
            <w:rFonts w:hint="eastAsia"/>
          </w:rPr>
          <w:t>高出一個大境界，速度與李龍飛差上遠遠不只一截，若不是</w:t>
        </w:r>
      </w:ins>
      <w:ins w:id="9144" w:author="Administrator" w:date="2019-03-04T22:47:00Z">
        <w:r w:rsidR="00982B11">
          <w:rPr>
            <w:rFonts w:hint="eastAsia"/>
          </w:rPr>
          <w:t>李龍飛手段層出不窮，肯定</w:t>
        </w:r>
      </w:ins>
      <w:ins w:id="9145" w:author="Administrator" w:date="2019-03-04T22:48:00Z">
        <w:r w:rsidR="00982B11">
          <w:rPr>
            <w:rFonts w:hint="eastAsia"/>
          </w:rPr>
          <w:t>已經被抓了下來。</w:t>
        </w:r>
      </w:ins>
    </w:p>
    <w:p w:rsidR="000F0075" w:rsidRDefault="00982B11">
      <w:pPr>
        <w:pStyle w:val="12"/>
        <w:spacing w:after="240"/>
        <w:ind w:leftChars="0" w:left="0"/>
        <w:rPr>
          <w:ins w:id="9146" w:author="Administrator" w:date="2019-03-07T23:53:00Z"/>
        </w:rPr>
        <w:pPrChange w:id="9147" w:author="Administrator" w:date="2019-03-03T22:08:00Z">
          <w:pPr>
            <w:pStyle w:val="12"/>
            <w:numPr>
              <w:numId w:val="1"/>
            </w:numPr>
            <w:spacing w:after="240"/>
            <w:ind w:leftChars="0" w:left="360" w:hanging="360"/>
            <w:outlineLvl w:val="0"/>
          </w:pPr>
        </w:pPrChange>
      </w:pPr>
      <w:ins w:id="9148" w:author="Administrator" w:date="2019-03-04T22:48:00Z">
        <w:r>
          <w:rPr>
            <w:rFonts w:hint="eastAsia"/>
          </w:rPr>
          <w:t>比如此時</w:t>
        </w:r>
        <w:r w:rsidR="00B01ECE">
          <w:rPr>
            <w:rFonts w:hint="eastAsia"/>
          </w:rPr>
          <w:t>鬼谷玟身形一個加速，有如鬼魅一般瞬間拉近到</w:t>
        </w:r>
      </w:ins>
      <w:ins w:id="9149" w:author="Administrator" w:date="2019-03-04T22:49:00Z">
        <w:r w:rsidR="00B01ECE">
          <w:rPr>
            <w:rFonts w:hint="eastAsia"/>
          </w:rPr>
          <w:t>十丈之內，同時間</w:t>
        </w:r>
      </w:ins>
      <w:ins w:id="9150" w:author="Administrator" w:date="2019-03-04T22:50:00Z">
        <w:r w:rsidR="00B01ECE">
          <w:rPr>
            <w:rFonts w:hint="eastAsia"/>
          </w:rPr>
          <w:t>粉</w:t>
        </w:r>
      </w:ins>
      <w:ins w:id="9151" w:author="Administrator" w:date="2019-03-04T23:37:00Z">
        <w:r w:rsidR="00AE5137">
          <w:rPr>
            <w:rFonts w:hint="eastAsia"/>
          </w:rPr>
          <w:t>臂一揮，一道</w:t>
        </w:r>
      </w:ins>
      <w:ins w:id="9152" w:author="Administrator" w:date="2019-03-04T23:38:00Z">
        <w:r w:rsidR="00AE5137">
          <w:rPr>
            <w:rFonts w:hint="eastAsia"/>
          </w:rPr>
          <w:t>六色</w:t>
        </w:r>
      </w:ins>
      <w:ins w:id="9153" w:author="Administrator" w:date="2019-03-04T23:37:00Z">
        <w:r w:rsidR="00AE5137">
          <w:rPr>
            <w:rFonts w:hint="eastAsia"/>
          </w:rPr>
          <w:t>毒霧</w:t>
        </w:r>
      </w:ins>
      <w:ins w:id="9154" w:author="Administrator" w:date="2019-03-07T23:53:00Z">
        <w:r w:rsidR="00DF38AD">
          <w:rPr>
            <w:rFonts w:hint="eastAsia"/>
          </w:rPr>
          <w:t>無聲無息</w:t>
        </w:r>
      </w:ins>
      <w:ins w:id="9155" w:author="Administrator" w:date="2019-03-04T23:37:00Z">
        <w:r w:rsidR="00AE5137">
          <w:rPr>
            <w:rFonts w:hint="eastAsia"/>
          </w:rPr>
          <w:t>噴了</w:t>
        </w:r>
      </w:ins>
      <w:ins w:id="9156" w:author="Administrator" w:date="2019-03-04T23:38:00Z">
        <w:r w:rsidR="00AE5137">
          <w:rPr>
            <w:rFonts w:hint="eastAsia"/>
          </w:rPr>
          <w:t>出來，轉眼就</w:t>
        </w:r>
      </w:ins>
      <w:ins w:id="9157" w:author="Administrator" w:date="2019-03-04T23:39:00Z">
        <w:r w:rsidR="00AE5137">
          <w:rPr>
            <w:rFonts w:hint="eastAsia"/>
          </w:rPr>
          <w:t>要沾染到李龍飛的背心之後。</w:t>
        </w:r>
      </w:ins>
    </w:p>
    <w:p w:rsidR="000F0075" w:rsidRDefault="00A56E1B">
      <w:pPr>
        <w:pStyle w:val="12"/>
        <w:spacing w:after="240"/>
        <w:ind w:leftChars="0" w:left="0"/>
        <w:rPr>
          <w:ins w:id="9158" w:author="Administrator" w:date="2019-03-04T23:39:00Z"/>
        </w:rPr>
        <w:pPrChange w:id="9159" w:author="Administrator" w:date="2019-03-03T22:08:00Z">
          <w:pPr>
            <w:pStyle w:val="12"/>
            <w:numPr>
              <w:numId w:val="1"/>
            </w:numPr>
            <w:spacing w:after="240"/>
            <w:ind w:leftChars="0" w:left="360" w:hanging="360"/>
            <w:outlineLvl w:val="0"/>
          </w:pPr>
        </w:pPrChange>
      </w:pPr>
      <w:ins w:id="9160" w:author="Administrator" w:date="2019-03-07T23:53:00Z">
        <w:r>
          <w:rPr>
            <w:rFonts w:hint="eastAsia"/>
          </w:rPr>
          <w:t>「只要你回頭看，或是停下來阻擋片刻，</w:t>
        </w:r>
      </w:ins>
      <w:ins w:id="9161" w:author="Administrator" w:date="2019-03-08T15:38:00Z">
        <w:r>
          <w:rPr>
            <w:rFonts w:hint="eastAsia"/>
          </w:rPr>
          <w:t>我</w:t>
        </w:r>
      </w:ins>
      <w:ins w:id="9162" w:author="Administrator" w:date="2019-03-07T23:53:00Z">
        <w:r w:rsidR="00DF38AD">
          <w:rPr>
            <w:rFonts w:hint="eastAsia"/>
          </w:rPr>
          <w:t>就有把握追上你！」鬼谷玟</w:t>
        </w:r>
      </w:ins>
      <w:ins w:id="9163" w:author="Administrator" w:date="2019-03-07T23:54:00Z">
        <w:r w:rsidR="00DF38AD">
          <w:rPr>
            <w:rFonts w:hint="eastAsia"/>
          </w:rPr>
          <w:t>鳳眼一瞇，心中暗自盤算著。</w:t>
        </w:r>
      </w:ins>
    </w:p>
    <w:p w:rsidR="000F0075" w:rsidRDefault="00AE5137">
      <w:pPr>
        <w:pStyle w:val="12"/>
        <w:spacing w:after="240"/>
        <w:ind w:leftChars="0" w:left="0"/>
        <w:rPr>
          <w:ins w:id="9164" w:author="Administrator" w:date="2019-03-05T00:23:00Z"/>
        </w:rPr>
        <w:pPrChange w:id="9165" w:author="Administrator" w:date="2019-03-03T22:08:00Z">
          <w:pPr>
            <w:pStyle w:val="12"/>
            <w:numPr>
              <w:numId w:val="1"/>
            </w:numPr>
            <w:spacing w:after="240"/>
            <w:ind w:leftChars="0" w:left="360" w:hanging="360"/>
            <w:outlineLvl w:val="0"/>
          </w:pPr>
        </w:pPrChange>
      </w:pPr>
      <w:ins w:id="9166" w:author="Administrator" w:date="2019-03-04T23:39:00Z">
        <w:r>
          <w:rPr>
            <w:rFonts w:hint="eastAsia"/>
          </w:rPr>
          <w:t>偏偏李龍飛像早有料到似的，</w:t>
        </w:r>
      </w:ins>
      <w:ins w:id="9167" w:author="Administrator" w:date="2019-03-05T00:20:00Z">
        <w:r w:rsidR="00CC4926">
          <w:rPr>
            <w:rFonts w:hint="eastAsia"/>
          </w:rPr>
          <w:t>頭也不抬，直接從儲物袋中飛出八</w:t>
        </w:r>
      </w:ins>
      <w:ins w:id="9168" w:author="Administrator" w:date="2019-03-05T00:21:00Z">
        <w:r w:rsidR="00CC4926">
          <w:rPr>
            <w:rFonts w:hint="eastAsia"/>
          </w:rPr>
          <w:t>把飛劍，</w:t>
        </w:r>
      </w:ins>
      <w:ins w:id="9169" w:author="Administrator" w:date="2019-03-05T00:22:00Z">
        <w:r w:rsidR="00CC4926">
          <w:rPr>
            <w:rFonts w:hint="eastAsia"/>
          </w:rPr>
          <w:t>向後直奔六色毒霧，更在接觸的一瞬間</w:t>
        </w:r>
      </w:ins>
      <w:ins w:id="9170" w:author="Administrator" w:date="2019-03-05T00:21:00Z">
        <w:r w:rsidR="00CC4926">
          <w:rPr>
            <w:rFonts w:hint="eastAsia"/>
          </w:rPr>
          <w:t>，自爆開來，</w:t>
        </w:r>
      </w:ins>
      <w:ins w:id="9171" w:author="Administrator" w:date="2019-03-05T00:22:00Z">
        <w:r w:rsidR="00CC4926">
          <w:rPr>
            <w:rFonts w:hint="eastAsia"/>
          </w:rPr>
          <w:t>掀起不小的爆風，將毒霧</w:t>
        </w:r>
      </w:ins>
      <w:ins w:id="9172" w:author="Administrator" w:date="2019-03-05T00:23:00Z">
        <w:r w:rsidR="00CC4926">
          <w:rPr>
            <w:rFonts w:hint="eastAsia"/>
          </w:rPr>
          <w:t>吹散開來，氣得鬼谷玟是臉色青一陣白一陣。</w:t>
        </w:r>
      </w:ins>
    </w:p>
    <w:p w:rsidR="000F0075" w:rsidRDefault="00CC4926">
      <w:pPr>
        <w:pStyle w:val="12"/>
        <w:spacing w:after="240"/>
        <w:ind w:leftChars="0" w:left="0"/>
        <w:rPr>
          <w:ins w:id="9173" w:author="Administrator" w:date="2019-03-06T22:25:00Z"/>
        </w:rPr>
        <w:pPrChange w:id="9174" w:author="Administrator" w:date="2019-03-03T22:08:00Z">
          <w:pPr>
            <w:pStyle w:val="12"/>
            <w:numPr>
              <w:numId w:val="1"/>
            </w:numPr>
            <w:spacing w:after="240"/>
            <w:ind w:leftChars="0" w:left="360" w:hanging="360"/>
            <w:outlineLvl w:val="0"/>
          </w:pPr>
        </w:pPrChange>
      </w:pPr>
      <w:ins w:id="9175" w:author="Administrator" w:date="2019-03-05T00:23:00Z">
        <w:r>
          <w:rPr>
            <w:rFonts w:hint="eastAsia"/>
          </w:rPr>
          <w:t>像這樣的手段，隨著李龍飛戰鬥經驗的增加，也</w:t>
        </w:r>
      </w:ins>
      <w:ins w:id="9176" w:author="Administrator" w:date="2019-03-05T00:24:00Z">
        <w:r w:rsidR="00CD25C0">
          <w:rPr>
            <w:rFonts w:hint="eastAsia"/>
          </w:rPr>
          <w:t>越加的熟練起來，加上他靈識比一般練氣修士強太多，即使</w:t>
        </w:r>
        <w:r>
          <w:rPr>
            <w:rFonts w:hint="eastAsia"/>
          </w:rPr>
          <w:t>鬼谷玟</w:t>
        </w:r>
      </w:ins>
      <w:ins w:id="9177" w:author="Administrator" w:date="2019-03-06T22:25:00Z">
        <w:r w:rsidR="00CD25C0">
          <w:rPr>
            <w:rFonts w:hint="eastAsia"/>
          </w:rPr>
          <w:t>是築基修士</w:t>
        </w:r>
      </w:ins>
      <w:ins w:id="9178" w:author="Administrator" w:date="2019-03-05T00:24:00Z">
        <w:r>
          <w:rPr>
            <w:rFonts w:hint="eastAsia"/>
          </w:rPr>
          <w:t>，</w:t>
        </w:r>
      </w:ins>
      <w:ins w:id="9179" w:author="Administrator" w:date="2019-03-06T22:25:00Z">
        <w:r w:rsidR="00CD25C0">
          <w:rPr>
            <w:rFonts w:hint="eastAsia"/>
          </w:rPr>
          <w:t>在他面前</w:t>
        </w:r>
      </w:ins>
      <w:ins w:id="9180" w:author="Administrator" w:date="2019-03-05T00:24:00Z">
        <w:r>
          <w:rPr>
            <w:rFonts w:hint="eastAsia"/>
          </w:rPr>
          <w:t>也</w:t>
        </w:r>
      </w:ins>
      <w:ins w:id="9181" w:author="Administrator" w:date="2019-03-06T22:25:00Z">
        <w:r w:rsidR="00CD25C0">
          <w:rPr>
            <w:rFonts w:hint="eastAsia"/>
          </w:rPr>
          <w:t>藏不了甚麼手段，只能以修為之力逼他硬拼而已</w:t>
        </w:r>
      </w:ins>
      <w:ins w:id="9182" w:author="Administrator" w:date="2019-03-05T00:24:00Z">
        <w:r>
          <w:rPr>
            <w:rFonts w:hint="eastAsia"/>
          </w:rPr>
          <w:t>。</w:t>
        </w:r>
      </w:ins>
    </w:p>
    <w:p w:rsidR="000F0075" w:rsidRDefault="00CD25C0">
      <w:pPr>
        <w:pStyle w:val="12"/>
        <w:spacing w:after="240"/>
        <w:ind w:leftChars="0" w:left="0"/>
        <w:rPr>
          <w:ins w:id="9183" w:author="Administrator" w:date="2019-03-06T22:28:00Z"/>
        </w:rPr>
        <w:pPrChange w:id="9184" w:author="Administrator" w:date="2019-03-03T22:08:00Z">
          <w:pPr>
            <w:pStyle w:val="12"/>
            <w:numPr>
              <w:numId w:val="1"/>
            </w:numPr>
            <w:spacing w:after="240"/>
            <w:ind w:leftChars="0" w:left="360" w:hanging="360"/>
            <w:outlineLvl w:val="0"/>
          </w:pPr>
        </w:pPrChange>
      </w:pPr>
      <w:ins w:id="9185" w:author="Administrator" w:date="2019-03-06T22:26:00Z">
        <w:r>
          <w:rPr>
            <w:rFonts w:hint="eastAsia"/>
          </w:rPr>
          <w:t>若是青陽子或道辰子</w:t>
        </w:r>
      </w:ins>
      <w:ins w:id="9186" w:author="Administrator" w:date="2019-03-07T23:55:00Z">
        <w:r w:rsidR="00DF38AD">
          <w:rPr>
            <w:rFonts w:hint="eastAsia"/>
          </w:rPr>
          <w:t>在此</w:t>
        </w:r>
      </w:ins>
      <w:ins w:id="9187" w:author="Administrator" w:date="2019-03-06T22:26:00Z">
        <w:r>
          <w:rPr>
            <w:rFonts w:hint="eastAsia"/>
          </w:rPr>
          <w:t>，或許可以以肉身之力或</w:t>
        </w:r>
      </w:ins>
      <w:ins w:id="9188" w:author="Administrator" w:date="2019-03-06T22:27:00Z">
        <w:r>
          <w:rPr>
            <w:rFonts w:hint="eastAsia"/>
          </w:rPr>
          <w:t>術法</w:t>
        </w:r>
      </w:ins>
      <w:ins w:id="9189" w:author="Administrator" w:date="2019-03-06T22:26:00Z">
        <w:r>
          <w:rPr>
            <w:rFonts w:hint="eastAsia"/>
          </w:rPr>
          <w:t>之威衝一波將李龍飛</w:t>
        </w:r>
      </w:ins>
      <w:ins w:id="9190" w:author="Administrator" w:date="2019-03-06T22:27:00Z">
        <w:r>
          <w:rPr>
            <w:rFonts w:hint="eastAsia"/>
          </w:rPr>
          <w:t>給攔截下來，偏偏鬼谷玟雖是鬼屍門內天驕弟子，但其</w:t>
        </w:r>
      </w:ins>
      <w:ins w:id="9191" w:author="Administrator" w:date="2019-03-06T22:28:00Z">
        <w:r>
          <w:rPr>
            <w:rFonts w:hint="eastAsia"/>
          </w:rPr>
          <w:t>讓人害怕的是詭異莫測的手段</w:t>
        </w:r>
        <w:r>
          <w:rPr>
            <w:rFonts w:hint="eastAsia"/>
          </w:rPr>
          <w:lastRenderedPageBreak/>
          <w:t>跟層出不窮的心機。</w:t>
        </w:r>
      </w:ins>
    </w:p>
    <w:p w:rsidR="000F0075" w:rsidRDefault="00CD25C0">
      <w:pPr>
        <w:pStyle w:val="12"/>
        <w:spacing w:after="240"/>
        <w:ind w:leftChars="0" w:left="0"/>
        <w:rPr>
          <w:ins w:id="9192" w:author="Administrator" w:date="2019-03-06T22:29:00Z"/>
        </w:rPr>
        <w:pPrChange w:id="9193" w:author="Administrator" w:date="2019-03-03T22:08:00Z">
          <w:pPr>
            <w:pStyle w:val="12"/>
            <w:numPr>
              <w:numId w:val="1"/>
            </w:numPr>
            <w:spacing w:after="240"/>
            <w:ind w:leftChars="0" w:left="360" w:hanging="360"/>
            <w:outlineLvl w:val="0"/>
          </w:pPr>
        </w:pPrChange>
      </w:pPr>
      <w:ins w:id="9194" w:author="Administrator" w:date="2019-03-06T22:28:00Z">
        <w:r>
          <w:rPr>
            <w:rFonts w:hint="eastAsia"/>
          </w:rPr>
          <w:t>在</w:t>
        </w:r>
      </w:ins>
      <w:ins w:id="9195" w:author="Administrator" w:date="2019-03-07T23:55:00Z">
        <w:r w:rsidR="00DF38AD">
          <w:rPr>
            <w:rFonts w:hint="eastAsia"/>
          </w:rPr>
          <w:t>其</w:t>
        </w:r>
      </w:ins>
      <w:ins w:id="9196" w:author="Administrator" w:date="2019-03-06T22:28:00Z">
        <w:r>
          <w:rPr>
            <w:rFonts w:hint="eastAsia"/>
          </w:rPr>
          <w:t>肉身之力與術法</w:t>
        </w:r>
      </w:ins>
      <w:ins w:id="9197" w:author="Administrator" w:date="2019-03-07T23:55:00Z">
        <w:r w:rsidR="00DF38AD">
          <w:rPr>
            <w:rFonts w:hint="eastAsia"/>
          </w:rPr>
          <w:t>殺傷力</w:t>
        </w:r>
      </w:ins>
      <w:ins w:id="9198" w:author="Administrator" w:date="2019-03-06T22:28:00Z">
        <w:r w:rsidR="00DF38AD">
          <w:rPr>
            <w:rFonts w:hint="eastAsia"/>
          </w:rPr>
          <w:t>上</w:t>
        </w:r>
        <w:r>
          <w:rPr>
            <w:rFonts w:hint="eastAsia"/>
          </w:rPr>
          <w:t>，只能說比普通</w:t>
        </w:r>
      </w:ins>
      <w:ins w:id="9199" w:author="Administrator" w:date="2019-03-06T22:29:00Z">
        <w:r>
          <w:rPr>
            <w:rFonts w:hint="eastAsia"/>
          </w:rPr>
          <w:t>築基中期修士來得好一些而已</w:t>
        </w:r>
      </w:ins>
      <w:ins w:id="9200" w:author="Administrator" w:date="2019-03-07T23:56:00Z">
        <w:r w:rsidR="00DF38AD">
          <w:rPr>
            <w:rFonts w:hint="eastAsia"/>
          </w:rPr>
          <w:t>，就連一般築基後期修士也不見得</w:t>
        </w:r>
      </w:ins>
      <w:ins w:id="9201" w:author="Administrator" w:date="2019-03-07T23:57:00Z">
        <w:r w:rsidR="00DF38AD">
          <w:rPr>
            <w:rFonts w:hint="eastAsia"/>
          </w:rPr>
          <w:t>會輸給她</w:t>
        </w:r>
      </w:ins>
      <w:ins w:id="9202" w:author="Administrator" w:date="2019-03-06T22:29:00Z">
        <w:r>
          <w:rPr>
            <w:rFonts w:hint="eastAsia"/>
          </w:rPr>
          <w:t>。</w:t>
        </w:r>
      </w:ins>
    </w:p>
    <w:p w:rsidR="000F0075" w:rsidRDefault="00CD25C0">
      <w:pPr>
        <w:pStyle w:val="12"/>
        <w:spacing w:after="240"/>
        <w:ind w:leftChars="0" w:left="0"/>
        <w:rPr>
          <w:ins w:id="9203" w:author="Administrator" w:date="2019-03-06T22:30:00Z"/>
        </w:rPr>
        <w:pPrChange w:id="9204" w:author="Administrator" w:date="2019-03-03T22:08:00Z">
          <w:pPr>
            <w:pStyle w:val="12"/>
            <w:numPr>
              <w:numId w:val="1"/>
            </w:numPr>
            <w:spacing w:after="240"/>
            <w:ind w:leftChars="0" w:left="360" w:hanging="360"/>
            <w:outlineLvl w:val="0"/>
          </w:pPr>
        </w:pPrChange>
      </w:pPr>
      <w:ins w:id="9205" w:author="Administrator" w:date="2019-03-06T22:29:00Z">
        <w:r>
          <w:rPr>
            <w:rFonts w:hint="eastAsia"/>
          </w:rPr>
          <w:t>而此時在追逐過程，那些手段跟心機，</w:t>
        </w:r>
      </w:ins>
      <w:ins w:id="9206" w:author="Administrator" w:date="2019-03-07T23:57:00Z">
        <w:r w:rsidR="00DF38AD">
          <w:rPr>
            <w:rFonts w:hint="eastAsia"/>
          </w:rPr>
          <w:t>跟本</w:t>
        </w:r>
      </w:ins>
      <w:ins w:id="9207" w:author="Administrator" w:date="2019-03-06T22:29:00Z">
        <w:r w:rsidR="00DF38AD">
          <w:rPr>
            <w:rFonts w:hint="eastAsia"/>
          </w:rPr>
          <w:t>沒有時間</w:t>
        </w:r>
      </w:ins>
      <w:ins w:id="9208" w:author="Administrator" w:date="2019-03-07T23:57:00Z">
        <w:r w:rsidR="00DF38AD">
          <w:rPr>
            <w:rFonts w:hint="eastAsia"/>
          </w:rPr>
          <w:t>準備</w:t>
        </w:r>
      </w:ins>
      <w:ins w:id="9209" w:author="Administrator" w:date="2019-03-06T22:29:00Z">
        <w:r w:rsidR="00DF38AD">
          <w:rPr>
            <w:rFonts w:hint="eastAsia"/>
          </w:rPr>
          <w:t>或施展</w:t>
        </w:r>
        <w:r>
          <w:rPr>
            <w:rFonts w:hint="eastAsia"/>
          </w:rPr>
          <w:t>開來；要使毒或</w:t>
        </w:r>
      </w:ins>
      <w:ins w:id="9210" w:author="Administrator" w:date="2019-03-06T22:30:00Z">
        <w:r>
          <w:rPr>
            <w:rFonts w:hint="eastAsia"/>
          </w:rPr>
          <w:t>術法，又需要</w:t>
        </w:r>
      </w:ins>
      <w:ins w:id="9211" w:author="Administrator" w:date="2019-03-07T23:57:00Z">
        <w:r w:rsidR="00DF38AD">
          <w:rPr>
            <w:rFonts w:hint="eastAsia"/>
          </w:rPr>
          <w:t>更</w:t>
        </w:r>
      </w:ins>
      <w:ins w:id="9212" w:author="Administrator" w:date="2019-03-06T22:30:00Z">
        <w:r w:rsidR="00DF38AD">
          <w:rPr>
            <w:rFonts w:hint="eastAsia"/>
          </w:rPr>
          <w:t>靠近</w:t>
        </w:r>
        <w:r>
          <w:rPr>
            <w:rFonts w:hint="eastAsia"/>
          </w:rPr>
          <w:t>些，這才使得李龍飛得以有一絲機會逃亡奔走。</w:t>
        </w:r>
      </w:ins>
    </w:p>
    <w:p w:rsidR="000F0075" w:rsidRDefault="00DF38AD">
      <w:pPr>
        <w:pStyle w:val="12"/>
        <w:spacing w:after="240"/>
        <w:ind w:leftChars="0" w:left="0"/>
        <w:rPr>
          <w:ins w:id="9213" w:author="Administrator" w:date="2019-03-05T00:24:00Z"/>
        </w:rPr>
        <w:pPrChange w:id="9214" w:author="Administrator" w:date="2019-03-03T22:08:00Z">
          <w:pPr>
            <w:pStyle w:val="12"/>
            <w:numPr>
              <w:numId w:val="1"/>
            </w:numPr>
            <w:spacing w:after="240"/>
            <w:ind w:leftChars="0" w:left="360" w:hanging="360"/>
            <w:outlineLvl w:val="0"/>
          </w:pPr>
        </w:pPrChange>
      </w:pPr>
      <w:ins w:id="9215" w:author="Administrator" w:date="2019-03-06T22:31:00Z">
        <w:r>
          <w:rPr>
            <w:rFonts w:hint="eastAsia"/>
          </w:rPr>
          <w:t>不過鬼谷玟終究是築基後期修士，哪怕一時間追趕不上，但時間</w:t>
        </w:r>
      </w:ins>
      <w:ins w:id="9216" w:author="Administrator" w:date="2019-03-07T23:58:00Z">
        <w:r>
          <w:rPr>
            <w:rFonts w:hint="eastAsia"/>
          </w:rPr>
          <w:t>久</w:t>
        </w:r>
      </w:ins>
      <w:ins w:id="9217" w:author="Administrator" w:date="2019-03-06T22:31:00Z">
        <w:r w:rsidR="00CD25C0">
          <w:rPr>
            <w:rFonts w:hint="eastAsia"/>
          </w:rPr>
          <w:t>了，她不信李龍飛</w:t>
        </w:r>
      </w:ins>
      <w:ins w:id="9218" w:author="Administrator" w:date="2019-03-07T23:59:00Z">
        <w:r>
          <w:rPr>
            <w:rFonts w:hint="eastAsia"/>
          </w:rPr>
          <w:t>以這樣全力施展修為奔走，</w:t>
        </w:r>
      </w:ins>
      <w:ins w:id="9219" w:author="Administrator" w:date="2019-03-06T22:31:00Z">
        <w:r w:rsidR="00CD25C0">
          <w:rPr>
            <w:rFonts w:hint="eastAsia"/>
          </w:rPr>
          <w:t>法力</w:t>
        </w:r>
      </w:ins>
      <w:ins w:id="9220" w:author="Administrator" w:date="2019-03-06T22:32:00Z">
        <w:r>
          <w:rPr>
            <w:rFonts w:hint="eastAsia"/>
          </w:rPr>
          <w:t>能撐得比</w:t>
        </w:r>
      </w:ins>
      <w:ins w:id="9221" w:author="Administrator" w:date="2019-03-07T23:59:00Z">
        <w:r>
          <w:rPr>
            <w:rFonts w:hint="eastAsia"/>
          </w:rPr>
          <w:t>自己</w:t>
        </w:r>
      </w:ins>
      <w:ins w:id="9222" w:author="Administrator" w:date="2019-03-06T22:32:00Z">
        <w:r w:rsidR="00CD25C0">
          <w:rPr>
            <w:rFonts w:hint="eastAsia"/>
          </w:rPr>
          <w:t>還久。</w:t>
        </w:r>
      </w:ins>
    </w:p>
    <w:p w:rsidR="000F0075" w:rsidRDefault="00CF335E">
      <w:pPr>
        <w:pStyle w:val="12"/>
        <w:spacing w:after="240"/>
        <w:ind w:leftChars="0" w:left="0"/>
        <w:rPr>
          <w:ins w:id="9223" w:author="Administrator" w:date="2019-03-04T23:37:00Z"/>
        </w:rPr>
        <w:pPrChange w:id="9224" w:author="Administrator" w:date="2019-03-03T22:08:00Z">
          <w:pPr>
            <w:pStyle w:val="12"/>
            <w:numPr>
              <w:numId w:val="1"/>
            </w:numPr>
            <w:spacing w:after="240"/>
            <w:ind w:leftChars="0" w:left="360" w:hanging="360"/>
            <w:outlineLvl w:val="0"/>
          </w:pPr>
        </w:pPrChange>
      </w:pPr>
      <w:ins w:id="9225" w:author="Administrator" w:date="2019-03-06T22:33:00Z">
        <w:r>
          <w:rPr>
            <w:rFonts w:hint="eastAsia"/>
          </w:rPr>
          <w:t>就這樣，兩人從靈山山腳，一路追馳，</w:t>
        </w:r>
      </w:ins>
      <w:ins w:id="9226" w:author="Administrator" w:date="2019-03-06T22:34:00Z">
        <w:r>
          <w:rPr>
            <w:rFonts w:hint="eastAsia"/>
          </w:rPr>
          <w:t>幾番交手</w:t>
        </w:r>
      </w:ins>
      <w:ins w:id="9227" w:author="Administrator" w:date="2019-03-06T22:33:00Z">
        <w:r>
          <w:rPr>
            <w:rFonts w:hint="eastAsia"/>
          </w:rPr>
          <w:t>，慢慢</w:t>
        </w:r>
      </w:ins>
      <w:ins w:id="9228" w:author="Administrator" w:date="2019-03-06T22:34:00Z">
        <w:r w:rsidR="00082D96">
          <w:rPr>
            <w:rFonts w:hint="eastAsia"/>
          </w:rPr>
          <w:t>跑往靈山山腰之處。</w:t>
        </w:r>
      </w:ins>
    </w:p>
    <w:p w:rsidR="000F0075" w:rsidRDefault="00D1297C">
      <w:pPr>
        <w:pStyle w:val="12"/>
        <w:spacing w:after="240"/>
        <w:ind w:leftChars="0" w:left="0"/>
        <w:rPr>
          <w:ins w:id="9229" w:author="Administrator" w:date="2019-03-06T22:43:00Z"/>
        </w:rPr>
        <w:pPrChange w:id="9230" w:author="Administrator" w:date="2019-03-03T22:08:00Z">
          <w:pPr>
            <w:pStyle w:val="12"/>
            <w:numPr>
              <w:numId w:val="1"/>
            </w:numPr>
            <w:spacing w:after="240"/>
            <w:ind w:leftChars="0" w:left="360" w:hanging="360"/>
            <w:outlineLvl w:val="0"/>
          </w:pPr>
        </w:pPrChange>
      </w:pPr>
      <w:ins w:id="9231" w:author="Administrator" w:date="2019-03-06T22:41:00Z">
        <w:r>
          <w:rPr>
            <w:rFonts w:hint="eastAsia"/>
          </w:rPr>
          <w:t>也就在這時，原本</w:t>
        </w:r>
      </w:ins>
      <w:ins w:id="9232" w:author="Administrator" w:date="2019-03-06T22:42:00Z">
        <w:r>
          <w:rPr>
            <w:rFonts w:hint="eastAsia"/>
          </w:rPr>
          <w:t>毫無目標，四處亂跑的李龍飛，突</w:t>
        </w:r>
      </w:ins>
      <w:ins w:id="9233" w:author="Administrator" w:date="2019-03-06T22:43:00Z">
        <w:r>
          <w:rPr>
            <w:rFonts w:hint="eastAsia"/>
          </w:rPr>
          <w:t>然心中一動，隱隱覺得前方樹林內有些不尋常的氣息。</w:t>
        </w:r>
      </w:ins>
    </w:p>
    <w:p w:rsidR="000F0075" w:rsidRDefault="00D1297C">
      <w:pPr>
        <w:pStyle w:val="12"/>
        <w:spacing w:after="240"/>
        <w:ind w:leftChars="0" w:left="0"/>
        <w:rPr>
          <w:ins w:id="9234" w:author="Administrator" w:date="2019-03-06T22:45:00Z"/>
        </w:rPr>
        <w:pPrChange w:id="9235" w:author="Administrator" w:date="2019-03-03T22:08:00Z">
          <w:pPr>
            <w:pStyle w:val="12"/>
            <w:numPr>
              <w:numId w:val="1"/>
            </w:numPr>
            <w:spacing w:after="240"/>
            <w:ind w:leftChars="0" w:left="360" w:hanging="360"/>
            <w:outlineLvl w:val="0"/>
          </w:pPr>
        </w:pPrChange>
      </w:pPr>
      <w:ins w:id="9236" w:author="Administrator" w:date="2019-03-06T22:43:00Z">
        <w:r>
          <w:rPr>
            <w:rFonts w:hint="eastAsia"/>
          </w:rPr>
          <w:t>他還沒來得及猶豫是</w:t>
        </w:r>
      </w:ins>
      <w:ins w:id="9237" w:author="Administrator" w:date="2019-03-06T22:44:00Z">
        <w:r>
          <w:rPr>
            <w:rFonts w:hint="eastAsia"/>
          </w:rPr>
          <w:t>否要繞路而行，後面的鬼谷玟又怒嗔一聲，跟著打出一道法訣，一隻半透明的鬼爪破空而</w:t>
        </w:r>
        <w:r w:rsidR="009D77A2">
          <w:rPr>
            <w:rFonts w:hint="eastAsia"/>
          </w:rPr>
          <w:t>來，轉眼就要抓到</w:t>
        </w:r>
      </w:ins>
      <w:ins w:id="9238" w:author="Administrator" w:date="2019-03-06T22:45:00Z">
        <w:r w:rsidR="009D77A2">
          <w:rPr>
            <w:rFonts w:hint="eastAsia"/>
          </w:rPr>
          <w:t>他的後背心上。</w:t>
        </w:r>
      </w:ins>
    </w:p>
    <w:p w:rsidR="000F0075" w:rsidRDefault="00DF38AD">
      <w:pPr>
        <w:pStyle w:val="12"/>
        <w:spacing w:after="240"/>
        <w:ind w:leftChars="0" w:left="0"/>
        <w:rPr>
          <w:ins w:id="9239" w:author="Administrator" w:date="2019-03-06T22:46:00Z"/>
        </w:rPr>
        <w:pPrChange w:id="9240" w:author="Administrator" w:date="2019-03-03T22:08:00Z">
          <w:pPr>
            <w:pStyle w:val="12"/>
            <w:numPr>
              <w:numId w:val="1"/>
            </w:numPr>
            <w:spacing w:after="240"/>
            <w:ind w:leftChars="0" w:left="360" w:hanging="360"/>
            <w:outlineLvl w:val="0"/>
          </w:pPr>
        </w:pPrChange>
      </w:pPr>
      <w:ins w:id="9241" w:author="Administrator" w:date="2019-03-06T22:45:00Z">
        <w:r>
          <w:rPr>
            <w:rFonts w:hint="eastAsia"/>
          </w:rPr>
          <w:t>李龍飛眉頭一皺，</w:t>
        </w:r>
      </w:ins>
      <w:ins w:id="9242" w:author="Administrator" w:date="2019-03-08T00:00:00Z">
        <w:r>
          <w:rPr>
            <w:rFonts w:hint="eastAsia"/>
          </w:rPr>
          <w:t>一拍腰間，</w:t>
        </w:r>
      </w:ins>
      <w:ins w:id="9243" w:author="Administrator" w:date="2019-03-06T22:45:00Z">
        <w:r w:rsidR="009D77A2">
          <w:rPr>
            <w:rFonts w:hint="eastAsia"/>
          </w:rPr>
          <w:t>七八把飛劍</w:t>
        </w:r>
      </w:ins>
      <w:ins w:id="9244" w:author="Administrator" w:date="2019-03-08T00:00:00Z">
        <w:r>
          <w:rPr>
            <w:rFonts w:hint="eastAsia"/>
          </w:rPr>
          <w:t>再次</w:t>
        </w:r>
      </w:ins>
      <w:ins w:id="9245" w:author="Administrator" w:date="2019-03-06T22:45:00Z">
        <w:r w:rsidR="009D77A2">
          <w:rPr>
            <w:rFonts w:hint="eastAsia"/>
          </w:rPr>
          <w:t>飛出</w:t>
        </w:r>
      </w:ins>
      <w:ins w:id="9246" w:author="Administrator" w:date="2019-03-08T00:00:00Z">
        <w:r>
          <w:rPr>
            <w:rFonts w:hint="eastAsia"/>
          </w:rPr>
          <w:t>準備</w:t>
        </w:r>
      </w:ins>
      <w:ins w:id="9247" w:author="Administrator" w:date="2019-03-06T22:45:00Z">
        <w:r w:rsidR="009D77A2">
          <w:rPr>
            <w:rFonts w:hint="eastAsia"/>
          </w:rPr>
          <w:t>自爆，但</w:t>
        </w:r>
      </w:ins>
      <w:ins w:id="9248" w:author="Administrator" w:date="2019-03-08T00:00:00Z">
        <w:r>
          <w:rPr>
            <w:rFonts w:hint="eastAsia"/>
          </w:rPr>
          <w:t>這次飛劍</w:t>
        </w:r>
      </w:ins>
      <w:ins w:id="9249" w:author="Administrator" w:date="2019-03-06T22:45:00Z">
        <w:r w:rsidR="009D77A2">
          <w:rPr>
            <w:rFonts w:hint="eastAsia"/>
          </w:rPr>
          <w:t>尚</w:t>
        </w:r>
      </w:ins>
      <w:ins w:id="9250" w:author="Administrator" w:date="2019-03-06T22:46:00Z">
        <w:r w:rsidR="009D77A2">
          <w:rPr>
            <w:rFonts w:hint="eastAsia"/>
          </w:rPr>
          <w:t>未接觸到鬼爪，鬼谷玟眼中</w:t>
        </w:r>
      </w:ins>
      <w:ins w:id="9251" w:author="Administrator" w:date="2019-03-08T00:00:00Z">
        <w:r>
          <w:rPr>
            <w:rFonts w:hint="eastAsia"/>
          </w:rPr>
          <w:t>已</w:t>
        </w:r>
      </w:ins>
      <w:ins w:id="9252" w:author="Administrator" w:date="2019-03-06T22:46:00Z">
        <w:r w:rsidR="009D77A2">
          <w:rPr>
            <w:rFonts w:hint="eastAsia"/>
          </w:rPr>
          <w:t>閃過一絲異芒。</w:t>
        </w:r>
      </w:ins>
    </w:p>
    <w:p w:rsidR="000F0075" w:rsidRDefault="009D77A2">
      <w:pPr>
        <w:pStyle w:val="12"/>
        <w:spacing w:after="240"/>
        <w:ind w:leftChars="0" w:left="0"/>
        <w:rPr>
          <w:ins w:id="9253" w:author="Administrator" w:date="2019-03-06T22:47:00Z"/>
        </w:rPr>
        <w:pPrChange w:id="9254" w:author="Administrator" w:date="2019-03-03T22:08:00Z">
          <w:pPr>
            <w:pStyle w:val="12"/>
            <w:numPr>
              <w:numId w:val="1"/>
            </w:numPr>
            <w:spacing w:after="240"/>
            <w:ind w:leftChars="0" w:left="360" w:hanging="360"/>
            <w:outlineLvl w:val="0"/>
          </w:pPr>
        </w:pPrChange>
      </w:pPr>
      <w:ins w:id="9255" w:author="Administrator" w:date="2019-03-06T22:46:00Z">
        <w:r>
          <w:rPr>
            <w:rFonts w:hint="eastAsia"/>
          </w:rPr>
          <w:t>她猛地噴出一道精血，那鬼爪竟一分為二，一隻繼續抓往那些飛劍，一隻則繞了過去，</w:t>
        </w:r>
      </w:ins>
      <w:ins w:id="9256" w:author="Administrator" w:date="2019-03-06T22:47:00Z">
        <w:r>
          <w:rPr>
            <w:rFonts w:hint="eastAsia"/>
          </w:rPr>
          <w:t>往李龍飛頭頂猛抓下去。</w:t>
        </w:r>
      </w:ins>
    </w:p>
    <w:p w:rsidR="000F0075" w:rsidRDefault="009D77A2">
      <w:pPr>
        <w:pStyle w:val="12"/>
        <w:spacing w:after="240"/>
        <w:ind w:leftChars="0" w:left="0"/>
        <w:rPr>
          <w:ins w:id="9257" w:author="Administrator" w:date="2019-03-06T22:47:00Z"/>
        </w:rPr>
        <w:pPrChange w:id="9258" w:author="Administrator" w:date="2019-03-03T22:08:00Z">
          <w:pPr>
            <w:pStyle w:val="12"/>
            <w:numPr>
              <w:numId w:val="1"/>
            </w:numPr>
            <w:spacing w:after="240"/>
            <w:ind w:leftChars="0" w:left="360" w:hanging="360"/>
            <w:outlineLvl w:val="0"/>
          </w:pPr>
        </w:pPrChange>
      </w:pPr>
      <w:ins w:id="9259" w:author="Administrator" w:date="2019-03-06T22:47:00Z">
        <w:r>
          <w:rPr>
            <w:rFonts w:hint="eastAsia"/>
          </w:rPr>
          <w:t>這一招來得突然，便是李龍飛也防不勝防，危及之下，只得側身一閃，以肩膀捱過這爪。</w:t>
        </w:r>
      </w:ins>
    </w:p>
    <w:p w:rsidR="000F0075" w:rsidRDefault="0024131C">
      <w:pPr>
        <w:pStyle w:val="12"/>
        <w:spacing w:after="240"/>
        <w:ind w:leftChars="0" w:left="0"/>
        <w:rPr>
          <w:ins w:id="9260" w:author="Administrator" w:date="2019-03-06T22:49:00Z"/>
        </w:rPr>
        <w:pPrChange w:id="9261" w:author="Administrator" w:date="2019-03-03T22:08:00Z">
          <w:pPr>
            <w:pStyle w:val="12"/>
            <w:numPr>
              <w:numId w:val="1"/>
            </w:numPr>
            <w:spacing w:after="240"/>
            <w:ind w:leftChars="0" w:left="360" w:hanging="360"/>
            <w:outlineLvl w:val="0"/>
          </w:pPr>
        </w:pPrChange>
      </w:pPr>
      <w:ins w:id="9262" w:author="Administrator" w:date="2019-03-08T00:01:00Z">
        <w:r>
          <w:rPr>
            <w:rFonts w:hint="eastAsia"/>
          </w:rPr>
          <w:t>就見到那鬼爪森森，</w:t>
        </w:r>
      </w:ins>
      <w:ins w:id="9263" w:author="Administrator" w:date="2019-03-08T00:04:00Z">
        <w:r>
          <w:rPr>
            <w:rFonts w:hint="eastAsia"/>
          </w:rPr>
          <w:t>指骨如刀，李龍飛</w:t>
        </w:r>
      </w:ins>
      <w:ins w:id="9264" w:author="Administrator" w:date="2019-03-06T22:48:00Z">
        <w:r>
          <w:rPr>
            <w:rFonts w:hint="eastAsia"/>
          </w:rPr>
          <w:t>悶哼一聲，肩頭上被</w:t>
        </w:r>
        <w:r w:rsidR="009D77A2">
          <w:rPr>
            <w:rFonts w:hint="eastAsia"/>
          </w:rPr>
          <w:t>狠狠抓出一道血肉模糊的</w:t>
        </w:r>
      </w:ins>
      <w:ins w:id="9265" w:author="Administrator" w:date="2019-03-06T22:49:00Z">
        <w:r w:rsidR="009D77A2">
          <w:rPr>
            <w:rFonts w:hint="eastAsia"/>
          </w:rPr>
          <w:t>傷口，深可見骨，觸目驚心。</w:t>
        </w:r>
      </w:ins>
    </w:p>
    <w:p w:rsidR="000F0075" w:rsidRDefault="009D77A2">
      <w:pPr>
        <w:pStyle w:val="12"/>
        <w:spacing w:after="240"/>
        <w:ind w:leftChars="0" w:left="0"/>
        <w:rPr>
          <w:ins w:id="9266" w:author="Administrator" w:date="2019-03-06T22:50:00Z"/>
        </w:rPr>
        <w:pPrChange w:id="9267" w:author="Administrator" w:date="2019-03-03T22:08:00Z">
          <w:pPr>
            <w:pStyle w:val="12"/>
            <w:numPr>
              <w:numId w:val="1"/>
            </w:numPr>
            <w:spacing w:after="240"/>
            <w:ind w:leftChars="0" w:left="360" w:hanging="360"/>
            <w:outlineLvl w:val="0"/>
          </w:pPr>
        </w:pPrChange>
      </w:pPr>
      <w:ins w:id="9268" w:author="Administrator" w:date="2019-03-06T22:49:00Z">
        <w:r>
          <w:rPr>
            <w:rFonts w:hint="eastAsia"/>
          </w:rPr>
          <w:t>這還是他肉身堪比半步築基，否則，這一抓怕是把他整個胳臂</w:t>
        </w:r>
      </w:ins>
      <w:ins w:id="9269" w:author="Administrator" w:date="2019-03-06T22:50:00Z">
        <w:r>
          <w:rPr>
            <w:rFonts w:hint="eastAsia"/>
          </w:rPr>
          <w:t>卸了下來也是不無可能。</w:t>
        </w:r>
      </w:ins>
    </w:p>
    <w:p w:rsidR="000F0075" w:rsidRDefault="0024131C">
      <w:pPr>
        <w:pStyle w:val="12"/>
        <w:spacing w:after="240"/>
        <w:ind w:leftChars="0" w:left="0"/>
        <w:rPr>
          <w:ins w:id="9270" w:author="Administrator" w:date="2019-03-06T22:50:00Z"/>
        </w:rPr>
        <w:pPrChange w:id="9271" w:author="Administrator" w:date="2019-03-03T22:08:00Z">
          <w:pPr>
            <w:pStyle w:val="12"/>
            <w:numPr>
              <w:numId w:val="1"/>
            </w:numPr>
            <w:spacing w:after="240"/>
            <w:ind w:leftChars="0" w:left="360" w:hanging="360"/>
            <w:outlineLvl w:val="0"/>
          </w:pPr>
        </w:pPrChange>
      </w:pPr>
      <w:ins w:id="9272" w:author="Administrator" w:date="2019-03-06T22:50:00Z">
        <w:r>
          <w:rPr>
            <w:rFonts w:hint="eastAsia"/>
          </w:rPr>
          <w:t>受此重傷之下，李龍飛眼中也</w:t>
        </w:r>
      </w:ins>
      <w:ins w:id="9273" w:author="Administrator" w:date="2019-03-08T00:08:00Z">
        <w:r>
          <w:rPr>
            <w:rFonts w:hint="eastAsia"/>
          </w:rPr>
          <w:t>泛</w:t>
        </w:r>
      </w:ins>
      <w:ins w:id="9274" w:author="Administrator" w:date="2019-03-06T22:50:00Z">
        <w:r>
          <w:rPr>
            <w:rFonts w:hint="eastAsia"/>
          </w:rPr>
          <w:t>起</w:t>
        </w:r>
      </w:ins>
      <w:ins w:id="9275" w:author="Administrator" w:date="2019-03-08T00:08:00Z">
        <w:r>
          <w:rPr>
            <w:rFonts w:hint="eastAsia"/>
          </w:rPr>
          <w:t>血絲</w:t>
        </w:r>
      </w:ins>
      <w:ins w:id="9276" w:author="Administrator" w:date="2019-03-06T22:50:00Z">
        <w:r w:rsidR="009D77A2">
          <w:rPr>
            <w:rFonts w:hint="eastAsia"/>
          </w:rPr>
          <w:t>，「好，妳要拼命是吧，那我就跟妳把命拼！」</w:t>
        </w:r>
      </w:ins>
    </w:p>
    <w:p w:rsidR="000F0075" w:rsidRDefault="009D77A2">
      <w:pPr>
        <w:pStyle w:val="12"/>
        <w:spacing w:after="240"/>
        <w:ind w:leftChars="0" w:left="0"/>
        <w:rPr>
          <w:ins w:id="9277" w:author="Administrator" w:date="2019-03-03T22:13:00Z"/>
        </w:rPr>
        <w:pPrChange w:id="9278" w:author="Administrator" w:date="2019-03-03T22:08:00Z">
          <w:pPr>
            <w:pStyle w:val="12"/>
            <w:numPr>
              <w:numId w:val="1"/>
            </w:numPr>
            <w:spacing w:after="240"/>
            <w:ind w:leftChars="0" w:left="360" w:hanging="360"/>
            <w:outlineLvl w:val="0"/>
          </w:pPr>
        </w:pPrChange>
      </w:pPr>
      <w:ins w:id="9279" w:author="Administrator" w:date="2019-03-06T22:50:00Z">
        <w:r>
          <w:rPr>
            <w:rFonts w:hint="eastAsia"/>
          </w:rPr>
          <w:t>他不</w:t>
        </w:r>
      </w:ins>
      <w:ins w:id="9280" w:author="Administrator" w:date="2019-03-06T22:51:00Z">
        <w:r>
          <w:rPr>
            <w:rFonts w:hint="eastAsia"/>
          </w:rPr>
          <w:t>再猶豫，往樹林方向直接衝去，後頭鬼谷玟想也不想，跟著追上，兩人一前一後，很快便沒入了樹林之中。</w:t>
        </w:r>
      </w:ins>
    </w:p>
    <w:p w:rsidR="000F0075" w:rsidRDefault="000F0075">
      <w:pPr>
        <w:pStyle w:val="12"/>
        <w:spacing w:after="240"/>
        <w:ind w:leftChars="0" w:left="0"/>
        <w:rPr>
          <w:ins w:id="9281" w:author="Administrator" w:date="2019-03-03T22:07:00Z"/>
        </w:rPr>
        <w:pPrChange w:id="9282" w:author="Administrator" w:date="2019-03-03T22:08:00Z">
          <w:pPr>
            <w:pStyle w:val="12"/>
            <w:numPr>
              <w:numId w:val="1"/>
            </w:numPr>
            <w:spacing w:after="240"/>
            <w:ind w:leftChars="0" w:left="360" w:hanging="360"/>
            <w:outlineLvl w:val="0"/>
          </w:pPr>
        </w:pPrChange>
      </w:pPr>
    </w:p>
    <w:p w:rsidR="0024131C" w:rsidRDefault="00B40E45" w:rsidP="0024131C">
      <w:pPr>
        <w:pStyle w:val="12"/>
        <w:numPr>
          <w:ilvl w:val="0"/>
          <w:numId w:val="1"/>
        </w:numPr>
        <w:spacing w:after="240"/>
        <w:ind w:leftChars="0"/>
        <w:outlineLvl w:val="0"/>
        <w:rPr>
          <w:ins w:id="9283" w:author="Administrator" w:date="2019-03-08T00:11:00Z"/>
        </w:rPr>
      </w:pPr>
      <w:ins w:id="9284" w:author="Administrator" w:date="2019-03-08T14:54:00Z">
        <w:r>
          <w:rPr>
            <w:rFonts w:hint="eastAsia"/>
          </w:rPr>
          <w:t>小太乙化清符</w:t>
        </w:r>
      </w:ins>
      <w:ins w:id="9285" w:author="Administrator" w:date="2019-03-08T21:26:00Z">
        <w:r w:rsidR="00244697">
          <w:rPr>
            <w:rFonts w:hint="eastAsia"/>
          </w:rPr>
          <w:t>之威</w:t>
        </w:r>
      </w:ins>
    </w:p>
    <w:p w:rsidR="000F0075" w:rsidRDefault="007973CB">
      <w:pPr>
        <w:pStyle w:val="12"/>
        <w:spacing w:after="240"/>
        <w:ind w:leftChars="0" w:left="0"/>
        <w:rPr>
          <w:ins w:id="9286" w:author="Administrator" w:date="2019-03-08T00:42:00Z"/>
        </w:rPr>
        <w:pPrChange w:id="9287" w:author="Administrator" w:date="2019-03-08T00:11:00Z">
          <w:pPr>
            <w:pStyle w:val="12"/>
            <w:numPr>
              <w:numId w:val="1"/>
            </w:numPr>
            <w:spacing w:after="240"/>
            <w:ind w:leftChars="0" w:left="360" w:hanging="360"/>
            <w:outlineLvl w:val="0"/>
          </w:pPr>
        </w:pPrChange>
      </w:pPr>
      <w:ins w:id="9288" w:author="Administrator" w:date="2019-03-08T00:14:00Z">
        <w:r>
          <w:rPr>
            <w:rFonts w:hint="eastAsia"/>
          </w:rPr>
          <w:lastRenderedPageBreak/>
          <w:t>赤吞虎</w:t>
        </w:r>
      </w:ins>
      <w:ins w:id="9289" w:author="Administrator" w:date="2019-03-08T00:15:00Z">
        <w:r>
          <w:rPr>
            <w:rFonts w:hint="eastAsia"/>
          </w:rPr>
          <w:t>，</w:t>
        </w:r>
      </w:ins>
      <w:ins w:id="9290" w:author="Administrator" w:date="2019-03-08T00:17:00Z">
        <w:r>
          <w:rPr>
            <w:rFonts w:hint="eastAsia"/>
          </w:rPr>
          <w:t>其狀如虎，足底長有赤毛，奔跑</w:t>
        </w:r>
      </w:ins>
      <w:ins w:id="9291" w:author="Administrator" w:date="2019-03-08T00:18:00Z">
        <w:r>
          <w:rPr>
            <w:rFonts w:hint="eastAsia"/>
          </w:rPr>
          <w:t>如</w:t>
        </w:r>
      </w:ins>
      <w:ins w:id="9292" w:author="Administrator" w:date="2019-03-08T00:17:00Z">
        <w:r>
          <w:rPr>
            <w:rFonts w:hint="eastAsia"/>
          </w:rPr>
          <w:t>風，</w:t>
        </w:r>
      </w:ins>
      <w:ins w:id="9293" w:author="Administrator" w:date="2019-03-08T00:18:00Z">
        <w:r>
          <w:rPr>
            <w:rFonts w:hint="eastAsia"/>
          </w:rPr>
          <w:t>張嘴可如蛇</w:t>
        </w:r>
      </w:ins>
      <w:ins w:id="9294" w:author="Administrator" w:date="2019-03-08T00:28:00Z">
        <w:r w:rsidR="006822AC">
          <w:rPr>
            <w:rFonts w:hint="eastAsia"/>
          </w:rPr>
          <w:t>吞象</w:t>
        </w:r>
      </w:ins>
      <w:ins w:id="9295" w:author="Administrator" w:date="2019-03-08T00:18:00Z">
        <w:r>
          <w:rPr>
            <w:rFonts w:hint="eastAsia"/>
          </w:rPr>
          <w:t>般</w:t>
        </w:r>
      </w:ins>
      <w:ins w:id="9296" w:author="Administrator" w:date="2019-03-08T00:28:00Z">
        <w:r w:rsidR="006822AC">
          <w:rPr>
            <w:rFonts w:hint="eastAsia"/>
          </w:rPr>
          <w:t>吞人</w:t>
        </w:r>
      </w:ins>
      <w:ins w:id="9297" w:author="Administrator" w:date="2019-03-08T00:19:00Z">
        <w:r>
          <w:rPr>
            <w:rFonts w:hint="eastAsia"/>
          </w:rPr>
          <w:t>入腹，故名赤吞。</w:t>
        </w:r>
      </w:ins>
    </w:p>
    <w:p w:rsidR="000F0075" w:rsidRDefault="006019E0">
      <w:pPr>
        <w:pStyle w:val="12"/>
        <w:spacing w:after="240"/>
        <w:ind w:leftChars="0" w:left="0"/>
        <w:rPr>
          <w:ins w:id="9298" w:author="Administrator" w:date="2019-03-08T00:25:00Z"/>
        </w:rPr>
        <w:pPrChange w:id="9299" w:author="Administrator" w:date="2019-03-08T00:11:00Z">
          <w:pPr>
            <w:pStyle w:val="12"/>
            <w:numPr>
              <w:numId w:val="1"/>
            </w:numPr>
            <w:spacing w:after="240"/>
            <w:ind w:leftChars="0" w:left="360" w:hanging="360"/>
            <w:outlineLvl w:val="0"/>
          </w:pPr>
        </w:pPrChange>
      </w:pPr>
      <w:ins w:id="9300" w:author="Administrator" w:date="2019-03-08T00:43:00Z">
        <w:r>
          <w:rPr>
            <w:rFonts w:hint="eastAsia"/>
          </w:rPr>
          <w:t>如果能選，</w:t>
        </w:r>
      </w:ins>
      <w:ins w:id="9301" w:author="Administrator" w:date="2019-03-08T00:44:00Z">
        <w:r>
          <w:rPr>
            <w:rFonts w:hint="eastAsia"/>
          </w:rPr>
          <w:t>一般的</w:t>
        </w:r>
      </w:ins>
      <w:ins w:id="9302" w:author="Administrator" w:date="2019-03-08T00:43:00Z">
        <w:r>
          <w:rPr>
            <w:rFonts w:hint="eastAsia"/>
          </w:rPr>
          <w:t>築基修士</w:t>
        </w:r>
      </w:ins>
      <w:ins w:id="9303" w:author="Administrator" w:date="2019-03-08T00:44:00Z">
        <w:r>
          <w:rPr>
            <w:rFonts w:hint="eastAsia"/>
          </w:rPr>
          <w:t>寧可面對更高級的妖獸，也不願面對一隻同</w:t>
        </w:r>
      </w:ins>
      <w:ins w:id="9304" w:author="Administrator" w:date="2019-03-08T01:10:00Z">
        <w:r>
          <w:rPr>
            <w:rFonts w:hint="eastAsia"/>
          </w:rPr>
          <w:t>階</w:t>
        </w:r>
      </w:ins>
      <w:ins w:id="9305" w:author="Administrator" w:date="2019-03-08T00:44:00Z">
        <w:r>
          <w:rPr>
            <w:rFonts w:hint="eastAsia"/>
          </w:rPr>
          <w:t>級的</w:t>
        </w:r>
      </w:ins>
      <w:ins w:id="9306" w:author="Administrator" w:date="2019-03-08T01:10:00Z">
        <w:r>
          <w:rPr>
            <w:rFonts w:hint="eastAsia"/>
          </w:rPr>
          <w:t>赤吞虎，原因</w:t>
        </w:r>
      </w:ins>
      <w:ins w:id="9307" w:author="Administrator" w:date="2019-03-08T01:11:00Z">
        <w:r>
          <w:rPr>
            <w:rFonts w:hint="eastAsia"/>
          </w:rPr>
          <w:t>無他，</w:t>
        </w:r>
      </w:ins>
      <w:ins w:id="9308" w:author="Administrator" w:date="2019-03-08T01:12:00Z">
        <w:r>
          <w:rPr>
            <w:rFonts w:hint="eastAsia"/>
          </w:rPr>
          <w:t>赤吞虎的皮毛太厚，</w:t>
        </w:r>
      </w:ins>
      <w:ins w:id="9309" w:author="Administrator" w:date="2019-03-08T01:13:00Z">
        <w:r>
          <w:rPr>
            <w:rFonts w:hint="eastAsia"/>
          </w:rPr>
          <w:t>等閒的法器難以傷之，難纏至極。</w:t>
        </w:r>
      </w:ins>
    </w:p>
    <w:p w:rsidR="000F0075" w:rsidRDefault="006019E0">
      <w:pPr>
        <w:pStyle w:val="12"/>
        <w:spacing w:after="240"/>
        <w:ind w:leftChars="0" w:left="0"/>
        <w:rPr>
          <w:ins w:id="9310" w:author="Administrator" w:date="2019-03-08T01:21:00Z"/>
        </w:rPr>
        <w:pPrChange w:id="9311" w:author="Administrator" w:date="2019-03-08T00:11:00Z">
          <w:pPr>
            <w:pStyle w:val="12"/>
            <w:numPr>
              <w:numId w:val="1"/>
            </w:numPr>
            <w:spacing w:after="240"/>
            <w:ind w:leftChars="0" w:left="360" w:hanging="360"/>
            <w:outlineLvl w:val="0"/>
          </w:pPr>
        </w:pPrChange>
      </w:pPr>
      <w:ins w:id="9312" w:author="Administrator" w:date="2019-03-08T01:13:00Z">
        <w:r>
          <w:rPr>
            <w:rFonts w:hint="eastAsia"/>
          </w:rPr>
          <w:t>可是</w:t>
        </w:r>
      </w:ins>
      <w:ins w:id="9313" w:author="Administrator" w:date="2019-03-08T00:32:00Z">
        <w:r w:rsidR="006822AC">
          <w:rPr>
            <w:rFonts w:hint="eastAsia"/>
          </w:rPr>
          <w:t>李龍飛</w:t>
        </w:r>
      </w:ins>
      <w:ins w:id="9314" w:author="Administrator" w:date="2019-03-08T01:14:00Z">
        <w:r w:rsidR="00EC6AA9">
          <w:rPr>
            <w:rFonts w:hint="eastAsia"/>
          </w:rPr>
          <w:t>如今身處險境，</w:t>
        </w:r>
      </w:ins>
      <w:ins w:id="9315" w:author="Administrator" w:date="2019-03-08T01:59:00Z">
        <w:r w:rsidR="000B758A">
          <w:rPr>
            <w:rFonts w:hint="eastAsia"/>
          </w:rPr>
          <w:t>別說他不知道，就算他</w:t>
        </w:r>
      </w:ins>
      <w:ins w:id="9316" w:author="Administrator" w:date="2019-03-08T01:57:00Z">
        <w:r w:rsidR="000B758A">
          <w:rPr>
            <w:rFonts w:hint="eastAsia"/>
          </w:rPr>
          <w:t>能提前</w:t>
        </w:r>
      </w:ins>
      <w:ins w:id="9317" w:author="Administrator" w:date="2019-03-08T01:20:00Z">
        <w:r w:rsidR="00EC6AA9">
          <w:rPr>
            <w:rFonts w:hint="eastAsia"/>
          </w:rPr>
          <w:t>知道</w:t>
        </w:r>
      </w:ins>
      <w:ins w:id="9318" w:author="Administrator" w:date="2019-03-08T01:58:00Z">
        <w:r w:rsidR="000B758A">
          <w:rPr>
            <w:rFonts w:hint="eastAsia"/>
          </w:rPr>
          <w:t>之後會遇到</w:t>
        </w:r>
      </w:ins>
      <w:ins w:id="9319" w:author="Administrator" w:date="2019-03-08T01:20:00Z">
        <w:r w:rsidR="00EC6AA9">
          <w:rPr>
            <w:rFonts w:hint="eastAsia"/>
          </w:rPr>
          <w:t>赤吞虎，</w:t>
        </w:r>
      </w:ins>
      <w:ins w:id="9320" w:author="Administrator" w:date="2019-03-08T01:57:00Z">
        <w:r w:rsidR="000B758A">
          <w:rPr>
            <w:rFonts w:hint="eastAsia"/>
          </w:rPr>
          <w:t>恐</w:t>
        </w:r>
      </w:ins>
      <w:ins w:id="9321" w:author="Administrator" w:date="2019-03-08T01:20:00Z">
        <w:r w:rsidR="00EC6AA9">
          <w:rPr>
            <w:rFonts w:hint="eastAsia"/>
          </w:rPr>
          <w:t>怕也是由不得他，仍要</w:t>
        </w:r>
      </w:ins>
      <w:ins w:id="9322" w:author="Administrator" w:date="2019-03-08T01:57:00Z">
        <w:r w:rsidR="000B758A">
          <w:rPr>
            <w:rFonts w:hint="eastAsia"/>
          </w:rPr>
          <w:t>「</w:t>
        </w:r>
      </w:ins>
      <w:ins w:id="9323" w:author="Administrator" w:date="2019-03-08T01:21:00Z">
        <w:r w:rsidR="00EC6AA9">
          <w:rPr>
            <w:rFonts w:hint="eastAsia"/>
          </w:rPr>
          <w:t>明知山有虎，偏向虎山行！」</w:t>
        </w:r>
      </w:ins>
    </w:p>
    <w:p w:rsidR="000F0075" w:rsidRDefault="00EC6AA9">
      <w:pPr>
        <w:pStyle w:val="12"/>
        <w:spacing w:after="240"/>
        <w:ind w:leftChars="0" w:left="0"/>
        <w:rPr>
          <w:ins w:id="9324" w:author="Administrator" w:date="2019-03-08T01:22:00Z"/>
        </w:rPr>
        <w:pPrChange w:id="9325" w:author="Administrator" w:date="2019-03-08T00:11:00Z">
          <w:pPr>
            <w:pStyle w:val="12"/>
            <w:numPr>
              <w:numId w:val="1"/>
            </w:numPr>
            <w:spacing w:after="240"/>
            <w:ind w:leftChars="0" w:left="360" w:hanging="360"/>
            <w:outlineLvl w:val="0"/>
          </w:pPr>
        </w:pPrChange>
      </w:pPr>
      <w:ins w:id="9326" w:author="Administrator" w:date="2019-03-08T01:23:00Z">
        <w:r>
          <w:rPr>
            <w:rFonts w:hint="eastAsia"/>
          </w:rPr>
          <w:t>「去！」</w:t>
        </w:r>
      </w:ins>
    </w:p>
    <w:p w:rsidR="000F0075" w:rsidRDefault="00EC6AA9">
      <w:pPr>
        <w:pStyle w:val="12"/>
        <w:spacing w:after="240"/>
        <w:ind w:leftChars="0" w:left="0"/>
        <w:rPr>
          <w:ins w:id="9327" w:author="Administrator" w:date="2019-03-08T01:24:00Z"/>
        </w:rPr>
        <w:pPrChange w:id="9328" w:author="Administrator" w:date="2019-03-08T00:11:00Z">
          <w:pPr>
            <w:pStyle w:val="12"/>
            <w:numPr>
              <w:numId w:val="1"/>
            </w:numPr>
            <w:spacing w:after="240"/>
            <w:ind w:leftChars="0" w:left="360" w:hanging="360"/>
            <w:outlineLvl w:val="0"/>
          </w:pPr>
        </w:pPrChange>
      </w:pPr>
      <w:ins w:id="9329" w:author="Administrator" w:date="2019-03-08T01:23:00Z">
        <w:r>
          <w:rPr>
            <w:rFonts w:hint="eastAsia"/>
          </w:rPr>
          <w:t>李龍飛又祭起</w:t>
        </w:r>
      </w:ins>
      <w:ins w:id="9330" w:author="Administrator" w:date="2019-03-08T01:22:00Z">
        <w:r>
          <w:rPr>
            <w:rFonts w:hint="eastAsia"/>
          </w:rPr>
          <w:t>一</w:t>
        </w:r>
      </w:ins>
      <w:ins w:id="9331" w:author="Administrator" w:date="2019-03-08T01:23:00Z">
        <w:r>
          <w:rPr>
            <w:rFonts w:hint="eastAsia"/>
          </w:rPr>
          <w:t>柄飛劍，往四</w:t>
        </w:r>
      </w:ins>
      <w:ins w:id="9332" w:author="Administrator" w:date="2019-03-08T01:25:00Z">
        <w:r w:rsidR="006D711F">
          <w:rPr>
            <w:rFonts w:hint="eastAsia"/>
          </w:rPr>
          <w:t>方</w:t>
        </w:r>
      </w:ins>
      <w:ins w:id="9333" w:author="Administrator" w:date="2019-03-08T01:23:00Z">
        <w:r>
          <w:rPr>
            <w:rFonts w:hint="eastAsia"/>
          </w:rPr>
          <w:t>樹</w:t>
        </w:r>
      </w:ins>
      <w:ins w:id="9334" w:author="Administrator" w:date="2019-03-08T01:26:00Z">
        <w:r w:rsidR="006D711F">
          <w:rPr>
            <w:rFonts w:hint="eastAsia"/>
          </w:rPr>
          <w:t>幹</w:t>
        </w:r>
      </w:ins>
      <w:ins w:id="9335" w:author="Administrator" w:date="2019-03-08T01:24:00Z">
        <w:r w:rsidR="006D711F">
          <w:rPr>
            <w:rFonts w:hint="eastAsia"/>
          </w:rPr>
          <w:t>砍去。</w:t>
        </w:r>
      </w:ins>
    </w:p>
    <w:p w:rsidR="000F0075" w:rsidRDefault="006D711F">
      <w:pPr>
        <w:pStyle w:val="12"/>
        <w:spacing w:after="240"/>
        <w:ind w:leftChars="0" w:left="0"/>
        <w:rPr>
          <w:ins w:id="9336" w:author="Administrator" w:date="2019-03-08T01:29:00Z"/>
        </w:rPr>
        <w:pPrChange w:id="9337" w:author="Administrator" w:date="2019-03-08T00:11:00Z">
          <w:pPr>
            <w:pStyle w:val="12"/>
            <w:numPr>
              <w:numId w:val="1"/>
            </w:numPr>
            <w:spacing w:after="240"/>
            <w:ind w:leftChars="0" w:left="360" w:hanging="360"/>
            <w:outlineLvl w:val="0"/>
          </w:pPr>
        </w:pPrChange>
      </w:pPr>
      <w:ins w:id="9338" w:author="Administrator" w:date="2019-03-08T01:26:00Z">
        <w:r>
          <w:rPr>
            <w:rFonts w:hint="eastAsia"/>
          </w:rPr>
          <w:t>那些</w:t>
        </w:r>
      </w:ins>
      <w:ins w:id="9339" w:author="Administrator" w:date="2019-03-08T01:31:00Z">
        <w:r>
          <w:rPr>
            <w:rFonts w:hint="eastAsia"/>
          </w:rPr>
          <w:t>轟然</w:t>
        </w:r>
      </w:ins>
      <w:ins w:id="9340" w:author="Administrator" w:date="2019-03-08T01:34:00Z">
        <w:r w:rsidR="007E4236">
          <w:rPr>
            <w:rFonts w:hint="eastAsia"/>
          </w:rPr>
          <w:t>墬</w:t>
        </w:r>
      </w:ins>
      <w:ins w:id="9341" w:author="Administrator" w:date="2019-03-08T01:31:00Z">
        <w:r>
          <w:rPr>
            <w:rFonts w:hint="eastAsia"/>
          </w:rPr>
          <w:t>落</w:t>
        </w:r>
      </w:ins>
      <w:ins w:id="9342" w:author="Administrator" w:date="2019-03-08T01:26:00Z">
        <w:r>
          <w:rPr>
            <w:rFonts w:hint="eastAsia"/>
          </w:rPr>
          <w:t>的</w:t>
        </w:r>
      </w:ins>
      <w:ins w:id="9343" w:author="Administrator" w:date="2019-03-08T01:34:00Z">
        <w:r w:rsidR="007E4236">
          <w:rPr>
            <w:rFonts w:hint="eastAsia"/>
          </w:rPr>
          <w:t>斷木</w:t>
        </w:r>
      </w:ins>
      <w:ins w:id="9344" w:author="Administrator" w:date="2019-03-08T01:26:00Z">
        <w:r>
          <w:rPr>
            <w:rFonts w:hint="eastAsia"/>
          </w:rPr>
          <w:t>，</w:t>
        </w:r>
      </w:ins>
      <w:ins w:id="9345" w:author="Administrator" w:date="2019-03-08T02:13:00Z">
        <w:r w:rsidR="00AE6ED8">
          <w:rPr>
            <w:rFonts w:hint="eastAsia"/>
          </w:rPr>
          <w:t>雖不能造成傷害，卻</w:t>
        </w:r>
      </w:ins>
      <w:ins w:id="9346" w:author="Administrator" w:date="2019-03-08T01:26:00Z">
        <w:r>
          <w:rPr>
            <w:rFonts w:hint="eastAsia"/>
          </w:rPr>
          <w:t>成了</w:t>
        </w:r>
      </w:ins>
      <w:ins w:id="9347" w:author="Administrator" w:date="2019-03-08T01:27:00Z">
        <w:r>
          <w:rPr>
            <w:rFonts w:hint="eastAsia"/>
          </w:rPr>
          <w:t>阻撓後方鬼谷玟追殺的最好障礙，同時</w:t>
        </w:r>
      </w:ins>
      <w:ins w:id="9348" w:author="Administrator" w:date="2019-03-08T01:29:00Z">
        <w:r>
          <w:rPr>
            <w:rFonts w:hint="eastAsia"/>
          </w:rPr>
          <w:t>引起的騷動，也足以吸引那些靈山中強</w:t>
        </w:r>
      </w:ins>
      <w:ins w:id="9349" w:author="Administrator" w:date="2019-03-08T01:34:00Z">
        <w:r w:rsidR="007E4236">
          <w:rPr>
            <w:rFonts w:hint="eastAsia"/>
          </w:rPr>
          <w:t>大</w:t>
        </w:r>
      </w:ins>
      <w:ins w:id="9350" w:author="Administrator" w:date="2019-03-08T01:29:00Z">
        <w:r>
          <w:rPr>
            <w:rFonts w:hint="eastAsia"/>
          </w:rPr>
          <w:t>的妖獸注意。</w:t>
        </w:r>
      </w:ins>
    </w:p>
    <w:p w:rsidR="000F0075" w:rsidRDefault="007E4236">
      <w:pPr>
        <w:pStyle w:val="12"/>
        <w:spacing w:after="240"/>
        <w:ind w:leftChars="0" w:left="0"/>
        <w:rPr>
          <w:ins w:id="9351" w:author="Administrator" w:date="2019-03-08T01:44:00Z"/>
        </w:rPr>
        <w:pPrChange w:id="9352" w:author="Administrator" w:date="2019-03-08T00:11:00Z">
          <w:pPr>
            <w:pStyle w:val="12"/>
            <w:numPr>
              <w:numId w:val="1"/>
            </w:numPr>
            <w:spacing w:after="240"/>
            <w:ind w:leftChars="0" w:left="360" w:hanging="360"/>
            <w:outlineLvl w:val="0"/>
          </w:pPr>
        </w:pPrChange>
      </w:pPr>
      <w:ins w:id="9353" w:author="Administrator" w:date="2019-03-08T01:35:00Z">
        <w:r>
          <w:rPr>
            <w:rFonts w:hint="eastAsia"/>
          </w:rPr>
          <w:t>鬼谷玟在後面</w:t>
        </w:r>
      </w:ins>
      <w:ins w:id="9354" w:author="Administrator" w:date="2019-03-08T01:41:00Z">
        <w:r>
          <w:rPr>
            <w:rFonts w:hint="eastAsia"/>
          </w:rPr>
          <w:t>追</w:t>
        </w:r>
      </w:ins>
      <w:ins w:id="9355" w:author="Administrator" w:date="2019-03-08T01:35:00Z">
        <w:r>
          <w:rPr>
            <w:rFonts w:hint="eastAsia"/>
          </w:rPr>
          <w:t>得是又氣又急，</w:t>
        </w:r>
      </w:ins>
      <w:ins w:id="9356" w:author="Administrator" w:date="2019-03-08T01:36:00Z">
        <w:r>
          <w:rPr>
            <w:rFonts w:hint="eastAsia"/>
          </w:rPr>
          <w:t>偏偏</w:t>
        </w:r>
      </w:ins>
      <w:ins w:id="9357" w:author="Administrator" w:date="2019-03-08T01:41:00Z">
        <w:r>
          <w:rPr>
            <w:rFonts w:hint="eastAsia"/>
          </w:rPr>
          <w:t>卻</w:t>
        </w:r>
      </w:ins>
      <w:ins w:id="9358" w:author="Administrator" w:date="2019-03-08T01:36:00Z">
        <w:r>
          <w:rPr>
            <w:rFonts w:hint="eastAsia"/>
          </w:rPr>
          <w:t>拿他沒有辦法，</w:t>
        </w:r>
      </w:ins>
      <w:ins w:id="9359" w:author="Administrator" w:date="2019-03-08T01:41:00Z">
        <w:r>
          <w:rPr>
            <w:rFonts w:hint="eastAsia"/>
          </w:rPr>
          <w:t>同時心中也是暗暗叫苦，</w:t>
        </w:r>
      </w:ins>
      <w:ins w:id="9360" w:author="Administrator" w:date="2019-03-08T02:14:00Z">
        <w:r w:rsidR="00AE6ED8">
          <w:rPr>
            <w:rFonts w:hint="eastAsia"/>
          </w:rPr>
          <w:t>不時四處張望地</w:t>
        </w:r>
      </w:ins>
      <w:ins w:id="9361" w:author="Administrator" w:date="2019-03-08T01:43:00Z">
        <w:r>
          <w:rPr>
            <w:rFonts w:hint="eastAsia"/>
          </w:rPr>
          <w:t>警</w:t>
        </w:r>
      </w:ins>
      <w:ins w:id="9362" w:author="Administrator" w:date="2019-03-08T01:44:00Z">
        <w:r>
          <w:rPr>
            <w:rFonts w:hint="eastAsia"/>
          </w:rPr>
          <w:t>戒著四週。</w:t>
        </w:r>
      </w:ins>
    </w:p>
    <w:p w:rsidR="000F0075" w:rsidRDefault="000B758A">
      <w:pPr>
        <w:pStyle w:val="12"/>
        <w:spacing w:after="240"/>
        <w:ind w:leftChars="0" w:left="0"/>
        <w:rPr>
          <w:ins w:id="9363" w:author="Administrator" w:date="2019-03-08T01:59:00Z"/>
        </w:rPr>
        <w:pPrChange w:id="9364" w:author="Administrator" w:date="2019-03-08T00:11:00Z">
          <w:pPr>
            <w:pStyle w:val="12"/>
            <w:numPr>
              <w:numId w:val="1"/>
            </w:numPr>
            <w:spacing w:after="240"/>
            <w:ind w:leftChars="0" w:left="360" w:hanging="360"/>
            <w:outlineLvl w:val="0"/>
          </w:pPr>
        </w:pPrChange>
      </w:pPr>
      <w:ins w:id="9365" w:author="Administrator" w:date="2019-03-08T01:56:00Z">
        <w:r>
          <w:rPr>
            <w:rFonts w:hint="eastAsia"/>
          </w:rPr>
          <w:t>身為築基後期</w:t>
        </w:r>
      </w:ins>
      <w:ins w:id="9366" w:author="Administrator" w:date="2019-03-08T01:57:00Z">
        <w:r>
          <w:rPr>
            <w:rFonts w:hint="eastAsia"/>
          </w:rPr>
          <w:t>修士，雖說她比李龍飛晚了點才察覺，卻也知道</w:t>
        </w:r>
      </w:ins>
      <w:ins w:id="9367" w:author="Administrator" w:date="2019-03-08T01:45:00Z">
        <w:r w:rsidR="00FC60D8">
          <w:rPr>
            <w:rFonts w:hint="eastAsia"/>
          </w:rPr>
          <w:t>樹林裡</w:t>
        </w:r>
      </w:ins>
      <w:ins w:id="9368" w:author="Administrator" w:date="2019-03-08T01:59:00Z">
        <w:r>
          <w:rPr>
            <w:rFonts w:hint="eastAsia"/>
          </w:rPr>
          <w:t>有</w:t>
        </w:r>
      </w:ins>
      <w:ins w:id="9369" w:author="Administrator" w:date="2019-03-08T01:45:00Z">
        <w:r w:rsidR="00FC60D8">
          <w:rPr>
            <w:rFonts w:hint="eastAsia"/>
          </w:rPr>
          <w:t>一股強大的妖氣彌漫</w:t>
        </w:r>
        <w:r>
          <w:rPr>
            <w:rFonts w:hint="eastAsia"/>
          </w:rPr>
          <w:t>著</w:t>
        </w:r>
      </w:ins>
      <w:ins w:id="9370" w:author="Administrator" w:date="2019-03-08T01:59:00Z">
        <w:r>
          <w:rPr>
            <w:rFonts w:hint="eastAsia"/>
          </w:rPr>
          <w:t>。</w:t>
        </w:r>
      </w:ins>
    </w:p>
    <w:p w:rsidR="000F0075" w:rsidRDefault="000B758A">
      <w:pPr>
        <w:pStyle w:val="12"/>
        <w:spacing w:after="240"/>
        <w:ind w:leftChars="0" w:left="0"/>
        <w:rPr>
          <w:ins w:id="9371" w:author="Administrator" w:date="2019-03-08T02:02:00Z"/>
        </w:rPr>
        <w:pPrChange w:id="9372" w:author="Administrator" w:date="2019-03-08T00:11:00Z">
          <w:pPr>
            <w:pStyle w:val="12"/>
            <w:numPr>
              <w:numId w:val="1"/>
            </w:numPr>
            <w:spacing w:after="240"/>
            <w:ind w:leftChars="0" w:left="360" w:hanging="360"/>
            <w:outlineLvl w:val="0"/>
          </w:pPr>
        </w:pPrChange>
      </w:pPr>
      <w:ins w:id="9373" w:author="Administrator" w:date="2019-03-08T01:59:00Z">
        <w:r>
          <w:rPr>
            <w:rFonts w:hint="eastAsia"/>
          </w:rPr>
          <w:t>那妖氣</w:t>
        </w:r>
      </w:ins>
      <w:ins w:id="9374" w:author="Administrator" w:date="2019-03-08T01:45:00Z">
        <w:r w:rsidR="00FC60D8">
          <w:rPr>
            <w:rFonts w:hint="eastAsia"/>
          </w:rPr>
          <w:t>隱</w:t>
        </w:r>
      </w:ins>
      <w:ins w:id="9375" w:author="Administrator" w:date="2019-03-08T02:01:00Z">
        <w:r>
          <w:rPr>
            <w:rFonts w:hint="eastAsia"/>
          </w:rPr>
          <w:t>約</w:t>
        </w:r>
      </w:ins>
      <w:ins w:id="9376" w:author="Administrator" w:date="2019-03-08T01:45:00Z">
        <w:r w:rsidR="00FC60D8">
          <w:rPr>
            <w:rFonts w:hint="eastAsia"/>
          </w:rPr>
          <w:t>不露，</w:t>
        </w:r>
      </w:ins>
      <w:ins w:id="9377" w:author="Administrator" w:date="2019-03-08T01:53:00Z">
        <w:r w:rsidR="00FC60D8">
          <w:rPr>
            <w:rFonts w:hint="eastAsia"/>
          </w:rPr>
          <w:t>但就</w:t>
        </w:r>
      </w:ins>
      <w:ins w:id="9378" w:author="Administrator" w:date="2019-03-08T01:45:00Z">
        <w:r w:rsidR="00FC60D8">
          <w:rPr>
            <w:rFonts w:hint="eastAsia"/>
          </w:rPr>
          <w:t>像</w:t>
        </w:r>
      </w:ins>
      <w:ins w:id="9379" w:author="Administrator" w:date="2019-03-08T01:55:00Z">
        <w:r>
          <w:rPr>
            <w:rFonts w:hint="eastAsia"/>
          </w:rPr>
          <w:t>屋</w:t>
        </w:r>
      </w:ins>
      <w:ins w:id="9380" w:author="Administrator" w:date="2019-03-08T01:53:00Z">
        <w:r w:rsidR="00FC60D8">
          <w:rPr>
            <w:rFonts w:hint="eastAsia"/>
          </w:rPr>
          <w:t>中</w:t>
        </w:r>
      </w:ins>
      <w:ins w:id="9381" w:author="Administrator" w:date="2019-03-08T01:45:00Z">
        <w:r w:rsidR="00FC60D8">
          <w:rPr>
            <w:rFonts w:hint="eastAsia"/>
          </w:rPr>
          <w:t>有人放了個</w:t>
        </w:r>
      </w:ins>
      <w:ins w:id="9382" w:author="Administrator" w:date="2019-03-08T01:55:00Z">
        <w:r>
          <w:rPr>
            <w:rFonts w:hint="eastAsia"/>
          </w:rPr>
          <w:t>悶</w:t>
        </w:r>
      </w:ins>
      <w:ins w:id="9383" w:author="Administrator" w:date="2019-03-08T01:45:00Z">
        <w:r w:rsidR="00FC60D8">
          <w:rPr>
            <w:rFonts w:hint="eastAsia"/>
          </w:rPr>
          <w:t>屁，</w:t>
        </w:r>
      </w:ins>
      <w:ins w:id="9384" w:author="Administrator" w:date="2019-03-08T01:59:00Z">
        <w:r>
          <w:rPr>
            <w:rFonts w:hint="eastAsia"/>
          </w:rPr>
          <w:t>就算</w:t>
        </w:r>
      </w:ins>
      <w:ins w:id="9385" w:author="Administrator" w:date="2019-03-08T02:00:00Z">
        <w:r>
          <w:rPr>
            <w:rFonts w:hint="eastAsia"/>
          </w:rPr>
          <w:t>不知是誰</w:t>
        </w:r>
      </w:ins>
      <w:ins w:id="9386" w:author="Administrator" w:date="2019-03-08T01:53:00Z">
        <w:r w:rsidR="00FC60D8">
          <w:rPr>
            <w:rFonts w:hint="eastAsia"/>
          </w:rPr>
          <w:t>，卻</w:t>
        </w:r>
      </w:ins>
      <w:ins w:id="9387" w:author="Administrator" w:date="2019-03-08T01:54:00Z">
        <w:r w:rsidR="00FC60D8">
          <w:rPr>
            <w:rFonts w:hint="eastAsia"/>
          </w:rPr>
          <w:t>總</w:t>
        </w:r>
      </w:ins>
      <w:ins w:id="9388" w:author="Administrator" w:date="2019-03-08T01:56:00Z">
        <w:r>
          <w:rPr>
            <w:rFonts w:hint="eastAsia"/>
          </w:rPr>
          <w:t>是聞得一清二楚。</w:t>
        </w:r>
      </w:ins>
    </w:p>
    <w:p w:rsidR="000F0075" w:rsidRDefault="000B758A">
      <w:pPr>
        <w:pStyle w:val="12"/>
        <w:spacing w:after="240"/>
        <w:ind w:leftChars="0" w:left="0"/>
        <w:rPr>
          <w:ins w:id="9389" w:author="Administrator" w:date="2019-03-08T02:14:00Z"/>
        </w:rPr>
        <w:pPrChange w:id="9390" w:author="Administrator" w:date="2019-03-08T00:11:00Z">
          <w:pPr>
            <w:pStyle w:val="12"/>
            <w:numPr>
              <w:numId w:val="1"/>
            </w:numPr>
            <w:spacing w:after="240"/>
            <w:ind w:leftChars="0" w:left="360" w:hanging="360"/>
            <w:outlineLvl w:val="0"/>
          </w:pPr>
        </w:pPrChange>
      </w:pPr>
      <w:ins w:id="9391" w:author="Administrator" w:date="2019-03-08T02:02:00Z">
        <w:r>
          <w:rPr>
            <w:rFonts w:hint="eastAsia"/>
          </w:rPr>
          <w:t>李龍飛</w:t>
        </w:r>
      </w:ins>
      <w:ins w:id="9392" w:author="Administrator" w:date="2019-03-08T13:43:00Z">
        <w:r w:rsidR="008D1AD2">
          <w:rPr>
            <w:rFonts w:hint="eastAsia"/>
          </w:rPr>
          <w:t>在樹林裡</w:t>
        </w:r>
      </w:ins>
      <w:ins w:id="9393" w:author="Administrator" w:date="2019-03-08T02:02:00Z">
        <w:r>
          <w:rPr>
            <w:rFonts w:hint="eastAsia"/>
          </w:rPr>
          <w:t>逃了一陣，</w:t>
        </w:r>
      </w:ins>
      <w:ins w:id="9394" w:author="Administrator" w:date="2019-03-08T02:03:00Z">
        <w:r>
          <w:rPr>
            <w:rFonts w:hint="eastAsia"/>
          </w:rPr>
          <w:t>忽然</w:t>
        </w:r>
      </w:ins>
      <w:ins w:id="9395" w:author="Administrator" w:date="2019-03-08T13:43:00Z">
        <w:r w:rsidR="008D1AD2">
          <w:rPr>
            <w:rFonts w:hint="eastAsia"/>
          </w:rPr>
          <w:t>之</w:t>
        </w:r>
      </w:ins>
      <w:ins w:id="9396" w:author="Administrator" w:date="2019-03-08T02:03:00Z">
        <w:r w:rsidR="008D1AD2">
          <w:rPr>
            <w:rFonts w:hint="eastAsia"/>
          </w:rPr>
          <w:t>間，一道</w:t>
        </w:r>
      </w:ins>
      <w:ins w:id="9397" w:author="Administrator" w:date="2019-03-08T13:43:00Z">
        <w:r w:rsidR="008D1AD2">
          <w:rPr>
            <w:rFonts w:hint="eastAsia"/>
          </w:rPr>
          <w:t>泛著紅茫的龐然大物迎面</w:t>
        </w:r>
      </w:ins>
      <w:ins w:id="9398" w:author="Administrator" w:date="2019-03-08T13:45:00Z">
        <w:r w:rsidR="008D1AD2">
          <w:rPr>
            <w:rFonts w:hint="eastAsia"/>
          </w:rPr>
          <w:t>而</w:t>
        </w:r>
      </w:ins>
      <w:ins w:id="9399" w:author="Administrator" w:date="2019-03-08T02:03:00Z">
        <w:r>
          <w:rPr>
            <w:rFonts w:hint="eastAsia"/>
          </w:rPr>
          <w:t>來，</w:t>
        </w:r>
      </w:ins>
      <w:ins w:id="9400" w:author="Administrator" w:date="2019-03-08T02:10:00Z">
        <w:r w:rsidR="00AE6ED8">
          <w:rPr>
            <w:rFonts w:hint="eastAsia"/>
          </w:rPr>
          <w:t>氣勢</w:t>
        </w:r>
      </w:ins>
      <w:ins w:id="9401" w:author="Administrator" w:date="2019-03-08T02:12:00Z">
        <w:r w:rsidR="00AE6ED8">
          <w:rPr>
            <w:rFonts w:hint="eastAsia"/>
          </w:rPr>
          <w:t>澎湃，沿途將不少</w:t>
        </w:r>
      </w:ins>
      <w:ins w:id="9402" w:author="Administrator" w:date="2019-03-08T02:13:00Z">
        <w:r w:rsidR="00AE6ED8">
          <w:rPr>
            <w:rFonts w:hint="eastAsia"/>
          </w:rPr>
          <w:t>林木都給撞倒，</w:t>
        </w:r>
      </w:ins>
      <w:ins w:id="9403" w:author="Administrator" w:date="2019-03-08T02:14:00Z">
        <w:r w:rsidR="008D1AD2">
          <w:rPr>
            <w:rFonts w:hint="eastAsia"/>
          </w:rPr>
          <w:t>朝他這裡直線</w:t>
        </w:r>
      </w:ins>
      <w:ins w:id="9404" w:author="Administrator" w:date="2019-03-08T13:45:00Z">
        <w:r w:rsidR="008D1AD2">
          <w:rPr>
            <w:rFonts w:hint="eastAsia"/>
          </w:rPr>
          <w:t>衝</w:t>
        </w:r>
      </w:ins>
      <w:ins w:id="9405" w:author="Administrator" w:date="2019-03-08T02:14:00Z">
        <w:r w:rsidR="00AE6ED8">
          <w:rPr>
            <w:rFonts w:hint="eastAsia"/>
          </w:rPr>
          <w:t>來。</w:t>
        </w:r>
      </w:ins>
    </w:p>
    <w:p w:rsidR="000F0075" w:rsidRDefault="00AE6ED8">
      <w:pPr>
        <w:pStyle w:val="12"/>
        <w:spacing w:after="240"/>
        <w:ind w:leftChars="0" w:left="0"/>
        <w:rPr>
          <w:ins w:id="9406" w:author="Administrator" w:date="2019-03-08T02:08:00Z"/>
        </w:rPr>
        <w:pPrChange w:id="9407" w:author="Administrator" w:date="2019-03-08T00:11:00Z">
          <w:pPr>
            <w:pStyle w:val="12"/>
            <w:numPr>
              <w:numId w:val="1"/>
            </w:numPr>
            <w:spacing w:after="240"/>
            <w:ind w:leftChars="0" w:left="360" w:hanging="360"/>
            <w:outlineLvl w:val="0"/>
          </w:pPr>
        </w:pPrChange>
      </w:pPr>
      <w:ins w:id="9408" w:author="Administrator" w:date="2019-03-08T02:14:00Z">
        <w:r>
          <w:rPr>
            <w:rFonts w:hint="eastAsia"/>
          </w:rPr>
          <w:t>早有準備的李龍飛</w:t>
        </w:r>
      </w:ins>
      <w:ins w:id="9409" w:author="Administrator" w:date="2019-03-08T13:48:00Z">
        <w:r w:rsidR="008D1AD2">
          <w:rPr>
            <w:rFonts w:hint="eastAsia"/>
          </w:rPr>
          <w:t>眼中瞳仁一縮</w:t>
        </w:r>
      </w:ins>
      <w:ins w:id="9410" w:author="Administrator" w:date="2019-03-08T02:04:00Z">
        <w:r w:rsidR="000B758A">
          <w:rPr>
            <w:rFonts w:hint="eastAsia"/>
          </w:rPr>
          <w:t>，一個鯉魚翻身</w:t>
        </w:r>
      </w:ins>
      <w:ins w:id="9411" w:author="Administrator" w:date="2019-03-08T02:14:00Z">
        <w:r>
          <w:rPr>
            <w:rFonts w:hint="eastAsia"/>
          </w:rPr>
          <w:t>往左</w:t>
        </w:r>
      </w:ins>
      <w:ins w:id="9412" w:author="Administrator" w:date="2019-03-08T02:06:00Z">
        <w:r w:rsidR="000B758A">
          <w:rPr>
            <w:rFonts w:hint="eastAsia"/>
          </w:rPr>
          <w:t>滾了</w:t>
        </w:r>
        <w:r>
          <w:rPr>
            <w:rFonts w:hint="eastAsia"/>
          </w:rPr>
          <w:t>出去，同時</w:t>
        </w:r>
      </w:ins>
      <w:ins w:id="9413" w:author="Administrator" w:date="2019-03-08T02:07:00Z">
        <w:r>
          <w:rPr>
            <w:rFonts w:hint="eastAsia"/>
          </w:rPr>
          <w:t>雙</w:t>
        </w:r>
      </w:ins>
      <w:ins w:id="9414" w:author="Administrator" w:date="2019-03-08T02:08:00Z">
        <w:r>
          <w:rPr>
            <w:rFonts w:hint="eastAsia"/>
          </w:rPr>
          <w:t>腳一蹬，在站穩的同時</w:t>
        </w:r>
      </w:ins>
      <w:ins w:id="9415" w:author="Administrator" w:date="2019-03-08T14:17:00Z">
        <w:r w:rsidR="00320538">
          <w:rPr>
            <w:rFonts w:hint="eastAsia"/>
          </w:rPr>
          <w:t>掏出一張道符往身上一貼，整個人</w:t>
        </w:r>
      </w:ins>
      <w:ins w:id="9416" w:author="Administrator" w:date="2019-03-08T14:19:00Z">
        <w:r w:rsidR="00320538">
          <w:rPr>
            <w:rFonts w:hint="eastAsia"/>
          </w:rPr>
          <w:t>身影</w:t>
        </w:r>
      </w:ins>
      <w:ins w:id="9417" w:author="Administrator" w:date="2019-03-08T14:18:00Z">
        <w:r w:rsidR="00320538">
          <w:rPr>
            <w:rFonts w:hint="eastAsia"/>
          </w:rPr>
          <w:t>頓時模糊了起來</w:t>
        </w:r>
      </w:ins>
      <w:ins w:id="9418" w:author="Administrator" w:date="2019-03-08T02:08:00Z">
        <w:r>
          <w:rPr>
            <w:rFonts w:hint="eastAsia"/>
          </w:rPr>
          <w:t>。</w:t>
        </w:r>
      </w:ins>
    </w:p>
    <w:p w:rsidR="000F0075" w:rsidRDefault="00AE6ED8">
      <w:pPr>
        <w:pStyle w:val="12"/>
        <w:spacing w:after="240"/>
        <w:ind w:leftChars="0" w:left="0"/>
        <w:rPr>
          <w:ins w:id="9419" w:author="Administrator" w:date="2019-03-08T02:16:00Z"/>
        </w:rPr>
        <w:pPrChange w:id="9420" w:author="Administrator" w:date="2019-03-08T00:11:00Z">
          <w:pPr>
            <w:pStyle w:val="12"/>
            <w:numPr>
              <w:numId w:val="1"/>
            </w:numPr>
            <w:spacing w:after="240"/>
            <w:ind w:leftChars="0" w:left="360" w:hanging="360"/>
            <w:outlineLvl w:val="0"/>
          </w:pPr>
        </w:pPrChange>
      </w:pPr>
      <w:ins w:id="9421" w:author="Administrator" w:date="2019-03-08T02:08:00Z">
        <w:r>
          <w:rPr>
            <w:rFonts w:hint="eastAsia"/>
          </w:rPr>
          <w:t>那紅芒</w:t>
        </w:r>
      </w:ins>
      <w:ins w:id="9422" w:author="Administrator" w:date="2019-03-08T13:48:00Z">
        <w:r w:rsidR="008D1AD2">
          <w:rPr>
            <w:rFonts w:hint="eastAsia"/>
          </w:rPr>
          <w:t>大物</w:t>
        </w:r>
      </w:ins>
      <w:ins w:id="9423" w:author="Administrator" w:date="2019-03-08T02:08:00Z">
        <w:r>
          <w:rPr>
            <w:rFonts w:hint="eastAsia"/>
          </w:rPr>
          <w:t>微微一呆，</w:t>
        </w:r>
      </w:ins>
      <w:ins w:id="9424" w:author="Administrator" w:date="2019-03-08T02:15:00Z">
        <w:r w:rsidR="00320538">
          <w:rPr>
            <w:rFonts w:hint="eastAsia"/>
          </w:rPr>
          <w:t>正</w:t>
        </w:r>
      </w:ins>
      <w:ins w:id="9425" w:author="Administrator" w:date="2019-03-08T14:18:00Z">
        <w:r w:rsidR="00320538">
          <w:rPr>
            <w:rFonts w:hint="eastAsia"/>
          </w:rPr>
          <w:t>疑</w:t>
        </w:r>
      </w:ins>
      <w:ins w:id="9426" w:author="Administrator" w:date="2019-03-08T14:19:00Z">
        <w:r w:rsidR="00320538">
          <w:rPr>
            <w:rFonts w:hint="eastAsia"/>
          </w:rPr>
          <w:t>惑著該往哪找去</w:t>
        </w:r>
      </w:ins>
      <w:ins w:id="9427" w:author="Administrator" w:date="2019-03-08T02:15:00Z">
        <w:r>
          <w:rPr>
            <w:rFonts w:hint="eastAsia"/>
          </w:rPr>
          <w:t>，</w:t>
        </w:r>
      </w:ins>
      <w:ins w:id="9428" w:author="Administrator" w:date="2019-03-08T13:48:00Z">
        <w:r w:rsidR="008D1AD2">
          <w:rPr>
            <w:rFonts w:hint="eastAsia"/>
          </w:rPr>
          <w:t>卻跟</w:t>
        </w:r>
      </w:ins>
      <w:ins w:id="9429" w:author="Administrator" w:date="2019-03-08T02:08:00Z">
        <w:r w:rsidR="008D1AD2">
          <w:rPr>
            <w:rFonts w:hint="eastAsia"/>
          </w:rPr>
          <w:t>後頭的鬼谷玟</w:t>
        </w:r>
      </w:ins>
      <w:ins w:id="9430" w:author="Administrator" w:date="2019-03-08T02:15:00Z">
        <w:r>
          <w:rPr>
            <w:rFonts w:hint="eastAsia"/>
          </w:rPr>
          <w:t>迎面</w:t>
        </w:r>
      </w:ins>
      <w:ins w:id="9431" w:author="Administrator" w:date="2019-03-08T02:16:00Z">
        <w:r>
          <w:rPr>
            <w:rFonts w:hint="eastAsia"/>
          </w:rPr>
          <w:t>碰</w:t>
        </w:r>
      </w:ins>
      <w:ins w:id="9432" w:author="Administrator" w:date="2019-03-08T02:08:00Z">
        <w:r>
          <w:rPr>
            <w:rFonts w:hint="eastAsia"/>
          </w:rPr>
          <w:t>上</w:t>
        </w:r>
      </w:ins>
      <w:ins w:id="9433" w:author="Administrator" w:date="2019-03-08T02:09:00Z">
        <w:r>
          <w:rPr>
            <w:rFonts w:hint="eastAsia"/>
          </w:rPr>
          <w:t>。</w:t>
        </w:r>
      </w:ins>
    </w:p>
    <w:p w:rsidR="000F0075" w:rsidRDefault="00007B18">
      <w:pPr>
        <w:pStyle w:val="12"/>
        <w:spacing w:after="240"/>
        <w:ind w:leftChars="0" w:left="0"/>
        <w:rPr>
          <w:ins w:id="9434" w:author="Administrator" w:date="2019-03-08T13:51:00Z"/>
        </w:rPr>
        <w:pPrChange w:id="9435" w:author="Administrator" w:date="2019-03-08T00:11:00Z">
          <w:pPr>
            <w:pStyle w:val="12"/>
            <w:numPr>
              <w:numId w:val="1"/>
            </w:numPr>
            <w:spacing w:after="240"/>
            <w:ind w:leftChars="0" w:left="360" w:hanging="360"/>
            <w:outlineLvl w:val="0"/>
          </w:pPr>
        </w:pPrChange>
      </w:pPr>
      <w:ins w:id="9436" w:author="Administrator" w:date="2019-03-08T02:16:00Z">
        <w:r>
          <w:rPr>
            <w:rFonts w:hint="eastAsia"/>
          </w:rPr>
          <w:t>鬼谷玟的修為原本就比李龍飛高，加上李龍飛刻意安排下的</w:t>
        </w:r>
      </w:ins>
      <w:ins w:id="9437" w:author="Administrator" w:date="2019-03-08T13:49:00Z">
        <w:r w:rsidR="008D1AD2">
          <w:rPr>
            <w:rFonts w:hint="eastAsia"/>
          </w:rPr>
          <w:t>，此時對那紅芒大物來說，就像是要與李龍飛一起包挾牠似的，牠一個震驚，再細細一察，對方竟</w:t>
        </w:r>
      </w:ins>
      <w:ins w:id="9438" w:author="Administrator" w:date="2019-03-08T13:50:00Z">
        <w:r w:rsidR="008D1AD2">
          <w:rPr>
            <w:rFonts w:hint="eastAsia"/>
          </w:rPr>
          <w:t>與牠的修為相差無幾，更加肯定這</w:t>
        </w:r>
      </w:ins>
      <w:ins w:id="9439" w:author="Administrator" w:date="2019-03-08T13:51:00Z">
        <w:r w:rsidR="008D1AD2">
          <w:rPr>
            <w:rFonts w:hint="eastAsia"/>
          </w:rPr>
          <w:t>是個來者不善的敵人。</w:t>
        </w:r>
      </w:ins>
    </w:p>
    <w:p w:rsidR="000F0075" w:rsidRDefault="00271BC4">
      <w:pPr>
        <w:pStyle w:val="12"/>
        <w:spacing w:after="240"/>
        <w:ind w:leftChars="0" w:left="0"/>
        <w:rPr>
          <w:ins w:id="9440" w:author="Administrator" w:date="2019-03-08T13:51:00Z"/>
        </w:rPr>
        <w:pPrChange w:id="9441" w:author="Administrator" w:date="2019-03-08T00:11:00Z">
          <w:pPr>
            <w:pStyle w:val="12"/>
            <w:numPr>
              <w:numId w:val="1"/>
            </w:numPr>
            <w:spacing w:after="240"/>
            <w:ind w:leftChars="0" w:left="360" w:hanging="360"/>
            <w:outlineLvl w:val="0"/>
          </w:pPr>
        </w:pPrChange>
      </w:pPr>
      <w:ins w:id="9442" w:author="Administrator" w:date="2019-03-08T14:03:00Z">
        <w:r>
          <w:rPr>
            <w:rFonts w:hint="eastAsia"/>
          </w:rPr>
          <w:t>低</w:t>
        </w:r>
      </w:ins>
      <w:ins w:id="9443" w:author="Administrator" w:date="2019-03-08T13:51:00Z">
        <w:r w:rsidR="008D1AD2">
          <w:rPr>
            <w:rFonts w:hint="eastAsia"/>
          </w:rPr>
          <w:t>吼一聲，那紅芒大物猛地張口一吞，就要將鬼谷玟給活活吞下腹去。</w:t>
        </w:r>
      </w:ins>
    </w:p>
    <w:p w:rsidR="000F0075" w:rsidRDefault="008D1AD2">
      <w:pPr>
        <w:pStyle w:val="12"/>
        <w:spacing w:after="240"/>
        <w:ind w:leftChars="0" w:left="0"/>
        <w:rPr>
          <w:ins w:id="9444" w:author="Administrator" w:date="2019-03-08T13:57:00Z"/>
        </w:rPr>
        <w:pPrChange w:id="9445" w:author="Administrator" w:date="2019-03-08T00:11:00Z">
          <w:pPr>
            <w:pStyle w:val="12"/>
            <w:numPr>
              <w:numId w:val="1"/>
            </w:numPr>
            <w:spacing w:after="240"/>
            <w:ind w:leftChars="0" w:left="360" w:hanging="360"/>
            <w:outlineLvl w:val="0"/>
          </w:pPr>
        </w:pPrChange>
      </w:pPr>
      <w:ins w:id="9446" w:author="Administrator" w:date="2019-03-08T13:51:00Z">
        <w:r>
          <w:rPr>
            <w:rFonts w:hint="eastAsia"/>
          </w:rPr>
          <w:t>鬼谷玟此時驚怒交加，她雖然有算</w:t>
        </w:r>
      </w:ins>
      <w:ins w:id="9447" w:author="Administrator" w:date="2019-03-08T13:52:00Z">
        <w:r>
          <w:rPr>
            <w:rFonts w:hint="eastAsia"/>
          </w:rPr>
          <w:t>到李龍飛必定是要引其他妖獸</w:t>
        </w:r>
      </w:ins>
      <w:ins w:id="9448" w:author="Administrator" w:date="2019-03-08T13:56:00Z">
        <w:r w:rsidR="00271BC4">
          <w:rPr>
            <w:rFonts w:hint="eastAsia"/>
          </w:rPr>
          <w:t>注意，卻沒想到對方如此狡猾，居然</w:t>
        </w:r>
      </w:ins>
      <w:ins w:id="9449" w:author="Administrator" w:date="2019-03-08T14:19:00Z">
        <w:r w:rsidR="00320538">
          <w:rPr>
            <w:rFonts w:hint="eastAsia"/>
          </w:rPr>
          <w:t>有方法</w:t>
        </w:r>
      </w:ins>
      <w:ins w:id="9450" w:author="Administrator" w:date="2019-03-08T13:56:00Z">
        <w:r w:rsidR="00271BC4">
          <w:rPr>
            <w:rFonts w:hint="eastAsia"/>
          </w:rPr>
          <w:t>能避開妖獸</w:t>
        </w:r>
      </w:ins>
      <w:ins w:id="9451" w:author="Administrator" w:date="2019-03-08T14:19:00Z">
        <w:r w:rsidR="00320538">
          <w:rPr>
            <w:rFonts w:hint="eastAsia"/>
          </w:rPr>
          <w:t>追</w:t>
        </w:r>
      </w:ins>
      <w:ins w:id="9452" w:author="Administrator" w:date="2019-03-08T14:20:00Z">
        <w:r w:rsidR="00320538">
          <w:rPr>
            <w:rFonts w:hint="eastAsia"/>
          </w:rPr>
          <w:t>察而</w:t>
        </w:r>
      </w:ins>
      <w:ins w:id="9453" w:author="Administrator" w:date="2019-03-08T13:56:00Z">
        <w:r w:rsidR="00271BC4">
          <w:rPr>
            <w:rFonts w:hint="eastAsia"/>
          </w:rPr>
          <w:t>讓她自己</w:t>
        </w:r>
      </w:ins>
      <w:ins w:id="9454" w:author="Administrator" w:date="2019-03-08T13:57:00Z">
        <w:r w:rsidR="00271BC4">
          <w:rPr>
            <w:rFonts w:hint="eastAsia"/>
          </w:rPr>
          <w:t>去</w:t>
        </w:r>
      </w:ins>
      <w:ins w:id="9455" w:author="Administrator" w:date="2019-03-08T14:20:00Z">
        <w:r w:rsidR="00320538">
          <w:rPr>
            <w:rFonts w:hint="eastAsia"/>
          </w:rPr>
          <w:t>獨自</w:t>
        </w:r>
      </w:ins>
      <w:ins w:id="9456" w:author="Administrator" w:date="2019-03-08T13:56:00Z">
        <w:r w:rsidR="00271BC4">
          <w:rPr>
            <w:rFonts w:hint="eastAsia"/>
          </w:rPr>
          <w:t>面對</w:t>
        </w:r>
      </w:ins>
      <w:ins w:id="9457" w:author="Administrator" w:date="2019-03-08T13:57:00Z">
        <w:r w:rsidR="00271BC4">
          <w:rPr>
            <w:rFonts w:hint="eastAsia"/>
          </w:rPr>
          <w:t>。</w:t>
        </w:r>
      </w:ins>
    </w:p>
    <w:p w:rsidR="000F0075" w:rsidRDefault="00AC1BEC">
      <w:pPr>
        <w:pStyle w:val="12"/>
        <w:spacing w:after="240"/>
        <w:ind w:leftChars="0" w:left="0"/>
        <w:rPr>
          <w:ins w:id="9458" w:author="Administrator" w:date="2019-03-08T13:59:00Z"/>
        </w:rPr>
        <w:pPrChange w:id="9459" w:author="Administrator" w:date="2019-03-08T00:11:00Z">
          <w:pPr>
            <w:pStyle w:val="12"/>
            <w:numPr>
              <w:numId w:val="1"/>
            </w:numPr>
            <w:spacing w:after="240"/>
            <w:ind w:leftChars="0" w:left="360" w:hanging="360"/>
            <w:outlineLvl w:val="0"/>
          </w:pPr>
        </w:pPrChange>
      </w:pPr>
      <w:ins w:id="9460" w:author="Administrator" w:date="2019-03-08T14:04:00Z">
        <w:r>
          <w:rPr>
            <w:rFonts w:hint="eastAsia"/>
          </w:rPr>
          <w:t>眼看</w:t>
        </w:r>
      </w:ins>
      <w:ins w:id="9461" w:author="Administrator" w:date="2019-03-08T13:58:00Z">
        <w:r w:rsidR="00271BC4">
          <w:rPr>
            <w:rFonts w:hint="eastAsia"/>
          </w:rPr>
          <w:t>要</w:t>
        </w:r>
      </w:ins>
      <w:ins w:id="9462" w:author="Administrator" w:date="2019-03-08T14:01:00Z">
        <w:r w:rsidR="00271BC4">
          <w:rPr>
            <w:rFonts w:hint="eastAsia"/>
          </w:rPr>
          <w:t>躲開</w:t>
        </w:r>
      </w:ins>
      <w:ins w:id="9463" w:author="Administrator" w:date="2019-03-08T13:58:00Z">
        <w:r w:rsidR="00271BC4">
          <w:rPr>
            <w:rFonts w:hint="eastAsia"/>
          </w:rPr>
          <w:t>已經有些不及，加上那紅芒大物在</w:t>
        </w:r>
      </w:ins>
      <w:ins w:id="9464" w:author="Administrator" w:date="2019-03-08T14:04:00Z">
        <w:r>
          <w:rPr>
            <w:rFonts w:hint="eastAsia"/>
          </w:rPr>
          <w:t>她</w:t>
        </w:r>
      </w:ins>
      <w:ins w:id="9465" w:author="Administrator" w:date="2019-03-08T13:58:00Z">
        <w:r w:rsidR="00271BC4">
          <w:rPr>
            <w:rFonts w:hint="eastAsia"/>
          </w:rPr>
          <w:t>想來應該也不難對付，舉手投足</w:t>
        </w:r>
        <w:r w:rsidR="00271BC4">
          <w:rPr>
            <w:rFonts w:hint="eastAsia"/>
          </w:rPr>
          <w:lastRenderedPageBreak/>
          <w:t>之間，已將那</w:t>
        </w:r>
      </w:ins>
      <w:ins w:id="9466" w:author="Administrator" w:date="2019-03-08T13:59:00Z">
        <w:r w:rsidR="00271BC4">
          <w:rPr>
            <w:rFonts w:hint="eastAsia"/>
          </w:rPr>
          <w:t>黃衫女屍放了出去迎戰那妖獸</w:t>
        </w:r>
      </w:ins>
      <w:ins w:id="9467" w:author="Administrator" w:date="2019-03-08T14:00:00Z">
        <w:r w:rsidR="00271BC4">
          <w:rPr>
            <w:rFonts w:hint="eastAsia"/>
          </w:rPr>
          <w:t>，自己則身影一閃，</w:t>
        </w:r>
      </w:ins>
      <w:ins w:id="9468" w:author="Administrator" w:date="2019-03-08T14:20:00Z">
        <w:r w:rsidR="00320538">
          <w:rPr>
            <w:rFonts w:hint="eastAsia"/>
          </w:rPr>
          <w:t>想</w:t>
        </w:r>
      </w:ins>
      <w:ins w:id="9469" w:author="Administrator" w:date="2019-03-08T14:00:00Z">
        <w:r w:rsidR="00271BC4">
          <w:rPr>
            <w:rFonts w:hint="eastAsia"/>
          </w:rPr>
          <w:t>繼續</w:t>
        </w:r>
      </w:ins>
      <w:ins w:id="9470" w:author="Administrator" w:date="2019-03-08T14:01:00Z">
        <w:r w:rsidR="00271BC4">
          <w:rPr>
            <w:rFonts w:hint="eastAsia"/>
          </w:rPr>
          <w:t>往那李龍飛</w:t>
        </w:r>
      </w:ins>
      <w:ins w:id="9471" w:author="Administrator" w:date="2019-03-08T14:20:00Z">
        <w:r w:rsidR="00320538">
          <w:rPr>
            <w:rFonts w:hint="eastAsia"/>
          </w:rPr>
          <w:t>最後消失的方向</w:t>
        </w:r>
      </w:ins>
      <w:ins w:id="9472" w:author="Administrator" w:date="2019-03-08T14:01:00Z">
        <w:r w:rsidR="00271BC4">
          <w:rPr>
            <w:rFonts w:hint="eastAsia"/>
          </w:rPr>
          <w:t>追去。</w:t>
        </w:r>
      </w:ins>
    </w:p>
    <w:p w:rsidR="000F0075" w:rsidRDefault="00271BC4">
      <w:pPr>
        <w:pStyle w:val="12"/>
        <w:spacing w:after="240"/>
        <w:ind w:leftChars="0" w:left="0"/>
        <w:rPr>
          <w:ins w:id="9473" w:author="Administrator" w:date="2019-03-08T14:06:00Z"/>
        </w:rPr>
        <w:pPrChange w:id="9474" w:author="Administrator" w:date="2019-03-08T00:11:00Z">
          <w:pPr>
            <w:pStyle w:val="12"/>
            <w:numPr>
              <w:numId w:val="1"/>
            </w:numPr>
            <w:spacing w:after="240"/>
            <w:ind w:leftChars="0" w:left="360" w:hanging="360"/>
            <w:outlineLvl w:val="0"/>
          </w:pPr>
        </w:pPrChange>
      </w:pPr>
      <w:ins w:id="9475" w:author="Administrator" w:date="2019-03-08T14:00:00Z">
        <w:r>
          <w:rPr>
            <w:rFonts w:hint="eastAsia"/>
          </w:rPr>
          <w:t>想不到黃衫女屍</w:t>
        </w:r>
      </w:ins>
      <w:ins w:id="9476" w:author="Administrator" w:date="2019-03-08T14:02:00Z">
        <w:r>
          <w:rPr>
            <w:rFonts w:hint="eastAsia"/>
          </w:rPr>
          <w:t>與那紅芒大物才一交鋒，頓時節節敗退，</w:t>
        </w:r>
      </w:ins>
      <w:ins w:id="9477" w:author="Administrator" w:date="2019-03-08T14:03:00Z">
        <w:r>
          <w:rPr>
            <w:rFonts w:hint="eastAsia"/>
          </w:rPr>
          <w:t>張牙舞爪怒吼著，</w:t>
        </w:r>
      </w:ins>
      <w:ins w:id="9478" w:author="Administrator" w:date="2019-03-08T14:06:00Z">
        <w:r w:rsidR="00AC1BEC">
          <w:rPr>
            <w:rFonts w:hint="eastAsia"/>
          </w:rPr>
          <w:t>雙爪</w:t>
        </w:r>
      </w:ins>
      <w:ins w:id="9479" w:author="Administrator" w:date="2019-03-08T14:05:00Z">
        <w:r w:rsidR="00AC1BEC">
          <w:rPr>
            <w:rFonts w:hint="eastAsia"/>
          </w:rPr>
          <w:t>卻跟本</w:t>
        </w:r>
      </w:ins>
      <w:ins w:id="9480" w:author="Administrator" w:date="2019-03-08T14:06:00Z">
        <w:r w:rsidR="00AC1BEC">
          <w:rPr>
            <w:rFonts w:hint="eastAsia"/>
          </w:rPr>
          <w:t>無法傷到對方皮毛。</w:t>
        </w:r>
      </w:ins>
    </w:p>
    <w:p w:rsidR="000F0075" w:rsidRDefault="00AC1BEC">
      <w:pPr>
        <w:pStyle w:val="12"/>
        <w:spacing w:after="240"/>
        <w:ind w:leftChars="0" w:left="0"/>
        <w:rPr>
          <w:ins w:id="9481" w:author="Administrator" w:date="2019-03-08T14:06:00Z"/>
        </w:rPr>
        <w:pPrChange w:id="9482" w:author="Administrator" w:date="2019-03-08T00:11:00Z">
          <w:pPr>
            <w:pStyle w:val="12"/>
            <w:numPr>
              <w:numId w:val="1"/>
            </w:numPr>
            <w:spacing w:after="240"/>
            <w:ind w:leftChars="0" w:left="360" w:hanging="360"/>
            <w:outlineLvl w:val="0"/>
          </w:pPr>
        </w:pPrChange>
      </w:pPr>
      <w:ins w:id="9483" w:author="Administrator" w:date="2019-03-08T14:06:00Z">
        <w:r>
          <w:rPr>
            <w:rFonts w:hint="eastAsia"/>
          </w:rPr>
          <w:t>鬼谷玟定神一看，這才倒吸一口氣，看清對方居然是一隻赤吞虎！</w:t>
        </w:r>
      </w:ins>
    </w:p>
    <w:p w:rsidR="000F0075" w:rsidRDefault="00AC1BEC">
      <w:pPr>
        <w:pStyle w:val="12"/>
        <w:spacing w:after="240"/>
        <w:ind w:leftChars="0" w:left="0"/>
        <w:rPr>
          <w:ins w:id="9484" w:author="Administrator" w:date="2019-03-08T14:09:00Z"/>
        </w:rPr>
        <w:pPrChange w:id="9485" w:author="Administrator" w:date="2019-03-08T00:11:00Z">
          <w:pPr>
            <w:pStyle w:val="12"/>
            <w:numPr>
              <w:numId w:val="1"/>
            </w:numPr>
            <w:spacing w:after="240"/>
            <w:ind w:leftChars="0" w:left="360" w:hanging="360"/>
            <w:outlineLvl w:val="0"/>
          </w:pPr>
        </w:pPrChange>
      </w:pPr>
      <w:ins w:id="9486" w:author="Administrator" w:date="2019-03-08T14:06:00Z">
        <w:r>
          <w:rPr>
            <w:rFonts w:hint="eastAsia"/>
          </w:rPr>
          <w:t>「該死，這赤吞虎</w:t>
        </w:r>
      </w:ins>
      <w:ins w:id="9487" w:author="Administrator" w:date="2019-03-08T14:07:00Z">
        <w:r>
          <w:rPr>
            <w:rFonts w:hint="eastAsia"/>
          </w:rPr>
          <w:t>跟據前人記錄，在這</w:t>
        </w:r>
      </w:ins>
      <w:ins w:id="9488" w:author="Administrator" w:date="2019-03-08T14:06:00Z">
        <w:r>
          <w:rPr>
            <w:rFonts w:hint="eastAsia"/>
          </w:rPr>
          <w:t>靈山之中的</w:t>
        </w:r>
      </w:ins>
      <w:ins w:id="9489" w:author="Administrator" w:date="2019-03-08T14:07:00Z">
        <w:r>
          <w:rPr>
            <w:rFonts w:hint="eastAsia"/>
          </w:rPr>
          <w:t>屬於前</w:t>
        </w:r>
      </w:ins>
      <w:ins w:id="9490" w:author="Administrator" w:date="2019-03-08T14:20:00Z">
        <w:r w:rsidR="00320538">
          <w:rPr>
            <w:rFonts w:hint="eastAsia"/>
          </w:rPr>
          <w:t>幾種</w:t>
        </w:r>
      </w:ins>
      <w:ins w:id="9491" w:author="Administrator" w:date="2019-03-08T14:08:00Z">
        <w:r>
          <w:rPr>
            <w:rFonts w:hint="eastAsia"/>
          </w:rPr>
          <w:t>難纏的妖獸之一，尤其這隻赤吞虎修為更是達到了妖丹六轉，尋常築基後期弟子遇到了，恐怕也只能奪路而逃，不敢與其正面交峰</w:t>
        </w:r>
      </w:ins>
      <w:ins w:id="9492" w:author="Administrator" w:date="2019-03-08T14:09:00Z">
        <w:r>
          <w:rPr>
            <w:rFonts w:hint="eastAsia"/>
          </w:rPr>
          <w:t>！」</w:t>
        </w:r>
      </w:ins>
    </w:p>
    <w:p w:rsidR="000F0075" w:rsidRDefault="00AC1BEC">
      <w:pPr>
        <w:pStyle w:val="12"/>
        <w:spacing w:after="240"/>
        <w:ind w:leftChars="0" w:left="0"/>
        <w:rPr>
          <w:ins w:id="9493" w:author="Administrator" w:date="2019-03-08T14:23:00Z"/>
        </w:rPr>
        <w:pPrChange w:id="9494" w:author="Administrator" w:date="2019-03-08T00:11:00Z">
          <w:pPr>
            <w:pStyle w:val="12"/>
            <w:numPr>
              <w:numId w:val="1"/>
            </w:numPr>
            <w:spacing w:after="240"/>
            <w:ind w:leftChars="0" w:left="360" w:hanging="360"/>
            <w:outlineLvl w:val="0"/>
          </w:pPr>
        </w:pPrChange>
      </w:pPr>
      <w:ins w:id="9495" w:author="Administrator" w:date="2019-03-08T14:09:00Z">
        <w:r>
          <w:rPr>
            <w:rFonts w:hint="eastAsia"/>
          </w:rPr>
          <w:t>只是</w:t>
        </w:r>
      </w:ins>
      <w:ins w:id="9496" w:author="Administrator" w:date="2019-03-08T14:20:00Z">
        <w:r w:rsidR="00320538">
          <w:rPr>
            <w:rFonts w:hint="eastAsia"/>
          </w:rPr>
          <w:t>這難纏</w:t>
        </w:r>
      </w:ins>
      <w:ins w:id="9497" w:author="Administrator" w:date="2019-03-08T14:21:00Z">
        <w:r w:rsidR="00320538">
          <w:rPr>
            <w:rFonts w:hint="eastAsia"/>
          </w:rPr>
          <w:t>程度</w:t>
        </w:r>
      </w:ins>
      <w:ins w:id="9498" w:author="Administrator" w:date="2019-03-08T14:20:00Z">
        <w:r w:rsidR="00320538">
          <w:rPr>
            <w:rFonts w:hint="eastAsia"/>
          </w:rPr>
          <w:t>也</w:t>
        </w:r>
      </w:ins>
      <w:ins w:id="9499" w:author="Administrator" w:date="2019-03-08T14:21:00Z">
        <w:r w:rsidR="00320538">
          <w:rPr>
            <w:rFonts w:hint="eastAsia"/>
          </w:rPr>
          <w:t>跟赤吞虎交手的對手有關，鬼谷玟雖覺得對方</w:t>
        </w:r>
      </w:ins>
      <w:ins w:id="9500" w:author="Administrator" w:date="2019-03-08T14:22:00Z">
        <w:r w:rsidR="00320538">
          <w:rPr>
            <w:rFonts w:hint="eastAsia"/>
          </w:rPr>
          <w:t>不好惹，卻也沒有</w:t>
        </w:r>
        <w:r w:rsidR="00B91A4A">
          <w:rPr>
            <w:rFonts w:hint="eastAsia"/>
          </w:rPr>
          <w:t>畏懼</w:t>
        </w:r>
      </w:ins>
      <w:ins w:id="9501" w:author="Administrator" w:date="2019-03-08T14:23:00Z">
        <w:r w:rsidR="00320538">
          <w:rPr>
            <w:rFonts w:hint="eastAsia"/>
          </w:rPr>
          <w:t>。</w:t>
        </w:r>
      </w:ins>
    </w:p>
    <w:p w:rsidR="000F0075" w:rsidRDefault="00320538">
      <w:pPr>
        <w:pStyle w:val="12"/>
        <w:spacing w:after="240"/>
        <w:ind w:leftChars="0" w:left="0"/>
        <w:rPr>
          <w:ins w:id="9502" w:author="Administrator" w:date="2019-03-08T14:28:00Z"/>
        </w:rPr>
        <w:pPrChange w:id="9503" w:author="Administrator" w:date="2019-03-08T00:11:00Z">
          <w:pPr>
            <w:pStyle w:val="12"/>
            <w:numPr>
              <w:numId w:val="1"/>
            </w:numPr>
            <w:spacing w:after="240"/>
            <w:ind w:leftChars="0" w:left="360" w:hanging="360"/>
            <w:outlineLvl w:val="0"/>
          </w:pPr>
        </w:pPrChange>
      </w:pPr>
      <w:ins w:id="9504" w:author="Administrator" w:date="2019-03-08T14:23:00Z">
        <w:r>
          <w:rPr>
            <w:rFonts w:hint="eastAsia"/>
          </w:rPr>
          <w:t>「哼，就算你躲得了一時，難到能躲得了一世嗎？</w:t>
        </w:r>
      </w:ins>
      <w:ins w:id="9505" w:author="Administrator" w:date="2019-03-08T14:24:00Z">
        <w:r>
          <w:rPr>
            <w:rFonts w:hint="eastAsia"/>
          </w:rPr>
          <w:t>只要你沒除掉追魂香，我不信</w:t>
        </w:r>
      </w:ins>
      <w:ins w:id="9506" w:author="Administrator" w:date="2019-03-08T14:27:00Z">
        <w:r w:rsidR="00B91A4A">
          <w:rPr>
            <w:rFonts w:hint="eastAsia"/>
          </w:rPr>
          <w:t>你</w:t>
        </w:r>
      </w:ins>
      <w:ins w:id="9507" w:author="Administrator" w:date="2019-03-08T14:24:00Z">
        <w:r w:rsidR="00B91A4A">
          <w:rPr>
            <w:rFonts w:hint="eastAsia"/>
          </w:rPr>
          <w:t>能在我眼皮</w:t>
        </w:r>
      </w:ins>
      <w:ins w:id="9508" w:author="Administrator" w:date="2019-03-08T14:25:00Z">
        <w:r w:rsidR="00B91A4A">
          <w:rPr>
            <w:rFonts w:hint="eastAsia"/>
          </w:rPr>
          <w:t>底</w:t>
        </w:r>
      </w:ins>
      <w:ins w:id="9509" w:author="Administrator" w:date="2019-03-08T14:24:00Z">
        <w:r w:rsidR="00B91A4A">
          <w:rPr>
            <w:rFonts w:hint="eastAsia"/>
          </w:rPr>
          <w:t>逃出這座靈山！」</w:t>
        </w:r>
      </w:ins>
      <w:ins w:id="9510" w:author="Administrator" w:date="2019-03-08T14:25:00Z">
        <w:r w:rsidR="00B91A4A">
          <w:rPr>
            <w:rFonts w:hint="eastAsia"/>
          </w:rPr>
          <w:t>鬼谷玟冷哼一聲，</w:t>
        </w:r>
      </w:ins>
      <w:ins w:id="9511" w:author="Administrator" w:date="2019-03-08T14:28:00Z">
        <w:r w:rsidR="00B91A4A">
          <w:rPr>
            <w:rFonts w:hint="eastAsia"/>
          </w:rPr>
          <w:t>尋思之後便放棄立刻追去，而是轉身跟那黃衫女屍一起夾殺</w:t>
        </w:r>
      </w:ins>
      <w:ins w:id="9512" w:author="Administrator" w:date="2019-03-08T14:38:00Z">
        <w:r w:rsidR="002A7206">
          <w:rPr>
            <w:rFonts w:hint="eastAsia"/>
          </w:rPr>
          <w:t>赤吞虎</w:t>
        </w:r>
      </w:ins>
      <w:ins w:id="9513" w:author="Administrator" w:date="2019-03-08T14:28:00Z">
        <w:r w:rsidR="00B91A4A">
          <w:rPr>
            <w:rFonts w:hint="eastAsia"/>
          </w:rPr>
          <w:t>。</w:t>
        </w:r>
      </w:ins>
    </w:p>
    <w:p w:rsidR="000F0075" w:rsidRDefault="002A7206">
      <w:pPr>
        <w:pStyle w:val="12"/>
        <w:spacing w:after="240"/>
        <w:ind w:leftChars="0" w:left="0"/>
        <w:rPr>
          <w:ins w:id="9514" w:author="Administrator" w:date="2019-03-08T14:41:00Z"/>
        </w:rPr>
        <w:pPrChange w:id="9515" w:author="Administrator" w:date="2019-03-08T00:11:00Z">
          <w:pPr>
            <w:pStyle w:val="12"/>
            <w:numPr>
              <w:numId w:val="1"/>
            </w:numPr>
            <w:spacing w:after="240"/>
            <w:ind w:leftChars="0" w:left="360" w:hanging="360"/>
            <w:outlineLvl w:val="0"/>
          </w:pPr>
        </w:pPrChange>
      </w:pPr>
      <w:ins w:id="9516" w:author="Administrator" w:date="2019-03-08T14:38:00Z">
        <w:r>
          <w:rPr>
            <w:rFonts w:hint="eastAsia"/>
          </w:rPr>
          <w:t>幾個呼吸之後，在距離鬼谷玟與赤吞虎交戰數</w:t>
        </w:r>
      </w:ins>
      <w:ins w:id="9517" w:author="Administrator" w:date="2019-03-08T14:54:00Z">
        <w:r w:rsidR="00B40E45">
          <w:rPr>
            <w:rFonts w:hint="eastAsia"/>
          </w:rPr>
          <w:t>十</w:t>
        </w:r>
      </w:ins>
      <w:ins w:id="9518" w:author="Administrator" w:date="2019-03-08T14:38:00Z">
        <w:r>
          <w:rPr>
            <w:rFonts w:hint="eastAsia"/>
          </w:rPr>
          <w:t>里之外的樹</w:t>
        </w:r>
      </w:ins>
      <w:ins w:id="9519" w:author="Administrator" w:date="2019-03-08T14:39:00Z">
        <w:r>
          <w:rPr>
            <w:rFonts w:hint="eastAsia"/>
          </w:rPr>
          <w:t>林裡，李龍飛撕下一張紫色符紙，跟著原本</w:t>
        </w:r>
      </w:ins>
      <w:ins w:id="9520" w:author="Administrator" w:date="2019-03-08T14:40:00Z">
        <w:r>
          <w:rPr>
            <w:rFonts w:hint="eastAsia"/>
          </w:rPr>
          <w:t>若有似無的</w:t>
        </w:r>
      </w:ins>
      <w:ins w:id="9521" w:author="Administrator" w:date="2019-03-08T14:41:00Z">
        <w:r>
          <w:rPr>
            <w:rFonts w:hint="eastAsia"/>
          </w:rPr>
          <w:t>氣息</w:t>
        </w:r>
      </w:ins>
      <w:ins w:id="9522" w:author="Administrator" w:date="2019-03-08T14:40:00Z">
        <w:r>
          <w:rPr>
            <w:rFonts w:hint="eastAsia"/>
          </w:rPr>
          <w:t>再度清晰起來</w:t>
        </w:r>
      </w:ins>
      <w:ins w:id="9523" w:author="Administrator" w:date="2019-03-08T14:41:00Z">
        <w:r>
          <w:rPr>
            <w:rFonts w:hint="eastAsia"/>
          </w:rPr>
          <w:t>，原本不可見的身影也顯現出來。</w:t>
        </w:r>
      </w:ins>
    </w:p>
    <w:p w:rsidR="000F0075" w:rsidRDefault="002A7206">
      <w:pPr>
        <w:pStyle w:val="12"/>
        <w:spacing w:after="240"/>
        <w:ind w:leftChars="0" w:left="0"/>
        <w:rPr>
          <w:ins w:id="9524" w:author="Administrator" w:date="2019-03-08T14:43:00Z"/>
        </w:rPr>
        <w:pPrChange w:id="9525" w:author="Administrator" w:date="2019-03-08T00:11:00Z">
          <w:pPr>
            <w:pStyle w:val="12"/>
            <w:numPr>
              <w:numId w:val="1"/>
            </w:numPr>
            <w:spacing w:after="240"/>
            <w:ind w:leftChars="0" w:left="360" w:hanging="360"/>
            <w:outlineLvl w:val="0"/>
          </w:pPr>
        </w:pPrChange>
      </w:pPr>
      <w:ins w:id="9526" w:author="Administrator" w:date="2019-03-08T14:41:00Z">
        <w:r>
          <w:rPr>
            <w:rFonts w:hint="eastAsia"/>
          </w:rPr>
          <w:t>「這</w:t>
        </w:r>
      </w:ins>
      <w:ins w:id="9527" w:author="Administrator" w:date="2019-03-08T14:54:00Z">
        <w:r w:rsidR="00B40E45">
          <w:rPr>
            <w:rFonts w:hint="eastAsia"/>
          </w:rPr>
          <w:t>小太乙化清符</w:t>
        </w:r>
      </w:ins>
      <w:ins w:id="9528" w:author="Administrator" w:date="2019-03-08T14:41:00Z">
        <w:r>
          <w:rPr>
            <w:rFonts w:hint="eastAsia"/>
          </w:rPr>
          <w:t>真是太</w:t>
        </w:r>
      </w:ins>
      <w:ins w:id="9529" w:author="Administrator" w:date="2019-03-08T14:42:00Z">
        <w:r>
          <w:rPr>
            <w:rFonts w:hint="eastAsia"/>
          </w:rPr>
          <w:t>神奇了…居然真的能讓我從那可怕的妖獸中逃離出來</w:t>
        </w:r>
      </w:ins>
      <w:ins w:id="9530" w:author="Administrator" w:date="2019-03-08T14:43:00Z">
        <w:r>
          <w:rPr>
            <w:rFonts w:hint="eastAsia"/>
          </w:rPr>
          <w:t>！」李龍飛望著手中的那張紫色道符，有些讚嘆地說著。</w:t>
        </w:r>
      </w:ins>
    </w:p>
    <w:p w:rsidR="000F0075" w:rsidRDefault="002A7206">
      <w:pPr>
        <w:pStyle w:val="12"/>
        <w:spacing w:after="240"/>
        <w:ind w:leftChars="0" w:left="0"/>
        <w:rPr>
          <w:ins w:id="9531" w:author="Administrator" w:date="2019-03-08T14:44:00Z"/>
        </w:rPr>
        <w:pPrChange w:id="9532" w:author="Administrator" w:date="2019-03-08T00:11:00Z">
          <w:pPr>
            <w:pStyle w:val="12"/>
            <w:numPr>
              <w:numId w:val="1"/>
            </w:numPr>
            <w:spacing w:after="240"/>
            <w:ind w:leftChars="0" w:left="360" w:hanging="360"/>
            <w:outlineLvl w:val="0"/>
          </w:pPr>
        </w:pPrChange>
      </w:pPr>
      <w:ins w:id="9533" w:author="Administrator" w:date="2019-03-08T14:43:00Z">
        <w:r>
          <w:rPr>
            <w:rFonts w:hint="eastAsia"/>
          </w:rPr>
          <w:t>早前拿到這道符時，他便曾稍微試驗過，明白這</w:t>
        </w:r>
      </w:ins>
      <w:ins w:id="9534" w:author="Administrator" w:date="2019-03-08T14:54:00Z">
        <w:r w:rsidR="00B40E45">
          <w:rPr>
            <w:rFonts w:hint="eastAsia"/>
          </w:rPr>
          <w:t>小太乙化清符</w:t>
        </w:r>
      </w:ins>
      <w:ins w:id="9535" w:author="Administrator" w:date="2019-03-08T14:44:00Z">
        <w:r>
          <w:rPr>
            <w:rFonts w:hint="eastAsia"/>
          </w:rPr>
          <w:t>的卻能讓人短暫地消失身影。</w:t>
        </w:r>
      </w:ins>
    </w:p>
    <w:p w:rsidR="000F0075" w:rsidRDefault="002A7206">
      <w:pPr>
        <w:pStyle w:val="12"/>
        <w:spacing w:after="240"/>
        <w:ind w:leftChars="0" w:left="0"/>
        <w:rPr>
          <w:ins w:id="9536" w:author="Administrator" w:date="2019-03-08T14:45:00Z"/>
        </w:rPr>
        <w:pPrChange w:id="9537" w:author="Administrator" w:date="2019-03-08T00:11:00Z">
          <w:pPr>
            <w:pStyle w:val="12"/>
            <w:numPr>
              <w:numId w:val="1"/>
            </w:numPr>
            <w:spacing w:after="240"/>
            <w:ind w:leftChars="0" w:left="360" w:hanging="360"/>
            <w:outlineLvl w:val="0"/>
          </w:pPr>
        </w:pPrChange>
      </w:pPr>
      <w:ins w:id="9538" w:author="Administrator" w:date="2019-03-08T14:44:00Z">
        <w:r>
          <w:rPr>
            <w:rFonts w:hint="eastAsia"/>
          </w:rPr>
          <w:t>只不過它的次數有限，加上前幾次困境都與黃襄在一起，</w:t>
        </w:r>
      </w:ins>
      <w:ins w:id="9539" w:author="Administrator" w:date="2019-03-08T14:45:00Z">
        <w:r>
          <w:rPr>
            <w:rFonts w:hint="eastAsia"/>
          </w:rPr>
          <w:t>只隱匿自己一人沒有甚麼意義，所以他才沒拿出來使用。</w:t>
        </w:r>
      </w:ins>
    </w:p>
    <w:p w:rsidR="000F0075" w:rsidRDefault="002A7206">
      <w:pPr>
        <w:pStyle w:val="12"/>
        <w:spacing w:after="240"/>
        <w:ind w:leftChars="0" w:left="0"/>
        <w:rPr>
          <w:ins w:id="9540" w:author="Administrator" w:date="2019-03-08T14:48:00Z"/>
        </w:rPr>
        <w:pPrChange w:id="9541" w:author="Administrator" w:date="2019-03-08T00:11:00Z">
          <w:pPr>
            <w:pStyle w:val="12"/>
            <w:numPr>
              <w:numId w:val="1"/>
            </w:numPr>
            <w:spacing w:after="240"/>
            <w:ind w:leftChars="0" w:left="360" w:hanging="360"/>
            <w:outlineLvl w:val="0"/>
          </w:pPr>
        </w:pPrChange>
      </w:pPr>
      <w:ins w:id="9542" w:author="Administrator" w:date="2019-03-08T14:45:00Z">
        <w:r>
          <w:rPr>
            <w:rFonts w:hint="eastAsia"/>
          </w:rPr>
          <w:t>這次被鬼谷玟追殺，在一開始</w:t>
        </w:r>
      </w:ins>
      <w:ins w:id="9543" w:author="Administrator" w:date="2019-03-08T14:46:00Z">
        <w:r>
          <w:rPr>
            <w:rFonts w:hint="eastAsia"/>
          </w:rPr>
          <w:t>之時，他便有使用這</w:t>
        </w:r>
      </w:ins>
      <w:ins w:id="9544" w:author="Administrator" w:date="2019-03-08T14:54:00Z">
        <w:r w:rsidR="00B40E45">
          <w:rPr>
            <w:rFonts w:hint="eastAsia"/>
          </w:rPr>
          <w:t>小太乙化清符</w:t>
        </w:r>
      </w:ins>
      <w:ins w:id="9545" w:author="Administrator" w:date="2019-03-08T14:46:00Z">
        <w:r>
          <w:rPr>
            <w:rFonts w:hint="eastAsia"/>
          </w:rPr>
          <w:t>的念</w:t>
        </w:r>
        <w:r w:rsidR="00B40E45">
          <w:rPr>
            <w:rFonts w:hint="eastAsia"/>
          </w:rPr>
          <w:t>頭</w:t>
        </w:r>
      </w:ins>
      <w:ins w:id="9546" w:author="Administrator" w:date="2019-03-08T14:48:00Z">
        <w:r w:rsidR="00B40E45">
          <w:rPr>
            <w:rFonts w:hint="eastAsia"/>
          </w:rPr>
          <w:t>，</w:t>
        </w:r>
      </w:ins>
      <w:ins w:id="9547" w:author="Administrator" w:date="2019-03-08T14:46:00Z">
        <w:r>
          <w:rPr>
            <w:rFonts w:hint="eastAsia"/>
          </w:rPr>
          <w:t>但他仍擔心效果不好，或是鬼谷玟一怒之下回頭找黃</w:t>
        </w:r>
      </w:ins>
      <w:ins w:id="9548" w:author="Administrator" w:date="2019-03-08T14:47:00Z">
        <w:r>
          <w:rPr>
            <w:rFonts w:hint="eastAsia"/>
          </w:rPr>
          <w:t>襄等人算帳，因此他才故意引對方來這靈山深處，並利用妖獸之力，</w:t>
        </w:r>
        <w:r w:rsidR="00B40E45">
          <w:rPr>
            <w:rFonts w:hint="eastAsia"/>
          </w:rPr>
          <w:t>反算那</w:t>
        </w:r>
      </w:ins>
      <w:ins w:id="9549" w:author="Administrator" w:date="2019-03-08T14:48:00Z">
        <w:r w:rsidR="00B40E45">
          <w:rPr>
            <w:rFonts w:hint="eastAsia"/>
          </w:rPr>
          <w:t>鬼谷玟一筆。</w:t>
        </w:r>
      </w:ins>
    </w:p>
    <w:p w:rsidR="000F0075" w:rsidRDefault="00B40E45">
      <w:pPr>
        <w:pStyle w:val="12"/>
        <w:spacing w:after="240"/>
        <w:ind w:leftChars="0" w:left="0"/>
        <w:rPr>
          <w:ins w:id="9550" w:author="Administrator" w:date="2019-03-08T14:49:00Z"/>
        </w:rPr>
        <w:pPrChange w:id="9551" w:author="Administrator" w:date="2019-03-08T00:11:00Z">
          <w:pPr>
            <w:pStyle w:val="12"/>
            <w:numPr>
              <w:numId w:val="1"/>
            </w:numPr>
            <w:spacing w:after="240"/>
            <w:ind w:leftChars="0" w:left="360" w:hanging="360"/>
            <w:outlineLvl w:val="0"/>
          </w:pPr>
        </w:pPrChange>
      </w:pPr>
      <w:ins w:id="9552" w:author="Administrator" w:date="2019-03-08T14:48:00Z">
        <w:r>
          <w:rPr>
            <w:rFonts w:hint="eastAsia"/>
          </w:rPr>
          <w:t>而結果比他想像中的還好，不但暫時逃離了對方的追擊，同時還讓那</w:t>
        </w:r>
      </w:ins>
      <w:ins w:id="9553" w:author="Administrator" w:date="2019-03-08T14:49:00Z">
        <w:r>
          <w:rPr>
            <w:rFonts w:hint="eastAsia"/>
          </w:rPr>
          <w:t>赤吞虎與鬼谷玟交手了上，看來，自己的算計敵卻是成功了。</w:t>
        </w:r>
      </w:ins>
    </w:p>
    <w:p w:rsidR="000F0075" w:rsidRDefault="00B40E45">
      <w:pPr>
        <w:pStyle w:val="12"/>
        <w:spacing w:after="240"/>
        <w:ind w:leftChars="0" w:left="0"/>
        <w:rPr>
          <w:ins w:id="9554" w:author="Administrator" w:date="2019-03-08T14:52:00Z"/>
        </w:rPr>
        <w:pPrChange w:id="9555" w:author="Administrator" w:date="2019-03-08T00:11:00Z">
          <w:pPr>
            <w:pStyle w:val="12"/>
            <w:numPr>
              <w:numId w:val="1"/>
            </w:numPr>
            <w:spacing w:after="240"/>
            <w:ind w:leftChars="0" w:left="360" w:hanging="360"/>
            <w:outlineLvl w:val="0"/>
          </w:pPr>
        </w:pPrChange>
      </w:pPr>
      <w:ins w:id="9556" w:author="Administrator" w:date="2019-03-08T14:49:00Z">
        <w:r>
          <w:rPr>
            <w:rFonts w:hint="eastAsia"/>
          </w:rPr>
          <w:t>「只不過…現在安心還</w:t>
        </w:r>
      </w:ins>
      <w:ins w:id="9557" w:author="Administrator" w:date="2019-03-08T14:50:00Z">
        <w:r>
          <w:rPr>
            <w:rFonts w:hint="eastAsia"/>
          </w:rPr>
          <w:t>太早。那鬼谷玟既然敢追到靈山之中，怕是普通的妖獸也</w:t>
        </w:r>
      </w:ins>
      <w:ins w:id="9558" w:author="Administrator" w:date="2019-03-08T14:51:00Z">
        <w:r>
          <w:rPr>
            <w:rFonts w:hint="eastAsia"/>
          </w:rPr>
          <w:t>奈</w:t>
        </w:r>
      </w:ins>
      <w:ins w:id="9559" w:author="Administrator" w:date="2019-03-08T14:50:00Z">
        <w:r>
          <w:rPr>
            <w:rFonts w:hint="eastAsia"/>
          </w:rPr>
          <w:t>她</w:t>
        </w:r>
      </w:ins>
      <w:ins w:id="9560" w:author="Administrator" w:date="2019-03-08T14:51:00Z">
        <w:r>
          <w:rPr>
            <w:rFonts w:hint="eastAsia"/>
          </w:rPr>
          <w:t>不了，如果她又追了上來，我還是得有所準備才行。」李龍飛沉吟了下，翻出了</w:t>
        </w:r>
      </w:ins>
      <w:ins w:id="9561" w:author="Administrator" w:date="2019-03-08T14:52:00Z">
        <w:r>
          <w:rPr>
            <w:rFonts w:hint="eastAsia"/>
          </w:rPr>
          <w:t>儲物袋中幾枚丹藥吞了進去。</w:t>
        </w:r>
      </w:ins>
    </w:p>
    <w:p w:rsidR="000F0075" w:rsidRDefault="00B40E45">
      <w:pPr>
        <w:pStyle w:val="12"/>
        <w:spacing w:after="240"/>
        <w:ind w:leftChars="0" w:left="0"/>
        <w:rPr>
          <w:ins w:id="9562" w:author="Administrator" w:date="2019-03-08T14:55:00Z"/>
        </w:rPr>
        <w:pPrChange w:id="9563" w:author="Administrator" w:date="2019-03-08T00:11:00Z">
          <w:pPr>
            <w:pStyle w:val="12"/>
            <w:numPr>
              <w:numId w:val="1"/>
            </w:numPr>
            <w:spacing w:after="240"/>
            <w:ind w:leftChars="0" w:left="360" w:hanging="360"/>
            <w:outlineLvl w:val="0"/>
          </w:pPr>
        </w:pPrChange>
      </w:pPr>
      <w:ins w:id="9564" w:author="Administrator" w:date="2019-03-08T14:52:00Z">
        <w:r>
          <w:rPr>
            <w:rFonts w:hint="eastAsia"/>
          </w:rPr>
          <w:lastRenderedPageBreak/>
          <w:t>這一路跑來，雖然有驚無險，但也將他體內的靈氣消耗了七七八八成，</w:t>
        </w:r>
      </w:ins>
      <w:ins w:id="9565" w:author="Administrator" w:date="2019-03-08T14:53:00Z">
        <w:r>
          <w:rPr>
            <w:rFonts w:hint="eastAsia"/>
          </w:rPr>
          <w:t>若不是他靈氣比常人多出不止一倍，恐怕早就支持不了倒了下去</w:t>
        </w:r>
      </w:ins>
      <w:ins w:id="9566" w:author="Administrator" w:date="2019-03-08T14:55:00Z">
        <w:r>
          <w:rPr>
            <w:rFonts w:hint="eastAsia"/>
          </w:rPr>
          <w:t>，</w:t>
        </w:r>
      </w:ins>
      <w:ins w:id="9567" w:author="Administrator" w:date="2019-03-08T14:53:00Z">
        <w:r>
          <w:rPr>
            <w:rFonts w:hint="eastAsia"/>
          </w:rPr>
          <w:t>此時抓到機會，立即</w:t>
        </w:r>
      </w:ins>
      <w:ins w:id="9568" w:author="Administrator" w:date="2019-03-08T14:55:00Z">
        <w:r>
          <w:rPr>
            <w:rFonts w:hint="eastAsia"/>
          </w:rPr>
          <w:t>就服藥</w:t>
        </w:r>
      </w:ins>
      <w:ins w:id="9569" w:author="Administrator" w:date="2019-03-08T14:53:00Z">
        <w:r>
          <w:rPr>
            <w:rFonts w:hint="eastAsia"/>
          </w:rPr>
          <w:t>打坐休養一番。</w:t>
        </w:r>
      </w:ins>
    </w:p>
    <w:p w:rsidR="000F0075" w:rsidRDefault="00B40E45">
      <w:pPr>
        <w:pStyle w:val="12"/>
        <w:spacing w:after="240"/>
        <w:ind w:leftChars="0" w:left="0"/>
        <w:rPr>
          <w:ins w:id="9570" w:author="Administrator" w:date="2019-03-08T15:02:00Z"/>
        </w:rPr>
        <w:pPrChange w:id="9571" w:author="Administrator" w:date="2019-03-08T00:11:00Z">
          <w:pPr>
            <w:pStyle w:val="12"/>
            <w:numPr>
              <w:numId w:val="1"/>
            </w:numPr>
            <w:spacing w:after="240"/>
            <w:ind w:leftChars="0" w:left="360" w:hanging="360"/>
            <w:outlineLvl w:val="0"/>
          </w:pPr>
        </w:pPrChange>
      </w:pPr>
      <w:ins w:id="9572" w:author="Administrator" w:date="2019-03-08T14:55:00Z">
        <w:r>
          <w:rPr>
            <w:rFonts w:hint="eastAsia"/>
          </w:rPr>
          <w:t>一個時辰之後，李龍飛打坐之處，遠方傳來一陣</w:t>
        </w:r>
      </w:ins>
      <w:ins w:id="9573" w:author="Administrator" w:date="2019-03-08T14:56:00Z">
        <w:r>
          <w:rPr>
            <w:rFonts w:hint="eastAsia"/>
          </w:rPr>
          <w:t>滔天巨響，跟著一聲怒吼，卻是赤吞虎死前的最後一次咆哮。</w:t>
        </w:r>
      </w:ins>
    </w:p>
    <w:p w:rsidR="000F0075" w:rsidRDefault="00D04D81">
      <w:pPr>
        <w:pStyle w:val="12"/>
        <w:spacing w:after="240"/>
        <w:ind w:leftChars="0" w:left="0"/>
        <w:rPr>
          <w:ins w:id="9574" w:author="Administrator" w:date="2019-03-08T14:56:00Z"/>
        </w:rPr>
        <w:pPrChange w:id="9575" w:author="Administrator" w:date="2019-03-08T00:11:00Z">
          <w:pPr>
            <w:pStyle w:val="12"/>
            <w:numPr>
              <w:numId w:val="1"/>
            </w:numPr>
            <w:spacing w:after="240"/>
            <w:ind w:leftChars="0" w:left="360" w:hanging="360"/>
            <w:outlineLvl w:val="0"/>
          </w:pPr>
        </w:pPrChange>
      </w:pPr>
      <w:ins w:id="9576" w:author="Administrator" w:date="2019-03-08T15:02:00Z">
        <w:r>
          <w:rPr>
            <w:rFonts w:hint="eastAsia"/>
          </w:rPr>
          <w:t>同時間整個樹林地面</w:t>
        </w:r>
      </w:ins>
      <w:ins w:id="9577" w:author="Administrator" w:date="2019-03-08T15:03:00Z">
        <w:r>
          <w:rPr>
            <w:rFonts w:hint="eastAsia"/>
          </w:rPr>
          <w:t>一</w:t>
        </w:r>
      </w:ins>
      <w:ins w:id="9578" w:author="Administrator" w:date="2019-03-08T15:02:00Z">
        <w:r>
          <w:rPr>
            <w:rFonts w:hint="eastAsia"/>
          </w:rPr>
          <w:t>陣</w:t>
        </w:r>
      </w:ins>
      <w:ins w:id="9579" w:author="Administrator" w:date="2019-03-08T15:03:00Z">
        <w:r>
          <w:rPr>
            <w:rFonts w:hint="eastAsia"/>
          </w:rPr>
          <w:t>晃動，無數怪鳥異獸飛了起來。</w:t>
        </w:r>
      </w:ins>
    </w:p>
    <w:p w:rsidR="000F0075" w:rsidRDefault="00B40E45">
      <w:pPr>
        <w:pStyle w:val="12"/>
        <w:spacing w:after="240"/>
        <w:ind w:leftChars="0" w:left="0"/>
        <w:rPr>
          <w:ins w:id="9580" w:author="Administrator" w:date="2019-03-08T14:58:00Z"/>
        </w:rPr>
        <w:pPrChange w:id="9581" w:author="Administrator" w:date="2019-03-08T00:11:00Z">
          <w:pPr>
            <w:pStyle w:val="12"/>
            <w:numPr>
              <w:numId w:val="1"/>
            </w:numPr>
            <w:spacing w:after="240"/>
            <w:ind w:leftChars="0" w:left="360" w:hanging="360"/>
            <w:outlineLvl w:val="0"/>
          </w:pPr>
        </w:pPrChange>
      </w:pPr>
      <w:ins w:id="9582" w:author="Administrator" w:date="2019-03-08T14:56:00Z">
        <w:r>
          <w:rPr>
            <w:rFonts w:hint="eastAsia"/>
          </w:rPr>
          <w:t>李龍飛</w:t>
        </w:r>
      </w:ins>
      <w:ins w:id="9583" w:author="Administrator" w:date="2019-03-08T14:57:00Z">
        <w:r>
          <w:rPr>
            <w:rFonts w:hint="eastAsia"/>
          </w:rPr>
          <w:t>雙眼張開，眼神中閃過異樣流彩，</w:t>
        </w:r>
      </w:ins>
      <w:ins w:id="9584" w:author="Administrator" w:date="2019-03-08T14:58:00Z">
        <w:r w:rsidR="00D04D81">
          <w:rPr>
            <w:rFonts w:hint="eastAsia"/>
          </w:rPr>
          <w:t>站起身來。</w:t>
        </w:r>
      </w:ins>
    </w:p>
    <w:p w:rsidR="000F0075" w:rsidRDefault="00D04D81">
      <w:pPr>
        <w:pStyle w:val="12"/>
        <w:spacing w:after="240"/>
        <w:ind w:leftChars="0" w:left="0"/>
        <w:rPr>
          <w:ins w:id="9585" w:author="Administrator" w:date="2019-03-08T14:59:00Z"/>
        </w:rPr>
        <w:pPrChange w:id="9586" w:author="Administrator" w:date="2019-03-08T00:11:00Z">
          <w:pPr>
            <w:pStyle w:val="12"/>
            <w:numPr>
              <w:numId w:val="1"/>
            </w:numPr>
            <w:spacing w:after="240"/>
            <w:ind w:leftChars="0" w:left="360" w:hanging="360"/>
            <w:outlineLvl w:val="0"/>
          </w:pPr>
        </w:pPrChange>
      </w:pPr>
      <w:ins w:id="9587" w:author="Administrator" w:date="2019-03-08T14:58:00Z">
        <w:r>
          <w:rPr>
            <w:rFonts w:hint="eastAsia"/>
          </w:rPr>
          <w:t>「看來，鬼谷玟已解決那妖獸…也好，現在我元氣恢復七成，她卻</w:t>
        </w:r>
      </w:ins>
      <w:ins w:id="9588" w:author="Administrator" w:date="2019-03-08T14:59:00Z">
        <w:r>
          <w:rPr>
            <w:rFonts w:hint="eastAsia"/>
          </w:rPr>
          <w:t>激戰過後，若是她不追我就罷，若是追來，我也有把握再跟她耗上一段時間。」</w:t>
        </w:r>
      </w:ins>
    </w:p>
    <w:p w:rsidR="000F0075" w:rsidRDefault="00D04D81">
      <w:pPr>
        <w:pStyle w:val="12"/>
        <w:spacing w:after="240"/>
        <w:ind w:leftChars="0" w:left="0"/>
        <w:rPr>
          <w:ins w:id="9589" w:author="Administrator" w:date="2019-03-08T15:05:00Z"/>
        </w:rPr>
        <w:pPrChange w:id="9590" w:author="Administrator" w:date="2019-03-08T00:11:00Z">
          <w:pPr>
            <w:pStyle w:val="12"/>
            <w:numPr>
              <w:numId w:val="1"/>
            </w:numPr>
            <w:spacing w:after="240"/>
            <w:ind w:leftChars="0" w:left="360" w:hanging="360"/>
            <w:outlineLvl w:val="0"/>
          </w:pPr>
        </w:pPrChange>
      </w:pPr>
      <w:ins w:id="9591" w:author="Administrator" w:date="2019-03-08T15:00:00Z">
        <w:r>
          <w:rPr>
            <w:rFonts w:hint="eastAsia"/>
          </w:rPr>
          <w:t>雖然</w:t>
        </w:r>
      </w:ins>
      <w:ins w:id="9592" w:author="Administrator" w:date="2019-03-08T15:01:00Z">
        <w:r>
          <w:rPr>
            <w:rFonts w:hint="eastAsia"/>
          </w:rPr>
          <w:t>此時再貼上小太乙化清符，李龍飛有絕對把握能徹底甩開</w:t>
        </w:r>
      </w:ins>
      <w:ins w:id="9593" w:author="Administrator" w:date="2019-03-08T15:02:00Z">
        <w:r>
          <w:rPr>
            <w:rFonts w:hint="eastAsia"/>
          </w:rPr>
          <w:t>對方，但</w:t>
        </w:r>
      </w:ins>
      <w:ins w:id="9594" w:author="Administrator" w:date="2019-03-08T15:04:00Z">
        <w:r>
          <w:rPr>
            <w:rFonts w:hint="eastAsia"/>
          </w:rPr>
          <w:t>一來他</w:t>
        </w:r>
      </w:ins>
      <w:ins w:id="9595" w:author="Administrator" w:date="2019-03-08T15:05:00Z">
        <w:r>
          <w:rPr>
            <w:rFonts w:hint="eastAsia"/>
          </w:rPr>
          <w:t>擔心對方回去找黃襄麻煩，二來他被追了那麼久也有了怒火。</w:t>
        </w:r>
      </w:ins>
    </w:p>
    <w:p w:rsidR="000F0075" w:rsidRDefault="00D04D81">
      <w:pPr>
        <w:pStyle w:val="12"/>
        <w:spacing w:after="240"/>
        <w:ind w:leftChars="0" w:left="0"/>
        <w:rPr>
          <w:ins w:id="9596" w:author="Administrator" w:date="2019-03-08T15:07:00Z"/>
        </w:rPr>
        <w:pPrChange w:id="9597" w:author="Administrator" w:date="2019-03-08T00:11:00Z">
          <w:pPr>
            <w:pStyle w:val="12"/>
            <w:numPr>
              <w:numId w:val="1"/>
            </w:numPr>
            <w:spacing w:after="240"/>
            <w:ind w:leftChars="0" w:left="360" w:hanging="360"/>
            <w:outlineLvl w:val="0"/>
          </w:pPr>
        </w:pPrChange>
      </w:pPr>
      <w:ins w:id="9598" w:author="Administrator" w:date="2019-03-08T15:05:00Z">
        <w:r>
          <w:rPr>
            <w:rFonts w:hint="eastAsia"/>
          </w:rPr>
          <w:t>「若是再</w:t>
        </w:r>
      </w:ins>
      <w:ins w:id="9599" w:author="Administrator" w:date="2019-03-08T15:06:00Z">
        <w:r>
          <w:rPr>
            <w:rFonts w:hint="eastAsia"/>
          </w:rPr>
          <w:t>讓她對上</w:t>
        </w:r>
      </w:ins>
      <w:ins w:id="9600" w:author="Administrator" w:date="2019-03-08T15:05:00Z">
        <w:r>
          <w:rPr>
            <w:rFonts w:hint="eastAsia"/>
          </w:rPr>
          <w:t>幾</w:t>
        </w:r>
      </w:ins>
      <w:ins w:id="9601" w:author="Administrator" w:date="2019-03-08T15:06:00Z">
        <w:r>
          <w:rPr>
            <w:rFonts w:hint="eastAsia"/>
          </w:rPr>
          <w:t>隻妖獸…說不得…我還能反殺回去！」李龍飛心中閃過一絲殺機，</w:t>
        </w:r>
      </w:ins>
      <w:ins w:id="9602" w:author="Administrator" w:date="2019-03-08T15:07:00Z">
        <w:r>
          <w:rPr>
            <w:rFonts w:hint="eastAsia"/>
          </w:rPr>
          <w:t>經歷了那麼多事之後，讓他對修真界內的廝殺已經習以為常。</w:t>
        </w:r>
      </w:ins>
    </w:p>
    <w:p w:rsidR="000F0075" w:rsidRDefault="00D04D81">
      <w:pPr>
        <w:pStyle w:val="12"/>
        <w:spacing w:after="240"/>
        <w:ind w:leftChars="0" w:left="0"/>
        <w:rPr>
          <w:ins w:id="9603" w:author="Administrator" w:date="2019-03-08T14:53:00Z"/>
        </w:rPr>
        <w:pPrChange w:id="9604" w:author="Administrator" w:date="2019-03-08T00:11:00Z">
          <w:pPr>
            <w:pStyle w:val="12"/>
            <w:numPr>
              <w:numId w:val="1"/>
            </w:numPr>
            <w:spacing w:after="240"/>
            <w:ind w:leftChars="0" w:left="360" w:hanging="360"/>
            <w:outlineLvl w:val="0"/>
          </w:pPr>
        </w:pPrChange>
      </w:pPr>
      <w:ins w:id="9605" w:author="Administrator" w:date="2019-03-08T15:07:00Z">
        <w:r>
          <w:rPr>
            <w:rFonts w:hint="eastAsia"/>
          </w:rPr>
          <w:t>人若敬我，我</w:t>
        </w:r>
      </w:ins>
      <w:ins w:id="9606" w:author="Administrator" w:date="2019-03-08T15:08:00Z">
        <w:r>
          <w:rPr>
            <w:rFonts w:hint="eastAsia"/>
          </w:rPr>
          <w:t>亦</w:t>
        </w:r>
      </w:ins>
      <w:ins w:id="9607" w:author="Administrator" w:date="2019-03-08T15:07:00Z">
        <w:r>
          <w:rPr>
            <w:rFonts w:hint="eastAsia"/>
          </w:rPr>
          <w:t>敬人；人若犯我，我必</w:t>
        </w:r>
      </w:ins>
      <w:ins w:id="9608" w:author="Administrator" w:date="2019-03-08T15:08:00Z">
        <w:r>
          <w:rPr>
            <w:rFonts w:hint="eastAsia"/>
          </w:rPr>
          <w:t>殺人！</w:t>
        </w:r>
      </w:ins>
    </w:p>
    <w:p w:rsidR="000F0075" w:rsidRDefault="00D04D81">
      <w:pPr>
        <w:pStyle w:val="12"/>
        <w:spacing w:after="240"/>
        <w:ind w:leftChars="0" w:left="0"/>
        <w:rPr>
          <w:ins w:id="9609" w:author="Administrator" w:date="2019-03-08T15:09:00Z"/>
        </w:rPr>
        <w:pPrChange w:id="9610" w:author="Administrator" w:date="2019-03-08T00:11:00Z">
          <w:pPr>
            <w:pStyle w:val="12"/>
            <w:numPr>
              <w:numId w:val="1"/>
            </w:numPr>
            <w:spacing w:after="240"/>
            <w:ind w:leftChars="0" w:left="360" w:hanging="360"/>
            <w:outlineLvl w:val="0"/>
          </w:pPr>
        </w:pPrChange>
      </w:pPr>
      <w:ins w:id="9611" w:author="Administrator" w:date="2019-03-08T15:08:00Z">
        <w:r>
          <w:rPr>
            <w:rFonts w:hint="eastAsia"/>
          </w:rPr>
          <w:t>這是修真界的鐵則，也是無形中在李龍飛心中刻下的</w:t>
        </w:r>
      </w:ins>
      <w:ins w:id="9612" w:author="Administrator" w:date="2019-03-08T15:09:00Z">
        <w:r w:rsidR="001F3F31">
          <w:rPr>
            <w:rFonts w:hint="eastAsia"/>
          </w:rPr>
          <w:t>念頭</w:t>
        </w:r>
      </w:ins>
      <w:ins w:id="9613" w:author="Administrator" w:date="2019-03-08T15:08:00Z">
        <w:r>
          <w:rPr>
            <w:rFonts w:hint="eastAsia"/>
          </w:rPr>
          <w:t>。</w:t>
        </w:r>
      </w:ins>
    </w:p>
    <w:p w:rsidR="000F0075" w:rsidRDefault="001F3F31">
      <w:pPr>
        <w:pStyle w:val="12"/>
        <w:spacing w:after="240"/>
        <w:ind w:leftChars="0" w:left="0"/>
        <w:rPr>
          <w:ins w:id="9614" w:author="Administrator" w:date="2019-03-08T15:25:00Z"/>
        </w:rPr>
        <w:pPrChange w:id="9615" w:author="Administrator" w:date="2019-03-08T00:11:00Z">
          <w:pPr>
            <w:pStyle w:val="12"/>
            <w:numPr>
              <w:numId w:val="1"/>
            </w:numPr>
            <w:spacing w:after="240"/>
            <w:ind w:leftChars="0" w:left="360" w:hanging="360"/>
            <w:outlineLvl w:val="0"/>
          </w:pPr>
        </w:pPrChange>
      </w:pPr>
      <w:ins w:id="9616" w:author="Administrator" w:date="2019-03-08T15:09:00Z">
        <w:r>
          <w:rPr>
            <w:rFonts w:hint="eastAsia"/>
          </w:rPr>
          <w:t>果不其然，在那騷動沒</w:t>
        </w:r>
      </w:ins>
      <w:ins w:id="9617" w:author="Administrator" w:date="2019-03-08T15:10:00Z">
        <w:r>
          <w:rPr>
            <w:rFonts w:hint="eastAsia"/>
          </w:rPr>
          <w:t>多久後，鬼谷玟的氣息又追了上來，</w:t>
        </w:r>
      </w:ins>
      <w:ins w:id="9618" w:author="Administrator" w:date="2019-03-08T15:25:00Z">
        <w:r w:rsidR="00442328">
          <w:rPr>
            <w:rFonts w:hint="eastAsia"/>
          </w:rPr>
          <w:t>李龍飛二話不說，踏上飛劍繼續往前</w:t>
        </w:r>
      </w:ins>
      <w:ins w:id="9619" w:author="Administrator" w:date="2019-03-08T16:15:00Z">
        <w:r w:rsidR="00772826">
          <w:rPr>
            <w:rFonts w:hint="eastAsia"/>
          </w:rPr>
          <w:t>滑</w:t>
        </w:r>
      </w:ins>
      <w:ins w:id="9620" w:author="Administrator" w:date="2019-03-08T15:25:00Z">
        <w:r w:rsidR="00442328">
          <w:rPr>
            <w:rFonts w:hint="eastAsia"/>
          </w:rPr>
          <w:t>行。</w:t>
        </w:r>
      </w:ins>
    </w:p>
    <w:p w:rsidR="000F0075" w:rsidRDefault="00442328">
      <w:pPr>
        <w:pStyle w:val="12"/>
        <w:spacing w:after="240"/>
        <w:ind w:leftChars="0" w:left="0"/>
        <w:rPr>
          <w:ins w:id="9621" w:author="Administrator" w:date="2019-03-08T16:04:00Z"/>
        </w:rPr>
        <w:pPrChange w:id="9622" w:author="Administrator" w:date="2019-03-08T00:11:00Z">
          <w:pPr>
            <w:pStyle w:val="12"/>
            <w:numPr>
              <w:numId w:val="1"/>
            </w:numPr>
            <w:spacing w:after="240"/>
            <w:ind w:leftChars="0" w:left="360" w:hanging="360"/>
            <w:outlineLvl w:val="0"/>
          </w:pPr>
        </w:pPrChange>
      </w:pPr>
      <w:ins w:id="9623" w:author="Administrator" w:date="2019-03-08T15:25:00Z">
        <w:r>
          <w:rPr>
            <w:rFonts w:hint="eastAsia"/>
          </w:rPr>
          <w:t>「</w:t>
        </w:r>
      </w:ins>
      <w:ins w:id="9624" w:author="Administrator" w:date="2019-03-08T15:34:00Z">
        <w:r>
          <w:rPr>
            <w:rFonts w:hint="eastAsia"/>
          </w:rPr>
          <w:t>氣死我了！</w:t>
        </w:r>
      </w:ins>
      <w:ins w:id="9625" w:author="Administrator" w:date="2019-03-08T15:26:00Z">
        <w:r>
          <w:rPr>
            <w:rFonts w:hint="eastAsia"/>
          </w:rPr>
          <w:t>這個小子狡猾無比，先是誘我入山，跟著又引妖獸伏擊我，</w:t>
        </w:r>
      </w:ins>
      <w:ins w:id="9626" w:author="Administrator" w:date="2019-03-08T15:43:00Z">
        <w:r w:rsidR="00A56E1B">
          <w:rPr>
            <w:rFonts w:hint="eastAsia"/>
          </w:rPr>
          <w:t>尤其他身上那道道符，怕是還能用上幾次，</w:t>
        </w:r>
      </w:ins>
      <w:ins w:id="9627" w:author="Administrator" w:date="2019-03-08T15:49:00Z">
        <w:r w:rsidR="00FC1234">
          <w:rPr>
            <w:rFonts w:hint="eastAsia"/>
          </w:rPr>
          <w:t>我消彼漲之下，最終</w:t>
        </w:r>
      </w:ins>
      <w:ins w:id="9628" w:author="Administrator" w:date="2019-03-08T15:50:00Z">
        <w:r w:rsidR="00FC1234">
          <w:rPr>
            <w:rFonts w:hint="eastAsia"/>
          </w:rPr>
          <w:t>別說殺他，一個不慎，被他反殺也說不定！」</w:t>
        </w:r>
      </w:ins>
      <w:ins w:id="9629" w:author="Administrator" w:date="2019-03-08T16:03:00Z">
        <w:r w:rsidR="003864BA">
          <w:rPr>
            <w:rFonts w:hint="eastAsia"/>
          </w:rPr>
          <w:t>感覺到遠方李龍飛身上的氣息恢復，</w:t>
        </w:r>
      </w:ins>
      <w:ins w:id="9630" w:author="Administrator" w:date="2019-03-08T16:04:00Z">
        <w:r w:rsidR="003864BA">
          <w:rPr>
            <w:rFonts w:hint="eastAsia"/>
          </w:rPr>
          <w:t>剛大戰完的</w:t>
        </w:r>
      </w:ins>
      <w:ins w:id="9631" w:author="Administrator" w:date="2019-03-08T16:03:00Z">
        <w:r w:rsidR="003864BA">
          <w:rPr>
            <w:rFonts w:hint="eastAsia"/>
          </w:rPr>
          <w:t>鬼谷玟</w:t>
        </w:r>
      </w:ins>
      <w:ins w:id="9632" w:author="Administrator" w:date="2019-03-08T16:04:00Z">
        <w:r w:rsidR="003864BA">
          <w:rPr>
            <w:rFonts w:hint="eastAsia"/>
          </w:rPr>
          <w:t>心中不禁有些躊躇。</w:t>
        </w:r>
      </w:ins>
    </w:p>
    <w:p w:rsidR="000F0075" w:rsidRDefault="003864BA">
      <w:pPr>
        <w:pStyle w:val="12"/>
        <w:spacing w:after="240"/>
        <w:ind w:leftChars="0" w:left="0"/>
        <w:rPr>
          <w:ins w:id="9633" w:author="Administrator" w:date="2019-03-08T16:07:00Z"/>
        </w:rPr>
        <w:pPrChange w:id="9634" w:author="Administrator" w:date="2019-03-08T00:11:00Z">
          <w:pPr>
            <w:pStyle w:val="12"/>
            <w:numPr>
              <w:numId w:val="1"/>
            </w:numPr>
            <w:spacing w:after="240"/>
            <w:ind w:leftChars="0" w:left="360" w:hanging="360"/>
            <w:outlineLvl w:val="0"/>
          </w:pPr>
        </w:pPrChange>
      </w:pPr>
      <w:ins w:id="9635" w:author="Administrator" w:date="2019-03-08T16:04:00Z">
        <w:r>
          <w:rPr>
            <w:rFonts w:hint="eastAsia"/>
          </w:rPr>
          <w:t>方才她與</w:t>
        </w:r>
      </w:ins>
      <w:ins w:id="9636" w:author="Administrator" w:date="2019-03-08T16:05:00Z">
        <w:r>
          <w:rPr>
            <w:rFonts w:hint="eastAsia"/>
          </w:rPr>
          <w:t>赤吞虎大戰一場，雖說終究是她棋高一籌，但自己也是</w:t>
        </w:r>
      </w:ins>
      <w:ins w:id="9637" w:author="Administrator" w:date="2019-03-08T16:06:00Z">
        <w:r>
          <w:rPr>
            <w:rFonts w:hint="eastAsia"/>
          </w:rPr>
          <w:t>受了些許傷患，並不好受；如今遠處李龍飛的氣息再現，不但沒有遠離，還故意在自己察覺得到的範圍來回遊</w:t>
        </w:r>
      </w:ins>
      <w:ins w:id="9638" w:author="Administrator" w:date="2019-03-08T16:07:00Z">
        <w:r>
          <w:rPr>
            <w:rFonts w:hint="eastAsia"/>
          </w:rPr>
          <w:t>走，分明是引誘自己，這怎能不叫她憤怒。</w:t>
        </w:r>
      </w:ins>
    </w:p>
    <w:p w:rsidR="000F0075" w:rsidRDefault="003864BA">
      <w:pPr>
        <w:pStyle w:val="12"/>
        <w:spacing w:after="240"/>
        <w:ind w:leftChars="0" w:left="0"/>
        <w:rPr>
          <w:ins w:id="9639" w:author="Administrator" w:date="2019-03-08T16:11:00Z"/>
        </w:rPr>
        <w:pPrChange w:id="9640" w:author="Administrator" w:date="2019-03-08T00:11:00Z">
          <w:pPr>
            <w:pStyle w:val="12"/>
            <w:numPr>
              <w:numId w:val="1"/>
            </w:numPr>
            <w:spacing w:after="240"/>
            <w:ind w:leftChars="0" w:left="360" w:hanging="360"/>
            <w:outlineLvl w:val="0"/>
          </w:pPr>
        </w:pPrChange>
      </w:pPr>
      <w:ins w:id="9641" w:author="Administrator" w:date="2019-03-08T16:07:00Z">
        <w:r>
          <w:rPr>
            <w:rFonts w:hint="eastAsia"/>
          </w:rPr>
          <w:t>但若是就這樣回去，鬼谷玟心中又無法接</w:t>
        </w:r>
      </w:ins>
      <w:ins w:id="9642" w:author="Administrator" w:date="2019-03-08T16:08:00Z">
        <w:r>
          <w:rPr>
            <w:rFonts w:hint="eastAsia"/>
          </w:rPr>
          <w:t>受，「青陽子那些人此時想來也快恢復行動力了，若是我追不上這小子，又轉頭回去，怕是</w:t>
        </w:r>
      </w:ins>
      <w:ins w:id="9643" w:author="Administrator" w:date="2019-03-08T16:09:00Z">
        <w:r>
          <w:rPr>
            <w:rFonts w:hint="eastAsia"/>
          </w:rPr>
          <w:t>卵覆鳥飛，兩頭皆</w:t>
        </w:r>
      </w:ins>
      <w:ins w:id="9644" w:author="Administrator" w:date="2019-03-08T16:10:00Z">
        <w:r>
          <w:rPr>
            <w:rFonts w:hint="eastAsia"/>
          </w:rPr>
          <w:t>空！既是如此，不如追了上去，只要能從他手中奪得蜂巢內的異寶，就算沒放過青陽子那群人等，也</w:t>
        </w:r>
      </w:ins>
      <w:ins w:id="9645" w:author="Administrator" w:date="2019-03-08T16:11:00Z">
        <w:r>
          <w:rPr>
            <w:rFonts w:hint="eastAsia"/>
          </w:rPr>
          <w:t>還</w:t>
        </w:r>
      </w:ins>
      <w:ins w:id="9646" w:author="Administrator" w:date="2019-03-08T16:10:00Z">
        <w:r>
          <w:rPr>
            <w:rFonts w:hint="eastAsia"/>
          </w:rPr>
          <w:t>划算！」</w:t>
        </w:r>
      </w:ins>
    </w:p>
    <w:p w:rsidR="000F0075" w:rsidRDefault="003864BA">
      <w:pPr>
        <w:pStyle w:val="12"/>
        <w:spacing w:after="240"/>
        <w:ind w:leftChars="0" w:left="0"/>
        <w:rPr>
          <w:ins w:id="9647" w:author="Administrator" w:date="2019-03-08T16:11:00Z"/>
        </w:rPr>
        <w:pPrChange w:id="9648" w:author="Administrator" w:date="2019-03-08T00:11:00Z">
          <w:pPr>
            <w:pStyle w:val="12"/>
            <w:numPr>
              <w:numId w:val="1"/>
            </w:numPr>
            <w:spacing w:after="240"/>
            <w:ind w:leftChars="0" w:left="360" w:hanging="360"/>
            <w:outlineLvl w:val="0"/>
          </w:pPr>
        </w:pPrChange>
      </w:pPr>
      <w:ins w:id="9649" w:author="Administrator" w:date="2019-03-08T16:11:00Z">
        <w:r>
          <w:rPr>
            <w:rFonts w:hint="eastAsia"/>
          </w:rPr>
          <w:t>想到此，鬼谷玟哪怕有些虛弱，仍是吞下一枚三色丹藥，</w:t>
        </w:r>
      </w:ins>
      <w:ins w:id="9650" w:author="Administrator" w:date="2019-03-08T16:13:00Z">
        <w:r w:rsidR="00772826">
          <w:rPr>
            <w:rFonts w:hint="eastAsia"/>
          </w:rPr>
          <w:t>跟著又馬不停蹄地</w:t>
        </w:r>
      </w:ins>
      <w:ins w:id="9651" w:author="Administrator" w:date="2019-03-08T16:11:00Z">
        <w:r>
          <w:rPr>
            <w:rFonts w:hint="eastAsia"/>
          </w:rPr>
          <w:t>追了上去。</w:t>
        </w:r>
      </w:ins>
    </w:p>
    <w:p w:rsidR="000F0075" w:rsidRDefault="004877A6">
      <w:pPr>
        <w:pStyle w:val="12"/>
        <w:spacing w:after="240"/>
        <w:ind w:leftChars="0" w:left="0"/>
        <w:rPr>
          <w:ins w:id="9652" w:author="Administrator" w:date="2019-03-08T15:50:00Z"/>
        </w:rPr>
        <w:pPrChange w:id="9653" w:author="Administrator" w:date="2019-03-08T00:11:00Z">
          <w:pPr>
            <w:pStyle w:val="12"/>
            <w:numPr>
              <w:numId w:val="1"/>
            </w:numPr>
            <w:spacing w:after="240"/>
            <w:ind w:leftChars="0" w:left="360" w:hanging="360"/>
            <w:outlineLvl w:val="0"/>
          </w:pPr>
        </w:pPrChange>
      </w:pPr>
      <w:ins w:id="9654" w:author="Administrator" w:date="2019-03-08T16:12:00Z">
        <w:r>
          <w:rPr>
            <w:rFonts w:hint="eastAsia"/>
          </w:rPr>
          <w:lastRenderedPageBreak/>
          <w:t>李龍飛在遠處盤桓</w:t>
        </w:r>
      </w:ins>
      <w:ins w:id="9655" w:author="Administrator" w:date="2019-03-08T16:13:00Z">
        <w:r w:rsidR="00772826">
          <w:rPr>
            <w:rFonts w:hint="eastAsia"/>
          </w:rPr>
          <w:t>一陣</w:t>
        </w:r>
      </w:ins>
      <w:ins w:id="9656" w:author="Administrator" w:date="2019-03-08T16:12:00Z">
        <w:r>
          <w:rPr>
            <w:rFonts w:hint="eastAsia"/>
          </w:rPr>
          <w:t>，察</w:t>
        </w:r>
      </w:ins>
      <w:ins w:id="9657" w:author="Administrator" w:date="2019-03-08T16:13:00Z">
        <w:r w:rsidR="00772826">
          <w:rPr>
            <w:rFonts w:hint="eastAsia"/>
          </w:rPr>
          <w:t>覺到</w:t>
        </w:r>
      </w:ins>
      <w:ins w:id="9658" w:author="Administrator" w:date="2019-03-08T16:12:00Z">
        <w:r>
          <w:rPr>
            <w:rFonts w:hint="eastAsia"/>
          </w:rPr>
          <w:t>鬼谷玟</w:t>
        </w:r>
      </w:ins>
      <w:ins w:id="9659" w:author="Administrator" w:date="2019-03-08T16:13:00Z">
        <w:r w:rsidR="00772826">
          <w:rPr>
            <w:rFonts w:hint="eastAsia"/>
          </w:rPr>
          <w:t>的確往自</w:t>
        </w:r>
      </w:ins>
      <w:ins w:id="9660" w:author="Administrator" w:date="2019-03-08T16:14:00Z">
        <w:r w:rsidR="00772826">
          <w:rPr>
            <w:rFonts w:hint="eastAsia"/>
          </w:rPr>
          <w:t>己這追來後，接著又按照計畫，往靈山深處逃去。</w:t>
        </w:r>
      </w:ins>
    </w:p>
    <w:p w:rsidR="000F0075" w:rsidRDefault="00772826">
      <w:pPr>
        <w:pStyle w:val="12"/>
        <w:spacing w:after="240"/>
        <w:ind w:leftChars="0" w:left="0"/>
        <w:rPr>
          <w:ins w:id="9661" w:author="Administrator" w:date="2019-03-08T16:20:00Z"/>
        </w:rPr>
        <w:pPrChange w:id="9662" w:author="Administrator" w:date="2019-03-08T00:11:00Z">
          <w:pPr>
            <w:pStyle w:val="12"/>
            <w:numPr>
              <w:numId w:val="1"/>
            </w:numPr>
            <w:spacing w:after="240"/>
            <w:ind w:leftChars="0" w:left="360" w:hanging="360"/>
            <w:outlineLvl w:val="0"/>
          </w:pPr>
        </w:pPrChange>
      </w:pPr>
      <w:ins w:id="9663" w:author="Administrator" w:date="2019-03-08T16:15:00Z">
        <w:r>
          <w:rPr>
            <w:rFonts w:hint="eastAsia"/>
          </w:rPr>
          <w:t>兩人一追一逃，中間</w:t>
        </w:r>
      </w:ins>
      <w:ins w:id="9664" w:author="Administrator" w:date="2019-03-08T16:19:00Z">
        <w:r>
          <w:rPr>
            <w:rFonts w:hint="eastAsia"/>
          </w:rPr>
          <w:t>李龍飛</w:t>
        </w:r>
      </w:ins>
      <w:ins w:id="9665" w:author="Administrator" w:date="2019-03-08T16:15:00Z">
        <w:r>
          <w:rPr>
            <w:rFonts w:hint="eastAsia"/>
          </w:rPr>
          <w:t>又引了幾次妖</w:t>
        </w:r>
      </w:ins>
      <w:ins w:id="9666" w:author="Administrator" w:date="2019-03-08T16:18:00Z">
        <w:r>
          <w:rPr>
            <w:rFonts w:hint="eastAsia"/>
          </w:rPr>
          <w:t>獸攻擊鬼谷玟，可惜</w:t>
        </w:r>
      </w:ins>
      <w:ins w:id="9667" w:author="Administrator" w:date="2019-03-08T16:19:00Z">
        <w:r>
          <w:rPr>
            <w:rFonts w:hint="eastAsia"/>
          </w:rPr>
          <w:t>那些妖獸並不如赤吞虎那樣強大，轉眼就被後者毒殺，絲毫沒有替他爭取到</w:t>
        </w:r>
      </w:ins>
      <w:ins w:id="9668" w:author="Administrator" w:date="2019-03-08T16:20:00Z">
        <w:r>
          <w:rPr>
            <w:rFonts w:hint="eastAsia"/>
          </w:rPr>
          <w:t>一些時間。</w:t>
        </w:r>
      </w:ins>
    </w:p>
    <w:p w:rsidR="000F0075" w:rsidRDefault="00772826">
      <w:pPr>
        <w:pStyle w:val="12"/>
        <w:spacing w:after="240"/>
        <w:ind w:leftChars="0" w:left="0"/>
        <w:rPr>
          <w:ins w:id="9669" w:author="Administrator" w:date="2019-03-08T16:24:00Z"/>
        </w:rPr>
        <w:pPrChange w:id="9670" w:author="Administrator" w:date="2019-03-08T00:11:00Z">
          <w:pPr>
            <w:pStyle w:val="12"/>
            <w:numPr>
              <w:numId w:val="1"/>
            </w:numPr>
            <w:spacing w:after="240"/>
            <w:ind w:leftChars="0" w:left="360" w:hanging="360"/>
            <w:outlineLvl w:val="0"/>
          </w:pPr>
        </w:pPrChange>
      </w:pPr>
      <w:ins w:id="9671" w:author="Administrator" w:date="2019-03-08T16:20:00Z">
        <w:r>
          <w:rPr>
            <w:rFonts w:hint="eastAsia"/>
          </w:rPr>
          <w:t>不過時間這麼耗，兩人也跑</w:t>
        </w:r>
      </w:ins>
      <w:ins w:id="9672" w:author="Administrator" w:date="2019-03-08T16:23:00Z">
        <w:r>
          <w:rPr>
            <w:rFonts w:hint="eastAsia"/>
          </w:rPr>
          <w:t>過</w:t>
        </w:r>
      </w:ins>
      <w:ins w:id="9673" w:author="Administrator" w:date="2019-03-08T16:20:00Z">
        <w:r>
          <w:rPr>
            <w:rFonts w:hint="eastAsia"/>
          </w:rPr>
          <w:t>了</w:t>
        </w:r>
      </w:ins>
      <w:ins w:id="9674" w:author="Administrator" w:date="2019-03-08T16:23:00Z">
        <w:r>
          <w:rPr>
            <w:rFonts w:hint="eastAsia"/>
          </w:rPr>
          <w:t>山腰一半</w:t>
        </w:r>
      </w:ins>
      <w:ins w:id="9675" w:author="Administrator" w:date="2019-03-08T16:20:00Z">
        <w:r>
          <w:rPr>
            <w:rFonts w:hint="eastAsia"/>
          </w:rPr>
          <w:t>之處，</w:t>
        </w:r>
      </w:ins>
      <w:ins w:id="9676" w:author="Administrator" w:date="2019-03-08T16:23:00Z">
        <w:r>
          <w:rPr>
            <w:rFonts w:hint="eastAsia"/>
          </w:rPr>
          <w:t>再往前去，已經要深入靈山之中，</w:t>
        </w:r>
        <w:r w:rsidR="00CA2B58">
          <w:rPr>
            <w:rFonts w:hint="eastAsia"/>
          </w:rPr>
          <w:t>李龍飛倒不在乎</w:t>
        </w:r>
      </w:ins>
      <w:ins w:id="9677" w:author="Administrator" w:date="2019-03-08T16:24:00Z">
        <w:r w:rsidR="00CA2B58">
          <w:rPr>
            <w:rFonts w:hint="eastAsia"/>
          </w:rPr>
          <w:t>，但鬼谷玟臉上卻是越來越佈滿陰霾。</w:t>
        </w:r>
      </w:ins>
    </w:p>
    <w:p w:rsidR="000F0075" w:rsidRDefault="00CA2B58">
      <w:pPr>
        <w:pStyle w:val="12"/>
        <w:spacing w:after="240"/>
        <w:ind w:leftChars="0" w:left="0"/>
        <w:rPr>
          <w:ins w:id="9678" w:author="Administrator" w:date="2019-03-08T16:32:00Z"/>
        </w:rPr>
        <w:pPrChange w:id="9679" w:author="Administrator" w:date="2019-03-08T00:11:00Z">
          <w:pPr>
            <w:pStyle w:val="12"/>
            <w:numPr>
              <w:numId w:val="1"/>
            </w:numPr>
            <w:spacing w:after="240"/>
            <w:ind w:leftChars="0" w:left="360" w:hanging="360"/>
            <w:outlineLvl w:val="0"/>
          </w:pPr>
        </w:pPrChange>
      </w:pPr>
      <w:ins w:id="9680" w:author="Administrator" w:date="2019-03-08T16:24:00Z">
        <w:r>
          <w:rPr>
            <w:rFonts w:hint="eastAsia"/>
          </w:rPr>
          <w:t>「不成，再這樣下去，</w:t>
        </w:r>
      </w:ins>
      <w:ins w:id="9681" w:author="Administrator" w:date="2019-03-08T16:31:00Z">
        <w:r>
          <w:rPr>
            <w:rFonts w:hint="eastAsia"/>
          </w:rPr>
          <w:t>等</w:t>
        </w:r>
      </w:ins>
      <w:ins w:id="9682" w:author="Administrator" w:date="2019-03-08T16:24:00Z">
        <w:r>
          <w:rPr>
            <w:rFonts w:hint="eastAsia"/>
          </w:rPr>
          <w:t>小子跑到了深處，</w:t>
        </w:r>
      </w:ins>
      <w:ins w:id="9683" w:author="Administrator" w:date="2019-03-08T16:31:00Z">
        <w:r>
          <w:rPr>
            <w:rFonts w:hint="eastAsia"/>
          </w:rPr>
          <w:t>我可就危險了。靈山深處</w:t>
        </w:r>
      </w:ins>
      <w:ins w:id="9684" w:author="Administrator" w:date="2019-03-08T16:24:00Z">
        <w:r>
          <w:rPr>
            <w:rFonts w:hint="eastAsia"/>
          </w:rPr>
          <w:t>據記載</w:t>
        </w:r>
      </w:ins>
      <w:ins w:id="9685" w:author="Administrator" w:date="2019-03-08T16:31:00Z">
        <w:r>
          <w:rPr>
            <w:rFonts w:hint="eastAsia"/>
          </w:rPr>
          <w:t>，</w:t>
        </w:r>
      </w:ins>
      <w:ins w:id="9686" w:author="Administrator" w:date="2019-03-08T16:24:00Z">
        <w:r>
          <w:rPr>
            <w:rFonts w:hint="eastAsia"/>
          </w:rPr>
          <w:t>有些</w:t>
        </w:r>
      </w:ins>
      <w:ins w:id="9687" w:author="Administrator" w:date="2019-03-08T16:27:00Z">
        <w:r>
          <w:rPr>
            <w:rFonts w:hint="eastAsia"/>
          </w:rPr>
          <w:t>妖獸</w:t>
        </w:r>
      </w:ins>
      <w:ins w:id="9688" w:author="Administrator" w:date="2019-03-08T16:31:00Z">
        <w:r>
          <w:rPr>
            <w:rFonts w:hint="eastAsia"/>
          </w:rPr>
          <w:t>是連</w:t>
        </w:r>
      </w:ins>
      <w:ins w:id="9689" w:author="Administrator" w:date="2019-03-08T16:27:00Z">
        <w:r>
          <w:rPr>
            <w:rFonts w:hint="eastAsia"/>
          </w:rPr>
          <w:t>結丹</w:t>
        </w:r>
      </w:ins>
      <w:ins w:id="9690" w:author="Administrator" w:date="2019-03-08T16:30:00Z">
        <w:r>
          <w:rPr>
            <w:rFonts w:hint="eastAsia"/>
          </w:rPr>
          <w:t>老祖</w:t>
        </w:r>
      </w:ins>
      <w:ins w:id="9691" w:author="Administrator" w:date="2019-03-08T16:27:00Z">
        <w:r>
          <w:rPr>
            <w:rFonts w:hint="eastAsia"/>
          </w:rPr>
          <w:t>遇到，也要</w:t>
        </w:r>
      </w:ins>
      <w:ins w:id="9692" w:author="Administrator" w:date="2019-03-08T16:30:00Z">
        <w:r>
          <w:rPr>
            <w:rFonts w:hint="eastAsia"/>
          </w:rPr>
          <w:t>退避三舍</w:t>
        </w:r>
      </w:ins>
      <w:ins w:id="9693" w:author="Administrator" w:date="2019-03-08T16:31:00Z">
        <w:r>
          <w:rPr>
            <w:rFonts w:hint="eastAsia"/>
          </w:rPr>
          <w:t>的存在</w:t>
        </w:r>
      </w:ins>
      <w:ins w:id="9694" w:author="Administrator" w:date="2019-03-08T16:30:00Z">
        <w:r>
          <w:rPr>
            <w:rFonts w:hint="eastAsia"/>
          </w:rPr>
          <w:t>，</w:t>
        </w:r>
      </w:ins>
      <w:ins w:id="9695" w:author="Administrator" w:date="2019-03-08T16:31:00Z">
        <w:r>
          <w:rPr>
            <w:rFonts w:hint="eastAsia"/>
          </w:rPr>
          <w:t>修</w:t>
        </w:r>
      </w:ins>
      <w:ins w:id="9696" w:author="Administrator" w:date="2019-03-08T16:32:00Z">
        <w:r>
          <w:rPr>
            <w:rFonts w:hint="eastAsia"/>
          </w:rPr>
          <w:t>仙之道在於長生，可不能為了奪寶而陪了小命，那可就本末倒置了！」</w:t>
        </w:r>
      </w:ins>
    </w:p>
    <w:p w:rsidR="000F0075" w:rsidRDefault="00CA2B58">
      <w:pPr>
        <w:pStyle w:val="12"/>
        <w:spacing w:after="240"/>
        <w:ind w:leftChars="0" w:left="0"/>
        <w:rPr>
          <w:ins w:id="9697" w:author="Administrator" w:date="2019-03-08T16:35:00Z"/>
        </w:rPr>
        <w:pPrChange w:id="9698" w:author="Administrator" w:date="2019-03-08T00:11:00Z">
          <w:pPr>
            <w:pStyle w:val="12"/>
            <w:numPr>
              <w:numId w:val="1"/>
            </w:numPr>
            <w:spacing w:after="240"/>
            <w:ind w:leftChars="0" w:left="360" w:hanging="360"/>
            <w:outlineLvl w:val="0"/>
          </w:pPr>
        </w:pPrChange>
      </w:pPr>
      <w:ins w:id="9699" w:author="Administrator" w:date="2019-03-08T16:32:00Z">
        <w:r>
          <w:rPr>
            <w:rFonts w:hint="eastAsia"/>
          </w:rPr>
          <w:t>一念及此，鬼谷玟不再有所保留，只見她突然面露</w:t>
        </w:r>
      </w:ins>
      <w:ins w:id="9700" w:author="Administrator" w:date="2019-03-08T16:33:00Z">
        <w:r>
          <w:rPr>
            <w:rFonts w:hint="eastAsia"/>
          </w:rPr>
          <w:t>猙獰，原本秀麗的臉龐浮現一些青筋，跟著爆喝一聲，</w:t>
        </w:r>
      </w:ins>
      <w:ins w:id="9701" w:author="Administrator" w:date="2019-03-08T16:34:00Z">
        <w:r w:rsidR="00E35D82">
          <w:rPr>
            <w:rFonts w:hint="eastAsia"/>
          </w:rPr>
          <w:t>嬌軀四肢的皮膚冒出陣陣粉色</w:t>
        </w:r>
      </w:ins>
      <w:ins w:id="9702" w:author="Administrator" w:date="2019-03-08T16:35:00Z">
        <w:r w:rsidR="00E35D82">
          <w:rPr>
            <w:rFonts w:hint="eastAsia"/>
          </w:rPr>
          <w:t>香煙。</w:t>
        </w:r>
      </w:ins>
    </w:p>
    <w:p w:rsidR="000F0075" w:rsidRDefault="00E35D82">
      <w:pPr>
        <w:pStyle w:val="12"/>
        <w:spacing w:after="240"/>
        <w:ind w:leftChars="0" w:left="0"/>
        <w:rPr>
          <w:ins w:id="9703" w:author="Administrator" w:date="2019-03-08T16:38:00Z"/>
        </w:rPr>
        <w:pPrChange w:id="9704" w:author="Administrator" w:date="2019-03-08T00:11:00Z">
          <w:pPr>
            <w:pStyle w:val="12"/>
            <w:numPr>
              <w:numId w:val="1"/>
            </w:numPr>
            <w:spacing w:after="240"/>
            <w:ind w:leftChars="0" w:left="360" w:hanging="360"/>
            <w:outlineLvl w:val="0"/>
          </w:pPr>
        </w:pPrChange>
      </w:pPr>
      <w:ins w:id="9705" w:author="Administrator" w:date="2019-03-08T16:35:00Z">
        <w:r>
          <w:rPr>
            <w:rFonts w:hint="eastAsia"/>
          </w:rPr>
          <w:t>跟著她隨手一招，那黃</w:t>
        </w:r>
      </w:ins>
      <w:ins w:id="9706" w:author="Administrator" w:date="2019-03-08T16:36:00Z">
        <w:r>
          <w:rPr>
            <w:rFonts w:hint="eastAsia"/>
          </w:rPr>
          <w:t>衫女屍被</w:t>
        </w:r>
      </w:ins>
      <w:ins w:id="9707" w:author="Administrator" w:date="2019-03-08T16:35:00Z">
        <w:r>
          <w:rPr>
            <w:rFonts w:hint="eastAsia"/>
          </w:rPr>
          <w:t>那些煙霧圍繞</w:t>
        </w:r>
      </w:ins>
      <w:ins w:id="9708" w:author="Administrator" w:date="2019-03-08T16:37:00Z">
        <w:r>
          <w:rPr>
            <w:rFonts w:hint="eastAsia"/>
          </w:rPr>
          <w:t>包住，原本空洞的眼眶中突然燃起一縷幽火，將那些</w:t>
        </w:r>
      </w:ins>
      <w:ins w:id="9709" w:author="Administrator" w:date="2019-03-08T16:38:00Z">
        <w:r>
          <w:rPr>
            <w:rFonts w:hint="eastAsia"/>
          </w:rPr>
          <w:t>粉色煙霧給捲入進去。</w:t>
        </w:r>
      </w:ins>
    </w:p>
    <w:p w:rsidR="000F0075" w:rsidRDefault="00E35D82">
      <w:pPr>
        <w:pStyle w:val="12"/>
        <w:spacing w:after="240"/>
        <w:ind w:leftChars="0" w:left="0"/>
        <w:rPr>
          <w:ins w:id="9710" w:author="Administrator" w:date="2019-03-08T16:38:00Z"/>
        </w:rPr>
        <w:pPrChange w:id="9711" w:author="Administrator" w:date="2019-03-08T00:11:00Z">
          <w:pPr>
            <w:pStyle w:val="12"/>
            <w:numPr>
              <w:numId w:val="1"/>
            </w:numPr>
            <w:spacing w:after="240"/>
            <w:ind w:leftChars="0" w:left="360" w:hanging="360"/>
            <w:outlineLvl w:val="0"/>
          </w:pPr>
        </w:pPrChange>
      </w:pPr>
      <w:ins w:id="9712" w:author="Administrator" w:date="2019-03-08T16:38:00Z">
        <w:r>
          <w:rPr>
            <w:rFonts w:hint="eastAsia"/>
          </w:rPr>
          <w:t>「去！」</w:t>
        </w:r>
      </w:ins>
    </w:p>
    <w:p w:rsidR="000F0075" w:rsidRDefault="00E35D82">
      <w:pPr>
        <w:pStyle w:val="12"/>
        <w:spacing w:after="240"/>
        <w:ind w:leftChars="0" w:left="0"/>
        <w:rPr>
          <w:ins w:id="9713" w:author="Administrator" w:date="2019-03-08T16:40:00Z"/>
        </w:rPr>
        <w:pPrChange w:id="9714" w:author="Administrator" w:date="2019-03-08T00:11:00Z">
          <w:pPr>
            <w:pStyle w:val="12"/>
            <w:numPr>
              <w:numId w:val="1"/>
            </w:numPr>
            <w:spacing w:after="240"/>
            <w:ind w:leftChars="0" w:left="360" w:hanging="360"/>
            <w:outlineLvl w:val="0"/>
          </w:pPr>
        </w:pPrChange>
      </w:pPr>
      <w:ins w:id="9715" w:author="Administrator" w:date="2019-03-08T16:38:00Z">
        <w:r>
          <w:rPr>
            <w:rFonts w:hint="eastAsia"/>
          </w:rPr>
          <w:t>施展完這些後，鬼谷玟臉色蒼白，似乎有些不支，跟著指使女</w:t>
        </w:r>
      </w:ins>
      <w:ins w:id="9716" w:author="Administrator" w:date="2019-03-08T16:39:00Z">
        <w:r>
          <w:rPr>
            <w:rFonts w:hint="eastAsia"/>
          </w:rPr>
          <w:t>屍往前追去，李龍飛只感覺到背後一股強大的靈氣爆發，比起原先鬼谷玟的氣息還要高出許多，跟著一道破空聲響便往</w:t>
        </w:r>
      </w:ins>
      <w:ins w:id="9717" w:author="Administrator" w:date="2019-03-08T16:40:00Z">
        <w:r>
          <w:rPr>
            <w:rFonts w:hint="eastAsia"/>
          </w:rPr>
          <w:t>身後擊來。</w:t>
        </w:r>
      </w:ins>
    </w:p>
    <w:p w:rsidR="000F0075" w:rsidRDefault="00E35D82">
      <w:pPr>
        <w:pStyle w:val="12"/>
        <w:spacing w:after="240"/>
        <w:ind w:leftChars="0" w:left="0"/>
        <w:rPr>
          <w:ins w:id="9718" w:author="Administrator" w:date="2019-03-08T20:43:00Z"/>
        </w:rPr>
        <w:pPrChange w:id="9719" w:author="Administrator" w:date="2019-03-08T00:11:00Z">
          <w:pPr>
            <w:pStyle w:val="12"/>
            <w:numPr>
              <w:numId w:val="1"/>
            </w:numPr>
            <w:spacing w:after="240"/>
            <w:ind w:leftChars="0" w:left="360" w:hanging="360"/>
            <w:outlineLvl w:val="0"/>
          </w:pPr>
        </w:pPrChange>
      </w:pPr>
      <w:ins w:id="9720" w:author="Administrator" w:date="2019-03-08T16:40:00Z">
        <w:r>
          <w:rPr>
            <w:rFonts w:hint="eastAsia"/>
          </w:rPr>
          <w:t>倉皇之下他</w:t>
        </w:r>
      </w:ins>
      <w:ins w:id="9721" w:author="Administrator" w:date="2019-03-08T20:42:00Z">
        <w:r w:rsidR="0017441D">
          <w:rPr>
            <w:rFonts w:hint="eastAsia"/>
          </w:rPr>
          <w:t>只能</w:t>
        </w:r>
      </w:ins>
      <w:ins w:id="9722" w:author="Administrator" w:date="2019-03-08T16:40:00Z">
        <w:r>
          <w:rPr>
            <w:rFonts w:hint="eastAsia"/>
          </w:rPr>
          <w:t>以木癸寶劍，</w:t>
        </w:r>
      </w:ins>
      <w:ins w:id="9723" w:author="Administrator" w:date="2019-03-08T20:42:00Z">
        <w:r w:rsidR="0017441D">
          <w:rPr>
            <w:rFonts w:hint="eastAsia"/>
          </w:rPr>
          <w:t>往身後一擋</w:t>
        </w:r>
      </w:ins>
      <w:ins w:id="9724" w:author="Administrator" w:date="2019-03-08T20:43:00Z">
        <w:r w:rsidR="0017441D">
          <w:rPr>
            <w:rFonts w:hint="eastAsia"/>
          </w:rPr>
          <w:t>，試圖將這一擊給阻止下來。</w:t>
        </w:r>
      </w:ins>
    </w:p>
    <w:p w:rsidR="000F0075" w:rsidRDefault="0017441D">
      <w:pPr>
        <w:pStyle w:val="12"/>
        <w:spacing w:after="240"/>
        <w:ind w:leftChars="0" w:left="0"/>
        <w:rPr>
          <w:ins w:id="9725" w:author="Administrator" w:date="2019-03-08T20:52:00Z"/>
        </w:rPr>
        <w:pPrChange w:id="9726" w:author="Administrator" w:date="2019-03-08T00:11:00Z">
          <w:pPr>
            <w:pStyle w:val="12"/>
            <w:numPr>
              <w:numId w:val="1"/>
            </w:numPr>
            <w:spacing w:after="240"/>
            <w:ind w:leftChars="0" w:left="360" w:hanging="360"/>
            <w:outlineLvl w:val="0"/>
          </w:pPr>
        </w:pPrChange>
      </w:pPr>
      <w:ins w:id="9727" w:author="Administrator" w:date="2019-03-08T20:43:00Z">
        <w:r>
          <w:rPr>
            <w:rFonts w:hint="eastAsia"/>
          </w:rPr>
          <w:t>但</w:t>
        </w:r>
      </w:ins>
      <w:ins w:id="9728" w:author="Administrator" w:date="2019-03-08T20:45:00Z">
        <w:r>
          <w:rPr>
            <w:rFonts w:hint="eastAsia"/>
          </w:rPr>
          <w:t>李龍飛</w:t>
        </w:r>
      </w:ins>
      <w:ins w:id="9729" w:author="Administrator" w:date="2019-03-08T20:43:00Z">
        <w:r>
          <w:rPr>
            <w:rFonts w:hint="eastAsia"/>
          </w:rPr>
          <w:t>萬萬想不到的是，</w:t>
        </w:r>
      </w:ins>
      <w:ins w:id="9730" w:author="Administrator" w:date="2019-03-08T20:44:00Z">
        <w:r>
          <w:rPr>
            <w:rFonts w:hint="eastAsia"/>
          </w:rPr>
          <w:t>一直</w:t>
        </w:r>
      </w:ins>
      <w:ins w:id="9731" w:author="Administrator" w:date="2019-03-08T20:45:00Z">
        <w:r>
          <w:rPr>
            <w:rFonts w:hint="eastAsia"/>
          </w:rPr>
          <w:t>以來，在血色禁地內</w:t>
        </w:r>
      </w:ins>
      <w:ins w:id="9732" w:author="Administrator" w:date="2019-03-08T20:44:00Z">
        <w:r>
          <w:rPr>
            <w:rFonts w:hint="eastAsia"/>
          </w:rPr>
          <w:t>始終</w:t>
        </w:r>
      </w:ins>
      <w:ins w:id="9733" w:author="Administrator" w:date="2019-03-08T20:45:00Z">
        <w:r>
          <w:rPr>
            <w:rFonts w:hint="eastAsia"/>
          </w:rPr>
          <w:t>替他擋下不少強敵的</w:t>
        </w:r>
      </w:ins>
      <w:ins w:id="9734" w:author="Administrator" w:date="2019-03-08T20:46:00Z">
        <w:r>
          <w:rPr>
            <w:rFonts w:hint="eastAsia"/>
          </w:rPr>
          <w:t>木癸寶劍，在這黃衫女屍的全力一爪之下，竟首次不敵，崩</w:t>
        </w:r>
      </w:ins>
      <w:ins w:id="9735" w:author="Administrator" w:date="2019-03-08T20:47:00Z">
        <w:r>
          <w:rPr>
            <w:rFonts w:hint="eastAsia"/>
          </w:rPr>
          <w:t>裂一角，跟著倒捲而回，撞上他的後心窩，</w:t>
        </w:r>
      </w:ins>
      <w:ins w:id="9736" w:author="Administrator" w:date="2019-03-08T20:48:00Z">
        <w:r>
          <w:rPr>
            <w:rFonts w:hint="eastAsia"/>
          </w:rPr>
          <w:t>力道之大，激得</w:t>
        </w:r>
      </w:ins>
      <w:ins w:id="9737" w:author="Administrator" w:date="2019-03-08T20:49:00Z">
        <w:r>
          <w:rPr>
            <w:rFonts w:hint="eastAsia"/>
          </w:rPr>
          <w:t>他噴出一大口鮮血，</w:t>
        </w:r>
      </w:ins>
      <w:ins w:id="9738" w:author="Administrator" w:date="2019-03-08T20:52:00Z">
        <w:r w:rsidRPr="0017441D">
          <w:rPr>
            <w:rFonts w:hint="eastAsia"/>
          </w:rPr>
          <w:t>踉蹌</w:t>
        </w:r>
        <w:r>
          <w:rPr>
            <w:rFonts w:hint="eastAsia"/>
          </w:rPr>
          <w:t>往前</w:t>
        </w:r>
      </w:ins>
      <w:ins w:id="9739" w:author="Administrator" w:date="2019-03-08T20:59:00Z">
        <w:r w:rsidR="00412F80">
          <w:rPr>
            <w:rFonts w:hint="eastAsia"/>
          </w:rPr>
          <w:t>倒</w:t>
        </w:r>
      </w:ins>
      <w:ins w:id="9740" w:author="Administrator" w:date="2019-03-08T20:52:00Z">
        <w:r>
          <w:rPr>
            <w:rFonts w:hint="eastAsia"/>
          </w:rPr>
          <w:t>去。</w:t>
        </w:r>
      </w:ins>
    </w:p>
    <w:p w:rsidR="000F0075" w:rsidRDefault="00412F80">
      <w:pPr>
        <w:pStyle w:val="12"/>
        <w:spacing w:after="240"/>
        <w:ind w:leftChars="0" w:left="0"/>
        <w:rPr>
          <w:ins w:id="9741" w:author="Administrator" w:date="2019-03-08T21:08:00Z"/>
        </w:rPr>
        <w:pPrChange w:id="9742" w:author="Administrator" w:date="2019-03-08T00:11:00Z">
          <w:pPr>
            <w:pStyle w:val="12"/>
            <w:numPr>
              <w:numId w:val="1"/>
            </w:numPr>
            <w:spacing w:after="240"/>
            <w:ind w:leftChars="0" w:left="360" w:hanging="360"/>
            <w:outlineLvl w:val="0"/>
          </w:pPr>
        </w:pPrChange>
      </w:pPr>
      <w:ins w:id="9743" w:author="Administrator" w:date="2019-03-08T20:59:00Z">
        <w:r>
          <w:rPr>
            <w:rFonts w:hint="eastAsia"/>
          </w:rPr>
          <w:t>眼看他腳下不穩，整個人就要往前摔倒，</w:t>
        </w:r>
      </w:ins>
      <w:ins w:id="9744" w:author="Administrator" w:date="2019-03-08T21:07:00Z">
        <w:r w:rsidR="006D606A">
          <w:rPr>
            <w:rFonts w:hint="eastAsia"/>
          </w:rPr>
          <w:t>李龍飛從懷中勉強掏出一張紫色道符，跟著往身上一貼，瞬間身影模糊，就連氣息也</w:t>
        </w:r>
      </w:ins>
      <w:ins w:id="9745" w:author="Administrator" w:date="2019-03-08T21:08:00Z">
        <w:r w:rsidR="006D606A">
          <w:rPr>
            <w:rFonts w:hint="eastAsia"/>
          </w:rPr>
          <w:t>變得</w:t>
        </w:r>
      </w:ins>
      <w:ins w:id="9746" w:author="Administrator" w:date="2019-03-08T21:07:00Z">
        <w:r w:rsidR="006D606A">
          <w:rPr>
            <w:rFonts w:hint="eastAsia"/>
          </w:rPr>
          <w:t>捉摸不定。</w:t>
        </w:r>
      </w:ins>
    </w:p>
    <w:p w:rsidR="000F0075" w:rsidRDefault="006D606A">
      <w:pPr>
        <w:pStyle w:val="12"/>
        <w:spacing w:after="240"/>
        <w:ind w:leftChars="0" w:left="0"/>
        <w:rPr>
          <w:ins w:id="9747" w:author="Administrator" w:date="2019-03-08T21:07:00Z"/>
        </w:rPr>
        <w:pPrChange w:id="9748" w:author="Administrator" w:date="2019-03-08T00:11:00Z">
          <w:pPr>
            <w:pStyle w:val="12"/>
            <w:numPr>
              <w:numId w:val="1"/>
            </w:numPr>
            <w:spacing w:after="240"/>
            <w:ind w:leftChars="0" w:left="360" w:hanging="360"/>
            <w:outlineLvl w:val="0"/>
          </w:pPr>
        </w:pPrChange>
      </w:pPr>
      <w:ins w:id="9749" w:author="Administrator" w:date="2019-03-08T21:08:00Z">
        <w:r>
          <w:rPr>
            <w:rFonts w:hint="eastAsia"/>
          </w:rPr>
          <w:t>「哪裡逃！」</w:t>
        </w:r>
      </w:ins>
    </w:p>
    <w:p w:rsidR="000F0075" w:rsidRDefault="00412F80">
      <w:pPr>
        <w:pStyle w:val="12"/>
        <w:spacing w:after="240"/>
        <w:ind w:leftChars="0" w:left="0"/>
        <w:rPr>
          <w:ins w:id="9750" w:author="Administrator" w:date="2019-03-08T21:10:00Z"/>
        </w:rPr>
        <w:pPrChange w:id="9751" w:author="Administrator" w:date="2019-03-08T00:11:00Z">
          <w:pPr>
            <w:pStyle w:val="12"/>
            <w:numPr>
              <w:numId w:val="1"/>
            </w:numPr>
            <w:spacing w:after="240"/>
            <w:ind w:leftChars="0" w:left="360" w:hanging="360"/>
            <w:outlineLvl w:val="0"/>
          </w:pPr>
        </w:pPrChange>
      </w:pPr>
      <w:ins w:id="9752" w:author="Administrator" w:date="2019-03-08T20:59:00Z">
        <w:r>
          <w:rPr>
            <w:rFonts w:hint="eastAsia"/>
          </w:rPr>
          <w:t>鬼谷玟</w:t>
        </w:r>
      </w:ins>
      <w:ins w:id="9753" w:author="Administrator" w:date="2019-03-08T21:08:00Z">
        <w:r w:rsidR="006D606A">
          <w:rPr>
            <w:rFonts w:hint="eastAsia"/>
          </w:rPr>
          <w:t>發出一聲狂怒，</w:t>
        </w:r>
      </w:ins>
      <w:ins w:id="9754" w:author="Administrator" w:date="2019-03-08T21:00:00Z">
        <w:r>
          <w:rPr>
            <w:rFonts w:hint="eastAsia"/>
          </w:rPr>
          <w:t>雖是氣力不多，仍是提起最後的力</w:t>
        </w:r>
      </w:ins>
      <w:ins w:id="9755" w:author="Administrator" w:date="2019-03-08T21:01:00Z">
        <w:r>
          <w:rPr>
            <w:rFonts w:hint="eastAsia"/>
          </w:rPr>
          <w:t>氣，</w:t>
        </w:r>
      </w:ins>
      <w:ins w:id="9756" w:author="Administrator" w:date="2019-03-08T21:09:00Z">
        <w:r w:rsidR="006D606A">
          <w:rPr>
            <w:rFonts w:hint="eastAsia"/>
          </w:rPr>
          <w:t>臉上泛起一陣潮紅，</w:t>
        </w:r>
      </w:ins>
      <w:ins w:id="9757" w:author="Administrator" w:date="2019-03-08T21:01:00Z">
        <w:r>
          <w:rPr>
            <w:rFonts w:hint="eastAsia"/>
          </w:rPr>
          <w:t>咻一聲</w:t>
        </w:r>
      </w:ins>
      <w:ins w:id="9758" w:author="Administrator" w:date="2019-03-08T21:06:00Z">
        <w:r>
          <w:rPr>
            <w:rFonts w:hint="eastAsia"/>
          </w:rPr>
          <w:t>衝上前去</w:t>
        </w:r>
      </w:ins>
      <w:ins w:id="9759" w:author="Administrator" w:date="2019-03-08T21:09:00Z">
        <w:r w:rsidR="006D606A">
          <w:rPr>
            <w:rFonts w:hint="eastAsia"/>
          </w:rPr>
          <w:t>，竟比</w:t>
        </w:r>
      </w:ins>
      <w:ins w:id="9760" w:author="Administrator" w:date="2019-03-08T21:05:00Z">
        <w:r>
          <w:rPr>
            <w:rFonts w:hint="eastAsia"/>
          </w:rPr>
          <w:t>黃杉女屍</w:t>
        </w:r>
      </w:ins>
      <w:ins w:id="9761" w:author="Administrator" w:date="2019-03-08T21:09:00Z">
        <w:r w:rsidR="006D606A">
          <w:rPr>
            <w:rFonts w:hint="eastAsia"/>
          </w:rPr>
          <w:t>速度更快，</w:t>
        </w:r>
      </w:ins>
      <w:ins w:id="9762" w:author="Administrator" w:date="2019-03-08T21:05:00Z">
        <w:r>
          <w:rPr>
            <w:rFonts w:hint="eastAsia"/>
          </w:rPr>
          <w:t>同時</w:t>
        </w:r>
      </w:ins>
      <w:ins w:id="9763" w:author="Administrator" w:date="2019-03-08T21:01:00Z">
        <w:r>
          <w:rPr>
            <w:rFonts w:hint="eastAsia"/>
          </w:rPr>
          <w:t>往李龍飛</w:t>
        </w:r>
      </w:ins>
      <w:ins w:id="9764" w:author="Administrator" w:date="2019-03-08T21:05:00Z">
        <w:r>
          <w:rPr>
            <w:rFonts w:hint="eastAsia"/>
          </w:rPr>
          <w:t>左右方向</w:t>
        </w:r>
      </w:ins>
      <w:ins w:id="9765" w:author="Administrator" w:date="2019-03-08T21:01:00Z">
        <w:r>
          <w:rPr>
            <w:rFonts w:hint="eastAsia"/>
          </w:rPr>
          <w:t>抓去。</w:t>
        </w:r>
      </w:ins>
    </w:p>
    <w:p w:rsidR="000F0075" w:rsidRDefault="006D606A">
      <w:pPr>
        <w:pStyle w:val="12"/>
        <w:spacing w:after="240"/>
        <w:ind w:leftChars="0" w:left="0"/>
        <w:rPr>
          <w:ins w:id="9766" w:author="Administrator" w:date="2019-03-08T21:13:00Z"/>
        </w:rPr>
        <w:pPrChange w:id="9767" w:author="Administrator" w:date="2019-03-08T00:11:00Z">
          <w:pPr>
            <w:pStyle w:val="12"/>
            <w:numPr>
              <w:numId w:val="1"/>
            </w:numPr>
            <w:spacing w:after="240"/>
            <w:ind w:leftChars="0" w:left="360" w:hanging="360"/>
            <w:outlineLvl w:val="0"/>
          </w:pPr>
        </w:pPrChange>
      </w:pPr>
      <w:ins w:id="9768" w:author="Administrator" w:date="2019-03-08T21:10:00Z">
        <w:r>
          <w:rPr>
            <w:rFonts w:hint="eastAsia"/>
          </w:rPr>
          <w:t>碰一聲巨響，</w:t>
        </w:r>
      </w:ins>
      <w:ins w:id="9769" w:author="Administrator" w:date="2019-03-08T21:11:00Z">
        <w:r>
          <w:rPr>
            <w:rFonts w:hint="eastAsia"/>
          </w:rPr>
          <w:t>一股龐大氣</w:t>
        </w:r>
      </w:ins>
      <w:ins w:id="9770" w:author="Administrator" w:date="2019-03-08T21:12:00Z">
        <w:r>
          <w:rPr>
            <w:rFonts w:hint="eastAsia"/>
          </w:rPr>
          <w:t>流爆裂開來，原先李龍飛所在之地，</w:t>
        </w:r>
      </w:ins>
      <w:ins w:id="9771" w:author="Administrator" w:date="2019-03-08T21:13:00Z">
        <w:r>
          <w:rPr>
            <w:rFonts w:hint="eastAsia"/>
          </w:rPr>
          <w:t>被鬼谷玟兩人抓出一道深坑。</w:t>
        </w:r>
      </w:ins>
    </w:p>
    <w:p w:rsidR="000F0075" w:rsidRDefault="006D606A">
      <w:pPr>
        <w:pStyle w:val="12"/>
        <w:spacing w:after="240"/>
        <w:ind w:leftChars="0" w:left="0"/>
        <w:rPr>
          <w:ins w:id="9772" w:author="Administrator" w:date="2019-03-08T21:01:00Z"/>
        </w:rPr>
        <w:pPrChange w:id="9773" w:author="Administrator" w:date="2019-03-08T00:11:00Z">
          <w:pPr>
            <w:pStyle w:val="12"/>
            <w:numPr>
              <w:numId w:val="1"/>
            </w:numPr>
            <w:spacing w:after="240"/>
            <w:ind w:leftChars="0" w:left="360" w:hanging="360"/>
            <w:outlineLvl w:val="0"/>
          </w:pPr>
        </w:pPrChange>
      </w:pPr>
      <w:ins w:id="9774" w:author="Administrator" w:date="2019-03-08T21:14:00Z">
        <w:r>
          <w:rPr>
            <w:rFonts w:hint="eastAsia"/>
          </w:rPr>
          <w:t>坑內爪痕無數，</w:t>
        </w:r>
      </w:ins>
      <w:ins w:id="9775" w:author="Administrator" w:date="2019-03-08T21:15:00Z">
        <w:r>
          <w:rPr>
            <w:rFonts w:hint="eastAsia"/>
          </w:rPr>
          <w:t>陷地三尺，不少樹根地蟲全都被斬</w:t>
        </w:r>
      </w:ins>
      <w:ins w:id="9776" w:author="Administrator" w:date="2019-03-08T21:17:00Z">
        <w:r w:rsidR="003D3E92">
          <w:rPr>
            <w:rFonts w:hint="eastAsia"/>
          </w:rPr>
          <w:t>成碎片，卻獨獨不見李龍飛的</w:t>
        </w:r>
        <w:r w:rsidR="003D3E92">
          <w:rPr>
            <w:rFonts w:hint="eastAsia"/>
          </w:rPr>
          <w:lastRenderedPageBreak/>
          <w:t>人影，甚至，連滴血跡也沒有遺留下</w:t>
        </w:r>
      </w:ins>
      <w:ins w:id="9777" w:author="Administrator" w:date="2019-03-08T21:18:00Z">
        <w:r w:rsidR="003D3E92">
          <w:rPr>
            <w:rFonts w:hint="eastAsia"/>
          </w:rPr>
          <w:t>來。</w:t>
        </w:r>
      </w:ins>
    </w:p>
    <w:p w:rsidR="000F0075" w:rsidRDefault="00244697">
      <w:pPr>
        <w:pStyle w:val="12"/>
        <w:spacing w:after="240"/>
        <w:ind w:leftChars="0" w:left="0"/>
        <w:rPr>
          <w:ins w:id="9778" w:author="Administrator" w:date="2019-03-08T21:22:00Z"/>
        </w:rPr>
        <w:pPrChange w:id="9779" w:author="Administrator" w:date="2019-03-08T00:11:00Z">
          <w:pPr>
            <w:pStyle w:val="12"/>
            <w:numPr>
              <w:numId w:val="1"/>
            </w:numPr>
            <w:spacing w:after="240"/>
            <w:ind w:leftChars="0" w:left="360" w:hanging="360"/>
            <w:outlineLvl w:val="0"/>
          </w:pPr>
        </w:pPrChange>
      </w:pPr>
      <w:ins w:id="9780" w:author="Administrator" w:date="2019-03-08T21:18:00Z">
        <w:r>
          <w:rPr>
            <w:rFonts w:hint="eastAsia"/>
          </w:rPr>
          <w:t>「可惡阿阿阿阿…！」</w:t>
        </w:r>
      </w:ins>
      <w:ins w:id="9781" w:author="Administrator" w:date="2019-03-08T21:19:00Z">
        <w:r>
          <w:rPr>
            <w:rFonts w:hint="eastAsia"/>
          </w:rPr>
          <w:t>鬼</w:t>
        </w:r>
      </w:ins>
      <w:ins w:id="9782" w:author="Administrator" w:date="2019-03-08T21:20:00Z">
        <w:r>
          <w:rPr>
            <w:rFonts w:hint="eastAsia"/>
          </w:rPr>
          <w:t>谷玟仰天怒吼，</w:t>
        </w:r>
      </w:ins>
      <w:ins w:id="9783" w:author="Administrator" w:date="2019-03-08T21:22:00Z">
        <w:r>
          <w:rPr>
            <w:rFonts w:hint="eastAsia"/>
          </w:rPr>
          <w:t>雙目的殺機化作血紅，一旁的黃杉女屍則面無表情，靜靜地立在那裡不動。</w:t>
        </w:r>
      </w:ins>
    </w:p>
    <w:p w:rsidR="000F0075" w:rsidRDefault="000F0075">
      <w:pPr>
        <w:pStyle w:val="12"/>
        <w:spacing w:after="240"/>
        <w:ind w:leftChars="0" w:left="0"/>
        <w:rPr>
          <w:ins w:id="9784" w:author="Administrator" w:date="2019-03-08T02:09:00Z"/>
        </w:rPr>
        <w:pPrChange w:id="9785" w:author="Administrator" w:date="2019-03-08T00:11:00Z">
          <w:pPr>
            <w:pStyle w:val="12"/>
            <w:numPr>
              <w:numId w:val="1"/>
            </w:numPr>
            <w:spacing w:after="240"/>
            <w:ind w:leftChars="0" w:left="360" w:hanging="360"/>
            <w:outlineLvl w:val="0"/>
          </w:pPr>
        </w:pPrChange>
      </w:pPr>
    </w:p>
    <w:p w:rsidR="00DA5ADC" w:rsidRDefault="00D95CFC" w:rsidP="00813907">
      <w:pPr>
        <w:pStyle w:val="12"/>
        <w:numPr>
          <w:ilvl w:val="0"/>
          <w:numId w:val="1"/>
        </w:numPr>
        <w:spacing w:after="240"/>
        <w:ind w:leftChars="0"/>
        <w:outlineLvl w:val="0"/>
        <w:rPr>
          <w:ins w:id="9786" w:author="Administrator" w:date="2019-03-08T21:24:00Z"/>
        </w:rPr>
      </w:pPr>
      <w:ins w:id="9787" w:author="Administrator" w:date="2019-03-08T20:36:00Z">
        <w:r>
          <w:rPr>
            <w:rFonts w:hint="eastAsia"/>
          </w:rPr>
          <w:t>這是甚麼</w:t>
        </w:r>
      </w:ins>
      <w:ins w:id="9788" w:author="Administrator" w:date="2019-03-08T20:38:00Z">
        <w:r>
          <w:rPr>
            <w:rFonts w:hint="eastAsia"/>
          </w:rPr>
          <w:t>碑？</w:t>
        </w:r>
      </w:ins>
    </w:p>
    <w:p w:rsidR="00244697" w:rsidRDefault="00244697" w:rsidP="00244697">
      <w:pPr>
        <w:pStyle w:val="12"/>
        <w:spacing w:after="240"/>
        <w:ind w:leftChars="0" w:left="0"/>
        <w:rPr>
          <w:ins w:id="9789" w:author="Administrator" w:date="2019-03-08T21:31:00Z"/>
        </w:rPr>
      </w:pPr>
      <w:ins w:id="9790" w:author="Administrator" w:date="2019-03-08T21:24:00Z">
        <w:r>
          <w:rPr>
            <w:rFonts w:hint="eastAsia"/>
          </w:rPr>
          <w:t>靈山深處，</w:t>
        </w:r>
      </w:ins>
      <w:ins w:id="9791" w:author="Administrator" w:date="2019-03-08T21:30:00Z">
        <w:r w:rsidR="007735BE">
          <w:rPr>
            <w:rFonts w:hint="eastAsia"/>
          </w:rPr>
          <w:t>李龍飛耗盡最後一絲氣力，來到一處</w:t>
        </w:r>
      </w:ins>
      <w:ins w:id="9792" w:author="Administrator" w:date="2019-03-08T21:31:00Z">
        <w:r w:rsidR="007735BE">
          <w:rPr>
            <w:rFonts w:hint="eastAsia"/>
          </w:rPr>
          <w:t>天然</w:t>
        </w:r>
      </w:ins>
      <w:ins w:id="9793" w:author="Administrator" w:date="2019-03-08T21:30:00Z">
        <w:r w:rsidR="007735BE">
          <w:rPr>
            <w:rFonts w:hint="eastAsia"/>
          </w:rPr>
          <w:t>洞穴</w:t>
        </w:r>
      </w:ins>
      <w:ins w:id="9794" w:author="Administrator" w:date="2019-03-08T21:32:00Z">
        <w:r w:rsidR="007735BE">
          <w:rPr>
            <w:rFonts w:hint="eastAsia"/>
          </w:rPr>
          <w:t>口</w:t>
        </w:r>
      </w:ins>
      <w:ins w:id="9795" w:author="Administrator" w:date="2019-03-08T21:30:00Z">
        <w:r w:rsidR="007735BE">
          <w:rPr>
            <w:rFonts w:hint="eastAsia"/>
          </w:rPr>
          <w:t>，</w:t>
        </w:r>
      </w:ins>
      <w:ins w:id="9796" w:author="Administrator" w:date="2019-03-08T21:31:00Z">
        <w:r w:rsidR="007735BE">
          <w:rPr>
            <w:rFonts w:hint="eastAsia"/>
          </w:rPr>
          <w:t>跟著再也不支，頹然倒地昏迷不醒。</w:t>
        </w:r>
      </w:ins>
    </w:p>
    <w:p w:rsidR="007735BE" w:rsidRDefault="007735BE" w:rsidP="00244697">
      <w:pPr>
        <w:pStyle w:val="12"/>
        <w:spacing w:after="240"/>
        <w:ind w:leftChars="0" w:left="0"/>
        <w:rPr>
          <w:ins w:id="9797" w:author="Administrator" w:date="2019-03-08T21:34:00Z"/>
        </w:rPr>
      </w:pPr>
      <w:ins w:id="9798" w:author="Administrator" w:date="2019-03-08T21:31:00Z">
        <w:r>
          <w:rPr>
            <w:rFonts w:hint="eastAsia"/>
          </w:rPr>
          <w:t>也不知道過了多久，些</w:t>
        </w:r>
      </w:ins>
      <w:ins w:id="9799" w:author="Administrator" w:date="2019-03-08T21:32:00Z">
        <w:r>
          <w:rPr>
            <w:rFonts w:hint="eastAsia"/>
          </w:rPr>
          <w:t>許是一個時辰，甚至是半天，直到山上下起了細雨，滴在他的臉</w:t>
        </w:r>
      </w:ins>
      <w:ins w:id="9800" w:author="Administrator" w:date="2019-03-08T21:33:00Z">
        <w:r>
          <w:rPr>
            <w:rFonts w:hint="eastAsia"/>
          </w:rPr>
          <w:t>頰</w:t>
        </w:r>
      </w:ins>
      <w:ins w:id="9801" w:author="Administrator" w:date="2019-03-08T21:32:00Z">
        <w:r>
          <w:rPr>
            <w:rFonts w:hint="eastAsia"/>
          </w:rPr>
          <w:t>，</w:t>
        </w:r>
      </w:ins>
      <w:ins w:id="9802" w:author="Administrator" w:date="2019-03-08T21:33:00Z">
        <w:r>
          <w:rPr>
            <w:rFonts w:hint="eastAsia"/>
          </w:rPr>
          <w:t>傳來陣陣涼意，這才將他冷醒</w:t>
        </w:r>
      </w:ins>
      <w:ins w:id="9803" w:author="Administrator" w:date="2019-03-08T21:34:00Z">
        <w:r>
          <w:rPr>
            <w:rFonts w:hint="eastAsia"/>
          </w:rPr>
          <w:t>。</w:t>
        </w:r>
      </w:ins>
    </w:p>
    <w:p w:rsidR="007735BE" w:rsidRDefault="007735BE" w:rsidP="00244697">
      <w:pPr>
        <w:pStyle w:val="12"/>
        <w:spacing w:after="240"/>
        <w:ind w:leftChars="0" w:left="0"/>
        <w:rPr>
          <w:ins w:id="9804" w:author="Administrator" w:date="2019-03-08T23:48:00Z"/>
        </w:rPr>
      </w:pPr>
      <w:ins w:id="9805" w:author="Administrator" w:date="2019-03-08T21:34:00Z">
        <w:r>
          <w:rPr>
            <w:rFonts w:hint="eastAsia"/>
          </w:rPr>
          <w:t>「疼疼…疼！」清醒之後，李龍飛第一件事，便是發出慘叫。</w:t>
        </w:r>
      </w:ins>
    </w:p>
    <w:p w:rsidR="00EE41B5" w:rsidRDefault="00EE41B5" w:rsidP="00244697">
      <w:pPr>
        <w:pStyle w:val="12"/>
        <w:spacing w:after="240"/>
        <w:ind w:leftChars="0" w:left="0"/>
        <w:rPr>
          <w:ins w:id="9806" w:author="Administrator" w:date="2019-03-08T21:35:00Z"/>
        </w:rPr>
      </w:pPr>
      <w:ins w:id="9807" w:author="Administrator" w:date="2019-03-08T23:48:00Z">
        <w:r>
          <w:rPr>
            <w:rFonts w:hint="eastAsia"/>
          </w:rPr>
          <w:t>雖然因為小太乙化清</w:t>
        </w:r>
      </w:ins>
      <w:ins w:id="9808" w:author="Administrator" w:date="2019-03-08T23:49:00Z">
        <w:r>
          <w:rPr>
            <w:rFonts w:hint="eastAsia"/>
          </w:rPr>
          <w:t>符的關係，他身上的血跡</w:t>
        </w:r>
      </w:ins>
      <w:ins w:id="9809" w:author="Administrator" w:date="2019-03-08T23:55:00Z">
        <w:r>
          <w:rPr>
            <w:rFonts w:hint="eastAsia"/>
          </w:rPr>
          <w:t>沒有被發現</w:t>
        </w:r>
      </w:ins>
      <w:ins w:id="9810" w:author="Administrator" w:date="2019-03-08T23:49:00Z">
        <w:r>
          <w:rPr>
            <w:rFonts w:hint="eastAsia"/>
          </w:rPr>
          <w:t>，但背</w:t>
        </w:r>
      </w:ins>
      <w:ins w:id="9811" w:author="Administrator" w:date="2019-03-08T23:55:00Z">
        <w:r>
          <w:rPr>
            <w:rFonts w:hint="eastAsia"/>
          </w:rPr>
          <w:t>後卻</w:t>
        </w:r>
      </w:ins>
      <w:ins w:id="9812" w:author="Administrator" w:date="2019-03-08T23:49:00Z">
        <w:r>
          <w:rPr>
            <w:rFonts w:hint="eastAsia"/>
          </w:rPr>
          <w:t>切</w:t>
        </w:r>
      </w:ins>
      <w:ins w:id="9813" w:author="Administrator" w:date="2019-03-08T23:50:00Z">
        <w:r>
          <w:rPr>
            <w:rFonts w:hint="eastAsia"/>
          </w:rPr>
          <w:t>切實實被扯下一大片肉來。</w:t>
        </w:r>
      </w:ins>
    </w:p>
    <w:p w:rsidR="007735BE" w:rsidRDefault="00EE41B5" w:rsidP="00244697">
      <w:pPr>
        <w:pStyle w:val="12"/>
        <w:spacing w:after="240"/>
        <w:ind w:leftChars="0" w:left="0"/>
        <w:rPr>
          <w:ins w:id="9814" w:author="Administrator" w:date="2019-03-08T22:01:00Z"/>
        </w:rPr>
      </w:pPr>
      <w:ins w:id="9815" w:author="Administrator" w:date="2019-03-08T23:50:00Z">
        <w:r>
          <w:rPr>
            <w:rFonts w:hint="eastAsia"/>
          </w:rPr>
          <w:t>沒有慘叫太久，李龍飛很快便顫抖著手</w:t>
        </w:r>
      </w:ins>
      <w:ins w:id="9816" w:author="Administrator" w:date="2019-03-08T21:36:00Z">
        <w:r w:rsidR="007735BE">
          <w:rPr>
            <w:rFonts w:hint="eastAsia"/>
          </w:rPr>
          <w:t>從身上撕下一張道符，跟著</w:t>
        </w:r>
      </w:ins>
      <w:ins w:id="9817" w:author="Administrator" w:date="2019-03-08T22:00:00Z">
        <w:r w:rsidR="008479B2">
          <w:rPr>
            <w:rFonts w:hint="eastAsia"/>
          </w:rPr>
          <w:t>心疼至極地看著那道符上</w:t>
        </w:r>
        <w:r w:rsidR="000949EC">
          <w:rPr>
            <w:rFonts w:hint="eastAsia"/>
          </w:rPr>
          <w:t>黯淡失</w:t>
        </w:r>
      </w:ins>
      <w:ins w:id="9818" w:author="Administrator" w:date="2019-03-08T22:01:00Z">
        <w:r w:rsidR="000949EC">
          <w:rPr>
            <w:rFonts w:hint="eastAsia"/>
          </w:rPr>
          <w:t>色</w:t>
        </w:r>
      </w:ins>
      <w:ins w:id="9819" w:author="Administrator" w:date="2019-03-09T01:38:00Z">
        <w:r w:rsidR="003C3AC4">
          <w:rPr>
            <w:rFonts w:hint="eastAsia"/>
          </w:rPr>
          <w:t>快要消失</w:t>
        </w:r>
      </w:ins>
      <w:ins w:id="9820" w:author="Administrator" w:date="2019-03-08T22:01:00Z">
        <w:r w:rsidR="000949EC">
          <w:rPr>
            <w:rFonts w:hint="eastAsia"/>
          </w:rPr>
          <w:t>的紫光。</w:t>
        </w:r>
      </w:ins>
    </w:p>
    <w:p w:rsidR="000949EC" w:rsidRDefault="000949EC" w:rsidP="00244697">
      <w:pPr>
        <w:pStyle w:val="12"/>
        <w:spacing w:after="240"/>
        <w:ind w:leftChars="0" w:left="0"/>
        <w:rPr>
          <w:ins w:id="9821" w:author="Administrator" w:date="2019-03-08T22:02:00Z"/>
        </w:rPr>
      </w:pPr>
      <w:ins w:id="9822" w:author="Administrator" w:date="2019-03-08T22:01:00Z">
        <w:r>
          <w:rPr>
            <w:rFonts w:hint="eastAsia"/>
          </w:rPr>
          <w:t>「可惜了這小太乙化清符，看樣子，頂多只能再使用</w:t>
        </w:r>
      </w:ins>
      <w:ins w:id="9823" w:author="Administrator" w:date="2019-03-09T01:39:00Z">
        <w:r w:rsidR="003C3AC4">
          <w:rPr>
            <w:rFonts w:hint="eastAsia"/>
          </w:rPr>
          <w:t>一到</w:t>
        </w:r>
      </w:ins>
      <w:ins w:id="9824" w:author="Administrator" w:date="2019-03-08T22:01:00Z">
        <w:r>
          <w:rPr>
            <w:rFonts w:hint="eastAsia"/>
          </w:rPr>
          <w:t>兩次了。」李龍飛有些</w:t>
        </w:r>
      </w:ins>
      <w:ins w:id="9825" w:author="Administrator" w:date="2019-03-08T22:02:00Z">
        <w:r>
          <w:rPr>
            <w:rFonts w:hint="eastAsia"/>
          </w:rPr>
          <w:t>不捨地想著。</w:t>
        </w:r>
      </w:ins>
    </w:p>
    <w:p w:rsidR="000949EC" w:rsidRDefault="00EE41B5" w:rsidP="00244697">
      <w:pPr>
        <w:pStyle w:val="12"/>
        <w:spacing w:after="240"/>
        <w:ind w:leftChars="0" w:left="0"/>
        <w:rPr>
          <w:ins w:id="9826" w:author="Administrator" w:date="2019-03-08T22:07:00Z"/>
        </w:rPr>
      </w:pPr>
      <w:ins w:id="9827" w:author="Administrator" w:date="2019-03-08T23:51:00Z">
        <w:r>
          <w:rPr>
            <w:rFonts w:hint="eastAsia"/>
          </w:rPr>
          <w:t>先前</w:t>
        </w:r>
      </w:ins>
      <w:ins w:id="9828" w:author="Administrator" w:date="2019-03-08T22:03:00Z">
        <w:r w:rsidR="000949EC">
          <w:rPr>
            <w:rFonts w:hint="eastAsia"/>
          </w:rPr>
          <w:t>他實在受傷太重，來不及將它撕下，便昏了過去，因此它一直</w:t>
        </w:r>
      </w:ins>
      <w:ins w:id="9829" w:author="Administrator" w:date="2019-03-08T22:04:00Z">
        <w:r w:rsidR="000949EC">
          <w:rPr>
            <w:rFonts w:hint="eastAsia"/>
          </w:rPr>
          <w:t>維持在開啟的狀態，</w:t>
        </w:r>
      </w:ins>
      <w:ins w:id="9830" w:author="Administrator" w:date="2019-03-08T22:05:00Z">
        <w:r w:rsidR="000949EC">
          <w:rPr>
            <w:rFonts w:hint="eastAsia"/>
          </w:rPr>
          <w:t>直到李龍飛醒來，</w:t>
        </w:r>
      </w:ins>
      <w:ins w:id="9831" w:author="Administrator" w:date="2019-03-08T22:06:00Z">
        <w:r w:rsidR="000949EC">
          <w:rPr>
            <w:rFonts w:hint="eastAsia"/>
          </w:rPr>
          <w:t>這</w:t>
        </w:r>
      </w:ins>
      <w:ins w:id="9832" w:author="Administrator" w:date="2019-03-08T22:07:00Z">
        <w:r w:rsidR="000949EC">
          <w:rPr>
            <w:rFonts w:hint="eastAsia"/>
          </w:rPr>
          <w:t>小太乙化清符已經快耗光其擁有的法力了。</w:t>
        </w:r>
      </w:ins>
    </w:p>
    <w:p w:rsidR="000949EC" w:rsidRDefault="00EE41B5" w:rsidP="00244697">
      <w:pPr>
        <w:pStyle w:val="12"/>
        <w:spacing w:after="240"/>
        <w:ind w:leftChars="0" w:left="0"/>
        <w:rPr>
          <w:ins w:id="9833" w:author="Administrator" w:date="2019-03-08T23:57:00Z"/>
        </w:rPr>
      </w:pPr>
      <w:ins w:id="9834" w:author="Administrator" w:date="2019-03-08T23:51:00Z">
        <w:r>
          <w:rPr>
            <w:rFonts w:hint="eastAsia"/>
          </w:rPr>
          <w:t>此時</w:t>
        </w:r>
      </w:ins>
      <w:ins w:id="9835" w:author="Administrator" w:date="2019-03-08T23:57:00Z">
        <w:r>
          <w:rPr>
            <w:rFonts w:hint="eastAsia"/>
          </w:rPr>
          <w:t>雖然</w:t>
        </w:r>
      </w:ins>
      <w:ins w:id="9836" w:author="Administrator" w:date="2019-03-08T23:51:00Z">
        <w:r>
          <w:rPr>
            <w:rFonts w:hint="eastAsia"/>
          </w:rPr>
          <w:t>疼痛不堪，但李龍飛還是優先</w:t>
        </w:r>
      </w:ins>
      <w:ins w:id="9837" w:author="Administrator" w:date="2019-03-08T23:52:00Z">
        <w:r>
          <w:rPr>
            <w:rFonts w:hint="eastAsia"/>
          </w:rPr>
          <w:t>將這符給解除開來，跟著才是察看</w:t>
        </w:r>
      </w:ins>
      <w:ins w:id="9838" w:author="Administrator" w:date="2019-03-08T23:54:00Z">
        <w:r>
          <w:rPr>
            <w:rFonts w:hint="eastAsia"/>
          </w:rPr>
          <w:t>自己的傷勢。</w:t>
        </w:r>
      </w:ins>
    </w:p>
    <w:p w:rsidR="00EE41B5" w:rsidRDefault="00EE41B5" w:rsidP="00244697">
      <w:pPr>
        <w:pStyle w:val="12"/>
        <w:spacing w:after="240"/>
        <w:ind w:leftChars="0" w:left="0"/>
        <w:rPr>
          <w:ins w:id="9839" w:author="Administrator" w:date="2019-03-08T23:59:00Z"/>
        </w:rPr>
      </w:pPr>
      <w:ins w:id="9840" w:author="Administrator" w:date="2019-03-08T23:57:00Z">
        <w:r>
          <w:rPr>
            <w:rFonts w:hint="eastAsia"/>
          </w:rPr>
          <w:t>「還好，</w:t>
        </w:r>
      </w:ins>
      <w:ins w:id="9841" w:author="Administrator" w:date="2019-03-09T01:39:00Z">
        <w:r w:rsidR="003C3AC4">
          <w:rPr>
            <w:rFonts w:hint="eastAsia"/>
          </w:rPr>
          <w:t>雖然</w:t>
        </w:r>
      </w:ins>
      <w:ins w:id="9842" w:author="Administrator" w:date="2019-03-08T23:57:00Z">
        <w:r>
          <w:rPr>
            <w:rFonts w:hint="eastAsia"/>
          </w:rPr>
          <w:t>傷到</w:t>
        </w:r>
      </w:ins>
      <w:ins w:id="9843" w:author="Administrator" w:date="2019-03-17T00:59:00Z">
        <w:r w:rsidR="006241AC">
          <w:rPr>
            <w:rFonts w:hint="eastAsia"/>
          </w:rPr>
          <w:t>靈脈</w:t>
        </w:r>
      </w:ins>
      <w:ins w:id="9844" w:author="Administrator" w:date="2019-03-09T00:19:00Z">
        <w:r w:rsidR="00CD1D40">
          <w:rPr>
            <w:rFonts w:hint="eastAsia"/>
          </w:rPr>
          <w:t>，</w:t>
        </w:r>
      </w:ins>
      <w:ins w:id="9845" w:author="Administrator" w:date="2019-03-09T01:39:00Z">
        <w:r w:rsidR="003C3AC4">
          <w:rPr>
            <w:rFonts w:hint="eastAsia"/>
          </w:rPr>
          <w:t>卻</w:t>
        </w:r>
      </w:ins>
      <w:ins w:id="9846" w:author="Administrator" w:date="2019-03-09T00:19:00Z">
        <w:r w:rsidR="00CD1D40">
          <w:rPr>
            <w:rFonts w:hint="eastAsia"/>
          </w:rPr>
          <w:t>沒有造成不可挽回的傷勢</w:t>
        </w:r>
      </w:ins>
      <w:ins w:id="9847" w:author="Administrator" w:date="2019-03-08T23:57:00Z">
        <w:r>
          <w:rPr>
            <w:rFonts w:hint="eastAsia"/>
          </w:rPr>
          <w:t>！」李龍飛內</w:t>
        </w:r>
      </w:ins>
      <w:ins w:id="9848" w:author="Administrator" w:date="2019-03-08T23:58:00Z">
        <w:r>
          <w:rPr>
            <w:rFonts w:hint="eastAsia"/>
          </w:rPr>
          <w:t>視傷口，吞下</w:t>
        </w:r>
      </w:ins>
      <w:ins w:id="9849" w:author="Administrator" w:date="2019-03-09T00:19:00Z">
        <w:r w:rsidR="003440DA">
          <w:rPr>
            <w:rFonts w:hint="eastAsia"/>
          </w:rPr>
          <w:t>數</w:t>
        </w:r>
      </w:ins>
      <w:ins w:id="9850" w:author="Administrator" w:date="2019-03-08T23:58:00Z">
        <w:r>
          <w:rPr>
            <w:rFonts w:hint="eastAsia"/>
          </w:rPr>
          <w:t>枚療傷補血的</w:t>
        </w:r>
      </w:ins>
      <w:ins w:id="9851" w:author="Administrator" w:date="2019-03-09T00:19:00Z">
        <w:r w:rsidR="003440DA">
          <w:rPr>
            <w:rFonts w:hint="eastAsia"/>
          </w:rPr>
          <w:t>丹</w:t>
        </w:r>
      </w:ins>
      <w:ins w:id="9852" w:author="Administrator" w:date="2019-03-08T23:58:00Z">
        <w:r>
          <w:rPr>
            <w:rFonts w:hint="eastAsia"/>
          </w:rPr>
          <w:t>藥後，</w:t>
        </w:r>
      </w:ins>
      <w:ins w:id="9853" w:author="Administrator" w:date="2019-03-08T23:59:00Z">
        <w:r>
          <w:rPr>
            <w:rFonts w:hint="eastAsia"/>
          </w:rPr>
          <w:t>跟著</w:t>
        </w:r>
        <w:r w:rsidR="00CD1D40">
          <w:rPr>
            <w:rFonts w:hint="eastAsia"/>
          </w:rPr>
          <w:t>打坐起來。</w:t>
        </w:r>
      </w:ins>
    </w:p>
    <w:p w:rsidR="00CD1D40" w:rsidRDefault="00CD1D40" w:rsidP="00244697">
      <w:pPr>
        <w:pStyle w:val="12"/>
        <w:spacing w:after="240"/>
        <w:ind w:leftChars="0" w:left="0"/>
        <w:rPr>
          <w:ins w:id="9854" w:author="Administrator" w:date="2019-03-09T00:03:00Z"/>
        </w:rPr>
      </w:pPr>
      <w:ins w:id="9855" w:author="Administrator" w:date="2019-03-08T23:59:00Z">
        <w:r>
          <w:rPr>
            <w:rFonts w:hint="eastAsia"/>
          </w:rPr>
          <w:t>這次逃離鬼谷玟的追殺，</w:t>
        </w:r>
      </w:ins>
      <w:ins w:id="9856" w:author="Administrator" w:date="2019-03-09T00:00:00Z">
        <w:r>
          <w:rPr>
            <w:rFonts w:hint="eastAsia"/>
          </w:rPr>
          <w:t>可說是千鈞一髮，</w:t>
        </w:r>
      </w:ins>
      <w:ins w:id="9857" w:author="Administrator" w:date="2019-03-09T00:01:00Z">
        <w:r>
          <w:rPr>
            <w:rFonts w:hint="eastAsia"/>
          </w:rPr>
          <w:t>若不是他</w:t>
        </w:r>
      </w:ins>
      <w:ins w:id="9858" w:author="Administrator" w:date="2019-03-09T00:02:00Z">
        <w:r>
          <w:rPr>
            <w:rFonts w:hint="eastAsia"/>
          </w:rPr>
          <w:t>皮粗肉厚，加上最後</w:t>
        </w:r>
      </w:ins>
      <w:ins w:id="9859" w:author="Administrator" w:date="2019-03-09T01:39:00Z">
        <w:r w:rsidR="003C3AC4">
          <w:rPr>
            <w:rFonts w:hint="eastAsia"/>
          </w:rPr>
          <w:t>緊要</w:t>
        </w:r>
      </w:ins>
      <w:ins w:id="9860" w:author="Administrator" w:date="2019-03-09T00:02:00Z">
        <w:r>
          <w:rPr>
            <w:rFonts w:hint="eastAsia"/>
          </w:rPr>
          <w:t>關頭用小太乙化清符隱匿起來，恐怕真的要功虧</w:t>
        </w:r>
      </w:ins>
      <w:ins w:id="9861" w:author="Administrator" w:date="2019-03-09T00:03:00Z">
        <w:r>
          <w:rPr>
            <w:rFonts w:hint="eastAsia"/>
          </w:rPr>
          <w:t>一潰了。</w:t>
        </w:r>
      </w:ins>
    </w:p>
    <w:p w:rsidR="00CD1D40" w:rsidRDefault="00CD1D40" w:rsidP="00244697">
      <w:pPr>
        <w:pStyle w:val="12"/>
        <w:spacing w:after="240"/>
        <w:ind w:leftChars="0" w:left="0"/>
        <w:rPr>
          <w:ins w:id="9862" w:author="Administrator" w:date="2019-03-09T00:20:00Z"/>
        </w:rPr>
      </w:pPr>
      <w:ins w:id="9863" w:author="Administrator" w:date="2019-03-09T00:03:00Z">
        <w:r>
          <w:rPr>
            <w:rFonts w:hint="eastAsia"/>
          </w:rPr>
          <w:t>「我還是太小看這些築基修士了！」</w:t>
        </w:r>
      </w:ins>
      <w:ins w:id="9864" w:author="Administrator" w:date="2019-03-09T00:05:00Z">
        <w:r>
          <w:rPr>
            <w:rFonts w:hint="eastAsia"/>
          </w:rPr>
          <w:t>李龍飛</w:t>
        </w:r>
      </w:ins>
      <w:ins w:id="9865" w:author="Administrator" w:date="2019-03-09T00:18:00Z">
        <w:r>
          <w:rPr>
            <w:rFonts w:hint="eastAsia"/>
          </w:rPr>
          <w:t>看著傷勢，</w:t>
        </w:r>
      </w:ins>
      <w:ins w:id="9866" w:author="Administrator" w:date="2019-03-09T00:05:00Z">
        <w:r>
          <w:rPr>
            <w:rFonts w:hint="eastAsia"/>
          </w:rPr>
          <w:t>心有餘悸，</w:t>
        </w:r>
      </w:ins>
      <w:ins w:id="9867" w:author="Administrator" w:date="2019-03-09T00:19:00Z">
        <w:r w:rsidR="003440DA">
          <w:rPr>
            <w:rFonts w:hint="eastAsia"/>
          </w:rPr>
          <w:t>同時對自己</w:t>
        </w:r>
      </w:ins>
      <w:ins w:id="9868" w:author="Administrator" w:date="2019-03-09T00:20:00Z">
        <w:r w:rsidR="003440DA">
          <w:rPr>
            <w:rFonts w:hint="eastAsia"/>
          </w:rPr>
          <w:t>先前的草率挑釁有些害怕。</w:t>
        </w:r>
      </w:ins>
    </w:p>
    <w:p w:rsidR="003440DA" w:rsidRDefault="003440DA" w:rsidP="00244697">
      <w:pPr>
        <w:pStyle w:val="12"/>
        <w:spacing w:after="240"/>
        <w:ind w:leftChars="0" w:left="0"/>
        <w:rPr>
          <w:ins w:id="9869" w:author="Administrator" w:date="2019-03-09T00:40:00Z"/>
        </w:rPr>
      </w:pPr>
      <w:ins w:id="9870" w:author="Administrator" w:date="2019-03-09T00:21:00Z">
        <w:r>
          <w:rPr>
            <w:rFonts w:hint="eastAsia"/>
          </w:rPr>
          <w:t>或許是</w:t>
        </w:r>
      </w:ins>
      <w:ins w:id="9871" w:author="Administrator" w:date="2019-03-09T00:22:00Z">
        <w:r>
          <w:rPr>
            <w:rFonts w:hint="eastAsia"/>
          </w:rPr>
          <w:t>一開始鬼谷玟的上當</w:t>
        </w:r>
      </w:ins>
      <w:ins w:id="9872" w:author="Administrator" w:date="2019-03-09T00:24:00Z">
        <w:r>
          <w:rPr>
            <w:rFonts w:hint="eastAsia"/>
          </w:rPr>
          <w:t>讓他大意了，以致於</w:t>
        </w:r>
      </w:ins>
      <w:ins w:id="9873" w:author="Administrator" w:date="2019-03-09T00:39:00Z">
        <w:r w:rsidR="001825AD">
          <w:rPr>
            <w:rFonts w:hint="eastAsia"/>
          </w:rPr>
          <w:t>他</w:t>
        </w:r>
      </w:ins>
      <w:ins w:id="9874" w:author="Administrator" w:date="2019-03-09T00:24:00Z">
        <w:r>
          <w:rPr>
            <w:rFonts w:hint="eastAsia"/>
          </w:rPr>
          <w:t>下意識認為自己能躲</w:t>
        </w:r>
      </w:ins>
      <w:ins w:id="9875" w:author="Administrator" w:date="2019-03-09T00:25:00Z">
        <w:r>
          <w:rPr>
            <w:rFonts w:hint="eastAsia"/>
          </w:rPr>
          <w:t>過對方的追</w:t>
        </w:r>
        <w:r w:rsidR="001825AD">
          <w:rPr>
            <w:rFonts w:hint="eastAsia"/>
          </w:rPr>
          <w:t>殺</w:t>
        </w:r>
      </w:ins>
      <w:ins w:id="9876" w:author="Administrator" w:date="2019-03-09T00:39:00Z">
        <w:r w:rsidR="001825AD">
          <w:rPr>
            <w:rFonts w:hint="eastAsia"/>
          </w:rPr>
          <w:t>，可事實證明，這些</w:t>
        </w:r>
      </w:ins>
      <w:ins w:id="9877" w:author="Administrator" w:date="2019-03-09T00:58:00Z">
        <w:r w:rsidR="00A85F4B">
          <w:rPr>
            <w:rFonts w:hint="eastAsia"/>
          </w:rPr>
          <w:t>四派</w:t>
        </w:r>
      </w:ins>
      <w:ins w:id="9878" w:author="Administrator" w:date="2019-03-09T00:40:00Z">
        <w:r w:rsidR="001825AD">
          <w:rPr>
            <w:rFonts w:hint="eastAsia"/>
          </w:rPr>
          <w:t>弟子中的內門天驕，沒有一個是省油的燈。</w:t>
        </w:r>
      </w:ins>
    </w:p>
    <w:p w:rsidR="001825AD" w:rsidRDefault="00A85F4B" w:rsidP="00244697">
      <w:pPr>
        <w:pStyle w:val="12"/>
        <w:spacing w:after="240"/>
        <w:ind w:leftChars="0" w:left="0"/>
        <w:rPr>
          <w:ins w:id="9879" w:author="Administrator" w:date="2019-03-09T00:59:00Z"/>
        </w:rPr>
      </w:pPr>
      <w:ins w:id="9880" w:author="Administrator" w:date="2019-03-09T00:58:00Z">
        <w:r>
          <w:rPr>
            <w:rFonts w:hint="eastAsia"/>
          </w:rPr>
          <w:lastRenderedPageBreak/>
          <w:t>哪怕是看起來最弱的鬼谷</w:t>
        </w:r>
      </w:ins>
      <w:ins w:id="9881" w:author="Administrator" w:date="2019-03-09T00:59:00Z">
        <w:r>
          <w:rPr>
            <w:rFonts w:hint="eastAsia"/>
          </w:rPr>
          <w:t>玟，在關鍵時刻，爆發出來的殺傷力，都足以致他於死地。</w:t>
        </w:r>
      </w:ins>
    </w:p>
    <w:p w:rsidR="00A85F4B" w:rsidRDefault="00A85F4B" w:rsidP="00244697">
      <w:pPr>
        <w:pStyle w:val="12"/>
        <w:spacing w:after="240"/>
        <w:ind w:leftChars="0" w:left="0"/>
        <w:rPr>
          <w:ins w:id="9882" w:author="Administrator" w:date="2019-03-09T01:00:00Z"/>
        </w:rPr>
      </w:pPr>
      <w:ins w:id="9883" w:author="Administrator" w:date="2019-03-09T00:59:00Z">
        <w:r>
          <w:rPr>
            <w:rFonts w:hint="eastAsia"/>
          </w:rPr>
          <w:t>仔細回想起來，</w:t>
        </w:r>
      </w:ins>
      <w:ins w:id="9884" w:author="Administrator" w:date="2019-03-09T01:39:00Z">
        <w:r w:rsidR="003C3AC4">
          <w:rPr>
            <w:rFonts w:hint="eastAsia"/>
          </w:rPr>
          <w:t>這次行動</w:t>
        </w:r>
      </w:ins>
      <w:ins w:id="9885" w:author="Administrator" w:date="2019-03-09T00:59:00Z">
        <w:r>
          <w:rPr>
            <w:rFonts w:hint="eastAsia"/>
          </w:rPr>
          <w:t>當中的</w:t>
        </w:r>
      </w:ins>
      <w:ins w:id="9886" w:author="Administrator" w:date="2019-03-09T01:00:00Z">
        <w:r>
          <w:rPr>
            <w:rFonts w:hint="eastAsia"/>
          </w:rPr>
          <w:t>風險跟危機</w:t>
        </w:r>
      </w:ins>
      <w:ins w:id="9887" w:author="Administrator" w:date="2019-03-09T01:40:00Z">
        <w:r w:rsidR="003C3AC4">
          <w:rPr>
            <w:rFonts w:hint="eastAsia"/>
          </w:rPr>
          <w:t>太大，</w:t>
        </w:r>
      </w:ins>
      <w:ins w:id="9888" w:author="Administrator" w:date="2019-03-09T01:00:00Z">
        <w:r>
          <w:rPr>
            <w:rFonts w:hint="eastAsia"/>
          </w:rPr>
          <w:t>讓李龍飛整個人都變得肅穆不少，同時也尋思接下來要怎麼行動。</w:t>
        </w:r>
      </w:ins>
    </w:p>
    <w:p w:rsidR="00A85F4B" w:rsidRDefault="00A85F4B" w:rsidP="00244697">
      <w:pPr>
        <w:pStyle w:val="12"/>
        <w:spacing w:after="240"/>
        <w:ind w:leftChars="0" w:left="0"/>
        <w:rPr>
          <w:ins w:id="9889" w:author="Administrator" w:date="2019-03-09T01:01:00Z"/>
        </w:rPr>
      </w:pPr>
      <w:ins w:id="9890" w:author="Administrator" w:date="2019-03-09T01:00:00Z">
        <w:r>
          <w:rPr>
            <w:rFonts w:hint="eastAsia"/>
          </w:rPr>
          <w:t>「回去再引鬼谷玟</w:t>
        </w:r>
      </w:ins>
      <w:ins w:id="9891" w:author="Administrator" w:date="2019-03-09T01:01:00Z">
        <w:r>
          <w:rPr>
            <w:rFonts w:hint="eastAsia"/>
          </w:rPr>
          <w:t>怕是不切實際了…」李龍飛心中飛快盤算著。</w:t>
        </w:r>
      </w:ins>
    </w:p>
    <w:p w:rsidR="00A85F4B" w:rsidRDefault="00A85F4B" w:rsidP="00244697">
      <w:pPr>
        <w:pStyle w:val="12"/>
        <w:spacing w:after="240"/>
        <w:ind w:leftChars="0" w:left="0"/>
        <w:rPr>
          <w:ins w:id="9892" w:author="Administrator" w:date="2019-03-09T01:03:00Z"/>
        </w:rPr>
      </w:pPr>
      <w:ins w:id="9893" w:author="Administrator" w:date="2019-03-09T01:01:00Z">
        <w:r>
          <w:rPr>
            <w:rFonts w:hint="eastAsia"/>
          </w:rPr>
          <w:t>畢竟他</w:t>
        </w:r>
      </w:ins>
      <w:ins w:id="9894" w:author="Administrator" w:date="2019-03-09T01:02:00Z">
        <w:r>
          <w:rPr>
            <w:rFonts w:hint="eastAsia"/>
          </w:rPr>
          <w:t>以一個練氣大圓滿能</w:t>
        </w:r>
      </w:ins>
      <w:ins w:id="9895" w:author="Administrator" w:date="2019-03-09T01:01:00Z">
        <w:r>
          <w:rPr>
            <w:rFonts w:hint="eastAsia"/>
          </w:rPr>
          <w:t>跟鬼谷玟</w:t>
        </w:r>
      </w:ins>
      <w:ins w:id="9896" w:author="Administrator" w:date="2019-03-09T01:02:00Z">
        <w:r>
          <w:rPr>
            <w:rFonts w:hint="eastAsia"/>
          </w:rPr>
          <w:t>耗那麼久，是多虧了神秘老者所給的小太乙化清符，但現在那符的法力已經快消耗光了，</w:t>
        </w:r>
      </w:ins>
      <w:ins w:id="9897" w:author="Administrator" w:date="2019-03-09T01:03:00Z">
        <w:r>
          <w:rPr>
            <w:rFonts w:hint="eastAsia"/>
          </w:rPr>
          <w:t>別說引鬼谷玟來追，怕是就算要躲，可能都沒能躲上幾次。</w:t>
        </w:r>
      </w:ins>
    </w:p>
    <w:p w:rsidR="00A85F4B" w:rsidRDefault="00A85F4B" w:rsidP="00244697">
      <w:pPr>
        <w:pStyle w:val="12"/>
        <w:spacing w:after="240"/>
        <w:ind w:leftChars="0" w:left="0"/>
        <w:rPr>
          <w:ins w:id="9898" w:author="Administrator" w:date="2019-03-09T01:03:00Z"/>
        </w:rPr>
      </w:pPr>
      <w:ins w:id="9899" w:author="Administrator" w:date="2019-03-09T01:03:00Z">
        <w:r>
          <w:rPr>
            <w:rFonts w:hint="eastAsia"/>
          </w:rPr>
          <w:t>而且之後還要辦拔劍那事兒…想到這，李龍飛頭又痛了。</w:t>
        </w:r>
      </w:ins>
    </w:p>
    <w:p w:rsidR="00A85F4B" w:rsidRDefault="00A85F4B" w:rsidP="00244697">
      <w:pPr>
        <w:pStyle w:val="12"/>
        <w:spacing w:after="240"/>
        <w:ind w:leftChars="0" w:left="0"/>
        <w:rPr>
          <w:ins w:id="9900" w:author="Administrator" w:date="2019-03-09T01:04:00Z"/>
        </w:rPr>
      </w:pPr>
      <w:ins w:id="9901" w:author="Administrator" w:date="2019-03-09T01:04:00Z">
        <w:r>
          <w:rPr>
            <w:rFonts w:hint="eastAsia"/>
          </w:rPr>
          <w:t>「拔劍那事先別管了…敢情還有一年期之約，若是等我築基之後，再來這血色禁地完成任務就是了。」歎了口氣，李龍飛繼續打算。</w:t>
        </w:r>
      </w:ins>
    </w:p>
    <w:p w:rsidR="00A85F4B" w:rsidRDefault="00A85F4B" w:rsidP="00244697">
      <w:pPr>
        <w:pStyle w:val="12"/>
        <w:spacing w:after="240"/>
        <w:ind w:leftChars="0" w:left="0"/>
        <w:rPr>
          <w:ins w:id="9902" w:author="Administrator" w:date="2019-03-09T01:06:00Z"/>
        </w:rPr>
      </w:pPr>
      <w:ins w:id="9903" w:author="Administrator" w:date="2019-03-09T01:05:00Z">
        <w:r>
          <w:rPr>
            <w:rFonts w:hint="eastAsia"/>
          </w:rPr>
          <w:t>就算那符法力尚存，有了先前經驗，李龍飛也不敢再去冒險…自己在這躺了那麼久，誰知道鬼谷</w:t>
        </w:r>
      </w:ins>
      <w:ins w:id="9904" w:author="Administrator" w:date="2019-03-09T01:06:00Z">
        <w:r>
          <w:rPr>
            <w:rFonts w:hint="eastAsia"/>
          </w:rPr>
          <w:t>玟是不是也恢復過來。</w:t>
        </w:r>
      </w:ins>
    </w:p>
    <w:p w:rsidR="00A85F4B" w:rsidRDefault="00A85F4B" w:rsidP="00244697">
      <w:pPr>
        <w:pStyle w:val="12"/>
        <w:spacing w:after="240"/>
        <w:ind w:leftChars="0" w:left="0"/>
        <w:rPr>
          <w:ins w:id="9905" w:author="Administrator" w:date="2019-03-09T01:07:00Z"/>
        </w:rPr>
      </w:pPr>
      <w:ins w:id="9906" w:author="Administrator" w:date="2019-03-09T01:06:00Z">
        <w:r>
          <w:rPr>
            <w:rFonts w:hint="eastAsia"/>
          </w:rPr>
          <w:t>若是彼此都在萬全狀態下，對方在知曉自己那麼多手段後，難保不會想出</w:t>
        </w:r>
      </w:ins>
      <w:ins w:id="9907" w:author="Administrator" w:date="2019-03-09T01:07:00Z">
        <w:r>
          <w:rPr>
            <w:rFonts w:hint="eastAsia"/>
          </w:rPr>
          <w:t>克制的方法。</w:t>
        </w:r>
      </w:ins>
    </w:p>
    <w:p w:rsidR="00A85F4B" w:rsidRDefault="00A85F4B" w:rsidP="00244697">
      <w:pPr>
        <w:pStyle w:val="12"/>
        <w:spacing w:after="240"/>
        <w:ind w:leftChars="0" w:left="0"/>
        <w:rPr>
          <w:ins w:id="9908" w:author="Administrator" w:date="2019-03-09T01:41:00Z"/>
        </w:rPr>
      </w:pPr>
      <w:ins w:id="9909" w:author="Administrator" w:date="2019-03-09T01:07:00Z">
        <w:r>
          <w:rPr>
            <w:rFonts w:hint="eastAsia"/>
          </w:rPr>
          <w:t>至於黃襄等人，想來此時應該已經恢復行動，</w:t>
        </w:r>
      </w:ins>
      <w:ins w:id="9910" w:author="Administrator" w:date="2019-03-09T01:08:00Z">
        <w:r>
          <w:rPr>
            <w:rFonts w:hint="eastAsia"/>
          </w:rPr>
          <w:t>但能不能</w:t>
        </w:r>
      </w:ins>
      <w:ins w:id="9911" w:author="Administrator" w:date="2019-03-09T01:10:00Z">
        <w:r w:rsidR="00E44565">
          <w:rPr>
            <w:rFonts w:hint="eastAsia"/>
          </w:rPr>
          <w:t>比青陽子等人快恢復，取得</w:t>
        </w:r>
      </w:ins>
      <w:ins w:id="9912" w:author="Administrator" w:date="2019-03-09T01:08:00Z">
        <w:r>
          <w:rPr>
            <w:rFonts w:hint="eastAsia"/>
          </w:rPr>
          <w:t>平安，恐怕就</w:t>
        </w:r>
      </w:ins>
      <w:ins w:id="9913" w:author="Administrator" w:date="2019-03-09T01:10:00Z">
        <w:r w:rsidR="00E44565">
          <w:rPr>
            <w:rFonts w:hint="eastAsia"/>
          </w:rPr>
          <w:t>得</w:t>
        </w:r>
      </w:ins>
      <w:ins w:id="9914" w:author="Administrator" w:date="2019-03-09T01:08:00Z">
        <w:r>
          <w:rPr>
            <w:rFonts w:hint="eastAsia"/>
          </w:rPr>
          <w:t>各安天命了。</w:t>
        </w:r>
      </w:ins>
    </w:p>
    <w:p w:rsidR="003C3AC4" w:rsidRDefault="003C3AC4" w:rsidP="00244697">
      <w:pPr>
        <w:pStyle w:val="12"/>
        <w:spacing w:after="240"/>
        <w:ind w:leftChars="0" w:left="0"/>
        <w:rPr>
          <w:ins w:id="9915" w:author="Administrator" w:date="2019-03-09T01:41:00Z"/>
        </w:rPr>
      </w:pPr>
      <w:ins w:id="9916" w:author="Administrator" w:date="2019-03-09T01:41:00Z">
        <w:r>
          <w:rPr>
            <w:rFonts w:hint="eastAsia"/>
          </w:rPr>
          <w:t>「倘若襄兒有甚麼三長兩短，我定要滅刀仙宗滿門報仇！」</w:t>
        </w:r>
      </w:ins>
      <w:ins w:id="9917" w:author="Administrator" w:date="2019-03-09T01:09:00Z">
        <w:r w:rsidR="00E44565">
          <w:rPr>
            <w:rFonts w:hint="eastAsia"/>
          </w:rPr>
          <w:t>原本</w:t>
        </w:r>
      </w:ins>
      <w:ins w:id="9918" w:author="Administrator" w:date="2019-03-09T01:40:00Z">
        <w:r>
          <w:rPr>
            <w:rFonts w:hint="eastAsia"/>
          </w:rPr>
          <w:t>李龍飛</w:t>
        </w:r>
      </w:ins>
      <w:ins w:id="9919" w:author="Administrator" w:date="2019-03-09T01:09:00Z">
        <w:r w:rsidR="00E44565">
          <w:rPr>
            <w:rFonts w:hint="eastAsia"/>
          </w:rPr>
          <w:t>就視刀仙宗為敵，此時再</w:t>
        </w:r>
      </w:ins>
      <w:ins w:id="9920" w:author="Administrator" w:date="2019-03-09T01:41:00Z">
        <w:r>
          <w:rPr>
            <w:rFonts w:hint="eastAsia"/>
          </w:rPr>
          <w:t>因而</w:t>
        </w:r>
      </w:ins>
      <w:ins w:id="9921" w:author="Administrator" w:date="2019-03-09T01:09:00Z">
        <w:r w:rsidR="00E44565">
          <w:rPr>
            <w:rFonts w:hint="eastAsia"/>
          </w:rPr>
          <w:t>添</w:t>
        </w:r>
      </w:ins>
      <w:ins w:id="9922" w:author="Administrator" w:date="2019-03-09T01:41:00Z">
        <w:r>
          <w:rPr>
            <w:rFonts w:hint="eastAsia"/>
          </w:rPr>
          <w:t>上</w:t>
        </w:r>
      </w:ins>
      <w:ins w:id="9923" w:author="Administrator" w:date="2019-03-09T01:09:00Z">
        <w:r w:rsidR="00E44565">
          <w:rPr>
            <w:rFonts w:hint="eastAsia"/>
          </w:rPr>
          <w:t>一樁新仇，李龍飛</w:t>
        </w:r>
      </w:ins>
      <w:ins w:id="9924" w:author="Administrator" w:date="2019-03-09T01:41:00Z">
        <w:r>
          <w:rPr>
            <w:rFonts w:hint="eastAsia"/>
          </w:rPr>
          <w:t>恨恨想著。</w:t>
        </w:r>
      </w:ins>
    </w:p>
    <w:p w:rsidR="00E44565" w:rsidRDefault="00E44565" w:rsidP="00244697">
      <w:pPr>
        <w:pStyle w:val="12"/>
        <w:spacing w:after="240"/>
        <w:ind w:leftChars="0" w:left="0"/>
        <w:rPr>
          <w:ins w:id="9925" w:author="Administrator" w:date="2019-03-09T01:11:00Z"/>
        </w:rPr>
      </w:pPr>
      <w:ins w:id="9926" w:author="Administrator" w:date="2019-03-09T01:10:00Z">
        <w:r>
          <w:rPr>
            <w:rFonts w:hint="eastAsia"/>
          </w:rPr>
          <w:t>不管如何，當務之急，是先恢復</w:t>
        </w:r>
      </w:ins>
      <w:ins w:id="9927" w:author="Administrator" w:date="2019-03-09T01:11:00Z">
        <w:r>
          <w:rPr>
            <w:rFonts w:hint="eastAsia"/>
          </w:rPr>
          <w:t>十全狀態，跟著再出去洞穴察看情況。</w:t>
        </w:r>
      </w:ins>
    </w:p>
    <w:p w:rsidR="00E44565" w:rsidRDefault="00E44565" w:rsidP="00244697">
      <w:pPr>
        <w:pStyle w:val="12"/>
        <w:spacing w:after="240"/>
        <w:ind w:leftChars="0" w:left="0"/>
        <w:rPr>
          <w:ins w:id="9928" w:author="Administrator" w:date="2019-03-09T01:11:00Z"/>
        </w:rPr>
      </w:pPr>
      <w:ins w:id="9929" w:author="Administrator" w:date="2019-03-09T01:11:00Z">
        <w:r>
          <w:rPr>
            <w:rFonts w:hint="eastAsia"/>
          </w:rPr>
          <w:t>打定主意，李龍飛專心休養，不再想東想西，很快的就進入了入定狀態。</w:t>
        </w:r>
      </w:ins>
    </w:p>
    <w:p w:rsidR="00E44565" w:rsidRDefault="00E44565" w:rsidP="00244697">
      <w:pPr>
        <w:pStyle w:val="12"/>
        <w:spacing w:after="240"/>
        <w:ind w:leftChars="0" w:left="0"/>
        <w:rPr>
          <w:ins w:id="9930" w:author="Administrator" w:date="2019-03-09T01:13:00Z"/>
        </w:rPr>
      </w:pPr>
      <w:ins w:id="9931" w:author="Administrator" w:date="2019-03-09T01:11:00Z">
        <w:r>
          <w:rPr>
            <w:rFonts w:hint="eastAsia"/>
          </w:rPr>
          <w:t>另一方面，鬼</w:t>
        </w:r>
      </w:ins>
      <w:ins w:id="9932" w:author="Administrator" w:date="2019-03-09T01:12:00Z">
        <w:r>
          <w:rPr>
            <w:rFonts w:hint="eastAsia"/>
          </w:rPr>
          <w:t>谷玟在靈山之中，尋覓李龍飛</w:t>
        </w:r>
      </w:ins>
      <w:ins w:id="9933" w:author="Administrator" w:date="2019-03-09T01:13:00Z">
        <w:r w:rsidR="00D303EC">
          <w:rPr>
            <w:rFonts w:hint="eastAsia"/>
          </w:rPr>
          <w:t>大半</w:t>
        </w:r>
      </w:ins>
      <w:ins w:id="9934" w:author="Administrator" w:date="2019-03-09T02:30:00Z">
        <w:r w:rsidR="00D303EC">
          <w:rPr>
            <w:rFonts w:hint="eastAsia"/>
          </w:rPr>
          <w:t>天時間</w:t>
        </w:r>
      </w:ins>
      <w:ins w:id="9935" w:author="Administrator" w:date="2019-03-09T01:13:00Z">
        <w:r>
          <w:rPr>
            <w:rFonts w:hint="eastAsia"/>
          </w:rPr>
          <w:t>未果，最後不得不先離開此地，回去蜂巢處查看一番。</w:t>
        </w:r>
      </w:ins>
    </w:p>
    <w:p w:rsidR="00E44565" w:rsidRDefault="00E44565" w:rsidP="00244697">
      <w:pPr>
        <w:pStyle w:val="12"/>
        <w:spacing w:after="240"/>
        <w:ind w:leftChars="0" w:left="0"/>
        <w:rPr>
          <w:ins w:id="9936" w:author="Administrator" w:date="2019-03-09T01:16:00Z"/>
        </w:rPr>
      </w:pPr>
      <w:ins w:id="9937" w:author="Administrator" w:date="2019-03-09T01:13:00Z">
        <w:r>
          <w:rPr>
            <w:rFonts w:hint="eastAsia"/>
          </w:rPr>
          <w:t>果不其然，</w:t>
        </w:r>
      </w:ins>
      <w:ins w:id="9938" w:author="Administrator" w:date="2019-03-09T02:30:00Z">
        <w:r w:rsidR="00D303EC">
          <w:rPr>
            <w:rFonts w:hint="eastAsia"/>
          </w:rPr>
          <w:t>當她花上一天時間來到巢穴外的洞穴時，</w:t>
        </w:r>
      </w:ins>
      <w:ins w:id="9939" w:author="Administrator" w:date="2019-03-09T01:13:00Z">
        <w:r>
          <w:rPr>
            <w:rFonts w:hint="eastAsia"/>
          </w:rPr>
          <w:t>赤刀兩宗的弟子已經</w:t>
        </w:r>
      </w:ins>
      <w:ins w:id="9940" w:author="Administrator" w:date="2019-03-09T01:14:00Z">
        <w:r>
          <w:rPr>
            <w:rFonts w:hint="eastAsia"/>
          </w:rPr>
          <w:t>消失無蹤，地上只</w:t>
        </w:r>
      </w:ins>
      <w:ins w:id="9941" w:author="Administrator" w:date="2019-03-09T01:16:00Z">
        <w:r>
          <w:rPr>
            <w:rFonts w:hint="eastAsia"/>
          </w:rPr>
          <w:t>新增</w:t>
        </w:r>
      </w:ins>
      <w:ins w:id="9942" w:author="Administrator" w:date="2019-03-09T01:14:00Z">
        <w:r>
          <w:rPr>
            <w:rFonts w:hint="eastAsia"/>
          </w:rPr>
          <w:t>不少血</w:t>
        </w:r>
      </w:ins>
      <w:ins w:id="9943" w:author="Administrator" w:date="2019-03-09T01:15:00Z">
        <w:r>
          <w:rPr>
            <w:rFonts w:hint="eastAsia"/>
          </w:rPr>
          <w:t>跡</w:t>
        </w:r>
      </w:ins>
      <w:ins w:id="9944" w:author="Administrator" w:date="2019-03-09T01:14:00Z">
        <w:r>
          <w:rPr>
            <w:rFonts w:hint="eastAsia"/>
          </w:rPr>
          <w:t>，不知是否是之後又大戰所灑</w:t>
        </w:r>
      </w:ins>
      <w:ins w:id="9945" w:author="Administrator" w:date="2019-03-09T01:15:00Z">
        <w:r>
          <w:rPr>
            <w:rFonts w:hint="eastAsia"/>
          </w:rPr>
          <w:t>落，卻</w:t>
        </w:r>
      </w:ins>
      <w:ins w:id="9946" w:author="Administrator" w:date="2019-03-09T01:16:00Z">
        <w:r>
          <w:rPr>
            <w:rFonts w:hint="eastAsia"/>
          </w:rPr>
          <w:t>是</w:t>
        </w:r>
      </w:ins>
      <w:ins w:id="9947" w:author="Administrator" w:date="2019-03-09T01:15:00Z">
        <w:r>
          <w:rPr>
            <w:rFonts w:hint="eastAsia"/>
          </w:rPr>
          <w:t>連半具屍體也</w:t>
        </w:r>
      </w:ins>
      <w:ins w:id="9948" w:author="Administrator" w:date="2019-03-09T01:16:00Z">
        <w:r>
          <w:rPr>
            <w:rFonts w:hint="eastAsia"/>
          </w:rPr>
          <w:t>沒殘留。</w:t>
        </w:r>
      </w:ins>
    </w:p>
    <w:p w:rsidR="00FA579A" w:rsidRDefault="00E44565" w:rsidP="00244697">
      <w:pPr>
        <w:pStyle w:val="12"/>
        <w:spacing w:after="240"/>
        <w:ind w:leftChars="0" w:left="0"/>
        <w:rPr>
          <w:ins w:id="9949" w:author="Administrator" w:date="2019-03-09T01:21:00Z"/>
        </w:rPr>
      </w:pPr>
      <w:ins w:id="9950" w:author="Administrator" w:date="2019-03-09T01:16:00Z">
        <w:r>
          <w:rPr>
            <w:rFonts w:hint="eastAsia"/>
          </w:rPr>
          <w:t>「</w:t>
        </w:r>
      </w:ins>
      <w:ins w:id="9951" w:author="Administrator" w:date="2019-03-09T01:41:00Z">
        <w:r w:rsidR="003C3AC4">
          <w:rPr>
            <w:rFonts w:hint="eastAsia"/>
          </w:rPr>
          <w:t>我不甘心</w:t>
        </w:r>
      </w:ins>
      <w:ins w:id="9952" w:author="Administrator" w:date="2019-03-09T01:16:00Z">
        <w:r>
          <w:rPr>
            <w:rFonts w:hint="eastAsia"/>
          </w:rPr>
          <w:t>！那</w:t>
        </w:r>
      </w:ins>
      <w:ins w:id="9953" w:author="Administrator" w:date="2019-03-09T01:17:00Z">
        <w:r>
          <w:rPr>
            <w:rFonts w:hint="eastAsia"/>
          </w:rPr>
          <w:t>小子</w:t>
        </w:r>
      </w:ins>
      <w:ins w:id="9954" w:author="Administrator" w:date="2019-03-09T01:16:00Z">
        <w:r>
          <w:rPr>
            <w:rFonts w:hint="eastAsia"/>
          </w:rPr>
          <w:t>到底是</w:t>
        </w:r>
      </w:ins>
      <w:ins w:id="9955" w:author="Administrator" w:date="2019-03-09T01:17:00Z">
        <w:r>
          <w:rPr>
            <w:rFonts w:hint="eastAsia"/>
          </w:rPr>
          <w:t>用了</w:t>
        </w:r>
      </w:ins>
      <w:ins w:id="9956" w:author="Administrator" w:date="2019-03-09T01:16:00Z">
        <w:r>
          <w:rPr>
            <w:rFonts w:hint="eastAsia"/>
          </w:rPr>
          <w:t>甚麼</w:t>
        </w:r>
      </w:ins>
      <w:ins w:id="9957" w:author="Administrator" w:date="2019-03-09T01:17:00Z">
        <w:r>
          <w:rPr>
            <w:rFonts w:hint="eastAsia"/>
          </w:rPr>
          <w:t>符咒，怎麼可能連我的追魂香都毫無反應！」鬼谷玟</w:t>
        </w:r>
      </w:ins>
      <w:ins w:id="9958" w:author="Administrator" w:date="2019-03-09T01:18:00Z">
        <w:r>
          <w:rPr>
            <w:rFonts w:hint="eastAsia"/>
          </w:rPr>
          <w:t>鬱悶，看著手中</w:t>
        </w:r>
      </w:ins>
      <w:ins w:id="9959" w:author="Administrator" w:date="2019-03-09T01:22:00Z">
        <w:r w:rsidR="00FA579A">
          <w:rPr>
            <w:rFonts w:hint="eastAsia"/>
          </w:rPr>
          <w:t>不斷前後左右盤旋著</w:t>
        </w:r>
      </w:ins>
      <w:ins w:id="9960" w:author="Administrator" w:date="2019-03-09T01:20:00Z">
        <w:r w:rsidR="00FA579A">
          <w:rPr>
            <w:rFonts w:hint="eastAsia"/>
          </w:rPr>
          <w:t>的黑蝶，</w:t>
        </w:r>
      </w:ins>
      <w:ins w:id="9961" w:author="Administrator" w:date="2019-03-09T01:42:00Z">
        <w:r w:rsidR="003C3AC4">
          <w:rPr>
            <w:rFonts w:hint="eastAsia"/>
          </w:rPr>
          <w:t>盛</w:t>
        </w:r>
      </w:ins>
      <w:ins w:id="9962" w:author="Administrator" w:date="2019-03-09T01:22:00Z">
        <w:r w:rsidR="00FA579A">
          <w:rPr>
            <w:rFonts w:hint="eastAsia"/>
          </w:rPr>
          <w:t>怒之下</w:t>
        </w:r>
      </w:ins>
      <w:ins w:id="9963" w:author="Administrator" w:date="2019-03-09T01:42:00Z">
        <w:r w:rsidR="003C3AC4">
          <w:rPr>
            <w:rFonts w:hint="eastAsia"/>
          </w:rPr>
          <w:t>將</w:t>
        </w:r>
      </w:ins>
      <w:ins w:id="9964" w:author="Administrator" w:date="2019-03-09T01:21:00Z">
        <w:r w:rsidR="00FA579A">
          <w:rPr>
            <w:rFonts w:hint="eastAsia"/>
          </w:rPr>
          <w:t>其</w:t>
        </w:r>
      </w:ins>
      <w:ins w:id="9965" w:author="Administrator" w:date="2019-03-09T01:23:00Z">
        <w:r w:rsidR="00FA579A">
          <w:rPr>
            <w:rFonts w:hint="eastAsia"/>
          </w:rPr>
          <w:t>一把</w:t>
        </w:r>
      </w:ins>
      <w:ins w:id="9966" w:author="Administrator" w:date="2019-03-09T01:21:00Z">
        <w:r w:rsidR="00FA579A">
          <w:rPr>
            <w:rFonts w:hint="eastAsia"/>
          </w:rPr>
          <w:t>捏碎。</w:t>
        </w:r>
      </w:ins>
    </w:p>
    <w:p w:rsidR="00E44565" w:rsidRDefault="003C3AC4" w:rsidP="00244697">
      <w:pPr>
        <w:pStyle w:val="12"/>
        <w:spacing w:after="240"/>
        <w:ind w:leftChars="0" w:left="0"/>
        <w:rPr>
          <w:ins w:id="9967" w:author="Administrator" w:date="2019-03-09T01:43:00Z"/>
        </w:rPr>
      </w:pPr>
      <w:ins w:id="9968" w:author="Administrator" w:date="2019-03-09T01:42:00Z">
        <w:r>
          <w:rPr>
            <w:rFonts w:hint="eastAsia"/>
          </w:rPr>
          <w:lastRenderedPageBreak/>
          <w:t>可憐那黑蝶無辜</w:t>
        </w:r>
      </w:ins>
      <w:ins w:id="9969" w:author="Administrator" w:date="2019-03-09T01:23:00Z">
        <w:r w:rsidR="00FA579A">
          <w:rPr>
            <w:rFonts w:hint="eastAsia"/>
          </w:rPr>
          <w:t>，</w:t>
        </w:r>
      </w:ins>
      <w:ins w:id="9970" w:author="Administrator" w:date="2019-03-09T01:42:00Z">
        <w:r>
          <w:rPr>
            <w:rFonts w:hint="eastAsia"/>
          </w:rPr>
          <w:t>皆因</w:t>
        </w:r>
      </w:ins>
      <w:ins w:id="9971" w:author="Administrator" w:date="2019-03-09T01:23:00Z">
        <w:r w:rsidR="00FA579A">
          <w:rPr>
            <w:rFonts w:hint="eastAsia"/>
          </w:rPr>
          <w:t>早前</w:t>
        </w:r>
      </w:ins>
      <w:ins w:id="9972" w:author="Administrator" w:date="2019-03-09T01:42:00Z">
        <w:r>
          <w:rPr>
            <w:rFonts w:hint="eastAsia"/>
          </w:rPr>
          <w:t>鬼谷玟</w:t>
        </w:r>
      </w:ins>
      <w:ins w:id="9973" w:author="Administrator" w:date="2019-03-09T01:23:00Z">
        <w:r w:rsidR="00FA579A">
          <w:rPr>
            <w:rFonts w:hint="eastAsia"/>
          </w:rPr>
          <w:t>找尋時，李龍飛仍貼著小太乙化清符，誤打誤撞下將追魂香也給藏住了</w:t>
        </w:r>
      </w:ins>
      <w:ins w:id="9974" w:author="Administrator" w:date="2019-03-09T01:42:00Z">
        <w:r>
          <w:rPr>
            <w:rFonts w:hint="eastAsia"/>
          </w:rPr>
          <w:t>，</w:t>
        </w:r>
      </w:ins>
      <w:ins w:id="9975" w:author="Administrator" w:date="2019-03-09T01:24:00Z">
        <w:r w:rsidR="00FA579A">
          <w:rPr>
            <w:rFonts w:hint="eastAsia"/>
          </w:rPr>
          <w:t>而後等他醒來，雖撕下了道符，但鬼谷玟已回到了蜂巢，</w:t>
        </w:r>
      </w:ins>
      <w:ins w:id="9976" w:author="Administrator" w:date="2019-03-09T01:42:00Z">
        <w:r>
          <w:rPr>
            <w:rFonts w:hint="eastAsia"/>
          </w:rPr>
          <w:t>黑</w:t>
        </w:r>
      </w:ins>
      <w:ins w:id="9977" w:author="Administrator" w:date="2019-03-09T01:43:00Z">
        <w:r>
          <w:rPr>
            <w:rFonts w:hint="eastAsia"/>
          </w:rPr>
          <w:t>蝶</w:t>
        </w:r>
      </w:ins>
      <w:ins w:id="9978" w:author="Administrator" w:date="2019-03-09T01:24:00Z">
        <w:r w:rsidR="00FA579A">
          <w:rPr>
            <w:rFonts w:hint="eastAsia"/>
          </w:rPr>
          <w:t>離李龍飛太遠</w:t>
        </w:r>
      </w:ins>
      <w:ins w:id="9979" w:author="Administrator" w:date="2019-03-09T01:25:00Z">
        <w:r w:rsidR="00FA579A">
          <w:rPr>
            <w:rFonts w:hint="eastAsia"/>
          </w:rPr>
          <w:t>，</w:t>
        </w:r>
      </w:ins>
      <w:ins w:id="9980" w:author="Administrator" w:date="2019-03-09T01:43:00Z">
        <w:r>
          <w:rPr>
            <w:rFonts w:hint="eastAsia"/>
          </w:rPr>
          <w:t>當然找尋不到，</w:t>
        </w:r>
      </w:ins>
      <w:ins w:id="9981" w:author="Administrator" w:date="2019-03-09T01:25:00Z">
        <w:r w:rsidR="00FA579A">
          <w:rPr>
            <w:rFonts w:hint="eastAsia"/>
          </w:rPr>
          <w:t>落得</w:t>
        </w:r>
      </w:ins>
      <w:ins w:id="9982" w:author="Administrator" w:date="2019-03-09T01:43:00Z">
        <w:r>
          <w:rPr>
            <w:rFonts w:hint="eastAsia"/>
          </w:rPr>
          <w:t>被主人遷怒賜死</w:t>
        </w:r>
      </w:ins>
      <w:ins w:id="9983" w:author="Administrator" w:date="2019-03-09T01:25:00Z">
        <w:r w:rsidR="00FA579A">
          <w:rPr>
            <w:rFonts w:hint="eastAsia"/>
          </w:rPr>
          <w:t>的下場。</w:t>
        </w:r>
      </w:ins>
    </w:p>
    <w:p w:rsidR="003C3AC4" w:rsidRDefault="003C3AC4" w:rsidP="00244697">
      <w:pPr>
        <w:pStyle w:val="12"/>
        <w:spacing w:after="240"/>
        <w:ind w:leftChars="0" w:left="0"/>
        <w:rPr>
          <w:ins w:id="9984" w:author="Administrator" w:date="2019-03-09T01:46:00Z"/>
        </w:rPr>
      </w:pPr>
      <w:ins w:id="9985" w:author="Administrator" w:date="2019-03-09T01:43:00Z">
        <w:r>
          <w:rPr>
            <w:rFonts w:hint="eastAsia"/>
          </w:rPr>
          <w:t>殺了那黑蝶，鬼谷玟仍</w:t>
        </w:r>
      </w:ins>
      <w:ins w:id="9986" w:author="Administrator" w:date="2019-03-09T01:45:00Z">
        <w:r>
          <w:rPr>
            <w:rFonts w:hint="eastAsia"/>
          </w:rPr>
          <w:t>是</w:t>
        </w:r>
      </w:ins>
      <w:ins w:id="9987" w:author="Administrator" w:date="2019-03-09T01:43:00Z">
        <w:r>
          <w:rPr>
            <w:rFonts w:hint="eastAsia"/>
          </w:rPr>
          <w:t>心有不甘</w:t>
        </w:r>
      </w:ins>
      <w:ins w:id="9988" w:author="Administrator" w:date="2019-03-09T01:44:00Z">
        <w:r>
          <w:rPr>
            <w:rFonts w:hint="eastAsia"/>
          </w:rPr>
          <w:t>，</w:t>
        </w:r>
      </w:ins>
      <w:ins w:id="9989" w:author="Administrator" w:date="2019-03-09T01:45:00Z">
        <w:r>
          <w:rPr>
            <w:rFonts w:hint="eastAsia"/>
          </w:rPr>
          <w:t>輕咬貝齒，頓足了一會後，飛出洞穴，往靈山那再次</w:t>
        </w:r>
      </w:ins>
      <w:ins w:id="9990" w:author="Administrator" w:date="2019-03-09T01:46:00Z">
        <w:r>
          <w:rPr>
            <w:rFonts w:hint="eastAsia"/>
          </w:rPr>
          <w:t>尋去。</w:t>
        </w:r>
      </w:ins>
    </w:p>
    <w:p w:rsidR="003C3AC4" w:rsidRDefault="003C3AC4" w:rsidP="00244697">
      <w:pPr>
        <w:pStyle w:val="12"/>
        <w:spacing w:after="240"/>
        <w:ind w:leftChars="0" w:left="0"/>
        <w:rPr>
          <w:ins w:id="9991" w:author="Administrator" w:date="2019-03-09T01:47:00Z"/>
        </w:rPr>
      </w:pPr>
      <w:ins w:id="9992" w:author="Administrator" w:date="2019-03-09T01:46:00Z">
        <w:r>
          <w:rPr>
            <w:rFonts w:hint="eastAsia"/>
          </w:rPr>
          <w:t>「我不信，最後那一下我明明有打中的手感，那小子就算短時間能逃跑，遲早還是得找地方</w:t>
        </w:r>
      </w:ins>
      <w:ins w:id="9993" w:author="Administrator" w:date="2019-03-09T02:31:00Z">
        <w:r w:rsidR="00D303EC">
          <w:rPr>
            <w:rFonts w:hint="eastAsia"/>
          </w:rPr>
          <w:t>好好</w:t>
        </w:r>
      </w:ins>
      <w:ins w:id="9994" w:author="Administrator" w:date="2019-03-09T01:46:00Z">
        <w:r>
          <w:rPr>
            <w:rFonts w:hint="eastAsia"/>
          </w:rPr>
          <w:t>療傷。」</w:t>
        </w:r>
      </w:ins>
    </w:p>
    <w:p w:rsidR="003C3AC4" w:rsidRDefault="00D303EC" w:rsidP="00244697">
      <w:pPr>
        <w:pStyle w:val="12"/>
        <w:spacing w:after="240"/>
        <w:ind w:leftChars="0" w:left="0"/>
        <w:rPr>
          <w:ins w:id="9995" w:author="Administrator" w:date="2019-03-09T01:47:00Z"/>
        </w:rPr>
      </w:pPr>
      <w:ins w:id="9996" w:author="Administrator" w:date="2019-03-09T01:47:00Z">
        <w:r>
          <w:rPr>
            <w:rFonts w:hint="eastAsia"/>
          </w:rPr>
          <w:t>「只要能找到他</w:t>
        </w:r>
      </w:ins>
      <w:ins w:id="9997" w:author="Administrator" w:date="2019-03-09T02:31:00Z">
        <w:r>
          <w:rPr>
            <w:rFonts w:hint="eastAsia"/>
          </w:rPr>
          <w:t>逃跑</w:t>
        </w:r>
      </w:ins>
      <w:ins w:id="9998" w:author="Administrator" w:date="2019-03-09T01:47:00Z">
        <w:r w:rsidR="003C3AC4">
          <w:rPr>
            <w:rFonts w:hint="eastAsia"/>
          </w:rPr>
          <w:t>的痕跡，這次肯定能將他抓住！」</w:t>
        </w:r>
      </w:ins>
    </w:p>
    <w:p w:rsidR="003C3AC4" w:rsidRDefault="003C3AC4" w:rsidP="00244697">
      <w:pPr>
        <w:pStyle w:val="12"/>
        <w:spacing w:after="240"/>
        <w:ind w:leftChars="0" w:left="0"/>
        <w:rPr>
          <w:ins w:id="9999" w:author="Administrator" w:date="2019-03-09T01:49:00Z"/>
        </w:rPr>
      </w:pPr>
      <w:ins w:id="10000" w:author="Administrator" w:date="2019-03-09T01:47:00Z">
        <w:r>
          <w:rPr>
            <w:rFonts w:hint="eastAsia"/>
          </w:rPr>
          <w:t>鬼谷玟在鬼屍門弟子中除了心</w:t>
        </w:r>
      </w:ins>
      <w:ins w:id="10001" w:author="Administrator" w:date="2019-03-09T01:48:00Z">
        <w:r>
          <w:rPr>
            <w:rFonts w:hint="eastAsia"/>
          </w:rPr>
          <w:t>府計謀聞名之外，更讓許多人不敢招惹的，便是她近乎變態般的</w:t>
        </w:r>
        <w:r w:rsidR="001A37EE">
          <w:rPr>
            <w:rFonts w:hint="eastAsia"/>
          </w:rPr>
          <w:t>執</w:t>
        </w:r>
      </w:ins>
      <w:ins w:id="10002" w:author="Administrator" w:date="2019-03-09T01:49:00Z">
        <w:r w:rsidR="001A37EE">
          <w:rPr>
            <w:rFonts w:hint="eastAsia"/>
          </w:rPr>
          <w:t>著。</w:t>
        </w:r>
      </w:ins>
    </w:p>
    <w:p w:rsidR="001A37EE" w:rsidRDefault="001A37EE" w:rsidP="00244697">
      <w:pPr>
        <w:pStyle w:val="12"/>
        <w:spacing w:after="240"/>
        <w:ind w:leftChars="0" w:left="0"/>
        <w:rPr>
          <w:ins w:id="10003" w:author="Administrator" w:date="2019-03-09T01:51:00Z"/>
        </w:rPr>
      </w:pPr>
      <w:ins w:id="10004" w:author="Administrator" w:date="2019-03-09T01:49:00Z">
        <w:r>
          <w:rPr>
            <w:rFonts w:hint="eastAsia"/>
          </w:rPr>
          <w:t>哪怕是芝麻小事，她也</w:t>
        </w:r>
      </w:ins>
      <w:ins w:id="10005" w:author="Administrator" w:date="2019-03-09T01:50:00Z">
        <w:r w:rsidRPr="001A37EE">
          <w:rPr>
            <w:rFonts w:hint="eastAsia"/>
          </w:rPr>
          <w:t>錙銖必較</w:t>
        </w:r>
        <w:r>
          <w:rPr>
            <w:rFonts w:hint="eastAsia"/>
          </w:rPr>
          <w:t>，這次栽在李龍飛的手裡，除非親眼看到對方屍體，</w:t>
        </w:r>
      </w:ins>
      <w:ins w:id="10006" w:author="Administrator" w:date="2019-03-09T01:51:00Z">
        <w:r>
          <w:rPr>
            <w:rFonts w:hint="eastAsia"/>
          </w:rPr>
          <w:t>否則怕是到試練結束為止，她都會以追尋對方為第一優先事務。</w:t>
        </w:r>
      </w:ins>
    </w:p>
    <w:p w:rsidR="001A37EE" w:rsidRDefault="00D303EC" w:rsidP="00244697">
      <w:pPr>
        <w:pStyle w:val="12"/>
        <w:spacing w:after="240"/>
        <w:ind w:leftChars="0" w:left="0"/>
        <w:rPr>
          <w:ins w:id="10007" w:author="Administrator" w:date="2019-03-09T02:32:00Z"/>
        </w:rPr>
      </w:pPr>
      <w:ins w:id="10008" w:author="Administrator" w:date="2019-03-09T02:29:00Z">
        <w:r>
          <w:rPr>
            <w:rFonts w:hint="eastAsia"/>
          </w:rPr>
          <w:t>再說</w:t>
        </w:r>
      </w:ins>
      <w:ins w:id="10009" w:author="Administrator" w:date="2019-03-09T02:30:00Z">
        <w:r>
          <w:rPr>
            <w:rFonts w:hint="eastAsia"/>
          </w:rPr>
          <w:t>李龍飛那邊，在休息了</w:t>
        </w:r>
      </w:ins>
      <w:ins w:id="10010" w:author="Administrator" w:date="2019-03-09T02:31:00Z">
        <w:r>
          <w:rPr>
            <w:rFonts w:hint="eastAsia"/>
          </w:rPr>
          <w:t>一天之後，體內</w:t>
        </w:r>
      </w:ins>
      <w:ins w:id="10011" w:author="Administrator" w:date="2019-03-09T02:33:00Z">
        <w:r>
          <w:rPr>
            <w:rFonts w:hint="eastAsia"/>
          </w:rPr>
          <w:t>傷勢</w:t>
        </w:r>
      </w:ins>
      <w:ins w:id="10012" w:author="Administrator" w:date="2019-03-09T02:31:00Z">
        <w:r>
          <w:rPr>
            <w:rFonts w:hint="eastAsia"/>
          </w:rPr>
          <w:t>已經恢復五成，剩下五成，只要不</w:t>
        </w:r>
      </w:ins>
      <w:ins w:id="10013" w:author="Administrator" w:date="2019-03-09T02:32:00Z">
        <w:r>
          <w:rPr>
            <w:rFonts w:hint="eastAsia"/>
          </w:rPr>
          <w:t>長時間戰鬥，也不致於有大礙。</w:t>
        </w:r>
      </w:ins>
    </w:p>
    <w:p w:rsidR="00D303EC" w:rsidRDefault="00D303EC" w:rsidP="00244697">
      <w:pPr>
        <w:pStyle w:val="12"/>
        <w:spacing w:after="240"/>
        <w:ind w:leftChars="0" w:left="0"/>
        <w:rPr>
          <w:ins w:id="10014" w:author="Administrator" w:date="2019-03-09T02:34:00Z"/>
        </w:rPr>
      </w:pPr>
      <w:ins w:id="10015" w:author="Administrator" w:date="2019-03-09T02:32:00Z">
        <w:r>
          <w:rPr>
            <w:rFonts w:hint="eastAsia"/>
          </w:rPr>
          <w:t>考量到鬼谷玟可能還會繼續搜尋，李龍飛在</w:t>
        </w:r>
      </w:ins>
      <w:ins w:id="10016" w:author="Administrator" w:date="2019-03-09T02:33:00Z">
        <w:r>
          <w:rPr>
            <w:rFonts w:hint="eastAsia"/>
          </w:rPr>
          <w:t>壓下傷勢之後，決定找個地方再次躲起來。</w:t>
        </w:r>
      </w:ins>
    </w:p>
    <w:p w:rsidR="00D303EC" w:rsidRDefault="00D303EC" w:rsidP="00244697">
      <w:pPr>
        <w:pStyle w:val="12"/>
        <w:spacing w:after="240"/>
        <w:ind w:leftChars="0" w:left="0"/>
        <w:rPr>
          <w:ins w:id="10017" w:author="Administrator" w:date="2019-03-09T02:34:00Z"/>
        </w:rPr>
      </w:pPr>
      <w:ins w:id="10018" w:author="Administrator" w:date="2019-03-09T02:34:00Z">
        <w:r>
          <w:rPr>
            <w:rFonts w:hint="eastAsia"/>
          </w:rPr>
          <w:t>不過對於這個臨時的山洞，他卻有種奇異的感覺。</w:t>
        </w:r>
      </w:ins>
    </w:p>
    <w:p w:rsidR="00D303EC" w:rsidRDefault="00D303EC" w:rsidP="00244697">
      <w:pPr>
        <w:pStyle w:val="12"/>
        <w:spacing w:after="240"/>
        <w:ind w:leftChars="0" w:left="0"/>
        <w:rPr>
          <w:ins w:id="10019" w:author="Administrator" w:date="2019-03-09T02:37:00Z"/>
        </w:rPr>
      </w:pPr>
      <w:ins w:id="10020" w:author="Administrator" w:date="2019-03-09T02:34:00Z">
        <w:r>
          <w:rPr>
            <w:rFonts w:hint="eastAsia"/>
          </w:rPr>
          <w:t>「一般來說，這樣大的山洞，通常都是</w:t>
        </w:r>
      </w:ins>
      <w:ins w:id="10021" w:author="Administrator" w:date="2019-03-09T02:35:00Z">
        <w:r>
          <w:rPr>
            <w:rFonts w:hint="eastAsia"/>
          </w:rPr>
          <w:t>某些妖獸的巢穴，怎麼我在這打坐了一天，卻甚麼都沒有感受到，而且裡頭也沒有獸類居住過的痕跡？」李龍飛有些好奇，</w:t>
        </w:r>
      </w:ins>
      <w:ins w:id="10022" w:author="Administrator" w:date="2019-03-09T02:37:00Z">
        <w:r>
          <w:rPr>
            <w:rFonts w:hint="eastAsia"/>
          </w:rPr>
          <w:t>往裡頭探去。</w:t>
        </w:r>
      </w:ins>
    </w:p>
    <w:p w:rsidR="00D303EC" w:rsidRDefault="00D303EC" w:rsidP="00244697">
      <w:pPr>
        <w:pStyle w:val="12"/>
        <w:spacing w:after="240"/>
        <w:ind w:leftChars="0" w:left="0"/>
        <w:rPr>
          <w:ins w:id="10023" w:author="Administrator" w:date="2019-03-09T02:38:00Z"/>
        </w:rPr>
      </w:pPr>
      <w:ins w:id="10024" w:author="Administrator" w:date="2019-03-09T02:37:00Z">
        <w:r>
          <w:rPr>
            <w:rFonts w:hint="eastAsia"/>
          </w:rPr>
          <w:t>這洞與之前他遇到元嬰老怪那個</w:t>
        </w:r>
      </w:ins>
      <w:ins w:id="10025" w:author="Administrator" w:date="2019-03-09T02:38:00Z">
        <w:r>
          <w:rPr>
            <w:rFonts w:hint="eastAsia"/>
          </w:rPr>
          <w:t>異洞不同，開口十分寬敞，同時隱約感覺不深，只有幾百尺深而已。</w:t>
        </w:r>
      </w:ins>
    </w:p>
    <w:p w:rsidR="00D303EC" w:rsidRDefault="00D303EC" w:rsidP="00244697">
      <w:pPr>
        <w:pStyle w:val="12"/>
        <w:spacing w:after="240"/>
        <w:ind w:leftChars="0" w:left="0"/>
        <w:rPr>
          <w:ins w:id="10026" w:author="Administrator" w:date="2019-03-09T02:39:00Z"/>
        </w:rPr>
      </w:pPr>
      <w:ins w:id="10027" w:author="Administrator" w:date="2019-03-09T02:38:00Z">
        <w:r>
          <w:rPr>
            <w:rFonts w:hint="eastAsia"/>
          </w:rPr>
          <w:t>而且洞</w:t>
        </w:r>
      </w:ins>
      <w:ins w:id="10028" w:author="Administrator" w:date="2019-03-09T02:39:00Z">
        <w:r>
          <w:rPr>
            <w:rFonts w:hint="eastAsia"/>
          </w:rPr>
          <w:t>內並無其他通道，只有一條路走到底而已。</w:t>
        </w:r>
      </w:ins>
    </w:p>
    <w:p w:rsidR="00D303EC" w:rsidRDefault="00D303EC" w:rsidP="00244697">
      <w:pPr>
        <w:pStyle w:val="12"/>
        <w:spacing w:after="240"/>
        <w:ind w:leftChars="0" w:left="0"/>
        <w:rPr>
          <w:ins w:id="10029" w:author="Administrator" w:date="2019-03-09T02:40:00Z"/>
        </w:rPr>
      </w:pPr>
      <w:ins w:id="10030" w:author="Administrator" w:date="2019-03-09T02:39:00Z">
        <w:r>
          <w:rPr>
            <w:rFonts w:hint="eastAsia"/>
          </w:rPr>
          <w:t>李龍飛走到</w:t>
        </w:r>
        <w:r w:rsidR="00432F17">
          <w:rPr>
            <w:rFonts w:hint="eastAsia"/>
          </w:rPr>
          <w:t>盡頭</w:t>
        </w:r>
        <w:r>
          <w:rPr>
            <w:rFonts w:hint="eastAsia"/>
          </w:rPr>
          <w:t>，看到裡面已經沒有</w:t>
        </w:r>
      </w:ins>
      <w:ins w:id="10031" w:author="Administrator" w:date="2019-03-09T02:40:00Z">
        <w:r w:rsidR="00432F17">
          <w:rPr>
            <w:rFonts w:hint="eastAsia"/>
          </w:rPr>
          <w:t>去路了，微微一愣，只得轉身往原路</w:t>
        </w:r>
      </w:ins>
      <w:ins w:id="10032" w:author="Administrator" w:date="2019-03-09T02:42:00Z">
        <w:r w:rsidR="00432F17">
          <w:rPr>
            <w:rFonts w:hint="eastAsia"/>
          </w:rPr>
          <w:t>折</w:t>
        </w:r>
      </w:ins>
      <w:ins w:id="10033" w:author="Administrator" w:date="2019-03-09T02:40:00Z">
        <w:r w:rsidR="00432F17">
          <w:rPr>
            <w:rFonts w:hint="eastAsia"/>
          </w:rPr>
          <w:t>回去。</w:t>
        </w:r>
      </w:ins>
    </w:p>
    <w:p w:rsidR="00432F17" w:rsidRDefault="00432F17" w:rsidP="00244697">
      <w:pPr>
        <w:pStyle w:val="12"/>
        <w:spacing w:after="240"/>
        <w:ind w:leftChars="0" w:left="0"/>
        <w:rPr>
          <w:ins w:id="10034" w:author="Administrator" w:date="2019-03-09T02:44:00Z"/>
        </w:rPr>
      </w:pPr>
      <w:ins w:id="10035" w:author="Administrator" w:date="2019-03-09T02:40:00Z">
        <w:r>
          <w:rPr>
            <w:rFonts w:hint="eastAsia"/>
          </w:rPr>
          <w:t>在他轉身的</w:t>
        </w:r>
      </w:ins>
      <w:ins w:id="10036" w:author="Administrator" w:date="2019-03-09T02:42:00Z">
        <w:r>
          <w:rPr>
            <w:rFonts w:hint="eastAsia"/>
          </w:rPr>
          <w:t>正要離去之時，突然一</w:t>
        </w:r>
      </w:ins>
      <w:ins w:id="10037" w:author="Administrator" w:date="2019-03-09T02:43:00Z">
        <w:r>
          <w:rPr>
            <w:rFonts w:hint="eastAsia"/>
          </w:rPr>
          <w:t>面</w:t>
        </w:r>
      </w:ins>
      <w:ins w:id="10038" w:author="Administrator" w:date="2019-03-09T02:42:00Z">
        <w:r>
          <w:rPr>
            <w:rFonts w:hint="eastAsia"/>
          </w:rPr>
          <w:t>小</w:t>
        </w:r>
      </w:ins>
      <w:ins w:id="10039" w:author="Administrator" w:date="2019-03-09T02:43:00Z">
        <w:r>
          <w:rPr>
            <w:rFonts w:hint="eastAsia"/>
          </w:rPr>
          <w:t>碑，在洞底一處不</w:t>
        </w:r>
      </w:ins>
      <w:ins w:id="10040" w:author="Administrator" w:date="2019-03-09T02:44:00Z">
        <w:r>
          <w:rPr>
            <w:rFonts w:hint="eastAsia"/>
          </w:rPr>
          <w:t>顯</w:t>
        </w:r>
      </w:ins>
      <w:ins w:id="10041" w:author="Administrator" w:date="2019-03-09T02:43:00Z">
        <w:r>
          <w:rPr>
            <w:rFonts w:hint="eastAsia"/>
          </w:rPr>
          <w:t>眼的地方，</w:t>
        </w:r>
      </w:ins>
      <w:ins w:id="10042" w:author="Administrator" w:date="2019-03-09T02:44:00Z">
        <w:r>
          <w:rPr>
            <w:rFonts w:hint="eastAsia"/>
          </w:rPr>
          <w:t>安安靜靜地坐落著。</w:t>
        </w:r>
      </w:ins>
    </w:p>
    <w:p w:rsidR="00432F17" w:rsidRDefault="00432F17" w:rsidP="00244697">
      <w:pPr>
        <w:pStyle w:val="12"/>
        <w:spacing w:after="240"/>
        <w:ind w:leftChars="0" w:left="0"/>
        <w:rPr>
          <w:ins w:id="10043" w:author="Administrator" w:date="2019-03-09T02:45:00Z"/>
        </w:rPr>
      </w:pPr>
      <w:ins w:id="10044" w:author="Administrator" w:date="2019-03-09T02:44:00Z">
        <w:r>
          <w:rPr>
            <w:rFonts w:hint="eastAsia"/>
          </w:rPr>
          <w:t>那小碑外表毫不奇特，</w:t>
        </w:r>
      </w:ins>
      <w:ins w:id="10045" w:author="龍 Chris" w:date="2019-03-09T10:36:00Z">
        <w:r w:rsidR="001570E7">
          <w:rPr>
            <w:rFonts w:hint="eastAsia"/>
          </w:rPr>
          <w:t>高約</w:t>
        </w:r>
      </w:ins>
      <w:ins w:id="10046" w:author="龍 Chris" w:date="2019-03-09T10:37:00Z">
        <w:r w:rsidR="001570E7">
          <w:rPr>
            <w:rFonts w:hint="eastAsia"/>
          </w:rPr>
          <w:t>半尺，</w:t>
        </w:r>
      </w:ins>
      <w:ins w:id="10047" w:author="Administrator" w:date="2019-03-09T02:44:00Z">
        <w:r>
          <w:rPr>
            <w:rFonts w:hint="eastAsia"/>
          </w:rPr>
          <w:t>但其上刻著的字，卻</w:t>
        </w:r>
      </w:ins>
      <w:ins w:id="10048" w:author="Administrator" w:date="2019-03-09T02:45:00Z">
        <w:r>
          <w:rPr>
            <w:rFonts w:hint="eastAsia"/>
          </w:rPr>
          <w:t>讓李龍飛心中忍不住掀起波濤洶湧。</w:t>
        </w:r>
      </w:ins>
    </w:p>
    <w:p w:rsidR="00432F17" w:rsidRDefault="00432F17" w:rsidP="00244697">
      <w:pPr>
        <w:pStyle w:val="12"/>
        <w:spacing w:after="240"/>
        <w:ind w:leftChars="0" w:left="0"/>
        <w:rPr>
          <w:ins w:id="10049" w:author="Administrator" w:date="2019-03-09T02:46:00Z"/>
        </w:rPr>
      </w:pPr>
      <w:ins w:id="10050" w:author="Administrator" w:date="2019-03-09T02:45:00Z">
        <w:r>
          <w:rPr>
            <w:rFonts w:hint="eastAsia"/>
          </w:rPr>
          <w:lastRenderedPageBreak/>
          <w:t>原因無它，那小碑上竟刻著幾行歪七扭八的文</w:t>
        </w:r>
      </w:ins>
      <w:ins w:id="10051" w:author="Administrator" w:date="2019-03-09T02:48:00Z">
        <w:r>
          <w:rPr>
            <w:rFonts w:hint="eastAsia"/>
          </w:rPr>
          <w:t>字，形如蝌蚪，</w:t>
        </w:r>
      </w:ins>
      <w:ins w:id="10052" w:author="Administrator" w:date="2019-03-09T02:49:00Z">
        <w:r>
          <w:rPr>
            <w:rFonts w:hint="eastAsia"/>
          </w:rPr>
          <w:t>狀似</w:t>
        </w:r>
      </w:ins>
      <w:ins w:id="10053" w:author="Administrator" w:date="2019-03-09T02:51:00Z">
        <w:r w:rsidR="00432785">
          <w:rPr>
            <w:rFonts w:hint="eastAsia"/>
          </w:rPr>
          <w:t>圖騰</w:t>
        </w:r>
      </w:ins>
      <w:ins w:id="10054" w:author="Administrator" w:date="2019-03-09T02:45:00Z">
        <w:r>
          <w:rPr>
            <w:rFonts w:hint="eastAsia"/>
          </w:rPr>
          <w:t>！</w:t>
        </w:r>
      </w:ins>
    </w:p>
    <w:p w:rsidR="00432F17" w:rsidRDefault="00432F17" w:rsidP="00244697">
      <w:pPr>
        <w:pStyle w:val="12"/>
        <w:spacing w:after="240"/>
        <w:ind w:leftChars="0" w:left="0"/>
        <w:rPr>
          <w:ins w:id="10055" w:author="Administrator" w:date="2019-03-09T02:47:00Z"/>
        </w:rPr>
      </w:pPr>
      <w:ins w:id="10056" w:author="Administrator" w:date="2019-03-09T02:46:00Z">
        <w:r>
          <w:rPr>
            <w:rFonts w:hint="eastAsia"/>
          </w:rPr>
          <w:t>要知道這蝌蚪文，李龍飛只在小太乙化清符上面看過，</w:t>
        </w:r>
      </w:ins>
      <w:ins w:id="10057" w:author="Administrator" w:date="2019-03-09T02:47:00Z">
        <w:r>
          <w:rPr>
            <w:rFonts w:hint="eastAsia"/>
          </w:rPr>
          <w:t>其他地方，他未曾接觸過，也沒聽聞類似的文字存在。</w:t>
        </w:r>
      </w:ins>
    </w:p>
    <w:p w:rsidR="00432F17" w:rsidRDefault="00432F17" w:rsidP="00244697">
      <w:pPr>
        <w:pStyle w:val="12"/>
        <w:spacing w:after="240"/>
        <w:ind w:leftChars="0" w:left="0"/>
        <w:rPr>
          <w:ins w:id="10058" w:author="Administrator" w:date="2019-03-09T02:51:00Z"/>
        </w:rPr>
      </w:pPr>
      <w:ins w:id="10059" w:author="Administrator" w:date="2019-03-09T02:47:00Z">
        <w:r>
          <w:rPr>
            <w:rFonts w:hint="eastAsia"/>
          </w:rPr>
          <w:t>而小太乙化清符，才剛救了</w:t>
        </w:r>
      </w:ins>
      <w:ins w:id="10060" w:author="Administrator" w:date="2019-03-09T02:48:00Z">
        <w:r>
          <w:rPr>
            <w:rFonts w:hint="eastAsia"/>
          </w:rPr>
          <w:t>他好幾次，</w:t>
        </w:r>
      </w:ins>
      <w:ins w:id="10061" w:author="Administrator" w:date="2019-03-09T02:51:00Z">
        <w:r w:rsidR="00432785">
          <w:rPr>
            <w:rFonts w:hint="eastAsia"/>
          </w:rPr>
          <w:t>如今見到這小碑上面有蝌蚪文，怎不讓李龍飛驚訝一番。</w:t>
        </w:r>
      </w:ins>
    </w:p>
    <w:p w:rsidR="00432785" w:rsidRDefault="00432785" w:rsidP="00244697">
      <w:pPr>
        <w:pStyle w:val="12"/>
        <w:spacing w:after="240"/>
        <w:ind w:leftChars="0" w:left="0"/>
        <w:rPr>
          <w:ins w:id="10062" w:author="Administrator" w:date="2019-03-09T02:54:00Z"/>
        </w:rPr>
      </w:pPr>
      <w:ins w:id="10063" w:author="Administrator" w:date="2019-03-09T02:51:00Z">
        <w:r>
          <w:rPr>
            <w:rFonts w:hint="eastAsia"/>
          </w:rPr>
          <w:t>他</w:t>
        </w:r>
      </w:ins>
      <w:ins w:id="10064" w:author="Administrator" w:date="2019-03-09T02:53:00Z">
        <w:r>
          <w:rPr>
            <w:rFonts w:hint="eastAsia"/>
          </w:rPr>
          <w:t>緩緩靠近</w:t>
        </w:r>
      </w:ins>
      <w:ins w:id="10065" w:author="Administrator" w:date="2019-03-09T02:54:00Z">
        <w:r>
          <w:rPr>
            <w:rFonts w:hint="eastAsia"/>
          </w:rPr>
          <w:t>石碑，跟著確定附近沒有異狀之後，這才蹲了下來，仔細觀看上面的文字。</w:t>
        </w:r>
      </w:ins>
    </w:p>
    <w:p w:rsidR="00432785" w:rsidRDefault="00432785" w:rsidP="00244697">
      <w:pPr>
        <w:pStyle w:val="12"/>
        <w:spacing w:after="240"/>
        <w:ind w:leftChars="0" w:left="0"/>
        <w:rPr>
          <w:ins w:id="10066" w:author="Administrator" w:date="2019-03-09T02:55:00Z"/>
        </w:rPr>
      </w:pPr>
      <w:ins w:id="10067" w:author="Administrator" w:date="2019-03-09T02:54:00Z">
        <w:r>
          <w:rPr>
            <w:rFonts w:hint="eastAsia"/>
          </w:rPr>
          <w:t>只見上面除了幾行蝌蚪文外，在最前面，還有三個</w:t>
        </w:r>
      </w:ins>
      <w:ins w:id="10068" w:author="Administrator" w:date="2019-03-09T02:55:00Z">
        <w:r>
          <w:rPr>
            <w:rFonts w:hint="eastAsia"/>
          </w:rPr>
          <w:t>勉強看得懂的</w:t>
        </w:r>
        <w:r w:rsidRPr="00432785">
          <w:rPr>
            <w:rFonts w:hint="eastAsia"/>
          </w:rPr>
          <w:t>古篆</w:t>
        </w:r>
        <w:r>
          <w:rPr>
            <w:rFonts w:hint="eastAsia"/>
          </w:rPr>
          <w:t>，刻在其上。</w:t>
        </w:r>
      </w:ins>
    </w:p>
    <w:p w:rsidR="00432785" w:rsidRDefault="00432785" w:rsidP="00244697">
      <w:pPr>
        <w:pStyle w:val="12"/>
        <w:spacing w:after="240"/>
        <w:ind w:leftChars="0" w:left="0"/>
        <w:rPr>
          <w:ins w:id="10069" w:author="Administrator" w:date="2019-03-09T02:59:00Z"/>
        </w:rPr>
      </w:pPr>
      <w:ins w:id="10070" w:author="Administrator" w:date="2019-03-09T02:55:00Z">
        <w:r>
          <w:rPr>
            <w:rFonts w:hint="eastAsia"/>
          </w:rPr>
          <w:t>那三個</w:t>
        </w:r>
        <w:r w:rsidRPr="00432785">
          <w:rPr>
            <w:rFonts w:hint="eastAsia"/>
          </w:rPr>
          <w:t>古篆</w:t>
        </w:r>
        <w:r>
          <w:rPr>
            <w:rFonts w:hint="eastAsia"/>
          </w:rPr>
          <w:t>，依他年少時</w:t>
        </w:r>
      </w:ins>
      <w:ins w:id="10071" w:author="Administrator" w:date="2019-03-09T02:56:00Z">
        <w:r>
          <w:rPr>
            <w:rFonts w:hint="eastAsia"/>
          </w:rPr>
          <w:t>讀過的經書對照，應該是「</w:t>
        </w:r>
      </w:ins>
      <w:ins w:id="10072" w:author="Administrator" w:date="2019-03-09T02:57:00Z">
        <w:r>
          <w:rPr>
            <w:rFonts w:hint="eastAsia"/>
          </w:rPr>
          <w:t>真照言」</w:t>
        </w:r>
      </w:ins>
      <w:ins w:id="10073" w:author="Administrator" w:date="2019-03-09T02:58:00Z">
        <w:r>
          <w:rPr>
            <w:rFonts w:hint="eastAsia"/>
          </w:rPr>
          <w:t>三字的意思，只是這真照言三字雖然認得，但合在一起是甚麼意思，</w:t>
        </w:r>
      </w:ins>
      <w:ins w:id="10074" w:author="Administrator" w:date="2019-03-09T02:59:00Z">
        <w:r>
          <w:rPr>
            <w:rFonts w:hint="eastAsia"/>
          </w:rPr>
          <w:t>卻讓人摸不著頭緒。</w:t>
        </w:r>
      </w:ins>
    </w:p>
    <w:p w:rsidR="00432785" w:rsidRDefault="006D7155" w:rsidP="00244697">
      <w:pPr>
        <w:pStyle w:val="12"/>
        <w:spacing w:after="240"/>
        <w:ind w:leftChars="0" w:left="0"/>
        <w:rPr>
          <w:ins w:id="10075" w:author="Administrator" w:date="2019-03-09T03:01:00Z"/>
        </w:rPr>
      </w:pPr>
      <w:ins w:id="10076" w:author="Administrator" w:date="2019-03-09T03:00:00Z">
        <w:r>
          <w:rPr>
            <w:rFonts w:hint="eastAsia"/>
          </w:rPr>
          <w:t>但不管如何，這碑上的蝌蚪文給他一種</w:t>
        </w:r>
      </w:ins>
      <w:ins w:id="10077" w:author="Administrator" w:date="2019-03-09T03:01:00Z">
        <w:r>
          <w:rPr>
            <w:rFonts w:hint="eastAsia"/>
          </w:rPr>
          <w:t>莫名的感覺，好像如果他懂，那這蝌蚪文將會代給他十分巨大的力量。</w:t>
        </w:r>
      </w:ins>
    </w:p>
    <w:p w:rsidR="006D7155" w:rsidRDefault="006D7155" w:rsidP="00244697">
      <w:pPr>
        <w:pStyle w:val="12"/>
        <w:spacing w:after="240"/>
        <w:ind w:leftChars="0" w:left="0"/>
        <w:rPr>
          <w:ins w:id="10078" w:author="Administrator" w:date="2019-03-09T03:02:00Z"/>
        </w:rPr>
      </w:pPr>
      <w:ins w:id="10079" w:author="Administrator" w:date="2019-03-09T03:02:00Z">
        <w:r>
          <w:rPr>
            <w:rFonts w:hint="eastAsia"/>
          </w:rPr>
          <w:t>這讓李龍飛當下掏出一張空白的玉簡，想要將這蝌蚪文給記錄在玉簡裡頭。</w:t>
        </w:r>
      </w:ins>
    </w:p>
    <w:p w:rsidR="006D7155" w:rsidRDefault="006D7155" w:rsidP="00244697">
      <w:pPr>
        <w:pStyle w:val="12"/>
        <w:spacing w:after="240"/>
        <w:ind w:leftChars="0" w:left="0"/>
        <w:rPr>
          <w:ins w:id="10080" w:author="Administrator" w:date="2019-03-09T03:04:00Z"/>
        </w:rPr>
      </w:pPr>
      <w:ins w:id="10081" w:author="Administrator" w:date="2019-03-09T03:02:00Z">
        <w:r>
          <w:rPr>
            <w:rFonts w:hint="eastAsia"/>
          </w:rPr>
          <w:t>可不管他怎麼試</w:t>
        </w:r>
      </w:ins>
      <w:ins w:id="10082" w:author="Administrator" w:date="2019-03-09T03:03:00Z">
        <w:r>
          <w:rPr>
            <w:rFonts w:hint="eastAsia"/>
          </w:rPr>
          <w:t>，那蝌蚪文明明就這麼劃，但玉簡之中，卻始終無法記錄下來，就連他</w:t>
        </w:r>
      </w:ins>
      <w:ins w:id="10083" w:author="Administrator" w:date="2019-03-09T03:04:00Z">
        <w:r>
          <w:rPr>
            <w:rFonts w:hint="eastAsia"/>
          </w:rPr>
          <w:t>以手指劃地，想要硬是記在腦中，也是無法辦到。</w:t>
        </w:r>
      </w:ins>
    </w:p>
    <w:p w:rsidR="006D7155" w:rsidRDefault="006D7155" w:rsidP="00244697">
      <w:pPr>
        <w:pStyle w:val="12"/>
        <w:spacing w:after="240"/>
        <w:ind w:leftChars="0" w:left="0"/>
        <w:rPr>
          <w:ins w:id="10084" w:author="Administrator" w:date="2019-03-09T03:10:00Z"/>
        </w:rPr>
      </w:pPr>
      <w:ins w:id="10085" w:author="Administrator" w:date="2019-03-09T03:04:00Z">
        <w:r>
          <w:rPr>
            <w:rFonts w:hint="eastAsia"/>
          </w:rPr>
          <w:t>要知道，李龍飛原本就聰明，小時</w:t>
        </w:r>
      </w:ins>
      <w:ins w:id="10086" w:author="Administrator" w:date="2019-03-09T03:05:00Z">
        <w:r>
          <w:rPr>
            <w:rFonts w:hint="eastAsia"/>
          </w:rPr>
          <w:t>背</w:t>
        </w:r>
      </w:ins>
      <w:ins w:id="10087" w:author="Administrator" w:date="2019-03-09T03:04:00Z">
        <w:r>
          <w:rPr>
            <w:rFonts w:hint="eastAsia"/>
          </w:rPr>
          <w:t>書更是</w:t>
        </w:r>
      </w:ins>
      <w:ins w:id="10088" w:author="Administrator" w:date="2019-03-09T03:05:00Z">
        <w:r>
          <w:rPr>
            <w:rFonts w:hint="eastAsia"/>
          </w:rPr>
          <w:t>朗朗上口</w:t>
        </w:r>
      </w:ins>
      <w:ins w:id="10089" w:author="Administrator" w:date="2019-03-09T03:04:00Z">
        <w:r>
          <w:rPr>
            <w:rFonts w:hint="eastAsia"/>
          </w:rPr>
          <w:t>，</w:t>
        </w:r>
      </w:ins>
      <w:ins w:id="10090" w:author="Administrator" w:date="2019-03-09T03:05:00Z">
        <w:r>
          <w:rPr>
            <w:rFonts w:hint="eastAsia"/>
          </w:rPr>
          <w:t>靈識打開之後，更是過目不忘，</w:t>
        </w:r>
      </w:ins>
      <w:ins w:id="10091" w:author="Administrator" w:date="2019-03-09T03:09:00Z">
        <w:r>
          <w:rPr>
            <w:rFonts w:hint="eastAsia"/>
          </w:rPr>
          <w:t>鮮有出錯的程度，這些蝌蚪文雖然看不懂，但要記在腦中，應該也不是甚麼困難</w:t>
        </w:r>
      </w:ins>
      <w:ins w:id="10092" w:author="Administrator" w:date="2019-03-09T03:10:00Z">
        <w:r>
          <w:rPr>
            <w:rFonts w:hint="eastAsia"/>
          </w:rPr>
          <w:t>之事，偏</w:t>
        </w:r>
        <w:r w:rsidR="00F17FCB">
          <w:rPr>
            <w:rFonts w:hint="eastAsia"/>
          </w:rPr>
          <w:t>偏卻是事與願違。</w:t>
        </w:r>
      </w:ins>
    </w:p>
    <w:p w:rsidR="00F17FCB" w:rsidRDefault="00F17FCB" w:rsidP="00244697">
      <w:pPr>
        <w:pStyle w:val="12"/>
        <w:spacing w:after="240"/>
        <w:ind w:leftChars="0" w:left="0"/>
        <w:rPr>
          <w:ins w:id="10093" w:author="Administrator" w:date="2019-03-09T03:11:00Z"/>
        </w:rPr>
      </w:pPr>
      <w:ins w:id="10094" w:author="Administrator" w:date="2019-03-09T03:10:00Z">
        <w:r>
          <w:rPr>
            <w:rFonts w:hint="eastAsia"/>
          </w:rPr>
          <w:t>震</w:t>
        </w:r>
      </w:ins>
      <w:ins w:id="10095" w:author="Administrator" w:date="2019-03-09T03:11:00Z">
        <w:r>
          <w:rPr>
            <w:rFonts w:hint="eastAsia"/>
          </w:rPr>
          <w:t>驚之下，這事倒又激起李龍飛的牛脾氣了。</w:t>
        </w:r>
      </w:ins>
    </w:p>
    <w:p w:rsidR="00F17FCB" w:rsidRDefault="00F17FCB" w:rsidP="00244697">
      <w:pPr>
        <w:pStyle w:val="12"/>
        <w:spacing w:after="240"/>
        <w:ind w:leftChars="0" w:left="0"/>
        <w:rPr>
          <w:ins w:id="10096" w:author="Administrator" w:date="2019-03-09T03:12:00Z"/>
        </w:rPr>
      </w:pPr>
      <w:ins w:id="10097" w:author="Administrator" w:date="2019-03-09T03:11:00Z">
        <w:r>
          <w:rPr>
            <w:rFonts w:hint="eastAsia"/>
          </w:rPr>
          <w:t>「既然記不住，索性我把這碑</w:t>
        </w:r>
      </w:ins>
      <w:ins w:id="10098" w:author="龍 Chris" w:date="2019-03-09T10:25:00Z">
        <w:r w:rsidR="003B70D5">
          <w:rPr>
            <w:rFonts w:hint="eastAsia"/>
          </w:rPr>
          <w:t>整個</w:t>
        </w:r>
      </w:ins>
      <w:ins w:id="10099" w:author="Administrator" w:date="2019-03-09T03:11:00Z">
        <w:r>
          <w:rPr>
            <w:rFonts w:hint="eastAsia"/>
          </w:rPr>
          <w:t>給搬走好了！」李龍飛心想，跟著便從</w:t>
        </w:r>
      </w:ins>
      <w:ins w:id="10100" w:author="Administrator" w:date="2019-03-09T03:12:00Z">
        <w:r>
          <w:rPr>
            <w:rFonts w:hint="eastAsia"/>
          </w:rPr>
          <w:t>儲物袋中掏出了一柄飛劍。</w:t>
        </w:r>
      </w:ins>
    </w:p>
    <w:p w:rsidR="00F17FCB" w:rsidRDefault="00F17FCB" w:rsidP="00244697">
      <w:pPr>
        <w:pStyle w:val="12"/>
        <w:spacing w:after="240"/>
        <w:ind w:leftChars="0" w:left="0"/>
        <w:rPr>
          <w:ins w:id="10101" w:author="Administrator" w:date="2019-03-09T03:12:00Z"/>
        </w:rPr>
      </w:pPr>
      <w:ins w:id="10102" w:author="Administrator" w:date="2019-03-09T03:12:00Z">
        <w:r>
          <w:rPr>
            <w:rFonts w:hint="eastAsia"/>
          </w:rPr>
          <w:t>鏗！</w:t>
        </w:r>
      </w:ins>
    </w:p>
    <w:p w:rsidR="00F17FCB" w:rsidRDefault="00F17FCB" w:rsidP="00244697">
      <w:pPr>
        <w:pStyle w:val="12"/>
        <w:spacing w:after="240"/>
        <w:ind w:leftChars="0" w:left="0"/>
        <w:rPr>
          <w:ins w:id="10103" w:author="Administrator" w:date="2019-03-09T03:14:00Z"/>
        </w:rPr>
      </w:pPr>
      <w:ins w:id="10104" w:author="Administrator" w:date="2019-03-09T03:12:00Z">
        <w:r>
          <w:rPr>
            <w:rFonts w:hint="eastAsia"/>
          </w:rPr>
          <w:t>李龍飛操控著那飛劍，打算從小碑下方，</w:t>
        </w:r>
      </w:ins>
      <w:ins w:id="10105" w:author="Administrator" w:date="2019-03-09T03:13:00Z">
        <w:r>
          <w:rPr>
            <w:rFonts w:hint="eastAsia"/>
          </w:rPr>
          <w:t>掘起石碑出來，想不到這一挖，飛劍居然斷成兩半，跟著翻開的土中，露出一小塊</w:t>
        </w:r>
      </w:ins>
      <w:ins w:id="10106" w:author="Administrator" w:date="2019-03-09T03:14:00Z">
        <w:r>
          <w:rPr>
            <w:rFonts w:hint="eastAsia"/>
          </w:rPr>
          <w:t>碑體。</w:t>
        </w:r>
      </w:ins>
    </w:p>
    <w:p w:rsidR="00F17FCB" w:rsidRDefault="00F17FCB" w:rsidP="00244697">
      <w:pPr>
        <w:pStyle w:val="12"/>
        <w:spacing w:after="240"/>
        <w:ind w:leftChars="0" w:left="0"/>
        <w:rPr>
          <w:ins w:id="10107" w:author="Administrator" w:date="2019-03-09T03:14:00Z"/>
        </w:rPr>
      </w:pPr>
      <w:ins w:id="10108" w:author="Administrator" w:date="2019-03-09T03:14:00Z">
        <w:r>
          <w:rPr>
            <w:rFonts w:hint="eastAsia"/>
          </w:rPr>
          <w:t>「這是甚麼碑，果然有詭異！」李龍飛吸了口氣，想</w:t>
        </w:r>
        <w:del w:id="10109" w:author="龍 Chris" w:date="2019-03-09T10:26:00Z">
          <w:r w:rsidDel="003B70D5">
            <w:rPr>
              <w:rFonts w:hint="eastAsia"/>
            </w:rPr>
            <w:delText>一</w:delText>
          </w:r>
        </w:del>
        <w:r>
          <w:rPr>
            <w:rFonts w:hint="eastAsia"/>
          </w:rPr>
          <w:t>想倒也不覺得意外。</w:t>
        </w:r>
      </w:ins>
    </w:p>
    <w:p w:rsidR="00F17FCB" w:rsidRDefault="00F17FCB" w:rsidP="00244697">
      <w:pPr>
        <w:pStyle w:val="12"/>
        <w:spacing w:after="240"/>
        <w:ind w:leftChars="0" w:left="0"/>
        <w:rPr>
          <w:ins w:id="10110" w:author="Administrator" w:date="2019-03-09T03:15:00Z"/>
        </w:rPr>
      </w:pPr>
      <w:ins w:id="10111" w:author="Administrator" w:date="2019-03-09T03:15:00Z">
        <w:r>
          <w:rPr>
            <w:rFonts w:hint="eastAsia"/>
          </w:rPr>
          <w:t>這小碑記載著神秘的蝌蚪文，若是這麼輕易挖走了，那立這碑的人也太沒遠見。</w:t>
        </w:r>
      </w:ins>
    </w:p>
    <w:p w:rsidR="00F17FCB" w:rsidRDefault="00F17FCB" w:rsidP="00244697">
      <w:pPr>
        <w:pStyle w:val="12"/>
        <w:spacing w:after="240"/>
        <w:ind w:leftChars="0" w:left="0"/>
        <w:rPr>
          <w:ins w:id="10112" w:author="Administrator" w:date="2019-03-09T03:17:00Z"/>
        </w:rPr>
      </w:pPr>
      <w:ins w:id="10113" w:author="Administrator" w:date="2019-03-09T03:15:00Z">
        <w:r>
          <w:rPr>
            <w:rFonts w:hint="eastAsia"/>
          </w:rPr>
          <w:t>想到這，他</w:t>
        </w:r>
      </w:ins>
      <w:ins w:id="10114" w:author="Administrator" w:date="2019-03-09T03:16:00Z">
        <w:r>
          <w:rPr>
            <w:rFonts w:hint="eastAsia"/>
          </w:rPr>
          <w:t>將木癸寶劍拿了出來，這劍雖然被鬼谷玟的黃衫女屍</w:t>
        </w:r>
      </w:ins>
      <w:ins w:id="10115" w:author="Administrator" w:date="2019-03-09T03:17:00Z">
        <w:r>
          <w:rPr>
            <w:rFonts w:hint="eastAsia"/>
          </w:rPr>
          <w:t>損傷，但它原本就是法寶破損後所修復而成的。</w:t>
        </w:r>
      </w:ins>
    </w:p>
    <w:p w:rsidR="00F17FCB" w:rsidRDefault="00F17FCB" w:rsidP="00244697">
      <w:pPr>
        <w:pStyle w:val="12"/>
        <w:spacing w:after="240"/>
        <w:ind w:leftChars="0" w:left="0"/>
        <w:rPr>
          <w:ins w:id="10116" w:author="Administrator" w:date="2019-03-09T03:18:00Z"/>
        </w:rPr>
      </w:pPr>
      <w:ins w:id="10117" w:author="Administrator" w:date="2019-03-09T03:17:00Z">
        <w:r>
          <w:rPr>
            <w:rFonts w:hint="eastAsia"/>
          </w:rPr>
          <w:lastRenderedPageBreak/>
          <w:t>此時只是多了一些傷痕，倒也不至</w:t>
        </w:r>
      </w:ins>
      <w:ins w:id="10118" w:author="Administrator" w:date="2019-03-09T03:18:00Z">
        <w:r>
          <w:rPr>
            <w:rFonts w:hint="eastAsia"/>
          </w:rPr>
          <w:t>於不能使用。</w:t>
        </w:r>
      </w:ins>
    </w:p>
    <w:p w:rsidR="00F17FCB" w:rsidDel="003B70D5" w:rsidRDefault="00F17FCB" w:rsidP="00244697">
      <w:pPr>
        <w:pStyle w:val="12"/>
        <w:spacing w:after="240"/>
        <w:ind w:leftChars="0" w:left="0"/>
        <w:rPr>
          <w:del w:id="10119" w:author="龍 Chris" w:date="2019-03-09T08:31:00Z"/>
        </w:rPr>
      </w:pPr>
      <w:ins w:id="10120" w:author="Administrator" w:date="2019-03-09T03:18:00Z">
        <w:r>
          <w:rPr>
            <w:rFonts w:hint="eastAsia"/>
          </w:rPr>
          <w:t>拿起木癸寶劍，李龍飛這次並沒有直接往小碑砍去，而是繞著小碑週圍，以</w:t>
        </w:r>
      </w:ins>
      <w:ins w:id="10121" w:author="Administrator" w:date="2019-03-09T03:19:00Z">
        <w:r>
          <w:rPr>
            <w:rFonts w:hint="eastAsia"/>
          </w:rPr>
          <w:t>劍當鏟，直直地往下挖了下去。</w:t>
        </w:r>
      </w:ins>
    </w:p>
    <w:p w:rsidR="003B70D5" w:rsidRDefault="003B70D5" w:rsidP="00244697">
      <w:pPr>
        <w:pStyle w:val="12"/>
        <w:spacing w:after="240"/>
        <w:ind w:leftChars="0" w:left="0"/>
        <w:rPr>
          <w:ins w:id="10122" w:author="龍 Chris" w:date="2019-03-09T10:26:00Z"/>
        </w:rPr>
      </w:pPr>
    </w:p>
    <w:p w:rsidR="003B70D5" w:rsidRDefault="003B70D5" w:rsidP="00244697">
      <w:pPr>
        <w:pStyle w:val="12"/>
        <w:spacing w:after="240"/>
        <w:ind w:leftChars="0" w:left="0"/>
        <w:rPr>
          <w:ins w:id="10123" w:author="龍 Chris" w:date="2019-03-09T10:31:00Z"/>
        </w:rPr>
      </w:pPr>
      <w:ins w:id="10124" w:author="龍 Chris" w:date="2019-03-09T10:26:00Z">
        <w:r>
          <w:rPr>
            <w:rFonts w:hint="eastAsia"/>
          </w:rPr>
          <w:t>寶劍</w:t>
        </w:r>
      </w:ins>
      <w:ins w:id="10125" w:author="龍 Chris" w:date="2019-03-09T10:28:00Z">
        <w:r>
          <w:rPr>
            <w:rFonts w:hint="eastAsia"/>
          </w:rPr>
          <w:t>鋒利，</w:t>
        </w:r>
      </w:ins>
      <w:ins w:id="10126" w:author="龍 Chris" w:date="2019-03-09T10:29:00Z">
        <w:r>
          <w:rPr>
            <w:rFonts w:hint="eastAsia"/>
          </w:rPr>
          <w:t>雖然</w:t>
        </w:r>
      </w:ins>
      <w:ins w:id="10127" w:author="龍 Chris" w:date="2019-03-09T10:30:00Z">
        <w:r>
          <w:rPr>
            <w:rFonts w:hint="eastAsia"/>
          </w:rPr>
          <w:t>李龍飛沒出太多力氣，但很快的，便圍著小</w:t>
        </w:r>
      </w:ins>
      <w:ins w:id="10128" w:author="龍 Chris" w:date="2019-03-09T10:31:00Z">
        <w:r>
          <w:rPr>
            <w:rFonts w:hint="eastAsia"/>
          </w:rPr>
          <w:t>碑挖出圈深坑出來。</w:t>
        </w:r>
      </w:ins>
    </w:p>
    <w:p w:rsidR="003B70D5" w:rsidRDefault="003B70D5" w:rsidP="00244697">
      <w:pPr>
        <w:pStyle w:val="12"/>
        <w:spacing w:after="240"/>
        <w:ind w:leftChars="0" w:left="0"/>
        <w:rPr>
          <w:ins w:id="10129" w:author="龍 Chris" w:date="2019-03-09T10:42:00Z"/>
        </w:rPr>
      </w:pPr>
      <w:ins w:id="10130" w:author="龍 Chris" w:date="2019-03-09T10:31:00Z">
        <w:r>
          <w:rPr>
            <w:rFonts w:hint="eastAsia"/>
          </w:rPr>
          <w:t>但</w:t>
        </w:r>
      </w:ins>
      <w:ins w:id="10131" w:author="龍 Chris" w:date="2019-03-09T10:32:00Z">
        <w:r>
          <w:rPr>
            <w:rFonts w:hint="eastAsia"/>
          </w:rPr>
          <w:t>越挖李龍飛越是吃驚，實在是這小碑</w:t>
        </w:r>
      </w:ins>
      <w:ins w:id="10132" w:author="龍 Chris" w:date="2019-03-09T10:33:00Z">
        <w:r>
          <w:rPr>
            <w:rFonts w:hint="eastAsia"/>
          </w:rPr>
          <w:t>看似不</w:t>
        </w:r>
      </w:ins>
      <w:ins w:id="10133" w:author="龍 Chris" w:date="2019-03-09T10:40:00Z">
        <w:r w:rsidR="001570E7">
          <w:rPr>
            <w:rFonts w:hint="eastAsia"/>
          </w:rPr>
          <w:t>高</w:t>
        </w:r>
      </w:ins>
      <w:ins w:id="10134" w:author="龍 Chris" w:date="2019-03-09T10:33:00Z">
        <w:r>
          <w:rPr>
            <w:rFonts w:hint="eastAsia"/>
          </w:rPr>
          <w:t>，</w:t>
        </w:r>
      </w:ins>
      <w:ins w:id="10135" w:author="龍 Chris" w:date="2019-03-09T10:34:00Z">
        <w:r>
          <w:rPr>
            <w:rFonts w:hint="eastAsia"/>
          </w:rPr>
          <w:t>可</w:t>
        </w:r>
      </w:ins>
      <w:ins w:id="10136" w:author="龍 Chris" w:date="2019-03-09T10:33:00Z">
        <w:r>
          <w:rPr>
            <w:rFonts w:hint="eastAsia"/>
          </w:rPr>
          <w:t>往下一挖，卻發現</w:t>
        </w:r>
      </w:ins>
      <w:ins w:id="10137" w:author="龍 Chris" w:date="2019-03-09T10:34:00Z">
        <w:r>
          <w:rPr>
            <w:rFonts w:hint="eastAsia"/>
          </w:rPr>
          <w:t>其地面之下居然</w:t>
        </w:r>
        <w:r w:rsidR="001570E7">
          <w:rPr>
            <w:rFonts w:hint="eastAsia"/>
          </w:rPr>
          <w:t>埋了不只</w:t>
        </w:r>
      </w:ins>
      <w:ins w:id="10138" w:author="龍 Chris" w:date="2019-03-09T10:41:00Z">
        <w:r w:rsidR="001570E7">
          <w:rPr>
            <w:rFonts w:hint="eastAsia"/>
          </w:rPr>
          <w:t>數</w:t>
        </w:r>
      </w:ins>
      <w:ins w:id="10139" w:author="龍 Chris" w:date="2019-03-09T10:38:00Z">
        <w:r w:rsidR="001570E7">
          <w:rPr>
            <w:rFonts w:hint="eastAsia"/>
          </w:rPr>
          <w:t>尺</w:t>
        </w:r>
      </w:ins>
      <w:ins w:id="10140" w:author="龍 Chris" w:date="2019-03-09T10:35:00Z">
        <w:r w:rsidR="001570E7">
          <w:rPr>
            <w:rFonts w:hint="eastAsia"/>
          </w:rPr>
          <w:t>之深</w:t>
        </w:r>
      </w:ins>
      <w:ins w:id="10141" w:author="龍 Chris" w:date="2019-03-09T10:41:00Z">
        <w:r w:rsidR="001570E7">
          <w:rPr>
            <w:rFonts w:hint="eastAsia"/>
          </w:rPr>
          <w:t>，</w:t>
        </w:r>
      </w:ins>
      <w:ins w:id="10142" w:author="龍 Chris" w:date="2019-03-09T10:42:00Z">
        <w:r w:rsidR="001570E7">
          <w:rPr>
            <w:rFonts w:hint="eastAsia"/>
          </w:rPr>
          <w:t>他</w:t>
        </w:r>
      </w:ins>
      <w:ins w:id="10143" w:author="龍 Chris" w:date="2019-03-09T10:41:00Z">
        <w:r w:rsidR="001570E7">
          <w:rPr>
            <w:rFonts w:hint="eastAsia"/>
          </w:rPr>
          <w:t>都</w:t>
        </w:r>
      </w:ins>
      <w:ins w:id="10144" w:author="龍 Chris" w:date="2019-03-09T10:42:00Z">
        <w:r w:rsidR="001570E7">
          <w:rPr>
            <w:rFonts w:hint="eastAsia"/>
          </w:rPr>
          <w:t>挖了快五尺了，那石碑底部還是見不到蹤跡。</w:t>
        </w:r>
      </w:ins>
    </w:p>
    <w:p w:rsidR="00F17FCB" w:rsidRPr="00F17FCB" w:rsidDel="003962EF" w:rsidRDefault="001570E7" w:rsidP="00244697">
      <w:pPr>
        <w:pStyle w:val="12"/>
        <w:spacing w:after="240"/>
        <w:ind w:leftChars="0" w:left="0"/>
        <w:rPr>
          <w:ins w:id="10145" w:author="Administrator" w:date="2019-03-09T02:38:00Z"/>
          <w:del w:id="10146" w:author="龍 Chris" w:date="2019-03-09T08:31:00Z"/>
        </w:rPr>
      </w:pPr>
      <w:ins w:id="10147" w:author="龍 Chris" w:date="2019-03-09T10:42:00Z">
        <w:r>
          <w:rPr>
            <w:rFonts w:hint="eastAsia"/>
          </w:rPr>
          <w:t>「</w:t>
        </w:r>
      </w:ins>
      <w:ins w:id="10148" w:author="龍 Chris" w:date="2019-03-09T10:44:00Z">
        <w:r>
          <w:rPr>
            <w:rFonts w:hint="eastAsia"/>
          </w:rPr>
          <w:t>這到底是甚麼碑，這樣埋沒道理阿！」李龍飛有些傻眼，</w:t>
        </w:r>
      </w:ins>
      <w:ins w:id="10149" w:author="龍 Chris" w:date="2019-03-09T10:45:00Z">
        <w:r>
          <w:rPr>
            <w:rFonts w:hint="eastAsia"/>
          </w:rPr>
          <w:t>看著那不成比例的碑體</w:t>
        </w:r>
        <w:r w:rsidR="0035421D">
          <w:rPr>
            <w:rFonts w:hint="eastAsia"/>
          </w:rPr>
          <w:t>發愣地說。</w:t>
        </w:r>
      </w:ins>
    </w:p>
    <w:p w:rsidR="00D303EC" w:rsidDel="003962EF" w:rsidRDefault="00D303EC" w:rsidP="00244697">
      <w:pPr>
        <w:pStyle w:val="12"/>
        <w:spacing w:after="240"/>
        <w:ind w:leftChars="0" w:left="0"/>
        <w:rPr>
          <w:ins w:id="10150" w:author="Administrator" w:date="2019-03-09T01:43:00Z"/>
          <w:del w:id="10151" w:author="龍 Chris" w:date="2019-03-09T08:31:00Z"/>
        </w:rPr>
      </w:pPr>
    </w:p>
    <w:p w:rsidR="003C3AC4" w:rsidRPr="003C3AC4" w:rsidDel="003962EF" w:rsidRDefault="003C3AC4" w:rsidP="00244697">
      <w:pPr>
        <w:pStyle w:val="12"/>
        <w:spacing w:after="240"/>
        <w:ind w:leftChars="0" w:left="0"/>
        <w:rPr>
          <w:ins w:id="10152" w:author="Administrator" w:date="2019-03-09T01:26:00Z"/>
          <w:del w:id="10153" w:author="龍 Chris" w:date="2019-03-09T08:31:00Z"/>
        </w:rPr>
      </w:pPr>
    </w:p>
    <w:p w:rsidR="00FA579A" w:rsidDel="00A77442" w:rsidRDefault="00FA579A" w:rsidP="00244697">
      <w:pPr>
        <w:pStyle w:val="12"/>
        <w:spacing w:after="240"/>
        <w:ind w:leftChars="0" w:left="0"/>
        <w:rPr>
          <w:ins w:id="10154" w:author="Administrator" w:date="2019-03-09T01:25:00Z"/>
          <w:del w:id="10155" w:author="龍 Chris" w:date="2019-03-09T08:49:00Z"/>
        </w:rPr>
      </w:pPr>
    </w:p>
    <w:p w:rsidR="00FA579A" w:rsidRDefault="00FA579A" w:rsidP="00244697">
      <w:pPr>
        <w:pStyle w:val="12"/>
        <w:spacing w:after="240"/>
        <w:ind w:leftChars="0" w:left="0"/>
        <w:rPr>
          <w:ins w:id="10156" w:author="Administrator" w:date="2019-03-09T01:25:00Z"/>
        </w:rPr>
      </w:pPr>
    </w:p>
    <w:p w:rsidR="00A77442" w:rsidRDefault="0008632D" w:rsidP="00D95CFC">
      <w:pPr>
        <w:pStyle w:val="12"/>
        <w:numPr>
          <w:ilvl w:val="0"/>
          <w:numId w:val="1"/>
        </w:numPr>
        <w:spacing w:after="240"/>
        <w:ind w:leftChars="0"/>
        <w:outlineLvl w:val="0"/>
        <w:rPr>
          <w:ins w:id="10157" w:author="龍 Chris" w:date="2019-03-09T10:45:00Z"/>
        </w:rPr>
      </w:pPr>
      <w:ins w:id="10158" w:author="龍 Chris" w:date="2019-03-09T18:43:00Z">
        <w:r>
          <w:rPr>
            <w:rFonts w:hint="eastAsia"/>
          </w:rPr>
          <w:t>也是有</w:t>
        </w:r>
      </w:ins>
      <w:ins w:id="10159" w:author="龍 Chris" w:date="2019-03-09T08:49:00Z">
        <w:r w:rsidR="00A77442">
          <w:rPr>
            <w:rFonts w:hint="eastAsia"/>
          </w:rPr>
          <w:t>緣</w:t>
        </w:r>
      </w:ins>
    </w:p>
    <w:p w:rsidR="0035421D" w:rsidRDefault="008061B3" w:rsidP="0035421D">
      <w:pPr>
        <w:pStyle w:val="12"/>
        <w:spacing w:after="240"/>
        <w:ind w:leftChars="0" w:left="0"/>
        <w:rPr>
          <w:ins w:id="10160" w:author="龍 Chris" w:date="2019-03-09T12:42:00Z"/>
        </w:rPr>
      </w:pPr>
      <w:ins w:id="10161" w:author="龍 Chris" w:date="2019-03-09T10:52:00Z">
        <w:r>
          <w:rPr>
            <w:rFonts w:hint="eastAsia"/>
          </w:rPr>
          <w:t>靈山深處，</w:t>
        </w:r>
      </w:ins>
      <w:ins w:id="10162" w:author="龍 Chris" w:date="2019-03-09T12:39:00Z">
        <w:r w:rsidR="00EA66C1">
          <w:rPr>
            <w:rFonts w:hint="eastAsia"/>
          </w:rPr>
          <w:t>七名</w:t>
        </w:r>
      </w:ins>
      <w:ins w:id="10163" w:author="龍 Chris" w:date="2019-03-09T12:40:00Z">
        <w:r w:rsidR="00EA66C1">
          <w:rPr>
            <w:rFonts w:hint="eastAsia"/>
          </w:rPr>
          <w:t>修士</w:t>
        </w:r>
        <w:del w:id="10164" w:author="Administrator" w:date="2019-03-09T20:11:00Z">
          <w:r w:rsidR="00EA66C1" w:rsidDel="007C75D7">
            <w:rPr>
              <w:rFonts w:hint="eastAsia"/>
            </w:rPr>
            <w:delText>，</w:delText>
          </w:r>
        </w:del>
      </w:ins>
      <w:ins w:id="10165" w:author="龍 Chris" w:date="2019-03-09T13:47:00Z">
        <w:del w:id="10166" w:author="Administrator" w:date="2019-03-09T20:11:00Z">
          <w:r w:rsidR="00FD25BA" w:rsidDel="007C75D7">
            <w:rPr>
              <w:rFonts w:hint="eastAsia"/>
            </w:rPr>
            <w:delText>五男二女</w:delText>
          </w:r>
        </w:del>
        <w:r w:rsidR="00FD25BA">
          <w:rPr>
            <w:rFonts w:hint="eastAsia"/>
          </w:rPr>
          <w:t>，</w:t>
        </w:r>
      </w:ins>
      <w:ins w:id="10167" w:author="Administrator" w:date="2019-03-09T20:11:00Z">
        <w:r w:rsidR="007C75D7">
          <w:rPr>
            <w:rFonts w:hint="eastAsia"/>
          </w:rPr>
          <w:t>四</w:t>
        </w:r>
      </w:ins>
      <w:ins w:id="10168" w:author="龍 Chris" w:date="2019-03-09T12:41:00Z">
        <w:del w:id="10169" w:author="Administrator" w:date="2019-03-09T20:11:00Z">
          <w:r w:rsidR="00EA66C1" w:rsidDel="007C75D7">
            <w:rPr>
              <w:rFonts w:hint="eastAsia"/>
            </w:rPr>
            <w:delText>兩</w:delText>
          </w:r>
        </w:del>
        <w:r w:rsidR="00EA66C1">
          <w:rPr>
            <w:rFonts w:hint="eastAsia"/>
          </w:rPr>
          <w:t>傷</w:t>
        </w:r>
      </w:ins>
      <w:ins w:id="10170" w:author="Administrator" w:date="2019-03-09T20:11:00Z">
        <w:r w:rsidR="007C75D7">
          <w:rPr>
            <w:rFonts w:hint="eastAsia"/>
          </w:rPr>
          <w:t>三</w:t>
        </w:r>
      </w:ins>
      <w:ins w:id="10171" w:author="龍 Chris" w:date="2019-03-09T12:41:00Z">
        <w:del w:id="10172" w:author="Administrator" w:date="2019-03-09T20:11:00Z">
          <w:r w:rsidR="00EA66C1" w:rsidDel="007C75D7">
            <w:rPr>
              <w:rFonts w:hint="eastAsia"/>
            </w:rPr>
            <w:delText>一</w:delText>
          </w:r>
        </w:del>
        <w:r w:rsidR="00EA66C1">
          <w:rPr>
            <w:rFonts w:hint="eastAsia"/>
          </w:rPr>
          <w:t>殘，正拚盡了自己的力氣，快速往前奔去。</w:t>
        </w:r>
      </w:ins>
    </w:p>
    <w:p w:rsidR="00EA66C1" w:rsidRDefault="00EA66C1" w:rsidP="0035421D">
      <w:pPr>
        <w:pStyle w:val="12"/>
        <w:spacing w:after="240"/>
        <w:ind w:leftChars="0" w:left="0"/>
        <w:rPr>
          <w:ins w:id="10173" w:author="龍 Chris" w:date="2019-03-09T12:44:00Z"/>
        </w:rPr>
      </w:pPr>
      <w:ins w:id="10174" w:author="龍 Chris" w:date="2019-03-09T12:42:00Z">
        <w:r>
          <w:rPr>
            <w:rFonts w:hint="eastAsia"/>
          </w:rPr>
          <w:t>無奈那剩下四人，其中三人各自背著一名</w:t>
        </w:r>
      </w:ins>
      <w:ins w:id="10175" w:author="Administrator" w:date="2019-03-09T20:12:00Z">
        <w:r w:rsidR="009E3647">
          <w:rPr>
            <w:rFonts w:hint="eastAsia"/>
          </w:rPr>
          <w:t>重</w:t>
        </w:r>
      </w:ins>
      <w:ins w:id="10176" w:author="龍 Chris" w:date="2019-03-09T12:43:00Z">
        <w:del w:id="10177" w:author="Administrator" w:date="2019-03-09T20:12:00Z">
          <w:r w:rsidDel="009E3647">
            <w:rPr>
              <w:rFonts w:hint="eastAsia"/>
            </w:rPr>
            <w:delText>傷</w:delText>
          </w:r>
        </w:del>
      </w:ins>
      <w:ins w:id="10178" w:author="Administrator" w:date="2019-03-09T20:12:00Z">
        <w:r w:rsidR="009E3647">
          <w:rPr>
            <w:rFonts w:hint="eastAsia"/>
          </w:rPr>
          <w:t>患</w:t>
        </w:r>
      </w:ins>
      <w:ins w:id="10179" w:author="龍 Chris" w:date="2019-03-09T12:43:00Z">
        <w:del w:id="10180" w:author="Administrator" w:date="2019-03-09T20:12:00Z">
          <w:r w:rsidDel="009E3647">
            <w:rPr>
              <w:rFonts w:hint="eastAsia"/>
            </w:rPr>
            <w:delText>患</w:delText>
          </w:r>
        </w:del>
        <w:r>
          <w:rPr>
            <w:rFonts w:hint="eastAsia"/>
          </w:rPr>
          <w:t>，速度大打折扣，</w:t>
        </w:r>
      </w:ins>
      <w:ins w:id="10181" w:author="龍 Chris" w:date="2019-03-09T12:44:00Z">
        <w:r>
          <w:rPr>
            <w:rFonts w:hint="eastAsia"/>
          </w:rPr>
          <w:t>根本快不到哪去。</w:t>
        </w:r>
      </w:ins>
    </w:p>
    <w:p w:rsidR="00EA66C1" w:rsidRDefault="00EA66C1" w:rsidP="0035421D">
      <w:pPr>
        <w:pStyle w:val="12"/>
        <w:spacing w:after="240"/>
        <w:ind w:leftChars="0" w:left="0"/>
        <w:rPr>
          <w:ins w:id="10182" w:author="龍 Chris" w:date="2019-03-09T13:43:00Z"/>
        </w:rPr>
      </w:pPr>
      <w:ins w:id="10183" w:author="龍 Chris" w:date="2019-03-09T12:44:00Z">
        <w:r>
          <w:rPr>
            <w:rFonts w:hint="eastAsia"/>
          </w:rPr>
          <w:t>而在他們之後，</w:t>
        </w:r>
      </w:ins>
      <w:ins w:id="10184" w:author="龍 Chris" w:date="2019-03-09T12:46:00Z">
        <w:r>
          <w:rPr>
            <w:rFonts w:hint="eastAsia"/>
          </w:rPr>
          <w:t>有</w:t>
        </w:r>
      </w:ins>
      <w:ins w:id="10185" w:author="龍 Chris" w:date="2019-03-09T12:44:00Z">
        <w:r>
          <w:rPr>
            <w:rFonts w:hint="eastAsia"/>
          </w:rPr>
          <w:t>一</w:t>
        </w:r>
      </w:ins>
      <w:ins w:id="10186" w:author="龍 Chris" w:date="2019-03-09T12:46:00Z">
        <w:r>
          <w:rPr>
            <w:rFonts w:hint="eastAsia"/>
          </w:rPr>
          <w:t>大</w:t>
        </w:r>
      </w:ins>
      <w:ins w:id="10187" w:author="龍 Chris" w:date="2019-03-09T12:45:00Z">
        <w:r>
          <w:rPr>
            <w:rFonts w:hint="eastAsia"/>
          </w:rPr>
          <w:t>群暗灰色的蚊子，每隻</w:t>
        </w:r>
      </w:ins>
      <w:ins w:id="10188" w:author="龍 Chris" w:date="2019-03-09T12:47:00Z">
        <w:r>
          <w:rPr>
            <w:rFonts w:hint="eastAsia"/>
          </w:rPr>
          <w:t>都</w:t>
        </w:r>
      </w:ins>
      <w:ins w:id="10189" w:author="龍 Chris" w:date="2019-03-09T12:45:00Z">
        <w:r>
          <w:rPr>
            <w:rFonts w:hint="eastAsia"/>
          </w:rPr>
          <w:t>有</w:t>
        </w:r>
      </w:ins>
      <w:ins w:id="10190" w:author="龍 Chris" w:date="2019-03-09T12:47:00Z">
        <w:r>
          <w:rPr>
            <w:rFonts w:hint="eastAsia"/>
          </w:rPr>
          <w:t>拳頭般的大小，飛舞著</w:t>
        </w:r>
      </w:ins>
      <w:ins w:id="10191" w:author="Administrator" w:date="2019-03-09T20:13:00Z">
        <w:r w:rsidR="00A67B27">
          <w:rPr>
            <w:rFonts w:hint="eastAsia"/>
          </w:rPr>
          <w:t>一尺長的</w:t>
        </w:r>
      </w:ins>
      <w:ins w:id="10192" w:author="龍 Chris" w:date="2019-03-09T12:47:00Z">
        <w:r>
          <w:rPr>
            <w:rFonts w:hint="eastAsia"/>
          </w:rPr>
          <w:t>翅膀，</w:t>
        </w:r>
      </w:ins>
      <w:ins w:id="10193" w:author="Administrator" w:date="2019-03-09T20:13:00Z">
        <w:r w:rsidR="00A67B27">
          <w:rPr>
            <w:rFonts w:hint="eastAsia"/>
          </w:rPr>
          <w:t>頂著如小刀</w:t>
        </w:r>
      </w:ins>
      <w:ins w:id="10194" w:author="Administrator" w:date="2019-03-09T20:14:00Z">
        <w:r w:rsidR="00A67B27">
          <w:rPr>
            <w:rFonts w:hint="eastAsia"/>
          </w:rPr>
          <w:t>般的口器，</w:t>
        </w:r>
      </w:ins>
      <w:ins w:id="10195" w:author="龍 Chris" w:date="2019-03-09T12:47:00Z">
        <w:r>
          <w:rPr>
            <w:rFonts w:hint="eastAsia"/>
          </w:rPr>
          <w:t>發出驚人的嗡嗡聲</w:t>
        </w:r>
      </w:ins>
      <w:ins w:id="10196" w:author="龍 Chris" w:date="2019-03-09T12:48:00Z">
        <w:r>
          <w:rPr>
            <w:rFonts w:hint="eastAsia"/>
          </w:rPr>
          <w:t>響，窮追不捨地往前</w:t>
        </w:r>
      </w:ins>
      <w:ins w:id="10197" w:author="龍 Chris" w:date="2019-03-09T12:52:00Z">
        <w:r w:rsidR="001D7E78">
          <w:rPr>
            <w:rFonts w:hint="eastAsia"/>
          </w:rPr>
          <w:t>爭逐</w:t>
        </w:r>
      </w:ins>
      <w:ins w:id="10198" w:author="龍 Chris" w:date="2019-03-09T12:48:00Z">
        <w:r>
          <w:rPr>
            <w:rFonts w:hint="eastAsia"/>
          </w:rPr>
          <w:t>著。</w:t>
        </w:r>
      </w:ins>
    </w:p>
    <w:p w:rsidR="00FD25BA" w:rsidRDefault="00FD25BA" w:rsidP="0035421D">
      <w:pPr>
        <w:pStyle w:val="12"/>
        <w:spacing w:after="240"/>
        <w:ind w:leftChars="0" w:left="0"/>
        <w:rPr>
          <w:ins w:id="10199" w:author="龍 Chris" w:date="2019-03-09T13:45:00Z"/>
        </w:rPr>
      </w:pPr>
      <w:ins w:id="10200" w:author="龍 Chris" w:date="2019-03-09T13:43:00Z">
        <w:r>
          <w:rPr>
            <w:rFonts w:hint="eastAsia"/>
          </w:rPr>
          <w:t>遠遠望去，</w:t>
        </w:r>
      </w:ins>
      <w:ins w:id="10201" w:author="Administrator" w:date="2019-03-09T20:14:00Z">
        <w:r w:rsidR="00A67B27">
          <w:rPr>
            <w:rFonts w:hint="eastAsia"/>
          </w:rPr>
          <w:t>數百隻蚊子</w:t>
        </w:r>
      </w:ins>
      <w:ins w:id="10202" w:author="龍 Chris" w:date="2019-03-09T13:43:00Z">
        <w:r>
          <w:rPr>
            <w:rFonts w:hint="eastAsia"/>
          </w:rPr>
          <w:t>有如一</w:t>
        </w:r>
      </w:ins>
      <w:ins w:id="10203" w:author="龍 Chris" w:date="2019-03-09T13:44:00Z">
        <w:r>
          <w:rPr>
            <w:rFonts w:hint="eastAsia"/>
          </w:rPr>
          <w:t>片黑雲，鋪天蓋地的往七名修士掩去</w:t>
        </w:r>
      </w:ins>
      <w:ins w:id="10204" w:author="龍 Chris" w:date="2019-03-09T13:45:00Z">
        <w:r>
          <w:rPr>
            <w:rFonts w:hint="eastAsia"/>
          </w:rPr>
          <w:t>，看起來好不嚇人。</w:t>
        </w:r>
      </w:ins>
    </w:p>
    <w:p w:rsidR="00FD25BA" w:rsidRDefault="00FD25BA" w:rsidP="0035421D">
      <w:pPr>
        <w:pStyle w:val="12"/>
        <w:spacing w:after="240"/>
        <w:ind w:leftChars="0" w:left="0"/>
        <w:rPr>
          <w:ins w:id="10205" w:author="龍 Chris" w:date="2019-03-09T13:55:00Z"/>
        </w:rPr>
      </w:pPr>
      <w:ins w:id="10206" w:author="龍 Chris" w:date="2019-03-09T13:45:00Z">
        <w:r>
          <w:rPr>
            <w:rFonts w:hint="eastAsia"/>
          </w:rPr>
          <w:t>跑在最前頭的，是一名</w:t>
        </w:r>
      </w:ins>
      <w:ins w:id="10207" w:author="龍 Chris" w:date="2019-03-09T13:47:00Z">
        <w:r>
          <w:rPr>
            <w:rFonts w:hint="eastAsia"/>
          </w:rPr>
          <w:t>練氣八層的少女，</w:t>
        </w:r>
      </w:ins>
      <w:ins w:id="10208" w:author="龍 Chris" w:date="2019-03-09T13:49:00Z">
        <w:r w:rsidR="001232C2">
          <w:rPr>
            <w:rFonts w:hint="eastAsia"/>
          </w:rPr>
          <w:t>此時她正焦躁的往後頭看去，</w:t>
        </w:r>
      </w:ins>
      <w:ins w:id="10209" w:author="龍 Chris" w:date="2019-03-09T13:50:00Z">
        <w:r w:rsidR="001232C2">
          <w:rPr>
            <w:rFonts w:hint="eastAsia"/>
          </w:rPr>
          <w:t>雖沒言語，但從她的眼神中看</w:t>
        </w:r>
      </w:ins>
      <w:ins w:id="10210" w:author="龍 Chris" w:date="2019-03-09T13:51:00Z">
        <w:r w:rsidR="001232C2">
          <w:rPr>
            <w:rFonts w:hint="eastAsia"/>
          </w:rPr>
          <w:t>得出，其心中</w:t>
        </w:r>
      </w:ins>
      <w:ins w:id="10211" w:author="龍 Chris" w:date="2019-03-09T13:52:00Z">
        <w:r w:rsidR="001232C2">
          <w:rPr>
            <w:rFonts w:hint="eastAsia"/>
          </w:rPr>
          <w:t>對</w:t>
        </w:r>
      </w:ins>
      <w:ins w:id="10212" w:author="龍 Chris" w:date="2019-03-09T13:54:00Z">
        <w:r w:rsidR="001232C2">
          <w:rPr>
            <w:rFonts w:hint="eastAsia"/>
          </w:rPr>
          <w:t>遠離</w:t>
        </w:r>
      </w:ins>
      <w:ins w:id="10213" w:author="龍 Chris" w:date="2019-03-09T13:52:00Z">
        <w:r w:rsidR="001232C2">
          <w:rPr>
            <w:rFonts w:hint="eastAsia"/>
          </w:rPr>
          <w:t>蚊子</w:t>
        </w:r>
      </w:ins>
      <w:ins w:id="10214" w:author="龍 Chris" w:date="2019-03-09T13:51:00Z">
        <w:r w:rsidR="001232C2">
          <w:rPr>
            <w:rFonts w:hint="eastAsia"/>
          </w:rPr>
          <w:t>的</w:t>
        </w:r>
      </w:ins>
      <w:ins w:id="10215" w:author="龍 Chris" w:date="2019-03-09T13:52:00Z">
        <w:r w:rsidR="001232C2">
          <w:rPr>
            <w:rFonts w:hint="eastAsia"/>
          </w:rPr>
          <w:t>恐懼，</w:t>
        </w:r>
      </w:ins>
      <w:ins w:id="10216" w:author="龍 Chris" w:date="2019-03-09T13:53:00Z">
        <w:r w:rsidR="001232C2">
          <w:rPr>
            <w:rFonts w:hint="eastAsia"/>
          </w:rPr>
          <w:t>是</w:t>
        </w:r>
      </w:ins>
      <w:ins w:id="10217" w:author="龍 Chris" w:date="2019-03-09T13:55:00Z">
        <w:r w:rsidR="001232C2">
          <w:rPr>
            <w:rFonts w:hint="eastAsia"/>
          </w:rPr>
          <w:t>希望</w:t>
        </w:r>
      </w:ins>
      <w:ins w:id="10218" w:author="龍 Chris" w:date="2019-03-09T13:54:00Z">
        <w:r w:rsidR="001232C2">
          <w:rPr>
            <w:rFonts w:hint="eastAsia"/>
          </w:rPr>
          <w:t>跑有多快就有多快</w:t>
        </w:r>
      </w:ins>
      <w:ins w:id="10219" w:author="龍 Chris" w:date="2019-03-09T13:55:00Z">
        <w:r w:rsidR="001232C2">
          <w:rPr>
            <w:rFonts w:hint="eastAsia"/>
          </w:rPr>
          <w:t>。</w:t>
        </w:r>
      </w:ins>
    </w:p>
    <w:p w:rsidR="00FD25BA" w:rsidRPr="001232C2" w:rsidRDefault="00A67B27" w:rsidP="0035421D">
      <w:pPr>
        <w:pStyle w:val="12"/>
        <w:spacing w:after="240"/>
        <w:ind w:leftChars="0" w:left="0"/>
        <w:rPr>
          <w:ins w:id="10220" w:author="龍 Chris" w:date="2019-03-09T12:48:00Z"/>
        </w:rPr>
      </w:pPr>
      <w:ins w:id="10221" w:author="Administrator" w:date="2019-03-09T20:14:00Z">
        <w:r>
          <w:rPr>
            <w:rFonts w:hint="eastAsia"/>
          </w:rPr>
          <w:t>只是</w:t>
        </w:r>
      </w:ins>
      <w:ins w:id="10222" w:author="龍 Chris" w:date="2019-03-09T13:55:00Z">
        <w:del w:id="10223" w:author="Administrator" w:date="2019-03-09T20:14:00Z">
          <w:r w:rsidR="001232C2" w:rsidDel="00A67B27">
            <w:rPr>
              <w:rFonts w:hint="eastAsia"/>
            </w:rPr>
            <w:delText>無奈</w:delText>
          </w:r>
        </w:del>
      </w:ins>
      <w:ins w:id="10224" w:author="龍 Chris" w:date="2019-03-09T13:57:00Z">
        <w:r w:rsidR="001232C2">
          <w:rPr>
            <w:rFonts w:hint="eastAsia"/>
          </w:rPr>
          <w:t>後面三人都各背一人</w:t>
        </w:r>
      </w:ins>
      <w:ins w:id="10225" w:author="Administrator" w:date="2019-03-09T20:14:00Z">
        <w:r>
          <w:rPr>
            <w:rFonts w:hint="eastAsia"/>
          </w:rPr>
          <w:t>，速度無法再快</w:t>
        </w:r>
      </w:ins>
      <w:ins w:id="10226" w:author="龍 Chris" w:date="2019-03-09T13:57:00Z">
        <w:r w:rsidR="001232C2">
          <w:rPr>
            <w:rFonts w:hint="eastAsia"/>
          </w:rPr>
          <w:t>，而若她獨自離去，就算</w:t>
        </w:r>
      </w:ins>
      <w:ins w:id="10227" w:author="Administrator" w:date="2019-03-09T20:15:00Z">
        <w:r>
          <w:rPr>
            <w:rFonts w:hint="eastAsia"/>
          </w:rPr>
          <w:t>躲</w:t>
        </w:r>
      </w:ins>
      <w:ins w:id="10228" w:author="龍 Chris" w:date="2019-03-09T13:57:00Z">
        <w:del w:id="10229" w:author="Administrator" w:date="2019-03-09T20:15:00Z">
          <w:r w:rsidR="001232C2" w:rsidDel="00A67B27">
            <w:rPr>
              <w:rFonts w:hint="eastAsia"/>
            </w:rPr>
            <w:delText>甩</w:delText>
          </w:r>
        </w:del>
      </w:ins>
      <w:ins w:id="10230" w:author="Administrator" w:date="2019-03-09T20:15:00Z">
        <w:r>
          <w:rPr>
            <w:rFonts w:hint="eastAsia"/>
          </w:rPr>
          <w:t>開</w:t>
        </w:r>
      </w:ins>
      <w:ins w:id="10231" w:author="龍 Chris" w:date="2019-03-09T13:57:00Z">
        <w:del w:id="10232" w:author="Administrator" w:date="2019-03-09T20:15:00Z">
          <w:r w:rsidR="001232C2" w:rsidDel="00A67B27">
            <w:rPr>
              <w:rFonts w:hint="eastAsia"/>
            </w:rPr>
            <w:delText>開</w:delText>
          </w:r>
        </w:del>
        <w:r w:rsidR="001232C2">
          <w:rPr>
            <w:rFonts w:hint="eastAsia"/>
          </w:rPr>
          <w:t>蚊子，怕也是沒命下山，因此只得</w:t>
        </w:r>
      </w:ins>
      <w:ins w:id="10233" w:author="龍 Chris" w:date="2019-03-09T13:58:00Z">
        <w:r w:rsidR="001232C2">
          <w:rPr>
            <w:rFonts w:hint="eastAsia"/>
          </w:rPr>
          <w:t>跑跑停停，等待後面三人跟上。</w:t>
        </w:r>
      </w:ins>
    </w:p>
    <w:p w:rsidR="00EA66C1" w:rsidRDefault="001D7E78" w:rsidP="0035421D">
      <w:pPr>
        <w:pStyle w:val="12"/>
        <w:spacing w:after="240"/>
        <w:ind w:leftChars="0" w:left="0"/>
        <w:rPr>
          <w:ins w:id="10234" w:author="龍 Chris" w:date="2019-03-09T14:11:00Z"/>
        </w:rPr>
      </w:pPr>
      <w:ins w:id="10235" w:author="龍 Chris" w:date="2019-03-09T12:52:00Z">
        <w:r>
          <w:rPr>
            <w:rFonts w:hint="eastAsia"/>
          </w:rPr>
          <w:t>「</w:t>
        </w:r>
      </w:ins>
      <w:ins w:id="10236" w:author="龍 Chris" w:date="2019-03-09T13:42:00Z">
        <w:r w:rsidR="00FD25BA">
          <w:rPr>
            <w:rFonts w:hint="eastAsia"/>
          </w:rPr>
          <w:t>樸兄…夠了，放我們下來吧。」</w:t>
        </w:r>
      </w:ins>
      <w:ins w:id="10237" w:author="龍 Chris" w:date="2019-03-09T13:59:00Z">
        <w:r w:rsidR="001232C2">
          <w:rPr>
            <w:rFonts w:hint="eastAsia"/>
          </w:rPr>
          <w:t>其中</w:t>
        </w:r>
        <w:r w:rsidR="00C3174C">
          <w:rPr>
            <w:rFonts w:hint="eastAsia"/>
          </w:rPr>
          <w:t>一名老者，背上背著的是</w:t>
        </w:r>
      </w:ins>
      <w:ins w:id="10238" w:author="龍 Chris" w:date="2019-03-09T14:00:00Z">
        <w:r w:rsidR="00C3174C">
          <w:rPr>
            <w:rFonts w:hint="eastAsia"/>
          </w:rPr>
          <w:t>一位</w:t>
        </w:r>
      </w:ins>
      <w:ins w:id="10239" w:author="龍 Chris" w:date="2019-03-09T14:07:00Z">
        <w:r w:rsidR="00C3174C">
          <w:rPr>
            <w:rFonts w:hint="eastAsia"/>
          </w:rPr>
          <w:t>聲音低</w:t>
        </w:r>
      </w:ins>
      <w:ins w:id="10240" w:author="龍 Chris" w:date="2019-03-09T14:02:00Z">
        <w:r w:rsidR="00C3174C">
          <w:rPr>
            <w:rFonts w:hint="eastAsia"/>
          </w:rPr>
          <w:t>沉</w:t>
        </w:r>
      </w:ins>
      <w:ins w:id="10241" w:author="龍 Chris" w:date="2019-03-09T14:07:00Z">
        <w:r w:rsidR="00C3174C">
          <w:rPr>
            <w:rFonts w:hint="eastAsia"/>
          </w:rPr>
          <w:t>，</w:t>
        </w:r>
      </w:ins>
      <w:ins w:id="10242" w:author="龍 Chris" w:date="2019-03-09T14:08:00Z">
        <w:r w:rsidR="00C3174C">
          <w:rPr>
            <w:rFonts w:hint="eastAsia"/>
          </w:rPr>
          <w:t>身形消瘦</w:t>
        </w:r>
      </w:ins>
      <w:ins w:id="10243" w:author="龍 Chris" w:date="2019-03-09T14:02:00Z">
        <w:r w:rsidR="00C3174C">
          <w:rPr>
            <w:rFonts w:hint="eastAsia"/>
          </w:rPr>
          <w:t>的男修，</w:t>
        </w:r>
      </w:ins>
      <w:ins w:id="10244" w:author="龍 Chris" w:date="2019-03-09T14:06:00Z">
        <w:r w:rsidR="00C3174C">
          <w:rPr>
            <w:rFonts w:hint="eastAsia"/>
          </w:rPr>
          <w:t>此時他卻因失血過多，而</w:t>
        </w:r>
      </w:ins>
      <w:ins w:id="10245" w:author="龍 Chris" w:date="2019-03-09T14:11:00Z">
        <w:r w:rsidR="0023776D">
          <w:rPr>
            <w:rFonts w:hint="eastAsia"/>
          </w:rPr>
          <w:t>臉色</w:t>
        </w:r>
      </w:ins>
      <w:ins w:id="10246" w:author="龍 Chris" w:date="2019-03-09T14:07:00Z">
        <w:r w:rsidR="00C3174C">
          <w:rPr>
            <w:rFonts w:hint="eastAsia"/>
          </w:rPr>
          <w:t>蒼白</w:t>
        </w:r>
      </w:ins>
      <w:ins w:id="10247" w:author="龍 Chris" w:date="2019-03-09T14:11:00Z">
        <w:r w:rsidR="0023776D">
          <w:rPr>
            <w:rFonts w:hint="eastAsia"/>
          </w:rPr>
          <w:t>，看起來虛弱不堪。</w:t>
        </w:r>
      </w:ins>
    </w:p>
    <w:p w:rsidR="0023776D" w:rsidRDefault="0023776D" w:rsidP="0035421D">
      <w:pPr>
        <w:pStyle w:val="12"/>
        <w:spacing w:after="240"/>
        <w:ind w:leftChars="0" w:left="0"/>
        <w:rPr>
          <w:ins w:id="10248" w:author="龍 Chris" w:date="2019-03-09T14:13:00Z"/>
        </w:rPr>
      </w:pPr>
      <w:ins w:id="10249" w:author="龍 Chris" w:date="2019-03-09T14:11:00Z">
        <w:r>
          <w:rPr>
            <w:rFonts w:hint="eastAsia"/>
          </w:rPr>
          <w:t>那老者</w:t>
        </w:r>
      </w:ins>
      <w:ins w:id="10250" w:author="龍 Chris" w:date="2019-03-09T14:12:00Z">
        <w:r>
          <w:rPr>
            <w:rFonts w:hint="eastAsia"/>
          </w:rPr>
          <w:t>充耳不聞，仍是神情堅毅，背著他繼續</w:t>
        </w:r>
      </w:ins>
      <w:ins w:id="10251" w:author="龍 Chris" w:date="2019-03-09T14:13:00Z">
        <w:r>
          <w:rPr>
            <w:rFonts w:hint="eastAsia"/>
          </w:rPr>
          <w:t>往前跑去。</w:t>
        </w:r>
      </w:ins>
    </w:p>
    <w:p w:rsidR="0023776D" w:rsidRDefault="0023776D" w:rsidP="0035421D">
      <w:pPr>
        <w:pStyle w:val="12"/>
        <w:spacing w:after="240"/>
        <w:ind w:leftChars="0" w:left="0"/>
        <w:rPr>
          <w:ins w:id="10252" w:author="龍 Chris" w:date="2019-03-09T14:16:00Z"/>
        </w:rPr>
      </w:pPr>
      <w:ins w:id="10253" w:author="龍 Chris" w:date="2019-03-09T14:13:00Z">
        <w:r>
          <w:rPr>
            <w:rFonts w:hint="eastAsia"/>
          </w:rPr>
          <w:t>一旁被丈夫背著的</w:t>
        </w:r>
      </w:ins>
      <w:ins w:id="10254" w:author="龍 Chris" w:date="2019-03-09T14:15:00Z">
        <w:r>
          <w:rPr>
            <w:rFonts w:hint="eastAsia"/>
          </w:rPr>
          <w:t>女子，聽聞後也是神情悽楚，望向負著</w:t>
        </w:r>
      </w:ins>
      <w:ins w:id="10255" w:author="龍 Chris" w:date="2019-03-09T14:31:00Z">
        <w:r w:rsidR="00240B47">
          <w:rPr>
            <w:rFonts w:hint="eastAsia"/>
          </w:rPr>
          <w:t>自己</w:t>
        </w:r>
      </w:ins>
      <w:ins w:id="10256" w:author="龍 Chris" w:date="2019-03-09T14:15:00Z">
        <w:r>
          <w:rPr>
            <w:rFonts w:hint="eastAsia"/>
          </w:rPr>
          <w:t>的男人輕聲說道，「是阿…夫君，你們</w:t>
        </w:r>
      </w:ins>
      <w:ins w:id="10257" w:author="龍 Chris" w:date="2019-03-09T14:16:00Z">
        <w:r>
          <w:rPr>
            <w:rFonts w:hint="eastAsia"/>
          </w:rPr>
          <w:t>把我們放下吧，少了我們，至少你們還有活命的機會。背著我們，那也只是大家一起死而已…」</w:t>
        </w:r>
      </w:ins>
    </w:p>
    <w:p w:rsidR="0023776D" w:rsidRDefault="0023776D" w:rsidP="0035421D">
      <w:pPr>
        <w:pStyle w:val="12"/>
        <w:spacing w:after="240"/>
        <w:ind w:leftChars="0" w:left="0"/>
        <w:rPr>
          <w:ins w:id="10258" w:author="龍 Chris" w:date="2019-03-09T14:19:00Z"/>
        </w:rPr>
      </w:pPr>
      <w:ins w:id="10259" w:author="龍 Chris" w:date="2019-03-09T14:16:00Z">
        <w:r>
          <w:rPr>
            <w:rFonts w:hint="eastAsia"/>
          </w:rPr>
          <w:t>「不幹！俺修仙修了幾十年，</w:t>
        </w:r>
      </w:ins>
      <w:ins w:id="10260" w:author="龍 Chris" w:date="2019-03-09T14:17:00Z">
        <w:r>
          <w:rPr>
            <w:rFonts w:hint="eastAsia"/>
          </w:rPr>
          <w:t>為</w:t>
        </w:r>
      </w:ins>
      <w:ins w:id="10261" w:author="龍 Chris" w:date="2019-03-09T14:16:00Z">
        <w:r>
          <w:rPr>
            <w:rFonts w:hint="eastAsia"/>
          </w:rPr>
          <w:t>的</w:t>
        </w:r>
      </w:ins>
      <w:ins w:id="10262" w:author="龍 Chris" w:date="2019-03-09T14:17:00Z">
        <w:r>
          <w:rPr>
            <w:rFonts w:hint="eastAsia"/>
          </w:rPr>
          <w:t>不就是跟妳相守百年嗎？現在放妳下來，讓俺自己跑走，那俺修仙都修成了</w:t>
        </w:r>
      </w:ins>
      <w:ins w:id="10263" w:author="龍 Chris" w:date="2019-03-09T14:18:00Z">
        <w:r>
          <w:rPr>
            <w:rFonts w:hint="eastAsia"/>
          </w:rPr>
          <w:t>個</w:t>
        </w:r>
      </w:ins>
      <w:ins w:id="10264" w:author="龍 Chris" w:date="2019-03-09T14:17:00Z">
        <w:r>
          <w:rPr>
            <w:rFonts w:hint="eastAsia"/>
          </w:rPr>
          <w:t>屁了</w:t>
        </w:r>
      </w:ins>
      <w:ins w:id="10265" w:author="龍 Chris" w:date="2019-03-09T14:18:00Z">
        <w:r>
          <w:rPr>
            <w:rFonts w:hint="eastAsia"/>
          </w:rPr>
          <w:t>！」那男子雖然自己胸膛處也滲著血水，臉上掛滿</w:t>
        </w:r>
      </w:ins>
      <w:ins w:id="10266" w:author="龍 Chris" w:date="2019-03-09T14:31:00Z">
        <w:r w:rsidR="00240B47">
          <w:rPr>
            <w:rFonts w:hint="eastAsia"/>
          </w:rPr>
          <w:t>不知是</w:t>
        </w:r>
      </w:ins>
      <w:ins w:id="10267" w:author="龍 Chris" w:date="2019-03-09T14:18:00Z">
        <w:r>
          <w:rPr>
            <w:rFonts w:hint="eastAsia"/>
          </w:rPr>
          <w:t>汗</w:t>
        </w:r>
      </w:ins>
      <w:ins w:id="10268" w:author="龍 Chris" w:date="2019-03-09T14:31:00Z">
        <w:r w:rsidR="00240B47">
          <w:rPr>
            <w:rFonts w:hint="eastAsia"/>
          </w:rPr>
          <w:t>水還是淚水</w:t>
        </w:r>
      </w:ins>
      <w:ins w:id="10269" w:author="龍 Chris" w:date="2019-03-09T14:18:00Z">
        <w:r>
          <w:rPr>
            <w:rFonts w:hint="eastAsia"/>
          </w:rPr>
          <w:t>，一口回絕，頭也不回地背著</w:t>
        </w:r>
      </w:ins>
      <w:ins w:id="10270" w:author="龍 Chris" w:date="2019-03-09T14:19:00Z">
        <w:r>
          <w:rPr>
            <w:rFonts w:hint="eastAsia"/>
          </w:rPr>
          <w:t>女子繼續往前奔去。</w:t>
        </w:r>
      </w:ins>
    </w:p>
    <w:p w:rsidR="0023776D" w:rsidRDefault="0023776D" w:rsidP="0035421D">
      <w:pPr>
        <w:pStyle w:val="12"/>
        <w:spacing w:after="240"/>
        <w:ind w:leftChars="0" w:left="0"/>
        <w:rPr>
          <w:ins w:id="10271" w:author="龍 Chris" w:date="2019-03-09T14:26:00Z"/>
        </w:rPr>
      </w:pPr>
      <w:ins w:id="10272" w:author="龍 Chris" w:date="2019-03-09T14:19:00Z">
        <w:r>
          <w:rPr>
            <w:rFonts w:hint="eastAsia"/>
          </w:rPr>
          <w:lastRenderedPageBreak/>
          <w:t>最後那兩名兄弟，</w:t>
        </w:r>
      </w:ins>
      <w:ins w:id="10273" w:author="龍 Chris" w:date="2019-03-09T14:25:00Z">
        <w:r w:rsidR="00240B47">
          <w:rPr>
            <w:rFonts w:hint="eastAsia"/>
          </w:rPr>
          <w:t>哥哥徐篙背著</w:t>
        </w:r>
      </w:ins>
      <w:ins w:id="10274" w:author="龍 Chris" w:date="2019-03-09T14:28:00Z">
        <w:r w:rsidR="00240B47">
          <w:rPr>
            <w:rFonts w:hint="eastAsia"/>
          </w:rPr>
          <w:t>昏迷的</w:t>
        </w:r>
      </w:ins>
      <w:ins w:id="10275" w:author="龍 Chris" w:date="2019-03-09T14:25:00Z">
        <w:r w:rsidR="00240B47">
          <w:rPr>
            <w:rFonts w:hint="eastAsia"/>
          </w:rPr>
          <w:t>弟弟徐益，</w:t>
        </w:r>
      </w:ins>
      <w:ins w:id="10276" w:author="龍 Chris" w:date="2019-03-09T14:26:00Z">
        <w:r w:rsidR="00240B47">
          <w:rPr>
            <w:rFonts w:hint="eastAsia"/>
          </w:rPr>
          <w:t>臉色不定，似乎猶豫著甚麼，卻遲遲狠不下心來決定。</w:t>
        </w:r>
      </w:ins>
    </w:p>
    <w:p w:rsidR="00240B47" w:rsidRDefault="00240B47" w:rsidP="0035421D">
      <w:pPr>
        <w:pStyle w:val="12"/>
        <w:spacing w:after="240"/>
        <w:ind w:leftChars="0" w:left="0"/>
        <w:rPr>
          <w:ins w:id="10277" w:author="龍 Chris" w:date="2019-03-09T14:28:00Z"/>
        </w:rPr>
      </w:pPr>
      <w:ins w:id="10278" w:author="龍 Chris" w:date="2019-03-09T14:26:00Z">
        <w:r>
          <w:rPr>
            <w:rFonts w:hint="eastAsia"/>
          </w:rPr>
          <w:t>再過片刻，</w:t>
        </w:r>
      </w:ins>
      <w:ins w:id="10279" w:author="龍 Chris" w:date="2019-03-09T14:27:00Z">
        <w:r>
          <w:rPr>
            <w:rFonts w:hint="eastAsia"/>
          </w:rPr>
          <w:t>那蚊</w:t>
        </w:r>
      </w:ins>
      <w:ins w:id="10280" w:author="Administrator" w:date="2019-03-09T20:15:00Z">
        <w:r w:rsidR="00A67B27">
          <w:rPr>
            <w:rFonts w:hint="eastAsia"/>
          </w:rPr>
          <w:t>群</w:t>
        </w:r>
      </w:ins>
      <w:ins w:id="10281" w:author="龍 Chris" w:date="2019-03-09T14:27:00Z">
        <w:del w:id="10282" w:author="Administrator" w:date="2019-03-09T20:15:00Z">
          <w:r w:rsidDel="00A67B27">
            <w:rPr>
              <w:rFonts w:hint="eastAsia"/>
            </w:rPr>
            <w:delText>子</w:delText>
          </w:r>
        </w:del>
        <w:r>
          <w:rPr>
            <w:rFonts w:hint="eastAsia"/>
          </w:rPr>
          <w:t>組成的烏雲逐漸靠近，所過之處，草木枯萎，鳥獸不存</w:t>
        </w:r>
      </w:ins>
      <w:ins w:id="10283" w:author="Administrator" w:date="2019-03-09T20:15:00Z">
        <w:r w:rsidR="00A67B27">
          <w:rPr>
            <w:rFonts w:hint="eastAsia"/>
          </w:rPr>
          <w:t>，就算是幾隻妖丹四</w:t>
        </w:r>
      </w:ins>
      <w:ins w:id="10284" w:author="Administrator" w:date="2019-03-09T20:16:00Z">
        <w:r w:rsidR="00A67B27">
          <w:rPr>
            <w:rFonts w:hint="eastAsia"/>
          </w:rPr>
          <w:t>轉以上的妖獸，遠遠見到，也是避之不及</w:t>
        </w:r>
      </w:ins>
      <w:ins w:id="10285" w:author="龍 Chris" w:date="2019-03-09T14:28:00Z">
        <w:r>
          <w:rPr>
            <w:rFonts w:hint="eastAsia"/>
          </w:rPr>
          <w:t>。</w:t>
        </w:r>
      </w:ins>
    </w:p>
    <w:p w:rsidR="00240B47" w:rsidRDefault="00240B47" w:rsidP="0035421D">
      <w:pPr>
        <w:pStyle w:val="12"/>
        <w:spacing w:after="240"/>
        <w:ind w:leftChars="0" w:left="0"/>
        <w:rPr>
          <w:ins w:id="10286" w:author="龍 Chris" w:date="2019-03-09T14:32:00Z"/>
        </w:rPr>
      </w:pPr>
      <w:ins w:id="10287" w:author="龍 Chris" w:date="2019-03-09T14:28:00Z">
        <w:r>
          <w:rPr>
            <w:rFonts w:hint="eastAsia"/>
          </w:rPr>
          <w:t>眼看自己再過不到二十尺，就要被蚊子追上，</w:t>
        </w:r>
      </w:ins>
      <w:ins w:id="10288" w:author="龍 Chris" w:date="2019-03-09T14:29:00Z">
        <w:r>
          <w:rPr>
            <w:rFonts w:hint="eastAsia"/>
          </w:rPr>
          <w:t>徐篙一個咬牙，狠心將背上的弟弟往後一扔，跟著</w:t>
        </w:r>
      </w:ins>
      <w:ins w:id="10289" w:author="龍 Chris" w:date="2019-03-09T14:30:00Z">
        <w:r>
          <w:rPr>
            <w:rFonts w:hint="eastAsia"/>
          </w:rPr>
          <w:t>瞬間加速，越過</w:t>
        </w:r>
      </w:ins>
      <w:ins w:id="10290" w:author="龍 Chris" w:date="2019-03-09T14:31:00Z">
        <w:r w:rsidR="00B92D68">
          <w:rPr>
            <w:rFonts w:hint="eastAsia"/>
          </w:rPr>
          <w:t>前方</w:t>
        </w:r>
      </w:ins>
      <w:ins w:id="10291" w:author="龍 Chris" w:date="2019-03-09T14:32:00Z">
        <w:r w:rsidR="00B92D68">
          <w:rPr>
            <w:rFonts w:hint="eastAsia"/>
          </w:rPr>
          <w:t>的黑武熊夫婦，向</w:t>
        </w:r>
        <w:del w:id="10292" w:author="Administrator" w:date="2019-03-09T20:16:00Z">
          <w:r w:rsidR="00B92D68" w:rsidDel="00A67B27">
            <w:rPr>
              <w:rFonts w:hint="eastAsia"/>
            </w:rPr>
            <w:delText>左</w:delText>
          </w:r>
        </w:del>
      </w:ins>
      <w:ins w:id="10293" w:author="龍 Chris" w:date="2019-03-09T14:33:00Z">
        <w:r w:rsidR="00B92D68">
          <w:rPr>
            <w:rFonts w:hint="eastAsia"/>
          </w:rPr>
          <w:t>前方</w:t>
        </w:r>
      </w:ins>
      <w:ins w:id="10294" w:author="龍 Chris" w:date="2019-03-09T14:32:00Z">
        <w:r w:rsidR="00B92D68">
          <w:rPr>
            <w:rFonts w:hint="eastAsia"/>
          </w:rPr>
          <w:t>衝去。</w:t>
        </w:r>
      </w:ins>
    </w:p>
    <w:p w:rsidR="00B92D68" w:rsidRDefault="00B92D68" w:rsidP="0035421D">
      <w:pPr>
        <w:pStyle w:val="12"/>
        <w:spacing w:after="240"/>
        <w:ind w:leftChars="0" w:left="0"/>
        <w:rPr>
          <w:ins w:id="10295" w:author="龍 Chris" w:date="2019-03-09T14:33:00Z"/>
        </w:rPr>
      </w:pPr>
      <w:ins w:id="10296" w:author="龍 Chris" w:date="2019-03-09T14:32:00Z">
        <w:r>
          <w:rPr>
            <w:rFonts w:hint="eastAsia"/>
          </w:rPr>
          <w:t>甚至，他還怕</w:t>
        </w:r>
      </w:ins>
      <w:ins w:id="10297" w:author="龍 Chris" w:date="2019-03-09T14:33:00Z">
        <w:r>
          <w:rPr>
            <w:rFonts w:hint="eastAsia"/>
          </w:rPr>
          <w:t>蚊子追來，一掐法訣，一道火蛇往後頭的黑武熊燒去。</w:t>
        </w:r>
      </w:ins>
    </w:p>
    <w:p w:rsidR="00B92D68" w:rsidRDefault="00B92D68" w:rsidP="0035421D">
      <w:pPr>
        <w:pStyle w:val="12"/>
        <w:spacing w:after="240"/>
        <w:ind w:leftChars="0" w:left="0"/>
        <w:rPr>
          <w:ins w:id="10298" w:author="龍 Chris" w:date="2019-03-09T14:35:00Z"/>
        </w:rPr>
      </w:pPr>
      <w:ins w:id="10299" w:author="龍 Chris" w:date="2019-03-09T14:33:00Z">
        <w:r>
          <w:rPr>
            <w:rFonts w:hint="eastAsia"/>
          </w:rPr>
          <w:t>那火蛇不過</w:t>
        </w:r>
      </w:ins>
      <w:ins w:id="10300" w:author="龍 Chris" w:date="2019-03-09T14:34:00Z">
        <w:del w:id="10301" w:author="Administrator" w:date="2019-03-09T20:16:00Z">
          <w:r w:rsidDel="00A67B27">
            <w:rPr>
              <w:rFonts w:hint="eastAsia"/>
            </w:rPr>
            <w:delText>小</w:delText>
          </w:r>
        </w:del>
        <w:r>
          <w:rPr>
            <w:rFonts w:hint="eastAsia"/>
          </w:rPr>
          <w:t>手臂般大小，對練氣九層的修士來說根本構不成威脅，但就</w:t>
        </w:r>
      </w:ins>
      <w:ins w:id="10302" w:author="龍 Chris" w:date="2019-03-09T14:35:00Z">
        <w:r>
          <w:rPr>
            <w:rFonts w:hint="eastAsia"/>
          </w:rPr>
          <w:t>這麼一頓，黑武熊夫妻便</w:t>
        </w:r>
        <w:del w:id="10303" w:author="Administrator" w:date="2019-03-09T20:17:00Z">
          <w:r w:rsidDel="00A67B27">
            <w:rPr>
              <w:rFonts w:hint="eastAsia"/>
            </w:rPr>
            <w:delText>要</w:delText>
          </w:r>
        </w:del>
        <w:r>
          <w:rPr>
            <w:rFonts w:hint="eastAsia"/>
          </w:rPr>
          <w:t>被蚊子追上</w:t>
        </w:r>
      </w:ins>
      <w:ins w:id="10304" w:author="Administrator" w:date="2019-03-09T20:17:00Z">
        <w:r w:rsidR="00A67B27">
          <w:rPr>
            <w:rFonts w:hint="eastAsia"/>
          </w:rPr>
          <w:t>，只離不到三尺距離</w:t>
        </w:r>
      </w:ins>
      <w:ins w:id="10305" w:author="龍 Chris" w:date="2019-03-09T14:35:00Z">
        <w:r>
          <w:rPr>
            <w:rFonts w:hint="eastAsia"/>
          </w:rPr>
          <w:t>。</w:t>
        </w:r>
      </w:ins>
    </w:p>
    <w:p w:rsidR="00B92D68" w:rsidRDefault="00B92D68" w:rsidP="0035421D">
      <w:pPr>
        <w:pStyle w:val="12"/>
        <w:spacing w:after="240"/>
        <w:ind w:leftChars="0" w:left="0"/>
        <w:rPr>
          <w:ins w:id="10306" w:author="龍 Chris" w:date="2019-03-09T14:37:00Z"/>
        </w:rPr>
      </w:pPr>
      <w:ins w:id="10307" w:author="龍 Chris" w:date="2019-03-09T14:35:00Z">
        <w:r>
          <w:rPr>
            <w:rFonts w:hint="eastAsia"/>
          </w:rPr>
          <w:t>啊一聲慘叫，</w:t>
        </w:r>
      </w:ins>
      <w:ins w:id="10308" w:author="龍 Chris" w:date="2019-03-09T14:36:00Z">
        <w:r>
          <w:rPr>
            <w:rFonts w:hint="eastAsia"/>
          </w:rPr>
          <w:t>原本昏迷不醒的弟弟徐益，被數十隻蚊子</w:t>
        </w:r>
      </w:ins>
      <w:ins w:id="10309" w:author="龍 Chris" w:date="2019-03-09T14:37:00Z">
        <w:r>
          <w:rPr>
            <w:rFonts w:hint="eastAsia"/>
          </w:rPr>
          <w:t>同時叮咬的痛楚，令他清醒過來。</w:t>
        </w:r>
      </w:ins>
    </w:p>
    <w:p w:rsidR="00B92D68" w:rsidRDefault="00B92D68" w:rsidP="0035421D">
      <w:pPr>
        <w:pStyle w:val="12"/>
        <w:spacing w:after="240"/>
        <w:ind w:leftChars="0" w:left="0"/>
        <w:rPr>
          <w:ins w:id="10310" w:author="龍 Chris" w:date="2019-03-09T15:27:00Z"/>
        </w:rPr>
      </w:pPr>
      <w:ins w:id="10311" w:author="龍 Chris" w:date="2019-03-09T14:37:00Z">
        <w:r>
          <w:rPr>
            <w:rFonts w:hint="eastAsia"/>
          </w:rPr>
          <w:t>但他清醒的時間也沒有太久，轉眼一兩個呼吸，全身</w:t>
        </w:r>
      </w:ins>
      <w:ins w:id="10312" w:author="龍 Chris" w:date="2019-03-09T14:38:00Z">
        <w:r>
          <w:rPr>
            <w:rFonts w:hint="eastAsia"/>
          </w:rPr>
          <w:t>血液</w:t>
        </w:r>
      </w:ins>
      <w:ins w:id="10313" w:author="龍 Chris" w:date="2019-03-09T14:39:00Z">
        <w:r>
          <w:rPr>
            <w:rFonts w:hint="eastAsia"/>
          </w:rPr>
          <w:t>體</w:t>
        </w:r>
      </w:ins>
      <w:ins w:id="10314" w:author="龍 Chris" w:date="2019-03-09T14:38:00Z">
        <w:r>
          <w:rPr>
            <w:rFonts w:hint="eastAsia"/>
          </w:rPr>
          <w:t>肉</w:t>
        </w:r>
      </w:ins>
      <w:ins w:id="10315" w:author="龍 Chris" w:date="2019-03-09T14:37:00Z">
        <w:r>
          <w:rPr>
            <w:rFonts w:hint="eastAsia"/>
          </w:rPr>
          <w:t>就被</w:t>
        </w:r>
      </w:ins>
      <w:ins w:id="10316" w:author="龍 Chris" w:date="2019-03-09T16:07:00Z">
        <w:r w:rsidR="000262AD">
          <w:rPr>
            <w:rFonts w:hint="eastAsia"/>
          </w:rPr>
          <w:t>蚊群</w:t>
        </w:r>
      </w:ins>
      <w:ins w:id="10317" w:author="龍 Chris" w:date="2019-03-09T14:38:00Z">
        <w:r>
          <w:rPr>
            <w:rFonts w:hint="eastAsia"/>
          </w:rPr>
          <w:t>吸乾而亡，留下</w:t>
        </w:r>
      </w:ins>
      <w:ins w:id="10318" w:author="龍 Chris" w:date="2019-03-09T14:39:00Z">
        <w:r>
          <w:rPr>
            <w:rFonts w:hint="eastAsia"/>
          </w:rPr>
          <w:t>頭顱上兩個空洞的眼眶張大，似乎死</w:t>
        </w:r>
      </w:ins>
      <w:ins w:id="10319" w:author="龍 Chris" w:date="2019-03-09T14:40:00Z">
        <w:r>
          <w:rPr>
            <w:rFonts w:hint="eastAsia"/>
          </w:rPr>
          <w:t>不瞑目</w:t>
        </w:r>
      </w:ins>
      <w:ins w:id="10320" w:author="龍 Chris" w:date="2019-03-09T15:46:00Z">
        <w:r w:rsidR="003B6536">
          <w:rPr>
            <w:rFonts w:hint="eastAsia"/>
          </w:rPr>
          <w:t>，難以置信</w:t>
        </w:r>
      </w:ins>
      <w:ins w:id="10321" w:author="龍 Chris" w:date="2019-03-09T15:27:00Z">
        <w:r w:rsidR="00956865">
          <w:rPr>
            <w:rFonts w:hint="eastAsia"/>
          </w:rPr>
          <w:t>。</w:t>
        </w:r>
      </w:ins>
    </w:p>
    <w:p w:rsidR="005F636A" w:rsidRDefault="005F636A" w:rsidP="0035421D">
      <w:pPr>
        <w:pStyle w:val="12"/>
        <w:spacing w:after="240"/>
        <w:ind w:leftChars="0" w:left="0"/>
        <w:rPr>
          <w:ins w:id="10322" w:author="龍 Chris" w:date="2019-03-09T16:07:00Z"/>
        </w:rPr>
      </w:pPr>
      <w:ins w:id="10323" w:author="龍 Chris" w:date="2019-03-09T15:28:00Z">
        <w:r>
          <w:rPr>
            <w:rFonts w:hint="eastAsia"/>
          </w:rPr>
          <w:t>而</w:t>
        </w:r>
      </w:ins>
      <w:ins w:id="10324" w:author="龍 Chris" w:date="2019-03-09T15:46:00Z">
        <w:r w:rsidR="003B6536">
          <w:rPr>
            <w:rFonts w:hint="eastAsia"/>
          </w:rPr>
          <w:t>那</w:t>
        </w:r>
      </w:ins>
      <w:ins w:id="10325" w:author="龍 Chris" w:date="2019-03-09T15:28:00Z">
        <w:r>
          <w:rPr>
            <w:rFonts w:hint="eastAsia"/>
          </w:rPr>
          <w:t>蚊</w:t>
        </w:r>
      </w:ins>
      <w:ins w:id="10326" w:author="龍 Chris" w:date="2019-03-09T16:07:00Z">
        <w:r w:rsidR="000262AD">
          <w:rPr>
            <w:rFonts w:hint="eastAsia"/>
          </w:rPr>
          <w:t>群</w:t>
        </w:r>
      </w:ins>
      <w:ins w:id="10327" w:author="龍 Chris" w:date="2019-03-09T15:28:00Z">
        <w:r>
          <w:rPr>
            <w:rFonts w:hint="eastAsia"/>
          </w:rPr>
          <w:t>組成的黑雲卻沒有因此停留下來，</w:t>
        </w:r>
      </w:ins>
      <w:ins w:id="10328" w:author="龍 Chris" w:date="2019-03-09T15:46:00Z">
        <w:r w:rsidR="003B6536">
          <w:rPr>
            <w:rFonts w:hint="eastAsia"/>
          </w:rPr>
          <w:t>只分出</w:t>
        </w:r>
      </w:ins>
      <w:ins w:id="10329" w:author="龍 Chris" w:date="2019-03-09T16:07:00Z">
        <w:r w:rsidR="000262AD">
          <w:rPr>
            <w:rFonts w:hint="eastAsia"/>
          </w:rPr>
          <w:t>少部分</w:t>
        </w:r>
      </w:ins>
      <w:ins w:id="10330" w:author="龍 Chris" w:date="2019-03-09T15:47:00Z">
        <w:r w:rsidR="003B6536">
          <w:rPr>
            <w:rFonts w:hint="eastAsia"/>
          </w:rPr>
          <w:t>留下，其餘大半仍往黑武熊夫婦</w:t>
        </w:r>
      </w:ins>
      <w:ins w:id="10331" w:author="龍 Chris" w:date="2019-03-09T15:48:00Z">
        <w:r w:rsidR="003B6536">
          <w:rPr>
            <w:rFonts w:hint="eastAsia"/>
          </w:rPr>
          <w:t>追去。</w:t>
        </w:r>
      </w:ins>
    </w:p>
    <w:p w:rsidR="000262AD" w:rsidRDefault="000262AD" w:rsidP="0035421D">
      <w:pPr>
        <w:pStyle w:val="12"/>
        <w:spacing w:after="240"/>
        <w:ind w:leftChars="0" w:left="0"/>
        <w:rPr>
          <w:ins w:id="10332" w:author="龍 Chris" w:date="2019-03-09T16:09:00Z"/>
        </w:rPr>
      </w:pPr>
      <w:ins w:id="10333" w:author="龍 Chris" w:date="2019-03-09T16:07:00Z">
        <w:r>
          <w:rPr>
            <w:rFonts w:hint="eastAsia"/>
          </w:rPr>
          <w:t>「</w:t>
        </w:r>
      </w:ins>
      <w:ins w:id="10334" w:author="Administrator" w:date="2019-03-09T20:18:00Z">
        <w:r w:rsidR="002B0789">
          <w:rPr>
            <w:rFonts w:hint="eastAsia"/>
          </w:rPr>
          <w:t>罷了</w:t>
        </w:r>
      </w:ins>
      <w:ins w:id="10335" w:author="龍 Chris" w:date="2019-03-09T16:07:00Z">
        <w:del w:id="10336" w:author="Administrator" w:date="2019-03-09T20:18:00Z">
          <w:r w:rsidDel="002B0789">
            <w:rPr>
              <w:rFonts w:hint="eastAsia"/>
            </w:rPr>
            <w:delText>切</w:delText>
          </w:r>
        </w:del>
        <w:r>
          <w:rPr>
            <w:rFonts w:hint="eastAsia"/>
          </w:rPr>
          <w:t>！」一咬牙，黑武</w:t>
        </w:r>
      </w:ins>
      <w:ins w:id="10337" w:author="龍 Chris" w:date="2019-03-09T16:08:00Z">
        <w:r>
          <w:rPr>
            <w:rFonts w:hint="eastAsia"/>
          </w:rPr>
          <w:t>熊背上的胡道姑奮力起身，鼓起全身</w:t>
        </w:r>
      </w:ins>
      <w:ins w:id="10338" w:author="Administrator" w:date="2019-03-09T20:18:00Z">
        <w:r w:rsidR="002B0789">
          <w:rPr>
            <w:rFonts w:hint="eastAsia"/>
          </w:rPr>
          <w:t>氣力，做</w:t>
        </w:r>
      </w:ins>
      <w:ins w:id="10339" w:author="龍 Chris" w:date="2019-03-09T16:08:00Z">
        <w:r>
          <w:rPr>
            <w:rFonts w:hint="eastAsia"/>
          </w:rPr>
          <w:t>最後一次迴光返照</w:t>
        </w:r>
        <w:del w:id="10340" w:author="Administrator" w:date="2019-03-09T20:18:00Z">
          <w:r w:rsidDel="002B0789">
            <w:rPr>
              <w:rFonts w:hint="eastAsia"/>
            </w:rPr>
            <w:delText>的氣力</w:delText>
          </w:r>
        </w:del>
        <w:r>
          <w:rPr>
            <w:rFonts w:hint="eastAsia"/>
          </w:rPr>
          <w:t>，</w:t>
        </w:r>
        <w:del w:id="10341" w:author="Administrator" w:date="2019-03-09T20:18:00Z">
          <w:r w:rsidDel="002B0789">
            <w:rPr>
              <w:rFonts w:hint="eastAsia"/>
            </w:rPr>
            <w:delText>用力</w:delText>
          </w:r>
        </w:del>
        <w:r>
          <w:rPr>
            <w:rFonts w:hint="eastAsia"/>
          </w:rPr>
          <w:t>往她丈夫</w:t>
        </w:r>
      </w:ins>
      <w:ins w:id="10342" w:author="龍 Chris" w:date="2019-03-09T16:09:00Z">
        <w:r>
          <w:rPr>
            <w:rFonts w:hint="eastAsia"/>
          </w:rPr>
          <w:t>背後用力一推，跟著整個人</w:t>
        </w:r>
      </w:ins>
      <w:ins w:id="10343" w:author="Administrator" w:date="2019-03-09T20:19:00Z">
        <w:r w:rsidR="002B0789">
          <w:rPr>
            <w:rFonts w:hint="eastAsia"/>
          </w:rPr>
          <w:t>便</w:t>
        </w:r>
      </w:ins>
      <w:ins w:id="10344" w:author="龍 Chris" w:date="2019-03-09T16:09:00Z">
        <w:del w:id="10345" w:author="Administrator" w:date="2019-03-09T20:19:00Z">
          <w:r w:rsidDel="002B0789">
            <w:rPr>
              <w:rFonts w:hint="eastAsia"/>
            </w:rPr>
            <w:delText>卻</w:delText>
          </w:r>
        </w:del>
        <w:r>
          <w:rPr>
            <w:rFonts w:hint="eastAsia"/>
          </w:rPr>
          <w:t>因</w:t>
        </w:r>
        <w:del w:id="10346" w:author="Administrator" w:date="2019-03-09T20:19:00Z">
          <w:r w:rsidDel="002B0789">
            <w:rPr>
              <w:rFonts w:hint="eastAsia"/>
            </w:rPr>
            <w:delText>為</w:delText>
          </w:r>
        </w:del>
        <w:r>
          <w:rPr>
            <w:rFonts w:hint="eastAsia"/>
          </w:rPr>
          <w:t>反作用力，往後方蚊群中跌落</w:t>
        </w:r>
      </w:ins>
      <w:ins w:id="10347" w:author="Administrator" w:date="2019-03-09T20:19:00Z">
        <w:r w:rsidR="002B0789">
          <w:rPr>
            <w:rFonts w:hint="eastAsia"/>
          </w:rPr>
          <w:t>過</w:t>
        </w:r>
      </w:ins>
      <w:ins w:id="10348" w:author="龍 Chris" w:date="2019-03-09T16:09:00Z">
        <w:del w:id="10349" w:author="Administrator" w:date="2019-03-09T20:19:00Z">
          <w:r w:rsidDel="002B0789">
            <w:rPr>
              <w:rFonts w:hint="eastAsia"/>
            </w:rPr>
            <w:delText>而</w:delText>
          </w:r>
        </w:del>
        <w:r>
          <w:rPr>
            <w:rFonts w:hint="eastAsia"/>
          </w:rPr>
          <w:t>去。</w:t>
        </w:r>
      </w:ins>
    </w:p>
    <w:p w:rsidR="000262AD" w:rsidRDefault="000262AD" w:rsidP="0035421D">
      <w:pPr>
        <w:pStyle w:val="12"/>
        <w:spacing w:after="240"/>
        <w:ind w:leftChars="0" w:left="0"/>
        <w:rPr>
          <w:ins w:id="10350" w:author="龍 Chris" w:date="2019-03-09T16:11:00Z"/>
        </w:rPr>
      </w:pPr>
      <w:ins w:id="10351" w:author="龍 Chris" w:date="2019-03-09T16:09:00Z">
        <w:r>
          <w:rPr>
            <w:rFonts w:hint="eastAsia"/>
          </w:rPr>
          <w:t>「武哥…</w:t>
        </w:r>
      </w:ins>
      <w:ins w:id="10352" w:author="龍 Chris" w:date="2019-03-09T16:10:00Z">
        <w:r>
          <w:rPr>
            <w:rFonts w:hint="eastAsia"/>
          </w:rPr>
          <w:t>我先走一步，咱們下輩子再見了…」胡道姑眼眶含淚，露出此</w:t>
        </w:r>
      </w:ins>
      <w:ins w:id="10353" w:author="龍 Chris" w:date="2019-03-09T16:11:00Z">
        <w:r>
          <w:rPr>
            <w:rFonts w:hint="eastAsia"/>
          </w:rPr>
          <w:t>生最後一次對丈夫溫柔的神情，目送著他的背影含笑落地。</w:t>
        </w:r>
      </w:ins>
    </w:p>
    <w:p w:rsidR="000262AD" w:rsidRDefault="000262AD" w:rsidP="0035421D">
      <w:pPr>
        <w:pStyle w:val="12"/>
        <w:spacing w:after="240"/>
        <w:ind w:leftChars="0" w:left="0"/>
        <w:rPr>
          <w:ins w:id="10354" w:author="龍 Chris" w:date="2019-03-09T16:14:00Z"/>
        </w:rPr>
      </w:pPr>
      <w:ins w:id="10355" w:author="龍 Chris" w:date="2019-03-09T16:11:00Z">
        <w:r>
          <w:rPr>
            <w:rFonts w:hint="eastAsia"/>
          </w:rPr>
          <w:t>剎那間，無數</w:t>
        </w:r>
      </w:ins>
      <w:ins w:id="10356" w:author="龍 Chris" w:date="2019-03-09T16:12:00Z">
        <w:r>
          <w:rPr>
            <w:rFonts w:hint="eastAsia"/>
          </w:rPr>
          <w:t>灰</w:t>
        </w:r>
      </w:ins>
      <w:ins w:id="10357" w:author="龍 Chris" w:date="2019-03-09T16:11:00Z">
        <w:r>
          <w:rPr>
            <w:rFonts w:hint="eastAsia"/>
          </w:rPr>
          <w:t>蚊</w:t>
        </w:r>
      </w:ins>
      <w:ins w:id="10358" w:author="龍 Chris" w:date="2019-03-09T16:12:00Z">
        <w:r>
          <w:rPr>
            <w:rFonts w:hint="eastAsia"/>
          </w:rPr>
          <w:t>鋪天而來，將她前方的身影給掩蓋過去，同時一股</w:t>
        </w:r>
      </w:ins>
      <w:ins w:id="10359" w:author="龍 Chris" w:date="2019-03-09T16:13:00Z">
        <w:r>
          <w:rPr>
            <w:rFonts w:hint="eastAsia"/>
          </w:rPr>
          <w:t>劇痛從背後傳來，一隻食指粗細的口器從</w:t>
        </w:r>
      </w:ins>
      <w:ins w:id="10360" w:author="龍 Chris" w:date="2019-03-09T16:14:00Z">
        <w:r>
          <w:rPr>
            <w:rFonts w:hint="eastAsia"/>
          </w:rPr>
          <w:t>後貫</w:t>
        </w:r>
      </w:ins>
      <w:ins w:id="10361" w:author="Administrator" w:date="2019-03-09T20:19:00Z">
        <w:r w:rsidR="002B0789">
          <w:rPr>
            <w:rFonts w:hint="eastAsia"/>
          </w:rPr>
          <w:t>入</w:t>
        </w:r>
      </w:ins>
      <w:ins w:id="10362" w:author="龍 Chris" w:date="2019-03-09T16:14:00Z">
        <w:del w:id="10363" w:author="Administrator" w:date="2019-03-09T20:19:00Z">
          <w:r w:rsidDel="002B0789">
            <w:rPr>
              <w:rFonts w:hint="eastAsia"/>
            </w:rPr>
            <w:delText>穿</w:delText>
          </w:r>
        </w:del>
        <w:r>
          <w:rPr>
            <w:rFonts w:hint="eastAsia"/>
          </w:rPr>
          <w:t>她的肩膀</w:t>
        </w:r>
      </w:ins>
      <w:ins w:id="10364" w:author="Administrator" w:date="2019-03-09T20:19:00Z">
        <w:r w:rsidR="002B0789">
          <w:rPr>
            <w:rFonts w:hint="eastAsia"/>
          </w:rPr>
          <w:t>，</w:t>
        </w:r>
      </w:ins>
      <w:ins w:id="10365" w:author="Administrator" w:date="2019-03-09T20:20:00Z">
        <w:r w:rsidR="002B0789">
          <w:rPr>
            <w:rFonts w:hint="eastAsia"/>
          </w:rPr>
          <w:t>吞噬</w:t>
        </w:r>
      </w:ins>
      <w:ins w:id="10366" w:author="Administrator" w:date="2019-03-09T20:19:00Z">
        <w:r w:rsidR="002B0789">
          <w:rPr>
            <w:rFonts w:hint="eastAsia"/>
          </w:rPr>
          <w:t>血肉</w:t>
        </w:r>
      </w:ins>
      <w:ins w:id="10367" w:author="龍 Chris" w:date="2019-03-09T16:14:00Z">
        <w:r>
          <w:rPr>
            <w:rFonts w:hint="eastAsia"/>
          </w:rPr>
          <w:t>。</w:t>
        </w:r>
      </w:ins>
    </w:p>
    <w:p w:rsidR="000262AD" w:rsidRDefault="000262AD" w:rsidP="0035421D">
      <w:pPr>
        <w:pStyle w:val="12"/>
        <w:spacing w:after="240"/>
        <w:ind w:leftChars="0" w:left="0"/>
        <w:rPr>
          <w:ins w:id="10368" w:author="龍 Chris" w:date="2019-03-09T16:17:00Z"/>
        </w:rPr>
      </w:pPr>
      <w:ins w:id="10369" w:author="龍 Chris" w:date="2019-03-09T16:14:00Z">
        <w:r>
          <w:rPr>
            <w:rFonts w:hint="eastAsia"/>
          </w:rPr>
          <w:t>「可惜…我沒能替你留下後嗣…」胡道姑逐漸黯淡的</w:t>
        </w:r>
      </w:ins>
      <w:ins w:id="10370" w:author="龍 Chris" w:date="2019-03-09T16:15:00Z">
        <w:r>
          <w:rPr>
            <w:rFonts w:hint="eastAsia"/>
          </w:rPr>
          <w:t>眼神裡，</w:t>
        </w:r>
      </w:ins>
      <w:ins w:id="10371" w:author="龍 Chris" w:date="2019-03-09T16:16:00Z">
        <w:r w:rsidR="00FD65B0">
          <w:rPr>
            <w:rFonts w:hint="eastAsia"/>
          </w:rPr>
          <w:t>殘留最後的遺憾，卻無力地慢慢</w:t>
        </w:r>
      </w:ins>
      <w:ins w:id="10372" w:author="龍 Chris" w:date="2019-03-09T16:17:00Z">
        <w:r w:rsidR="00FD65B0">
          <w:rPr>
            <w:rFonts w:hint="eastAsia"/>
          </w:rPr>
          <w:t>闔上。</w:t>
        </w:r>
      </w:ins>
    </w:p>
    <w:p w:rsidR="00FD65B0" w:rsidRDefault="00FD65B0" w:rsidP="0035421D">
      <w:pPr>
        <w:pStyle w:val="12"/>
        <w:spacing w:after="240"/>
        <w:ind w:leftChars="0" w:left="0"/>
        <w:rPr>
          <w:ins w:id="10373" w:author="龍 Chris" w:date="2019-03-09T16:17:00Z"/>
        </w:rPr>
      </w:pPr>
      <w:ins w:id="10374" w:author="龍 Chris" w:date="2019-03-09T16:17:00Z">
        <w:r>
          <w:rPr>
            <w:rFonts w:hint="eastAsia"/>
          </w:rPr>
          <w:t>吼！</w:t>
        </w:r>
      </w:ins>
    </w:p>
    <w:p w:rsidR="00FD65B0" w:rsidRDefault="00FD65B0" w:rsidP="0035421D">
      <w:pPr>
        <w:pStyle w:val="12"/>
        <w:spacing w:after="240"/>
        <w:ind w:leftChars="0" w:left="0"/>
        <w:rPr>
          <w:ins w:id="10375" w:author="龍 Chris" w:date="2019-03-09T16:20:00Z"/>
        </w:rPr>
      </w:pPr>
      <w:ins w:id="10376" w:author="龍 Chris" w:date="2019-03-09T16:17:00Z">
        <w:r>
          <w:rPr>
            <w:rFonts w:hint="eastAsia"/>
          </w:rPr>
          <w:t>就在此時，一</w:t>
        </w:r>
      </w:ins>
      <w:ins w:id="10377" w:author="龍 Chris" w:date="2019-03-09T17:04:00Z">
        <w:r w:rsidR="002E1D77">
          <w:rPr>
            <w:rFonts w:hint="eastAsia"/>
          </w:rPr>
          <w:t>個</w:t>
        </w:r>
      </w:ins>
      <w:ins w:id="10378" w:author="龍 Chris" w:date="2019-03-09T16:17:00Z">
        <w:r>
          <w:rPr>
            <w:rFonts w:hint="eastAsia"/>
          </w:rPr>
          <w:t>氣急敗壞，</w:t>
        </w:r>
      </w:ins>
      <w:ins w:id="10379" w:author="龍 Chris" w:date="2019-03-09T16:18:00Z">
        <w:r>
          <w:rPr>
            <w:rFonts w:hint="eastAsia"/>
          </w:rPr>
          <w:t>痛心疾首的</w:t>
        </w:r>
      </w:ins>
      <w:ins w:id="10380" w:author="龍 Chris" w:date="2019-03-09T17:04:00Z">
        <w:r w:rsidR="002E1D77">
          <w:rPr>
            <w:rFonts w:hint="eastAsia"/>
          </w:rPr>
          <w:t>身影</w:t>
        </w:r>
      </w:ins>
      <w:ins w:id="10381" w:author="龍 Chris" w:date="2019-03-09T16:18:00Z">
        <w:r>
          <w:rPr>
            <w:rFonts w:hint="eastAsia"/>
          </w:rPr>
          <w:t>隨著</w:t>
        </w:r>
      </w:ins>
      <w:ins w:id="10382" w:author="龍 Chris" w:date="2019-03-09T17:04:00Z">
        <w:r w:rsidR="002E1D77">
          <w:rPr>
            <w:rFonts w:hint="eastAsia"/>
          </w:rPr>
          <w:t>怒吼聲</w:t>
        </w:r>
      </w:ins>
      <w:ins w:id="10383" w:author="龍 Chris" w:date="2019-03-09T16:18:00Z">
        <w:r>
          <w:rPr>
            <w:rFonts w:hint="eastAsia"/>
          </w:rPr>
          <w:t>衝進了蚊群，揮手亂舞將</w:t>
        </w:r>
      </w:ins>
      <w:ins w:id="10384" w:author="龍 Chris" w:date="2019-03-09T16:20:00Z">
        <w:r>
          <w:rPr>
            <w:rFonts w:hint="eastAsia"/>
          </w:rPr>
          <w:t>她四週的蚊子給掃蕩開來。</w:t>
        </w:r>
      </w:ins>
    </w:p>
    <w:p w:rsidR="00FD65B0" w:rsidRDefault="00FD65B0" w:rsidP="0035421D">
      <w:pPr>
        <w:pStyle w:val="12"/>
        <w:spacing w:after="240"/>
        <w:ind w:leftChars="0" w:left="0"/>
        <w:rPr>
          <w:ins w:id="10385" w:author="龍 Chris" w:date="2019-03-09T16:29:00Z"/>
        </w:rPr>
      </w:pPr>
      <w:ins w:id="10386" w:author="龍 Chris" w:date="2019-03-09T16:20:00Z">
        <w:r>
          <w:rPr>
            <w:rFonts w:hint="eastAsia"/>
          </w:rPr>
          <w:t>胡道姑看著丈夫</w:t>
        </w:r>
      </w:ins>
      <w:ins w:id="10387" w:author="龍 Chris" w:date="2019-03-09T16:28:00Z">
        <w:r w:rsidR="00454204">
          <w:rPr>
            <w:rFonts w:hint="eastAsia"/>
          </w:rPr>
          <w:t>衝來，心中一陣感動，但同時也急道，「你你你…你做甚麼</w:t>
        </w:r>
      </w:ins>
      <w:ins w:id="10388" w:author="龍 Chris" w:date="2019-03-09T16:29:00Z">
        <w:r w:rsidR="00454204">
          <w:rPr>
            <w:rFonts w:hint="eastAsia"/>
          </w:rPr>
          <w:t>，還不快回去！」</w:t>
        </w:r>
      </w:ins>
    </w:p>
    <w:p w:rsidR="002E1D77" w:rsidRDefault="002E1D77" w:rsidP="0035421D">
      <w:pPr>
        <w:pStyle w:val="12"/>
        <w:spacing w:after="240"/>
        <w:ind w:leftChars="0" w:left="0"/>
        <w:rPr>
          <w:ins w:id="10389" w:author="龍 Chris" w:date="2019-03-09T17:09:00Z"/>
        </w:rPr>
      </w:pPr>
      <w:ins w:id="10390" w:author="龍 Chris" w:date="2019-03-09T17:05:00Z">
        <w:r>
          <w:rPr>
            <w:rFonts w:hint="eastAsia"/>
          </w:rPr>
          <w:lastRenderedPageBreak/>
          <w:t>「我不回去，俺當初跟你結為道侶時不就說過了？不求同年同月同日生，但</w:t>
        </w:r>
      </w:ins>
      <w:ins w:id="10391" w:author="龍 Chris" w:date="2019-03-09T17:06:00Z">
        <w:r>
          <w:rPr>
            <w:rFonts w:hint="eastAsia"/>
          </w:rPr>
          <w:t>求同年同月同日死！俺這輩子待妳不好，欠妳的，拖到下輩子</w:t>
        </w:r>
        <w:del w:id="10392" w:author="Administrator" w:date="2019-03-09T20:20:00Z">
          <w:r w:rsidDel="002E58D8">
            <w:rPr>
              <w:rFonts w:hint="eastAsia"/>
            </w:rPr>
            <w:delText>還</w:delText>
          </w:r>
        </w:del>
        <w:r>
          <w:rPr>
            <w:rFonts w:hint="eastAsia"/>
          </w:rPr>
          <w:t>那利息還得了！」</w:t>
        </w:r>
      </w:ins>
      <w:ins w:id="10393" w:author="龍 Chris" w:date="2019-03-09T17:07:00Z">
        <w:r>
          <w:rPr>
            <w:rFonts w:hint="eastAsia"/>
          </w:rPr>
          <w:t>黑武熊將她環抱在</w:t>
        </w:r>
      </w:ins>
      <w:ins w:id="10394" w:author="龍 Chris" w:date="2019-03-09T17:08:00Z">
        <w:r>
          <w:rPr>
            <w:rFonts w:hint="eastAsia"/>
          </w:rPr>
          <w:t>手，咧嘴一笑，一股豪情萬丈的</w:t>
        </w:r>
      </w:ins>
      <w:ins w:id="10395" w:author="Administrator" w:date="2019-03-09T20:21:00Z">
        <w:r w:rsidR="002E58D8">
          <w:rPr>
            <w:rFonts w:hint="eastAsia"/>
          </w:rPr>
          <w:t>氣慨</w:t>
        </w:r>
      </w:ins>
      <w:ins w:id="10396" w:author="龍 Chris" w:date="2019-03-09T17:08:00Z">
        <w:del w:id="10397" w:author="Administrator" w:date="2019-03-09T20:21:00Z">
          <w:r w:rsidDel="002E58D8">
            <w:rPr>
              <w:rFonts w:hint="eastAsia"/>
            </w:rPr>
            <w:delText>氣</w:delText>
          </w:r>
        </w:del>
      </w:ins>
      <w:ins w:id="10398" w:author="龍 Chris" w:date="2019-03-09T17:09:00Z">
        <w:del w:id="10399" w:author="Administrator" w:date="2019-03-09T20:21:00Z">
          <w:r w:rsidDel="002E58D8">
            <w:rPr>
              <w:rFonts w:hint="eastAsia"/>
            </w:rPr>
            <w:delText>概</w:delText>
          </w:r>
        </w:del>
      </w:ins>
      <w:ins w:id="10400" w:author="Administrator" w:date="2019-03-09T20:20:00Z">
        <w:r w:rsidR="002E58D8">
          <w:rPr>
            <w:rFonts w:hint="eastAsia"/>
          </w:rPr>
          <w:t>油</w:t>
        </w:r>
      </w:ins>
      <w:ins w:id="10401" w:author="Administrator" w:date="2019-03-09T20:21:00Z">
        <w:r w:rsidR="002E58D8">
          <w:rPr>
            <w:rFonts w:hint="eastAsia"/>
          </w:rPr>
          <w:t>然而生</w:t>
        </w:r>
      </w:ins>
      <w:ins w:id="10402" w:author="龍 Chris" w:date="2019-03-09T17:09:00Z">
        <w:del w:id="10403" w:author="Administrator" w:date="2019-03-09T20:20:00Z">
          <w:r w:rsidDel="002E58D8">
            <w:rPr>
              <w:rFonts w:hint="eastAsia"/>
            </w:rPr>
            <w:delText>油然</w:delText>
          </w:r>
        </w:del>
        <w:del w:id="10404" w:author="Administrator" w:date="2019-03-09T20:21:00Z">
          <w:r w:rsidDel="002E58D8">
            <w:rPr>
              <w:rFonts w:hint="eastAsia"/>
            </w:rPr>
            <w:delText>升起</w:delText>
          </w:r>
        </w:del>
        <w:r>
          <w:rPr>
            <w:rFonts w:hint="eastAsia"/>
          </w:rPr>
          <w:t>。</w:t>
        </w:r>
      </w:ins>
    </w:p>
    <w:p w:rsidR="00454204" w:rsidRDefault="002E1D77" w:rsidP="0035421D">
      <w:pPr>
        <w:pStyle w:val="12"/>
        <w:spacing w:after="240"/>
        <w:ind w:leftChars="0" w:left="0"/>
        <w:rPr>
          <w:ins w:id="10405" w:author="龍 Chris" w:date="2019-03-09T17:12:00Z"/>
        </w:rPr>
      </w:pPr>
      <w:ins w:id="10406" w:author="龍 Chris" w:date="2019-03-09T17:09:00Z">
        <w:r>
          <w:rPr>
            <w:rFonts w:hint="eastAsia"/>
          </w:rPr>
          <w:t>胡道姑</w:t>
        </w:r>
      </w:ins>
      <w:ins w:id="10407" w:author="龍 Chris" w:date="2019-03-09T17:10:00Z">
        <w:r>
          <w:rPr>
            <w:rFonts w:hint="eastAsia"/>
          </w:rPr>
          <w:t>望</w:t>
        </w:r>
      </w:ins>
      <w:ins w:id="10408" w:author="龍 Chris" w:date="2019-03-09T17:09:00Z">
        <w:r>
          <w:rPr>
            <w:rFonts w:hint="eastAsia"/>
          </w:rPr>
          <w:t>著他那</w:t>
        </w:r>
      </w:ins>
      <w:ins w:id="10409" w:author="龍 Chris" w:date="2019-03-09T17:10:00Z">
        <w:r>
          <w:rPr>
            <w:rFonts w:hint="eastAsia"/>
          </w:rPr>
          <w:t>粗獷的</w:t>
        </w:r>
      </w:ins>
      <w:ins w:id="10410" w:author="龍 Chris" w:date="2019-03-09T17:12:00Z">
        <w:r w:rsidR="00554BF1">
          <w:rPr>
            <w:rFonts w:hint="eastAsia"/>
          </w:rPr>
          <w:t>笑</w:t>
        </w:r>
      </w:ins>
      <w:ins w:id="10411" w:author="龍 Chris" w:date="2019-03-09T17:10:00Z">
        <w:r>
          <w:rPr>
            <w:rFonts w:hint="eastAsia"/>
          </w:rPr>
          <w:t>臉，突然間背後的痛楚都消失了…她不再推開他，而是緊緊</w:t>
        </w:r>
      </w:ins>
      <w:ins w:id="10412" w:author="龍 Chris" w:date="2019-03-09T17:12:00Z">
        <w:r w:rsidR="00554BF1">
          <w:rPr>
            <w:rFonts w:hint="eastAsia"/>
          </w:rPr>
          <w:t>躲進他的懷裡</w:t>
        </w:r>
      </w:ins>
      <w:ins w:id="10413" w:author="龍 Chris" w:date="2019-03-09T17:10:00Z">
        <w:r>
          <w:rPr>
            <w:rFonts w:hint="eastAsia"/>
          </w:rPr>
          <w:t>，直到兩人的血肉都被蚊群給吸乾了，</w:t>
        </w:r>
      </w:ins>
      <w:ins w:id="10414" w:author="龍 Chris" w:date="2019-03-09T17:11:00Z">
        <w:r>
          <w:rPr>
            <w:rFonts w:hint="eastAsia"/>
          </w:rPr>
          <w:t>骨骸仍是</w:t>
        </w:r>
      </w:ins>
      <w:ins w:id="10415" w:author="龍 Chris" w:date="2019-03-09T17:12:00Z">
        <w:r w:rsidR="00554BF1">
          <w:rPr>
            <w:rFonts w:hint="eastAsia"/>
          </w:rPr>
          <w:t>相擁在一起。</w:t>
        </w:r>
      </w:ins>
    </w:p>
    <w:p w:rsidR="00554BF1" w:rsidRDefault="00554BF1" w:rsidP="0035421D">
      <w:pPr>
        <w:pStyle w:val="12"/>
        <w:spacing w:after="240"/>
        <w:ind w:leftChars="0" w:left="0"/>
        <w:rPr>
          <w:ins w:id="10416" w:author="龍 Chris" w:date="2019-03-09T17:17:00Z"/>
        </w:rPr>
      </w:pPr>
      <w:ins w:id="10417" w:author="龍 Chris" w:date="2019-03-09T17:13:00Z">
        <w:r>
          <w:rPr>
            <w:rFonts w:hint="eastAsia"/>
          </w:rPr>
          <w:t>樸道子</w:t>
        </w:r>
      </w:ins>
      <w:ins w:id="10418" w:author="Administrator" w:date="2019-03-09T20:22:00Z">
        <w:r w:rsidR="002E58D8">
          <w:rPr>
            <w:rFonts w:hint="eastAsia"/>
          </w:rPr>
          <w:t>跑</w:t>
        </w:r>
      </w:ins>
      <w:ins w:id="10419" w:author="龍 Chris" w:date="2019-03-09T17:13:00Z">
        <w:r>
          <w:rPr>
            <w:rFonts w:hint="eastAsia"/>
          </w:rPr>
          <w:t>在前面</w:t>
        </w:r>
        <w:del w:id="10420" w:author="Administrator" w:date="2019-03-09T20:22:00Z">
          <w:r w:rsidDel="002E58D8">
            <w:rPr>
              <w:rFonts w:hint="eastAsia"/>
            </w:rPr>
            <w:delText>跑著</w:delText>
          </w:r>
        </w:del>
        <w:r>
          <w:rPr>
            <w:rFonts w:hint="eastAsia"/>
          </w:rPr>
          <w:t>，卻</w:t>
        </w:r>
      </w:ins>
      <w:ins w:id="10421" w:author="龍 Chris" w:date="2019-03-09T17:14:00Z">
        <w:r>
          <w:rPr>
            <w:rFonts w:hint="eastAsia"/>
          </w:rPr>
          <w:t>對後面的動靜都瞭然於心，</w:t>
        </w:r>
      </w:ins>
      <w:ins w:id="10422" w:author="龍 Chris" w:date="2019-03-09T17:15:00Z">
        <w:r>
          <w:rPr>
            <w:rFonts w:hint="eastAsia"/>
          </w:rPr>
          <w:t>他佈滿皺紋的臉上忍不住老淚縱</w:t>
        </w:r>
      </w:ins>
      <w:ins w:id="10423" w:author="龍 Chris" w:date="2019-03-09T17:16:00Z">
        <w:r>
          <w:rPr>
            <w:rFonts w:hint="eastAsia"/>
          </w:rPr>
          <w:t>橫</w:t>
        </w:r>
      </w:ins>
      <w:ins w:id="10424" w:author="龍 Chris" w:date="2019-03-09T17:21:00Z">
        <w:r>
          <w:rPr>
            <w:rFonts w:hint="eastAsia"/>
          </w:rPr>
          <w:t>，強忍著回頭拼命的念頭，努力動起腿來，</w:t>
        </w:r>
      </w:ins>
    </w:p>
    <w:p w:rsidR="00554BF1" w:rsidRDefault="00554BF1" w:rsidP="0035421D">
      <w:pPr>
        <w:pStyle w:val="12"/>
        <w:spacing w:after="240"/>
        <w:ind w:leftChars="0" w:left="0"/>
        <w:rPr>
          <w:ins w:id="10425" w:author="龍 Chris" w:date="2019-03-09T17:25:00Z"/>
        </w:rPr>
      </w:pPr>
      <w:ins w:id="10426" w:author="龍 Chris" w:date="2019-03-09T17:17:00Z">
        <w:r>
          <w:rPr>
            <w:rFonts w:hint="eastAsia"/>
          </w:rPr>
          <w:t>陳姓少女同樣</w:t>
        </w:r>
      </w:ins>
      <w:ins w:id="10427" w:author="龍 Chris" w:date="2019-03-09T17:19:00Z">
        <w:r>
          <w:rPr>
            <w:rFonts w:hint="eastAsia"/>
          </w:rPr>
          <w:t>眼眶泛紅，對黑武熊夫妻的</w:t>
        </w:r>
      </w:ins>
      <w:ins w:id="10428" w:author="龍 Chris" w:date="2019-03-09T17:20:00Z">
        <w:r>
          <w:rPr>
            <w:rFonts w:hint="eastAsia"/>
          </w:rPr>
          <w:t>情義感到動容，</w:t>
        </w:r>
      </w:ins>
      <w:ins w:id="10429" w:author="龍 Chris" w:date="2019-03-09T17:24:00Z">
        <w:r w:rsidR="003F4A4E">
          <w:rPr>
            <w:rFonts w:hint="eastAsia"/>
          </w:rPr>
          <w:t>但她腳下的速度，卻越發的快了起來，深怕被</w:t>
        </w:r>
      </w:ins>
      <w:ins w:id="10430" w:author="Administrator" w:date="2019-03-09T20:23:00Z">
        <w:r w:rsidR="002E58D8">
          <w:rPr>
            <w:rFonts w:hint="eastAsia"/>
          </w:rPr>
          <w:t>一旁的</w:t>
        </w:r>
      </w:ins>
      <w:ins w:id="10431" w:author="龍 Chris" w:date="2019-03-09T17:25:00Z">
        <w:r w:rsidR="003F4A4E">
          <w:rPr>
            <w:rFonts w:hint="eastAsia"/>
          </w:rPr>
          <w:t>徐篙給超越過去。</w:t>
        </w:r>
      </w:ins>
    </w:p>
    <w:p w:rsidR="003F4A4E" w:rsidRDefault="003F4A4E" w:rsidP="0035421D">
      <w:pPr>
        <w:pStyle w:val="12"/>
        <w:spacing w:after="240"/>
        <w:ind w:leftChars="0" w:left="0"/>
        <w:rPr>
          <w:ins w:id="10432" w:author="龍 Chris" w:date="2019-03-09T17:29:00Z"/>
        </w:rPr>
      </w:pPr>
      <w:ins w:id="10433" w:author="龍 Chris" w:date="2019-03-09T17:27:00Z">
        <w:r>
          <w:rPr>
            <w:rFonts w:hint="eastAsia"/>
          </w:rPr>
          <w:t>眼看那些蚊群，因為連續吸</w:t>
        </w:r>
      </w:ins>
      <w:ins w:id="10434" w:author="龍 Chris" w:date="2019-03-09T17:28:00Z">
        <w:r>
          <w:rPr>
            <w:rFonts w:hint="eastAsia"/>
          </w:rPr>
          <w:t>食三個人的血肉，而停下了</w:t>
        </w:r>
      </w:ins>
      <w:ins w:id="10435" w:author="Administrator" w:date="2019-03-09T20:23:00Z">
        <w:r w:rsidR="002E58D8">
          <w:rPr>
            <w:rFonts w:hint="eastAsia"/>
          </w:rPr>
          <w:t>近三</w:t>
        </w:r>
      </w:ins>
      <w:ins w:id="10436" w:author="Administrator" w:date="2019-03-09T20:24:00Z">
        <w:r w:rsidR="002E58D8">
          <w:rPr>
            <w:rFonts w:hint="eastAsia"/>
          </w:rPr>
          <w:t>分之一</w:t>
        </w:r>
      </w:ins>
      <w:ins w:id="10437" w:author="龍 Chris" w:date="2019-03-09T17:28:00Z">
        <w:del w:id="10438" w:author="Administrator" w:date="2019-03-09T20:23:00Z">
          <w:r w:rsidDel="002E58D8">
            <w:rPr>
              <w:rFonts w:hint="eastAsia"/>
            </w:rPr>
            <w:delText>近</w:delText>
          </w:r>
        </w:del>
        <w:del w:id="10439" w:author="Administrator" w:date="2019-03-09T20:24:00Z">
          <w:r w:rsidDel="002E58D8">
            <w:rPr>
              <w:rFonts w:hint="eastAsia"/>
            </w:rPr>
            <w:delText>半</w:delText>
          </w:r>
        </w:del>
        <w:r>
          <w:rPr>
            <w:rFonts w:hint="eastAsia"/>
          </w:rPr>
          <w:t>的數量，徐篙的心</w:t>
        </w:r>
      </w:ins>
      <w:ins w:id="10440" w:author="龍 Chris" w:date="2019-03-09T17:31:00Z">
        <w:r>
          <w:rPr>
            <w:rFonts w:hint="eastAsia"/>
          </w:rPr>
          <w:t>臟</w:t>
        </w:r>
      </w:ins>
      <w:ins w:id="10441" w:author="龍 Chris" w:date="2019-03-09T17:28:00Z">
        <w:r>
          <w:rPr>
            <w:rFonts w:hint="eastAsia"/>
          </w:rPr>
          <w:t>忍不住</w:t>
        </w:r>
      </w:ins>
      <w:ins w:id="10442" w:author="龍 Chris" w:date="2019-03-09T17:29:00Z">
        <w:r>
          <w:rPr>
            <w:rFonts w:hint="eastAsia"/>
          </w:rPr>
          <w:t>怦怦跳了起來。</w:t>
        </w:r>
      </w:ins>
    </w:p>
    <w:p w:rsidR="003F4A4E" w:rsidRDefault="003F4A4E" w:rsidP="0035421D">
      <w:pPr>
        <w:pStyle w:val="12"/>
        <w:spacing w:after="240"/>
        <w:ind w:leftChars="0" w:left="0"/>
        <w:rPr>
          <w:ins w:id="10443" w:author="龍 Chris" w:date="2019-03-09T17:33:00Z"/>
        </w:rPr>
      </w:pPr>
      <w:ins w:id="10444" w:author="龍 Chris" w:date="2019-03-09T17:29:00Z">
        <w:r>
          <w:rPr>
            <w:rFonts w:hint="eastAsia"/>
          </w:rPr>
          <w:t>他往旁邊樸道子方向看去，看到對方正好也投來的</w:t>
        </w:r>
      </w:ins>
      <w:ins w:id="10445" w:author="龍 Chris" w:date="2019-03-09T17:32:00Z">
        <w:r>
          <w:rPr>
            <w:rFonts w:hint="eastAsia"/>
          </w:rPr>
          <w:t>懼怕</w:t>
        </w:r>
      </w:ins>
      <w:ins w:id="10446" w:author="龍 Chris" w:date="2019-03-09T17:29:00Z">
        <w:r>
          <w:rPr>
            <w:rFonts w:hint="eastAsia"/>
          </w:rPr>
          <w:t>眼神，</w:t>
        </w:r>
      </w:ins>
      <w:ins w:id="10447" w:author="龍 Chris" w:date="2019-03-09T17:30:00Z">
        <w:r>
          <w:rPr>
            <w:rFonts w:hint="eastAsia"/>
          </w:rPr>
          <w:t>心</w:t>
        </w:r>
      </w:ins>
      <w:ins w:id="10448" w:author="龍 Chris" w:date="2019-03-09T17:31:00Z">
        <w:r>
          <w:rPr>
            <w:rFonts w:hint="eastAsia"/>
          </w:rPr>
          <w:t>中惡膽向邊生</w:t>
        </w:r>
      </w:ins>
      <w:ins w:id="10449" w:author="龍 Chris" w:date="2019-03-09T17:32:00Z">
        <w:r>
          <w:rPr>
            <w:rFonts w:hint="eastAsia"/>
          </w:rPr>
          <w:t>，</w:t>
        </w:r>
      </w:ins>
      <w:ins w:id="10450" w:author="龍 Chris" w:date="2019-03-09T17:33:00Z">
        <w:r w:rsidR="00723401">
          <w:rPr>
            <w:rFonts w:hint="eastAsia"/>
          </w:rPr>
          <w:t>掐訣就要再度施展法訣。</w:t>
        </w:r>
      </w:ins>
    </w:p>
    <w:p w:rsidR="00723401" w:rsidRDefault="00723401" w:rsidP="0035421D">
      <w:pPr>
        <w:pStyle w:val="12"/>
        <w:spacing w:after="240"/>
        <w:ind w:leftChars="0" w:left="0"/>
        <w:rPr>
          <w:ins w:id="10451" w:author="龍 Chris" w:date="2019-03-09T17:46:00Z"/>
        </w:rPr>
      </w:pPr>
      <w:ins w:id="10452" w:author="龍 Chris" w:date="2019-03-09T17:33:00Z">
        <w:r>
          <w:rPr>
            <w:rFonts w:hint="eastAsia"/>
          </w:rPr>
          <w:t>「快看，那邊</w:t>
        </w:r>
      </w:ins>
      <w:ins w:id="10453" w:author="龍 Chris" w:date="2019-03-09T17:34:00Z">
        <w:r>
          <w:rPr>
            <w:rFonts w:hint="eastAsia"/>
          </w:rPr>
          <w:t>似乎有人！」就在此時，</w:t>
        </w:r>
      </w:ins>
      <w:ins w:id="10454" w:author="龍 Chris" w:date="2019-03-09T17:38:00Z">
        <w:r w:rsidR="00170252">
          <w:rPr>
            <w:rFonts w:hint="eastAsia"/>
          </w:rPr>
          <w:t>陳姓少女驚呼一聲，</w:t>
        </w:r>
      </w:ins>
      <w:ins w:id="10455" w:author="龍 Chris" w:date="2019-03-09T17:46:00Z">
        <w:r w:rsidR="00C011EB">
          <w:rPr>
            <w:rFonts w:hint="eastAsia"/>
          </w:rPr>
          <w:t>跟著往前方某個方向一指。</w:t>
        </w:r>
      </w:ins>
    </w:p>
    <w:p w:rsidR="00C011EB" w:rsidRDefault="00C011EB" w:rsidP="0035421D">
      <w:pPr>
        <w:pStyle w:val="12"/>
        <w:spacing w:after="240"/>
        <w:ind w:leftChars="0" w:left="0"/>
        <w:rPr>
          <w:ins w:id="10456" w:author="龍 Chris" w:date="2019-03-09T17:56:00Z"/>
        </w:rPr>
      </w:pPr>
      <w:ins w:id="10457" w:author="龍 Chris" w:date="2019-03-09T17:46:00Z">
        <w:r>
          <w:rPr>
            <w:rFonts w:hint="eastAsia"/>
          </w:rPr>
          <w:t>徐</w:t>
        </w:r>
      </w:ins>
      <w:ins w:id="10458" w:author="龍 Chris" w:date="2019-03-09T17:47:00Z">
        <w:r>
          <w:rPr>
            <w:rFonts w:hint="eastAsia"/>
          </w:rPr>
          <w:t>樸兩人順著呼聲，往</w:t>
        </w:r>
      </w:ins>
      <w:ins w:id="10459" w:author="龍 Chris" w:date="2019-03-09T17:48:00Z">
        <w:r>
          <w:rPr>
            <w:rFonts w:hint="eastAsia"/>
          </w:rPr>
          <w:t>她所指方向看去，果然看到</w:t>
        </w:r>
      </w:ins>
      <w:ins w:id="10460" w:author="龍 Chris" w:date="2019-03-09T17:49:00Z">
        <w:r>
          <w:rPr>
            <w:rFonts w:hint="eastAsia"/>
          </w:rPr>
          <w:t>一個身影，約莫在一里之外，</w:t>
        </w:r>
      </w:ins>
      <w:ins w:id="10461" w:author="龍 Chris" w:date="2019-03-09T17:54:00Z">
        <w:r>
          <w:rPr>
            <w:rFonts w:hint="eastAsia"/>
          </w:rPr>
          <w:t>正</w:t>
        </w:r>
      </w:ins>
      <w:ins w:id="10462" w:author="龍 Chris" w:date="2019-03-09T17:56:00Z">
        <w:r w:rsidR="00B31F0D">
          <w:rPr>
            <w:rFonts w:hint="eastAsia"/>
          </w:rPr>
          <w:t>四處查探著甚麼。</w:t>
        </w:r>
      </w:ins>
    </w:p>
    <w:p w:rsidR="00B31F0D" w:rsidRDefault="00B31F0D" w:rsidP="0035421D">
      <w:pPr>
        <w:pStyle w:val="12"/>
        <w:spacing w:after="240"/>
        <w:ind w:leftChars="0" w:left="0"/>
        <w:rPr>
          <w:ins w:id="10463" w:author="龍 Chris" w:date="2019-03-09T17:57:00Z"/>
        </w:rPr>
      </w:pPr>
      <w:ins w:id="10464" w:author="龍 Chris" w:date="2019-03-09T17:56:00Z">
        <w:r>
          <w:rPr>
            <w:rFonts w:hint="eastAsia"/>
          </w:rPr>
          <w:t>「往那邊去！」樸道子心中</w:t>
        </w:r>
      </w:ins>
      <w:ins w:id="10465" w:author="龍 Chris" w:date="2019-03-09T17:57:00Z">
        <w:r>
          <w:rPr>
            <w:rFonts w:hint="eastAsia"/>
          </w:rPr>
          <w:t>一懍，也不管徐篙心中所想，對著陳姓少女喊了一聲，跟著自己便往那身影方向跑去。</w:t>
        </w:r>
      </w:ins>
    </w:p>
    <w:p w:rsidR="00B31F0D" w:rsidRPr="000262AD" w:rsidRDefault="00B31F0D" w:rsidP="0035421D">
      <w:pPr>
        <w:pStyle w:val="12"/>
        <w:spacing w:after="240"/>
        <w:ind w:leftChars="0" w:left="0"/>
        <w:rPr>
          <w:ins w:id="10466" w:author="龍 Chris" w:date="2019-03-09T15:48:00Z"/>
        </w:rPr>
      </w:pPr>
      <w:ins w:id="10467" w:author="龍 Chris" w:date="2019-03-09T17:58:00Z">
        <w:r>
          <w:rPr>
            <w:rFonts w:hint="eastAsia"/>
          </w:rPr>
          <w:t>徐篙愣了下，稍一猶豫，便被陳樸兩人落在後頭，嚇得他連忙跟上，</w:t>
        </w:r>
      </w:ins>
      <w:ins w:id="10468" w:author="龍 Chris" w:date="2019-03-09T17:59:00Z">
        <w:r>
          <w:rPr>
            <w:rFonts w:hint="eastAsia"/>
          </w:rPr>
          <w:t>後頭的蚊群也</w:t>
        </w:r>
      </w:ins>
      <w:ins w:id="10469" w:author="龍 Chris" w:date="2019-03-09T18:00:00Z">
        <w:r w:rsidR="00D9532D">
          <w:rPr>
            <w:rFonts w:hint="eastAsia"/>
          </w:rPr>
          <w:t>隨</w:t>
        </w:r>
      </w:ins>
      <w:ins w:id="10470" w:author="龍 Chris" w:date="2019-03-09T17:59:00Z">
        <w:r>
          <w:rPr>
            <w:rFonts w:hint="eastAsia"/>
          </w:rPr>
          <w:t>著換</w:t>
        </w:r>
      </w:ins>
      <w:ins w:id="10471" w:author="龍 Chris" w:date="2019-03-09T18:00:00Z">
        <w:r>
          <w:rPr>
            <w:rFonts w:hint="eastAsia"/>
          </w:rPr>
          <w:t>方向追了過去。</w:t>
        </w:r>
      </w:ins>
    </w:p>
    <w:p w:rsidR="003B6536" w:rsidRDefault="006C7826" w:rsidP="0035421D">
      <w:pPr>
        <w:pStyle w:val="12"/>
        <w:spacing w:after="240"/>
        <w:ind w:leftChars="0" w:left="0"/>
        <w:rPr>
          <w:ins w:id="10472" w:author="龍 Chris" w:date="2019-03-09T18:02:00Z"/>
        </w:rPr>
      </w:pPr>
      <w:ins w:id="10473" w:author="龍 Chris" w:date="2019-03-09T18:01:00Z">
        <w:r>
          <w:rPr>
            <w:rFonts w:hint="eastAsia"/>
          </w:rPr>
          <w:t>李龍</w:t>
        </w:r>
      </w:ins>
      <w:ins w:id="10474" w:author="龍 Chris" w:date="2019-03-09T18:02:00Z">
        <w:r>
          <w:rPr>
            <w:rFonts w:hint="eastAsia"/>
          </w:rPr>
          <w:t>飛此時正離開洞穴，來到外頭察看一番。</w:t>
        </w:r>
      </w:ins>
    </w:p>
    <w:p w:rsidR="006C7826" w:rsidRDefault="006C7826" w:rsidP="0035421D">
      <w:pPr>
        <w:pStyle w:val="12"/>
        <w:spacing w:after="240"/>
        <w:ind w:leftChars="0" w:left="0"/>
        <w:rPr>
          <w:ins w:id="10475" w:author="龍 Chris" w:date="2019-03-09T18:03:00Z"/>
        </w:rPr>
      </w:pPr>
      <w:ins w:id="10476" w:author="龍 Chris" w:date="2019-03-09T18:02:00Z">
        <w:r>
          <w:rPr>
            <w:rFonts w:hint="eastAsia"/>
          </w:rPr>
          <w:t>他雖有心找地方躲避鬼谷玟，</w:t>
        </w:r>
      </w:ins>
      <w:ins w:id="10477" w:author="龍 Chris" w:date="2019-03-09T18:03:00Z">
        <w:r>
          <w:rPr>
            <w:rFonts w:hint="eastAsia"/>
          </w:rPr>
          <w:t>但要他就這樣放棄那詭異石碑，卻也是心有不甘。</w:t>
        </w:r>
      </w:ins>
    </w:p>
    <w:p w:rsidR="006C7826" w:rsidRDefault="006C7826" w:rsidP="0035421D">
      <w:pPr>
        <w:pStyle w:val="12"/>
        <w:spacing w:after="240"/>
        <w:ind w:leftChars="0" w:left="0"/>
        <w:rPr>
          <w:ins w:id="10478" w:author="龍 Chris" w:date="2019-03-09T18:22:00Z"/>
        </w:rPr>
      </w:pPr>
      <w:ins w:id="10479" w:author="龍 Chris" w:date="2019-03-09T18:03:00Z">
        <w:r>
          <w:rPr>
            <w:rFonts w:hint="eastAsia"/>
          </w:rPr>
          <w:t>不得已，他只</w:t>
        </w:r>
      </w:ins>
      <w:ins w:id="10480" w:author="龍 Chris" w:date="2019-03-09T18:05:00Z">
        <w:r>
          <w:rPr>
            <w:rFonts w:hint="eastAsia"/>
          </w:rPr>
          <w:t>好</w:t>
        </w:r>
      </w:ins>
      <w:ins w:id="10481" w:author="龍 Chris" w:date="2019-03-09T18:22:00Z">
        <w:r w:rsidR="001A50CC">
          <w:rPr>
            <w:rFonts w:hint="eastAsia"/>
          </w:rPr>
          <w:t>先</w:t>
        </w:r>
      </w:ins>
      <w:ins w:id="10482" w:author="龍 Chris" w:date="2019-03-09T18:05:00Z">
        <w:r>
          <w:rPr>
            <w:rFonts w:hint="eastAsia"/>
          </w:rPr>
          <w:t>在洞穴外暗藏</w:t>
        </w:r>
      </w:ins>
      <w:ins w:id="10483" w:author="龍 Chris" w:date="2019-03-09T18:06:00Z">
        <w:r>
          <w:rPr>
            <w:rFonts w:hint="eastAsia"/>
          </w:rPr>
          <w:t>幾柄飛劍</w:t>
        </w:r>
      </w:ins>
      <w:ins w:id="10484" w:author="龍 Chris" w:date="2019-03-09T18:22:00Z">
        <w:r w:rsidR="001A50CC">
          <w:rPr>
            <w:rFonts w:hint="eastAsia"/>
          </w:rPr>
          <w:t>陷阱</w:t>
        </w:r>
      </w:ins>
      <w:ins w:id="10485" w:author="龍 Chris" w:date="2019-03-09T18:06:00Z">
        <w:r>
          <w:rPr>
            <w:rFonts w:hint="eastAsia"/>
          </w:rPr>
          <w:t>，同時</w:t>
        </w:r>
      </w:ins>
      <w:ins w:id="10486" w:author="龍 Chris" w:date="2019-03-09T18:22:00Z">
        <w:r w:rsidR="001A50CC">
          <w:rPr>
            <w:rFonts w:hint="eastAsia"/>
          </w:rPr>
          <w:t>探察地形，確認鬼谷玟要是追來，自己有把握逃脫而出。</w:t>
        </w:r>
      </w:ins>
    </w:p>
    <w:p w:rsidR="001A50CC" w:rsidRDefault="001A50CC" w:rsidP="0035421D">
      <w:pPr>
        <w:pStyle w:val="12"/>
        <w:spacing w:after="240"/>
        <w:ind w:leftChars="0" w:left="0"/>
        <w:rPr>
          <w:ins w:id="10487" w:author="龍 Chris" w:date="2019-03-09T18:23:00Z"/>
        </w:rPr>
      </w:pPr>
      <w:ins w:id="10488" w:author="龍 Chris" w:date="2019-03-09T18:22:00Z">
        <w:r>
          <w:rPr>
            <w:rFonts w:hint="eastAsia"/>
          </w:rPr>
          <w:t>想不到，他正在</w:t>
        </w:r>
      </w:ins>
      <w:ins w:id="10489" w:author="龍 Chris" w:date="2019-03-09T18:23:00Z">
        <w:r>
          <w:rPr>
            <w:rFonts w:hint="eastAsia"/>
          </w:rPr>
          <w:t>探勘之時，突然感覺到遠處一股奇異的妖氣直奔而來。</w:t>
        </w:r>
      </w:ins>
    </w:p>
    <w:p w:rsidR="001A50CC" w:rsidRDefault="001A50CC" w:rsidP="0035421D">
      <w:pPr>
        <w:pStyle w:val="12"/>
        <w:spacing w:after="240"/>
        <w:ind w:leftChars="0" w:left="0"/>
        <w:rPr>
          <w:ins w:id="10490" w:author="龍 Chris" w:date="2019-03-09T18:25:00Z"/>
        </w:rPr>
      </w:pPr>
      <w:ins w:id="10491" w:author="龍 Chris" w:date="2019-03-09T18:23:00Z">
        <w:r>
          <w:rPr>
            <w:rFonts w:hint="eastAsia"/>
          </w:rPr>
          <w:t>「難道鬼谷玟這麼快就</w:t>
        </w:r>
      </w:ins>
      <w:ins w:id="10492" w:author="龍 Chris" w:date="2019-03-09T18:25:00Z">
        <w:r>
          <w:rPr>
            <w:rFonts w:hint="eastAsia"/>
          </w:rPr>
          <w:t>帶那黃衫女屍</w:t>
        </w:r>
      </w:ins>
      <w:ins w:id="10493" w:author="龍 Chris" w:date="2019-03-09T18:23:00Z">
        <w:r>
          <w:rPr>
            <w:rFonts w:hint="eastAsia"/>
          </w:rPr>
          <w:t>追</w:t>
        </w:r>
      </w:ins>
      <w:ins w:id="10494" w:author="龍 Chris" w:date="2019-03-09T18:24:00Z">
        <w:r>
          <w:rPr>
            <w:rFonts w:hint="eastAsia"/>
          </w:rPr>
          <w:t>上來了？可除非她沒回去蜂巢，否則一來一回再怎麼快，也要明天才有可能出現阿？」李龍飛嚇了一跳，猶豫著是否要立刻逃</w:t>
        </w:r>
      </w:ins>
      <w:ins w:id="10495" w:author="龍 Chris" w:date="2019-03-09T18:25:00Z">
        <w:r>
          <w:rPr>
            <w:rFonts w:hint="eastAsia"/>
          </w:rPr>
          <w:t>亡。</w:t>
        </w:r>
      </w:ins>
    </w:p>
    <w:p w:rsidR="001A50CC" w:rsidRDefault="001A50CC" w:rsidP="0035421D">
      <w:pPr>
        <w:pStyle w:val="12"/>
        <w:spacing w:after="240"/>
        <w:ind w:leftChars="0" w:left="0"/>
        <w:rPr>
          <w:ins w:id="10496" w:author="龍 Chris" w:date="2019-03-09T18:26:00Z"/>
        </w:rPr>
      </w:pPr>
      <w:ins w:id="10497" w:author="龍 Chris" w:date="2019-03-09T18:25:00Z">
        <w:r>
          <w:rPr>
            <w:rFonts w:hint="eastAsia"/>
          </w:rPr>
          <w:lastRenderedPageBreak/>
          <w:t>但他再仔細一察，只覺得那妖氣雖然龐大，但卻混亂不堪，雖</w:t>
        </w:r>
      </w:ins>
      <w:ins w:id="10498" w:author="龍 Chris" w:date="2019-03-09T18:26:00Z">
        <w:r>
          <w:rPr>
            <w:rFonts w:hint="eastAsia"/>
          </w:rPr>
          <w:t>不算太若，但卻在妖丹二轉到三轉之間上下波動，</w:t>
        </w:r>
        <w:r w:rsidR="00B45F57">
          <w:rPr>
            <w:rFonts w:hint="eastAsia"/>
          </w:rPr>
          <w:t>而且並不只有一人。</w:t>
        </w:r>
      </w:ins>
    </w:p>
    <w:p w:rsidR="00B45F57" w:rsidRDefault="00B45F57" w:rsidP="0035421D">
      <w:pPr>
        <w:pStyle w:val="12"/>
        <w:spacing w:after="240"/>
        <w:ind w:leftChars="0" w:left="0"/>
        <w:rPr>
          <w:ins w:id="10499" w:author="龍 Chris" w:date="2019-03-09T18:29:00Z"/>
        </w:rPr>
      </w:pPr>
      <w:ins w:id="10500" w:author="龍 Chris" w:date="2019-03-09T18:26:00Z">
        <w:r>
          <w:rPr>
            <w:rFonts w:hint="eastAsia"/>
          </w:rPr>
          <w:t>「不對，若是鬼谷玟</w:t>
        </w:r>
      </w:ins>
      <w:ins w:id="10501" w:author="龍 Chris" w:date="2019-03-09T18:27:00Z">
        <w:r>
          <w:rPr>
            <w:rFonts w:hint="eastAsia"/>
          </w:rPr>
          <w:t>的那個女屍，好歹也是築基中期以上，對應來說，也有妖丹五轉實力，怎麼會只有二轉到三轉之間？」李龍飛雙眼一瞇，冷靜下來分析了下，</w:t>
        </w:r>
      </w:ins>
      <w:ins w:id="10502" w:author="龍 Chris" w:date="2019-03-09T18:28:00Z">
        <w:r>
          <w:rPr>
            <w:rFonts w:hint="eastAsia"/>
          </w:rPr>
          <w:t>「而且那妖氣前面，還有幾個熟悉的修士氣息</w:t>
        </w:r>
      </w:ins>
      <w:ins w:id="10503" w:author="龍 Chris" w:date="2019-03-09T18:29:00Z">
        <w:r>
          <w:rPr>
            <w:rFonts w:hint="eastAsia"/>
          </w:rPr>
          <w:t>逃亡</w:t>
        </w:r>
      </w:ins>
      <w:ins w:id="10504" w:author="龍 Chris" w:date="2019-03-09T18:28:00Z">
        <w:r>
          <w:rPr>
            <w:rFonts w:hint="eastAsia"/>
          </w:rPr>
          <w:t>，看起來，不像是鬼谷玟的同伴！</w:t>
        </w:r>
      </w:ins>
      <w:ins w:id="10505" w:author="龍 Chris" w:date="2019-03-09T18:29:00Z">
        <w:r>
          <w:rPr>
            <w:rFonts w:hint="eastAsia"/>
          </w:rPr>
          <w:t>」</w:t>
        </w:r>
      </w:ins>
    </w:p>
    <w:p w:rsidR="00B45F57" w:rsidRDefault="00B45F57" w:rsidP="0035421D">
      <w:pPr>
        <w:pStyle w:val="12"/>
        <w:spacing w:after="240"/>
        <w:ind w:leftChars="0" w:left="0"/>
        <w:rPr>
          <w:ins w:id="10506" w:author="龍 Chris" w:date="2019-03-09T18:30:00Z"/>
        </w:rPr>
      </w:pPr>
      <w:ins w:id="10507" w:author="龍 Chris" w:date="2019-03-09T18:29:00Z">
        <w:r>
          <w:rPr>
            <w:rFonts w:hint="eastAsia"/>
          </w:rPr>
          <w:t>沉吟了一下，李龍飛沒有轉身就走，反而迎上前去，準備看看到底是誰</w:t>
        </w:r>
        <w:del w:id="10508" w:author="Administrator" w:date="2019-03-09T20:25:00Z">
          <w:r w:rsidDel="002E58D8">
            <w:rPr>
              <w:rFonts w:hint="eastAsia"/>
            </w:rPr>
            <w:delText>在</w:delText>
          </w:r>
        </w:del>
        <w:r>
          <w:rPr>
            <w:rFonts w:hint="eastAsia"/>
          </w:rPr>
          <w:t>被那妖</w:t>
        </w:r>
      </w:ins>
      <w:ins w:id="10509" w:author="龍 Chris" w:date="2019-03-09T18:30:00Z">
        <w:r>
          <w:rPr>
            <w:rFonts w:hint="eastAsia"/>
          </w:rPr>
          <w:t>氣追殺，當然，這也是因為他有信心敵不過，還可以逃，所以才敢</w:t>
        </w:r>
      </w:ins>
      <w:ins w:id="10510" w:author="Administrator" w:date="2019-03-09T20:25:00Z">
        <w:r w:rsidR="002E58D8">
          <w:rPr>
            <w:rFonts w:hint="eastAsia"/>
          </w:rPr>
          <w:t>如此</w:t>
        </w:r>
      </w:ins>
      <w:ins w:id="10511" w:author="龍 Chris" w:date="2019-03-09T18:30:00Z">
        <w:del w:id="10512" w:author="Administrator" w:date="2019-03-09T20:25:00Z">
          <w:r w:rsidDel="002E58D8">
            <w:rPr>
              <w:rFonts w:hint="eastAsia"/>
            </w:rPr>
            <w:delText>這麼</w:delText>
          </w:r>
        </w:del>
        <w:r>
          <w:rPr>
            <w:rFonts w:hint="eastAsia"/>
          </w:rPr>
          <w:t>大膽。</w:t>
        </w:r>
      </w:ins>
    </w:p>
    <w:p w:rsidR="00B45F57" w:rsidRDefault="00B45F57" w:rsidP="0035421D">
      <w:pPr>
        <w:pStyle w:val="12"/>
        <w:spacing w:after="240"/>
        <w:ind w:leftChars="0" w:left="0"/>
        <w:rPr>
          <w:ins w:id="10513" w:author="龍 Chris" w:date="2019-03-09T18:31:00Z"/>
        </w:rPr>
      </w:pPr>
      <w:ins w:id="10514" w:author="龍 Chris" w:date="2019-03-09T18:30:00Z">
        <w:r>
          <w:rPr>
            <w:rFonts w:hint="eastAsia"/>
          </w:rPr>
          <w:t>不過他還是</w:t>
        </w:r>
      </w:ins>
      <w:ins w:id="10515" w:author="Administrator" w:date="2019-03-09T20:25:00Z">
        <w:r w:rsidR="002E58D8">
          <w:rPr>
            <w:rFonts w:hint="eastAsia"/>
          </w:rPr>
          <w:t>警</w:t>
        </w:r>
      </w:ins>
      <w:ins w:id="10516" w:author="Administrator" w:date="2019-03-09T20:26:00Z">
        <w:r w:rsidR="002E58D8">
          <w:rPr>
            <w:rFonts w:hint="eastAsia"/>
          </w:rPr>
          <w:t>惕</w:t>
        </w:r>
      </w:ins>
      <w:ins w:id="10517" w:author="龍 Chris" w:date="2019-03-09T18:30:00Z">
        <w:del w:id="10518" w:author="Administrator" w:date="2019-03-09T20:25:00Z">
          <w:r w:rsidDel="002E58D8">
            <w:rPr>
              <w:rFonts w:hint="eastAsia"/>
            </w:rPr>
            <w:delText>擔心</w:delText>
          </w:r>
        </w:del>
        <w:r>
          <w:rPr>
            <w:rFonts w:hint="eastAsia"/>
          </w:rPr>
          <w:t>這是鬼谷玟佈下的陷阱，因此</w:t>
        </w:r>
        <w:del w:id="10519" w:author="Administrator" w:date="2019-03-09T20:26:00Z">
          <w:r w:rsidDel="002E58D8">
            <w:rPr>
              <w:rFonts w:hint="eastAsia"/>
            </w:rPr>
            <w:delText>他</w:delText>
          </w:r>
        </w:del>
      </w:ins>
      <w:ins w:id="10520" w:author="龍 Chris" w:date="2019-03-09T18:31:00Z">
        <w:r>
          <w:rPr>
            <w:rFonts w:hint="eastAsia"/>
          </w:rPr>
          <w:t>並沒有超出自己飛劍所埋的範圍</w:t>
        </w:r>
        <w:del w:id="10521" w:author="Administrator" w:date="2019-03-09T20:26:00Z">
          <w:r w:rsidDel="002E58D8">
            <w:rPr>
              <w:rFonts w:hint="eastAsia"/>
            </w:rPr>
            <w:delText>之外</w:delText>
          </w:r>
        </w:del>
        <w:r>
          <w:rPr>
            <w:rFonts w:hint="eastAsia"/>
          </w:rPr>
          <w:t>，而是正好停在邊界，只要情況一有不對，他便可以轉身就逃。</w:t>
        </w:r>
      </w:ins>
    </w:p>
    <w:p w:rsidR="00B45F57" w:rsidRDefault="00B45F57" w:rsidP="0035421D">
      <w:pPr>
        <w:pStyle w:val="12"/>
        <w:spacing w:after="240"/>
        <w:ind w:leftChars="0" w:left="0"/>
        <w:rPr>
          <w:ins w:id="10522" w:author="龍 Chris" w:date="2019-03-09T18:32:00Z"/>
        </w:rPr>
      </w:pPr>
      <w:ins w:id="10523" w:author="龍 Chris" w:date="2019-03-09T18:31:00Z">
        <w:r>
          <w:rPr>
            <w:rFonts w:hint="eastAsia"/>
          </w:rPr>
          <w:t>當然</w:t>
        </w:r>
      </w:ins>
      <w:ins w:id="10524" w:author="Administrator" w:date="2019-03-09T20:26:00Z">
        <w:r w:rsidR="002E58D8">
          <w:rPr>
            <w:rFonts w:hint="eastAsia"/>
          </w:rPr>
          <w:t>若他跑了</w:t>
        </w:r>
      </w:ins>
      <w:ins w:id="10525" w:author="龍 Chris" w:date="2019-03-09T18:31:00Z">
        <w:del w:id="10526" w:author="Administrator" w:date="2019-03-09T20:26:00Z">
          <w:r w:rsidDel="002E58D8">
            <w:rPr>
              <w:rFonts w:hint="eastAsia"/>
            </w:rPr>
            <w:delText>這麼一來</w:delText>
          </w:r>
        </w:del>
        <w:r>
          <w:rPr>
            <w:rFonts w:hint="eastAsia"/>
          </w:rPr>
          <w:t>，那石碑之秘就無法破解，但</w:t>
        </w:r>
      </w:ins>
      <w:ins w:id="10527" w:author="龍 Chris" w:date="2019-03-09T18:32:00Z">
        <w:r>
          <w:rPr>
            <w:rFonts w:hint="eastAsia"/>
          </w:rPr>
          <w:t>他相信，就算是鬼谷玟看到了，同樣也沒有能力能將那石碑給帶走。</w:t>
        </w:r>
      </w:ins>
    </w:p>
    <w:p w:rsidR="00B45F57" w:rsidRDefault="00B45F57" w:rsidP="0035421D">
      <w:pPr>
        <w:pStyle w:val="12"/>
        <w:spacing w:after="240"/>
        <w:ind w:leftChars="0" w:left="0"/>
        <w:rPr>
          <w:ins w:id="10528" w:author="龍 Chris" w:date="2019-03-09T18:33:00Z"/>
        </w:rPr>
      </w:pPr>
      <w:ins w:id="10529" w:author="龍 Chris" w:date="2019-03-09T18:32:00Z">
        <w:del w:id="10530" w:author="Administrator" w:date="2019-03-09T20:26:00Z">
          <w:r w:rsidDel="002E58D8">
            <w:rPr>
              <w:rFonts w:hint="eastAsia"/>
            </w:rPr>
            <w:delText>這麼一來，</w:delText>
          </w:r>
        </w:del>
        <w:r>
          <w:rPr>
            <w:rFonts w:hint="eastAsia"/>
          </w:rPr>
          <w:t>除非鬼谷玟在這次試練期間，都要長守在這，否則他</w:t>
        </w:r>
      </w:ins>
      <w:ins w:id="10531" w:author="龍 Chris" w:date="2019-03-09T18:33:00Z">
        <w:r>
          <w:rPr>
            <w:rFonts w:hint="eastAsia"/>
          </w:rPr>
          <w:t>仍然有機會，回來找方法將石碑拿走。</w:t>
        </w:r>
      </w:ins>
    </w:p>
    <w:p w:rsidR="00B45F57" w:rsidRDefault="00B45F57" w:rsidP="0035421D">
      <w:pPr>
        <w:pStyle w:val="12"/>
        <w:spacing w:after="240"/>
        <w:ind w:leftChars="0" w:left="0"/>
        <w:rPr>
          <w:ins w:id="10532" w:author="龍 Chris" w:date="2019-03-09T18:34:00Z"/>
        </w:rPr>
      </w:pPr>
      <w:ins w:id="10533" w:author="龍 Chris" w:date="2019-03-09T18:33:00Z">
        <w:r>
          <w:rPr>
            <w:rFonts w:hint="eastAsia"/>
          </w:rPr>
          <w:t>對他而言，這石碑已經成了一個心結，不把它給拔走，他的倔</w:t>
        </w:r>
      </w:ins>
      <w:ins w:id="10534" w:author="龍 Chris" w:date="2019-03-09T18:34:00Z">
        <w:r>
          <w:rPr>
            <w:rFonts w:hint="eastAsia"/>
          </w:rPr>
          <w:t>性</w:t>
        </w:r>
      </w:ins>
      <w:ins w:id="10535" w:author="龍 Chris" w:date="2019-03-09T18:33:00Z">
        <w:r>
          <w:rPr>
            <w:rFonts w:hint="eastAsia"/>
          </w:rPr>
          <w:t>肯定</w:t>
        </w:r>
      </w:ins>
      <w:ins w:id="10536" w:author="龍 Chris" w:date="2019-03-09T18:34:00Z">
        <w:r>
          <w:rPr>
            <w:rFonts w:hint="eastAsia"/>
          </w:rPr>
          <w:t>會讓自己事後後悔許久。</w:t>
        </w:r>
      </w:ins>
    </w:p>
    <w:p w:rsidR="00B45F57" w:rsidRDefault="003338EB" w:rsidP="0035421D">
      <w:pPr>
        <w:pStyle w:val="12"/>
        <w:spacing w:after="240"/>
        <w:ind w:leftChars="0" w:left="0"/>
        <w:rPr>
          <w:ins w:id="10537" w:author="龍 Chris" w:date="2019-03-09T18:35:00Z"/>
        </w:rPr>
      </w:pPr>
      <w:ins w:id="10538" w:author="龍 Chris" w:date="2019-03-09T18:34:00Z">
        <w:r>
          <w:rPr>
            <w:rFonts w:hint="eastAsia"/>
          </w:rPr>
          <w:t>就見到兩邊人馬越靠越近，從一里之外，漸漸到半里之間，跟著是</w:t>
        </w:r>
      </w:ins>
      <w:ins w:id="10539" w:author="龍 Chris" w:date="2019-03-09T18:35:00Z">
        <w:r>
          <w:rPr>
            <w:rFonts w:hint="eastAsia"/>
          </w:rPr>
          <w:t>兩百尺，一百</w:t>
        </w:r>
      </w:ins>
      <w:ins w:id="10540" w:author="Administrator" w:date="2019-03-09T20:27:00Z">
        <w:r w:rsidR="002E58D8">
          <w:rPr>
            <w:rFonts w:hint="eastAsia"/>
          </w:rPr>
          <w:t>五，一百</w:t>
        </w:r>
      </w:ins>
      <w:ins w:id="10541" w:author="龍 Chris" w:date="2019-03-09T18:35:00Z">
        <w:del w:id="10542" w:author="Administrator" w:date="2019-03-09T20:27:00Z">
          <w:r w:rsidDel="002E58D8">
            <w:rPr>
              <w:rFonts w:hint="eastAsia"/>
            </w:rPr>
            <w:delText>尺</w:delText>
          </w:r>
        </w:del>
        <w:r>
          <w:rPr>
            <w:rFonts w:hint="eastAsia"/>
          </w:rPr>
          <w:t>…轉眼就到了五十尺內。</w:t>
        </w:r>
      </w:ins>
    </w:p>
    <w:p w:rsidR="003338EB" w:rsidRDefault="003338EB" w:rsidP="0035421D">
      <w:pPr>
        <w:pStyle w:val="12"/>
        <w:spacing w:after="240"/>
        <w:ind w:leftChars="0" w:left="0"/>
        <w:rPr>
          <w:ins w:id="10543" w:author="龍 Chris" w:date="2019-03-09T18:35:00Z"/>
        </w:rPr>
      </w:pPr>
      <w:ins w:id="10544" w:author="龍 Chris" w:date="2019-03-09T18:35:00Z">
        <w:r>
          <w:rPr>
            <w:rFonts w:hint="eastAsia"/>
          </w:rPr>
          <w:t>「是你！」「是你們！」</w:t>
        </w:r>
      </w:ins>
    </w:p>
    <w:p w:rsidR="003338EB" w:rsidRDefault="003338EB" w:rsidP="0035421D">
      <w:pPr>
        <w:pStyle w:val="12"/>
        <w:spacing w:after="240"/>
        <w:ind w:leftChars="0" w:left="0"/>
        <w:rPr>
          <w:ins w:id="10545" w:author="龍 Chris" w:date="2019-03-09T18:36:00Z"/>
        </w:rPr>
      </w:pPr>
      <w:ins w:id="10546" w:author="龍 Chris" w:date="2019-03-09T18:35:00Z">
        <w:r>
          <w:rPr>
            <w:rFonts w:hint="eastAsia"/>
          </w:rPr>
          <w:t>幾乎是</w:t>
        </w:r>
      </w:ins>
      <w:ins w:id="10547" w:author="龍 Chris" w:date="2019-03-09T18:37:00Z">
        <w:r w:rsidR="0008632D">
          <w:rPr>
            <w:rFonts w:hint="eastAsia"/>
          </w:rPr>
          <w:t>在</w:t>
        </w:r>
      </w:ins>
      <w:ins w:id="10548" w:author="龍 Chris" w:date="2019-03-09T18:35:00Z">
        <w:r>
          <w:rPr>
            <w:rFonts w:hint="eastAsia"/>
          </w:rPr>
          <w:t>同時</w:t>
        </w:r>
        <w:del w:id="10549" w:author="Administrator" w:date="2019-03-09T20:28:00Z">
          <w:r w:rsidDel="002E58D8">
            <w:rPr>
              <w:rFonts w:hint="eastAsia"/>
            </w:rPr>
            <w:delText>之</w:delText>
          </w:r>
        </w:del>
        <w:r>
          <w:rPr>
            <w:rFonts w:hint="eastAsia"/>
          </w:rPr>
          <w:t>間，兩邊人馬都</w:t>
        </w:r>
      </w:ins>
      <w:ins w:id="10550" w:author="龍 Chris" w:date="2019-03-09T18:36:00Z">
        <w:r>
          <w:rPr>
            <w:rFonts w:hint="eastAsia"/>
          </w:rPr>
          <w:t>看清楚了對方。</w:t>
        </w:r>
      </w:ins>
    </w:p>
    <w:p w:rsidR="003338EB" w:rsidRDefault="003338EB" w:rsidP="0035421D">
      <w:pPr>
        <w:pStyle w:val="12"/>
        <w:spacing w:after="240"/>
        <w:ind w:leftChars="0" w:left="0"/>
        <w:rPr>
          <w:ins w:id="10551" w:author="Administrator" w:date="2019-03-09T20:28:00Z"/>
        </w:rPr>
      </w:pPr>
      <w:ins w:id="10552" w:author="龍 Chris" w:date="2019-03-09T18:36:00Z">
        <w:r>
          <w:rPr>
            <w:rFonts w:hint="eastAsia"/>
          </w:rPr>
          <w:t>對於</w:t>
        </w:r>
      </w:ins>
      <w:ins w:id="10553" w:author="龍 Chris" w:date="2019-03-09T18:37:00Z">
        <w:r w:rsidR="0008632D">
          <w:rPr>
            <w:rFonts w:hint="eastAsia"/>
          </w:rPr>
          <w:t>樸道子等人，雖然遇到熟人</w:t>
        </w:r>
      </w:ins>
      <w:ins w:id="10554" w:author="龍 Chris" w:date="2019-03-09T18:38:00Z">
        <w:r w:rsidR="0008632D">
          <w:rPr>
            <w:rFonts w:hint="eastAsia"/>
          </w:rPr>
          <w:t>讓他們精神一</w:t>
        </w:r>
      </w:ins>
      <w:ins w:id="10555" w:author="Administrator" w:date="2019-03-09T20:28:00Z">
        <w:r w:rsidR="002E58D8">
          <w:rPr>
            <w:rFonts w:hint="eastAsia"/>
          </w:rPr>
          <w:t>振</w:t>
        </w:r>
      </w:ins>
      <w:ins w:id="10556" w:author="龍 Chris" w:date="2019-03-09T18:38:00Z">
        <w:del w:id="10557" w:author="Administrator" w:date="2019-03-09T20:28:00Z">
          <w:r w:rsidR="0008632D" w:rsidDel="002E58D8">
            <w:rPr>
              <w:rFonts w:hint="eastAsia"/>
            </w:rPr>
            <w:delText>震</w:delText>
          </w:r>
        </w:del>
        <w:r w:rsidR="0008632D">
          <w:rPr>
            <w:rFonts w:hint="eastAsia"/>
          </w:rPr>
          <w:t>，但當看清楚李龍飛只有一人之後，卻又有些失望。</w:t>
        </w:r>
      </w:ins>
    </w:p>
    <w:p w:rsidR="002E58D8" w:rsidRDefault="002E58D8" w:rsidP="0035421D">
      <w:pPr>
        <w:pStyle w:val="12"/>
        <w:spacing w:after="240"/>
        <w:ind w:leftChars="0" w:left="0"/>
        <w:rPr>
          <w:ins w:id="10558" w:author="龍 Chris" w:date="2019-03-09T18:38:00Z"/>
        </w:rPr>
      </w:pPr>
      <w:ins w:id="10559" w:author="Administrator" w:date="2019-03-09T20:28:00Z">
        <w:r>
          <w:rPr>
            <w:rFonts w:hint="eastAsia"/>
          </w:rPr>
          <w:t>「就算李道友修為比我等還高，但雙拳難</w:t>
        </w:r>
      </w:ins>
      <w:ins w:id="10560" w:author="Administrator" w:date="2019-03-09T20:29:00Z">
        <w:r>
          <w:rPr>
            <w:rFonts w:hint="eastAsia"/>
          </w:rPr>
          <w:t>敵四手，還是打不過這群蚊子阿！」樸道子心中想著，同時陳徐兩也都這樣認為。</w:t>
        </w:r>
      </w:ins>
    </w:p>
    <w:p w:rsidR="0008632D" w:rsidRDefault="0008632D" w:rsidP="0035421D">
      <w:pPr>
        <w:pStyle w:val="12"/>
        <w:spacing w:after="240"/>
        <w:ind w:leftChars="0" w:left="0"/>
        <w:rPr>
          <w:ins w:id="10561" w:author="龍 Chris" w:date="2019-03-09T18:40:00Z"/>
        </w:rPr>
      </w:pPr>
      <w:ins w:id="10562" w:author="龍 Chris" w:date="2019-03-09T18:38:00Z">
        <w:r>
          <w:rPr>
            <w:rFonts w:hint="eastAsia"/>
          </w:rPr>
          <w:t>反倒是李龍飛看到</w:t>
        </w:r>
      </w:ins>
      <w:ins w:id="10563" w:author="龍 Chris" w:date="2019-03-09T18:39:00Z">
        <w:r>
          <w:rPr>
            <w:rFonts w:hint="eastAsia"/>
          </w:rPr>
          <w:t>他們四人，張大了眼有</w:t>
        </w:r>
      </w:ins>
      <w:ins w:id="10564" w:author="Administrator" w:date="2019-03-09T20:30:00Z">
        <w:r w:rsidR="00F1303C">
          <w:rPr>
            <w:rFonts w:hint="eastAsia"/>
          </w:rPr>
          <w:t>些錯愕</w:t>
        </w:r>
      </w:ins>
      <w:ins w:id="10565" w:author="龍 Chris" w:date="2019-03-09T18:39:00Z">
        <w:del w:id="10566" w:author="Administrator" w:date="2019-03-09T20:30:00Z">
          <w:r w:rsidDel="00F1303C">
            <w:rPr>
              <w:rFonts w:hint="eastAsia"/>
            </w:rPr>
            <w:delText>些</w:delText>
          </w:r>
          <w:r w:rsidDel="002E58D8">
            <w:rPr>
              <w:rFonts w:hint="eastAsia"/>
            </w:rPr>
            <w:delText>不敢相信</w:delText>
          </w:r>
        </w:del>
        <w:r>
          <w:rPr>
            <w:rFonts w:hint="eastAsia"/>
          </w:rPr>
          <w:t>，尤其是</w:t>
        </w:r>
      </w:ins>
      <w:ins w:id="10567" w:author="Administrator" w:date="2019-03-09T20:36:00Z">
        <w:r w:rsidR="00F1303C">
          <w:rPr>
            <w:rFonts w:hint="eastAsia"/>
          </w:rPr>
          <w:t>看到他們</w:t>
        </w:r>
      </w:ins>
      <w:ins w:id="10568" w:author="龍 Chris" w:date="2019-03-09T18:39:00Z">
        <w:del w:id="10569" w:author="Administrator" w:date="2019-03-09T20:36:00Z">
          <w:r w:rsidDel="00F1303C">
            <w:rPr>
              <w:rFonts w:hint="eastAsia"/>
            </w:rPr>
            <w:delText>其</w:delText>
          </w:r>
        </w:del>
        <w:r>
          <w:rPr>
            <w:rFonts w:hint="eastAsia"/>
          </w:rPr>
          <w:t>身後那群黑壓壓的蚊子，雖然每一隻都實力不強，但加起來數百隻的數量，讓他也忍不住</w:t>
        </w:r>
      </w:ins>
      <w:ins w:id="10570" w:author="龍 Chris" w:date="2019-03-09T18:40:00Z">
        <w:r>
          <w:rPr>
            <w:rFonts w:hint="eastAsia"/>
          </w:rPr>
          <w:t>頭皮發麻。</w:t>
        </w:r>
      </w:ins>
    </w:p>
    <w:p w:rsidR="0008632D" w:rsidRDefault="0008632D" w:rsidP="0035421D">
      <w:pPr>
        <w:pStyle w:val="12"/>
        <w:spacing w:after="240"/>
        <w:ind w:leftChars="0" w:left="0"/>
        <w:rPr>
          <w:ins w:id="10571" w:author="龍 Chris" w:date="2019-03-09T18:41:00Z"/>
        </w:rPr>
      </w:pPr>
      <w:ins w:id="10572" w:author="龍 Chris" w:date="2019-03-09T18:40:00Z">
        <w:r>
          <w:rPr>
            <w:rFonts w:hint="eastAsia"/>
          </w:rPr>
          <w:t>「那是甚麼鬼？為甚麼你們會被牠們追殺！」李龍飛二話不說，拔腿就跑，但卻不是跑向洞穴方向，而是引向外圍</w:t>
        </w:r>
      </w:ins>
      <w:ins w:id="10573" w:author="龍 Chris" w:date="2019-03-09T18:41:00Z">
        <w:r>
          <w:rPr>
            <w:rFonts w:hint="eastAsia"/>
          </w:rPr>
          <w:t>。</w:t>
        </w:r>
      </w:ins>
    </w:p>
    <w:p w:rsidR="0008632D" w:rsidRDefault="0008632D" w:rsidP="0035421D">
      <w:pPr>
        <w:pStyle w:val="12"/>
        <w:spacing w:after="240"/>
        <w:ind w:leftChars="0" w:left="0"/>
        <w:rPr>
          <w:ins w:id="10574" w:author="龍 Chris" w:date="2019-03-09T18:42:00Z"/>
        </w:rPr>
      </w:pPr>
      <w:ins w:id="10575" w:author="龍 Chris" w:date="2019-03-09T18:41:00Z">
        <w:r>
          <w:rPr>
            <w:rFonts w:hint="eastAsia"/>
          </w:rPr>
          <w:lastRenderedPageBreak/>
          <w:t>「這…說來話長，總之，遇上你也是有緣，不如我們一起想法子對付這群蚊</w:t>
        </w:r>
      </w:ins>
      <w:ins w:id="10576" w:author="龍 Chris" w:date="2019-03-09T18:42:00Z">
        <w:r>
          <w:rPr>
            <w:rFonts w:hint="eastAsia"/>
          </w:rPr>
          <w:t>子好</w:t>
        </w:r>
      </w:ins>
      <w:ins w:id="10577" w:author="Administrator" w:date="2019-03-09T20:36:00Z">
        <w:r w:rsidR="00F1303C">
          <w:rPr>
            <w:rFonts w:hint="eastAsia"/>
          </w:rPr>
          <w:t>嗎</w:t>
        </w:r>
      </w:ins>
      <w:ins w:id="10578" w:author="龍 Chris" w:date="2019-03-09T18:42:00Z">
        <w:del w:id="10579" w:author="Administrator" w:date="2019-03-09T20:36:00Z">
          <w:r w:rsidDel="00F1303C">
            <w:rPr>
              <w:rFonts w:hint="eastAsia"/>
            </w:rPr>
            <w:delText>了</w:delText>
          </w:r>
        </w:del>
        <w:r>
          <w:rPr>
            <w:rFonts w:hint="eastAsia"/>
          </w:rPr>
          <w:t>！」樸道子有些尷尬，看著李龍飛苦笑了下，腳底卻速度不減，跟著李龍飛往外跑去。</w:t>
        </w:r>
      </w:ins>
    </w:p>
    <w:p w:rsidR="001232C2" w:rsidRDefault="0008632D" w:rsidP="0035421D">
      <w:pPr>
        <w:pStyle w:val="12"/>
        <w:spacing w:after="240"/>
        <w:ind w:leftChars="0" w:left="0"/>
        <w:rPr>
          <w:ins w:id="10580" w:author="龍 Chris" w:date="2019-03-09T18:46:00Z"/>
        </w:rPr>
      </w:pPr>
      <w:ins w:id="10581" w:author="龍 Chris" w:date="2019-03-09T18:42:00Z">
        <w:r>
          <w:rPr>
            <w:rFonts w:hint="eastAsia"/>
          </w:rPr>
          <w:t>「</w:t>
        </w:r>
      </w:ins>
      <w:ins w:id="10582" w:author="龍 Chris" w:date="2019-03-09T18:43:00Z">
        <w:r>
          <w:rPr>
            <w:rFonts w:hint="eastAsia"/>
          </w:rPr>
          <w:t>這叫有緣？有緣個屁！」李龍飛哭笑不得，</w:t>
        </w:r>
      </w:ins>
      <w:ins w:id="10583" w:author="龍 Chris" w:date="2019-03-09T18:44:00Z">
        <w:r>
          <w:rPr>
            <w:rFonts w:hint="eastAsia"/>
          </w:rPr>
          <w:t>雖說</w:t>
        </w:r>
      </w:ins>
      <w:ins w:id="10584" w:author="龍 Chris" w:date="2019-03-09T18:46:00Z">
        <w:r w:rsidR="00367899">
          <w:rPr>
            <w:rFonts w:hint="eastAsia"/>
          </w:rPr>
          <w:t>他</w:t>
        </w:r>
      </w:ins>
      <w:ins w:id="10585" w:author="龍 Chris" w:date="2019-03-09T18:44:00Z">
        <w:r>
          <w:rPr>
            <w:rFonts w:hint="eastAsia"/>
          </w:rPr>
          <w:t>並不擔心</w:t>
        </w:r>
        <w:del w:id="10586" w:author="Administrator" w:date="2019-03-09T20:36:00Z">
          <w:r w:rsidDel="00F1303C">
            <w:rPr>
              <w:rFonts w:hint="eastAsia"/>
            </w:rPr>
            <w:delText>跑不</w:delText>
          </w:r>
        </w:del>
      </w:ins>
      <w:ins w:id="10587" w:author="Administrator" w:date="2019-03-09T20:36:00Z">
        <w:r w:rsidR="00F1303C">
          <w:rPr>
            <w:rFonts w:hint="eastAsia"/>
          </w:rPr>
          <w:t>被追</w:t>
        </w:r>
      </w:ins>
      <w:ins w:id="10588" w:author="Administrator" w:date="2019-03-09T20:37:00Z">
        <w:r w:rsidR="00F1303C">
          <w:rPr>
            <w:rFonts w:hint="eastAsia"/>
          </w:rPr>
          <w:t>上</w:t>
        </w:r>
      </w:ins>
      <w:ins w:id="10589" w:author="龍 Chris" w:date="2019-03-09T18:44:00Z">
        <w:del w:id="10590" w:author="Administrator" w:date="2019-03-09T20:36:00Z">
          <w:r w:rsidDel="00F1303C">
            <w:rPr>
              <w:rFonts w:hint="eastAsia"/>
            </w:rPr>
            <w:delText>掉</w:delText>
          </w:r>
        </w:del>
        <w:r>
          <w:rPr>
            <w:rFonts w:hint="eastAsia"/>
          </w:rPr>
          <w:t>，但聽到這話，也是一</w:t>
        </w:r>
      </w:ins>
      <w:ins w:id="10591" w:author="龍 Chris" w:date="2019-03-09T18:45:00Z">
        <w:r w:rsidR="00367899">
          <w:rPr>
            <w:rFonts w:hint="eastAsia"/>
          </w:rPr>
          <w:t>整個蛋</w:t>
        </w:r>
      </w:ins>
      <w:ins w:id="10592" w:author="龍 Chris" w:date="2019-03-09T18:44:00Z">
        <w:r>
          <w:rPr>
            <w:rFonts w:hint="eastAsia"/>
          </w:rPr>
          <w:t>疼。</w:t>
        </w:r>
      </w:ins>
    </w:p>
    <w:p w:rsidR="00367899" w:rsidRDefault="00367899" w:rsidP="0035421D">
      <w:pPr>
        <w:pStyle w:val="12"/>
        <w:spacing w:after="240"/>
        <w:ind w:leftChars="0" w:left="0"/>
        <w:rPr>
          <w:ins w:id="10593" w:author="龍 Chris" w:date="2019-03-09T18:49:00Z"/>
        </w:rPr>
      </w:pPr>
      <w:ins w:id="10594" w:author="龍 Chris" w:date="2019-03-09T18:46:00Z">
        <w:r>
          <w:rPr>
            <w:rFonts w:hint="eastAsia"/>
          </w:rPr>
          <w:t>好在這</w:t>
        </w:r>
        <w:r w:rsidR="00FE2271">
          <w:rPr>
            <w:rFonts w:hint="eastAsia"/>
          </w:rPr>
          <w:t>些蚊子的速度對他來講，並不算</w:t>
        </w:r>
      </w:ins>
      <w:ins w:id="10595" w:author="Administrator" w:date="2019-03-09T20:37:00Z">
        <w:r w:rsidR="00F1303C">
          <w:rPr>
            <w:rFonts w:hint="eastAsia"/>
          </w:rPr>
          <w:t>快</w:t>
        </w:r>
      </w:ins>
      <w:ins w:id="10596" w:author="龍 Chris" w:date="2019-03-09T18:46:00Z">
        <w:del w:id="10597" w:author="Administrator" w:date="2019-03-09T20:37:00Z">
          <w:r w:rsidR="00FE2271" w:rsidDel="00F1303C">
            <w:rPr>
              <w:rFonts w:hint="eastAsia"/>
            </w:rPr>
            <w:delText>快</w:delText>
          </w:r>
        </w:del>
        <w:r w:rsidR="00FE2271">
          <w:rPr>
            <w:rFonts w:hint="eastAsia"/>
          </w:rPr>
          <w:t>，於是他帶著四人</w:t>
        </w:r>
      </w:ins>
      <w:ins w:id="10598" w:author="龍 Chris" w:date="2019-03-09T18:47:00Z">
        <w:r w:rsidR="00FE2271">
          <w:rPr>
            <w:rFonts w:hint="eastAsia"/>
          </w:rPr>
          <w:t>，開始繞著洞穴外圍，順著方向，</w:t>
        </w:r>
      </w:ins>
      <w:ins w:id="10599" w:author="龍 Chris" w:date="2019-03-09T18:49:00Z">
        <w:r w:rsidR="00FE2271">
          <w:rPr>
            <w:rFonts w:hint="eastAsia"/>
          </w:rPr>
          <w:t>跑起圈來。</w:t>
        </w:r>
      </w:ins>
    </w:p>
    <w:p w:rsidR="00FE2271" w:rsidDel="00F1303C" w:rsidRDefault="00F1303C" w:rsidP="0035421D">
      <w:pPr>
        <w:pStyle w:val="12"/>
        <w:spacing w:after="240"/>
        <w:ind w:leftChars="0" w:left="0"/>
        <w:rPr>
          <w:ins w:id="10600" w:author="龍 Chris" w:date="2019-03-09T18:49:00Z"/>
          <w:del w:id="10601" w:author="Administrator" w:date="2019-03-09T20:37:00Z"/>
        </w:rPr>
      </w:pPr>
      <w:ins w:id="10602" w:author="Administrator" w:date="2019-03-09T20:37:00Z">
        <w:r>
          <w:rPr>
            <w:rFonts w:hint="eastAsia"/>
          </w:rPr>
          <w:t>跑阿跑得，</w:t>
        </w:r>
      </w:ins>
      <w:ins w:id="10603" w:author="龍 Chris" w:date="2019-03-09T18:49:00Z">
        <w:r w:rsidR="00FE2271">
          <w:rPr>
            <w:rFonts w:hint="eastAsia"/>
          </w:rPr>
          <w:t>那些蚊子雖然靈智未開，但也</w:t>
        </w:r>
      </w:ins>
      <w:ins w:id="10604" w:author="Administrator" w:date="2019-03-09T20:37:00Z">
        <w:r>
          <w:rPr>
            <w:rFonts w:hint="eastAsia"/>
          </w:rPr>
          <w:t>隱隱</w:t>
        </w:r>
      </w:ins>
      <w:ins w:id="10605" w:author="龍 Chris" w:date="2019-03-09T18:49:00Z">
        <w:r w:rsidR="00FE2271">
          <w:rPr>
            <w:rFonts w:hint="eastAsia"/>
          </w:rPr>
          <w:t>感覺奇怪</w:t>
        </w:r>
      </w:ins>
      <w:ins w:id="10606" w:author="Administrator" w:date="2019-03-09T20:37:00Z">
        <w:r>
          <w:rPr>
            <w:rFonts w:hint="eastAsia"/>
          </w:rPr>
          <w:t>，</w:t>
        </w:r>
      </w:ins>
      <w:ins w:id="10607" w:author="龍 Chris" w:date="2019-03-09T18:49:00Z">
        <w:del w:id="10608" w:author="Administrator" w:date="2019-03-09T20:37:00Z">
          <w:r w:rsidR="00FE2271" w:rsidDel="00F1303C">
            <w:rPr>
              <w:rFonts w:hint="eastAsia"/>
            </w:rPr>
            <w:delText>。</w:delText>
          </w:r>
        </w:del>
      </w:ins>
    </w:p>
    <w:p w:rsidR="000F0075" w:rsidRDefault="00FE2271">
      <w:pPr>
        <w:pStyle w:val="12"/>
        <w:spacing w:after="240"/>
        <w:ind w:leftChars="0" w:left="0"/>
        <w:rPr>
          <w:ins w:id="10609" w:author="龍 Chris" w:date="2019-03-09T08:49:00Z"/>
        </w:rPr>
        <w:pPrChange w:id="10610" w:author="Administrator" w:date="2019-03-09T20:39:00Z">
          <w:pPr>
            <w:pStyle w:val="12"/>
            <w:numPr>
              <w:numId w:val="1"/>
            </w:numPr>
            <w:spacing w:after="240"/>
            <w:ind w:leftChars="0" w:left="360" w:hanging="360"/>
            <w:outlineLvl w:val="0"/>
          </w:pPr>
        </w:pPrChange>
      </w:pPr>
      <w:ins w:id="10611" w:author="龍 Chris" w:date="2019-03-09T18:49:00Z">
        <w:del w:id="10612" w:author="Administrator" w:date="2019-03-09T20:37:00Z">
          <w:r w:rsidDel="00F1303C">
            <w:rPr>
              <w:rFonts w:hint="eastAsia"/>
            </w:rPr>
            <w:delText>「</w:delText>
          </w:r>
        </w:del>
        <w:del w:id="10613" w:author="Administrator" w:date="2019-03-09T20:39:00Z">
          <w:r w:rsidDel="00E12911">
            <w:rPr>
              <w:rFonts w:hint="eastAsia"/>
            </w:rPr>
            <w:delText>怎麼</w:delText>
          </w:r>
        </w:del>
        <w:r>
          <w:rPr>
            <w:rFonts w:hint="eastAsia"/>
          </w:rPr>
          <w:t>前面這群</w:t>
        </w:r>
      </w:ins>
      <w:ins w:id="10614" w:author="Administrator" w:date="2019-03-09T20:39:00Z">
        <w:r w:rsidR="00E12911">
          <w:rPr>
            <w:rFonts w:hint="eastAsia"/>
          </w:rPr>
          <w:t>修士</w:t>
        </w:r>
      </w:ins>
      <w:ins w:id="10615" w:author="龍 Chris" w:date="2019-03-09T18:49:00Z">
        <w:del w:id="10616" w:author="Administrator" w:date="2019-03-09T20:39:00Z">
          <w:r w:rsidDel="00E12911">
            <w:rPr>
              <w:rFonts w:hint="eastAsia"/>
            </w:rPr>
            <w:delText>人</w:delText>
          </w:r>
        </w:del>
        <w:r>
          <w:rPr>
            <w:rFonts w:hint="eastAsia"/>
          </w:rPr>
          <w:t>，</w:t>
        </w:r>
      </w:ins>
      <w:ins w:id="10617" w:author="Administrator" w:date="2019-03-09T20:40:00Z">
        <w:r w:rsidR="00E12911">
          <w:rPr>
            <w:rFonts w:hint="eastAsia"/>
          </w:rPr>
          <w:t>好像</w:t>
        </w:r>
      </w:ins>
      <w:ins w:id="10618" w:author="Administrator" w:date="2019-03-09T20:39:00Z">
        <w:r w:rsidR="00E12911">
          <w:rPr>
            <w:rFonts w:hint="eastAsia"/>
          </w:rPr>
          <w:t>有點</w:t>
        </w:r>
      </w:ins>
      <w:ins w:id="10619" w:author="龍 Chris" w:date="2019-03-09T18:49:00Z">
        <w:r>
          <w:rPr>
            <w:rFonts w:hint="eastAsia"/>
          </w:rPr>
          <w:t>不對</w:t>
        </w:r>
      </w:ins>
      <w:ins w:id="10620" w:author="龍 Chris" w:date="2019-03-09T18:50:00Z">
        <w:r>
          <w:rPr>
            <w:rFonts w:hint="eastAsia"/>
          </w:rPr>
          <w:t>勁阿，這地方不是已經跑過三次了，怎又再</w:t>
        </w:r>
      </w:ins>
      <w:ins w:id="10621" w:author="Administrator" w:date="2019-03-09T20:37:00Z">
        <w:r w:rsidR="00F1303C">
          <w:rPr>
            <w:rFonts w:hint="eastAsia"/>
          </w:rPr>
          <w:t>出現在眼前</w:t>
        </w:r>
      </w:ins>
      <w:ins w:id="10622" w:author="龍 Chris" w:date="2019-03-09T18:50:00Z">
        <w:del w:id="10623" w:author="Administrator" w:date="2019-03-09T20:37:00Z">
          <w:r w:rsidDel="00F1303C">
            <w:rPr>
              <w:rFonts w:hint="eastAsia"/>
            </w:rPr>
            <w:delText>跑一次</w:delText>
          </w:r>
        </w:del>
        <w:r>
          <w:rPr>
            <w:rFonts w:hint="eastAsia"/>
          </w:rPr>
          <w:t>呢！</w:t>
        </w:r>
        <w:del w:id="10624" w:author="Administrator" w:date="2019-03-09T20:37:00Z">
          <w:r w:rsidDel="00F1303C">
            <w:rPr>
              <w:rFonts w:hint="eastAsia"/>
            </w:rPr>
            <w:delText>」</w:delText>
          </w:r>
        </w:del>
      </w:ins>
    </w:p>
    <w:p w:rsidR="007F5077" w:rsidRDefault="00A77442" w:rsidP="00D95CFC">
      <w:pPr>
        <w:pStyle w:val="12"/>
        <w:numPr>
          <w:ilvl w:val="0"/>
          <w:numId w:val="1"/>
        </w:numPr>
        <w:spacing w:after="240"/>
        <w:ind w:leftChars="0"/>
        <w:outlineLvl w:val="0"/>
        <w:rPr>
          <w:ins w:id="10625" w:author="Administrator" w:date="2019-03-09T20:37:00Z"/>
        </w:rPr>
      </w:pPr>
      <w:ins w:id="10626" w:author="龍 Chris" w:date="2019-03-09T08:49:00Z">
        <w:del w:id="10627" w:author="Administrator" w:date="2019-03-10T12:39:00Z">
          <w:r w:rsidDel="000A2DC6">
            <w:rPr>
              <w:rFonts w:hint="eastAsia"/>
            </w:rPr>
            <w:delText>三個臭皮匠，勝過一個諸葛亮</w:delText>
          </w:r>
        </w:del>
      </w:ins>
      <w:ins w:id="10628" w:author="Administrator" w:date="2019-03-10T11:07:00Z">
        <w:r w:rsidR="007F5077">
          <w:rPr>
            <w:rFonts w:hint="eastAsia"/>
          </w:rPr>
          <w:t>震驚</w:t>
        </w:r>
      </w:ins>
    </w:p>
    <w:p w:rsidR="000F0075" w:rsidRDefault="0055110D">
      <w:pPr>
        <w:pStyle w:val="12"/>
        <w:spacing w:after="240"/>
        <w:ind w:leftChars="0" w:left="0"/>
        <w:rPr>
          <w:ins w:id="10629" w:author="Administrator" w:date="2019-03-09T20:43:00Z"/>
        </w:rPr>
        <w:pPrChange w:id="10630" w:author="Administrator" w:date="2019-03-09T20:40:00Z">
          <w:pPr>
            <w:pStyle w:val="12"/>
            <w:numPr>
              <w:numId w:val="1"/>
            </w:numPr>
            <w:spacing w:after="240"/>
            <w:ind w:leftChars="0" w:left="360" w:hanging="360"/>
            <w:outlineLvl w:val="0"/>
          </w:pPr>
        </w:pPrChange>
      </w:pPr>
      <w:ins w:id="10631" w:author="Administrator" w:date="2019-03-09T20:40:00Z">
        <w:r>
          <w:rPr>
            <w:rFonts w:hint="eastAsia"/>
          </w:rPr>
          <w:t>跑著跑著，也不知道繞了多少圈，李龍飛從</w:t>
        </w:r>
      </w:ins>
      <w:ins w:id="10632" w:author="Administrator" w:date="2019-03-09T20:42:00Z">
        <w:r w:rsidR="00605796">
          <w:rPr>
            <w:rFonts w:hint="eastAsia"/>
          </w:rPr>
          <w:t>樸道子的口中，倒是知曉了他們七人進入試練之後的大致經過。</w:t>
        </w:r>
      </w:ins>
    </w:p>
    <w:p w:rsidR="000F0075" w:rsidRDefault="00605796">
      <w:pPr>
        <w:pStyle w:val="12"/>
        <w:spacing w:after="240"/>
        <w:ind w:leftChars="0" w:left="0"/>
        <w:rPr>
          <w:ins w:id="10633" w:author="Administrator" w:date="2019-03-09T20:44:00Z"/>
        </w:rPr>
        <w:pPrChange w:id="10634" w:author="Administrator" w:date="2019-03-09T20:40:00Z">
          <w:pPr>
            <w:pStyle w:val="12"/>
            <w:numPr>
              <w:numId w:val="1"/>
            </w:numPr>
            <w:spacing w:after="240"/>
            <w:ind w:leftChars="0" w:left="360" w:hanging="360"/>
            <w:outlineLvl w:val="0"/>
          </w:pPr>
        </w:pPrChange>
      </w:pPr>
      <w:ins w:id="10635" w:author="Administrator" w:date="2019-03-09T20:43:00Z">
        <w:r>
          <w:rPr>
            <w:rFonts w:hint="eastAsia"/>
          </w:rPr>
          <w:t>原來在進入血色試練之後，</w:t>
        </w:r>
      </w:ins>
      <w:ins w:id="10636" w:author="Administrator" w:date="2019-03-09T20:44:00Z">
        <w:r>
          <w:rPr>
            <w:rFonts w:hint="eastAsia"/>
          </w:rPr>
          <w:t>樸道子等人不知道是運氣好還是機緣巧合，竟一一的會合到了一起</w:t>
        </w:r>
      </w:ins>
      <w:ins w:id="10637" w:author="Administrator" w:date="2019-03-09T20:50:00Z">
        <w:r>
          <w:rPr>
            <w:rFonts w:hint="eastAsia"/>
          </w:rPr>
          <w:t>，形成一個練氣修士的七人小團體。</w:t>
        </w:r>
      </w:ins>
    </w:p>
    <w:p w:rsidR="000F0075" w:rsidRDefault="00605796">
      <w:pPr>
        <w:pStyle w:val="12"/>
        <w:spacing w:after="240"/>
        <w:ind w:leftChars="0" w:left="0"/>
        <w:rPr>
          <w:ins w:id="10638" w:author="Administrator" w:date="2019-03-09T20:48:00Z"/>
        </w:rPr>
        <w:pPrChange w:id="10639" w:author="Administrator" w:date="2019-03-09T20:40:00Z">
          <w:pPr>
            <w:pStyle w:val="12"/>
            <w:numPr>
              <w:numId w:val="1"/>
            </w:numPr>
            <w:spacing w:after="240"/>
            <w:ind w:leftChars="0" w:left="360" w:hanging="360"/>
            <w:outlineLvl w:val="0"/>
          </w:pPr>
        </w:pPrChange>
      </w:pPr>
      <w:ins w:id="10640" w:author="Administrator" w:date="2019-03-09T20:45:00Z">
        <w:r>
          <w:rPr>
            <w:rFonts w:hint="eastAsia"/>
          </w:rPr>
          <w:t>原本大家是因為實力不足，所以抱團取暖，而當七個人慢慢湊齊了後，</w:t>
        </w:r>
      </w:ins>
      <w:ins w:id="10641" w:author="Administrator" w:date="2019-03-09T20:46:00Z">
        <w:r>
          <w:rPr>
            <w:rFonts w:hint="eastAsia"/>
          </w:rPr>
          <w:t>反</w:t>
        </w:r>
      </w:ins>
      <w:ins w:id="10642" w:author="Administrator" w:date="2019-03-09T20:50:00Z">
        <w:r>
          <w:rPr>
            <w:rFonts w:hint="eastAsia"/>
          </w:rPr>
          <w:t>倒</w:t>
        </w:r>
      </w:ins>
      <w:ins w:id="10643" w:author="Administrator" w:date="2019-03-09T20:46:00Z">
        <w:r>
          <w:rPr>
            <w:rFonts w:hint="eastAsia"/>
          </w:rPr>
          <w:t>形成了一股不算弱的勢力，在試練中闖蕩了不少</w:t>
        </w:r>
      </w:ins>
      <w:ins w:id="10644" w:author="Administrator" w:date="2019-03-09T20:47:00Z">
        <w:r>
          <w:rPr>
            <w:rFonts w:hint="eastAsia"/>
          </w:rPr>
          <w:t>險境</w:t>
        </w:r>
      </w:ins>
      <w:ins w:id="10645" w:author="Administrator" w:date="2019-03-09T20:48:00Z">
        <w:r>
          <w:rPr>
            <w:rFonts w:hint="eastAsia"/>
          </w:rPr>
          <w:t>，得到頗為豐碩的成果。</w:t>
        </w:r>
      </w:ins>
    </w:p>
    <w:p w:rsidR="000F0075" w:rsidRDefault="00605796">
      <w:pPr>
        <w:pStyle w:val="12"/>
        <w:spacing w:after="240"/>
        <w:ind w:leftChars="0" w:left="0"/>
        <w:rPr>
          <w:ins w:id="10646" w:author="Administrator" w:date="2019-03-09T20:52:00Z"/>
        </w:rPr>
        <w:pPrChange w:id="10647" w:author="Administrator" w:date="2019-03-09T20:40:00Z">
          <w:pPr>
            <w:pStyle w:val="12"/>
            <w:numPr>
              <w:numId w:val="1"/>
            </w:numPr>
            <w:spacing w:after="240"/>
            <w:ind w:leftChars="0" w:left="360" w:hanging="360"/>
            <w:outlineLvl w:val="0"/>
          </w:pPr>
        </w:pPrChange>
      </w:pPr>
      <w:ins w:id="10648" w:author="Administrator" w:date="2019-03-09T20:48:00Z">
        <w:r>
          <w:rPr>
            <w:rFonts w:hint="eastAsia"/>
          </w:rPr>
          <w:t>只是人心不足蛇吞象，</w:t>
        </w:r>
      </w:ins>
      <w:ins w:id="10649" w:author="Administrator" w:date="2019-03-09T20:51:00Z">
        <w:r>
          <w:rPr>
            <w:rFonts w:hint="eastAsia"/>
          </w:rPr>
          <w:t>在經歷幾次取寶後，樸道子等人對外圍那些</w:t>
        </w:r>
      </w:ins>
      <w:ins w:id="10650" w:author="Administrator" w:date="2019-03-09T20:52:00Z">
        <w:r>
          <w:rPr>
            <w:rFonts w:hint="eastAsia"/>
          </w:rPr>
          <w:t>機緣有些不滿足了。</w:t>
        </w:r>
      </w:ins>
    </w:p>
    <w:p w:rsidR="000F0075" w:rsidRDefault="00605796">
      <w:pPr>
        <w:pStyle w:val="12"/>
        <w:spacing w:after="240"/>
        <w:ind w:leftChars="0" w:left="0"/>
        <w:rPr>
          <w:ins w:id="10651" w:author="Administrator" w:date="2019-03-09T20:52:00Z"/>
        </w:rPr>
        <w:pPrChange w:id="10652" w:author="Administrator" w:date="2019-03-09T20:40:00Z">
          <w:pPr>
            <w:pStyle w:val="12"/>
            <w:numPr>
              <w:numId w:val="1"/>
            </w:numPr>
            <w:spacing w:after="240"/>
            <w:ind w:leftChars="0" w:left="360" w:hanging="360"/>
            <w:outlineLvl w:val="0"/>
          </w:pPr>
        </w:pPrChange>
      </w:pPr>
      <w:ins w:id="10653" w:author="Administrator" w:date="2019-03-09T20:52:00Z">
        <w:r>
          <w:rPr>
            <w:rFonts w:hint="eastAsia"/>
          </w:rPr>
          <w:t>討論過後，</w:t>
        </w:r>
        <w:r w:rsidR="009731C6">
          <w:rPr>
            <w:rFonts w:hint="eastAsia"/>
          </w:rPr>
          <w:t>眾人決定往靈山方向走去。</w:t>
        </w:r>
      </w:ins>
    </w:p>
    <w:p w:rsidR="000F0075" w:rsidRDefault="009731C6">
      <w:pPr>
        <w:pStyle w:val="12"/>
        <w:spacing w:after="240"/>
        <w:ind w:leftChars="0" w:left="0"/>
        <w:rPr>
          <w:ins w:id="10654" w:author="Administrator" w:date="2019-03-09T20:55:00Z"/>
        </w:rPr>
        <w:pPrChange w:id="10655" w:author="Administrator" w:date="2019-03-09T20:40:00Z">
          <w:pPr>
            <w:pStyle w:val="12"/>
            <w:numPr>
              <w:numId w:val="1"/>
            </w:numPr>
            <w:spacing w:after="240"/>
            <w:ind w:leftChars="0" w:left="360" w:hanging="360"/>
            <w:outlineLvl w:val="0"/>
          </w:pPr>
        </w:pPrChange>
      </w:pPr>
      <w:ins w:id="10656" w:author="Administrator" w:date="2019-03-09T20:54:00Z">
        <w:r>
          <w:rPr>
            <w:rFonts w:hint="eastAsia"/>
          </w:rPr>
          <w:t>可他們卻在一次意外，讓徐氏兄弟的弟弟徐益，身受重傷，昏迷不醒</w:t>
        </w:r>
      </w:ins>
      <w:ins w:id="10657" w:author="Administrator" w:date="2019-03-09T20:55:00Z">
        <w:r>
          <w:rPr>
            <w:rFonts w:hint="eastAsia"/>
          </w:rPr>
          <w:t>。</w:t>
        </w:r>
      </w:ins>
    </w:p>
    <w:p w:rsidR="000F0075" w:rsidRDefault="009731C6">
      <w:pPr>
        <w:pStyle w:val="12"/>
        <w:spacing w:after="240"/>
        <w:ind w:leftChars="0" w:left="0"/>
        <w:rPr>
          <w:ins w:id="10658" w:author="Administrator" w:date="2019-03-09T21:00:00Z"/>
        </w:rPr>
        <w:pPrChange w:id="10659" w:author="Administrator" w:date="2019-03-09T20:40:00Z">
          <w:pPr>
            <w:pStyle w:val="12"/>
            <w:numPr>
              <w:numId w:val="1"/>
            </w:numPr>
            <w:spacing w:after="240"/>
            <w:ind w:leftChars="0" w:left="360" w:hanging="360"/>
            <w:outlineLvl w:val="0"/>
          </w:pPr>
        </w:pPrChange>
      </w:pPr>
      <w:ins w:id="10660" w:author="Administrator" w:date="2019-03-09T20:55:00Z">
        <w:r>
          <w:rPr>
            <w:rFonts w:hint="eastAsia"/>
          </w:rPr>
          <w:t>倘若這樣，也就算了，可後來雖再</w:t>
        </w:r>
      </w:ins>
      <w:ins w:id="10661" w:author="Administrator" w:date="2019-03-09T20:56:00Z">
        <w:r>
          <w:rPr>
            <w:rFonts w:hint="eastAsia"/>
          </w:rPr>
          <w:t>有所收獲，卻陸續又</w:t>
        </w:r>
      </w:ins>
      <w:ins w:id="10662" w:author="Administrator" w:date="2019-03-09T20:57:00Z">
        <w:r>
          <w:rPr>
            <w:rFonts w:hint="eastAsia"/>
          </w:rPr>
          <w:t>讓陰</w:t>
        </w:r>
      </w:ins>
      <w:ins w:id="10663" w:author="Administrator" w:date="2019-03-09T21:00:00Z">
        <w:r>
          <w:rPr>
            <w:rFonts w:hint="eastAsia"/>
          </w:rPr>
          <w:t>氏，胡氏兩人也受到重創。</w:t>
        </w:r>
      </w:ins>
    </w:p>
    <w:p w:rsidR="000F0075" w:rsidRDefault="009731C6">
      <w:pPr>
        <w:pStyle w:val="12"/>
        <w:spacing w:after="240"/>
        <w:ind w:leftChars="0" w:left="0"/>
        <w:rPr>
          <w:ins w:id="10664" w:author="Administrator" w:date="2019-03-09T21:01:00Z"/>
        </w:rPr>
        <w:pPrChange w:id="10665" w:author="Administrator" w:date="2019-03-09T20:40:00Z">
          <w:pPr>
            <w:pStyle w:val="12"/>
            <w:numPr>
              <w:numId w:val="1"/>
            </w:numPr>
            <w:spacing w:after="240"/>
            <w:ind w:leftChars="0" w:left="360" w:hanging="360"/>
            <w:outlineLvl w:val="0"/>
          </w:pPr>
        </w:pPrChange>
      </w:pPr>
      <w:ins w:id="10666" w:author="Administrator" w:date="2019-03-09T21:01:00Z">
        <w:r>
          <w:rPr>
            <w:rFonts w:hint="eastAsia"/>
          </w:rPr>
          <w:t>直到此時，七人才驚覺，這靈山不是自己可來的地方。</w:t>
        </w:r>
      </w:ins>
    </w:p>
    <w:p w:rsidR="000F0075" w:rsidRDefault="009731C6">
      <w:pPr>
        <w:pStyle w:val="12"/>
        <w:spacing w:after="240"/>
        <w:ind w:leftChars="0" w:left="0"/>
        <w:rPr>
          <w:ins w:id="10667" w:author="Administrator" w:date="2019-03-09T21:01:00Z"/>
        </w:rPr>
        <w:pPrChange w:id="10668" w:author="Administrator" w:date="2019-03-09T20:40:00Z">
          <w:pPr>
            <w:pStyle w:val="12"/>
            <w:numPr>
              <w:numId w:val="1"/>
            </w:numPr>
            <w:spacing w:after="240"/>
            <w:ind w:leftChars="0" w:left="360" w:hanging="360"/>
            <w:outlineLvl w:val="0"/>
          </w:pPr>
        </w:pPrChange>
      </w:pPr>
      <w:ins w:id="10669" w:author="Administrator" w:date="2019-03-09T21:01:00Z">
        <w:r>
          <w:rPr>
            <w:rFonts w:hint="eastAsia"/>
          </w:rPr>
          <w:t>只是為時以晚，上山容易下山難。</w:t>
        </w:r>
      </w:ins>
    </w:p>
    <w:p w:rsidR="000F0075" w:rsidRDefault="009731C6">
      <w:pPr>
        <w:pStyle w:val="12"/>
        <w:spacing w:after="240"/>
        <w:ind w:leftChars="0" w:left="0"/>
        <w:rPr>
          <w:ins w:id="10670" w:author="Administrator" w:date="2019-03-09T21:03:00Z"/>
        </w:rPr>
        <w:pPrChange w:id="10671" w:author="Administrator" w:date="2019-03-09T20:40:00Z">
          <w:pPr>
            <w:pStyle w:val="12"/>
            <w:numPr>
              <w:numId w:val="1"/>
            </w:numPr>
            <w:spacing w:after="240"/>
            <w:ind w:leftChars="0" w:left="360" w:hanging="360"/>
            <w:outlineLvl w:val="0"/>
          </w:pPr>
        </w:pPrChange>
      </w:pPr>
      <w:ins w:id="10672" w:author="Administrator" w:date="2019-03-09T21:01:00Z">
        <w:r>
          <w:rPr>
            <w:rFonts w:hint="eastAsia"/>
          </w:rPr>
          <w:t>七人之中，三人受傷，戰力大打折扣下，原本</w:t>
        </w:r>
      </w:ins>
      <w:ins w:id="10673" w:author="Administrator" w:date="2019-03-09T21:02:00Z">
        <w:r>
          <w:rPr>
            <w:rFonts w:hint="eastAsia"/>
          </w:rPr>
          <w:t>入</w:t>
        </w:r>
      </w:ins>
      <w:ins w:id="10674" w:author="Administrator" w:date="2019-03-09T21:01:00Z">
        <w:r>
          <w:rPr>
            <w:rFonts w:hint="eastAsia"/>
          </w:rPr>
          <w:t>山時有些</w:t>
        </w:r>
      </w:ins>
      <w:ins w:id="10675" w:author="Administrator" w:date="2019-03-09T21:02:00Z">
        <w:r w:rsidR="001D308D">
          <w:rPr>
            <w:rFonts w:hint="eastAsia"/>
          </w:rPr>
          <w:t>可以無懼的</w:t>
        </w:r>
      </w:ins>
      <w:ins w:id="10676" w:author="Administrator" w:date="2019-03-09T21:01:00Z">
        <w:r>
          <w:rPr>
            <w:rFonts w:hint="eastAsia"/>
          </w:rPr>
          <w:t>妖獸</w:t>
        </w:r>
      </w:ins>
      <w:ins w:id="10677" w:author="Administrator" w:date="2019-03-09T21:03:00Z">
        <w:r w:rsidR="001D308D">
          <w:rPr>
            <w:rFonts w:hint="eastAsia"/>
          </w:rPr>
          <w:t>，此時卻得小心翼翼通過。</w:t>
        </w:r>
      </w:ins>
    </w:p>
    <w:p w:rsidR="000F0075" w:rsidRDefault="001D308D">
      <w:pPr>
        <w:pStyle w:val="12"/>
        <w:spacing w:after="240"/>
        <w:ind w:leftChars="0" w:left="0"/>
        <w:rPr>
          <w:ins w:id="10678" w:author="Administrator" w:date="2019-03-09T21:04:00Z"/>
        </w:rPr>
        <w:pPrChange w:id="10679" w:author="Administrator" w:date="2019-03-09T20:40:00Z">
          <w:pPr>
            <w:pStyle w:val="12"/>
            <w:numPr>
              <w:numId w:val="1"/>
            </w:numPr>
            <w:spacing w:after="240"/>
            <w:ind w:leftChars="0" w:left="360" w:hanging="360"/>
            <w:outlineLvl w:val="0"/>
          </w:pPr>
        </w:pPrChange>
      </w:pPr>
      <w:ins w:id="10680" w:author="Administrator" w:date="2019-03-09T21:03:00Z">
        <w:r>
          <w:rPr>
            <w:rFonts w:hint="eastAsia"/>
          </w:rPr>
          <w:t>更糟的是，在經過某處時，</w:t>
        </w:r>
      </w:ins>
      <w:ins w:id="10681" w:author="Administrator" w:date="2019-03-09T21:15:00Z">
        <w:r w:rsidR="00A30A68">
          <w:rPr>
            <w:rFonts w:hint="eastAsia"/>
          </w:rPr>
          <w:t>失足</w:t>
        </w:r>
      </w:ins>
      <w:ins w:id="10682" w:author="Administrator" w:date="2019-03-09T21:03:00Z">
        <w:r>
          <w:rPr>
            <w:rFonts w:hint="eastAsia"/>
          </w:rPr>
          <w:t>誤</w:t>
        </w:r>
      </w:ins>
      <w:ins w:id="10683" w:author="Administrator" w:date="2019-03-09T21:04:00Z">
        <w:r>
          <w:rPr>
            <w:rFonts w:hint="eastAsia"/>
          </w:rPr>
          <w:t>闖危境，引來一群蚊子的追殺，這才有了現在這樣繞圈的情況。</w:t>
        </w:r>
      </w:ins>
    </w:p>
    <w:p w:rsidR="000F0075" w:rsidRDefault="00A30A68">
      <w:pPr>
        <w:pStyle w:val="12"/>
        <w:spacing w:after="240"/>
        <w:ind w:leftChars="0" w:left="0"/>
        <w:rPr>
          <w:ins w:id="10684" w:author="Administrator" w:date="2019-03-09T21:37:00Z"/>
        </w:rPr>
        <w:pPrChange w:id="10685" w:author="Administrator" w:date="2019-03-09T20:40:00Z">
          <w:pPr>
            <w:pStyle w:val="12"/>
            <w:numPr>
              <w:numId w:val="1"/>
            </w:numPr>
            <w:spacing w:after="240"/>
            <w:ind w:leftChars="0" w:left="360" w:hanging="360"/>
            <w:outlineLvl w:val="0"/>
          </w:pPr>
        </w:pPrChange>
      </w:pPr>
      <w:ins w:id="10686" w:author="Administrator" w:date="2019-03-09T21:15:00Z">
        <w:r>
          <w:rPr>
            <w:rFonts w:hint="eastAsia"/>
          </w:rPr>
          <w:lastRenderedPageBreak/>
          <w:t>聽完樸道子的解釋，</w:t>
        </w:r>
      </w:ins>
      <w:ins w:id="10687" w:author="Administrator" w:date="2019-03-09T21:36:00Z">
        <w:r w:rsidR="003331B8">
          <w:rPr>
            <w:rFonts w:hint="eastAsia"/>
          </w:rPr>
          <w:t>李龍飛</w:t>
        </w:r>
      </w:ins>
      <w:ins w:id="10688" w:author="Administrator" w:date="2019-03-09T21:37:00Z">
        <w:r w:rsidR="003331B8">
          <w:rPr>
            <w:rFonts w:hint="eastAsia"/>
          </w:rPr>
          <w:t>沉吟了一會，沒有答話。</w:t>
        </w:r>
      </w:ins>
    </w:p>
    <w:p w:rsidR="000F0075" w:rsidRDefault="003331B8">
      <w:pPr>
        <w:pStyle w:val="12"/>
        <w:spacing w:after="240"/>
        <w:ind w:leftChars="0" w:left="0"/>
        <w:rPr>
          <w:ins w:id="10689" w:author="Administrator" w:date="2019-03-09T21:37:00Z"/>
        </w:rPr>
        <w:pPrChange w:id="10690" w:author="Administrator" w:date="2019-03-09T20:40:00Z">
          <w:pPr>
            <w:pStyle w:val="12"/>
            <w:numPr>
              <w:numId w:val="1"/>
            </w:numPr>
            <w:spacing w:after="240"/>
            <w:ind w:leftChars="0" w:left="360" w:hanging="360"/>
            <w:outlineLvl w:val="0"/>
          </w:pPr>
        </w:pPrChange>
      </w:pPr>
      <w:ins w:id="10691" w:author="Administrator" w:date="2019-03-09T21:37:00Z">
        <w:r>
          <w:rPr>
            <w:rFonts w:hint="eastAsia"/>
          </w:rPr>
          <w:t>樸道子沒有摧他，而是繼續跑著，同時心中</w:t>
        </w:r>
      </w:ins>
      <w:ins w:id="10692" w:author="Administrator" w:date="2019-03-09T21:44:00Z">
        <w:r>
          <w:rPr>
            <w:rFonts w:hint="eastAsia"/>
          </w:rPr>
          <w:t>也是嘀咕</w:t>
        </w:r>
      </w:ins>
      <w:ins w:id="10693" w:author="Administrator" w:date="2019-03-09T21:37:00Z">
        <w:r>
          <w:rPr>
            <w:rFonts w:hint="eastAsia"/>
          </w:rPr>
          <w:t>。</w:t>
        </w:r>
      </w:ins>
    </w:p>
    <w:p w:rsidR="000F0075" w:rsidRDefault="003331B8">
      <w:pPr>
        <w:pStyle w:val="12"/>
        <w:spacing w:after="240"/>
        <w:ind w:leftChars="0" w:left="0"/>
        <w:rPr>
          <w:ins w:id="10694" w:author="Administrator" w:date="2019-03-09T21:42:00Z"/>
        </w:rPr>
        <w:pPrChange w:id="10695" w:author="Administrator" w:date="2019-03-09T20:40:00Z">
          <w:pPr>
            <w:pStyle w:val="12"/>
            <w:numPr>
              <w:numId w:val="1"/>
            </w:numPr>
            <w:spacing w:after="240"/>
            <w:ind w:leftChars="0" w:left="360" w:hanging="360"/>
            <w:outlineLvl w:val="0"/>
          </w:pPr>
        </w:pPrChange>
      </w:pPr>
      <w:ins w:id="10696" w:author="Administrator" w:date="2019-03-09T21:37:00Z">
        <w:r>
          <w:rPr>
            <w:rFonts w:hint="eastAsia"/>
          </w:rPr>
          <w:t>「這個李道友，</w:t>
        </w:r>
      </w:ins>
      <w:ins w:id="10697" w:author="Administrator" w:date="2019-03-09T21:40:00Z">
        <w:r>
          <w:rPr>
            <w:rFonts w:hint="eastAsia"/>
          </w:rPr>
          <w:t>當時在赤劍宗迎賓樓時，就知道他並不尋常</w:t>
        </w:r>
      </w:ins>
      <w:ins w:id="10698" w:author="Administrator" w:date="2019-03-09T21:41:00Z">
        <w:r>
          <w:rPr>
            <w:rFonts w:hint="eastAsia"/>
          </w:rPr>
          <w:t>，平平都是練氣大圓滿修士，我每次看到他，表面雖然沒有顯露出來，但心底</w:t>
        </w:r>
      </w:ins>
      <w:ins w:id="10699" w:author="Administrator" w:date="2019-03-09T21:42:00Z">
        <w:r>
          <w:rPr>
            <w:rFonts w:hint="eastAsia"/>
          </w:rPr>
          <w:t>總是不知名的畏懼。」</w:t>
        </w:r>
      </w:ins>
    </w:p>
    <w:p w:rsidR="000F0075" w:rsidRDefault="003331B8">
      <w:pPr>
        <w:pStyle w:val="12"/>
        <w:spacing w:after="240"/>
        <w:ind w:leftChars="0" w:left="0"/>
        <w:rPr>
          <w:ins w:id="10700" w:author="Administrator" w:date="2019-03-09T21:44:00Z"/>
        </w:rPr>
        <w:pPrChange w:id="10701" w:author="Administrator" w:date="2019-03-09T20:40:00Z">
          <w:pPr>
            <w:pStyle w:val="12"/>
            <w:numPr>
              <w:numId w:val="1"/>
            </w:numPr>
            <w:spacing w:after="240"/>
            <w:ind w:leftChars="0" w:left="360" w:hanging="360"/>
            <w:outlineLvl w:val="0"/>
          </w:pPr>
        </w:pPrChange>
      </w:pPr>
      <w:ins w:id="10702" w:author="Administrator" w:date="2019-03-09T21:42:00Z">
        <w:r>
          <w:rPr>
            <w:rFonts w:hint="eastAsia"/>
          </w:rPr>
          <w:t>「如今他一個人在這靈山深處，看起來過得還比我們七人滋潤，而且此時被蚊群追殺</w:t>
        </w:r>
      </w:ins>
      <w:ins w:id="10703" w:author="Administrator" w:date="2019-03-09T21:43:00Z">
        <w:r>
          <w:rPr>
            <w:rFonts w:hint="eastAsia"/>
          </w:rPr>
          <w:t>，竟若無其事，帶著我們繞圈圈跑，實在是不知道遇上他是福是禍，還是</w:t>
        </w:r>
      </w:ins>
      <w:ins w:id="10704" w:author="Administrator" w:date="2019-03-09T21:44:00Z">
        <w:r>
          <w:rPr>
            <w:rFonts w:hint="eastAsia"/>
          </w:rPr>
          <w:t>禍福相依阿！」</w:t>
        </w:r>
      </w:ins>
    </w:p>
    <w:p w:rsidR="000F0075" w:rsidRDefault="003331B8">
      <w:pPr>
        <w:pStyle w:val="12"/>
        <w:spacing w:after="240"/>
        <w:ind w:leftChars="0" w:left="0"/>
        <w:rPr>
          <w:ins w:id="10705" w:author="Administrator" w:date="2019-03-09T21:45:00Z"/>
        </w:rPr>
        <w:pPrChange w:id="10706" w:author="Administrator" w:date="2019-03-09T20:40:00Z">
          <w:pPr>
            <w:pStyle w:val="12"/>
            <w:numPr>
              <w:numId w:val="1"/>
            </w:numPr>
            <w:spacing w:after="240"/>
            <w:ind w:leftChars="0" w:left="360" w:hanging="360"/>
            <w:outlineLvl w:val="0"/>
          </w:pPr>
        </w:pPrChange>
      </w:pPr>
      <w:ins w:id="10707" w:author="Administrator" w:date="2019-03-09T21:44:00Z">
        <w:r>
          <w:rPr>
            <w:rFonts w:hint="eastAsia"/>
          </w:rPr>
          <w:t>再跑了一圈，樸道子終究多背</w:t>
        </w:r>
      </w:ins>
      <w:ins w:id="10708" w:author="Administrator" w:date="2019-03-09T21:45:00Z">
        <w:r>
          <w:rPr>
            <w:rFonts w:hint="eastAsia"/>
          </w:rPr>
          <w:t>了一個人，氣力快要支持不了，速度慢了下來，遠遠看去，與前頭的陳姓少女和徐篙落了五六尺遠，</w:t>
        </w:r>
        <w:r w:rsidR="00971C4D">
          <w:rPr>
            <w:rFonts w:hint="eastAsia"/>
          </w:rPr>
          <w:t>成了五人之後最後一個。</w:t>
        </w:r>
      </w:ins>
    </w:p>
    <w:p w:rsidR="000F0075" w:rsidRDefault="00971C4D">
      <w:pPr>
        <w:pStyle w:val="12"/>
        <w:spacing w:after="240"/>
        <w:ind w:leftChars="0" w:left="0"/>
        <w:rPr>
          <w:ins w:id="10709" w:author="Administrator" w:date="2019-03-09T21:46:00Z"/>
        </w:rPr>
        <w:pPrChange w:id="10710" w:author="Administrator" w:date="2019-03-09T20:40:00Z">
          <w:pPr>
            <w:pStyle w:val="12"/>
            <w:numPr>
              <w:numId w:val="1"/>
            </w:numPr>
            <w:spacing w:after="240"/>
            <w:ind w:leftChars="0" w:left="360" w:hanging="360"/>
            <w:outlineLvl w:val="0"/>
          </w:pPr>
        </w:pPrChange>
      </w:pPr>
      <w:ins w:id="10711" w:author="Administrator" w:date="2019-03-09T21:46:00Z">
        <w:r>
          <w:rPr>
            <w:rFonts w:hint="eastAsia"/>
          </w:rPr>
          <w:t>那姓陰的漢子也沉得住氣，見到自己兩人落後，並沒有開口要求李龍飛相助，而是閉上了眼，靜靜等待奇蹟發生。</w:t>
        </w:r>
      </w:ins>
    </w:p>
    <w:p w:rsidR="000F0075" w:rsidRDefault="00971C4D">
      <w:pPr>
        <w:pStyle w:val="12"/>
        <w:spacing w:after="240"/>
        <w:ind w:leftChars="0" w:left="0"/>
        <w:rPr>
          <w:ins w:id="10712" w:author="Administrator" w:date="2019-03-09T21:48:00Z"/>
        </w:rPr>
        <w:pPrChange w:id="10713" w:author="Administrator" w:date="2019-03-09T20:40:00Z">
          <w:pPr>
            <w:pStyle w:val="12"/>
            <w:numPr>
              <w:numId w:val="1"/>
            </w:numPr>
            <w:spacing w:after="240"/>
            <w:ind w:leftChars="0" w:left="360" w:hanging="360"/>
            <w:outlineLvl w:val="0"/>
          </w:pPr>
        </w:pPrChange>
      </w:pPr>
      <w:ins w:id="10714" w:author="Administrator" w:date="2019-03-09T21:46:00Z">
        <w:r>
          <w:rPr>
            <w:rFonts w:hint="eastAsia"/>
          </w:rPr>
          <w:t>李龍飛</w:t>
        </w:r>
      </w:ins>
      <w:ins w:id="10715" w:author="Administrator" w:date="2019-03-09T21:47:00Z">
        <w:r>
          <w:rPr>
            <w:rFonts w:hint="eastAsia"/>
          </w:rPr>
          <w:t>眉頭微皺，從前排慢下來靠到樸道子身邊，伸手一搭，拉著樸道子，</w:t>
        </w:r>
      </w:ins>
      <w:ins w:id="10716" w:author="Administrator" w:date="2019-03-09T21:48:00Z">
        <w:r>
          <w:rPr>
            <w:rFonts w:hint="eastAsia"/>
          </w:rPr>
          <w:t>硬是往前又衝了回去。</w:t>
        </w:r>
      </w:ins>
    </w:p>
    <w:p w:rsidR="000F0075" w:rsidRDefault="00971C4D">
      <w:pPr>
        <w:pStyle w:val="12"/>
        <w:spacing w:after="240"/>
        <w:ind w:leftChars="0" w:left="0"/>
        <w:rPr>
          <w:ins w:id="10717" w:author="Administrator" w:date="2019-03-09T21:49:00Z"/>
        </w:rPr>
        <w:pPrChange w:id="10718" w:author="Administrator" w:date="2019-03-09T20:40:00Z">
          <w:pPr>
            <w:pStyle w:val="12"/>
            <w:numPr>
              <w:numId w:val="1"/>
            </w:numPr>
            <w:spacing w:after="240"/>
            <w:ind w:leftChars="0" w:left="360" w:hanging="360"/>
            <w:outlineLvl w:val="0"/>
          </w:pPr>
        </w:pPrChange>
      </w:pPr>
      <w:ins w:id="10719" w:author="Administrator" w:date="2019-03-09T21:48:00Z">
        <w:r>
          <w:rPr>
            <w:rFonts w:hint="eastAsia"/>
          </w:rPr>
          <w:t>樸道子只覺得一旁的李龍飛臂上傳來一股氣力，將自己肩上的重量都扛了過去，甚至，連自己身</w:t>
        </w:r>
      </w:ins>
      <w:ins w:id="10720" w:author="Administrator" w:date="2019-03-09T21:49:00Z">
        <w:r>
          <w:rPr>
            <w:rFonts w:hint="eastAsia"/>
          </w:rPr>
          <w:t>體都輕鬆許多，整個人精神不由得為之一振。</w:t>
        </w:r>
      </w:ins>
    </w:p>
    <w:p w:rsidR="000F0075" w:rsidRDefault="00971C4D">
      <w:pPr>
        <w:pStyle w:val="12"/>
        <w:spacing w:after="240"/>
        <w:ind w:leftChars="0" w:left="0"/>
        <w:rPr>
          <w:ins w:id="10721" w:author="Administrator" w:date="2019-03-09T21:49:00Z"/>
        </w:rPr>
        <w:pPrChange w:id="10722" w:author="Administrator" w:date="2019-03-09T20:40:00Z">
          <w:pPr>
            <w:pStyle w:val="12"/>
            <w:numPr>
              <w:numId w:val="1"/>
            </w:numPr>
            <w:spacing w:after="240"/>
            <w:ind w:leftChars="0" w:left="360" w:hanging="360"/>
            <w:outlineLvl w:val="0"/>
          </w:pPr>
        </w:pPrChange>
      </w:pPr>
      <w:ins w:id="10723" w:author="Administrator" w:date="2019-03-09T21:49:00Z">
        <w:r>
          <w:rPr>
            <w:rFonts w:hint="eastAsia"/>
          </w:rPr>
          <w:t>「李道友…你這是…」</w:t>
        </w:r>
      </w:ins>
    </w:p>
    <w:p w:rsidR="000F0075" w:rsidRDefault="00971C4D">
      <w:pPr>
        <w:pStyle w:val="12"/>
        <w:spacing w:after="240"/>
        <w:ind w:leftChars="0" w:left="0"/>
        <w:rPr>
          <w:ins w:id="10724" w:author="Administrator" w:date="2019-03-09T21:50:00Z"/>
        </w:rPr>
        <w:pPrChange w:id="10725" w:author="Administrator" w:date="2019-03-09T20:40:00Z">
          <w:pPr>
            <w:pStyle w:val="12"/>
            <w:numPr>
              <w:numId w:val="1"/>
            </w:numPr>
            <w:spacing w:after="240"/>
            <w:ind w:leftChars="0" w:left="360" w:hanging="360"/>
            <w:outlineLvl w:val="0"/>
          </w:pPr>
        </w:pPrChange>
      </w:pPr>
      <w:ins w:id="10726" w:author="Administrator" w:date="2019-03-09T21:49:00Z">
        <w:r>
          <w:rPr>
            <w:rFonts w:hint="eastAsia"/>
          </w:rPr>
          <w:t>「樸兄，你可知後面那群蚊獸</w:t>
        </w:r>
      </w:ins>
      <w:ins w:id="10727" w:author="Administrator" w:date="2019-03-09T21:50:00Z">
        <w:r>
          <w:rPr>
            <w:rFonts w:hint="eastAsia"/>
          </w:rPr>
          <w:t>，實力如何？」李龍飛望向後頭，似乎在打量著甚麼，突然開口一問。</w:t>
        </w:r>
      </w:ins>
    </w:p>
    <w:p w:rsidR="000F0075" w:rsidRDefault="00971C4D">
      <w:pPr>
        <w:pStyle w:val="12"/>
        <w:spacing w:after="240"/>
        <w:ind w:leftChars="0" w:left="0"/>
        <w:rPr>
          <w:ins w:id="10728" w:author="Administrator" w:date="2019-03-09T21:51:00Z"/>
        </w:rPr>
        <w:pPrChange w:id="10729" w:author="Administrator" w:date="2019-03-09T20:40:00Z">
          <w:pPr>
            <w:pStyle w:val="12"/>
            <w:numPr>
              <w:numId w:val="1"/>
            </w:numPr>
            <w:spacing w:after="240"/>
            <w:ind w:leftChars="0" w:left="360" w:hanging="360"/>
            <w:outlineLvl w:val="0"/>
          </w:pPr>
        </w:pPrChange>
      </w:pPr>
      <w:ins w:id="10730" w:author="Administrator" w:date="2019-03-09T21:50:00Z">
        <w:r>
          <w:rPr>
            <w:rFonts w:hint="eastAsia"/>
          </w:rPr>
          <w:t>「這…」樸道友愣了一下，</w:t>
        </w:r>
      </w:ins>
      <w:ins w:id="10731" w:author="Administrator" w:date="2019-03-09T21:51:00Z">
        <w:r>
          <w:rPr>
            <w:rFonts w:hint="eastAsia"/>
          </w:rPr>
          <w:t>有些不解地說，</w:t>
        </w:r>
      </w:ins>
      <w:ins w:id="10732" w:author="Administrator" w:date="2019-03-09T21:50:00Z">
        <w:r>
          <w:rPr>
            <w:rFonts w:hint="eastAsia"/>
          </w:rPr>
          <w:t>「</w:t>
        </w:r>
      </w:ins>
      <w:ins w:id="10733" w:author="Administrator" w:date="2019-03-09T21:51:00Z">
        <w:r>
          <w:rPr>
            <w:rFonts w:hint="eastAsia"/>
          </w:rPr>
          <w:t>實不相瞞，這群蚊獸，單一隻實力並不出色，就算是陳道友，也能輕鬆解決。」</w:t>
        </w:r>
      </w:ins>
    </w:p>
    <w:p w:rsidR="000F0075" w:rsidRDefault="00971C4D">
      <w:pPr>
        <w:pStyle w:val="12"/>
        <w:spacing w:after="240"/>
        <w:ind w:leftChars="0" w:left="0"/>
        <w:rPr>
          <w:ins w:id="10734" w:author="Administrator" w:date="2019-03-09T21:53:00Z"/>
        </w:rPr>
        <w:pPrChange w:id="10735" w:author="Administrator" w:date="2019-03-09T20:40:00Z">
          <w:pPr>
            <w:pStyle w:val="12"/>
            <w:numPr>
              <w:numId w:val="1"/>
            </w:numPr>
            <w:spacing w:after="240"/>
            <w:ind w:leftChars="0" w:left="360" w:hanging="360"/>
            <w:outlineLvl w:val="0"/>
          </w:pPr>
        </w:pPrChange>
      </w:pPr>
      <w:ins w:id="10736" w:author="Administrator" w:date="2019-03-09T21:51:00Z">
        <w:r>
          <w:rPr>
            <w:rFonts w:hint="eastAsia"/>
          </w:rPr>
          <w:t>「可當他們聚</w:t>
        </w:r>
      </w:ins>
      <w:ins w:id="10737" w:author="Administrator" w:date="2019-03-09T21:52:00Z">
        <w:r>
          <w:rPr>
            <w:rFonts w:hint="eastAsia"/>
          </w:rPr>
          <w:t>眾，十幾隻一起上時，就算是我，也有疏失的時後，只要被叮咬個幾下，氣血損耗，那更</w:t>
        </w:r>
      </w:ins>
      <w:ins w:id="10738" w:author="Administrator" w:date="2019-03-09T21:53:00Z">
        <w:r>
          <w:rPr>
            <w:rFonts w:hint="eastAsia"/>
          </w:rPr>
          <w:t>易他們攻擊，想要脫身都很困難。」</w:t>
        </w:r>
      </w:ins>
    </w:p>
    <w:p w:rsidR="000F0075" w:rsidRDefault="00971C4D">
      <w:pPr>
        <w:pStyle w:val="12"/>
        <w:spacing w:after="240"/>
        <w:ind w:leftChars="0" w:left="0"/>
        <w:rPr>
          <w:ins w:id="10739" w:author="Administrator" w:date="2019-03-09T21:54:00Z"/>
        </w:rPr>
        <w:pPrChange w:id="10740" w:author="Administrator" w:date="2019-03-09T20:40:00Z">
          <w:pPr>
            <w:pStyle w:val="12"/>
            <w:numPr>
              <w:numId w:val="1"/>
            </w:numPr>
            <w:spacing w:after="240"/>
            <w:ind w:leftChars="0" w:left="360" w:hanging="360"/>
            <w:outlineLvl w:val="0"/>
          </w:pPr>
        </w:pPrChange>
      </w:pPr>
      <w:ins w:id="10741" w:author="Administrator" w:date="2019-03-09T21:53:00Z">
        <w:r>
          <w:rPr>
            <w:rFonts w:hint="eastAsia"/>
          </w:rPr>
          <w:t>「而若他們數十隻，數百隻一起圍攻，就算每隻都只能吸你一些血肉，但</w:t>
        </w:r>
      </w:ins>
      <w:ins w:id="10742" w:author="Administrator" w:date="2019-03-09T21:54:00Z">
        <w:r>
          <w:rPr>
            <w:rFonts w:hint="eastAsia"/>
          </w:rPr>
          <w:t>蟻多摟死象，不出幾息，我便一命嗚呼，想逃也逃不了了。」</w:t>
        </w:r>
      </w:ins>
    </w:p>
    <w:p w:rsidR="000F0075" w:rsidRDefault="00971C4D">
      <w:pPr>
        <w:pStyle w:val="12"/>
        <w:spacing w:after="240"/>
        <w:ind w:leftChars="0" w:left="0"/>
        <w:rPr>
          <w:ins w:id="10743" w:author="Administrator" w:date="2019-03-09T21:55:00Z"/>
        </w:rPr>
        <w:pPrChange w:id="10744" w:author="Administrator" w:date="2019-03-09T20:40:00Z">
          <w:pPr>
            <w:pStyle w:val="12"/>
            <w:numPr>
              <w:numId w:val="1"/>
            </w:numPr>
            <w:spacing w:after="240"/>
            <w:ind w:leftChars="0" w:left="360" w:hanging="360"/>
            <w:outlineLvl w:val="0"/>
          </w:pPr>
        </w:pPrChange>
      </w:pPr>
      <w:ins w:id="10745" w:author="Administrator" w:date="2019-03-09T21:54:00Z">
        <w:r>
          <w:rPr>
            <w:rFonts w:hint="eastAsia"/>
          </w:rPr>
          <w:t>「原來如此…」李龍飛點頭</w:t>
        </w:r>
      </w:ins>
      <w:ins w:id="10746" w:author="Administrator" w:date="2019-03-09T21:55:00Z">
        <w:r>
          <w:rPr>
            <w:rFonts w:hint="eastAsia"/>
          </w:rPr>
          <w:t>說道，跟著又問，「那麼，就你所見，他們的口器，堪比何品法器？」</w:t>
        </w:r>
      </w:ins>
    </w:p>
    <w:p w:rsidR="000F0075" w:rsidRDefault="00971C4D">
      <w:pPr>
        <w:pStyle w:val="12"/>
        <w:spacing w:after="240"/>
        <w:ind w:leftChars="0" w:left="0"/>
        <w:rPr>
          <w:ins w:id="10747" w:author="Administrator" w:date="2019-03-09T21:56:00Z"/>
        </w:rPr>
        <w:pPrChange w:id="10748" w:author="Administrator" w:date="2019-03-09T20:40:00Z">
          <w:pPr>
            <w:pStyle w:val="12"/>
            <w:numPr>
              <w:numId w:val="1"/>
            </w:numPr>
            <w:spacing w:after="240"/>
            <w:ind w:leftChars="0" w:left="360" w:hanging="360"/>
            <w:outlineLvl w:val="0"/>
          </w:pPr>
        </w:pPrChange>
      </w:pPr>
      <w:ins w:id="10749" w:author="Administrator" w:date="2019-03-09T21:55:00Z">
        <w:r>
          <w:rPr>
            <w:rFonts w:hint="eastAsia"/>
          </w:rPr>
          <w:t>「</w:t>
        </w:r>
        <w:r w:rsidR="001258C2">
          <w:rPr>
            <w:rFonts w:hint="eastAsia"/>
          </w:rPr>
          <w:t>大約是下品到中品不等，尚未</w:t>
        </w:r>
      </w:ins>
      <w:ins w:id="10750" w:author="Administrator" w:date="2019-03-09T21:56:00Z">
        <w:r w:rsidR="001258C2">
          <w:rPr>
            <w:rFonts w:hint="eastAsia"/>
          </w:rPr>
          <w:t>見過有如上品法器的蚊獸…</w:t>
        </w:r>
      </w:ins>
      <w:ins w:id="10751" w:author="Administrator" w:date="2019-03-09T21:55:00Z">
        <w:r w:rsidR="001258C2">
          <w:rPr>
            <w:rFonts w:hint="eastAsia"/>
          </w:rPr>
          <w:t>」</w:t>
        </w:r>
      </w:ins>
      <w:ins w:id="10752" w:author="Administrator" w:date="2019-03-09T21:56:00Z">
        <w:r w:rsidR="001258C2">
          <w:rPr>
            <w:rFonts w:hint="eastAsia"/>
          </w:rPr>
          <w:t>樸道子說完，有些擔憂，看向李龍飛問道，「李兄</w:t>
        </w:r>
      </w:ins>
      <w:ins w:id="10753" w:author="Administrator" w:date="2019-03-09T21:57:00Z">
        <w:r w:rsidR="001258C2">
          <w:rPr>
            <w:rFonts w:hint="eastAsia"/>
          </w:rPr>
          <w:t>你</w:t>
        </w:r>
      </w:ins>
      <w:ins w:id="10754" w:author="Administrator" w:date="2019-03-09T21:56:00Z">
        <w:r w:rsidR="001258C2">
          <w:rPr>
            <w:rFonts w:hint="eastAsia"/>
          </w:rPr>
          <w:t>該不會是…」</w:t>
        </w:r>
      </w:ins>
    </w:p>
    <w:p w:rsidR="000F0075" w:rsidRDefault="001258C2">
      <w:pPr>
        <w:pStyle w:val="12"/>
        <w:spacing w:after="240"/>
        <w:ind w:leftChars="0" w:left="0"/>
        <w:rPr>
          <w:ins w:id="10755" w:author="Administrator" w:date="2019-03-09T21:57:00Z"/>
        </w:rPr>
        <w:pPrChange w:id="10756" w:author="Administrator" w:date="2019-03-09T20:40:00Z">
          <w:pPr>
            <w:pStyle w:val="12"/>
            <w:numPr>
              <w:numId w:val="1"/>
            </w:numPr>
            <w:spacing w:after="240"/>
            <w:ind w:leftChars="0" w:left="360" w:hanging="360"/>
            <w:outlineLvl w:val="0"/>
          </w:pPr>
        </w:pPrChange>
      </w:pPr>
      <w:ins w:id="10757" w:author="Administrator" w:date="2019-03-09T21:56:00Z">
        <w:r>
          <w:rPr>
            <w:rFonts w:hint="eastAsia"/>
          </w:rPr>
          <w:lastRenderedPageBreak/>
          <w:t>「正是，你</w:t>
        </w:r>
      </w:ins>
      <w:ins w:id="10758" w:author="Administrator" w:date="2019-03-09T21:57:00Z">
        <w:r>
          <w:rPr>
            <w:rFonts w:hint="eastAsia"/>
          </w:rPr>
          <w:t>且等我試看看…」</w:t>
        </w:r>
      </w:ins>
    </w:p>
    <w:p w:rsidR="000F0075" w:rsidRDefault="001258C2">
      <w:pPr>
        <w:pStyle w:val="12"/>
        <w:spacing w:after="240"/>
        <w:ind w:leftChars="0" w:left="0"/>
        <w:rPr>
          <w:ins w:id="10759" w:author="Administrator" w:date="2019-03-09T21:58:00Z"/>
        </w:rPr>
        <w:pPrChange w:id="10760" w:author="Administrator" w:date="2019-03-09T20:40:00Z">
          <w:pPr>
            <w:pStyle w:val="12"/>
            <w:numPr>
              <w:numId w:val="1"/>
            </w:numPr>
            <w:spacing w:after="240"/>
            <w:ind w:leftChars="0" w:left="360" w:hanging="360"/>
            <w:outlineLvl w:val="0"/>
          </w:pPr>
        </w:pPrChange>
      </w:pPr>
      <w:ins w:id="10761" w:author="Administrator" w:date="2019-03-09T21:57:00Z">
        <w:r>
          <w:rPr>
            <w:rFonts w:hint="eastAsia"/>
          </w:rPr>
          <w:t>話未說完，李龍飛便停了下來，運起靈氣，護住全身要害，跟著取出八把飛劍</w:t>
        </w:r>
      </w:ins>
      <w:ins w:id="10762" w:author="Administrator" w:date="2019-03-09T21:58:00Z">
        <w:r>
          <w:rPr>
            <w:rFonts w:hint="eastAsia"/>
          </w:rPr>
          <w:t>準備。</w:t>
        </w:r>
      </w:ins>
    </w:p>
    <w:p w:rsidR="000F0075" w:rsidRDefault="001258C2">
      <w:pPr>
        <w:pStyle w:val="12"/>
        <w:spacing w:after="240"/>
        <w:ind w:leftChars="0" w:left="0"/>
        <w:rPr>
          <w:ins w:id="10763" w:author="Administrator" w:date="2019-03-09T21:58:00Z"/>
        </w:rPr>
        <w:pPrChange w:id="10764" w:author="Administrator" w:date="2019-03-09T20:40:00Z">
          <w:pPr>
            <w:pStyle w:val="12"/>
            <w:numPr>
              <w:numId w:val="1"/>
            </w:numPr>
            <w:spacing w:after="240"/>
            <w:ind w:leftChars="0" w:left="360" w:hanging="360"/>
            <w:outlineLvl w:val="0"/>
          </w:pPr>
        </w:pPrChange>
      </w:pPr>
      <w:ins w:id="10765" w:author="Administrator" w:date="2019-03-09T21:58:00Z">
        <w:r>
          <w:rPr>
            <w:rFonts w:hint="eastAsia"/>
          </w:rPr>
          <w:t>就看到那群黑雲，將李龍飛團團包住，跟著留下小部份</w:t>
        </w:r>
      </w:ins>
      <w:ins w:id="10766" w:author="Administrator" w:date="2019-03-09T22:03:00Z">
        <w:r>
          <w:rPr>
            <w:rFonts w:hint="eastAsia"/>
          </w:rPr>
          <w:t>蚊群</w:t>
        </w:r>
      </w:ins>
      <w:ins w:id="10767" w:author="Administrator" w:date="2019-03-09T21:58:00Z">
        <w:r>
          <w:rPr>
            <w:rFonts w:hint="eastAsia"/>
          </w:rPr>
          <w:t>，其餘的繼續往前飛去。</w:t>
        </w:r>
      </w:ins>
    </w:p>
    <w:p w:rsidR="000F0075" w:rsidRDefault="001258C2">
      <w:pPr>
        <w:pStyle w:val="12"/>
        <w:spacing w:after="240"/>
        <w:ind w:leftChars="0" w:left="0"/>
        <w:rPr>
          <w:ins w:id="10768" w:author="Administrator" w:date="2019-03-09T21:58:00Z"/>
        </w:rPr>
        <w:pPrChange w:id="10769" w:author="Administrator" w:date="2019-03-09T20:40:00Z">
          <w:pPr>
            <w:pStyle w:val="12"/>
            <w:numPr>
              <w:numId w:val="1"/>
            </w:numPr>
            <w:spacing w:after="240"/>
            <w:ind w:leftChars="0" w:left="360" w:hanging="360"/>
            <w:outlineLvl w:val="0"/>
          </w:pPr>
        </w:pPrChange>
      </w:pPr>
      <w:ins w:id="10770" w:author="Administrator" w:date="2019-03-09T21:58:00Z">
        <w:r>
          <w:rPr>
            <w:rFonts w:hint="eastAsia"/>
          </w:rPr>
          <w:t>「李兄！」</w:t>
        </w:r>
      </w:ins>
    </w:p>
    <w:p w:rsidR="000F0075" w:rsidRDefault="008D0610">
      <w:pPr>
        <w:pStyle w:val="12"/>
        <w:spacing w:after="240"/>
        <w:ind w:leftChars="0" w:left="0"/>
        <w:rPr>
          <w:ins w:id="10771" w:author="Administrator" w:date="2019-03-09T21:58:00Z"/>
        </w:rPr>
        <w:pPrChange w:id="10772" w:author="Administrator" w:date="2019-03-09T20:40:00Z">
          <w:pPr>
            <w:pStyle w:val="12"/>
            <w:numPr>
              <w:numId w:val="1"/>
            </w:numPr>
            <w:spacing w:after="240"/>
            <w:ind w:leftChars="0" w:left="360" w:hanging="360"/>
            <w:outlineLvl w:val="0"/>
          </w:pPr>
        </w:pPrChange>
      </w:pPr>
      <w:ins w:id="10773" w:author="Administrator" w:date="2019-03-09T21:58:00Z">
        <w:r>
          <w:rPr>
            <w:rFonts w:hint="eastAsia"/>
          </w:rPr>
          <w:t>「李</w:t>
        </w:r>
      </w:ins>
      <w:ins w:id="10774" w:author="Administrator" w:date="2019-03-10T11:58:00Z">
        <w:r>
          <w:rPr>
            <w:rFonts w:hint="eastAsia"/>
          </w:rPr>
          <w:t>師兄</w:t>
        </w:r>
      </w:ins>
      <w:ins w:id="10775" w:author="Administrator" w:date="2019-03-09T21:58:00Z">
        <w:r w:rsidR="001258C2">
          <w:rPr>
            <w:rFonts w:hint="eastAsia"/>
          </w:rPr>
          <w:t>！」</w:t>
        </w:r>
      </w:ins>
    </w:p>
    <w:p w:rsidR="000F0075" w:rsidRDefault="001258C2">
      <w:pPr>
        <w:pStyle w:val="12"/>
        <w:spacing w:after="240"/>
        <w:ind w:leftChars="0" w:left="0"/>
        <w:rPr>
          <w:ins w:id="10776" w:author="Administrator" w:date="2019-03-09T21:59:00Z"/>
        </w:rPr>
        <w:pPrChange w:id="10777" w:author="Administrator" w:date="2019-03-09T20:40:00Z">
          <w:pPr>
            <w:pStyle w:val="12"/>
            <w:numPr>
              <w:numId w:val="1"/>
            </w:numPr>
            <w:spacing w:after="240"/>
            <w:ind w:leftChars="0" w:left="360" w:hanging="360"/>
            <w:outlineLvl w:val="0"/>
          </w:pPr>
        </w:pPrChange>
      </w:pPr>
      <w:ins w:id="10778" w:author="Administrator" w:date="2019-03-09T21:58:00Z">
        <w:r>
          <w:rPr>
            <w:rFonts w:hint="eastAsia"/>
          </w:rPr>
          <w:t>樸陳等人皆是一</w:t>
        </w:r>
      </w:ins>
      <w:ins w:id="10779" w:author="Administrator" w:date="2019-03-09T21:59:00Z">
        <w:r>
          <w:rPr>
            <w:rFonts w:hint="eastAsia"/>
          </w:rPr>
          <w:t>驚，想不到李龍飛居然自投羅網，待要強救，已經來不及了，只得繼續往前跑去，同時心下悲愴。</w:t>
        </w:r>
      </w:ins>
    </w:p>
    <w:p w:rsidR="000F0075" w:rsidRDefault="001258C2">
      <w:pPr>
        <w:pStyle w:val="12"/>
        <w:spacing w:after="240"/>
        <w:ind w:leftChars="0" w:left="0"/>
        <w:rPr>
          <w:ins w:id="10780" w:author="Administrator" w:date="2019-03-09T22:01:00Z"/>
        </w:rPr>
        <w:pPrChange w:id="10781" w:author="Administrator" w:date="2019-03-09T20:40:00Z">
          <w:pPr>
            <w:pStyle w:val="12"/>
            <w:numPr>
              <w:numId w:val="1"/>
            </w:numPr>
            <w:spacing w:after="240"/>
            <w:ind w:leftChars="0" w:left="360" w:hanging="360"/>
            <w:outlineLvl w:val="0"/>
          </w:pPr>
        </w:pPrChange>
      </w:pPr>
      <w:ins w:id="10782" w:author="Administrator" w:date="2019-03-09T22:00:00Z">
        <w:r>
          <w:rPr>
            <w:rFonts w:hint="eastAsia"/>
          </w:rPr>
          <w:t>「本以為李兄可以助我們逃離這蚊獸，想不到，他居然自己「自殺」了…」樸道子滿臉愁</w:t>
        </w:r>
      </w:ins>
      <w:ins w:id="10783" w:author="Administrator" w:date="2019-03-09T22:01:00Z">
        <w:r>
          <w:rPr>
            <w:rFonts w:hint="eastAsia"/>
          </w:rPr>
          <w:t>容，失望得無以復加，差點就受不了打擊想要停下腳來。</w:t>
        </w:r>
      </w:ins>
    </w:p>
    <w:p w:rsidR="000F0075" w:rsidRDefault="001258C2">
      <w:pPr>
        <w:pStyle w:val="12"/>
        <w:spacing w:after="240"/>
        <w:ind w:leftChars="0" w:left="0"/>
        <w:rPr>
          <w:ins w:id="10784" w:author="Administrator" w:date="2019-03-09T22:02:00Z"/>
        </w:rPr>
        <w:pPrChange w:id="10785" w:author="Administrator" w:date="2019-03-09T20:40:00Z">
          <w:pPr>
            <w:pStyle w:val="12"/>
            <w:numPr>
              <w:numId w:val="1"/>
            </w:numPr>
            <w:spacing w:after="240"/>
            <w:ind w:leftChars="0" w:left="360" w:hanging="360"/>
            <w:outlineLvl w:val="0"/>
          </w:pPr>
        </w:pPrChange>
      </w:pPr>
      <w:ins w:id="10786" w:author="Administrator" w:date="2019-03-09T22:02:00Z">
        <w:r>
          <w:rPr>
            <w:rFonts w:hint="eastAsia"/>
          </w:rPr>
          <w:t>便在此時，突然異變生起。</w:t>
        </w:r>
      </w:ins>
    </w:p>
    <w:p w:rsidR="000F0075" w:rsidRDefault="001258C2">
      <w:pPr>
        <w:pStyle w:val="12"/>
        <w:spacing w:after="240"/>
        <w:ind w:leftChars="0" w:left="0"/>
        <w:rPr>
          <w:ins w:id="10787" w:author="Administrator" w:date="2019-03-09T22:04:00Z"/>
        </w:rPr>
        <w:pPrChange w:id="10788" w:author="Administrator" w:date="2019-03-09T20:40:00Z">
          <w:pPr>
            <w:pStyle w:val="12"/>
            <w:numPr>
              <w:numId w:val="1"/>
            </w:numPr>
            <w:spacing w:after="240"/>
            <w:ind w:leftChars="0" w:left="360" w:hanging="360"/>
            <w:outlineLvl w:val="0"/>
          </w:pPr>
        </w:pPrChange>
      </w:pPr>
      <w:ins w:id="10789" w:author="Administrator" w:date="2019-03-09T22:02:00Z">
        <w:r>
          <w:rPr>
            <w:rFonts w:hint="eastAsia"/>
          </w:rPr>
          <w:t>本來包住李龍飛的那團小蚊群，紛紛墜落下來，</w:t>
        </w:r>
      </w:ins>
      <w:ins w:id="10790" w:author="Administrator" w:date="2019-03-09T22:03:00Z">
        <w:r>
          <w:rPr>
            <w:rFonts w:hint="eastAsia"/>
          </w:rPr>
          <w:t>接著李龍飛身邊八隻飛劍，有如神威，一劍一隻將剩下的灰蚊給斬</w:t>
        </w:r>
      </w:ins>
      <w:ins w:id="10791" w:author="Administrator" w:date="2019-03-09T22:04:00Z">
        <w:r>
          <w:rPr>
            <w:rFonts w:hint="eastAsia"/>
          </w:rPr>
          <w:t>成兩半。</w:t>
        </w:r>
      </w:ins>
    </w:p>
    <w:p w:rsidR="000F0075" w:rsidRDefault="007F5077">
      <w:pPr>
        <w:pStyle w:val="12"/>
        <w:spacing w:after="240"/>
        <w:ind w:leftChars="0" w:left="0"/>
        <w:rPr>
          <w:ins w:id="10792" w:author="Administrator" w:date="2019-03-10T11:11:00Z"/>
        </w:rPr>
        <w:pPrChange w:id="10793" w:author="Administrator" w:date="2019-03-09T20:40:00Z">
          <w:pPr>
            <w:pStyle w:val="12"/>
            <w:numPr>
              <w:numId w:val="1"/>
            </w:numPr>
            <w:spacing w:after="240"/>
            <w:ind w:leftChars="0" w:left="360" w:hanging="360"/>
            <w:outlineLvl w:val="0"/>
          </w:pPr>
        </w:pPrChange>
      </w:pPr>
      <w:ins w:id="10794" w:author="Administrator" w:date="2019-03-09T22:04:00Z">
        <w:r>
          <w:rPr>
            <w:rFonts w:hint="eastAsia"/>
          </w:rPr>
          <w:t>「這這這…」樸道子跟其他兩人看得</w:t>
        </w:r>
      </w:ins>
      <w:ins w:id="10795" w:author="Administrator" w:date="2019-03-10T11:09:00Z">
        <w:r>
          <w:rPr>
            <w:rFonts w:hint="eastAsia"/>
          </w:rPr>
          <w:t>難以置信</w:t>
        </w:r>
      </w:ins>
      <w:ins w:id="10796" w:author="Administrator" w:date="2019-03-09T22:04:00Z">
        <w:r w:rsidR="001258C2">
          <w:rPr>
            <w:rFonts w:hint="eastAsia"/>
          </w:rPr>
          <w:t>，</w:t>
        </w:r>
      </w:ins>
      <w:ins w:id="10797" w:author="Administrator" w:date="2019-03-10T11:10:00Z">
        <w:r>
          <w:rPr>
            <w:rFonts w:hint="eastAsia"/>
          </w:rPr>
          <w:t>無法想像居然有人可以在那蚊群之中，毫無</w:t>
        </w:r>
      </w:ins>
      <w:ins w:id="10798" w:author="Administrator" w:date="2019-03-10T11:11:00Z">
        <w:r>
          <w:rPr>
            <w:rFonts w:hint="eastAsia"/>
          </w:rPr>
          <w:t>受損。</w:t>
        </w:r>
      </w:ins>
    </w:p>
    <w:p w:rsidR="000F0075" w:rsidRDefault="007F5077">
      <w:pPr>
        <w:pStyle w:val="12"/>
        <w:spacing w:after="240"/>
        <w:ind w:leftChars="0" w:left="0"/>
        <w:rPr>
          <w:ins w:id="10799" w:author="Administrator" w:date="2019-03-10T11:11:00Z"/>
        </w:rPr>
        <w:pPrChange w:id="10800" w:author="Administrator" w:date="2019-03-09T20:40:00Z">
          <w:pPr>
            <w:pStyle w:val="12"/>
            <w:numPr>
              <w:numId w:val="1"/>
            </w:numPr>
            <w:spacing w:after="240"/>
            <w:ind w:leftChars="0" w:left="360" w:hanging="360"/>
            <w:outlineLvl w:val="0"/>
          </w:pPr>
        </w:pPrChange>
      </w:pPr>
      <w:ins w:id="10801" w:author="Administrator" w:date="2019-03-10T11:11:00Z">
        <w:r>
          <w:rPr>
            <w:rFonts w:hint="eastAsia"/>
          </w:rPr>
          <w:t>陳姓少女</w:t>
        </w:r>
      </w:ins>
      <w:ins w:id="10802" w:author="Administrator" w:date="2019-03-09T22:04:00Z">
        <w:r w:rsidR="001258C2">
          <w:rPr>
            <w:rFonts w:hint="eastAsia"/>
          </w:rPr>
          <w:t>不斷跑的同時，還不斷回頭張望</w:t>
        </w:r>
      </w:ins>
      <w:ins w:id="10803" w:author="Administrator" w:date="2019-03-10T11:11:00Z">
        <w:r>
          <w:rPr>
            <w:rFonts w:hint="eastAsia"/>
          </w:rPr>
          <w:t>，其臉上表情，顯得十分震驚。</w:t>
        </w:r>
      </w:ins>
    </w:p>
    <w:p w:rsidR="000F0075" w:rsidRDefault="007F5077">
      <w:pPr>
        <w:pStyle w:val="12"/>
        <w:spacing w:after="240"/>
        <w:ind w:leftChars="0" w:left="0"/>
        <w:rPr>
          <w:ins w:id="10804" w:author="Administrator" w:date="2019-03-10T11:15:00Z"/>
        </w:rPr>
        <w:pPrChange w:id="10805" w:author="Administrator" w:date="2019-03-09T20:40:00Z">
          <w:pPr>
            <w:pStyle w:val="12"/>
            <w:numPr>
              <w:numId w:val="1"/>
            </w:numPr>
            <w:spacing w:after="240"/>
            <w:ind w:leftChars="0" w:left="360" w:hanging="360"/>
            <w:outlineLvl w:val="0"/>
          </w:pPr>
        </w:pPrChange>
      </w:pPr>
      <w:ins w:id="10806" w:author="Administrator" w:date="2019-03-10T11:11:00Z">
        <w:r>
          <w:rPr>
            <w:rFonts w:hint="eastAsia"/>
          </w:rPr>
          <w:t>她雖然</w:t>
        </w:r>
      </w:ins>
      <w:ins w:id="10807" w:author="Administrator" w:date="2019-03-10T11:15:00Z">
        <w:r>
          <w:rPr>
            <w:rFonts w:hint="eastAsia"/>
          </w:rPr>
          <w:t>只</w:t>
        </w:r>
      </w:ins>
      <w:ins w:id="10808" w:author="Administrator" w:date="2019-03-10T11:11:00Z">
        <w:r>
          <w:rPr>
            <w:rFonts w:hint="eastAsia"/>
          </w:rPr>
          <w:t>是赤</w:t>
        </w:r>
      </w:ins>
      <w:ins w:id="10809" w:author="Administrator" w:date="2019-03-10T11:12:00Z">
        <w:r>
          <w:rPr>
            <w:rFonts w:hint="eastAsia"/>
          </w:rPr>
          <w:t>劍宗的</w:t>
        </w:r>
      </w:ins>
      <w:ins w:id="10810" w:author="Administrator" w:date="2019-03-10T11:13:00Z">
        <w:r>
          <w:rPr>
            <w:rFonts w:hint="eastAsia"/>
          </w:rPr>
          <w:t>外賓，但其實她有位姑姑在赤劍宗內是築基</w:t>
        </w:r>
      </w:ins>
      <w:ins w:id="10811" w:author="Administrator" w:date="2019-03-10T11:14:00Z">
        <w:r>
          <w:rPr>
            <w:rFonts w:hint="eastAsia"/>
          </w:rPr>
          <w:t>初期</w:t>
        </w:r>
      </w:ins>
      <w:ins w:id="10812" w:author="Administrator" w:date="2019-03-10T11:13:00Z">
        <w:r>
          <w:rPr>
            <w:rFonts w:hint="eastAsia"/>
          </w:rPr>
          <w:t>弟子，也因為有這</w:t>
        </w:r>
      </w:ins>
      <w:ins w:id="10813" w:author="Administrator" w:date="2019-03-10T11:15:00Z">
        <w:r>
          <w:rPr>
            <w:rFonts w:hint="eastAsia"/>
          </w:rPr>
          <w:t>層</w:t>
        </w:r>
      </w:ins>
      <w:ins w:id="10814" w:author="Administrator" w:date="2019-03-10T11:13:00Z">
        <w:r>
          <w:rPr>
            <w:rFonts w:hint="eastAsia"/>
          </w:rPr>
          <w:t>身份，</w:t>
        </w:r>
      </w:ins>
      <w:ins w:id="10815" w:author="Administrator" w:date="2019-03-10T11:15:00Z">
        <w:r>
          <w:rPr>
            <w:rFonts w:hint="eastAsia"/>
          </w:rPr>
          <w:t>她才得以</w:t>
        </w:r>
        <w:r w:rsidR="00EE331C">
          <w:rPr>
            <w:rFonts w:hint="eastAsia"/>
          </w:rPr>
          <w:t>在練氣後期等人之中不被排擠。</w:t>
        </w:r>
      </w:ins>
    </w:p>
    <w:p w:rsidR="000F0075" w:rsidRDefault="00EE331C">
      <w:pPr>
        <w:pStyle w:val="12"/>
        <w:spacing w:after="240"/>
        <w:ind w:leftChars="0" w:left="0"/>
        <w:rPr>
          <w:ins w:id="10816" w:author="Administrator" w:date="2019-03-09T22:04:00Z"/>
        </w:rPr>
        <w:pPrChange w:id="10817" w:author="Administrator" w:date="2019-03-09T20:40:00Z">
          <w:pPr>
            <w:pStyle w:val="12"/>
            <w:numPr>
              <w:numId w:val="1"/>
            </w:numPr>
            <w:spacing w:after="240"/>
            <w:ind w:leftChars="0" w:left="360" w:hanging="360"/>
            <w:outlineLvl w:val="0"/>
          </w:pPr>
        </w:pPrChange>
      </w:pPr>
      <w:ins w:id="10818" w:author="Administrator" w:date="2019-03-10T11:16:00Z">
        <w:r>
          <w:rPr>
            <w:rFonts w:hint="eastAsia"/>
          </w:rPr>
          <w:t>在她來看，後面那群蚊獸，即使是她姑姑遇上了，也得</w:t>
        </w:r>
      </w:ins>
      <w:ins w:id="10819" w:author="Administrator" w:date="2019-03-10T11:20:00Z">
        <w:r>
          <w:rPr>
            <w:rFonts w:hint="eastAsia"/>
          </w:rPr>
          <w:t>躲避開來，李龍飛不過是練氣大圓</w:t>
        </w:r>
      </w:ins>
      <w:ins w:id="10820" w:author="Administrator" w:date="2019-03-10T11:21:00Z">
        <w:r>
          <w:rPr>
            <w:rFonts w:hint="eastAsia"/>
          </w:rPr>
          <w:t>滿修士而已，怎能在蚊群之中穿梭，而不糟殃？</w:t>
        </w:r>
      </w:ins>
    </w:p>
    <w:p w:rsidR="000F0075" w:rsidRDefault="001258C2">
      <w:pPr>
        <w:pStyle w:val="12"/>
        <w:spacing w:after="240"/>
        <w:ind w:leftChars="0" w:left="0"/>
        <w:rPr>
          <w:ins w:id="10821" w:author="Administrator" w:date="2019-03-09T22:05:00Z"/>
        </w:rPr>
        <w:pPrChange w:id="10822" w:author="Administrator" w:date="2019-03-09T20:40:00Z">
          <w:pPr>
            <w:pStyle w:val="12"/>
            <w:numPr>
              <w:numId w:val="1"/>
            </w:numPr>
            <w:spacing w:after="240"/>
            <w:ind w:leftChars="0" w:left="360" w:hanging="360"/>
            <w:outlineLvl w:val="0"/>
          </w:pPr>
        </w:pPrChange>
      </w:pPr>
      <w:ins w:id="10823" w:author="Administrator" w:date="2019-03-09T22:04:00Z">
        <w:r>
          <w:rPr>
            <w:rFonts w:hint="eastAsia"/>
          </w:rPr>
          <w:t>李龍飛</w:t>
        </w:r>
      </w:ins>
      <w:ins w:id="10824" w:author="Administrator" w:date="2019-03-10T11:21:00Z">
        <w:r w:rsidR="00EE331C">
          <w:rPr>
            <w:rFonts w:hint="eastAsia"/>
          </w:rPr>
          <w:t>倒沒有去管前面四人的想法，他</w:t>
        </w:r>
      </w:ins>
      <w:ins w:id="10825" w:author="Administrator" w:date="2019-03-09T22:04:00Z">
        <w:r w:rsidR="00EE331C">
          <w:rPr>
            <w:rFonts w:hint="eastAsia"/>
          </w:rPr>
          <w:t>腳步</w:t>
        </w:r>
      </w:ins>
      <w:ins w:id="10826" w:author="Administrator" w:date="2019-03-10T11:22:00Z">
        <w:r w:rsidR="00EE331C">
          <w:rPr>
            <w:rFonts w:hint="eastAsia"/>
          </w:rPr>
          <w:t>邁開</w:t>
        </w:r>
      </w:ins>
      <w:ins w:id="10827" w:author="Administrator" w:date="2019-03-09T22:05:00Z">
        <w:r w:rsidR="00EE331C">
          <w:rPr>
            <w:rFonts w:hint="eastAsia"/>
          </w:rPr>
          <w:t>，他一面操控著飛劍，一面往前</w:t>
        </w:r>
      </w:ins>
      <w:ins w:id="10828" w:author="Administrator" w:date="2019-03-10T11:22:00Z">
        <w:r w:rsidR="00EE331C">
          <w:rPr>
            <w:rFonts w:hint="eastAsia"/>
          </w:rPr>
          <w:t>跟上</w:t>
        </w:r>
      </w:ins>
      <w:ins w:id="10829" w:author="Administrator" w:date="2019-03-09T22:05:00Z">
        <w:r>
          <w:rPr>
            <w:rFonts w:hint="eastAsia"/>
          </w:rPr>
          <w:t>。</w:t>
        </w:r>
      </w:ins>
    </w:p>
    <w:p w:rsidR="000F0075" w:rsidRDefault="001258C2">
      <w:pPr>
        <w:pStyle w:val="12"/>
        <w:spacing w:after="240"/>
        <w:ind w:leftChars="0" w:left="0"/>
        <w:rPr>
          <w:ins w:id="10830" w:author="Administrator" w:date="2019-03-10T11:22:00Z"/>
        </w:rPr>
        <w:pPrChange w:id="10831" w:author="Administrator" w:date="2019-03-09T20:40:00Z">
          <w:pPr>
            <w:pStyle w:val="12"/>
            <w:numPr>
              <w:numId w:val="1"/>
            </w:numPr>
            <w:spacing w:after="240"/>
            <w:ind w:leftChars="0" w:left="360" w:hanging="360"/>
            <w:outlineLvl w:val="0"/>
          </w:pPr>
        </w:pPrChange>
      </w:pPr>
      <w:ins w:id="10832" w:author="Administrator" w:date="2019-03-09T22:05:00Z">
        <w:r>
          <w:rPr>
            <w:rFonts w:hint="eastAsia"/>
          </w:rPr>
          <w:t>那些灰蚊口器刺在他身上，雖然有些疼痛，卻沒有一個能夠穿入，反而</w:t>
        </w:r>
      </w:ins>
      <w:ins w:id="10833" w:author="Administrator" w:date="2019-03-09T22:06:00Z">
        <w:r w:rsidR="00BE3E6D">
          <w:rPr>
            <w:rFonts w:hint="eastAsia"/>
          </w:rPr>
          <w:t>發出尖銳鏗鏘，有如金屬撞擊聲音。</w:t>
        </w:r>
      </w:ins>
    </w:p>
    <w:p w:rsidR="000F0075" w:rsidRDefault="00EE331C">
      <w:pPr>
        <w:pStyle w:val="12"/>
        <w:spacing w:after="240"/>
        <w:ind w:leftChars="0" w:left="0"/>
        <w:rPr>
          <w:ins w:id="10834" w:author="Administrator" w:date="2019-03-09T22:06:00Z"/>
        </w:rPr>
        <w:pPrChange w:id="10835" w:author="Administrator" w:date="2019-03-09T20:40:00Z">
          <w:pPr>
            <w:pStyle w:val="12"/>
            <w:numPr>
              <w:numId w:val="1"/>
            </w:numPr>
            <w:spacing w:after="240"/>
            <w:ind w:leftChars="0" w:left="360" w:hanging="360"/>
            <w:outlineLvl w:val="0"/>
          </w:pPr>
        </w:pPrChange>
      </w:pPr>
      <w:ins w:id="10836" w:author="Administrator" w:date="2019-03-10T11:22:00Z">
        <w:r>
          <w:rPr>
            <w:rFonts w:hint="eastAsia"/>
          </w:rPr>
          <w:t>「嗯…的確堪比中品靈器…不過頂多也就</w:t>
        </w:r>
      </w:ins>
      <w:ins w:id="10837" w:author="Administrator" w:date="2019-03-10T11:23:00Z">
        <w:r>
          <w:rPr>
            <w:rFonts w:hint="eastAsia"/>
          </w:rPr>
          <w:t>造成一些皮肉傷而已。要真的穿入體內，牠們還辦不到！」李龍飛確定自己的判斷無誤後，更加有信心消滅蚊群。</w:t>
        </w:r>
      </w:ins>
    </w:p>
    <w:p w:rsidR="000F0075" w:rsidRDefault="00BE3E6D">
      <w:pPr>
        <w:pStyle w:val="12"/>
        <w:spacing w:after="240"/>
        <w:ind w:leftChars="0" w:left="0"/>
        <w:rPr>
          <w:ins w:id="10838" w:author="Administrator" w:date="2019-03-09T22:09:00Z"/>
        </w:rPr>
        <w:pPrChange w:id="10839" w:author="Administrator" w:date="2019-03-09T20:40:00Z">
          <w:pPr>
            <w:pStyle w:val="12"/>
            <w:numPr>
              <w:numId w:val="1"/>
            </w:numPr>
            <w:spacing w:after="240"/>
            <w:ind w:leftChars="0" w:left="360" w:hanging="360"/>
            <w:outlineLvl w:val="0"/>
          </w:pPr>
        </w:pPrChange>
      </w:pPr>
      <w:ins w:id="10840" w:author="Administrator" w:date="2019-03-09T22:06:00Z">
        <w:r>
          <w:rPr>
            <w:rFonts w:hint="eastAsia"/>
          </w:rPr>
          <w:t>不一會兒，原本包著李龍飛的數十</w:t>
        </w:r>
      </w:ins>
      <w:ins w:id="10841" w:author="Administrator" w:date="2019-03-09T22:07:00Z">
        <w:r>
          <w:rPr>
            <w:rFonts w:hint="eastAsia"/>
          </w:rPr>
          <w:t>隻蚊獸，已經全數殲滅，而那八把飛劍</w:t>
        </w:r>
      </w:ins>
      <w:ins w:id="10842" w:author="Administrator" w:date="2019-03-09T22:08:00Z">
        <w:r>
          <w:rPr>
            <w:rFonts w:hint="eastAsia"/>
          </w:rPr>
          <w:t>，也有</w:t>
        </w:r>
      </w:ins>
      <w:ins w:id="10843" w:author="Administrator" w:date="2019-03-10T11:23:00Z">
        <w:r w:rsidR="00EE331C">
          <w:rPr>
            <w:rFonts w:hint="eastAsia"/>
          </w:rPr>
          <w:lastRenderedPageBreak/>
          <w:t>了</w:t>
        </w:r>
      </w:ins>
      <w:ins w:id="10844" w:author="Administrator" w:date="2019-03-09T22:08:00Z">
        <w:r>
          <w:rPr>
            <w:rFonts w:hint="eastAsia"/>
          </w:rPr>
          <w:t>些傷痕，靈性</w:t>
        </w:r>
      </w:ins>
      <w:ins w:id="10845" w:author="Administrator" w:date="2019-03-10T11:24:00Z">
        <w:r w:rsidR="00EE331C">
          <w:rPr>
            <w:rFonts w:hint="eastAsia"/>
          </w:rPr>
          <w:t>稍微</w:t>
        </w:r>
      </w:ins>
      <w:ins w:id="10846" w:author="Administrator" w:date="2019-03-09T22:08:00Z">
        <w:r>
          <w:rPr>
            <w:rFonts w:hint="eastAsia"/>
          </w:rPr>
          <w:t>受損</w:t>
        </w:r>
      </w:ins>
      <w:ins w:id="10847" w:author="Administrator" w:date="2019-03-09T22:09:00Z">
        <w:r>
          <w:rPr>
            <w:rFonts w:hint="eastAsia"/>
          </w:rPr>
          <w:t>。</w:t>
        </w:r>
      </w:ins>
    </w:p>
    <w:p w:rsidR="000F0075" w:rsidRDefault="00EE331C">
      <w:pPr>
        <w:pStyle w:val="12"/>
        <w:spacing w:after="240"/>
        <w:ind w:leftChars="0" w:left="0"/>
        <w:rPr>
          <w:ins w:id="10848" w:author="Administrator" w:date="2019-03-09T22:10:00Z"/>
        </w:rPr>
        <w:pPrChange w:id="10849" w:author="Administrator" w:date="2019-03-09T20:40:00Z">
          <w:pPr>
            <w:pStyle w:val="12"/>
            <w:numPr>
              <w:numId w:val="1"/>
            </w:numPr>
            <w:spacing w:after="240"/>
            <w:ind w:leftChars="0" w:left="360" w:hanging="360"/>
            <w:outlineLvl w:val="0"/>
          </w:pPr>
        </w:pPrChange>
      </w:pPr>
      <w:ins w:id="10850" w:author="Administrator" w:date="2019-03-09T22:09:00Z">
        <w:r>
          <w:rPr>
            <w:rFonts w:hint="eastAsia"/>
          </w:rPr>
          <w:t>李龍飛往前</w:t>
        </w:r>
      </w:ins>
      <w:ins w:id="10851" w:author="Administrator" w:date="2019-03-10T11:24:00Z">
        <w:r>
          <w:rPr>
            <w:rFonts w:hint="eastAsia"/>
          </w:rPr>
          <w:t>衝</w:t>
        </w:r>
      </w:ins>
      <w:ins w:id="10852" w:author="Administrator" w:date="2019-03-09T22:09:00Z">
        <w:r>
          <w:rPr>
            <w:rFonts w:hint="eastAsia"/>
          </w:rPr>
          <w:t>去，同時一拍儲物袋，八把飛劍飛入，</w:t>
        </w:r>
      </w:ins>
      <w:ins w:id="10853" w:author="Administrator" w:date="2019-03-10T11:24:00Z">
        <w:r>
          <w:rPr>
            <w:rFonts w:hint="eastAsia"/>
          </w:rPr>
          <w:t>而</w:t>
        </w:r>
      </w:ins>
      <w:ins w:id="10854" w:author="Administrator" w:date="2019-03-09T22:09:00Z">
        <w:r w:rsidR="00BE3E6D">
          <w:rPr>
            <w:rFonts w:hint="eastAsia"/>
          </w:rPr>
          <w:t>另外八把</w:t>
        </w:r>
      </w:ins>
      <w:ins w:id="10855" w:author="Administrator" w:date="2019-03-09T22:10:00Z">
        <w:r w:rsidR="00BE3E6D">
          <w:rPr>
            <w:rFonts w:hint="eastAsia"/>
          </w:rPr>
          <w:t>，</w:t>
        </w:r>
      </w:ins>
      <w:ins w:id="10856" w:author="Administrator" w:date="2019-03-10T11:24:00Z">
        <w:r>
          <w:rPr>
            <w:rFonts w:hint="eastAsia"/>
          </w:rPr>
          <w:t>則飛出</w:t>
        </w:r>
      </w:ins>
      <w:ins w:id="10857" w:author="Administrator" w:date="2019-03-09T22:10:00Z">
        <w:r>
          <w:rPr>
            <w:rFonts w:hint="eastAsia"/>
          </w:rPr>
          <w:t>替換</w:t>
        </w:r>
      </w:ins>
      <w:ins w:id="10858" w:author="Administrator" w:date="2019-03-10T11:24:00Z">
        <w:r>
          <w:rPr>
            <w:rFonts w:hint="eastAsia"/>
          </w:rPr>
          <w:t>補</w:t>
        </w:r>
      </w:ins>
      <w:ins w:id="10859" w:author="Administrator" w:date="2019-03-09T22:10:00Z">
        <w:r w:rsidR="00BE3E6D">
          <w:rPr>
            <w:rFonts w:hint="eastAsia"/>
          </w:rPr>
          <w:t>上。</w:t>
        </w:r>
      </w:ins>
    </w:p>
    <w:p w:rsidR="000F0075" w:rsidRDefault="00BE3E6D">
      <w:pPr>
        <w:pStyle w:val="12"/>
        <w:spacing w:after="240"/>
        <w:ind w:leftChars="0" w:left="0"/>
        <w:rPr>
          <w:ins w:id="10860" w:author="Administrator" w:date="2019-03-09T22:11:00Z"/>
        </w:rPr>
        <w:pPrChange w:id="10861" w:author="Administrator" w:date="2019-03-09T20:40:00Z">
          <w:pPr>
            <w:pStyle w:val="12"/>
            <w:numPr>
              <w:numId w:val="1"/>
            </w:numPr>
            <w:spacing w:after="240"/>
            <w:ind w:leftChars="0" w:left="360" w:hanging="360"/>
            <w:outlineLvl w:val="0"/>
          </w:pPr>
        </w:pPrChange>
      </w:pPr>
      <w:ins w:id="10862" w:author="Administrator" w:date="2019-03-09T22:10:00Z">
        <w:r>
          <w:rPr>
            <w:rFonts w:hint="eastAsia"/>
          </w:rPr>
          <w:t>追上</w:t>
        </w:r>
      </w:ins>
      <w:ins w:id="10863" w:author="Administrator" w:date="2019-03-10T11:24:00Z">
        <w:r w:rsidR="00EE331C">
          <w:rPr>
            <w:rFonts w:hint="eastAsia"/>
          </w:rPr>
          <w:t>四人</w:t>
        </w:r>
      </w:ins>
      <w:ins w:id="10864" w:author="Administrator" w:date="2019-03-09T22:10:00Z">
        <w:r>
          <w:rPr>
            <w:rFonts w:hint="eastAsia"/>
          </w:rPr>
          <w:t>之後，跟著</w:t>
        </w:r>
      </w:ins>
      <w:ins w:id="10865" w:author="Administrator" w:date="2019-03-10T11:24:00Z">
        <w:r w:rsidR="00EE331C">
          <w:rPr>
            <w:rFonts w:hint="eastAsia"/>
          </w:rPr>
          <w:t>李龍飛又引</w:t>
        </w:r>
      </w:ins>
      <w:ins w:id="10866" w:author="Administrator" w:date="2019-03-09T22:10:00Z">
        <w:r>
          <w:rPr>
            <w:rFonts w:hint="eastAsia"/>
          </w:rPr>
          <w:t>數十隻蚊群，</w:t>
        </w:r>
      </w:ins>
      <w:ins w:id="10867" w:author="Administrator" w:date="2019-03-09T22:11:00Z">
        <w:r>
          <w:rPr>
            <w:rFonts w:hint="eastAsia"/>
          </w:rPr>
          <w:t>留下來</w:t>
        </w:r>
      </w:ins>
      <w:ins w:id="10868" w:author="Administrator" w:date="2019-03-09T22:10:00Z">
        <w:r w:rsidR="00EE331C">
          <w:rPr>
            <w:rFonts w:hint="eastAsia"/>
          </w:rPr>
          <w:t>包圍著</w:t>
        </w:r>
      </w:ins>
      <w:ins w:id="10869" w:author="Administrator" w:date="2019-03-10T11:24:00Z">
        <w:r w:rsidR="00EE331C">
          <w:rPr>
            <w:rFonts w:hint="eastAsia"/>
          </w:rPr>
          <w:t>自己</w:t>
        </w:r>
      </w:ins>
      <w:ins w:id="10870" w:author="Administrator" w:date="2019-03-09T22:11:00Z">
        <w:r w:rsidR="00EE331C">
          <w:rPr>
            <w:rFonts w:hint="eastAsia"/>
          </w:rPr>
          <w:t>，</w:t>
        </w:r>
      </w:ins>
      <w:ins w:id="10871" w:author="Administrator" w:date="2019-03-10T11:24:00Z">
        <w:r w:rsidR="00EE331C">
          <w:rPr>
            <w:rFonts w:hint="eastAsia"/>
          </w:rPr>
          <w:t>讓剩下的蚊群</w:t>
        </w:r>
      </w:ins>
      <w:ins w:id="10872" w:author="Administrator" w:date="2019-03-09T22:11:00Z">
        <w:r>
          <w:rPr>
            <w:rFonts w:hint="eastAsia"/>
          </w:rPr>
          <w:t>黑雲繼續飛去。</w:t>
        </w:r>
      </w:ins>
    </w:p>
    <w:p w:rsidR="000F0075" w:rsidRDefault="00BE3E6D">
      <w:pPr>
        <w:pStyle w:val="12"/>
        <w:spacing w:after="240"/>
        <w:ind w:leftChars="0" w:left="0"/>
        <w:rPr>
          <w:ins w:id="10873" w:author="Administrator" w:date="2019-03-09T22:13:00Z"/>
        </w:rPr>
        <w:pPrChange w:id="10874" w:author="Administrator" w:date="2019-03-09T20:40:00Z">
          <w:pPr>
            <w:pStyle w:val="12"/>
            <w:numPr>
              <w:numId w:val="1"/>
            </w:numPr>
            <w:spacing w:after="240"/>
            <w:ind w:leftChars="0" w:left="360" w:hanging="360"/>
            <w:outlineLvl w:val="0"/>
          </w:pPr>
        </w:pPrChange>
      </w:pPr>
      <w:ins w:id="10875" w:author="Administrator" w:date="2019-03-09T22:11:00Z">
        <w:r>
          <w:rPr>
            <w:rFonts w:hint="eastAsia"/>
          </w:rPr>
          <w:t>就這樣前後幾次，每次李龍飛</w:t>
        </w:r>
      </w:ins>
      <w:ins w:id="10876" w:author="Administrator" w:date="2019-03-09T22:12:00Z">
        <w:r w:rsidR="00EE331C">
          <w:rPr>
            <w:rFonts w:hint="eastAsia"/>
          </w:rPr>
          <w:t>追上樸道子等人，便故意落後，讓蚊群包圍</w:t>
        </w:r>
        <w:r>
          <w:rPr>
            <w:rFonts w:hint="eastAsia"/>
          </w:rPr>
          <w:t>，</w:t>
        </w:r>
      </w:ins>
      <w:ins w:id="10877" w:author="Administrator" w:date="2019-03-09T22:13:00Z">
        <w:r>
          <w:rPr>
            <w:rFonts w:hint="eastAsia"/>
          </w:rPr>
          <w:t>他</w:t>
        </w:r>
      </w:ins>
      <w:ins w:id="10878" w:author="Administrator" w:date="2019-03-09T22:12:00Z">
        <w:r>
          <w:rPr>
            <w:rFonts w:hint="eastAsia"/>
          </w:rPr>
          <w:t>再逐一鏟除</w:t>
        </w:r>
      </w:ins>
      <w:ins w:id="10879" w:author="Administrator" w:date="2019-03-09T22:13:00Z">
        <w:r>
          <w:rPr>
            <w:rFonts w:hint="eastAsia"/>
          </w:rPr>
          <w:t>，然後換一批新的飛劍</w:t>
        </w:r>
      </w:ins>
    </w:p>
    <w:p w:rsidR="000F0075" w:rsidRDefault="00BE3E6D">
      <w:pPr>
        <w:pStyle w:val="12"/>
        <w:spacing w:after="240"/>
        <w:ind w:leftChars="0" w:left="0"/>
        <w:rPr>
          <w:ins w:id="10880" w:author="Administrator" w:date="2019-03-09T22:16:00Z"/>
        </w:rPr>
        <w:pPrChange w:id="10881" w:author="Administrator" w:date="2019-03-09T20:40:00Z">
          <w:pPr>
            <w:pStyle w:val="12"/>
            <w:numPr>
              <w:numId w:val="1"/>
            </w:numPr>
            <w:spacing w:after="240"/>
            <w:ind w:leftChars="0" w:left="360" w:hanging="360"/>
            <w:outlineLvl w:val="0"/>
          </w:pPr>
        </w:pPrChange>
      </w:pPr>
      <w:ins w:id="10882" w:author="Administrator" w:date="2019-03-09T22:13:00Z">
        <w:r>
          <w:rPr>
            <w:rFonts w:hint="eastAsia"/>
          </w:rPr>
          <w:t>不久之後，原本數百隻的蚊群，只剩下不到百來隻，</w:t>
        </w:r>
      </w:ins>
      <w:ins w:id="10883" w:author="Administrator" w:date="2019-03-09T22:14:00Z">
        <w:r>
          <w:rPr>
            <w:rFonts w:hint="eastAsia"/>
          </w:rPr>
          <w:t>其飛行速度，也大幅下降，到</w:t>
        </w:r>
      </w:ins>
      <w:ins w:id="10884" w:author="Administrator" w:date="2019-03-09T22:15:00Z">
        <w:r>
          <w:rPr>
            <w:rFonts w:hint="eastAsia"/>
          </w:rPr>
          <w:t>最後，樸道子等人跟本不用再跑，</w:t>
        </w:r>
      </w:ins>
      <w:ins w:id="10885" w:author="Administrator" w:date="2019-03-10T11:25:00Z">
        <w:r w:rsidR="009A6737">
          <w:rPr>
            <w:rFonts w:hint="eastAsia"/>
          </w:rPr>
          <w:t>而是</w:t>
        </w:r>
      </w:ins>
      <w:ins w:id="10886" w:author="Administrator" w:date="2019-03-09T22:15:00Z">
        <w:r>
          <w:rPr>
            <w:rFonts w:hint="eastAsia"/>
          </w:rPr>
          <w:t>加入李龍飛的獵殺之中，將殘餘的蚊獸全都片</w:t>
        </w:r>
      </w:ins>
      <w:ins w:id="10887" w:author="Administrator" w:date="2019-03-09T22:16:00Z">
        <w:r>
          <w:rPr>
            <w:rFonts w:hint="eastAsia"/>
          </w:rPr>
          <w:t>甲不留。</w:t>
        </w:r>
      </w:ins>
    </w:p>
    <w:p w:rsidR="000F0075" w:rsidRDefault="002F0EFB">
      <w:pPr>
        <w:pStyle w:val="12"/>
        <w:spacing w:after="240"/>
        <w:ind w:leftChars="0" w:left="0"/>
        <w:rPr>
          <w:ins w:id="10888" w:author="Administrator" w:date="2019-03-09T22:18:00Z"/>
        </w:rPr>
        <w:pPrChange w:id="10889" w:author="Administrator" w:date="2019-03-09T20:40:00Z">
          <w:pPr>
            <w:pStyle w:val="12"/>
            <w:numPr>
              <w:numId w:val="1"/>
            </w:numPr>
            <w:spacing w:after="240"/>
            <w:ind w:leftChars="0" w:left="360" w:hanging="360"/>
            <w:outlineLvl w:val="0"/>
          </w:pPr>
        </w:pPrChange>
      </w:pPr>
      <w:ins w:id="10890" w:author="Administrator" w:date="2019-03-09T22:16:00Z">
        <w:r>
          <w:rPr>
            <w:rFonts w:hint="eastAsia"/>
          </w:rPr>
          <w:t>在斬殺完最後一隻蚊獸</w:t>
        </w:r>
      </w:ins>
      <w:ins w:id="10891" w:author="Administrator" w:date="2019-03-09T22:17:00Z">
        <w:r>
          <w:rPr>
            <w:rFonts w:hint="eastAsia"/>
          </w:rPr>
          <w:t>後，樸道子</w:t>
        </w:r>
      </w:ins>
      <w:ins w:id="10892" w:author="Administrator" w:date="2019-03-10T11:25:00Z">
        <w:r w:rsidR="009A6737">
          <w:rPr>
            <w:rFonts w:hint="eastAsia"/>
          </w:rPr>
          <w:t>激動得</w:t>
        </w:r>
      </w:ins>
      <w:ins w:id="10893" w:author="Administrator" w:date="2019-03-09T22:17:00Z">
        <w:r>
          <w:rPr>
            <w:rFonts w:hint="eastAsia"/>
          </w:rPr>
          <w:t>仰天長嘯，「</w:t>
        </w:r>
      </w:ins>
      <w:ins w:id="10894" w:author="Administrator" w:date="2019-03-09T22:22:00Z">
        <w:r>
          <w:rPr>
            <w:rFonts w:hint="eastAsia"/>
          </w:rPr>
          <w:t>黑兄</w:t>
        </w:r>
      </w:ins>
      <w:ins w:id="10895" w:author="Administrator" w:date="2019-03-09T22:18:00Z">
        <w:r>
          <w:rPr>
            <w:rFonts w:hint="eastAsia"/>
          </w:rPr>
          <w:t>，胡道友，你們看到了嗎？我們替你們報仇了，你們在九泉之下，可以瞑目了。」</w:t>
        </w:r>
      </w:ins>
    </w:p>
    <w:p w:rsidR="000F0075" w:rsidRDefault="002F0EFB">
      <w:pPr>
        <w:pStyle w:val="12"/>
        <w:spacing w:after="240"/>
        <w:ind w:leftChars="0" w:left="0"/>
        <w:rPr>
          <w:ins w:id="10896" w:author="Administrator" w:date="2019-03-09T22:22:00Z"/>
        </w:rPr>
        <w:pPrChange w:id="10897" w:author="Administrator" w:date="2019-03-09T20:40:00Z">
          <w:pPr>
            <w:pStyle w:val="12"/>
            <w:numPr>
              <w:numId w:val="1"/>
            </w:numPr>
            <w:spacing w:after="240"/>
            <w:ind w:leftChars="0" w:left="360" w:hanging="360"/>
            <w:outlineLvl w:val="0"/>
          </w:pPr>
        </w:pPrChange>
      </w:pPr>
      <w:ins w:id="10898" w:author="Administrator" w:date="2019-03-09T22:18:00Z">
        <w:r>
          <w:rPr>
            <w:rFonts w:hint="eastAsia"/>
          </w:rPr>
          <w:t>陳姓少女</w:t>
        </w:r>
      </w:ins>
      <w:ins w:id="10899" w:author="Administrator" w:date="2019-03-09T22:26:00Z">
        <w:r>
          <w:rPr>
            <w:rFonts w:hint="eastAsia"/>
          </w:rPr>
          <w:t>與陰姓漢子</w:t>
        </w:r>
      </w:ins>
      <w:ins w:id="10900" w:author="Administrator" w:date="2019-03-09T22:18:00Z">
        <w:r>
          <w:rPr>
            <w:rFonts w:hint="eastAsia"/>
          </w:rPr>
          <w:t>同樣也是</w:t>
        </w:r>
      </w:ins>
      <w:ins w:id="10901" w:author="Administrator" w:date="2019-03-10T11:26:00Z">
        <w:r w:rsidR="009A6737">
          <w:rPr>
            <w:rFonts w:hint="eastAsia"/>
          </w:rPr>
          <w:t>感觸萬分</w:t>
        </w:r>
      </w:ins>
      <w:ins w:id="10902" w:author="Administrator" w:date="2019-03-09T22:19:00Z">
        <w:r>
          <w:rPr>
            <w:rFonts w:hint="eastAsia"/>
          </w:rPr>
          <w:t>，</w:t>
        </w:r>
      </w:ins>
      <w:ins w:id="10903" w:author="Administrator" w:date="2019-03-09T22:26:00Z">
        <w:r>
          <w:rPr>
            <w:rFonts w:hint="eastAsia"/>
          </w:rPr>
          <w:t>前者</w:t>
        </w:r>
      </w:ins>
      <w:ins w:id="10904" w:author="Administrator" w:date="2019-03-09T22:19:00Z">
        <w:r>
          <w:rPr>
            <w:rFonts w:hint="eastAsia"/>
          </w:rPr>
          <w:t>喜悅的眼淚滾</w:t>
        </w:r>
      </w:ins>
      <w:ins w:id="10905" w:author="Administrator" w:date="2019-03-09T22:22:00Z">
        <w:r>
          <w:rPr>
            <w:rFonts w:hint="eastAsia"/>
          </w:rPr>
          <w:t>滾</w:t>
        </w:r>
      </w:ins>
      <w:ins w:id="10906" w:author="Administrator" w:date="2019-03-09T22:19:00Z">
        <w:r>
          <w:rPr>
            <w:rFonts w:hint="eastAsia"/>
          </w:rPr>
          <w:t>落下，雙手顫抖不已</w:t>
        </w:r>
      </w:ins>
      <w:ins w:id="10907" w:author="Administrator" w:date="2019-03-09T22:22:00Z">
        <w:r>
          <w:rPr>
            <w:rFonts w:hint="eastAsia"/>
          </w:rPr>
          <w:t>，</w:t>
        </w:r>
      </w:ins>
      <w:ins w:id="10908" w:author="Administrator" w:date="2019-03-10T11:26:00Z">
        <w:r w:rsidR="009A6737">
          <w:rPr>
            <w:rFonts w:hint="eastAsia"/>
          </w:rPr>
          <w:t>後者則少見地露出難看卻又發自內心的笑容</w:t>
        </w:r>
      </w:ins>
      <w:ins w:id="10909" w:author="Administrator" w:date="2019-03-10T11:27:00Z">
        <w:r w:rsidR="009A6737">
          <w:rPr>
            <w:rFonts w:hint="eastAsia"/>
          </w:rPr>
          <w:t>，</w:t>
        </w:r>
      </w:ins>
      <w:ins w:id="10910" w:author="Administrator" w:date="2019-03-09T22:22:00Z">
        <w:r>
          <w:rPr>
            <w:rFonts w:hint="eastAsia"/>
          </w:rPr>
          <w:t>久久不能平復</w:t>
        </w:r>
      </w:ins>
      <w:ins w:id="10911" w:author="Administrator" w:date="2019-03-09T22:19:00Z">
        <w:r>
          <w:rPr>
            <w:rFonts w:hint="eastAsia"/>
          </w:rPr>
          <w:t>。</w:t>
        </w:r>
      </w:ins>
    </w:p>
    <w:p w:rsidR="000F0075" w:rsidRDefault="002F0EFB">
      <w:pPr>
        <w:pStyle w:val="12"/>
        <w:spacing w:after="240"/>
        <w:ind w:leftChars="0" w:left="0"/>
        <w:rPr>
          <w:ins w:id="10912" w:author="Administrator" w:date="2019-03-09T22:24:00Z"/>
        </w:rPr>
        <w:pPrChange w:id="10913" w:author="Administrator" w:date="2019-03-09T20:40:00Z">
          <w:pPr>
            <w:pStyle w:val="12"/>
            <w:numPr>
              <w:numId w:val="1"/>
            </w:numPr>
            <w:spacing w:after="240"/>
            <w:ind w:leftChars="0" w:left="360" w:hanging="360"/>
            <w:outlineLvl w:val="0"/>
          </w:pPr>
        </w:pPrChange>
      </w:pPr>
      <w:ins w:id="10914" w:author="Administrator" w:date="2019-03-09T22:23:00Z">
        <w:r>
          <w:rPr>
            <w:rFonts w:hint="eastAsia"/>
          </w:rPr>
          <w:t>唯有徐篙，兩眼充滿血絲，看向李龍飛的神情，複雜中帶點畏懼，甚至，眼底深</w:t>
        </w:r>
      </w:ins>
      <w:ins w:id="10915" w:author="Administrator" w:date="2019-03-09T22:24:00Z">
        <w:r>
          <w:rPr>
            <w:rFonts w:hint="eastAsia"/>
          </w:rPr>
          <w:t>處還藏著一絲</w:t>
        </w:r>
      </w:ins>
      <w:ins w:id="10916" w:author="Administrator" w:date="2019-03-09T22:23:00Z">
        <w:r>
          <w:rPr>
            <w:rFonts w:hint="eastAsia"/>
          </w:rPr>
          <w:t>怨懟</w:t>
        </w:r>
      </w:ins>
      <w:ins w:id="10917" w:author="Administrator" w:date="2019-03-09T22:24:00Z">
        <w:r>
          <w:rPr>
            <w:rFonts w:hint="eastAsia"/>
          </w:rPr>
          <w:t>。</w:t>
        </w:r>
      </w:ins>
    </w:p>
    <w:p w:rsidR="000F0075" w:rsidRDefault="002F0EFB">
      <w:pPr>
        <w:pStyle w:val="12"/>
        <w:spacing w:after="240"/>
        <w:ind w:leftChars="0" w:left="0"/>
        <w:rPr>
          <w:ins w:id="10918" w:author="Administrator" w:date="2019-03-09T22:26:00Z"/>
        </w:rPr>
        <w:pPrChange w:id="10919" w:author="Administrator" w:date="2019-03-09T20:40:00Z">
          <w:pPr>
            <w:pStyle w:val="12"/>
            <w:numPr>
              <w:numId w:val="1"/>
            </w:numPr>
            <w:spacing w:after="240"/>
            <w:ind w:leftChars="0" w:left="360" w:hanging="360"/>
            <w:outlineLvl w:val="0"/>
          </w:pPr>
        </w:pPrChange>
      </w:pPr>
      <w:ins w:id="10920" w:author="Administrator" w:date="2019-03-09T22:24:00Z">
        <w:r>
          <w:rPr>
            <w:rFonts w:hint="eastAsia"/>
          </w:rPr>
          <w:t>「好了，這群蚊獸的妖丹也通通都收光了，</w:t>
        </w:r>
      </w:ins>
      <w:ins w:id="10921" w:author="Administrator" w:date="2019-03-09T22:25:00Z">
        <w:r>
          <w:rPr>
            <w:rFonts w:hint="eastAsia"/>
          </w:rPr>
          <w:t>你</w:t>
        </w:r>
      </w:ins>
      <w:ins w:id="10922" w:author="Administrator" w:date="2019-03-09T22:24:00Z">
        <w:r>
          <w:rPr>
            <w:rFonts w:hint="eastAsia"/>
          </w:rPr>
          <w:t>們</w:t>
        </w:r>
      </w:ins>
      <w:ins w:id="10923" w:author="Administrator" w:date="2019-03-09T22:25:00Z">
        <w:r>
          <w:rPr>
            <w:rFonts w:hint="eastAsia"/>
          </w:rPr>
          <w:t>接</w:t>
        </w:r>
      </w:ins>
      <w:ins w:id="10924" w:author="Administrator" w:date="2019-03-09T22:24:00Z">
        <w:r>
          <w:rPr>
            <w:rFonts w:hint="eastAsia"/>
          </w:rPr>
          <w:t>下來</w:t>
        </w:r>
      </w:ins>
      <w:ins w:id="10925" w:author="Administrator" w:date="2019-03-09T22:25:00Z">
        <w:r>
          <w:rPr>
            <w:rFonts w:hint="eastAsia"/>
          </w:rPr>
          <w:t>可有甚麼打算？」李龍飛摘下最後一顆妖丹，轉頭問向樸道子</w:t>
        </w:r>
      </w:ins>
      <w:ins w:id="10926" w:author="Administrator" w:date="2019-03-09T22:26:00Z">
        <w:r>
          <w:rPr>
            <w:rFonts w:hint="eastAsia"/>
          </w:rPr>
          <w:t>等四人。</w:t>
        </w:r>
      </w:ins>
    </w:p>
    <w:p w:rsidR="000F0075" w:rsidRDefault="002F0EFB">
      <w:pPr>
        <w:pStyle w:val="12"/>
        <w:spacing w:after="240"/>
        <w:ind w:leftChars="0" w:left="0"/>
        <w:rPr>
          <w:ins w:id="10927" w:author="Administrator" w:date="2019-03-09T22:27:00Z"/>
        </w:rPr>
        <w:pPrChange w:id="10928" w:author="Administrator" w:date="2019-03-09T20:40:00Z">
          <w:pPr>
            <w:pStyle w:val="12"/>
            <w:numPr>
              <w:numId w:val="1"/>
            </w:numPr>
            <w:spacing w:after="240"/>
            <w:ind w:leftChars="0" w:left="360" w:hanging="360"/>
            <w:outlineLvl w:val="0"/>
          </w:pPr>
        </w:pPrChange>
      </w:pPr>
      <w:ins w:id="10929" w:author="Administrator" w:date="2019-03-09T22:26:00Z">
        <w:r>
          <w:rPr>
            <w:rFonts w:hint="eastAsia"/>
          </w:rPr>
          <w:t>樸道子回過神來，遞出一個</w:t>
        </w:r>
      </w:ins>
      <w:ins w:id="10930" w:author="Administrator" w:date="2019-03-09T22:27:00Z">
        <w:r>
          <w:rPr>
            <w:rFonts w:hint="eastAsia"/>
          </w:rPr>
          <w:t>儲物袋，開口說道，「李兄，這次多虧你了，這是我摘下的近百個蚊獸妖丹，還有一些之前得到的</w:t>
        </w:r>
        <w:r w:rsidR="000109E1">
          <w:rPr>
            <w:rFonts w:hint="eastAsia"/>
          </w:rPr>
          <w:t>異寶，通通給你。」</w:t>
        </w:r>
      </w:ins>
    </w:p>
    <w:p w:rsidR="000F0075" w:rsidRDefault="000109E1">
      <w:pPr>
        <w:pStyle w:val="12"/>
        <w:spacing w:after="240"/>
        <w:ind w:leftChars="0" w:left="0"/>
        <w:rPr>
          <w:ins w:id="10931" w:author="Administrator" w:date="2019-03-09T21:44:00Z"/>
        </w:rPr>
        <w:pPrChange w:id="10932" w:author="Administrator" w:date="2019-03-09T20:40:00Z">
          <w:pPr>
            <w:pStyle w:val="12"/>
            <w:numPr>
              <w:numId w:val="1"/>
            </w:numPr>
            <w:spacing w:after="240"/>
            <w:ind w:leftChars="0" w:left="360" w:hanging="360"/>
            <w:outlineLvl w:val="0"/>
          </w:pPr>
        </w:pPrChange>
      </w:pPr>
      <w:ins w:id="10933" w:author="Administrator" w:date="2019-03-09T22:27:00Z">
        <w:r>
          <w:rPr>
            <w:rFonts w:hint="eastAsia"/>
          </w:rPr>
          <w:t>李龍飛搖</w:t>
        </w:r>
      </w:ins>
      <w:ins w:id="10934" w:author="Administrator" w:date="2019-03-09T22:28:00Z">
        <w:r>
          <w:rPr>
            <w:rFonts w:hint="eastAsia"/>
          </w:rPr>
          <w:t>了搖頭，將儲物袋推回，拒絕說道，「我幫你們並不是為了寶物，大家相識一場，於情於理我都不該見死不救。」</w:t>
        </w:r>
      </w:ins>
    </w:p>
    <w:p w:rsidR="000F0075" w:rsidRDefault="009A6737">
      <w:pPr>
        <w:pStyle w:val="12"/>
        <w:spacing w:after="240"/>
        <w:ind w:leftChars="0" w:left="0"/>
        <w:rPr>
          <w:ins w:id="10935" w:author="Administrator" w:date="2019-03-10T11:29:00Z"/>
        </w:rPr>
        <w:pPrChange w:id="10936" w:author="Administrator" w:date="2019-03-09T20:40:00Z">
          <w:pPr>
            <w:pStyle w:val="12"/>
            <w:numPr>
              <w:numId w:val="1"/>
            </w:numPr>
            <w:spacing w:after="240"/>
            <w:ind w:leftChars="0" w:left="360" w:hanging="360"/>
            <w:outlineLvl w:val="0"/>
          </w:pPr>
        </w:pPrChange>
      </w:pPr>
      <w:ins w:id="10937" w:author="Administrator" w:date="2019-03-10T11:27:00Z">
        <w:r>
          <w:rPr>
            <w:rFonts w:hint="eastAsia"/>
          </w:rPr>
          <w:t>「好吧…我先收下這些。欠李兄的大恩，等出了這血色禁地，回赤</w:t>
        </w:r>
      </w:ins>
      <w:ins w:id="10938" w:author="Administrator" w:date="2019-03-10T11:28:00Z">
        <w:r>
          <w:rPr>
            <w:rFonts w:hint="eastAsia"/>
          </w:rPr>
          <w:t>劍宗後，必有回報。」樸道子見李龍飛不收，也不推拖，只是再一揖讓，跟</w:t>
        </w:r>
      </w:ins>
      <w:ins w:id="10939" w:author="Administrator" w:date="2019-03-10T11:29:00Z">
        <w:r>
          <w:rPr>
            <w:rFonts w:hint="eastAsia"/>
          </w:rPr>
          <w:t>著收起了儲物袋。</w:t>
        </w:r>
      </w:ins>
    </w:p>
    <w:p w:rsidR="000F0075" w:rsidRDefault="009A6737">
      <w:pPr>
        <w:pStyle w:val="12"/>
        <w:spacing w:after="240"/>
        <w:ind w:leftChars="0" w:left="0"/>
        <w:rPr>
          <w:ins w:id="10940" w:author="Administrator" w:date="2019-03-10T11:30:00Z"/>
        </w:rPr>
        <w:pPrChange w:id="10941" w:author="Administrator" w:date="2019-03-09T20:40:00Z">
          <w:pPr>
            <w:pStyle w:val="12"/>
            <w:numPr>
              <w:numId w:val="1"/>
            </w:numPr>
            <w:spacing w:after="240"/>
            <w:ind w:leftChars="0" w:left="360" w:hanging="360"/>
            <w:outlineLvl w:val="0"/>
          </w:pPr>
        </w:pPrChange>
      </w:pPr>
      <w:ins w:id="10942" w:author="Administrator" w:date="2019-03-10T11:29:00Z">
        <w:r>
          <w:rPr>
            <w:rFonts w:hint="eastAsia"/>
          </w:rPr>
          <w:t>「只是…我等本來目地是為了離開這靈山，如今被這群蚊獸追殺，反而跑到靈山</w:t>
        </w:r>
      </w:ins>
      <w:ins w:id="10943" w:author="Administrator" w:date="2019-03-10T11:30:00Z">
        <w:r>
          <w:rPr>
            <w:rFonts w:hint="eastAsia"/>
          </w:rPr>
          <w:t>深處…接下來的打算，可就難了…」</w:t>
        </w:r>
      </w:ins>
    </w:p>
    <w:p w:rsidR="000F0075" w:rsidRDefault="009A6737">
      <w:pPr>
        <w:pStyle w:val="12"/>
        <w:spacing w:after="240"/>
        <w:ind w:leftChars="0" w:left="0"/>
        <w:rPr>
          <w:ins w:id="10944" w:author="Administrator" w:date="2019-03-10T11:30:00Z"/>
        </w:rPr>
        <w:pPrChange w:id="10945" w:author="Administrator" w:date="2019-03-09T20:40:00Z">
          <w:pPr>
            <w:pStyle w:val="12"/>
            <w:numPr>
              <w:numId w:val="1"/>
            </w:numPr>
            <w:spacing w:after="240"/>
            <w:ind w:leftChars="0" w:left="360" w:hanging="360"/>
            <w:outlineLvl w:val="0"/>
          </w:pPr>
        </w:pPrChange>
      </w:pPr>
      <w:ins w:id="10946" w:author="Administrator" w:date="2019-03-10T11:30:00Z">
        <w:r>
          <w:rPr>
            <w:rFonts w:hint="eastAsia"/>
          </w:rPr>
          <w:t>說完，樸道子看向其他三人，尋問他們的意見。</w:t>
        </w:r>
      </w:ins>
    </w:p>
    <w:p w:rsidR="000F0075" w:rsidRDefault="009A6737">
      <w:pPr>
        <w:pStyle w:val="12"/>
        <w:spacing w:after="240"/>
        <w:ind w:leftChars="0" w:left="0"/>
        <w:rPr>
          <w:ins w:id="10947" w:author="Administrator" w:date="2019-03-10T11:31:00Z"/>
        </w:rPr>
        <w:pPrChange w:id="10948" w:author="Administrator" w:date="2019-03-09T20:40:00Z">
          <w:pPr>
            <w:pStyle w:val="12"/>
            <w:numPr>
              <w:numId w:val="1"/>
            </w:numPr>
            <w:spacing w:after="240"/>
            <w:ind w:leftChars="0" w:left="360" w:hanging="360"/>
            <w:outlineLvl w:val="0"/>
          </w:pPr>
        </w:pPrChange>
      </w:pPr>
      <w:ins w:id="10949" w:author="Administrator" w:date="2019-03-10T11:30:00Z">
        <w:r>
          <w:rPr>
            <w:rFonts w:hint="eastAsia"/>
          </w:rPr>
          <w:t>陳陰兩人就不用說了，前者</w:t>
        </w:r>
      </w:ins>
      <w:ins w:id="10950" w:author="Administrator" w:date="2019-03-10T11:31:00Z">
        <w:r>
          <w:rPr>
            <w:rFonts w:hint="eastAsia"/>
          </w:rPr>
          <w:t>茫然，後者自身難保；而徐篙則是沉默不語，一時間也想不出個去向。</w:t>
        </w:r>
      </w:ins>
    </w:p>
    <w:p w:rsidR="000F0075" w:rsidRDefault="009A6737">
      <w:pPr>
        <w:pStyle w:val="12"/>
        <w:spacing w:after="240"/>
        <w:ind w:leftChars="0" w:left="0"/>
        <w:rPr>
          <w:ins w:id="10951" w:author="Administrator" w:date="2019-03-10T11:53:00Z"/>
        </w:rPr>
        <w:pPrChange w:id="10952" w:author="Administrator" w:date="2019-03-09T20:40:00Z">
          <w:pPr>
            <w:pStyle w:val="12"/>
            <w:numPr>
              <w:numId w:val="1"/>
            </w:numPr>
            <w:spacing w:after="240"/>
            <w:ind w:leftChars="0" w:left="360" w:hanging="360"/>
            <w:outlineLvl w:val="0"/>
          </w:pPr>
        </w:pPrChange>
      </w:pPr>
      <w:ins w:id="10953" w:author="Administrator" w:date="2019-03-10T11:31:00Z">
        <w:r>
          <w:rPr>
            <w:rFonts w:hint="eastAsia"/>
          </w:rPr>
          <w:lastRenderedPageBreak/>
          <w:t>李龍飛沉吟了一會，</w:t>
        </w:r>
      </w:ins>
      <w:ins w:id="10954" w:author="Administrator" w:date="2019-03-10T11:51:00Z">
        <w:r w:rsidR="008D0610">
          <w:rPr>
            <w:rFonts w:hint="eastAsia"/>
          </w:rPr>
          <w:t>這才開口說道，「實不相瞞，我暫且在這還有事要做，不能送</w:t>
        </w:r>
      </w:ins>
      <w:ins w:id="10955" w:author="Administrator" w:date="2019-03-10T11:52:00Z">
        <w:r w:rsidR="008D0610">
          <w:rPr>
            <w:rFonts w:hint="eastAsia"/>
          </w:rPr>
          <w:t>你們下山。可若是你們留在我身邊，屆時可能有生命危險。兩相取其害，我勸你們還是趕緊離</w:t>
        </w:r>
      </w:ins>
      <w:ins w:id="10956" w:author="Administrator" w:date="2019-03-10T11:53:00Z">
        <w:r w:rsidR="008D0610">
          <w:rPr>
            <w:rFonts w:hint="eastAsia"/>
          </w:rPr>
          <w:t>開來得好。」</w:t>
        </w:r>
      </w:ins>
    </w:p>
    <w:p w:rsidR="000F0075" w:rsidRDefault="008D0610">
      <w:pPr>
        <w:pStyle w:val="12"/>
        <w:spacing w:after="240"/>
        <w:ind w:leftChars="0" w:left="0"/>
        <w:rPr>
          <w:ins w:id="10957" w:author="Administrator" w:date="2019-03-10T11:57:00Z"/>
        </w:rPr>
        <w:pPrChange w:id="10958" w:author="Administrator" w:date="2019-03-09T20:40:00Z">
          <w:pPr>
            <w:pStyle w:val="12"/>
            <w:numPr>
              <w:numId w:val="1"/>
            </w:numPr>
            <w:spacing w:after="240"/>
            <w:ind w:leftChars="0" w:left="360" w:hanging="360"/>
            <w:outlineLvl w:val="0"/>
          </w:pPr>
        </w:pPrChange>
      </w:pPr>
      <w:ins w:id="10959" w:author="Administrator" w:date="2019-03-10T11:53:00Z">
        <w:r>
          <w:rPr>
            <w:rFonts w:hint="eastAsia"/>
          </w:rPr>
          <w:t>「李兄…</w:t>
        </w:r>
      </w:ins>
      <w:ins w:id="10960" w:author="Administrator" w:date="2019-03-10T11:57:00Z">
        <w:r>
          <w:rPr>
            <w:rFonts w:hint="eastAsia"/>
          </w:rPr>
          <w:t>並</w:t>
        </w:r>
      </w:ins>
      <w:ins w:id="10961" w:author="Administrator" w:date="2019-03-10T11:53:00Z">
        <w:r>
          <w:rPr>
            <w:rFonts w:hint="eastAsia"/>
          </w:rPr>
          <w:t>非我們不想</w:t>
        </w:r>
      </w:ins>
      <w:ins w:id="10962" w:author="Administrator" w:date="2019-03-10T11:57:00Z">
        <w:r>
          <w:rPr>
            <w:rFonts w:hint="eastAsia"/>
          </w:rPr>
          <w:t>離</w:t>
        </w:r>
      </w:ins>
      <w:ins w:id="10963" w:author="Administrator" w:date="2019-03-10T11:53:00Z">
        <w:r>
          <w:rPr>
            <w:rFonts w:hint="eastAsia"/>
          </w:rPr>
          <w:t>去，而是方才你也看到了…」樸道子聽完，</w:t>
        </w:r>
      </w:ins>
      <w:ins w:id="10964" w:author="Administrator" w:date="2019-03-10T11:54:00Z">
        <w:r>
          <w:rPr>
            <w:rFonts w:hint="eastAsia"/>
          </w:rPr>
          <w:t>有些著急的</w:t>
        </w:r>
      </w:ins>
      <w:ins w:id="10965" w:author="Administrator" w:date="2019-03-10T11:59:00Z">
        <w:r>
          <w:rPr>
            <w:rFonts w:hint="eastAsia"/>
          </w:rPr>
          <w:t>解釋著</w:t>
        </w:r>
      </w:ins>
      <w:ins w:id="10966" w:author="Administrator" w:date="2019-03-10T11:54:00Z">
        <w:r>
          <w:rPr>
            <w:rFonts w:hint="eastAsia"/>
          </w:rPr>
          <w:t>。</w:t>
        </w:r>
      </w:ins>
    </w:p>
    <w:p w:rsidR="000F0075" w:rsidRDefault="008D0610">
      <w:pPr>
        <w:pStyle w:val="12"/>
        <w:spacing w:after="240"/>
        <w:ind w:leftChars="0" w:left="0"/>
        <w:rPr>
          <w:ins w:id="10967" w:author="Administrator" w:date="2019-03-10T11:54:00Z"/>
        </w:rPr>
        <w:pPrChange w:id="10968" w:author="Administrator" w:date="2019-03-09T20:40:00Z">
          <w:pPr>
            <w:pStyle w:val="12"/>
            <w:numPr>
              <w:numId w:val="1"/>
            </w:numPr>
            <w:spacing w:after="240"/>
            <w:ind w:leftChars="0" w:left="360" w:hanging="360"/>
            <w:outlineLvl w:val="0"/>
          </w:pPr>
        </w:pPrChange>
      </w:pPr>
      <w:ins w:id="10969" w:author="Administrator" w:date="2019-03-10T11:57:00Z">
        <w:r>
          <w:rPr>
            <w:rFonts w:hint="eastAsia"/>
          </w:rPr>
          <w:t>「</w:t>
        </w:r>
      </w:ins>
      <w:ins w:id="10970" w:author="Administrator" w:date="2019-03-10T11:58:00Z">
        <w:r>
          <w:rPr>
            <w:rFonts w:hint="eastAsia"/>
          </w:rPr>
          <w:t>敢問李師兄，你所說的生命危險，是指甚麼事情…」一旁的陳姓少女，怯生生開</w:t>
        </w:r>
      </w:ins>
      <w:ins w:id="10971" w:author="Administrator" w:date="2019-03-10T11:59:00Z">
        <w:r>
          <w:rPr>
            <w:rFonts w:hint="eastAsia"/>
          </w:rPr>
          <w:t>口打斷。</w:t>
        </w:r>
      </w:ins>
    </w:p>
    <w:p w:rsidR="000F0075" w:rsidRDefault="008D0610">
      <w:pPr>
        <w:pStyle w:val="12"/>
        <w:spacing w:after="240"/>
        <w:ind w:leftChars="0" w:left="0"/>
        <w:rPr>
          <w:ins w:id="10972" w:author="Administrator" w:date="2019-03-10T12:00:00Z"/>
        </w:rPr>
        <w:pPrChange w:id="10973" w:author="Administrator" w:date="2019-03-09T20:40:00Z">
          <w:pPr>
            <w:pStyle w:val="12"/>
            <w:numPr>
              <w:numId w:val="1"/>
            </w:numPr>
            <w:spacing w:after="240"/>
            <w:ind w:leftChars="0" w:left="360" w:hanging="360"/>
            <w:outlineLvl w:val="0"/>
          </w:pPr>
        </w:pPrChange>
      </w:pPr>
      <w:ins w:id="10974" w:author="Administrator" w:date="2019-03-10T11:59:00Z">
        <w:r>
          <w:rPr>
            <w:rFonts w:hint="eastAsia"/>
          </w:rPr>
          <w:t>李龍飛環視了他們一眼，嘆了口氣，告知實情，「</w:t>
        </w:r>
      </w:ins>
      <w:ins w:id="10975" w:author="Administrator" w:date="2019-03-10T12:00:00Z">
        <w:r>
          <w:rPr>
            <w:rFonts w:hint="eastAsia"/>
          </w:rPr>
          <w:t>是鬼谷玟。鬼屍宗帶隊的築基修士，鬼谷玟正在追殺我。」</w:t>
        </w:r>
      </w:ins>
    </w:p>
    <w:p w:rsidR="000F0075" w:rsidRDefault="008D0610">
      <w:pPr>
        <w:pStyle w:val="12"/>
        <w:spacing w:after="240"/>
        <w:ind w:leftChars="0" w:left="0"/>
        <w:rPr>
          <w:ins w:id="10976" w:author="Administrator" w:date="2019-03-10T12:01:00Z"/>
        </w:rPr>
        <w:pPrChange w:id="10977" w:author="Administrator" w:date="2019-03-09T20:40:00Z">
          <w:pPr>
            <w:pStyle w:val="12"/>
            <w:numPr>
              <w:numId w:val="1"/>
            </w:numPr>
            <w:spacing w:after="240"/>
            <w:ind w:leftChars="0" w:left="360" w:hanging="360"/>
            <w:outlineLvl w:val="0"/>
          </w:pPr>
        </w:pPrChange>
      </w:pPr>
      <w:ins w:id="10978" w:author="Administrator" w:date="2019-03-10T12:00:00Z">
        <w:r>
          <w:rPr>
            <w:rFonts w:hint="eastAsia"/>
          </w:rPr>
          <w:t>他沒有提到追殺的原因，畢竟這些人跟他</w:t>
        </w:r>
      </w:ins>
      <w:ins w:id="10979" w:author="Administrator" w:date="2019-03-10T12:01:00Z">
        <w:r>
          <w:rPr>
            <w:rFonts w:hint="eastAsia"/>
          </w:rPr>
          <w:t>不算甚熟，若是讓他們知道自己拿了蜂巢中的寶物，難保對方不會起異心。</w:t>
        </w:r>
      </w:ins>
    </w:p>
    <w:p w:rsidR="000F0075" w:rsidRDefault="008D0610">
      <w:pPr>
        <w:pStyle w:val="12"/>
        <w:spacing w:after="240"/>
        <w:ind w:leftChars="0" w:left="0"/>
        <w:rPr>
          <w:ins w:id="10980" w:author="Administrator" w:date="2019-03-10T12:01:00Z"/>
        </w:rPr>
        <w:pPrChange w:id="10981" w:author="Administrator" w:date="2019-03-09T20:40:00Z">
          <w:pPr>
            <w:pStyle w:val="12"/>
            <w:numPr>
              <w:numId w:val="1"/>
            </w:numPr>
            <w:spacing w:after="240"/>
            <w:ind w:leftChars="0" w:left="360" w:hanging="360"/>
            <w:outlineLvl w:val="0"/>
          </w:pPr>
        </w:pPrChange>
      </w:pPr>
      <w:ins w:id="10982" w:author="Administrator" w:date="2019-03-10T12:01:00Z">
        <w:r>
          <w:rPr>
            <w:rFonts w:hint="eastAsia"/>
          </w:rPr>
          <w:t>雖說自己無</w:t>
        </w:r>
      </w:ins>
      <w:ins w:id="10983" w:author="Administrator" w:date="2019-03-10T12:13:00Z">
        <w:r w:rsidR="001933F7">
          <w:rPr>
            <w:rFonts w:hint="eastAsia"/>
          </w:rPr>
          <w:t>所</w:t>
        </w:r>
      </w:ins>
      <w:ins w:id="10984" w:author="Administrator" w:date="2019-03-10T12:01:00Z">
        <w:r>
          <w:rPr>
            <w:rFonts w:hint="eastAsia"/>
          </w:rPr>
          <w:t>畏懼，但李龍飛也不想跟這群人反目成仇，所以還是有所保留。</w:t>
        </w:r>
      </w:ins>
    </w:p>
    <w:p w:rsidR="000F0075" w:rsidRDefault="008D0610">
      <w:pPr>
        <w:pStyle w:val="12"/>
        <w:spacing w:after="240"/>
        <w:ind w:leftChars="0" w:left="0"/>
        <w:rPr>
          <w:ins w:id="10985" w:author="Administrator" w:date="2019-03-10T12:15:00Z"/>
        </w:rPr>
        <w:pPrChange w:id="10986" w:author="Administrator" w:date="2019-03-09T20:40:00Z">
          <w:pPr>
            <w:pStyle w:val="12"/>
            <w:numPr>
              <w:numId w:val="1"/>
            </w:numPr>
            <w:spacing w:after="240"/>
            <w:ind w:leftChars="0" w:left="360" w:hanging="360"/>
            <w:outlineLvl w:val="0"/>
          </w:pPr>
        </w:pPrChange>
      </w:pPr>
      <w:ins w:id="10987" w:author="Administrator" w:date="2019-03-10T12:01:00Z">
        <w:r>
          <w:rPr>
            <w:rFonts w:hint="eastAsia"/>
          </w:rPr>
          <w:t>這些</w:t>
        </w:r>
      </w:ins>
      <w:ins w:id="10988" w:author="Administrator" w:date="2019-03-10T12:02:00Z">
        <w:r w:rsidR="00F0379B">
          <w:rPr>
            <w:rFonts w:hint="eastAsia"/>
          </w:rPr>
          <w:t>年</w:t>
        </w:r>
      </w:ins>
      <w:ins w:id="10989" w:author="Administrator" w:date="2019-03-10T12:01:00Z">
        <w:r>
          <w:rPr>
            <w:rFonts w:hint="eastAsia"/>
          </w:rPr>
          <w:t>，</w:t>
        </w:r>
        <w:r w:rsidR="00F0379B">
          <w:rPr>
            <w:rFonts w:hint="eastAsia"/>
          </w:rPr>
          <w:t>在</w:t>
        </w:r>
      </w:ins>
      <w:ins w:id="10990" w:author="Administrator" w:date="2019-03-10T12:02:00Z">
        <w:r w:rsidR="00F0379B">
          <w:rPr>
            <w:rFonts w:hint="eastAsia"/>
          </w:rPr>
          <w:t>不知不覺中，已經讓他學會了謹慎保密跟留一手</w:t>
        </w:r>
      </w:ins>
      <w:ins w:id="10991" w:author="Administrator" w:date="2019-03-10T12:15:00Z">
        <w:r w:rsidR="001933F7">
          <w:rPr>
            <w:rFonts w:hint="eastAsia"/>
          </w:rPr>
          <w:t>的城府，這在以前的他來看，是不屑也不願為之的</w:t>
        </w:r>
      </w:ins>
      <w:ins w:id="10992" w:author="Administrator" w:date="2019-03-10T12:02:00Z">
        <w:r w:rsidR="00F0379B">
          <w:rPr>
            <w:rFonts w:hint="eastAsia"/>
          </w:rPr>
          <w:t>。</w:t>
        </w:r>
      </w:ins>
    </w:p>
    <w:p w:rsidR="000F0075" w:rsidRDefault="001933F7">
      <w:pPr>
        <w:pStyle w:val="12"/>
        <w:spacing w:after="240"/>
        <w:ind w:leftChars="0" w:left="0"/>
        <w:rPr>
          <w:ins w:id="10993" w:author="Administrator" w:date="2019-03-10T12:02:00Z"/>
        </w:rPr>
        <w:pPrChange w:id="10994" w:author="Administrator" w:date="2019-03-09T20:40:00Z">
          <w:pPr>
            <w:pStyle w:val="12"/>
            <w:numPr>
              <w:numId w:val="1"/>
            </w:numPr>
            <w:spacing w:after="240"/>
            <w:ind w:leftChars="0" w:left="360" w:hanging="360"/>
            <w:outlineLvl w:val="0"/>
          </w:pPr>
        </w:pPrChange>
      </w:pPr>
      <w:ins w:id="10995" w:author="Administrator" w:date="2019-03-10T12:16:00Z">
        <w:r>
          <w:rPr>
            <w:rFonts w:hint="eastAsia"/>
          </w:rPr>
          <w:t>其他四人聽完，倒抽了口氣，</w:t>
        </w:r>
      </w:ins>
      <w:ins w:id="10996" w:author="Administrator" w:date="2019-03-10T12:17:00Z">
        <w:r>
          <w:rPr>
            <w:rFonts w:hint="eastAsia"/>
          </w:rPr>
          <w:t>面面相覷，半晌也說不出話來。</w:t>
        </w:r>
      </w:ins>
    </w:p>
    <w:p w:rsidR="000F0075" w:rsidRDefault="001933F7">
      <w:pPr>
        <w:pStyle w:val="12"/>
        <w:spacing w:after="240"/>
        <w:ind w:leftChars="0" w:left="0"/>
        <w:rPr>
          <w:ins w:id="10997" w:author="Administrator" w:date="2019-03-10T12:20:00Z"/>
        </w:rPr>
        <w:pPrChange w:id="10998" w:author="Administrator" w:date="2019-03-09T20:40:00Z">
          <w:pPr>
            <w:pStyle w:val="12"/>
            <w:numPr>
              <w:numId w:val="1"/>
            </w:numPr>
            <w:spacing w:after="240"/>
            <w:ind w:leftChars="0" w:left="360" w:hanging="360"/>
            <w:outlineLvl w:val="0"/>
          </w:pPr>
        </w:pPrChange>
      </w:pPr>
      <w:ins w:id="10999" w:author="Administrator" w:date="2019-03-10T12:17:00Z">
        <w:r>
          <w:rPr>
            <w:rFonts w:hint="eastAsia"/>
          </w:rPr>
          <w:t>他們倒也沒想去追究</w:t>
        </w:r>
      </w:ins>
      <w:ins w:id="11000" w:author="Administrator" w:date="2019-03-10T12:18:00Z">
        <w:r>
          <w:rPr>
            <w:rFonts w:hint="eastAsia"/>
          </w:rPr>
          <w:t>，</w:t>
        </w:r>
      </w:ins>
      <w:ins w:id="11001" w:author="Administrator" w:date="2019-03-10T12:17:00Z">
        <w:r>
          <w:rPr>
            <w:rFonts w:hint="eastAsia"/>
          </w:rPr>
          <w:t>為甚麼李</w:t>
        </w:r>
      </w:ins>
      <w:ins w:id="11002" w:author="Administrator" w:date="2019-03-10T12:18:00Z">
        <w:r>
          <w:rPr>
            <w:rFonts w:hint="eastAsia"/>
          </w:rPr>
          <w:t>龍飛區區一名練氣大圓滿弟子，會被鬼谷玟這樣「大人物」追殺</w:t>
        </w:r>
      </w:ins>
      <w:ins w:id="11003" w:author="Administrator" w:date="2019-03-10T12:19:00Z">
        <w:r>
          <w:rPr>
            <w:rFonts w:hint="eastAsia"/>
          </w:rPr>
          <w:t>，</w:t>
        </w:r>
      </w:ins>
      <w:ins w:id="11004" w:author="Administrator" w:date="2019-03-10T12:20:00Z">
        <w:r>
          <w:rPr>
            <w:rFonts w:hint="eastAsia"/>
          </w:rPr>
          <w:t>因為那涉及到了個人秘密。</w:t>
        </w:r>
      </w:ins>
    </w:p>
    <w:p w:rsidR="000F0075" w:rsidRDefault="001933F7">
      <w:pPr>
        <w:pStyle w:val="12"/>
        <w:spacing w:after="240"/>
        <w:ind w:leftChars="0" w:left="0"/>
        <w:rPr>
          <w:ins w:id="11005" w:author="Administrator" w:date="2019-03-10T12:21:00Z"/>
        </w:rPr>
        <w:pPrChange w:id="11006" w:author="Administrator" w:date="2019-03-09T20:40:00Z">
          <w:pPr>
            <w:pStyle w:val="12"/>
            <w:numPr>
              <w:numId w:val="1"/>
            </w:numPr>
            <w:spacing w:after="240"/>
            <w:ind w:leftChars="0" w:left="360" w:hanging="360"/>
            <w:outlineLvl w:val="0"/>
          </w:pPr>
        </w:pPrChange>
      </w:pPr>
      <w:ins w:id="11007" w:author="Administrator" w:date="2019-03-10T12:20:00Z">
        <w:r>
          <w:rPr>
            <w:rFonts w:hint="eastAsia"/>
          </w:rPr>
          <w:t>若是得罪了李龍飛，那對他們來說，</w:t>
        </w:r>
      </w:ins>
      <w:ins w:id="11008" w:author="Administrator" w:date="2019-03-10T12:21:00Z">
        <w:r>
          <w:rPr>
            <w:rFonts w:hint="eastAsia"/>
          </w:rPr>
          <w:t>無疑是自討苦吃。</w:t>
        </w:r>
      </w:ins>
    </w:p>
    <w:p w:rsidR="000F0075" w:rsidRDefault="001933F7">
      <w:pPr>
        <w:pStyle w:val="12"/>
        <w:spacing w:after="240"/>
        <w:ind w:leftChars="0" w:left="0"/>
        <w:rPr>
          <w:ins w:id="11009" w:author="Administrator" w:date="2019-03-10T12:24:00Z"/>
        </w:rPr>
        <w:pPrChange w:id="11010" w:author="Administrator" w:date="2019-03-09T20:40:00Z">
          <w:pPr>
            <w:pStyle w:val="12"/>
            <w:numPr>
              <w:numId w:val="1"/>
            </w:numPr>
            <w:spacing w:after="240"/>
            <w:ind w:leftChars="0" w:left="360" w:hanging="360"/>
            <w:outlineLvl w:val="0"/>
          </w:pPr>
        </w:pPrChange>
      </w:pPr>
      <w:ins w:id="11011" w:author="Administrator" w:date="2019-03-10T12:23:00Z">
        <w:r>
          <w:rPr>
            <w:rFonts w:hint="eastAsia"/>
          </w:rPr>
          <w:t>只是這麼一來，與被鬼谷玟追殺來說，離開靈山，的確是條簡單</w:t>
        </w:r>
      </w:ins>
      <w:ins w:id="11012" w:author="Administrator" w:date="2019-03-10T12:24:00Z">
        <w:r>
          <w:rPr>
            <w:rFonts w:hint="eastAsia"/>
          </w:rPr>
          <w:t>到不行的路。</w:t>
        </w:r>
      </w:ins>
    </w:p>
    <w:p w:rsidR="000F0075" w:rsidRDefault="001933F7">
      <w:pPr>
        <w:pStyle w:val="12"/>
        <w:spacing w:after="240"/>
        <w:ind w:leftChars="0" w:left="0"/>
        <w:rPr>
          <w:ins w:id="11013" w:author="Administrator" w:date="2019-03-10T12:28:00Z"/>
        </w:rPr>
        <w:pPrChange w:id="11014" w:author="Administrator" w:date="2019-03-09T20:40:00Z">
          <w:pPr>
            <w:pStyle w:val="12"/>
            <w:numPr>
              <w:numId w:val="1"/>
            </w:numPr>
            <w:spacing w:after="240"/>
            <w:ind w:leftChars="0" w:left="360" w:hanging="360"/>
            <w:outlineLvl w:val="0"/>
          </w:pPr>
        </w:pPrChange>
      </w:pPr>
      <w:ins w:id="11015" w:author="Administrator" w:date="2019-03-10T12:25:00Z">
        <w:r>
          <w:rPr>
            <w:rFonts w:hint="eastAsia"/>
          </w:rPr>
          <w:t>就在眾人紛紛沉默之時，一直沒有開口說話的陰姓修士，</w:t>
        </w:r>
      </w:ins>
      <w:ins w:id="11016" w:author="Administrator" w:date="2019-03-10T12:26:00Z">
        <w:r>
          <w:rPr>
            <w:rFonts w:hint="eastAsia"/>
          </w:rPr>
          <w:t>低沉說道，「在下陰韋，</w:t>
        </w:r>
      </w:ins>
      <w:ins w:id="11017" w:author="Administrator" w:date="2019-03-10T12:27:00Z">
        <w:r>
          <w:rPr>
            <w:rFonts w:hint="eastAsia"/>
          </w:rPr>
          <w:t>若是李兄信得過在下，是否可以告知，李兄</w:t>
        </w:r>
      </w:ins>
      <w:ins w:id="11018" w:author="Administrator" w:date="2019-03-10T12:28:00Z">
        <w:r>
          <w:rPr>
            <w:rFonts w:hint="eastAsia"/>
          </w:rPr>
          <w:t>在此還有甚麼事要完成？也許我們亦可</w:t>
        </w:r>
      </w:ins>
      <w:ins w:id="11019" w:author="Administrator" w:date="2019-03-10T12:29:00Z">
        <w:r>
          <w:rPr>
            <w:rFonts w:hint="eastAsia"/>
          </w:rPr>
          <w:t>幫忙也說不定</w:t>
        </w:r>
      </w:ins>
      <w:ins w:id="11020" w:author="Administrator" w:date="2019-03-10T12:28:00Z">
        <w:r>
          <w:rPr>
            <w:rFonts w:hint="eastAsia"/>
          </w:rPr>
          <w:t>？」</w:t>
        </w:r>
      </w:ins>
    </w:p>
    <w:p w:rsidR="000F0075" w:rsidRDefault="001933F7">
      <w:pPr>
        <w:pStyle w:val="12"/>
        <w:spacing w:after="240"/>
        <w:ind w:leftChars="0" w:left="0"/>
        <w:rPr>
          <w:ins w:id="11021" w:author="Administrator" w:date="2019-03-10T12:31:00Z"/>
        </w:rPr>
        <w:pPrChange w:id="11022" w:author="Administrator" w:date="2019-03-09T20:40:00Z">
          <w:pPr>
            <w:pStyle w:val="12"/>
            <w:numPr>
              <w:numId w:val="1"/>
            </w:numPr>
            <w:spacing w:after="240"/>
            <w:ind w:leftChars="0" w:left="360" w:hanging="360"/>
            <w:outlineLvl w:val="0"/>
          </w:pPr>
        </w:pPrChange>
      </w:pPr>
      <w:ins w:id="11023" w:author="Administrator" w:date="2019-03-10T12:29:00Z">
        <w:r>
          <w:rPr>
            <w:rFonts w:hint="eastAsia"/>
          </w:rPr>
          <w:t>李龍飛看著他，只見陰</w:t>
        </w:r>
      </w:ins>
      <w:ins w:id="11024" w:author="Administrator" w:date="2019-03-10T12:30:00Z">
        <w:r>
          <w:rPr>
            <w:rFonts w:hint="eastAsia"/>
          </w:rPr>
          <w:t>韋雖然臉色仍然蒼白，但經過短暫休息，已經有些精神，</w:t>
        </w:r>
      </w:ins>
      <w:ins w:id="11025" w:author="Administrator" w:date="2019-03-10T12:31:00Z">
        <w:r>
          <w:rPr>
            <w:rFonts w:hint="eastAsia"/>
          </w:rPr>
          <w:t>面對他的注目，瞳仁中雖有些渾濁，卻仍維持著大半清晰。</w:t>
        </w:r>
      </w:ins>
    </w:p>
    <w:p w:rsidR="000F0075" w:rsidRDefault="001933F7">
      <w:pPr>
        <w:pStyle w:val="12"/>
        <w:spacing w:after="240"/>
        <w:ind w:leftChars="0" w:left="0"/>
        <w:rPr>
          <w:ins w:id="11026" w:author="Administrator" w:date="2019-03-10T12:28:00Z"/>
        </w:rPr>
        <w:pPrChange w:id="11027" w:author="Administrator" w:date="2019-03-09T20:40:00Z">
          <w:pPr>
            <w:pStyle w:val="12"/>
            <w:numPr>
              <w:numId w:val="1"/>
            </w:numPr>
            <w:spacing w:after="240"/>
            <w:ind w:leftChars="0" w:left="360" w:hanging="360"/>
            <w:outlineLvl w:val="0"/>
          </w:pPr>
        </w:pPrChange>
      </w:pPr>
      <w:ins w:id="11028" w:author="Administrator" w:date="2019-03-10T12:38:00Z">
        <w:r>
          <w:rPr>
            <w:rFonts w:hint="eastAsia"/>
          </w:rPr>
          <w:t>「好</w:t>
        </w:r>
      </w:ins>
      <w:ins w:id="11029" w:author="Administrator" w:date="2019-03-10T12:39:00Z">
        <w:r>
          <w:rPr>
            <w:rFonts w:hint="eastAsia"/>
          </w:rPr>
          <w:t>吧…隨我來。」李龍飛沒有多說話，只是帶領著他們，來到那藏著小碑的山洞之中。</w:t>
        </w:r>
      </w:ins>
    </w:p>
    <w:p w:rsidR="000F0075" w:rsidRDefault="000F0075">
      <w:pPr>
        <w:pStyle w:val="12"/>
        <w:spacing w:after="240"/>
        <w:ind w:leftChars="0" w:left="0"/>
        <w:rPr>
          <w:ins w:id="11030" w:author="龍 Chris" w:date="2019-03-09T08:48:00Z"/>
        </w:rPr>
        <w:pPrChange w:id="11031" w:author="Administrator" w:date="2019-03-09T20:40:00Z">
          <w:pPr>
            <w:pStyle w:val="12"/>
            <w:numPr>
              <w:numId w:val="1"/>
            </w:numPr>
            <w:spacing w:after="240"/>
            <w:ind w:leftChars="0" w:left="360" w:hanging="360"/>
            <w:outlineLvl w:val="0"/>
          </w:pPr>
        </w:pPrChange>
      </w:pPr>
    </w:p>
    <w:p w:rsidR="000A2DC6" w:rsidRDefault="000A2DC6" w:rsidP="000A2DC6">
      <w:pPr>
        <w:pStyle w:val="12"/>
        <w:numPr>
          <w:ilvl w:val="0"/>
          <w:numId w:val="1"/>
        </w:numPr>
        <w:spacing w:after="240"/>
        <w:ind w:leftChars="0"/>
        <w:outlineLvl w:val="0"/>
        <w:rPr>
          <w:ins w:id="11032" w:author="Administrator" w:date="2019-03-10T12:40:00Z"/>
        </w:rPr>
      </w:pPr>
      <w:ins w:id="11033" w:author="Administrator" w:date="2019-03-10T12:40:00Z">
        <w:r>
          <w:rPr>
            <w:rFonts w:hint="eastAsia"/>
          </w:rPr>
          <w:t>三個臭皮匠，勝過一個諸葛亮</w:t>
        </w:r>
      </w:ins>
    </w:p>
    <w:p w:rsidR="000F0075" w:rsidRDefault="00D63BA8">
      <w:pPr>
        <w:pStyle w:val="12"/>
        <w:spacing w:after="240"/>
        <w:ind w:leftChars="0" w:left="0"/>
        <w:rPr>
          <w:ins w:id="11034" w:author="Administrator" w:date="2019-03-10T13:07:00Z"/>
        </w:rPr>
        <w:pPrChange w:id="11035" w:author="Administrator" w:date="2019-03-10T12:46:00Z">
          <w:pPr>
            <w:pStyle w:val="12"/>
            <w:numPr>
              <w:numId w:val="1"/>
            </w:numPr>
            <w:spacing w:after="240"/>
            <w:ind w:leftChars="0" w:left="360" w:hanging="360"/>
            <w:outlineLvl w:val="0"/>
          </w:pPr>
        </w:pPrChange>
      </w:pPr>
      <w:ins w:id="11036" w:author="Administrator" w:date="2019-03-10T12:46:00Z">
        <w:r>
          <w:rPr>
            <w:rFonts w:hint="eastAsia"/>
          </w:rPr>
          <w:lastRenderedPageBreak/>
          <w:t>山洞之內，</w:t>
        </w:r>
      </w:ins>
      <w:ins w:id="11037" w:author="Administrator" w:date="2019-03-10T13:01:00Z">
        <w:r w:rsidR="005F21BF">
          <w:rPr>
            <w:rFonts w:hint="eastAsia"/>
          </w:rPr>
          <w:t>樸道子等人，圍著那小碑旁的大坑</w:t>
        </w:r>
      </w:ins>
      <w:ins w:id="11038" w:author="Administrator" w:date="2019-03-10T13:02:00Z">
        <w:r w:rsidR="005F21BF">
          <w:rPr>
            <w:rFonts w:hint="eastAsia"/>
          </w:rPr>
          <w:t>，有些</w:t>
        </w:r>
      </w:ins>
      <w:ins w:id="11039" w:author="Administrator" w:date="2019-03-10T13:06:00Z">
        <w:r w:rsidR="005F21BF">
          <w:rPr>
            <w:rFonts w:hint="eastAsia"/>
          </w:rPr>
          <w:t>不解地看著</w:t>
        </w:r>
      </w:ins>
      <w:ins w:id="11040" w:author="Administrator" w:date="2019-03-10T13:07:00Z">
        <w:r w:rsidR="005F21BF">
          <w:rPr>
            <w:rFonts w:hint="eastAsia"/>
          </w:rPr>
          <w:t>李龍飛，卻沒有開口尋問。</w:t>
        </w:r>
      </w:ins>
    </w:p>
    <w:p w:rsidR="000F0075" w:rsidRDefault="005F21BF">
      <w:pPr>
        <w:pStyle w:val="12"/>
        <w:spacing w:after="240"/>
        <w:ind w:leftChars="0" w:left="0"/>
        <w:rPr>
          <w:ins w:id="11041" w:author="Administrator" w:date="2019-03-10T13:11:00Z"/>
        </w:rPr>
        <w:pPrChange w:id="11042" w:author="Administrator" w:date="2019-03-10T12:46:00Z">
          <w:pPr>
            <w:pStyle w:val="12"/>
            <w:numPr>
              <w:numId w:val="1"/>
            </w:numPr>
            <w:spacing w:after="240"/>
            <w:ind w:leftChars="0" w:left="360" w:hanging="360"/>
            <w:outlineLvl w:val="0"/>
          </w:pPr>
        </w:pPrChange>
      </w:pPr>
      <w:ins w:id="11043" w:author="Administrator" w:date="2019-03-10T13:07:00Z">
        <w:r>
          <w:rPr>
            <w:rFonts w:hint="eastAsia"/>
          </w:rPr>
          <w:t>「咳、如你們所見，我留在這，要辦的事情，就是將這石碑給帶走。」</w:t>
        </w:r>
      </w:ins>
      <w:ins w:id="11044" w:author="Administrator" w:date="2019-03-10T13:11:00Z">
        <w:r w:rsidR="001D184A">
          <w:rPr>
            <w:rFonts w:hint="eastAsia"/>
          </w:rPr>
          <w:t>李龍飛雙手一攤，有些無奈地說著。</w:t>
        </w:r>
      </w:ins>
    </w:p>
    <w:p w:rsidR="000F0075" w:rsidRDefault="001D184A">
      <w:pPr>
        <w:pStyle w:val="12"/>
        <w:spacing w:after="240"/>
        <w:ind w:leftChars="0" w:left="0"/>
        <w:rPr>
          <w:ins w:id="11045" w:author="Administrator" w:date="2019-03-10T13:44:00Z"/>
        </w:rPr>
        <w:pPrChange w:id="11046" w:author="Administrator" w:date="2019-03-10T12:46:00Z">
          <w:pPr>
            <w:pStyle w:val="12"/>
            <w:numPr>
              <w:numId w:val="1"/>
            </w:numPr>
            <w:spacing w:after="240"/>
            <w:ind w:leftChars="0" w:left="360" w:hanging="360"/>
            <w:outlineLvl w:val="0"/>
          </w:pPr>
        </w:pPrChange>
      </w:pPr>
      <w:ins w:id="11047" w:author="Administrator" w:date="2019-03-10T13:11:00Z">
        <w:r>
          <w:rPr>
            <w:rFonts w:hint="eastAsia"/>
          </w:rPr>
          <w:t>「拿走石碑？」樸道子有些不解，</w:t>
        </w:r>
      </w:ins>
      <w:ins w:id="11048" w:author="Administrator" w:date="2019-03-10T13:18:00Z">
        <w:r>
          <w:rPr>
            <w:rFonts w:hint="eastAsia"/>
          </w:rPr>
          <w:t>在他來看，這</w:t>
        </w:r>
      </w:ins>
      <w:ins w:id="11049" w:author="Administrator" w:date="2019-03-10T13:19:00Z">
        <w:r>
          <w:rPr>
            <w:rFonts w:hint="eastAsia"/>
          </w:rPr>
          <w:t>些刻著彎彎曲曲蝌蚪文的石碑，雖說乍看之下有些神秘，但一點靈氣也無，應該不是甚麼異</w:t>
        </w:r>
        <w:r w:rsidR="00FC50B1">
          <w:rPr>
            <w:rFonts w:hint="eastAsia"/>
          </w:rPr>
          <w:t>寶</w:t>
        </w:r>
      </w:ins>
      <w:ins w:id="11050" w:author="Administrator" w:date="2019-03-10T13:44:00Z">
        <w:r w:rsidR="00FC50B1">
          <w:rPr>
            <w:rFonts w:hint="eastAsia"/>
          </w:rPr>
          <w:t>。</w:t>
        </w:r>
      </w:ins>
    </w:p>
    <w:p w:rsidR="000F0075" w:rsidRDefault="00FC50B1">
      <w:pPr>
        <w:pStyle w:val="12"/>
        <w:spacing w:after="240"/>
        <w:ind w:leftChars="0" w:left="0"/>
        <w:rPr>
          <w:ins w:id="11051" w:author="Administrator" w:date="2019-03-10T13:45:00Z"/>
        </w:rPr>
        <w:pPrChange w:id="11052" w:author="Administrator" w:date="2019-03-10T12:46:00Z">
          <w:pPr>
            <w:pStyle w:val="12"/>
            <w:numPr>
              <w:numId w:val="1"/>
            </w:numPr>
            <w:spacing w:after="240"/>
            <w:ind w:leftChars="0" w:left="360" w:hanging="360"/>
            <w:outlineLvl w:val="0"/>
          </w:pPr>
        </w:pPrChange>
      </w:pPr>
      <w:ins w:id="11053" w:author="Administrator" w:date="2019-03-10T13:44:00Z">
        <w:r>
          <w:rPr>
            <w:rFonts w:hint="eastAsia"/>
          </w:rPr>
          <w:t>但他也不多問，從儲物袋中翻出一件</w:t>
        </w:r>
      </w:ins>
      <w:ins w:id="11054" w:author="Administrator" w:date="2019-03-10T13:45:00Z">
        <w:r>
          <w:rPr>
            <w:rFonts w:hint="eastAsia"/>
          </w:rPr>
          <w:t>金磚狀的</w:t>
        </w:r>
      </w:ins>
      <w:ins w:id="11055" w:author="Administrator" w:date="2019-03-10T13:44:00Z">
        <w:r>
          <w:rPr>
            <w:rFonts w:hint="eastAsia"/>
          </w:rPr>
          <w:t>法器，跟著掐</w:t>
        </w:r>
      </w:ins>
      <w:ins w:id="11056" w:author="Administrator" w:date="2019-03-10T13:45:00Z">
        <w:r>
          <w:rPr>
            <w:rFonts w:hint="eastAsia"/>
          </w:rPr>
          <w:t>了一道法訣，那金磚便漸漸變大，跟著從石碑下方撞擊過去。</w:t>
        </w:r>
      </w:ins>
    </w:p>
    <w:p w:rsidR="000F0075" w:rsidRDefault="00FC50B1">
      <w:pPr>
        <w:pStyle w:val="12"/>
        <w:spacing w:after="240"/>
        <w:ind w:leftChars="0" w:left="0"/>
        <w:rPr>
          <w:ins w:id="11057" w:author="Administrator" w:date="2019-03-10T13:45:00Z"/>
        </w:rPr>
        <w:pPrChange w:id="11058" w:author="Administrator" w:date="2019-03-10T12:46:00Z">
          <w:pPr>
            <w:pStyle w:val="12"/>
            <w:numPr>
              <w:numId w:val="1"/>
            </w:numPr>
            <w:spacing w:after="240"/>
            <w:ind w:leftChars="0" w:left="360" w:hanging="360"/>
            <w:outlineLvl w:val="0"/>
          </w:pPr>
        </w:pPrChange>
      </w:pPr>
      <w:ins w:id="11059" w:author="Administrator" w:date="2019-03-10T13:45:00Z">
        <w:r>
          <w:rPr>
            <w:rFonts w:hint="eastAsia"/>
          </w:rPr>
          <w:t>轟！</w:t>
        </w:r>
      </w:ins>
    </w:p>
    <w:p w:rsidR="000F0075" w:rsidRDefault="00FC50B1">
      <w:pPr>
        <w:pStyle w:val="12"/>
        <w:spacing w:after="240"/>
        <w:ind w:leftChars="0" w:left="0"/>
        <w:rPr>
          <w:ins w:id="11060" w:author="Administrator" w:date="2019-03-10T13:46:00Z"/>
        </w:rPr>
        <w:pPrChange w:id="11061" w:author="Administrator" w:date="2019-03-10T12:46:00Z">
          <w:pPr>
            <w:pStyle w:val="12"/>
            <w:numPr>
              <w:numId w:val="1"/>
            </w:numPr>
            <w:spacing w:after="240"/>
            <w:ind w:leftChars="0" w:left="360" w:hanging="360"/>
            <w:outlineLvl w:val="0"/>
          </w:pPr>
        </w:pPrChange>
      </w:pPr>
      <w:ins w:id="11062" w:author="Administrator" w:date="2019-03-10T13:45:00Z">
        <w:r>
          <w:rPr>
            <w:rFonts w:hint="eastAsia"/>
          </w:rPr>
          <w:t>一聲巨響過後，那金磚前方缺了一角，</w:t>
        </w:r>
      </w:ins>
      <w:ins w:id="11063" w:author="Administrator" w:date="2019-03-10T13:46:00Z">
        <w:r>
          <w:rPr>
            <w:rFonts w:hint="eastAsia"/>
          </w:rPr>
          <w:t>裂了開來，但那石碑確是動也不動，連一點點偏移也沒有。</w:t>
        </w:r>
      </w:ins>
    </w:p>
    <w:p w:rsidR="000F0075" w:rsidRDefault="00FC50B1">
      <w:pPr>
        <w:pStyle w:val="12"/>
        <w:spacing w:after="240"/>
        <w:ind w:leftChars="0" w:left="0"/>
        <w:rPr>
          <w:ins w:id="11064" w:author="Administrator" w:date="2019-03-10T13:47:00Z"/>
        </w:rPr>
        <w:pPrChange w:id="11065" w:author="Administrator" w:date="2019-03-10T12:46:00Z">
          <w:pPr>
            <w:pStyle w:val="12"/>
            <w:numPr>
              <w:numId w:val="1"/>
            </w:numPr>
            <w:spacing w:after="240"/>
            <w:ind w:leftChars="0" w:left="360" w:hanging="360"/>
            <w:outlineLvl w:val="0"/>
          </w:pPr>
        </w:pPrChange>
      </w:pPr>
      <w:ins w:id="11066" w:author="Administrator" w:date="2019-03-10T13:46:00Z">
        <w:r>
          <w:rPr>
            <w:rFonts w:hint="eastAsia"/>
          </w:rPr>
          <w:t>「這是甚麼碑，居然連我的中品法器都撼動不了。」</w:t>
        </w:r>
      </w:ins>
      <w:ins w:id="11067" w:author="Administrator" w:date="2019-03-10T13:47:00Z">
        <w:r>
          <w:rPr>
            <w:rFonts w:hint="eastAsia"/>
          </w:rPr>
          <w:t>樸道子有些愕然，這才知道李龍飛為甚麼堅持將這碑給帶走。</w:t>
        </w:r>
      </w:ins>
    </w:p>
    <w:p w:rsidR="000F0075" w:rsidRDefault="00FC50B1">
      <w:pPr>
        <w:pStyle w:val="12"/>
        <w:spacing w:after="240"/>
        <w:ind w:leftChars="0" w:left="0"/>
        <w:rPr>
          <w:ins w:id="11068" w:author="Administrator" w:date="2019-03-10T13:46:00Z"/>
        </w:rPr>
        <w:pPrChange w:id="11069" w:author="Administrator" w:date="2019-03-10T12:46:00Z">
          <w:pPr>
            <w:pStyle w:val="12"/>
            <w:numPr>
              <w:numId w:val="1"/>
            </w:numPr>
            <w:spacing w:after="240"/>
            <w:ind w:leftChars="0" w:left="360" w:hanging="360"/>
            <w:outlineLvl w:val="0"/>
          </w:pPr>
        </w:pPrChange>
      </w:pPr>
      <w:ins w:id="11070" w:author="Administrator" w:date="2019-03-10T13:47:00Z">
        <w:r>
          <w:rPr>
            <w:rFonts w:hint="eastAsia"/>
          </w:rPr>
          <w:t>其上面的蝌蚪文暫且不說，若是能自由揮舞這碑，怕是比上品法器，都還來</w:t>
        </w:r>
      </w:ins>
      <w:ins w:id="11071" w:author="Administrator" w:date="2019-03-10T13:48:00Z">
        <w:r>
          <w:rPr>
            <w:rFonts w:hint="eastAsia"/>
          </w:rPr>
          <w:t>得有用。</w:t>
        </w:r>
      </w:ins>
    </w:p>
    <w:p w:rsidR="000F0075" w:rsidRDefault="00FC50B1">
      <w:pPr>
        <w:pStyle w:val="12"/>
        <w:spacing w:after="240"/>
        <w:ind w:leftChars="0" w:left="0"/>
        <w:rPr>
          <w:ins w:id="11072" w:author="Administrator" w:date="2019-03-10T13:48:00Z"/>
        </w:rPr>
        <w:pPrChange w:id="11073" w:author="Administrator" w:date="2019-03-10T12:46:00Z">
          <w:pPr>
            <w:pStyle w:val="12"/>
            <w:numPr>
              <w:numId w:val="1"/>
            </w:numPr>
            <w:spacing w:after="240"/>
            <w:ind w:leftChars="0" w:left="360" w:hanging="360"/>
            <w:outlineLvl w:val="0"/>
          </w:pPr>
        </w:pPrChange>
      </w:pPr>
      <w:ins w:id="11074" w:author="Administrator" w:date="2019-03-10T13:46:00Z">
        <w:r>
          <w:rPr>
            <w:rFonts w:hint="eastAsia"/>
          </w:rPr>
          <w:t>李龍</w:t>
        </w:r>
      </w:ins>
      <w:ins w:id="11075" w:author="Administrator" w:date="2019-03-10T13:48:00Z">
        <w:r>
          <w:rPr>
            <w:rFonts w:hint="eastAsia"/>
          </w:rPr>
          <w:t>飛並不意外，他苦笑了笑，轉頭看向陰陳徐三人。</w:t>
        </w:r>
      </w:ins>
    </w:p>
    <w:p w:rsidR="000F0075" w:rsidRDefault="00FC50B1">
      <w:pPr>
        <w:pStyle w:val="12"/>
        <w:spacing w:after="240"/>
        <w:ind w:leftChars="0" w:left="0"/>
        <w:rPr>
          <w:ins w:id="11076" w:author="Administrator" w:date="2019-03-10T13:49:00Z"/>
        </w:rPr>
        <w:pPrChange w:id="11077" w:author="Administrator" w:date="2019-03-10T12:46:00Z">
          <w:pPr>
            <w:pStyle w:val="12"/>
            <w:numPr>
              <w:numId w:val="1"/>
            </w:numPr>
            <w:spacing w:after="240"/>
            <w:ind w:leftChars="0" w:left="360" w:hanging="360"/>
            <w:outlineLvl w:val="0"/>
          </w:pPr>
        </w:pPrChange>
      </w:pPr>
      <w:ins w:id="11078" w:author="Administrator" w:date="2019-03-10T13:48:00Z">
        <w:r>
          <w:rPr>
            <w:rFonts w:hint="eastAsia"/>
          </w:rPr>
          <w:t>陳姓少女搖了搖頭，她修為最低，連</w:t>
        </w:r>
      </w:ins>
      <w:ins w:id="11079" w:author="Administrator" w:date="2019-03-10T13:49:00Z">
        <w:r>
          <w:rPr>
            <w:rFonts w:hint="eastAsia"/>
          </w:rPr>
          <w:t>樸道子都沒辦法，她更是不需要獻醜。</w:t>
        </w:r>
      </w:ins>
    </w:p>
    <w:p w:rsidR="000F0075" w:rsidRDefault="00FC50B1">
      <w:pPr>
        <w:pStyle w:val="12"/>
        <w:spacing w:after="240"/>
        <w:ind w:leftChars="0" w:left="0"/>
        <w:rPr>
          <w:ins w:id="11080" w:author="Administrator" w:date="2019-03-10T13:49:00Z"/>
        </w:rPr>
        <w:pPrChange w:id="11081" w:author="Administrator" w:date="2019-03-10T12:46:00Z">
          <w:pPr>
            <w:pStyle w:val="12"/>
            <w:numPr>
              <w:numId w:val="1"/>
            </w:numPr>
            <w:spacing w:after="240"/>
            <w:ind w:leftChars="0" w:left="360" w:hanging="360"/>
            <w:outlineLvl w:val="0"/>
          </w:pPr>
        </w:pPrChange>
      </w:pPr>
      <w:ins w:id="11082" w:author="Administrator" w:date="2019-03-10T13:49:00Z">
        <w:r>
          <w:rPr>
            <w:rFonts w:hint="eastAsia"/>
          </w:rPr>
          <w:t>徐篙同樣沒有反應，也不知道他是真的沒有辦法，還是不願意出手相助。</w:t>
        </w:r>
      </w:ins>
    </w:p>
    <w:p w:rsidR="000F0075" w:rsidRDefault="00FC50B1">
      <w:pPr>
        <w:pStyle w:val="12"/>
        <w:spacing w:after="240"/>
        <w:ind w:leftChars="0" w:left="0"/>
        <w:rPr>
          <w:ins w:id="11083" w:author="Administrator" w:date="2019-03-10T13:51:00Z"/>
        </w:rPr>
        <w:pPrChange w:id="11084" w:author="Administrator" w:date="2019-03-10T12:46:00Z">
          <w:pPr>
            <w:pStyle w:val="12"/>
            <w:numPr>
              <w:numId w:val="1"/>
            </w:numPr>
            <w:spacing w:after="240"/>
            <w:ind w:leftChars="0" w:left="360" w:hanging="360"/>
            <w:outlineLvl w:val="0"/>
          </w:pPr>
        </w:pPrChange>
      </w:pPr>
      <w:ins w:id="11085" w:author="Administrator" w:date="2019-03-10T13:49:00Z">
        <w:r>
          <w:rPr>
            <w:rFonts w:hint="eastAsia"/>
          </w:rPr>
          <w:t>只有陰韋，</w:t>
        </w:r>
      </w:ins>
      <w:ins w:id="11086" w:author="Administrator" w:date="2019-03-10T13:50:00Z">
        <w:r>
          <w:rPr>
            <w:rFonts w:hint="eastAsia"/>
          </w:rPr>
          <w:t>盯</w:t>
        </w:r>
      </w:ins>
      <w:ins w:id="11087" w:author="Administrator" w:date="2019-03-10T13:51:00Z">
        <w:r>
          <w:rPr>
            <w:rFonts w:hint="eastAsia"/>
          </w:rPr>
          <w:t>著那蝌蚪文看了許久，臉上表情有些異樣。</w:t>
        </w:r>
      </w:ins>
    </w:p>
    <w:p w:rsidR="000F0075" w:rsidRDefault="00234DA9">
      <w:pPr>
        <w:pStyle w:val="12"/>
        <w:spacing w:after="240"/>
        <w:ind w:leftChars="0" w:left="0"/>
        <w:rPr>
          <w:ins w:id="11088" w:author="Administrator" w:date="2019-03-10T14:00:00Z"/>
        </w:rPr>
        <w:pPrChange w:id="11089" w:author="Administrator" w:date="2019-03-10T12:46:00Z">
          <w:pPr>
            <w:pStyle w:val="12"/>
            <w:numPr>
              <w:numId w:val="1"/>
            </w:numPr>
            <w:spacing w:after="240"/>
            <w:ind w:leftChars="0" w:left="360" w:hanging="360"/>
            <w:outlineLvl w:val="0"/>
          </w:pPr>
        </w:pPrChange>
      </w:pPr>
      <w:ins w:id="11090" w:author="Administrator" w:date="2019-03-10T13:58:00Z">
        <w:r>
          <w:rPr>
            <w:rFonts w:hint="eastAsia"/>
          </w:rPr>
          <w:t>「怎麼，陰兄，你認得這些文字？」</w:t>
        </w:r>
      </w:ins>
      <w:ins w:id="11091" w:author="Administrator" w:date="2019-03-10T14:00:00Z">
        <w:r w:rsidR="00004DF9">
          <w:rPr>
            <w:rFonts w:hint="eastAsia"/>
          </w:rPr>
          <w:t>李龍飛見到他臉上的表情，有些期待地問道。</w:t>
        </w:r>
      </w:ins>
    </w:p>
    <w:p w:rsidR="000F0075" w:rsidRDefault="00004DF9">
      <w:pPr>
        <w:pStyle w:val="12"/>
        <w:spacing w:after="240"/>
        <w:ind w:leftChars="0" w:left="0"/>
        <w:rPr>
          <w:ins w:id="11092" w:author="Administrator" w:date="2019-03-10T14:01:00Z"/>
        </w:rPr>
        <w:pPrChange w:id="11093" w:author="Administrator" w:date="2019-03-10T12:46:00Z">
          <w:pPr>
            <w:pStyle w:val="12"/>
            <w:numPr>
              <w:numId w:val="1"/>
            </w:numPr>
            <w:spacing w:after="240"/>
            <w:ind w:leftChars="0" w:left="360" w:hanging="360"/>
            <w:outlineLvl w:val="0"/>
          </w:pPr>
        </w:pPrChange>
      </w:pPr>
      <w:ins w:id="11094" w:author="Administrator" w:date="2019-03-10T14:00:00Z">
        <w:r>
          <w:rPr>
            <w:rFonts w:hint="eastAsia"/>
          </w:rPr>
          <w:t>若是能認得這些文字，將其背頌下來，</w:t>
        </w:r>
      </w:ins>
      <w:ins w:id="11095" w:author="Administrator" w:date="2019-03-10T14:01:00Z">
        <w:r>
          <w:rPr>
            <w:rFonts w:hint="eastAsia"/>
          </w:rPr>
          <w:t>那麼也不用將這石碑給帶走，直接記在腦中就可以了。</w:t>
        </w:r>
      </w:ins>
    </w:p>
    <w:p w:rsidR="000F0075" w:rsidRDefault="00004DF9">
      <w:pPr>
        <w:pStyle w:val="12"/>
        <w:spacing w:after="240"/>
        <w:ind w:leftChars="0" w:left="0"/>
        <w:rPr>
          <w:ins w:id="11096" w:author="Administrator" w:date="2019-03-10T14:02:00Z"/>
        </w:rPr>
        <w:pPrChange w:id="11097" w:author="Administrator" w:date="2019-03-10T12:46:00Z">
          <w:pPr>
            <w:pStyle w:val="12"/>
            <w:numPr>
              <w:numId w:val="1"/>
            </w:numPr>
            <w:spacing w:after="240"/>
            <w:ind w:leftChars="0" w:left="360" w:hanging="360"/>
            <w:outlineLvl w:val="0"/>
          </w:pPr>
        </w:pPrChange>
      </w:pPr>
      <w:ins w:id="11098" w:author="Administrator" w:date="2019-03-10T14:01:00Z">
        <w:r>
          <w:rPr>
            <w:rFonts w:hint="eastAsia"/>
          </w:rPr>
          <w:t>陰韋搖了搖頭，「非也，我只是覺得這些文字有些眼熟，並不是我有</w:t>
        </w:r>
      </w:ins>
      <w:ins w:id="11099" w:author="Administrator" w:date="2019-03-10T14:02:00Z">
        <w:r>
          <w:rPr>
            <w:rFonts w:hint="eastAsia"/>
          </w:rPr>
          <w:t>所</w:t>
        </w:r>
      </w:ins>
      <w:ins w:id="11100" w:author="Administrator" w:date="2019-03-10T14:01:00Z">
        <w:r>
          <w:rPr>
            <w:rFonts w:hint="eastAsia"/>
          </w:rPr>
          <w:t>認得。」</w:t>
        </w:r>
      </w:ins>
    </w:p>
    <w:p w:rsidR="000F0075" w:rsidRDefault="00004DF9">
      <w:pPr>
        <w:pStyle w:val="12"/>
        <w:spacing w:after="240"/>
        <w:ind w:leftChars="0" w:left="0"/>
        <w:rPr>
          <w:ins w:id="11101" w:author="Administrator" w:date="2019-03-10T14:02:00Z"/>
        </w:rPr>
        <w:pPrChange w:id="11102" w:author="Administrator" w:date="2019-03-10T12:46:00Z">
          <w:pPr>
            <w:pStyle w:val="12"/>
            <w:numPr>
              <w:numId w:val="1"/>
            </w:numPr>
            <w:spacing w:after="240"/>
            <w:ind w:leftChars="0" w:left="360" w:hanging="360"/>
            <w:outlineLvl w:val="0"/>
          </w:pPr>
        </w:pPrChange>
      </w:pPr>
      <w:ins w:id="11103" w:author="Administrator" w:date="2019-03-10T14:02:00Z">
        <w:r>
          <w:rPr>
            <w:rFonts w:hint="eastAsia"/>
          </w:rPr>
          <w:t>李龍飛有些失望，但也沒有責怪，畢竟此事不可強求，只能繼續想些其它方法。</w:t>
        </w:r>
      </w:ins>
    </w:p>
    <w:p w:rsidR="000F0075" w:rsidRDefault="00004DF9">
      <w:pPr>
        <w:pStyle w:val="12"/>
        <w:spacing w:after="240"/>
        <w:ind w:leftChars="0" w:left="0"/>
        <w:rPr>
          <w:ins w:id="11104" w:author="Administrator" w:date="2019-03-10T23:39:00Z"/>
        </w:rPr>
        <w:pPrChange w:id="11105" w:author="Administrator" w:date="2019-03-10T12:46:00Z">
          <w:pPr>
            <w:pStyle w:val="12"/>
            <w:numPr>
              <w:numId w:val="1"/>
            </w:numPr>
            <w:spacing w:after="240"/>
            <w:ind w:leftChars="0" w:left="360" w:hanging="360"/>
            <w:outlineLvl w:val="0"/>
          </w:pPr>
        </w:pPrChange>
      </w:pPr>
      <w:ins w:id="11106" w:author="Administrator" w:date="2019-03-10T14:02:00Z">
        <w:r>
          <w:rPr>
            <w:rFonts w:hint="eastAsia"/>
          </w:rPr>
          <w:t>五人在這山洞之中，雖沒有找到搬出石</w:t>
        </w:r>
      </w:ins>
      <w:ins w:id="11107" w:author="Administrator" w:date="2019-03-10T23:39:00Z">
        <w:r w:rsidR="00D4063B">
          <w:rPr>
            <w:rFonts w:hint="eastAsia"/>
          </w:rPr>
          <w:t>碑的方法，倒也試了不少可能。</w:t>
        </w:r>
      </w:ins>
    </w:p>
    <w:p w:rsidR="000F0075" w:rsidRDefault="00D4063B">
      <w:pPr>
        <w:pStyle w:val="12"/>
        <w:spacing w:after="240"/>
        <w:ind w:leftChars="0" w:left="0"/>
        <w:rPr>
          <w:ins w:id="11108" w:author="Administrator" w:date="2019-03-10T23:42:00Z"/>
        </w:rPr>
        <w:pPrChange w:id="11109" w:author="Administrator" w:date="2019-03-10T12:46:00Z">
          <w:pPr>
            <w:pStyle w:val="12"/>
            <w:numPr>
              <w:numId w:val="1"/>
            </w:numPr>
            <w:spacing w:after="240"/>
            <w:ind w:leftChars="0" w:left="360" w:hanging="360"/>
            <w:outlineLvl w:val="0"/>
          </w:pPr>
        </w:pPrChange>
      </w:pPr>
      <w:ins w:id="11110" w:author="Administrator" w:date="2019-03-10T23:39:00Z">
        <w:r>
          <w:rPr>
            <w:rFonts w:hint="eastAsia"/>
          </w:rPr>
          <w:t>光是挖掘，敲打，</w:t>
        </w:r>
      </w:ins>
      <w:ins w:id="11111" w:author="Administrator" w:date="2019-03-10T23:40:00Z">
        <w:r>
          <w:rPr>
            <w:rFonts w:hint="eastAsia"/>
          </w:rPr>
          <w:t>記錄，</w:t>
        </w:r>
      </w:ins>
      <w:ins w:id="11112" w:author="Administrator" w:date="2019-03-10T23:41:00Z">
        <w:r>
          <w:rPr>
            <w:rFonts w:hint="eastAsia"/>
          </w:rPr>
          <w:t>刻劃，推擠，火燒，水</w:t>
        </w:r>
      </w:ins>
      <w:ins w:id="11113" w:author="Administrator" w:date="2019-03-10T23:42:00Z">
        <w:r>
          <w:rPr>
            <w:rFonts w:hint="eastAsia"/>
          </w:rPr>
          <w:t>淹…各種可能可以說都試過了。</w:t>
        </w:r>
      </w:ins>
    </w:p>
    <w:p w:rsidR="000F0075" w:rsidRDefault="00D4063B">
      <w:pPr>
        <w:pStyle w:val="12"/>
        <w:spacing w:after="240"/>
        <w:ind w:leftChars="0" w:left="0"/>
        <w:rPr>
          <w:ins w:id="11114" w:author="Administrator" w:date="2019-03-10T23:43:00Z"/>
        </w:rPr>
        <w:pPrChange w:id="11115" w:author="Administrator" w:date="2019-03-10T12:46:00Z">
          <w:pPr>
            <w:pStyle w:val="12"/>
            <w:numPr>
              <w:numId w:val="1"/>
            </w:numPr>
            <w:spacing w:after="240"/>
            <w:ind w:leftChars="0" w:left="360" w:hanging="360"/>
            <w:outlineLvl w:val="0"/>
          </w:pPr>
        </w:pPrChange>
      </w:pPr>
      <w:ins w:id="11116" w:author="Administrator" w:date="2019-03-10T23:42:00Z">
        <w:r>
          <w:rPr>
            <w:rFonts w:hint="eastAsia"/>
          </w:rPr>
          <w:lastRenderedPageBreak/>
          <w:t>甚至李龍飛還不死心，挖了足足有五十尺深，但仍看不到石碑的底</w:t>
        </w:r>
      </w:ins>
      <w:ins w:id="11117" w:author="Administrator" w:date="2019-03-10T23:43:00Z">
        <w:r>
          <w:rPr>
            <w:rFonts w:hint="eastAsia"/>
          </w:rPr>
          <w:t>部，這才死了心放棄。</w:t>
        </w:r>
      </w:ins>
    </w:p>
    <w:p w:rsidR="000F0075" w:rsidRDefault="00D4063B">
      <w:pPr>
        <w:pStyle w:val="12"/>
        <w:spacing w:after="240"/>
        <w:ind w:leftChars="0" w:left="0"/>
        <w:rPr>
          <w:ins w:id="11118" w:author="Administrator" w:date="2019-03-10T23:46:00Z"/>
        </w:rPr>
        <w:pPrChange w:id="11119" w:author="Administrator" w:date="2019-03-10T12:46:00Z">
          <w:pPr>
            <w:pStyle w:val="12"/>
            <w:numPr>
              <w:numId w:val="1"/>
            </w:numPr>
            <w:spacing w:after="240"/>
            <w:ind w:leftChars="0" w:left="360" w:hanging="360"/>
            <w:outlineLvl w:val="0"/>
          </w:pPr>
        </w:pPrChange>
      </w:pPr>
      <w:ins w:id="11120" w:author="Administrator" w:date="2019-03-10T23:43:00Z">
        <w:r>
          <w:rPr>
            <w:rFonts w:hint="eastAsia"/>
          </w:rPr>
          <w:t>「照我來看，這石碑可能是處於某種結界之中，除非能破掉這結界，</w:t>
        </w:r>
      </w:ins>
      <w:ins w:id="11121" w:author="Administrator" w:date="2019-03-10T23:44:00Z">
        <w:r>
          <w:rPr>
            <w:rFonts w:hint="eastAsia"/>
          </w:rPr>
          <w:t>否則挖再深都無法將其撼動。」</w:t>
        </w:r>
      </w:ins>
      <w:ins w:id="11122" w:author="Administrator" w:date="2019-03-10T23:45:00Z">
        <w:r w:rsidR="00973B58">
          <w:rPr>
            <w:rFonts w:hint="eastAsia"/>
          </w:rPr>
          <w:t>陳姓少女看著</w:t>
        </w:r>
      </w:ins>
      <w:ins w:id="11123" w:author="Administrator" w:date="2019-03-11T00:39:00Z">
        <w:r w:rsidR="00973B58">
          <w:rPr>
            <w:rFonts w:hint="eastAsia"/>
          </w:rPr>
          <w:t>眾人</w:t>
        </w:r>
      </w:ins>
      <w:ins w:id="11124" w:author="Administrator" w:date="2019-03-10T23:45:00Z">
        <w:r w:rsidR="0074793E">
          <w:rPr>
            <w:rFonts w:hint="eastAsia"/>
          </w:rPr>
          <w:t>試了</w:t>
        </w:r>
      </w:ins>
      <w:ins w:id="11125" w:author="Administrator" w:date="2019-03-12T00:10:00Z">
        <w:r w:rsidR="0074793E">
          <w:rPr>
            <w:rFonts w:hint="eastAsia"/>
          </w:rPr>
          <w:t>半天</w:t>
        </w:r>
      </w:ins>
      <w:ins w:id="11126" w:author="Administrator" w:date="2019-03-10T23:45:00Z">
        <w:r>
          <w:rPr>
            <w:rFonts w:hint="eastAsia"/>
          </w:rPr>
          <w:t>後，推測這種可能</w:t>
        </w:r>
      </w:ins>
      <w:ins w:id="11127" w:author="Administrator" w:date="2019-03-10T23:46:00Z">
        <w:r>
          <w:rPr>
            <w:rFonts w:hint="eastAsia"/>
          </w:rPr>
          <w:t>。</w:t>
        </w:r>
      </w:ins>
    </w:p>
    <w:p w:rsidR="000F0075" w:rsidRDefault="00D4063B">
      <w:pPr>
        <w:pStyle w:val="12"/>
        <w:spacing w:after="240"/>
        <w:ind w:leftChars="0" w:left="0"/>
        <w:rPr>
          <w:ins w:id="11128" w:author="Administrator" w:date="2019-03-10T23:47:00Z"/>
        </w:rPr>
        <w:pPrChange w:id="11129" w:author="Administrator" w:date="2019-03-10T12:46:00Z">
          <w:pPr>
            <w:pStyle w:val="12"/>
            <w:numPr>
              <w:numId w:val="1"/>
            </w:numPr>
            <w:spacing w:after="240"/>
            <w:ind w:leftChars="0" w:left="360" w:hanging="360"/>
            <w:outlineLvl w:val="0"/>
          </w:pPr>
        </w:pPrChange>
      </w:pPr>
      <w:ins w:id="11130" w:author="Administrator" w:date="2019-03-10T23:46:00Z">
        <w:r>
          <w:rPr>
            <w:rFonts w:hint="eastAsia"/>
          </w:rPr>
          <w:t>「結界？」</w:t>
        </w:r>
      </w:ins>
      <w:ins w:id="11131" w:author="Administrator" w:date="2019-03-10T23:47:00Z">
        <w:r>
          <w:rPr>
            <w:rFonts w:hint="eastAsia"/>
          </w:rPr>
          <w:t>李龍飛聽到這推測，心中一動。</w:t>
        </w:r>
      </w:ins>
    </w:p>
    <w:p w:rsidR="000F0075" w:rsidRDefault="00D4063B">
      <w:pPr>
        <w:pStyle w:val="12"/>
        <w:spacing w:after="240"/>
        <w:ind w:leftChars="0" w:left="0"/>
        <w:rPr>
          <w:ins w:id="11132" w:author="Administrator" w:date="2019-03-10T23:49:00Z"/>
        </w:rPr>
        <w:pPrChange w:id="11133" w:author="Administrator" w:date="2019-03-10T12:46:00Z">
          <w:pPr>
            <w:pStyle w:val="12"/>
            <w:numPr>
              <w:numId w:val="1"/>
            </w:numPr>
            <w:spacing w:after="240"/>
            <w:ind w:leftChars="0" w:left="360" w:hanging="360"/>
            <w:outlineLvl w:val="0"/>
          </w:pPr>
        </w:pPrChange>
      </w:pPr>
      <w:ins w:id="11134" w:author="Administrator" w:date="2019-03-10T23:47:00Z">
        <w:r>
          <w:rPr>
            <w:rFonts w:hint="eastAsia"/>
          </w:rPr>
          <w:t>「恩…我姑姑是個陣法師，</w:t>
        </w:r>
      </w:ins>
      <w:ins w:id="11135" w:author="Administrator" w:date="2019-03-10T23:48:00Z">
        <w:r>
          <w:rPr>
            <w:rFonts w:hint="eastAsia"/>
          </w:rPr>
          <w:t>她對結界頗有研究，曾提過</w:t>
        </w:r>
      </w:ins>
      <w:ins w:id="11136" w:author="Administrator" w:date="2019-03-10T23:49:00Z">
        <w:r w:rsidR="004E5F8C">
          <w:rPr>
            <w:rFonts w:hint="eastAsia"/>
          </w:rPr>
          <w:t>類似的陣法，通常用來守護重要的事物。」陳姓少女如此說道。</w:t>
        </w:r>
      </w:ins>
    </w:p>
    <w:p w:rsidR="000F0075" w:rsidRDefault="004E5F8C">
      <w:pPr>
        <w:pStyle w:val="12"/>
        <w:spacing w:after="240"/>
        <w:ind w:leftChars="0" w:left="0"/>
        <w:rPr>
          <w:ins w:id="11137" w:author="Administrator" w:date="2019-03-10T23:50:00Z"/>
        </w:rPr>
        <w:pPrChange w:id="11138" w:author="Administrator" w:date="2019-03-10T12:46:00Z">
          <w:pPr>
            <w:pStyle w:val="12"/>
            <w:numPr>
              <w:numId w:val="1"/>
            </w:numPr>
            <w:spacing w:after="240"/>
            <w:ind w:leftChars="0" w:left="360" w:hanging="360"/>
            <w:outlineLvl w:val="0"/>
          </w:pPr>
        </w:pPrChange>
      </w:pPr>
      <w:ins w:id="11139" w:author="Administrator" w:date="2019-03-10T23:49:00Z">
        <w:r>
          <w:rPr>
            <w:rFonts w:hint="eastAsia"/>
          </w:rPr>
          <w:t>「這倒是一種可能…」五人當中只有李龍飛</w:t>
        </w:r>
      </w:ins>
      <w:ins w:id="11140" w:author="Administrator" w:date="2019-03-10T23:50:00Z">
        <w:r>
          <w:rPr>
            <w:rFonts w:hint="eastAsia"/>
          </w:rPr>
          <w:t>知道這陣法上蝌蚪文的奧妙，因此聽到這石碑被結界保護，也覺得十分有道理。</w:t>
        </w:r>
      </w:ins>
    </w:p>
    <w:p w:rsidR="000F0075" w:rsidRDefault="004E5F8C">
      <w:pPr>
        <w:pStyle w:val="12"/>
        <w:spacing w:after="240"/>
        <w:ind w:leftChars="0" w:left="0"/>
        <w:rPr>
          <w:ins w:id="11141" w:author="Administrator" w:date="2019-03-10T23:51:00Z"/>
        </w:rPr>
        <w:pPrChange w:id="11142" w:author="Administrator" w:date="2019-03-10T12:46:00Z">
          <w:pPr>
            <w:pStyle w:val="12"/>
            <w:numPr>
              <w:numId w:val="1"/>
            </w:numPr>
            <w:spacing w:after="240"/>
            <w:ind w:leftChars="0" w:left="360" w:hanging="360"/>
            <w:outlineLvl w:val="0"/>
          </w:pPr>
        </w:pPrChange>
      </w:pPr>
      <w:ins w:id="11143" w:author="Administrator" w:date="2019-03-10T23:50:00Z">
        <w:r>
          <w:rPr>
            <w:rFonts w:hint="eastAsia"/>
          </w:rPr>
          <w:t>也只有這樣，</w:t>
        </w:r>
      </w:ins>
      <w:ins w:id="11144" w:author="Administrator" w:date="2019-03-10T23:51:00Z">
        <w:r>
          <w:rPr>
            <w:rFonts w:hint="eastAsia"/>
          </w:rPr>
          <w:t>才能解釋為甚麼他們怎麼試，都沒辦法拿走這石碑。</w:t>
        </w:r>
      </w:ins>
    </w:p>
    <w:p w:rsidR="000F0075" w:rsidRDefault="004E5F8C">
      <w:pPr>
        <w:pStyle w:val="12"/>
        <w:spacing w:after="240"/>
        <w:ind w:leftChars="0" w:left="0"/>
        <w:rPr>
          <w:ins w:id="11145" w:author="Administrator" w:date="2019-03-10T23:52:00Z"/>
        </w:rPr>
        <w:pPrChange w:id="11146" w:author="Administrator" w:date="2019-03-10T12:46:00Z">
          <w:pPr>
            <w:pStyle w:val="12"/>
            <w:numPr>
              <w:numId w:val="1"/>
            </w:numPr>
            <w:spacing w:after="240"/>
            <w:ind w:leftChars="0" w:left="360" w:hanging="360"/>
            <w:outlineLvl w:val="0"/>
          </w:pPr>
        </w:pPrChange>
      </w:pPr>
      <w:ins w:id="11147" w:author="Administrator" w:date="2019-03-10T23:52:00Z">
        <w:r>
          <w:rPr>
            <w:rFonts w:hint="eastAsia"/>
          </w:rPr>
          <w:t>只是這麼一來，另一個難題又來了，他們要怎麼破解這陣法結界？</w:t>
        </w:r>
      </w:ins>
    </w:p>
    <w:p w:rsidR="000F0075" w:rsidRDefault="004E5F8C">
      <w:pPr>
        <w:pStyle w:val="12"/>
        <w:spacing w:after="240"/>
        <w:ind w:leftChars="0" w:left="0"/>
        <w:rPr>
          <w:ins w:id="11148" w:author="Administrator" w:date="2019-03-10T23:53:00Z"/>
        </w:rPr>
        <w:pPrChange w:id="11149" w:author="Administrator" w:date="2019-03-10T12:46:00Z">
          <w:pPr>
            <w:pStyle w:val="12"/>
            <w:numPr>
              <w:numId w:val="1"/>
            </w:numPr>
            <w:spacing w:after="240"/>
            <w:ind w:leftChars="0" w:left="360" w:hanging="360"/>
            <w:outlineLvl w:val="0"/>
          </w:pPr>
        </w:pPrChange>
      </w:pPr>
      <w:ins w:id="11150" w:author="Administrator" w:date="2019-03-10T23:52:00Z">
        <w:r>
          <w:rPr>
            <w:rFonts w:hint="eastAsia"/>
          </w:rPr>
          <w:t>「妳應該不會這麼剛好，對陣法也有所研究吧？」李龍飛看向陳姓少女</w:t>
        </w:r>
      </w:ins>
      <w:ins w:id="11151" w:author="Administrator" w:date="2019-03-10T23:53:00Z">
        <w:r>
          <w:rPr>
            <w:rFonts w:hint="eastAsia"/>
          </w:rPr>
          <w:t>，抱著一絲希望問道。</w:t>
        </w:r>
      </w:ins>
    </w:p>
    <w:p w:rsidR="000F0075" w:rsidRDefault="004E5F8C">
      <w:pPr>
        <w:pStyle w:val="12"/>
        <w:spacing w:after="240"/>
        <w:ind w:leftChars="0" w:left="0"/>
        <w:rPr>
          <w:ins w:id="11152" w:author="Administrator" w:date="2019-03-10T23:54:00Z"/>
        </w:rPr>
        <w:pPrChange w:id="11153" w:author="Administrator" w:date="2019-03-10T12:46:00Z">
          <w:pPr>
            <w:pStyle w:val="12"/>
            <w:numPr>
              <w:numId w:val="1"/>
            </w:numPr>
            <w:spacing w:after="240"/>
            <w:ind w:leftChars="0" w:left="360" w:hanging="360"/>
            <w:outlineLvl w:val="0"/>
          </w:pPr>
        </w:pPrChange>
      </w:pPr>
      <w:ins w:id="11154" w:author="Administrator" w:date="2019-03-10T23:53:00Z">
        <w:r>
          <w:rPr>
            <w:rFonts w:hint="eastAsia"/>
          </w:rPr>
          <w:t>「抱歉…我</w:t>
        </w:r>
      </w:ins>
      <w:ins w:id="11155" w:author="Administrator" w:date="2019-03-10T23:54:00Z">
        <w:r>
          <w:rPr>
            <w:rFonts w:hint="eastAsia"/>
          </w:rPr>
          <w:t>當時</w:t>
        </w:r>
      </w:ins>
      <w:ins w:id="11156" w:author="Administrator" w:date="2019-03-10T23:53:00Z">
        <w:r>
          <w:rPr>
            <w:rFonts w:hint="eastAsia"/>
          </w:rPr>
          <w:t>對陣法</w:t>
        </w:r>
      </w:ins>
      <w:ins w:id="11157" w:author="Administrator" w:date="2019-03-11T00:41:00Z">
        <w:r w:rsidR="005D4758">
          <w:rPr>
            <w:rFonts w:hint="eastAsia"/>
          </w:rPr>
          <w:t>不感</w:t>
        </w:r>
      </w:ins>
      <w:ins w:id="11158" w:author="Administrator" w:date="2019-03-11T00:11:00Z">
        <w:r w:rsidR="000C76CC">
          <w:rPr>
            <w:rFonts w:hint="eastAsia"/>
          </w:rPr>
          <w:t>興趣，</w:t>
        </w:r>
      </w:ins>
      <w:ins w:id="11159" w:author="Administrator" w:date="2019-03-11T00:41:00Z">
        <w:r w:rsidR="005D4758">
          <w:rPr>
            <w:rFonts w:hint="eastAsia"/>
          </w:rPr>
          <w:t>並沒有</w:t>
        </w:r>
      </w:ins>
      <w:ins w:id="11160" w:author="Administrator" w:date="2019-03-11T00:11:00Z">
        <w:r w:rsidR="000C76CC">
          <w:rPr>
            <w:rFonts w:hint="eastAsia"/>
          </w:rPr>
          <w:t>多加研究</w:t>
        </w:r>
      </w:ins>
      <w:ins w:id="11161" w:author="Administrator" w:date="2019-03-10T23:53:00Z">
        <w:r>
          <w:rPr>
            <w:rFonts w:hint="eastAsia"/>
          </w:rPr>
          <w:t>…」陳姓少女臉一紅</w:t>
        </w:r>
      </w:ins>
      <w:ins w:id="11162" w:author="Administrator" w:date="2019-03-10T23:54:00Z">
        <w:r>
          <w:rPr>
            <w:rFonts w:hint="eastAsia"/>
          </w:rPr>
          <w:t>，低聲歉道。</w:t>
        </w:r>
      </w:ins>
    </w:p>
    <w:p w:rsidR="000F0075" w:rsidRDefault="004E5F8C">
      <w:pPr>
        <w:pStyle w:val="12"/>
        <w:spacing w:after="240"/>
        <w:ind w:leftChars="0" w:left="0"/>
        <w:rPr>
          <w:ins w:id="11163" w:author="Administrator" w:date="2019-03-11T00:11:00Z"/>
        </w:rPr>
        <w:pPrChange w:id="11164" w:author="Administrator" w:date="2019-03-10T12:46:00Z">
          <w:pPr>
            <w:pStyle w:val="12"/>
            <w:numPr>
              <w:numId w:val="1"/>
            </w:numPr>
            <w:spacing w:after="240"/>
            <w:ind w:leftChars="0" w:left="360" w:hanging="360"/>
            <w:outlineLvl w:val="0"/>
          </w:pPr>
        </w:pPrChange>
      </w:pPr>
      <w:ins w:id="11165" w:author="Administrator" w:date="2019-03-10T23:54:00Z">
        <w:r>
          <w:rPr>
            <w:rFonts w:hint="eastAsia"/>
          </w:rPr>
          <w:t>「無妨…」李龍飛揮揮手，</w:t>
        </w:r>
      </w:ins>
      <w:ins w:id="11166" w:author="Administrator" w:date="2019-03-11T00:11:00Z">
        <w:r w:rsidR="000C76CC">
          <w:rPr>
            <w:rFonts w:hint="eastAsia"/>
          </w:rPr>
          <w:t>並不在意。</w:t>
        </w:r>
      </w:ins>
    </w:p>
    <w:p w:rsidR="000F0075" w:rsidRDefault="000C76CC">
      <w:pPr>
        <w:pStyle w:val="12"/>
        <w:spacing w:after="240"/>
        <w:ind w:leftChars="0" w:left="0"/>
        <w:rPr>
          <w:ins w:id="11167" w:author="Administrator" w:date="2019-03-11T00:12:00Z"/>
        </w:rPr>
        <w:pPrChange w:id="11168" w:author="Administrator" w:date="2019-03-10T12:46:00Z">
          <w:pPr>
            <w:pStyle w:val="12"/>
            <w:numPr>
              <w:numId w:val="1"/>
            </w:numPr>
            <w:spacing w:after="240"/>
            <w:ind w:leftChars="0" w:left="360" w:hanging="360"/>
            <w:outlineLvl w:val="0"/>
          </w:pPr>
        </w:pPrChange>
      </w:pPr>
      <w:ins w:id="11169" w:author="Administrator" w:date="2019-03-11T00:11:00Z">
        <w:r>
          <w:rPr>
            <w:rFonts w:hint="eastAsia"/>
          </w:rPr>
          <w:t>求仙之路漫漫長長，若是心有旁</w:t>
        </w:r>
      </w:ins>
      <w:ins w:id="11170" w:author="Administrator" w:date="2019-03-11T00:12:00Z">
        <w:r>
          <w:rPr>
            <w:rFonts w:hint="eastAsia"/>
          </w:rPr>
          <w:t>務，往往在境界提升上會有所遲滯，所以一般修士除了本身所學專精之外，並不會貪求太多。</w:t>
        </w:r>
      </w:ins>
    </w:p>
    <w:p w:rsidR="000F0075" w:rsidRDefault="000C76CC">
      <w:pPr>
        <w:pStyle w:val="12"/>
        <w:spacing w:after="240"/>
        <w:ind w:leftChars="0" w:left="0"/>
        <w:rPr>
          <w:ins w:id="11171" w:author="Administrator" w:date="2019-03-11T00:13:00Z"/>
        </w:rPr>
        <w:pPrChange w:id="11172" w:author="Administrator" w:date="2019-03-10T12:46:00Z">
          <w:pPr>
            <w:pStyle w:val="12"/>
            <w:numPr>
              <w:numId w:val="1"/>
            </w:numPr>
            <w:spacing w:after="240"/>
            <w:ind w:leftChars="0" w:left="360" w:hanging="360"/>
            <w:outlineLvl w:val="0"/>
          </w:pPr>
        </w:pPrChange>
      </w:pPr>
      <w:ins w:id="11173" w:author="Administrator" w:date="2019-03-11T00:13:00Z">
        <w:r>
          <w:rPr>
            <w:rFonts w:hint="eastAsia"/>
          </w:rPr>
          <w:t>卻在這時，旁邊的陰韋</w:t>
        </w:r>
      </w:ins>
      <w:ins w:id="11174" w:author="Administrator" w:date="2019-03-11T00:42:00Z">
        <w:r w:rsidR="005D4758">
          <w:rPr>
            <w:rFonts w:hint="eastAsia"/>
          </w:rPr>
          <w:t>啊</w:t>
        </w:r>
      </w:ins>
      <w:ins w:id="11175" w:author="Administrator" w:date="2019-03-11T00:13:00Z">
        <w:r>
          <w:rPr>
            <w:rFonts w:hint="eastAsia"/>
          </w:rPr>
          <w:t>了一聲，像是想起甚麼事一樣。</w:t>
        </w:r>
      </w:ins>
    </w:p>
    <w:p w:rsidR="000F0075" w:rsidRDefault="000C76CC">
      <w:pPr>
        <w:pStyle w:val="12"/>
        <w:spacing w:after="240"/>
        <w:ind w:leftChars="0" w:left="0"/>
        <w:rPr>
          <w:ins w:id="11176" w:author="Administrator" w:date="2019-03-11T00:14:00Z"/>
        </w:rPr>
        <w:pPrChange w:id="11177" w:author="Administrator" w:date="2019-03-10T12:46:00Z">
          <w:pPr>
            <w:pStyle w:val="12"/>
            <w:numPr>
              <w:numId w:val="1"/>
            </w:numPr>
            <w:spacing w:after="240"/>
            <w:ind w:leftChars="0" w:left="360" w:hanging="360"/>
            <w:outlineLvl w:val="0"/>
          </w:pPr>
        </w:pPrChange>
      </w:pPr>
      <w:ins w:id="11178" w:author="Administrator" w:date="2019-03-11T00:13:00Z">
        <w:r>
          <w:rPr>
            <w:rFonts w:hint="eastAsia"/>
          </w:rPr>
          <w:t>「陰兄可是想起何事</w:t>
        </w:r>
      </w:ins>
      <w:ins w:id="11179" w:author="Administrator" w:date="2019-03-11T00:14:00Z">
        <w:r>
          <w:rPr>
            <w:rFonts w:hint="eastAsia"/>
          </w:rPr>
          <w:t>？」李龍飛又燃起一線希望，看了過去。</w:t>
        </w:r>
      </w:ins>
    </w:p>
    <w:p w:rsidR="000F0075" w:rsidRDefault="000C76CC">
      <w:pPr>
        <w:pStyle w:val="12"/>
        <w:spacing w:after="240"/>
        <w:ind w:leftChars="0" w:left="0"/>
        <w:rPr>
          <w:ins w:id="11180" w:author="Administrator" w:date="2019-03-11T00:15:00Z"/>
        </w:rPr>
        <w:pPrChange w:id="11181" w:author="Administrator" w:date="2019-03-10T12:46:00Z">
          <w:pPr>
            <w:pStyle w:val="12"/>
            <w:numPr>
              <w:numId w:val="1"/>
            </w:numPr>
            <w:spacing w:after="240"/>
            <w:ind w:leftChars="0" w:left="360" w:hanging="360"/>
            <w:outlineLvl w:val="0"/>
          </w:pPr>
        </w:pPrChange>
      </w:pPr>
      <w:ins w:id="11182" w:author="Administrator" w:date="2019-03-11T00:14:00Z">
        <w:r>
          <w:rPr>
            <w:rFonts w:hint="eastAsia"/>
          </w:rPr>
          <w:t>「沒錯…我想起來了，那碑上的文字，的確跟我在某個陣法書上所見，很為相似。」說著，陰韋便</w:t>
        </w:r>
      </w:ins>
      <w:ins w:id="11183" w:author="Administrator" w:date="2019-03-11T00:42:00Z">
        <w:r w:rsidR="005D4758">
          <w:rPr>
            <w:rFonts w:hint="eastAsia"/>
          </w:rPr>
          <w:t>從儲物袋中，翻找</w:t>
        </w:r>
      </w:ins>
      <w:ins w:id="11184" w:author="Administrator" w:date="2019-03-11T00:14:00Z">
        <w:r>
          <w:rPr>
            <w:rFonts w:hint="eastAsia"/>
          </w:rPr>
          <w:t>出一</w:t>
        </w:r>
      </w:ins>
      <w:ins w:id="11185" w:author="Administrator" w:date="2019-03-11T00:15:00Z">
        <w:r>
          <w:rPr>
            <w:rFonts w:hint="eastAsia"/>
          </w:rPr>
          <w:t>枚</w:t>
        </w:r>
      </w:ins>
      <w:ins w:id="11186" w:author="Administrator" w:date="2019-03-11T00:17:00Z">
        <w:r>
          <w:rPr>
            <w:rFonts w:hint="eastAsia"/>
          </w:rPr>
          <w:t>有些陳舊的</w:t>
        </w:r>
      </w:ins>
      <w:ins w:id="11187" w:author="Administrator" w:date="2019-03-11T00:15:00Z">
        <w:r>
          <w:rPr>
            <w:rFonts w:hint="eastAsia"/>
          </w:rPr>
          <w:t>玉簡，毫不保留地遞給了李龍飛瞧瞧。</w:t>
        </w:r>
      </w:ins>
    </w:p>
    <w:p w:rsidR="000F0075" w:rsidRDefault="000C76CC">
      <w:pPr>
        <w:pStyle w:val="12"/>
        <w:spacing w:after="240"/>
        <w:ind w:leftChars="0" w:left="0"/>
        <w:rPr>
          <w:ins w:id="11188" w:author="Administrator" w:date="2019-03-11T00:15:00Z"/>
        </w:rPr>
        <w:pPrChange w:id="11189" w:author="Administrator" w:date="2019-03-10T12:46:00Z">
          <w:pPr>
            <w:pStyle w:val="12"/>
            <w:numPr>
              <w:numId w:val="1"/>
            </w:numPr>
            <w:spacing w:after="240"/>
            <w:ind w:leftChars="0" w:left="360" w:hanging="360"/>
            <w:outlineLvl w:val="0"/>
          </w:pPr>
        </w:pPrChange>
      </w:pPr>
      <w:ins w:id="11190" w:author="Administrator" w:date="2019-03-11T00:15:00Z">
        <w:r>
          <w:rPr>
            <w:rFonts w:hint="eastAsia"/>
          </w:rPr>
          <w:t>李龍飛也沒有推辭，直接拿在手中，將靈識沉了進去。</w:t>
        </w:r>
      </w:ins>
    </w:p>
    <w:p w:rsidR="000F0075" w:rsidRDefault="000C76CC">
      <w:pPr>
        <w:pStyle w:val="12"/>
        <w:spacing w:after="240"/>
        <w:ind w:leftChars="0" w:left="0"/>
        <w:rPr>
          <w:ins w:id="11191" w:author="Administrator" w:date="2019-03-11T00:17:00Z"/>
        </w:rPr>
        <w:pPrChange w:id="11192" w:author="Administrator" w:date="2019-03-10T12:46:00Z">
          <w:pPr>
            <w:pStyle w:val="12"/>
            <w:numPr>
              <w:numId w:val="1"/>
            </w:numPr>
            <w:spacing w:after="240"/>
            <w:ind w:leftChars="0" w:left="360" w:hanging="360"/>
            <w:outlineLvl w:val="0"/>
          </w:pPr>
        </w:pPrChange>
      </w:pPr>
      <w:ins w:id="11193" w:author="Administrator" w:date="2019-03-11T00:16:00Z">
        <w:r>
          <w:rPr>
            <w:rFonts w:hint="eastAsia"/>
          </w:rPr>
          <w:t>果然在裡面，看到了一篇名叫</w:t>
        </w:r>
      </w:ins>
      <w:ins w:id="11194" w:author="Administrator" w:date="2019-03-11T00:19:00Z">
        <w:r>
          <w:rPr>
            <w:rFonts w:hint="eastAsia"/>
          </w:rPr>
          <w:t>玄門</w:t>
        </w:r>
      </w:ins>
      <w:ins w:id="11195" w:author="Administrator" w:date="2019-03-11T00:17:00Z">
        <w:r>
          <w:rPr>
            <w:rFonts w:hint="eastAsia"/>
          </w:rPr>
          <w:t>陣法總訣的陣法介紹。</w:t>
        </w:r>
      </w:ins>
    </w:p>
    <w:p w:rsidR="000F0075" w:rsidRDefault="000C76CC">
      <w:pPr>
        <w:pStyle w:val="12"/>
        <w:spacing w:after="240"/>
        <w:ind w:leftChars="0" w:left="0"/>
        <w:rPr>
          <w:ins w:id="11196" w:author="Administrator" w:date="2019-03-11T00:22:00Z"/>
        </w:rPr>
        <w:pPrChange w:id="11197" w:author="Administrator" w:date="2019-03-10T12:46:00Z">
          <w:pPr>
            <w:pStyle w:val="12"/>
            <w:numPr>
              <w:numId w:val="1"/>
            </w:numPr>
            <w:spacing w:after="240"/>
            <w:ind w:leftChars="0" w:left="360" w:hanging="360"/>
            <w:outlineLvl w:val="0"/>
          </w:pPr>
        </w:pPrChange>
      </w:pPr>
      <w:ins w:id="11198" w:author="Administrator" w:date="2019-03-11T00:17:00Z">
        <w:r>
          <w:rPr>
            <w:rFonts w:hint="eastAsia"/>
          </w:rPr>
          <w:t>在這總訣中，共有</w:t>
        </w:r>
      </w:ins>
      <w:ins w:id="11199" w:author="Administrator" w:date="2019-03-11T00:18:00Z">
        <w:r>
          <w:rPr>
            <w:rFonts w:hint="eastAsia"/>
          </w:rPr>
          <w:t>九種基本陣法，八十一種變化之形，其中六十三種遺</w:t>
        </w:r>
      </w:ins>
      <w:ins w:id="11200" w:author="Administrator" w:date="2019-03-11T00:19:00Z">
        <w:r>
          <w:rPr>
            <w:rFonts w:hint="eastAsia"/>
          </w:rPr>
          <w:t>失</w:t>
        </w:r>
      </w:ins>
      <w:ins w:id="11201" w:author="Administrator" w:date="2019-03-11T00:18:00Z">
        <w:r>
          <w:rPr>
            <w:rFonts w:hint="eastAsia"/>
          </w:rPr>
          <w:t>，九種</w:t>
        </w:r>
      </w:ins>
      <w:ins w:id="11202" w:author="Administrator" w:date="2019-03-11T00:19:00Z">
        <w:r>
          <w:rPr>
            <w:rFonts w:hint="eastAsia"/>
          </w:rPr>
          <w:t>殘缺，剩下九種</w:t>
        </w:r>
      </w:ins>
      <w:ins w:id="11203" w:author="Administrator" w:date="2019-03-11T00:20:00Z">
        <w:r>
          <w:rPr>
            <w:rFonts w:hint="eastAsia"/>
          </w:rPr>
          <w:t>依照五行各分了</w:t>
        </w:r>
      </w:ins>
      <w:ins w:id="11204" w:author="Administrator" w:date="2019-03-11T00:21:00Z">
        <w:r>
          <w:rPr>
            <w:rFonts w:hint="eastAsia"/>
          </w:rPr>
          <w:t>火系</w:t>
        </w:r>
        <w:r w:rsidR="00802CB1">
          <w:rPr>
            <w:rFonts w:hint="eastAsia"/>
          </w:rPr>
          <w:t>四</w:t>
        </w:r>
        <w:r>
          <w:rPr>
            <w:rFonts w:hint="eastAsia"/>
          </w:rPr>
          <w:t>種，水系</w:t>
        </w:r>
        <w:r w:rsidR="00802CB1">
          <w:rPr>
            <w:rFonts w:hint="eastAsia"/>
          </w:rPr>
          <w:t>三</w:t>
        </w:r>
        <w:r>
          <w:rPr>
            <w:rFonts w:hint="eastAsia"/>
          </w:rPr>
          <w:t>種，</w:t>
        </w:r>
        <w:r w:rsidR="00802CB1">
          <w:rPr>
            <w:rFonts w:hint="eastAsia"/>
          </w:rPr>
          <w:t>土</w:t>
        </w:r>
        <w:r>
          <w:rPr>
            <w:rFonts w:hint="eastAsia"/>
          </w:rPr>
          <w:t>系跟</w:t>
        </w:r>
        <w:r w:rsidR="00802CB1">
          <w:rPr>
            <w:rFonts w:hint="eastAsia"/>
          </w:rPr>
          <w:t>金系各一，</w:t>
        </w:r>
      </w:ins>
      <w:ins w:id="11205" w:author="Administrator" w:date="2019-03-11T00:22:00Z">
        <w:r w:rsidR="00802CB1">
          <w:rPr>
            <w:rFonts w:hint="eastAsia"/>
          </w:rPr>
          <w:t>木系則一種也沒。</w:t>
        </w:r>
      </w:ins>
    </w:p>
    <w:p w:rsidR="000F0075" w:rsidRDefault="00802CB1">
      <w:pPr>
        <w:pStyle w:val="12"/>
        <w:spacing w:after="240"/>
        <w:ind w:leftChars="0" w:left="0"/>
        <w:rPr>
          <w:ins w:id="11206" w:author="Administrator" w:date="2019-03-11T00:24:00Z"/>
        </w:rPr>
        <w:pPrChange w:id="11207" w:author="Administrator" w:date="2019-03-10T12:46:00Z">
          <w:pPr>
            <w:pStyle w:val="12"/>
            <w:numPr>
              <w:numId w:val="1"/>
            </w:numPr>
            <w:spacing w:after="240"/>
            <w:ind w:leftChars="0" w:left="360" w:hanging="360"/>
            <w:outlineLvl w:val="0"/>
          </w:pPr>
        </w:pPrChange>
      </w:pPr>
      <w:ins w:id="11208" w:author="Administrator" w:date="2019-03-11T00:22:00Z">
        <w:r>
          <w:rPr>
            <w:rFonts w:hint="eastAsia"/>
          </w:rPr>
          <w:lastRenderedPageBreak/>
          <w:t>而那殘缺的九種陣法中，其中一篇「</w:t>
        </w:r>
      </w:ins>
      <w:ins w:id="11209" w:author="Administrator" w:date="2019-03-11T00:23:00Z">
        <w:r>
          <w:rPr>
            <w:rFonts w:hint="eastAsia"/>
          </w:rPr>
          <w:t>赤鱗化天陣」裡，所記載的文字，跟石碑上的蝌蚪文，</w:t>
        </w:r>
      </w:ins>
      <w:ins w:id="11210" w:author="Administrator" w:date="2019-03-11T00:24:00Z">
        <w:r>
          <w:rPr>
            <w:rFonts w:hint="eastAsia"/>
          </w:rPr>
          <w:t>便十分相似。</w:t>
        </w:r>
      </w:ins>
    </w:p>
    <w:p w:rsidR="000F0075" w:rsidRDefault="00802CB1">
      <w:pPr>
        <w:pStyle w:val="12"/>
        <w:spacing w:after="240"/>
        <w:ind w:leftChars="0" w:left="0"/>
        <w:rPr>
          <w:ins w:id="11211" w:author="Administrator" w:date="2019-03-11T00:27:00Z"/>
        </w:rPr>
        <w:pPrChange w:id="11212" w:author="Administrator" w:date="2019-03-10T12:46:00Z">
          <w:pPr>
            <w:pStyle w:val="12"/>
            <w:numPr>
              <w:numId w:val="1"/>
            </w:numPr>
            <w:spacing w:after="240"/>
            <w:ind w:leftChars="0" w:left="360" w:hanging="360"/>
            <w:outlineLvl w:val="0"/>
          </w:pPr>
        </w:pPrChange>
      </w:pPr>
      <w:ins w:id="11213" w:author="Administrator" w:date="2019-03-11T00:24:00Z">
        <w:r>
          <w:rPr>
            <w:rFonts w:hint="eastAsia"/>
          </w:rPr>
          <w:t>不過仔細一看，兩者還是有些差異，蝌蚪文的文字，看起來較為短肥，而赤鱗</w:t>
        </w:r>
      </w:ins>
      <w:ins w:id="11214" w:author="Administrator" w:date="2019-03-11T00:25:00Z">
        <w:r>
          <w:rPr>
            <w:rFonts w:hint="eastAsia"/>
          </w:rPr>
          <w:t>化天陣的文字，</w:t>
        </w:r>
      </w:ins>
      <w:ins w:id="11215" w:author="Administrator" w:date="2019-03-11T00:26:00Z">
        <w:r>
          <w:rPr>
            <w:rFonts w:hint="eastAsia"/>
          </w:rPr>
          <w:t>較為細長，彷彿是</w:t>
        </w:r>
      </w:ins>
      <w:ins w:id="11216" w:author="Administrator" w:date="2019-03-11T00:27:00Z">
        <w:r>
          <w:rPr>
            <w:rFonts w:hint="eastAsia"/>
          </w:rPr>
          <w:t>長大了的蝌蚪似的。</w:t>
        </w:r>
      </w:ins>
    </w:p>
    <w:p w:rsidR="000F0075" w:rsidRDefault="00802CB1">
      <w:pPr>
        <w:pStyle w:val="12"/>
        <w:spacing w:after="240"/>
        <w:ind w:leftChars="0" w:left="0"/>
        <w:rPr>
          <w:ins w:id="11217" w:author="Administrator" w:date="2019-03-11T00:28:00Z"/>
        </w:rPr>
        <w:pPrChange w:id="11218" w:author="Administrator" w:date="2019-03-10T12:46:00Z">
          <w:pPr>
            <w:pStyle w:val="12"/>
            <w:numPr>
              <w:numId w:val="1"/>
            </w:numPr>
            <w:spacing w:after="240"/>
            <w:ind w:leftChars="0" w:left="360" w:hanging="360"/>
            <w:outlineLvl w:val="0"/>
          </w:pPr>
        </w:pPrChange>
      </w:pPr>
      <w:ins w:id="11219" w:author="Administrator" w:date="2019-03-11T00:27:00Z">
        <w:r>
          <w:rPr>
            <w:rFonts w:hint="eastAsia"/>
          </w:rPr>
          <w:t>「這篇法訣，你是從何得來？」李龍飛收回靈識，抬頭問向</w:t>
        </w:r>
      </w:ins>
      <w:ins w:id="11220" w:author="Administrator" w:date="2019-03-11T00:28:00Z">
        <w:r>
          <w:rPr>
            <w:rFonts w:hint="eastAsia"/>
          </w:rPr>
          <w:t>陰韋。</w:t>
        </w:r>
      </w:ins>
    </w:p>
    <w:p w:rsidR="000F0075" w:rsidRDefault="00802CB1">
      <w:pPr>
        <w:pStyle w:val="12"/>
        <w:spacing w:after="240"/>
        <w:ind w:leftChars="0" w:left="0"/>
        <w:rPr>
          <w:ins w:id="11221" w:author="Administrator" w:date="2019-03-11T00:29:00Z"/>
        </w:rPr>
        <w:pPrChange w:id="11222" w:author="Administrator" w:date="2019-03-10T12:46:00Z">
          <w:pPr>
            <w:pStyle w:val="12"/>
            <w:numPr>
              <w:numId w:val="1"/>
            </w:numPr>
            <w:spacing w:after="240"/>
            <w:ind w:leftChars="0" w:left="360" w:hanging="360"/>
            <w:outlineLvl w:val="0"/>
          </w:pPr>
        </w:pPrChange>
      </w:pPr>
      <w:ins w:id="11223" w:author="Administrator" w:date="2019-03-11T00:28:00Z">
        <w:r>
          <w:rPr>
            <w:rFonts w:hint="eastAsia"/>
          </w:rPr>
          <w:t>「這是我在一次拍賣市集上，以十枚下品靈石，跟一個攤販買的。當時他</w:t>
        </w:r>
      </w:ins>
      <w:ins w:id="11224" w:author="Administrator" w:date="2019-03-11T00:29:00Z">
        <w:r>
          <w:rPr>
            <w:rFonts w:hint="eastAsia"/>
          </w:rPr>
          <w:t>並沒有多說甚麼，只當作是舊物賣了。」</w:t>
        </w:r>
      </w:ins>
    </w:p>
    <w:p w:rsidR="000F0075" w:rsidRDefault="00802CB1">
      <w:pPr>
        <w:pStyle w:val="12"/>
        <w:spacing w:after="240"/>
        <w:ind w:leftChars="0" w:left="0"/>
        <w:rPr>
          <w:ins w:id="11225" w:author="Administrator" w:date="2019-03-11T00:31:00Z"/>
        </w:rPr>
        <w:pPrChange w:id="11226" w:author="Administrator" w:date="2019-03-10T12:46:00Z">
          <w:pPr>
            <w:pStyle w:val="12"/>
            <w:numPr>
              <w:numId w:val="1"/>
            </w:numPr>
            <w:spacing w:after="240"/>
            <w:ind w:leftChars="0" w:left="360" w:hanging="360"/>
            <w:outlineLvl w:val="0"/>
          </w:pPr>
        </w:pPrChange>
      </w:pPr>
      <w:ins w:id="11227" w:author="Administrator" w:date="2019-03-11T00:29:00Z">
        <w:r>
          <w:rPr>
            <w:rFonts w:hint="eastAsia"/>
          </w:rPr>
          <w:t>「我拿到之後，甚為興奮，</w:t>
        </w:r>
      </w:ins>
      <w:ins w:id="11228" w:author="Administrator" w:date="2019-03-11T00:30:00Z">
        <w:r>
          <w:rPr>
            <w:rFonts w:hint="eastAsia"/>
          </w:rPr>
          <w:t>一度以為自己得到好寶物了，但事後發現，那些陣法內記載的陣眼法器，要嘛太過昂</w:t>
        </w:r>
      </w:ins>
      <w:ins w:id="11229" w:author="Administrator" w:date="2019-03-11T00:31:00Z">
        <w:r>
          <w:rPr>
            <w:rFonts w:hint="eastAsia"/>
          </w:rPr>
          <w:t>貴，要嘛聽都沒聽過，所以</w:t>
        </w:r>
        <w:r w:rsidR="00973B58">
          <w:rPr>
            <w:rFonts w:hint="eastAsia"/>
          </w:rPr>
          <w:t>頗為失望。」</w:t>
        </w:r>
      </w:ins>
    </w:p>
    <w:p w:rsidR="000F0075" w:rsidRDefault="00973B58">
      <w:pPr>
        <w:pStyle w:val="12"/>
        <w:spacing w:after="240"/>
        <w:ind w:leftChars="0" w:left="0"/>
        <w:rPr>
          <w:ins w:id="11230" w:author="Administrator" w:date="2019-03-11T00:33:00Z"/>
        </w:rPr>
        <w:pPrChange w:id="11231" w:author="Administrator" w:date="2019-03-10T12:46:00Z">
          <w:pPr>
            <w:pStyle w:val="12"/>
            <w:numPr>
              <w:numId w:val="1"/>
            </w:numPr>
            <w:spacing w:after="240"/>
            <w:ind w:leftChars="0" w:left="360" w:hanging="360"/>
            <w:outlineLvl w:val="0"/>
          </w:pPr>
        </w:pPrChange>
      </w:pPr>
      <w:ins w:id="11232" w:author="Administrator" w:date="2019-03-11T00:31:00Z">
        <w:r>
          <w:rPr>
            <w:rFonts w:hint="eastAsia"/>
          </w:rPr>
          <w:t>「如今看到這石碑，才又想起這玉簡來。你要的話，</w:t>
        </w:r>
      </w:ins>
      <w:ins w:id="11233" w:author="Administrator" w:date="2019-03-11T00:32:00Z">
        <w:r>
          <w:rPr>
            <w:rFonts w:hint="eastAsia"/>
          </w:rPr>
          <w:t>直接送你，就當做是你救我一命的一點利息好了…」陰韋也不避諱，直接將</w:t>
        </w:r>
      </w:ins>
      <w:ins w:id="11234" w:author="Administrator" w:date="2019-03-11T00:33:00Z">
        <w:r>
          <w:rPr>
            <w:rFonts w:hint="eastAsia"/>
          </w:rPr>
          <w:t>原因說給李龍飛聽。</w:t>
        </w:r>
      </w:ins>
    </w:p>
    <w:p w:rsidR="000F0075" w:rsidRDefault="00973B58">
      <w:pPr>
        <w:pStyle w:val="12"/>
        <w:spacing w:after="240"/>
        <w:ind w:leftChars="0" w:left="0"/>
        <w:rPr>
          <w:ins w:id="11235" w:author="Administrator" w:date="2019-03-11T00:36:00Z"/>
        </w:rPr>
        <w:pPrChange w:id="11236" w:author="Administrator" w:date="2019-03-10T12:46:00Z">
          <w:pPr>
            <w:pStyle w:val="12"/>
            <w:numPr>
              <w:numId w:val="1"/>
            </w:numPr>
            <w:spacing w:after="240"/>
            <w:ind w:leftChars="0" w:left="360" w:hanging="360"/>
            <w:outlineLvl w:val="0"/>
          </w:pPr>
        </w:pPrChange>
      </w:pPr>
      <w:ins w:id="11237" w:author="Administrator" w:date="2019-03-11T00:33:00Z">
        <w:r>
          <w:rPr>
            <w:rFonts w:hint="eastAsia"/>
          </w:rPr>
          <w:t>李龍飛點了點頭，把玉簡收起，跟著拿出一件中品法寶，</w:t>
        </w:r>
      </w:ins>
      <w:ins w:id="11238" w:author="Administrator" w:date="2019-03-11T00:34:00Z">
        <w:r>
          <w:rPr>
            <w:rFonts w:hint="eastAsia"/>
          </w:rPr>
          <w:t>遞給了陰韋說，「這玉簡對我來說，不管是其上類似蝌蚪文的文字，還是本身的陣法記載，</w:t>
        </w:r>
      </w:ins>
      <w:ins w:id="11239" w:author="Administrator" w:date="2019-03-11T00:35:00Z">
        <w:r>
          <w:rPr>
            <w:rFonts w:hint="eastAsia"/>
          </w:rPr>
          <w:t>都是十分有用。除了抵消救你一命之事，這把中品法器也送給你，這才</w:t>
        </w:r>
      </w:ins>
      <w:ins w:id="11240" w:author="Administrator" w:date="2019-03-11T00:36:00Z">
        <w:r>
          <w:rPr>
            <w:rFonts w:hint="eastAsia"/>
          </w:rPr>
          <w:t>算公平合理。」</w:t>
        </w:r>
      </w:ins>
    </w:p>
    <w:p w:rsidR="000F0075" w:rsidRDefault="00973B58">
      <w:pPr>
        <w:pStyle w:val="12"/>
        <w:spacing w:after="240"/>
        <w:ind w:leftChars="0" w:left="0"/>
        <w:rPr>
          <w:ins w:id="11241" w:author="Administrator" w:date="2019-03-11T00:36:00Z"/>
        </w:rPr>
        <w:pPrChange w:id="11242" w:author="Administrator" w:date="2019-03-10T12:46:00Z">
          <w:pPr>
            <w:pStyle w:val="12"/>
            <w:numPr>
              <w:numId w:val="1"/>
            </w:numPr>
            <w:spacing w:after="240"/>
            <w:ind w:leftChars="0" w:left="360" w:hanging="360"/>
            <w:outlineLvl w:val="0"/>
          </w:pPr>
        </w:pPrChange>
      </w:pPr>
      <w:ins w:id="11243" w:author="Administrator" w:date="2019-03-11T00:36:00Z">
        <w:r>
          <w:rPr>
            <w:rFonts w:hint="eastAsia"/>
          </w:rPr>
          <w:t>陰韋愣了一下，半晌後才伸出手來，將那法器收起後沉默不語。</w:t>
        </w:r>
      </w:ins>
    </w:p>
    <w:p w:rsidR="000F0075" w:rsidRDefault="00973B58">
      <w:pPr>
        <w:pStyle w:val="12"/>
        <w:spacing w:after="240"/>
        <w:ind w:leftChars="0" w:left="0"/>
        <w:rPr>
          <w:ins w:id="11244" w:author="Administrator" w:date="2019-03-11T00:46:00Z"/>
        </w:rPr>
        <w:pPrChange w:id="11245" w:author="Administrator" w:date="2019-03-10T12:46:00Z">
          <w:pPr>
            <w:pStyle w:val="12"/>
            <w:numPr>
              <w:numId w:val="1"/>
            </w:numPr>
            <w:spacing w:after="240"/>
            <w:ind w:leftChars="0" w:left="360" w:hanging="360"/>
            <w:outlineLvl w:val="0"/>
          </w:pPr>
        </w:pPrChange>
      </w:pPr>
      <w:ins w:id="11246" w:author="Administrator" w:date="2019-03-11T00:37:00Z">
        <w:r>
          <w:rPr>
            <w:rFonts w:hint="eastAsia"/>
          </w:rPr>
          <w:t>旁邊的陳姓少女見狀，眼中露出羨慕的眼光，暗自責罵自己</w:t>
        </w:r>
      </w:ins>
      <w:ins w:id="11247" w:author="Administrator" w:date="2019-03-11T00:45:00Z">
        <w:r w:rsidR="005D4758">
          <w:rPr>
            <w:rFonts w:hint="eastAsia"/>
          </w:rPr>
          <w:t>，</w:t>
        </w:r>
      </w:ins>
      <w:ins w:id="11248" w:author="Administrator" w:date="2019-03-11T00:38:00Z">
        <w:r>
          <w:rPr>
            <w:rFonts w:hint="eastAsia"/>
          </w:rPr>
          <w:t>當初要是多花一點心思跟姑姑學些陣法知識</w:t>
        </w:r>
      </w:ins>
      <w:ins w:id="11249" w:author="Administrator" w:date="2019-03-11T00:45:00Z">
        <w:r w:rsidR="005D4758">
          <w:rPr>
            <w:rFonts w:hint="eastAsia"/>
          </w:rPr>
          <w:t>，如今可能就有好處了，不過千金難買早知道，現在想這麼多也沒用了。</w:t>
        </w:r>
      </w:ins>
    </w:p>
    <w:p w:rsidR="000F0075" w:rsidRDefault="005D4758">
      <w:pPr>
        <w:pStyle w:val="12"/>
        <w:spacing w:after="240"/>
        <w:ind w:leftChars="0" w:left="0"/>
        <w:rPr>
          <w:ins w:id="11250" w:author="Administrator" w:date="2019-03-11T00:47:00Z"/>
        </w:rPr>
        <w:pPrChange w:id="11251" w:author="Administrator" w:date="2019-03-10T12:46:00Z">
          <w:pPr>
            <w:pStyle w:val="12"/>
            <w:numPr>
              <w:numId w:val="1"/>
            </w:numPr>
            <w:spacing w:after="240"/>
            <w:ind w:leftChars="0" w:left="360" w:hanging="360"/>
            <w:outlineLvl w:val="0"/>
          </w:pPr>
        </w:pPrChange>
      </w:pPr>
      <w:ins w:id="11252" w:author="Administrator" w:date="2019-03-11T00:46:00Z">
        <w:r>
          <w:rPr>
            <w:rFonts w:hint="eastAsia"/>
          </w:rPr>
          <w:t>李龍飛收下玉簡，雖然有些高興，但這石碑終究</w:t>
        </w:r>
      </w:ins>
      <w:ins w:id="11253" w:author="Administrator" w:date="2019-03-11T00:47:00Z">
        <w:r>
          <w:rPr>
            <w:rFonts w:hint="eastAsia"/>
          </w:rPr>
          <w:t>拿不走</w:t>
        </w:r>
      </w:ins>
      <w:ins w:id="11254" w:author="Administrator" w:date="2019-03-11T00:46:00Z">
        <w:r>
          <w:rPr>
            <w:rFonts w:hint="eastAsia"/>
          </w:rPr>
          <w:t>，</w:t>
        </w:r>
      </w:ins>
      <w:ins w:id="11255" w:author="Administrator" w:date="2019-03-11T00:47:00Z">
        <w:r>
          <w:rPr>
            <w:rFonts w:hint="eastAsia"/>
          </w:rPr>
          <w:t>他心中暗嘆，莫非自己真的跟這石碑無緣，強求不得嗎？</w:t>
        </w:r>
      </w:ins>
    </w:p>
    <w:p w:rsidR="000F0075" w:rsidRDefault="005D4758">
      <w:pPr>
        <w:pStyle w:val="12"/>
        <w:spacing w:after="240"/>
        <w:ind w:leftChars="0" w:left="0"/>
        <w:rPr>
          <w:ins w:id="11256" w:author="Administrator" w:date="2019-03-11T00:49:00Z"/>
        </w:rPr>
        <w:pPrChange w:id="11257" w:author="Administrator" w:date="2019-03-10T12:46:00Z">
          <w:pPr>
            <w:pStyle w:val="12"/>
            <w:numPr>
              <w:numId w:val="1"/>
            </w:numPr>
            <w:spacing w:after="240"/>
            <w:ind w:leftChars="0" w:left="360" w:hanging="360"/>
            <w:outlineLvl w:val="0"/>
          </w:pPr>
        </w:pPrChange>
      </w:pPr>
      <w:ins w:id="11258" w:author="Administrator" w:date="2019-03-11T00:47:00Z">
        <w:r>
          <w:rPr>
            <w:rFonts w:hint="eastAsia"/>
          </w:rPr>
          <w:t>算算時間，若是鬼谷玟返回一趟</w:t>
        </w:r>
      </w:ins>
      <w:ins w:id="11259" w:author="Administrator" w:date="2019-03-11T00:48:00Z">
        <w:r>
          <w:rPr>
            <w:rFonts w:hint="eastAsia"/>
          </w:rPr>
          <w:t>蜂巢洞穴再來，應該也快到了，既然知道這石碑有陣法保護，帶不走它，那</w:t>
        </w:r>
      </w:ins>
      <w:ins w:id="11260" w:author="Administrator" w:date="2019-03-11T00:49:00Z">
        <w:r>
          <w:rPr>
            <w:rFonts w:hint="eastAsia"/>
          </w:rPr>
          <w:t>就算被人發現了，也不算甚麼。</w:t>
        </w:r>
      </w:ins>
    </w:p>
    <w:p w:rsidR="000F0075" w:rsidRDefault="005D4758">
      <w:pPr>
        <w:pStyle w:val="12"/>
        <w:spacing w:after="240"/>
        <w:ind w:leftChars="0" w:left="0"/>
        <w:rPr>
          <w:ins w:id="11261" w:author="Administrator" w:date="2019-03-11T00:51:00Z"/>
        </w:rPr>
        <w:pPrChange w:id="11262" w:author="Administrator" w:date="2019-03-10T12:46:00Z">
          <w:pPr>
            <w:pStyle w:val="12"/>
            <w:numPr>
              <w:numId w:val="1"/>
            </w:numPr>
            <w:spacing w:after="240"/>
            <w:ind w:leftChars="0" w:left="360" w:hanging="360"/>
            <w:outlineLvl w:val="0"/>
          </w:pPr>
        </w:pPrChange>
      </w:pPr>
      <w:ins w:id="11263" w:author="Administrator" w:date="2019-03-11T00:49:00Z">
        <w:r>
          <w:rPr>
            <w:rFonts w:hint="eastAsia"/>
          </w:rPr>
          <w:t>而自己等人再不離開，等鬼谷玟真的到了，想要逃脫，也是十分麻煩之事，</w:t>
        </w:r>
      </w:ins>
      <w:ins w:id="11264" w:author="Administrator" w:date="2019-03-11T00:50:00Z">
        <w:r>
          <w:rPr>
            <w:rFonts w:hint="eastAsia"/>
          </w:rPr>
          <w:t>以他的個性，雖不怕強權，但也犯不</w:t>
        </w:r>
      </w:ins>
      <w:ins w:id="11265" w:author="Administrator" w:date="2019-03-11T00:51:00Z">
        <w:r>
          <w:rPr>
            <w:rFonts w:hint="eastAsia"/>
          </w:rPr>
          <w:t>著犯傻，為了一個沒好處的東西留在這裡，想到這，便有些打消念頭，準備離開了。</w:t>
        </w:r>
      </w:ins>
    </w:p>
    <w:p w:rsidR="000F0075" w:rsidRDefault="005D4758">
      <w:pPr>
        <w:pStyle w:val="12"/>
        <w:spacing w:after="240"/>
        <w:ind w:leftChars="0" w:left="0"/>
        <w:rPr>
          <w:ins w:id="11266" w:author="Administrator" w:date="2019-03-11T00:52:00Z"/>
        </w:rPr>
        <w:pPrChange w:id="11267" w:author="Administrator" w:date="2019-03-10T12:46:00Z">
          <w:pPr>
            <w:pStyle w:val="12"/>
            <w:numPr>
              <w:numId w:val="1"/>
            </w:numPr>
            <w:spacing w:after="240"/>
            <w:ind w:leftChars="0" w:left="360" w:hanging="360"/>
            <w:outlineLvl w:val="0"/>
          </w:pPr>
        </w:pPrChange>
      </w:pPr>
      <w:ins w:id="11268" w:author="Administrator" w:date="2019-03-11T00:51:00Z">
        <w:r>
          <w:rPr>
            <w:rFonts w:hint="eastAsia"/>
          </w:rPr>
          <w:t>而就在此刻，</w:t>
        </w:r>
      </w:ins>
      <w:ins w:id="11269" w:author="Administrator" w:date="2019-03-11T00:52:00Z">
        <w:r>
          <w:rPr>
            <w:rFonts w:hint="eastAsia"/>
          </w:rPr>
          <w:t>始終沒有太多行動的徐篙，沉著聲，開口問道，「如果我有辦法破開這</w:t>
        </w:r>
        <w:r w:rsidR="00E15236">
          <w:rPr>
            <w:rFonts w:hint="eastAsia"/>
          </w:rPr>
          <w:t>陣法，有甚麼好處？」</w:t>
        </w:r>
      </w:ins>
    </w:p>
    <w:p w:rsidR="000F0075" w:rsidRDefault="00E15236">
      <w:pPr>
        <w:pStyle w:val="12"/>
        <w:spacing w:after="240"/>
        <w:ind w:leftChars="0" w:left="0"/>
        <w:rPr>
          <w:ins w:id="11270" w:author="Administrator" w:date="2019-03-11T00:54:00Z"/>
        </w:rPr>
        <w:pPrChange w:id="11271" w:author="Administrator" w:date="2019-03-10T12:46:00Z">
          <w:pPr>
            <w:pStyle w:val="12"/>
            <w:numPr>
              <w:numId w:val="1"/>
            </w:numPr>
            <w:spacing w:after="240"/>
            <w:ind w:leftChars="0" w:left="360" w:hanging="360"/>
            <w:outlineLvl w:val="0"/>
          </w:pPr>
        </w:pPrChange>
      </w:pPr>
      <w:ins w:id="11272" w:author="Administrator" w:date="2019-03-11T00:52:00Z">
        <w:r>
          <w:rPr>
            <w:rFonts w:hint="eastAsia"/>
          </w:rPr>
          <w:t>李龍飛一聽，大喜過</w:t>
        </w:r>
      </w:ins>
      <w:ins w:id="11273" w:author="Administrator" w:date="2019-03-11T00:53:00Z">
        <w:r>
          <w:rPr>
            <w:rFonts w:hint="eastAsia"/>
          </w:rPr>
          <w:t>望，看著他一眼說道，「如果你破開這陣法，我送你三把中品法器，可算</w:t>
        </w:r>
      </w:ins>
      <w:ins w:id="11274" w:author="Administrator" w:date="2019-03-11T00:54:00Z">
        <w:r>
          <w:rPr>
            <w:rFonts w:hint="eastAsia"/>
          </w:rPr>
          <w:t>好處？」</w:t>
        </w:r>
      </w:ins>
    </w:p>
    <w:p w:rsidR="000F0075" w:rsidRDefault="00E15236">
      <w:pPr>
        <w:pStyle w:val="12"/>
        <w:spacing w:after="240"/>
        <w:ind w:leftChars="0" w:left="0"/>
        <w:rPr>
          <w:ins w:id="11275" w:author="Administrator" w:date="2019-03-11T00:54:00Z"/>
        </w:rPr>
        <w:pPrChange w:id="11276" w:author="Administrator" w:date="2019-03-10T12:46:00Z">
          <w:pPr>
            <w:pStyle w:val="12"/>
            <w:numPr>
              <w:numId w:val="1"/>
            </w:numPr>
            <w:spacing w:after="240"/>
            <w:ind w:leftChars="0" w:left="360" w:hanging="360"/>
            <w:outlineLvl w:val="0"/>
          </w:pPr>
        </w:pPrChange>
      </w:pPr>
      <w:ins w:id="11277" w:author="Administrator" w:date="2019-03-11T00:54:00Z">
        <w:r>
          <w:rPr>
            <w:rFonts w:hint="eastAsia"/>
          </w:rPr>
          <w:lastRenderedPageBreak/>
          <w:t>徐篙搖了搖頭，「三把中品法器太少。」</w:t>
        </w:r>
      </w:ins>
    </w:p>
    <w:p w:rsidR="000F0075" w:rsidRDefault="00E15236">
      <w:pPr>
        <w:pStyle w:val="12"/>
        <w:spacing w:after="240"/>
        <w:ind w:leftChars="0" w:left="0"/>
        <w:rPr>
          <w:ins w:id="11278" w:author="Administrator" w:date="2019-03-11T00:58:00Z"/>
        </w:rPr>
        <w:pPrChange w:id="11279" w:author="Administrator" w:date="2019-03-10T12:46:00Z">
          <w:pPr>
            <w:pStyle w:val="12"/>
            <w:numPr>
              <w:numId w:val="1"/>
            </w:numPr>
            <w:spacing w:after="240"/>
            <w:ind w:leftChars="0" w:left="360" w:hanging="360"/>
            <w:outlineLvl w:val="0"/>
          </w:pPr>
        </w:pPrChange>
      </w:pPr>
      <w:ins w:id="11280" w:author="Administrator" w:date="2019-03-11T00:54:00Z">
        <w:r>
          <w:rPr>
            <w:rFonts w:hint="eastAsia"/>
          </w:rPr>
          <w:t>一旁的樸道子</w:t>
        </w:r>
      </w:ins>
      <w:ins w:id="11281" w:author="Administrator" w:date="2019-03-11T01:01:00Z">
        <w:r>
          <w:rPr>
            <w:rFonts w:hint="eastAsia"/>
          </w:rPr>
          <w:t>起身</w:t>
        </w:r>
      </w:ins>
      <w:ins w:id="11282" w:author="Administrator" w:date="2019-03-11T00:54:00Z">
        <w:r>
          <w:rPr>
            <w:rFonts w:hint="eastAsia"/>
          </w:rPr>
          <w:t>痛罵，「徐篙，你別太得寸進尺了，李</w:t>
        </w:r>
      </w:ins>
      <w:ins w:id="11283" w:author="Administrator" w:date="2019-03-11T00:55:00Z">
        <w:r>
          <w:rPr>
            <w:rFonts w:hint="eastAsia"/>
          </w:rPr>
          <w:t>兄救了我們一命，又不求回報。如今你若有辦法破陣，應該</w:t>
        </w:r>
      </w:ins>
      <w:ins w:id="11284" w:author="Administrator" w:date="2019-03-11T00:57:00Z">
        <w:r>
          <w:rPr>
            <w:rFonts w:hint="eastAsia"/>
          </w:rPr>
          <w:t>懂得</w:t>
        </w:r>
      </w:ins>
      <w:ins w:id="11285" w:author="Administrator" w:date="2019-03-11T00:55:00Z">
        <w:r>
          <w:rPr>
            <w:rFonts w:hint="eastAsia"/>
          </w:rPr>
          <w:t>報</w:t>
        </w:r>
      </w:ins>
      <w:ins w:id="11286" w:author="Administrator" w:date="2019-03-11T00:56:00Z">
        <w:r>
          <w:rPr>
            <w:rFonts w:hint="eastAsia"/>
          </w:rPr>
          <w:t>恩</w:t>
        </w:r>
      </w:ins>
      <w:ins w:id="11287" w:author="Administrator" w:date="2019-03-11T00:55:00Z">
        <w:r>
          <w:rPr>
            <w:rFonts w:hint="eastAsia"/>
          </w:rPr>
          <w:t>才是</w:t>
        </w:r>
      </w:ins>
      <w:ins w:id="11288" w:author="Administrator" w:date="2019-03-11T00:56:00Z">
        <w:r>
          <w:rPr>
            <w:rFonts w:hint="eastAsia"/>
          </w:rPr>
          <w:t>，</w:t>
        </w:r>
      </w:ins>
      <w:ins w:id="11289" w:author="Administrator" w:date="2019-03-11T00:57:00Z">
        <w:r>
          <w:rPr>
            <w:rFonts w:hint="eastAsia"/>
          </w:rPr>
          <w:t>居然還嫌好處太少，難道你一點羞恥心也沒有？」</w:t>
        </w:r>
      </w:ins>
    </w:p>
    <w:p w:rsidR="000F0075" w:rsidRDefault="00E15236">
      <w:pPr>
        <w:pStyle w:val="12"/>
        <w:spacing w:after="240"/>
        <w:ind w:leftChars="0" w:left="0"/>
        <w:rPr>
          <w:ins w:id="11290" w:author="Administrator" w:date="2019-03-11T01:02:00Z"/>
        </w:rPr>
        <w:pPrChange w:id="11291" w:author="Administrator" w:date="2019-03-10T12:46:00Z">
          <w:pPr>
            <w:pStyle w:val="12"/>
            <w:numPr>
              <w:numId w:val="1"/>
            </w:numPr>
            <w:spacing w:after="240"/>
            <w:ind w:leftChars="0" w:left="360" w:hanging="360"/>
            <w:outlineLvl w:val="0"/>
          </w:pPr>
        </w:pPrChange>
      </w:pPr>
      <w:ins w:id="11292" w:author="Administrator" w:date="2019-03-11T00:58:00Z">
        <w:r>
          <w:rPr>
            <w:rFonts w:hint="eastAsia"/>
          </w:rPr>
          <w:t>「羞恥心是甚麼，能賣嗎？能讓我弟弟復活嗎？若是他早點出現，我弟弟就不會死了，</w:t>
        </w:r>
      </w:ins>
      <w:ins w:id="11293" w:author="Administrator" w:date="2019-03-11T01:00:00Z">
        <w:r>
          <w:rPr>
            <w:rFonts w:hint="eastAsia"/>
          </w:rPr>
          <w:t>修仙之人，一切以實力為主，我若能破這陣法，要求多點有甚麼錯！」徐</w:t>
        </w:r>
      </w:ins>
      <w:ins w:id="11294" w:author="Administrator" w:date="2019-03-11T01:01:00Z">
        <w:r>
          <w:rPr>
            <w:rFonts w:hint="eastAsia"/>
          </w:rPr>
          <w:t>篙</w:t>
        </w:r>
      </w:ins>
      <w:ins w:id="11295" w:author="Administrator" w:date="2019-03-11T01:02:00Z">
        <w:r>
          <w:rPr>
            <w:rFonts w:hint="eastAsia"/>
          </w:rPr>
          <w:t>不甘勢弱，同樣也開口反擊。</w:t>
        </w:r>
      </w:ins>
    </w:p>
    <w:p w:rsidR="000F0075" w:rsidRDefault="00E15236">
      <w:pPr>
        <w:pStyle w:val="12"/>
        <w:spacing w:after="240"/>
        <w:ind w:leftChars="0" w:left="0"/>
        <w:rPr>
          <w:ins w:id="11296" w:author="Administrator" w:date="2019-03-11T01:04:00Z"/>
        </w:rPr>
        <w:pPrChange w:id="11297" w:author="Administrator" w:date="2019-03-10T12:46:00Z">
          <w:pPr>
            <w:pStyle w:val="12"/>
            <w:numPr>
              <w:numId w:val="1"/>
            </w:numPr>
            <w:spacing w:after="240"/>
            <w:ind w:leftChars="0" w:left="360" w:hanging="360"/>
            <w:outlineLvl w:val="0"/>
          </w:pPr>
        </w:pPrChange>
      </w:pPr>
      <w:ins w:id="11298" w:author="Administrator" w:date="2019-03-11T01:02:00Z">
        <w:r>
          <w:rPr>
            <w:rFonts w:hint="eastAsia"/>
          </w:rPr>
          <w:t>「你弟弟明明是你自己害死，憑甚麼怪李</w:t>
        </w:r>
      </w:ins>
      <w:ins w:id="11299" w:author="Administrator" w:date="2019-03-11T01:03:00Z">
        <w:r>
          <w:rPr>
            <w:rFonts w:hint="eastAsia"/>
          </w:rPr>
          <w:t>師兄！</w:t>
        </w:r>
        <w:r w:rsidR="00B0232D">
          <w:rPr>
            <w:rFonts w:hint="eastAsia"/>
          </w:rPr>
          <w:t>若不是他，別說你弟弟了，就算</w:t>
        </w:r>
      </w:ins>
      <w:ins w:id="11300" w:author="Administrator" w:date="2019-03-11T01:04:00Z">
        <w:r w:rsidR="00B0232D">
          <w:rPr>
            <w:rFonts w:hint="eastAsia"/>
          </w:rPr>
          <w:t>是你，也早就死了！」陳姓少女同樣看不下去，出口相助。</w:t>
        </w:r>
      </w:ins>
    </w:p>
    <w:p w:rsidR="000F0075" w:rsidRDefault="00B0232D">
      <w:pPr>
        <w:pStyle w:val="12"/>
        <w:spacing w:after="240"/>
        <w:ind w:leftChars="0" w:left="0"/>
        <w:rPr>
          <w:ins w:id="11301" w:author="Administrator" w:date="2019-03-11T01:05:00Z"/>
        </w:rPr>
        <w:pPrChange w:id="11302" w:author="Administrator" w:date="2019-03-10T12:46:00Z">
          <w:pPr>
            <w:pStyle w:val="12"/>
            <w:numPr>
              <w:numId w:val="1"/>
            </w:numPr>
            <w:spacing w:after="240"/>
            <w:ind w:leftChars="0" w:left="360" w:hanging="360"/>
            <w:outlineLvl w:val="0"/>
          </w:pPr>
        </w:pPrChange>
      </w:pPr>
      <w:ins w:id="11303" w:author="Administrator" w:date="2019-03-11T01:04:00Z">
        <w:r>
          <w:rPr>
            <w:rFonts w:hint="eastAsia"/>
          </w:rPr>
          <w:t>「…若是一切以實力為主，那麼李兄實力最強，你又</w:t>
        </w:r>
      </w:ins>
      <w:ins w:id="11304" w:author="Administrator" w:date="2019-03-11T01:05:00Z">
        <w:r>
          <w:rPr>
            <w:rFonts w:hint="eastAsia"/>
          </w:rPr>
          <w:t>有甚麼選擇不幫！」陰韋也沉著臉，惡狠狠看著徐篙。</w:t>
        </w:r>
      </w:ins>
    </w:p>
    <w:p w:rsidR="000F0075" w:rsidRDefault="00B0232D">
      <w:pPr>
        <w:pStyle w:val="12"/>
        <w:spacing w:after="240"/>
        <w:ind w:leftChars="0" w:left="0"/>
        <w:rPr>
          <w:ins w:id="11305" w:author="Administrator" w:date="2019-03-11T01:07:00Z"/>
        </w:rPr>
        <w:pPrChange w:id="11306" w:author="Administrator" w:date="2019-03-10T12:46:00Z">
          <w:pPr>
            <w:pStyle w:val="12"/>
            <w:numPr>
              <w:numId w:val="1"/>
            </w:numPr>
            <w:spacing w:after="240"/>
            <w:ind w:leftChars="0" w:left="360" w:hanging="360"/>
            <w:outlineLvl w:val="0"/>
          </w:pPr>
        </w:pPrChange>
      </w:pPr>
      <w:ins w:id="11307" w:author="Administrator" w:date="2019-03-11T01:05:00Z">
        <w:r>
          <w:rPr>
            <w:rFonts w:hint="eastAsia"/>
          </w:rPr>
          <w:t>「威脅我沒有用，若是我死了，那這石碑誰也別想拿走！」徐</w:t>
        </w:r>
      </w:ins>
      <w:ins w:id="11308" w:author="Administrator" w:date="2019-03-11T01:06:00Z">
        <w:r>
          <w:rPr>
            <w:rFonts w:hint="eastAsia"/>
          </w:rPr>
          <w:t>篙沒有妥協，</w:t>
        </w:r>
      </w:ins>
      <w:ins w:id="11309" w:author="Administrator" w:date="2019-03-11T01:07:00Z">
        <w:r>
          <w:rPr>
            <w:rFonts w:hint="eastAsia"/>
          </w:rPr>
          <w:t>只是冷冷說道。</w:t>
        </w:r>
      </w:ins>
    </w:p>
    <w:p w:rsidR="000F0075" w:rsidRDefault="00B0232D">
      <w:pPr>
        <w:pStyle w:val="12"/>
        <w:spacing w:after="240"/>
        <w:ind w:leftChars="0" w:left="0"/>
        <w:rPr>
          <w:ins w:id="11310" w:author="Administrator" w:date="2019-03-11T01:07:00Z"/>
        </w:rPr>
        <w:pPrChange w:id="11311" w:author="Administrator" w:date="2019-03-10T12:46:00Z">
          <w:pPr>
            <w:pStyle w:val="12"/>
            <w:numPr>
              <w:numId w:val="1"/>
            </w:numPr>
            <w:spacing w:after="240"/>
            <w:ind w:leftChars="0" w:left="360" w:hanging="360"/>
            <w:outlineLvl w:val="0"/>
          </w:pPr>
        </w:pPrChange>
      </w:pPr>
      <w:ins w:id="11312" w:author="Administrator" w:date="2019-03-11T01:07:00Z">
        <w:r>
          <w:rPr>
            <w:rFonts w:hint="eastAsia"/>
          </w:rPr>
          <w:t>「行了！你們都先停一停！」李龍飛伸手一揮，示意樸陳陰三人停下。</w:t>
        </w:r>
      </w:ins>
    </w:p>
    <w:p w:rsidR="000F0075" w:rsidRDefault="00B0232D">
      <w:pPr>
        <w:pStyle w:val="12"/>
        <w:spacing w:after="240"/>
        <w:ind w:leftChars="0" w:left="0"/>
        <w:rPr>
          <w:ins w:id="11313" w:author="Administrator" w:date="2019-03-11T01:09:00Z"/>
        </w:rPr>
        <w:pPrChange w:id="11314" w:author="Administrator" w:date="2019-03-10T12:46:00Z">
          <w:pPr>
            <w:pStyle w:val="12"/>
            <w:numPr>
              <w:numId w:val="1"/>
            </w:numPr>
            <w:spacing w:after="240"/>
            <w:ind w:leftChars="0" w:left="360" w:hanging="360"/>
            <w:outlineLvl w:val="0"/>
          </w:pPr>
        </w:pPrChange>
      </w:pPr>
      <w:ins w:id="11315" w:author="Administrator" w:date="2019-03-11T01:07:00Z">
        <w:r>
          <w:rPr>
            <w:rFonts w:hint="eastAsia"/>
          </w:rPr>
          <w:t>「</w:t>
        </w:r>
      </w:ins>
      <w:ins w:id="11316" w:author="Administrator" w:date="2019-03-11T01:08:00Z">
        <w:r>
          <w:rPr>
            <w:rFonts w:hint="eastAsia"/>
          </w:rPr>
          <w:t>我不會強迫你做任何事…」李龍飛看著徐篙，平靜地說，「若是你真的能破開此陣，讓我拿走這石碑，那你想要甚麼，儘管直說，只要我辦得到的，就</w:t>
        </w:r>
      </w:ins>
      <w:ins w:id="11317" w:author="Administrator" w:date="2019-03-11T01:09:00Z">
        <w:r>
          <w:rPr>
            <w:rFonts w:hint="eastAsia"/>
          </w:rPr>
          <w:t>替你辦到。」</w:t>
        </w:r>
      </w:ins>
    </w:p>
    <w:p w:rsidR="000F0075" w:rsidRDefault="00B0232D">
      <w:pPr>
        <w:pStyle w:val="12"/>
        <w:spacing w:after="240"/>
        <w:ind w:leftChars="0" w:left="0"/>
        <w:rPr>
          <w:ins w:id="11318" w:author="Administrator" w:date="2019-03-11T01:09:00Z"/>
        </w:rPr>
        <w:pPrChange w:id="11319" w:author="Administrator" w:date="2019-03-10T12:46:00Z">
          <w:pPr>
            <w:pStyle w:val="12"/>
            <w:numPr>
              <w:numId w:val="1"/>
            </w:numPr>
            <w:spacing w:after="240"/>
            <w:ind w:leftChars="0" w:left="360" w:hanging="360"/>
            <w:outlineLvl w:val="0"/>
          </w:pPr>
        </w:pPrChange>
      </w:pPr>
      <w:ins w:id="11320" w:author="Administrator" w:date="2019-03-11T01:09:00Z">
        <w:r>
          <w:rPr>
            <w:rFonts w:hint="eastAsia"/>
          </w:rPr>
          <w:t>徐篙深吸一口氣，有些緊張地說，「我要求一把上品法器，還有送我安全下山。」</w:t>
        </w:r>
      </w:ins>
    </w:p>
    <w:p w:rsidR="000F0075" w:rsidRDefault="00B0232D">
      <w:pPr>
        <w:pStyle w:val="12"/>
        <w:spacing w:after="240"/>
        <w:ind w:leftChars="0" w:left="0"/>
        <w:rPr>
          <w:ins w:id="11321" w:author="Administrator" w:date="2019-03-11T01:10:00Z"/>
        </w:rPr>
        <w:pPrChange w:id="11322" w:author="Administrator" w:date="2019-03-10T12:46:00Z">
          <w:pPr>
            <w:pStyle w:val="12"/>
            <w:numPr>
              <w:numId w:val="1"/>
            </w:numPr>
            <w:spacing w:after="240"/>
            <w:ind w:leftChars="0" w:left="360" w:hanging="360"/>
            <w:outlineLvl w:val="0"/>
          </w:pPr>
        </w:pPrChange>
      </w:pPr>
      <w:ins w:id="11323" w:author="Administrator" w:date="2019-03-11T01:09:00Z">
        <w:r>
          <w:rPr>
            <w:rFonts w:hint="eastAsia"/>
          </w:rPr>
          <w:t>他雖然看</w:t>
        </w:r>
      </w:ins>
      <w:ins w:id="11324" w:author="Administrator" w:date="2019-03-11T01:10:00Z">
        <w:r>
          <w:rPr>
            <w:rFonts w:hint="eastAsia"/>
          </w:rPr>
          <w:t>似平靜，但面對李龍飛時內心還是有些恐懼。</w:t>
        </w:r>
      </w:ins>
    </w:p>
    <w:p w:rsidR="000F0075" w:rsidRDefault="00B0232D">
      <w:pPr>
        <w:pStyle w:val="12"/>
        <w:spacing w:after="240"/>
        <w:ind w:leftChars="0" w:left="0"/>
        <w:rPr>
          <w:ins w:id="11325" w:author="Administrator" w:date="2019-03-11T01:16:00Z"/>
        </w:rPr>
        <w:pPrChange w:id="11326" w:author="Administrator" w:date="2019-03-10T12:46:00Z">
          <w:pPr>
            <w:pStyle w:val="12"/>
            <w:numPr>
              <w:numId w:val="1"/>
            </w:numPr>
            <w:spacing w:after="240"/>
            <w:ind w:leftChars="0" w:left="360" w:hanging="360"/>
            <w:outlineLvl w:val="0"/>
          </w:pPr>
        </w:pPrChange>
      </w:pPr>
      <w:ins w:id="11327" w:author="Administrator" w:date="2019-03-11T01:10:00Z">
        <w:r>
          <w:rPr>
            <w:rFonts w:hint="eastAsia"/>
          </w:rPr>
          <w:t>「行！</w:t>
        </w:r>
      </w:ins>
      <w:ins w:id="11328" w:author="Administrator" w:date="2019-03-11T01:15:00Z">
        <w:r w:rsidR="00BE6795">
          <w:rPr>
            <w:rFonts w:hint="eastAsia"/>
          </w:rPr>
          <w:t>只不過，我現在身上並沒有多的上品法器，但靈石</w:t>
        </w:r>
      </w:ins>
      <w:ins w:id="11329" w:author="簡新佳" w:date="2019-03-18T12:29:00Z">
        <w:r w:rsidR="00A843C4">
          <w:rPr>
            <w:rFonts w:hint="eastAsia"/>
          </w:rPr>
          <w:t>跟法器</w:t>
        </w:r>
      </w:ins>
      <w:ins w:id="11330" w:author="Administrator" w:date="2019-03-11T01:15:00Z">
        <w:r w:rsidR="00BE6795">
          <w:rPr>
            <w:rFonts w:hint="eastAsia"/>
          </w:rPr>
          <w:t>還有</w:t>
        </w:r>
      </w:ins>
      <w:ins w:id="11331" w:author="簡新佳" w:date="2019-03-18T12:29:00Z">
        <w:r w:rsidR="00A843C4">
          <w:rPr>
            <w:rFonts w:hint="eastAsia"/>
          </w:rPr>
          <w:t>不少</w:t>
        </w:r>
      </w:ins>
      <w:ins w:id="11332" w:author="Administrator" w:date="2019-03-11T01:15:00Z">
        <w:r w:rsidR="00BE6795">
          <w:rPr>
            <w:rFonts w:hint="eastAsia"/>
          </w:rPr>
          <w:t>，這儲物袋裡</w:t>
        </w:r>
      </w:ins>
      <w:ins w:id="11333" w:author="簡新佳" w:date="2019-03-18T12:29:00Z">
        <w:r w:rsidR="00A843C4">
          <w:rPr>
            <w:rFonts w:hint="eastAsia"/>
          </w:rPr>
          <w:t>的東西，大概價值</w:t>
        </w:r>
      </w:ins>
      <w:ins w:id="11334" w:author="Administrator" w:date="2019-03-11T01:15:00Z">
        <w:del w:id="11335" w:author="簡新佳" w:date="2019-03-18T12:29:00Z">
          <w:r w:rsidR="00BE6795" w:rsidDel="00A843C4">
            <w:rPr>
              <w:rFonts w:hint="eastAsia"/>
            </w:rPr>
            <w:delText>有</w:delText>
          </w:r>
        </w:del>
        <w:r w:rsidR="00BE6795">
          <w:rPr>
            <w:rFonts w:hint="eastAsia"/>
          </w:rPr>
          <w:t>兩萬枚下品靈石</w:t>
        </w:r>
      </w:ins>
      <w:ins w:id="11336" w:author="簡新佳" w:date="2019-03-18T12:29:00Z">
        <w:r w:rsidR="00A843C4">
          <w:rPr>
            <w:rFonts w:hint="eastAsia"/>
          </w:rPr>
          <w:t>了</w:t>
        </w:r>
      </w:ins>
      <w:ins w:id="11337" w:author="Administrator" w:date="2019-03-11T01:15:00Z">
        <w:r w:rsidR="00BE6795">
          <w:rPr>
            <w:rFonts w:hint="eastAsia"/>
          </w:rPr>
          <w:t>，夠你去一般的店內</w:t>
        </w:r>
      </w:ins>
      <w:ins w:id="11338" w:author="簡新佳" w:date="2019-03-18T12:29:00Z">
        <w:r w:rsidR="00A843C4">
          <w:rPr>
            <w:rFonts w:hint="eastAsia"/>
          </w:rPr>
          <w:t>換一</w:t>
        </w:r>
      </w:ins>
      <w:ins w:id="11339" w:author="Administrator" w:date="2019-03-11T01:15:00Z">
        <w:del w:id="11340" w:author="簡新佳" w:date="2019-03-18T12:29:00Z">
          <w:r w:rsidR="00BE6795" w:rsidDel="00A843C4">
            <w:rPr>
              <w:rFonts w:hint="eastAsia"/>
            </w:rPr>
            <w:delText>買</w:delText>
          </w:r>
        </w:del>
        <w:r w:rsidR="00BE6795">
          <w:rPr>
            <w:rFonts w:hint="eastAsia"/>
          </w:rPr>
          <w:t>把上品法器</w:t>
        </w:r>
        <w:del w:id="11341" w:author="簡新佳" w:date="2019-03-18T12:29:00Z">
          <w:r w:rsidR="00BE6795" w:rsidDel="00A843C4">
            <w:rPr>
              <w:rFonts w:hint="eastAsia"/>
            </w:rPr>
            <w:delText>了</w:delText>
          </w:r>
        </w:del>
        <w:r w:rsidR="00BE6795">
          <w:rPr>
            <w:rFonts w:hint="eastAsia"/>
          </w:rPr>
          <w:t>！」李龍飛</w:t>
        </w:r>
      </w:ins>
      <w:ins w:id="11342" w:author="Administrator" w:date="2019-03-11T01:16:00Z">
        <w:r w:rsidR="00BE6795">
          <w:rPr>
            <w:rFonts w:hint="eastAsia"/>
          </w:rPr>
          <w:t>伸手往儲物袋裡一揮，取出其中一個儲物袋裝滿靈石</w:t>
        </w:r>
      </w:ins>
      <w:ins w:id="11343" w:author="簡新佳" w:date="2019-03-18T12:29:00Z">
        <w:r w:rsidR="00A843C4">
          <w:rPr>
            <w:rFonts w:hint="eastAsia"/>
          </w:rPr>
          <w:t>法器</w:t>
        </w:r>
      </w:ins>
      <w:ins w:id="11344" w:author="Administrator" w:date="2019-03-11T01:16:00Z">
        <w:r w:rsidR="00BE6795">
          <w:rPr>
            <w:rFonts w:hint="eastAsia"/>
          </w:rPr>
          <w:t>後，直接扔給了徐篙。</w:t>
        </w:r>
      </w:ins>
    </w:p>
    <w:p w:rsidR="000F0075" w:rsidRDefault="00BE6795">
      <w:pPr>
        <w:pStyle w:val="12"/>
        <w:spacing w:after="240"/>
        <w:ind w:leftChars="0" w:left="0"/>
        <w:rPr>
          <w:ins w:id="11345" w:author="Administrator" w:date="2019-03-11T01:17:00Z"/>
        </w:rPr>
        <w:pPrChange w:id="11346" w:author="Administrator" w:date="2019-03-10T12:46:00Z">
          <w:pPr>
            <w:pStyle w:val="12"/>
            <w:numPr>
              <w:numId w:val="1"/>
            </w:numPr>
            <w:spacing w:after="240"/>
            <w:ind w:leftChars="0" w:left="360" w:hanging="360"/>
            <w:outlineLvl w:val="0"/>
          </w:pPr>
        </w:pPrChange>
      </w:pPr>
      <w:ins w:id="11347" w:author="Administrator" w:date="2019-03-11T01:16:00Z">
        <w:r>
          <w:rPr>
            <w:rFonts w:hint="eastAsia"/>
          </w:rPr>
          <w:t>他倒不怕徐篙騙他，畢</w:t>
        </w:r>
      </w:ins>
      <w:ins w:id="11348" w:author="Administrator" w:date="2019-03-11T01:17:00Z">
        <w:r>
          <w:rPr>
            <w:rFonts w:hint="eastAsia"/>
          </w:rPr>
          <w:t>竟沒他帶領，徐篙怕也下不了山。</w:t>
        </w:r>
      </w:ins>
    </w:p>
    <w:p w:rsidR="000F0075" w:rsidRDefault="00BE6795">
      <w:pPr>
        <w:pStyle w:val="12"/>
        <w:spacing w:after="240"/>
        <w:ind w:leftChars="0" w:left="0"/>
        <w:rPr>
          <w:ins w:id="11349" w:author="Administrator" w:date="2019-03-11T01:19:00Z"/>
        </w:rPr>
        <w:pPrChange w:id="11350" w:author="Administrator" w:date="2019-03-10T12:46:00Z">
          <w:pPr>
            <w:pStyle w:val="12"/>
            <w:numPr>
              <w:numId w:val="1"/>
            </w:numPr>
            <w:spacing w:after="240"/>
            <w:ind w:leftChars="0" w:left="360" w:hanging="360"/>
            <w:outlineLvl w:val="0"/>
          </w:pPr>
        </w:pPrChange>
      </w:pPr>
      <w:ins w:id="11351" w:author="Administrator" w:date="2019-03-11T01:17:00Z">
        <w:r>
          <w:rPr>
            <w:rFonts w:hint="eastAsia"/>
          </w:rPr>
          <w:t>至於靈石</w:t>
        </w:r>
      </w:ins>
      <w:ins w:id="11352" w:author="簡新佳" w:date="2019-03-18T12:29:00Z">
        <w:r w:rsidR="00A843C4">
          <w:rPr>
            <w:rFonts w:hint="eastAsia"/>
          </w:rPr>
          <w:t>法器</w:t>
        </w:r>
      </w:ins>
      <w:ins w:id="11353" w:author="Administrator" w:date="2019-03-11T01:17:00Z">
        <w:r>
          <w:rPr>
            <w:rFonts w:hint="eastAsia"/>
          </w:rPr>
          <w:t>，他現在身上雖然</w:t>
        </w:r>
      </w:ins>
      <w:ins w:id="11354" w:author="簡新佳" w:date="2019-03-18T12:29:00Z">
        <w:r w:rsidR="00A843C4">
          <w:rPr>
            <w:rFonts w:hint="eastAsia"/>
          </w:rPr>
          <w:t>沒有</w:t>
        </w:r>
      </w:ins>
      <w:ins w:id="11355" w:author="簡新佳" w:date="2019-03-18T12:30:00Z">
        <w:r w:rsidR="00A843C4">
          <w:rPr>
            <w:rFonts w:hint="eastAsia"/>
          </w:rPr>
          <w:t>多得</w:t>
        </w:r>
      </w:ins>
      <w:ins w:id="11356" w:author="簡新佳" w:date="2019-03-18T12:29:00Z">
        <w:r w:rsidR="00A843C4">
          <w:rPr>
            <w:rFonts w:hint="eastAsia"/>
          </w:rPr>
          <w:t>上品</w:t>
        </w:r>
      </w:ins>
      <w:ins w:id="11357" w:author="Administrator" w:date="2019-03-11T01:17:00Z">
        <w:r>
          <w:rPr>
            <w:rFonts w:hint="eastAsia"/>
          </w:rPr>
          <w:t>法器</w:t>
        </w:r>
        <w:del w:id="11358" w:author="簡新佳" w:date="2019-03-18T12:30:00Z">
          <w:r w:rsidDel="00A843C4">
            <w:rPr>
              <w:rFonts w:hint="eastAsia"/>
            </w:rPr>
            <w:delText>不多</w:delText>
          </w:r>
        </w:del>
        <w:r>
          <w:rPr>
            <w:rFonts w:hint="eastAsia"/>
          </w:rPr>
          <w:t>，</w:t>
        </w:r>
      </w:ins>
      <w:ins w:id="11359" w:author="Administrator" w:date="2019-03-11T01:18:00Z">
        <w:r>
          <w:rPr>
            <w:rFonts w:hint="eastAsia"/>
          </w:rPr>
          <w:t>但</w:t>
        </w:r>
      </w:ins>
      <w:ins w:id="11360" w:author="Administrator" w:date="2019-03-11T01:17:00Z">
        <w:r>
          <w:rPr>
            <w:rFonts w:hint="eastAsia"/>
          </w:rPr>
          <w:t>先前殺了幾個修士跟從蜂巢內搜括而來的</w:t>
        </w:r>
      </w:ins>
      <w:ins w:id="11361" w:author="Administrator" w:date="2019-03-11T01:18:00Z">
        <w:r>
          <w:rPr>
            <w:rFonts w:hint="eastAsia"/>
          </w:rPr>
          <w:t>儲物袋，可說是</w:t>
        </w:r>
      </w:ins>
      <w:ins w:id="11362" w:author="簡新佳" w:date="2019-03-18T12:30:00Z">
        <w:r w:rsidR="00A843C4">
          <w:rPr>
            <w:rFonts w:hint="eastAsia"/>
          </w:rPr>
          <w:t>收穫</w:t>
        </w:r>
      </w:ins>
      <w:ins w:id="11363" w:author="Administrator" w:date="2019-03-11T01:19:00Z">
        <w:del w:id="11364" w:author="簡新佳" w:date="2019-03-18T12:30:00Z">
          <w:r w:rsidDel="00A843C4">
            <w:rPr>
              <w:rFonts w:hint="eastAsia"/>
            </w:rPr>
            <w:delText>荷包</w:delText>
          </w:r>
        </w:del>
        <w:r>
          <w:rPr>
            <w:rFonts w:hint="eastAsia"/>
          </w:rPr>
          <w:t>滿滿，並不缺</w:t>
        </w:r>
      </w:ins>
      <w:ins w:id="11365" w:author="簡新佳" w:date="2019-03-18T12:30:00Z">
        <w:r w:rsidR="00A843C4">
          <w:rPr>
            <w:rFonts w:hint="eastAsia"/>
          </w:rPr>
          <w:t>乏</w:t>
        </w:r>
      </w:ins>
      <w:ins w:id="11366" w:author="Administrator" w:date="2019-03-11T01:19:00Z">
        <w:del w:id="11367" w:author="簡新佳" w:date="2019-03-18T12:30:00Z">
          <w:r w:rsidDel="00A843C4">
            <w:rPr>
              <w:rFonts w:hint="eastAsia"/>
            </w:rPr>
            <w:delText>錢</w:delText>
          </w:r>
        </w:del>
        <w:r>
          <w:rPr>
            <w:rFonts w:hint="eastAsia"/>
          </w:rPr>
          <w:t>。</w:t>
        </w:r>
      </w:ins>
    </w:p>
    <w:p w:rsidR="000F0075" w:rsidRDefault="00BE6795">
      <w:pPr>
        <w:pStyle w:val="12"/>
        <w:spacing w:after="240"/>
        <w:ind w:leftChars="0" w:left="0"/>
        <w:rPr>
          <w:ins w:id="11368" w:author="Administrator" w:date="2019-03-11T01:20:00Z"/>
        </w:rPr>
        <w:pPrChange w:id="11369" w:author="Administrator" w:date="2019-03-10T12:46:00Z">
          <w:pPr>
            <w:pStyle w:val="12"/>
            <w:numPr>
              <w:numId w:val="1"/>
            </w:numPr>
            <w:spacing w:after="240"/>
            <w:ind w:leftChars="0" w:left="360" w:hanging="360"/>
            <w:outlineLvl w:val="0"/>
          </w:pPr>
        </w:pPrChange>
      </w:pPr>
      <w:ins w:id="11370" w:author="Administrator" w:date="2019-03-11T01:19:00Z">
        <w:r>
          <w:rPr>
            <w:rFonts w:hint="eastAsia"/>
          </w:rPr>
          <w:t>徐篙拿了儲物袋頓了一下，像是沒想到李龍飛會這麼爽快答應，靈</w:t>
        </w:r>
      </w:ins>
      <w:ins w:id="11371" w:author="Administrator" w:date="2019-03-11T01:20:00Z">
        <w:r>
          <w:rPr>
            <w:rFonts w:hint="eastAsia"/>
          </w:rPr>
          <w:t>識掃去，確認裡頭</w:t>
        </w:r>
      </w:ins>
      <w:ins w:id="11372" w:author="簡新佳" w:date="2019-03-18T12:30:00Z">
        <w:r w:rsidR="00A843C4">
          <w:rPr>
            <w:rFonts w:hint="eastAsia"/>
          </w:rPr>
          <w:t>的確有價值</w:t>
        </w:r>
      </w:ins>
      <w:ins w:id="11373" w:author="Administrator" w:date="2019-03-11T01:20:00Z">
        <w:del w:id="11374" w:author="簡新佳" w:date="2019-03-18T12:30:00Z">
          <w:r w:rsidDel="00A843C4">
            <w:rPr>
              <w:rFonts w:hint="eastAsia"/>
            </w:rPr>
            <w:delText>有</w:delText>
          </w:r>
        </w:del>
        <w:r>
          <w:rPr>
            <w:rFonts w:hint="eastAsia"/>
          </w:rPr>
          <w:t>兩萬靈石</w:t>
        </w:r>
      </w:ins>
      <w:ins w:id="11375" w:author="簡新佳" w:date="2019-03-18T12:30:00Z">
        <w:r w:rsidR="00A843C4">
          <w:rPr>
            <w:rFonts w:hint="eastAsia"/>
          </w:rPr>
          <w:t>的物品後</w:t>
        </w:r>
      </w:ins>
      <w:ins w:id="11376" w:author="Administrator" w:date="2019-03-11T01:20:00Z">
        <w:r>
          <w:rPr>
            <w:rFonts w:hint="eastAsia"/>
          </w:rPr>
          <w:t>，這才小心翼翼收了起來。</w:t>
        </w:r>
      </w:ins>
    </w:p>
    <w:p w:rsidR="000F0075" w:rsidRDefault="00BE6795">
      <w:pPr>
        <w:pStyle w:val="12"/>
        <w:spacing w:after="240"/>
        <w:ind w:leftChars="0" w:left="0"/>
        <w:rPr>
          <w:ins w:id="11377" w:author="Administrator" w:date="2019-03-11T01:20:00Z"/>
        </w:rPr>
        <w:pPrChange w:id="11378" w:author="Administrator" w:date="2019-03-10T12:46:00Z">
          <w:pPr>
            <w:pStyle w:val="12"/>
            <w:numPr>
              <w:numId w:val="1"/>
            </w:numPr>
            <w:spacing w:after="240"/>
            <w:ind w:leftChars="0" w:left="360" w:hanging="360"/>
            <w:outlineLvl w:val="0"/>
          </w:pPr>
        </w:pPrChange>
      </w:pPr>
      <w:ins w:id="11379" w:author="Administrator" w:date="2019-03-11T01:20:00Z">
        <w:r>
          <w:rPr>
            <w:rFonts w:hint="eastAsia"/>
          </w:rPr>
          <w:t>「現在可以破了吧？」李龍飛看著他說。</w:t>
        </w:r>
      </w:ins>
    </w:p>
    <w:p w:rsidR="000F0075" w:rsidRDefault="00BE6795">
      <w:pPr>
        <w:pStyle w:val="12"/>
        <w:spacing w:after="240"/>
        <w:ind w:leftChars="0" w:left="0"/>
        <w:rPr>
          <w:ins w:id="11380" w:author="Administrator" w:date="2019-03-11T00:38:00Z"/>
        </w:rPr>
        <w:pPrChange w:id="11381" w:author="Administrator" w:date="2019-03-10T12:46:00Z">
          <w:pPr>
            <w:pStyle w:val="12"/>
            <w:numPr>
              <w:numId w:val="1"/>
            </w:numPr>
            <w:spacing w:after="240"/>
            <w:ind w:leftChars="0" w:left="360" w:hanging="360"/>
            <w:outlineLvl w:val="0"/>
          </w:pPr>
        </w:pPrChange>
      </w:pPr>
      <w:ins w:id="11382" w:author="Administrator" w:date="2019-03-11T01:20:00Z">
        <w:r>
          <w:rPr>
            <w:rFonts w:hint="eastAsia"/>
          </w:rPr>
          <w:lastRenderedPageBreak/>
          <w:t>「</w:t>
        </w:r>
      </w:ins>
      <w:ins w:id="11383" w:author="Administrator" w:date="2019-03-11T01:21:00Z">
        <w:r w:rsidR="00A23416">
          <w:rPr>
            <w:rFonts w:hint="eastAsia"/>
          </w:rPr>
          <w:t>…可以。不過</w:t>
        </w:r>
      </w:ins>
      <w:ins w:id="11384" w:author="Administrator" w:date="2019-03-30T09:07:00Z">
        <w:r w:rsidR="00A23416">
          <w:rPr>
            <w:rFonts w:hint="eastAsia"/>
          </w:rPr>
          <w:t>這事除了這邊幾人外，不能傳給其他人知</w:t>
        </w:r>
      </w:ins>
      <w:ins w:id="11385" w:author="Administrator" w:date="2019-03-11T01:21:00Z">
        <w:r w:rsidR="00A23416">
          <w:rPr>
            <w:rFonts w:hint="eastAsia"/>
          </w:rPr>
          <w:t>。」徐篙看</w:t>
        </w:r>
      </w:ins>
      <w:ins w:id="11386" w:author="Administrator" w:date="2019-03-30T09:07:00Z">
        <w:r w:rsidR="00A23416">
          <w:rPr>
            <w:rFonts w:hint="eastAsia"/>
          </w:rPr>
          <w:t>向其他三人</w:t>
        </w:r>
      </w:ins>
      <w:ins w:id="11387" w:author="Administrator" w:date="2019-03-11T01:21:00Z">
        <w:r>
          <w:rPr>
            <w:rFonts w:hint="eastAsia"/>
          </w:rPr>
          <w:t>。</w:t>
        </w:r>
      </w:ins>
    </w:p>
    <w:p w:rsidR="000F0075" w:rsidRDefault="00A23416">
      <w:pPr>
        <w:pStyle w:val="12"/>
        <w:spacing w:after="240"/>
        <w:ind w:leftChars="0" w:left="0"/>
        <w:rPr>
          <w:ins w:id="11388" w:author="Administrator" w:date="2019-03-30T09:07:00Z"/>
        </w:rPr>
        <w:pPrChange w:id="11389" w:author="Administrator" w:date="2019-03-10T12:46:00Z">
          <w:pPr>
            <w:pStyle w:val="12"/>
            <w:numPr>
              <w:numId w:val="1"/>
            </w:numPr>
            <w:spacing w:after="240"/>
            <w:ind w:leftChars="0" w:left="360" w:hanging="360"/>
            <w:outlineLvl w:val="0"/>
          </w:pPr>
        </w:pPrChange>
      </w:pPr>
      <w:ins w:id="11390" w:author="Administrator" w:date="2019-03-30T09:07:00Z">
        <w:r>
          <w:rPr>
            <w:rFonts w:hint="eastAsia"/>
          </w:rPr>
          <w:t>李龍飛</w:t>
        </w:r>
      </w:ins>
      <w:ins w:id="11391" w:author="Administrator" w:date="2019-03-30T09:08:00Z">
        <w:r>
          <w:rPr>
            <w:rFonts w:hint="eastAsia"/>
          </w:rPr>
          <w:t>眼光</w:t>
        </w:r>
      </w:ins>
      <w:ins w:id="11392" w:author="Administrator" w:date="2019-03-30T09:07:00Z">
        <w:r>
          <w:rPr>
            <w:rFonts w:hint="eastAsia"/>
          </w:rPr>
          <w:t>掃了過去，</w:t>
        </w:r>
      </w:ins>
      <w:ins w:id="11393" w:author="Administrator" w:date="2019-03-30T09:08:00Z">
        <w:r>
          <w:rPr>
            <w:rFonts w:hint="eastAsia"/>
          </w:rPr>
          <w:t>陰陳樸三人紛紛點頭表示同意。</w:t>
        </w:r>
      </w:ins>
    </w:p>
    <w:p w:rsidR="000F0075" w:rsidRDefault="00BE6795">
      <w:pPr>
        <w:pStyle w:val="12"/>
        <w:spacing w:after="240"/>
        <w:ind w:leftChars="0" w:left="0"/>
        <w:rPr>
          <w:ins w:id="11394" w:author="Administrator" w:date="2019-03-11T01:21:00Z"/>
        </w:rPr>
        <w:pPrChange w:id="11395" w:author="Administrator" w:date="2019-03-10T12:46:00Z">
          <w:pPr>
            <w:pStyle w:val="12"/>
            <w:numPr>
              <w:numId w:val="1"/>
            </w:numPr>
            <w:spacing w:after="240"/>
            <w:ind w:leftChars="0" w:left="360" w:hanging="360"/>
            <w:outlineLvl w:val="0"/>
          </w:pPr>
        </w:pPrChange>
      </w:pPr>
      <w:ins w:id="11396" w:author="Administrator" w:date="2019-03-11T01:21:00Z">
        <w:r>
          <w:rPr>
            <w:rFonts w:hint="eastAsia"/>
          </w:rPr>
          <w:t>「</w:t>
        </w:r>
      </w:ins>
      <w:ins w:id="11397" w:author="Administrator" w:date="2019-03-30T09:08:00Z">
        <w:r w:rsidR="00A23416">
          <w:rPr>
            <w:rFonts w:hint="eastAsia"/>
          </w:rPr>
          <w:t>現在可以說了吧</w:t>
        </w:r>
      </w:ins>
      <w:ins w:id="11398" w:author="Administrator" w:date="2019-03-11T01:21:00Z">
        <w:r>
          <w:rPr>
            <w:rFonts w:hint="eastAsia"/>
          </w:rPr>
          <w:t>？」</w:t>
        </w:r>
      </w:ins>
    </w:p>
    <w:p w:rsidR="000F0075" w:rsidRDefault="00BE6795">
      <w:pPr>
        <w:pStyle w:val="12"/>
        <w:spacing w:after="240"/>
        <w:ind w:leftChars="0" w:left="0"/>
        <w:rPr>
          <w:ins w:id="11399" w:author="Administrator" w:date="2019-03-11T22:16:00Z"/>
        </w:rPr>
        <w:pPrChange w:id="11400" w:author="Administrator" w:date="2019-03-10T12:46:00Z">
          <w:pPr>
            <w:pStyle w:val="12"/>
            <w:numPr>
              <w:numId w:val="1"/>
            </w:numPr>
            <w:spacing w:after="240"/>
            <w:ind w:leftChars="0" w:left="360" w:hanging="360"/>
            <w:outlineLvl w:val="0"/>
          </w:pPr>
        </w:pPrChange>
      </w:pPr>
      <w:ins w:id="11401" w:author="Administrator" w:date="2019-03-11T01:21:00Z">
        <w:r>
          <w:rPr>
            <w:rFonts w:hint="eastAsia"/>
          </w:rPr>
          <w:t>「</w:t>
        </w:r>
      </w:ins>
      <w:ins w:id="11402" w:author="Administrator" w:date="2019-03-30T09:08:00Z">
        <w:r w:rsidR="00A23416">
          <w:rPr>
            <w:rFonts w:hint="eastAsia"/>
          </w:rPr>
          <w:t>…</w:t>
        </w:r>
      </w:ins>
      <w:ins w:id="11403" w:author="Administrator" w:date="2019-03-11T01:21:00Z">
        <w:r>
          <w:rPr>
            <w:rFonts w:hint="eastAsia"/>
          </w:rPr>
          <w:t>我</w:t>
        </w:r>
      </w:ins>
      <w:ins w:id="11404" w:author="Administrator" w:date="2019-03-11T01:22:00Z">
        <w:r w:rsidR="00456BE7">
          <w:rPr>
            <w:rFonts w:hint="eastAsia"/>
          </w:rPr>
          <w:t>祖上幾代，曾出過一名天資絕倫的陣法師，</w:t>
        </w:r>
      </w:ins>
      <w:ins w:id="11405" w:author="Administrator" w:date="2019-03-11T22:13:00Z">
        <w:r w:rsidR="00DA698E">
          <w:rPr>
            <w:rFonts w:hint="eastAsia"/>
          </w:rPr>
          <w:t>但他</w:t>
        </w:r>
      </w:ins>
      <w:ins w:id="11406" w:author="Administrator" w:date="2019-03-11T22:14:00Z">
        <w:r w:rsidR="00DA698E">
          <w:rPr>
            <w:rFonts w:hint="eastAsia"/>
          </w:rPr>
          <w:t>生性薄涼，</w:t>
        </w:r>
      </w:ins>
      <w:ins w:id="11407" w:author="Administrator" w:date="2019-03-11T23:42:00Z">
        <w:r w:rsidR="001C54BC">
          <w:rPr>
            <w:rFonts w:hint="eastAsia"/>
          </w:rPr>
          <w:t>對</w:t>
        </w:r>
      </w:ins>
      <w:ins w:id="11408" w:author="Administrator" w:date="2019-03-11T23:43:00Z">
        <w:r w:rsidR="001C54BC">
          <w:rPr>
            <w:rFonts w:hint="eastAsia"/>
          </w:rPr>
          <w:t>族內一向自私刻薄</w:t>
        </w:r>
      </w:ins>
      <w:ins w:id="11409" w:author="Administrator" w:date="2019-03-11T23:44:00Z">
        <w:r w:rsidR="001C54BC">
          <w:rPr>
            <w:rFonts w:hint="eastAsia"/>
          </w:rPr>
          <w:t>，</w:t>
        </w:r>
      </w:ins>
      <w:ins w:id="11410" w:author="Administrator" w:date="2019-03-11T22:14:00Z">
        <w:r w:rsidR="00DA698E">
          <w:rPr>
            <w:rFonts w:hint="eastAsia"/>
          </w:rPr>
          <w:t>一直是我先祖</w:t>
        </w:r>
      </w:ins>
      <w:ins w:id="11411" w:author="Administrator" w:date="2019-03-11T23:44:00Z">
        <w:r w:rsidR="001C54BC">
          <w:rPr>
            <w:rFonts w:hint="eastAsia"/>
          </w:rPr>
          <w:t>們</w:t>
        </w:r>
      </w:ins>
      <w:ins w:id="11412" w:author="Administrator" w:date="2019-03-11T22:14:00Z">
        <w:r w:rsidR="00DA698E">
          <w:rPr>
            <w:rFonts w:hint="eastAsia"/>
          </w:rPr>
          <w:t>引以為恥的一件</w:t>
        </w:r>
        <w:r w:rsidR="00FC60BF">
          <w:rPr>
            <w:rFonts w:hint="eastAsia"/>
          </w:rPr>
          <w:t>事</w:t>
        </w:r>
      </w:ins>
      <w:ins w:id="11413" w:author="Administrator" w:date="2019-03-11T22:28:00Z">
        <w:r w:rsidR="00FC60BF">
          <w:rPr>
            <w:rFonts w:hint="eastAsia"/>
          </w:rPr>
          <w:t>…</w:t>
        </w:r>
      </w:ins>
      <w:ins w:id="11414" w:author="Administrator" w:date="2019-03-11T22:14:00Z">
        <w:r w:rsidR="00DA698E">
          <w:rPr>
            <w:rFonts w:hint="eastAsia"/>
          </w:rPr>
          <w:t>」徐篙</w:t>
        </w:r>
      </w:ins>
      <w:ins w:id="11415" w:author="Administrator" w:date="2019-03-11T22:15:00Z">
        <w:r w:rsidR="00DA698E">
          <w:rPr>
            <w:rFonts w:hint="eastAsia"/>
          </w:rPr>
          <w:t>沒有直接回答，而是開口說了段隱</w:t>
        </w:r>
      </w:ins>
      <w:ins w:id="11416" w:author="Administrator" w:date="2019-03-11T22:16:00Z">
        <w:r w:rsidR="00DA698E">
          <w:rPr>
            <w:rFonts w:hint="eastAsia"/>
          </w:rPr>
          <w:t>私。</w:t>
        </w:r>
      </w:ins>
    </w:p>
    <w:p w:rsidR="000F0075" w:rsidRDefault="00DA698E">
      <w:pPr>
        <w:pStyle w:val="12"/>
        <w:spacing w:after="240"/>
        <w:ind w:leftChars="0" w:left="0"/>
        <w:rPr>
          <w:ins w:id="11417" w:author="Administrator" w:date="2019-03-11T22:28:00Z"/>
        </w:rPr>
        <w:pPrChange w:id="11418" w:author="Administrator" w:date="2019-03-10T12:46:00Z">
          <w:pPr>
            <w:pStyle w:val="12"/>
            <w:numPr>
              <w:numId w:val="1"/>
            </w:numPr>
            <w:spacing w:after="240"/>
            <w:ind w:leftChars="0" w:left="360" w:hanging="360"/>
            <w:outlineLvl w:val="0"/>
          </w:pPr>
        </w:pPrChange>
      </w:pPr>
      <w:ins w:id="11419" w:author="Administrator" w:date="2019-03-11T22:16:00Z">
        <w:r>
          <w:rPr>
            <w:rFonts w:hint="eastAsia"/>
          </w:rPr>
          <w:t>「怯…怎麼每個人都</w:t>
        </w:r>
      </w:ins>
      <w:ins w:id="11420" w:author="Administrator" w:date="2019-03-11T22:35:00Z">
        <w:r w:rsidR="00FC60BF">
          <w:rPr>
            <w:rFonts w:hint="eastAsia"/>
          </w:rPr>
          <w:t>跟</w:t>
        </w:r>
      </w:ins>
      <w:ins w:id="11421" w:author="Administrator" w:date="2019-03-11T22:16:00Z">
        <w:r>
          <w:rPr>
            <w:rFonts w:hint="eastAsia"/>
          </w:rPr>
          <w:t>陣法</w:t>
        </w:r>
      </w:ins>
      <w:ins w:id="11422" w:author="Administrator" w:date="2019-03-11T22:35:00Z">
        <w:r w:rsidR="00FC60BF">
          <w:rPr>
            <w:rFonts w:hint="eastAsia"/>
          </w:rPr>
          <w:t>有關</w:t>
        </w:r>
      </w:ins>
      <w:ins w:id="11423" w:author="Administrator" w:date="2019-03-11T22:16:00Z">
        <w:r>
          <w:rPr>
            <w:rFonts w:hint="eastAsia"/>
          </w:rPr>
          <w:t>，就</w:t>
        </w:r>
      </w:ins>
      <w:ins w:id="11424" w:author="Administrator" w:date="2019-03-11T22:36:00Z">
        <w:r w:rsidR="00FC60BF">
          <w:rPr>
            <w:rFonts w:hint="eastAsia"/>
          </w:rPr>
          <w:t>唯獨沒老子的份</w:t>
        </w:r>
      </w:ins>
      <w:ins w:id="11425" w:author="Administrator" w:date="2019-03-11T22:16:00Z">
        <w:r>
          <w:rPr>
            <w:rFonts w:hint="eastAsia"/>
          </w:rPr>
          <w:t>…」</w:t>
        </w:r>
      </w:ins>
      <w:ins w:id="11426" w:author="Administrator" w:date="2019-03-11T22:27:00Z">
        <w:r w:rsidR="00FC60BF">
          <w:rPr>
            <w:rFonts w:hint="eastAsia"/>
          </w:rPr>
          <w:t>樸道子心中</w:t>
        </w:r>
      </w:ins>
      <w:ins w:id="11427" w:author="Administrator" w:date="2019-03-11T22:28:00Z">
        <w:r w:rsidR="00FC60BF">
          <w:rPr>
            <w:rFonts w:hint="eastAsia"/>
          </w:rPr>
          <w:t>暗罵，只是礙於李龍飛的份上，沒有開口。</w:t>
        </w:r>
      </w:ins>
    </w:p>
    <w:p w:rsidR="000F0075" w:rsidRDefault="00FC60BF">
      <w:pPr>
        <w:pStyle w:val="12"/>
        <w:spacing w:after="240"/>
        <w:ind w:leftChars="0" w:left="0"/>
        <w:rPr>
          <w:ins w:id="11428" w:author="Administrator" w:date="2019-03-11T23:24:00Z"/>
        </w:rPr>
        <w:pPrChange w:id="11429" w:author="Administrator" w:date="2019-03-10T12:46:00Z">
          <w:pPr>
            <w:pStyle w:val="12"/>
            <w:numPr>
              <w:numId w:val="1"/>
            </w:numPr>
            <w:spacing w:after="240"/>
            <w:ind w:leftChars="0" w:left="360" w:hanging="360"/>
            <w:outlineLvl w:val="0"/>
          </w:pPr>
        </w:pPrChange>
      </w:pPr>
      <w:ins w:id="11430" w:author="Administrator" w:date="2019-03-11T22:36:00Z">
        <w:r>
          <w:rPr>
            <w:rFonts w:hint="eastAsia"/>
          </w:rPr>
          <w:t>徐篙沒</w:t>
        </w:r>
      </w:ins>
      <w:ins w:id="11431" w:author="Administrator" w:date="2019-03-11T23:14:00Z">
        <w:r w:rsidR="009E19D8">
          <w:rPr>
            <w:rFonts w:hint="eastAsia"/>
          </w:rPr>
          <w:t>有注意到樸道子的內心，仍是繼續說了下去，</w:t>
        </w:r>
      </w:ins>
      <w:ins w:id="11432" w:author="Administrator" w:date="2019-03-11T22:28:00Z">
        <w:r>
          <w:rPr>
            <w:rFonts w:hint="eastAsia"/>
          </w:rPr>
          <w:t>「…</w:t>
        </w:r>
      </w:ins>
      <w:ins w:id="11433" w:author="Administrator" w:date="2019-03-11T23:14:00Z">
        <w:r w:rsidR="009E19D8">
          <w:rPr>
            <w:rFonts w:hint="eastAsia"/>
          </w:rPr>
          <w:t>當時我也曾以為如此，只不過現在想想，修仙之路，</w:t>
        </w:r>
      </w:ins>
      <w:ins w:id="11434" w:author="Administrator" w:date="2019-03-11T23:15:00Z">
        <w:r w:rsidR="009E19D8">
          <w:rPr>
            <w:rFonts w:hint="eastAsia"/>
          </w:rPr>
          <w:t>本就弱肉強食，</w:t>
        </w:r>
      </w:ins>
      <w:ins w:id="11435" w:author="Administrator" w:date="2019-03-11T23:24:00Z">
        <w:r w:rsidR="002E5F96">
          <w:rPr>
            <w:rFonts w:hint="eastAsia"/>
          </w:rPr>
          <w:t>只要對自己有利，就算是</w:t>
        </w:r>
      </w:ins>
      <w:ins w:id="11436" w:author="Administrator" w:date="2019-03-11T23:44:00Z">
        <w:r w:rsidR="001C54BC">
          <w:rPr>
            <w:rFonts w:hint="eastAsia"/>
          </w:rPr>
          <w:t>自私</w:t>
        </w:r>
      </w:ins>
      <w:ins w:id="11437" w:author="Administrator" w:date="2019-03-11T23:24:00Z">
        <w:r w:rsidR="002E5F96">
          <w:rPr>
            <w:rFonts w:hint="eastAsia"/>
          </w:rPr>
          <w:t>了點，那又如何！」</w:t>
        </w:r>
      </w:ins>
    </w:p>
    <w:p w:rsidR="000F0075" w:rsidRDefault="002E5F96">
      <w:pPr>
        <w:pStyle w:val="12"/>
        <w:spacing w:after="240"/>
        <w:ind w:leftChars="0" w:left="0"/>
        <w:rPr>
          <w:ins w:id="11438" w:author="Administrator" w:date="2019-03-11T23:29:00Z"/>
        </w:rPr>
        <w:pPrChange w:id="11439" w:author="Administrator" w:date="2019-03-10T12:46:00Z">
          <w:pPr>
            <w:pStyle w:val="12"/>
            <w:numPr>
              <w:numId w:val="1"/>
            </w:numPr>
            <w:spacing w:after="240"/>
            <w:ind w:leftChars="0" w:left="360" w:hanging="360"/>
            <w:outlineLvl w:val="0"/>
          </w:pPr>
        </w:pPrChange>
      </w:pPr>
      <w:ins w:id="11440" w:author="Administrator" w:date="2019-03-11T23:25:00Z">
        <w:r>
          <w:rPr>
            <w:rFonts w:hint="eastAsia"/>
          </w:rPr>
          <w:t>些許是</w:t>
        </w:r>
      </w:ins>
      <w:ins w:id="11441" w:author="Administrator" w:date="2019-03-11T23:27:00Z">
        <w:r>
          <w:rPr>
            <w:rFonts w:hint="eastAsia"/>
          </w:rPr>
          <w:t>徐益之死對他大受打擊，</w:t>
        </w:r>
      </w:ins>
      <w:ins w:id="11442" w:author="Administrator" w:date="2019-03-11T23:29:00Z">
        <w:r>
          <w:rPr>
            <w:rFonts w:hint="eastAsia"/>
          </w:rPr>
          <w:t>原本還算正氣的徐篙，竟變得有些偏激起來</w:t>
        </w:r>
      </w:ins>
      <w:ins w:id="11443" w:author="Administrator" w:date="2019-03-11T23:30:00Z">
        <w:r>
          <w:rPr>
            <w:rFonts w:hint="eastAsia"/>
          </w:rPr>
          <w:t>，滔滔不絕說著長篇大論，試圖替自己的行為辯護</w:t>
        </w:r>
      </w:ins>
      <w:ins w:id="11444" w:author="Administrator" w:date="2019-03-11T23:29:00Z">
        <w:r>
          <w:rPr>
            <w:rFonts w:hint="eastAsia"/>
          </w:rPr>
          <w:t>。</w:t>
        </w:r>
      </w:ins>
    </w:p>
    <w:p w:rsidR="000F0075" w:rsidRDefault="002E5F96">
      <w:pPr>
        <w:pStyle w:val="12"/>
        <w:spacing w:after="240"/>
        <w:ind w:leftChars="0" w:left="0"/>
        <w:rPr>
          <w:ins w:id="11445" w:author="Administrator" w:date="2019-03-11T23:31:00Z"/>
        </w:rPr>
        <w:pPrChange w:id="11446" w:author="Administrator" w:date="2019-03-10T12:46:00Z">
          <w:pPr>
            <w:pStyle w:val="12"/>
            <w:numPr>
              <w:numId w:val="1"/>
            </w:numPr>
            <w:spacing w:after="240"/>
            <w:ind w:leftChars="0" w:left="360" w:hanging="360"/>
            <w:outlineLvl w:val="0"/>
          </w:pPr>
        </w:pPrChange>
      </w:pPr>
      <w:ins w:id="11447" w:author="Administrator" w:date="2019-03-11T23:29:00Z">
        <w:r>
          <w:rPr>
            <w:rFonts w:hint="eastAsia"/>
          </w:rPr>
          <w:t>李龍飛嘆了口氣，沒有指責甚麼</w:t>
        </w:r>
      </w:ins>
      <w:ins w:id="11448" w:author="Administrator" w:date="2019-03-11T23:30:00Z">
        <w:r>
          <w:rPr>
            <w:rFonts w:hint="eastAsia"/>
          </w:rPr>
          <w:t>，而是平靜地說，「你說的也許對，也許不</w:t>
        </w:r>
      </w:ins>
      <w:ins w:id="11449" w:author="Administrator" w:date="2019-03-11T23:31:00Z">
        <w:r>
          <w:rPr>
            <w:rFonts w:hint="eastAsia"/>
          </w:rPr>
          <w:t>對，但那都不是我關心的點。我關心的點是，怎麼破開這陣法？」</w:t>
        </w:r>
      </w:ins>
    </w:p>
    <w:p w:rsidR="000F0075" w:rsidRDefault="002E5F96">
      <w:pPr>
        <w:pStyle w:val="12"/>
        <w:spacing w:after="240"/>
        <w:ind w:leftChars="0" w:left="0"/>
        <w:rPr>
          <w:ins w:id="11450" w:author="Administrator" w:date="2019-03-11T23:33:00Z"/>
        </w:rPr>
        <w:pPrChange w:id="11451" w:author="Administrator" w:date="2019-03-10T12:46:00Z">
          <w:pPr>
            <w:pStyle w:val="12"/>
            <w:numPr>
              <w:numId w:val="1"/>
            </w:numPr>
            <w:spacing w:after="240"/>
            <w:ind w:leftChars="0" w:left="360" w:hanging="360"/>
            <w:outlineLvl w:val="0"/>
          </w:pPr>
        </w:pPrChange>
      </w:pPr>
      <w:ins w:id="11452" w:author="Administrator" w:date="2019-03-11T23:32:00Z">
        <w:r>
          <w:rPr>
            <w:rFonts w:hint="eastAsia"/>
          </w:rPr>
          <w:t>徐篙看著他沉默了下，然後笑了笑說，「先祖當初留下一</w:t>
        </w:r>
      </w:ins>
      <w:ins w:id="11453" w:author="Administrator" w:date="2019-03-11T23:33:00Z">
        <w:r>
          <w:rPr>
            <w:rFonts w:hint="eastAsia"/>
          </w:rPr>
          <w:t>個破解千萬陣法的方法，只要付出相對應的代價，理論上萬</w:t>
        </w:r>
      </w:ins>
      <w:ins w:id="11454" w:author="Administrator" w:date="2019-03-12T00:12:00Z">
        <w:r w:rsidR="0074793E">
          <w:rPr>
            <w:rFonts w:hint="eastAsia"/>
          </w:rPr>
          <w:t>陣</w:t>
        </w:r>
      </w:ins>
      <w:ins w:id="11455" w:author="Administrator" w:date="2019-03-11T23:33:00Z">
        <w:r>
          <w:rPr>
            <w:rFonts w:hint="eastAsia"/>
          </w:rPr>
          <w:t>皆可破。」</w:t>
        </w:r>
      </w:ins>
    </w:p>
    <w:p w:rsidR="000F0075" w:rsidRDefault="002E5F96">
      <w:pPr>
        <w:pStyle w:val="12"/>
        <w:spacing w:after="240"/>
        <w:ind w:leftChars="0" w:left="0"/>
        <w:rPr>
          <w:ins w:id="11456" w:author="Administrator" w:date="2019-03-11T23:34:00Z"/>
        </w:rPr>
        <w:pPrChange w:id="11457" w:author="Administrator" w:date="2019-03-10T12:46:00Z">
          <w:pPr>
            <w:pStyle w:val="12"/>
            <w:numPr>
              <w:numId w:val="1"/>
            </w:numPr>
            <w:spacing w:after="240"/>
            <w:ind w:leftChars="0" w:left="360" w:hanging="360"/>
            <w:outlineLvl w:val="0"/>
          </w:pPr>
        </w:pPrChange>
      </w:pPr>
      <w:ins w:id="11458" w:author="Administrator" w:date="2019-03-11T23:34:00Z">
        <w:r>
          <w:rPr>
            <w:rFonts w:hint="eastAsia"/>
          </w:rPr>
          <w:t>李龍飛一聽，眉</w:t>
        </w:r>
      </w:ins>
      <w:ins w:id="11459" w:author="Administrator" w:date="2019-03-12T00:12:00Z">
        <w:r w:rsidR="0074793E">
          <w:rPr>
            <w:rFonts w:hint="eastAsia"/>
          </w:rPr>
          <w:t>頭</w:t>
        </w:r>
      </w:ins>
      <w:ins w:id="11460" w:author="Administrator" w:date="2019-03-11T23:34:00Z">
        <w:r>
          <w:rPr>
            <w:rFonts w:hint="eastAsia"/>
          </w:rPr>
          <w:t>微微一蹙，似乎想到些甚麼。</w:t>
        </w:r>
      </w:ins>
    </w:p>
    <w:p w:rsidR="000F0075" w:rsidRDefault="002E5F96">
      <w:pPr>
        <w:pStyle w:val="12"/>
        <w:spacing w:after="240"/>
        <w:ind w:leftChars="0" w:left="0"/>
        <w:rPr>
          <w:ins w:id="11461" w:author="Administrator" w:date="2019-03-11T23:37:00Z"/>
        </w:rPr>
        <w:pPrChange w:id="11462" w:author="Administrator" w:date="2019-03-10T12:46:00Z">
          <w:pPr>
            <w:pStyle w:val="12"/>
            <w:numPr>
              <w:numId w:val="1"/>
            </w:numPr>
            <w:spacing w:after="240"/>
            <w:ind w:leftChars="0" w:left="360" w:hanging="360"/>
            <w:outlineLvl w:val="0"/>
          </w:pPr>
        </w:pPrChange>
      </w:pPr>
      <w:ins w:id="11463" w:author="Administrator" w:date="2019-03-11T23:34:00Z">
        <w:r>
          <w:rPr>
            <w:rFonts w:hint="eastAsia"/>
          </w:rPr>
          <w:t>「沒錯，那方法</w:t>
        </w:r>
        <w:r w:rsidR="001C54BC">
          <w:rPr>
            <w:rFonts w:hint="eastAsia"/>
          </w:rPr>
          <w:t>很簡單，卻也很有效果。所有陣法都</w:t>
        </w:r>
      </w:ins>
      <w:ins w:id="11464" w:author="Administrator" w:date="2019-03-11T23:35:00Z">
        <w:r w:rsidR="001C54BC">
          <w:rPr>
            <w:rFonts w:hint="eastAsia"/>
          </w:rPr>
          <w:t>是靠法器</w:t>
        </w:r>
      </w:ins>
      <w:ins w:id="11465" w:author="Administrator" w:date="2019-03-11T23:45:00Z">
        <w:r w:rsidR="00D552A9">
          <w:rPr>
            <w:rFonts w:hint="eastAsia"/>
          </w:rPr>
          <w:t>靈力</w:t>
        </w:r>
      </w:ins>
      <w:ins w:id="11466" w:author="Administrator" w:date="2019-03-11T23:35:00Z">
        <w:r w:rsidR="001C54BC">
          <w:rPr>
            <w:rFonts w:hint="eastAsia"/>
          </w:rPr>
          <w:t>所佈</w:t>
        </w:r>
      </w:ins>
      <w:ins w:id="11467" w:author="Administrator" w:date="2019-03-11T23:45:00Z">
        <w:r w:rsidR="00D552A9">
          <w:rPr>
            <w:rFonts w:hint="eastAsia"/>
          </w:rPr>
          <w:t>置而成</w:t>
        </w:r>
      </w:ins>
      <w:ins w:id="11468" w:author="Administrator" w:date="2019-03-11T23:35:00Z">
        <w:r w:rsidR="001C54BC">
          <w:rPr>
            <w:rFonts w:hint="eastAsia"/>
          </w:rPr>
          <w:t>，然而靈力有限，外力無窮，倘</w:t>
        </w:r>
      </w:ins>
      <w:ins w:id="11469" w:author="Administrator" w:date="2019-03-11T23:36:00Z">
        <w:r w:rsidR="001C54BC">
          <w:rPr>
            <w:rFonts w:hint="eastAsia"/>
          </w:rPr>
          <w:t>若外界之力遠遠大於陣法所能負荷的威能，那不論怎樣</w:t>
        </w:r>
      </w:ins>
      <w:ins w:id="11470" w:author="Administrator" w:date="2019-03-11T23:37:00Z">
        <w:r w:rsidR="001C54BC">
          <w:rPr>
            <w:rFonts w:hint="eastAsia"/>
          </w:rPr>
          <w:t>的陣法，遲早都有破解的一天。因此只要找出這陣法所能承受的最大限度，</w:t>
        </w:r>
      </w:ins>
      <w:ins w:id="11471" w:author="Administrator" w:date="2019-03-11T23:38:00Z">
        <w:r w:rsidR="001C54BC">
          <w:rPr>
            <w:rFonts w:hint="eastAsia"/>
          </w:rPr>
          <w:t>並以更大的力量施加於上，</w:t>
        </w:r>
      </w:ins>
      <w:ins w:id="11472" w:author="Administrator" w:date="2019-03-11T23:37:00Z">
        <w:r w:rsidR="001C54BC">
          <w:rPr>
            <w:rFonts w:hint="eastAsia"/>
          </w:rPr>
          <w:t>那便有辦法破之。」徐篙解釋著。</w:t>
        </w:r>
      </w:ins>
    </w:p>
    <w:p w:rsidR="000F0075" w:rsidRDefault="001C54BC">
      <w:pPr>
        <w:pStyle w:val="12"/>
        <w:spacing w:after="240"/>
        <w:ind w:leftChars="0" w:left="0"/>
        <w:rPr>
          <w:ins w:id="11473" w:author="Administrator" w:date="2019-03-11T23:38:00Z"/>
        </w:rPr>
        <w:pPrChange w:id="11474" w:author="Administrator" w:date="2019-03-10T12:46:00Z">
          <w:pPr>
            <w:pStyle w:val="12"/>
            <w:numPr>
              <w:numId w:val="1"/>
            </w:numPr>
            <w:spacing w:after="240"/>
            <w:ind w:leftChars="0" w:left="360" w:hanging="360"/>
            <w:outlineLvl w:val="0"/>
          </w:pPr>
        </w:pPrChange>
      </w:pPr>
      <w:ins w:id="11475" w:author="Administrator" w:date="2019-03-11T23:37:00Z">
        <w:r>
          <w:rPr>
            <w:rFonts w:hint="eastAsia"/>
          </w:rPr>
          <w:t>「你這說的不是廢話嗎？」陳姓少女一聽，翻了翻白眼，「要</w:t>
        </w:r>
      </w:ins>
      <w:ins w:id="11476" w:author="Administrator" w:date="2019-03-11T23:38:00Z">
        <w:r>
          <w:rPr>
            <w:rFonts w:hint="eastAsia"/>
          </w:rPr>
          <w:t>是我們能施展比這陣法還大的力量，早就把這石碑給搬起來了，還用得著在這想法子嗎？」</w:t>
        </w:r>
      </w:ins>
    </w:p>
    <w:p w:rsidR="000F0075" w:rsidRDefault="001C54BC">
      <w:pPr>
        <w:pStyle w:val="12"/>
        <w:spacing w:after="240"/>
        <w:ind w:leftChars="0" w:left="0"/>
        <w:rPr>
          <w:ins w:id="11477" w:author="Administrator" w:date="2019-03-12T00:13:00Z"/>
        </w:rPr>
        <w:pPrChange w:id="11478" w:author="Administrator" w:date="2019-03-10T12:46:00Z">
          <w:pPr>
            <w:pStyle w:val="12"/>
            <w:numPr>
              <w:numId w:val="1"/>
            </w:numPr>
            <w:spacing w:after="240"/>
            <w:ind w:leftChars="0" w:left="360" w:hanging="360"/>
            <w:outlineLvl w:val="0"/>
          </w:pPr>
        </w:pPrChange>
      </w:pPr>
      <w:ins w:id="11479" w:author="Administrator" w:date="2019-03-11T23:38:00Z">
        <w:r>
          <w:rPr>
            <w:rFonts w:hint="eastAsia"/>
          </w:rPr>
          <w:t>「嘿嘿</w:t>
        </w:r>
      </w:ins>
      <w:ins w:id="11480" w:author="Administrator" w:date="2019-03-11T23:39:00Z">
        <w:r>
          <w:rPr>
            <w:rFonts w:hint="eastAsia"/>
          </w:rPr>
          <w:t>…我可沒說，這力量一定得是像你這般死幹活幹的蠻力…」徐篙不甘</w:t>
        </w:r>
      </w:ins>
      <w:ins w:id="11481" w:author="Administrator" w:date="2019-03-11T23:40:00Z">
        <w:r>
          <w:rPr>
            <w:rFonts w:hint="eastAsia"/>
          </w:rPr>
          <w:t>勢弱，反唇相激說道。</w:t>
        </w:r>
      </w:ins>
    </w:p>
    <w:p w:rsidR="000F0075" w:rsidRDefault="0074793E">
      <w:pPr>
        <w:pStyle w:val="12"/>
        <w:spacing w:after="240"/>
        <w:ind w:leftChars="0" w:left="0"/>
        <w:rPr>
          <w:ins w:id="11482" w:author="Administrator" w:date="2019-03-11T23:40:00Z"/>
        </w:rPr>
        <w:pPrChange w:id="11483" w:author="Administrator" w:date="2019-03-10T12:46:00Z">
          <w:pPr>
            <w:pStyle w:val="12"/>
            <w:numPr>
              <w:numId w:val="1"/>
            </w:numPr>
            <w:spacing w:after="240"/>
            <w:ind w:leftChars="0" w:left="360" w:hanging="360"/>
            <w:outlineLvl w:val="0"/>
          </w:pPr>
        </w:pPrChange>
      </w:pPr>
      <w:ins w:id="11484" w:author="Administrator" w:date="2019-03-12T00:13:00Z">
        <w:r>
          <w:rPr>
            <w:rFonts w:hint="eastAsia"/>
          </w:rPr>
          <w:t>「你…」</w:t>
        </w:r>
      </w:ins>
    </w:p>
    <w:p w:rsidR="000F0075" w:rsidRDefault="001C54BC">
      <w:pPr>
        <w:pStyle w:val="12"/>
        <w:spacing w:after="240"/>
        <w:ind w:leftChars="0" w:left="0"/>
        <w:rPr>
          <w:ins w:id="11485" w:author="Administrator" w:date="2019-03-11T23:41:00Z"/>
        </w:rPr>
        <w:pPrChange w:id="11486" w:author="Administrator" w:date="2019-03-10T12:46:00Z">
          <w:pPr>
            <w:pStyle w:val="12"/>
            <w:numPr>
              <w:numId w:val="1"/>
            </w:numPr>
            <w:spacing w:after="240"/>
            <w:ind w:leftChars="0" w:left="360" w:hanging="360"/>
            <w:outlineLvl w:val="0"/>
          </w:pPr>
        </w:pPrChange>
      </w:pPr>
      <w:ins w:id="11487" w:author="Administrator" w:date="2019-03-11T23:40:00Z">
        <w:r>
          <w:rPr>
            <w:rFonts w:hint="eastAsia"/>
          </w:rPr>
          <w:t>「說重點！」李龍飛有些不耐，斥</w:t>
        </w:r>
      </w:ins>
      <w:ins w:id="11488" w:author="Administrator" w:date="2019-03-11T23:41:00Z">
        <w:r>
          <w:rPr>
            <w:rFonts w:hint="eastAsia"/>
          </w:rPr>
          <w:t>喝了</w:t>
        </w:r>
      </w:ins>
      <w:ins w:id="11489" w:author="Administrator" w:date="2019-03-12T00:13:00Z">
        <w:r w:rsidR="0074793E">
          <w:rPr>
            <w:rFonts w:hint="eastAsia"/>
          </w:rPr>
          <w:t>兩人</w:t>
        </w:r>
      </w:ins>
      <w:ins w:id="11490" w:author="Administrator" w:date="2019-03-11T23:41:00Z">
        <w:r>
          <w:rPr>
            <w:rFonts w:hint="eastAsia"/>
          </w:rPr>
          <w:t>一句。</w:t>
        </w:r>
      </w:ins>
    </w:p>
    <w:p w:rsidR="000F0075" w:rsidRDefault="001C54BC">
      <w:pPr>
        <w:pStyle w:val="12"/>
        <w:spacing w:after="240"/>
        <w:ind w:leftChars="0" w:left="0"/>
        <w:rPr>
          <w:ins w:id="11491" w:author="Administrator" w:date="2019-03-30T09:10:00Z"/>
        </w:rPr>
        <w:pPrChange w:id="11492" w:author="Administrator" w:date="2019-03-10T12:46:00Z">
          <w:pPr>
            <w:pStyle w:val="12"/>
            <w:numPr>
              <w:numId w:val="1"/>
            </w:numPr>
            <w:spacing w:after="240"/>
            <w:ind w:leftChars="0" w:left="360" w:hanging="360"/>
            <w:outlineLvl w:val="0"/>
          </w:pPr>
        </w:pPrChange>
      </w:pPr>
      <w:ins w:id="11493" w:author="Administrator" w:date="2019-03-11T23:41:00Z">
        <w:r>
          <w:rPr>
            <w:rFonts w:hint="eastAsia"/>
          </w:rPr>
          <w:lastRenderedPageBreak/>
          <w:t>「…</w:t>
        </w:r>
      </w:ins>
      <w:ins w:id="11494" w:author="Administrator" w:date="2019-03-11T23:45:00Z">
        <w:r w:rsidR="00D552A9">
          <w:rPr>
            <w:rFonts w:hint="eastAsia"/>
          </w:rPr>
          <w:t>重點是，</w:t>
        </w:r>
      </w:ins>
      <w:ins w:id="11495" w:author="Administrator" w:date="2019-03-30T09:09:00Z">
        <w:r w:rsidR="00A23416">
          <w:rPr>
            <w:rFonts w:hint="eastAsia"/>
          </w:rPr>
          <w:t>這名先祖，乃是一名邪修…」徐篙說時臉上神情</w:t>
        </w:r>
      </w:ins>
      <w:ins w:id="11496" w:author="Administrator" w:date="2019-03-30T09:10:00Z">
        <w:r w:rsidR="00A23416">
          <w:rPr>
            <w:rFonts w:hint="eastAsia"/>
          </w:rPr>
          <w:t>複雜，似有不屑可卻有有些欽佩。</w:t>
        </w:r>
      </w:ins>
    </w:p>
    <w:p w:rsidR="000F0075" w:rsidRDefault="00A23416">
      <w:pPr>
        <w:pStyle w:val="12"/>
        <w:spacing w:after="240"/>
        <w:ind w:leftChars="0" w:left="0"/>
        <w:rPr>
          <w:ins w:id="11497" w:author="Administrator" w:date="2019-03-30T09:11:00Z"/>
        </w:rPr>
        <w:pPrChange w:id="11498" w:author="Administrator" w:date="2019-03-10T12:46:00Z">
          <w:pPr>
            <w:pStyle w:val="12"/>
            <w:numPr>
              <w:numId w:val="1"/>
            </w:numPr>
            <w:spacing w:after="240"/>
            <w:ind w:leftChars="0" w:left="360" w:hanging="360"/>
            <w:outlineLvl w:val="0"/>
          </w:pPr>
        </w:pPrChange>
      </w:pPr>
      <w:ins w:id="11499" w:author="Administrator" w:date="2019-03-30T09:10:00Z">
        <w:r>
          <w:rPr>
            <w:rFonts w:hint="eastAsia"/>
          </w:rPr>
          <w:t>「阿…」一旁的陳姓少女啊了一聲，連忙掩口不語</w:t>
        </w:r>
      </w:ins>
      <w:ins w:id="11500" w:author="Administrator" w:date="2019-03-30T09:11:00Z">
        <w:r>
          <w:rPr>
            <w:rFonts w:hint="eastAsia"/>
          </w:rPr>
          <w:t>。</w:t>
        </w:r>
      </w:ins>
    </w:p>
    <w:p w:rsidR="000F0075" w:rsidRDefault="00A23416">
      <w:pPr>
        <w:pStyle w:val="12"/>
        <w:spacing w:after="240"/>
        <w:ind w:leftChars="0" w:left="0"/>
        <w:rPr>
          <w:ins w:id="11501" w:author="Administrator" w:date="2019-03-30T09:13:00Z"/>
        </w:rPr>
        <w:pPrChange w:id="11502" w:author="Administrator" w:date="2019-03-10T12:46:00Z">
          <w:pPr>
            <w:pStyle w:val="12"/>
            <w:numPr>
              <w:numId w:val="1"/>
            </w:numPr>
            <w:spacing w:after="240"/>
            <w:ind w:leftChars="0" w:left="360" w:hanging="360"/>
            <w:outlineLvl w:val="0"/>
          </w:pPr>
        </w:pPrChange>
      </w:pPr>
      <w:ins w:id="11503" w:author="Administrator" w:date="2019-03-30T09:11:00Z">
        <w:r>
          <w:rPr>
            <w:rFonts w:hint="eastAsia"/>
          </w:rPr>
          <w:t>也難怪她驚訝，畢竟修士之中，被冠上邪修之名，莫不是做過重大傷天害理之事，或</w:t>
        </w:r>
      </w:ins>
      <w:ins w:id="11504" w:author="Administrator" w:date="2019-03-30T09:13:00Z">
        <w:r>
          <w:rPr>
            <w:rFonts w:hint="eastAsia"/>
          </w:rPr>
          <w:t>專</w:t>
        </w:r>
      </w:ins>
      <w:ins w:id="11505" w:author="Administrator" w:date="2019-03-30T09:11:00Z">
        <w:r>
          <w:rPr>
            <w:rFonts w:hint="eastAsia"/>
          </w:rPr>
          <w:t>幹</w:t>
        </w:r>
      </w:ins>
      <w:ins w:id="11506" w:author="Administrator" w:date="2019-03-30T09:12:00Z">
        <w:r>
          <w:rPr>
            <w:rFonts w:hint="eastAsia"/>
          </w:rPr>
          <w:t>那</w:t>
        </w:r>
      </w:ins>
      <w:ins w:id="11507" w:author="Administrator" w:date="2019-03-30T09:11:00Z">
        <w:r>
          <w:rPr>
            <w:rFonts w:hint="eastAsia"/>
          </w:rPr>
          <w:t>姦淫</w:t>
        </w:r>
      </w:ins>
      <w:ins w:id="11508" w:author="Administrator" w:date="2019-03-30T09:12:00Z">
        <w:r>
          <w:rPr>
            <w:rFonts w:hint="eastAsia"/>
          </w:rPr>
          <w:t>擄掠的勾當，</w:t>
        </w:r>
      </w:ins>
      <w:ins w:id="11509" w:author="Administrator" w:date="2019-03-30T09:34:00Z">
        <w:r w:rsidR="00D136C5">
          <w:rPr>
            <w:rFonts w:hint="eastAsia"/>
          </w:rPr>
          <w:t>一般來說，</w:t>
        </w:r>
      </w:ins>
      <w:ins w:id="11510" w:author="Administrator" w:date="2019-03-30T09:13:00Z">
        <w:r>
          <w:rPr>
            <w:rFonts w:hint="eastAsia"/>
          </w:rPr>
          <w:t>被正派修士</w:t>
        </w:r>
      </w:ins>
      <w:ins w:id="11511" w:author="Administrator" w:date="2019-03-30T09:34:00Z">
        <w:r w:rsidR="00D136C5">
          <w:rPr>
            <w:rFonts w:hint="eastAsia"/>
          </w:rPr>
          <w:t>遇到都會</w:t>
        </w:r>
      </w:ins>
      <w:ins w:id="11512" w:author="Administrator" w:date="2019-03-30T09:35:00Z">
        <w:r w:rsidR="00D136C5">
          <w:rPr>
            <w:rFonts w:hint="eastAsia"/>
          </w:rPr>
          <w:t>被</w:t>
        </w:r>
      </w:ins>
      <w:ins w:id="11513" w:author="Administrator" w:date="2019-03-30T09:33:00Z">
        <w:r w:rsidR="00D136C5">
          <w:rPr>
            <w:rFonts w:hint="eastAsia"/>
          </w:rPr>
          <w:t>追殺</w:t>
        </w:r>
      </w:ins>
      <w:ins w:id="11514" w:author="Administrator" w:date="2019-03-30T09:34:00Z">
        <w:r w:rsidR="00D136C5">
          <w:rPr>
            <w:rFonts w:hint="eastAsia"/>
          </w:rPr>
          <w:t>或是</w:t>
        </w:r>
      </w:ins>
      <w:ins w:id="11515" w:author="Administrator" w:date="2019-03-30T09:13:00Z">
        <w:r>
          <w:rPr>
            <w:rFonts w:hint="eastAsia"/>
          </w:rPr>
          <w:t>不恥</w:t>
        </w:r>
      </w:ins>
      <w:ins w:id="11516" w:author="Administrator" w:date="2019-03-30T09:34:00Z">
        <w:r w:rsidR="00D136C5">
          <w:rPr>
            <w:rFonts w:hint="eastAsia"/>
          </w:rPr>
          <w:t>，</w:t>
        </w:r>
      </w:ins>
      <w:ins w:id="11517" w:author="Administrator" w:date="2019-03-30T09:35:00Z">
        <w:r w:rsidR="00D136C5">
          <w:rPr>
            <w:rFonts w:hint="eastAsia"/>
          </w:rPr>
          <w:t>若是家族內出過邪修，通常也會隱瞞下來</w:t>
        </w:r>
      </w:ins>
      <w:ins w:id="11518" w:author="Administrator" w:date="2019-03-30T09:13:00Z">
        <w:r>
          <w:rPr>
            <w:rFonts w:hint="eastAsia"/>
          </w:rPr>
          <w:t>。</w:t>
        </w:r>
      </w:ins>
    </w:p>
    <w:p w:rsidR="000F0075" w:rsidRDefault="00A23416">
      <w:pPr>
        <w:pStyle w:val="12"/>
        <w:spacing w:after="240"/>
        <w:ind w:leftChars="0" w:left="0"/>
        <w:rPr>
          <w:ins w:id="11519" w:author="Administrator" w:date="2019-03-30T09:33:00Z"/>
        </w:rPr>
        <w:pPrChange w:id="11520" w:author="Administrator" w:date="2019-03-10T12:46:00Z">
          <w:pPr>
            <w:pStyle w:val="12"/>
            <w:numPr>
              <w:numId w:val="1"/>
            </w:numPr>
            <w:spacing w:after="240"/>
            <w:ind w:leftChars="0" w:left="360" w:hanging="360"/>
            <w:outlineLvl w:val="0"/>
          </w:pPr>
        </w:pPrChange>
      </w:pPr>
      <w:ins w:id="11521" w:author="Administrator" w:date="2019-03-30T09:13:00Z">
        <w:r>
          <w:rPr>
            <w:rFonts w:hint="eastAsia"/>
          </w:rPr>
          <w:t>徐篙雖然人品不好，但行為</w:t>
        </w:r>
        <w:r w:rsidR="00D136C5">
          <w:rPr>
            <w:rFonts w:hint="eastAsia"/>
          </w:rPr>
          <w:t>仍算正派修士</w:t>
        </w:r>
        <w:r>
          <w:rPr>
            <w:rFonts w:hint="eastAsia"/>
          </w:rPr>
          <w:t>，</w:t>
        </w:r>
      </w:ins>
      <w:ins w:id="11522" w:author="Administrator" w:date="2019-03-30T09:35:00Z">
        <w:r w:rsidR="00D136C5">
          <w:rPr>
            <w:rFonts w:hint="eastAsia"/>
          </w:rPr>
          <w:t>此</w:t>
        </w:r>
      </w:ins>
      <w:ins w:id="11523" w:author="Administrator" w:date="2019-03-30T09:36:00Z">
        <w:r w:rsidR="00D136C5">
          <w:rPr>
            <w:rFonts w:hint="eastAsia"/>
          </w:rPr>
          <w:t>時卻承認</w:t>
        </w:r>
      </w:ins>
      <w:ins w:id="11524" w:author="Administrator" w:date="2019-03-30T09:13:00Z">
        <w:r>
          <w:rPr>
            <w:rFonts w:hint="eastAsia"/>
          </w:rPr>
          <w:t>其祖上卻出過一名邪</w:t>
        </w:r>
      </w:ins>
      <w:ins w:id="11525" w:author="Administrator" w:date="2019-03-30T09:14:00Z">
        <w:r>
          <w:rPr>
            <w:rFonts w:hint="eastAsia"/>
          </w:rPr>
          <w:t>修，這可</w:t>
        </w:r>
      </w:ins>
      <w:ins w:id="11526" w:author="Administrator" w:date="2019-03-30T09:36:00Z">
        <w:r w:rsidR="00D136C5">
          <w:rPr>
            <w:rFonts w:hint="eastAsia"/>
          </w:rPr>
          <w:t>的確</w:t>
        </w:r>
      </w:ins>
      <w:ins w:id="11527" w:author="Administrator" w:date="2019-03-30T09:14:00Z">
        <w:r>
          <w:rPr>
            <w:rFonts w:hint="eastAsia"/>
          </w:rPr>
          <w:t>叫人</w:t>
        </w:r>
      </w:ins>
      <w:ins w:id="11528" w:author="Administrator" w:date="2019-03-30T09:32:00Z">
        <w:r w:rsidR="00D136C5">
          <w:rPr>
            <w:rFonts w:hint="eastAsia"/>
          </w:rPr>
          <w:t>吃驚</w:t>
        </w:r>
      </w:ins>
      <w:ins w:id="11529" w:author="Administrator" w:date="2019-03-30T09:33:00Z">
        <w:r w:rsidR="00D136C5">
          <w:rPr>
            <w:rFonts w:hint="eastAsia"/>
          </w:rPr>
          <w:t>。</w:t>
        </w:r>
      </w:ins>
    </w:p>
    <w:p w:rsidR="000F0075" w:rsidRDefault="00D136C5">
      <w:pPr>
        <w:pStyle w:val="12"/>
        <w:spacing w:after="240"/>
        <w:ind w:leftChars="0" w:left="0"/>
        <w:rPr>
          <w:ins w:id="11530" w:author="Administrator" w:date="2019-03-30T09:39:00Z"/>
        </w:rPr>
        <w:pPrChange w:id="11531" w:author="Administrator" w:date="2019-03-10T12:46:00Z">
          <w:pPr>
            <w:pStyle w:val="12"/>
            <w:numPr>
              <w:numId w:val="1"/>
            </w:numPr>
            <w:spacing w:after="240"/>
            <w:ind w:leftChars="0" w:left="360" w:hanging="360"/>
            <w:outlineLvl w:val="0"/>
          </w:pPr>
        </w:pPrChange>
      </w:pPr>
      <w:ins w:id="11532" w:author="Administrator" w:date="2019-03-30T09:33:00Z">
        <w:r>
          <w:rPr>
            <w:rFonts w:hint="eastAsia"/>
          </w:rPr>
          <w:t>徐篙聽到陳姓少女驚呼聲，臉上也是一紅，不過他仍是繼續說道，「</w:t>
        </w:r>
      </w:ins>
      <w:ins w:id="11533" w:author="Administrator" w:date="2019-03-30T09:36:00Z">
        <w:r>
          <w:rPr>
            <w:rFonts w:hint="eastAsia"/>
          </w:rPr>
          <w:t>先祖雖身為邪修，但他在陣法造詣上的確有其專精之道。</w:t>
        </w:r>
      </w:ins>
      <w:ins w:id="11534" w:author="Administrator" w:date="2019-03-11T23:46:00Z">
        <w:r>
          <w:rPr>
            <w:rFonts w:hint="eastAsia"/>
          </w:rPr>
          <w:t>他</w:t>
        </w:r>
        <w:r w:rsidR="00D552A9">
          <w:rPr>
            <w:rFonts w:hint="eastAsia"/>
          </w:rPr>
          <w:t>留下</w:t>
        </w:r>
      </w:ins>
      <w:ins w:id="11535" w:author="Administrator" w:date="2019-03-30T09:37:00Z">
        <w:r>
          <w:rPr>
            <w:rFonts w:hint="eastAsia"/>
          </w:rPr>
          <w:t>的那</w:t>
        </w:r>
      </w:ins>
      <w:ins w:id="11536" w:author="Administrator" w:date="2019-03-11T23:47:00Z">
        <w:r w:rsidR="00D552A9">
          <w:rPr>
            <w:rFonts w:hint="eastAsia"/>
          </w:rPr>
          <w:t>套</w:t>
        </w:r>
      </w:ins>
      <w:ins w:id="11537" w:author="Administrator" w:date="2019-03-30T09:37:00Z">
        <w:r>
          <w:rPr>
            <w:rFonts w:hint="eastAsia"/>
          </w:rPr>
          <w:t>破陣法訣中，還有</w:t>
        </w:r>
      </w:ins>
      <w:ins w:id="11538" w:author="Administrator" w:date="2019-03-30T09:38:00Z">
        <w:r>
          <w:rPr>
            <w:rFonts w:hint="eastAsia"/>
          </w:rPr>
          <w:t>一個他從邪道功法學來的</w:t>
        </w:r>
      </w:ins>
      <w:ins w:id="11539" w:author="Administrator" w:date="2019-03-29T22:44:00Z">
        <w:r>
          <w:rPr>
            <w:rFonts w:hint="eastAsia"/>
          </w:rPr>
          <w:t>禁</w:t>
        </w:r>
      </w:ins>
      <w:ins w:id="11540" w:author="Administrator" w:date="2019-03-30T09:39:00Z">
        <w:r>
          <w:rPr>
            <w:rFonts w:hint="eastAsia"/>
          </w:rPr>
          <w:t>忌法</w:t>
        </w:r>
      </w:ins>
      <w:ins w:id="11541" w:author="Administrator" w:date="2019-03-11T23:47:00Z">
        <w:r w:rsidR="00D552A9">
          <w:rPr>
            <w:rFonts w:hint="eastAsia"/>
          </w:rPr>
          <w:t>訣</w:t>
        </w:r>
      </w:ins>
      <w:ins w:id="11542" w:author="Administrator" w:date="2019-03-11T23:46:00Z">
        <w:r w:rsidR="00D552A9">
          <w:rPr>
            <w:rFonts w:hint="eastAsia"/>
          </w:rPr>
          <w:t>，可以</w:t>
        </w:r>
      </w:ins>
      <w:ins w:id="11543" w:author="Administrator" w:date="2019-03-29T22:46:00Z">
        <w:r w:rsidR="00BF669E">
          <w:rPr>
            <w:rFonts w:hint="eastAsia"/>
          </w:rPr>
          <w:t>短暫</w:t>
        </w:r>
      </w:ins>
      <w:ins w:id="11544" w:author="Administrator" w:date="2019-03-11T23:47:00Z">
        <w:r w:rsidR="00BF669E">
          <w:rPr>
            <w:rFonts w:hint="eastAsia"/>
          </w:rPr>
          <w:t>大幅度的</w:t>
        </w:r>
      </w:ins>
      <w:ins w:id="11545" w:author="Administrator" w:date="2019-03-29T22:40:00Z">
        <w:r w:rsidR="00BF669E">
          <w:rPr>
            <w:rFonts w:hint="eastAsia"/>
          </w:rPr>
          <w:t>增加自身的</w:t>
        </w:r>
      </w:ins>
      <w:ins w:id="11546" w:author="Administrator" w:date="2019-03-11T23:48:00Z">
        <w:r w:rsidR="00BF669E">
          <w:rPr>
            <w:rFonts w:hint="eastAsia"/>
          </w:rPr>
          <w:t>靈</w:t>
        </w:r>
      </w:ins>
      <w:ins w:id="11547" w:author="Administrator" w:date="2019-03-29T22:40:00Z">
        <w:r w:rsidR="00BF669E">
          <w:rPr>
            <w:rFonts w:hint="eastAsia"/>
          </w:rPr>
          <w:t>力</w:t>
        </w:r>
      </w:ins>
      <w:ins w:id="11548" w:author="Administrator" w:date="2019-03-11T23:48:00Z">
        <w:r w:rsidR="00BF669E">
          <w:rPr>
            <w:rFonts w:hint="eastAsia"/>
          </w:rPr>
          <w:t>，</w:t>
        </w:r>
      </w:ins>
      <w:ins w:id="11549" w:author="Administrator" w:date="2019-03-30T09:38:00Z">
        <w:r>
          <w:rPr>
            <w:rFonts w:hint="eastAsia"/>
          </w:rPr>
          <w:t>以</w:t>
        </w:r>
      </w:ins>
      <w:ins w:id="11550" w:author="Administrator" w:date="2019-03-11T23:49:00Z">
        <w:r w:rsidR="0049078B">
          <w:rPr>
            <w:rFonts w:hint="eastAsia"/>
          </w:rPr>
          <w:t>用來破解陣法。</w:t>
        </w:r>
      </w:ins>
      <w:ins w:id="11551" w:author="Administrator" w:date="2019-03-30T09:39:00Z">
        <w:r>
          <w:rPr>
            <w:rFonts w:hint="eastAsia"/>
          </w:rPr>
          <w:t>」</w:t>
        </w:r>
      </w:ins>
    </w:p>
    <w:p w:rsidR="000F0075" w:rsidRDefault="00D136C5">
      <w:pPr>
        <w:pStyle w:val="12"/>
        <w:spacing w:after="240"/>
        <w:ind w:leftChars="0" w:left="0"/>
        <w:rPr>
          <w:ins w:id="11552" w:author="Administrator" w:date="2019-03-11T23:51:00Z"/>
        </w:rPr>
        <w:pPrChange w:id="11553" w:author="Administrator" w:date="2019-03-10T12:46:00Z">
          <w:pPr>
            <w:pStyle w:val="12"/>
            <w:numPr>
              <w:numId w:val="1"/>
            </w:numPr>
            <w:spacing w:after="240"/>
            <w:ind w:leftChars="0" w:left="360" w:hanging="360"/>
            <w:outlineLvl w:val="0"/>
          </w:pPr>
        </w:pPrChange>
      </w:pPr>
      <w:ins w:id="11554" w:author="Administrator" w:date="2019-03-30T09:39:00Z">
        <w:r>
          <w:rPr>
            <w:rFonts w:hint="eastAsia"/>
          </w:rPr>
          <w:t>「</w:t>
        </w:r>
      </w:ins>
      <w:ins w:id="11555" w:author="Administrator" w:date="2019-03-11T23:49:00Z">
        <w:r w:rsidR="0049078B">
          <w:rPr>
            <w:rFonts w:hint="eastAsia"/>
          </w:rPr>
          <w:t>只不過…這</w:t>
        </w:r>
      </w:ins>
      <w:ins w:id="11556" w:author="Administrator" w:date="2019-03-14T00:06:00Z">
        <w:r w:rsidR="0049078B">
          <w:rPr>
            <w:rFonts w:hint="eastAsia"/>
          </w:rPr>
          <w:t>法訣</w:t>
        </w:r>
      </w:ins>
      <w:ins w:id="11557" w:author="Administrator" w:date="2019-03-11T23:49:00Z">
        <w:r w:rsidR="00D552A9">
          <w:rPr>
            <w:rFonts w:hint="eastAsia"/>
          </w:rPr>
          <w:t>的</w:t>
        </w:r>
      </w:ins>
      <w:ins w:id="11558" w:author="Administrator" w:date="2019-03-30T09:38:00Z">
        <w:r>
          <w:rPr>
            <w:rFonts w:hint="eastAsia"/>
          </w:rPr>
          <w:t>既然是禁忌</w:t>
        </w:r>
      </w:ins>
      <w:ins w:id="11559" w:author="Administrator" w:date="2019-03-30T09:39:00Z">
        <w:r>
          <w:rPr>
            <w:rFonts w:hint="eastAsia"/>
          </w:rPr>
          <w:t>，</w:t>
        </w:r>
      </w:ins>
      <w:ins w:id="11560" w:author="Administrator" w:date="2019-03-11T23:49:00Z">
        <w:r w:rsidR="00D552A9">
          <w:rPr>
            <w:rFonts w:hint="eastAsia"/>
          </w:rPr>
          <w:t>副作用</w:t>
        </w:r>
      </w:ins>
      <w:ins w:id="11561" w:author="Administrator" w:date="2019-03-30T09:39:00Z">
        <w:r>
          <w:rPr>
            <w:rFonts w:hint="eastAsia"/>
          </w:rPr>
          <w:t>並</w:t>
        </w:r>
      </w:ins>
      <w:ins w:id="11562" w:author="Administrator" w:date="2019-03-11T23:49:00Z">
        <w:r w:rsidR="00D552A9">
          <w:rPr>
            <w:rFonts w:hint="eastAsia"/>
          </w:rPr>
          <w:t>不小，</w:t>
        </w:r>
      </w:ins>
      <w:ins w:id="11563" w:author="Administrator" w:date="2019-03-30T09:39:00Z">
        <w:r>
          <w:rPr>
            <w:rFonts w:hint="eastAsia"/>
          </w:rPr>
          <w:t>增加自身靈力，</w:t>
        </w:r>
      </w:ins>
      <w:ins w:id="11564" w:author="Administrator" w:date="2019-03-29T22:45:00Z">
        <w:r w:rsidR="00BF669E">
          <w:rPr>
            <w:rFonts w:hint="eastAsia"/>
          </w:rPr>
          <w:t>說穿了，</w:t>
        </w:r>
      </w:ins>
      <w:ins w:id="11565" w:author="Administrator" w:date="2019-03-30T09:39:00Z">
        <w:r>
          <w:rPr>
            <w:rFonts w:hint="eastAsia"/>
          </w:rPr>
          <w:t>也</w:t>
        </w:r>
      </w:ins>
      <w:ins w:id="11566" w:author="Administrator" w:date="2019-03-30T09:40:00Z">
        <w:r>
          <w:rPr>
            <w:rFonts w:hint="eastAsia"/>
          </w:rPr>
          <w:t>只</w:t>
        </w:r>
      </w:ins>
      <w:ins w:id="11567" w:author="Administrator" w:date="2019-03-30T09:39:00Z">
        <w:r>
          <w:rPr>
            <w:rFonts w:hint="eastAsia"/>
          </w:rPr>
          <w:t>是</w:t>
        </w:r>
      </w:ins>
      <w:ins w:id="11568" w:author="Administrator" w:date="2019-03-29T22:45:00Z">
        <w:r w:rsidR="00BF669E">
          <w:rPr>
            <w:rFonts w:hint="eastAsia"/>
          </w:rPr>
          <w:t>奪取</w:t>
        </w:r>
      </w:ins>
      <w:ins w:id="11569" w:author="Administrator" w:date="2019-03-30T09:39:00Z">
        <w:r>
          <w:rPr>
            <w:rFonts w:hint="eastAsia"/>
          </w:rPr>
          <w:t>他人靈力</w:t>
        </w:r>
      </w:ins>
      <w:ins w:id="11570" w:author="Administrator" w:date="2019-03-29T22:45:00Z">
        <w:r w:rsidR="00BF669E">
          <w:rPr>
            <w:rFonts w:hint="eastAsia"/>
          </w:rPr>
          <w:t>，</w:t>
        </w:r>
      </w:ins>
      <w:ins w:id="11571" w:author="Administrator" w:date="2019-03-30T09:39:00Z">
        <w:r>
          <w:rPr>
            <w:rFonts w:hint="eastAsia"/>
          </w:rPr>
          <w:t>除了</w:t>
        </w:r>
      </w:ins>
      <w:ins w:id="11572" w:author="Administrator" w:date="2019-03-29T22:45:00Z">
        <w:r>
          <w:rPr>
            <w:rFonts w:hint="eastAsia"/>
          </w:rPr>
          <w:t>被奪取</w:t>
        </w:r>
      </w:ins>
      <w:ins w:id="11573" w:author="Administrator" w:date="2019-03-30T09:40:00Z">
        <w:r>
          <w:rPr>
            <w:rFonts w:hint="eastAsia"/>
          </w:rPr>
          <w:t>者</w:t>
        </w:r>
      </w:ins>
      <w:ins w:id="11574" w:author="Administrator" w:date="2019-03-29T22:45:00Z">
        <w:r w:rsidR="00BF669E">
          <w:rPr>
            <w:rFonts w:hint="eastAsia"/>
          </w:rPr>
          <w:t>，</w:t>
        </w:r>
      </w:ins>
      <w:ins w:id="11575" w:author="Administrator" w:date="2019-03-11T23:49:00Z">
        <w:r w:rsidR="00D552A9">
          <w:rPr>
            <w:rFonts w:hint="eastAsia"/>
          </w:rPr>
          <w:t>輕者</w:t>
        </w:r>
      </w:ins>
      <w:ins w:id="11576" w:author="Administrator" w:date="2019-03-17T00:59:00Z">
        <w:r w:rsidR="006241AC">
          <w:rPr>
            <w:rFonts w:hint="eastAsia"/>
          </w:rPr>
          <w:t>靈脈</w:t>
        </w:r>
      </w:ins>
      <w:ins w:id="11577" w:author="Administrator" w:date="2019-03-11T23:50:00Z">
        <w:r w:rsidR="00D552A9">
          <w:rPr>
            <w:rFonts w:hint="eastAsia"/>
          </w:rPr>
          <w:t>受創，重者丹田氣海破</w:t>
        </w:r>
      </w:ins>
      <w:ins w:id="11578" w:author="Administrator" w:date="2019-03-12T00:14:00Z">
        <w:r w:rsidR="0074793E">
          <w:rPr>
            <w:rFonts w:hint="eastAsia"/>
          </w:rPr>
          <w:t>碎</w:t>
        </w:r>
      </w:ins>
      <w:ins w:id="11579" w:author="Administrator" w:date="2019-03-30T09:40:00Z">
        <w:r>
          <w:rPr>
            <w:rFonts w:hint="eastAsia"/>
          </w:rPr>
          <w:t>之外，施術者本身也受到一定風險</w:t>
        </w:r>
      </w:ins>
      <w:ins w:id="11580" w:author="Administrator" w:date="2019-03-11T23:50:00Z">
        <w:r w:rsidR="00BF669E">
          <w:rPr>
            <w:rFonts w:hint="eastAsia"/>
          </w:rPr>
          <w:t>，因此一直以來都被我族內長輩視做</w:t>
        </w:r>
      </w:ins>
      <w:ins w:id="11581" w:author="Administrator" w:date="2019-03-29T22:45:00Z">
        <w:r w:rsidR="00BF669E">
          <w:rPr>
            <w:rFonts w:hint="eastAsia"/>
          </w:rPr>
          <w:t>禁忌</w:t>
        </w:r>
      </w:ins>
      <w:ins w:id="11582" w:author="Administrator" w:date="2019-03-11T23:51:00Z">
        <w:r w:rsidR="00D552A9">
          <w:rPr>
            <w:rFonts w:hint="eastAsia"/>
          </w:rPr>
          <w:t>，棄之不用。」</w:t>
        </w:r>
      </w:ins>
    </w:p>
    <w:p w:rsidR="000F0075" w:rsidRDefault="00D552A9">
      <w:pPr>
        <w:pStyle w:val="12"/>
        <w:spacing w:after="240"/>
        <w:ind w:leftChars="0" w:left="0"/>
        <w:rPr>
          <w:ins w:id="11583" w:author="Administrator" w:date="2019-03-11T23:56:00Z"/>
        </w:rPr>
        <w:pPrChange w:id="11584" w:author="Administrator" w:date="2019-03-10T12:46:00Z">
          <w:pPr>
            <w:pStyle w:val="12"/>
            <w:numPr>
              <w:numId w:val="1"/>
            </w:numPr>
            <w:spacing w:after="240"/>
            <w:ind w:leftChars="0" w:left="360" w:hanging="360"/>
            <w:outlineLvl w:val="0"/>
          </w:pPr>
        </w:pPrChange>
      </w:pPr>
      <w:ins w:id="11585" w:author="Administrator" w:date="2019-03-11T23:51:00Z">
        <w:r>
          <w:rPr>
            <w:rFonts w:hint="eastAsia"/>
          </w:rPr>
          <w:t>「我當時跟弟弟一起出來闖蕩，隨手帶</w:t>
        </w:r>
      </w:ins>
      <w:ins w:id="11586" w:author="Administrator" w:date="2019-03-12T00:14:00Z">
        <w:r w:rsidR="0074793E">
          <w:rPr>
            <w:rFonts w:hint="eastAsia"/>
          </w:rPr>
          <w:t>在身上</w:t>
        </w:r>
      </w:ins>
      <w:ins w:id="11587" w:author="Administrator" w:date="2019-03-11T23:51:00Z">
        <w:r>
          <w:rPr>
            <w:rFonts w:hint="eastAsia"/>
          </w:rPr>
          <w:t>，</w:t>
        </w:r>
      </w:ins>
      <w:ins w:id="11588" w:author="Administrator" w:date="2019-03-11T23:55:00Z">
        <w:r w:rsidR="00A82063">
          <w:rPr>
            <w:rFonts w:hint="eastAsia"/>
          </w:rPr>
          <w:t>想不到今天卻派上用場了…」說完，徐篙從懷中掏出一枚玉簡，丟到李龍飛的</w:t>
        </w:r>
      </w:ins>
      <w:ins w:id="11589" w:author="Administrator" w:date="2019-03-11T23:56:00Z">
        <w:r w:rsidR="00A82063">
          <w:rPr>
            <w:rFonts w:hint="eastAsia"/>
          </w:rPr>
          <w:t>手上。</w:t>
        </w:r>
      </w:ins>
    </w:p>
    <w:p w:rsidR="000F0075" w:rsidRDefault="00A82063">
      <w:pPr>
        <w:pStyle w:val="12"/>
        <w:spacing w:after="240"/>
        <w:ind w:leftChars="0" w:left="0"/>
        <w:rPr>
          <w:ins w:id="11590" w:author="Administrator" w:date="2019-03-10T12:39:00Z"/>
        </w:rPr>
        <w:pPrChange w:id="11591" w:author="Administrator" w:date="2019-03-10T12:46:00Z">
          <w:pPr>
            <w:pStyle w:val="12"/>
            <w:numPr>
              <w:numId w:val="1"/>
            </w:numPr>
            <w:spacing w:after="240"/>
            <w:ind w:leftChars="0" w:left="360" w:hanging="360"/>
            <w:outlineLvl w:val="0"/>
          </w:pPr>
        </w:pPrChange>
      </w:pPr>
      <w:ins w:id="11592" w:author="Administrator" w:date="2019-03-11T23:56:00Z">
        <w:r>
          <w:rPr>
            <w:rFonts w:hint="eastAsia"/>
          </w:rPr>
          <w:t>「先說好，</w:t>
        </w:r>
      </w:ins>
      <w:ins w:id="11593" w:author="Administrator" w:date="2019-03-29T22:46:00Z">
        <w:r w:rsidR="00D136C5">
          <w:rPr>
            <w:rFonts w:hint="eastAsia"/>
          </w:rPr>
          <w:t>這奪取靈力的</w:t>
        </w:r>
      </w:ins>
      <w:ins w:id="11594" w:author="Administrator" w:date="2019-03-30T09:40:00Z">
        <w:r w:rsidR="00D136C5">
          <w:rPr>
            <w:rFonts w:hint="eastAsia"/>
          </w:rPr>
          <w:t>禁咒</w:t>
        </w:r>
      </w:ins>
      <w:ins w:id="11595" w:author="Administrator" w:date="2019-03-29T22:46:00Z">
        <w:r w:rsidR="00BF669E">
          <w:rPr>
            <w:rFonts w:hint="eastAsia"/>
          </w:rPr>
          <w:t>我再熟悉不過</w:t>
        </w:r>
      </w:ins>
      <w:ins w:id="11596" w:author="Administrator" w:date="2019-03-11T23:56:00Z">
        <w:r>
          <w:rPr>
            <w:rFonts w:hint="eastAsia"/>
          </w:rPr>
          <w:t>，</w:t>
        </w:r>
      </w:ins>
      <w:ins w:id="11597" w:author="Administrator" w:date="2019-03-29T22:47:00Z">
        <w:r w:rsidR="00BF669E">
          <w:rPr>
            <w:rFonts w:hint="eastAsia"/>
          </w:rPr>
          <w:t>若你施展在我身上，為求自保，我必定會反過</w:t>
        </w:r>
      </w:ins>
      <w:ins w:id="11598" w:author="Administrator" w:date="2019-03-29T23:05:00Z">
        <w:r w:rsidR="00924917">
          <w:rPr>
            <w:rFonts w:hint="eastAsia"/>
          </w:rPr>
          <w:t>來</w:t>
        </w:r>
      </w:ins>
      <w:ins w:id="11599" w:author="Administrator" w:date="2019-03-29T22:48:00Z">
        <w:r w:rsidR="00BF669E">
          <w:rPr>
            <w:rFonts w:hint="eastAsia"/>
          </w:rPr>
          <w:t>抵抗</w:t>
        </w:r>
      </w:ins>
      <w:ins w:id="11600" w:author="Administrator" w:date="2019-03-29T23:05:00Z">
        <w:r w:rsidR="00924917">
          <w:rPr>
            <w:rFonts w:hint="eastAsia"/>
          </w:rPr>
          <w:t>，屆時，</w:t>
        </w:r>
      </w:ins>
      <w:ins w:id="11601" w:author="Administrator" w:date="2019-03-30T09:41:00Z">
        <w:r w:rsidR="00D136C5">
          <w:rPr>
            <w:rFonts w:hint="eastAsia"/>
          </w:rPr>
          <w:t>若術法反噬，</w:t>
        </w:r>
      </w:ins>
      <w:ins w:id="11602" w:author="Administrator" w:date="2019-03-29T23:05:00Z">
        <w:r w:rsidR="00D136C5">
          <w:rPr>
            <w:rFonts w:hint="eastAsia"/>
          </w:rPr>
          <w:t>恐怕你</w:t>
        </w:r>
      </w:ins>
      <w:ins w:id="11603" w:author="Administrator" w:date="2019-03-30T09:41:00Z">
        <w:r w:rsidR="00D136C5">
          <w:rPr>
            <w:rFonts w:hint="eastAsia"/>
          </w:rPr>
          <w:t>會得不</w:t>
        </w:r>
      </w:ins>
      <w:ins w:id="11604" w:author="Administrator" w:date="2019-03-29T23:05:00Z">
        <w:r w:rsidR="00924917">
          <w:rPr>
            <w:rFonts w:hint="eastAsia"/>
          </w:rPr>
          <w:t>償</w:t>
        </w:r>
      </w:ins>
      <w:ins w:id="11605" w:author="Administrator" w:date="2019-03-30T09:41:00Z">
        <w:r w:rsidR="00D136C5">
          <w:rPr>
            <w:rFonts w:hint="eastAsia"/>
          </w:rPr>
          <w:t>失</w:t>
        </w:r>
      </w:ins>
      <w:ins w:id="11606" w:author="Administrator" w:date="2019-03-11T23:56:00Z">
        <w:r>
          <w:rPr>
            <w:rFonts w:hint="eastAsia"/>
          </w:rPr>
          <w:t>…」徐篙邊說還邊看</w:t>
        </w:r>
      </w:ins>
      <w:ins w:id="11607" w:author="Administrator" w:date="2019-03-11T23:57:00Z">
        <w:r>
          <w:rPr>
            <w:rFonts w:hint="eastAsia"/>
          </w:rPr>
          <w:t>著其他三人，嘴角揚起一絲冷笑。</w:t>
        </w:r>
      </w:ins>
    </w:p>
    <w:p w:rsidR="00BF669E" w:rsidRDefault="003D7B09" w:rsidP="00BF669E">
      <w:pPr>
        <w:pStyle w:val="12"/>
        <w:numPr>
          <w:ilvl w:val="0"/>
          <w:numId w:val="1"/>
        </w:numPr>
        <w:spacing w:after="240"/>
        <w:ind w:leftChars="0"/>
        <w:outlineLvl w:val="0"/>
        <w:rPr>
          <w:ins w:id="11608" w:author="Administrator" w:date="2019-03-12T22:40:00Z"/>
        </w:rPr>
      </w:pPr>
      <w:ins w:id="11609" w:author="Administrator" w:date="2019-03-29T22:53:00Z">
        <w:r>
          <w:rPr>
            <w:rFonts w:hint="eastAsia"/>
          </w:rPr>
          <w:t>納靈訣、</w:t>
        </w:r>
      </w:ins>
      <w:ins w:id="11610" w:author="Administrator" w:date="2019-03-17T01:00:00Z">
        <w:r w:rsidR="006241AC">
          <w:rPr>
            <w:rFonts w:hint="eastAsia"/>
          </w:rPr>
          <w:t>衍陣訣</w:t>
        </w:r>
      </w:ins>
    </w:p>
    <w:p w:rsidR="000F0075" w:rsidRDefault="007E60C9">
      <w:pPr>
        <w:pStyle w:val="12"/>
        <w:spacing w:after="240"/>
        <w:ind w:leftChars="0" w:left="0"/>
        <w:rPr>
          <w:ins w:id="11611" w:author="Administrator" w:date="2019-03-29T22:48:00Z"/>
        </w:rPr>
        <w:pPrChange w:id="11612" w:author="Administrator" w:date="2019-03-29T22:48:00Z">
          <w:pPr>
            <w:pStyle w:val="12"/>
            <w:numPr>
              <w:numId w:val="1"/>
            </w:numPr>
            <w:spacing w:after="240"/>
            <w:ind w:leftChars="0" w:left="360" w:hanging="360"/>
            <w:outlineLvl w:val="0"/>
          </w:pPr>
        </w:pPrChange>
      </w:pPr>
      <w:ins w:id="11613" w:author="Administrator" w:date="2019-03-29T22:48:00Z">
        <w:r>
          <w:rPr>
            <w:rFonts w:hint="eastAsia"/>
          </w:rPr>
          <w:t>「竟</w:t>
        </w:r>
      </w:ins>
      <w:ins w:id="11614" w:author="Administrator" w:date="2019-03-30T09:41:00Z">
        <w:r>
          <w:rPr>
            <w:rFonts w:hint="eastAsia"/>
          </w:rPr>
          <w:t>然是</w:t>
        </w:r>
      </w:ins>
      <w:ins w:id="11615" w:author="Administrator" w:date="2019-03-29T22:48:00Z">
        <w:r w:rsidR="00BF669E">
          <w:rPr>
            <w:rFonts w:hint="eastAsia"/>
          </w:rPr>
          <w:t>這種邪法！」其他三人聽了，都是臉色一變，紛紛往後退了幾步。</w:t>
        </w:r>
      </w:ins>
    </w:p>
    <w:p w:rsidR="000F0075" w:rsidRDefault="001E4B3A">
      <w:pPr>
        <w:pStyle w:val="12"/>
        <w:spacing w:after="240"/>
        <w:ind w:leftChars="0" w:left="0"/>
        <w:rPr>
          <w:ins w:id="11616" w:author="Administrator" w:date="2019-03-12T23:01:00Z"/>
        </w:rPr>
        <w:pPrChange w:id="11617" w:author="Administrator" w:date="2019-03-12T22:59:00Z">
          <w:pPr>
            <w:pStyle w:val="12"/>
            <w:numPr>
              <w:numId w:val="1"/>
            </w:numPr>
            <w:spacing w:after="240"/>
            <w:ind w:leftChars="0" w:left="360" w:hanging="360"/>
            <w:outlineLvl w:val="0"/>
          </w:pPr>
        </w:pPrChange>
      </w:pPr>
      <w:ins w:id="11618" w:author="Administrator" w:date="2019-03-12T22:59:00Z">
        <w:r>
          <w:rPr>
            <w:rFonts w:hint="eastAsia"/>
          </w:rPr>
          <w:t>李龍飛靈識掃過</w:t>
        </w:r>
      </w:ins>
      <w:ins w:id="11619" w:author="Administrator" w:date="2019-03-29T22:48:00Z">
        <w:r w:rsidR="00BF669E">
          <w:rPr>
            <w:rFonts w:hint="eastAsia"/>
          </w:rPr>
          <w:t>玉簡</w:t>
        </w:r>
      </w:ins>
      <w:ins w:id="11620" w:author="Administrator" w:date="2019-03-12T23:00:00Z">
        <w:r>
          <w:rPr>
            <w:rFonts w:hint="eastAsia"/>
          </w:rPr>
          <w:t>，</w:t>
        </w:r>
      </w:ins>
      <w:ins w:id="11621" w:author="Administrator" w:date="2019-03-12T23:06:00Z">
        <w:r>
          <w:rPr>
            <w:rFonts w:hint="eastAsia"/>
          </w:rPr>
          <w:t>沉浸在其中片刻</w:t>
        </w:r>
      </w:ins>
      <w:ins w:id="11622" w:author="Administrator" w:date="2019-03-12T23:05:00Z">
        <w:r>
          <w:rPr>
            <w:rFonts w:hint="eastAsia"/>
          </w:rPr>
          <w:t>，</w:t>
        </w:r>
      </w:ins>
      <w:ins w:id="11623" w:author="Administrator" w:date="2019-03-12T23:00:00Z">
        <w:r>
          <w:rPr>
            <w:rFonts w:hint="eastAsia"/>
          </w:rPr>
          <w:t>確認徐篙所說沒錯</w:t>
        </w:r>
      </w:ins>
      <w:ins w:id="11624" w:author="Administrator" w:date="2019-03-12T23:05:00Z">
        <w:r>
          <w:rPr>
            <w:rFonts w:hint="eastAsia"/>
          </w:rPr>
          <w:t>後</w:t>
        </w:r>
      </w:ins>
      <w:ins w:id="11625" w:author="Administrator" w:date="2019-03-12T23:00:00Z">
        <w:r>
          <w:rPr>
            <w:rFonts w:hint="eastAsia"/>
          </w:rPr>
          <w:t>，心中也有些</w:t>
        </w:r>
      </w:ins>
      <w:ins w:id="11626" w:author="Administrator" w:date="2019-03-12T23:01:00Z">
        <w:r>
          <w:rPr>
            <w:rFonts w:hint="eastAsia"/>
          </w:rPr>
          <w:t>嘀咕。</w:t>
        </w:r>
      </w:ins>
    </w:p>
    <w:p w:rsidR="000F0075" w:rsidRDefault="001E4B3A">
      <w:pPr>
        <w:pStyle w:val="12"/>
        <w:spacing w:after="240"/>
        <w:ind w:leftChars="0" w:left="0"/>
        <w:rPr>
          <w:ins w:id="11627" w:author="Administrator" w:date="2019-03-12T23:02:00Z"/>
        </w:rPr>
        <w:pPrChange w:id="11628" w:author="Administrator" w:date="2019-03-12T22:59:00Z">
          <w:pPr>
            <w:pStyle w:val="12"/>
            <w:numPr>
              <w:numId w:val="1"/>
            </w:numPr>
            <w:spacing w:after="240"/>
            <w:ind w:leftChars="0" w:left="360" w:hanging="360"/>
            <w:outlineLvl w:val="0"/>
          </w:pPr>
        </w:pPrChange>
      </w:pPr>
      <w:ins w:id="11629" w:author="Administrator" w:date="2019-03-12T23:01:00Z">
        <w:r>
          <w:rPr>
            <w:rFonts w:hint="eastAsia"/>
          </w:rPr>
          <w:t>這</w:t>
        </w:r>
      </w:ins>
      <w:ins w:id="11630" w:author="Administrator" w:date="2019-03-29T22:48:00Z">
        <w:r w:rsidR="00BF669E">
          <w:rPr>
            <w:rFonts w:hint="eastAsia"/>
          </w:rPr>
          <w:t>玉簡</w:t>
        </w:r>
      </w:ins>
      <w:ins w:id="11631" w:author="Administrator" w:date="2019-03-29T22:49:00Z">
        <w:r w:rsidR="00BF669E">
          <w:rPr>
            <w:rFonts w:hint="eastAsia"/>
          </w:rPr>
          <w:t>中記載的，</w:t>
        </w:r>
      </w:ins>
      <w:ins w:id="11632" w:author="Administrator" w:date="2019-03-12T23:01:00Z">
        <w:r w:rsidR="00BF669E">
          <w:rPr>
            <w:rFonts w:hint="eastAsia"/>
          </w:rPr>
          <w:t>的確如</w:t>
        </w:r>
      </w:ins>
      <w:ins w:id="11633" w:author="Administrator" w:date="2019-03-29T22:49:00Z">
        <w:r w:rsidR="00BF669E">
          <w:rPr>
            <w:rFonts w:hint="eastAsia"/>
          </w:rPr>
          <w:t>他</w:t>
        </w:r>
      </w:ins>
      <w:ins w:id="11634" w:author="Administrator" w:date="2019-03-12T23:01:00Z">
        <w:r w:rsidR="00BF669E">
          <w:rPr>
            <w:rFonts w:hint="eastAsia"/>
          </w:rPr>
          <w:t>所說</w:t>
        </w:r>
      </w:ins>
      <w:ins w:id="11635" w:author="Administrator" w:date="2019-03-29T22:49:00Z">
        <w:r w:rsidR="00BF669E">
          <w:rPr>
            <w:rFonts w:hint="eastAsia"/>
          </w:rPr>
          <w:t>的</w:t>
        </w:r>
      </w:ins>
      <w:ins w:id="11636" w:author="Administrator" w:date="2019-03-12T23:01:00Z">
        <w:r>
          <w:rPr>
            <w:rFonts w:hint="eastAsia"/>
          </w:rPr>
          <w:t>，</w:t>
        </w:r>
      </w:ins>
      <w:ins w:id="11637" w:author="Administrator" w:date="2019-03-29T22:49:00Z">
        <w:r w:rsidR="00BF669E">
          <w:rPr>
            <w:rFonts w:hint="eastAsia"/>
          </w:rPr>
          <w:t>有一套</w:t>
        </w:r>
      </w:ins>
      <w:ins w:id="11638" w:author="Administrator" w:date="2019-03-29T22:52:00Z">
        <w:r w:rsidR="003D7B09">
          <w:rPr>
            <w:rFonts w:hint="eastAsia"/>
          </w:rPr>
          <w:t>名叫「納靈訣」的法訣，</w:t>
        </w:r>
      </w:ins>
      <w:ins w:id="11639" w:author="Administrator" w:date="2019-03-29T22:49:00Z">
        <w:r w:rsidR="00BF669E">
          <w:rPr>
            <w:rFonts w:hint="eastAsia"/>
          </w:rPr>
          <w:t>能</w:t>
        </w:r>
      </w:ins>
      <w:ins w:id="11640" w:author="Administrator" w:date="2019-03-12T23:01:00Z">
        <w:r w:rsidR="00BF669E">
          <w:rPr>
            <w:rFonts w:hint="eastAsia"/>
          </w:rPr>
          <w:t>將</w:t>
        </w:r>
      </w:ins>
      <w:ins w:id="11641" w:author="Administrator" w:date="2019-03-29T22:50:00Z">
        <w:r w:rsidR="00BF669E">
          <w:rPr>
            <w:rFonts w:hint="eastAsia"/>
          </w:rPr>
          <w:t>被奪取者</w:t>
        </w:r>
      </w:ins>
      <w:ins w:id="11642" w:author="Administrator" w:date="2019-03-12T23:01:00Z">
        <w:r>
          <w:rPr>
            <w:rFonts w:hint="eastAsia"/>
          </w:rPr>
          <w:t>的靈</w:t>
        </w:r>
      </w:ins>
      <w:ins w:id="11643" w:author="Administrator" w:date="2019-03-12T23:07:00Z">
        <w:r>
          <w:rPr>
            <w:rFonts w:hint="eastAsia"/>
          </w:rPr>
          <w:t>力</w:t>
        </w:r>
      </w:ins>
      <w:ins w:id="11644" w:author="Administrator" w:date="2019-03-29T22:50:00Z">
        <w:r w:rsidR="00BF669E">
          <w:rPr>
            <w:rFonts w:hint="eastAsia"/>
          </w:rPr>
          <w:t>納為己有，</w:t>
        </w:r>
      </w:ins>
      <w:ins w:id="11645" w:author="Administrator" w:date="2019-03-12T23:01:00Z">
        <w:r>
          <w:rPr>
            <w:rFonts w:hint="eastAsia"/>
          </w:rPr>
          <w:t>並</w:t>
        </w:r>
      </w:ins>
      <w:ins w:id="11646" w:author="Administrator" w:date="2019-03-29T22:50:00Z">
        <w:r w:rsidR="00BF669E">
          <w:rPr>
            <w:rFonts w:hint="eastAsia"/>
          </w:rPr>
          <w:t>當作</w:t>
        </w:r>
      </w:ins>
      <w:ins w:id="11647" w:author="Administrator" w:date="2019-03-12T23:01:00Z">
        <w:r>
          <w:rPr>
            <w:rFonts w:hint="eastAsia"/>
          </w:rPr>
          <w:t>強</w:t>
        </w:r>
      </w:ins>
      <w:ins w:id="11648" w:author="Administrator" w:date="2019-03-12T23:02:00Z">
        <w:r>
          <w:rPr>
            <w:rFonts w:hint="eastAsia"/>
          </w:rPr>
          <w:t>行破陣</w:t>
        </w:r>
      </w:ins>
      <w:ins w:id="11649" w:author="Administrator" w:date="2019-03-29T22:50:00Z">
        <w:r w:rsidR="00BF669E">
          <w:rPr>
            <w:rFonts w:hint="eastAsia"/>
          </w:rPr>
          <w:t>所用</w:t>
        </w:r>
      </w:ins>
      <w:ins w:id="11650" w:author="Administrator" w:date="2019-03-12T23:02:00Z">
        <w:r>
          <w:rPr>
            <w:rFonts w:hint="eastAsia"/>
          </w:rPr>
          <w:t>。</w:t>
        </w:r>
      </w:ins>
    </w:p>
    <w:p w:rsidR="000F0075" w:rsidRDefault="00BF669E">
      <w:pPr>
        <w:pStyle w:val="12"/>
        <w:spacing w:after="240"/>
        <w:ind w:leftChars="0" w:left="0"/>
        <w:rPr>
          <w:ins w:id="11651" w:author="Administrator" w:date="2019-03-12T23:03:00Z"/>
        </w:rPr>
        <w:pPrChange w:id="11652" w:author="Administrator" w:date="2019-03-12T22:59:00Z">
          <w:pPr>
            <w:pStyle w:val="12"/>
            <w:numPr>
              <w:numId w:val="1"/>
            </w:numPr>
            <w:spacing w:after="240"/>
            <w:ind w:leftChars="0" w:left="360" w:hanging="360"/>
            <w:outlineLvl w:val="0"/>
          </w:pPr>
        </w:pPrChange>
      </w:pPr>
      <w:ins w:id="11653" w:author="Administrator" w:date="2019-03-29T22:50:00Z">
        <w:r>
          <w:rPr>
            <w:rFonts w:hint="eastAsia"/>
          </w:rPr>
          <w:t>而另一套</w:t>
        </w:r>
      </w:ins>
      <w:ins w:id="11654" w:author="Administrator" w:date="2019-03-13T23:09:00Z">
        <w:r w:rsidR="00B53416">
          <w:rPr>
            <w:rFonts w:hint="eastAsia"/>
          </w:rPr>
          <w:t>「衍陣訣」的法訣，</w:t>
        </w:r>
      </w:ins>
      <w:ins w:id="11655" w:author="Administrator" w:date="2019-03-29T22:50:00Z">
        <w:r>
          <w:rPr>
            <w:rFonts w:hint="eastAsia"/>
          </w:rPr>
          <w:t>則</w:t>
        </w:r>
      </w:ins>
      <w:ins w:id="11656" w:author="Administrator" w:date="2019-03-12T23:02:00Z">
        <w:r w:rsidR="001E4B3A">
          <w:rPr>
            <w:rFonts w:hint="eastAsia"/>
          </w:rPr>
          <w:t>能探測破陣所需的最</w:t>
        </w:r>
      </w:ins>
      <w:ins w:id="11657" w:author="Administrator" w:date="2019-03-12T23:03:00Z">
        <w:r w:rsidR="001E4B3A">
          <w:rPr>
            <w:rFonts w:hint="eastAsia"/>
          </w:rPr>
          <w:t>少法力，進而去推估</w:t>
        </w:r>
      </w:ins>
      <w:ins w:id="11658" w:author="Administrator" w:date="2019-03-29T22:50:00Z">
        <w:r w:rsidR="003D7B09">
          <w:rPr>
            <w:rFonts w:hint="eastAsia"/>
          </w:rPr>
          <w:t>自己</w:t>
        </w:r>
      </w:ins>
      <w:ins w:id="11659" w:author="Administrator" w:date="2019-03-12T23:03:00Z">
        <w:r w:rsidR="001E4B3A">
          <w:rPr>
            <w:rFonts w:hint="eastAsia"/>
          </w:rPr>
          <w:t>是否有足夠的</w:t>
        </w:r>
      </w:ins>
      <w:ins w:id="11660" w:author="Administrator" w:date="2019-03-13T23:10:00Z">
        <w:r w:rsidR="00B53416">
          <w:rPr>
            <w:rFonts w:hint="eastAsia"/>
          </w:rPr>
          <w:t>法力</w:t>
        </w:r>
      </w:ins>
      <w:ins w:id="11661" w:author="Administrator" w:date="2019-03-12T23:03:00Z">
        <w:r w:rsidR="001E4B3A">
          <w:rPr>
            <w:rFonts w:hint="eastAsia"/>
          </w:rPr>
          <w:t>破陣。</w:t>
        </w:r>
      </w:ins>
    </w:p>
    <w:p w:rsidR="000F0075" w:rsidRDefault="007E60C9">
      <w:pPr>
        <w:pStyle w:val="12"/>
        <w:spacing w:after="240"/>
        <w:ind w:leftChars="0" w:left="0"/>
        <w:rPr>
          <w:ins w:id="11662" w:author="Administrator" w:date="2019-03-12T23:08:00Z"/>
        </w:rPr>
        <w:pPrChange w:id="11663" w:author="Administrator" w:date="2019-03-12T22:59:00Z">
          <w:pPr>
            <w:pStyle w:val="12"/>
            <w:numPr>
              <w:numId w:val="1"/>
            </w:numPr>
            <w:spacing w:after="240"/>
            <w:ind w:leftChars="0" w:left="360" w:hanging="360"/>
            <w:outlineLvl w:val="0"/>
          </w:pPr>
        </w:pPrChange>
      </w:pPr>
      <w:ins w:id="11664" w:author="Administrator" w:date="2019-03-29T22:53:00Z">
        <w:r>
          <w:rPr>
            <w:rFonts w:hint="eastAsia"/>
          </w:rPr>
          <w:t>當然，這納靈訣身為邪</w:t>
        </w:r>
      </w:ins>
      <w:ins w:id="11665" w:author="Administrator" w:date="2019-03-30T09:41:00Z">
        <w:r>
          <w:rPr>
            <w:rFonts w:hint="eastAsia"/>
          </w:rPr>
          <w:t>道功法</w:t>
        </w:r>
      </w:ins>
      <w:ins w:id="11666" w:author="Administrator" w:date="2019-03-29T22:53:00Z">
        <w:r w:rsidR="003D7B09">
          <w:rPr>
            <w:rFonts w:hint="eastAsia"/>
          </w:rPr>
          <w:t>，</w:t>
        </w:r>
      </w:ins>
      <w:ins w:id="11667" w:author="Administrator" w:date="2019-03-29T22:54:00Z">
        <w:r w:rsidR="003D7B09">
          <w:rPr>
            <w:rFonts w:hint="eastAsia"/>
          </w:rPr>
          <w:t>其壞處自然也是不少。</w:t>
        </w:r>
      </w:ins>
    </w:p>
    <w:p w:rsidR="000F0075" w:rsidRDefault="003D7B09">
      <w:pPr>
        <w:pStyle w:val="12"/>
        <w:spacing w:after="240"/>
        <w:ind w:leftChars="0" w:left="0"/>
        <w:rPr>
          <w:ins w:id="11668" w:author="Administrator" w:date="2019-03-29T22:56:00Z"/>
        </w:rPr>
        <w:pPrChange w:id="11669" w:author="Administrator" w:date="2019-03-12T22:59:00Z">
          <w:pPr>
            <w:pStyle w:val="12"/>
            <w:numPr>
              <w:numId w:val="1"/>
            </w:numPr>
            <w:spacing w:after="240"/>
            <w:ind w:leftChars="0" w:left="360" w:hanging="360"/>
            <w:outlineLvl w:val="0"/>
          </w:pPr>
        </w:pPrChange>
      </w:pPr>
      <w:ins w:id="11670" w:author="Administrator" w:date="2019-03-29T22:54:00Z">
        <w:r>
          <w:rPr>
            <w:rFonts w:hint="eastAsia"/>
          </w:rPr>
          <w:t>首先，</w:t>
        </w:r>
      </w:ins>
      <w:ins w:id="11671" w:author="Administrator" w:date="2019-03-12T23:08:00Z">
        <w:r w:rsidR="001E4B3A">
          <w:rPr>
            <w:rFonts w:hint="eastAsia"/>
          </w:rPr>
          <w:t>若是</w:t>
        </w:r>
      </w:ins>
      <w:ins w:id="11672" w:author="Administrator" w:date="2019-03-29T22:55:00Z">
        <w:r>
          <w:rPr>
            <w:rFonts w:hint="eastAsia"/>
          </w:rPr>
          <w:t>施法者</w:t>
        </w:r>
      </w:ins>
      <w:ins w:id="11673" w:author="Administrator" w:date="2019-03-12T23:08:00Z">
        <w:r>
          <w:rPr>
            <w:rFonts w:hint="eastAsia"/>
          </w:rPr>
          <w:t>修為</w:t>
        </w:r>
      </w:ins>
      <w:ins w:id="11674" w:author="Administrator" w:date="2019-03-29T22:55:00Z">
        <w:r>
          <w:rPr>
            <w:rFonts w:hint="eastAsia"/>
          </w:rPr>
          <w:t>低於被奪取者太多</w:t>
        </w:r>
      </w:ins>
      <w:ins w:id="11675" w:author="Administrator" w:date="2019-03-12T23:08:00Z">
        <w:r w:rsidR="001E4B3A">
          <w:rPr>
            <w:rFonts w:hint="eastAsia"/>
          </w:rPr>
          <w:t>，</w:t>
        </w:r>
      </w:ins>
      <w:ins w:id="11676" w:author="Administrator" w:date="2019-03-29T22:54:00Z">
        <w:r>
          <w:rPr>
            <w:rFonts w:hint="eastAsia"/>
          </w:rPr>
          <w:t>施展這納靈訣，很容易受到</w:t>
        </w:r>
      </w:ins>
      <w:ins w:id="11677" w:author="Administrator" w:date="2019-03-29T22:55:00Z">
        <w:r>
          <w:rPr>
            <w:rFonts w:hint="eastAsia"/>
          </w:rPr>
          <w:t>反噬，反</w:t>
        </w:r>
        <w:r>
          <w:rPr>
            <w:rFonts w:hint="eastAsia"/>
          </w:rPr>
          <w:lastRenderedPageBreak/>
          <w:t>過來自身靈力被奪</w:t>
        </w:r>
      </w:ins>
      <w:ins w:id="11678" w:author="Administrator" w:date="2019-03-29T22:56:00Z">
        <w:r>
          <w:rPr>
            <w:rFonts w:hint="eastAsia"/>
          </w:rPr>
          <w:t>，得不嘗失。</w:t>
        </w:r>
      </w:ins>
    </w:p>
    <w:p w:rsidR="000F0075" w:rsidRDefault="003D7B09">
      <w:pPr>
        <w:pStyle w:val="12"/>
        <w:spacing w:after="240"/>
        <w:ind w:leftChars="0" w:left="0"/>
        <w:rPr>
          <w:ins w:id="11679" w:author="Administrator" w:date="2019-03-29T22:57:00Z"/>
        </w:rPr>
        <w:pPrChange w:id="11680" w:author="Administrator" w:date="2019-03-12T22:59:00Z">
          <w:pPr>
            <w:pStyle w:val="12"/>
            <w:numPr>
              <w:numId w:val="1"/>
            </w:numPr>
            <w:spacing w:after="240"/>
            <w:ind w:leftChars="0" w:left="360" w:hanging="360"/>
            <w:outlineLvl w:val="0"/>
          </w:pPr>
        </w:pPrChange>
      </w:pPr>
      <w:ins w:id="11681" w:author="Administrator" w:date="2019-03-29T22:56:00Z">
        <w:r>
          <w:rPr>
            <w:rFonts w:hint="eastAsia"/>
          </w:rPr>
          <w:t>再來，這法訣所得到的靈力也不能長久，頂多一柱香的時間，便會消散於體外</w:t>
        </w:r>
      </w:ins>
      <w:ins w:id="11682" w:author="Administrator" w:date="2019-03-29T23:08:00Z">
        <w:r w:rsidR="00C64DF7">
          <w:rPr>
            <w:rFonts w:hint="eastAsia"/>
          </w:rPr>
          <w:t>，同時還很有可能因為容納過多靈力，導致經脈受損</w:t>
        </w:r>
      </w:ins>
      <w:ins w:id="11683" w:author="Administrator" w:date="2019-03-29T22:56:00Z">
        <w:r>
          <w:rPr>
            <w:rFonts w:hint="eastAsia"/>
          </w:rPr>
          <w:t>。</w:t>
        </w:r>
      </w:ins>
    </w:p>
    <w:p w:rsidR="000F0075" w:rsidRDefault="003D7B09">
      <w:pPr>
        <w:pStyle w:val="12"/>
        <w:spacing w:after="240"/>
        <w:ind w:leftChars="0" w:left="0"/>
        <w:rPr>
          <w:ins w:id="11684" w:author="Administrator" w:date="2019-03-12T23:12:00Z"/>
        </w:rPr>
        <w:pPrChange w:id="11685" w:author="Administrator" w:date="2019-03-12T22:59:00Z">
          <w:pPr>
            <w:pStyle w:val="12"/>
            <w:numPr>
              <w:numId w:val="1"/>
            </w:numPr>
            <w:spacing w:after="240"/>
            <w:ind w:leftChars="0" w:left="360" w:hanging="360"/>
            <w:outlineLvl w:val="0"/>
          </w:pPr>
        </w:pPrChange>
      </w:pPr>
      <w:ins w:id="11686" w:author="Administrator" w:date="2019-03-29T22:57:00Z">
        <w:r>
          <w:rPr>
            <w:rFonts w:hint="eastAsia"/>
          </w:rPr>
          <w:t>最後，其奪取別人的靈力越多，次數越常，容易</w:t>
        </w:r>
      </w:ins>
      <w:ins w:id="11687" w:author="Administrator" w:date="2019-03-29T22:58:00Z">
        <w:r>
          <w:rPr>
            <w:rFonts w:hint="eastAsia"/>
          </w:rPr>
          <w:t>連同一些神魂受到影響，</w:t>
        </w:r>
      </w:ins>
      <w:ins w:id="11688" w:author="Administrator" w:date="2019-03-29T22:57:00Z">
        <w:r>
          <w:rPr>
            <w:rFonts w:hint="eastAsia"/>
          </w:rPr>
          <w:t>心性受損，</w:t>
        </w:r>
      </w:ins>
      <w:ins w:id="11689" w:author="Administrator" w:date="2019-03-30T09:42:00Z">
        <w:r w:rsidR="007E60C9">
          <w:rPr>
            <w:rFonts w:hint="eastAsia"/>
          </w:rPr>
          <w:t>輕者踏入魔道，重者</w:t>
        </w:r>
      </w:ins>
      <w:ins w:id="11690" w:author="Administrator" w:date="2019-03-29T22:58:00Z">
        <w:r>
          <w:rPr>
            <w:rFonts w:hint="eastAsia"/>
          </w:rPr>
          <w:t>最終走火入魔，發狂瘋巔等等。</w:t>
        </w:r>
      </w:ins>
    </w:p>
    <w:p w:rsidR="000F0075" w:rsidRDefault="00B53C21">
      <w:pPr>
        <w:pStyle w:val="12"/>
        <w:spacing w:after="240"/>
        <w:ind w:leftChars="0" w:left="0"/>
        <w:rPr>
          <w:ins w:id="11691" w:author="Administrator" w:date="2019-03-12T23:15:00Z"/>
        </w:rPr>
        <w:pPrChange w:id="11692" w:author="Administrator" w:date="2019-03-12T22:59:00Z">
          <w:pPr>
            <w:pStyle w:val="12"/>
            <w:numPr>
              <w:numId w:val="1"/>
            </w:numPr>
            <w:spacing w:after="240"/>
            <w:ind w:leftChars="0" w:left="360" w:hanging="360"/>
            <w:outlineLvl w:val="0"/>
          </w:pPr>
        </w:pPrChange>
      </w:pPr>
      <w:ins w:id="11693" w:author="Administrator" w:date="2019-03-12T23:12:00Z">
        <w:r>
          <w:rPr>
            <w:rFonts w:hint="eastAsia"/>
          </w:rPr>
          <w:t>所以</w:t>
        </w:r>
      </w:ins>
      <w:ins w:id="11694" w:author="Administrator" w:date="2019-03-12T23:13:00Z">
        <w:r>
          <w:rPr>
            <w:rFonts w:hint="eastAsia"/>
          </w:rPr>
          <w:t>當時那位徐篙先祖，</w:t>
        </w:r>
      </w:ins>
      <w:ins w:id="11695" w:author="Administrator" w:date="2019-03-29T22:58:00Z">
        <w:r w:rsidR="003D7B09">
          <w:rPr>
            <w:rFonts w:hint="eastAsia"/>
          </w:rPr>
          <w:t>在屢屢</w:t>
        </w:r>
      </w:ins>
      <w:ins w:id="11696" w:author="Administrator" w:date="2019-03-29T22:59:00Z">
        <w:r w:rsidR="003D7B09">
          <w:rPr>
            <w:rFonts w:hint="eastAsia"/>
          </w:rPr>
          <w:t>攻擊</w:t>
        </w:r>
      </w:ins>
      <w:ins w:id="11697" w:author="Administrator" w:date="2019-03-12T23:14:00Z">
        <w:r w:rsidR="003D7B09">
          <w:rPr>
            <w:rFonts w:hint="eastAsia"/>
          </w:rPr>
          <w:t>比他</w:t>
        </w:r>
      </w:ins>
      <w:ins w:id="11698" w:author="Administrator" w:date="2019-03-29T22:59:00Z">
        <w:r w:rsidR="003D7B09">
          <w:rPr>
            <w:rFonts w:hint="eastAsia"/>
          </w:rPr>
          <w:t>弱</w:t>
        </w:r>
      </w:ins>
      <w:ins w:id="11699" w:author="Administrator" w:date="2019-03-12T23:14:00Z">
        <w:r>
          <w:rPr>
            <w:rFonts w:hint="eastAsia"/>
          </w:rPr>
          <w:t>的修士</w:t>
        </w:r>
      </w:ins>
      <w:ins w:id="11700" w:author="Administrator" w:date="2019-03-29T22:59:00Z">
        <w:r w:rsidR="003D7B09">
          <w:rPr>
            <w:rFonts w:hint="eastAsia"/>
          </w:rPr>
          <w:t>多次之後</w:t>
        </w:r>
      </w:ins>
      <w:ins w:id="11701" w:author="Administrator" w:date="2019-03-12T23:15:00Z">
        <w:r w:rsidR="003D7B09">
          <w:rPr>
            <w:rFonts w:hint="eastAsia"/>
          </w:rPr>
          <w:t>，</w:t>
        </w:r>
        <w:r>
          <w:rPr>
            <w:rFonts w:hint="eastAsia"/>
          </w:rPr>
          <w:t>惹來許多仇家，最終</w:t>
        </w:r>
      </w:ins>
      <w:ins w:id="11702" w:author="Administrator" w:date="2019-03-29T22:59:00Z">
        <w:r w:rsidR="003D7B09">
          <w:rPr>
            <w:rFonts w:hint="eastAsia"/>
          </w:rPr>
          <w:t>更因</w:t>
        </w:r>
      </w:ins>
      <w:ins w:id="11703" w:author="Administrator" w:date="2019-03-30T09:42:00Z">
        <w:r w:rsidR="007E60C9">
          <w:rPr>
            <w:rFonts w:hint="eastAsia"/>
          </w:rPr>
          <w:t>被追殺時強行運功，</w:t>
        </w:r>
      </w:ins>
      <w:ins w:id="11704" w:author="Administrator" w:date="2019-03-29T22:59:00Z">
        <w:r w:rsidR="003D7B09">
          <w:rPr>
            <w:rFonts w:hint="eastAsia"/>
          </w:rPr>
          <w:t>走火入魔發瘋</w:t>
        </w:r>
      </w:ins>
      <w:ins w:id="11705" w:author="Administrator" w:date="2019-03-12T23:15:00Z">
        <w:r>
          <w:rPr>
            <w:rFonts w:hint="eastAsia"/>
          </w:rPr>
          <w:t>命喪敵手。</w:t>
        </w:r>
      </w:ins>
    </w:p>
    <w:p w:rsidR="000F0075" w:rsidRDefault="00B02692">
      <w:pPr>
        <w:pStyle w:val="12"/>
        <w:spacing w:after="240"/>
        <w:ind w:leftChars="0" w:left="0"/>
        <w:rPr>
          <w:ins w:id="11706" w:author="Administrator" w:date="2019-03-13T23:05:00Z"/>
        </w:rPr>
        <w:pPrChange w:id="11707" w:author="Administrator" w:date="2019-03-12T22:59:00Z">
          <w:pPr>
            <w:pStyle w:val="12"/>
            <w:numPr>
              <w:numId w:val="1"/>
            </w:numPr>
            <w:spacing w:after="240"/>
            <w:ind w:leftChars="0" w:left="360" w:hanging="360"/>
            <w:outlineLvl w:val="0"/>
          </w:pPr>
        </w:pPrChange>
      </w:pPr>
      <w:ins w:id="11708" w:author="Administrator" w:date="2019-03-12T23:44:00Z">
        <w:r>
          <w:rPr>
            <w:rFonts w:hint="eastAsia"/>
          </w:rPr>
          <w:t>「唉…」李龍飛嘆了口氣</w:t>
        </w:r>
      </w:ins>
      <w:ins w:id="11709" w:author="Administrator" w:date="2019-03-13T00:11:00Z">
        <w:r w:rsidR="0062714E">
          <w:rPr>
            <w:rFonts w:hint="eastAsia"/>
          </w:rPr>
          <w:t>，這方法雖真的有</w:t>
        </w:r>
      </w:ins>
      <w:ins w:id="11710" w:author="Administrator" w:date="2019-03-13T00:13:00Z">
        <w:r w:rsidR="00AE3315">
          <w:rPr>
            <w:rFonts w:hint="eastAsia"/>
          </w:rPr>
          <w:t>辦法</w:t>
        </w:r>
      </w:ins>
      <w:ins w:id="11711" w:author="Administrator" w:date="2019-03-13T00:11:00Z">
        <w:r w:rsidR="0062714E">
          <w:rPr>
            <w:rFonts w:hint="eastAsia"/>
          </w:rPr>
          <w:t>破解陣法，</w:t>
        </w:r>
      </w:ins>
      <w:ins w:id="11712" w:author="簡新佳" w:date="2019-03-18T08:47:00Z">
        <w:r w:rsidR="00537DF9">
          <w:rPr>
            <w:rFonts w:hint="eastAsia"/>
          </w:rPr>
          <w:t>但</w:t>
        </w:r>
        <w:del w:id="11713" w:author="Administrator" w:date="2019-03-30T09:43:00Z">
          <w:r w:rsidR="00537DF9" w:rsidDel="007E60C9">
            <w:rPr>
              <w:rFonts w:hint="eastAsia"/>
            </w:rPr>
            <w:delText>也</w:delText>
          </w:r>
        </w:del>
        <w:r w:rsidR="00537DF9">
          <w:rPr>
            <w:rFonts w:hint="eastAsia"/>
          </w:rPr>
          <w:t>同樣</w:t>
        </w:r>
      </w:ins>
      <w:ins w:id="11714" w:author="Administrator" w:date="2019-03-30T09:43:00Z">
        <w:r w:rsidR="007E60C9">
          <w:rPr>
            <w:rFonts w:hint="eastAsia"/>
          </w:rPr>
          <w:t>也</w:t>
        </w:r>
      </w:ins>
      <w:ins w:id="11715" w:author="簡新佳" w:date="2019-03-18T08:47:00Z">
        <w:del w:id="11716" w:author="Administrator" w:date="2019-03-30T09:43:00Z">
          <w:r w:rsidR="00537DF9" w:rsidDel="007E60C9">
            <w:rPr>
              <w:rFonts w:hint="eastAsia"/>
            </w:rPr>
            <w:delText>困難重重</w:delText>
          </w:r>
        </w:del>
      </w:ins>
      <w:ins w:id="11717" w:author="Administrator" w:date="2019-03-30T09:43:00Z">
        <w:r w:rsidR="007E60C9">
          <w:rPr>
            <w:rFonts w:hint="eastAsia"/>
          </w:rPr>
          <w:t>難以施行</w:t>
        </w:r>
      </w:ins>
      <w:ins w:id="11718" w:author="Administrator" w:date="2019-03-13T00:11:00Z">
        <w:del w:id="11719" w:author="簡新佳" w:date="2019-03-18T08:47:00Z">
          <w:r w:rsidR="0062714E" w:rsidDel="00537DF9">
            <w:rPr>
              <w:rFonts w:hint="eastAsia"/>
            </w:rPr>
            <w:delText>但</w:delText>
          </w:r>
        </w:del>
      </w:ins>
      <w:ins w:id="11720" w:author="Administrator" w:date="2019-03-13T23:04:00Z">
        <w:del w:id="11721" w:author="簡新佳" w:date="2019-03-18T08:47:00Z">
          <w:r w:rsidR="00B53416" w:rsidDel="00537DF9">
            <w:rPr>
              <w:rFonts w:hint="eastAsia"/>
            </w:rPr>
            <w:delText>那</w:delText>
          </w:r>
        </w:del>
      </w:ins>
      <w:ins w:id="11722" w:author="Administrator" w:date="2019-03-13T23:05:00Z">
        <w:del w:id="11723" w:author="簡新佳" w:date="2019-03-18T08:47:00Z">
          <w:r w:rsidR="00B53416" w:rsidDel="00537DF9">
            <w:rPr>
              <w:rFonts w:hint="eastAsia"/>
            </w:rPr>
            <w:delText>不過是投機取巧罷了</w:delText>
          </w:r>
        </w:del>
        <w:r w:rsidR="00B53416">
          <w:rPr>
            <w:rFonts w:hint="eastAsia"/>
          </w:rPr>
          <w:t>。</w:t>
        </w:r>
      </w:ins>
    </w:p>
    <w:p w:rsidR="000F0075" w:rsidRDefault="00B53416">
      <w:pPr>
        <w:pStyle w:val="12"/>
        <w:spacing w:after="240"/>
        <w:ind w:leftChars="0" w:left="0"/>
        <w:rPr>
          <w:ins w:id="11724" w:author="Administrator" w:date="2019-03-13T23:06:00Z"/>
        </w:rPr>
        <w:pPrChange w:id="11725" w:author="Administrator" w:date="2019-03-12T22:59:00Z">
          <w:pPr>
            <w:pStyle w:val="12"/>
            <w:numPr>
              <w:numId w:val="1"/>
            </w:numPr>
            <w:spacing w:after="240"/>
            <w:ind w:leftChars="0" w:left="360" w:hanging="360"/>
            <w:outlineLvl w:val="0"/>
          </w:pPr>
        </w:pPrChange>
      </w:pPr>
      <w:ins w:id="11726" w:author="Administrator" w:date="2019-03-13T23:06:00Z">
        <w:r>
          <w:rPr>
            <w:rFonts w:hint="eastAsia"/>
          </w:rPr>
          <w:t>要知道，陣法威力之所以強大，在於其內暗藏的各種法訣轉換或</w:t>
        </w:r>
        <w:del w:id="11727" w:author="簡新佳" w:date="2019-03-18T08:49:00Z">
          <w:r w:rsidDel="00537DF9">
            <w:rPr>
              <w:rFonts w:hint="eastAsia"/>
            </w:rPr>
            <w:delText>天道</w:delText>
          </w:r>
        </w:del>
      </w:ins>
      <w:ins w:id="11728" w:author="簡新佳" w:date="2019-03-18T08:49:00Z">
        <w:r w:rsidR="00537DF9">
          <w:rPr>
            <w:rFonts w:hint="eastAsia"/>
          </w:rPr>
          <w:t>靈力循環</w:t>
        </w:r>
      </w:ins>
      <w:ins w:id="11729" w:author="Administrator" w:date="2019-03-13T23:06:00Z">
        <w:del w:id="11730" w:author="簡新佳" w:date="2019-03-18T08:49:00Z">
          <w:r w:rsidDel="00537DF9">
            <w:rPr>
              <w:rFonts w:hint="eastAsia"/>
            </w:rPr>
            <w:delText>循環</w:delText>
          </w:r>
        </w:del>
        <w:r>
          <w:rPr>
            <w:rFonts w:hint="eastAsia"/>
          </w:rPr>
          <w:t>的道理。</w:t>
        </w:r>
      </w:ins>
    </w:p>
    <w:p w:rsidR="000F0075" w:rsidRDefault="00B53416">
      <w:pPr>
        <w:pStyle w:val="12"/>
        <w:spacing w:after="240"/>
        <w:ind w:leftChars="0" w:left="0"/>
        <w:rPr>
          <w:ins w:id="11731" w:author="Administrator" w:date="2019-03-13T23:07:00Z"/>
        </w:rPr>
        <w:pPrChange w:id="11732" w:author="Administrator" w:date="2019-03-12T22:59:00Z">
          <w:pPr>
            <w:pStyle w:val="12"/>
            <w:numPr>
              <w:numId w:val="1"/>
            </w:numPr>
            <w:spacing w:after="240"/>
            <w:ind w:leftChars="0" w:left="360" w:hanging="360"/>
            <w:outlineLvl w:val="0"/>
          </w:pPr>
        </w:pPrChange>
      </w:pPr>
      <w:ins w:id="11733" w:author="Administrator" w:date="2019-03-13T23:06:00Z">
        <w:r>
          <w:rPr>
            <w:rFonts w:hint="eastAsia"/>
          </w:rPr>
          <w:t>這些轉換</w:t>
        </w:r>
      </w:ins>
      <w:ins w:id="11734" w:author="Administrator" w:date="2019-03-13T23:07:00Z">
        <w:r>
          <w:rPr>
            <w:rFonts w:hint="eastAsia"/>
          </w:rPr>
          <w:t>能將佈陣的靈力來源，配何佈置法器，轉而化為十倍，百倍，千倍不等。</w:t>
        </w:r>
      </w:ins>
    </w:p>
    <w:p w:rsidR="000F0075" w:rsidRDefault="00B53416">
      <w:pPr>
        <w:pStyle w:val="12"/>
        <w:spacing w:after="240"/>
        <w:ind w:leftChars="0" w:left="0"/>
        <w:rPr>
          <w:ins w:id="11735" w:author="Administrator" w:date="2019-03-13T23:11:00Z"/>
        </w:rPr>
        <w:pPrChange w:id="11736" w:author="Administrator" w:date="2019-03-12T22:59:00Z">
          <w:pPr>
            <w:pStyle w:val="12"/>
            <w:numPr>
              <w:numId w:val="1"/>
            </w:numPr>
            <w:spacing w:after="240"/>
            <w:ind w:leftChars="0" w:left="360" w:hanging="360"/>
            <w:outlineLvl w:val="0"/>
          </w:pPr>
        </w:pPrChange>
      </w:pPr>
      <w:ins w:id="11737" w:author="Administrator" w:date="2019-03-13T23:07:00Z">
        <w:r>
          <w:rPr>
            <w:rFonts w:hint="eastAsia"/>
          </w:rPr>
          <w:t>而</w:t>
        </w:r>
      </w:ins>
      <w:ins w:id="11738" w:author="Administrator" w:date="2019-03-13T23:08:00Z">
        <w:r>
          <w:rPr>
            <w:rFonts w:hint="eastAsia"/>
          </w:rPr>
          <w:t>破陣者，在不知道陣法威力下，冒然行之往往會受到強大的反噬，甚至無法中斷，所以才危險</w:t>
        </w:r>
      </w:ins>
      <w:ins w:id="11739" w:author="Administrator" w:date="2019-03-13T23:11:00Z">
        <w:r>
          <w:rPr>
            <w:rFonts w:hint="eastAsia"/>
          </w:rPr>
          <w:t>。</w:t>
        </w:r>
      </w:ins>
    </w:p>
    <w:p w:rsidR="000F0075" w:rsidRDefault="00B53416">
      <w:pPr>
        <w:pStyle w:val="12"/>
        <w:spacing w:after="240"/>
        <w:ind w:leftChars="0" w:left="0"/>
        <w:rPr>
          <w:ins w:id="11740" w:author="簡新佳" w:date="2019-03-18T08:50:00Z"/>
        </w:rPr>
        <w:pPrChange w:id="11741" w:author="Administrator" w:date="2019-03-12T22:59:00Z">
          <w:pPr>
            <w:pStyle w:val="12"/>
            <w:numPr>
              <w:numId w:val="1"/>
            </w:numPr>
            <w:spacing w:after="240"/>
            <w:ind w:leftChars="0" w:left="360" w:hanging="360"/>
            <w:outlineLvl w:val="0"/>
          </w:pPr>
        </w:pPrChange>
      </w:pPr>
      <w:ins w:id="11742" w:author="Administrator" w:date="2019-03-13T23:10:00Z">
        <w:r>
          <w:rPr>
            <w:rFonts w:hint="eastAsia"/>
          </w:rPr>
          <w:t>衍陣訣能避免掉這風險，讓施術者可以放心以</w:t>
        </w:r>
      </w:ins>
      <w:ins w:id="11743" w:author="Administrator" w:date="2019-03-29T23:00:00Z">
        <w:r w:rsidR="003D7B09">
          <w:rPr>
            <w:rFonts w:hint="eastAsia"/>
          </w:rPr>
          <w:t>納靈訣蓄</w:t>
        </w:r>
      </w:ins>
      <w:ins w:id="11744" w:author="Administrator" w:date="2019-03-13T23:10:00Z">
        <w:r>
          <w:rPr>
            <w:rFonts w:hint="eastAsia"/>
          </w:rPr>
          <w:t>力破之</w:t>
        </w:r>
      </w:ins>
      <w:ins w:id="11745" w:author="Administrator" w:date="2019-03-13T23:11:00Z">
        <w:r>
          <w:rPr>
            <w:rFonts w:hint="eastAsia"/>
          </w:rPr>
          <w:t>，</w:t>
        </w:r>
      </w:ins>
      <w:ins w:id="11746" w:author="Administrator" w:date="2019-03-30T09:44:00Z">
        <w:r w:rsidR="007E60C9">
          <w:rPr>
            <w:rFonts w:hint="eastAsia"/>
          </w:rPr>
          <w:t>這的確有很大</w:t>
        </w:r>
      </w:ins>
      <w:ins w:id="11747" w:author="Administrator" w:date="2019-03-13T23:11:00Z">
        <w:r>
          <w:rPr>
            <w:rFonts w:hint="eastAsia"/>
          </w:rPr>
          <w:t>機會成功。</w:t>
        </w:r>
      </w:ins>
    </w:p>
    <w:p w:rsidR="000F0075" w:rsidRDefault="00537DF9">
      <w:pPr>
        <w:pStyle w:val="12"/>
        <w:spacing w:after="240"/>
        <w:ind w:leftChars="0" w:left="0"/>
        <w:rPr>
          <w:ins w:id="11748" w:author="Administrator" w:date="2019-03-13T00:12:00Z"/>
        </w:rPr>
        <w:pPrChange w:id="11749" w:author="Administrator" w:date="2019-03-12T22:59:00Z">
          <w:pPr>
            <w:pStyle w:val="12"/>
            <w:numPr>
              <w:numId w:val="1"/>
            </w:numPr>
            <w:spacing w:after="240"/>
            <w:ind w:leftChars="0" w:left="360" w:hanging="360"/>
            <w:outlineLvl w:val="0"/>
          </w:pPr>
        </w:pPrChange>
      </w:pPr>
      <w:ins w:id="11750" w:author="簡新佳" w:date="2019-03-18T08:50:00Z">
        <w:r>
          <w:rPr>
            <w:rFonts w:hint="eastAsia"/>
          </w:rPr>
          <w:t>可若使用了</w:t>
        </w:r>
      </w:ins>
      <w:ins w:id="11751" w:author="Administrator" w:date="2019-03-29T23:01:00Z">
        <w:r w:rsidR="00924917">
          <w:rPr>
            <w:rFonts w:hint="eastAsia"/>
          </w:rPr>
          <w:t>納靈訣</w:t>
        </w:r>
      </w:ins>
      <w:ins w:id="11752" w:author="簡新佳" w:date="2019-03-18T08:50:00Z">
        <w:del w:id="11753" w:author="Administrator" w:date="2019-03-29T23:01:00Z">
          <w:r w:rsidDel="00924917">
            <w:rPr>
              <w:rFonts w:hint="eastAsia"/>
            </w:rPr>
            <w:delText>連鵲訣</w:delText>
          </w:r>
        </w:del>
        <w:r>
          <w:rPr>
            <w:rFonts w:hint="eastAsia"/>
          </w:rPr>
          <w:t>，</w:t>
        </w:r>
        <w:del w:id="11754" w:author="Administrator" w:date="2019-03-29T23:01:00Z">
          <w:r w:rsidDel="00924917">
            <w:rPr>
              <w:rFonts w:hint="eastAsia"/>
            </w:rPr>
            <w:delText>仍無</w:delText>
          </w:r>
        </w:del>
      </w:ins>
      <w:ins w:id="11755" w:author="簡新佳" w:date="2019-03-18T08:51:00Z">
        <w:del w:id="11756" w:author="Administrator" w:date="2019-03-29T23:01:00Z">
          <w:r w:rsidDel="00924917">
            <w:rPr>
              <w:rFonts w:hint="eastAsia"/>
            </w:rPr>
            <w:delText>力</w:delText>
          </w:r>
        </w:del>
      </w:ins>
      <w:ins w:id="11757" w:author="簡新佳" w:date="2019-03-18T08:50:00Z">
        <w:del w:id="11758" w:author="Administrator" w:date="2019-03-29T23:01:00Z">
          <w:r w:rsidDel="00924917">
            <w:rPr>
              <w:rFonts w:hint="eastAsia"/>
            </w:rPr>
            <w:delText>強行破之，那同樣也好不了多少</w:delText>
          </w:r>
        </w:del>
      </w:ins>
      <w:ins w:id="11759" w:author="Administrator" w:date="2019-03-29T23:01:00Z">
        <w:r w:rsidR="00924917">
          <w:rPr>
            <w:rFonts w:hint="eastAsia"/>
          </w:rPr>
          <w:t>等於走入邪道，更是立刻與其他三人翻臉，這對李龍飛來說，根本是辦不到的事情。</w:t>
        </w:r>
      </w:ins>
      <w:ins w:id="11760" w:author="簡新佳" w:date="2019-03-18T08:50:00Z">
        <w:del w:id="11761" w:author="Administrator" w:date="2019-03-29T23:01:00Z">
          <w:r w:rsidDel="00924917">
            <w:rPr>
              <w:rFonts w:hint="eastAsia"/>
            </w:rPr>
            <w:delText>。</w:delText>
          </w:r>
        </w:del>
      </w:ins>
    </w:p>
    <w:p w:rsidR="000F0075" w:rsidRDefault="00AE3315">
      <w:pPr>
        <w:pStyle w:val="12"/>
        <w:spacing w:after="240"/>
        <w:ind w:leftChars="0" w:left="0"/>
        <w:rPr>
          <w:ins w:id="11762" w:author="Administrator" w:date="2019-03-13T00:56:00Z"/>
        </w:rPr>
        <w:pPrChange w:id="11763" w:author="Administrator" w:date="2019-03-12T22:59:00Z">
          <w:pPr>
            <w:pStyle w:val="12"/>
            <w:numPr>
              <w:numId w:val="1"/>
            </w:numPr>
            <w:spacing w:after="240"/>
            <w:ind w:leftChars="0" w:left="360" w:hanging="360"/>
            <w:outlineLvl w:val="0"/>
          </w:pPr>
        </w:pPrChange>
      </w:pPr>
      <w:ins w:id="11764" w:author="Administrator" w:date="2019-03-13T00:12:00Z">
        <w:r>
          <w:rPr>
            <w:rFonts w:hint="eastAsia"/>
          </w:rPr>
          <w:t>「不管怎說，先照著這</w:t>
        </w:r>
      </w:ins>
      <w:ins w:id="11765" w:author="Administrator" w:date="2019-03-13T23:11:00Z">
        <w:r w:rsidR="00B53416">
          <w:rPr>
            <w:rFonts w:hint="eastAsia"/>
          </w:rPr>
          <w:t>衍陣訣</w:t>
        </w:r>
      </w:ins>
      <w:ins w:id="11766" w:author="Administrator" w:date="2019-03-13T00:13:00Z">
        <w:r>
          <w:rPr>
            <w:rFonts w:hint="eastAsia"/>
          </w:rPr>
          <w:t>施展</w:t>
        </w:r>
      </w:ins>
      <w:ins w:id="11767" w:author="Administrator" w:date="2019-03-13T00:12:00Z">
        <w:r>
          <w:rPr>
            <w:rFonts w:hint="eastAsia"/>
          </w:rPr>
          <w:t>，看看</w:t>
        </w:r>
      </w:ins>
      <w:ins w:id="11768" w:author="Administrator" w:date="2019-03-13T00:13:00Z">
        <w:r>
          <w:rPr>
            <w:rFonts w:hint="eastAsia"/>
          </w:rPr>
          <w:t>這石碑是否真有陣法保護，同時也知道該需要多少</w:t>
        </w:r>
      </w:ins>
      <w:ins w:id="11769" w:author="Administrator" w:date="2019-03-30T09:44:00Z">
        <w:r w:rsidR="007E60C9">
          <w:rPr>
            <w:rFonts w:hint="eastAsia"/>
          </w:rPr>
          <w:t>力量破之</w:t>
        </w:r>
      </w:ins>
      <w:ins w:id="11770" w:author="Administrator" w:date="2019-03-13T00:14:00Z">
        <w:r w:rsidR="0070783D">
          <w:rPr>
            <w:rFonts w:hint="eastAsia"/>
          </w:rPr>
          <w:t>。」想到這，李龍飛</w:t>
        </w:r>
      </w:ins>
      <w:ins w:id="11771" w:author="Administrator" w:date="2019-03-13T00:55:00Z">
        <w:r w:rsidR="00B53416">
          <w:rPr>
            <w:rFonts w:hint="eastAsia"/>
          </w:rPr>
          <w:t>雙手掐訣，</w:t>
        </w:r>
      </w:ins>
      <w:ins w:id="11772" w:author="Administrator" w:date="2019-03-13T23:12:00Z">
        <w:r w:rsidR="00B53416">
          <w:rPr>
            <w:rFonts w:hint="eastAsia"/>
          </w:rPr>
          <w:t>照著玉簡內的記載嚐試著施法。</w:t>
        </w:r>
      </w:ins>
    </w:p>
    <w:p w:rsidR="000F0075" w:rsidRDefault="0070783D">
      <w:pPr>
        <w:pStyle w:val="12"/>
        <w:spacing w:after="240"/>
        <w:ind w:leftChars="0" w:left="0"/>
        <w:rPr>
          <w:ins w:id="11773" w:author="Administrator" w:date="2019-03-13T23:12:00Z"/>
        </w:rPr>
        <w:pPrChange w:id="11774" w:author="Administrator" w:date="2019-03-12T22:59:00Z">
          <w:pPr>
            <w:pStyle w:val="12"/>
            <w:numPr>
              <w:numId w:val="1"/>
            </w:numPr>
            <w:spacing w:after="240"/>
            <w:ind w:leftChars="0" w:left="360" w:hanging="360"/>
            <w:outlineLvl w:val="0"/>
          </w:pPr>
        </w:pPrChange>
      </w:pPr>
      <w:ins w:id="11775" w:author="Administrator" w:date="2019-03-13T00:56:00Z">
        <w:r>
          <w:rPr>
            <w:rFonts w:hint="eastAsia"/>
          </w:rPr>
          <w:t>在</w:t>
        </w:r>
      </w:ins>
      <w:ins w:id="11776" w:author="Administrator" w:date="2019-03-13T23:12:00Z">
        <w:r w:rsidR="00B53416">
          <w:rPr>
            <w:rFonts w:hint="eastAsia"/>
          </w:rPr>
          <w:t>他掐訣</w:t>
        </w:r>
      </w:ins>
      <w:ins w:id="11777" w:author="Administrator" w:date="2019-03-13T00:57:00Z">
        <w:r>
          <w:rPr>
            <w:rFonts w:hint="eastAsia"/>
          </w:rPr>
          <w:t>的同時，樸陳陰三人也忍不住</w:t>
        </w:r>
      </w:ins>
      <w:ins w:id="11778" w:author="Administrator" w:date="2019-03-29T23:01:00Z">
        <w:r w:rsidR="00924917">
          <w:rPr>
            <w:rFonts w:hint="eastAsia"/>
          </w:rPr>
          <w:t>再</w:t>
        </w:r>
      </w:ins>
      <w:ins w:id="11779" w:author="Administrator" w:date="2019-03-13T00:57:00Z">
        <w:r>
          <w:rPr>
            <w:rFonts w:hint="eastAsia"/>
          </w:rPr>
          <w:t>往後一退；雖說他們不覺得李龍飛會為了石碑犧牲他們三人，但防人之心不可無，仍是</w:t>
        </w:r>
      </w:ins>
      <w:ins w:id="11780" w:author="Administrator" w:date="2019-03-13T00:58:00Z">
        <w:r w:rsidR="00B53416">
          <w:rPr>
            <w:rFonts w:hint="eastAsia"/>
          </w:rPr>
          <w:t>警</w:t>
        </w:r>
      </w:ins>
      <w:ins w:id="11781" w:author="Administrator" w:date="2019-03-13T23:12:00Z">
        <w:r w:rsidR="00B53416">
          <w:rPr>
            <w:rFonts w:hint="eastAsia"/>
          </w:rPr>
          <w:t>惕起</w:t>
        </w:r>
      </w:ins>
      <w:ins w:id="11782" w:author="Administrator" w:date="2019-03-13T00:58:00Z">
        <w:r>
          <w:rPr>
            <w:rFonts w:hint="eastAsia"/>
          </w:rPr>
          <w:t>來。</w:t>
        </w:r>
      </w:ins>
    </w:p>
    <w:p w:rsidR="00537DF9" w:rsidRDefault="00537DF9" w:rsidP="00537DF9">
      <w:pPr>
        <w:pStyle w:val="12"/>
        <w:spacing w:after="240"/>
        <w:ind w:leftChars="0" w:left="0"/>
        <w:rPr>
          <w:ins w:id="11783" w:author="簡新佳" w:date="2019-03-18T08:52:00Z"/>
        </w:rPr>
      </w:pPr>
      <w:ins w:id="11784" w:author="簡新佳" w:date="2019-03-18T08:52:00Z">
        <w:r>
          <w:rPr>
            <w:rFonts w:hint="eastAsia"/>
          </w:rPr>
          <w:t>那</w:t>
        </w:r>
        <w:del w:id="11785" w:author="Administrator" w:date="2019-03-29T23:01:00Z">
          <w:r w:rsidDel="00924917">
            <w:rPr>
              <w:rFonts w:hint="eastAsia"/>
            </w:rPr>
            <w:delText>連鵲</w:delText>
          </w:r>
        </w:del>
        <w:r>
          <w:rPr>
            <w:rFonts w:hint="eastAsia"/>
          </w:rPr>
          <w:t>衍陣訣上</w:t>
        </w:r>
        <w:del w:id="11786" w:author="Administrator" w:date="2019-03-29T23:02:00Z">
          <w:r w:rsidDel="00924917">
            <w:rPr>
              <w:rFonts w:hint="eastAsia"/>
            </w:rPr>
            <w:delText>記載用來探測陣法的「衍陣訣」</w:delText>
          </w:r>
        </w:del>
        <w:r>
          <w:rPr>
            <w:rFonts w:hint="eastAsia"/>
          </w:rPr>
          <w:t>並不困難，李龍飛失敗了幾次之後，一道靈光便緩緩從他手指射向石碑。</w:t>
        </w:r>
      </w:ins>
    </w:p>
    <w:p w:rsidR="00537DF9" w:rsidRDefault="00537DF9" w:rsidP="00537DF9">
      <w:pPr>
        <w:pStyle w:val="12"/>
        <w:spacing w:after="240"/>
        <w:ind w:leftChars="0" w:left="0"/>
        <w:rPr>
          <w:ins w:id="11787" w:author="簡新佳" w:date="2019-03-18T08:52:00Z"/>
        </w:rPr>
      </w:pPr>
      <w:ins w:id="11788" w:author="簡新佳" w:date="2019-03-18T08:52:00Z">
        <w:r>
          <w:rPr>
            <w:rFonts w:hint="eastAsia"/>
          </w:rPr>
          <w:t>在接觸石碑的那一剎那，石碑上一股黃褐色的光芒浮現出來，跟著李龍飛一喜，心中暗道，「成了，這石碑果然有陣法保護！」</w:t>
        </w:r>
      </w:ins>
    </w:p>
    <w:p w:rsidR="00537DF9" w:rsidRDefault="00537DF9" w:rsidP="00537DF9">
      <w:pPr>
        <w:pStyle w:val="12"/>
        <w:spacing w:after="240"/>
        <w:ind w:leftChars="0" w:left="0"/>
        <w:rPr>
          <w:ins w:id="11789" w:author="簡新佳" w:date="2019-03-18T08:52:00Z"/>
        </w:rPr>
      </w:pPr>
      <w:ins w:id="11790" w:author="簡新佳" w:date="2019-03-18T08:52:00Z">
        <w:r>
          <w:rPr>
            <w:rFonts w:hint="eastAsia"/>
          </w:rPr>
          <w:t>不過在看到那石碑的上的光芒後，李龍飛的心又沉了下去。</w:t>
        </w:r>
      </w:ins>
    </w:p>
    <w:p w:rsidR="000F0075" w:rsidRDefault="00B53416">
      <w:pPr>
        <w:pStyle w:val="12"/>
        <w:spacing w:after="240"/>
        <w:ind w:leftChars="0" w:left="0"/>
        <w:rPr>
          <w:ins w:id="11791" w:author="Administrator" w:date="2019-03-13T23:13:00Z"/>
          <w:del w:id="11792" w:author="簡新佳" w:date="2019-03-18T08:52:00Z"/>
        </w:rPr>
        <w:pPrChange w:id="11793" w:author="Administrator" w:date="2019-03-12T22:59:00Z">
          <w:pPr>
            <w:pStyle w:val="12"/>
            <w:numPr>
              <w:numId w:val="1"/>
            </w:numPr>
            <w:spacing w:after="240"/>
            <w:ind w:leftChars="0" w:left="360" w:hanging="360"/>
            <w:outlineLvl w:val="0"/>
          </w:pPr>
        </w:pPrChange>
      </w:pPr>
      <w:ins w:id="11794" w:author="Administrator" w:date="2019-03-13T23:12:00Z">
        <w:del w:id="11795" w:author="簡新佳" w:date="2019-03-18T08:52:00Z">
          <w:r w:rsidDel="00537DF9">
            <w:rPr>
              <w:rFonts w:hint="eastAsia"/>
            </w:rPr>
            <w:delText>很快的，在失敗了幾次之後，</w:delText>
          </w:r>
        </w:del>
      </w:ins>
      <w:ins w:id="11796" w:author="Administrator" w:date="2019-03-13T23:13:00Z">
        <w:del w:id="11797" w:author="簡新佳" w:date="2019-03-18T08:52:00Z">
          <w:r w:rsidDel="00537DF9">
            <w:rPr>
              <w:rFonts w:hint="eastAsia"/>
            </w:rPr>
            <w:delText>李龍飛成功施展了衍陣訣，一道靈光照射在石碑之上，讓石碑發出了淡淡的黃光。</w:delText>
          </w:r>
        </w:del>
      </w:ins>
    </w:p>
    <w:p w:rsidR="000F0075" w:rsidRDefault="00B53416">
      <w:pPr>
        <w:pStyle w:val="12"/>
        <w:spacing w:after="240"/>
        <w:ind w:leftChars="0" w:left="0"/>
        <w:rPr>
          <w:ins w:id="11798" w:author="Administrator" w:date="2019-03-13T23:13:00Z"/>
          <w:del w:id="11799" w:author="簡新佳" w:date="2019-03-18T08:52:00Z"/>
        </w:rPr>
        <w:pPrChange w:id="11800" w:author="Administrator" w:date="2019-03-12T22:59:00Z">
          <w:pPr>
            <w:pStyle w:val="12"/>
            <w:numPr>
              <w:numId w:val="1"/>
            </w:numPr>
            <w:spacing w:after="240"/>
            <w:ind w:leftChars="0" w:left="360" w:hanging="360"/>
            <w:outlineLvl w:val="0"/>
          </w:pPr>
        </w:pPrChange>
      </w:pPr>
      <w:ins w:id="11801" w:author="Administrator" w:date="2019-03-13T23:13:00Z">
        <w:del w:id="11802" w:author="簡新佳" w:date="2019-03-18T08:52:00Z">
          <w:r w:rsidDel="00537DF9">
            <w:rPr>
              <w:rFonts w:hint="eastAsia"/>
            </w:rPr>
            <w:delText>「成了！」李龍飛見狀，心中喜道。</w:delText>
          </w:r>
        </w:del>
      </w:ins>
    </w:p>
    <w:p w:rsidR="000F0075" w:rsidRDefault="00B53416">
      <w:pPr>
        <w:pStyle w:val="12"/>
        <w:spacing w:after="240"/>
        <w:ind w:leftChars="0" w:left="0"/>
        <w:rPr>
          <w:ins w:id="11803" w:author="Administrator" w:date="2019-03-13T23:14:00Z"/>
          <w:del w:id="11804" w:author="簡新佳" w:date="2019-03-18T08:52:00Z"/>
        </w:rPr>
        <w:pPrChange w:id="11805" w:author="Administrator" w:date="2019-03-12T22:59:00Z">
          <w:pPr>
            <w:pStyle w:val="12"/>
            <w:numPr>
              <w:numId w:val="1"/>
            </w:numPr>
            <w:spacing w:after="240"/>
            <w:ind w:leftChars="0" w:left="360" w:hanging="360"/>
            <w:outlineLvl w:val="0"/>
          </w:pPr>
        </w:pPrChange>
      </w:pPr>
      <w:ins w:id="11806" w:author="Administrator" w:date="2019-03-13T23:13:00Z">
        <w:del w:id="11807" w:author="簡新佳" w:date="2019-03-18T08:52:00Z">
          <w:r w:rsidDel="00537DF9">
            <w:rPr>
              <w:rFonts w:hint="eastAsia"/>
            </w:rPr>
            <w:delText>可是見到那</w:delText>
          </w:r>
        </w:del>
      </w:ins>
      <w:ins w:id="11808" w:author="Administrator" w:date="2019-03-13T23:14:00Z">
        <w:del w:id="11809" w:author="簡新佳" w:date="2019-03-18T08:52:00Z">
          <w:r w:rsidDel="00537DF9">
            <w:rPr>
              <w:rFonts w:hint="eastAsia"/>
            </w:rPr>
            <w:delText>石碑上的黃光後，心情又沉了下去。</w:delText>
          </w:r>
        </w:del>
      </w:ins>
    </w:p>
    <w:p w:rsidR="000F0075" w:rsidRDefault="006F7528">
      <w:pPr>
        <w:pStyle w:val="12"/>
        <w:spacing w:after="240"/>
        <w:ind w:leftChars="0" w:left="0"/>
        <w:rPr>
          <w:ins w:id="11810" w:author="Administrator" w:date="2019-03-13T23:14:00Z"/>
          <w:del w:id="11811" w:author="簡新佳" w:date="2019-03-18T08:52:00Z"/>
        </w:rPr>
        <w:pPrChange w:id="11812" w:author="Administrator" w:date="2019-03-12T22:59:00Z">
          <w:pPr>
            <w:pStyle w:val="12"/>
            <w:numPr>
              <w:numId w:val="1"/>
            </w:numPr>
            <w:spacing w:after="240"/>
            <w:ind w:leftChars="0" w:left="360" w:hanging="360"/>
            <w:outlineLvl w:val="0"/>
          </w:pPr>
        </w:pPrChange>
      </w:pPr>
      <w:ins w:id="11813" w:author="Administrator" w:date="2019-03-13T23:14:00Z">
        <w:del w:id="11814" w:author="簡新佳" w:date="2019-03-18T08:52:00Z">
          <w:r w:rsidDel="00537DF9">
            <w:rPr>
              <w:rFonts w:hint="eastAsia"/>
            </w:rPr>
            <w:delText>「居然</w:delText>
          </w:r>
        </w:del>
      </w:ins>
      <w:ins w:id="11815" w:author="Administrator" w:date="2019-03-13T23:21:00Z">
        <w:del w:id="11816" w:author="簡新佳" w:date="2019-03-18T08:52:00Z">
          <w:r w:rsidDel="00537DF9">
            <w:rPr>
              <w:rFonts w:hint="eastAsia"/>
            </w:rPr>
            <w:delText>泛著</w:delText>
          </w:r>
        </w:del>
      </w:ins>
      <w:ins w:id="11817" w:author="Administrator" w:date="2019-03-13T23:14:00Z">
        <w:del w:id="11818" w:author="簡新佳" w:date="2019-03-18T08:52:00Z">
          <w:r w:rsidDel="00537DF9">
            <w:rPr>
              <w:rFonts w:hint="eastAsia"/>
            </w:rPr>
            <w:delText>黃</w:delText>
          </w:r>
        </w:del>
      </w:ins>
      <w:ins w:id="11819" w:author="Administrator" w:date="2019-03-13T23:21:00Z">
        <w:del w:id="11820" w:author="簡新佳" w:date="2019-03-18T08:52:00Z">
          <w:r w:rsidDel="00537DF9">
            <w:rPr>
              <w:rFonts w:hint="eastAsia"/>
            </w:rPr>
            <w:delText>芒</w:delText>
          </w:r>
        </w:del>
      </w:ins>
      <w:ins w:id="11821" w:author="Administrator" w:date="2019-03-13T23:14:00Z">
        <w:del w:id="11822" w:author="簡新佳" w:date="2019-03-18T08:52:00Z">
          <w:r w:rsidR="00B53416" w:rsidDel="00537DF9">
            <w:rPr>
              <w:rFonts w:hint="eastAsia"/>
            </w:rPr>
            <w:delText>！」</w:delText>
          </w:r>
        </w:del>
      </w:ins>
    </w:p>
    <w:p w:rsidR="000F0075" w:rsidRDefault="00B53416">
      <w:pPr>
        <w:pStyle w:val="12"/>
        <w:spacing w:after="240"/>
        <w:ind w:leftChars="0" w:left="0"/>
        <w:rPr>
          <w:ins w:id="11823" w:author="Administrator" w:date="2019-03-13T23:16:00Z"/>
        </w:rPr>
        <w:pPrChange w:id="11824" w:author="Administrator" w:date="2019-03-12T22:59:00Z">
          <w:pPr>
            <w:pStyle w:val="12"/>
            <w:numPr>
              <w:numId w:val="1"/>
            </w:numPr>
            <w:spacing w:after="240"/>
            <w:ind w:leftChars="0" w:left="360" w:hanging="360"/>
            <w:outlineLvl w:val="0"/>
          </w:pPr>
        </w:pPrChange>
      </w:pPr>
      <w:ins w:id="11825" w:author="Administrator" w:date="2019-03-13T23:14:00Z">
        <w:r>
          <w:rPr>
            <w:rFonts w:hint="eastAsia"/>
          </w:rPr>
          <w:t>照</w:t>
        </w:r>
      </w:ins>
      <w:ins w:id="11826" w:author="Administrator" w:date="2019-03-14T00:05:00Z">
        <w:r w:rsidR="0049078B">
          <w:rPr>
            <w:rFonts w:hint="eastAsia"/>
          </w:rPr>
          <w:t>衍</w:t>
        </w:r>
      </w:ins>
      <w:ins w:id="11827" w:author="Administrator" w:date="2019-03-13T23:14:00Z">
        <w:r w:rsidR="00924917">
          <w:rPr>
            <w:rFonts w:hint="eastAsia"/>
          </w:rPr>
          <w:t>陣訣內所說，</w:t>
        </w:r>
      </w:ins>
      <w:ins w:id="11828" w:author="Administrator" w:date="2019-03-29T23:02:00Z">
        <w:r w:rsidR="00924917">
          <w:rPr>
            <w:rFonts w:hint="eastAsia"/>
          </w:rPr>
          <w:t>其</w:t>
        </w:r>
      </w:ins>
      <w:ins w:id="11829" w:author="Administrator" w:date="2019-03-13T23:14:00Z">
        <w:r w:rsidR="00C628F0">
          <w:rPr>
            <w:rFonts w:hint="eastAsia"/>
          </w:rPr>
          <w:t>推衍的陣法</w:t>
        </w:r>
      </w:ins>
      <w:ins w:id="11830" w:author="Administrator" w:date="2019-03-13T23:21:00Z">
        <w:r w:rsidR="006F7528">
          <w:rPr>
            <w:rFonts w:hint="eastAsia"/>
          </w:rPr>
          <w:t>會發出</w:t>
        </w:r>
      </w:ins>
      <w:ins w:id="11831" w:author="Administrator" w:date="2019-03-13T23:16:00Z">
        <w:r w:rsidR="00C628F0">
          <w:rPr>
            <w:rFonts w:hint="eastAsia"/>
          </w:rPr>
          <w:t>紫青黃紅白</w:t>
        </w:r>
      </w:ins>
      <w:ins w:id="11832" w:author="Administrator" w:date="2019-03-13T23:15:00Z">
        <w:r w:rsidR="00C628F0">
          <w:rPr>
            <w:rFonts w:hint="eastAsia"/>
          </w:rPr>
          <w:t>五</w:t>
        </w:r>
      </w:ins>
      <w:ins w:id="11833" w:author="Administrator" w:date="2019-03-13T23:21:00Z">
        <w:r w:rsidR="006F7528">
          <w:rPr>
            <w:rFonts w:hint="eastAsia"/>
          </w:rPr>
          <w:t>種光芒</w:t>
        </w:r>
      </w:ins>
      <w:ins w:id="11834" w:author="Administrator" w:date="2019-03-13T23:15:00Z">
        <w:r w:rsidR="00C628F0">
          <w:rPr>
            <w:rFonts w:hint="eastAsia"/>
          </w:rPr>
          <w:t>，一層比一層強。</w:t>
        </w:r>
      </w:ins>
    </w:p>
    <w:p w:rsidR="000F0075" w:rsidRDefault="00537DF9">
      <w:pPr>
        <w:pStyle w:val="12"/>
        <w:spacing w:after="240"/>
        <w:ind w:leftChars="0" w:left="0"/>
        <w:rPr>
          <w:ins w:id="11835" w:author="Administrator" w:date="2019-03-13T23:18:00Z"/>
        </w:rPr>
        <w:pPrChange w:id="11836" w:author="Administrator" w:date="2019-03-12T22:59:00Z">
          <w:pPr>
            <w:pStyle w:val="12"/>
            <w:numPr>
              <w:numId w:val="1"/>
            </w:numPr>
            <w:spacing w:after="240"/>
            <w:ind w:leftChars="0" w:left="360" w:hanging="360"/>
            <w:outlineLvl w:val="0"/>
          </w:pPr>
        </w:pPrChange>
      </w:pPr>
      <w:ins w:id="11837" w:author="簡新佳" w:date="2019-03-18T08:52:00Z">
        <w:r>
          <w:rPr>
            <w:rFonts w:hint="eastAsia"/>
          </w:rPr>
          <w:lastRenderedPageBreak/>
          <w:t>其中白色最弱，練氣期可破之，紅色次之，築基修為可破，黃色不凡，非結丹境難以撼動，</w:t>
        </w:r>
      </w:ins>
      <w:ins w:id="11838" w:author="Administrator" w:date="2019-03-13T23:16:00Z">
        <w:del w:id="11839" w:author="簡新佳" w:date="2019-03-18T08:52:00Z">
          <w:r w:rsidR="00C628F0" w:rsidDel="00537DF9">
            <w:rPr>
              <w:rFonts w:hint="eastAsia"/>
            </w:rPr>
            <w:delText>白光</w:delText>
          </w:r>
        </w:del>
      </w:ins>
      <w:ins w:id="11840" w:author="Administrator" w:date="2019-03-13T23:17:00Z">
        <w:del w:id="11841" w:author="簡新佳" w:date="2019-03-18T08:52:00Z">
          <w:r w:rsidR="00C628F0" w:rsidDel="00537DF9">
            <w:rPr>
              <w:rFonts w:hint="eastAsia"/>
            </w:rPr>
            <w:delText>最低</w:delText>
          </w:r>
        </w:del>
      </w:ins>
      <w:ins w:id="11842" w:author="Administrator" w:date="2019-03-13T23:16:00Z">
        <w:del w:id="11843" w:author="簡新佳" w:date="2019-03-18T08:52:00Z">
          <w:r w:rsidR="00C628F0" w:rsidDel="00537DF9">
            <w:rPr>
              <w:rFonts w:hint="eastAsia"/>
            </w:rPr>
            <w:delText>，練氣修士可破，最為簡單，紅</w:delText>
          </w:r>
        </w:del>
      </w:ins>
      <w:ins w:id="11844" w:author="Administrator" w:date="2019-03-13T23:22:00Z">
        <w:del w:id="11845" w:author="簡新佳" w:date="2019-03-18T08:52:00Z">
          <w:r w:rsidR="006F7528" w:rsidDel="00537DF9">
            <w:rPr>
              <w:rFonts w:hint="eastAsia"/>
            </w:rPr>
            <w:delText>芒</w:delText>
          </w:r>
        </w:del>
      </w:ins>
      <w:ins w:id="11846" w:author="Administrator" w:date="2019-03-13T23:17:00Z">
        <w:del w:id="11847" w:author="簡新佳" w:date="2019-03-18T08:52:00Z">
          <w:r w:rsidR="00C628F0" w:rsidDel="00537DF9">
            <w:rPr>
              <w:rFonts w:hint="eastAsia"/>
            </w:rPr>
            <w:delText>次之</w:delText>
          </w:r>
        </w:del>
      </w:ins>
      <w:ins w:id="11848" w:author="Administrator" w:date="2019-03-13T23:16:00Z">
        <w:del w:id="11849" w:author="簡新佳" w:date="2019-03-18T08:52:00Z">
          <w:r w:rsidR="00C628F0" w:rsidDel="00537DF9">
            <w:rPr>
              <w:rFonts w:hint="eastAsia"/>
            </w:rPr>
            <w:delText>，築基修為有機會，算是</w:delText>
          </w:r>
        </w:del>
      </w:ins>
      <w:ins w:id="11850" w:author="Administrator" w:date="2019-03-13T23:17:00Z">
        <w:del w:id="11851" w:author="簡新佳" w:date="2019-03-18T08:52:00Z">
          <w:r w:rsidR="00C628F0" w:rsidDel="00537DF9">
            <w:rPr>
              <w:rFonts w:hint="eastAsia"/>
            </w:rPr>
            <w:delText>常見，黃光</w:delText>
          </w:r>
        </w:del>
      </w:ins>
      <w:ins w:id="11852" w:author="Administrator" w:date="2019-03-13T23:22:00Z">
        <w:del w:id="11853" w:author="簡新佳" w:date="2019-03-18T08:52:00Z">
          <w:r w:rsidR="006F7528" w:rsidDel="00537DF9">
            <w:rPr>
              <w:rFonts w:hint="eastAsia"/>
            </w:rPr>
            <w:delText>已非常</w:delText>
          </w:r>
        </w:del>
      </w:ins>
      <w:ins w:id="11854" w:author="Administrator" w:date="2019-03-13T23:17:00Z">
        <w:del w:id="11855" w:author="簡新佳" w:date="2019-03-18T08:52:00Z">
          <w:r w:rsidR="00C628F0" w:rsidDel="00537DF9">
            <w:rPr>
              <w:rFonts w:hint="eastAsia"/>
            </w:rPr>
            <w:delText>稀少，非結丹修為無法撼</w:delText>
          </w:r>
          <w:r w:rsidR="006F7528" w:rsidDel="00537DF9">
            <w:rPr>
              <w:rFonts w:hint="eastAsia"/>
            </w:rPr>
            <w:delText>動</w:delText>
          </w:r>
          <w:r w:rsidR="00C628F0" w:rsidDel="00537DF9">
            <w:rPr>
              <w:rFonts w:hint="eastAsia"/>
            </w:rPr>
            <w:delText>，</w:delText>
          </w:r>
        </w:del>
      </w:ins>
      <w:ins w:id="11856" w:author="Administrator" w:date="2019-03-13T23:18:00Z">
        <w:r w:rsidR="00C628F0">
          <w:rPr>
            <w:rFonts w:hint="eastAsia"/>
          </w:rPr>
          <w:t>青光</w:t>
        </w:r>
      </w:ins>
      <w:ins w:id="11857" w:author="Administrator" w:date="2019-03-13T23:22:00Z">
        <w:r w:rsidR="006F7528">
          <w:rPr>
            <w:rFonts w:hint="eastAsia"/>
          </w:rPr>
          <w:t>則</w:t>
        </w:r>
      </w:ins>
      <w:ins w:id="11858" w:author="Administrator" w:date="2019-03-13T23:18:00Z">
        <w:r w:rsidR="00C628F0">
          <w:rPr>
            <w:rFonts w:hint="eastAsia"/>
          </w:rPr>
          <w:t>罕有，</w:t>
        </w:r>
      </w:ins>
      <w:ins w:id="11859" w:author="Administrator" w:date="2019-03-13T23:22:00Z">
        <w:r w:rsidR="006F7528">
          <w:rPr>
            <w:rFonts w:hint="eastAsia"/>
          </w:rPr>
          <w:t>徐篙先祖也只是聽過，</w:t>
        </w:r>
      </w:ins>
      <w:ins w:id="11860" w:author="Administrator" w:date="2019-03-13T23:18:00Z">
        <w:r w:rsidR="00C628F0">
          <w:rPr>
            <w:rFonts w:hint="eastAsia"/>
          </w:rPr>
          <w:t>推</w:t>
        </w:r>
      </w:ins>
      <w:ins w:id="11861" w:author="Administrator" w:date="2019-03-13T23:23:00Z">
        <w:r w:rsidR="006F7528">
          <w:rPr>
            <w:rFonts w:hint="eastAsia"/>
          </w:rPr>
          <w:t>算只有</w:t>
        </w:r>
      </w:ins>
      <w:ins w:id="11862" w:author="Administrator" w:date="2019-03-13T23:18:00Z">
        <w:r w:rsidR="00C628F0">
          <w:rPr>
            <w:rFonts w:hint="eastAsia"/>
          </w:rPr>
          <w:t>元嬰老怪能破解</w:t>
        </w:r>
      </w:ins>
      <w:ins w:id="11863" w:author="Administrator" w:date="2019-03-13T23:23:00Z">
        <w:r w:rsidR="006F7528">
          <w:rPr>
            <w:rFonts w:hint="eastAsia"/>
          </w:rPr>
          <w:t>之</w:t>
        </w:r>
      </w:ins>
      <w:ins w:id="11864" w:author="Administrator" w:date="2019-03-13T23:18:00Z">
        <w:r w:rsidR="00C628F0">
          <w:rPr>
            <w:rFonts w:hint="eastAsia"/>
          </w:rPr>
          <w:t>。</w:t>
        </w:r>
      </w:ins>
    </w:p>
    <w:p w:rsidR="000F0075" w:rsidRDefault="00C628F0">
      <w:pPr>
        <w:pStyle w:val="12"/>
        <w:spacing w:after="240"/>
        <w:ind w:leftChars="0" w:left="0"/>
        <w:rPr>
          <w:ins w:id="11865" w:author="Administrator" w:date="2019-03-13T23:20:00Z"/>
        </w:rPr>
        <w:pPrChange w:id="11866" w:author="Administrator" w:date="2019-03-12T22:59:00Z">
          <w:pPr>
            <w:pStyle w:val="12"/>
            <w:numPr>
              <w:numId w:val="1"/>
            </w:numPr>
            <w:spacing w:after="240"/>
            <w:ind w:leftChars="0" w:left="360" w:hanging="360"/>
            <w:outlineLvl w:val="0"/>
          </w:pPr>
        </w:pPrChange>
      </w:pPr>
      <w:ins w:id="11867" w:author="Administrator" w:date="2019-03-13T23:18:00Z">
        <w:r>
          <w:rPr>
            <w:rFonts w:hint="eastAsia"/>
          </w:rPr>
          <w:t>至於</w:t>
        </w:r>
      </w:ins>
      <w:ins w:id="11868" w:author="Administrator" w:date="2019-03-13T23:19:00Z">
        <w:r>
          <w:rPr>
            <w:rFonts w:hint="eastAsia"/>
          </w:rPr>
          <w:t>紫</w:t>
        </w:r>
      </w:ins>
      <w:ins w:id="11869" w:author="Administrator" w:date="2019-03-13T23:44:00Z">
        <w:r w:rsidR="00050779">
          <w:rPr>
            <w:rFonts w:hint="eastAsia"/>
          </w:rPr>
          <w:t>芒陣法</w:t>
        </w:r>
      </w:ins>
      <w:ins w:id="11870" w:author="Administrator" w:date="2019-03-13T23:19:00Z">
        <w:r>
          <w:rPr>
            <w:rFonts w:hint="eastAsia"/>
          </w:rPr>
          <w:t>，以徐篙先祖的</w:t>
        </w:r>
      </w:ins>
      <w:ins w:id="11871" w:author="Administrator" w:date="2019-03-13T23:20:00Z">
        <w:r>
          <w:rPr>
            <w:rFonts w:hint="eastAsia"/>
          </w:rPr>
          <w:t>見識</w:t>
        </w:r>
      </w:ins>
      <w:ins w:id="11872" w:author="Administrator" w:date="2019-03-13T23:19:00Z">
        <w:r>
          <w:rPr>
            <w:rFonts w:hint="eastAsia"/>
          </w:rPr>
          <w:t>，</w:t>
        </w:r>
      </w:ins>
      <w:ins w:id="11873" w:author="Administrator" w:date="2019-03-13T23:20:00Z">
        <w:r>
          <w:rPr>
            <w:rFonts w:hint="eastAsia"/>
          </w:rPr>
          <w:t>跟本聽都沒聽過</w:t>
        </w:r>
      </w:ins>
      <w:ins w:id="11874" w:author="Administrator" w:date="2019-03-13T23:44:00Z">
        <w:r w:rsidR="00050779">
          <w:rPr>
            <w:rFonts w:hint="eastAsia"/>
          </w:rPr>
          <w:t>有這樣的陣法</w:t>
        </w:r>
      </w:ins>
      <w:ins w:id="11875" w:author="Administrator" w:date="2019-03-13T23:20:00Z">
        <w:r>
          <w:rPr>
            <w:rFonts w:hint="eastAsia"/>
          </w:rPr>
          <w:t>，自然</w:t>
        </w:r>
      </w:ins>
      <w:ins w:id="11876" w:author="Administrator" w:date="2019-03-13T23:19:00Z">
        <w:r>
          <w:rPr>
            <w:rFonts w:hint="eastAsia"/>
          </w:rPr>
          <w:t>無法推衍，只是他認為在青光之上應還有更高層次的陣法，所以</w:t>
        </w:r>
      </w:ins>
      <w:ins w:id="11877" w:author="Administrator" w:date="2019-03-13T23:20:00Z">
        <w:r>
          <w:rPr>
            <w:rFonts w:hint="eastAsia"/>
          </w:rPr>
          <w:t>記載</w:t>
        </w:r>
      </w:ins>
      <w:ins w:id="11878" w:author="Administrator" w:date="2019-03-13T23:44:00Z">
        <w:r w:rsidR="00050779">
          <w:rPr>
            <w:rFonts w:hint="eastAsia"/>
          </w:rPr>
          <w:t>於其中</w:t>
        </w:r>
      </w:ins>
      <w:ins w:id="11879" w:author="Administrator" w:date="2019-03-13T23:19:00Z">
        <w:r>
          <w:rPr>
            <w:rFonts w:hint="eastAsia"/>
          </w:rPr>
          <w:t>。</w:t>
        </w:r>
      </w:ins>
    </w:p>
    <w:p w:rsidR="00A04DF3" w:rsidRDefault="00A04DF3" w:rsidP="00A04DF3">
      <w:pPr>
        <w:pStyle w:val="12"/>
        <w:spacing w:after="240"/>
        <w:ind w:leftChars="0" w:left="0"/>
        <w:rPr>
          <w:ins w:id="11880" w:author="簡新佳" w:date="2019-03-18T08:54:00Z"/>
        </w:rPr>
      </w:pPr>
      <w:ins w:id="11881" w:author="簡新佳" w:date="2019-03-18T08:54:00Z">
        <w:r>
          <w:rPr>
            <w:rFonts w:hint="eastAsia"/>
          </w:rPr>
          <w:t>眼前這石碑上的光芒，雖然並非青色，但也是黃色強度，別說結丹境了，李龍飛等人連築基修為都沒，</w:t>
        </w:r>
      </w:ins>
      <w:ins w:id="11882" w:author="Administrator" w:date="2019-03-29T23:02:00Z">
        <w:r w:rsidR="00924917">
          <w:rPr>
            <w:rFonts w:hint="eastAsia"/>
          </w:rPr>
          <w:t>就算使用了納靈訣，</w:t>
        </w:r>
      </w:ins>
      <w:ins w:id="11883" w:author="Administrator" w:date="2019-03-29T23:03:00Z">
        <w:r w:rsidR="00924917">
          <w:rPr>
            <w:rFonts w:hint="eastAsia"/>
          </w:rPr>
          <w:t>也不可能</w:t>
        </w:r>
      </w:ins>
      <w:ins w:id="11884" w:author="簡新佳" w:date="2019-03-18T08:54:00Z">
        <w:del w:id="11885" w:author="Administrator" w:date="2019-03-29T23:03:00Z">
          <w:r w:rsidDel="00924917">
            <w:rPr>
              <w:rFonts w:hint="eastAsia"/>
            </w:rPr>
            <w:delText>如何</w:delText>
          </w:r>
        </w:del>
        <w:r>
          <w:rPr>
            <w:rFonts w:hint="eastAsia"/>
          </w:rPr>
          <w:t>破之。</w:t>
        </w:r>
      </w:ins>
    </w:p>
    <w:p w:rsidR="000F0075" w:rsidRDefault="00A04DF3">
      <w:pPr>
        <w:pStyle w:val="12"/>
        <w:spacing w:after="240"/>
        <w:ind w:leftChars="0" w:left="0"/>
        <w:rPr>
          <w:ins w:id="11886" w:author="簡新佳" w:date="2019-03-18T08:54:00Z"/>
        </w:rPr>
        <w:pPrChange w:id="11887" w:author="Administrator" w:date="2019-03-12T22:59:00Z">
          <w:pPr>
            <w:pStyle w:val="12"/>
            <w:numPr>
              <w:numId w:val="1"/>
            </w:numPr>
            <w:spacing w:after="240"/>
            <w:ind w:leftChars="0" w:left="360" w:hanging="360"/>
            <w:outlineLvl w:val="0"/>
          </w:pPr>
        </w:pPrChange>
      </w:pPr>
      <w:ins w:id="11888" w:author="簡新佳" w:date="2019-03-18T08:54:00Z">
        <w:r>
          <w:rPr>
            <w:rFonts w:hint="eastAsia"/>
          </w:rPr>
          <w:t>樸道子等人眼看那石碑上泛起光芒，雖不知所以，但也感受到一股壓力，不知道李龍飛會否</w:t>
        </w:r>
        <w:del w:id="11889" w:author="Administrator" w:date="2019-03-29T23:03:00Z">
          <w:r w:rsidDel="00924917">
            <w:rPr>
              <w:rFonts w:hint="eastAsia"/>
            </w:rPr>
            <w:delText>要求</w:delText>
          </w:r>
        </w:del>
      </w:ins>
      <w:ins w:id="11890" w:author="Administrator" w:date="2019-03-29T23:03:00Z">
        <w:r w:rsidR="00924917">
          <w:rPr>
            <w:rFonts w:hint="eastAsia"/>
          </w:rPr>
          <w:t>對他們使用納靈訣。</w:t>
        </w:r>
      </w:ins>
      <w:ins w:id="11891" w:author="簡新佳" w:date="2019-03-18T08:54:00Z">
        <w:del w:id="11892" w:author="Administrator" w:date="2019-03-29T23:03:00Z">
          <w:r w:rsidDel="00924917">
            <w:rPr>
              <w:rFonts w:hint="eastAsia"/>
            </w:rPr>
            <w:delText>他們合力施展法訣。</w:delText>
          </w:r>
        </w:del>
      </w:ins>
    </w:p>
    <w:p w:rsidR="000F0075" w:rsidRDefault="00050779">
      <w:pPr>
        <w:pStyle w:val="12"/>
        <w:spacing w:after="240"/>
        <w:ind w:leftChars="0" w:left="0"/>
        <w:rPr>
          <w:ins w:id="11893" w:author="Administrator" w:date="2019-03-13T23:46:00Z"/>
          <w:del w:id="11894" w:author="簡新佳" w:date="2019-03-18T08:54:00Z"/>
        </w:rPr>
        <w:pPrChange w:id="11895" w:author="Administrator" w:date="2019-03-12T22:59:00Z">
          <w:pPr>
            <w:pStyle w:val="12"/>
            <w:numPr>
              <w:numId w:val="1"/>
            </w:numPr>
            <w:spacing w:after="240"/>
            <w:ind w:leftChars="0" w:left="360" w:hanging="360"/>
            <w:outlineLvl w:val="0"/>
          </w:pPr>
        </w:pPrChange>
      </w:pPr>
      <w:ins w:id="11896" w:author="Administrator" w:date="2019-03-13T23:44:00Z">
        <w:del w:id="11897" w:author="簡新佳" w:date="2019-03-18T08:54:00Z">
          <w:r w:rsidDel="00A04DF3">
            <w:rPr>
              <w:rFonts w:hint="eastAsia"/>
            </w:rPr>
            <w:delText>李龍飛看著</w:delText>
          </w:r>
        </w:del>
      </w:ins>
      <w:ins w:id="11898" w:author="Administrator" w:date="2019-03-13T23:45:00Z">
        <w:del w:id="11899" w:author="簡新佳" w:date="2019-03-18T08:54:00Z">
          <w:r w:rsidDel="00A04DF3">
            <w:rPr>
              <w:rFonts w:hint="eastAsia"/>
            </w:rPr>
            <w:delText>那黃芒，臉色沉重，樸道子</w:delText>
          </w:r>
        </w:del>
      </w:ins>
      <w:ins w:id="11900" w:author="Administrator" w:date="2019-03-13T23:48:00Z">
        <w:del w:id="11901" w:author="簡新佳" w:date="2019-03-18T08:54:00Z">
          <w:r w:rsidDel="00A04DF3">
            <w:rPr>
              <w:rFonts w:hint="eastAsia"/>
            </w:rPr>
            <w:delText>等</w:delText>
          </w:r>
        </w:del>
      </w:ins>
      <w:ins w:id="11902" w:author="Administrator" w:date="2019-03-13T23:46:00Z">
        <w:del w:id="11903" w:author="簡新佳" w:date="2019-03-18T08:54:00Z">
          <w:r w:rsidDel="00A04DF3">
            <w:rPr>
              <w:rFonts w:hint="eastAsia"/>
            </w:rPr>
            <w:delText>則是不知所以，但也感受到一股壓力。</w:delText>
          </w:r>
        </w:del>
      </w:ins>
    </w:p>
    <w:p w:rsidR="000F0075" w:rsidRDefault="00050779">
      <w:pPr>
        <w:pStyle w:val="12"/>
        <w:spacing w:after="240"/>
        <w:ind w:leftChars="0" w:left="0"/>
        <w:rPr>
          <w:ins w:id="11904" w:author="Administrator" w:date="2019-03-13T23:50:00Z"/>
        </w:rPr>
        <w:pPrChange w:id="11905" w:author="Administrator" w:date="2019-03-12T22:59:00Z">
          <w:pPr>
            <w:pStyle w:val="12"/>
            <w:numPr>
              <w:numId w:val="1"/>
            </w:numPr>
            <w:spacing w:after="240"/>
            <w:ind w:leftChars="0" w:left="360" w:hanging="360"/>
            <w:outlineLvl w:val="0"/>
          </w:pPr>
        </w:pPrChange>
      </w:pPr>
      <w:ins w:id="11906" w:author="Administrator" w:date="2019-03-13T23:48:00Z">
        <w:r>
          <w:rPr>
            <w:rFonts w:hint="eastAsia"/>
          </w:rPr>
          <w:t>良久，李龍飛才抬</w:t>
        </w:r>
      </w:ins>
      <w:ins w:id="11907" w:author="Administrator" w:date="2019-03-13T23:49:00Z">
        <w:r>
          <w:rPr>
            <w:rFonts w:hint="eastAsia"/>
          </w:rPr>
          <w:t>頭</w:t>
        </w:r>
      </w:ins>
      <w:ins w:id="11908" w:author="Administrator" w:date="2019-03-13T23:50:00Z">
        <w:r>
          <w:rPr>
            <w:rFonts w:hint="eastAsia"/>
          </w:rPr>
          <w:t>看向徐篙，沉聲問道，「</w:t>
        </w:r>
      </w:ins>
      <w:ins w:id="11909" w:author="Administrator" w:date="2019-03-29T23:03:00Z">
        <w:r w:rsidR="00924917">
          <w:rPr>
            <w:rFonts w:hint="eastAsia"/>
          </w:rPr>
          <w:t>照推衍訣所說，</w:t>
        </w:r>
      </w:ins>
      <w:ins w:id="11910" w:author="Administrator" w:date="2019-03-13T23:50:00Z">
        <w:r w:rsidR="00924917">
          <w:rPr>
            <w:rFonts w:hint="eastAsia"/>
          </w:rPr>
          <w:t>這陣法就算</w:t>
        </w:r>
      </w:ins>
      <w:ins w:id="11911" w:author="Administrator" w:date="2019-03-29T23:03:00Z">
        <w:r w:rsidR="00924917">
          <w:rPr>
            <w:rFonts w:hint="eastAsia"/>
          </w:rPr>
          <w:t>合</w:t>
        </w:r>
      </w:ins>
      <w:ins w:id="11912" w:author="Administrator" w:date="2019-03-13T23:50:00Z">
        <w:r w:rsidR="00924917">
          <w:rPr>
            <w:rFonts w:hint="eastAsia"/>
          </w:rPr>
          <w:t>我們</w:t>
        </w:r>
      </w:ins>
      <w:ins w:id="11913" w:author="Administrator" w:date="2019-03-29T23:03:00Z">
        <w:r w:rsidR="00924917">
          <w:rPr>
            <w:rFonts w:hint="eastAsia"/>
          </w:rPr>
          <w:t>所有人的靈力</w:t>
        </w:r>
      </w:ins>
      <w:ins w:id="11914" w:author="Administrator" w:date="2019-03-13T23:50:00Z">
        <w:r>
          <w:rPr>
            <w:rFonts w:hint="eastAsia"/>
          </w:rPr>
          <w:t>，也破解不開</w:t>
        </w:r>
      </w:ins>
      <w:ins w:id="11915" w:author="Administrator" w:date="2019-03-29T23:03:00Z">
        <w:r w:rsidR="00924917">
          <w:rPr>
            <w:rFonts w:hint="eastAsia"/>
          </w:rPr>
          <w:t>，</w:t>
        </w:r>
      </w:ins>
      <w:ins w:id="11916" w:author="Administrator" w:date="2019-03-29T23:04:00Z">
        <w:r w:rsidR="00924917">
          <w:rPr>
            <w:rFonts w:hint="eastAsia"/>
          </w:rPr>
          <w:t>難不成你在唬嚨我</w:t>
        </w:r>
      </w:ins>
      <w:ins w:id="11917" w:author="Administrator" w:date="2019-03-13T23:50:00Z">
        <w:r>
          <w:rPr>
            <w:rFonts w:hint="eastAsia"/>
          </w:rPr>
          <w:t>？」</w:t>
        </w:r>
      </w:ins>
    </w:p>
    <w:p w:rsidR="000F0075" w:rsidRDefault="00050779">
      <w:pPr>
        <w:pStyle w:val="12"/>
        <w:spacing w:after="240"/>
        <w:ind w:leftChars="0" w:left="0"/>
        <w:rPr>
          <w:ins w:id="11918" w:author="Administrator" w:date="2019-03-13T23:56:00Z"/>
        </w:rPr>
        <w:pPrChange w:id="11919" w:author="Administrator" w:date="2019-03-12T22:59:00Z">
          <w:pPr>
            <w:pStyle w:val="12"/>
            <w:numPr>
              <w:numId w:val="1"/>
            </w:numPr>
            <w:spacing w:after="240"/>
            <w:ind w:leftChars="0" w:left="360" w:hanging="360"/>
            <w:outlineLvl w:val="0"/>
          </w:pPr>
        </w:pPrChange>
      </w:pPr>
      <w:ins w:id="11920" w:author="Administrator" w:date="2019-03-13T23:51:00Z">
        <w:r>
          <w:rPr>
            <w:rFonts w:hint="eastAsia"/>
          </w:rPr>
          <w:t>徐篙神情</w:t>
        </w:r>
      </w:ins>
      <w:ins w:id="11921" w:author="Administrator" w:date="2019-03-13T23:54:00Z">
        <w:r w:rsidR="00405B30">
          <w:rPr>
            <w:rFonts w:hint="eastAsia"/>
          </w:rPr>
          <w:t>變了變，</w:t>
        </w:r>
      </w:ins>
      <w:ins w:id="11922" w:author="Administrator" w:date="2019-03-13T23:55:00Z">
        <w:r w:rsidR="00405B30">
          <w:rPr>
            <w:rFonts w:hint="eastAsia"/>
          </w:rPr>
          <w:t>有些緊張，「並沒有，我也是剛剛才知道…</w:t>
        </w:r>
      </w:ins>
      <w:ins w:id="11923" w:author="Administrator" w:date="2019-03-13T23:56:00Z">
        <w:r w:rsidR="00405B30">
          <w:rPr>
            <w:rFonts w:hint="eastAsia"/>
          </w:rPr>
          <w:t>原先我還以為，這陣法之力頂多泛起紅芒而已…」</w:t>
        </w:r>
      </w:ins>
    </w:p>
    <w:p w:rsidR="000F0075" w:rsidRDefault="00405B30">
      <w:pPr>
        <w:pStyle w:val="12"/>
        <w:spacing w:after="240"/>
        <w:ind w:leftChars="0" w:left="0"/>
        <w:rPr>
          <w:ins w:id="11924" w:author="Administrator" w:date="2019-03-13T23:58:00Z"/>
        </w:rPr>
        <w:pPrChange w:id="11925" w:author="Administrator" w:date="2019-03-12T22:59:00Z">
          <w:pPr>
            <w:pStyle w:val="12"/>
            <w:numPr>
              <w:numId w:val="1"/>
            </w:numPr>
            <w:spacing w:after="240"/>
            <w:ind w:leftChars="0" w:left="360" w:hanging="360"/>
            <w:outlineLvl w:val="0"/>
          </w:pPr>
        </w:pPrChange>
      </w:pPr>
      <w:ins w:id="11926" w:author="Administrator" w:date="2019-03-13T23:56:00Z">
        <w:r>
          <w:rPr>
            <w:rFonts w:hint="eastAsia"/>
          </w:rPr>
          <w:t>「不管如何，你這方法並不能讓我破解法陣</w:t>
        </w:r>
      </w:ins>
      <w:ins w:id="11927" w:author="Administrator" w:date="2019-03-13T23:57:00Z">
        <w:r>
          <w:rPr>
            <w:rFonts w:hint="eastAsia"/>
          </w:rPr>
          <w:t>…但看在這玉簡份上，</w:t>
        </w:r>
        <w:del w:id="11928" w:author="簡新佳" w:date="2019-03-18T12:30:00Z">
          <w:r w:rsidDel="00A843C4">
            <w:rPr>
              <w:rFonts w:hint="eastAsia"/>
            </w:rPr>
            <w:delText>兩萬靈石</w:delText>
          </w:r>
        </w:del>
      </w:ins>
      <w:ins w:id="11929" w:author="簡新佳" w:date="2019-03-18T12:30:00Z">
        <w:r w:rsidR="00A843C4">
          <w:rPr>
            <w:rFonts w:hint="eastAsia"/>
          </w:rPr>
          <w:t>儲物袋</w:t>
        </w:r>
      </w:ins>
      <w:ins w:id="11930" w:author="Administrator" w:date="2019-03-13T23:57:00Z">
        <w:r>
          <w:rPr>
            <w:rFonts w:hint="eastAsia"/>
          </w:rPr>
          <w:t>我就不收回了，只是下</w:t>
        </w:r>
      </w:ins>
      <w:ins w:id="11931" w:author="Administrator" w:date="2019-03-13T23:58:00Z">
        <w:r>
          <w:rPr>
            <w:rFonts w:hint="eastAsia"/>
          </w:rPr>
          <w:t>山之事，你自己看著辦吧。」李龍飛淡淡說道。</w:t>
        </w:r>
      </w:ins>
    </w:p>
    <w:p w:rsidR="000F0075" w:rsidRDefault="00405B30">
      <w:pPr>
        <w:pStyle w:val="12"/>
        <w:spacing w:after="240"/>
        <w:ind w:leftChars="0" w:left="0"/>
        <w:rPr>
          <w:ins w:id="11932" w:author="Administrator" w:date="2019-03-14T00:00:00Z"/>
        </w:rPr>
        <w:pPrChange w:id="11933" w:author="Administrator" w:date="2019-03-12T22:59:00Z">
          <w:pPr>
            <w:pStyle w:val="12"/>
            <w:numPr>
              <w:numId w:val="1"/>
            </w:numPr>
            <w:spacing w:after="240"/>
            <w:ind w:leftChars="0" w:left="360" w:hanging="360"/>
            <w:outlineLvl w:val="0"/>
          </w:pPr>
        </w:pPrChange>
      </w:pPr>
      <w:ins w:id="11934" w:author="Administrator" w:date="2019-03-13T23:59:00Z">
        <w:r>
          <w:rPr>
            <w:rFonts w:hint="eastAsia"/>
          </w:rPr>
          <w:t>徐篙一聽，心底可就急了，他連忙辯駁，「怎麼這樣，當初說好了，</w:t>
        </w:r>
      </w:ins>
      <w:ins w:id="11935" w:author="Administrator" w:date="2019-03-14T00:00:00Z">
        <w:r>
          <w:rPr>
            <w:rFonts w:hint="eastAsia"/>
          </w:rPr>
          <w:t>你要帶我下山的！」</w:t>
        </w:r>
      </w:ins>
    </w:p>
    <w:p w:rsidR="000F0075" w:rsidRDefault="007E60C9">
      <w:pPr>
        <w:pStyle w:val="12"/>
        <w:spacing w:after="240"/>
        <w:ind w:leftChars="0" w:left="0"/>
        <w:rPr>
          <w:ins w:id="11936" w:author="Administrator" w:date="2019-03-14T00:02:00Z"/>
        </w:rPr>
        <w:pPrChange w:id="11937" w:author="Administrator" w:date="2019-03-12T22:59:00Z">
          <w:pPr>
            <w:pStyle w:val="12"/>
            <w:numPr>
              <w:numId w:val="1"/>
            </w:numPr>
            <w:spacing w:after="240"/>
            <w:ind w:leftChars="0" w:left="360" w:hanging="360"/>
            <w:outlineLvl w:val="0"/>
          </w:pPr>
        </w:pPrChange>
      </w:pPr>
      <w:ins w:id="11938" w:author="Administrator" w:date="2019-03-14T00:00:00Z">
        <w:r>
          <w:rPr>
            <w:rFonts w:hint="eastAsia"/>
          </w:rPr>
          <w:t>「那也得我解開這陣法才行</w:t>
        </w:r>
      </w:ins>
      <w:ins w:id="11939" w:author="Administrator" w:date="2019-03-30T09:45:00Z">
        <w:r>
          <w:rPr>
            <w:rFonts w:hint="eastAsia"/>
          </w:rPr>
          <w:t>，撇除他們三人不說，就算加上你的靈力，也不足以破開這陣法，莫非你</w:t>
        </w:r>
      </w:ins>
      <w:ins w:id="11940" w:author="Administrator" w:date="2019-03-30T09:46:00Z">
        <w:r>
          <w:rPr>
            <w:rFonts w:hint="eastAsia"/>
          </w:rPr>
          <w:t>懷疑剛才的結果</w:t>
        </w:r>
      </w:ins>
      <w:ins w:id="11941" w:author="Administrator" w:date="2019-03-30T09:45:00Z">
        <w:r>
          <w:rPr>
            <w:rFonts w:hint="eastAsia"/>
          </w:rPr>
          <w:t>？</w:t>
        </w:r>
      </w:ins>
      <w:ins w:id="11942" w:author="Administrator" w:date="2019-03-14T00:00:00Z">
        <w:r w:rsidR="00405B30">
          <w:rPr>
            <w:rFonts w:hint="eastAsia"/>
          </w:rPr>
          <w:t>」李龍飛眉頭挑了挑，直盯著他看</w:t>
        </w:r>
      </w:ins>
      <w:ins w:id="11943" w:author="Administrator" w:date="2019-03-14T00:02:00Z">
        <w:r w:rsidR="00405B30">
          <w:rPr>
            <w:rFonts w:hint="eastAsia"/>
          </w:rPr>
          <w:t>，絲毫沒有改變心意的意思。</w:t>
        </w:r>
      </w:ins>
    </w:p>
    <w:p w:rsidR="000F0075" w:rsidRDefault="00405B30">
      <w:pPr>
        <w:pStyle w:val="12"/>
        <w:spacing w:after="240"/>
        <w:ind w:leftChars="0" w:left="0"/>
        <w:rPr>
          <w:ins w:id="11944" w:author="Administrator" w:date="2019-03-14T00:03:00Z"/>
        </w:rPr>
        <w:pPrChange w:id="11945" w:author="Administrator" w:date="2019-03-12T22:59:00Z">
          <w:pPr>
            <w:pStyle w:val="12"/>
            <w:numPr>
              <w:numId w:val="1"/>
            </w:numPr>
            <w:spacing w:after="240"/>
            <w:ind w:leftChars="0" w:left="360" w:hanging="360"/>
            <w:outlineLvl w:val="0"/>
          </w:pPr>
        </w:pPrChange>
      </w:pPr>
      <w:ins w:id="11946" w:author="Administrator" w:date="2019-03-14T00:02:00Z">
        <w:r>
          <w:rPr>
            <w:rFonts w:hint="eastAsia"/>
          </w:rPr>
          <w:t>徐篙想了想，這才咬牙說道</w:t>
        </w:r>
      </w:ins>
      <w:ins w:id="11947" w:author="Administrator" w:date="2019-03-14T00:03:00Z">
        <w:r>
          <w:rPr>
            <w:rFonts w:hint="eastAsia"/>
          </w:rPr>
          <w:t>，「</w:t>
        </w:r>
      </w:ins>
      <w:ins w:id="11948" w:author="Administrator" w:date="2019-03-29T23:04:00Z">
        <w:r w:rsidR="007E60C9">
          <w:rPr>
            <w:rFonts w:hint="eastAsia"/>
          </w:rPr>
          <w:t>其</w:t>
        </w:r>
      </w:ins>
      <w:ins w:id="11949" w:author="Administrator" w:date="2019-03-30T09:44:00Z">
        <w:r w:rsidR="007E60C9">
          <w:rPr>
            <w:rFonts w:hint="eastAsia"/>
          </w:rPr>
          <w:t>實</w:t>
        </w:r>
      </w:ins>
      <w:ins w:id="11950" w:author="Administrator" w:date="2019-03-29T23:04:00Z">
        <w:r w:rsidR="00924917">
          <w:rPr>
            <w:rFonts w:hint="eastAsia"/>
          </w:rPr>
          <w:t>這納靈訣，還</w:t>
        </w:r>
      </w:ins>
      <w:ins w:id="11951" w:author="Administrator" w:date="2019-03-14T00:03:00Z">
        <w:r w:rsidR="00924917">
          <w:rPr>
            <w:rFonts w:hint="eastAsia"/>
          </w:rPr>
          <w:t>有個</w:t>
        </w:r>
      </w:ins>
      <w:ins w:id="11952" w:author="Administrator" w:date="2019-03-29T23:04:00Z">
        <w:r w:rsidR="00924917">
          <w:rPr>
            <w:rFonts w:hint="eastAsia"/>
          </w:rPr>
          <w:t>用法</w:t>
        </w:r>
      </w:ins>
      <w:ins w:id="11953" w:author="Administrator" w:date="2019-03-14T00:03:00Z">
        <w:r>
          <w:rPr>
            <w:rFonts w:hint="eastAsia"/>
          </w:rPr>
          <w:t>，也許可以試試。」</w:t>
        </w:r>
      </w:ins>
    </w:p>
    <w:p w:rsidR="000F0075" w:rsidRDefault="00405B30">
      <w:pPr>
        <w:pStyle w:val="12"/>
        <w:spacing w:after="240"/>
        <w:ind w:leftChars="0" w:left="0"/>
        <w:rPr>
          <w:ins w:id="11954" w:author="Administrator" w:date="2019-03-14T00:03:00Z"/>
        </w:rPr>
        <w:pPrChange w:id="11955" w:author="Administrator" w:date="2019-03-12T22:59:00Z">
          <w:pPr>
            <w:pStyle w:val="12"/>
            <w:numPr>
              <w:numId w:val="1"/>
            </w:numPr>
            <w:spacing w:after="240"/>
            <w:ind w:leftChars="0" w:left="360" w:hanging="360"/>
            <w:outlineLvl w:val="0"/>
          </w:pPr>
        </w:pPrChange>
      </w:pPr>
      <w:ins w:id="11956" w:author="Administrator" w:date="2019-03-14T00:03:00Z">
        <w:r>
          <w:rPr>
            <w:rFonts w:hint="eastAsia"/>
          </w:rPr>
          <w:t>「喔？說來聽聽？」</w:t>
        </w:r>
      </w:ins>
    </w:p>
    <w:p w:rsidR="000F0075" w:rsidRDefault="00405B30">
      <w:pPr>
        <w:pStyle w:val="12"/>
        <w:spacing w:after="240"/>
        <w:ind w:leftChars="0" w:left="0"/>
        <w:rPr>
          <w:ins w:id="11957" w:author="Administrator" w:date="2019-03-14T00:28:00Z"/>
        </w:rPr>
        <w:pPrChange w:id="11958" w:author="Administrator" w:date="2019-03-12T22:59:00Z">
          <w:pPr>
            <w:pStyle w:val="12"/>
            <w:numPr>
              <w:numId w:val="1"/>
            </w:numPr>
            <w:spacing w:after="240"/>
            <w:ind w:leftChars="0" w:left="360" w:hanging="360"/>
            <w:outlineLvl w:val="0"/>
          </w:pPr>
        </w:pPrChange>
      </w:pPr>
      <w:ins w:id="11959" w:author="Administrator" w:date="2019-03-14T00:03:00Z">
        <w:r>
          <w:rPr>
            <w:rFonts w:hint="eastAsia"/>
          </w:rPr>
          <w:t>「</w:t>
        </w:r>
      </w:ins>
      <w:ins w:id="11960" w:author="Administrator" w:date="2019-03-29T23:06:00Z">
        <w:r w:rsidR="00C64DF7">
          <w:rPr>
            <w:rFonts w:hint="eastAsia"/>
          </w:rPr>
          <w:t>這兩套法訣中的納靈訣</w:t>
        </w:r>
      </w:ins>
      <w:ins w:id="11961" w:author="Administrator" w:date="2019-03-14T00:12:00Z">
        <w:r w:rsidR="0049078B">
          <w:rPr>
            <w:rFonts w:hint="eastAsia"/>
          </w:rPr>
          <w:t>，因為太過陰損，所以</w:t>
        </w:r>
      </w:ins>
      <w:ins w:id="11962" w:author="Administrator" w:date="2019-03-30T09:46:00Z">
        <w:r w:rsidR="007E60C9">
          <w:rPr>
            <w:rFonts w:hint="eastAsia"/>
          </w:rPr>
          <w:t>先祖棄之不用，可它的效果實在不錯，所以</w:t>
        </w:r>
      </w:ins>
      <w:ins w:id="11963" w:author="Administrator" w:date="2019-03-14T00:13:00Z">
        <w:r w:rsidR="007E60C9">
          <w:rPr>
            <w:rFonts w:hint="eastAsia"/>
          </w:rPr>
          <w:t>後來</w:t>
        </w:r>
      </w:ins>
      <w:ins w:id="11964" w:author="Administrator" w:date="2019-03-30T09:46:00Z">
        <w:r w:rsidR="007E60C9">
          <w:rPr>
            <w:rFonts w:hint="eastAsia"/>
          </w:rPr>
          <w:t>歷代祖先</w:t>
        </w:r>
      </w:ins>
      <w:ins w:id="11965" w:author="Administrator" w:date="2019-03-30T09:47:00Z">
        <w:r w:rsidR="007E60C9">
          <w:rPr>
            <w:rFonts w:hint="eastAsia"/>
          </w:rPr>
          <w:t>皆</w:t>
        </w:r>
      </w:ins>
      <w:ins w:id="11966" w:author="Administrator" w:date="2019-03-14T00:13:00Z">
        <w:r w:rsidR="0049078B">
          <w:rPr>
            <w:rFonts w:hint="eastAsia"/>
          </w:rPr>
          <w:t>有人努力改</w:t>
        </w:r>
      </w:ins>
      <w:ins w:id="11967" w:author="Administrator" w:date="2019-03-14T00:19:00Z">
        <w:r w:rsidR="003F0B15">
          <w:rPr>
            <w:rFonts w:hint="eastAsia"/>
          </w:rPr>
          <w:t>善</w:t>
        </w:r>
      </w:ins>
      <w:ins w:id="11968" w:author="Administrator" w:date="2019-03-14T00:13:00Z">
        <w:r w:rsidR="007E60C9">
          <w:rPr>
            <w:rFonts w:hint="eastAsia"/>
          </w:rPr>
          <w:t>，最後終於找到一個方法，</w:t>
        </w:r>
      </w:ins>
      <w:ins w:id="11969" w:author="Administrator" w:date="2019-03-30T09:47:00Z">
        <w:r w:rsidR="007E60C9">
          <w:rPr>
            <w:rFonts w:hint="eastAsia"/>
          </w:rPr>
          <w:t>那就是改</w:t>
        </w:r>
      </w:ins>
      <w:ins w:id="11970" w:author="Administrator" w:date="2019-03-14T00:25:00Z">
        <w:r w:rsidR="003F0B15">
          <w:rPr>
            <w:rFonts w:hint="eastAsia"/>
          </w:rPr>
          <w:t>以</w:t>
        </w:r>
      </w:ins>
      <w:ins w:id="11971" w:author="Administrator" w:date="2019-03-14T00:13:00Z">
        <w:r w:rsidR="007E60C9">
          <w:rPr>
            <w:rFonts w:hint="eastAsia"/>
          </w:rPr>
          <w:t>妖丹中的</w:t>
        </w:r>
      </w:ins>
      <w:ins w:id="11972" w:author="Administrator" w:date="2019-03-30T09:47:00Z">
        <w:r w:rsidR="007E60C9">
          <w:rPr>
            <w:rFonts w:hint="eastAsia"/>
          </w:rPr>
          <w:t>妖</w:t>
        </w:r>
      </w:ins>
      <w:ins w:id="11973" w:author="Administrator" w:date="2019-03-14T00:13:00Z">
        <w:r w:rsidR="0049078B">
          <w:rPr>
            <w:rFonts w:hint="eastAsia"/>
          </w:rPr>
          <w:t>氣取代</w:t>
        </w:r>
      </w:ins>
      <w:ins w:id="11974" w:author="Administrator" w:date="2019-03-29T23:06:00Z">
        <w:r w:rsidR="00C64DF7">
          <w:rPr>
            <w:rFonts w:hint="eastAsia"/>
          </w:rPr>
          <w:t>奪取其他人的靈氣</w:t>
        </w:r>
      </w:ins>
      <w:ins w:id="11975" w:author="Administrator" w:date="2019-03-14T00:14:00Z">
        <w:r w:rsidR="0049078B">
          <w:rPr>
            <w:rFonts w:hint="eastAsia"/>
          </w:rPr>
          <w:t>。只不過，</w:t>
        </w:r>
      </w:ins>
      <w:ins w:id="11976" w:author="Administrator" w:date="2019-03-29T23:07:00Z">
        <w:r w:rsidR="00C64DF7">
          <w:rPr>
            <w:rFonts w:hint="eastAsia"/>
          </w:rPr>
          <w:t>這效率會低上許多，而且也更費功夫</w:t>
        </w:r>
      </w:ins>
      <w:ins w:id="11977" w:author="Administrator" w:date="2019-03-14T00:18:00Z">
        <w:r w:rsidR="003F0B15">
          <w:rPr>
            <w:rFonts w:hint="eastAsia"/>
          </w:rPr>
          <w:t>。」</w:t>
        </w:r>
      </w:ins>
      <w:ins w:id="11978" w:author="Administrator" w:date="2019-03-14T00:25:00Z">
        <w:r w:rsidR="003F0B15">
          <w:rPr>
            <w:rFonts w:hint="eastAsia"/>
          </w:rPr>
          <w:t>徐篙看起來有些不甘，但仍是將一個玉簡丟了出去。</w:t>
        </w:r>
      </w:ins>
    </w:p>
    <w:p w:rsidR="000F0075" w:rsidRDefault="00430B6C">
      <w:pPr>
        <w:pStyle w:val="12"/>
        <w:spacing w:after="240"/>
        <w:ind w:leftChars="0" w:left="0"/>
        <w:rPr>
          <w:ins w:id="11979" w:author="Administrator" w:date="2019-03-14T00:25:00Z"/>
        </w:rPr>
        <w:pPrChange w:id="11980" w:author="Administrator" w:date="2019-03-12T22:59:00Z">
          <w:pPr>
            <w:pStyle w:val="12"/>
            <w:numPr>
              <w:numId w:val="1"/>
            </w:numPr>
            <w:spacing w:after="240"/>
            <w:ind w:leftChars="0" w:left="360" w:hanging="360"/>
            <w:outlineLvl w:val="0"/>
          </w:pPr>
        </w:pPrChange>
      </w:pPr>
      <w:ins w:id="11981" w:author="Administrator" w:date="2019-03-14T00:28:00Z">
        <w:r>
          <w:rPr>
            <w:rFonts w:hint="eastAsia"/>
          </w:rPr>
          <w:t>「方才我們殺了那麼多蚊</w:t>
        </w:r>
      </w:ins>
      <w:ins w:id="11982" w:author="Administrator" w:date="2019-03-14T00:29:00Z">
        <w:r>
          <w:rPr>
            <w:rFonts w:hint="eastAsia"/>
          </w:rPr>
          <w:t>獸，其妖丹雖然不強，但</w:t>
        </w:r>
      </w:ins>
      <w:ins w:id="11983" w:author="Administrator" w:date="2019-03-14T00:30:00Z">
        <w:r>
          <w:rPr>
            <w:rFonts w:hint="eastAsia"/>
          </w:rPr>
          <w:t>數量多了，或許可以破解這陣法…」</w:t>
        </w:r>
      </w:ins>
    </w:p>
    <w:p w:rsidR="00A04DF3" w:rsidRDefault="00A04DF3" w:rsidP="00A04DF3">
      <w:pPr>
        <w:pStyle w:val="12"/>
        <w:spacing w:after="240"/>
        <w:ind w:leftChars="0" w:left="0"/>
        <w:rPr>
          <w:ins w:id="11984" w:author="簡新佳" w:date="2019-03-18T08:55:00Z"/>
        </w:rPr>
      </w:pPr>
      <w:ins w:id="11985" w:author="簡新佳" w:date="2019-03-18T08:55:00Z">
        <w:r>
          <w:rPr>
            <w:rFonts w:hint="eastAsia"/>
          </w:rPr>
          <w:t>「哼！盡耍一些小聰明！」樸道子聽完，怒目相向看著徐篙，顯然明白了後者原先的想法。</w:t>
        </w:r>
      </w:ins>
    </w:p>
    <w:p w:rsidR="00A04DF3" w:rsidRDefault="00A04DF3" w:rsidP="00A04DF3">
      <w:pPr>
        <w:pStyle w:val="12"/>
        <w:spacing w:after="240"/>
        <w:ind w:leftChars="0" w:left="0"/>
        <w:rPr>
          <w:ins w:id="11986" w:author="簡新佳" w:date="2019-03-18T08:55:00Z"/>
        </w:rPr>
      </w:pPr>
      <w:ins w:id="11987" w:author="簡新佳" w:date="2019-03-18T08:55:00Z">
        <w:r>
          <w:rPr>
            <w:rFonts w:hint="eastAsia"/>
          </w:rPr>
          <w:lastRenderedPageBreak/>
          <w:t>畢竟要是有這種方法，那他們根本不需要擔心會受到</w:t>
        </w:r>
        <w:del w:id="11988" w:author="Administrator" w:date="2019-03-29T23:07:00Z">
          <w:r w:rsidDel="00C64DF7">
            <w:rPr>
              <w:rFonts w:hint="eastAsia"/>
            </w:rPr>
            <w:delText>反噬</w:delText>
          </w:r>
        </w:del>
      </w:ins>
      <w:ins w:id="11989" w:author="Administrator" w:date="2019-03-29T23:07:00Z">
        <w:r w:rsidR="00C64DF7">
          <w:rPr>
            <w:rFonts w:hint="eastAsia"/>
          </w:rPr>
          <w:t>奪取</w:t>
        </w:r>
      </w:ins>
      <w:ins w:id="11990" w:author="簡新佳" w:date="2019-03-18T08:55:00Z">
        <w:r>
          <w:rPr>
            <w:rFonts w:hint="eastAsia"/>
          </w:rPr>
          <w:t>，只有施法者的李龍飛本人需要堤防</w:t>
        </w:r>
      </w:ins>
      <w:ins w:id="11991" w:author="Administrator" w:date="2019-03-29T23:08:00Z">
        <w:r w:rsidR="00C64DF7">
          <w:rPr>
            <w:rFonts w:hint="eastAsia"/>
          </w:rPr>
          <w:t>筋脈受損</w:t>
        </w:r>
      </w:ins>
      <w:ins w:id="11992" w:author="簡新佳" w:date="2019-03-18T08:55:00Z">
        <w:r>
          <w:rPr>
            <w:rFonts w:hint="eastAsia"/>
          </w:rPr>
          <w:t>而已。</w:t>
        </w:r>
      </w:ins>
    </w:p>
    <w:p w:rsidR="00A04DF3" w:rsidRPr="006C147E" w:rsidRDefault="00A04DF3" w:rsidP="00A04DF3">
      <w:pPr>
        <w:pStyle w:val="12"/>
        <w:spacing w:after="240"/>
        <w:ind w:leftChars="0" w:left="0"/>
        <w:rPr>
          <w:ins w:id="11993" w:author="簡新佳" w:date="2019-03-18T08:55:00Z"/>
        </w:rPr>
      </w:pPr>
      <w:ins w:id="11994" w:author="簡新佳" w:date="2019-03-18T08:55:00Z">
        <w:r>
          <w:rPr>
            <w:rFonts w:hint="eastAsia"/>
          </w:rPr>
          <w:t>可徐篙故意不說，擺明了是要挑撥他們與李龍飛的關係，甚至是看他們受害。</w:t>
        </w:r>
      </w:ins>
    </w:p>
    <w:p w:rsidR="00A04DF3" w:rsidRDefault="00A04DF3" w:rsidP="00A04DF3">
      <w:pPr>
        <w:pStyle w:val="12"/>
        <w:spacing w:after="240"/>
        <w:ind w:leftChars="0" w:left="0"/>
        <w:rPr>
          <w:ins w:id="11995" w:author="簡新佳" w:date="2019-03-18T08:55:00Z"/>
        </w:rPr>
      </w:pPr>
      <w:ins w:id="11996" w:author="簡新佳" w:date="2019-03-18T08:55:00Z">
        <w:r>
          <w:rPr>
            <w:rFonts w:hint="eastAsia"/>
          </w:rPr>
          <w:t>陰韋同樣也想清楚了原因，鐵青著臉，面色不善地看著徐篙。</w:t>
        </w:r>
      </w:ins>
    </w:p>
    <w:p w:rsidR="00A04DF3" w:rsidRDefault="00A04DF3" w:rsidP="00A04DF3">
      <w:pPr>
        <w:pStyle w:val="12"/>
        <w:spacing w:after="240"/>
        <w:ind w:leftChars="0" w:left="0"/>
        <w:rPr>
          <w:ins w:id="11997" w:author="簡新佳" w:date="2019-03-18T08:55:00Z"/>
        </w:rPr>
      </w:pPr>
      <w:ins w:id="11998" w:author="簡新佳" w:date="2019-03-18T08:55:00Z">
        <w:r>
          <w:rPr>
            <w:rFonts w:hint="eastAsia"/>
          </w:rPr>
          <w:t>李龍飛收下玉簡，深深地看了徐篙一眼後，並沒有多說甚麼，而是繼續將靈識沉入裡頭。</w:t>
        </w:r>
      </w:ins>
    </w:p>
    <w:p w:rsidR="000F0075" w:rsidRDefault="003F0B15">
      <w:pPr>
        <w:pStyle w:val="12"/>
        <w:spacing w:after="240"/>
        <w:ind w:leftChars="0" w:left="0"/>
        <w:rPr>
          <w:ins w:id="11999" w:author="Administrator" w:date="2019-03-14T00:26:00Z"/>
          <w:del w:id="12000" w:author="簡新佳" w:date="2019-03-18T08:55:00Z"/>
        </w:rPr>
        <w:pPrChange w:id="12001" w:author="Administrator" w:date="2019-03-12T22:59:00Z">
          <w:pPr>
            <w:pStyle w:val="12"/>
            <w:numPr>
              <w:numId w:val="1"/>
            </w:numPr>
            <w:spacing w:after="240"/>
            <w:ind w:leftChars="0" w:left="360" w:hanging="360"/>
            <w:outlineLvl w:val="0"/>
          </w:pPr>
        </w:pPrChange>
      </w:pPr>
      <w:ins w:id="12002" w:author="Administrator" w:date="2019-03-14T00:25:00Z">
        <w:del w:id="12003" w:author="簡新佳" w:date="2019-03-18T08:55:00Z">
          <w:r w:rsidDel="00A04DF3">
            <w:rPr>
              <w:rFonts w:hint="eastAsia"/>
            </w:rPr>
            <w:delText>「哼！</w:delText>
          </w:r>
          <w:r w:rsidR="00430B6C" w:rsidDel="00A04DF3">
            <w:rPr>
              <w:rFonts w:hint="eastAsia"/>
            </w:rPr>
            <w:delText>盡耍一些小</w:delText>
          </w:r>
        </w:del>
      </w:ins>
      <w:ins w:id="12004" w:author="Administrator" w:date="2019-03-14T00:26:00Z">
        <w:del w:id="12005" w:author="簡新佳" w:date="2019-03-18T08:55:00Z">
          <w:r w:rsidR="00430B6C" w:rsidDel="00A04DF3">
            <w:rPr>
              <w:rFonts w:hint="eastAsia"/>
            </w:rPr>
            <w:delText>聰明！」樸道子</w:delText>
          </w:r>
        </w:del>
      </w:ins>
      <w:ins w:id="12006" w:author="Administrator" w:date="2019-03-14T00:30:00Z">
        <w:del w:id="12007" w:author="簡新佳" w:date="2019-03-18T08:55:00Z">
          <w:r w:rsidR="00430B6C" w:rsidDel="00A04DF3">
            <w:rPr>
              <w:rFonts w:hint="eastAsia"/>
            </w:rPr>
            <w:delText>聽完</w:delText>
          </w:r>
        </w:del>
      </w:ins>
      <w:ins w:id="12008" w:author="Administrator" w:date="2019-03-14T00:26:00Z">
        <w:del w:id="12009" w:author="簡新佳" w:date="2019-03-18T08:55:00Z">
          <w:r w:rsidR="00430B6C" w:rsidDel="00A04DF3">
            <w:rPr>
              <w:rFonts w:hint="eastAsia"/>
            </w:rPr>
            <w:delText>，怒目相向看著徐篙，顯然明白了後者原先的想法。</w:delText>
          </w:r>
        </w:del>
      </w:ins>
    </w:p>
    <w:p w:rsidR="000F0075" w:rsidRDefault="00430B6C">
      <w:pPr>
        <w:pStyle w:val="12"/>
        <w:spacing w:after="240"/>
        <w:ind w:leftChars="0" w:left="0"/>
        <w:rPr>
          <w:ins w:id="12010" w:author="Administrator" w:date="2019-03-14T00:27:00Z"/>
          <w:del w:id="12011" w:author="簡新佳" w:date="2019-03-18T08:55:00Z"/>
        </w:rPr>
        <w:pPrChange w:id="12012" w:author="Administrator" w:date="2019-03-12T22:59:00Z">
          <w:pPr>
            <w:pStyle w:val="12"/>
            <w:numPr>
              <w:numId w:val="1"/>
            </w:numPr>
            <w:spacing w:after="240"/>
            <w:ind w:leftChars="0" w:left="360" w:hanging="360"/>
            <w:outlineLvl w:val="0"/>
          </w:pPr>
        </w:pPrChange>
      </w:pPr>
      <w:ins w:id="12013" w:author="Administrator" w:date="2019-03-14T00:27:00Z">
        <w:del w:id="12014" w:author="簡新佳" w:date="2019-03-18T08:55:00Z">
          <w:r w:rsidDel="00A04DF3">
            <w:rPr>
              <w:rFonts w:hint="eastAsia"/>
            </w:rPr>
            <w:delText>陰韋同樣也鐵青著臉，面色不善地看著徐篙。</w:delText>
          </w:r>
        </w:del>
      </w:ins>
    </w:p>
    <w:p w:rsidR="000F0075" w:rsidRDefault="00430B6C">
      <w:pPr>
        <w:pStyle w:val="12"/>
        <w:spacing w:after="240"/>
        <w:ind w:leftChars="0" w:left="0"/>
        <w:rPr>
          <w:ins w:id="12015" w:author="Administrator" w:date="2019-03-14T00:28:00Z"/>
          <w:del w:id="12016" w:author="簡新佳" w:date="2019-03-18T08:55:00Z"/>
        </w:rPr>
        <w:pPrChange w:id="12017" w:author="Administrator" w:date="2019-03-12T22:59:00Z">
          <w:pPr>
            <w:pStyle w:val="12"/>
            <w:numPr>
              <w:numId w:val="1"/>
            </w:numPr>
            <w:spacing w:after="240"/>
            <w:ind w:leftChars="0" w:left="360" w:hanging="360"/>
            <w:outlineLvl w:val="0"/>
          </w:pPr>
        </w:pPrChange>
      </w:pPr>
      <w:ins w:id="12018" w:author="Administrator" w:date="2019-03-14T00:27:00Z">
        <w:del w:id="12019" w:author="簡新佳" w:date="2019-03-18T08:55:00Z">
          <w:r w:rsidDel="00A04DF3">
            <w:rPr>
              <w:rFonts w:hint="eastAsia"/>
            </w:rPr>
            <w:delText>李龍飛收下玉簡，深深地看了徐篙一眼後，</w:delText>
          </w:r>
        </w:del>
      </w:ins>
      <w:ins w:id="12020" w:author="Administrator" w:date="2019-03-14T00:28:00Z">
        <w:del w:id="12021" w:author="簡新佳" w:date="2019-03-18T08:55:00Z">
          <w:r w:rsidDel="00A04DF3">
            <w:rPr>
              <w:rFonts w:hint="eastAsia"/>
            </w:rPr>
            <w:delText>繼續將靈識沉入裡頭。</w:delText>
          </w:r>
        </w:del>
      </w:ins>
    </w:p>
    <w:p w:rsidR="00A04DF3" w:rsidRDefault="00A04DF3" w:rsidP="00A04DF3">
      <w:pPr>
        <w:pStyle w:val="12"/>
        <w:spacing w:after="240"/>
        <w:ind w:leftChars="0" w:left="0"/>
        <w:rPr>
          <w:ins w:id="12022" w:author="簡新佳" w:date="2019-03-18T08:56:00Z"/>
        </w:rPr>
      </w:pPr>
      <w:ins w:id="12023" w:author="簡新佳" w:date="2019-03-18T08:56:00Z">
        <w:r>
          <w:rPr>
            <w:rFonts w:hint="eastAsia"/>
          </w:rPr>
          <w:t>很快的，他從玉簡中了解了徐篙後世先祖的改善，同時也確定了這方法的確可行，只不過，他所要冒的風險卻沒有變少，反而更多。</w:t>
        </w:r>
      </w:ins>
    </w:p>
    <w:p w:rsidR="00C64DF7" w:rsidRDefault="00A04DF3" w:rsidP="00A04DF3">
      <w:pPr>
        <w:pStyle w:val="12"/>
        <w:spacing w:after="240"/>
        <w:ind w:leftChars="0" w:left="0"/>
        <w:rPr>
          <w:ins w:id="12024" w:author="Administrator" w:date="2019-03-29T23:09:00Z"/>
        </w:rPr>
      </w:pPr>
      <w:ins w:id="12025" w:author="簡新佳" w:date="2019-03-18T08:56:00Z">
        <w:r>
          <w:rPr>
            <w:rFonts w:hint="eastAsia"/>
          </w:rPr>
          <w:t>因為</w:t>
        </w:r>
      </w:ins>
      <w:ins w:id="12026" w:author="Administrator" w:date="2019-03-29T23:09:00Z">
        <w:r w:rsidR="00C64DF7">
          <w:rPr>
            <w:rFonts w:hint="eastAsia"/>
          </w:rPr>
          <w:t>原本從其他修士中奪取靈氣，身為同類，自然是較為融合。</w:t>
        </w:r>
      </w:ins>
    </w:p>
    <w:p w:rsidR="00A04DF3" w:rsidRDefault="00C64DF7" w:rsidP="00A04DF3">
      <w:pPr>
        <w:pStyle w:val="12"/>
        <w:spacing w:after="240"/>
        <w:ind w:leftChars="0" w:left="0"/>
        <w:rPr>
          <w:ins w:id="12027" w:author="簡新佳" w:date="2019-03-18T08:56:00Z"/>
        </w:rPr>
      </w:pPr>
      <w:ins w:id="12028" w:author="Administrator" w:date="2019-03-29T23:09:00Z">
        <w:r>
          <w:rPr>
            <w:rFonts w:hint="eastAsia"/>
          </w:rPr>
          <w:t>可從妖丹奪取，</w:t>
        </w:r>
      </w:ins>
      <w:ins w:id="12029" w:author="簡新佳" w:date="2019-03-18T08:56:00Z">
        <w:del w:id="12030" w:author="Administrator" w:date="2019-03-29T23:09:00Z">
          <w:r w:rsidR="00A04DF3" w:rsidDel="00C64DF7">
            <w:rPr>
              <w:rFonts w:hint="eastAsia"/>
            </w:rPr>
            <w:delText>這方法</w:delText>
          </w:r>
        </w:del>
        <w:del w:id="12031" w:author="Administrator" w:date="2019-03-29T23:08:00Z">
          <w:r w:rsidR="00A04DF3" w:rsidDel="00C64DF7">
            <w:rPr>
              <w:rFonts w:hint="eastAsia"/>
            </w:rPr>
            <w:delText>等於將原本連鵲訣中所有的風險</w:delText>
          </w:r>
        </w:del>
      </w:ins>
      <w:ins w:id="12032" w:author="Administrator" w:date="2019-03-29T23:09:00Z">
        <w:r>
          <w:rPr>
            <w:rFonts w:hint="eastAsia"/>
          </w:rPr>
          <w:t>因為不同來源，</w:t>
        </w:r>
      </w:ins>
      <w:ins w:id="12033" w:author="Administrator" w:date="2019-03-29T23:10:00Z">
        <w:r w:rsidR="007E60C9">
          <w:rPr>
            <w:rFonts w:hint="eastAsia"/>
          </w:rPr>
          <w:t>在融合上會</w:t>
        </w:r>
      </w:ins>
      <w:ins w:id="12034" w:author="Administrator" w:date="2019-03-30T09:47:00Z">
        <w:r w:rsidR="007E60C9">
          <w:rPr>
            <w:rFonts w:hint="eastAsia"/>
          </w:rPr>
          <w:t>增加</w:t>
        </w:r>
      </w:ins>
      <w:ins w:id="12035" w:author="Administrator" w:date="2019-03-29T23:10:00Z">
        <w:r>
          <w:rPr>
            <w:rFonts w:hint="eastAsia"/>
          </w:rPr>
          <w:t>不少機會走火入魔</w:t>
        </w:r>
      </w:ins>
      <w:ins w:id="12036" w:author="簡新佳" w:date="2019-03-18T08:56:00Z">
        <w:del w:id="12037" w:author="Administrator" w:date="2019-03-29T23:09:00Z">
          <w:r w:rsidR="00A04DF3" w:rsidDel="00C64DF7">
            <w:rPr>
              <w:rFonts w:hint="eastAsia"/>
            </w:rPr>
            <w:delText>，都由他一個人承擔</w:delText>
          </w:r>
        </w:del>
        <w:r w:rsidR="00A04DF3">
          <w:rPr>
            <w:rFonts w:hint="eastAsia"/>
          </w:rPr>
          <w:t>；若是能破陣，那自然沒問題，可若破不了陣，陣法反噬，</w:t>
        </w:r>
      </w:ins>
      <w:ins w:id="12038" w:author="Administrator" w:date="2019-03-29T23:10:00Z">
        <w:r>
          <w:rPr>
            <w:rFonts w:hint="eastAsia"/>
          </w:rPr>
          <w:t>那肯定會</w:t>
        </w:r>
      </w:ins>
      <w:ins w:id="12039" w:author="Administrator" w:date="2019-03-29T23:11:00Z">
        <w:r w:rsidR="007F62C2">
          <w:rPr>
            <w:rFonts w:hint="eastAsia"/>
          </w:rPr>
          <w:t>受到重創</w:t>
        </w:r>
      </w:ins>
      <w:ins w:id="12040" w:author="簡新佳" w:date="2019-03-18T08:56:00Z">
        <w:del w:id="12041" w:author="Administrator" w:date="2019-03-29T23:10:00Z">
          <w:r w:rsidR="00A04DF3" w:rsidDel="00C64DF7">
            <w:rPr>
              <w:rFonts w:hint="eastAsia"/>
            </w:rPr>
            <w:delText>那原本可以由眾人承擔，將變成自己全部概括接受，傷害自然提高許多</w:delText>
          </w:r>
        </w:del>
        <w:r w:rsidR="00A04DF3">
          <w:rPr>
            <w:rFonts w:hint="eastAsia"/>
          </w:rPr>
          <w:t>。</w:t>
        </w:r>
      </w:ins>
    </w:p>
    <w:p w:rsidR="00A04DF3" w:rsidRDefault="00A04DF3" w:rsidP="00A04DF3">
      <w:pPr>
        <w:pStyle w:val="12"/>
        <w:spacing w:after="240"/>
        <w:ind w:leftChars="0" w:left="0"/>
        <w:rPr>
          <w:ins w:id="12042" w:author="簡新佳" w:date="2019-03-18T08:56:00Z"/>
        </w:rPr>
      </w:pPr>
      <w:ins w:id="12043" w:author="簡新佳" w:date="2019-03-18T08:56:00Z">
        <w:r>
          <w:rPr>
            <w:rFonts w:hint="eastAsia"/>
          </w:rPr>
          <w:t>沉吟一會，李龍飛下定決心，「做就做吧，沒有風險，哪來的收穫，以這陣法的光芒來說，結丹期修士可以破之，雖然方才收集的妖丹多半是練氣期修為而已，但我還有一顆蜂后的妖丹阿！」</w:t>
        </w:r>
      </w:ins>
    </w:p>
    <w:p w:rsidR="00A04DF3" w:rsidRDefault="00A04DF3" w:rsidP="00A04DF3">
      <w:pPr>
        <w:pStyle w:val="12"/>
        <w:spacing w:after="240"/>
        <w:ind w:leftChars="0" w:left="0"/>
        <w:rPr>
          <w:ins w:id="12044" w:author="簡新佳" w:date="2019-03-18T08:56:00Z"/>
        </w:rPr>
      </w:pPr>
      <w:ins w:id="12045" w:author="簡新佳" w:date="2019-03-18T08:56:00Z">
        <w:r>
          <w:rPr>
            <w:rFonts w:hint="eastAsia"/>
          </w:rPr>
          <w:t>「那可是扎扎實實的結丹境大妖妖丹阿！」</w:t>
        </w:r>
      </w:ins>
    </w:p>
    <w:p w:rsidR="000F0075" w:rsidRDefault="00A04DF3">
      <w:pPr>
        <w:pStyle w:val="12"/>
        <w:spacing w:after="240"/>
        <w:ind w:leftChars="0" w:left="0"/>
        <w:rPr>
          <w:ins w:id="12046" w:author="Administrator" w:date="2019-03-14T00:00:00Z"/>
          <w:del w:id="12047" w:author="簡新佳" w:date="2019-03-18T08:56:00Z"/>
        </w:rPr>
        <w:pPrChange w:id="12048" w:author="Administrator" w:date="2019-03-12T22:59:00Z">
          <w:pPr>
            <w:pStyle w:val="12"/>
            <w:numPr>
              <w:numId w:val="1"/>
            </w:numPr>
            <w:spacing w:after="240"/>
            <w:ind w:leftChars="0" w:left="360" w:hanging="360"/>
            <w:outlineLvl w:val="0"/>
          </w:pPr>
        </w:pPrChange>
      </w:pPr>
      <w:ins w:id="12049" w:author="簡新佳" w:date="2019-03-18T08:56:00Z">
        <w:r>
          <w:rPr>
            <w:rFonts w:hint="eastAsia"/>
          </w:rPr>
          <w:t>一念及此，李龍飛也不在多說廢話，吩咐徐陳等人離開此洞，</w:t>
        </w:r>
      </w:ins>
      <w:ins w:id="12050" w:author="Administrator" w:date="2019-03-14T00:30:00Z">
        <w:del w:id="12051" w:author="簡新佳" w:date="2019-03-18T08:56:00Z">
          <w:r w:rsidR="00430B6C" w:rsidDel="00A04DF3">
            <w:rPr>
              <w:rFonts w:hint="eastAsia"/>
            </w:rPr>
            <w:delText>很快的，他從玉簡中了解了徐篙後世先祖</w:delText>
          </w:r>
        </w:del>
      </w:ins>
      <w:ins w:id="12052" w:author="Administrator" w:date="2019-03-14T00:31:00Z">
        <w:del w:id="12053" w:author="簡新佳" w:date="2019-03-18T08:56:00Z">
          <w:r w:rsidR="00430B6C" w:rsidDel="00A04DF3">
            <w:rPr>
              <w:rFonts w:hint="eastAsia"/>
            </w:rPr>
            <w:delText>的改善，同時也</w:delText>
          </w:r>
        </w:del>
      </w:ins>
      <w:ins w:id="12054" w:author="Administrator" w:date="2019-03-14T00:32:00Z">
        <w:del w:id="12055" w:author="簡新佳" w:date="2019-03-18T08:56:00Z">
          <w:r w:rsidR="00430B6C" w:rsidDel="00A04DF3">
            <w:rPr>
              <w:rFonts w:hint="eastAsia"/>
            </w:rPr>
            <w:delText>確定了這方法的確可行，只不過，他所要冒的風險</w:delText>
          </w:r>
        </w:del>
      </w:ins>
    </w:p>
    <w:p w:rsidR="000F0075" w:rsidRDefault="00E725B1">
      <w:pPr>
        <w:pStyle w:val="12"/>
        <w:spacing w:after="240"/>
        <w:ind w:leftChars="0" w:left="0"/>
        <w:rPr>
          <w:ins w:id="12056" w:author="Administrator" w:date="2019-03-16T14:10:00Z"/>
        </w:rPr>
        <w:pPrChange w:id="12057" w:author="Administrator" w:date="2019-03-12T22:59:00Z">
          <w:pPr>
            <w:pStyle w:val="12"/>
            <w:numPr>
              <w:numId w:val="1"/>
            </w:numPr>
            <w:spacing w:after="240"/>
            <w:ind w:leftChars="0" w:left="360" w:hanging="360"/>
            <w:outlineLvl w:val="0"/>
          </w:pPr>
        </w:pPrChange>
      </w:pPr>
      <w:ins w:id="12058" w:author="Administrator" w:date="2019-03-16T14:09:00Z">
        <w:del w:id="12059" w:author="簡新佳" w:date="2019-03-18T08:56:00Z">
          <w:r w:rsidDel="00A04DF3">
            <w:rPr>
              <w:rFonts w:hint="eastAsia"/>
            </w:rPr>
            <w:delText>一念即此，李龍飛吩咐徐陳等人離開洞府，</w:delText>
          </w:r>
        </w:del>
        <w:r>
          <w:rPr>
            <w:rFonts w:hint="eastAsia"/>
          </w:rPr>
          <w:t>而樸道子則被</w:t>
        </w:r>
      </w:ins>
      <w:ins w:id="12060" w:author="Administrator" w:date="2019-03-16T14:10:00Z">
        <w:r>
          <w:rPr>
            <w:rFonts w:hint="eastAsia"/>
          </w:rPr>
          <w:t>留了下來。</w:t>
        </w:r>
      </w:ins>
    </w:p>
    <w:p w:rsidR="000F0075" w:rsidRDefault="005B67E1">
      <w:pPr>
        <w:pStyle w:val="12"/>
        <w:spacing w:after="240"/>
        <w:ind w:leftChars="0" w:left="0"/>
        <w:rPr>
          <w:ins w:id="12061" w:author="Administrator" w:date="2019-03-16T21:39:00Z"/>
        </w:rPr>
        <w:pPrChange w:id="12062" w:author="Administrator" w:date="2019-03-12T22:59:00Z">
          <w:pPr>
            <w:pStyle w:val="12"/>
            <w:numPr>
              <w:numId w:val="1"/>
            </w:numPr>
            <w:spacing w:after="240"/>
            <w:ind w:leftChars="0" w:left="360" w:hanging="360"/>
            <w:outlineLvl w:val="0"/>
          </w:pPr>
        </w:pPrChange>
      </w:pPr>
      <w:ins w:id="12063" w:author="Administrator" w:date="2019-03-16T14:21:00Z">
        <w:r>
          <w:rPr>
            <w:rFonts w:hint="eastAsia"/>
          </w:rPr>
          <w:t>考慮到</w:t>
        </w:r>
      </w:ins>
      <w:ins w:id="12064" w:author="Administrator" w:date="2019-03-16T14:22:00Z">
        <w:r>
          <w:rPr>
            <w:rFonts w:hint="eastAsia"/>
          </w:rPr>
          <w:t>破陣時</w:t>
        </w:r>
        <w:r w:rsidR="005020BD">
          <w:rPr>
            <w:rFonts w:hint="eastAsia"/>
          </w:rPr>
          <w:t>的風險，雖然樸道子無法完全相信，但至少在四人之中，仍是較可信</w:t>
        </w:r>
      </w:ins>
      <w:ins w:id="12065" w:author="Administrator" w:date="2019-03-16T14:33:00Z">
        <w:r w:rsidR="005020BD">
          <w:rPr>
            <w:rFonts w:hint="eastAsia"/>
          </w:rPr>
          <w:t>，留在洞內以防萬一，是有其必要性的。</w:t>
        </w:r>
      </w:ins>
    </w:p>
    <w:p w:rsidR="000F0075" w:rsidRDefault="00BC3206">
      <w:pPr>
        <w:pStyle w:val="12"/>
        <w:spacing w:after="240"/>
        <w:ind w:leftChars="0" w:left="0"/>
        <w:rPr>
          <w:ins w:id="12066" w:author="Administrator" w:date="2019-03-16T14:33:00Z"/>
        </w:rPr>
        <w:pPrChange w:id="12067" w:author="Administrator" w:date="2019-03-12T22:59:00Z">
          <w:pPr>
            <w:pStyle w:val="12"/>
            <w:numPr>
              <w:numId w:val="1"/>
            </w:numPr>
            <w:spacing w:after="240"/>
            <w:ind w:leftChars="0" w:left="360" w:hanging="360"/>
            <w:outlineLvl w:val="0"/>
          </w:pPr>
        </w:pPrChange>
      </w:pPr>
      <w:ins w:id="12068" w:author="Administrator" w:date="2019-03-16T21:39:00Z">
        <w:r>
          <w:rPr>
            <w:rFonts w:hint="eastAsia"/>
          </w:rPr>
          <w:t>同時，</w:t>
        </w:r>
      </w:ins>
      <w:ins w:id="12069" w:author="Administrator" w:date="2019-03-16T21:40:00Z">
        <w:r>
          <w:rPr>
            <w:rFonts w:hint="eastAsia"/>
          </w:rPr>
          <w:t>為了怕</w:t>
        </w:r>
      </w:ins>
      <w:ins w:id="12070" w:author="Administrator" w:date="2019-03-16T21:41:00Z">
        <w:r>
          <w:rPr>
            <w:rFonts w:hint="eastAsia"/>
          </w:rPr>
          <w:t>妖丹不足，</w:t>
        </w:r>
      </w:ins>
      <w:ins w:id="12071" w:author="Administrator" w:date="2019-03-16T21:40:00Z">
        <w:r>
          <w:rPr>
            <w:rFonts w:hint="eastAsia"/>
          </w:rPr>
          <w:t>他也用</w:t>
        </w:r>
      </w:ins>
      <w:ins w:id="12072" w:author="簡新佳" w:date="2019-03-18T12:31:00Z">
        <w:r w:rsidR="00A843C4">
          <w:rPr>
            <w:rFonts w:hint="eastAsia"/>
          </w:rPr>
          <w:t>剩下的法器</w:t>
        </w:r>
      </w:ins>
      <w:ins w:id="12073" w:author="Administrator" w:date="2019-03-16T21:40:00Z">
        <w:del w:id="12074" w:author="簡新佳" w:date="2019-03-18T12:31:00Z">
          <w:r w:rsidDel="00A843C4">
            <w:rPr>
              <w:rFonts w:hint="eastAsia"/>
            </w:rPr>
            <w:delText>靈石</w:delText>
          </w:r>
        </w:del>
        <w:r>
          <w:rPr>
            <w:rFonts w:hint="eastAsia"/>
          </w:rPr>
          <w:t>將原先樸道子所得的百來個妖丹</w:t>
        </w:r>
      </w:ins>
      <w:ins w:id="12075" w:author="簡新佳" w:date="2019-03-18T12:31:00Z">
        <w:r w:rsidR="00A843C4">
          <w:rPr>
            <w:rFonts w:hint="eastAsia"/>
          </w:rPr>
          <w:t>換</w:t>
        </w:r>
      </w:ins>
      <w:ins w:id="12076" w:author="Administrator" w:date="2019-03-16T21:40:00Z">
        <w:del w:id="12077" w:author="簡新佳" w:date="2019-03-18T12:31:00Z">
          <w:r w:rsidDel="00A843C4">
            <w:rPr>
              <w:rFonts w:hint="eastAsia"/>
            </w:rPr>
            <w:delText>買</w:delText>
          </w:r>
        </w:del>
        <w:r>
          <w:rPr>
            <w:rFonts w:hint="eastAsia"/>
          </w:rPr>
          <w:t>了</w:t>
        </w:r>
      </w:ins>
      <w:ins w:id="12078" w:author="簡新佳" w:date="2019-03-18T12:31:00Z">
        <w:r w:rsidR="00A843C4">
          <w:rPr>
            <w:rFonts w:hint="eastAsia"/>
          </w:rPr>
          <w:t>過</w:t>
        </w:r>
      </w:ins>
      <w:ins w:id="12079" w:author="Administrator" w:date="2019-03-16T21:40:00Z">
        <w:del w:id="12080" w:author="簡新佳" w:date="2019-03-18T12:31:00Z">
          <w:r w:rsidDel="00A843C4">
            <w:rPr>
              <w:rFonts w:hint="eastAsia"/>
            </w:rPr>
            <w:delText>下</w:delText>
          </w:r>
        </w:del>
        <w:r>
          <w:rPr>
            <w:rFonts w:hint="eastAsia"/>
          </w:rPr>
          <w:t>來</w:t>
        </w:r>
      </w:ins>
      <w:ins w:id="12081" w:author="Administrator" w:date="2019-03-16T21:41:00Z">
        <w:r>
          <w:rPr>
            <w:rFonts w:hint="eastAsia"/>
          </w:rPr>
          <w:t>。</w:t>
        </w:r>
      </w:ins>
    </w:p>
    <w:p w:rsidR="000F0075" w:rsidRDefault="005020BD">
      <w:pPr>
        <w:pStyle w:val="12"/>
        <w:spacing w:after="240"/>
        <w:ind w:leftChars="0" w:left="0"/>
        <w:rPr>
          <w:ins w:id="12082" w:author="Administrator" w:date="2019-03-16T14:49:00Z"/>
        </w:rPr>
        <w:pPrChange w:id="12083" w:author="Administrator" w:date="2019-03-12T22:59:00Z">
          <w:pPr>
            <w:pStyle w:val="12"/>
            <w:numPr>
              <w:numId w:val="1"/>
            </w:numPr>
            <w:spacing w:after="240"/>
            <w:ind w:leftChars="0" w:left="360" w:hanging="360"/>
            <w:outlineLvl w:val="0"/>
          </w:pPr>
        </w:pPrChange>
      </w:pPr>
      <w:ins w:id="12084" w:author="Administrator" w:date="2019-03-16T14:33:00Z">
        <w:r>
          <w:rPr>
            <w:rFonts w:hint="eastAsia"/>
          </w:rPr>
          <w:t>做好這些準備後，李</w:t>
        </w:r>
      </w:ins>
      <w:ins w:id="12085" w:author="Administrator" w:date="2019-03-16T14:34:00Z">
        <w:r>
          <w:rPr>
            <w:rFonts w:hint="eastAsia"/>
          </w:rPr>
          <w:t>龍飛</w:t>
        </w:r>
      </w:ins>
      <w:ins w:id="12086" w:author="Administrator" w:date="2019-03-16T21:41:00Z">
        <w:r w:rsidR="00BC3206">
          <w:rPr>
            <w:rFonts w:hint="eastAsia"/>
          </w:rPr>
          <w:t>這才</w:t>
        </w:r>
      </w:ins>
      <w:ins w:id="12087" w:author="Administrator" w:date="2019-03-16T14:34:00Z">
        <w:r>
          <w:rPr>
            <w:rFonts w:hint="eastAsia"/>
          </w:rPr>
          <w:t>照著</w:t>
        </w:r>
      </w:ins>
      <w:ins w:id="12088" w:author="Administrator" w:date="2019-03-29T23:11:00Z">
        <w:r w:rsidR="007F62C2">
          <w:rPr>
            <w:rFonts w:hint="eastAsia"/>
          </w:rPr>
          <w:t>納靈訣</w:t>
        </w:r>
      </w:ins>
      <w:ins w:id="12089" w:author="Administrator" w:date="2019-03-16T14:34:00Z">
        <w:r>
          <w:rPr>
            <w:rFonts w:hint="eastAsia"/>
          </w:rPr>
          <w:t>中的記載，</w:t>
        </w:r>
      </w:ins>
      <w:ins w:id="12090" w:author="Administrator" w:date="2019-03-16T14:49:00Z">
        <w:r w:rsidR="00031FAE">
          <w:rPr>
            <w:rFonts w:hint="eastAsia"/>
          </w:rPr>
          <w:t>開始牽引起體內的靈氣</w:t>
        </w:r>
        <w:del w:id="12091" w:author="簡新佳" w:date="2019-03-18T12:31:00Z">
          <w:r w:rsidR="00031FAE" w:rsidDel="00A843C4">
            <w:rPr>
              <w:rFonts w:hint="eastAsia"/>
            </w:rPr>
            <w:delText>起來</w:delText>
          </w:r>
        </w:del>
        <w:r w:rsidR="00031FAE">
          <w:rPr>
            <w:rFonts w:hint="eastAsia"/>
          </w:rPr>
          <w:t>。</w:t>
        </w:r>
      </w:ins>
    </w:p>
    <w:p w:rsidR="000F0075" w:rsidRDefault="00031FAE">
      <w:pPr>
        <w:pStyle w:val="12"/>
        <w:spacing w:after="240"/>
        <w:ind w:leftChars="0" w:left="0"/>
        <w:rPr>
          <w:ins w:id="12092" w:author="Administrator" w:date="2019-03-16T15:33:00Z"/>
        </w:rPr>
        <w:pPrChange w:id="12093" w:author="Administrator" w:date="2019-03-12T22:59:00Z">
          <w:pPr>
            <w:pStyle w:val="12"/>
            <w:numPr>
              <w:numId w:val="1"/>
            </w:numPr>
            <w:spacing w:after="240"/>
            <w:ind w:leftChars="0" w:left="360" w:hanging="360"/>
            <w:outlineLvl w:val="0"/>
          </w:pPr>
        </w:pPrChange>
      </w:pPr>
      <w:ins w:id="12094" w:author="Administrator" w:date="2019-03-16T14:50:00Z">
        <w:r>
          <w:rPr>
            <w:rFonts w:hint="eastAsia"/>
          </w:rPr>
          <w:t>李龍飛並不知道，他</w:t>
        </w:r>
      </w:ins>
      <w:ins w:id="12095" w:author="簡新佳" w:date="2019-03-18T08:57:00Z">
        <w:r w:rsidR="00A04DF3">
          <w:rPr>
            <w:rFonts w:hint="eastAsia"/>
          </w:rPr>
          <w:t>方才這一串</w:t>
        </w:r>
      </w:ins>
      <w:ins w:id="12096" w:author="Administrator" w:date="2019-03-16T14:50:00Z">
        <w:del w:id="12097" w:author="簡新佳" w:date="2019-03-18T08:57:00Z">
          <w:r w:rsidDel="00A04DF3">
            <w:rPr>
              <w:rFonts w:hint="eastAsia"/>
            </w:rPr>
            <w:delText>這</w:delText>
          </w:r>
        </w:del>
        <w:r>
          <w:rPr>
            <w:rFonts w:hint="eastAsia"/>
          </w:rPr>
          <w:t>看似尋常的舉動，在陳姓少女與徐篙</w:t>
        </w:r>
      </w:ins>
      <w:ins w:id="12098" w:author="Administrator" w:date="2019-03-16T15:02:00Z">
        <w:r w:rsidR="00D167E9">
          <w:rPr>
            <w:rFonts w:hint="eastAsia"/>
          </w:rPr>
          <w:t>心中，卻是掀起</w:t>
        </w:r>
      </w:ins>
      <w:ins w:id="12099" w:author="Administrator" w:date="2019-03-16T15:16:00Z">
        <w:r w:rsidR="00CC7ACD">
          <w:rPr>
            <w:rFonts w:hint="eastAsia"/>
          </w:rPr>
          <w:t>軒然大波，</w:t>
        </w:r>
      </w:ins>
      <w:ins w:id="12100" w:author="Administrator" w:date="2019-03-16T15:33:00Z">
        <w:r w:rsidR="002F53EC">
          <w:rPr>
            <w:rFonts w:hint="eastAsia"/>
          </w:rPr>
          <w:t>面面相覷，眼中都看到了對方的震驚。</w:t>
        </w:r>
      </w:ins>
    </w:p>
    <w:p w:rsidR="000F0075" w:rsidRDefault="002F53EC">
      <w:pPr>
        <w:pStyle w:val="12"/>
        <w:spacing w:after="240"/>
        <w:ind w:leftChars="0" w:left="0"/>
        <w:rPr>
          <w:ins w:id="12101" w:author="Administrator" w:date="2019-03-16T16:01:00Z"/>
        </w:rPr>
        <w:pPrChange w:id="12102" w:author="Administrator" w:date="2019-03-12T22:59:00Z">
          <w:pPr>
            <w:pStyle w:val="12"/>
            <w:numPr>
              <w:numId w:val="1"/>
            </w:numPr>
            <w:spacing w:after="240"/>
            <w:ind w:leftChars="0" w:left="360" w:hanging="360"/>
            <w:outlineLvl w:val="0"/>
          </w:pPr>
        </w:pPrChange>
      </w:pPr>
      <w:ins w:id="12103" w:author="Administrator" w:date="2019-03-16T15:33:00Z">
        <w:r>
          <w:rPr>
            <w:rFonts w:hint="eastAsia"/>
          </w:rPr>
          <w:t>原因無他，</w:t>
        </w:r>
      </w:ins>
      <w:ins w:id="12104" w:author="Administrator" w:date="2019-03-16T16:00:00Z">
        <w:r w:rsidR="0008625F">
          <w:rPr>
            <w:rFonts w:hint="eastAsia"/>
          </w:rPr>
          <w:t>李龍飛對</w:t>
        </w:r>
      </w:ins>
      <w:ins w:id="12105" w:author="Administrator" w:date="2019-03-16T16:01:00Z">
        <w:r w:rsidR="0008625F">
          <w:rPr>
            <w:rFonts w:hint="eastAsia"/>
          </w:rPr>
          <w:t>法訣</w:t>
        </w:r>
      </w:ins>
      <w:ins w:id="12106" w:author="Administrator" w:date="2019-03-16T16:00:00Z">
        <w:r w:rsidR="0008625F">
          <w:rPr>
            <w:rFonts w:hint="eastAsia"/>
          </w:rPr>
          <w:t>的天賦</w:t>
        </w:r>
      </w:ins>
      <w:ins w:id="12107" w:author="Administrator" w:date="2019-03-16T16:14:00Z">
        <w:r w:rsidR="00E30CEC">
          <w:rPr>
            <w:rFonts w:hint="eastAsia"/>
          </w:rPr>
          <w:t>未免也</w:t>
        </w:r>
      </w:ins>
      <w:ins w:id="12108" w:author="Administrator" w:date="2019-03-16T16:00:00Z">
        <w:r w:rsidR="0008625F">
          <w:rPr>
            <w:rFonts w:hint="eastAsia"/>
          </w:rPr>
          <w:t>太過妖孽了，居然只試了幾次，就將法訣給</w:t>
        </w:r>
      </w:ins>
      <w:ins w:id="12109" w:author="Administrator" w:date="2019-03-16T16:01:00Z">
        <w:r w:rsidR="0008625F">
          <w:rPr>
            <w:rFonts w:hint="eastAsia"/>
          </w:rPr>
          <w:t>學會</w:t>
        </w:r>
      </w:ins>
      <w:ins w:id="12110" w:author="Administrator" w:date="2019-03-16T16:00:00Z">
        <w:r w:rsidR="0008625F">
          <w:rPr>
            <w:rFonts w:hint="eastAsia"/>
          </w:rPr>
          <w:t>了</w:t>
        </w:r>
      </w:ins>
      <w:ins w:id="12111" w:author="Administrator" w:date="2019-03-16T16:01:00Z">
        <w:r w:rsidR="0008625F">
          <w:rPr>
            <w:rFonts w:hint="eastAsia"/>
          </w:rPr>
          <w:t>。</w:t>
        </w:r>
      </w:ins>
    </w:p>
    <w:p w:rsidR="000F0075" w:rsidRDefault="0008625F">
      <w:pPr>
        <w:pStyle w:val="12"/>
        <w:spacing w:after="240"/>
        <w:ind w:leftChars="0" w:left="0"/>
        <w:rPr>
          <w:ins w:id="12112" w:author="Administrator" w:date="2019-03-16T16:14:00Z"/>
        </w:rPr>
        <w:pPrChange w:id="12113" w:author="Administrator" w:date="2019-03-12T22:59:00Z">
          <w:pPr>
            <w:pStyle w:val="12"/>
            <w:numPr>
              <w:numId w:val="1"/>
            </w:numPr>
            <w:spacing w:after="240"/>
            <w:ind w:leftChars="0" w:left="360" w:hanging="360"/>
            <w:outlineLvl w:val="0"/>
          </w:pPr>
        </w:pPrChange>
      </w:pPr>
      <w:ins w:id="12114" w:author="Administrator" w:date="2019-03-16T16:01:00Z">
        <w:r>
          <w:rPr>
            <w:rFonts w:hint="eastAsia"/>
          </w:rPr>
          <w:t>這</w:t>
        </w:r>
      </w:ins>
      <w:ins w:id="12115" w:author="Administrator" w:date="2019-03-16T16:02:00Z">
        <w:r>
          <w:rPr>
            <w:rFonts w:hint="eastAsia"/>
          </w:rPr>
          <w:t>對</w:t>
        </w:r>
      </w:ins>
      <w:ins w:id="12116" w:author="Administrator" w:date="2019-03-16T16:01:00Z">
        <w:r>
          <w:rPr>
            <w:rFonts w:hint="eastAsia"/>
          </w:rPr>
          <w:t>一般</w:t>
        </w:r>
      </w:ins>
      <w:ins w:id="12117" w:author="Administrator" w:date="2019-03-16T16:02:00Z">
        <w:r>
          <w:rPr>
            <w:rFonts w:hint="eastAsia"/>
          </w:rPr>
          <w:t>修仙者來說，哪怕是</w:t>
        </w:r>
      </w:ins>
      <w:ins w:id="12118" w:author="Administrator" w:date="2019-03-16T16:14:00Z">
        <w:r w:rsidR="00E30CEC">
          <w:rPr>
            <w:rFonts w:hint="eastAsia"/>
          </w:rPr>
          <w:t>大派天驕，也都難以做到。</w:t>
        </w:r>
      </w:ins>
    </w:p>
    <w:p w:rsidR="000F0075" w:rsidRDefault="00E30CEC">
      <w:pPr>
        <w:pStyle w:val="12"/>
        <w:spacing w:after="240"/>
        <w:ind w:leftChars="0" w:left="0"/>
        <w:rPr>
          <w:ins w:id="12119" w:author="Administrator" w:date="2019-03-16T16:53:00Z"/>
        </w:rPr>
        <w:pPrChange w:id="12120" w:author="Administrator" w:date="2019-03-12T22:59:00Z">
          <w:pPr>
            <w:pStyle w:val="12"/>
            <w:numPr>
              <w:numId w:val="1"/>
            </w:numPr>
            <w:spacing w:after="240"/>
            <w:ind w:leftChars="0" w:left="360" w:hanging="360"/>
            <w:outlineLvl w:val="0"/>
          </w:pPr>
        </w:pPrChange>
      </w:pPr>
      <w:ins w:id="12121" w:author="Administrator" w:date="2019-03-16T16:14:00Z">
        <w:r>
          <w:rPr>
            <w:rFonts w:hint="eastAsia"/>
          </w:rPr>
          <w:t>他們卻不知，</w:t>
        </w:r>
      </w:ins>
      <w:ins w:id="12122" w:author="Administrator" w:date="2019-03-16T16:41:00Z">
        <w:r w:rsidR="00CC6604">
          <w:rPr>
            <w:rFonts w:hint="eastAsia"/>
          </w:rPr>
          <w:t>法訣的施展，除了其複雜的程度外，最重要的是</w:t>
        </w:r>
      </w:ins>
      <w:ins w:id="12123" w:author="Administrator" w:date="2019-03-16T16:52:00Z">
        <w:r w:rsidR="00834C98">
          <w:rPr>
            <w:rFonts w:hint="eastAsia"/>
          </w:rPr>
          <w:t>能否控制其法紋之</w:t>
        </w:r>
        <w:r w:rsidR="00834C98">
          <w:rPr>
            <w:rFonts w:hint="eastAsia"/>
          </w:rPr>
          <w:lastRenderedPageBreak/>
          <w:t>間的構成，</w:t>
        </w:r>
      </w:ins>
      <w:ins w:id="12124" w:author="Administrator" w:date="2019-03-16T16:53:00Z">
        <w:r w:rsidR="00834C98">
          <w:rPr>
            <w:rFonts w:hint="eastAsia"/>
          </w:rPr>
          <w:t>及有效的控制自己的靈氣流動。</w:t>
        </w:r>
      </w:ins>
    </w:p>
    <w:p w:rsidR="000F0075" w:rsidRDefault="00834C98">
      <w:pPr>
        <w:pStyle w:val="12"/>
        <w:spacing w:after="240"/>
        <w:ind w:leftChars="0" w:left="0"/>
        <w:rPr>
          <w:ins w:id="12125" w:author="Administrator" w:date="2019-03-16T17:27:00Z"/>
        </w:rPr>
        <w:pPrChange w:id="12126" w:author="Administrator" w:date="2019-03-12T22:59:00Z">
          <w:pPr>
            <w:pStyle w:val="12"/>
            <w:numPr>
              <w:numId w:val="1"/>
            </w:numPr>
            <w:spacing w:after="240"/>
            <w:ind w:leftChars="0" w:left="360" w:hanging="360"/>
            <w:outlineLvl w:val="0"/>
          </w:pPr>
        </w:pPrChange>
      </w:pPr>
      <w:ins w:id="12127" w:author="Administrator" w:date="2019-03-16T16:53:00Z">
        <w:r>
          <w:rPr>
            <w:rFonts w:hint="eastAsia"/>
          </w:rPr>
          <w:t>而</w:t>
        </w:r>
      </w:ins>
      <w:ins w:id="12128" w:author="Administrator" w:date="2019-03-16T17:09:00Z">
        <w:r w:rsidR="00FD64A2">
          <w:rPr>
            <w:rFonts w:hint="eastAsia"/>
          </w:rPr>
          <w:t>李龍飛身</w:t>
        </w:r>
      </w:ins>
      <w:ins w:id="12129" w:author="Administrator" w:date="2019-03-16T17:10:00Z">
        <w:r w:rsidR="00FD64A2">
          <w:rPr>
            <w:rFonts w:hint="eastAsia"/>
          </w:rPr>
          <w:t>上靈脈比常人多出數倍，</w:t>
        </w:r>
      </w:ins>
      <w:ins w:id="12130" w:author="Administrator" w:date="2019-03-16T17:11:00Z">
        <w:r w:rsidR="00FD64A2">
          <w:rPr>
            <w:rFonts w:hint="eastAsia"/>
          </w:rPr>
          <w:t>可以說他的靈根已經勘比天縱之才，所以對於法訣的</w:t>
        </w:r>
      </w:ins>
      <w:ins w:id="12131" w:author="Administrator" w:date="2019-03-16T17:27:00Z">
        <w:r w:rsidR="00B224B5">
          <w:rPr>
            <w:rFonts w:hint="eastAsia"/>
          </w:rPr>
          <w:t>的學習如此迅速。</w:t>
        </w:r>
      </w:ins>
    </w:p>
    <w:p w:rsidR="000F0075" w:rsidRDefault="005B539A">
      <w:pPr>
        <w:pStyle w:val="12"/>
        <w:spacing w:after="240"/>
        <w:ind w:leftChars="0" w:left="0"/>
        <w:rPr>
          <w:ins w:id="12132" w:author="簡新佳" w:date="2019-03-18T12:31:00Z"/>
        </w:rPr>
        <w:pPrChange w:id="12133" w:author="Administrator" w:date="2019-03-12T22:59:00Z">
          <w:pPr>
            <w:pStyle w:val="12"/>
            <w:numPr>
              <w:numId w:val="1"/>
            </w:numPr>
            <w:spacing w:after="240"/>
            <w:ind w:leftChars="0" w:left="360" w:hanging="360"/>
            <w:outlineLvl w:val="0"/>
          </w:pPr>
        </w:pPrChange>
      </w:pPr>
      <w:ins w:id="12134" w:author="Administrator" w:date="2019-03-16T18:14:00Z">
        <w:r>
          <w:rPr>
            <w:rFonts w:hint="eastAsia"/>
          </w:rPr>
          <w:t>這些</w:t>
        </w:r>
      </w:ins>
      <w:ins w:id="12135" w:author="Administrator" w:date="2019-03-16T17:27:00Z">
        <w:r w:rsidR="00B224B5">
          <w:rPr>
            <w:rFonts w:hint="eastAsia"/>
          </w:rPr>
          <w:t>且不</w:t>
        </w:r>
      </w:ins>
      <w:ins w:id="12136" w:author="Administrator" w:date="2019-03-16T18:14:00Z">
        <w:r>
          <w:rPr>
            <w:rFonts w:hint="eastAsia"/>
          </w:rPr>
          <w:t>多</w:t>
        </w:r>
      </w:ins>
      <w:ins w:id="12137" w:author="Administrator" w:date="2019-03-16T17:27:00Z">
        <w:r w:rsidR="00B224B5">
          <w:rPr>
            <w:rFonts w:hint="eastAsia"/>
          </w:rPr>
          <w:t>說，李龍飛按照</w:t>
        </w:r>
      </w:ins>
      <w:ins w:id="12138" w:author="Administrator" w:date="2019-03-16T17:28:00Z">
        <w:r w:rsidR="00B224B5">
          <w:rPr>
            <w:rFonts w:hint="eastAsia"/>
          </w:rPr>
          <w:t>修改後的</w:t>
        </w:r>
      </w:ins>
      <w:ins w:id="12139" w:author="Administrator" w:date="2019-03-29T23:11:00Z">
        <w:r w:rsidR="007F62C2">
          <w:rPr>
            <w:rFonts w:hint="eastAsia"/>
          </w:rPr>
          <w:t>納靈訣</w:t>
        </w:r>
      </w:ins>
      <w:ins w:id="12140" w:author="Administrator" w:date="2019-03-16T17:28:00Z">
        <w:r w:rsidR="00B224B5">
          <w:rPr>
            <w:rFonts w:hint="eastAsia"/>
          </w:rPr>
          <w:t>，試了幾</w:t>
        </w:r>
      </w:ins>
      <w:ins w:id="12141" w:author="Administrator" w:date="2019-03-16T18:14:00Z">
        <w:r>
          <w:rPr>
            <w:rFonts w:hint="eastAsia"/>
          </w:rPr>
          <w:t>次之後，</w:t>
        </w:r>
      </w:ins>
      <w:ins w:id="12142" w:author="Administrator" w:date="2019-03-16T18:18:00Z">
        <w:r>
          <w:rPr>
            <w:rFonts w:hint="eastAsia"/>
          </w:rPr>
          <w:t>越發地</w:t>
        </w:r>
      </w:ins>
      <w:ins w:id="12143" w:author="Administrator" w:date="2019-03-16T18:14:00Z">
        <w:r>
          <w:rPr>
            <w:rFonts w:hint="eastAsia"/>
          </w:rPr>
          <w:t>對於徐篙先祖們</w:t>
        </w:r>
      </w:ins>
      <w:ins w:id="12144" w:author="Administrator" w:date="2019-03-16T18:17:00Z">
        <w:r>
          <w:rPr>
            <w:rFonts w:hint="eastAsia"/>
          </w:rPr>
          <w:t>豎然起</w:t>
        </w:r>
      </w:ins>
      <w:ins w:id="12145" w:author="Administrator" w:date="2019-03-16T18:18:00Z">
        <w:r>
          <w:rPr>
            <w:rFonts w:hint="eastAsia"/>
          </w:rPr>
          <w:t>敬</w:t>
        </w:r>
      </w:ins>
      <w:ins w:id="12146" w:author="Administrator" w:date="2019-03-16T18:15:00Z">
        <w:r>
          <w:rPr>
            <w:rFonts w:hint="eastAsia"/>
          </w:rPr>
          <w:t>。</w:t>
        </w:r>
      </w:ins>
    </w:p>
    <w:p w:rsidR="000F0075" w:rsidRDefault="00F27387">
      <w:pPr>
        <w:pStyle w:val="12"/>
        <w:spacing w:after="240"/>
        <w:ind w:leftChars="0" w:left="0"/>
        <w:rPr>
          <w:ins w:id="12147" w:author="Administrator" w:date="2019-03-16T18:15:00Z"/>
        </w:rPr>
        <w:pPrChange w:id="12148" w:author="Administrator" w:date="2019-03-12T22:59:00Z">
          <w:pPr>
            <w:pStyle w:val="12"/>
            <w:numPr>
              <w:numId w:val="1"/>
            </w:numPr>
            <w:spacing w:after="240"/>
            <w:ind w:leftChars="0" w:left="360" w:hanging="360"/>
            <w:outlineLvl w:val="0"/>
          </w:pPr>
        </w:pPrChange>
      </w:pPr>
      <w:ins w:id="12149" w:author="簡新佳" w:date="2019-03-18T12:31:00Z">
        <w:r>
          <w:rPr>
            <w:rFonts w:hint="eastAsia"/>
          </w:rPr>
          <w:t>「這徐篙雖然不肖，但當初</w:t>
        </w:r>
      </w:ins>
      <w:ins w:id="12150" w:author="簡新佳" w:date="2019-03-18T12:32:00Z">
        <w:r>
          <w:rPr>
            <w:rFonts w:hint="eastAsia"/>
          </w:rPr>
          <w:t>徐家先祖的確了得，就不知道，為何會沒落至此了…」</w:t>
        </w:r>
        <w:r w:rsidR="001E11D2">
          <w:rPr>
            <w:rFonts w:hint="eastAsia"/>
          </w:rPr>
          <w:t>李龍飛心中想著。</w:t>
        </w:r>
      </w:ins>
    </w:p>
    <w:p w:rsidR="000F0075" w:rsidRDefault="007F62C2">
      <w:pPr>
        <w:pStyle w:val="12"/>
        <w:spacing w:after="240"/>
        <w:ind w:leftChars="0" w:left="0"/>
        <w:rPr>
          <w:ins w:id="12151" w:author="Administrator" w:date="2019-03-16T18:23:00Z"/>
        </w:rPr>
        <w:pPrChange w:id="12152" w:author="Administrator" w:date="2019-03-12T22:59:00Z">
          <w:pPr>
            <w:pStyle w:val="12"/>
            <w:numPr>
              <w:numId w:val="1"/>
            </w:numPr>
            <w:spacing w:after="240"/>
            <w:ind w:leftChars="0" w:left="360" w:hanging="360"/>
            <w:outlineLvl w:val="0"/>
          </w:pPr>
        </w:pPrChange>
      </w:pPr>
      <w:ins w:id="12153" w:author="Administrator" w:date="2019-03-29T23:12:00Z">
        <w:r>
          <w:rPr>
            <w:rFonts w:hint="eastAsia"/>
          </w:rPr>
          <w:t>這兩個法訣中</w:t>
        </w:r>
      </w:ins>
      <w:ins w:id="12154" w:author="Administrator" w:date="2019-03-16T18:22:00Z">
        <w:r w:rsidR="005B539A">
          <w:rPr>
            <w:rFonts w:hint="eastAsia"/>
          </w:rPr>
          <w:t>，</w:t>
        </w:r>
      </w:ins>
      <w:ins w:id="12155" w:author="Administrator" w:date="2019-03-16T18:17:00Z">
        <w:r w:rsidR="005B539A">
          <w:rPr>
            <w:rFonts w:hint="eastAsia"/>
          </w:rPr>
          <w:t>初時</w:t>
        </w:r>
      </w:ins>
      <w:ins w:id="12156" w:author="Administrator" w:date="2019-03-16T18:22:00Z">
        <w:r w:rsidR="005B539A">
          <w:rPr>
            <w:rFonts w:hint="eastAsia"/>
          </w:rPr>
          <w:t>在</w:t>
        </w:r>
      </w:ins>
      <w:ins w:id="12157" w:author="簡新佳" w:date="2019-03-18T12:32:00Z">
        <w:r w:rsidR="00E14307">
          <w:rPr>
            <w:rFonts w:hint="eastAsia"/>
          </w:rPr>
          <w:t>他</w:t>
        </w:r>
      </w:ins>
      <w:ins w:id="12158" w:author="Administrator" w:date="2019-03-16T18:16:00Z">
        <w:del w:id="12159" w:author="簡新佳" w:date="2019-03-18T12:32:00Z">
          <w:r w:rsidR="005B539A" w:rsidDel="00E14307">
            <w:rPr>
              <w:rFonts w:hint="eastAsia"/>
            </w:rPr>
            <w:delText>李龍飛</w:delText>
          </w:r>
        </w:del>
      </w:ins>
      <w:ins w:id="12160" w:author="Administrator" w:date="2019-03-16T18:22:00Z">
        <w:r w:rsidR="005B539A">
          <w:rPr>
            <w:rFonts w:hint="eastAsia"/>
          </w:rPr>
          <w:t>眼中</w:t>
        </w:r>
      </w:ins>
      <w:ins w:id="12161" w:author="Administrator" w:date="2019-03-16T18:15:00Z">
        <w:r w:rsidR="005B539A">
          <w:rPr>
            <w:rFonts w:hint="eastAsia"/>
          </w:rPr>
          <w:t>，</w:t>
        </w:r>
      </w:ins>
      <w:ins w:id="12162" w:author="簡新佳" w:date="2019-03-18T12:32:00Z">
        <w:r w:rsidR="00E14307">
          <w:rPr>
            <w:rFonts w:hint="eastAsia"/>
          </w:rPr>
          <w:t>只有</w:t>
        </w:r>
      </w:ins>
      <w:ins w:id="12163" w:author="Administrator" w:date="2019-03-16T18:16:00Z">
        <w:r w:rsidR="005B539A">
          <w:rPr>
            <w:rFonts w:hint="eastAsia"/>
          </w:rPr>
          <w:t>衍陣訣才是真正讓人驚豔之處，可當實際施展</w:t>
        </w:r>
      </w:ins>
      <w:ins w:id="12164" w:author="Administrator" w:date="2019-03-16T18:22:00Z">
        <w:r w:rsidR="005B539A">
          <w:rPr>
            <w:rFonts w:hint="eastAsia"/>
          </w:rPr>
          <w:t>這修改後的</w:t>
        </w:r>
      </w:ins>
      <w:ins w:id="12165" w:author="Administrator" w:date="2019-03-29T23:11:00Z">
        <w:r>
          <w:rPr>
            <w:rFonts w:hint="eastAsia"/>
          </w:rPr>
          <w:t>納靈訣</w:t>
        </w:r>
      </w:ins>
      <w:ins w:id="12166" w:author="Administrator" w:date="2019-03-16T18:22:00Z">
        <w:r w:rsidR="005B539A">
          <w:rPr>
            <w:rFonts w:hint="eastAsia"/>
          </w:rPr>
          <w:t>時</w:t>
        </w:r>
      </w:ins>
      <w:ins w:id="12167" w:author="Administrator" w:date="2019-03-16T18:16:00Z">
        <w:r w:rsidR="005B539A">
          <w:rPr>
            <w:rFonts w:hint="eastAsia"/>
          </w:rPr>
          <w:t>，</w:t>
        </w:r>
      </w:ins>
      <w:ins w:id="12168" w:author="Administrator" w:date="2019-03-16T18:22:00Z">
        <w:r w:rsidR="005B539A">
          <w:rPr>
            <w:rFonts w:hint="eastAsia"/>
          </w:rPr>
          <w:t>才發現</w:t>
        </w:r>
      </w:ins>
      <w:ins w:id="12169" w:author="Administrator" w:date="2019-03-29T23:11:00Z">
        <w:r>
          <w:rPr>
            <w:rFonts w:hint="eastAsia"/>
          </w:rPr>
          <w:t>納靈訣</w:t>
        </w:r>
      </w:ins>
      <w:ins w:id="12170" w:author="Administrator" w:date="2019-03-16T18:22:00Z">
        <w:r w:rsidR="005B539A">
          <w:rPr>
            <w:rFonts w:hint="eastAsia"/>
          </w:rPr>
          <w:t>同樣也是一套</w:t>
        </w:r>
      </w:ins>
      <w:ins w:id="12171" w:author="Administrator" w:date="2019-03-16T19:26:00Z">
        <w:r w:rsidR="000F6E53">
          <w:rPr>
            <w:rFonts w:hint="eastAsia"/>
          </w:rPr>
          <w:t>十分逆天</w:t>
        </w:r>
      </w:ins>
      <w:ins w:id="12172" w:author="Administrator" w:date="2019-03-16T18:22:00Z">
        <w:r w:rsidR="005B539A">
          <w:rPr>
            <w:rFonts w:hint="eastAsia"/>
          </w:rPr>
          <w:t>的</w:t>
        </w:r>
      </w:ins>
      <w:ins w:id="12173" w:author="Administrator" w:date="2019-03-16T18:23:00Z">
        <w:r w:rsidR="005B539A">
          <w:rPr>
            <w:rFonts w:hint="eastAsia"/>
          </w:rPr>
          <w:t>法</w:t>
        </w:r>
      </w:ins>
      <w:ins w:id="12174" w:author="Administrator" w:date="2019-03-16T19:26:00Z">
        <w:r w:rsidR="000F6E53">
          <w:rPr>
            <w:rFonts w:hint="eastAsia"/>
          </w:rPr>
          <w:t>訣</w:t>
        </w:r>
      </w:ins>
      <w:ins w:id="12175" w:author="Administrator" w:date="2019-03-16T18:23:00Z">
        <w:r w:rsidR="005B539A">
          <w:rPr>
            <w:rFonts w:hint="eastAsia"/>
          </w:rPr>
          <w:t>。</w:t>
        </w:r>
      </w:ins>
    </w:p>
    <w:p w:rsidR="000F0075" w:rsidRDefault="005B539A">
      <w:pPr>
        <w:pStyle w:val="12"/>
        <w:spacing w:after="240"/>
        <w:ind w:leftChars="0" w:left="0"/>
        <w:rPr>
          <w:ins w:id="12176" w:author="Administrator" w:date="2019-03-16T18:49:00Z"/>
        </w:rPr>
        <w:pPrChange w:id="12177" w:author="Administrator" w:date="2019-03-12T22:59:00Z">
          <w:pPr>
            <w:pStyle w:val="12"/>
            <w:numPr>
              <w:numId w:val="1"/>
            </w:numPr>
            <w:spacing w:after="240"/>
            <w:ind w:leftChars="0" w:left="360" w:hanging="360"/>
            <w:outlineLvl w:val="0"/>
          </w:pPr>
        </w:pPrChange>
      </w:pPr>
      <w:ins w:id="12178" w:author="Administrator" w:date="2019-03-16T18:23:00Z">
        <w:r>
          <w:rPr>
            <w:rFonts w:hint="eastAsia"/>
          </w:rPr>
          <w:t>一般來說，</w:t>
        </w:r>
      </w:ins>
      <w:ins w:id="12179" w:author="Administrator" w:date="2019-03-16T18:24:00Z">
        <w:r>
          <w:rPr>
            <w:rFonts w:hint="eastAsia"/>
          </w:rPr>
          <w:t>就算沒修練過此訣的修士，</w:t>
        </w:r>
      </w:ins>
      <w:ins w:id="12180" w:author="Administrator" w:date="2019-03-16T18:36:00Z">
        <w:r w:rsidR="006C733E">
          <w:rPr>
            <w:rFonts w:hint="eastAsia"/>
          </w:rPr>
          <w:t>靈氣同源，</w:t>
        </w:r>
      </w:ins>
      <w:ins w:id="12181" w:author="Administrator" w:date="2019-03-16T18:24:00Z">
        <w:r>
          <w:rPr>
            <w:rFonts w:hint="eastAsia"/>
          </w:rPr>
          <w:t>多少也能將體內的靈氣與</w:t>
        </w:r>
      </w:ins>
      <w:ins w:id="12182" w:author="Administrator" w:date="2019-03-16T18:35:00Z">
        <w:r w:rsidR="006C733E">
          <w:rPr>
            <w:rFonts w:hint="eastAsia"/>
          </w:rPr>
          <w:t>他人</w:t>
        </w:r>
      </w:ins>
      <w:ins w:id="12183" w:author="Administrator" w:date="2019-03-16T18:36:00Z">
        <w:r w:rsidR="006C733E">
          <w:rPr>
            <w:rFonts w:hint="eastAsia"/>
          </w:rPr>
          <w:t>傳遞相助，可</w:t>
        </w:r>
      </w:ins>
      <w:ins w:id="12184" w:author="Administrator" w:date="2019-03-29T23:14:00Z">
        <w:r w:rsidR="007F62C2">
          <w:rPr>
            <w:rFonts w:hint="eastAsia"/>
          </w:rPr>
          <w:t>能容納的</w:t>
        </w:r>
      </w:ins>
      <w:ins w:id="12185" w:author="Administrator" w:date="2019-03-16T18:49:00Z">
        <w:r w:rsidR="00294A41">
          <w:rPr>
            <w:rFonts w:hint="eastAsia"/>
          </w:rPr>
          <w:t>量卻不多，而且效率不高，在傳遞過程中難免會有外洩的情況。</w:t>
        </w:r>
      </w:ins>
    </w:p>
    <w:p w:rsidR="000F0075" w:rsidRDefault="00294A41">
      <w:pPr>
        <w:pStyle w:val="12"/>
        <w:spacing w:after="240"/>
        <w:ind w:leftChars="0" w:left="0"/>
        <w:rPr>
          <w:ins w:id="12186" w:author="Administrator" w:date="2019-03-16T19:25:00Z"/>
        </w:rPr>
        <w:pPrChange w:id="12187" w:author="Administrator" w:date="2019-03-12T22:59:00Z">
          <w:pPr>
            <w:pStyle w:val="12"/>
            <w:numPr>
              <w:numId w:val="1"/>
            </w:numPr>
            <w:spacing w:after="240"/>
            <w:ind w:leftChars="0" w:left="360" w:hanging="360"/>
            <w:outlineLvl w:val="0"/>
          </w:pPr>
        </w:pPrChange>
      </w:pPr>
      <w:ins w:id="12188" w:author="Administrator" w:date="2019-03-16T18:52:00Z">
        <w:r>
          <w:rPr>
            <w:rFonts w:hint="eastAsia"/>
          </w:rPr>
          <w:t>但</w:t>
        </w:r>
      </w:ins>
      <w:ins w:id="12189" w:author="Administrator" w:date="2019-03-29T23:11:00Z">
        <w:r w:rsidR="007F62C2">
          <w:rPr>
            <w:rFonts w:hint="eastAsia"/>
          </w:rPr>
          <w:t>納靈訣</w:t>
        </w:r>
      </w:ins>
      <w:ins w:id="12190" w:author="Administrator" w:date="2019-03-16T18:52:00Z">
        <w:r>
          <w:rPr>
            <w:rFonts w:hint="eastAsia"/>
          </w:rPr>
          <w:t>卻有效的改善這缺點，</w:t>
        </w:r>
      </w:ins>
      <w:ins w:id="12191" w:author="Administrator" w:date="2019-03-29T23:14:00Z">
        <w:r w:rsidR="007F62C2">
          <w:rPr>
            <w:rFonts w:hint="eastAsia"/>
          </w:rPr>
          <w:t>別出心裁</w:t>
        </w:r>
      </w:ins>
      <w:ins w:id="12192" w:author="Administrator" w:date="2019-03-30T09:48:00Z">
        <w:r w:rsidR="007E60C9">
          <w:rPr>
            <w:rFonts w:hint="eastAsia"/>
          </w:rPr>
          <w:t>將其存在</w:t>
        </w:r>
      </w:ins>
      <w:ins w:id="12193" w:author="Administrator" w:date="2019-03-29T23:15:00Z">
        <w:r w:rsidR="007F62C2">
          <w:rPr>
            <w:rFonts w:hint="eastAsia"/>
          </w:rPr>
          <w:t>四肢五骸</w:t>
        </w:r>
      </w:ins>
      <w:ins w:id="12194" w:author="Administrator" w:date="2019-03-30T09:48:00Z">
        <w:r w:rsidR="007E60C9">
          <w:rPr>
            <w:rFonts w:hint="eastAsia"/>
          </w:rPr>
          <w:t>之</w:t>
        </w:r>
      </w:ins>
      <w:ins w:id="12195" w:author="Administrator" w:date="2019-03-29T23:15:00Z">
        <w:r w:rsidR="007F62C2">
          <w:rPr>
            <w:rFonts w:hint="eastAsia"/>
          </w:rPr>
          <w:t>中</w:t>
        </w:r>
      </w:ins>
      <w:ins w:id="12196" w:author="Administrator" w:date="2019-03-16T18:52:00Z">
        <w:r>
          <w:rPr>
            <w:rFonts w:hint="eastAsia"/>
          </w:rPr>
          <w:t>，</w:t>
        </w:r>
      </w:ins>
      <w:ins w:id="12197" w:author="Administrator" w:date="2019-03-30T09:48:00Z">
        <w:r w:rsidR="007E60C9">
          <w:rPr>
            <w:rFonts w:hint="eastAsia"/>
          </w:rPr>
          <w:t>雖說</w:t>
        </w:r>
      </w:ins>
      <w:ins w:id="12198" w:author="Administrator" w:date="2019-03-16T19:06:00Z">
        <w:r w:rsidR="00664151">
          <w:rPr>
            <w:rFonts w:hint="eastAsia"/>
          </w:rPr>
          <w:t>最多</w:t>
        </w:r>
      </w:ins>
      <w:ins w:id="12199" w:author="Administrator" w:date="2019-03-30T09:49:00Z">
        <w:r w:rsidR="007E60C9">
          <w:rPr>
            <w:rFonts w:hint="eastAsia"/>
          </w:rPr>
          <w:t>只能</w:t>
        </w:r>
      </w:ins>
      <w:ins w:id="12200" w:author="Administrator" w:date="2019-03-16T19:06:00Z">
        <w:r w:rsidR="00664151">
          <w:rPr>
            <w:rFonts w:hint="eastAsia"/>
          </w:rPr>
          <w:t>提高自己</w:t>
        </w:r>
      </w:ins>
      <w:ins w:id="12201" w:author="Administrator" w:date="2019-03-30T09:49:00Z">
        <w:r w:rsidR="007E60C9">
          <w:rPr>
            <w:rFonts w:hint="eastAsia"/>
          </w:rPr>
          <w:t>一大</w:t>
        </w:r>
      </w:ins>
      <w:ins w:id="12202" w:author="Administrator" w:date="2019-03-16T19:06:00Z">
        <w:r w:rsidR="00664151">
          <w:rPr>
            <w:rFonts w:hint="eastAsia"/>
          </w:rPr>
          <w:t>境界的限制，但</w:t>
        </w:r>
      </w:ins>
      <w:ins w:id="12203" w:author="Administrator" w:date="2019-03-16T19:25:00Z">
        <w:r w:rsidR="000F6E53">
          <w:rPr>
            <w:rFonts w:hint="eastAsia"/>
          </w:rPr>
          <w:t>卻已經十分驚人。</w:t>
        </w:r>
      </w:ins>
    </w:p>
    <w:p w:rsidR="000F0075" w:rsidRDefault="000F6E53">
      <w:pPr>
        <w:pStyle w:val="12"/>
        <w:spacing w:after="240"/>
        <w:ind w:leftChars="0" w:left="0"/>
        <w:rPr>
          <w:ins w:id="12204" w:author="Administrator" w:date="2019-03-16T19:27:00Z"/>
        </w:rPr>
        <w:pPrChange w:id="12205" w:author="Administrator" w:date="2019-03-12T22:59:00Z">
          <w:pPr>
            <w:pStyle w:val="12"/>
            <w:numPr>
              <w:numId w:val="1"/>
            </w:numPr>
            <w:spacing w:after="240"/>
            <w:ind w:leftChars="0" w:left="360" w:hanging="360"/>
            <w:outlineLvl w:val="0"/>
          </w:pPr>
        </w:pPrChange>
      </w:pPr>
      <w:ins w:id="12206" w:author="Administrator" w:date="2019-03-16T19:26:00Z">
        <w:r>
          <w:rPr>
            <w:rFonts w:hint="eastAsia"/>
          </w:rPr>
          <w:t>要知道，這等同於在足夠的支援下，一名</w:t>
        </w:r>
      </w:ins>
      <w:ins w:id="12207" w:author="Administrator" w:date="2019-03-16T19:27:00Z">
        <w:r>
          <w:rPr>
            <w:rFonts w:hint="eastAsia"/>
          </w:rPr>
          <w:t>築基修士，可以</w:t>
        </w:r>
      </w:ins>
      <w:ins w:id="12208" w:author="Administrator" w:date="2019-03-16T19:28:00Z">
        <w:r w:rsidR="007E60C9">
          <w:rPr>
            <w:rFonts w:hint="eastAsia"/>
          </w:rPr>
          <w:t>使出一次與</w:t>
        </w:r>
      </w:ins>
      <w:ins w:id="12209" w:author="Administrator" w:date="2019-03-30T09:49:00Z">
        <w:r w:rsidR="007E60C9">
          <w:rPr>
            <w:rFonts w:hint="eastAsia"/>
          </w:rPr>
          <w:t>結丹老祖</w:t>
        </w:r>
      </w:ins>
      <w:ins w:id="12210" w:author="Administrator" w:date="2019-03-16T19:28:00Z">
        <w:r>
          <w:rPr>
            <w:rFonts w:hint="eastAsia"/>
          </w:rPr>
          <w:t>同樣的攻擊</w:t>
        </w:r>
      </w:ins>
      <w:ins w:id="12211" w:author="Administrator" w:date="2019-03-16T19:29:00Z">
        <w:r>
          <w:rPr>
            <w:rFonts w:hint="eastAsia"/>
          </w:rPr>
          <w:t>，簡直是駭人聽聞。</w:t>
        </w:r>
      </w:ins>
    </w:p>
    <w:p w:rsidR="000F0075" w:rsidRDefault="000F6E53">
      <w:pPr>
        <w:pStyle w:val="12"/>
        <w:spacing w:after="240"/>
        <w:ind w:leftChars="0" w:left="0"/>
        <w:rPr>
          <w:ins w:id="12212" w:author="Administrator" w:date="2019-03-16T19:30:00Z"/>
        </w:rPr>
        <w:pPrChange w:id="12213" w:author="Administrator" w:date="2019-03-12T22:59:00Z">
          <w:pPr>
            <w:pStyle w:val="12"/>
            <w:numPr>
              <w:numId w:val="1"/>
            </w:numPr>
            <w:spacing w:after="240"/>
            <w:ind w:leftChars="0" w:left="360" w:hanging="360"/>
            <w:outlineLvl w:val="0"/>
          </w:pPr>
        </w:pPrChange>
      </w:pPr>
      <w:ins w:id="12214" w:author="Administrator" w:date="2019-03-16T19:27:00Z">
        <w:r>
          <w:rPr>
            <w:rFonts w:hint="eastAsia"/>
          </w:rPr>
          <w:t>當然，除了修為外，法寶與靈力多寡，經驗，術法奧妙</w:t>
        </w:r>
      </w:ins>
      <w:ins w:id="12215" w:author="Administrator" w:date="2019-03-16T19:28:00Z">
        <w:r>
          <w:rPr>
            <w:rFonts w:hint="eastAsia"/>
          </w:rPr>
          <w:t>都是影響實力的重要條件，</w:t>
        </w:r>
      </w:ins>
      <w:ins w:id="12216" w:author="Administrator" w:date="2019-03-16T19:29:00Z">
        <w:r>
          <w:rPr>
            <w:rFonts w:hint="eastAsia"/>
          </w:rPr>
          <w:t>而且實戰中也不太可能辦到，</w:t>
        </w:r>
      </w:ins>
      <w:ins w:id="12217" w:author="Administrator" w:date="2019-03-16T19:28:00Z">
        <w:r>
          <w:rPr>
            <w:rFonts w:hint="eastAsia"/>
          </w:rPr>
          <w:t>但光是</w:t>
        </w:r>
      </w:ins>
      <w:ins w:id="12218" w:author="Administrator" w:date="2019-03-16T19:29:00Z">
        <w:r>
          <w:rPr>
            <w:rFonts w:hint="eastAsia"/>
          </w:rPr>
          <w:t>有一絲機會，就讓人怦然心</w:t>
        </w:r>
      </w:ins>
      <w:ins w:id="12219" w:author="Administrator" w:date="2019-03-16T19:30:00Z">
        <w:r>
          <w:rPr>
            <w:rFonts w:hint="eastAsia"/>
          </w:rPr>
          <w:t>動了。</w:t>
        </w:r>
      </w:ins>
    </w:p>
    <w:p w:rsidR="000F0075" w:rsidRDefault="000F6E53">
      <w:pPr>
        <w:pStyle w:val="12"/>
        <w:spacing w:after="240"/>
        <w:ind w:leftChars="0" w:left="0"/>
        <w:rPr>
          <w:ins w:id="12220" w:author="Administrator" w:date="2019-03-16T19:31:00Z"/>
        </w:rPr>
        <w:pPrChange w:id="12221" w:author="Administrator" w:date="2019-03-12T22:59:00Z">
          <w:pPr>
            <w:pStyle w:val="12"/>
            <w:numPr>
              <w:numId w:val="1"/>
            </w:numPr>
            <w:spacing w:after="240"/>
            <w:ind w:leftChars="0" w:left="360" w:hanging="360"/>
            <w:outlineLvl w:val="0"/>
          </w:pPr>
        </w:pPrChange>
      </w:pPr>
      <w:ins w:id="12222" w:author="Administrator" w:date="2019-03-16T19:30:00Z">
        <w:r>
          <w:rPr>
            <w:rFonts w:hint="eastAsia"/>
          </w:rPr>
          <w:t>好在水能載舟，亦能覆舟，這</w:t>
        </w:r>
      </w:ins>
      <w:ins w:id="12223" w:author="Administrator" w:date="2019-03-29T23:11:00Z">
        <w:r w:rsidR="007F62C2">
          <w:rPr>
            <w:rFonts w:hint="eastAsia"/>
          </w:rPr>
          <w:t>納靈訣</w:t>
        </w:r>
      </w:ins>
      <w:ins w:id="12224" w:author="Administrator" w:date="2019-03-16T19:30:00Z">
        <w:r>
          <w:rPr>
            <w:rFonts w:hint="eastAsia"/>
          </w:rPr>
          <w:t>限制太</w:t>
        </w:r>
      </w:ins>
      <w:ins w:id="12225" w:author="Administrator" w:date="2019-03-16T19:31:00Z">
        <w:r>
          <w:rPr>
            <w:rFonts w:hint="eastAsia"/>
          </w:rPr>
          <w:t>多，實用性大打折扣，否則徐篙家族，恐怕也不會</w:t>
        </w:r>
        <w:del w:id="12226" w:author="簡新佳" w:date="2019-03-18T12:33:00Z">
          <w:r w:rsidDel="007275AD">
            <w:rPr>
              <w:rFonts w:hint="eastAsia"/>
            </w:rPr>
            <w:delText>如此默默無聞</w:delText>
          </w:r>
        </w:del>
      </w:ins>
      <w:ins w:id="12227" w:author="簡新佳" w:date="2019-03-18T12:33:00Z">
        <w:r w:rsidR="007275AD">
          <w:rPr>
            <w:rFonts w:hint="eastAsia"/>
          </w:rPr>
          <w:t>沒落至此</w:t>
        </w:r>
      </w:ins>
      <w:ins w:id="12228" w:author="Administrator" w:date="2019-03-16T19:31:00Z">
        <w:r>
          <w:rPr>
            <w:rFonts w:hint="eastAsia"/>
          </w:rPr>
          <w:t>了。</w:t>
        </w:r>
      </w:ins>
    </w:p>
    <w:p w:rsidR="000F0075" w:rsidRDefault="000F6E53">
      <w:pPr>
        <w:pStyle w:val="12"/>
        <w:spacing w:after="240"/>
        <w:ind w:leftChars="0" w:left="0"/>
        <w:rPr>
          <w:ins w:id="12229" w:author="Administrator" w:date="2019-03-29T23:13:00Z"/>
        </w:rPr>
        <w:pPrChange w:id="12230" w:author="Administrator" w:date="2019-03-12T22:59:00Z">
          <w:pPr>
            <w:pStyle w:val="12"/>
            <w:numPr>
              <w:numId w:val="1"/>
            </w:numPr>
            <w:spacing w:after="240"/>
            <w:ind w:leftChars="0" w:left="360" w:hanging="360"/>
            <w:outlineLvl w:val="0"/>
          </w:pPr>
        </w:pPrChange>
      </w:pPr>
      <w:ins w:id="12231" w:author="Administrator" w:date="2019-03-16T19:32:00Z">
        <w:r>
          <w:rPr>
            <w:rFonts w:hint="eastAsia"/>
          </w:rPr>
          <w:t>李龍飛在熟悉法訣後，拿出幾枚蚊獸的妖丹，依法</w:t>
        </w:r>
      </w:ins>
      <w:ins w:id="12232" w:author="Administrator" w:date="2019-03-16T19:33:00Z">
        <w:r>
          <w:rPr>
            <w:rFonts w:hint="eastAsia"/>
          </w:rPr>
          <w:t>施展，不久之後，果然從那妖丹之中，感覺到一股</w:t>
        </w:r>
      </w:ins>
      <w:ins w:id="12233" w:author="Administrator" w:date="2019-03-16T19:59:00Z">
        <w:r w:rsidR="007241ED">
          <w:rPr>
            <w:rFonts w:hint="eastAsia"/>
          </w:rPr>
          <w:t>靈</w:t>
        </w:r>
      </w:ins>
      <w:ins w:id="12234" w:author="Administrator" w:date="2019-03-16T19:33:00Z">
        <w:r>
          <w:rPr>
            <w:rFonts w:hint="eastAsia"/>
          </w:rPr>
          <w:t>力，</w:t>
        </w:r>
      </w:ins>
      <w:ins w:id="12235" w:author="Administrator" w:date="2019-03-16T19:34:00Z">
        <w:r>
          <w:rPr>
            <w:rFonts w:hint="eastAsia"/>
          </w:rPr>
          <w:t>傳進了自己體內。</w:t>
        </w:r>
      </w:ins>
    </w:p>
    <w:p w:rsidR="000F0075" w:rsidRDefault="007241ED">
      <w:pPr>
        <w:pStyle w:val="12"/>
        <w:spacing w:after="240"/>
        <w:ind w:leftChars="0" w:left="0"/>
        <w:rPr>
          <w:ins w:id="12236" w:author="Administrator" w:date="2019-03-16T21:26:00Z"/>
        </w:rPr>
        <w:pPrChange w:id="12237" w:author="Administrator" w:date="2019-03-12T22:59:00Z">
          <w:pPr>
            <w:pStyle w:val="12"/>
            <w:numPr>
              <w:numId w:val="1"/>
            </w:numPr>
            <w:spacing w:after="240"/>
            <w:ind w:leftChars="0" w:left="360" w:hanging="360"/>
            <w:outlineLvl w:val="0"/>
          </w:pPr>
        </w:pPrChange>
      </w:pPr>
      <w:ins w:id="12238" w:author="Administrator" w:date="2019-03-16T19:59:00Z">
        <w:r>
          <w:rPr>
            <w:rFonts w:hint="eastAsia"/>
          </w:rPr>
          <w:t>那靈氣與</w:t>
        </w:r>
      </w:ins>
      <w:ins w:id="12239" w:author="Administrator" w:date="2019-03-16T20:00:00Z">
        <w:r>
          <w:rPr>
            <w:rFonts w:hint="eastAsia"/>
          </w:rPr>
          <w:t>平常吸納靈石或打坐所吸收的天地靈氣不同，顯得有些狂爆跟</w:t>
        </w:r>
      </w:ins>
      <w:ins w:id="12240" w:author="Administrator" w:date="2019-03-16T20:01:00Z">
        <w:r>
          <w:rPr>
            <w:rFonts w:hint="eastAsia"/>
          </w:rPr>
          <w:t>血腥，一入體內，變覺得</w:t>
        </w:r>
      </w:ins>
      <w:ins w:id="12241" w:author="Administrator" w:date="2019-03-16T21:26:00Z">
        <w:r w:rsidR="00AC4F23">
          <w:rPr>
            <w:rFonts w:hint="eastAsia"/>
          </w:rPr>
          <w:t>讓人有些煩躁，更挑起心中隱隱的兇性。</w:t>
        </w:r>
      </w:ins>
    </w:p>
    <w:p w:rsidR="000F0075" w:rsidRDefault="00AC4F23">
      <w:pPr>
        <w:pStyle w:val="12"/>
        <w:spacing w:after="240"/>
        <w:ind w:leftChars="0" w:left="0"/>
        <w:rPr>
          <w:ins w:id="12242" w:author="Administrator" w:date="2019-03-16T21:33:00Z"/>
        </w:rPr>
        <w:pPrChange w:id="12243" w:author="Administrator" w:date="2019-03-12T22:59:00Z">
          <w:pPr>
            <w:pStyle w:val="12"/>
            <w:numPr>
              <w:numId w:val="1"/>
            </w:numPr>
            <w:spacing w:after="240"/>
            <w:ind w:leftChars="0" w:left="360" w:hanging="360"/>
            <w:outlineLvl w:val="0"/>
          </w:pPr>
        </w:pPrChange>
      </w:pPr>
      <w:ins w:id="12244" w:author="Administrator" w:date="2019-03-16T21:26:00Z">
        <w:r>
          <w:rPr>
            <w:rFonts w:hint="eastAsia"/>
          </w:rPr>
          <w:t>「果然</w:t>
        </w:r>
      </w:ins>
      <w:ins w:id="12245" w:author="Administrator" w:date="2019-03-16T21:27:00Z">
        <w:r>
          <w:rPr>
            <w:rFonts w:hint="eastAsia"/>
          </w:rPr>
          <w:t>如</w:t>
        </w:r>
      </w:ins>
      <w:ins w:id="12246" w:author="Administrator" w:date="2019-03-16T21:30:00Z">
        <w:r>
          <w:rPr>
            <w:rFonts w:hint="eastAsia"/>
          </w:rPr>
          <w:t>前人文獻記載</w:t>
        </w:r>
      </w:ins>
      <w:ins w:id="12247" w:author="Administrator" w:date="2019-03-16T21:27:00Z">
        <w:r>
          <w:rPr>
            <w:rFonts w:hint="eastAsia"/>
          </w:rPr>
          <w:t>，</w:t>
        </w:r>
      </w:ins>
      <w:ins w:id="12248" w:author="Administrator" w:date="2019-03-16T21:31:00Z">
        <w:r>
          <w:rPr>
            <w:rFonts w:hint="eastAsia"/>
          </w:rPr>
          <w:t>這妖丹內的妖氣雖然跟靈氣相似，但若不以</w:t>
        </w:r>
      </w:ins>
      <w:ins w:id="12249" w:author="Administrator" w:date="2019-03-16T21:32:00Z">
        <w:r>
          <w:rPr>
            <w:rFonts w:hint="eastAsia"/>
          </w:rPr>
          <w:t>煉化做</w:t>
        </w:r>
      </w:ins>
      <w:ins w:id="12250" w:author="Administrator" w:date="2019-03-16T21:31:00Z">
        <w:r>
          <w:rPr>
            <w:rFonts w:hint="eastAsia"/>
          </w:rPr>
          <w:t>丹藥或是</w:t>
        </w:r>
      </w:ins>
      <w:ins w:id="12251" w:author="Administrator" w:date="2019-03-16T21:32:00Z">
        <w:r>
          <w:rPr>
            <w:rFonts w:hint="eastAsia"/>
          </w:rPr>
          <w:t>輔以特別功法，尋常修士吸入後與自身靈氣會稍有排斥…」</w:t>
        </w:r>
      </w:ins>
      <w:ins w:id="12252" w:author="Administrator" w:date="2019-03-16T21:33:00Z">
        <w:r>
          <w:rPr>
            <w:rFonts w:hint="eastAsia"/>
          </w:rPr>
          <w:t>，</w:t>
        </w:r>
      </w:ins>
      <w:ins w:id="12253" w:author="Administrator" w:date="2019-03-16T21:32:00Z">
        <w:r>
          <w:rPr>
            <w:rFonts w:hint="eastAsia"/>
          </w:rPr>
          <w:t>李龍飛心中一凜，</w:t>
        </w:r>
      </w:ins>
      <w:ins w:id="12254" w:author="Administrator" w:date="2019-03-16T21:33:00Z">
        <w:r>
          <w:rPr>
            <w:rFonts w:hint="eastAsia"/>
          </w:rPr>
          <w:t>連忙加緊運起</w:t>
        </w:r>
      </w:ins>
      <w:ins w:id="12255" w:author="Administrator" w:date="2019-03-29T23:11:00Z">
        <w:r w:rsidR="007F62C2">
          <w:rPr>
            <w:rFonts w:hint="eastAsia"/>
          </w:rPr>
          <w:t>納靈訣</w:t>
        </w:r>
      </w:ins>
      <w:ins w:id="12256" w:author="Administrator" w:date="2019-03-16T21:33:00Z">
        <w:r>
          <w:rPr>
            <w:rFonts w:hint="eastAsia"/>
          </w:rPr>
          <w:t>中的獨門法門。</w:t>
        </w:r>
      </w:ins>
    </w:p>
    <w:p w:rsidR="000F0075" w:rsidRDefault="00AC4F23">
      <w:pPr>
        <w:pStyle w:val="12"/>
        <w:spacing w:after="240"/>
        <w:ind w:leftChars="0" w:left="0"/>
        <w:rPr>
          <w:ins w:id="12257" w:author="Administrator" w:date="2019-03-16T21:35:00Z"/>
        </w:rPr>
        <w:pPrChange w:id="12258" w:author="Administrator" w:date="2019-03-12T22:59:00Z">
          <w:pPr>
            <w:pStyle w:val="12"/>
            <w:numPr>
              <w:numId w:val="1"/>
            </w:numPr>
            <w:spacing w:after="240"/>
            <w:ind w:leftChars="0" w:left="360" w:hanging="360"/>
            <w:outlineLvl w:val="0"/>
          </w:pPr>
        </w:pPrChange>
      </w:pPr>
      <w:ins w:id="12259" w:author="Administrator" w:date="2019-03-16T21:33:00Z">
        <w:r>
          <w:rPr>
            <w:rFonts w:hint="eastAsia"/>
          </w:rPr>
          <w:t>慢慢的，那些兇爆的靈氣在</w:t>
        </w:r>
      </w:ins>
      <w:ins w:id="12260" w:author="Administrator" w:date="2019-03-29T23:11:00Z">
        <w:r w:rsidR="007F62C2">
          <w:rPr>
            <w:rFonts w:hint="eastAsia"/>
          </w:rPr>
          <w:t>納靈訣</w:t>
        </w:r>
      </w:ins>
      <w:ins w:id="12261" w:author="Administrator" w:date="2019-03-16T21:34:00Z">
        <w:r>
          <w:rPr>
            <w:rFonts w:hint="eastAsia"/>
          </w:rPr>
          <w:t>的運行之下，</w:t>
        </w:r>
      </w:ins>
      <w:ins w:id="12262" w:author="簡新佳" w:date="2019-03-18T12:33:00Z">
        <w:r w:rsidR="00273214">
          <w:rPr>
            <w:rFonts w:hint="eastAsia"/>
          </w:rPr>
          <w:t>漸漸</w:t>
        </w:r>
      </w:ins>
      <w:ins w:id="12263" w:author="Administrator" w:date="2019-03-16T21:34:00Z">
        <w:del w:id="12264" w:author="簡新佳" w:date="2019-03-18T12:33:00Z">
          <w:r w:rsidDel="00273214">
            <w:rPr>
              <w:rFonts w:hint="eastAsia"/>
            </w:rPr>
            <w:delText>慢慢</w:delText>
          </w:r>
        </w:del>
        <w:r>
          <w:rPr>
            <w:rFonts w:hint="eastAsia"/>
          </w:rPr>
          <w:t>與李龍飛的丹海靈氣融為一體，化做一枚小丹，靜靜地</w:t>
        </w:r>
      </w:ins>
      <w:ins w:id="12265" w:author="Administrator" w:date="2019-03-16T21:35:00Z">
        <w:r>
          <w:rPr>
            <w:rFonts w:hint="eastAsia"/>
          </w:rPr>
          <w:t>停在丹海之上。</w:t>
        </w:r>
      </w:ins>
    </w:p>
    <w:p w:rsidR="000F0075" w:rsidRDefault="00AC4F23">
      <w:pPr>
        <w:pStyle w:val="12"/>
        <w:spacing w:after="240"/>
        <w:ind w:leftChars="0" w:left="0"/>
        <w:rPr>
          <w:ins w:id="12266" w:author="Administrator" w:date="2019-03-16T21:35:00Z"/>
        </w:rPr>
        <w:pPrChange w:id="12267" w:author="Administrator" w:date="2019-03-12T22:59:00Z">
          <w:pPr>
            <w:pStyle w:val="12"/>
            <w:numPr>
              <w:numId w:val="1"/>
            </w:numPr>
            <w:spacing w:after="240"/>
            <w:ind w:leftChars="0" w:left="360" w:hanging="360"/>
            <w:outlineLvl w:val="0"/>
          </w:pPr>
        </w:pPrChange>
      </w:pPr>
      <w:ins w:id="12268" w:author="Administrator" w:date="2019-03-16T21:35:00Z">
        <w:r>
          <w:rPr>
            <w:rFonts w:hint="eastAsia"/>
          </w:rPr>
          <w:lastRenderedPageBreak/>
          <w:t>只是那小丹看起來有些不穩，不斷分</w:t>
        </w:r>
      </w:ins>
      <w:ins w:id="12269" w:author="Administrator" w:date="2019-03-16T21:36:00Z">
        <w:r>
          <w:rPr>
            <w:rFonts w:hint="eastAsia"/>
          </w:rPr>
          <w:t>裂融合，看起來</w:t>
        </w:r>
      </w:ins>
      <w:ins w:id="12270" w:author="Administrator" w:date="2019-03-16T21:35:00Z">
        <w:r>
          <w:rPr>
            <w:rFonts w:hint="eastAsia"/>
          </w:rPr>
          <w:t>只能存在</w:t>
        </w:r>
      </w:ins>
      <w:ins w:id="12271" w:author="Administrator" w:date="2019-03-16T21:36:00Z">
        <w:r>
          <w:rPr>
            <w:rFonts w:hint="eastAsia"/>
          </w:rPr>
          <w:t>不久，遲了變會消失。</w:t>
        </w:r>
      </w:ins>
    </w:p>
    <w:p w:rsidR="000F0075" w:rsidRDefault="00AC4F23">
      <w:pPr>
        <w:pStyle w:val="12"/>
        <w:spacing w:after="240"/>
        <w:ind w:leftChars="0" w:left="0"/>
        <w:rPr>
          <w:ins w:id="12272" w:author="Administrator" w:date="2019-03-16T21:38:00Z"/>
        </w:rPr>
        <w:pPrChange w:id="12273" w:author="Administrator" w:date="2019-03-12T22:59:00Z">
          <w:pPr>
            <w:pStyle w:val="12"/>
            <w:numPr>
              <w:numId w:val="1"/>
            </w:numPr>
            <w:spacing w:after="240"/>
            <w:ind w:leftChars="0" w:left="360" w:hanging="360"/>
            <w:outlineLvl w:val="0"/>
          </w:pPr>
        </w:pPrChange>
      </w:pPr>
      <w:ins w:id="12274" w:author="Administrator" w:date="2019-03-16T21:36:00Z">
        <w:r>
          <w:rPr>
            <w:rFonts w:hint="eastAsia"/>
          </w:rPr>
          <w:t>李龍飛心中一喜，</w:t>
        </w:r>
      </w:ins>
      <w:ins w:id="12275" w:author="Administrator" w:date="2019-03-16T21:35:00Z">
        <w:r>
          <w:rPr>
            <w:rFonts w:hint="eastAsia"/>
          </w:rPr>
          <w:t>「成了，這小丹正是</w:t>
        </w:r>
      </w:ins>
      <w:ins w:id="12276" w:author="Administrator" w:date="2019-03-29T23:11:00Z">
        <w:r w:rsidR="007F62C2">
          <w:rPr>
            <w:rFonts w:hint="eastAsia"/>
          </w:rPr>
          <w:t>納靈訣</w:t>
        </w:r>
      </w:ins>
      <w:ins w:id="12277" w:author="Administrator" w:date="2019-03-16T21:37:00Z">
        <w:r w:rsidR="00BC3206">
          <w:rPr>
            <w:rFonts w:hint="eastAsia"/>
          </w:rPr>
          <w:t>暫借</w:t>
        </w:r>
      </w:ins>
      <w:ins w:id="12278" w:author="Administrator" w:date="2019-03-16T21:35:00Z">
        <w:r>
          <w:rPr>
            <w:rFonts w:hint="eastAsia"/>
          </w:rPr>
          <w:t>外界</w:t>
        </w:r>
      </w:ins>
      <w:ins w:id="12279" w:author="Administrator" w:date="2019-03-16T21:36:00Z">
        <w:r w:rsidR="00BC3206">
          <w:rPr>
            <w:rFonts w:hint="eastAsia"/>
          </w:rPr>
          <w:t>力量</w:t>
        </w:r>
      </w:ins>
      <w:ins w:id="12280" w:author="Administrator" w:date="2019-03-16T21:37:00Z">
        <w:r w:rsidR="00BC3206">
          <w:rPr>
            <w:rFonts w:hint="eastAsia"/>
          </w:rPr>
          <w:t>所成的</w:t>
        </w:r>
      </w:ins>
      <w:ins w:id="12281" w:author="Administrator" w:date="2019-03-16T21:38:00Z">
        <w:r w:rsidR="00BC3206">
          <w:rPr>
            <w:rFonts w:hint="eastAsia"/>
          </w:rPr>
          <w:t>壓縮</w:t>
        </w:r>
      </w:ins>
      <w:ins w:id="12282" w:author="Administrator" w:date="2019-03-16T21:37:00Z">
        <w:r w:rsidR="00BC3206">
          <w:rPr>
            <w:rFonts w:hint="eastAsia"/>
          </w:rPr>
          <w:t>靈氣</w:t>
        </w:r>
      </w:ins>
      <w:ins w:id="12283" w:author="Administrator" w:date="2019-03-16T21:38:00Z">
        <w:r w:rsidR="00BC3206">
          <w:rPr>
            <w:rFonts w:hint="eastAsia"/>
          </w:rPr>
          <w:t>！」</w:t>
        </w:r>
      </w:ins>
    </w:p>
    <w:p w:rsidR="000F0075" w:rsidRDefault="00BC3206">
      <w:pPr>
        <w:pStyle w:val="12"/>
        <w:spacing w:after="240"/>
        <w:ind w:leftChars="0" w:left="0"/>
        <w:rPr>
          <w:ins w:id="12284" w:author="Administrator" w:date="2019-03-16T19:34:00Z"/>
        </w:rPr>
        <w:pPrChange w:id="12285" w:author="Administrator" w:date="2019-03-12T22:59:00Z">
          <w:pPr>
            <w:pStyle w:val="12"/>
            <w:numPr>
              <w:numId w:val="1"/>
            </w:numPr>
            <w:spacing w:after="240"/>
            <w:ind w:leftChars="0" w:left="360" w:hanging="360"/>
            <w:outlineLvl w:val="0"/>
          </w:pPr>
        </w:pPrChange>
      </w:pPr>
      <w:ins w:id="12286" w:author="Administrator" w:date="2019-03-16T21:38:00Z">
        <w:r>
          <w:rPr>
            <w:rFonts w:hint="eastAsia"/>
          </w:rPr>
          <w:t>跟著他不再猶豫，將方才得到的</w:t>
        </w:r>
      </w:ins>
      <w:ins w:id="12287" w:author="Administrator" w:date="2019-03-16T21:41:00Z">
        <w:r>
          <w:rPr>
            <w:rFonts w:hint="eastAsia"/>
          </w:rPr>
          <w:t>數百枚妖丹，一一化做靈氣，以</w:t>
        </w:r>
      </w:ins>
      <w:ins w:id="12288" w:author="Administrator" w:date="2019-03-29T23:11:00Z">
        <w:r w:rsidR="007F62C2">
          <w:rPr>
            <w:rFonts w:hint="eastAsia"/>
          </w:rPr>
          <w:t>納靈訣</w:t>
        </w:r>
      </w:ins>
      <w:ins w:id="12289" w:author="Administrator" w:date="2019-03-16T21:41:00Z">
        <w:r>
          <w:rPr>
            <w:rFonts w:hint="eastAsia"/>
          </w:rPr>
          <w:t>吸入體內。</w:t>
        </w:r>
      </w:ins>
    </w:p>
    <w:p w:rsidR="000F0075" w:rsidRDefault="000F0075">
      <w:pPr>
        <w:pStyle w:val="12"/>
        <w:spacing w:after="240"/>
        <w:ind w:leftChars="0" w:left="0"/>
        <w:rPr>
          <w:ins w:id="12290" w:author="Administrator" w:date="2019-03-08T19:58:00Z"/>
        </w:rPr>
        <w:pPrChange w:id="12291" w:author="Administrator" w:date="2019-03-12T22:59:00Z">
          <w:pPr>
            <w:pStyle w:val="12"/>
            <w:numPr>
              <w:numId w:val="1"/>
            </w:numPr>
            <w:spacing w:after="240"/>
            <w:ind w:leftChars="0" w:left="360" w:hanging="360"/>
            <w:outlineLvl w:val="0"/>
          </w:pPr>
        </w:pPrChange>
      </w:pPr>
    </w:p>
    <w:p w:rsidR="006241AC" w:rsidRDefault="006241AC" w:rsidP="00687FF2">
      <w:pPr>
        <w:pStyle w:val="12"/>
        <w:numPr>
          <w:ilvl w:val="0"/>
          <w:numId w:val="1"/>
        </w:numPr>
        <w:spacing w:after="240"/>
        <w:ind w:leftChars="0"/>
        <w:outlineLvl w:val="0"/>
        <w:rPr>
          <w:ins w:id="12292" w:author="Administrator" w:date="2019-03-16T21:42:00Z"/>
        </w:rPr>
      </w:pPr>
      <w:ins w:id="12293" w:author="Administrator" w:date="2019-03-17T01:03:00Z">
        <w:r>
          <w:rPr>
            <w:rFonts w:hint="eastAsia"/>
          </w:rPr>
          <w:t>驚動靈山</w:t>
        </w:r>
      </w:ins>
    </w:p>
    <w:p w:rsidR="000F0075" w:rsidRDefault="00BC3206">
      <w:pPr>
        <w:pStyle w:val="12"/>
        <w:spacing w:after="240"/>
        <w:ind w:leftChars="0" w:left="0"/>
        <w:rPr>
          <w:ins w:id="12294" w:author="Administrator" w:date="2019-03-16T21:43:00Z"/>
        </w:rPr>
        <w:pPrChange w:id="12295" w:author="Administrator" w:date="2019-03-16T21:42:00Z">
          <w:pPr>
            <w:pStyle w:val="12"/>
            <w:numPr>
              <w:numId w:val="1"/>
            </w:numPr>
            <w:spacing w:after="240"/>
            <w:ind w:leftChars="0" w:left="360" w:hanging="360"/>
            <w:outlineLvl w:val="0"/>
          </w:pPr>
        </w:pPrChange>
      </w:pPr>
      <w:ins w:id="12296" w:author="Administrator" w:date="2019-03-16T21:42:00Z">
        <w:r>
          <w:rPr>
            <w:rFonts w:hint="eastAsia"/>
          </w:rPr>
          <w:t>在</w:t>
        </w:r>
      </w:ins>
      <w:ins w:id="12297" w:author="Administrator" w:date="2019-03-16T21:43:00Z">
        <w:r>
          <w:rPr>
            <w:rFonts w:hint="eastAsia"/>
          </w:rPr>
          <w:t>以</w:t>
        </w:r>
      </w:ins>
      <w:ins w:id="12298" w:author="Administrator" w:date="2019-03-29T23:11:00Z">
        <w:r w:rsidR="007F62C2">
          <w:rPr>
            <w:rFonts w:hint="eastAsia"/>
          </w:rPr>
          <w:t>納靈訣</w:t>
        </w:r>
      </w:ins>
      <w:ins w:id="12299" w:author="Administrator" w:date="2019-03-16T21:44:00Z">
        <w:r>
          <w:rPr>
            <w:rFonts w:hint="eastAsia"/>
          </w:rPr>
          <w:t>吸納</w:t>
        </w:r>
      </w:ins>
      <w:ins w:id="12300" w:author="Administrator" w:date="2019-03-16T21:42:00Z">
        <w:r>
          <w:rPr>
            <w:rFonts w:hint="eastAsia"/>
          </w:rPr>
          <w:t>妖</w:t>
        </w:r>
      </w:ins>
      <w:ins w:id="12301" w:author="Administrator" w:date="2019-03-16T21:44:00Z">
        <w:r>
          <w:rPr>
            <w:rFonts w:hint="eastAsia"/>
          </w:rPr>
          <w:t>丹內的靈氣</w:t>
        </w:r>
      </w:ins>
      <w:ins w:id="12302" w:author="Administrator" w:date="2019-03-16T21:42:00Z">
        <w:r>
          <w:rPr>
            <w:rFonts w:hint="eastAsia"/>
          </w:rPr>
          <w:t>這過程中</w:t>
        </w:r>
      </w:ins>
      <w:ins w:id="12303" w:author="Administrator" w:date="2019-03-16T21:43:00Z">
        <w:r>
          <w:rPr>
            <w:rFonts w:hint="eastAsia"/>
          </w:rPr>
          <w:t>，初時還算順利，到後來，數百枚妖丹凝聚之後，李龍飛體內的丹海漸漸有些異狀。</w:t>
        </w:r>
      </w:ins>
    </w:p>
    <w:p w:rsidR="000F0075" w:rsidRDefault="00BC3206">
      <w:pPr>
        <w:pStyle w:val="12"/>
        <w:spacing w:after="240"/>
        <w:ind w:leftChars="0" w:left="0"/>
        <w:rPr>
          <w:ins w:id="12304" w:author="Administrator" w:date="2019-03-16T21:45:00Z"/>
        </w:rPr>
        <w:pPrChange w:id="12305" w:author="Administrator" w:date="2019-03-16T21:42:00Z">
          <w:pPr>
            <w:pStyle w:val="12"/>
            <w:numPr>
              <w:numId w:val="1"/>
            </w:numPr>
            <w:spacing w:after="240"/>
            <w:ind w:leftChars="0" w:left="360" w:hanging="360"/>
            <w:outlineLvl w:val="0"/>
          </w:pPr>
        </w:pPrChange>
      </w:pPr>
      <w:ins w:id="12306" w:author="Administrator" w:date="2019-03-16T21:44:00Z">
        <w:r>
          <w:rPr>
            <w:rFonts w:hint="eastAsia"/>
          </w:rPr>
          <w:t>原先在丹海上的那枚靈氣小丹，已經</w:t>
        </w:r>
      </w:ins>
      <w:ins w:id="12307" w:author="Administrator" w:date="2019-03-16T21:45:00Z">
        <w:r>
          <w:rPr>
            <w:rFonts w:hint="eastAsia"/>
          </w:rPr>
          <w:t>膨丈到原本的數十倍大小，同時散發出來的威壓，讓丹海掀起了陣陣</w:t>
        </w:r>
        <w:del w:id="12308" w:author="簡新佳" w:date="2019-03-18T12:34:00Z">
          <w:r w:rsidDel="00E3415D">
            <w:rPr>
              <w:rFonts w:hint="eastAsia"/>
            </w:rPr>
            <w:delText>的</w:delText>
          </w:r>
        </w:del>
        <w:r>
          <w:rPr>
            <w:rFonts w:hint="eastAsia"/>
          </w:rPr>
          <w:t>波動。</w:t>
        </w:r>
      </w:ins>
    </w:p>
    <w:p w:rsidR="000F0075" w:rsidRDefault="00BC3206">
      <w:pPr>
        <w:pStyle w:val="12"/>
        <w:spacing w:after="240"/>
        <w:ind w:leftChars="0" w:left="0"/>
        <w:rPr>
          <w:ins w:id="12309" w:author="簡新佳" w:date="2019-03-29T12:58:00Z"/>
        </w:rPr>
        <w:pPrChange w:id="12310" w:author="Administrator" w:date="2019-03-16T21:42:00Z">
          <w:pPr>
            <w:pStyle w:val="12"/>
            <w:numPr>
              <w:numId w:val="1"/>
            </w:numPr>
            <w:spacing w:after="240"/>
            <w:ind w:leftChars="0" w:left="360" w:hanging="360"/>
            <w:outlineLvl w:val="0"/>
          </w:pPr>
        </w:pPrChange>
      </w:pPr>
      <w:ins w:id="12311" w:author="Administrator" w:date="2019-03-16T21:46:00Z">
        <w:r>
          <w:rPr>
            <w:rFonts w:hint="eastAsia"/>
          </w:rPr>
          <w:t>可這樣的程度，</w:t>
        </w:r>
      </w:ins>
      <w:ins w:id="12312" w:author="簡新佳" w:date="2019-03-29T12:58:00Z">
        <w:del w:id="12313" w:author="Administrator" w:date="2019-03-30T09:50:00Z">
          <w:r w:rsidR="00E7635B" w:rsidDel="007E60C9">
            <w:rPr>
              <w:rFonts w:hint="eastAsia"/>
            </w:rPr>
            <w:delText>對於修士修為</w:delText>
          </w:r>
        </w:del>
      </w:ins>
      <w:ins w:id="12314" w:author="簡新佳" w:date="2019-03-29T12:59:00Z">
        <w:del w:id="12315" w:author="Administrator" w:date="2019-03-30T09:50:00Z">
          <w:r w:rsidR="00E7635B" w:rsidDel="007E60C9">
            <w:rPr>
              <w:rFonts w:hint="eastAsia"/>
            </w:rPr>
            <w:delText>而言</w:delText>
          </w:r>
        </w:del>
      </w:ins>
      <w:ins w:id="12316" w:author="簡新佳" w:date="2019-03-29T12:58:00Z">
        <w:del w:id="12317" w:author="Administrator" w:date="2019-03-30T09:50:00Z">
          <w:r w:rsidR="00E7635B" w:rsidDel="007E60C9">
            <w:rPr>
              <w:rFonts w:hint="eastAsia"/>
            </w:rPr>
            <w:delText>，</w:delText>
          </w:r>
        </w:del>
        <w:r w:rsidR="00E7635B">
          <w:rPr>
            <w:rFonts w:hint="eastAsia"/>
          </w:rPr>
          <w:t>已經</w:t>
        </w:r>
      </w:ins>
      <w:ins w:id="12318" w:author="Administrator" w:date="2019-03-30T09:50:00Z">
        <w:r w:rsidR="007E60C9">
          <w:rPr>
            <w:rFonts w:hint="eastAsia"/>
          </w:rPr>
          <w:t>讓李龍飛的修為</w:t>
        </w:r>
      </w:ins>
      <w:ins w:id="12319" w:author="簡新佳" w:date="2019-03-29T12:58:00Z">
        <w:r w:rsidR="00E7635B">
          <w:rPr>
            <w:rFonts w:hint="eastAsia"/>
          </w:rPr>
          <w:t>達到</w:t>
        </w:r>
      </w:ins>
      <w:ins w:id="12320" w:author="簡新佳" w:date="2019-03-29T12:59:00Z">
        <w:r w:rsidR="00E7635B">
          <w:rPr>
            <w:rFonts w:hint="eastAsia"/>
          </w:rPr>
          <w:t>了</w:t>
        </w:r>
      </w:ins>
      <w:ins w:id="12321" w:author="簡新佳" w:date="2019-03-29T12:58:00Z">
        <w:r w:rsidR="00E7635B">
          <w:rPr>
            <w:rFonts w:hint="eastAsia"/>
          </w:rPr>
          <w:t>築基中期。</w:t>
        </w:r>
      </w:ins>
    </w:p>
    <w:p w:rsidR="000F0075" w:rsidRDefault="00E7635B">
      <w:pPr>
        <w:pStyle w:val="12"/>
        <w:spacing w:after="240"/>
        <w:ind w:leftChars="0" w:left="0"/>
        <w:rPr>
          <w:ins w:id="12322" w:author="Administrator" w:date="2019-03-16T21:46:00Z"/>
        </w:rPr>
        <w:pPrChange w:id="12323" w:author="Administrator" w:date="2019-03-16T21:42:00Z">
          <w:pPr>
            <w:pStyle w:val="12"/>
            <w:numPr>
              <w:numId w:val="1"/>
            </w:numPr>
            <w:spacing w:after="240"/>
            <w:ind w:leftChars="0" w:left="360" w:hanging="360"/>
            <w:outlineLvl w:val="0"/>
          </w:pPr>
        </w:pPrChange>
      </w:pPr>
      <w:ins w:id="12324" w:author="簡新佳" w:date="2019-03-29T12:58:00Z">
        <w:r>
          <w:rPr>
            <w:rFonts w:hint="eastAsia"/>
          </w:rPr>
          <w:t>若是</w:t>
        </w:r>
      </w:ins>
      <w:ins w:id="12325" w:author="簡新佳" w:date="2019-03-29T12:59:00Z">
        <w:r>
          <w:rPr>
            <w:rFonts w:hint="eastAsia"/>
          </w:rPr>
          <w:t>一般練氣修士，能突然達到這樣境界，可能已經狂喜若望，可</w:t>
        </w:r>
      </w:ins>
      <w:ins w:id="12326" w:author="Administrator" w:date="2019-03-16T21:46:00Z">
        <w:r w:rsidR="00BC3206">
          <w:rPr>
            <w:rFonts w:hint="eastAsia"/>
          </w:rPr>
          <w:t>李龍飛</w:t>
        </w:r>
      </w:ins>
      <w:ins w:id="12327" w:author="簡新佳" w:date="2019-03-29T13:00:00Z">
        <w:r>
          <w:rPr>
            <w:rFonts w:hint="eastAsia"/>
          </w:rPr>
          <w:t>雖只有練氣大圓滿，但已經比正常築基初期還強上許多，對這樣的境界也只覺得普通而已，</w:t>
        </w:r>
      </w:ins>
      <w:ins w:id="12328" w:author="Administrator" w:date="2019-03-30T09:50:00Z">
        <w:r w:rsidR="007E60C9">
          <w:rPr>
            <w:rFonts w:hint="eastAsia"/>
          </w:rPr>
          <w:t>甚至</w:t>
        </w:r>
      </w:ins>
      <w:ins w:id="12329" w:author="簡新佳" w:date="2019-03-29T13:00:00Z">
        <w:r>
          <w:rPr>
            <w:rFonts w:hint="eastAsia"/>
          </w:rPr>
          <w:t>暗自</w:t>
        </w:r>
      </w:ins>
      <w:ins w:id="12330" w:author="Administrator" w:date="2019-03-16T21:46:00Z">
        <w:r w:rsidR="00BC3206">
          <w:rPr>
            <w:rFonts w:hint="eastAsia"/>
          </w:rPr>
          <w:t>估計</w:t>
        </w:r>
        <w:del w:id="12331" w:author="簡新佳" w:date="2019-03-29T13:00:00Z">
          <w:r w:rsidR="00BC3206" w:rsidDel="00E7635B">
            <w:rPr>
              <w:rFonts w:hint="eastAsia"/>
            </w:rPr>
            <w:delText>只能算築基中期而已，</w:delText>
          </w:r>
        </w:del>
      </w:ins>
      <w:ins w:id="12332" w:author="簡新佳" w:date="2019-03-29T13:00:00Z">
        <w:del w:id="12333" w:author="Administrator" w:date="2019-03-30T09:51:00Z">
          <w:r w:rsidDel="007E60C9">
            <w:rPr>
              <w:rFonts w:hint="eastAsia"/>
            </w:rPr>
            <w:delText>恐</w:delText>
          </w:r>
        </w:del>
        <w:r>
          <w:rPr>
            <w:rFonts w:hint="eastAsia"/>
          </w:rPr>
          <w:t>怕還</w:t>
        </w:r>
      </w:ins>
      <w:ins w:id="12334" w:author="Administrator" w:date="2019-03-16T21:46:00Z">
        <w:del w:id="12335" w:author="簡新佳" w:date="2019-03-29T13:00:00Z">
          <w:r w:rsidR="00BC3206" w:rsidDel="00E7635B">
            <w:rPr>
              <w:rFonts w:hint="eastAsia"/>
            </w:rPr>
            <w:delText>還</w:delText>
          </w:r>
        </w:del>
        <w:r w:rsidR="00BC3206">
          <w:rPr>
            <w:rFonts w:hint="eastAsia"/>
          </w:rPr>
          <w:t>無法突破那石碑的防護。</w:t>
        </w:r>
      </w:ins>
    </w:p>
    <w:p w:rsidR="000F0075" w:rsidRDefault="009C2500">
      <w:pPr>
        <w:pStyle w:val="12"/>
        <w:spacing w:after="240"/>
        <w:ind w:leftChars="0" w:left="0"/>
        <w:rPr>
          <w:ins w:id="12336" w:author="Administrator" w:date="2019-03-16T21:47:00Z"/>
        </w:rPr>
        <w:pPrChange w:id="12337" w:author="Administrator" w:date="2019-03-16T21:42:00Z">
          <w:pPr>
            <w:pStyle w:val="12"/>
            <w:numPr>
              <w:numId w:val="1"/>
            </w:numPr>
            <w:spacing w:after="240"/>
            <w:ind w:leftChars="0" w:left="360" w:hanging="360"/>
            <w:outlineLvl w:val="0"/>
          </w:pPr>
        </w:pPrChange>
      </w:pPr>
      <w:ins w:id="12338" w:author="Administrator" w:date="2019-03-16T21:46:00Z">
        <w:r>
          <w:rPr>
            <w:rFonts w:hint="eastAsia"/>
          </w:rPr>
          <w:t>再過</w:t>
        </w:r>
      </w:ins>
      <w:ins w:id="12339" w:author="Administrator" w:date="2019-03-16T21:47:00Z">
        <w:r>
          <w:rPr>
            <w:rFonts w:hint="eastAsia"/>
          </w:rPr>
          <w:t>片刻，將剩下的兩百多枚蚊獸妖丹吸入後，李龍飛體內的那靈氣小丹，已經</w:t>
        </w:r>
      </w:ins>
      <w:ins w:id="12340" w:author="Administrator" w:date="2019-03-30T09:51:00Z">
        <w:r w:rsidR="007E60C9">
          <w:rPr>
            <w:rFonts w:hint="eastAsia"/>
          </w:rPr>
          <w:t>讓他達到</w:t>
        </w:r>
      </w:ins>
      <w:ins w:id="12341" w:author="Administrator" w:date="2019-03-16T21:47:00Z">
        <w:r w:rsidR="007E60C9">
          <w:rPr>
            <w:rFonts w:hint="eastAsia"/>
          </w:rPr>
          <w:t>築基後期</w:t>
        </w:r>
        <w:r>
          <w:rPr>
            <w:rFonts w:hint="eastAsia"/>
          </w:rPr>
          <w:t>。</w:t>
        </w:r>
      </w:ins>
    </w:p>
    <w:p w:rsidR="000F0075" w:rsidRDefault="009C2500">
      <w:pPr>
        <w:pStyle w:val="12"/>
        <w:spacing w:after="240"/>
        <w:ind w:leftChars="0" w:left="0"/>
        <w:rPr>
          <w:ins w:id="12342" w:author="Administrator" w:date="2019-03-16T21:48:00Z"/>
        </w:rPr>
        <w:pPrChange w:id="12343" w:author="Administrator" w:date="2019-03-16T21:42:00Z">
          <w:pPr>
            <w:pStyle w:val="12"/>
            <w:numPr>
              <w:numId w:val="1"/>
            </w:numPr>
            <w:spacing w:after="240"/>
            <w:ind w:leftChars="0" w:left="360" w:hanging="360"/>
            <w:outlineLvl w:val="0"/>
          </w:pPr>
        </w:pPrChange>
      </w:pPr>
      <w:ins w:id="12344" w:author="Administrator" w:date="2019-03-16T21:47:00Z">
        <w:r>
          <w:rPr>
            <w:rFonts w:hint="eastAsia"/>
          </w:rPr>
          <w:t>同時</w:t>
        </w:r>
      </w:ins>
      <w:ins w:id="12345" w:author="Administrator" w:date="2019-03-30T09:52:00Z">
        <w:r w:rsidR="00436A7B">
          <w:rPr>
            <w:rFonts w:hint="eastAsia"/>
          </w:rPr>
          <w:t>依納靈訣所說，</w:t>
        </w:r>
      </w:ins>
      <w:ins w:id="12346" w:author="Administrator" w:date="2019-03-16T21:47:00Z">
        <w:r>
          <w:rPr>
            <w:rFonts w:hint="eastAsia"/>
          </w:rPr>
          <w:t>其</w:t>
        </w:r>
      </w:ins>
      <w:ins w:id="12347" w:author="Administrator" w:date="2019-03-16T21:48:00Z">
        <w:r w:rsidR="00B634BD">
          <w:rPr>
            <w:rFonts w:hint="eastAsia"/>
          </w:rPr>
          <w:t>身體所能負荷的，也已經開始</w:t>
        </w:r>
      </w:ins>
      <w:ins w:id="12348" w:author="Administrator" w:date="2019-03-17T15:14:00Z">
        <w:r w:rsidR="00B634BD">
          <w:rPr>
            <w:rFonts w:hint="eastAsia"/>
          </w:rPr>
          <w:t>達到緊</w:t>
        </w:r>
      </w:ins>
      <w:ins w:id="12349" w:author="Administrator" w:date="2019-03-16T21:48:00Z">
        <w:r>
          <w:rPr>
            <w:rFonts w:hint="eastAsia"/>
          </w:rPr>
          <w:t>繃。</w:t>
        </w:r>
      </w:ins>
    </w:p>
    <w:p w:rsidR="000F0075" w:rsidRDefault="009C2500">
      <w:pPr>
        <w:pStyle w:val="12"/>
        <w:spacing w:after="240"/>
        <w:ind w:leftChars="0" w:left="0"/>
        <w:rPr>
          <w:ins w:id="12350" w:author="Administrator" w:date="2019-03-16T21:50:00Z"/>
        </w:rPr>
        <w:pPrChange w:id="12351" w:author="Administrator" w:date="2019-03-16T21:42:00Z">
          <w:pPr>
            <w:pStyle w:val="12"/>
            <w:numPr>
              <w:numId w:val="1"/>
            </w:numPr>
            <w:spacing w:after="240"/>
            <w:ind w:leftChars="0" w:left="360" w:hanging="360"/>
            <w:outlineLvl w:val="0"/>
          </w:pPr>
        </w:pPrChange>
      </w:pPr>
      <w:ins w:id="12352" w:author="Administrator" w:date="2019-03-16T21:48:00Z">
        <w:r>
          <w:rPr>
            <w:rFonts w:hint="eastAsia"/>
          </w:rPr>
          <w:t>李龍飛臉上青筋佈滿，</w:t>
        </w:r>
      </w:ins>
      <w:ins w:id="12353" w:author="Administrator" w:date="2019-03-16T21:49:00Z">
        <w:r>
          <w:rPr>
            <w:rFonts w:hint="eastAsia"/>
          </w:rPr>
          <w:t>渾身的肌肉不斷跳動，顯然正承受著莫大的痛楚，他緊</w:t>
        </w:r>
      </w:ins>
      <w:ins w:id="12354" w:author="Administrator" w:date="2019-03-16T21:50:00Z">
        <w:r>
          <w:rPr>
            <w:rFonts w:hint="eastAsia"/>
          </w:rPr>
          <w:t>咬雙唇，</w:t>
        </w:r>
      </w:ins>
      <w:ins w:id="12355" w:author="Administrator" w:date="2019-03-17T15:14:00Z">
        <w:r w:rsidR="00B634BD">
          <w:rPr>
            <w:rFonts w:hint="eastAsia"/>
          </w:rPr>
          <w:t>不願發出</w:t>
        </w:r>
      </w:ins>
      <w:ins w:id="12356" w:author="Administrator" w:date="2019-03-17T15:15:00Z">
        <w:r w:rsidR="00B634BD">
          <w:rPr>
            <w:rFonts w:hint="eastAsia"/>
          </w:rPr>
          <w:t>哀嚎，</w:t>
        </w:r>
      </w:ins>
      <w:ins w:id="12357" w:author="Administrator" w:date="2019-03-16T21:50:00Z">
        <w:r>
          <w:rPr>
            <w:rFonts w:hint="eastAsia"/>
          </w:rPr>
          <w:t>但仍</w:t>
        </w:r>
      </w:ins>
      <w:ins w:id="12358" w:author="Administrator" w:date="2019-03-17T15:15:00Z">
        <w:r w:rsidR="00B634BD">
          <w:rPr>
            <w:rFonts w:hint="eastAsia"/>
          </w:rPr>
          <w:t>忍不住從喉嚨</w:t>
        </w:r>
      </w:ins>
      <w:ins w:id="12359" w:author="Administrator" w:date="2019-03-16T21:50:00Z">
        <w:r>
          <w:rPr>
            <w:rFonts w:hint="eastAsia"/>
          </w:rPr>
          <w:t>發出低沉的呻吟。</w:t>
        </w:r>
      </w:ins>
    </w:p>
    <w:p w:rsidR="000F0075" w:rsidRDefault="00E3415D">
      <w:pPr>
        <w:pStyle w:val="12"/>
        <w:spacing w:after="240"/>
        <w:ind w:leftChars="0" w:left="0"/>
        <w:rPr>
          <w:ins w:id="12360" w:author="Administrator" w:date="2019-03-16T21:51:00Z"/>
        </w:rPr>
        <w:pPrChange w:id="12361" w:author="Administrator" w:date="2019-03-16T21:42:00Z">
          <w:pPr>
            <w:pStyle w:val="12"/>
            <w:numPr>
              <w:numId w:val="1"/>
            </w:numPr>
            <w:spacing w:after="240"/>
            <w:ind w:leftChars="0" w:left="360" w:hanging="360"/>
            <w:outlineLvl w:val="0"/>
          </w:pPr>
        </w:pPrChange>
      </w:pPr>
      <w:ins w:id="12362" w:author="簡新佳" w:date="2019-03-18T12:34:00Z">
        <w:r>
          <w:rPr>
            <w:rFonts w:hint="eastAsia"/>
          </w:rPr>
          <w:t>只是</w:t>
        </w:r>
      </w:ins>
      <w:ins w:id="12363" w:author="Administrator" w:date="2019-03-16T21:50:00Z">
        <w:del w:id="12364" w:author="簡新佳" w:date="2019-03-18T12:34:00Z">
          <w:r w:rsidR="009C2500" w:rsidDel="00E3415D">
            <w:rPr>
              <w:rFonts w:hint="eastAsia"/>
            </w:rPr>
            <w:delText>可</w:delText>
          </w:r>
        </w:del>
        <w:r w:rsidR="009C2500">
          <w:rPr>
            <w:rFonts w:hint="eastAsia"/>
          </w:rPr>
          <w:t>就算如此，那靈氣小丹仍不足以破開石碑上的陣法，李龍飛咬牙一狠，</w:t>
        </w:r>
      </w:ins>
      <w:ins w:id="12365" w:author="Administrator" w:date="2019-03-16T21:51:00Z">
        <w:r w:rsidR="009C2500">
          <w:rPr>
            <w:rFonts w:hint="eastAsia"/>
          </w:rPr>
          <w:t>將之前在蜂巢內與這次血色試練內所得到的妖丹，除了蜂后妖丹外，一一拿出</w:t>
        </w:r>
      </w:ins>
      <w:ins w:id="12366" w:author="Administrator" w:date="2019-03-16T21:56:00Z">
        <w:r w:rsidR="009C2500">
          <w:rPr>
            <w:rFonts w:hint="eastAsia"/>
          </w:rPr>
          <w:t>，</w:t>
        </w:r>
      </w:ins>
      <w:ins w:id="12367" w:author="Administrator" w:date="2019-03-16T21:51:00Z">
        <w:r w:rsidR="009C2500">
          <w:rPr>
            <w:rFonts w:hint="eastAsia"/>
          </w:rPr>
          <w:t>逐一吸入。</w:t>
        </w:r>
      </w:ins>
    </w:p>
    <w:p w:rsidR="000F0075" w:rsidRDefault="009C2500">
      <w:pPr>
        <w:pStyle w:val="12"/>
        <w:spacing w:after="240"/>
        <w:ind w:leftChars="0" w:left="0"/>
        <w:rPr>
          <w:ins w:id="12368" w:author="Administrator" w:date="2019-03-16T21:53:00Z"/>
        </w:rPr>
        <w:pPrChange w:id="12369" w:author="Administrator" w:date="2019-03-16T21:42:00Z">
          <w:pPr>
            <w:pStyle w:val="12"/>
            <w:numPr>
              <w:numId w:val="1"/>
            </w:numPr>
            <w:spacing w:after="240"/>
            <w:ind w:leftChars="0" w:left="360" w:hanging="360"/>
            <w:outlineLvl w:val="0"/>
          </w:pPr>
        </w:pPrChange>
      </w:pPr>
      <w:ins w:id="12370" w:author="Administrator" w:date="2019-03-16T21:51:00Z">
        <w:r>
          <w:rPr>
            <w:rFonts w:hint="eastAsia"/>
          </w:rPr>
          <w:t>一旁的樸道子</w:t>
        </w:r>
      </w:ins>
      <w:ins w:id="12371" w:author="Administrator" w:date="2019-03-16T21:52:00Z">
        <w:r>
          <w:rPr>
            <w:rFonts w:hint="eastAsia"/>
          </w:rPr>
          <w:t>見到那麼多妖丹，</w:t>
        </w:r>
      </w:ins>
      <w:ins w:id="12372" w:author="Administrator" w:date="2019-03-17T15:15:00Z">
        <w:r w:rsidR="00B634BD">
          <w:rPr>
            <w:rFonts w:hint="eastAsia"/>
          </w:rPr>
          <w:t>其中不乏有四階五階的妖</w:t>
        </w:r>
      </w:ins>
      <w:ins w:id="12373" w:author="Administrator" w:date="2019-03-17T15:16:00Z">
        <w:r w:rsidR="00B634BD">
          <w:rPr>
            <w:rFonts w:hint="eastAsia"/>
          </w:rPr>
          <w:t>獸妖丹，不禁</w:t>
        </w:r>
      </w:ins>
      <w:ins w:id="12374" w:author="Administrator" w:date="2019-03-16T21:52:00Z">
        <w:r>
          <w:rPr>
            <w:rFonts w:hint="eastAsia"/>
          </w:rPr>
          <w:t>倒吸了一口氣，</w:t>
        </w:r>
      </w:ins>
      <w:ins w:id="12375" w:author="Administrator" w:date="2019-03-16T21:53:00Z">
        <w:r>
          <w:rPr>
            <w:rFonts w:hint="eastAsia"/>
          </w:rPr>
          <w:t>頭皮發麻起來。</w:t>
        </w:r>
      </w:ins>
    </w:p>
    <w:p w:rsidR="000F0075" w:rsidRDefault="00B634BD">
      <w:pPr>
        <w:pStyle w:val="12"/>
        <w:spacing w:after="240"/>
        <w:ind w:leftChars="0" w:left="0"/>
        <w:rPr>
          <w:ins w:id="12376" w:author="Administrator" w:date="2019-03-16T21:52:00Z"/>
        </w:rPr>
        <w:pPrChange w:id="12377" w:author="Administrator" w:date="2019-03-16T21:42:00Z">
          <w:pPr>
            <w:pStyle w:val="12"/>
            <w:numPr>
              <w:numId w:val="1"/>
            </w:numPr>
            <w:spacing w:after="240"/>
            <w:ind w:leftChars="0" w:left="360" w:hanging="360"/>
            <w:outlineLvl w:val="0"/>
          </w:pPr>
        </w:pPrChange>
      </w:pPr>
      <w:ins w:id="12378" w:author="Administrator" w:date="2019-03-16T21:52:00Z">
        <w:r>
          <w:rPr>
            <w:rFonts w:hint="eastAsia"/>
          </w:rPr>
          <w:t>他本</w:t>
        </w:r>
        <w:r w:rsidR="009C2500">
          <w:rPr>
            <w:rFonts w:hint="eastAsia"/>
          </w:rPr>
          <w:t>就知道李龍飛</w:t>
        </w:r>
      </w:ins>
      <w:ins w:id="12379" w:author="Administrator" w:date="2019-03-16T21:53:00Z">
        <w:r w:rsidR="009C2500">
          <w:rPr>
            <w:rFonts w:hint="eastAsia"/>
          </w:rPr>
          <w:t>比自己</w:t>
        </w:r>
      </w:ins>
      <w:ins w:id="12380" w:author="Administrator" w:date="2019-03-16T21:54:00Z">
        <w:r w:rsidR="009C2500">
          <w:rPr>
            <w:rFonts w:hint="eastAsia"/>
          </w:rPr>
          <w:t>厲害許多</w:t>
        </w:r>
      </w:ins>
      <w:ins w:id="12381" w:author="Administrator" w:date="2019-03-16T21:52:00Z">
        <w:r w:rsidR="009C2500">
          <w:rPr>
            <w:rFonts w:hint="eastAsia"/>
          </w:rPr>
          <w:t>，但</w:t>
        </w:r>
      </w:ins>
      <w:ins w:id="12382" w:author="Administrator" w:date="2019-03-16T21:54:00Z">
        <w:r w:rsidR="009C2500">
          <w:rPr>
            <w:rFonts w:hint="eastAsia"/>
          </w:rPr>
          <w:t>彼此都是練氣大圓滿，想來是功法修行上有所不同而已，可</w:t>
        </w:r>
      </w:ins>
      <w:ins w:id="12383" w:author="Administrator" w:date="2019-03-17T15:16:00Z">
        <w:r>
          <w:rPr>
            <w:rFonts w:hint="eastAsia"/>
          </w:rPr>
          <w:t>如今</w:t>
        </w:r>
      </w:ins>
      <w:ins w:id="12384" w:author="Administrator" w:date="2019-03-16T21:54:00Z">
        <w:r w:rsidR="009C2500">
          <w:rPr>
            <w:rFonts w:hint="eastAsia"/>
          </w:rPr>
          <w:t>見到對方</w:t>
        </w:r>
      </w:ins>
      <w:ins w:id="12385" w:author="Administrator" w:date="2019-03-16T21:55:00Z">
        <w:r>
          <w:rPr>
            <w:rFonts w:hint="eastAsia"/>
          </w:rPr>
          <w:t>誅殺過這麼多</w:t>
        </w:r>
      </w:ins>
      <w:ins w:id="12386" w:author="Administrator" w:date="2019-03-17T15:16:00Z">
        <w:r>
          <w:rPr>
            <w:rFonts w:hint="eastAsia"/>
          </w:rPr>
          <w:t>強大</w:t>
        </w:r>
      </w:ins>
      <w:ins w:id="12387" w:author="Administrator" w:date="2019-03-16T21:55:00Z">
        <w:r w:rsidR="009C2500">
          <w:rPr>
            <w:rFonts w:hint="eastAsia"/>
          </w:rPr>
          <w:t>妖獸，</w:t>
        </w:r>
      </w:ins>
      <w:ins w:id="12388" w:author="Administrator" w:date="2019-03-17T15:16:00Z">
        <w:r>
          <w:rPr>
            <w:rFonts w:hint="eastAsia"/>
          </w:rPr>
          <w:t>這</w:t>
        </w:r>
      </w:ins>
      <w:ins w:id="12389" w:author="Administrator" w:date="2019-03-16T21:52:00Z">
        <w:r w:rsidR="009C2500">
          <w:rPr>
            <w:rFonts w:hint="eastAsia"/>
          </w:rPr>
          <w:t>才</w:t>
        </w:r>
      </w:ins>
      <w:ins w:id="12390" w:author="Administrator" w:date="2019-03-16T21:55:00Z">
        <w:r w:rsidR="009C2500">
          <w:rPr>
            <w:rFonts w:hint="eastAsia"/>
          </w:rPr>
          <w:t>明白</w:t>
        </w:r>
      </w:ins>
      <w:ins w:id="12391" w:author="Administrator" w:date="2019-03-16T21:52:00Z">
        <w:r w:rsidR="009C2500">
          <w:rPr>
            <w:rFonts w:hint="eastAsia"/>
          </w:rPr>
          <w:t>對方跟自己的差距絕非一寸兩寸，而是天差地遠。</w:t>
        </w:r>
      </w:ins>
    </w:p>
    <w:p w:rsidR="000F0075" w:rsidRDefault="009C2500">
      <w:pPr>
        <w:pStyle w:val="12"/>
        <w:spacing w:after="240"/>
        <w:ind w:leftChars="0" w:left="0"/>
        <w:rPr>
          <w:ins w:id="12392" w:author="Administrator" w:date="2019-03-16T21:55:00Z"/>
        </w:rPr>
        <w:pPrChange w:id="12393" w:author="Administrator" w:date="2019-03-16T21:42:00Z">
          <w:pPr>
            <w:pStyle w:val="12"/>
            <w:numPr>
              <w:numId w:val="1"/>
            </w:numPr>
            <w:spacing w:after="240"/>
            <w:ind w:leftChars="0" w:left="360" w:hanging="360"/>
            <w:outlineLvl w:val="0"/>
          </w:pPr>
        </w:pPrChange>
      </w:pPr>
      <w:ins w:id="12394" w:author="Administrator" w:date="2019-03-16T21:55:00Z">
        <w:r>
          <w:rPr>
            <w:rFonts w:hint="eastAsia"/>
          </w:rPr>
          <w:t>樸道子</w:t>
        </w:r>
      </w:ins>
      <w:ins w:id="12395" w:author="Administrator" w:date="2019-03-16T21:52:00Z">
        <w:r>
          <w:rPr>
            <w:rFonts w:hint="eastAsia"/>
          </w:rPr>
          <w:t>不猶</w:t>
        </w:r>
      </w:ins>
      <w:ins w:id="12396" w:author="Administrator" w:date="2019-03-16T21:53:00Z">
        <w:r>
          <w:rPr>
            <w:rFonts w:hint="eastAsia"/>
          </w:rPr>
          <w:t>得納悶</w:t>
        </w:r>
      </w:ins>
      <w:ins w:id="12397" w:author="Administrator" w:date="2019-03-16T21:55:00Z">
        <w:r>
          <w:rPr>
            <w:rFonts w:hint="eastAsia"/>
          </w:rPr>
          <w:t>，李龍飛</w:t>
        </w:r>
      </w:ins>
      <w:ins w:id="12398" w:author="Administrator" w:date="2019-03-16T21:53:00Z">
        <w:r>
          <w:rPr>
            <w:rFonts w:hint="eastAsia"/>
          </w:rPr>
          <w:t>還沒築基就如此強悍，一旦築基之後，</w:t>
        </w:r>
      </w:ins>
      <w:ins w:id="12399" w:author="Administrator" w:date="2019-03-16T21:55:00Z">
        <w:r>
          <w:rPr>
            <w:rFonts w:hint="eastAsia"/>
          </w:rPr>
          <w:t>結丹之下還有</w:t>
        </w:r>
        <w:r>
          <w:rPr>
            <w:rFonts w:hint="eastAsia"/>
          </w:rPr>
          <w:lastRenderedPageBreak/>
          <w:t>人能贏嗎？</w:t>
        </w:r>
      </w:ins>
    </w:p>
    <w:p w:rsidR="000F0075" w:rsidRDefault="009C2500">
      <w:pPr>
        <w:pStyle w:val="12"/>
        <w:spacing w:after="240"/>
        <w:ind w:leftChars="0" w:left="0"/>
        <w:rPr>
          <w:ins w:id="12400" w:author="Administrator" w:date="2019-03-30T09:53:00Z"/>
        </w:rPr>
        <w:pPrChange w:id="12401" w:author="Administrator" w:date="2019-03-16T21:42:00Z">
          <w:pPr>
            <w:pStyle w:val="12"/>
            <w:numPr>
              <w:numId w:val="1"/>
            </w:numPr>
            <w:spacing w:after="240"/>
            <w:ind w:leftChars="0" w:left="360" w:hanging="360"/>
            <w:outlineLvl w:val="0"/>
          </w:pPr>
        </w:pPrChange>
      </w:pPr>
      <w:ins w:id="12402" w:author="Administrator" w:date="2019-03-16T21:56:00Z">
        <w:r>
          <w:rPr>
            <w:rFonts w:hint="eastAsia"/>
          </w:rPr>
          <w:t>李龍飛吸收了那些妖丹內的靈氣，</w:t>
        </w:r>
      </w:ins>
      <w:ins w:id="12403" w:author="Administrator" w:date="2019-03-16T21:57:00Z">
        <w:r>
          <w:rPr>
            <w:rFonts w:hint="eastAsia"/>
          </w:rPr>
          <w:t>體內的靈氣小丹</w:t>
        </w:r>
      </w:ins>
      <w:ins w:id="12404" w:author="Administrator" w:date="2019-03-30T09:52:00Z">
        <w:r w:rsidR="00436A7B">
          <w:rPr>
            <w:rFonts w:hint="eastAsia"/>
          </w:rPr>
          <w:t>再次攀升，達到築基</w:t>
        </w:r>
      </w:ins>
      <w:ins w:id="12405" w:author="Administrator" w:date="2019-03-30T09:53:00Z">
        <w:r w:rsidR="00436A7B">
          <w:rPr>
            <w:rFonts w:hint="eastAsia"/>
          </w:rPr>
          <w:t>大圓滿，頂上頭髮無風飄動，周身罡氣四射，威風懍懍。</w:t>
        </w:r>
      </w:ins>
    </w:p>
    <w:p w:rsidR="000F0075" w:rsidRDefault="00436A7B">
      <w:pPr>
        <w:pStyle w:val="12"/>
        <w:spacing w:after="240"/>
        <w:ind w:leftChars="0" w:left="0"/>
        <w:rPr>
          <w:ins w:id="12406" w:author="Administrator" w:date="2019-03-30T09:54:00Z"/>
        </w:rPr>
        <w:pPrChange w:id="12407" w:author="Administrator" w:date="2019-03-16T21:42:00Z">
          <w:pPr>
            <w:pStyle w:val="12"/>
            <w:numPr>
              <w:numId w:val="1"/>
            </w:numPr>
            <w:spacing w:after="240"/>
            <w:ind w:leftChars="0" w:left="360" w:hanging="360"/>
            <w:outlineLvl w:val="0"/>
          </w:pPr>
        </w:pPrChange>
      </w:pPr>
      <w:ins w:id="12408" w:author="Administrator" w:date="2019-03-30T09:53:00Z">
        <w:r>
          <w:rPr>
            <w:rFonts w:hint="eastAsia"/>
          </w:rPr>
          <w:t>可</w:t>
        </w:r>
      </w:ins>
      <w:ins w:id="12409" w:author="Administrator" w:date="2019-03-30T09:54:00Z">
        <w:r>
          <w:rPr>
            <w:rFonts w:hint="eastAsia"/>
          </w:rPr>
          <w:t>卻仍不足以破開石碑上的陣法。</w:t>
        </w:r>
      </w:ins>
    </w:p>
    <w:p w:rsidR="000F0075" w:rsidRDefault="00E55B34">
      <w:pPr>
        <w:pStyle w:val="12"/>
        <w:spacing w:after="240"/>
        <w:ind w:leftChars="0" w:left="0"/>
        <w:rPr>
          <w:ins w:id="12410" w:author="Administrator" w:date="2019-03-30T09:55:00Z"/>
        </w:rPr>
        <w:pPrChange w:id="12411" w:author="Administrator" w:date="2019-03-16T21:42:00Z">
          <w:pPr>
            <w:pStyle w:val="12"/>
            <w:numPr>
              <w:numId w:val="1"/>
            </w:numPr>
            <w:spacing w:after="240"/>
            <w:ind w:leftChars="0" w:left="360" w:hanging="360"/>
            <w:outlineLvl w:val="0"/>
          </w:pPr>
        </w:pPrChange>
      </w:pPr>
      <w:ins w:id="12412" w:author="Administrator" w:date="2019-03-16T21:59:00Z">
        <w:r>
          <w:rPr>
            <w:rFonts w:hint="eastAsia"/>
          </w:rPr>
          <w:t>「唔…這</w:t>
        </w:r>
      </w:ins>
      <w:ins w:id="12413" w:author="Administrator" w:date="2019-03-29T23:11:00Z">
        <w:r w:rsidR="007F62C2">
          <w:rPr>
            <w:rFonts w:hint="eastAsia"/>
          </w:rPr>
          <w:t>納靈訣</w:t>
        </w:r>
      </w:ins>
      <w:ins w:id="12414" w:author="Administrator" w:date="2019-03-16T21:59:00Z">
        <w:r>
          <w:rPr>
            <w:rFonts w:hint="eastAsia"/>
          </w:rPr>
          <w:t>內雖記載著最多可以</w:t>
        </w:r>
      </w:ins>
      <w:ins w:id="12415" w:author="Administrator" w:date="2019-03-16T22:00:00Z">
        <w:r w:rsidR="00436A7B">
          <w:rPr>
            <w:rFonts w:hint="eastAsia"/>
          </w:rPr>
          <w:t>吸納高於自己</w:t>
        </w:r>
      </w:ins>
      <w:ins w:id="12416" w:author="Administrator" w:date="2019-03-30T09:54:00Z">
        <w:r w:rsidR="00436A7B">
          <w:rPr>
            <w:rFonts w:hint="eastAsia"/>
          </w:rPr>
          <w:t>一</w:t>
        </w:r>
      </w:ins>
      <w:ins w:id="12417" w:author="Administrator" w:date="2019-03-16T22:00:00Z">
        <w:r>
          <w:rPr>
            <w:rFonts w:hint="eastAsia"/>
          </w:rPr>
          <w:t>大境界的靈氣，但</w:t>
        </w:r>
      </w:ins>
      <w:ins w:id="12418" w:author="Administrator" w:date="2019-03-30T09:54:00Z">
        <w:r w:rsidR="00436A7B">
          <w:rPr>
            <w:rFonts w:hint="eastAsia"/>
          </w:rPr>
          <w:t>我體內靈</w:t>
        </w:r>
      </w:ins>
      <w:ins w:id="12419" w:author="Administrator" w:date="2019-03-30T09:55:00Z">
        <w:r w:rsidR="00436A7B">
          <w:rPr>
            <w:rFonts w:hint="eastAsia"/>
          </w:rPr>
          <w:t>脈似乎還有些空間可以吸納，不知道能不能再次突破</w:t>
        </w:r>
      </w:ins>
      <w:ins w:id="12420" w:author="Administrator" w:date="2019-03-16T22:00:00Z">
        <w:r>
          <w:rPr>
            <w:rFonts w:hint="eastAsia"/>
          </w:rPr>
          <w:t>。」李龍飛</w:t>
        </w:r>
      </w:ins>
      <w:ins w:id="12421" w:author="Administrator" w:date="2019-03-16T22:01:00Z">
        <w:r>
          <w:rPr>
            <w:rFonts w:hint="eastAsia"/>
          </w:rPr>
          <w:t>忍著痛苦，</w:t>
        </w:r>
        <w:r w:rsidRPr="00E55B34">
          <w:rPr>
            <w:rFonts w:hint="eastAsia"/>
          </w:rPr>
          <w:t>齜牙咧嘴</w:t>
        </w:r>
      </w:ins>
      <w:ins w:id="12422" w:author="Administrator" w:date="2019-03-30T09:55:00Z">
        <w:r w:rsidR="00436A7B">
          <w:rPr>
            <w:rFonts w:hint="eastAsia"/>
          </w:rPr>
          <w:t>看向剩下的那些妖丹。</w:t>
        </w:r>
      </w:ins>
    </w:p>
    <w:p w:rsidR="000F0075" w:rsidRDefault="00436A7B">
      <w:pPr>
        <w:pStyle w:val="12"/>
        <w:spacing w:after="240"/>
        <w:ind w:leftChars="0" w:left="0"/>
        <w:rPr>
          <w:ins w:id="12423" w:author="Administrator" w:date="2019-03-30T09:56:00Z"/>
        </w:rPr>
        <w:pPrChange w:id="12424" w:author="Administrator" w:date="2019-03-16T21:42:00Z">
          <w:pPr>
            <w:pStyle w:val="12"/>
            <w:numPr>
              <w:numId w:val="1"/>
            </w:numPr>
            <w:spacing w:after="240"/>
            <w:ind w:leftChars="0" w:left="360" w:hanging="360"/>
            <w:outlineLvl w:val="0"/>
          </w:pPr>
        </w:pPrChange>
      </w:pPr>
      <w:ins w:id="12425" w:author="Administrator" w:date="2019-03-30T09:55:00Z">
        <w:r>
          <w:rPr>
            <w:rFonts w:hint="eastAsia"/>
          </w:rPr>
          <w:t>「罷</w:t>
        </w:r>
      </w:ins>
      <w:ins w:id="12426" w:author="Administrator" w:date="2019-03-30T09:56:00Z">
        <w:r>
          <w:rPr>
            <w:rFonts w:hint="eastAsia"/>
          </w:rPr>
          <w:t>了，不成功便成仁，拼他一把！」</w:t>
        </w:r>
      </w:ins>
    </w:p>
    <w:p w:rsidR="00436A7B" w:rsidRDefault="00436A7B" w:rsidP="00436A7B">
      <w:pPr>
        <w:pStyle w:val="12"/>
        <w:spacing w:after="240"/>
        <w:ind w:leftChars="0" w:left="0"/>
        <w:rPr>
          <w:ins w:id="12427" w:author="Administrator" w:date="2019-03-30T09:57:00Z"/>
        </w:rPr>
      </w:pPr>
      <w:ins w:id="12428" w:author="Administrator" w:date="2019-03-30T09:56:00Z">
        <w:r>
          <w:rPr>
            <w:rFonts w:hint="eastAsia"/>
          </w:rPr>
          <w:t>李龍飛心中一狠，將剩下的妖丹再次吸入，其體內小丹開始</w:t>
        </w:r>
      </w:ins>
      <w:ins w:id="12429" w:author="Administrator" w:date="2019-03-30T09:57:00Z">
        <w:r>
          <w:rPr>
            <w:rFonts w:hint="eastAsia"/>
          </w:rPr>
          <w:t>扭曲變形，同時他的皮膚，也開始變得血紅，好似龜紋一般，裂了開來。</w:t>
        </w:r>
      </w:ins>
    </w:p>
    <w:p w:rsidR="00436A7B" w:rsidRDefault="00436A7B" w:rsidP="00436A7B">
      <w:pPr>
        <w:pStyle w:val="12"/>
        <w:spacing w:after="240"/>
        <w:ind w:leftChars="0" w:left="0"/>
        <w:rPr>
          <w:ins w:id="12430" w:author="Administrator" w:date="2019-03-30T09:56:00Z"/>
        </w:rPr>
      </w:pPr>
      <w:ins w:id="12431" w:author="Administrator" w:date="2019-03-30T09:57:00Z">
        <w:r>
          <w:rPr>
            <w:rFonts w:hint="eastAsia"/>
          </w:rPr>
          <w:t>可就在此時，轟一聲體內修為再次突破，</w:t>
        </w:r>
      </w:ins>
      <w:ins w:id="12432" w:author="Administrator" w:date="2019-03-30T09:56:00Z">
        <w:r>
          <w:rPr>
            <w:rFonts w:hint="eastAsia"/>
          </w:rPr>
          <w:t>終於達到了結丹境般的威壓，</w:t>
        </w:r>
      </w:ins>
    </w:p>
    <w:p w:rsidR="000F0075" w:rsidRDefault="00436A7B">
      <w:pPr>
        <w:pStyle w:val="12"/>
        <w:spacing w:after="240"/>
        <w:ind w:leftChars="0" w:left="0"/>
        <w:rPr>
          <w:ins w:id="12433" w:author="Administrator" w:date="2019-03-30T09:58:00Z"/>
        </w:rPr>
        <w:pPrChange w:id="12434" w:author="Administrator" w:date="2019-03-16T21:42:00Z">
          <w:pPr>
            <w:pStyle w:val="12"/>
            <w:numPr>
              <w:numId w:val="1"/>
            </w:numPr>
            <w:spacing w:after="240"/>
            <w:ind w:leftChars="0" w:left="360" w:hanging="360"/>
            <w:outlineLvl w:val="0"/>
          </w:pPr>
        </w:pPrChange>
      </w:pPr>
      <w:ins w:id="12435" w:author="Administrator" w:date="2019-03-30T09:57:00Z">
        <w:r>
          <w:rPr>
            <w:rFonts w:hint="eastAsia"/>
          </w:rPr>
          <w:t>此時若徐篙的先祖得知，怕是</w:t>
        </w:r>
      </w:ins>
      <w:ins w:id="12436" w:author="Administrator" w:date="2019-03-30T09:58:00Z">
        <w:r>
          <w:rPr>
            <w:rFonts w:hint="eastAsia"/>
          </w:rPr>
          <w:t>也會震驚得說不出話來，畢竟靠這法訣從練氣大圓滿一口氣突破結丹，這跟本是駭人聽聞的事情。</w:t>
        </w:r>
      </w:ins>
    </w:p>
    <w:p w:rsidR="000F0075" w:rsidRDefault="00436A7B">
      <w:pPr>
        <w:pStyle w:val="12"/>
        <w:spacing w:after="240"/>
        <w:ind w:leftChars="0" w:left="0"/>
        <w:rPr>
          <w:ins w:id="12437" w:author="Administrator" w:date="2019-03-16T22:01:00Z"/>
        </w:rPr>
        <w:pPrChange w:id="12438" w:author="Administrator" w:date="2019-03-16T21:42:00Z">
          <w:pPr>
            <w:pStyle w:val="12"/>
            <w:numPr>
              <w:numId w:val="1"/>
            </w:numPr>
            <w:spacing w:after="240"/>
            <w:ind w:leftChars="0" w:left="360" w:hanging="360"/>
            <w:outlineLvl w:val="0"/>
          </w:pPr>
        </w:pPrChange>
      </w:pPr>
      <w:ins w:id="12439" w:author="Administrator" w:date="2019-03-30T09:58:00Z">
        <w:r>
          <w:rPr>
            <w:rFonts w:hint="eastAsia"/>
          </w:rPr>
          <w:t>而一旁的樸道子早就腿軟跪下，腦</w:t>
        </w:r>
      </w:ins>
      <w:ins w:id="12440" w:author="Administrator" w:date="2019-03-30T09:59:00Z">
        <w:r>
          <w:rPr>
            <w:rFonts w:hint="eastAsia"/>
          </w:rPr>
          <w:t>中一片空白。</w:t>
        </w:r>
      </w:ins>
    </w:p>
    <w:p w:rsidR="000F0075" w:rsidRDefault="00436A7B">
      <w:pPr>
        <w:pStyle w:val="12"/>
        <w:spacing w:after="240"/>
        <w:ind w:leftChars="0" w:left="0"/>
        <w:rPr>
          <w:ins w:id="12441" w:author="Administrator" w:date="2019-03-16T22:02:00Z"/>
        </w:rPr>
        <w:pPrChange w:id="12442" w:author="Administrator" w:date="2019-03-16T21:42:00Z">
          <w:pPr>
            <w:pStyle w:val="12"/>
            <w:numPr>
              <w:numId w:val="1"/>
            </w:numPr>
            <w:spacing w:after="240"/>
            <w:ind w:leftChars="0" w:left="360" w:hanging="360"/>
            <w:outlineLvl w:val="0"/>
          </w:pPr>
        </w:pPrChange>
      </w:pPr>
      <w:ins w:id="12443" w:author="Administrator" w:date="2019-03-30T09:59:00Z">
        <w:r>
          <w:rPr>
            <w:rFonts w:hint="eastAsia"/>
          </w:rPr>
          <w:t>然而李龍飛也不好過，</w:t>
        </w:r>
      </w:ins>
      <w:ins w:id="12444" w:author="Administrator" w:date="2019-03-16T22:01:00Z">
        <w:r w:rsidR="00E55B34">
          <w:rPr>
            <w:rFonts w:hint="eastAsia"/>
          </w:rPr>
          <w:t>即使他的肉體已到半</w:t>
        </w:r>
      </w:ins>
      <w:ins w:id="12445" w:author="Administrator" w:date="2019-03-16T22:02:00Z">
        <w:r w:rsidR="00E55B34">
          <w:rPr>
            <w:rFonts w:hint="eastAsia"/>
          </w:rPr>
          <w:t>步築基，而且靈脈體魄都非比尋常，也感覺到</w:t>
        </w:r>
      </w:ins>
      <w:ins w:id="12446" w:author="Administrator" w:date="2019-03-30T09:59:00Z">
        <w:r>
          <w:rPr>
            <w:rFonts w:hint="eastAsia"/>
          </w:rPr>
          <w:t>自己</w:t>
        </w:r>
      </w:ins>
      <w:ins w:id="12447" w:author="Administrator" w:date="2019-03-16T22:02:00Z">
        <w:r w:rsidR="00E55B34">
          <w:rPr>
            <w:rFonts w:hint="eastAsia"/>
          </w:rPr>
          <w:t>處於一種一觸及發，隨時可能崩解的情況。</w:t>
        </w:r>
      </w:ins>
    </w:p>
    <w:p w:rsidR="000F0075" w:rsidRDefault="00B634BD">
      <w:pPr>
        <w:pStyle w:val="12"/>
        <w:spacing w:after="240"/>
        <w:ind w:leftChars="0" w:left="0"/>
        <w:rPr>
          <w:ins w:id="12448" w:author="Administrator" w:date="2019-03-16T22:03:00Z"/>
        </w:rPr>
        <w:pPrChange w:id="12449" w:author="Administrator" w:date="2019-03-16T21:42:00Z">
          <w:pPr>
            <w:pStyle w:val="12"/>
            <w:numPr>
              <w:numId w:val="1"/>
            </w:numPr>
            <w:spacing w:after="240"/>
            <w:ind w:leftChars="0" w:left="360" w:hanging="360"/>
            <w:outlineLvl w:val="0"/>
          </w:pPr>
        </w:pPrChange>
      </w:pPr>
      <w:ins w:id="12450" w:author="Administrator" w:date="2019-03-16T22:02:00Z">
        <w:r>
          <w:rPr>
            <w:rFonts w:hint="eastAsia"/>
          </w:rPr>
          <w:t>「事不宜遲，得趕快將這力量給</w:t>
        </w:r>
      </w:ins>
      <w:ins w:id="12451" w:author="Administrator" w:date="2019-03-17T15:17:00Z">
        <w:r>
          <w:rPr>
            <w:rFonts w:hint="eastAsia"/>
          </w:rPr>
          <w:t>發洩</w:t>
        </w:r>
      </w:ins>
      <w:ins w:id="12452" w:author="Administrator" w:date="2019-03-16T22:02:00Z">
        <w:r w:rsidR="00E55B34">
          <w:rPr>
            <w:rFonts w:hint="eastAsia"/>
          </w:rPr>
          <w:t>出</w:t>
        </w:r>
      </w:ins>
      <w:ins w:id="12453" w:author="Administrator" w:date="2019-03-16T22:03:00Z">
        <w:r w:rsidR="00E55B34">
          <w:rPr>
            <w:rFonts w:hint="eastAsia"/>
          </w:rPr>
          <w:t>去！」</w:t>
        </w:r>
      </w:ins>
    </w:p>
    <w:p w:rsidR="000F0075" w:rsidRDefault="00436A7B">
      <w:pPr>
        <w:pStyle w:val="12"/>
        <w:spacing w:after="240"/>
        <w:ind w:leftChars="0" w:left="0"/>
        <w:rPr>
          <w:ins w:id="12454" w:author="Administrator" w:date="2019-03-16T22:04:00Z"/>
        </w:rPr>
        <w:pPrChange w:id="12455" w:author="Administrator" w:date="2019-03-16T21:42:00Z">
          <w:pPr>
            <w:pStyle w:val="12"/>
            <w:numPr>
              <w:numId w:val="1"/>
            </w:numPr>
            <w:spacing w:after="240"/>
            <w:ind w:leftChars="0" w:left="360" w:hanging="360"/>
            <w:outlineLvl w:val="0"/>
          </w:pPr>
        </w:pPrChange>
      </w:pPr>
      <w:ins w:id="12456" w:author="Administrator" w:date="2019-03-16T22:03:00Z">
        <w:r>
          <w:rPr>
            <w:rFonts w:hint="eastAsia"/>
          </w:rPr>
          <w:t>李龍飛無法多想，只能照著</w:t>
        </w:r>
        <w:r w:rsidR="00E55B34">
          <w:rPr>
            <w:rFonts w:hint="eastAsia"/>
          </w:rPr>
          <w:t>衍陣訣中，幾種記載的簡單破陣法，硬是以力破力，將體</w:t>
        </w:r>
      </w:ins>
      <w:ins w:id="12457" w:author="Administrator" w:date="2019-03-16T22:04:00Z">
        <w:r w:rsidR="00E55B34">
          <w:rPr>
            <w:rFonts w:hint="eastAsia"/>
          </w:rPr>
          <w:t>內</w:t>
        </w:r>
      </w:ins>
      <w:ins w:id="12458" w:author="Administrator" w:date="2019-03-16T22:03:00Z">
        <w:r w:rsidR="00E55B34">
          <w:rPr>
            <w:rFonts w:hint="eastAsia"/>
          </w:rPr>
          <w:t>的靈</w:t>
        </w:r>
      </w:ins>
      <w:ins w:id="12459" w:author="Administrator" w:date="2019-03-16T22:04:00Z">
        <w:r w:rsidR="00E55B34">
          <w:rPr>
            <w:rFonts w:hint="eastAsia"/>
          </w:rPr>
          <w:t>氣小丹威力釋放出去。</w:t>
        </w:r>
      </w:ins>
    </w:p>
    <w:p w:rsidR="000F0075" w:rsidRDefault="00E55B34">
      <w:pPr>
        <w:pStyle w:val="12"/>
        <w:spacing w:after="240"/>
        <w:ind w:leftChars="0" w:left="0"/>
        <w:rPr>
          <w:ins w:id="12460" w:author="Administrator" w:date="2019-03-16T22:05:00Z"/>
        </w:rPr>
        <w:pPrChange w:id="12461" w:author="Administrator" w:date="2019-03-16T21:42:00Z">
          <w:pPr>
            <w:pStyle w:val="12"/>
            <w:numPr>
              <w:numId w:val="1"/>
            </w:numPr>
            <w:spacing w:after="240"/>
            <w:ind w:leftChars="0" w:left="360" w:hanging="360"/>
            <w:outlineLvl w:val="0"/>
          </w:pPr>
        </w:pPrChange>
      </w:pPr>
      <w:ins w:id="12462" w:author="Administrator" w:date="2019-03-16T22:04:00Z">
        <w:r>
          <w:rPr>
            <w:rFonts w:hint="eastAsia"/>
          </w:rPr>
          <w:t>那靈氣原本在他體內還隱而不發，此時一顯露出來，</w:t>
        </w:r>
      </w:ins>
      <w:ins w:id="12463" w:author="Administrator" w:date="2019-03-16T22:05:00Z">
        <w:r>
          <w:rPr>
            <w:rFonts w:hint="eastAsia"/>
          </w:rPr>
          <w:t>洞外的徐陳三人紛紛臉色一變，不自覺得往後退</w:t>
        </w:r>
      </w:ins>
      <w:ins w:id="12464" w:author="Administrator" w:date="2019-03-17T15:18:00Z">
        <w:r w:rsidR="00B634BD">
          <w:rPr>
            <w:rFonts w:hint="eastAsia"/>
          </w:rPr>
          <w:t>離</w:t>
        </w:r>
      </w:ins>
      <w:ins w:id="12465" w:author="Administrator" w:date="2019-03-16T22:05:00Z">
        <w:r>
          <w:rPr>
            <w:rFonts w:hint="eastAsia"/>
          </w:rPr>
          <w:t>了幾步。</w:t>
        </w:r>
      </w:ins>
    </w:p>
    <w:p w:rsidR="000F0075" w:rsidRDefault="00E55B34">
      <w:pPr>
        <w:pStyle w:val="12"/>
        <w:spacing w:after="240"/>
        <w:ind w:leftChars="0" w:left="0"/>
        <w:rPr>
          <w:ins w:id="12466" w:author="Administrator" w:date="2019-03-16T22:07:00Z"/>
        </w:rPr>
        <w:pPrChange w:id="12467" w:author="Administrator" w:date="2019-03-16T21:42:00Z">
          <w:pPr>
            <w:pStyle w:val="12"/>
            <w:numPr>
              <w:numId w:val="1"/>
            </w:numPr>
            <w:spacing w:after="240"/>
            <w:ind w:leftChars="0" w:left="360" w:hanging="360"/>
            <w:outlineLvl w:val="0"/>
          </w:pPr>
        </w:pPrChange>
      </w:pPr>
      <w:ins w:id="12468" w:author="Administrator" w:date="2019-03-16T22:05:00Z">
        <w:r>
          <w:rPr>
            <w:rFonts w:hint="eastAsia"/>
          </w:rPr>
          <w:t>而洞口的樸道子，只覺得一股莫大的壓力壓在自己身上，讓他</w:t>
        </w:r>
      </w:ins>
      <w:ins w:id="12469" w:author="Administrator" w:date="2019-03-30T09:59:00Z">
        <w:r w:rsidR="00436A7B">
          <w:rPr>
            <w:rFonts w:hint="eastAsia"/>
          </w:rPr>
          <w:t>整個人趴</w:t>
        </w:r>
      </w:ins>
      <w:ins w:id="12470" w:author="Administrator" w:date="2019-03-16T22:05:00Z">
        <w:r>
          <w:rPr>
            <w:rFonts w:hint="eastAsia"/>
          </w:rPr>
          <w:t>了下來，好像當初</w:t>
        </w:r>
      </w:ins>
      <w:ins w:id="12471" w:author="Administrator" w:date="2019-03-16T22:06:00Z">
        <w:r>
          <w:rPr>
            <w:rFonts w:hint="eastAsia"/>
          </w:rPr>
          <w:t>在入血色禁地時</w:t>
        </w:r>
      </w:ins>
      <w:ins w:id="12472" w:author="Administrator" w:date="2019-03-16T22:07:00Z">
        <w:r w:rsidR="004964A1">
          <w:rPr>
            <w:rFonts w:hint="eastAsia"/>
          </w:rPr>
          <w:t>見到的四派長老一樣。</w:t>
        </w:r>
      </w:ins>
    </w:p>
    <w:p w:rsidR="000F0075" w:rsidRDefault="004964A1">
      <w:pPr>
        <w:pStyle w:val="12"/>
        <w:spacing w:after="240"/>
        <w:ind w:leftChars="0" w:left="0"/>
        <w:rPr>
          <w:ins w:id="12473" w:author="Administrator" w:date="2019-03-17T00:44:00Z"/>
        </w:rPr>
        <w:pPrChange w:id="12474" w:author="Administrator" w:date="2019-03-16T21:42:00Z">
          <w:pPr>
            <w:pStyle w:val="12"/>
            <w:numPr>
              <w:numId w:val="1"/>
            </w:numPr>
            <w:spacing w:after="240"/>
            <w:ind w:leftChars="0" w:left="360" w:hanging="360"/>
            <w:outlineLvl w:val="0"/>
          </w:pPr>
        </w:pPrChange>
      </w:pPr>
      <w:ins w:id="12475" w:author="Administrator" w:date="2019-03-16T22:08:00Z">
        <w:r>
          <w:rPr>
            <w:rFonts w:hint="eastAsia"/>
          </w:rPr>
          <w:t>轟</w:t>
        </w:r>
      </w:ins>
      <w:ins w:id="12476" w:author="Administrator" w:date="2019-03-17T00:44:00Z">
        <w:r w:rsidR="00AD70CC">
          <w:rPr>
            <w:rFonts w:hint="eastAsia"/>
          </w:rPr>
          <w:t>！</w:t>
        </w:r>
      </w:ins>
    </w:p>
    <w:p w:rsidR="000F0075" w:rsidRDefault="00164CEF">
      <w:pPr>
        <w:pStyle w:val="12"/>
        <w:spacing w:after="240"/>
        <w:ind w:leftChars="0" w:left="0"/>
        <w:rPr>
          <w:ins w:id="12477" w:author="Administrator" w:date="2019-03-17T00:29:00Z"/>
        </w:rPr>
        <w:pPrChange w:id="12478" w:author="Administrator" w:date="2019-03-16T21:42:00Z">
          <w:pPr>
            <w:pStyle w:val="12"/>
            <w:numPr>
              <w:numId w:val="1"/>
            </w:numPr>
            <w:spacing w:after="240"/>
            <w:ind w:leftChars="0" w:left="360" w:hanging="360"/>
            <w:outlineLvl w:val="0"/>
          </w:pPr>
        </w:pPrChange>
      </w:pPr>
      <w:ins w:id="12479" w:author="Administrator" w:date="2019-03-17T00:09:00Z">
        <w:r>
          <w:rPr>
            <w:rFonts w:hint="eastAsia"/>
          </w:rPr>
          <w:t>李龍飛</w:t>
        </w:r>
      </w:ins>
      <w:ins w:id="12480" w:author="Administrator" w:date="2019-03-17T00:19:00Z">
        <w:r w:rsidR="00097398">
          <w:rPr>
            <w:rFonts w:hint="eastAsia"/>
          </w:rPr>
          <w:t>右</w:t>
        </w:r>
      </w:ins>
      <w:ins w:id="12481" w:author="Administrator" w:date="2019-03-17T00:20:00Z">
        <w:r w:rsidR="00097398">
          <w:rPr>
            <w:rFonts w:hint="eastAsia"/>
          </w:rPr>
          <w:t>手一拳砸在</w:t>
        </w:r>
      </w:ins>
      <w:ins w:id="12482" w:author="Administrator" w:date="2019-03-17T00:28:00Z">
        <w:r w:rsidR="00AE5747">
          <w:rPr>
            <w:rFonts w:hint="eastAsia"/>
          </w:rPr>
          <w:t>那石碑</w:t>
        </w:r>
      </w:ins>
      <w:ins w:id="12483" w:author="Administrator" w:date="2019-03-17T01:24:00Z">
        <w:r w:rsidR="00AE5747">
          <w:rPr>
            <w:rFonts w:hint="eastAsia"/>
          </w:rPr>
          <w:t>根部</w:t>
        </w:r>
      </w:ins>
      <w:ins w:id="12484" w:author="Administrator" w:date="2019-03-17T00:28:00Z">
        <w:r w:rsidR="00B634BD">
          <w:rPr>
            <w:rFonts w:hint="eastAsia"/>
          </w:rPr>
          <w:t>，原本一直都毫髮無傷的石碑第一次有</w:t>
        </w:r>
      </w:ins>
      <w:ins w:id="12485" w:author="Administrator" w:date="2019-03-17T15:18:00Z">
        <w:r w:rsidR="00B634BD">
          <w:rPr>
            <w:rFonts w:hint="eastAsia"/>
          </w:rPr>
          <w:t>被撼</w:t>
        </w:r>
      </w:ins>
      <w:ins w:id="12486" w:author="Administrator" w:date="2019-03-17T00:29:00Z">
        <w:r w:rsidR="00097398">
          <w:rPr>
            <w:rFonts w:hint="eastAsia"/>
          </w:rPr>
          <w:t>動</w:t>
        </w:r>
      </w:ins>
      <w:ins w:id="12487" w:author="Administrator" w:date="2019-03-17T15:18:00Z">
        <w:r w:rsidR="00B634BD">
          <w:rPr>
            <w:rFonts w:hint="eastAsia"/>
          </w:rPr>
          <w:t>搖晃</w:t>
        </w:r>
      </w:ins>
      <w:ins w:id="12488" w:author="Administrator" w:date="2019-03-17T00:29:00Z">
        <w:r w:rsidR="00097398">
          <w:rPr>
            <w:rFonts w:hint="eastAsia"/>
          </w:rPr>
          <w:t>。</w:t>
        </w:r>
      </w:ins>
    </w:p>
    <w:p w:rsidR="000F0075" w:rsidRDefault="00097398">
      <w:pPr>
        <w:pStyle w:val="12"/>
        <w:spacing w:after="240"/>
        <w:ind w:leftChars="0" w:left="0"/>
        <w:rPr>
          <w:ins w:id="12489" w:author="Administrator" w:date="2019-03-17T00:39:00Z"/>
        </w:rPr>
        <w:pPrChange w:id="12490" w:author="Administrator" w:date="2019-03-16T21:42:00Z">
          <w:pPr>
            <w:pStyle w:val="12"/>
            <w:numPr>
              <w:numId w:val="1"/>
            </w:numPr>
            <w:spacing w:after="240"/>
            <w:ind w:leftChars="0" w:left="360" w:hanging="360"/>
            <w:outlineLvl w:val="0"/>
          </w:pPr>
        </w:pPrChange>
      </w:pPr>
      <w:ins w:id="12491" w:author="Administrator" w:date="2019-03-17T00:29:00Z">
        <w:r>
          <w:rPr>
            <w:rFonts w:hint="eastAsia"/>
          </w:rPr>
          <w:t>只見李龍飛右拳上，</w:t>
        </w:r>
      </w:ins>
      <w:ins w:id="12492" w:author="Administrator" w:date="2019-03-17T00:30:00Z">
        <w:r w:rsidR="00CB65BA">
          <w:rPr>
            <w:rFonts w:hint="eastAsia"/>
          </w:rPr>
          <w:t>一</w:t>
        </w:r>
      </w:ins>
      <w:ins w:id="12493" w:author="Administrator" w:date="2019-03-17T00:49:00Z">
        <w:r w:rsidR="00AD70CC">
          <w:rPr>
            <w:rFonts w:hint="eastAsia"/>
          </w:rPr>
          <w:t>串</w:t>
        </w:r>
      </w:ins>
      <w:ins w:id="12494" w:author="Administrator" w:date="2019-03-17T00:30:00Z">
        <w:r w:rsidR="00CB65BA">
          <w:rPr>
            <w:rFonts w:hint="eastAsia"/>
          </w:rPr>
          <w:t>複雜的符文纏繞在</w:t>
        </w:r>
      </w:ins>
      <w:ins w:id="12495" w:author="Administrator" w:date="2019-03-17T00:31:00Z">
        <w:r w:rsidR="00CB65BA">
          <w:rPr>
            <w:rFonts w:hint="eastAsia"/>
          </w:rPr>
          <w:t>手上，有如</w:t>
        </w:r>
      </w:ins>
      <w:ins w:id="12496" w:author="Administrator" w:date="2019-03-17T00:38:00Z">
        <w:r w:rsidR="00CB65BA">
          <w:rPr>
            <w:rFonts w:hint="eastAsia"/>
          </w:rPr>
          <w:t>一個拳套包裹一</w:t>
        </w:r>
      </w:ins>
      <w:ins w:id="12497" w:author="Administrator" w:date="2019-03-17T00:49:00Z">
        <w:r w:rsidR="00AD70CC">
          <w:rPr>
            <w:rFonts w:hint="eastAsia"/>
          </w:rPr>
          <w:t>般</w:t>
        </w:r>
      </w:ins>
      <w:ins w:id="12498" w:author="Administrator" w:date="2019-03-17T00:38:00Z">
        <w:r w:rsidR="00CB65BA">
          <w:rPr>
            <w:rFonts w:hint="eastAsia"/>
          </w:rPr>
          <w:t>，狠狠與那石碑上浮現的一</w:t>
        </w:r>
      </w:ins>
      <w:ins w:id="12499" w:author="Administrator" w:date="2019-03-17T00:49:00Z">
        <w:r w:rsidR="00AD70CC">
          <w:rPr>
            <w:rFonts w:hint="eastAsia"/>
          </w:rPr>
          <w:t>片</w:t>
        </w:r>
      </w:ins>
      <w:ins w:id="12500" w:author="Administrator" w:date="2019-03-17T00:39:00Z">
        <w:r w:rsidR="00CB65BA">
          <w:rPr>
            <w:rFonts w:hint="eastAsia"/>
          </w:rPr>
          <w:t>黝黑光幕撞在一起</w:t>
        </w:r>
      </w:ins>
      <w:ins w:id="12501" w:author="Administrator" w:date="2019-03-17T00:49:00Z">
        <w:r w:rsidR="00AD70CC">
          <w:rPr>
            <w:rFonts w:hint="eastAsia"/>
          </w:rPr>
          <w:t>，彼此堅持不下</w:t>
        </w:r>
      </w:ins>
      <w:ins w:id="12502" w:author="Administrator" w:date="2019-03-17T00:39:00Z">
        <w:r w:rsidR="00CB65BA">
          <w:rPr>
            <w:rFonts w:hint="eastAsia"/>
          </w:rPr>
          <w:t>。</w:t>
        </w:r>
      </w:ins>
    </w:p>
    <w:p w:rsidR="000F0075" w:rsidRDefault="00AD70CC">
      <w:pPr>
        <w:pStyle w:val="12"/>
        <w:spacing w:after="240"/>
        <w:ind w:leftChars="0" w:left="0"/>
        <w:rPr>
          <w:ins w:id="12503" w:author="Administrator" w:date="2019-03-17T00:45:00Z"/>
        </w:rPr>
        <w:pPrChange w:id="12504" w:author="Administrator" w:date="2019-03-16T21:42:00Z">
          <w:pPr>
            <w:pStyle w:val="12"/>
            <w:numPr>
              <w:numId w:val="1"/>
            </w:numPr>
            <w:spacing w:after="240"/>
            <w:ind w:leftChars="0" w:left="360" w:hanging="360"/>
            <w:outlineLvl w:val="0"/>
          </w:pPr>
        </w:pPrChange>
      </w:pPr>
      <w:ins w:id="12505" w:author="Administrator" w:date="2019-03-17T00:41:00Z">
        <w:r>
          <w:rPr>
            <w:rFonts w:hint="eastAsia"/>
          </w:rPr>
          <w:lastRenderedPageBreak/>
          <w:t>一道</w:t>
        </w:r>
      </w:ins>
      <w:ins w:id="12506" w:author="Administrator" w:date="2019-03-17T00:42:00Z">
        <w:r>
          <w:rPr>
            <w:rFonts w:hint="eastAsia"/>
          </w:rPr>
          <w:t>道擎天巨浪般的</w:t>
        </w:r>
      </w:ins>
      <w:ins w:id="12507" w:author="Administrator" w:date="2019-03-17T00:43:00Z">
        <w:r>
          <w:rPr>
            <w:rFonts w:hint="eastAsia"/>
          </w:rPr>
          <w:t>衝擊</w:t>
        </w:r>
      </w:ins>
      <w:ins w:id="12508" w:author="Administrator" w:date="2019-03-17T00:49:00Z">
        <w:r>
          <w:rPr>
            <w:rFonts w:hint="eastAsia"/>
          </w:rPr>
          <w:t>則</w:t>
        </w:r>
      </w:ins>
      <w:ins w:id="12509" w:author="Administrator" w:date="2019-03-17T00:43:00Z">
        <w:r>
          <w:rPr>
            <w:rFonts w:hint="eastAsia"/>
          </w:rPr>
          <w:t>從</w:t>
        </w:r>
      </w:ins>
      <w:ins w:id="12510" w:author="Administrator" w:date="2019-03-17T00:44:00Z">
        <w:r>
          <w:rPr>
            <w:rFonts w:hint="eastAsia"/>
          </w:rPr>
          <w:t>光幕傳向李龍飛的拳頭，哇一聲讓</w:t>
        </w:r>
      </w:ins>
      <w:ins w:id="12511" w:author="Administrator" w:date="2019-03-17T00:45:00Z">
        <w:r>
          <w:rPr>
            <w:rFonts w:hint="eastAsia"/>
          </w:rPr>
          <w:t>他忍不住噴出一口鮮血。</w:t>
        </w:r>
      </w:ins>
    </w:p>
    <w:p w:rsidR="000F0075" w:rsidRDefault="00AD70CC">
      <w:pPr>
        <w:pStyle w:val="12"/>
        <w:spacing w:after="240"/>
        <w:ind w:leftChars="0" w:left="0"/>
        <w:rPr>
          <w:ins w:id="12512" w:author="Administrator" w:date="2019-03-17T00:50:00Z"/>
        </w:rPr>
        <w:pPrChange w:id="12513" w:author="Administrator" w:date="2019-03-16T21:42:00Z">
          <w:pPr>
            <w:pStyle w:val="12"/>
            <w:numPr>
              <w:numId w:val="1"/>
            </w:numPr>
            <w:spacing w:after="240"/>
            <w:ind w:leftChars="0" w:left="360" w:hanging="360"/>
            <w:outlineLvl w:val="0"/>
          </w:pPr>
        </w:pPrChange>
      </w:pPr>
      <w:ins w:id="12514" w:author="Administrator" w:date="2019-03-17T00:45:00Z">
        <w:r>
          <w:rPr>
            <w:rFonts w:hint="eastAsia"/>
          </w:rPr>
          <w:t>好在他肉身強硬，</w:t>
        </w:r>
      </w:ins>
      <w:ins w:id="12515" w:author="Administrator" w:date="2019-03-17T00:50:00Z">
        <w:r>
          <w:rPr>
            <w:rFonts w:hint="eastAsia"/>
          </w:rPr>
          <w:t>那衝擊雖大，</w:t>
        </w:r>
      </w:ins>
      <w:ins w:id="12516" w:author="Administrator" w:date="2019-03-17T00:46:00Z">
        <w:r>
          <w:rPr>
            <w:rFonts w:hint="eastAsia"/>
          </w:rPr>
          <w:t>短時間內還不至於受傷太</w:t>
        </w:r>
      </w:ins>
      <w:ins w:id="12517" w:author="Administrator" w:date="2019-03-17T00:50:00Z">
        <w:r>
          <w:rPr>
            <w:rFonts w:hint="eastAsia"/>
          </w:rPr>
          <w:t>重</w:t>
        </w:r>
      </w:ins>
      <w:ins w:id="12518" w:author="Administrator" w:date="2019-03-17T00:46:00Z">
        <w:r>
          <w:rPr>
            <w:rFonts w:hint="eastAsia"/>
          </w:rPr>
          <w:t>，但時間拖長了，怕</w:t>
        </w:r>
        <w:r w:rsidR="00B634BD">
          <w:rPr>
            <w:rFonts w:hint="eastAsia"/>
          </w:rPr>
          <w:t>是會傷到</w:t>
        </w:r>
      </w:ins>
      <w:ins w:id="12519" w:author="Administrator" w:date="2019-03-17T15:18:00Z">
        <w:r w:rsidR="00B634BD">
          <w:rPr>
            <w:rFonts w:hint="eastAsia"/>
          </w:rPr>
          <w:t>靈</w:t>
        </w:r>
      </w:ins>
      <w:ins w:id="12520" w:author="Administrator" w:date="2019-03-17T00:46:00Z">
        <w:r>
          <w:rPr>
            <w:rFonts w:hint="eastAsia"/>
          </w:rPr>
          <w:t>脈，更</w:t>
        </w:r>
      </w:ins>
      <w:ins w:id="12521" w:author="Administrator" w:date="2019-03-17T00:47:00Z">
        <w:r>
          <w:rPr>
            <w:rFonts w:hint="eastAsia"/>
          </w:rPr>
          <w:t>甚者可能連丹田都受到波汲。</w:t>
        </w:r>
      </w:ins>
    </w:p>
    <w:p w:rsidR="000F0075" w:rsidRDefault="00436A7B">
      <w:pPr>
        <w:pStyle w:val="12"/>
        <w:spacing w:after="240"/>
        <w:ind w:leftChars="0" w:left="0"/>
        <w:rPr>
          <w:ins w:id="12522" w:author="Administrator" w:date="2019-03-17T00:54:00Z"/>
        </w:rPr>
        <w:pPrChange w:id="12523" w:author="Administrator" w:date="2019-03-16T21:42:00Z">
          <w:pPr>
            <w:pStyle w:val="12"/>
            <w:numPr>
              <w:numId w:val="1"/>
            </w:numPr>
            <w:spacing w:after="240"/>
            <w:ind w:leftChars="0" w:left="360" w:hanging="360"/>
            <w:outlineLvl w:val="0"/>
          </w:pPr>
        </w:pPrChange>
      </w:pPr>
      <w:ins w:id="12524" w:author="Administrator" w:date="2019-03-17T00:50:00Z">
        <w:r>
          <w:rPr>
            <w:rFonts w:hint="eastAsia"/>
          </w:rPr>
          <w:t>李龍飛眼神閃過一絲</w:t>
        </w:r>
      </w:ins>
      <w:ins w:id="12525" w:author="Administrator" w:date="2019-03-30T10:00:00Z">
        <w:r>
          <w:rPr>
            <w:rFonts w:hint="eastAsia"/>
          </w:rPr>
          <w:t>瘋癲</w:t>
        </w:r>
      </w:ins>
      <w:ins w:id="12526" w:author="Administrator" w:date="2019-03-17T00:50:00Z">
        <w:r w:rsidR="00AD70CC">
          <w:rPr>
            <w:rFonts w:hint="eastAsia"/>
          </w:rPr>
          <w:t>，左手</w:t>
        </w:r>
      </w:ins>
      <w:ins w:id="12527" w:author="Administrator" w:date="2019-03-30T10:00:00Z">
        <w:r>
          <w:rPr>
            <w:rFonts w:hint="eastAsia"/>
          </w:rPr>
          <w:t>猛地</w:t>
        </w:r>
      </w:ins>
      <w:ins w:id="12528" w:author="Administrator" w:date="2019-03-17T00:50:00Z">
        <w:r w:rsidR="00AD70CC">
          <w:rPr>
            <w:rFonts w:hint="eastAsia"/>
          </w:rPr>
          <w:t>掏出那枚蜂后</w:t>
        </w:r>
      </w:ins>
      <w:ins w:id="12529" w:author="Administrator" w:date="2019-03-17T00:51:00Z">
        <w:r w:rsidR="00AD70CC">
          <w:rPr>
            <w:rFonts w:hint="eastAsia"/>
          </w:rPr>
          <w:t>妖丹，右手仍沒收回，竟同時</w:t>
        </w:r>
      </w:ins>
      <w:ins w:id="12530" w:author="Administrator" w:date="2019-03-17T00:53:00Z">
        <w:r w:rsidR="006241AC">
          <w:rPr>
            <w:rFonts w:hint="eastAsia"/>
          </w:rPr>
          <w:t>以</w:t>
        </w:r>
      </w:ins>
      <w:ins w:id="12531" w:author="Administrator" w:date="2019-03-29T23:11:00Z">
        <w:r w:rsidR="007F62C2">
          <w:rPr>
            <w:rFonts w:hint="eastAsia"/>
          </w:rPr>
          <w:t>納靈訣</w:t>
        </w:r>
      </w:ins>
      <w:ins w:id="12532" w:author="Administrator" w:date="2019-03-17T00:52:00Z">
        <w:r w:rsidR="006241AC">
          <w:rPr>
            <w:rFonts w:hint="eastAsia"/>
          </w:rPr>
          <w:t>吸收</w:t>
        </w:r>
      </w:ins>
      <w:ins w:id="12533" w:author="Administrator" w:date="2019-03-17T00:53:00Z">
        <w:r w:rsidR="006241AC">
          <w:rPr>
            <w:rFonts w:hint="eastAsia"/>
          </w:rPr>
          <w:t>之力，將蜂后妖丹內的靈氣</w:t>
        </w:r>
      </w:ins>
      <w:ins w:id="12534" w:author="Administrator" w:date="2019-03-17T00:54:00Z">
        <w:r w:rsidR="006241AC">
          <w:rPr>
            <w:rFonts w:hint="eastAsia"/>
          </w:rPr>
          <w:t>納為己用！</w:t>
        </w:r>
      </w:ins>
    </w:p>
    <w:p w:rsidR="000F0075" w:rsidRDefault="006241AC">
      <w:pPr>
        <w:pStyle w:val="12"/>
        <w:spacing w:after="240"/>
        <w:ind w:leftChars="0" w:left="0"/>
        <w:rPr>
          <w:ins w:id="12535" w:author="Administrator" w:date="2019-03-17T01:11:00Z"/>
        </w:rPr>
        <w:pPrChange w:id="12536" w:author="Administrator" w:date="2019-03-16T21:42:00Z">
          <w:pPr>
            <w:pStyle w:val="12"/>
            <w:numPr>
              <w:numId w:val="1"/>
            </w:numPr>
            <w:spacing w:after="240"/>
            <w:ind w:leftChars="0" w:left="360" w:hanging="360"/>
            <w:outlineLvl w:val="0"/>
          </w:pPr>
        </w:pPrChange>
      </w:pPr>
      <w:ins w:id="12537" w:author="Administrator" w:date="2019-03-17T00:56:00Z">
        <w:r>
          <w:rPr>
            <w:rFonts w:hint="eastAsia"/>
          </w:rPr>
          <w:t>那些靈氣一入體內，</w:t>
        </w:r>
      </w:ins>
      <w:ins w:id="12538" w:author="Administrator" w:date="2019-03-17T00:57:00Z">
        <w:r>
          <w:rPr>
            <w:rFonts w:hint="eastAsia"/>
          </w:rPr>
          <w:t>便如凶獸</w:t>
        </w:r>
      </w:ins>
      <w:ins w:id="12539" w:author="Administrator" w:date="2019-03-17T00:58:00Z">
        <w:r>
          <w:rPr>
            <w:rFonts w:hint="eastAsia"/>
          </w:rPr>
          <w:t>猛虎一般，在靈脈內</w:t>
        </w:r>
      </w:ins>
      <w:ins w:id="12540" w:author="Administrator" w:date="2019-03-17T01:04:00Z">
        <w:r w:rsidR="007157B4">
          <w:rPr>
            <w:rFonts w:hint="eastAsia"/>
          </w:rPr>
          <w:t>橫衝直撞，</w:t>
        </w:r>
      </w:ins>
      <w:ins w:id="12541" w:author="Administrator" w:date="2019-03-17T01:09:00Z">
        <w:r w:rsidR="007157B4">
          <w:rPr>
            <w:rFonts w:hint="eastAsia"/>
          </w:rPr>
          <w:t>痛得他是額上冒汗，身子顫抖抽蓄</w:t>
        </w:r>
      </w:ins>
      <w:ins w:id="12542" w:author="Administrator" w:date="2019-03-17T01:11:00Z">
        <w:r w:rsidR="007157B4">
          <w:rPr>
            <w:rFonts w:hint="eastAsia"/>
          </w:rPr>
          <w:t>。</w:t>
        </w:r>
      </w:ins>
    </w:p>
    <w:p w:rsidR="000F0075" w:rsidRDefault="007157B4">
      <w:pPr>
        <w:pStyle w:val="12"/>
        <w:spacing w:after="240"/>
        <w:ind w:leftChars="0" w:left="0"/>
        <w:rPr>
          <w:ins w:id="12543" w:author="Administrator" w:date="2019-03-17T01:12:00Z"/>
        </w:rPr>
        <w:pPrChange w:id="12544" w:author="Administrator" w:date="2019-03-16T21:42:00Z">
          <w:pPr>
            <w:pStyle w:val="12"/>
            <w:numPr>
              <w:numId w:val="1"/>
            </w:numPr>
            <w:spacing w:after="240"/>
            <w:ind w:leftChars="0" w:left="360" w:hanging="360"/>
            <w:outlineLvl w:val="0"/>
          </w:pPr>
        </w:pPrChange>
      </w:pPr>
      <w:ins w:id="12545" w:author="Administrator" w:date="2019-03-17T01:10:00Z">
        <w:r>
          <w:rPr>
            <w:rFonts w:hint="eastAsia"/>
          </w:rPr>
          <w:t>但李龍飛仍不顧一切，強行照</w:t>
        </w:r>
      </w:ins>
      <w:ins w:id="12546" w:author="Administrator" w:date="2019-03-29T23:11:00Z">
        <w:r w:rsidR="007F62C2">
          <w:rPr>
            <w:rFonts w:hint="eastAsia"/>
          </w:rPr>
          <w:t>納靈訣</w:t>
        </w:r>
      </w:ins>
      <w:ins w:id="12547" w:author="Administrator" w:date="2019-03-17T01:10:00Z">
        <w:r>
          <w:rPr>
            <w:rFonts w:hint="eastAsia"/>
          </w:rPr>
          <w:t>中記載方法，</w:t>
        </w:r>
      </w:ins>
      <w:ins w:id="12548" w:author="Administrator" w:date="2019-03-17T01:11:00Z">
        <w:r>
          <w:rPr>
            <w:rFonts w:hint="eastAsia"/>
          </w:rPr>
          <w:t>強行</w:t>
        </w:r>
      </w:ins>
      <w:ins w:id="12549" w:author="Administrator" w:date="2019-03-17T01:10:00Z">
        <w:r>
          <w:rPr>
            <w:rFonts w:hint="eastAsia"/>
          </w:rPr>
          <w:t>靈氣</w:t>
        </w:r>
      </w:ins>
      <w:ins w:id="12550" w:author="Administrator" w:date="2019-03-17T01:12:00Z">
        <w:r>
          <w:rPr>
            <w:rFonts w:hint="eastAsia"/>
          </w:rPr>
          <w:t>導入丹田，匯入那靈氣小丹之中。</w:t>
        </w:r>
      </w:ins>
    </w:p>
    <w:p w:rsidR="000F0075" w:rsidRDefault="007157B4">
      <w:pPr>
        <w:pStyle w:val="12"/>
        <w:spacing w:after="240"/>
        <w:ind w:leftChars="0" w:left="0"/>
        <w:rPr>
          <w:ins w:id="12551" w:author="Administrator" w:date="2019-03-17T01:16:00Z"/>
        </w:rPr>
        <w:pPrChange w:id="12552" w:author="Administrator" w:date="2019-03-16T21:42:00Z">
          <w:pPr>
            <w:pStyle w:val="12"/>
            <w:numPr>
              <w:numId w:val="1"/>
            </w:numPr>
            <w:spacing w:after="240"/>
            <w:ind w:leftChars="0" w:left="360" w:hanging="360"/>
            <w:outlineLvl w:val="0"/>
          </w:pPr>
        </w:pPrChange>
      </w:pPr>
      <w:ins w:id="12553" w:author="Administrator" w:date="2019-03-17T01:12:00Z">
        <w:r>
          <w:rPr>
            <w:rFonts w:hint="eastAsia"/>
          </w:rPr>
          <w:t>此時若有人能看透李龍飛體內，就能看到在丹海之上，原本有顆</w:t>
        </w:r>
      </w:ins>
      <w:ins w:id="12554" w:author="Administrator" w:date="2019-03-17T01:13:00Z">
        <w:r>
          <w:rPr>
            <w:rFonts w:hint="eastAsia"/>
          </w:rPr>
          <w:t>米粒般大小的靈氣小丹，突然間就像</w:t>
        </w:r>
      </w:ins>
      <w:ins w:id="12555" w:author="Administrator" w:date="2019-03-17T01:15:00Z">
        <w:r w:rsidR="00987771">
          <w:rPr>
            <w:rFonts w:hint="eastAsia"/>
          </w:rPr>
          <w:t>灌風似的，瞬間膨大數倍，跟著又縮小回去，</w:t>
        </w:r>
      </w:ins>
      <w:ins w:id="12556" w:author="Administrator" w:date="2019-03-17T01:16:00Z">
        <w:r w:rsidR="00987771">
          <w:rPr>
            <w:rFonts w:hint="eastAsia"/>
          </w:rPr>
          <w:t>將靈氣給輸送到其右手拳上。</w:t>
        </w:r>
      </w:ins>
    </w:p>
    <w:p w:rsidR="000F0075" w:rsidRDefault="004F1355">
      <w:pPr>
        <w:pStyle w:val="12"/>
        <w:spacing w:after="240"/>
        <w:ind w:leftChars="0" w:left="0"/>
        <w:rPr>
          <w:ins w:id="12557" w:author="Administrator" w:date="2019-03-17T01:18:00Z"/>
        </w:rPr>
        <w:pPrChange w:id="12558" w:author="Administrator" w:date="2019-03-16T21:42:00Z">
          <w:pPr>
            <w:pStyle w:val="12"/>
            <w:numPr>
              <w:numId w:val="1"/>
            </w:numPr>
            <w:spacing w:after="240"/>
            <w:ind w:leftChars="0" w:left="360" w:hanging="360"/>
            <w:outlineLvl w:val="0"/>
          </w:pPr>
        </w:pPrChange>
      </w:pPr>
      <w:ins w:id="12559" w:author="Administrator" w:date="2019-03-17T01:44:00Z">
        <w:r>
          <w:rPr>
            <w:rFonts w:hint="eastAsia"/>
          </w:rPr>
          <w:t>而</w:t>
        </w:r>
      </w:ins>
      <w:ins w:id="12560" w:author="Administrator" w:date="2019-03-17T01:16:00Z">
        <w:r w:rsidR="00987771">
          <w:rPr>
            <w:rFonts w:hint="eastAsia"/>
          </w:rPr>
          <w:t>右手拳上的符文</w:t>
        </w:r>
      </w:ins>
      <w:ins w:id="12561" w:author="Administrator" w:date="2019-03-17T15:19:00Z">
        <w:r w:rsidR="00B634BD">
          <w:rPr>
            <w:rFonts w:hint="eastAsia"/>
          </w:rPr>
          <w:t>拳套</w:t>
        </w:r>
      </w:ins>
      <w:ins w:id="12562" w:author="Administrator" w:date="2019-03-17T01:16:00Z">
        <w:r w:rsidR="00987771">
          <w:rPr>
            <w:rFonts w:hint="eastAsia"/>
          </w:rPr>
          <w:t>，在得到</w:t>
        </w:r>
      </w:ins>
      <w:ins w:id="12563" w:author="Administrator" w:date="2019-03-17T01:17:00Z">
        <w:r w:rsidR="00987771">
          <w:rPr>
            <w:rFonts w:hint="eastAsia"/>
          </w:rPr>
          <w:t>足夠靈力的加持下，</w:t>
        </w:r>
      </w:ins>
      <w:ins w:id="12564" w:author="Administrator" w:date="2019-03-17T01:45:00Z">
        <w:r>
          <w:rPr>
            <w:rFonts w:hint="eastAsia"/>
          </w:rPr>
          <w:t>也</w:t>
        </w:r>
      </w:ins>
      <w:ins w:id="12565" w:author="Administrator" w:date="2019-03-17T01:46:00Z">
        <w:r>
          <w:rPr>
            <w:rFonts w:hint="eastAsia"/>
          </w:rPr>
          <w:t>斗然變大一倍</w:t>
        </w:r>
      </w:ins>
      <w:ins w:id="12566" w:author="Administrator" w:date="2019-03-17T01:45:00Z">
        <w:r>
          <w:rPr>
            <w:rFonts w:hint="eastAsia"/>
          </w:rPr>
          <w:t>，</w:t>
        </w:r>
      </w:ins>
      <w:ins w:id="12567" w:author="Administrator" w:date="2019-03-17T01:17:00Z">
        <w:r w:rsidR="00987771">
          <w:rPr>
            <w:rFonts w:hint="eastAsia"/>
          </w:rPr>
          <w:t>將石碑上的漆黑光幕壓了回去，跟</w:t>
        </w:r>
      </w:ins>
      <w:ins w:id="12568" w:author="Administrator" w:date="2019-03-17T01:18:00Z">
        <w:r w:rsidR="00987771">
          <w:rPr>
            <w:rFonts w:hint="eastAsia"/>
          </w:rPr>
          <w:t>著</w:t>
        </w:r>
      </w:ins>
      <w:ins w:id="12569" w:author="Administrator" w:date="2019-03-17T01:46:00Z">
        <w:r>
          <w:rPr>
            <w:rFonts w:hint="eastAsia"/>
          </w:rPr>
          <w:t>碰一聲擊</w:t>
        </w:r>
      </w:ins>
      <w:ins w:id="12570" w:author="Administrator" w:date="2019-03-17T01:18:00Z">
        <w:r w:rsidR="00987771">
          <w:rPr>
            <w:rFonts w:hint="eastAsia"/>
          </w:rPr>
          <w:t>在石碑上，裂出一絲絲的細縫出來。</w:t>
        </w:r>
      </w:ins>
    </w:p>
    <w:p w:rsidR="000F0075" w:rsidRDefault="00AE5747">
      <w:pPr>
        <w:pStyle w:val="12"/>
        <w:spacing w:after="240"/>
        <w:ind w:leftChars="0" w:left="0"/>
        <w:rPr>
          <w:ins w:id="12571" w:author="Administrator" w:date="2019-03-17T01:21:00Z"/>
        </w:rPr>
        <w:pPrChange w:id="12572" w:author="Administrator" w:date="2019-03-16T21:42:00Z">
          <w:pPr>
            <w:pStyle w:val="12"/>
            <w:numPr>
              <w:numId w:val="1"/>
            </w:numPr>
            <w:spacing w:after="240"/>
            <w:ind w:leftChars="0" w:left="360" w:hanging="360"/>
            <w:outlineLvl w:val="0"/>
          </w:pPr>
        </w:pPrChange>
      </w:pPr>
      <w:ins w:id="12573" w:author="Administrator" w:date="2019-03-17T01:19:00Z">
        <w:r>
          <w:rPr>
            <w:rFonts w:hint="eastAsia"/>
          </w:rPr>
          <w:t>不過李龍飛</w:t>
        </w:r>
      </w:ins>
      <w:ins w:id="12574" w:author="Administrator" w:date="2019-03-30T10:01:00Z">
        <w:r w:rsidR="00716E14">
          <w:rPr>
            <w:rFonts w:hint="eastAsia"/>
          </w:rPr>
          <w:t>肉體也支撐不</w:t>
        </w:r>
      </w:ins>
      <w:ins w:id="12575" w:author="Administrator" w:date="2019-04-28T15:35:00Z">
        <w:r w:rsidR="00716E14">
          <w:rPr>
            <w:rFonts w:hint="eastAsia"/>
          </w:rPr>
          <w:t>了</w:t>
        </w:r>
      </w:ins>
      <w:ins w:id="12576" w:author="Administrator" w:date="2019-04-28T15:34:00Z">
        <w:r w:rsidR="00716E14">
          <w:rPr>
            <w:rFonts w:hint="eastAsia"/>
          </w:rPr>
          <w:t>太久</w:t>
        </w:r>
      </w:ins>
      <w:ins w:id="12577" w:author="Administrator" w:date="2019-03-17T01:19:00Z">
        <w:r>
          <w:rPr>
            <w:rFonts w:hint="eastAsia"/>
          </w:rPr>
          <w:t>，此時他全身皮膚</w:t>
        </w:r>
      </w:ins>
      <w:ins w:id="12578" w:author="Administrator" w:date="2019-03-30T10:01:00Z">
        <w:r w:rsidR="00436A7B">
          <w:rPr>
            <w:rFonts w:hint="eastAsia"/>
          </w:rPr>
          <w:t>早已</w:t>
        </w:r>
      </w:ins>
      <w:ins w:id="12579" w:author="Administrator" w:date="2019-03-17T01:19:00Z">
        <w:r>
          <w:rPr>
            <w:rFonts w:hint="eastAsia"/>
          </w:rPr>
          <w:t>綻開，</w:t>
        </w:r>
      </w:ins>
      <w:ins w:id="12580" w:author="Administrator" w:date="2019-03-30T10:01:00Z">
        <w:r w:rsidR="00436A7B">
          <w:rPr>
            <w:rFonts w:hint="eastAsia"/>
          </w:rPr>
          <w:t>血液</w:t>
        </w:r>
      </w:ins>
      <w:ins w:id="12581" w:author="Administrator" w:date="2019-03-17T01:19:00Z">
        <w:r>
          <w:rPr>
            <w:rFonts w:hint="eastAsia"/>
          </w:rPr>
          <w:t>如</w:t>
        </w:r>
      </w:ins>
      <w:ins w:id="12582" w:author="Administrator" w:date="2019-03-17T01:20:00Z">
        <w:r>
          <w:rPr>
            <w:rFonts w:hint="eastAsia"/>
          </w:rPr>
          <w:t>潰決的堤防一樣，噴灑出來，同時手臂骨喀喀作響，</w:t>
        </w:r>
      </w:ins>
      <w:ins w:id="12583" w:author="Administrator" w:date="2019-03-17T01:21:00Z">
        <w:r w:rsidR="00B634BD">
          <w:rPr>
            <w:rFonts w:hint="eastAsia"/>
          </w:rPr>
          <w:t>怕</w:t>
        </w:r>
        <w:r>
          <w:rPr>
            <w:rFonts w:hint="eastAsia"/>
          </w:rPr>
          <w:t>再</w:t>
        </w:r>
      </w:ins>
      <w:ins w:id="12584" w:author="Administrator" w:date="2019-03-17T15:19:00Z">
        <w:r w:rsidR="00B634BD">
          <w:rPr>
            <w:rFonts w:hint="eastAsia"/>
          </w:rPr>
          <w:t>過幾息就要碎裂開來</w:t>
        </w:r>
      </w:ins>
      <w:ins w:id="12585" w:author="Administrator" w:date="2019-03-17T01:21:00Z">
        <w:r>
          <w:rPr>
            <w:rFonts w:hint="eastAsia"/>
          </w:rPr>
          <w:t>。</w:t>
        </w:r>
      </w:ins>
    </w:p>
    <w:p w:rsidR="000F0075" w:rsidRDefault="00AE5747">
      <w:pPr>
        <w:pStyle w:val="12"/>
        <w:spacing w:after="240"/>
        <w:ind w:leftChars="0" w:left="0"/>
        <w:rPr>
          <w:ins w:id="12586" w:author="Administrator" w:date="2019-03-17T01:23:00Z"/>
        </w:rPr>
        <w:pPrChange w:id="12587" w:author="Administrator" w:date="2019-03-16T21:42:00Z">
          <w:pPr>
            <w:pStyle w:val="12"/>
            <w:numPr>
              <w:numId w:val="1"/>
            </w:numPr>
            <w:spacing w:after="240"/>
            <w:ind w:leftChars="0" w:left="360" w:hanging="360"/>
            <w:outlineLvl w:val="0"/>
          </w:pPr>
        </w:pPrChange>
      </w:pPr>
      <w:ins w:id="12588" w:author="Administrator" w:date="2019-03-17T01:21:00Z">
        <w:r>
          <w:rPr>
            <w:rFonts w:hint="eastAsia"/>
          </w:rPr>
          <w:t>而丹田之處更是不妙，丹海整個波濤洶湧，若不是其全身靈脈足足有一百零八條之多，</w:t>
        </w:r>
      </w:ins>
      <w:ins w:id="12589" w:author="Administrator" w:date="2019-03-17T01:23:00Z">
        <w:r>
          <w:rPr>
            <w:rFonts w:hint="eastAsia"/>
          </w:rPr>
          <w:t>此時</w:t>
        </w:r>
      </w:ins>
      <w:ins w:id="12590" w:author="Administrator" w:date="2019-03-17T01:48:00Z">
        <w:r w:rsidR="004F1355">
          <w:rPr>
            <w:rFonts w:hint="eastAsia"/>
          </w:rPr>
          <w:t>早</w:t>
        </w:r>
      </w:ins>
      <w:ins w:id="12591" w:author="Administrator" w:date="2019-03-17T01:23:00Z">
        <w:r>
          <w:rPr>
            <w:rFonts w:hint="eastAsia"/>
          </w:rPr>
          <w:t>已斷裂</w:t>
        </w:r>
      </w:ins>
      <w:ins w:id="12592" w:author="Administrator" w:date="2019-03-17T15:19:00Z">
        <w:r w:rsidR="00B634BD">
          <w:rPr>
            <w:rFonts w:hint="eastAsia"/>
          </w:rPr>
          <w:t>崩</w:t>
        </w:r>
      </w:ins>
      <w:ins w:id="12593" w:author="Administrator" w:date="2019-03-17T15:20:00Z">
        <w:r w:rsidR="00B634BD">
          <w:rPr>
            <w:rFonts w:hint="eastAsia"/>
          </w:rPr>
          <w:t>壞</w:t>
        </w:r>
      </w:ins>
      <w:ins w:id="12594" w:author="Administrator" w:date="2019-03-17T01:23:00Z">
        <w:r>
          <w:rPr>
            <w:rFonts w:hint="eastAsia"/>
          </w:rPr>
          <w:t>。</w:t>
        </w:r>
      </w:ins>
    </w:p>
    <w:p w:rsidR="000F0075" w:rsidRDefault="00AE5747">
      <w:pPr>
        <w:pStyle w:val="12"/>
        <w:spacing w:after="240"/>
        <w:ind w:leftChars="0" w:left="0"/>
        <w:rPr>
          <w:ins w:id="12595" w:author="Administrator" w:date="2019-03-17T02:10:00Z"/>
        </w:rPr>
        <w:pPrChange w:id="12596" w:author="Administrator" w:date="2019-03-16T21:42:00Z">
          <w:pPr>
            <w:pStyle w:val="12"/>
            <w:numPr>
              <w:numId w:val="1"/>
            </w:numPr>
            <w:spacing w:after="240"/>
            <w:ind w:leftChars="0" w:left="360" w:hanging="360"/>
            <w:outlineLvl w:val="0"/>
          </w:pPr>
        </w:pPrChange>
      </w:pPr>
      <w:ins w:id="12597" w:author="Administrator" w:date="2019-03-17T01:23:00Z">
        <w:r>
          <w:rPr>
            <w:rFonts w:hint="eastAsia"/>
          </w:rPr>
          <w:t>「給我斷！」</w:t>
        </w:r>
      </w:ins>
      <w:ins w:id="12598" w:author="Administrator" w:date="2019-03-17T01:49:00Z">
        <w:r w:rsidR="004F1355">
          <w:rPr>
            <w:rFonts w:hint="eastAsia"/>
          </w:rPr>
          <w:t>李龍飛怒吼一聲，右拳</w:t>
        </w:r>
      </w:ins>
      <w:ins w:id="12599" w:author="Administrator" w:date="2019-03-17T01:51:00Z">
        <w:r w:rsidR="004F1355">
          <w:rPr>
            <w:rFonts w:hint="eastAsia"/>
          </w:rPr>
          <w:t>猛</w:t>
        </w:r>
      </w:ins>
      <w:ins w:id="12600" w:author="Administrator" w:date="2019-03-17T01:49:00Z">
        <w:r w:rsidR="004F1355">
          <w:rPr>
            <w:rFonts w:hint="eastAsia"/>
          </w:rPr>
          <w:t>然</w:t>
        </w:r>
      </w:ins>
      <w:ins w:id="12601" w:author="Administrator" w:date="2019-03-17T01:51:00Z">
        <w:r w:rsidR="004F1355">
          <w:rPr>
            <w:rFonts w:hint="eastAsia"/>
          </w:rPr>
          <w:t>往前一推，</w:t>
        </w:r>
      </w:ins>
      <w:ins w:id="12602" w:author="Administrator" w:date="2019-03-30T10:01:00Z">
        <w:r w:rsidR="00D40E14">
          <w:rPr>
            <w:rFonts w:hint="eastAsia"/>
          </w:rPr>
          <w:t>喀一聲右</w:t>
        </w:r>
      </w:ins>
      <w:ins w:id="12603" w:author="Administrator" w:date="2019-03-30T10:02:00Z">
        <w:r w:rsidR="00D40E14">
          <w:rPr>
            <w:rFonts w:hint="eastAsia"/>
          </w:rPr>
          <w:t>掌骨斷裂，但</w:t>
        </w:r>
      </w:ins>
      <w:ins w:id="12604" w:author="Administrator" w:date="2019-03-17T01:52:00Z">
        <w:r w:rsidR="00D40E14">
          <w:rPr>
            <w:rFonts w:hint="eastAsia"/>
          </w:rPr>
          <w:t>原本便有些承受不住的石碑</w:t>
        </w:r>
      </w:ins>
      <w:ins w:id="12605" w:author="Administrator" w:date="2019-03-30T10:02:00Z">
        <w:r w:rsidR="00D40E14">
          <w:rPr>
            <w:rFonts w:hint="eastAsia"/>
          </w:rPr>
          <w:t>也碎裂開來</w:t>
        </w:r>
      </w:ins>
      <w:ins w:id="12606" w:author="Administrator" w:date="2019-03-17T01:52:00Z">
        <w:r w:rsidR="004F1355">
          <w:rPr>
            <w:rFonts w:hint="eastAsia"/>
          </w:rPr>
          <w:t>，一道鮮明無比的斷痕</w:t>
        </w:r>
      </w:ins>
      <w:ins w:id="12607" w:author="Administrator" w:date="2019-03-17T01:53:00Z">
        <w:r w:rsidR="00D40E14">
          <w:rPr>
            <w:rFonts w:hint="eastAsia"/>
          </w:rPr>
          <w:t>漫延</w:t>
        </w:r>
      </w:ins>
      <w:ins w:id="12608" w:author="Administrator" w:date="2019-03-30T10:02:00Z">
        <w:r w:rsidR="00D40E14">
          <w:rPr>
            <w:rFonts w:hint="eastAsia"/>
          </w:rPr>
          <w:t>擴散</w:t>
        </w:r>
      </w:ins>
      <w:ins w:id="12609" w:author="Administrator" w:date="2019-03-17T01:53:00Z">
        <w:r w:rsidR="004F1355">
          <w:rPr>
            <w:rFonts w:hint="eastAsia"/>
          </w:rPr>
          <w:t>。</w:t>
        </w:r>
      </w:ins>
    </w:p>
    <w:p w:rsidR="000F0075" w:rsidRDefault="00F672AE">
      <w:pPr>
        <w:pStyle w:val="12"/>
        <w:spacing w:after="240"/>
        <w:ind w:leftChars="0" w:left="0"/>
        <w:rPr>
          <w:ins w:id="12610" w:author="Administrator" w:date="2019-03-17T02:13:00Z"/>
        </w:rPr>
        <w:pPrChange w:id="12611" w:author="Administrator" w:date="2019-03-16T21:42:00Z">
          <w:pPr>
            <w:pStyle w:val="12"/>
            <w:numPr>
              <w:numId w:val="1"/>
            </w:numPr>
            <w:spacing w:after="240"/>
            <w:ind w:leftChars="0" w:left="360" w:hanging="360"/>
            <w:outlineLvl w:val="0"/>
          </w:pPr>
        </w:pPrChange>
      </w:pPr>
      <w:ins w:id="12612" w:author="Administrator" w:date="2019-03-17T02:10:00Z">
        <w:r>
          <w:rPr>
            <w:rFonts w:hint="eastAsia"/>
          </w:rPr>
          <w:t>卻在這時，那石碑上的蝌蚪文扭動了起來，</w:t>
        </w:r>
      </w:ins>
      <w:ins w:id="12613" w:author="Administrator" w:date="2019-03-17T02:11:00Z">
        <w:r>
          <w:rPr>
            <w:rFonts w:hint="eastAsia"/>
          </w:rPr>
          <w:t>一股奇異的波動</w:t>
        </w:r>
      </w:ins>
      <w:ins w:id="12614" w:author="Administrator" w:date="2019-03-17T02:12:00Z">
        <w:r>
          <w:rPr>
            <w:rFonts w:hint="eastAsia"/>
          </w:rPr>
          <w:t>擴散到了石碑之上，</w:t>
        </w:r>
      </w:ins>
      <w:ins w:id="12615" w:author="Administrator" w:date="2019-03-17T02:13:00Z">
        <w:r>
          <w:rPr>
            <w:rFonts w:hint="eastAsia"/>
          </w:rPr>
          <w:t>轉眼間那石碑上的裂痕又肉眼可見的</w:t>
        </w:r>
      </w:ins>
      <w:ins w:id="12616" w:author="Administrator" w:date="2019-03-17T02:25:00Z">
        <w:r w:rsidR="0023232F">
          <w:rPr>
            <w:rFonts w:hint="eastAsia"/>
          </w:rPr>
          <w:t>復原</w:t>
        </w:r>
      </w:ins>
      <w:ins w:id="12617" w:author="Administrator" w:date="2019-03-17T02:13:00Z">
        <w:r>
          <w:rPr>
            <w:rFonts w:hint="eastAsia"/>
          </w:rPr>
          <w:t>起來。</w:t>
        </w:r>
      </w:ins>
    </w:p>
    <w:p w:rsidR="000F0075" w:rsidRDefault="00F672AE">
      <w:pPr>
        <w:pStyle w:val="12"/>
        <w:spacing w:after="240"/>
        <w:ind w:leftChars="0" w:left="0"/>
        <w:rPr>
          <w:ins w:id="12618" w:author="Administrator" w:date="2019-03-17T02:17:00Z"/>
        </w:rPr>
        <w:pPrChange w:id="12619" w:author="Administrator" w:date="2019-03-16T21:42:00Z">
          <w:pPr>
            <w:pStyle w:val="12"/>
            <w:numPr>
              <w:numId w:val="1"/>
            </w:numPr>
            <w:spacing w:after="240"/>
            <w:ind w:leftChars="0" w:left="360" w:hanging="360"/>
            <w:outlineLvl w:val="0"/>
          </w:pPr>
        </w:pPrChange>
      </w:pPr>
      <w:ins w:id="12620" w:author="Administrator" w:date="2019-03-17T02:14:00Z">
        <w:r>
          <w:rPr>
            <w:rFonts w:hint="eastAsia"/>
          </w:rPr>
          <w:t>李龍飛又驚又怒，</w:t>
        </w:r>
      </w:ins>
      <w:ins w:id="12621" w:author="Administrator" w:date="2019-03-17T02:16:00Z">
        <w:r w:rsidR="0022154F">
          <w:rPr>
            <w:rFonts w:hint="eastAsia"/>
          </w:rPr>
          <w:t>身子一晃</w:t>
        </w:r>
      </w:ins>
      <w:ins w:id="12622" w:author="Administrator" w:date="2019-03-17T02:15:00Z">
        <w:r w:rsidR="0022154F">
          <w:rPr>
            <w:rFonts w:hint="eastAsia"/>
          </w:rPr>
          <w:t>差點撐不下去</w:t>
        </w:r>
      </w:ins>
      <w:ins w:id="12623" w:author="Administrator" w:date="2019-03-17T02:16:00Z">
        <w:r w:rsidR="0022154F">
          <w:rPr>
            <w:rFonts w:hint="eastAsia"/>
          </w:rPr>
          <w:t>，但最終仍是</w:t>
        </w:r>
      </w:ins>
      <w:ins w:id="12624" w:author="Administrator" w:date="2019-03-17T02:17:00Z">
        <w:r w:rsidR="0022154F">
          <w:rPr>
            <w:rFonts w:hint="eastAsia"/>
          </w:rPr>
          <w:t>站穩了腳步，苦澀地看著眼前石碑。</w:t>
        </w:r>
      </w:ins>
    </w:p>
    <w:p w:rsidR="000F0075" w:rsidRDefault="0022154F">
      <w:pPr>
        <w:pStyle w:val="12"/>
        <w:spacing w:after="240"/>
        <w:ind w:leftChars="0" w:left="0"/>
        <w:rPr>
          <w:ins w:id="12625" w:author="Administrator" w:date="2019-03-17T12:23:00Z"/>
        </w:rPr>
        <w:pPrChange w:id="12626" w:author="Administrator" w:date="2019-03-16T21:42:00Z">
          <w:pPr>
            <w:pStyle w:val="12"/>
            <w:numPr>
              <w:numId w:val="1"/>
            </w:numPr>
            <w:spacing w:after="240"/>
            <w:ind w:leftChars="0" w:left="360" w:hanging="360"/>
            <w:outlineLvl w:val="0"/>
          </w:pPr>
        </w:pPrChange>
      </w:pPr>
      <w:ins w:id="12627" w:author="Administrator" w:date="2019-03-17T02:17:00Z">
        <w:r>
          <w:rPr>
            <w:rFonts w:hint="eastAsia"/>
          </w:rPr>
          <w:t>「難道我真的</w:t>
        </w:r>
      </w:ins>
      <w:ins w:id="12628" w:author="Administrator" w:date="2019-03-17T02:18:00Z">
        <w:r>
          <w:rPr>
            <w:rFonts w:hint="eastAsia"/>
          </w:rPr>
          <w:t>跟此碑無緣？」</w:t>
        </w:r>
      </w:ins>
      <w:ins w:id="12629" w:author="Administrator" w:date="2019-03-17T02:19:00Z">
        <w:r>
          <w:rPr>
            <w:rFonts w:hint="eastAsia"/>
          </w:rPr>
          <w:t>李龍飛苦笑中有些想要放棄，卻在這時</w:t>
        </w:r>
      </w:ins>
      <w:ins w:id="12630" w:author="Administrator" w:date="2019-03-17T02:23:00Z">
        <w:r>
          <w:rPr>
            <w:rFonts w:hint="eastAsia"/>
          </w:rPr>
          <w:t>，他懷中的一張道符突然自己飛了出</w:t>
        </w:r>
      </w:ins>
      <w:ins w:id="12631" w:author="Administrator" w:date="2019-03-17T02:24:00Z">
        <w:r w:rsidR="00BA352C">
          <w:rPr>
            <w:rFonts w:hint="eastAsia"/>
          </w:rPr>
          <w:t>來，跟著其上的蝌蚪文發出金光燦爛，歪七扭八地</w:t>
        </w:r>
      </w:ins>
      <w:ins w:id="12632" w:author="Administrator" w:date="2019-03-17T12:23:00Z">
        <w:r w:rsidR="00BA352C">
          <w:rPr>
            <w:rFonts w:hint="eastAsia"/>
          </w:rPr>
          <w:t>重新排列</w:t>
        </w:r>
      </w:ins>
      <w:ins w:id="12633" w:author="Administrator" w:date="2019-03-17T02:24:00Z">
        <w:r>
          <w:rPr>
            <w:rFonts w:hint="eastAsia"/>
          </w:rPr>
          <w:t>了起來。</w:t>
        </w:r>
      </w:ins>
    </w:p>
    <w:p w:rsidR="000F0075" w:rsidRDefault="00BA352C">
      <w:pPr>
        <w:pStyle w:val="12"/>
        <w:spacing w:after="240"/>
        <w:ind w:leftChars="0" w:left="0"/>
        <w:rPr>
          <w:ins w:id="12634" w:author="Administrator" w:date="2019-03-17T02:24:00Z"/>
        </w:rPr>
        <w:pPrChange w:id="12635" w:author="Administrator" w:date="2019-03-16T21:42:00Z">
          <w:pPr>
            <w:pStyle w:val="12"/>
            <w:numPr>
              <w:numId w:val="1"/>
            </w:numPr>
            <w:spacing w:after="240"/>
            <w:ind w:leftChars="0" w:left="360" w:hanging="360"/>
            <w:outlineLvl w:val="0"/>
          </w:pPr>
        </w:pPrChange>
      </w:pPr>
      <w:ins w:id="12636" w:author="Administrator" w:date="2019-03-17T12:23:00Z">
        <w:r>
          <w:rPr>
            <w:rFonts w:hint="eastAsia"/>
          </w:rPr>
          <w:t>隨著蝌蚪文的排列，那道符原本已經</w:t>
        </w:r>
      </w:ins>
      <w:ins w:id="12637" w:author="Administrator" w:date="2019-03-17T12:24:00Z">
        <w:r>
          <w:rPr>
            <w:rFonts w:hint="eastAsia"/>
          </w:rPr>
          <w:t>衰弱的氣息逐漸強大起來，更</w:t>
        </w:r>
      </w:ins>
      <w:ins w:id="12638" w:author="Administrator" w:date="2019-03-17T12:25:00Z">
        <w:r>
          <w:rPr>
            <w:rFonts w:hint="eastAsia"/>
          </w:rPr>
          <w:t>隱隱發出道道金光。</w:t>
        </w:r>
      </w:ins>
    </w:p>
    <w:p w:rsidR="000F0075" w:rsidRDefault="0022154F">
      <w:pPr>
        <w:pStyle w:val="12"/>
        <w:spacing w:after="240"/>
        <w:ind w:leftChars="0" w:left="0"/>
        <w:rPr>
          <w:ins w:id="12639" w:author="Administrator" w:date="2019-03-17T02:27:00Z"/>
        </w:rPr>
        <w:pPrChange w:id="12640" w:author="Administrator" w:date="2019-03-16T21:42:00Z">
          <w:pPr>
            <w:pStyle w:val="12"/>
            <w:numPr>
              <w:numId w:val="1"/>
            </w:numPr>
            <w:spacing w:after="240"/>
            <w:ind w:leftChars="0" w:left="360" w:hanging="360"/>
            <w:outlineLvl w:val="0"/>
          </w:pPr>
        </w:pPrChange>
      </w:pPr>
      <w:ins w:id="12641" w:author="Administrator" w:date="2019-03-17T02:25:00Z">
        <w:r>
          <w:rPr>
            <w:rFonts w:hint="eastAsia"/>
          </w:rPr>
          <w:lastRenderedPageBreak/>
          <w:t>那金光照射</w:t>
        </w:r>
        <w:r w:rsidR="0023232F">
          <w:rPr>
            <w:rFonts w:hint="eastAsia"/>
          </w:rPr>
          <w:t>到石碑之上，原本正在復原的</w:t>
        </w:r>
      </w:ins>
      <w:ins w:id="12642" w:author="Administrator" w:date="2019-03-17T02:26:00Z">
        <w:r w:rsidR="0023232F">
          <w:rPr>
            <w:rFonts w:hint="eastAsia"/>
          </w:rPr>
          <w:t>裂痕突然慢了起來，好像被甚麼壓制住了，跟著就連黝黑光幕上的力量也減緩許多，</w:t>
        </w:r>
      </w:ins>
      <w:ins w:id="12643" w:author="Administrator" w:date="2019-03-17T02:27:00Z">
        <w:r w:rsidR="0023232F">
          <w:rPr>
            <w:rFonts w:hint="eastAsia"/>
          </w:rPr>
          <w:t>讓李龍飛有了喘息餘地。</w:t>
        </w:r>
      </w:ins>
    </w:p>
    <w:p w:rsidR="000F0075" w:rsidRDefault="0023232F">
      <w:pPr>
        <w:pStyle w:val="12"/>
        <w:spacing w:after="240"/>
        <w:ind w:leftChars="0" w:left="0"/>
        <w:rPr>
          <w:ins w:id="12644" w:author="Administrator" w:date="2019-03-17T01:53:00Z"/>
        </w:rPr>
        <w:pPrChange w:id="12645" w:author="Administrator" w:date="2019-03-16T21:42:00Z">
          <w:pPr>
            <w:pStyle w:val="12"/>
            <w:numPr>
              <w:numId w:val="1"/>
            </w:numPr>
            <w:spacing w:after="240"/>
            <w:ind w:leftChars="0" w:left="360" w:hanging="360"/>
            <w:outlineLvl w:val="0"/>
          </w:pPr>
        </w:pPrChange>
      </w:pPr>
      <w:ins w:id="12646" w:author="Administrator" w:date="2019-03-17T02:27:00Z">
        <w:r>
          <w:rPr>
            <w:rFonts w:hint="eastAsia"/>
          </w:rPr>
          <w:t>李龍飛臉上閃過一絲</w:t>
        </w:r>
      </w:ins>
      <w:ins w:id="12647" w:author="Administrator" w:date="2019-03-17T12:25:00Z">
        <w:r w:rsidR="00BA352C">
          <w:rPr>
            <w:rFonts w:hint="eastAsia"/>
          </w:rPr>
          <w:t>驚疑</w:t>
        </w:r>
      </w:ins>
      <w:ins w:id="12648" w:author="Administrator" w:date="2019-03-17T02:28:00Z">
        <w:r>
          <w:rPr>
            <w:rFonts w:hint="eastAsia"/>
          </w:rPr>
          <w:t>，但此時不得細想，大喝一聲，跟著再度提起力氣，一股作氣將石碑給</w:t>
        </w:r>
      </w:ins>
      <w:ins w:id="12649" w:author="Administrator" w:date="2019-03-17T02:29:00Z">
        <w:r>
          <w:rPr>
            <w:rFonts w:hint="eastAsia"/>
          </w:rPr>
          <w:t>扳</w:t>
        </w:r>
      </w:ins>
      <w:ins w:id="12650" w:author="Administrator" w:date="2019-03-17T02:28:00Z">
        <w:r>
          <w:rPr>
            <w:rFonts w:hint="eastAsia"/>
          </w:rPr>
          <w:t>了過去。</w:t>
        </w:r>
      </w:ins>
    </w:p>
    <w:p w:rsidR="000F0075" w:rsidRDefault="004F1355">
      <w:pPr>
        <w:pStyle w:val="12"/>
        <w:spacing w:after="240"/>
        <w:ind w:leftChars="0" w:left="0"/>
        <w:rPr>
          <w:ins w:id="12651" w:author="Administrator" w:date="2019-03-17T02:05:00Z"/>
        </w:rPr>
        <w:pPrChange w:id="12652" w:author="Administrator" w:date="2019-03-16T21:42:00Z">
          <w:pPr>
            <w:pStyle w:val="12"/>
            <w:numPr>
              <w:numId w:val="1"/>
            </w:numPr>
            <w:spacing w:after="240"/>
            <w:ind w:leftChars="0" w:left="360" w:hanging="360"/>
            <w:outlineLvl w:val="0"/>
          </w:pPr>
        </w:pPrChange>
      </w:pPr>
      <w:ins w:id="12653" w:author="Administrator" w:date="2019-03-17T01:53:00Z">
        <w:r>
          <w:rPr>
            <w:rFonts w:hint="eastAsia"/>
          </w:rPr>
          <w:t>與此同時</w:t>
        </w:r>
      </w:ins>
      <w:ins w:id="12654" w:author="Administrator" w:date="2019-03-17T01:54:00Z">
        <w:r>
          <w:rPr>
            <w:rFonts w:hint="eastAsia"/>
          </w:rPr>
          <w:t>，靈山某處的洞穴底下，</w:t>
        </w:r>
      </w:ins>
      <w:ins w:id="12655" w:author="Administrator" w:date="2019-03-17T01:55:00Z">
        <w:r w:rsidR="00DF102C">
          <w:rPr>
            <w:rFonts w:hint="eastAsia"/>
          </w:rPr>
          <w:t>一個</w:t>
        </w:r>
      </w:ins>
      <w:ins w:id="12656" w:author="Administrator" w:date="2019-03-17T02:00:00Z">
        <w:r w:rsidR="00DF102C">
          <w:rPr>
            <w:rFonts w:hint="eastAsia"/>
          </w:rPr>
          <w:t>全身毛髮，</w:t>
        </w:r>
      </w:ins>
      <w:ins w:id="12657" w:author="Administrator" w:date="2019-03-17T02:02:00Z">
        <w:r w:rsidR="00DF102C">
          <w:rPr>
            <w:rFonts w:hint="eastAsia"/>
          </w:rPr>
          <w:t>纏滿黑線的身影突然一震，驚喜萬分地尖叫起來，「</w:t>
        </w:r>
      </w:ins>
      <w:ins w:id="12658" w:author="簡新佳" w:date="2019-03-18T12:35:00Z">
        <w:r w:rsidR="00802E56">
          <w:rPr>
            <w:rFonts w:hint="eastAsia"/>
          </w:rPr>
          <w:t>疑！</w:t>
        </w:r>
      </w:ins>
      <w:ins w:id="12659" w:author="Administrator" w:date="2019-03-17T02:05:00Z">
        <w:r w:rsidR="00F672AE">
          <w:rPr>
            <w:rFonts w:hint="eastAsia"/>
          </w:rPr>
          <w:t>動了，動了！</w:t>
        </w:r>
      </w:ins>
      <w:ins w:id="12660" w:author="Administrator" w:date="2019-03-17T12:25:00Z">
        <w:r w:rsidR="00BA352C">
          <w:rPr>
            <w:rFonts w:hint="eastAsia"/>
          </w:rPr>
          <w:t>那小子</w:t>
        </w:r>
      </w:ins>
      <w:ins w:id="12661" w:author="Administrator" w:date="2019-03-17T02:05:00Z">
        <w:r w:rsidR="00F672AE">
          <w:rPr>
            <w:rFonts w:hint="eastAsia"/>
          </w:rPr>
          <w:t>居然</w:t>
        </w:r>
      </w:ins>
      <w:ins w:id="12662" w:author="簡新佳" w:date="2019-03-18T12:35:00Z">
        <w:r w:rsidR="00802E56">
          <w:rPr>
            <w:rFonts w:hint="eastAsia"/>
          </w:rPr>
          <w:t>真的</w:t>
        </w:r>
      </w:ins>
      <w:ins w:id="12663" w:author="Administrator" w:date="2019-03-17T02:29:00Z">
        <w:r w:rsidR="0023232F">
          <w:rPr>
            <w:rFonts w:hint="eastAsia"/>
          </w:rPr>
          <w:t>成功</w:t>
        </w:r>
      </w:ins>
      <w:ins w:id="12664" w:author="Administrator" w:date="2019-03-17T02:05:00Z">
        <w:r w:rsidR="00F672AE">
          <w:rPr>
            <w:rFonts w:hint="eastAsia"/>
          </w:rPr>
          <w:t>了！咕哈哈哈哈…」</w:t>
        </w:r>
      </w:ins>
    </w:p>
    <w:p w:rsidR="000F0075" w:rsidRDefault="00F672AE">
      <w:pPr>
        <w:pStyle w:val="12"/>
        <w:spacing w:after="240"/>
        <w:ind w:leftChars="0" w:left="0"/>
        <w:rPr>
          <w:ins w:id="12665" w:author="Administrator" w:date="2019-03-17T02:30:00Z"/>
        </w:rPr>
        <w:pPrChange w:id="12666" w:author="Administrator" w:date="2019-03-16T21:42:00Z">
          <w:pPr>
            <w:pStyle w:val="12"/>
            <w:numPr>
              <w:numId w:val="1"/>
            </w:numPr>
            <w:spacing w:after="240"/>
            <w:ind w:leftChars="0" w:left="360" w:hanging="360"/>
            <w:outlineLvl w:val="0"/>
          </w:pPr>
        </w:pPrChange>
      </w:pPr>
      <w:ins w:id="12667" w:author="Administrator" w:date="2019-03-17T02:06:00Z">
        <w:r>
          <w:rPr>
            <w:rFonts w:hint="eastAsia"/>
          </w:rPr>
          <w:t>而另一個</w:t>
        </w:r>
      </w:ins>
      <w:ins w:id="12668" w:author="Administrator" w:date="2019-03-17T02:07:00Z">
        <w:r>
          <w:rPr>
            <w:rFonts w:hint="eastAsia"/>
          </w:rPr>
          <w:t>禁地，寒冰湖泊底部，那</w:t>
        </w:r>
      </w:ins>
      <w:ins w:id="12669" w:author="Administrator" w:date="2019-03-17T02:08:00Z">
        <w:r>
          <w:rPr>
            <w:rFonts w:hint="eastAsia"/>
          </w:rPr>
          <w:t>鐵繡長劍中的人影，赫然</w:t>
        </w:r>
      </w:ins>
      <w:ins w:id="12670" w:author="Administrator" w:date="2019-03-17T12:30:00Z">
        <w:r w:rsidR="00BA352C">
          <w:rPr>
            <w:rFonts w:hint="eastAsia"/>
          </w:rPr>
          <w:t>飛</w:t>
        </w:r>
      </w:ins>
      <w:ins w:id="12671" w:author="Administrator" w:date="2019-03-17T02:08:00Z">
        <w:r w:rsidR="00BA352C">
          <w:rPr>
            <w:rFonts w:hint="eastAsia"/>
          </w:rPr>
          <w:t>出湖面，</w:t>
        </w:r>
      </w:ins>
      <w:ins w:id="12672" w:author="Administrator" w:date="2019-03-17T12:31:00Z">
        <w:r w:rsidR="00BA352C">
          <w:rPr>
            <w:rFonts w:hint="eastAsia"/>
          </w:rPr>
          <w:t>神情驚</w:t>
        </w:r>
      </w:ins>
      <w:ins w:id="12673" w:author="簡新佳" w:date="2019-03-18T12:36:00Z">
        <w:r w:rsidR="00490988">
          <w:rPr>
            <w:rFonts w:hint="eastAsia"/>
          </w:rPr>
          <w:t>怒</w:t>
        </w:r>
      </w:ins>
      <w:ins w:id="12674" w:author="Administrator" w:date="2019-03-17T12:31:00Z">
        <w:del w:id="12675" w:author="簡新佳" w:date="2019-03-18T12:36:00Z">
          <w:r w:rsidR="00BA352C" w:rsidDel="00490988">
            <w:rPr>
              <w:rFonts w:hint="eastAsia"/>
            </w:rPr>
            <w:delText>恐</w:delText>
          </w:r>
        </w:del>
        <w:r w:rsidR="00BA352C">
          <w:rPr>
            <w:rFonts w:hint="eastAsia"/>
          </w:rPr>
          <w:t>，</w:t>
        </w:r>
      </w:ins>
      <w:ins w:id="12676" w:author="Administrator" w:date="2019-03-17T02:08:00Z">
        <w:r w:rsidR="00BA352C">
          <w:rPr>
            <w:rFonts w:hint="eastAsia"/>
          </w:rPr>
          <w:t>望</w:t>
        </w:r>
      </w:ins>
      <w:ins w:id="12677" w:author="Administrator" w:date="2019-03-17T12:31:00Z">
        <w:r w:rsidR="00BA352C">
          <w:rPr>
            <w:rFonts w:hint="eastAsia"/>
          </w:rPr>
          <w:t>向</w:t>
        </w:r>
      </w:ins>
      <w:ins w:id="12678" w:author="Administrator" w:date="2019-03-17T02:08:00Z">
        <w:r w:rsidR="00BA352C">
          <w:rPr>
            <w:rFonts w:hint="eastAsia"/>
          </w:rPr>
          <w:t>遠處</w:t>
        </w:r>
        <w:r>
          <w:rPr>
            <w:rFonts w:hint="eastAsia"/>
          </w:rPr>
          <w:t>顫聲</w:t>
        </w:r>
      </w:ins>
      <w:ins w:id="12679" w:author="Administrator" w:date="2019-03-17T02:09:00Z">
        <w:r>
          <w:rPr>
            <w:rFonts w:hint="eastAsia"/>
          </w:rPr>
          <w:t>喃喃自語說著</w:t>
        </w:r>
      </w:ins>
      <w:ins w:id="12680" w:author="Administrator" w:date="2019-03-17T02:08:00Z">
        <w:r>
          <w:rPr>
            <w:rFonts w:hint="eastAsia"/>
          </w:rPr>
          <w:t>，</w:t>
        </w:r>
      </w:ins>
      <w:ins w:id="12681" w:author="Administrator" w:date="2019-03-17T02:09:00Z">
        <w:r>
          <w:rPr>
            <w:rFonts w:hint="eastAsia"/>
          </w:rPr>
          <w:t>「…怎麼可能，</w:t>
        </w:r>
      </w:ins>
      <w:ins w:id="12682" w:author="Administrator" w:date="2019-03-17T02:29:00Z">
        <w:r w:rsidR="0023232F">
          <w:rPr>
            <w:rFonts w:hint="eastAsia"/>
          </w:rPr>
          <w:t>陣法怎麼可能被破</w:t>
        </w:r>
      </w:ins>
      <w:ins w:id="12683" w:author="簡新佳" w:date="2019-03-18T12:36:00Z">
        <w:r w:rsidR="00490988">
          <w:rPr>
            <w:rFonts w:hint="eastAsia"/>
          </w:rPr>
          <w:t>了一角</w:t>
        </w:r>
      </w:ins>
      <w:ins w:id="12684" w:author="Administrator" w:date="2019-03-17T02:29:00Z">
        <w:r w:rsidR="0023232F">
          <w:rPr>
            <w:rFonts w:hint="eastAsia"/>
          </w:rPr>
          <w:t>…</w:t>
        </w:r>
      </w:ins>
      <w:ins w:id="12685" w:author="Administrator" w:date="2019-03-17T02:30:00Z">
        <w:r w:rsidR="0023232F">
          <w:rPr>
            <w:rFonts w:hint="eastAsia"/>
          </w:rPr>
          <w:t>」</w:t>
        </w:r>
      </w:ins>
    </w:p>
    <w:p w:rsidR="000F0075" w:rsidRDefault="00CE6CB1">
      <w:pPr>
        <w:pStyle w:val="12"/>
        <w:spacing w:after="240"/>
        <w:ind w:leftChars="0" w:left="0"/>
        <w:rPr>
          <w:ins w:id="12686" w:author="Administrator" w:date="2019-03-17T12:38:00Z"/>
        </w:rPr>
        <w:pPrChange w:id="12687" w:author="Administrator" w:date="2019-03-16T21:42:00Z">
          <w:pPr>
            <w:pStyle w:val="12"/>
            <w:numPr>
              <w:numId w:val="1"/>
            </w:numPr>
            <w:spacing w:after="240"/>
            <w:ind w:leftChars="0" w:left="360" w:hanging="360"/>
            <w:outlineLvl w:val="0"/>
          </w:pPr>
        </w:pPrChange>
      </w:pPr>
      <w:ins w:id="12688" w:author="Administrator" w:date="2019-03-17T12:36:00Z">
        <w:r>
          <w:rPr>
            <w:rFonts w:hint="eastAsia"/>
          </w:rPr>
          <w:t>徐陳三人，</w:t>
        </w:r>
      </w:ins>
      <w:ins w:id="12689" w:author="Administrator" w:date="2019-03-17T12:37:00Z">
        <w:r>
          <w:rPr>
            <w:rFonts w:hint="eastAsia"/>
          </w:rPr>
          <w:t>原本正在洞外休憩，突然間，他們感覺到地面劇烈晃動，跟著便看到李龍飛</w:t>
        </w:r>
      </w:ins>
      <w:ins w:id="12690" w:author="Administrator" w:date="2019-03-30T10:03:00Z">
        <w:r w:rsidR="00D40E14">
          <w:rPr>
            <w:rFonts w:hint="eastAsia"/>
          </w:rPr>
          <w:t>渾身是血，</w:t>
        </w:r>
      </w:ins>
      <w:ins w:id="12691" w:author="Administrator" w:date="2019-03-17T12:38:00Z">
        <w:r>
          <w:rPr>
            <w:rFonts w:hint="eastAsia"/>
          </w:rPr>
          <w:t>扛著石碑，提著樸道子，衝了出來，朝他們大喊，「快閃開，離開這裡！」</w:t>
        </w:r>
      </w:ins>
    </w:p>
    <w:p w:rsidR="000F0075" w:rsidRDefault="00CE6CB1">
      <w:pPr>
        <w:pStyle w:val="12"/>
        <w:spacing w:after="240"/>
        <w:ind w:leftChars="0" w:left="0"/>
        <w:rPr>
          <w:ins w:id="12692" w:author="Administrator" w:date="2019-03-17T12:49:00Z"/>
        </w:rPr>
        <w:pPrChange w:id="12693" w:author="Administrator" w:date="2019-03-16T21:42:00Z">
          <w:pPr>
            <w:pStyle w:val="12"/>
            <w:numPr>
              <w:numId w:val="1"/>
            </w:numPr>
            <w:spacing w:after="240"/>
            <w:ind w:leftChars="0" w:left="360" w:hanging="360"/>
            <w:outlineLvl w:val="0"/>
          </w:pPr>
        </w:pPrChange>
      </w:pPr>
      <w:ins w:id="12694" w:author="Administrator" w:date="2019-03-17T12:39:00Z">
        <w:r>
          <w:rPr>
            <w:rFonts w:hint="eastAsia"/>
          </w:rPr>
          <w:t>徐陰兩人</w:t>
        </w:r>
      </w:ins>
      <w:ins w:id="12695" w:author="Administrator" w:date="2019-03-17T12:40:00Z">
        <w:r>
          <w:rPr>
            <w:rFonts w:hint="eastAsia"/>
          </w:rPr>
          <w:t>第一時間往旁邊避開，而陳姓少女</w:t>
        </w:r>
      </w:ins>
      <w:ins w:id="12696" w:author="Administrator" w:date="2019-03-17T12:41:00Z">
        <w:r>
          <w:rPr>
            <w:rFonts w:hint="eastAsia"/>
          </w:rPr>
          <w:t>卻</w:t>
        </w:r>
      </w:ins>
      <w:ins w:id="12697" w:author="Administrator" w:date="2019-03-17T12:48:00Z">
        <w:r w:rsidR="00537A3D">
          <w:rPr>
            <w:rFonts w:hint="eastAsia"/>
          </w:rPr>
          <w:t>下意識</w:t>
        </w:r>
      </w:ins>
      <w:ins w:id="12698" w:author="Administrator" w:date="2019-03-17T12:41:00Z">
        <w:r>
          <w:rPr>
            <w:rFonts w:hint="eastAsia"/>
          </w:rPr>
          <w:t>往後退去，下一瞬間，李龍飛正要提醒甚麼，卻臉色一變，直接帶著樸道子</w:t>
        </w:r>
      </w:ins>
      <w:ins w:id="12699" w:author="Administrator" w:date="2019-03-17T12:43:00Z">
        <w:r>
          <w:rPr>
            <w:rFonts w:hint="eastAsia"/>
          </w:rPr>
          <w:t>，</w:t>
        </w:r>
      </w:ins>
      <w:ins w:id="12700" w:author="Administrator" w:date="2019-03-17T14:06:00Z">
        <w:r w:rsidR="00B73B25">
          <w:rPr>
            <w:rFonts w:hint="eastAsia"/>
          </w:rPr>
          <w:t>衝</w:t>
        </w:r>
      </w:ins>
      <w:ins w:id="12701" w:author="Administrator" w:date="2019-03-17T12:43:00Z">
        <w:r>
          <w:rPr>
            <w:rFonts w:hint="eastAsia"/>
          </w:rPr>
          <w:t>向左邊</w:t>
        </w:r>
      </w:ins>
      <w:ins w:id="12702" w:author="Administrator" w:date="2019-03-17T14:07:00Z">
        <w:r w:rsidR="00B73B25">
          <w:rPr>
            <w:rFonts w:hint="eastAsia"/>
          </w:rPr>
          <w:t>林內</w:t>
        </w:r>
      </w:ins>
      <w:ins w:id="12703" w:author="Administrator" w:date="2019-03-17T12:43:00Z">
        <w:r>
          <w:rPr>
            <w:rFonts w:hint="eastAsia"/>
          </w:rPr>
          <w:t>，接著後方洞口內，便傳出轟隆隆聲響，</w:t>
        </w:r>
      </w:ins>
      <w:ins w:id="12704" w:author="Administrator" w:date="2019-03-17T12:44:00Z">
        <w:r>
          <w:rPr>
            <w:rFonts w:hint="eastAsia"/>
          </w:rPr>
          <w:t>一道</w:t>
        </w:r>
      </w:ins>
      <w:ins w:id="12705" w:author="Administrator" w:date="2019-03-17T12:49:00Z">
        <w:r w:rsidR="00537A3D">
          <w:rPr>
            <w:rFonts w:hint="eastAsia"/>
          </w:rPr>
          <w:t>合抱大小的火柱直接噴出，將</w:t>
        </w:r>
      </w:ins>
      <w:ins w:id="12706" w:author="簡新佳" w:date="2019-03-18T12:36:00Z">
        <w:r w:rsidR="00490988">
          <w:rPr>
            <w:rFonts w:hint="eastAsia"/>
          </w:rPr>
          <w:t>陳姓少女</w:t>
        </w:r>
      </w:ins>
      <w:ins w:id="12707" w:author="Administrator" w:date="2019-03-17T12:49:00Z">
        <w:del w:id="12708" w:author="簡新佳" w:date="2019-03-18T12:36:00Z">
          <w:r w:rsidR="00537A3D" w:rsidDel="00490988">
            <w:rPr>
              <w:rFonts w:hint="eastAsia"/>
            </w:rPr>
            <w:delText>她</w:delText>
          </w:r>
        </w:del>
        <w:r w:rsidR="00537A3D">
          <w:rPr>
            <w:rFonts w:hint="eastAsia"/>
          </w:rPr>
          <w:t>給吞沒進去</w:t>
        </w:r>
      </w:ins>
      <w:ins w:id="12709" w:author="Administrator" w:date="2019-03-17T15:21:00Z">
        <w:r w:rsidR="00B634BD">
          <w:rPr>
            <w:rFonts w:hint="eastAsia"/>
          </w:rPr>
          <w:t>，連叫都沒叫出聲，便消失無蹤</w:t>
        </w:r>
      </w:ins>
      <w:ins w:id="12710" w:author="Administrator" w:date="2019-03-17T12:49:00Z">
        <w:r w:rsidR="00537A3D">
          <w:rPr>
            <w:rFonts w:hint="eastAsia"/>
          </w:rPr>
          <w:t>。</w:t>
        </w:r>
      </w:ins>
    </w:p>
    <w:p w:rsidR="000F0075" w:rsidRDefault="00537A3D">
      <w:pPr>
        <w:pStyle w:val="12"/>
        <w:spacing w:after="240"/>
        <w:ind w:leftChars="0" w:left="0"/>
        <w:rPr>
          <w:ins w:id="12711" w:author="Administrator" w:date="2019-03-17T12:51:00Z"/>
        </w:rPr>
        <w:pPrChange w:id="12712" w:author="Administrator" w:date="2019-03-16T21:42:00Z">
          <w:pPr>
            <w:pStyle w:val="12"/>
            <w:numPr>
              <w:numId w:val="1"/>
            </w:numPr>
            <w:spacing w:after="240"/>
            <w:ind w:leftChars="0" w:left="360" w:hanging="360"/>
            <w:outlineLvl w:val="0"/>
          </w:pPr>
        </w:pPrChange>
      </w:pPr>
      <w:ins w:id="12713" w:author="Administrator" w:date="2019-03-17T12:49:00Z">
        <w:r>
          <w:rPr>
            <w:rFonts w:hint="eastAsia"/>
          </w:rPr>
          <w:t>陰徐兩人看著那火柱，臉色</w:t>
        </w:r>
      </w:ins>
      <w:ins w:id="12714" w:author="簡新佳" w:date="2019-03-18T12:36:00Z">
        <w:r w:rsidR="00490988">
          <w:rPr>
            <w:rFonts w:hint="eastAsia"/>
          </w:rPr>
          <w:t>慘白</w:t>
        </w:r>
      </w:ins>
      <w:ins w:id="12715" w:author="Administrator" w:date="2019-03-17T12:50:00Z">
        <w:del w:id="12716" w:author="簡新佳" w:date="2019-03-18T12:36:00Z">
          <w:r w:rsidDel="00490988">
            <w:rPr>
              <w:rFonts w:hint="eastAsia"/>
            </w:rPr>
            <w:delText>慘淡</w:delText>
          </w:r>
        </w:del>
        <w:r>
          <w:rPr>
            <w:rFonts w:hint="eastAsia"/>
          </w:rPr>
          <w:t>，</w:t>
        </w:r>
      </w:ins>
      <w:ins w:id="12717" w:author="簡新佳" w:date="2019-03-18T12:36:00Z">
        <w:r w:rsidR="00490988">
          <w:rPr>
            <w:rFonts w:hint="eastAsia"/>
          </w:rPr>
          <w:t>彼此</w:t>
        </w:r>
      </w:ins>
      <w:ins w:id="12718" w:author="Administrator" w:date="2019-03-17T12:50:00Z">
        <w:del w:id="12719" w:author="簡新佳" w:date="2019-03-18T12:36:00Z">
          <w:r w:rsidDel="00490988">
            <w:rPr>
              <w:rFonts w:hint="eastAsia"/>
            </w:rPr>
            <w:delText>紛紛</w:delText>
          </w:r>
        </w:del>
        <w:r>
          <w:rPr>
            <w:rFonts w:hint="eastAsia"/>
          </w:rPr>
          <w:t>對望一眼，</w:t>
        </w:r>
        <w:del w:id="12720" w:author="簡新佳" w:date="2019-03-18T12:36:00Z">
          <w:r w:rsidDel="00490988">
            <w:rPr>
              <w:rFonts w:hint="eastAsia"/>
            </w:rPr>
            <w:delText>彼此</w:delText>
          </w:r>
        </w:del>
        <w:r>
          <w:rPr>
            <w:rFonts w:hint="eastAsia"/>
          </w:rPr>
          <w:t>都看到了</w:t>
        </w:r>
      </w:ins>
      <w:ins w:id="12721" w:author="Administrator" w:date="2019-03-17T12:51:00Z">
        <w:r>
          <w:rPr>
            <w:rFonts w:hint="eastAsia"/>
          </w:rPr>
          <w:t>對方眼神中的驚恐。</w:t>
        </w:r>
      </w:ins>
    </w:p>
    <w:p w:rsidR="000F0075" w:rsidRDefault="00537A3D">
      <w:pPr>
        <w:pStyle w:val="12"/>
        <w:spacing w:after="240"/>
        <w:ind w:leftChars="0" w:left="0"/>
        <w:rPr>
          <w:ins w:id="12722" w:author="Administrator" w:date="2019-03-17T12:52:00Z"/>
        </w:rPr>
        <w:pPrChange w:id="12723" w:author="Administrator" w:date="2019-03-16T21:42:00Z">
          <w:pPr>
            <w:pStyle w:val="12"/>
            <w:numPr>
              <w:numId w:val="1"/>
            </w:numPr>
            <w:spacing w:after="240"/>
            <w:ind w:leftChars="0" w:left="360" w:hanging="360"/>
            <w:outlineLvl w:val="0"/>
          </w:pPr>
        </w:pPrChange>
      </w:pPr>
      <w:ins w:id="12724" w:author="Administrator" w:date="2019-03-17T12:51:00Z">
        <w:r>
          <w:rPr>
            <w:rFonts w:hint="eastAsia"/>
          </w:rPr>
          <w:t>方才那一刻，若不是有李龍飛提醒，加上一些運氣，怕是被火柱吞沒的就是自己而不是陳姓少</w:t>
        </w:r>
      </w:ins>
      <w:ins w:id="12725" w:author="Administrator" w:date="2019-03-17T12:52:00Z">
        <w:r>
          <w:rPr>
            <w:rFonts w:hint="eastAsia"/>
          </w:rPr>
          <w:t>女了。</w:t>
        </w:r>
      </w:ins>
    </w:p>
    <w:p w:rsidR="000F0075" w:rsidRDefault="00537A3D">
      <w:pPr>
        <w:pStyle w:val="12"/>
        <w:spacing w:after="240"/>
        <w:ind w:leftChars="0" w:left="0"/>
        <w:rPr>
          <w:ins w:id="12726" w:author="Administrator" w:date="2019-03-17T12:57:00Z"/>
        </w:rPr>
        <w:pPrChange w:id="12727" w:author="Administrator" w:date="2019-03-16T21:42:00Z">
          <w:pPr>
            <w:pStyle w:val="12"/>
            <w:numPr>
              <w:numId w:val="1"/>
            </w:numPr>
            <w:spacing w:after="240"/>
            <w:ind w:leftChars="0" w:left="360" w:hanging="360"/>
            <w:outlineLvl w:val="0"/>
          </w:pPr>
        </w:pPrChange>
      </w:pPr>
      <w:ins w:id="12728" w:author="Administrator" w:date="2019-03-17T12:52:00Z">
        <w:r>
          <w:rPr>
            <w:rFonts w:hint="eastAsia"/>
          </w:rPr>
          <w:t>此時兩人也顧不得</w:t>
        </w:r>
      </w:ins>
      <w:ins w:id="12729" w:author="Administrator" w:date="2019-03-17T15:22:00Z">
        <w:r w:rsidR="00B634BD">
          <w:rPr>
            <w:rFonts w:hint="eastAsia"/>
          </w:rPr>
          <w:t>找</w:t>
        </w:r>
      </w:ins>
      <w:ins w:id="12730" w:author="Administrator" w:date="2019-03-17T12:52:00Z">
        <w:r>
          <w:rPr>
            <w:rFonts w:hint="eastAsia"/>
          </w:rPr>
          <w:t>尋李龍飛</w:t>
        </w:r>
      </w:ins>
      <w:ins w:id="12731" w:author="Administrator" w:date="2019-03-17T15:22:00Z">
        <w:r w:rsidR="00B634BD">
          <w:rPr>
            <w:rFonts w:hint="eastAsia"/>
          </w:rPr>
          <w:t>追問</w:t>
        </w:r>
      </w:ins>
      <w:ins w:id="12732" w:author="Administrator" w:date="2019-03-17T12:52:00Z">
        <w:r>
          <w:rPr>
            <w:rFonts w:hint="eastAsia"/>
          </w:rPr>
          <w:t>究竟如何，而</w:t>
        </w:r>
      </w:ins>
      <w:ins w:id="12733" w:author="Administrator" w:date="2019-03-17T12:53:00Z">
        <w:r>
          <w:rPr>
            <w:rFonts w:hint="eastAsia"/>
          </w:rPr>
          <w:t>是先逃命在說，因為隨著那火柱噴出，</w:t>
        </w:r>
      </w:ins>
      <w:ins w:id="12734" w:author="Administrator" w:date="2019-03-17T12:54:00Z">
        <w:r>
          <w:rPr>
            <w:rFonts w:hint="eastAsia"/>
          </w:rPr>
          <w:t>方圓百尺內的樹林陷入一片火海，而</w:t>
        </w:r>
      </w:ins>
      <w:ins w:id="12735" w:author="Administrator" w:date="2019-03-17T12:55:00Z">
        <w:r>
          <w:rPr>
            <w:rFonts w:hint="eastAsia"/>
          </w:rPr>
          <w:t>且地面還不停</w:t>
        </w:r>
      </w:ins>
      <w:ins w:id="12736" w:author="Administrator" w:date="2019-03-17T12:56:00Z">
        <w:r>
          <w:rPr>
            <w:rFonts w:hint="eastAsia"/>
          </w:rPr>
          <w:t>晃</w:t>
        </w:r>
      </w:ins>
      <w:ins w:id="12737" w:author="Administrator" w:date="2019-03-17T12:55:00Z">
        <w:r>
          <w:rPr>
            <w:rFonts w:hint="eastAsia"/>
          </w:rPr>
          <w:t>動，有如地龍翻身，</w:t>
        </w:r>
      </w:ins>
      <w:ins w:id="12738" w:author="Administrator" w:date="2019-03-17T12:57:00Z">
        <w:r>
          <w:rPr>
            <w:rFonts w:hint="eastAsia"/>
          </w:rPr>
          <w:t>讓</w:t>
        </w:r>
      </w:ins>
      <w:ins w:id="12739" w:author="Administrator" w:date="2019-03-17T12:59:00Z">
        <w:r w:rsidR="00CF3F4F">
          <w:rPr>
            <w:rFonts w:hint="eastAsia"/>
          </w:rPr>
          <w:t>人為之色變</w:t>
        </w:r>
      </w:ins>
      <w:ins w:id="12740" w:author="Administrator" w:date="2019-03-17T12:56:00Z">
        <w:r>
          <w:rPr>
            <w:rFonts w:hint="eastAsia"/>
          </w:rPr>
          <w:t>。</w:t>
        </w:r>
      </w:ins>
    </w:p>
    <w:p w:rsidR="000F0075" w:rsidRDefault="00CF3F4F">
      <w:pPr>
        <w:pStyle w:val="12"/>
        <w:spacing w:after="240"/>
        <w:ind w:leftChars="0" w:left="0"/>
        <w:rPr>
          <w:ins w:id="12741" w:author="Administrator" w:date="2019-03-17T15:22:00Z"/>
        </w:rPr>
        <w:pPrChange w:id="12742" w:author="Administrator" w:date="2019-03-16T21:42:00Z">
          <w:pPr>
            <w:pStyle w:val="12"/>
            <w:numPr>
              <w:numId w:val="1"/>
            </w:numPr>
            <w:spacing w:after="240"/>
            <w:ind w:leftChars="0" w:left="360" w:hanging="360"/>
            <w:outlineLvl w:val="0"/>
          </w:pPr>
        </w:pPrChange>
      </w:pPr>
      <w:ins w:id="12743" w:author="Administrator" w:date="2019-03-17T12:59:00Z">
        <w:r>
          <w:rPr>
            <w:rFonts w:hint="eastAsia"/>
          </w:rPr>
          <w:t>李龍飛那邊也不好過，他剛才在洞內幾乎耗進全身力氣，這才將那石碑給</w:t>
        </w:r>
      </w:ins>
      <w:ins w:id="12744" w:author="Administrator" w:date="2019-03-17T13:00:00Z">
        <w:r>
          <w:rPr>
            <w:rFonts w:hint="eastAsia"/>
          </w:rPr>
          <w:t>扳斷，跟著從懷中掏出一枚</w:t>
        </w:r>
      </w:ins>
      <w:ins w:id="12745" w:author="Administrator" w:date="2019-03-17T13:01:00Z">
        <w:r>
          <w:rPr>
            <w:rFonts w:hint="eastAsia"/>
          </w:rPr>
          <w:t>靈仙蟲芝吞了下去。</w:t>
        </w:r>
      </w:ins>
    </w:p>
    <w:p w:rsidR="000F0075" w:rsidRDefault="00B634BD">
      <w:pPr>
        <w:pStyle w:val="12"/>
        <w:spacing w:after="240"/>
        <w:ind w:leftChars="0" w:left="0"/>
        <w:rPr>
          <w:ins w:id="12746" w:author="Administrator" w:date="2019-03-17T13:05:00Z"/>
        </w:rPr>
        <w:pPrChange w:id="12747" w:author="Administrator" w:date="2019-03-16T21:42:00Z">
          <w:pPr>
            <w:pStyle w:val="12"/>
            <w:numPr>
              <w:numId w:val="1"/>
            </w:numPr>
            <w:spacing w:after="240"/>
            <w:ind w:leftChars="0" w:left="360" w:hanging="360"/>
            <w:outlineLvl w:val="0"/>
          </w:pPr>
        </w:pPrChange>
      </w:pPr>
      <w:ins w:id="12748" w:author="Administrator" w:date="2019-03-17T15:22:00Z">
        <w:r>
          <w:rPr>
            <w:rFonts w:hint="eastAsia"/>
          </w:rPr>
          <w:t>正因為有這幾枚靈仙蟲芝的</w:t>
        </w:r>
      </w:ins>
      <w:ins w:id="12749" w:author="簡新佳" w:date="2019-03-18T12:37:00Z">
        <w:r w:rsidR="00490988">
          <w:rPr>
            <w:rFonts w:hint="eastAsia"/>
          </w:rPr>
          <w:t>逆天神效</w:t>
        </w:r>
      </w:ins>
      <w:ins w:id="12750" w:author="Administrator" w:date="2019-03-17T15:22:00Z">
        <w:del w:id="12751" w:author="簡新佳" w:date="2019-03-18T12:37:00Z">
          <w:r w:rsidDel="00490988">
            <w:rPr>
              <w:rFonts w:hint="eastAsia"/>
            </w:rPr>
            <w:delText>救命神效</w:delText>
          </w:r>
        </w:del>
        <w:r>
          <w:rPr>
            <w:rFonts w:hint="eastAsia"/>
          </w:rPr>
          <w:t>，他才敢這樣拼命，</w:t>
        </w:r>
      </w:ins>
      <w:ins w:id="12752" w:author="Administrator" w:date="2019-03-17T15:23:00Z">
        <w:r>
          <w:rPr>
            <w:rFonts w:hint="eastAsia"/>
          </w:rPr>
          <w:t>只是還</w:t>
        </w:r>
      </w:ins>
      <w:ins w:id="12753" w:author="Administrator" w:date="2019-03-17T13:01:00Z">
        <w:r w:rsidR="00CF3F4F">
          <w:rPr>
            <w:rFonts w:hint="eastAsia"/>
          </w:rPr>
          <w:t>沒等到</w:t>
        </w:r>
      </w:ins>
      <w:ins w:id="12754" w:author="Administrator" w:date="2019-03-17T13:02:00Z">
        <w:r w:rsidR="00CF3F4F">
          <w:rPr>
            <w:rFonts w:hint="eastAsia"/>
          </w:rPr>
          <w:t>靈仙蟲芝的藥效</w:t>
        </w:r>
      </w:ins>
      <w:ins w:id="12755" w:author="Administrator" w:date="2019-03-30T10:04:00Z">
        <w:r w:rsidR="00D40E14">
          <w:rPr>
            <w:rFonts w:hint="eastAsia"/>
          </w:rPr>
          <w:t>完全</w:t>
        </w:r>
      </w:ins>
      <w:ins w:id="12756" w:author="Administrator" w:date="2019-03-17T13:02:00Z">
        <w:r w:rsidR="00CF3F4F">
          <w:rPr>
            <w:rFonts w:hint="eastAsia"/>
          </w:rPr>
          <w:t>發作，一種</w:t>
        </w:r>
      </w:ins>
      <w:ins w:id="12757" w:author="Administrator" w:date="2019-03-17T13:03:00Z">
        <w:r w:rsidR="00CF3F4F">
          <w:rPr>
            <w:rFonts w:hint="eastAsia"/>
          </w:rPr>
          <w:t>極度危機的直覺在他腦中響起，他幾乎是反射性地抱著石碑，</w:t>
        </w:r>
      </w:ins>
      <w:ins w:id="12758" w:author="Administrator" w:date="2019-03-17T13:04:00Z">
        <w:r w:rsidR="00CF3F4F">
          <w:rPr>
            <w:rFonts w:hint="eastAsia"/>
          </w:rPr>
          <w:t>提起腿軟在洞口的樸道子</w:t>
        </w:r>
      </w:ins>
      <w:ins w:id="12759" w:author="Administrator" w:date="2019-03-17T15:23:00Z">
        <w:r>
          <w:rPr>
            <w:rFonts w:hint="eastAsia"/>
          </w:rPr>
          <w:t>便往外</w:t>
        </w:r>
      </w:ins>
      <w:ins w:id="12760" w:author="Administrator" w:date="2019-03-17T13:04:00Z">
        <w:r>
          <w:rPr>
            <w:rFonts w:hint="eastAsia"/>
          </w:rPr>
          <w:t>衝了出去，</w:t>
        </w:r>
      </w:ins>
      <w:ins w:id="12761" w:author="Administrator" w:date="2019-03-17T15:23:00Z">
        <w:r>
          <w:rPr>
            <w:rFonts w:hint="eastAsia"/>
          </w:rPr>
          <w:t>接著</w:t>
        </w:r>
      </w:ins>
      <w:ins w:id="12762" w:author="Administrator" w:date="2019-03-17T13:04:00Z">
        <w:r>
          <w:rPr>
            <w:rFonts w:hint="eastAsia"/>
          </w:rPr>
          <w:t>後</w:t>
        </w:r>
      </w:ins>
      <w:ins w:id="12763" w:author="Administrator" w:date="2019-03-17T15:23:00Z">
        <w:r>
          <w:rPr>
            <w:rFonts w:hint="eastAsia"/>
          </w:rPr>
          <w:t>面便</w:t>
        </w:r>
      </w:ins>
      <w:ins w:id="12764" w:author="Administrator" w:date="2019-03-17T13:04:00Z">
        <w:r w:rsidR="00CF3F4F">
          <w:rPr>
            <w:rFonts w:hint="eastAsia"/>
          </w:rPr>
          <w:t>發生</w:t>
        </w:r>
      </w:ins>
      <w:ins w:id="12765" w:author="Administrator" w:date="2019-03-17T15:23:00Z">
        <w:r>
          <w:rPr>
            <w:rFonts w:hint="eastAsia"/>
          </w:rPr>
          <w:t>了</w:t>
        </w:r>
      </w:ins>
      <w:ins w:id="12766" w:author="Administrator" w:date="2019-03-17T13:04:00Z">
        <w:r w:rsidR="00CF3F4F">
          <w:rPr>
            <w:rFonts w:hint="eastAsia"/>
          </w:rPr>
          <w:t>慘</w:t>
        </w:r>
      </w:ins>
      <w:ins w:id="12767" w:author="Administrator" w:date="2019-03-17T13:05:00Z">
        <w:r w:rsidR="00CF3F4F">
          <w:rPr>
            <w:rFonts w:hint="eastAsia"/>
          </w:rPr>
          <w:t>劇。</w:t>
        </w:r>
      </w:ins>
    </w:p>
    <w:p w:rsidR="000F0075" w:rsidRDefault="00CF3F4F">
      <w:pPr>
        <w:pStyle w:val="12"/>
        <w:spacing w:after="240"/>
        <w:ind w:leftChars="0" w:left="0"/>
        <w:rPr>
          <w:ins w:id="12768" w:author="Administrator" w:date="2019-03-17T13:24:00Z"/>
        </w:rPr>
        <w:pPrChange w:id="12769" w:author="Administrator" w:date="2019-03-16T21:42:00Z">
          <w:pPr>
            <w:pStyle w:val="12"/>
            <w:numPr>
              <w:numId w:val="1"/>
            </w:numPr>
            <w:spacing w:after="240"/>
            <w:ind w:leftChars="0" w:left="360" w:hanging="360"/>
            <w:outlineLvl w:val="0"/>
          </w:pPr>
        </w:pPrChange>
      </w:pPr>
      <w:ins w:id="12770" w:author="Administrator" w:date="2019-03-17T13:05:00Z">
        <w:r>
          <w:rPr>
            <w:rFonts w:hint="eastAsia"/>
          </w:rPr>
          <w:t>而此時他</w:t>
        </w:r>
      </w:ins>
      <w:ins w:id="12771" w:author="Administrator" w:date="2019-03-17T13:23:00Z">
        <w:r w:rsidR="00B20261">
          <w:rPr>
            <w:rFonts w:hint="eastAsia"/>
          </w:rPr>
          <w:t>同樣也沒有休憩的時間，趁著體內靈芝仙草</w:t>
        </w:r>
      </w:ins>
      <w:ins w:id="12772" w:author="Administrator" w:date="2019-03-17T13:24:00Z">
        <w:r w:rsidR="00B20261">
          <w:rPr>
            <w:rFonts w:hint="eastAsia"/>
          </w:rPr>
          <w:t>逐漸提供的氣力，帶著石碑往山腳下要跑去。</w:t>
        </w:r>
      </w:ins>
    </w:p>
    <w:p w:rsidR="000F0075" w:rsidRDefault="00B20261">
      <w:pPr>
        <w:pStyle w:val="12"/>
        <w:spacing w:after="240"/>
        <w:ind w:leftChars="0" w:left="0"/>
        <w:rPr>
          <w:ins w:id="12773" w:author="Administrator" w:date="2019-03-17T13:28:00Z"/>
        </w:rPr>
        <w:pPrChange w:id="12774" w:author="Administrator" w:date="2019-03-16T21:42:00Z">
          <w:pPr>
            <w:pStyle w:val="12"/>
            <w:numPr>
              <w:numId w:val="1"/>
            </w:numPr>
            <w:spacing w:after="240"/>
            <w:ind w:leftChars="0" w:left="360" w:hanging="360"/>
            <w:outlineLvl w:val="0"/>
          </w:pPr>
        </w:pPrChange>
      </w:pPr>
      <w:ins w:id="12775" w:author="Administrator" w:date="2019-03-17T13:24:00Z">
        <w:r>
          <w:rPr>
            <w:rFonts w:hint="eastAsia"/>
          </w:rPr>
          <w:t>「樸兄，你也快逃命吧，</w:t>
        </w:r>
      </w:ins>
      <w:ins w:id="12776" w:author="Administrator" w:date="2019-03-17T13:26:00Z">
        <w:r>
          <w:rPr>
            <w:rFonts w:hint="eastAsia"/>
          </w:rPr>
          <w:t>這情況下，我恐怕也難保你們的安危，只能自求多福了。」李龍飛看向</w:t>
        </w:r>
      </w:ins>
      <w:ins w:id="12777" w:author="Administrator" w:date="2019-03-17T15:23:00Z">
        <w:r w:rsidR="00B634BD">
          <w:rPr>
            <w:rFonts w:hint="eastAsia"/>
          </w:rPr>
          <w:t>左手邊的</w:t>
        </w:r>
      </w:ins>
      <w:ins w:id="12778" w:author="Administrator" w:date="2019-03-17T13:26:00Z">
        <w:r>
          <w:rPr>
            <w:rFonts w:hint="eastAsia"/>
          </w:rPr>
          <w:t>樸道子，</w:t>
        </w:r>
      </w:ins>
      <w:ins w:id="12779" w:author="Administrator" w:date="2019-03-17T13:27:00Z">
        <w:r>
          <w:rPr>
            <w:rFonts w:hint="eastAsia"/>
          </w:rPr>
          <w:t>雖</w:t>
        </w:r>
      </w:ins>
      <w:ins w:id="12780" w:author="Administrator" w:date="2019-03-17T13:28:00Z">
        <w:r w:rsidR="00B634BD">
          <w:rPr>
            <w:rFonts w:hint="eastAsia"/>
          </w:rPr>
          <w:t>然心中有些不忍，卻</w:t>
        </w:r>
      </w:ins>
      <w:ins w:id="12781" w:author="Administrator" w:date="2019-03-17T15:24:00Z">
        <w:r w:rsidR="00B634BD">
          <w:rPr>
            <w:rFonts w:hint="eastAsia"/>
          </w:rPr>
          <w:t>還是將他放下</w:t>
        </w:r>
      </w:ins>
      <w:ins w:id="12782" w:author="Administrator" w:date="2019-03-17T13:27:00Z">
        <w:r>
          <w:rPr>
            <w:rFonts w:hint="eastAsia"/>
          </w:rPr>
          <w:t>。</w:t>
        </w:r>
      </w:ins>
    </w:p>
    <w:p w:rsidR="000F0075" w:rsidRDefault="00B20261">
      <w:pPr>
        <w:pStyle w:val="12"/>
        <w:spacing w:after="240"/>
        <w:ind w:leftChars="0" w:left="0"/>
        <w:rPr>
          <w:ins w:id="12783" w:author="Administrator" w:date="2019-03-17T13:32:00Z"/>
        </w:rPr>
        <w:pPrChange w:id="12784" w:author="Administrator" w:date="2019-03-16T21:42:00Z">
          <w:pPr>
            <w:pStyle w:val="12"/>
            <w:numPr>
              <w:numId w:val="1"/>
            </w:numPr>
            <w:spacing w:after="240"/>
            <w:ind w:leftChars="0" w:left="360" w:hanging="360"/>
            <w:outlineLvl w:val="0"/>
          </w:pPr>
        </w:pPrChange>
      </w:pPr>
      <w:ins w:id="12785" w:author="Administrator" w:date="2019-03-17T13:28:00Z">
        <w:r>
          <w:rPr>
            <w:rFonts w:hint="eastAsia"/>
          </w:rPr>
          <w:lastRenderedPageBreak/>
          <w:t>畢竟</w:t>
        </w:r>
      </w:ins>
      <w:ins w:id="12786" w:author="Administrator" w:date="2019-03-17T13:29:00Z">
        <w:r w:rsidR="00AF5318">
          <w:rPr>
            <w:rFonts w:hint="eastAsia"/>
          </w:rPr>
          <w:t>此地大亂，誰也不知道是否會有異變再生，況且，靈山中的其他妖獸怕也會因此被驚動，</w:t>
        </w:r>
      </w:ins>
      <w:ins w:id="12787" w:author="Administrator" w:date="2019-03-17T13:31:00Z">
        <w:r w:rsidR="00AF5318">
          <w:rPr>
            <w:rFonts w:hint="eastAsia"/>
          </w:rPr>
          <w:t>就算一起行動，也不見得有機會保命，不如分開逃跑，各憑機緣</w:t>
        </w:r>
      </w:ins>
      <w:ins w:id="12788" w:author="Administrator" w:date="2019-03-17T13:28:00Z">
        <w:r>
          <w:rPr>
            <w:rFonts w:hint="eastAsia"/>
          </w:rPr>
          <w:t>，</w:t>
        </w:r>
      </w:ins>
      <w:ins w:id="12789" w:author="Administrator" w:date="2019-03-17T13:32:00Z">
        <w:r w:rsidR="00AF5318">
          <w:rPr>
            <w:rFonts w:hint="eastAsia"/>
          </w:rPr>
          <w:t>或許還有機會。</w:t>
        </w:r>
      </w:ins>
    </w:p>
    <w:p w:rsidR="000F0075" w:rsidRDefault="00AF5318">
      <w:pPr>
        <w:pStyle w:val="12"/>
        <w:spacing w:after="240"/>
        <w:ind w:leftChars="0" w:left="0"/>
        <w:rPr>
          <w:ins w:id="12790" w:author="Administrator" w:date="2019-03-17T13:34:00Z"/>
        </w:rPr>
        <w:pPrChange w:id="12791" w:author="Administrator" w:date="2019-03-16T21:42:00Z">
          <w:pPr>
            <w:pStyle w:val="12"/>
            <w:numPr>
              <w:numId w:val="1"/>
            </w:numPr>
            <w:spacing w:after="240"/>
            <w:ind w:leftChars="0" w:left="360" w:hanging="360"/>
            <w:outlineLvl w:val="0"/>
          </w:pPr>
        </w:pPrChange>
      </w:pPr>
      <w:ins w:id="12792" w:author="Administrator" w:date="2019-03-17T13:32:00Z">
        <w:r>
          <w:rPr>
            <w:rFonts w:hint="eastAsia"/>
          </w:rPr>
          <w:t>樸道子雖然剛剛在洞口被李龍飛的氣息及異變嚇到腿軟，但他畢竟也是修仙</w:t>
        </w:r>
      </w:ins>
      <w:ins w:id="12793" w:author="Administrator" w:date="2019-03-17T13:34:00Z">
        <w:r>
          <w:rPr>
            <w:rFonts w:hint="eastAsia"/>
          </w:rPr>
          <w:t>界的老一輩了，自然知道這些道理。</w:t>
        </w:r>
      </w:ins>
    </w:p>
    <w:p w:rsidR="000F0075" w:rsidRDefault="00AF5318">
      <w:pPr>
        <w:pStyle w:val="12"/>
        <w:spacing w:after="240"/>
        <w:ind w:leftChars="0" w:left="0"/>
        <w:rPr>
          <w:ins w:id="12794" w:author="Administrator" w:date="2019-03-17T13:37:00Z"/>
        </w:rPr>
        <w:pPrChange w:id="12795" w:author="Administrator" w:date="2019-03-16T21:42:00Z">
          <w:pPr>
            <w:pStyle w:val="12"/>
            <w:numPr>
              <w:numId w:val="1"/>
            </w:numPr>
            <w:spacing w:after="240"/>
            <w:ind w:leftChars="0" w:left="360" w:hanging="360"/>
            <w:outlineLvl w:val="0"/>
          </w:pPr>
        </w:pPrChange>
      </w:pPr>
      <w:ins w:id="12796" w:author="Administrator" w:date="2019-03-17T13:35:00Z">
        <w:r>
          <w:rPr>
            <w:rFonts w:hint="eastAsia"/>
          </w:rPr>
          <w:t>深吸了一口氣後，他回過神來，站起身朝李龍飛抱拳一揖，「既然如此，李兄便保重了，若是</w:t>
        </w:r>
      </w:ins>
      <w:ins w:id="12797" w:author="Administrator" w:date="2019-03-17T13:36:00Z">
        <w:r>
          <w:rPr>
            <w:rFonts w:hint="eastAsia"/>
          </w:rPr>
          <w:t>你我能平安回到赤劍宗，樸某必</w:t>
        </w:r>
      </w:ins>
      <w:ins w:id="12798" w:author="Administrator" w:date="2019-03-17T13:37:00Z">
        <w:r>
          <w:rPr>
            <w:rFonts w:hint="eastAsia"/>
          </w:rPr>
          <w:t>有厚報。」</w:t>
        </w:r>
      </w:ins>
    </w:p>
    <w:p w:rsidR="000F0075" w:rsidRDefault="00AF5318">
      <w:pPr>
        <w:pStyle w:val="12"/>
        <w:spacing w:after="240"/>
        <w:ind w:leftChars="0" w:left="0"/>
        <w:rPr>
          <w:ins w:id="12799" w:author="Administrator" w:date="2019-03-17T14:01:00Z"/>
        </w:rPr>
        <w:pPrChange w:id="12800" w:author="Administrator" w:date="2019-03-16T21:42:00Z">
          <w:pPr>
            <w:pStyle w:val="12"/>
            <w:numPr>
              <w:numId w:val="1"/>
            </w:numPr>
            <w:spacing w:after="240"/>
            <w:ind w:leftChars="0" w:left="360" w:hanging="360"/>
            <w:outlineLvl w:val="0"/>
          </w:pPr>
        </w:pPrChange>
      </w:pPr>
      <w:ins w:id="12801" w:author="Administrator" w:date="2019-03-17T13:37:00Z">
        <w:r>
          <w:rPr>
            <w:rFonts w:hint="eastAsia"/>
          </w:rPr>
          <w:t>「嗯，樸兄也多保重了，這</w:t>
        </w:r>
      </w:ins>
      <w:ins w:id="12802" w:author="Administrator" w:date="2019-03-17T13:57:00Z">
        <w:r w:rsidR="00B73B25">
          <w:rPr>
            <w:rFonts w:hint="eastAsia"/>
          </w:rPr>
          <w:t>把中品</w:t>
        </w:r>
      </w:ins>
      <w:ins w:id="12803" w:author="Administrator" w:date="2019-03-17T13:59:00Z">
        <w:r w:rsidR="00B73B25">
          <w:rPr>
            <w:rFonts w:hint="eastAsia"/>
          </w:rPr>
          <w:t>彎刀法器，是我</w:t>
        </w:r>
      </w:ins>
      <w:ins w:id="12804" w:author="Administrator" w:date="2019-03-17T14:00:00Z">
        <w:r w:rsidR="00B73B25">
          <w:rPr>
            <w:rFonts w:hint="eastAsia"/>
          </w:rPr>
          <w:t>偶然得到的，送你防身，希望你也能平安出這禁地。」李龍飛沉吟了一下，</w:t>
        </w:r>
      </w:ins>
      <w:ins w:id="12805" w:author="Administrator" w:date="2019-03-17T14:01:00Z">
        <w:r w:rsidR="00B73B25">
          <w:rPr>
            <w:rFonts w:hint="eastAsia"/>
          </w:rPr>
          <w:t>拿出一把彎刀，遞了過去。</w:t>
        </w:r>
      </w:ins>
    </w:p>
    <w:p w:rsidR="000F0075" w:rsidRDefault="00B634BD">
      <w:pPr>
        <w:pStyle w:val="12"/>
        <w:spacing w:after="240"/>
        <w:ind w:leftChars="0" w:left="0"/>
        <w:rPr>
          <w:ins w:id="12806" w:author="Administrator" w:date="2019-03-17T14:06:00Z"/>
        </w:rPr>
        <w:pPrChange w:id="12807" w:author="Administrator" w:date="2019-03-16T21:42:00Z">
          <w:pPr>
            <w:pStyle w:val="12"/>
            <w:numPr>
              <w:numId w:val="1"/>
            </w:numPr>
            <w:spacing w:after="240"/>
            <w:ind w:leftChars="0" w:left="360" w:hanging="360"/>
            <w:outlineLvl w:val="0"/>
          </w:pPr>
        </w:pPrChange>
      </w:pPr>
      <w:ins w:id="12808" w:author="Administrator" w:date="2019-03-17T14:01:00Z">
        <w:r>
          <w:rPr>
            <w:rFonts w:hint="eastAsia"/>
          </w:rPr>
          <w:t>樸道子</w:t>
        </w:r>
      </w:ins>
      <w:ins w:id="12809" w:author="Administrator" w:date="2019-03-17T14:02:00Z">
        <w:r w:rsidR="00B73B25">
          <w:rPr>
            <w:rFonts w:hint="eastAsia"/>
          </w:rPr>
          <w:t>受驚若恐，</w:t>
        </w:r>
      </w:ins>
      <w:ins w:id="12810" w:author="Administrator" w:date="2019-03-17T15:24:00Z">
        <w:r>
          <w:rPr>
            <w:rFonts w:hint="eastAsia"/>
          </w:rPr>
          <w:t>臉上</w:t>
        </w:r>
        <w:r w:rsidR="004B0694">
          <w:rPr>
            <w:rFonts w:hint="eastAsia"/>
          </w:rPr>
          <w:t>露出難以置信的表情，</w:t>
        </w:r>
      </w:ins>
      <w:ins w:id="12811" w:author="Administrator" w:date="2019-03-17T14:02:00Z">
        <w:r w:rsidR="00B73B25">
          <w:rPr>
            <w:rFonts w:hint="eastAsia"/>
          </w:rPr>
          <w:t>但隨即將彎刀收了下去，並深深地對李龍飛</w:t>
        </w:r>
      </w:ins>
      <w:ins w:id="12812" w:author="Administrator" w:date="2019-03-17T14:03:00Z">
        <w:r w:rsidR="00B73B25">
          <w:rPr>
            <w:rFonts w:hint="eastAsia"/>
          </w:rPr>
          <w:t>再拜一揖，</w:t>
        </w:r>
      </w:ins>
      <w:ins w:id="12813" w:author="Administrator" w:date="2019-03-17T14:06:00Z">
        <w:r w:rsidR="00B73B25">
          <w:rPr>
            <w:rFonts w:hint="eastAsia"/>
          </w:rPr>
          <w:t>跟著轉身離開。</w:t>
        </w:r>
      </w:ins>
    </w:p>
    <w:p w:rsidR="000F0075" w:rsidRDefault="00B73B25">
      <w:pPr>
        <w:pStyle w:val="12"/>
        <w:spacing w:after="240"/>
        <w:ind w:leftChars="0" w:left="0"/>
        <w:rPr>
          <w:ins w:id="12814" w:author="Administrator" w:date="2019-03-30T10:05:00Z"/>
        </w:rPr>
        <w:pPrChange w:id="12815" w:author="Administrator" w:date="2019-03-16T21:42:00Z">
          <w:pPr>
            <w:pStyle w:val="12"/>
            <w:numPr>
              <w:numId w:val="1"/>
            </w:numPr>
            <w:spacing w:after="240"/>
            <w:ind w:leftChars="0" w:left="360" w:hanging="360"/>
            <w:outlineLvl w:val="0"/>
          </w:pPr>
        </w:pPrChange>
      </w:pPr>
      <w:ins w:id="12816" w:author="Administrator" w:date="2019-03-17T14:06:00Z">
        <w:r>
          <w:rPr>
            <w:rFonts w:hint="eastAsia"/>
          </w:rPr>
          <w:t>看著樸道子</w:t>
        </w:r>
      </w:ins>
      <w:ins w:id="12817" w:author="Administrator" w:date="2019-03-17T14:07:00Z">
        <w:r>
          <w:rPr>
            <w:rFonts w:hint="eastAsia"/>
          </w:rPr>
          <w:t>的背影，李龍飛</w:t>
        </w:r>
      </w:ins>
      <w:ins w:id="12818" w:author="Administrator" w:date="2019-03-17T14:09:00Z">
        <w:r w:rsidR="00A00E83">
          <w:rPr>
            <w:rFonts w:hint="eastAsia"/>
          </w:rPr>
          <w:t>嘆一口氣，跟著轉頭看向</w:t>
        </w:r>
      </w:ins>
      <w:ins w:id="12819" w:author="Administrator" w:date="2019-03-17T15:25:00Z">
        <w:r w:rsidR="004B0694">
          <w:rPr>
            <w:rFonts w:hint="eastAsia"/>
          </w:rPr>
          <w:t>右手扛著的</w:t>
        </w:r>
      </w:ins>
      <w:ins w:id="12820" w:author="Administrator" w:date="2019-03-17T14:09:00Z">
        <w:r w:rsidR="00A00E83">
          <w:rPr>
            <w:rFonts w:hint="eastAsia"/>
          </w:rPr>
          <w:t>那石碑。</w:t>
        </w:r>
      </w:ins>
    </w:p>
    <w:p w:rsidR="000F0075" w:rsidRDefault="00B91148">
      <w:pPr>
        <w:pStyle w:val="12"/>
        <w:spacing w:after="240"/>
        <w:ind w:leftChars="0" w:left="0"/>
        <w:rPr>
          <w:ins w:id="12821" w:author="Administrator" w:date="2019-03-17T14:09:00Z"/>
        </w:rPr>
        <w:pPrChange w:id="12822" w:author="Administrator" w:date="2019-03-16T21:42:00Z">
          <w:pPr>
            <w:pStyle w:val="12"/>
            <w:numPr>
              <w:numId w:val="1"/>
            </w:numPr>
            <w:spacing w:after="240"/>
            <w:ind w:leftChars="0" w:left="360" w:hanging="360"/>
            <w:outlineLvl w:val="0"/>
          </w:pPr>
        </w:pPrChange>
      </w:pPr>
      <w:ins w:id="12823" w:author="Administrator" w:date="2019-03-30T10:05:00Z">
        <w:r>
          <w:rPr>
            <w:rFonts w:hint="eastAsia"/>
          </w:rPr>
          <w:t>為了這石碑，他耗費了千辛萬苦，</w:t>
        </w:r>
      </w:ins>
      <w:ins w:id="12824" w:author="Administrator" w:date="2019-03-30T10:06:00Z">
        <w:r>
          <w:rPr>
            <w:rFonts w:hint="eastAsia"/>
          </w:rPr>
          <w:t>連僅有的剩下兩片靈仙蟲芝也用上了，這才拿了出來。</w:t>
        </w:r>
      </w:ins>
    </w:p>
    <w:p w:rsidR="000F0075" w:rsidRDefault="002773AF">
      <w:pPr>
        <w:pStyle w:val="12"/>
        <w:spacing w:after="240"/>
        <w:ind w:leftChars="0" w:left="0"/>
        <w:rPr>
          <w:ins w:id="12825" w:author="Administrator" w:date="2019-03-17T14:11:00Z"/>
        </w:rPr>
        <w:pPrChange w:id="12826" w:author="Administrator" w:date="2019-03-16T21:42:00Z">
          <w:pPr>
            <w:pStyle w:val="12"/>
            <w:numPr>
              <w:numId w:val="1"/>
            </w:numPr>
            <w:spacing w:after="240"/>
            <w:ind w:leftChars="0" w:left="360" w:hanging="360"/>
            <w:outlineLvl w:val="0"/>
          </w:pPr>
        </w:pPrChange>
      </w:pPr>
      <w:ins w:id="12827" w:author="Administrator" w:date="2019-03-17T14:22:00Z">
        <w:r>
          <w:rPr>
            <w:rFonts w:hint="eastAsia"/>
          </w:rPr>
          <w:t>失去了陣法保護的</w:t>
        </w:r>
      </w:ins>
      <w:ins w:id="12828" w:author="Administrator" w:date="2019-03-17T14:09:00Z">
        <w:r w:rsidR="00A00E83">
          <w:rPr>
            <w:rFonts w:hint="eastAsia"/>
          </w:rPr>
          <w:t>石碑，</w:t>
        </w:r>
      </w:ins>
      <w:ins w:id="12829" w:author="Administrator" w:date="2019-03-17T14:22:00Z">
        <w:r>
          <w:rPr>
            <w:rFonts w:hint="eastAsia"/>
          </w:rPr>
          <w:t>已無原先在洞穴中的那樣無堅不催</w:t>
        </w:r>
      </w:ins>
      <w:ins w:id="12830" w:author="Administrator" w:date="2019-03-17T14:10:00Z">
        <w:r w:rsidR="00A00E83">
          <w:rPr>
            <w:rFonts w:hint="eastAsia"/>
          </w:rPr>
          <w:t>，</w:t>
        </w:r>
      </w:ins>
      <w:ins w:id="12831" w:author="Administrator" w:date="2019-03-17T14:13:00Z">
        <w:r w:rsidR="00A00E83">
          <w:rPr>
            <w:rFonts w:hint="eastAsia"/>
          </w:rPr>
          <w:t>帶著</w:t>
        </w:r>
      </w:ins>
      <w:ins w:id="12832" w:author="Administrator" w:date="2019-03-17T14:25:00Z">
        <w:r>
          <w:rPr>
            <w:rFonts w:hint="eastAsia"/>
          </w:rPr>
          <w:t>逃命</w:t>
        </w:r>
      </w:ins>
      <w:ins w:id="12833" w:author="Administrator" w:date="2019-03-30T10:06:00Z">
        <w:r w:rsidR="00B91148">
          <w:rPr>
            <w:rFonts w:hint="eastAsia"/>
          </w:rPr>
          <w:t>若有</w:t>
        </w:r>
      </w:ins>
      <w:ins w:id="12834" w:author="Administrator" w:date="2019-03-17T14:13:00Z">
        <w:r w:rsidR="00A00E83">
          <w:rPr>
            <w:rFonts w:hint="eastAsia"/>
          </w:rPr>
          <w:t>損</w:t>
        </w:r>
      </w:ins>
      <w:ins w:id="12835" w:author="Administrator" w:date="2019-03-17T14:14:00Z">
        <w:r w:rsidR="00A00E83">
          <w:rPr>
            <w:rFonts w:hint="eastAsia"/>
          </w:rPr>
          <w:t>壞</w:t>
        </w:r>
      </w:ins>
      <w:ins w:id="12836" w:author="Administrator" w:date="2019-03-30T10:06:00Z">
        <w:r w:rsidR="00B91148">
          <w:rPr>
            <w:rFonts w:hint="eastAsia"/>
          </w:rPr>
          <w:t>，那可是</w:t>
        </w:r>
      </w:ins>
      <w:ins w:id="12837" w:author="Administrator" w:date="2019-03-30T10:11:00Z">
        <w:r w:rsidR="00D77B3E">
          <w:rPr>
            <w:rFonts w:hint="eastAsia"/>
          </w:rPr>
          <w:t>會</w:t>
        </w:r>
      </w:ins>
      <w:ins w:id="12838" w:author="Administrator" w:date="2019-03-30T10:06:00Z">
        <w:r w:rsidR="00B91148">
          <w:rPr>
            <w:rFonts w:hint="eastAsia"/>
          </w:rPr>
          <w:t>讓他心疼不已</w:t>
        </w:r>
      </w:ins>
      <w:ins w:id="12839" w:author="Administrator" w:date="2019-03-17T14:11:00Z">
        <w:r w:rsidR="00A00E83">
          <w:rPr>
            <w:rFonts w:hint="eastAsia"/>
          </w:rPr>
          <w:t>。</w:t>
        </w:r>
      </w:ins>
    </w:p>
    <w:p w:rsidR="000F0075" w:rsidRDefault="00A00E83">
      <w:pPr>
        <w:pStyle w:val="12"/>
        <w:spacing w:after="240"/>
        <w:ind w:leftChars="0" w:left="0"/>
        <w:rPr>
          <w:ins w:id="12840" w:author="Administrator" w:date="2019-03-17T14:15:00Z"/>
        </w:rPr>
        <w:pPrChange w:id="12841" w:author="Administrator" w:date="2019-03-16T21:42:00Z">
          <w:pPr>
            <w:pStyle w:val="12"/>
            <w:numPr>
              <w:numId w:val="1"/>
            </w:numPr>
            <w:spacing w:after="240"/>
            <w:ind w:leftChars="0" w:left="360" w:hanging="360"/>
            <w:outlineLvl w:val="0"/>
          </w:pPr>
        </w:pPrChange>
      </w:pPr>
      <w:ins w:id="12842" w:author="Administrator" w:date="2019-03-17T14:11:00Z">
        <w:r>
          <w:rPr>
            <w:rFonts w:hint="eastAsia"/>
          </w:rPr>
          <w:t>略一思索後，李龍飛嚐試用玉簡將其上的蝌蚪文給記錄下來</w:t>
        </w:r>
      </w:ins>
      <w:ins w:id="12843" w:author="Administrator" w:date="2019-03-17T14:13:00Z">
        <w:r>
          <w:rPr>
            <w:rFonts w:hint="eastAsia"/>
          </w:rPr>
          <w:t>，可就算少了陣法，這石碑上的</w:t>
        </w:r>
      </w:ins>
      <w:ins w:id="12844" w:author="Administrator" w:date="2019-03-17T14:14:00Z">
        <w:r>
          <w:rPr>
            <w:rFonts w:hint="eastAsia"/>
          </w:rPr>
          <w:t>蝌蚪文仍是無法複印，無奈之下，只得把整根</w:t>
        </w:r>
      </w:ins>
      <w:ins w:id="12845" w:author="Administrator" w:date="2019-03-17T14:15:00Z">
        <w:r>
          <w:rPr>
            <w:rFonts w:hint="eastAsia"/>
          </w:rPr>
          <w:t>石碑收入儲物袋中，等之後再來詳細研究。</w:t>
        </w:r>
      </w:ins>
    </w:p>
    <w:p w:rsidR="000F0075" w:rsidRDefault="002773AF">
      <w:pPr>
        <w:pStyle w:val="12"/>
        <w:spacing w:after="240"/>
        <w:ind w:leftChars="0" w:left="0"/>
        <w:rPr>
          <w:ins w:id="12846" w:author="Administrator" w:date="2019-03-17T14:29:00Z"/>
        </w:rPr>
        <w:pPrChange w:id="12847" w:author="Administrator" w:date="2019-03-16T21:42:00Z">
          <w:pPr>
            <w:pStyle w:val="12"/>
            <w:numPr>
              <w:numId w:val="1"/>
            </w:numPr>
            <w:spacing w:after="240"/>
            <w:ind w:leftChars="0" w:left="360" w:hanging="360"/>
            <w:outlineLvl w:val="0"/>
          </w:pPr>
        </w:pPrChange>
      </w:pPr>
      <w:ins w:id="12848" w:author="Administrator" w:date="2019-03-17T14:19:00Z">
        <w:r>
          <w:rPr>
            <w:rFonts w:hint="eastAsia"/>
          </w:rPr>
          <w:t>至於另一件事，則是那張小太乙化清符，</w:t>
        </w:r>
      </w:ins>
      <w:ins w:id="12849" w:author="Administrator" w:date="2019-03-17T14:22:00Z">
        <w:r>
          <w:rPr>
            <w:rFonts w:hint="eastAsia"/>
          </w:rPr>
          <w:t>此時</w:t>
        </w:r>
      </w:ins>
      <w:ins w:id="12850" w:author="Administrator" w:date="2019-03-17T14:25:00Z">
        <w:r>
          <w:rPr>
            <w:rFonts w:hint="eastAsia"/>
          </w:rPr>
          <w:t>它靜靜</w:t>
        </w:r>
      </w:ins>
      <w:ins w:id="12851" w:author="Administrator" w:date="2019-03-17T14:22:00Z">
        <w:r w:rsidR="004B0694">
          <w:rPr>
            <w:rFonts w:hint="eastAsia"/>
          </w:rPr>
          <w:t>在李龍飛</w:t>
        </w:r>
      </w:ins>
      <w:ins w:id="12852" w:author="Administrator" w:date="2019-03-17T15:25:00Z">
        <w:r w:rsidR="004B0694">
          <w:rPr>
            <w:rFonts w:hint="eastAsia"/>
          </w:rPr>
          <w:t>懷</w:t>
        </w:r>
      </w:ins>
      <w:ins w:id="12853" w:author="Administrator" w:date="2019-03-17T14:22:00Z">
        <w:r>
          <w:rPr>
            <w:rFonts w:hint="eastAsia"/>
          </w:rPr>
          <w:t>中，已經</w:t>
        </w:r>
      </w:ins>
      <w:ins w:id="12854" w:author="Administrator" w:date="2019-03-17T14:29:00Z">
        <w:r w:rsidR="00EA15E7">
          <w:rPr>
            <w:rFonts w:hint="eastAsia"/>
          </w:rPr>
          <w:t>毫無法力，其上的蝌蚪文也正在漸漸消失，看起來再也無法使用。</w:t>
        </w:r>
      </w:ins>
    </w:p>
    <w:p w:rsidR="000F0075" w:rsidRDefault="00EA15E7">
      <w:pPr>
        <w:pStyle w:val="12"/>
        <w:spacing w:after="240"/>
        <w:ind w:leftChars="0" w:left="0"/>
        <w:rPr>
          <w:ins w:id="12855" w:author="Administrator" w:date="2019-03-17T14:40:00Z"/>
        </w:rPr>
        <w:pPrChange w:id="12856" w:author="Administrator" w:date="2019-03-16T21:42:00Z">
          <w:pPr>
            <w:pStyle w:val="12"/>
            <w:numPr>
              <w:numId w:val="1"/>
            </w:numPr>
            <w:spacing w:after="240"/>
            <w:ind w:leftChars="0" w:left="360" w:hanging="360"/>
            <w:outlineLvl w:val="0"/>
          </w:pPr>
        </w:pPrChange>
      </w:pPr>
      <w:ins w:id="12857" w:author="Administrator" w:date="2019-03-17T14:29:00Z">
        <w:r>
          <w:rPr>
            <w:rFonts w:hint="eastAsia"/>
          </w:rPr>
          <w:t>「被算計了嗎…」李龍飛</w:t>
        </w:r>
      </w:ins>
      <w:ins w:id="12858" w:author="Administrator" w:date="2019-03-17T14:40:00Z">
        <w:r w:rsidR="009C0B3F">
          <w:rPr>
            <w:rFonts w:hint="eastAsia"/>
          </w:rPr>
          <w:t>似</w:t>
        </w:r>
      </w:ins>
      <w:ins w:id="12859" w:author="Administrator" w:date="2019-03-17T14:30:00Z">
        <w:r>
          <w:rPr>
            <w:rFonts w:hint="eastAsia"/>
          </w:rPr>
          <w:t>有明悟，</w:t>
        </w:r>
      </w:ins>
      <w:ins w:id="12860" w:author="Administrator" w:date="2019-03-17T14:38:00Z">
        <w:r>
          <w:rPr>
            <w:rFonts w:hint="eastAsia"/>
          </w:rPr>
          <w:t>看向遠方</w:t>
        </w:r>
      </w:ins>
      <w:ins w:id="12861" w:author="Administrator" w:date="2019-03-17T14:39:00Z">
        <w:r>
          <w:rPr>
            <w:rFonts w:hint="eastAsia"/>
          </w:rPr>
          <w:t>某處，隨即搖了搖頭，踏上兩柄飛劍，往遠處逃去。</w:t>
        </w:r>
      </w:ins>
    </w:p>
    <w:p w:rsidR="00DB0BC7" w:rsidRDefault="006A55B9" w:rsidP="00DB0BC7">
      <w:pPr>
        <w:pStyle w:val="12"/>
        <w:numPr>
          <w:ilvl w:val="0"/>
          <w:numId w:val="1"/>
        </w:numPr>
        <w:spacing w:after="240"/>
        <w:ind w:leftChars="0"/>
        <w:outlineLvl w:val="0"/>
        <w:rPr>
          <w:ins w:id="12862" w:author="Administrator" w:date="2019-03-17T22:40:00Z"/>
        </w:rPr>
      </w:pPr>
      <w:ins w:id="12863" w:author="Administrator" w:date="2019-03-17T02:31:00Z">
        <w:r>
          <w:rPr>
            <w:rFonts w:hint="eastAsia"/>
          </w:rPr>
          <w:t>靈山有獸，其名</w:t>
        </w:r>
        <w:r w:rsidRPr="003E206B">
          <w:rPr>
            <w:rFonts w:hint="eastAsia"/>
          </w:rPr>
          <w:t>鴟龜</w:t>
        </w:r>
      </w:ins>
    </w:p>
    <w:p w:rsidR="00DB0BC7" w:rsidRDefault="00DB0BC7" w:rsidP="00DB0BC7">
      <w:pPr>
        <w:pStyle w:val="12"/>
        <w:spacing w:after="240"/>
        <w:ind w:leftChars="0" w:left="0"/>
        <w:rPr>
          <w:ins w:id="12864" w:author="Administrator" w:date="2019-03-17T22:40:00Z"/>
        </w:rPr>
      </w:pPr>
      <w:ins w:id="12865" w:author="Administrator" w:date="2019-03-17T22:40:00Z">
        <w:r>
          <w:rPr>
            <w:rFonts w:hint="eastAsia"/>
          </w:rPr>
          <w:t>靈山山腳，一群修士身著大半紅衫，正互相攙扶，準備離開此地。</w:t>
        </w:r>
      </w:ins>
    </w:p>
    <w:p w:rsidR="00DB0BC7" w:rsidRDefault="00DB0BC7" w:rsidP="00DB0BC7">
      <w:pPr>
        <w:pStyle w:val="12"/>
        <w:spacing w:after="240"/>
        <w:ind w:leftChars="0" w:left="0"/>
        <w:rPr>
          <w:ins w:id="12866" w:author="Administrator" w:date="2019-03-17T22:40:00Z"/>
        </w:rPr>
      </w:pPr>
      <w:ins w:id="12867" w:author="Administrator" w:date="2019-03-17T22:40:00Z">
        <w:r>
          <w:rPr>
            <w:rFonts w:hint="eastAsia"/>
          </w:rPr>
          <w:t>突然間，領頭的一名修士，似乎有</w:t>
        </w:r>
      </w:ins>
      <w:ins w:id="12868" w:author="Administrator" w:date="2019-03-17T22:43:00Z">
        <w:r>
          <w:rPr>
            <w:rFonts w:hint="eastAsia"/>
          </w:rPr>
          <w:t>所</w:t>
        </w:r>
      </w:ins>
      <w:ins w:id="12869" w:author="Administrator" w:date="2019-03-17T22:40:00Z">
        <w:r>
          <w:rPr>
            <w:rFonts w:hint="eastAsia"/>
          </w:rPr>
          <w:t>感應，回頭往山上一望，跟著神情一變，對著眾人大喊，「加快腳步，跟不上的人別怪我丟下不管！」</w:t>
        </w:r>
      </w:ins>
    </w:p>
    <w:p w:rsidR="00DB0BC7" w:rsidRDefault="00DB0BC7" w:rsidP="00DB0BC7">
      <w:pPr>
        <w:pStyle w:val="12"/>
        <w:spacing w:after="240"/>
        <w:ind w:leftChars="0" w:left="0"/>
        <w:rPr>
          <w:ins w:id="12870" w:author="Administrator" w:date="2019-03-17T22:40:00Z"/>
        </w:rPr>
      </w:pPr>
      <w:ins w:id="12871" w:author="Administrator" w:date="2019-03-17T22:40:00Z">
        <w:r>
          <w:rPr>
            <w:rFonts w:hint="eastAsia"/>
          </w:rPr>
          <w:t>「大師兄…我們已經很努力了…大夥受傷不輕，難以再快了！」</w:t>
        </w:r>
      </w:ins>
    </w:p>
    <w:p w:rsidR="00DB0BC7" w:rsidRDefault="00DB0BC7" w:rsidP="00DB0BC7">
      <w:pPr>
        <w:pStyle w:val="12"/>
        <w:spacing w:after="240"/>
        <w:ind w:leftChars="0" w:left="0"/>
        <w:rPr>
          <w:ins w:id="12872" w:author="Administrator" w:date="2019-03-17T22:40:00Z"/>
        </w:rPr>
      </w:pPr>
      <w:ins w:id="12873" w:author="Administrator" w:date="2019-03-17T22:40:00Z">
        <w:r>
          <w:rPr>
            <w:rFonts w:hint="eastAsia"/>
          </w:rPr>
          <w:lastRenderedPageBreak/>
          <w:t>「是阿！大師兄，那青陽子被你重創，短時間內怕是追趕不上，我們何必那麼慌張呢？」</w:t>
        </w:r>
      </w:ins>
    </w:p>
    <w:p w:rsidR="00DB0BC7" w:rsidRDefault="00DB0BC7" w:rsidP="00DB0BC7">
      <w:pPr>
        <w:pStyle w:val="12"/>
        <w:spacing w:after="240"/>
        <w:ind w:leftChars="0" w:left="0"/>
        <w:rPr>
          <w:ins w:id="12874" w:author="Administrator" w:date="2019-03-17T22:40:00Z"/>
        </w:rPr>
      </w:pPr>
      <w:ins w:id="12875" w:author="Administrator" w:date="2019-03-17T22:40:00Z">
        <w:r>
          <w:rPr>
            <w:rFonts w:hint="eastAsia"/>
          </w:rPr>
          <w:t>「鬼谷玟那妖女去追那小子遲遲不歸，我們沒必要擔心阿…」</w:t>
        </w:r>
      </w:ins>
    </w:p>
    <w:p w:rsidR="00DB0BC7" w:rsidRDefault="00DB0BC7" w:rsidP="00DB0BC7">
      <w:pPr>
        <w:pStyle w:val="12"/>
        <w:spacing w:after="240"/>
        <w:ind w:leftChars="0" w:left="0"/>
        <w:rPr>
          <w:ins w:id="12876" w:author="Administrator" w:date="2019-03-17T22:40:00Z"/>
        </w:rPr>
      </w:pPr>
      <w:ins w:id="12877" w:author="Administrator" w:date="2019-03-17T22:40:00Z">
        <w:r>
          <w:rPr>
            <w:rFonts w:hint="eastAsia"/>
          </w:rPr>
          <w:t>幾個赤劍宗的弟子紛紛開口，要求道辰子速度慢一點點。</w:t>
        </w:r>
      </w:ins>
    </w:p>
    <w:p w:rsidR="00DB0BC7" w:rsidRDefault="00DB0BC7" w:rsidP="00DB0BC7">
      <w:pPr>
        <w:pStyle w:val="12"/>
        <w:spacing w:after="240"/>
        <w:ind w:leftChars="0" w:left="0"/>
        <w:rPr>
          <w:ins w:id="12878" w:author="Administrator" w:date="2019-03-17T22:40:00Z"/>
        </w:rPr>
      </w:pPr>
      <w:ins w:id="12879" w:author="Administrator" w:date="2019-03-17T22:40:00Z">
        <w:r>
          <w:rPr>
            <w:rFonts w:hint="eastAsia"/>
          </w:rPr>
          <w:t>可就在這時，靈山之上，突然一陣驚天巨響，地動山鳴，跟著一道赤紅火芒，如擎天之柱，從靈山深處往外噴射而出。</w:t>
        </w:r>
      </w:ins>
    </w:p>
    <w:p w:rsidR="00DB0BC7" w:rsidRDefault="00DB0BC7" w:rsidP="00DB0BC7">
      <w:pPr>
        <w:pStyle w:val="12"/>
        <w:spacing w:after="240"/>
        <w:ind w:leftChars="0" w:left="0"/>
        <w:rPr>
          <w:ins w:id="12880" w:author="Administrator" w:date="2019-03-17T22:40:00Z"/>
        </w:rPr>
      </w:pPr>
      <w:ins w:id="12881" w:author="Administrator" w:date="2019-03-17T22:40:00Z">
        <w:r>
          <w:rPr>
            <w:rFonts w:hint="eastAsia"/>
          </w:rPr>
          <w:t>同一時間，無數妖獸猛禽，異怪蟲精，紛紛從山中奔逃而出，嘩然竄動，驚動整個靈山。</w:t>
        </w:r>
      </w:ins>
    </w:p>
    <w:p w:rsidR="00DB0BC7" w:rsidRDefault="00DB0BC7" w:rsidP="00DB0BC7">
      <w:pPr>
        <w:pStyle w:val="12"/>
        <w:spacing w:after="240"/>
        <w:ind w:leftChars="0" w:left="0"/>
        <w:rPr>
          <w:ins w:id="12882" w:author="Administrator" w:date="2019-03-17T22:40:00Z"/>
        </w:rPr>
      </w:pPr>
      <w:ins w:id="12883" w:author="Administrator" w:date="2019-03-17T22:40:00Z">
        <w:r>
          <w:rPr>
            <w:rFonts w:hint="eastAsia"/>
          </w:rPr>
          <w:t>遠遠望去，靈山山體外的天空佈滿了飛蟲鳥獸，而樹林裡則是萬妖奔竄，原本的禁地如今更加危險，有如末日般的景象。</w:t>
        </w:r>
      </w:ins>
    </w:p>
    <w:p w:rsidR="00DB0BC7" w:rsidRDefault="00DB0BC7" w:rsidP="00DB0BC7">
      <w:pPr>
        <w:pStyle w:val="12"/>
        <w:spacing w:after="240"/>
        <w:ind w:leftChars="0" w:left="0"/>
        <w:rPr>
          <w:ins w:id="12884" w:author="Administrator" w:date="2019-03-17T22:40:00Z"/>
        </w:rPr>
      </w:pPr>
      <w:ins w:id="12885" w:author="Administrator" w:date="2019-03-17T22:40:00Z">
        <w:r>
          <w:rPr>
            <w:rFonts w:hint="eastAsia"/>
          </w:rPr>
          <w:t>山腳的赤劍宗等人，見到這等劇變，嚇得不敢再多說甚麼，而是跟著道辰子加快腳步往山下衝去，就連原本一些動彈不得的傷患，此時也不得不施展秘術，跟著眾人一起前進。</w:t>
        </w:r>
      </w:ins>
    </w:p>
    <w:p w:rsidR="00DB0BC7" w:rsidRDefault="00DB0BC7" w:rsidP="00DB0BC7">
      <w:pPr>
        <w:pStyle w:val="12"/>
        <w:spacing w:after="240"/>
        <w:ind w:leftChars="0" w:left="0"/>
        <w:rPr>
          <w:ins w:id="12886" w:author="Administrator" w:date="2019-03-17T22:40:00Z"/>
        </w:rPr>
      </w:pPr>
      <w:ins w:id="12887" w:author="Administrator" w:date="2019-03-17T22:40:00Z">
        <w:r>
          <w:rPr>
            <w:rFonts w:hint="eastAsia"/>
          </w:rPr>
          <w:t>黃襄同樣也跟在其中，她臉色沉重，頻頻回頭看著靈山，朱唇輕咬，似乎在擔憂著誰。</w:t>
        </w:r>
      </w:ins>
    </w:p>
    <w:p w:rsidR="00DB0BC7" w:rsidRDefault="00DB0BC7" w:rsidP="00DB0BC7">
      <w:pPr>
        <w:pStyle w:val="12"/>
        <w:spacing w:after="240"/>
        <w:ind w:leftChars="0" w:left="0"/>
        <w:rPr>
          <w:ins w:id="12888" w:author="Administrator" w:date="2019-03-17T22:40:00Z"/>
        </w:rPr>
      </w:pPr>
      <w:ins w:id="12889" w:author="Administrator" w:date="2019-03-17T22:40:00Z">
        <w:r>
          <w:rPr>
            <w:rFonts w:hint="eastAsia"/>
          </w:rPr>
          <w:t>一旁一名女修，轉頭看著她說，「師妹，還不快走，再不離開這裡，等等沒了命，那可是甚麼也不用擔心了！」</w:t>
        </w:r>
      </w:ins>
    </w:p>
    <w:p w:rsidR="00DB0BC7" w:rsidRDefault="00DB0BC7" w:rsidP="00DB0BC7">
      <w:pPr>
        <w:pStyle w:val="12"/>
        <w:spacing w:after="240"/>
        <w:ind w:leftChars="0" w:left="0"/>
        <w:rPr>
          <w:ins w:id="12890" w:author="Administrator" w:date="2019-03-17T22:40:00Z"/>
        </w:rPr>
      </w:pPr>
      <w:ins w:id="12891" w:author="Administrator" w:date="2019-03-17T22:40:00Z">
        <w:r>
          <w:rPr>
            <w:rFonts w:hint="eastAsia"/>
          </w:rPr>
          <w:t>「可是師姐…」黃襄還想說些甚麼，那女修卻是一揮手打斷了她的話。</w:t>
        </w:r>
      </w:ins>
    </w:p>
    <w:p w:rsidR="00DB0BC7" w:rsidRDefault="00DB0BC7" w:rsidP="00DB0BC7">
      <w:pPr>
        <w:pStyle w:val="12"/>
        <w:spacing w:after="240"/>
        <w:ind w:leftChars="0" w:left="0"/>
        <w:rPr>
          <w:ins w:id="12892" w:author="Administrator" w:date="2019-03-17T22:40:00Z"/>
        </w:rPr>
      </w:pPr>
      <w:ins w:id="12893" w:author="Administrator" w:date="2019-03-17T22:40:00Z">
        <w:r>
          <w:rPr>
            <w:rFonts w:hint="eastAsia"/>
          </w:rPr>
          <w:t>「妳也說過了，那小子福緣不淺，而且妳不也試過身上的那個雙環戒，證明他不在三百里內，依我來看，他恐怕是跑到靈山的另一頭了，你就不要再擔心他了。」</w:t>
        </w:r>
      </w:ins>
    </w:p>
    <w:p w:rsidR="00DB0BC7" w:rsidRDefault="00DB0BC7" w:rsidP="00DB0BC7">
      <w:pPr>
        <w:pStyle w:val="12"/>
        <w:spacing w:after="240"/>
        <w:ind w:leftChars="0" w:left="0"/>
        <w:rPr>
          <w:ins w:id="12894" w:author="Administrator" w:date="2019-03-17T22:40:00Z"/>
        </w:rPr>
      </w:pPr>
      <w:ins w:id="12895" w:author="Administrator" w:date="2019-03-17T22:40:00Z">
        <w:r>
          <w:rPr>
            <w:rFonts w:hint="eastAsia"/>
          </w:rPr>
          <w:t>「希望如此…」黃襄低下頭去，有些苦澀地說道。</w:t>
        </w:r>
      </w:ins>
    </w:p>
    <w:p w:rsidR="00DB0BC7" w:rsidRDefault="00DB0BC7" w:rsidP="00DB0BC7">
      <w:pPr>
        <w:pStyle w:val="12"/>
        <w:spacing w:after="240"/>
        <w:ind w:leftChars="0" w:left="0"/>
        <w:rPr>
          <w:ins w:id="12896" w:author="Administrator" w:date="2019-03-17T22:40:00Z"/>
        </w:rPr>
      </w:pPr>
      <w:ins w:id="12897" w:author="Administrator" w:date="2019-03-17T22:40:00Z">
        <w:r>
          <w:rPr>
            <w:rFonts w:hint="eastAsia"/>
          </w:rPr>
          <w:t>她身上帶著一個儲物袋，那是先前李龍飛在摘下她的儲物袋時，順手塞入她懷中的。</w:t>
        </w:r>
      </w:ins>
    </w:p>
    <w:p w:rsidR="00DB0BC7" w:rsidRDefault="00DB0BC7" w:rsidP="00DB0BC7">
      <w:pPr>
        <w:pStyle w:val="12"/>
        <w:spacing w:after="240"/>
        <w:ind w:leftChars="0" w:left="0"/>
        <w:rPr>
          <w:ins w:id="12898" w:author="Administrator" w:date="2019-03-17T22:40:00Z"/>
        </w:rPr>
      </w:pPr>
      <w:ins w:id="12899" w:author="Administrator" w:date="2019-03-17T22:40:00Z">
        <w:r>
          <w:rPr>
            <w:rFonts w:hint="eastAsia"/>
          </w:rPr>
          <w:t>原來早在兩人打算</w:t>
        </w:r>
      </w:ins>
      <w:ins w:id="12900" w:author="簡新佳" w:date="2019-03-18T12:38:00Z">
        <w:r w:rsidR="00490988">
          <w:rPr>
            <w:rFonts w:hint="eastAsia"/>
          </w:rPr>
          <w:t>離開</w:t>
        </w:r>
      </w:ins>
      <w:ins w:id="12901" w:author="Administrator" w:date="2019-03-17T22:40:00Z">
        <w:del w:id="12902" w:author="簡新佳" w:date="2019-03-18T12:38:00Z">
          <w:r w:rsidDel="00490988">
            <w:rPr>
              <w:rFonts w:hint="eastAsia"/>
            </w:rPr>
            <w:delText>出去</w:delText>
          </w:r>
        </w:del>
        <w:r>
          <w:rPr>
            <w:rFonts w:hint="eastAsia"/>
          </w:rPr>
          <w:t>蜂巢之時，李龍飛便暗中要黃襄將其身上的儲物袋都交給了自己。</w:t>
        </w:r>
      </w:ins>
    </w:p>
    <w:p w:rsidR="00DB0BC7" w:rsidRDefault="00DB0BC7" w:rsidP="00DB0BC7">
      <w:pPr>
        <w:pStyle w:val="12"/>
        <w:spacing w:after="240"/>
        <w:ind w:leftChars="0" w:left="0"/>
        <w:rPr>
          <w:ins w:id="12903" w:author="Administrator" w:date="2019-03-17T22:40:00Z"/>
        </w:rPr>
      </w:pPr>
      <w:ins w:id="12904" w:author="Administrator" w:date="2019-03-17T22:40:00Z">
        <w:r>
          <w:rPr>
            <w:rFonts w:hint="eastAsia"/>
          </w:rPr>
          <w:t>當時黃襄還不明白李龍飛在想甚麼，但出於信任，也就沒有多加詢問，爾後鬼谷玟的出現，加上李龍飛的舉動，直到兩人一前一後追出蜂巢洞穴後，她才從懷中發現了這個儲物袋。</w:t>
        </w:r>
      </w:ins>
    </w:p>
    <w:p w:rsidR="00DB0BC7" w:rsidRDefault="00DB0BC7" w:rsidP="00DB0BC7">
      <w:pPr>
        <w:pStyle w:val="12"/>
        <w:spacing w:after="240"/>
        <w:ind w:leftChars="0" w:left="0"/>
        <w:rPr>
          <w:ins w:id="12905" w:author="Administrator" w:date="2019-03-17T22:40:00Z"/>
        </w:rPr>
      </w:pPr>
      <w:ins w:id="12906" w:author="Administrator" w:date="2019-03-17T22:40:00Z">
        <w:r>
          <w:rPr>
            <w:rFonts w:hint="eastAsia"/>
          </w:rPr>
          <w:lastRenderedPageBreak/>
          <w:t>這袋中所含的寶物，比起她原先的儲物袋，還要多上一倍，幾乎是整個蜂巢寶物的三分之二左右了。</w:t>
        </w:r>
      </w:ins>
    </w:p>
    <w:p w:rsidR="00DB0BC7" w:rsidRDefault="00DB0BC7" w:rsidP="00DB0BC7">
      <w:pPr>
        <w:pStyle w:val="12"/>
        <w:spacing w:after="240"/>
        <w:ind w:leftChars="0" w:left="0"/>
        <w:rPr>
          <w:ins w:id="12907" w:author="Administrator" w:date="2019-03-17T22:40:00Z"/>
        </w:rPr>
      </w:pPr>
      <w:ins w:id="12908" w:author="Administrator" w:date="2019-03-17T22:40:00Z">
        <w:r>
          <w:rPr>
            <w:rFonts w:hint="eastAsia"/>
          </w:rPr>
          <w:t>也在她發現的同時，這才明白李龍飛的用心良苦。</w:t>
        </w:r>
      </w:ins>
    </w:p>
    <w:p w:rsidR="00DB0BC7" w:rsidRPr="00CF3F4F" w:rsidRDefault="00DB0BC7" w:rsidP="00DB0BC7">
      <w:pPr>
        <w:pStyle w:val="12"/>
        <w:spacing w:after="240"/>
        <w:ind w:leftChars="0" w:left="0"/>
        <w:rPr>
          <w:ins w:id="12909" w:author="Administrator" w:date="2019-03-17T22:40:00Z"/>
        </w:rPr>
      </w:pPr>
      <w:ins w:id="12910" w:author="Administrator" w:date="2019-03-17T22:40:00Z">
        <w:r>
          <w:rPr>
            <w:rFonts w:hint="eastAsia"/>
          </w:rPr>
          <w:t>只是，此時靈山劇變，自己卻聯絡不上他，讓黃襄一顆心懸在那裡，久久無法放下。</w:t>
        </w:r>
      </w:ins>
    </w:p>
    <w:p w:rsidR="000F0075" w:rsidRDefault="008400F5">
      <w:pPr>
        <w:pStyle w:val="12"/>
        <w:spacing w:after="240"/>
        <w:ind w:leftChars="0" w:left="0"/>
        <w:rPr>
          <w:ins w:id="12911" w:author="Administrator" w:date="2019-03-17T16:31:00Z"/>
        </w:rPr>
        <w:pPrChange w:id="12912" w:author="Administrator" w:date="2019-03-17T16:24:00Z">
          <w:pPr>
            <w:pStyle w:val="12"/>
            <w:numPr>
              <w:numId w:val="1"/>
            </w:numPr>
            <w:spacing w:after="240"/>
            <w:ind w:leftChars="0" w:left="360" w:hanging="360"/>
            <w:outlineLvl w:val="0"/>
          </w:pPr>
        </w:pPrChange>
      </w:pPr>
      <w:ins w:id="12913" w:author="Administrator" w:date="2019-03-17T16:24:00Z">
        <w:r>
          <w:rPr>
            <w:rFonts w:hint="eastAsia"/>
          </w:rPr>
          <w:t>靈山的另一側，</w:t>
        </w:r>
      </w:ins>
      <w:ins w:id="12914" w:author="Administrator" w:date="2019-03-17T16:25:00Z">
        <w:r>
          <w:rPr>
            <w:rFonts w:hint="eastAsia"/>
          </w:rPr>
          <w:t>一名</w:t>
        </w:r>
      </w:ins>
      <w:ins w:id="12915" w:author="Administrator" w:date="2019-03-17T16:28:00Z">
        <w:r>
          <w:rPr>
            <w:rFonts w:hint="eastAsia"/>
          </w:rPr>
          <w:t>白衣</w:t>
        </w:r>
      </w:ins>
      <w:ins w:id="12916" w:author="Administrator" w:date="2019-03-17T16:29:00Z">
        <w:r>
          <w:rPr>
            <w:rFonts w:hint="eastAsia"/>
          </w:rPr>
          <w:t>修士，此時他左臂齊斷，</w:t>
        </w:r>
      </w:ins>
      <w:ins w:id="12917" w:author="Administrator" w:date="2019-03-17T16:30:00Z">
        <w:r>
          <w:rPr>
            <w:rFonts w:hint="eastAsia"/>
          </w:rPr>
          <w:t>披頭散髮，整個人狼狽不堪，</w:t>
        </w:r>
      </w:ins>
      <w:ins w:id="12918" w:author="Administrator" w:date="2019-03-17T16:31:00Z">
        <w:r>
          <w:rPr>
            <w:rFonts w:hint="eastAsia"/>
          </w:rPr>
          <w:t>咬牙切齒地往前奔走著。</w:t>
        </w:r>
      </w:ins>
    </w:p>
    <w:p w:rsidR="000F0075" w:rsidRDefault="00BB7EA8">
      <w:pPr>
        <w:pStyle w:val="12"/>
        <w:spacing w:after="240"/>
        <w:ind w:leftChars="0" w:left="0"/>
        <w:rPr>
          <w:ins w:id="12919" w:author="Administrator" w:date="2019-03-17T16:33:00Z"/>
        </w:rPr>
        <w:pPrChange w:id="12920" w:author="Administrator" w:date="2019-03-17T16:24:00Z">
          <w:pPr>
            <w:pStyle w:val="12"/>
            <w:numPr>
              <w:numId w:val="1"/>
            </w:numPr>
            <w:spacing w:after="240"/>
            <w:ind w:leftChars="0" w:left="360" w:hanging="360"/>
            <w:outlineLvl w:val="0"/>
          </w:pPr>
        </w:pPrChange>
      </w:pPr>
      <w:ins w:id="12921" w:author="Administrator" w:date="2019-03-17T16:31:00Z">
        <w:r>
          <w:rPr>
            <w:rFonts w:hint="eastAsia"/>
          </w:rPr>
          <w:t>「鬼谷玟…道辰子…你們兩個天殺的</w:t>
        </w:r>
      </w:ins>
      <w:ins w:id="12922" w:author="Administrator" w:date="2019-03-17T16:32:00Z">
        <w:r>
          <w:rPr>
            <w:rFonts w:hint="eastAsia"/>
          </w:rPr>
          <w:t>，我青陽子若僥倖不死，日後必找你們報</w:t>
        </w:r>
      </w:ins>
      <w:ins w:id="12923" w:author="Administrator" w:date="2019-03-17T16:33:00Z">
        <w:r>
          <w:rPr>
            <w:rFonts w:hint="eastAsia"/>
          </w:rPr>
          <w:t>仇…</w:t>
        </w:r>
      </w:ins>
      <w:ins w:id="12924" w:author="Administrator" w:date="2019-03-17T16:31:00Z">
        <w:r w:rsidR="008400F5">
          <w:rPr>
            <w:rFonts w:hint="eastAsia"/>
          </w:rPr>
          <w:t>」</w:t>
        </w:r>
      </w:ins>
    </w:p>
    <w:p w:rsidR="000F0075" w:rsidRDefault="00BB7EA8">
      <w:pPr>
        <w:pStyle w:val="12"/>
        <w:spacing w:after="240"/>
        <w:ind w:leftChars="0" w:left="0"/>
        <w:rPr>
          <w:ins w:id="12925" w:author="Administrator" w:date="2019-03-17T16:35:00Z"/>
        </w:rPr>
        <w:pPrChange w:id="12926" w:author="Administrator" w:date="2019-03-17T16:24:00Z">
          <w:pPr>
            <w:pStyle w:val="12"/>
            <w:numPr>
              <w:numId w:val="1"/>
            </w:numPr>
            <w:spacing w:after="240"/>
            <w:ind w:leftChars="0" w:left="360" w:hanging="360"/>
            <w:outlineLvl w:val="0"/>
          </w:pPr>
        </w:pPrChange>
      </w:pPr>
      <w:ins w:id="12927" w:author="Administrator" w:date="2019-03-17T16:33:00Z">
        <w:r>
          <w:rPr>
            <w:rFonts w:hint="eastAsia"/>
          </w:rPr>
          <w:t>罵是這麼罵，</w:t>
        </w:r>
      </w:ins>
      <w:ins w:id="12928" w:author="簡新佳" w:date="2019-03-18T12:39:00Z">
        <w:r w:rsidR="00490988">
          <w:rPr>
            <w:rFonts w:hint="eastAsia"/>
          </w:rPr>
          <w:t>但眼下的</w:t>
        </w:r>
      </w:ins>
      <w:ins w:id="12929" w:author="Administrator" w:date="2019-03-17T16:33:00Z">
        <w:del w:id="12930" w:author="簡新佳" w:date="2019-03-18T12:39:00Z">
          <w:r w:rsidDel="00490988">
            <w:rPr>
              <w:rFonts w:hint="eastAsia"/>
            </w:rPr>
            <w:delText>此時</w:delText>
          </w:r>
        </w:del>
        <w:r>
          <w:rPr>
            <w:rFonts w:hint="eastAsia"/>
          </w:rPr>
          <w:t>青陽子已無當初刀仙宗天驕的那份氣勢，整個人氣息更降至只有</w:t>
        </w:r>
      </w:ins>
      <w:ins w:id="12931" w:author="Administrator" w:date="2019-03-17T16:34:00Z">
        <w:r>
          <w:rPr>
            <w:rFonts w:hint="eastAsia"/>
          </w:rPr>
          <w:t>築基中期左右，渾身傷痕，</w:t>
        </w:r>
      </w:ins>
      <w:ins w:id="12932" w:author="Administrator" w:date="2019-03-17T16:35:00Z">
        <w:r>
          <w:rPr>
            <w:rFonts w:hint="eastAsia"/>
          </w:rPr>
          <w:t>對於靈山中的一切風吹草動都心驚膽跳</w:t>
        </w:r>
      </w:ins>
      <w:ins w:id="12933" w:author="簡新佳" w:date="2019-03-18T12:39:00Z">
        <w:r w:rsidR="00490988">
          <w:rPr>
            <w:rFonts w:hint="eastAsia"/>
          </w:rPr>
          <w:t>堤防</w:t>
        </w:r>
      </w:ins>
      <w:ins w:id="12934" w:author="Administrator" w:date="2019-03-17T16:35:00Z">
        <w:r>
          <w:rPr>
            <w:rFonts w:hint="eastAsia"/>
          </w:rPr>
          <w:t>著。</w:t>
        </w:r>
      </w:ins>
    </w:p>
    <w:p w:rsidR="000F0075" w:rsidRDefault="00BB7EA8">
      <w:pPr>
        <w:pStyle w:val="12"/>
        <w:spacing w:after="240"/>
        <w:ind w:leftChars="0" w:left="0"/>
        <w:rPr>
          <w:ins w:id="12935" w:author="Administrator" w:date="2019-03-17T16:38:00Z"/>
        </w:rPr>
        <w:pPrChange w:id="12936" w:author="Administrator" w:date="2019-03-17T16:24:00Z">
          <w:pPr>
            <w:pStyle w:val="12"/>
            <w:numPr>
              <w:numId w:val="1"/>
            </w:numPr>
            <w:spacing w:after="240"/>
            <w:ind w:leftChars="0" w:left="360" w:hanging="360"/>
            <w:outlineLvl w:val="0"/>
          </w:pPr>
        </w:pPrChange>
      </w:pPr>
      <w:ins w:id="12937" w:author="Administrator" w:date="2019-03-17T16:36:00Z">
        <w:r>
          <w:rPr>
            <w:rFonts w:hint="eastAsia"/>
          </w:rPr>
          <w:t>早前他在蜂巢洞穴，晚了道辰</w:t>
        </w:r>
      </w:ins>
      <w:ins w:id="12938" w:author="Administrator" w:date="2019-03-17T16:37:00Z">
        <w:r>
          <w:rPr>
            <w:rFonts w:hint="eastAsia"/>
          </w:rPr>
          <w:t>子一步解開沖靈散的藥效，等到能動之時，身邊的刀仙宗等人已被</w:t>
        </w:r>
      </w:ins>
      <w:ins w:id="12939" w:author="Administrator" w:date="2019-03-17T16:38:00Z">
        <w:r>
          <w:rPr>
            <w:rFonts w:hint="eastAsia"/>
          </w:rPr>
          <w:t>清殺殆盡。</w:t>
        </w:r>
      </w:ins>
    </w:p>
    <w:p w:rsidR="000F0075" w:rsidRDefault="00BB7EA8">
      <w:pPr>
        <w:pStyle w:val="12"/>
        <w:spacing w:after="240"/>
        <w:ind w:leftChars="0" w:left="0"/>
        <w:rPr>
          <w:ins w:id="12940" w:author="Administrator" w:date="2019-03-17T16:40:00Z"/>
        </w:rPr>
        <w:pPrChange w:id="12941" w:author="Administrator" w:date="2019-03-17T16:24:00Z">
          <w:pPr>
            <w:pStyle w:val="12"/>
            <w:numPr>
              <w:numId w:val="1"/>
            </w:numPr>
            <w:spacing w:after="240"/>
            <w:ind w:leftChars="0" w:left="360" w:hanging="360"/>
            <w:outlineLvl w:val="0"/>
          </w:pPr>
        </w:pPrChange>
      </w:pPr>
      <w:ins w:id="12942" w:author="Administrator" w:date="2019-03-17T16:38:00Z">
        <w:r>
          <w:rPr>
            <w:rFonts w:hint="eastAsia"/>
          </w:rPr>
          <w:t>若不是他在最後關頭，勉強</w:t>
        </w:r>
      </w:ins>
      <w:ins w:id="12943" w:author="Administrator" w:date="2019-03-17T16:39:00Z">
        <w:r>
          <w:rPr>
            <w:rFonts w:hint="eastAsia"/>
          </w:rPr>
          <w:t>聚</w:t>
        </w:r>
      </w:ins>
      <w:ins w:id="12944" w:author="Administrator" w:date="2019-03-17T16:38:00Z">
        <w:r>
          <w:rPr>
            <w:rFonts w:hint="eastAsia"/>
          </w:rPr>
          <w:t>起丹田中的靈氣</w:t>
        </w:r>
      </w:ins>
      <w:ins w:id="12945" w:author="Administrator" w:date="2019-03-17T16:39:00Z">
        <w:r>
          <w:rPr>
            <w:rFonts w:hint="eastAsia"/>
          </w:rPr>
          <w:t>，以祕法</w:t>
        </w:r>
      </w:ins>
      <w:ins w:id="12946" w:author="Administrator" w:date="2019-03-17T16:40:00Z">
        <w:r>
          <w:rPr>
            <w:rFonts w:hint="eastAsia"/>
          </w:rPr>
          <w:t>沖淡</w:t>
        </w:r>
      </w:ins>
      <w:ins w:id="12947" w:author="Administrator" w:date="2019-03-17T16:39:00Z">
        <w:r>
          <w:rPr>
            <w:rFonts w:hint="eastAsia"/>
          </w:rPr>
          <w:t>藥效，</w:t>
        </w:r>
      </w:ins>
      <w:ins w:id="12948" w:author="Administrator" w:date="2019-03-17T16:40:00Z">
        <w:r>
          <w:rPr>
            <w:rFonts w:hint="eastAsia"/>
          </w:rPr>
          <w:t>怕是自己此時也已經人頭落地。</w:t>
        </w:r>
      </w:ins>
    </w:p>
    <w:p w:rsidR="000F0075" w:rsidRDefault="00BB7EA8">
      <w:pPr>
        <w:pStyle w:val="12"/>
        <w:spacing w:after="240"/>
        <w:ind w:leftChars="0" w:left="0"/>
        <w:rPr>
          <w:ins w:id="12949" w:author="Administrator" w:date="2019-03-17T16:41:00Z"/>
        </w:rPr>
        <w:pPrChange w:id="12950" w:author="Administrator" w:date="2019-03-17T16:24:00Z">
          <w:pPr>
            <w:pStyle w:val="12"/>
            <w:numPr>
              <w:numId w:val="1"/>
            </w:numPr>
            <w:spacing w:after="240"/>
            <w:ind w:leftChars="0" w:left="360" w:hanging="360"/>
            <w:outlineLvl w:val="0"/>
          </w:pPr>
        </w:pPrChange>
      </w:pPr>
      <w:ins w:id="12951" w:author="Administrator" w:date="2019-03-17T16:40:00Z">
        <w:r>
          <w:rPr>
            <w:rFonts w:hint="eastAsia"/>
          </w:rPr>
          <w:t>不過就</w:t>
        </w:r>
      </w:ins>
      <w:ins w:id="12952" w:author="Administrator" w:date="2019-03-17T16:41:00Z">
        <w:r>
          <w:rPr>
            <w:rFonts w:hint="eastAsia"/>
          </w:rPr>
          <w:t>算這樣，他仍是被斬下一臂，落荒而逃。</w:t>
        </w:r>
      </w:ins>
    </w:p>
    <w:p w:rsidR="000F0075" w:rsidRDefault="00BB7EA8">
      <w:pPr>
        <w:pStyle w:val="12"/>
        <w:spacing w:after="240"/>
        <w:ind w:leftChars="0" w:left="0"/>
        <w:rPr>
          <w:ins w:id="12953" w:author="Administrator" w:date="2019-03-17T16:47:00Z"/>
        </w:rPr>
        <w:pPrChange w:id="12954" w:author="Administrator" w:date="2019-03-17T16:24:00Z">
          <w:pPr>
            <w:pStyle w:val="12"/>
            <w:numPr>
              <w:numId w:val="1"/>
            </w:numPr>
            <w:spacing w:after="240"/>
            <w:ind w:leftChars="0" w:left="360" w:hanging="360"/>
            <w:outlineLvl w:val="0"/>
          </w:pPr>
        </w:pPrChange>
      </w:pPr>
      <w:ins w:id="12955" w:author="Administrator" w:date="2019-03-17T16:41:00Z">
        <w:r>
          <w:rPr>
            <w:rFonts w:hint="eastAsia"/>
          </w:rPr>
          <w:t>為了避免被赤劍宗等人追殺，他特意繞了一圈，</w:t>
        </w:r>
      </w:ins>
      <w:ins w:id="12956" w:author="Administrator" w:date="2019-03-17T16:42:00Z">
        <w:r>
          <w:rPr>
            <w:rFonts w:hint="eastAsia"/>
          </w:rPr>
          <w:t>從靈山另一邊山頭往下離開，可就在他</w:t>
        </w:r>
      </w:ins>
      <w:ins w:id="12957" w:author="Administrator" w:date="2019-03-17T16:45:00Z">
        <w:r w:rsidR="00036650">
          <w:rPr>
            <w:rFonts w:hint="eastAsia"/>
          </w:rPr>
          <w:t>準備離開時，突然靈山劇動，跟著無數</w:t>
        </w:r>
      </w:ins>
      <w:ins w:id="12958" w:author="Administrator" w:date="2019-03-17T16:46:00Z">
        <w:r w:rsidR="00036650">
          <w:rPr>
            <w:rFonts w:hint="eastAsia"/>
          </w:rPr>
          <w:t>猛</w:t>
        </w:r>
      </w:ins>
      <w:ins w:id="12959" w:author="Administrator" w:date="2019-03-17T16:45:00Z">
        <w:r w:rsidR="00036650">
          <w:rPr>
            <w:rFonts w:hint="eastAsia"/>
          </w:rPr>
          <w:t>禽</w:t>
        </w:r>
      </w:ins>
      <w:ins w:id="12960" w:author="Administrator" w:date="2019-03-17T16:46:00Z">
        <w:r w:rsidR="00036650">
          <w:rPr>
            <w:rFonts w:hint="eastAsia"/>
          </w:rPr>
          <w:t>妖</w:t>
        </w:r>
      </w:ins>
      <w:ins w:id="12961" w:author="Administrator" w:date="2019-03-17T16:45:00Z">
        <w:r w:rsidR="00036650">
          <w:rPr>
            <w:rFonts w:hint="eastAsia"/>
          </w:rPr>
          <w:t>獸，</w:t>
        </w:r>
      </w:ins>
      <w:ins w:id="12962" w:author="Administrator" w:date="2019-03-17T16:46:00Z">
        <w:r w:rsidR="00036650">
          <w:rPr>
            <w:rFonts w:hint="eastAsia"/>
          </w:rPr>
          <w:t>精怪魔蟲衝了出去，裡頭更有不少就算是他全盛時期，也不</w:t>
        </w:r>
      </w:ins>
      <w:ins w:id="12963" w:author="Administrator" w:date="2019-03-17T16:47:00Z">
        <w:r w:rsidR="00036650">
          <w:rPr>
            <w:rFonts w:hint="eastAsia"/>
          </w:rPr>
          <w:t>願</w:t>
        </w:r>
      </w:ins>
      <w:ins w:id="12964" w:author="Administrator" w:date="2019-03-17T16:46:00Z">
        <w:r w:rsidR="00036650">
          <w:rPr>
            <w:rFonts w:hint="eastAsia"/>
          </w:rPr>
          <w:t>招惹的</w:t>
        </w:r>
      </w:ins>
      <w:ins w:id="12965" w:author="Administrator" w:date="2019-03-17T16:47:00Z">
        <w:r w:rsidR="00036650">
          <w:rPr>
            <w:rFonts w:hint="eastAsia"/>
          </w:rPr>
          <w:t>存在。</w:t>
        </w:r>
      </w:ins>
    </w:p>
    <w:p w:rsidR="000F0075" w:rsidRDefault="00036650">
      <w:pPr>
        <w:pStyle w:val="12"/>
        <w:spacing w:after="240"/>
        <w:ind w:leftChars="0" w:left="0"/>
        <w:rPr>
          <w:ins w:id="12966" w:author="Administrator" w:date="2019-03-17T16:48:00Z"/>
        </w:rPr>
        <w:pPrChange w:id="12967" w:author="Administrator" w:date="2019-03-17T16:24:00Z">
          <w:pPr>
            <w:pStyle w:val="12"/>
            <w:numPr>
              <w:numId w:val="1"/>
            </w:numPr>
            <w:spacing w:after="240"/>
            <w:ind w:leftChars="0" w:left="360" w:hanging="360"/>
            <w:outlineLvl w:val="0"/>
          </w:pPr>
        </w:pPrChange>
      </w:pPr>
      <w:ins w:id="12968" w:author="Administrator" w:date="2019-03-17T16:47:00Z">
        <w:r>
          <w:rPr>
            <w:rFonts w:hint="eastAsia"/>
          </w:rPr>
          <w:t>而此時他勉強來到山腳邊，只差一點，就</w:t>
        </w:r>
      </w:ins>
      <w:ins w:id="12969" w:author="Administrator" w:date="2019-03-17T16:48:00Z">
        <w:r>
          <w:rPr>
            <w:rFonts w:hint="eastAsia"/>
          </w:rPr>
          <w:t>可以離開這靈山範圍了。</w:t>
        </w:r>
      </w:ins>
    </w:p>
    <w:p w:rsidR="000F0075" w:rsidRDefault="00036650">
      <w:pPr>
        <w:pStyle w:val="12"/>
        <w:spacing w:after="240"/>
        <w:ind w:leftChars="0" w:left="0"/>
        <w:rPr>
          <w:ins w:id="12970" w:author="Administrator" w:date="2019-03-17T16:49:00Z"/>
        </w:rPr>
        <w:pPrChange w:id="12971" w:author="Administrator" w:date="2019-03-17T16:24:00Z">
          <w:pPr>
            <w:pStyle w:val="12"/>
            <w:numPr>
              <w:numId w:val="1"/>
            </w:numPr>
            <w:spacing w:after="240"/>
            <w:ind w:leftChars="0" w:left="360" w:hanging="360"/>
            <w:outlineLvl w:val="0"/>
          </w:pPr>
        </w:pPrChange>
      </w:pPr>
      <w:ins w:id="12972" w:author="Administrator" w:date="2019-03-17T16:48:00Z">
        <w:r>
          <w:rPr>
            <w:rFonts w:hint="eastAsia"/>
          </w:rPr>
          <w:t>突然間，他像是意識到甚麼，整個人站住不動，大氣不</w:t>
        </w:r>
      </w:ins>
      <w:ins w:id="12973" w:author="Administrator" w:date="2019-03-17T16:49:00Z">
        <w:r>
          <w:rPr>
            <w:rFonts w:hint="eastAsia"/>
          </w:rPr>
          <w:t>敢喘地往前方看去。</w:t>
        </w:r>
      </w:ins>
    </w:p>
    <w:p w:rsidR="000F0075" w:rsidRDefault="00036650">
      <w:pPr>
        <w:pStyle w:val="12"/>
        <w:spacing w:after="240"/>
        <w:ind w:leftChars="0" w:left="0"/>
        <w:rPr>
          <w:ins w:id="12974" w:author="Administrator" w:date="2019-03-17T16:51:00Z"/>
        </w:rPr>
        <w:pPrChange w:id="12975" w:author="Administrator" w:date="2019-03-17T16:24:00Z">
          <w:pPr>
            <w:pStyle w:val="12"/>
            <w:numPr>
              <w:numId w:val="1"/>
            </w:numPr>
            <w:spacing w:after="240"/>
            <w:ind w:leftChars="0" w:left="360" w:hanging="360"/>
            <w:outlineLvl w:val="0"/>
          </w:pPr>
        </w:pPrChange>
      </w:pPr>
      <w:ins w:id="12976" w:author="Administrator" w:date="2019-03-17T16:49:00Z">
        <w:r>
          <w:rPr>
            <w:rFonts w:hint="eastAsia"/>
          </w:rPr>
          <w:t>只見前方</w:t>
        </w:r>
      </w:ins>
      <w:ins w:id="12977" w:author="Administrator" w:date="2019-03-17T16:50:00Z">
        <w:r>
          <w:rPr>
            <w:rFonts w:hint="eastAsia"/>
          </w:rPr>
          <w:t>一個巨大無比的漆黑妖獸，全身毛絨，有如圓球般張大了嘴，眼神有些迷茫，</w:t>
        </w:r>
      </w:ins>
      <w:ins w:id="12978" w:author="Administrator" w:date="2019-03-17T16:51:00Z">
        <w:r>
          <w:rPr>
            <w:rFonts w:hint="eastAsia"/>
          </w:rPr>
          <w:t>輕輕地往前飄去。</w:t>
        </w:r>
      </w:ins>
    </w:p>
    <w:p w:rsidR="000F0075" w:rsidRDefault="00036650">
      <w:pPr>
        <w:pStyle w:val="12"/>
        <w:spacing w:after="240"/>
        <w:ind w:leftChars="0" w:left="0"/>
        <w:rPr>
          <w:ins w:id="12979" w:author="Administrator" w:date="2019-03-17T16:55:00Z"/>
        </w:rPr>
        <w:pPrChange w:id="12980" w:author="Administrator" w:date="2019-03-17T16:24:00Z">
          <w:pPr>
            <w:pStyle w:val="12"/>
            <w:numPr>
              <w:numId w:val="1"/>
            </w:numPr>
            <w:spacing w:after="240"/>
            <w:ind w:leftChars="0" w:left="360" w:hanging="360"/>
            <w:outlineLvl w:val="0"/>
          </w:pPr>
        </w:pPrChange>
      </w:pPr>
      <w:ins w:id="12981" w:author="Administrator" w:date="2019-03-17T16:51:00Z">
        <w:r>
          <w:rPr>
            <w:rFonts w:hint="eastAsia"/>
          </w:rPr>
          <w:t>而其體外毛髮，不少淤泥沾染其上，正一點一滴往下</w:t>
        </w:r>
      </w:ins>
      <w:ins w:id="12982" w:author="Administrator" w:date="2019-03-17T16:52:00Z">
        <w:r>
          <w:rPr>
            <w:rFonts w:hint="eastAsia"/>
          </w:rPr>
          <w:t>滴落，</w:t>
        </w:r>
      </w:ins>
      <w:ins w:id="12983" w:author="Administrator" w:date="2019-03-17T16:54:00Z">
        <w:r>
          <w:rPr>
            <w:rFonts w:hint="eastAsia"/>
          </w:rPr>
          <w:t>每一滴都有人頭般大小，</w:t>
        </w:r>
      </w:ins>
      <w:ins w:id="12984" w:author="Administrator" w:date="2019-03-17T16:55:00Z">
        <w:r>
          <w:rPr>
            <w:rFonts w:hint="eastAsia"/>
          </w:rPr>
          <w:t>啪</w:t>
        </w:r>
        <w:r w:rsidR="00F9164E">
          <w:rPr>
            <w:rFonts w:hint="eastAsia"/>
          </w:rPr>
          <w:t>答啪答。</w:t>
        </w:r>
      </w:ins>
    </w:p>
    <w:p w:rsidR="000F0075" w:rsidRDefault="00F9164E">
      <w:pPr>
        <w:pStyle w:val="12"/>
        <w:spacing w:after="240"/>
        <w:ind w:leftChars="0" w:left="0"/>
        <w:rPr>
          <w:ins w:id="12985" w:author="Administrator" w:date="2019-03-17T16:56:00Z"/>
        </w:rPr>
        <w:pPrChange w:id="12986" w:author="Administrator" w:date="2019-03-17T16:24:00Z">
          <w:pPr>
            <w:pStyle w:val="12"/>
            <w:numPr>
              <w:numId w:val="1"/>
            </w:numPr>
            <w:spacing w:after="240"/>
            <w:ind w:leftChars="0" w:left="360" w:hanging="360"/>
            <w:outlineLvl w:val="0"/>
          </w:pPr>
        </w:pPrChange>
      </w:pPr>
      <w:ins w:id="12987" w:author="Administrator" w:date="2019-03-17T16:55:00Z">
        <w:r>
          <w:rPr>
            <w:rFonts w:hint="eastAsia"/>
          </w:rPr>
          <w:t>「泣…泣冥獸怎會在這裡…」</w:t>
        </w:r>
      </w:ins>
      <w:ins w:id="12988" w:author="Administrator" w:date="2019-03-17T16:56:00Z">
        <w:r>
          <w:rPr>
            <w:rFonts w:hint="eastAsia"/>
          </w:rPr>
          <w:t>青陽子心中發苦，他有心想要退後，但全身卻因為泣冥獸的威壓而不敢動彈。</w:t>
        </w:r>
      </w:ins>
    </w:p>
    <w:p w:rsidR="000F0075" w:rsidRDefault="00F9164E">
      <w:pPr>
        <w:pStyle w:val="12"/>
        <w:spacing w:after="240"/>
        <w:ind w:leftChars="0" w:left="0"/>
        <w:rPr>
          <w:ins w:id="12989" w:author="Administrator" w:date="2019-03-17T16:57:00Z"/>
        </w:rPr>
        <w:pPrChange w:id="12990" w:author="Administrator" w:date="2019-03-17T16:24:00Z">
          <w:pPr>
            <w:pStyle w:val="12"/>
            <w:numPr>
              <w:numId w:val="1"/>
            </w:numPr>
            <w:spacing w:after="240"/>
            <w:ind w:leftChars="0" w:left="360" w:hanging="360"/>
            <w:outlineLvl w:val="0"/>
          </w:pPr>
        </w:pPrChange>
      </w:pPr>
      <w:ins w:id="12991" w:author="Administrator" w:date="2019-03-17T16:56:00Z">
        <w:r>
          <w:rPr>
            <w:rFonts w:hint="eastAsia"/>
          </w:rPr>
          <w:lastRenderedPageBreak/>
          <w:t>就在此時，</w:t>
        </w:r>
      </w:ins>
      <w:ins w:id="12992" w:author="Administrator" w:date="2019-03-17T16:57:00Z">
        <w:r>
          <w:rPr>
            <w:rFonts w:hint="eastAsia"/>
          </w:rPr>
          <w:t>泣冥獸似乎也注意到了他，轉頭向他看來，跟著張大了嘴，緩緩地要將他吞下。</w:t>
        </w:r>
      </w:ins>
    </w:p>
    <w:p w:rsidR="000F0075" w:rsidRDefault="00F9164E">
      <w:pPr>
        <w:pStyle w:val="12"/>
        <w:spacing w:after="240"/>
        <w:ind w:leftChars="0" w:left="0"/>
        <w:rPr>
          <w:ins w:id="12993" w:author="Administrator" w:date="2019-03-17T16:59:00Z"/>
        </w:rPr>
        <w:pPrChange w:id="12994" w:author="Administrator" w:date="2019-03-17T16:24:00Z">
          <w:pPr>
            <w:pStyle w:val="12"/>
            <w:numPr>
              <w:numId w:val="1"/>
            </w:numPr>
            <w:spacing w:after="240"/>
            <w:ind w:leftChars="0" w:left="360" w:hanging="360"/>
            <w:outlineLvl w:val="0"/>
          </w:pPr>
        </w:pPrChange>
      </w:pPr>
      <w:ins w:id="12995" w:author="Administrator" w:date="2019-03-17T16:57:00Z">
        <w:r>
          <w:rPr>
            <w:rFonts w:hint="eastAsia"/>
          </w:rPr>
          <w:t>青陽子拼了命地想要動起身子，但</w:t>
        </w:r>
      </w:ins>
      <w:ins w:id="12996" w:author="Administrator" w:date="2019-03-17T16:58:00Z">
        <w:r>
          <w:rPr>
            <w:rFonts w:hint="eastAsia"/>
          </w:rPr>
          <w:t>受傷過重，又修為下降的他，此時</w:t>
        </w:r>
      </w:ins>
      <w:ins w:id="12997" w:author="簡新佳" w:date="2019-03-18T12:40:00Z">
        <w:r w:rsidR="00490988">
          <w:rPr>
            <w:rFonts w:hint="eastAsia"/>
          </w:rPr>
          <w:t>被泣冥</w:t>
        </w:r>
      </w:ins>
      <w:ins w:id="12998" w:author="簡新佳" w:date="2019-03-18T12:41:00Z">
        <w:r w:rsidR="00490988">
          <w:rPr>
            <w:rFonts w:hint="eastAsia"/>
          </w:rPr>
          <w:t>獸盯上就像老鼠遇上蛇，</w:t>
        </w:r>
      </w:ins>
      <w:ins w:id="12999" w:author="Administrator" w:date="2019-03-17T16:58:00Z">
        <w:r>
          <w:rPr>
            <w:rFonts w:hint="eastAsia"/>
          </w:rPr>
          <w:t>跟本無法行動，只能眼睜睜看著對方的巨嘴</w:t>
        </w:r>
      </w:ins>
      <w:ins w:id="13000" w:author="Administrator" w:date="2019-03-17T16:59:00Z">
        <w:r>
          <w:rPr>
            <w:rFonts w:hint="eastAsia"/>
          </w:rPr>
          <w:t>朝自己咬來。</w:t>
        </w:r>
      </w:ins>
    </w:p>
    <w:p w:rsidR="000F0075" w:rsidRDefault="00F9164E">
      <w:pPr>
        <w:pStyle w:val="12"/>
        <w:spacing w:after="240"/>
        <w:ind w:leftChars="0" w:left="0"/>
        <w:rPr>
          <w:ins w:id="13001" w:author="Administrator" w:date="2019-03-17T22:47:00Z"/>
        </w:rPr>
        <w:pPrChange w:id="13002" w:author="Administrator" w:date="2019-03-17T16:24:00Z">
          <w:pPr>
            <w:pStyle w:val="12"/>
            <w:numPr>
              <w:numId w:val="1"/>
            </w:numPr>
            <w:spacing w:after="240"/>
            <w:ind w:leftChars="0" w:left="360" w:hanging="360"/>
            <w:outlineLvl w:val="0"/>
          </w:pPr>
        </w:pPrChange>
      </w:pPr>
      <w:ins w:id="13003" w:author="Administrator" w:date="2019-03-17T16:59:00Z">
        <w:r>
          <w:rPr>
            <w:rFonts w:hint="eastAsia"/>
          </w:rPr>
          <w:t>就在他腦中一片空白之時，突然間從靈山深處，一個響</w:t>
        </w:r>
      </w:ins>
      <w:ins w:id="13004" w:author="Administrator" w:date="2019-03-17T17:00:00Z">
        <w:r>
          <w:rPr>
            <w:rFonts w:hint="eastAsia"/>
          </w:rPr>
          <w:t>亮的</w:t>
        </w:r>
      </w:ins>
      <w:ins w:id="13005" w:author="Administrator" w:date="2019-03-17T16:59:00Z">
        <w:r w:rsidR="005F3805">
          <w:rPr>
            <w:rFonts w:hint="eastAsia"/>
          </w:rPr>
          <w:t>悶哼聲</w:t>
        </w:r>
      </w:ins>
      <w:ins w:id="13006" w:author="Administrator" w:date="2019-03-17T17:00:00Z">
        <w:r>
          <w:rPr>
            <w:rFonts w:hint="eastAsia"/>
          </w:rPr>
          <w:t>傳來，那泣冥獸愣了一下，跟著轉過身去，沒再理會青陽子，朝靈山深處</w:t>
        </w:r>
      </w:ins>
      <w:ins w:id="13007" w:author="Administrator" w:date="2019-03-17T22:45:00Z">
        <w:r w:rsidR="005F3805">
          <w:rPr>
            <w:rFonts w:hint="eastAsia"/>
          </w:rPr>
          <w:t>急速</w:t>
        </w:r>
      </w:ins>
      <w:ins w:id="13008" w:author="Administrator" w:date="2019-03-17T17:00:00Z">
        <w:r>
          <w:rPr>
            <w:rFonts w:hint="eastAsia"/>
          </w:rPr>
          <w:t>飛去。</w:t>
        </w:r>
      </w:ins>
    </w:p>
    <w:p w:rsidR="000F0075" w:rsidRDefault="005F3805">
      <w:pPr>
        <w:pStyle w:val="12"/>
        <w:spacing w:after="240"/>
        <w:ind w:leftChars="0" w:left="0"/>
        <w:rPr>
          <w:ins w:id="13009" w:author="Administrator" w:date="2019-03-17T17:00:00Z"/>
        </w:rPr>
        <w:pPrChange w:id="13010" w:author="Administrator" w:date="2019-03-17T16:24:00Z">
          <w:pPr>
            <w:pStyle w:val="12"/>
            <w:numPr>
              <w:numId w:val="1"/>
            </w:numPr>
            <w:spacing w:after="240"/>
            <w:ind w:leftChars="0" w:left="360" w:hanging="360"/>
            <w:outlineLvl w:val="0"/>
          </w:pPr>
        </w:pPrChange>
      </w:pPr>
      <w:ins w:id="13011" w:author="Administrator" w:date="2019-03-17T22:47:00Z">
        <w:r>
          <w:rPr>
            <w:rFonts w:hint="eastAsia"/>
          </w:rPr>
          <w:t>※※※</w:t>
        </w:r>
      </w:ins>
    </w:p>
    <w:p w:rsidR="000F0075" w:rsidRDefault="00F9164E">
      <w:pPr>
        <w:pStyle w:val="12"/>
        <w:spacing w:after="240"/>
        <w:ind w:leftChars="0" w:left="0"/>
        <w:rPr>
          <w:ins w:id="13012" w:author="Administrator" w:date="2019-03-17T17:11:00Z"/>
        </w:rPr>
        <w:pPrChange w:id="13013" w:author="Administrator" w:date="2019-03-17T16:24:00Z">
          <w:pPr>
            <w:pStyle w:val="12"/>
            <w:numPr>
              <w:numId w:val="1"/>
            </w:numPr>
            <w:spacing w:after="240"/>
            <w:ind w:leftChars="0" w:left="360" w:hanging="360"/>
            <w:outlineLvl w:val="0"/>
          </w:pPr>
        </w:pPrChange>
      </w:pPr>
      <w:ins w:id="13014" w:author="Administrator" w:date="2019-03-17T17:01:00Z">
        <w:r>
          <w:rPr>
            <w:rFonts w:hint="eastAsia"/>
          </w:rPr>
          <w:t>胭脂山脈旁，</w:t>
        </w:r>
      </w:ins>
      <w:ins w:id="13015" w:author="Administrator" w:date="2019-03-17T17:07:00Z">
        <w:r w:rsidR="0004596F">
          <w:rPr>
            <w:rFonts w:hint="eastAsia"/>
          </w:rPr>
          <w:t>一座</w:t>
        </w:r>
      </w:ins>
      <w:ins w:id="13016" w:author="Administrator" w:date="2019-03-17T17:08:00Z">
        <w:r w:rsidR="0004596F">
          <w:rPr>
            <w:rFonts w:hint="eastAsia"/>
          </w:rPr>
          <w:t>萬丈山峰，如</w:t>
        </w:r>
      </w:ins>
      <w:ins w:id="13017" w:author="Administrator" w:date="2019-03-17T17:09:00Z">
        <w:r w:rsidR="0004596F">
          <w:rPr>
            <w:rFonts w:hint="eastAsia"/>
          </w:rPr>
          <w:t>長劍</w:t>
        </w:r>
      </w:ins>
      <w:ins w:id="13018" w:author="Administrator" w:date="2019-03-17T17:10:00Z">
        <w:r w:rsidR="0004596F">
          <w:rPr>
            <w:rFonts w:hint="eastAsia"/>
          </w:rPr>
          <w:t>一般想要劃破</w:t>
        </w:r>
      </w:ins>
      <w:ins w:id="13019" w:author="Administrator" w:date="2019-03-17T17:09:00Z">
        <w:r w:rsidR="0004596F">
          <w:rPr>
            <w:rFonts w:hint="eastAsia"/>
          </w:rPr>
          <w:t>天</w:t>
        </w:r>
      </w:ins>
      <w:ins w:id="13020" w:author="Administrator" w:date="2019-03-17T17:10:00Z">
        <w:r w:rsidR="0004596F">
          <w:rPr>
            <w:rFonts w:hint="eastAsia"/>
          </w:rPr>
          <w:t>空，被五根</w:t>
        </w:r>
      </w:ins>
      <w:ins w:id="13021" w:author="Administrator" w:date="2019-03-17T17:11:00Z">
        <w:r w:rsidR="0004596F">
          <w:rPr>
            <w:rFonts w:hint="eastAsia"/>
          </w:rPr>
          <w:t>手掌般的小山尖圍繞著。</w:t>
        </w:r>
      </w:ins>
    </w:p>
    <w:p w:rsidR="000F0075" w:rsidRDefault="0004596F">
      <w:pPr>
        <w:pStyle w:val="12"/>
        <w:spacing w:after="240"/>
        <w:ind w:leftChars="0" w:left="0"/>
        <w:rPr>
          <w:ins w:id="13022" w:author="Administrator" w:date="2019-03-17T17:14:00Z"/>
        </w:rPr>
        <w:pPrChange w:id="13023" w:author="Administrator" w:date="2019-03-17T16:24:00Z">
          <w:pPr>
            <w:pStyle w:val="12"/>
            <w:numPr>
              <w:numId w:val="1"/>
            </w:numPr>
            <w:spacing w:after="240"/>
            <w:ind w:leftChars="0" w:left="360" w:hanging="360"/>
            <w:outlineLvl w:val="0"/>
          </w:pPr>
        </w:pPrChange>
      </w:pPr>
      <w:ins w:id="13024" w:author="Administrator" w:date="2019-03-17T17:11:00Z">
        <w:r>
          <w:rPr>
            <w:rFonts w:hint="eastAsia"/>
          </w:rPr>
          <w:t>在那山峰之上，雲海飄渺之</w:t>
        </w:r>
      </w:ins>
      <w:ins w:id="13025" w:author="Administrator" w:date="2019-03-17T17:13:00Z">
        <w:r>
          <w:rPr>
            <w:rFonts w:hint="eastAsia"/>
          </w:rPr>
          <w:t>巔</w:t>
        </w:r>
      </w:ins>
      <w:ins w:id="13026" w:author="Administrator" w:date="2019-03-17T17:11:00Z">
        <w:r>
          <w:rPr>
            <w:rFonts w:hint="eastAsia"/>
          </w:rPr>
          <w:t>，一名</w:t>
        </w:r>
      </w:ins>
      <w:ins w:id="13027" w:author="Administrator" w:date="2019-03-17T17:13:00Z">
        <w:r>
          <w:rPr>
            <w:rFonts w:hint="eastAsia"/>
          </w:rPr>
          <w:t>枯瘦老人，全身肌肉乾扁</w:t>
        </w:r>
      </w:ins>
      <w:ins w:id="13028" w:author="Administrator" w:date="2019-03-17T17:14:00Z">
        <w:r>
          <w:rPr>
            <w:rFonts w:hint="eastAsia"/>
          </w:rPr>
          <w:t>，好似已經坐化一樣，盤腿坐在那頭。</w:t>
        </w:r>
      </w:ins>
    </w:p>
    <w:p w:rsidR="000F0075" w:rsidRDefault="001038B6">
      <w:pPr>
        <w:pStyle w:val="12"/>
        <w:spacing w:after="240"/>
        <w:ind w:leftChars="0" w:left="0"/>
        <w:rPr>
          <w:ins w:id="13029" w:author="Administrator" w:date="2019-03-17T17:16:00Z"/>
        </w:rPr>
        <w:pPrChange w:id="13030" w:author="Administrator" w:date="2019-03-17T16:24:00Z">
          <w:pPr>
            <w:pStyle w:val="12"/>
            <w:numPr>
              <w:numId w:val="1"/>
            </w:numPr>
            <w:spacing w:after="240"/>
            <w:ind w:leftChars="0" w:left="360" w:hanging="360"/>
            <w:outlineLvl w:val="0"/>
          </w:pPr>
        </w:pPrChange>
      </w:pPr>
      <w:ins w:id="13031" w:author="Administrator" w:date="2019-03-17T17:19:00Z">
        <w:r>
          <w:rPr>
            <w:rFonts w:hint="eastAsia"/>
          </w:rPr>
          <w:t>而</w:t>
        </w:r>
      </w:ins>
      <w:ins w:id="13032" w:author="Administrator" w:date="2019-03-17T17:14:00Z">
        <w:r w:rsidR="0004596F">
          <w:rPr>
            <w:rFonts w:hint="eastAsia"/>
          </w:rPr>
          <w:t>他身上的氣勢，</w:t>
        </w:r>
      </w:ins>
      <w:ins w:id="13033" w:author="Administrator" w:date="2019-03-17T17:19:00Z">
        <w:r>
          <w:rPr>
            <w:rFonts w:hint="eastAsia"/>
          </w:rPr>
          <w:t>也十分</w:t>
        </w:r>
      </w:ins>
      <w:ins w:id="13034" w:author="Administrator" w:date="2019-03-17T17:15:00Z">
        <w:r w:rsidR="0004596F">
          <w:rPr>
            <w:rFonts w:hint="eastAsia"/>
          </w:rPr>
          <w:t>衰弱，</w:t>
        </w:r>
      </w:ins>
      <w:ins w:id="13035" w:author="Administrator" w:date="2019-03-17T17:19:00Z">
        <w:r>
          <w:rPr>
            <w:rFonts w:hint="eastAsia"/>
          </w:rPr>
          <w:t>卻隱隱</w:t>
        </w:r>
      </w:ins>
      <w:ins w:id="13036" w:author="Administrator" w:date="2019-03-17T17:15:00Z">
        <w:r w:rsidR="0004596F">
          <w:rPr>
            <w:rFonts w:hint="eastAsia"/>
          </w:rPr>
          <w:t>如一把利劍</w:t>
        </w:r>
      </w:ins>
      <w:ins w:id="13037" w:author="Administrator" w:date="2019-03-17T17:19:00Z">
        <w:r>
          <w:rPr>
            <w:rFonts w:hint="eastAsia"/>
          </w:rPr>
          <w:t>藏</w:t>
        </w:r>
      </w:ins>
      <w:ins w:id="13038" w:author="Administrator" w:date="2019-03-17T17:20:00Z">
        <w:r>
          <w:rPr>
            <w:rFonts w:hint="eastAsia"/>
          </w:rPr>
          <w:t>鞘</w:t>
        </w:r>
      </w:ins>
      <w:ins w:id="13039" w:author="Administrator" w:date="2019-03-17T17:15:00Z">
        <w:r w:rsidR="0004596F">
          <w:rPr>
            <w:rFonts w:hint="eastAsia"/>
          </w:rPr>
          <w:t>一</w:t>
        </w:r>
      </w:ins>
      <w:ins w:id="13040" w:author="Administrator" w:date="2019-03-17T17:20:00Z">
        <w:r>
          <w:rPr>
            <w:rFonts w:hint="eastAsia"/>
          </w:rPr>
          <w:t>般</w:t>
        </w:r>
      </w:ins>
      <w:ins w:id="13041" w:author="Administrator" w:date="2019-03-17T17:15:00Z">
        <w:r w:rsidR="0004596F">
          <w:rPr>
            <w:rFonts w:hint="eastAsia"/>
          </w:rPr>
          <w:t>，</w:t>
        </w:r>
      </w:ins>
      <w:ins w:id="13042" w:author="Administrator" w:date="2019-03-17T17:20:00Z">
        <w:r>
          <w:rPr>
            <w:rFonts w:hint="eastAsia"/>
          </w:rPr>
          <w:t>靜置</w:t>
        </w:r>
      </w:ins>
      <w:ins w:id="13043" w:author="Administrator" w:date="2019-03-17T17:15:00Z">
        <w:r>
          <w:rPr>
            <w:rFonts w:hint="eastAsia"/>
          </w:rPr>
          <w:t>在那頭，</w:t>
        </w:r>
      </w:ins>
      <w:ins w:id="13044" w:author="Administrator" w:date="2019-03-17T17:16:00Z">
        <w:r>
          <w:rPr>
            <w:rFonts w:hint="eastAsia"/>
          </w:rPr>
          <w:t>鋒芒</w:t>
        </w:r>
      </w:ins>
      <w:ins w:id="13045" w:author="Administrator" w:date="2019-03-17T17:20:00Z">
        <w:r>
          <w:rPr>
            <w:rFonts w:hint="eastAsia"/>
          </w:rPr>
          <w:t>不露</w:t>
        </w:r>
      </w:ins>
      <w:ins w:id="13046" w:author="Administrator" w:date="2019-03-17T17:16:00Z">
        <w:r>
          <w:rPr>
            <w:rFonts w:hint="eastAsia"/>
          </w:rPr>
          <w:t>。</w:t>
        </w:r>
      </w:ins>
    </w:p>
    <w:p w:rsidR="000F0075" w:rsidRDefault="001038B6">
      <w:pPr>
        <w:pStyle w:val="12"/>
        <w:spacing w:after="240"/>
        <w:ind w:leftChars="0" w:left="0"/>
        <w:rPr>
          <w:ins w:id="13047" w:author="Administrator" w:date="2019-03-17T17:22:00Z"/>
        </w:rPr>
        <w:pPrChange w:id="13048" w:author="Administrator" w:date="2019-03-17T16:24:00Z">
          <w:pPr>
            <w:pStyle w:val="12"/>
            <w:numPr>
              <w:numId w:val="1"/>
            </w:numPr>
            <w:spacing w:after="240"/>
            <w:ind w:leftChars="0" w:left="360" w:hanging="360"/>
            <w:outlineLvl w:val="0"/>
          </w:pPr>
        </w:pPrChange>
      </w:pPr>
      <w:ins w:id="13049" w:author="Administrator" w:date="2019-03-17T17:16:00Z">
        <w:r>
          <w:rPr>
            <w:rFonts w:hint="eastAsia"/>
          </w:rPr>
          <w:t>突然間，他原本緊閉的雙眼，</w:t>
        </w:r>
      </w:ins>
      <w:ins w:id="13050" w:author="Administrator" w:date="2019-03-17T17:18:00Z">
        <w:r>
          <w:rPr>
            <w:rFonts w:hint="eastAsia"/>
          </w:rPr>
          <w:t>驀然</w:t>
        </w:r>
      </w:ins>
      <w:ins w:id="13051" w:author="Administrator" w:date="2019-03-17T17:19:00Z">
        <w:r>
          <w:rPr>
            <w:rFonts w:hint="eastAsia"/>
          </w:rPr>
          <w:t>睜開，跟著整個人</w:t>
        </w:r>
      </w:ins>
      <w:ins w:id="13052" w:author="Administrator" w:date="2019-03-17T17:21:00Z">
        <w:r>
          <w:rPr>
            <w:rFonts w:hint="eastAsia"/>
          </w:rPr>
          <w:t>氣勢升起，如劍出長匣，</w:t>
        </w:r>
      </w:ins>
      <w:ins w:id="13053" w:author="Administrator" w:date="2019-03-17T17:22:00Z">
        <w:r w:rsidR="005F3805">
          <w:rPr>
            <w:rFonts w:hint="eastAsia"/>
          </w:rPr>
          <w:t>華光四射</w:t>
        </w:r>
        <w:r>
          <w:rPr>
            <w:rFonts w:hint="eastAsia"/>
          </w:rPr>
          <w:t>。</w:t>
        </w:r>
      </w:ins>
    </w:p>
    <w:p w:rsidR="000F0075" w:rsidRDefault="005F3805">
      <w:pPr>
        <w:pStyle w:val="12"/>
        <w:spacing w:after="240"/>
        <w:ind w:leftChars="0" w:left="0"/>
        <w:rPr>
          <w:ins w:id="13054" w:author="Administrator" w:date="2019-03-17T17:23:00Z"/>
        </w:rPr>
        <w:pPrChange w:id="13055" w:author="Administrator" w:date="2019-03-17T16:24:00Z">
          <w:pPr>
            <w:pStyle w:val="12"/>
            <w:numPr>
              <w:numId w:val="1"/>
            </w:numPr>
            <w:spacing w:after="240"/>
            <w:ind w:leftChars="0" w:left="360" w:hanging="360"/>
            <w:outlineLvl w:val="0"/>
          </w:pPr>
        </w:pPrChange>
      </w:pPr>
      <w:ins w:id="13056" w:author="Administrator" w:date="2019-03-17T22:45:00Z">
        <w:r>
          <w:rPr>
            <w:rFonts w:hint="eastAsia"/>
          </w:rPr>
          <w:t>在</w:t>
        </w:r>
      </w:ins>
      <w:ins w:id="13057" w:author="Administrator" w:date="2019-03-17T17:22:00Z">
        <w:r w:rsidR="001038B6">
          <w:rPr>
            <w:rFonts w:hint="eastAsia"/>
          </w:rPr>
          <w:t>他雙眼開闔閃動之間，</w:t>
        </w:r>
      </w:ins>
      <w:ins w:id="13058" w:author="Administrator" w:date="2019-03-17T22:45:00Z">
        <w:r>
          <w:rPr>
            <w:rFonts w:hint="eastAsia"/>
          </w:rPr>
          <w:t>其面無表情，</w:t>
        </w:r>
      </w:ins>
      <w:ins w:id="13059" w:author="Administrator" w:date="2019-03-17T17:22:00Z">
        <w:r w:rsidR="001038B6">
          <w:rPr>
            <w:rFonts w:hint="eastAsia"/>
          </w:rPr>
          <w:t>一發不語，</w:t>
        </w:r>
      </w:ins>
      <w:ins w:id="13060" w:author="Administrator" w:date="2019-03-17T17:23:00Z">
        <w:r w:rsidR="001038B6">
          <w:rPr>
            <w:rFonts w:hint="eastAsia"/>
          </w:rPr>
          <w:t>往前一邁，身子</w:t>
        </w:r>
      </w:ins>
      <w:ins w:id="13061" w:author="Administrator" w:date="2019-03-17T22:46:00Z">
        <w:r>
          <w:rPr>
            <w:rFonts w:hint="eastAsia"/>
          </w:rPr>
          <w:t>便</w:t>
        </w:r>
      </w:ins>
      <w:ins w:id="13062" w:author="Administrator" w:date="2019-03-17T17:23:00Z">
        <w:r>
          <w:rPr>
            <w:rFonts w:hint="eastAsia"/>
          </w:rPr>
          <w:t>模糊</w:t>
        </w:r>
      </w:ins>
      <w:ins w:id="13063" w:author="Administrator" w:date="2019-03-17T22:46:00Z">
        <w:r>
          <w:rPr>
            <w:rFonts w:hint="eastAsia"/>
          </w:rPr>
          <w:t>不見</w:t>
        </w:r>
      </w:ins>
      <w:ins w:id="13064" w:author="Administrator" w:date="2019-03-17T17:23:00Z">
        <w:r>
          <w:rPr>
            <w:rFonts w:hint="eastAsia"/>
          </w:rPr>
          <w:t>，</w:t>
        </w:r>
        <w:r w:rsidR="001038B6">
          <w:rPr>
            <w:rFonts w:hint="eastAsia"/>
          </w:rPr>
          <w:t>消失在了山頂上頭</w:t>
        </w:r>
      </w:ins>
      <w:ins w:id="13065" w:author="Administrator" w:date="2019-03-17T22:46:00Z">
        <w:r>
          <w:rPr>
            <w:rFonts w:hint="eastAsia"/>
          </w:rPr>
          <w:t>，再出現，已在百里之外，往著血色禁地直馳而去</w:t>
        </w:r>
      </w:ins>
      <w:ins w:id="13066" w:author="Administrator" w:date="2019-03-17T17:23:00Z">
        <w:r w:rsidR="001038B6">
          <w:rPr>
            <w:rFonts w:hint="eastAsia"/>
          </w:rPr>
          <w:t>。</w:t>
        </w:r>
      </w:ins>
    </w:p>
    <w:p w:rsidR="000F0075" w:rsidRDefault="00B60791">
      <w:pPr>
        <w:pStyle w:val="12"/>
        <w:spacing w:after="240"/>
        <w:ind w:leftChars="0" w:left="0"/>
        <w:rPr>
          <w:ins w:id="13067" w:author="Administrator" w:date="2019-03-17T17:27:00Z"/>
        </w:rPr>
        <w:pPrChange w:id="13068" w:author="Administrator" w:date="2019-03-17T16:24:00Z">
          <w:pPr>
            <w:pStyle w:val="12"/>
            <w:numPr>
              <w:numId w:val="1"/>
            </w:numPr>
            <w:spacing w:after="240"/>
            <w:ind w:leftChars="0" w:left="360" w:hanging="360"/>
            <w:outlineLvl w:val="0"/>
          </w:pPr>
        </w:pPrChange>
      </w:pPr>
      <w:ins w:id="13069" w:author="Administrator" w:date="2019-03-19T01:03:00Z">
        <w:r>
          <w:rPr>
            <w:rFonts w:hint="eastAsia"/>
          </w:rPr>
          <w:t>而在</w:t>
        </w:r>
      </w:ins>
      <w:ins w:id="13070" w:author="Administrator" w:date="2019-03-17T17:24:00Z">
        <w:r w:rsidR="001038B6">
          <w:rPr>
            <w:rFonts w:hint="eastAsia"/>
          </w:rPr>
          <w:t>同時，刀仙宗宗門內的一處秘室，裡頭</w:t>
        </w:r>
      </w:ins>
      <w:ins w:id="13071" w:author="Administrator" w:date="2019-03-17T17:25:00Z">
        <w:r w:rsidR="00B363AA">
          <w:rPr>
            <w:rFonts w:hint="eastAsia"/>
          </w:rPr>
          <w:t>一名</w:t>
        </w:r>
      </w:ins>
      <w:ins w:id="13072" w:author="Administrator" w:date="2019-03-17T17:26:00Z">
        <w:r w:rsidR="00B363AA">
          <w:rPr>
            <w:rFonts w:hint="eastAsia"/>
          </w:rPr>
          <w:t>中年漢子，背上背</w:t>
        </w:r>
      </w:ins>
      <w:ins w:id="13073" w:author="Administrator" w:date="2019-03-17T17:27:00Z">
        <w:r w:rsidR="00B363AA">
          <w:rPr>
            <w:rFonts w:hint="eastAsia"/>
          </w:rPr>
          <w:t>著五柄不同形狀的刀刃，動也不動地冥想著。</w:t>
        </w:r>
      </w:ins>
    </w:p>
    <w:p w:rsidR="000F0075" w:rsidRDefault="00B363AA">
      <w:pPr>
        <w:pStyle w:val="12"/>
        <w:spacing w:after="240"/>
        <w:ind w:leftChars="0" w:left="0"/>
        <w:rPr>
          <w:ins w:id="13074" w:author="Administrator" w:date="2019-03-17T17:34:00Z"/>
        </w:rPr>
        <w:pPrChange w:id="13075" w:author="Administrator" w:date="2019-03-17T16:24:00Z">
          <w:pPr>
            <w:pStyle w:val="12"/>
            <w:numPr>
              <w:numId w:val="1"/>
            </w:numPr>
            <w:spacing w:after="240"/>
            <w:ind w:leftChars="0" w:left="360" w:hanging="360"/>
            <w:outlineLvl w:val="0"/>
          </w:pPr>
        </w:pPrChange>
      </w:pPr>
      <w:ins w:id="13076" w:author="Administrator" w:date="2019-03-17T17:31:00Z">
        <w:r>
          <w:rPr>
            <w:rFonts w:hint="eastAsia"/>
          </w:rPr>
          <w:t>其前面一把妖異的長刀，</w:t>
        </w:r>
      </w:ins>
      <w:ins w:id="13077" w:author="Administrator" w:date="2019-03-17T17:33:00Z">
        <w:r>
          <w:rPr>
            <w:rFonts w:hint="eastAsia"/>
          </w:rPr>
          <w:t>泛著黑茫，</w:t>
        </w:r>
      </w:ins>
      <w:ins w:id="13078" w:author="Administrator" w:date="2019-03-17T17:34:00Z">
        <w:r>
          <w:rPr>
            <w:rFonts w:hint="eastAsia"/>
          </w:rPr>
          <w:t>被層層法陣包圍著，</w:t>
        </w:r>
      </w:ins>
      <w:ins w:id="13079" w:author="Administrator" w:date="2019-03-17T17:33:00Z">
        <w:r>
          <w:rPr>
            <w:rFonts w:hint="eastAsia"/>
          </w:rPr>
          <w:t>不斷地</w:t>
        </w:r>
      </w:ins>
      <w:ins w:id="13080" w:author="Administrator" w:date="2019-03-17T17:34:00Z">
        <w:r>
          <w:rPr>
            <w:rFonts w:hint="eastAsia"/>
          </w:rPr>
          <w:t>震動，似乎想要脫困而出。</w:t>
        </w:r>
      </w:ins>
    </w:p>
    <w:p w:rsidR="000F0075" w:rsidRDefault="00B363AA">
      <w:pPr>
        <w:pStyle w:val="12"/>
        <w:spacing w:after="240"/>
        <w:ind w:leftChars="0" w:left="0"/>
        <w:rPr>
          <w:ins w:id="13081" w:author="Administrator" w:date="2019-03-17T17:37:00Z"/>
        </w:rPr>
        <w:pPrChange w:id="13082" w:author="Administrator" w:date="2019-03-17T16:24:00Z">
          <w:pPr>
            <w:pStyle w:val="12"/>
            <w:numPr>
              <w:numId w:val="1"/>
            </w:numPr>
            <w:spacing w:after="240"/>
            <w:ind w:leftChars="0" w:left="360" w:hanging="360"/>
            <w:outlineLvl w:val="0"/>
          </w:pPr>
        </w:pPrChange>
      </w:pPr>
      <w:ins w:id="13083" w:author="Administrator" w:date="2019-03-17T17:34:00Z">
        <w:r>
          <w:rPr>
            <w:rFonts w:hint="eastAsia"/>
          </w:rPr>
          <w:t>可那法陣顯然不同凡響，即</w:t>
        </w:r>
      </w:ins>
      <w:ins w:id="13084" w:author="Administrator" w:date="2019-03-17T17:35:00Z">
        <w:r>
          <w:rPr>
            <w:rFonts w:hint="eastAsia"/>
          </w:rPr>
          <w:t>使那長刀上的威壓堪比結丹，卻始終被鎮壓著，</w:t>
        </w:r>
        <w:r w:rsidR="00075D46">
          <w:rPr>
            <w:rFonts w:hint="eastAsia"/>
          </w:rPr>
          <w:t>無法</w:t>
        </w:r>
      </w:ins>
      <w:ins w:id="13085" w:author="Administrator" w:date="2019-03-17T17:37:00Z">
        <w:r w:rsidR="00075D46">
          <w:rPr>
            <w:rFonts w:hint="eastAsia"/>
          </w:rPr>
          <w:t>離開。</w:t>
        </w:r>
      </w:ins>
    </w:p>
    <w:p w:rsidR="000F0075" w:rsidRDefault="00075D46">
      <w:pPr>
        <w:pStyle w:val="12"/>
        <w:spacing w:after="240"/>
        <w:ind w:leftChars="0" w:left="0"/>
        <w:rPr>
          <w:ins w:id="13086" w:author="Administrator" w:date="2019-03-17T22:47:00Z"/>
          <w:del w:id="13087" w:author="簡新佳" w:date="2019-03-18T12:41:00Z"/>
        </w:rPr>
        <w:pPrChange w:id="13088" w:author="簡新佳" w:date="2019-03-18T12:41:00Z">
          <w:pPr>
            <w:pStyle w:val="12"/>
            <w:numPr>
              <w:numId w:val="1"/>
            </w:numPr>
            <w:spacing w:after="240"/>
            <w:ind w:leftChars="0" w:left="360" w:hanging="360"/>
            <w:outlineLvl w:val="0"/>
          </w:pPr>
        </w:pPrChange>
      </w:pPr>
      <w:ins w:id="13089" w:author="Administrator" w:date="2019-03-17T17:38:00Z">
        <w:r>
          <w:rPr>
            <w:rFonts w:hint="eastAsia"/>
          </w:rPr>
          <w:t>就在</w:t>
        </w:r>
      </w:ins>
      <w:ins w:id="13090" w:author="Administrator" w:date="2019-03-17T17:39:00Z">
        <w:r>
          <w:rPr>
            <w:rFonts w:hint="eastAsia"/>
          </w:rPr>
          <w:t>那中年漢子繼續煉化這柄長刀之時，突然間，他背上一柄</w:t>
        </w:r>
      </w:ins>
      <w:ins w:id="13091" w:author="Administrator" w:date="2019-03-17T17:40:00Z">
        <w:r>
          <w:rPr>
            <w:rFonts w:hint="eastAsia"/>
          </w:rPr>
          <w:t>大</w:t>
        </w:r>
      </w:ins>
      <w:ins w:id="13092" w:author="Administrator" w:date="2019-03-17T17:39:00Z">
        <w:r>
          <w:rPr>
            <w:rFonts w:hint="eastAsia"/>
          </w:rPr>
          <w:t>刀</w:t>
        </w:r>
      </w:ins>
      <w:ins w:id="13093" w:author="Administrator" w:date="2019-03-17T17:40:00Z">
        <w:r>
          <w:rPr>
            <w:rFonts w:hint="eastAsia"/>
          </w:rPr>
          <w:t>的刀柄碎裂開來，跟著他心中一驚，站起身來，雙眼看向牆壁，似乎能看穿密室，遠遠望</w:t>
        </w:r>
      </w:ins>
      <w:ins w:id="13094" w:author="Administrator" w:date="2019-03-17T17:41:00Z">
        <w:r>
          <w:rPr>
            <w:rFonts w:hint="eastAsia"/>
          </w:rPr>
          <w:t>向血色禁地。</w:t>
        </w:r>
      </w:ins>
    </w:p>
    <w:p w:rsidR="000F0075" w:rsidRDefault="005F3805">
      <w:pPr>
        <w:pStyle w:val="12"/>
        <w:spacing w:after="240"/>
        <w:ind w:leftChars="0" w:left="0"/>
        <w:rPr>
          <w:ins w:id="13095" w:author="Administrator" w:date="2019-03-17T17:41:00Z"/>
        </w:rPr>
        <w:pPrChange w:id="13096" w:author="簡新佳" w:date="2019-03-18T12:41:00Z">
          <w:pPr>
            <w:pStyle w:val="12"/>
            <w:numPr>
              <w:numId w:val="1"/>
            </w:numPr>
            <w:spacing w:after="240"/>
            <w:ind w:leftChars="0" w:left="360" w:hanging="360"/>
            <w:outlineLvl w:val="0"/>
          </w:pPr>
        </w:pPrChange>
      </w:pPr>
      <w:ins w:id="13097" w:author="Administrator" w:date="2019-03-17T22:47:00Z">
        <w:del w:id="13098" w:author="簡新佳" w:date="2019-03-18T12:41:00Z">
          <w:r w:rsidDel="00490988">
            <w:rPr>
              <w:rFonts w:hint="eastAsia"/>
            </w:rPr>
            <w:delText>※※※</w:delText>
          </w:r>
        </w:del>
      </w:ins>
    </w:p>
    <w:p w:rsidR="000F0075" w:rsidRDefault="00075D46">
      <w:pPr>
        <w:pStyle w:val="12"/>
        <w:spacing w:after="240"/>
        <w:ind w:leftChars="0" w:left="0"/>
        <w:rPr>
          <w:ins w:id="13099" w:author="Administrator" w:date="2019-03-17T17:47:00Z"/>
        </w:rPr>
        <w:pPrChange w:id="13100" w:author="Administrator" w:date="2019-03-17T16:24:00Z">
          <w:pPr>
            <w:pStyle w:val="12"/>
            <w:numPr>
              <w:numId w:val="1"/>
            </w:numPr>
            <w:spacing w:after="240"/>
            <w:ind w:leftChars="0" w:left="360" w:hanging="360"/>
            <w:outlineLvl w:val="0"/>
          </w:pPr>
        </w:pPrChange>
      </w:pPr>
      <w:ins w:id="13101" w:author="Administrator" w:date="2019-03-17T17:41:00Z">
        <w:r>
          <w:rPr>
            <w:rFonts w:hint="eastAsia"/>
          </w:rPr>
          <w:t>而</w:t>
        </w:r>
      </w:ins>
      <w:ins w:id="13102" w:author="Administrator" w:date="2019-03-17T17:43:00Z">
        <w:r>
          <w:rPr>
            <w:rFonts w:hint="eastAsia"/>
          </w:rPr>
          <w:t>鬼屍宗的內片沼澤深處，此時同樣也傳來一陣</w:t>
        </w:r>
      </w:ins>
      <w:ins w:id="13103" w:author="Administrator" w:date="2019-03-17T17:50:00Z">
        <w:r w:rsidR="007F69FF">
          <w:rPr>
            <w:rFonts w:hint="eastAsia"/>
          </w:rPr>
          <w:t>尖銳的女聲</w:t>
        </w:r>
      </w:ins>
      <w:ins w:id="13104" w:author="Administrator" w:date="2019-03-17T17:43:00Z">
        <w:r w:rsidR="007F69FF">
          <w:rPr>
            <w:rFonts w:hint="eastAsia"/>
          </w:rPr>
          <w:t>驚怒</w:t>
        </w:r>
        <w:r>
          <w:rPr>
            <w:rFonts w:hint="eastAsia"/>
          </w:rPr>
          <w:t>，「</w:t>
        </w:r>
      </w:ins>
      <w:ins w:id="13105" w:author="Administrator" w:date="2019-03-17T17:44:00Z">
        <w:r>
          <w:rPr>
            <w:rFonts w:hint="eastAsia"/>
          </w:rPr>
          <w:t>陣法被破，這怎麼可能…</w:t>
        </w:r>
      </w:ins>
      <w:ins w:id="13106" w:author="Administrator" w:date="2019-03-17T17:45:00Z">
        <w:r w:rsidR="007F69FF">
          <w:rPr>
            <w:rFonts w:hint="eastAsia"/>
          </w:rPr>
          <w:t>靈崇觀那些牛鼻子到底在幹甚麼用，難道連個</w:t>
        </w:r>
      </w:ins>
      <w:ins w:id="13107" w:author="Administrator" w:date="2019-03-17T17:47:00Z">
        <w:r w:rsidR="007F69FF">
          <w:rPr>
            <w:rFonts w:hint="eastAsia"/>
          </w:rPr>
          <w:t>陣法都守護不了嗎，到底吃甚麼長大的！」</w:t>
        </w:r>
      </w:ins>
    </w:p>
    <w:p w:rsidR="000F0075" w:rsidRDefault="007F69FF">
      <w:pPr>
        <w:pStyle w:val="12"/>
        <w:spacing w:after="240"/>
        <w:ind w:leftChars="0" w:left="0"/>
        <w:rPr>
          <w:ins w:id="13108" w:author="Administrator" w:date="2019-03-17T17:57:00Z"/>
        </w:rPr>
        <w:pPrChange w:id="13109" w:author="Administrator" w:date="2019-03-17T16:24:00Z">
          <w:pPr>
            <w:pStyle w:val="12"/>
            <w:numPr>
              <w:numId w:val="1"/>
            </w:numPr>
            <w:spacing w:after="240"/>
            <w:ind w:leftChars="0" w:left="360" w:hanging="360"/>
            <w:outlineLvl w:val="0"/>
          </w:pPr>
        </w:pPrChange>
      </w:pPr>
      <w:ins w:id="13110" w:author="Administrator" w:date="2019-03-17T17:47:00Z">
        <w:r>
          <w:rPr>
            <w:rFonts w:hint="eastAsia"/>
          </w:rPr>
          <w:lastRenderedPageBreak/>
          <w:t>「</w:t>
        </w:r>
      </w:ins>
      <w:ins w:id="13111" w:author="Administrator" w:date="2019-03-17T17:51:00Z">
        <w:r>
          <w:rPr>
            <w:rFonts w:hint="eastAsia"/>
          </w:rPr>
          <w:t>師</w:t>
        </w:r>
      </w:ins>
      <w:ins w:id="13112" w:author="Administrator" w:date="2019-03-17T17:52:00Z">
        <w:r>
          <w:rPr>
            <w:rFonts w:hint="eastAsia"/>
          </w:rPr>
          <w:t>妹妳先別急，那陣法共分五處，就算其中一處被破，還有另外四處，除非同時有兩處封印解開，</w:t>
        </w:r>
      </w:ins>
      <w:ins w:id="13113" w:author="Administrator" w:date="2019-03-17T17:57:00Z">
        <w:r>
          <w:rPr>
            <w:rFonts w:hint="eastAsia"/>
          </w:rPr>
          <w:t>否則那廝是跑不出去的。」另一個男聲連忙安慰她道。</w:t>
        </w:r>
      </w:ins>
    </w:p>
    <w:p w:rsidR="000F0075" w:rsidRDefault="007F69FF">
      <w:pPr>
        <w:pStyle w:val="12"/>
        <w:spacing w:after="240"/>
        <w:ind w:leftChars="0" w:left="0"/>
        <w:rPr>
          <w:ins w:id="13114" w:author="Administrator" w:date="2019-03-17T22:47:00Z"/>
        </w:rPr>
        <w:pPrChange w:id="13115" w:author="Administrator" w:date="2019-03-17T16:24:00Z">
          <w:pPr>
            <w:pStyle w:val="12"/>
            <w:numPr>
              <w:numId w:val="1"/>
            </w:numPr>
            <w:spacing w:after="240"/>
            <w:ind w:leftChars="0" w:left="360" w:hanging="360"/>
            <w:outlineLvl w:val="0"/>
          </w:pPr>
        </w:pPrChange>
      </w:pPr>
      <w:ins w:id="13116" w:author="Administrator" w:date="2019-03-17T17:57:00Z">
        <w:r>
          <w:rPr>
            <w:rFonts w:hint="eastAsia"/>
          </w:rPr>
          <w:t>可就在此時，</w:t>
        </w:r>
      </w:ins>
      <w:ins w:id="13117" w:author="Administrator" w:date="2019-03-17T17:58:00Z">
        <w:r w:rsidR="00E40502">
          <w:rPr>
            <w:rFonts w:hint="eastAsia"/>
          </w:rPr>
          <w:t>那男子聲音突然猛然一變，失聲叫道，</w:t>
        </w:r>
      </w:ins>
      <w:ins w:id="13118" w:author="Administrator" w:date="2019-03-17T18:00:00Z">
        <w:r w:rsidR="00E40502">
          <w:rPr>
            <w:rFonts w:hint="eastAsia"/>
          </w:rPr>
          <w:t>「怎…怎麼會，一個就算了，另外一個，怎麼也被</w:t>
        </w:r>
      </w:ins>
      <w:ins w:id="13119" w:author="Administrator" w:date="2019-03-17T18:03:00Z">
        <w:r w:rsidR="00E40502">
          <w:rPr>
            <w:rFonts w:hint="eastAsia"/>
          </w:rPr>
          <w:t>了</w:t>
        </w:r>
      </w:ins>
      <w:ins w:id="13120" w:author="Administrator" w:date="2019-03-17T18:00:00Z">
        <w:r w:rsidR="00E40502">
          <w:rPr>
            <w:rFonts w:hint="eastAsia"/>
          </w:rPr>
          <w:t>解開來</w:t>
        </w:r>
      </w:ins>
      <w:ins w:id="13121" w:author="簡新佳" w:date="2019-03-18T12:42:00Z">
        <w:r w:rsidR="00490988">
          <w:rPr>
            <w:rFonts w:hint="eastAsia"/>
          </w:rPr>
          <w:t>…</w:t>
        </w:r>
      </w:ins>
      <w:ins w:id="13122" w:author="Administrator" w:date="2019-03-17T18:00:00Z">
        <w:del w:id="13123" w:author="簡新佳" w:date="2019-03-18T12:42:00Z">
          <w:r w:rsidR="00E40502" w:rsidDel="00490988">
            <w:rPr>
              <w:rFonts w:hint="eastAsia"/>
            </w:rPr>
            <w:delText>！</w:delText>
          </w:r>
        </w:del>
        <w:r w:rsidR="00E40502">
          <w:rPr>
            <w:rFonts w:hint="eastAsia"/>
          </w:rPr>
          <w:t>」</w:t>
        </w:r>
      </w:ins>
    </w:p>
    <w:p w:rsidR="000F0075" w:rsidRDefault="005F3805">
      <w:pPr>
        <w:pStyle w:val="12"/>
        <w:spacing w:after="240"/>
        <w:ind w:leftChars="0" w:left="0"/>
        <w:rPr>
          <w:ins w:id="13124" w:author="Administrator" w:date="2019-03-17T18:00:00Z"/>
        </w:rPr>
        <w:pPrChange w:id="13125" w:author="Administrator" w:date="2019-03-17T16:24:00Z">
          <w:pPr>
            <w:pStyle w:val="12"/>
            <w:numPr>
              <w:numId w:val="1"/>
            </w:numPr>
            <w:spacing w:after="240"/>
            <w:ind w:leftChars="0" w:left="360" w:hanging="360"/>
            <w:outlineLvl w:val="0"/>
          </w:pPr>
        </w:pPrChange>
      </w:pPr>
      <w:ins w:id="13126" w:author="Administrator" w:date="2019-03-17T22:47:00Z">
        <w:r>
          <w:rPr>
            <w:rFonts w:hint="eastAsia"/>
          </w:rPr>
          <w:t>※※※</w:t>
        </w:r>
      </w:ins>
    </w:p>
    <w:p w:rsidR="000F0075" w:rsidRDefault="009F2877">
      <w:pPr>
        <w:pStyle w:val="12"/>
        <w:spacing w:after="240"/>
        <w:ind w:leftChars="0" w:left="0"/>
        <w:rPr>
          <w:ins w:id="13127" w:author="Administrator" w:date="2019-03-17T18:32:00Z"/>
        </w:rPr>
        <w:pPrChange w:id="13128" w:author="Administrator" w:date="2019-03-17T16:24:00Z">
          <w:pPr>
            <w:pStyle w:val="12"/>
            <w:numPr>
              <w:numId w:val="1"/>
            </w:numPr>
            <w:spacing w:after="240"/>
            <w:ind w:leftChars="0" w:left="360" w:hanging="360"/>
            <w:outlineLvl w:val="0"/>
          </w:pPr>
        </w:pPrChange>
      </w:pPr>
      <w:ins w:id="13129" w:author="Administrator" w:date="2019-03-17T23:04:00Z">
        <w:r>
          <w:rPr>
            <w:rFonts w:hint="eastAsia"/>
          </w:rPr>
          <w:t>時間來到稍早之前，</w:t>
        </w:r>
      </w:ins>
      <w:ins w:id="13130" w:author="Administrator" w:date="2019-03-17T18:00:00Z">
        <w:r w:rsidR="00E40502">
          <w:rPr>
            <w:rFonts w:hint="eastAsia"/>
          </w:rPr>
          <w:t>血色禁地內，</w:t>
        </w:r>
      </w:ins>
      <w:ins w:id="13131" w:author="Administrator" w:date="2019-03-17T18:03:00Z">
        <w:r w:rsidR="00E40502">
          <w:rPr>
            <w:rFonts w:hint="eastAsia"/>
          </w:rPr>
          <w:t>一處</w:t>
        </w:r>
      </w:ins>
      <w:ins w:id="13132" w:author="Administrator" w:date="2019-03-17T18:26:00Z">
        <w:r w:rsidR="00F23DA8">
          <w:rPr>
            <w:rFonts w:hint="eastAsia"/>
          </w:rPr>
          <w:t>古老荒城，</w:t>
        </w:r>
      </w:ins>
      <w:ins w:id="13133" w:author="Administrator" w:date="2019-03-17T18:27:00Z">
        <w:r w:rsidR="00626400">
          <w:rPr>
            <w:rFonts w:hint="eastAsia"/>
          </w:rPr>
          <w:t>一名</w:t>
        </w:r>
      </w:ins>
      <w:ins w:id="13134" w:author="Administrator" w:date="2019-03-17T18:29:00Z">
        <w:r w:rsidR="00626400">
          <w:rPr>
            <w:rFonts w:hint="eastAsia"/>
          </w:rPr>
          <w:t>黃袍道人，雙目睜大，渾身血跡倒在地上，其身前一名看似平凡無奇，面</w:t>
        </w:r>
      </w:ins>
      <w:ins w:id="13135" w:author="Administrator" w:date="2019-03-17T18:31:00Z">
        <w:r w:rsidR="00626400">
          <w:rPr>
            <w:rFonts w:hint="eastAsia"/>
          </w:rPr>
          <w:t>容扔在人群</w:t>
        </w:r>
      </w:ins>
      <w:ins w:id="13136" w:author="Administrator" w:date="2019-03-17T18:32:00Z">
        <w:r w:rsidR="00626400">
          <w:rPr>
            <w:rFonts w:hint="eastAsia"/>
          </w:rPr>
          <w:t>中很快便忘記的青年，冷冷看著滿地的屍體。</w:t>
        </w:r>
      </w:ins>
    </w:p>
    <w:p w:rsidR="000F0075" w:rsidRDefault="005F3805">
      <w:pPr>
        <w:pStyle w:val="12"/>
        <w:spacing w:after="240"/>
        <w:ind w:leftChars="0" w:left="0"/>
        <w:rPr>
          <w:ins w:id="13137" w:author="Administrator" w:date="2019-03-17T18:35:00Z"/>
        </w:rPr>
        <w:pPrChange w:id="13138" w:author="Administrator" w:date="2019-03-17T16:24:00Z">
          <w:pPr>
            <w:pStyle w:val="12"/>
            <w:numPr>
              <w:numId w:val="1"/>
            </w:numPr>
            <w:spacing w:after="240"/>
            <w:ind w:leftChars="0" w:left="360" w:hanging="360"/>
            <w:outlineLvl w:val="0"/>
          </w:pPr>
        </w:pPrChange>
      </w:pPr>
      <w:ins w:id="13139" w:author="Administrator" w:date="2019-03-17T22:48:00Z">
        <w:r>
          <w:rPr>
            <w:rFonts w:hint="eastAsia"/>
          </w:rPr>
          <w:t>青年</w:t>
        </w:r>
      </w:ins>
      <w:ins w:id="13140" w:author="Administrator" w:date="2019-03-17T18:32:00Z">
        <w:r w:rsidR="00626400">
          <w:rPr>
            <w:rFonts w:hint="eastAsia"/>
          </w:rPr>
          <w:t>手上的</w:t>
        </w:r>
      </w:ins>
      <w:ins w:id="13141" w:author="Administrator" w:date="2019-03-17T23:35:00Z">
        <w:r w:rsidR="00806469">
          <w:rPr>
            <w:rFonts w:hint="eastAsia"/>
          </w:rPr>
          <w:t>拂塵</w:t>
        </w:r>
      </w:ins>
      <w:ins w:id="13142" w:author="Administrator" w:date="2019-03-17T18:32:00Z">
        <w:r w:rsidR="00626400">
          <w:rPr>
            <w:rFonts w:hint="eastAsia"/>
          </w:rPr>
          <w:t>沾滿了血跡，</w:t>
        </w:r>
      </w:ins>
      <w:ins w:id="13143" w:author="Administrator" w:date="2019-03-17T18:33:00Z">
        <w:r w:rsidR="00626400">
          <w:rPr>
            <w:rFonts w:hint="eastAsia"/>
          </w:rPr>
          <w:t>同時</w:t>
        </w:r>
      </w:ins>
      <w:ins w:id="13144" w:author="Administrator" w:date="2019-03-17T18:34:00Z">
        <w:r w:rsidR="00626400">
          <w:rPr>
            <w:rFonts w:hint="eastAsia"/>
          </w:rPr>
          <w:t>左手拿著一張道符，閃</w:t>
        </w:r>
      </w:ins>
      <w:ins w:id="13145" w:author="Administrator" w:date="2019-03-17T18:35:00Z">
        <w:r w:rsidR="00626400">
          <w:rPr>
            <w:rFonts w:hint="eastAsia"/>
          </w:rPr>
          <w:t>著金色的光芒。</w:t>
        </w:r>
      </w:ins>
    </w:p>
    <w:p w:rsidR="000F0075" w:rsidRDefault="00626400">
      <w:pPr>
        <w:pStyle w:val="12"/>
        <w:spacing w:after="240"/>
        <w:ind w:leftChars="0" w:left="0"/>
        <w:rPr>
          <w:ins w:id="13146" w:author="Administrator" w:date="2019-03-17T22:39:00Z"/>
        </w:rPr>
        <w:pPrChange w:id="13147" w:author="Administrator" w:date="2019-03-17T16:24:00Z">
          <w:pPr>
            <w:pStyle w:val="12"/>
            <w:numPr>
              <w:numId w:val="1"/>
            </w:numPr>
            <w:spacing w:after="240"/>
            <w:ind w:leftChars="0" w:left="360" w:hanging="360"/>
            <w:outlineLvl w:val="0"/>
          </w:pPr>
        </w:pPrChange>
      </w:pPr>
      <w:ins w:id="13148" w:author="Administrator" w:date="2019-03-17T18:35:00Z">
        <w:r>
          <w:rPr>
            <w:rFonts w:hint="eastAsia"/>
          </w:rPr>
          <w:t>而在他五丈之外，一面</w:t>
        </w:r>
      </w:ins>
      <w:ins w:id="13149" w:author="Administrator" w:date="2019-03-17T18:36:00Z">
        <w:r>
          <w:rPr>
            <w:rFonts w:hint="eastAsia"/>
          </w:rPr>
          <w:t>浮</w:t>
        </w:r>
      </w:ins>
      <w:ins w:id="13150" w:author="Administrator" w:date="2019-03-17T18:35:00Z">
        <w:r>
          <w:rPr>
            <w:rFonts w:hint="eastAsia"/>
          </w:rPr>
          <w:t>雕</w:t>
        </w:r>
      </w:ins>
      <w:ins w:id="13151" w:author="Administrator" w:date="2019-03-17T18:36:00Z">
        <w:r>
          <w:rPr>
            <w:rFonts w:hint="eastAsia"/>
          </w:rPr>
          <w:t>石壁，其</w:t>
        </w:r>
      </w:ins>
      <w:ins w:id="13152" w:author="Administrator" w:date="2019-03-17T21:18:00Z">
        <w:r w:rsidR="008B741B">
          <w:rPr>
            <w:rFonts w:hint="eastAsia"/>
          </w:rPr>
          <w:t>上刻滿一張張</w:t>
        </w:r>
      </w:ins>
      <w:ins w:id="13153" w:author="Administrator" w:date="2019-03-17T22:35:00Z">
        <w:r w:rsidR="00DB0BC7">
          <w:rPr>
            <w:rFonts w:hint="eastAsia"/>
          </w:rPr>
          <w:t>壁畫，畫上似乎描述些甚麼故事，</w:t>
        </w:r>
      </w:ins>
      <w:ins w:id="13154" w:author="Administrator" w:date="2019-03-17T22:39:00Z">
        <w:r w:rsidR="00DB0BC7">
          <w:rPr>
            <w:rFonts w:hint="eastAsia"/>
          </w:rPr>
          <w:t>栩栩如生，歷歷在目。</w:t>
        </w:r>
      </w:ins>
    </w:p>
    <w:p w:rsidR="000F0075" w:rsidRDefault="00DB0BC7">
      <w:pPr>
        <w:pStyle w:val="12"/>
        <w:spacing w:after="240"/>
        <w:ind w:leftChars="0" w:left="0"/>
        <w:rPr>
          <w:ins w:id="13155" w:author="Administrator" w:date="2019-03-17T22:50:00Z"/>
        </w:rPr>
        <w:pPrChange w:id="13156" w:author="Administrator" w:date="2019-03-17T16:24:00Z">
          <w:pPr>
            <w:pStyle w:val="12"/>
            <w:numPr>
              <w:numId w:val="1"/>
            </w:numPr>
            <w:spacing w:after="240"/>
            <w:ind w:leftChars="0" w:left="360" w:hanging="360"/>
            <w:outlineLvl w:val="0"/>
          </w:pPr>
        </w:pPrChange>
      </w:pPr>
      <w:ins w:id="13157" w:author="Administrator" w:date="2019-03-17T22:39:00Z">
        <w:r>
          <w:rPr>
            <w:rFonts w:hint="eastAsia"/>
          </w:rPr>
          <w:t>那故事中，</w:t>
        </w:r>
      </w:ins>
      <w:ins w:id="13158" w:author="Administrator" w:date="2019-03-17T22:49:00Z">
        <w:r w:rsidR="005F3805">
          <w:rPr>
            <w:rFonts w:hint="eastAsia"/>
          </w:rPr>
          <w:t>應該是很久很久以前的一段歲月，一個看不清</w:t>
        </w:r>
      </w:ins>
      <w:ins w:id="13159" w:author="Administrator" w:date="2019-03-17T22:50:00Z">
        <w:r w:rsidR="005F3805">
          <w:rPr>
            <w:rFonts w:hint="eastAsia"/>
          </w:rPr>
          <w:t>臉孔的身影，帶著一隻小龜，在湖邊嬉戲著。</w:t>
        </w:r>
      </w:ins>
    </w:p>
    <w:p w:rsidR="000F0075" w:rsidRDefault="005F3805">
      <w:pPr>
        <w:pStyle w:val="12"/>
        <w:spacing w:after="240"/>
        <w:ind w:leftChars="0" w:left="0"/>
        <w:rPr>
          <w:ins w:id="13160" w:author="Administrator" w:date="2019-03-17T22:54:00Z"/>
        </w:rPr>
        <w:pPrChange w:id="13161" w:author="Administrator" w:date="2019-03-17T16:24:00Z">
          <w:pPr>
            <w:pStyle w:val="12"/>
            <w:numPr>
              <w:numId w:val="1"/>
            </w:numPr>
            <w:spacing w:after="240"/>
            <w:ind w:leftChars="0" w:left="360" w:hanging="360"/>
            <w:outlineLvl w:val="0"/>
          </w:pPr>
        </w:pPrChange>
      </w:pPr>
      <w:ins w:id="13162" w:author="Administrator" w:date="2019-03-17T22:50:00Z">
        <w:r>
          <w:rPr>
            <w:rFonts w:hint="eastAsia"/>
          </w:rPr>
          <w:t>那身影雖看不清臉孔，卻仍可以從其</w:t>
        </w:r>
      </w:ins>
      <w:ins w:id="13163" w:author="Administrator" w:date="2019-03-17T22:51:00Z">
        <w:r>
          <w:rPr>
            <w:rFonts w:hint="eastAsia"/>
          </w:rPr>
          <w:t>婀娜多姿的嬌軀上，看得出此人必定是位絕</w:t>
        </w:r>
      </w:ins>
      <w:ins w:id="13164" w:author="Administrator" w:date="2019-03-17T22:57:00Z">
        <w:r w:rsidR="009F2877">
          <w:rPr>
            <w:rFonts w:hint="eastAsia"/>
          </w:rPr>
          <w:t>美少女</w:t>
        </w:r>
      </w:ins>
      <w:ins w:id="13165" w:author="Administrator" w:date="2019-03-17T22:54:00Z">
        <w:r>
          <w:rPr>
            <w:rFonts w:hint="eastAsia"/>
          </w:rPr>
          <w:t>。</w:t>
        </w:r>
      </w:ins>
    </w:p>
    <w:p w:rsidR="000F0075" w:rsidRDefault="005F3805">
      <w:pPr>
        <w:pStyle w:val="12"/>
        <w:spacing w:after="240"/>
        <w:ind w:leftChars="0" w:left="0"/>
        <w:rPr>
          <w:ins w:id="13166" w:author="Administrator" w:date="2019-03-17T22:58:00Z"/>
        </w:rPr>
        <w:pPrChange w:id="13167" w:author="Administrator" w:date="2019-03-17T16:24:00Z">
          <w:pPr>
            <w:pStyle w:val="12"/>
            <w:numPr>
              <w:numId w:val="1"/>
            </w:numPr>
            <w:spacing w:after="240"/>
            <w:ind w:leftChars="0" w:left="360" w:hanging="360"/>
            <w:outlineLvl w:val="0"/>
          </w:pPr>
        </w:pPrChange>
      </w:pPr>
      <w:ins w:id="13168" w:author="Administrator" w:date="2019-03-17T22:54:00Z">
        <w:r>
          <w:rPr>
            <w:rFonts w:hint="eastAsia"/>
          </w:rPr>
          <w:t>而下一張圖內，那小龜不</w:t>
        </w:r>
      </w:ins>
      <w:ins w:id="13169" w:author="Administrator" w:date="2019-03-17T22:55:00Z">
        <w:r>
          <w:rPr>
            <w:rFonts w:hint="eastAsia"/>
          </w:rPr>
          <w:t>知</w:t>
        </w:r>
      </w:ins>
      <w:ins w:id="13170" w:author="Administrator" w:date="2019-03-17T22:57:00Z">
        <w:r w:rsidR="009F2877">
          <w:rPr>
            <w:rFonts w:hint="eastAsia"/>
          </w:rPr>
          <w:t>經過多久，已經長成一隻</w:t>
        </w:r>
      </w:ins>
      <w:ins w:id="13171" w:author="Administrator" w:date="2019-03-17T23:01:00Z">
        <w:r w:rsidR="009F2877">
          <w:rPr>
            <w:rFonts w:hint="eastAsia"/>
          </w:rPr>
          <w:t>巨</w:t>
        </w:r>
      </w:ins>
      <w:ins w:id="13172" w:author="Administrator" w:date="2019-03-17T22:57:00Z">
        <w:r w:rsidR="009F2877">
          <w:rPr>
            <w:rFonts w:hint="eastAsia"/>
          </w:rPr>
          <w:t>龜，身形有如小山，</w:t>
        </w:r>
      </w:ins>
      <w:ins w:id="13173" w:author="Administrator" w:date="2019-03-17T23:26:00Z">
        <w:r w:rsidR="00724C2A">
          <w:rPr>
            <w:rFonts w:hint="eastAsia"/>
          </w:rPr>
          <w:t>背</w:t>
        </w:r>
      </w:ins>
      <w:ins w:id="13174" w:author="Administrator" w:date="2019-03-17T22:57:00Z">
        <w:r w:rsidR="009F2877">
          <w:rPr>
            <w:rFonts w:hint="eastAsia"/>
          </w:rPr>
          <w:t>著那少女，漫步在天地</w:t>
        </w:r>
      </w:ins>
      <w:ins w:id="13175" w:author="Administrator" w:date="2019-03-17T22:58:00Z">
        <w:r w:rsidR="009F2877">
          <w:rPr>
            <w:rFonts w:hint="eastAsia"/>
          </w:rPr>
          <w:t>之間。</w:t>
        </w:r>
      </w:ins>
    </w:p>
    <w:p w:rsidR="000F0075" w:rsidRDefault="009F2877">
      <w:pPr>
        <w:pStyle w:val="12"/>
        <w:spacing w:after="240"/>
        <w:ind w:leftChars="0" w:left="0"/>
        <w:rPr>
          <w:ins w:id="13176" w:author="Administrator" w:date="2019-03-17T23:00:00Z"/>
        </w:rPr>
        <w:pPrChange w:id="13177" w:author="Administrator" w:date="2019-03-17T16:24:00Z">
          <w:pPr>
            <w:pStyle w:val="12"/>
            <w:numPr>
              <w:numId w:val="1"/>
            </w:numPr>
            <w:spacing w:after="240"/>
            <w:ind w:leftChars="0" w:left="360" w:hanging="360"/>
            <w:outlineLvl w:val="0"/>
          </w:pPr>
        </w:pPrChange>
      </w:pPr>
      <w:ins w:id="13178" w:author="Administrator" w:date="2019-03-17T23:05:00Z">
        <w:r>
          <w:rPr>
            <w:rFonts w:hint="eastAsia"/>
          </w:rPr>
          <w:t>第三張</w:t>
        </w:r>
      </w:ins>
      <w:ins w:id="13179" w:author="Administrator" w:date="2019-03-17T22:58:00Z">
        <w:r>
          <w:rPr>
            <w:rFonts w:hint="eastAsia"/>
          </w:rPr>
          <w:t>壁畫</w:t>
        </w:r>
      </w:ins>
      <w:ins w:id="13180" w:author="Administrator" w:date="2019-03-17T23:05:00Z">
        <w:r>
          <w:rPr>
            <w:rFonts w:hint="eastAsia"/>
          </w:rPr>
          <w:t>之後</w:t>
        </w:r>
      </w:ins>
      <w:ins w:id="13181" w:author="Administrator" w:date="2019-03-17T22:58:00Z">
        <w:r>
          <w:rPr>
            <w:rFonts w:hint="eastAsia"/>
          </w:rPr>
          <w:t>，卻</w:t>
        </w:r>
      </w:ins>
      <w:ins w:id="13182" w:author="Administrator" w:date="2019-03-17T23:05:00Z">
        <w:r>
          <w:rPr>
            <w:rFonts w:hint="eastAsia"/>
          </w:rPr>
          <w:t>都</w:t>
        </w:r>
      </w:ins>
      <w:ins w:id="13183" w:author="Administrator" w:date="2019-03-17T22:58:00Z">
        <w:r>
          <w:rPr>
            <w:rFonts w:hint="eastAsia"/>
          </w:rPr>
          <w:t>破損的嚴重，整面牆</w:t>
        </w:r>
      </w:ins>
      <w:ins w:id="13184" w:author="Administrator" w:date="2019-03-17T22:59:00Z">
        <w:r>
          <w:rPr>
            <w:rFonts w:hint="eastAsia"/>
          </w:rPr>
          <w:t>毀去大半，</w:t>
        </w:r>
      </w:ins>
      <w:ins w:id="13185" w:author="Administrator" w:date="2019-03-17T23:06:00Z">
        <w:r>
          <w:rPr>
            <w:rFonts w:hint="eastAsia"/>
          </w:rPr>
          <w:t>根本難以</w:t>
        </w:r>
      </w:ins>
      <w:ins w:id="13186" w:author="Administrator" w:date="2019-03-17T22:59:00Z">
        <w:r>
          <w:rPr>
            <w:rFonts w:hint="eastAsia"/>
          </w:rPr>
          <w:t>看出任何</w:t>
        </w:r>
      </w:ins>
      <w:ins w:id="13187" w:author="Administrator" w:date="2019-03-17T23:00:00Z">
        <w:r>
          <w:rPr>
            <w:rFonts w:hint="eastAsia"/>
          </w:rPr>
          <w:t>畫面。</w:t>
        </w:r>
      </w:ins>
    </w:p>
    <w:p w:rsidR="000F0075" w:rsidRDefault="009F2877">
      <w:pPr>
        <w:pStyle w:val="12"/>
        <w:spacing w:after="240"/>
        <w:ind w:leftChars="0" w:left="0"/>
        <w:rPr>
          <w:ins w:id="13188" w:author="Administrator" w:date="2019-03-17T23:02:00Z"/>
        </w:rPr>
        <w:pPrChange w:id="13189" w:author="Administrator" w:date="2019-03-17T16:24:00Z">
          <w:pPr>
            <w:pStyle w:val="12"/>
            <w:numPr>
              <w:numId w:val="1"/>
            </w:numPr>
            <w:spacing w:after="240"/>
            <w:ind w:leftChars="0" w:left="360" w:hanging="360"/>
            <w:outlineLvl w:val="0"/>
          </w:pPr>
        </w:pPrChange>
      </w:pPr>
      <w:ins w:id="13190" w:author="Administrator" w:date="2019-03-17T23:06:00Z">
        <w:r>
          <w:rPr>
            <w:rFonts w:hint="eastAsia"/>
          </w:rPr>
          <w:t>直到</w:t>
        </w:r>
      </w:ins>
      <w:ins w:id="13191" w:author="Administrator" w:date="2019-03-17T23:00:00Z">
        <w:r>
          <w:rPr>
            <w:rFonts w:hint="eastAsia"/>
          </w:rPr>
          <w:t>最後一張圖，不知道</w:t>
        </w:r>
      </w:ins>
      <w:ins w:id="13192" w:author="Administrator" w:date="2019-03-17T23:07:00Z">
        <w:r w:rsidR="00236A2A">
          <w:rPr>
            <w:rFonts w:hint="eastAsia"/>
          </w:rPr>
          <w:t>前面發生了</w:t>
        </w:r>
      </w:ins>
      <w:ins w:id="13193" w:author="Administrator" w:date="2019-03-17T23:00:00Z">
        <w:r>
          <w:rPr>
            <w:rFonts w:hint="eastAsia"/>
          </w:rPr>
          <w:t>甚麼，幾</w:t>
        </w:r>
      </w:ins>
      <w:ins w:id="13194" w:author="Administrator" w:date="2019-03-17T23:01:00Z">
        <w:r>
          <w:rPr>
            <w:rFonts w:hint="eastAsia"/>
          </w:rPr>
          <w:t>名修士，各執法器，圍繞著那巨龜猛攻，而那少女則立在巨</w:t>
        </w:r>
      </w:ins>
      <w:ins w:id="13195" w:author="Administrator" w:date="2019-03-17T23:02:00Z">
        <w:r>
          <w:rPr>
            <w:rFonts w:hint="eastAsia"/>
          </w:rPr>
          <w:t>龜身前，急切地試圖阻止</w:t>
        </w:r>
      </w:ins>
      <w:ins w:id="13196" w:author="Administrator" w:date="2019-03-17T23:03:00Z">
        <w:r>
          <w:rPr>
            <w:rFonts w:hint="eastAsia"/>
          </w:rPr>
          <w:t>他們</w:t>
        </w:r>
      </w:ins>
      <w:ins w:id="13197" w:author="Administrator" w:date="2019-03-17T23:02:00Z">
        <w:r>
          <w:rPr>
            <w:rFonts w:hint="eastAsia"/>
          </w:rPr>
          <w:t>。</w:t>
        </w:r>
      </w:ins>
    </w:p>
    <w:p w:rsidR="000F0075" w:rsidRDefault="009F2877">
      <w:pPr>
        <w:pStyle w:val="12"/>
        <w:spacing w:after="240"/>
        <w:ind w:leftChars="0" w:left="0"/>
        <w:rPr>
          <w:ins w:id="13198" w:author="Administrator" w:date="2019-03-17T23:10:00Z"/>
        </w:rPr>
        <w:pPrChange w:id="13199" w:author="Administrator" w:date="2019-03-17T16:24:00Z">
          <w:pPr>
            <w:pStyle w:val="12"/>
            <w:numPr>
              <w:numId w:val="1"/>
            </w:numPr>
            <w:spacing w:after="240"/>
            <w:ind w:leftChars="0" w:left="360" w:hanging="360"/>
            <w:outlineLvl w:val="0"/>
          </w:pPr>
        </w:pPrChange>
      </w:pPr>
      <w:ins w:id="13200" w:author="Administrator" w:date="2019-03-17T23:04:00Z">
        <w:r>
          <w:rPr>
            <w:rFonts w:hint="eastAsia"/>
          </w:rPr>
          <w:t>那青年</w:t>
        </w:r>
      </w:ins>
      <w:ins w:id="13201" w:author="Administrator" w:date="2019-03-17T23:07:00Z">
        <w:r w:rsidR="00236A2A">
          <w:rPr>
            <w:rFonts w:hint="eastAsia"/>
          </w:rPr>
          <w:t>看向那些壁畫，臉色平靜，緩緩走向前去，右手鬆開</w:t>
        </w:r>
      </w:ins>
      <w:ins w:id="13202" w:author="Administrator" w:date="2019-03-17T23:35:00Z">
        <w:r w:rsidR="00806469">
          <w:rPr>
            <w:rFonts w:hint="eastAsia"/>
          </w:rPr>
          <w:t>拂塵</w:t>
        </w:r>
      </w:ins>
      <w:ins w:id="13203" w:author="Administrator" w:date="2019-03-17T23:08:00Z">
        <w:r w:rsidR="00236A2A">
          <w:rPr>
            <w:rFonts w:hint="eastAsia"/>
          </w:rPr>
          <w:t>，</w:t>
        </w:r>
      </w:ins>
      <w:ins w:id="13204" w:author="Administrator" w:date="2019-03-17T23:10:00Z">
        <w:r w:rsidR="00236A2A">
          <w:rPr>
            <w:rFonts w:hint="eastAsia"/>
          </w:rPr>
          <w:t>輕輕觸碰那些壁畫。</w:t>
        </w:r>
      </w:ins>
    </w:p>
    <w:p w:rsidR="000F0075" w:rsidRDefault="00236A2A">
      <w:pPr>
        <w:pStyle w:val="12"/>
        <w:spacing w:after="240"/>
        <w:ind w:leftChars="0" w:left="0"/>
        <w:rPr>
          <w:ins w:id="13205" w:author="Administrator" w:date="2019-03-17T23:13:00Z"/>
        </w:rPr>
        <w:pPrChange w:id="13206" w:author="Administrator" w:date="2019-03-17T16:24:00Z">
          <w:pPr>
            <w:pStyle w:val="12"/>
            <w:numPr>
              <w:numId w:val="1"/>
            </w:numPr>
            <w:spacing w:after="240"/>
            <w:ind w:leftChars="0" w:left="360" w:hanging="360"/>
            <w:outlineLvl w:val="0"/>
          </w:pPr>
        </w:pPrChange>
      </w:pPr>
      <w:ins w:id="13207" w:author="Administrator" w:date="2019-03-17T23:10:00Z">
        <w:r>
          <w:rPr>
            <w:rFonts w:hint="eastAsia"/>
          </w:rPr>
          <w:t>「…多少年了…我被</w:t>
        </w:r>
      </w:ins>
      <w:ins w:id="13208" w:author="Administrator" w:date="2019-03-17T23:11:00Z">
        <w:r>
          <w:rPr>
            <w:rFonts w:hint="eastAsia"/>
          </w:rPr>
          <w:t>困在這多少年了…</w:t>
        </w:r>
      </w:ins>
      <w:ins w:id="13209" w:author="Administrator" w:date="2019-03-17T23:12:00Z">
        <w:r>
          <w:rPr>
            <w:rFonts w:hint="eastAsia"/>
          </w:rPr>
          <w:t>仙姑，這就是妳想要的嗎…讓他們困我在靈山，再</w:t>
        </w:r>
      </w:ins>
      <w:ins w:id="13210" w:author="簡新佳" w:date="2019-03-19T12:33:00Z">
        <w:r w:rsidR="00E10EEF">
          <w:rPr>
            <w:rFonts w:hint="eastAsia"/>
          </w:rPr>
          <w:t>害死</w:t>
        </w:r>
      </w:ins>
      <w:ins w:id="13211" w:author="Administrator" w:date="2019-03-17T23:12:00Z">
        <w:del w:id="13212" w:author="簡新佳" w:date="2019-03-19T12:33:00Z">
          <w:r w:rsidDel="00E10EEF">
            <w:rPr>
              <w:rFonts w:hint="eastAsia"/>
            </w:rPr>
            <w:delText>殺</w:delText>
          </w:r>
        </w:del>
        <w:r>
          <w:rPr>
            <w:rFonts w:hint="eastAsia"/>
          </w:rPr>
          <w:t>妳奪走傳</w:t>
        </w:r>
      </w:ins>
      <w:ins w:id="13213" w:author="Administrator" w:date="2019-03-17T23:13:00Z">
        <w:r>
          <w:rPr>
            <w:rFonts w:hint="eastAsia"/>
          </w:rPr>
          <w:t>承？</w:t>
        </w:r>
      </w:ins>
      <w:ins w:id="13214" w:author="Administrator" w:date="2019-03-17T23:12:00Z">
        <w:r>
          <w:rPr>
            <w:rFonts w:hint="eastAsia"/>
          </w:rPr>
          <w:t>」</w:t>
        </w:r>
      </w:ins>
    </w:p>
    <w:p w:rsidR="000F0075" w:rsidRDefault="00236A2A">
      <w:pPr>
        <w:pStyle w:val="12"/>
        <w:spacing w:after="240"/>
        <w:ind w:leftChars="0" w:left="0"/>
        <w:rPr>
          <w:ins w:id="13215" w:author="Administrator" w:date="2019-03-17T23:14:00Z"/>
        </w:rPr>
        <w:pPrChange w:id="13216" w:author="Administrator" w:date="2019-03-17T16:24:00Z">
          <w:pPr>
            <w:pStyle w:val="12"/>
            <w:numPr>
              <w:numId w:val="1"/>
            </w:numPr>
            <w:spacing w:after="240"/>
            <w:ind w:leftChars="0" w:left="360" w:hanging="360"/>
            <w:outlineLvl w:val="0"/>
          </w:pPr>
        </w:pPrChange>
      </w:pPr>
      <w:ins w:id="13217" w:author="Administrator" w:date="2019-03-17T23:13:00Z">
        <w:r>
          <w:rPr>
            <w:rFonts w:hint="eastAsia"/>
          </w:rPr>
          <w:t>那青年的語氣中帶著一絲埋怨，卻一點也不像在為自己哀嘆，反而是為他口中的那位</w:t>
        </w:r>
      </w:ins>
      <w:ins w:id="13218" w:author="Administrator" w:date="2019-03-17T23:14:00Z">
        <w:r>
          <w:rPr>
            <w:rFonts w:hint="eastAsia"/>
          </w:rPr>
          <w:t>仙姑憑弔。</w:t>
        </w:r>
      </w:ins>
    </w:p>
    <w:p w:rsidR="000F0075" w:rsidRDefault="00236A2A">
      <w:pPr>
        <w:pStyle w:val="12"/>
        <w:spacing w:after="240"/>
        <w:ind w:leftChars="0" w:left="0"/>
        <w:rPr>
          <w:ins w:id="13219" w:author="Administrator" w:date="2019-03-17T02:31:00Z"/>
        </w:rPr>
        <w:pPrChange w:id="13220" w:author="Administrator" w:date="2019-03-17T16:24:00Z">
          <w:pPr>
            <w:pStyle w:val="12"/>
            <w:numPr>
              <w:numId w:val="1"/>
            </w:numPr>
            <w:spacing w:after="240"/>
            <w:ind w:leftChars="0" w:left="360" w:hanging="360"/>
            <w:outlineLvl w:val="0"/>
          </w:pPr>
        </w:pPrChange>
      </w:pPr>
      <w:ins w:id="13221" w:author="Administrator" w:date="2019-03-17T23:14:00Z">
        <w:r>
          <w:rPr>
            <w:rFonts w:hint="eastAsia"/>
          </w:rPr>
          <w:t>「靈山有獸，其名</w:t>
        </w:r>
      </w:ins>
      <w:ins w:id="13222" w:author="Administrator" w:date="2019-03-17T23:17:00Z">
        <w:r w:rsidR="00724C2A">
          <w:rPr>
            <w:rFonts w:hint="eastAsia"/>
          </w:rPr>
          <w:t>鴟龜</w:t>
        </w:r>
      </w:ins>
      <w:ins w:id="13223" w:author="Administrator" w:date="2019-03-17T23:18:00Z">
        <w:del w:id="13224" w:author="簡新佳" w:date="2019-03-19T12:34:00Z">
          <w:r w:rsidR="00724C2A" w:rsidDel="00E10EEF">
            <w:rPr>
              <w:rFonts w:hint="eastAsia"/>
            </w:rPr>
            <w:delText>，鴟龜之怒，天怒也</w:delText>
          </w:r>
        </w:del>
        <w:r w:rsidR="00724C2A">
          <w:rPr>
            <w:rFonts w:hint="eastAsia"/>
          </w:rPr>
          <w:t>…</w:t>
        </w:r>
      </w:ins>
      <w:ins w:id="13225" w:author="Administrator" w:date="2019-03-17T23:22:00Z">
        <w:r w:rsidR="00724C2A">
          <w:rPr>
            <w:rFonts w:hint="eastAsia"/>
          </w:rPr>
          <w:t>當年我為了</w:t>
        </w:r>
      </w:ins>
      <w:ins w:id="13226" w:author="Administrator" w:date="2019-03-17T23:23:00Z">
        <w:r w:rsidR="00724C2A">
          <w:rPr>
            <w:rFonts w:hint="eastAsia"/>
          </w:rPr>
          <w:t>妳，寧可被困也不出手</w:t>
        </w:r>
      </w:ins>
      <w:ins w:id="13227" w:author="Administrator" w:date="2019-03-17T23:18:00Z">
        <w:r w:rsidR="00724C2A">
          <w:rPr>
            <w:rFonts w:hint="eastAsia"/>
          </w:rPr>
          <w:t>，</w:t>
        </w:r>
      </w:ins>
      <w:ins w:id="13228" w:author="Administrator" w:date="2019-03-17T23:23:00Z">
        <w:r w:rsidR="00724C2A">
          <w:rPr>
            <w:rFonts w:hint="eastAsia"/>
          </w:rPr>
          <w:t>如今故人已逝，也是時後</w:t>
        </w:r>
      </w:ins>
      <w:ins w:id="13229" w:author="Administrator" w:date="2019-03-17T23:21:00Z">
        <w:r w:rsidR="00724C2A">
          <w:rPr>
            <w:rFonts w:hint="eastAsia"/>
          </w:rPr>
          <w:t>該</w:t>
        </w:r>
      </w:ins>
      <w:ins w:id="13230" w:author="Administrator" w:date="2019-03-17T23:23:00Z">
        <w:r w:rsidR="00724C2A">
          <w:rPr>
            <w:rFonts w:hint="eastAsia"/>
          </w:rPr>
          <w:t>算一算當年的舊帳了…」</w:t>
        </w:r>
      </w:ins>
    </w:p>
    <w:p w:rsidR="00687FF2" w:rsidRDefault="00ED2659" w:rsidP="00813907">
      <w:pPr>
        <w:pStyle w:val="12"/>
        <w:numPr>
          <w:ilvl w:val="0"/>
          <w:numId w:val="1"/>
        </w:numPr>
        <w:spacing w:after="240"/>
        <w:ind w:leftChars="0"/>
        <w:outlineLvl w:val="0"/>
        <w:rPr>
          <w:ins w:id="13231" w:author="龍 Chris" w:date="2019-03-09T08:31:00Z"/>
        </w:rPr>
      </w:pPr>
      <w:ins w:id="13232" w:author="Administrator" w:date="2019-03-08T20:28:00Z">
        <w:r w:rsidRPr="003E206B">
          <w:rPr>
            <w:rFonts w:hint="eastAsia"/>
          </w:rPr>
          <w:lastRenderedPageBreak/>
          <w:t>鴟龜</w:t>
        </w:r>
      </w:ins>
      <w:ins w:id="13233" w:author="Administrator" w:date="2019-03-08T20:29:00Z">
        <w:r>
          <w:rPr>
            <w:rFonts w:hint="eastAsia"/>
          </w:rPr>
          <w:t>之</w:t>
        </w:r>
      </w:ins>
      <w:ins w:id="13234" w:author="Administrator" w:date="2019-03-08T20:28:00Z">
        <w:r>
          <w:rPr>
            <w:rFonts w:hint="eastAsia"/>
          </w:rPr>
          <w:t>怒，</w:t>
        </w:r>
      </w:ins>
      <w:ins w:id="13235" w:author="Administrator" w:date="2019-03-08T20:29:00Z">
        <w:r>
          <w:rPr>
            <w:rFonts w:hint="eastAsia"/>
          </w:rPr>
          <w:t>天怒也</w:t>
        </w:r>
      </w:ins>
    </w:p>
    <w:p w:rsidR="000F0075" w:rsidRDefault="00724C2A">
      <w:pPr>
        <w:pStyle w:val="12"/>
        <w:spacing w:after="240"/>
        <w:ind w:leftChars="0" w:left="0"/>
        <w:rPr>
          <w:ins w:id="13236" w:author="Administrator" w:date="2019-03-17T23:39:00Z"/>
        </w:rPr>
        <w:pPrChange w:id="13237" w:author="Administrator" w:date="2019-03-17T23:25:00Z">
          <w:pPr>
            <w:pStyle w:val="12"/>
            <w:numPr>
              <w:numId w:val="1"/>
            </w:numPr>
            <w:spacing w:after="240"/>
            <w:ind w:leftChars="0" w:left="360" w:hanging="360"/>
            <w:outlineLvl w:val="0"/>
          </w:pPr>
        </w:pPrChange>
      </w:pPr>
      <w:ins w:id="13238" w:author="Administrator" w:date="2019-03-17T23:25:00Z">
        <w:r>
          <w:rPr>
            <w:rFonts w:hint="eastAsia"/>
          </w:rPr>
          <w:t>血色禁地之外，</w:t>
        </w:r>
      </w:ins>
      <w:ins w:id="13239" w:author="Administrator" w:date="2019-03-17T23:35:00Z">
        <w:r w:rsidR="00806469">
          <w:rPr>
            <w:rFonts w:hint="eastAsia"/>
          </w:rPr>
          <w:t>沖虛道人正盤腿打坐，其拂塵</w:t>
        </w:r>
      </w:ins>
      <w:ins w:id="13240" w:author="Administrator" w:date="2019-03-17T23:36:00Z">
        <w:r w:rsidR="00806469">
          <w:rPr>
            <w:rFonts w:hint="eastAsia"/>
          </w:rPr>
          <w:t>平置於膝，膝上一</w:t>
        </w:r>
      </w:ins>
      <w:ins w:id="13241" w:author="Administrator" w:date="2019-03-17T23:37:00Z">
        <w:r w:rsidR="00806469">
          <w:rPr>
            <w:rFonts w:hint="eastAsia"/>
          </w:rPr>
          <w:t>串道</w:t>
        </w:r>
      </w:ins>
      <w:ins w:id="13242" w:author="Administrator" w:date="2019-03-17T23:38:00Z">
        <w:r w:rsidR="00A12037">
          <w:rPr>
            <w:rFonts w:hint="eastAsia"/>
          </w:rPr>
          <w:t>珠</w:t>
        </w:r>
      </w:ins>
      <w:ins w:id="13243" w:author="Administrator" w:date="2019-03-17T23:37:00Z">
        <w:r w:rsidR="00806469">
          <w:rPr>
            <w:rFonts w:hint="eastAsia"/>
          </w:rPr>
          <w:t>，</w:t>
        </w:r>
      </w:ins>
      <w:ins w:id="13244" w:author="Administrator" w:date="2019-03-17T23:38:00Z">
        <w:r w:rsidR="00A12037">
          <w:rPr>
            <w:rFonts w:hint="eastAsia"/>
          </w:rPr>
          <w:t>珠上</w:t>
        </w:r>
      </w:ins>
      <w:ins w:id="13245" w:author="Administrator" w:date="2019-03-17T23:37:00Z">
        <w:r w:rsidR="00806469">
          <w:rPr>
            <w:rFonts w:hint="eastAsia"/>
          </w:rPr>
          <w:t>每一個都</w:t>
        </w:r>
      </w:ins>
      <w:ins w:id="13246" w:author="Administrator" w:date="2019-03-17T23:38:00Z">
        <w:r w:rsidR="00A12037">
          <w:rPr>
            <w:rFonts w:hint="eastAsia"/>
          </w:rPr>
          <w:t>刻</w:t>
        </w:r>
      </w:ins>
      <w:ins w:id="13247" w:author="Administrator" w:date="2019-03-17T23:37:00Z">
        <w:r w:rsidR="00806469">
          <w:rPr>
            <w:rFonts w:hint="eastAsia"/>
          </w:rPr>
          <w:t>著此次進入試練人</w:t>
        </w:r>
      </w:ins>
      <w:ins w:id="13248" w:author="Administrator" w:date="2019-03-17T23:38:00Z">
        <w:r w:rsidR="00806469">
          <w:rPr>
            <w:rFonts w:hint="eastAsia"/>
          </w:rPr>
          <w:t>的名字，足足有百餘個</w:t>
        </w:r>
        <w:r w:rsidR="00A12037">
          <w:rPr>
            <w:rFonts w:hint="eastAsia"/>
          </w:rPr>
          <w:t>有，此時正各自</w:t>
        </w:r>
      </w:ins>
      <w:ins w:id="13249" w:author="Administrator" w:date="2019-03-17T23:39:00Z">
        <w:r w:rsidR="00A12037">
          <w:rPr>
            <w:rFonts w:hint="eastAsia"/>
          </w:rPr>
          <w:t>明亮</w:t>
        </w:r>
      </w:ins>
      <w:ins w:id="13250" w:author="Administrator" w:date="2019-03-17T23:38:00Z">
        <w:r w:rsidR="00A12037">
          <w:rPr>
            <w:rFonts w:hint="eastAsia"/>
          </w:rPr>
          <w:t>，</w:t>
        </w:r>
      </w:ins>
      <w:ins w:id="13251" w:author="Administrator" w:date="2019-03-17T23:39:00Z">
        <w:r w:rsidR="00A12037">
          <w:rPr>
            <w:rFonts w:hint="eastAsia"/>
          </w:rPr>
          <w:t>閃閃發光著。</w:t>
        </w:r>
      </w:ins>
    </w:p>
    <w:p w:rsidR="000F0075" w:rsidRDefault="00A12037">
      <w:pPr>
        <w:pStyle w:val="12"/>
        <w:spacing w:after="240"/>
        <w:ind w:leftChars="0" w:left="0"/>
        <w:rPr>
          <w:ins w:id="13252" w:author="Administrator" w:date="2019-03-17T23:43:00Z"/>
        </w:rPr>
        <w:pPrChange w:id="13253" w:author="Administrator" w:date="2019-03-17T23:25:00Z">
          <w:pPr>
            <w:pStyle w:val="12"/>
            <w:numPr>
              <w:numId w:val="1"/>
            </w:numPr>
            <w:spacing w:after="240"/>
            <w:ind w:leftChars="0" w:left="360" w:hanging="360"/>
            <w:outlineLvl w:val="0"/>
          </w:pPr>
        </w:pPrChange>
      </w:pPr>
      <w:ins w:id="13254" w:author="Administrator" w:date="2019-03-17T23:39:00Z">
        <w:r>
          <w:rPr>
            <w:rFonts w:hint="eastAsia"/>
          </w:rPr>
          <w:t>那道珠乃是</w:t>
        </w:r>
      </w:ins>
      <w:ins w:id="13255" w:author="Administrator" w:date="2019-03-17T23:40:00Z">
        <w:r w:rsidRPr="00A12037">
          <w:rPr>
            <w:rFonts w:hint="eastAsia"/>
          </w:rPr>
          <w:t>靈崇觀</w:t>
        </w:r>
        <w:r>
          <w:rPr>
            <w:rFonts w:hint="eastAsia"/>
          </w:rPr>
          <w:t>內極</w:t>
        </w:r>
      </w:ins>
      <w:ins w:id="13256" w:author="Administrator" w:date="2019-03-17T23:41:00Z">
        <w:r>
          <w:rPr>
            <w:rFonts w:hint="eastAsia"/>
          </w:rPr>
          <w:t>為珍貴的上品法器，其作用不在殺敵，而在取出</w:t>
        </w:r>
      </w:ins>
      <w:ins w:id="13257" w:author="Administrator" w:date="2019-03-17T23:42:00Z">
        <w:r>
          <w:rPr>
            <w:rFonts w:hint="eastAsia"/>
          </w:rPr>
          <w:t>弟子的一絲</w:t>
        </w:r>
      </w:ins>
      <w:ins w:id="13258" w:author="簡新佳" w:date="2019-03-19T12:34:00Z">
        <w:r w:rsidR="00E10EEF">
          <w:rPr>
            <w:rFonts w:hint="eastAsia"/>
          </w:rPr>
          <w:t>神念</w:t>
        </w:r>
      </w:ins>
      <w:ins w:id="13259" w:author="Administrator" w:date="2019-03-17T23:42:00Z">
        <w:del w:id="13260" w:author="簡新佳" w:date="2019-03-19T12:34:00Z">
          <w:r w:rsidDel="00E10EEF">
            <w:rPr>
              <w:rFonts w:hint="eastAsia"/>
            </w:rPr>
            <w:delText>分魂</w:delText>
          </w:r>
        </w:del>
        <w:r>
          <w:rPr>
            <w:rFonts w:hint="eastAsia"/>
          </w:rPr>
          <w:t>，封印至</w:t>
        </w:r>
      </w:ins>
      <w:ins w:id="13261" w:author="Administrator" w:date="2019-03-17T23:43:00Z">
        <w:r>
          <w:rPr>
            <w:rFonts w:hint="eastAsia"/>
          </w:rPr>
          <w:t>道珠內，藉以判斷其生死狀態。</w:t>
        </w:r>
      </w:ins>
    </w:p>
    <w:p w:rsidR="000F0075" w:rsidRDefault="00A12037">
      <w:pPr>
        <w:pStyle w:val="12"/>
        <w:spacing w:after="240"/>
        <w:ind w:leftChars="0" w:left="0"/>
        <w:rPr>
          <w:ins w:id="13262" w:author="Administrator" w:date="2019-03-17T23:44:00Z"/>
        </w:rPr>
        <w:pPrChange w:id="13263" w:author="Administrator" w:date="2019-03-17T23:25:00Z">
          <w:pPr>
            <w:pStyle w:val="12"/>
            <w:numPr>
              <w:numId w:val="1"/>
            </w:numPr>
            <w:spacing w:after="240"/>
            <w:ind w:leftChars="0" w:left="360" w:hanging="360"/>
            <w:outlineLvl w:val="0"/>
          </w:pPr>
        </w:pPrChange>
      </w:pPr>
      <w:ins w:id="13264" w:author="Administrator" w:date="2019-03-17T23:43:00Z">
        <w:r>
          <w:rPr>
            <w:rFonts w:hint="eastAsia"/>
          </w:rPr>
          <w:t>此時那串道珠，其上只有十來個熄滅，剩下九十多個，全都</w:t>
        </w:r>
      </w:ins>
      <w:ins w:id="13265" w:author="Administrator" w:date="2019-03-17T23:44:00Z">
        <w:r>
          <w:rPr>
            <w:rFonts w:hint="eastAsia"/>
          </w:rPr>
          <w:t>完好如初，平安閃耀。</w:t>
        </w:r>
      </w:ins>
    </w:p>
    <w:p w:rsidR="000F0075" w:rsidRDefault="00A12037">
      <w:pPr>
        <w:pStyle w:val="12"/>
        <w:spacing w:after="240"/>
        <w:ind w:leftChars="0" w:left="0"/>
        <w:rPr>
          <w:ins w:id="13266" w:author="Administrator" w:date="2019-03-17T23:55:00Z"/>
        </w:rPr>
        <w:pPrChange w:id="13267" w:author="Administrator" w:date="2019-03-17T23:25:00Z">
          <w:pPr>
            <w:pStyle w:val="12"/>
            <w:numPr>
              <w:numId w:val="1"/>
            </w:numPr>
            <w:spacing w:after="240"/>
            <w:ind w:leftChars="0" w:left="360" w:hanging="360"/>
            <w:outlineLvl w:val="0"/>
          </w:pPr>
        </w:pPrChange>
      </w:pPr>
      <w:ins w:id="13268" w:author="Administrator" w:date="2019-03-17T23:44:00Z">
        <w:r>
          <w:rPr>
            <w:rFonts w:hint="eastAsia"/>
          </w:rPr>
          <w:t>「這次試</w:t>
        </w:r>
      </w:ins>
      <w:ins w:id="13269" w:author="Administrator" w:date="2019-03-17T23:45:00Z">
        <w:r>
          <w:rPr>
            <w:rFonts w:hint="eastAsia"/>
          </w:rPr>
          <w:t>煉，除了取得</w:t>
        </w:r>
      </w:ins>
      <w:ins w:id="13270" w:author="Administrator" w:date="2019-03-17T23:51:00Z">
        <w:r w:rsidR="0046614E">
          <w:rPr>
            <w:rFonts w:hint="eastAsia"/>
          </w:rPr>
          <w:t>那入仙石的名額之外，另外一個重點，在於進入遠</w:t>
        </w:r>
      </w:ins>
      <w:ins w:id="13271" w:author="Administrator" w:date="2019-03-17T23:52:00Z">
        <w:r w:rsidR="0046614E">
          <w:rPr>
            <w:rFonts w:hint="eastAsia"/>
          </w:rPr>
          <w:t>古荒城中</w:t>
        </w:r>
      </w:ins>
      <w:ins w:id="13272" w:author="Administrator" w:date="2019-03-17T23:53:00Z">
        <w:r w:rsidR="0046614E">
          <w:rPr>
            <w:rFonts w:hint="eastAsia"/>
          </w:rPr>
          <w:t>，取得珍奇古寶。若是能得到幾件古寶，大大</w:t>
        </w:r>
      </w:ins>
      <w:ins w:id="13273" w:author="Administrator" w:date="2019-03-17T23:54:00Z">
        <w:r w:rsidR="0046614E">
          <w:rPr>
            <w:rFonts w:hint="eastAsia"/>
          </w:rPr>
          <w:t>增加我靈崇觀的實力，那麼，就算進不了仙石，也算是一種收穫。當然，能兩方俱得那是最好的了，就看</w:t>
        </w:r>
      </w:ins>
      <w:ins w:id="13274" w:author="Administrator" w:date="2019-03-17T23:55:00Z">
        <w:r w:rsidR="0046614E">
          <w:rPr>
            <w:rFonts w:hint="eastAsia"/>
          </w:rPr>
          <w:t>邱楚機那小子怎麼辦事了…」沖虛道人雖然沒有張眼，但心中卻不停盤算著。</w:t>
        </w:r>
      </w:ins>
    </w:p>
    <w:p w:rsidR="000F0075" w:rsidRDefault="0046614E">
      <w:pPr>
        <w:pStyle w:val="12"/>
        <w:spacing w:after="240"/>
        <w:ind w:leftChars="0" w:left="0"/>
        <w:rPr>
          <w:ins w:id="13275" w:author="Administrator" w:date="2019-03-17T23:57:00Z"/>
        </w:rPr>
        <w:pPrChange w:id="13276" w:author="Administrator" w:date="2019-03-17T23:25:00Z">
          <w:pPr>
            <w:pStyle w:val="12"/>
            <w:numPr>
              <w:numId w:val="1"/>
            </w:numPr>
            <w:spacing w:after="240"/>
            <w:ind w:leftChars="0" w:left="360" w:hanging="360"/>
            <w:outlineLvl w:val="0"/>
          </w:pPr>
        </w:pPrChange>
      </w:pPr>
      <w:ins w:id="13277" w:author="Administrator" w:date="2019-03-17T23:55:00Z">
        <w:r>
          <w:rPr>
            <w:rFonts w:hint="eastAsia"/>
          </w:rPr>
          <w:t>突然間，</w:t>
        </w:r>
      </w:ins>
      <w:ins w:id="13278" w:author="Administrator" w:date="2019-03-17T23:56:00Z">
        <w:r>
          <w:rPr>
            <w:rFonts w:hint="eastAsia"/>
          </w:rPr>
          <w:t>他腿上的道珠熄滅了一個，他張開眼，嘆了口氣說道，「靈虛</w:t>
        </w:r>
      </w:ins>
      <w:ins w:id="13279" w:author="Administrator" w:date="2019-03-17T23:57:00Z">
        <w:r>
          <w:rPr>
            <w:rFonts w:hint="eastAsia"/>
          </w:rPr>
          <w:t>那小子，平常就不認真修行，這次隕落在此，也不算是意外了…」</w:t>
        </w:r>
      </w:ins>
    </w:p>
    <w:p w:rsidR="000F0075" w:rsidRDefault="0046614E">
      <w:pPr>
        <w:pStyle w:val="12"/>
        <w:spacing w:after="240"/>
        <w:ind w:leftChars="0" w:left="0"/>
        <w:rPr>
          <w:ins w:id="13280" w:author="Administrator" w:date="2019-03-17T23:57:00Z"/>
        </w:rPr>
        <w:pPrChange w:id="13281" w:author="Administrator" w:date="2019-03-17T23:25:00Z">
          <w:pPr>
            <w:pStyle w:val="12"/>
            <w:numPr>
              <w:numId w:val="1"/>
            </w:numPr>
            <w:spacing w:after="240"/>
            <w:ind w:leftChars="0" w:left="360" w:hanging="360"/>
            <w:outlineLvl w:val="0"/>
          </w:pPr>
        </w:pPrChange>
      </w:pPr>
      <w:ins w:id="13282" w:author="Administrator" w:date="2019-03-17T23:57:00Z">
        <w:r>
          <w:rPr>
            <w:rFonts w:hint="eastAsia"/>
          </w:rPr>
          <w:t>話未說完，另一個道珠跟著也閃了一下，黯淡下來。</w:t>
        </w:r>
      </w:ins>
    </w:p>
    <w:p w:rsidR="000F0075" w:rsidRDefault="0046614E">
      <w:pPr>
        <w:pStyle w:val="12"/>
        <w:spacing w:after="240"/>
        <w:ind w:leftChars="0" w:left="0"/>
        <w:rPr>
          <w:ins w:id="13283" w:author="Administrator" w:date="2019-03-17T23:58:00Z"/>
        </w:rPr>
        <w:pPrChange w:id="13284" w:author="Administrator" w:date="2019-03-17T23:25:00Z">
          <w:pPr>
            <w:pStyle w:val="12"/>
            <w:numPr>
              <w:numId w:val="1"/>
            </w:numPr>
            <w:spacing w:after="240"/>
            <w:ind w:leftChars="0" w:left="360" w:hanging="360"/>
            <w:outlineLvl w:val="0"/>
          </w:pPr>
        </w:pPrChange>
      </w:pPr>
      <w:ins w:id="13285" w:author="Administrator" w:date="2019-03-17T23:57:00Z">
        <w:r>
          <w:rPr>
            <w:rFonts w:hint="eastAsia"/>
          </w:rPr>
          <w:t>「咦</w:t>
        </w:r>
      </w:ins>
      <w:ins w:id="13286" w:author="Administrator" w:date="2019-03-17T23:58:00Z">
        <w:r>
          <w:rPr>
            <w:rFonts w:hint="eastAsia"/>
          </w:rPr>
          <w:t>？靈光那小子怎麼也隕落了？」</w:t>
        </w:r>
      </w:ins>
    </w:p>
    <w:p w:rsidR="000F0075" w:rsidRDefault="0046614E">
      <w:pPr>
        <w:pStyle w:val="12"/>
        <w:spacing w:after="240"/>
        <w:ind w:leftChars="0" w:left="0"/>
        <w:rPr>
          <w:ins w:id="13287" w:author="Administrator" w:date="2019-03-17T23:59:00Z"/>
        </w:rPr>
        <w:pPrChange w:id="13288" w:author="Administrator" w:date="2019-03-17T23:25:00Z">
          <w:pPr>
            <w:pStyle w:val="12"/>
            <w:numPr>
              <w:numId w:val="1"/>
            </w:numPr>
            <w:spacing w:after="240"/>
            <w:ind w:leftChars="0" w:left="360" w:hanging="360"/>
            <w:outlineLvl w:val="0"/>
          </w:pPr>
        </w:pPrChange>
      </w:pPr>
      <w:ins w:id="13289" w:author="Administrator" w:date="2019-03-17T23:58:00Z">
        <w:r>
          <w:rPr>
            <w:rFonts w:hint="eastAsia"/>
          </w:rPr>
          <w:t>沖虛道人尚未回過神來，那道珠卻有如連鎖一般，</w:t>
        </w:r>
      </w:ins>
      <w:ins w:id="13290" w:author="Administrator" w:date="2019-03-17T23:59:00Z">
        <w:r>
          <w:rPr>
            <w:rFonts w:hint="eastAsia"/>
          </w:rPr>
          <w:t>唰唰唰地連滅了好幾個珠子。</w:t>
        </w:r>
      </w:ins>
    </w:p>
    <w:p w:rsidR="000F0075" w:rsidRDefault="0046614E">
      <w:pPr>
        <w:pStyle w:val="12"/>
        <w:spacing w:after="240"/>
        <w:ind w:leftChars="0" w:left="0"/>
        <w:rPr>
          <w:ins w:id="13291" w:author="Administrator" w:date="2019-03-18T00:02:00Z"/>
        </w:rPr>
        <w:pPrChange w:id="13292" w:author="Administrator" w:date="2019-03-17T23:25:00Z">
          <w:pPr>
            <w:pStyle w:val="12"/>
            <w:numPr>
              <w:numId w:val="1"/>
            </w:numPr>
            <w:spacing w:after="240"/>
            <w:ind w:leftChars="0" w:left="360" w:hanging="360"/>
            <w:outlineLvl w:val="0"/>
          </w:pPr>
        </w:pPrChange>
      </w:pPr>
      <w:ins w:id="13293" w:author="Administrator" w:date="2019-03-17T23:59:00Z">
        <w:r>
          <w:rPr>
            <w:rFonts w:hint="eastAsia"/>
          </w:rPr>
          <w:t>「這這這…難道他們進荒城內誤</w:t>
        </w:r>
      </w:ins>
      <w:ins w:id="13294" w:author="Administrator" w:date="2019-03-18T00:00:00Z">
        <w:r>
          <w:rPr>
            <w:rFonts w:hint="eastAsia"/>
          </w:rPr>
          <w:t>觸了</w:t>
        </w:r>
      </w:ins>
      <w:ins w:id="13295" w:author="Administrator" w:date="2019-03-17T23:59:00Z">
        <w:r>
          <w:rPr>
            <w:rFonts w:hint="eastAsia"/>
          </w:rPr>
          <w:t>甚麼禁</w:t>
        </w:r>
      </w:ins>
      <w:ins w:id="13296" w:author="Administrator" w:date="2019-03-18T00:00:00Z">
        <w:r>
          <w:rPr>
            <w:rFonts w:hint="eastAsia"/>
          </w:rPr>
          <w:t>制嗎？不對阿，有那</w:t>
        </w:r>
        <w:r w:rsidR="0077089D">
          <w:rPr>
            <w:rFonts w:hint="eastAsia"/>
          </w:rPr>
          <w:t>張古寶圖，應該能避開大半禁制才對，難道有甚麼意外嗎…」</w:t>
        </w:r>
      </w:ins>
      <w:ins w:id="13297" w:author="Administrator" w:date="2019-03-18T00:01:00Z">
        <w:r w:rsidR="0077089D">
          <w:rPr>
            <w:rFonts w:hint="eastAsia"/>
          </w:rPr>
          <w:t>沖虛道人驀然站起，握</w:t>
        </w:r>
      </w:ins>
      <w:ins w:id="13298" w:author="Administrator" w:date="2019-03-18T00:02:00Z">
        <w:r w:rsidR="0077089D">
          <w:rPr>
            <w:rFonts w:hint="eastAsia"/>
          </w:rPr>
          <w:t>著道珠，有些難以置信地看著。</w:t>
        </w:r>
      </w:ins>
    </w:p>
    <w:p w:rsidR="000F0075" w:rsidRDefault="0077089D">
      <w:pPr>
        <w:pStyle w:val="12"/>
        <w:spacing w:after="240"/>
        <w:ind w:leftChars="0" w:left="0"/>
        <w:rPr>
          <w:ins w:id="13299" w:author="Administrator" w:date="2019-03-18T00:04:00Z"/>
        </w:rPr>
        <w:pPrChange w:id="13300" w:author="Administrator" w:date="2019-03-17T23:25:00Z">
          <w:pPr>
            <w:pStyle w:val="12"/>
            <w:numPr>
              <w:numId w:val="1"/>
            </w:numPr>
            <w:spacing w:after="240"/>
            <w:ind w:leftChars="0" w:left="360" w:hanging="360"/>
            <w:outlineLvl w:val="0"/>
          </w:pPr>
        </w:pPrChange>
      </w:pPr>
      <w:ins w:id="13301" w:author="Administrator" w:date="2019-03-18T00:02:00Z">
        <w:r>
          <w:rPr>
            <w:rFonts w:hint="eastAsia"/>
          </w:rPr>
          <w:t>可是就像對他的懷疑打擊一樣，那道珠上的</w:t>
        </w:r>
      </w:ins>
      <w:ins w:id="13302" w:author="Administrator" w:date="2019-03-18T00:03:00Z">
        <w:r>
          <w:rPr>
            <w:rFonts w:hint="eastAsia"/>
          </w:rPr>
          <w:t>光芒一個接著一個黯了下來，到最後一個，那道珠特別大顆，上面刻著邱楚機三個大字，</w:t>
        </w:r>
      </w:ins>
      <w:ins w:id="13303" w:author="Administrator" w:date="2019-03-18T00:04:00Z">
        <w:r>
          <w:rPr>
            <w:rFonts w:hint="eastAsia"/>
          </w:rPr>
          <w:t>勉強撐了幾息，但仍是沒有例外，熄滅下來。</w:t>
        </w:r>
      </w:ins>
    </w:p>
    <w:p w:rsidR="000F0075" w:rsidRDefault="0077089D">
      <w:pPr>
        <w:pStyle w:val="12"/>
        <w:spacing w:after="240"/>
        <w:ind w:leftChars="0" w:left="0"/>
        <w:rPr>
          <w:ins w:id="13304" w:author="Administrator" w:date="2019-03-18T00:08:00Z"/>
        </w:rPr>
        <w:pPrChange w:id="13305" w:author="Administrator" w:date="2019-03-17T23:25:00Z">
          <w:pPr>
            <w:pStyle w:val="12"/>
            <w:numPr>
              <w:numId w:val="1"/>
            </w:numPr>
            <w:spacing w:after="240"/>
            <w:ind w:leftChars="0" w:left="360" w:hanging="360"/>
            <w:outlineLvl w:val="0"/>
          </w:pPr>
        </w:pPrChange>
      </w:pPr>
      <w:ins w:id="13306" w:author="Administrator" w:date="2019-03-18T00:05:00Z">
        <w:r>
          <w:rPr>
            <w:rFonts w:hint="eastAsia"/>
          </w:rPr>
          <w:t>沖虛道人</w:t>
        </w:r>
      </w:ins>
      <w:ins w:id="13307" w:author="Administrator" w:date="2019-03-18T00:08:00Z">
        <w:r>
          <w:rPr>
            <w:rFonts w:hint="eastAsia"/>
          </w:rPr>
          <w:t>看著那串道珠，</w:t>
        </w:r>
      </w:ins>
      <w:ins w:id="13308" w:author="Administrator" w:date="2019-03-18T00:05:00Z">
        <w:r>
          <w:rPr>
            <w:rFonts w:hint="eastAsia"/>
          </w:rPr>
          <w:t>噴出一口鮮血，心神激動，臉上戾氣讓他青筋</w:t>
        </w:r>
      </w:ins>
      <w:ins w:id="13309" w:author="Administrator" w:date="2019-03-18T00:06:00Z">
        <w:r>
          <w:rPr>
            <w:rFonts w:hint="eastAsia"/>
          </w:rPr>
          <w:t>暴露，連遠處的玉靈子與</w:t>
        </w:r>
      </w:ins>
      <w:ins w:id="13310" w:author="Administrator" w:date="2019-03-18T00:08:00Z">
        <w:r>
          <w:rPr>
            <w:rFonts w:hint="eastAsia"/>
          </w:rPr>
          <w:t>李</w:t>
        </w:r>
      </w:ins>
      <w:ins w:id="13311" w:author="Administrator" w:date="2019-03-18T00:06:00Z">
        <w:r>
          <w:rPr>
            <w:rFonts w:hint="eastAsia"/>
          </w:rPr>
          <w:t>林</w:t>
        </w:r>
      </w:ins>
      <w:ins w:id="13312" w:author="Administrator" w:date="2019-03-18T00:08:00Z">
        <w:r>
          <w:rPr>
            <w:rFonts w:hint="eastAsia"/>
          </w:rPr>
          <w:t>兩人也感到詫異，紛紛對望相視，不得其解。</w:t>
        </w:r>
      </w:ins>
    </w:p>
    <w:p w:rsidR="000F0075" w:rsidRDefault="0077089D">
      <w:pPr>
        <w:pStyle w:val="12"/>
        <w:spacing w:after="240"/>
        <w:ind w:leftChars="0" w:left="0"/>
        <w:rPr>
          <w:ins w:id="13313" w:author="Administrator" w:date="2019-03-18T00:10:00Z"/>
        </w:rPr>
        <w:pPrChange w:id="13314" w:author="Administrator" w:date="2019-03-17T23:25:00Z">
          <w:pPr>
            <w:pStyle w:val="12"/>
            <w:numPr>
              <w:numId w:val="1"/>
            </w:numPr>
            <w:spacing w:after="240"/>
            <w:ind w:leftChars="0" w:left="360" w:hanging="360"/>
            <w:outlineLvl w:val="0"/>
          </w:pPr>
        </w:pPrChange>
      </w:pPr>
      <w:ins w:id="13315" w:author="Administrator" w:date="2019-03-18T00:09:00Z">
        <w:r>
          <w:rPr>
            <w:rFonts w:hint="eastAsia"/>
          </w:rPr>
          <w:t>但若他在看仔細，就會看到那串道珠內，有一粒珠子，其上的名字十分平凡，讓人不太記得，雖也黯</w:t>
        </w:r>
      </w:ins>
      <w:ins w:id="13316" w:author="Administrator" w:date="2019-03-18T00:10:00Z">
        <w:r>
          <w:rPr>
            <w:rFonts w:hint="eastAsia"/>
          </w:rPr>
          <w:t>淡下來，卻仍微微發亮，並沒有完全熄滅。</w:t>
        </w:r>
      </w:ins>
    </w:p>
    <w:p w:rsidR="000F0075" w:rsidRDefault="000F5C0D">
      <w:pPr>
        <w:pStyle w:val="12"/>
        <w:spacing w:after="240"/>
        <w:ind w:leftChars="0" w:left="0"/>
        <w:rPr>
          <w:ins w:id="13317" w:author="Administrator" w:date="2019-03-18T00:10:00Z"/>
        </w:rPr>
        <w:pPrChange w:id="13318" w:author="Administrator" w:date="2019-03-17T23:25:00Z">
          <w:pPr>
            <w:pStyle w:val="12"/>
            <w:numPr>
              <w:numId w:val="1"/>
            </w:numPr>
            <w:spacing w:after="240"/>
            <w:ind w:leftChars="0" w:left="360" w:hanging="360"/>
            <w:outlineLvl w:val="0"/>
          </w:pPr>
        </w:pPrChange>
      </w:pPr>
      <w:ins w:id="13319" w:author="Administrator" w:date="2019-03-18T00:10:00Z">
        <w:r>
          <w:rPr>
            <w:rFonts w:hint="eastAsia"/>
          </w:rPr>
          <w:t>※※※</w:t>
        </w:r>
      </w:ins>
    </w:p>
    <w:p w:rsidR="000F0075" w:rsidRDefault="000F5C0D">
      <w:pPr>
        <w:pStyle w:val="12"/>
        <w:spacing w:after="240"/>
        <w:ind w:leftChars="0" w:left="0"/>
        <w:rPr>
          <w:ins w:id="13320" w:author="簡新佳" w:date="2019-03-18T12:45:00Z"/>
        </w:rPr>
        <w:pPrChange w:id="13321" w:author="Administrator" w:date="2019-03-17T23:25:00Z">
          <w:pPr>
            <w:pStyle w:val="12"/>
            <w:numPr>
              <w:numId w:val="1"/>
            </w:numPr>
            <w:spacing w:after="240"/>
            <w:ind w:leftChars="0" w:left="360" w:hanging="360"/>
            <w:outlineLvl w:val="0"/>
          </w:pPr>
        </w:pPrChange>
      </w:pPr>
      <w:ins w:id="13322" w:author="Administrator" w:date="2019-03-18T00:10:00Z">
        <w:r>
          <w:rPr>
            <w:rFonts w:hint="eastAsia"/>
          </w:rPr>
          <w:t>血色禁地內，此時</w:t>
        </w:r>
      </w:ins>
      <w:ins w:id="13323" w:author="簡新佳" w:date="2019-03-18T12:43:00Z">
        <w:r w:rsidR="00490988">
          <w:rPr>
            <w:rFonts w:hint="eastAsia"/>
          </w:rPr>
          <w:t>若有人能從高空處往下俯瞰，便能看到，以靈山為</w:t>
        </w:r>
      </w:ins>
      <w:ins w:id="13324" w:author="簡新佳" w:date="2019-03-18T12:44:00Z">
        <w:r w:rsidR="00490988">
          <w:rPr>
            <w:rFonts w:hint="eastAsia"/>
          </w:rPr>
          <w:t>起點</w:t>
        </w:r>
      </w:ins>
      <w:ins w:id="13325" w:author="簡新佳" w:date="2019-03-18T12:43:00Z">
        <w:r w:rsidR="00490988">
          <w:rPr>
            <w:rFonts w:hint="eastAsia"/>
          </w:rPr>
          <w:t>，荒城，</w:t>
        </w:r>
      </w:ins>
      <w:ins w:id="13326" w:author="簡新佳" w:date="2019-03-18T12:44:00Z">
        <w:r w:rsidR="00490988">
          <w:rPr>
            <w:rFonts w:hint="eastAsia"/>
          </w:rPr>
          <w:t>沼澤，冰湖，火山口，</w:t>
        </w:r>
      </w:ins>
      <w:ins w:id="13327" w:author="簡新佳" w:date="2019-03-18T12:45:00Z">
        <w:r w:rsidR="00490988">
          <w:rPr>
            <w:rFonts w:hint="eastAsia"/>
          </w:rPr>
          <w:t>可以</w:t>
        </w:r>
      </w:ins>
      <w:ins w:id="13328" w:author="簡新佳" w:date="2019-03-18T12:44:00Z">
        <w:r w:rsidR="00490988">
          <w:rPr>
            <w:rFonts w:hint="eastAsia"/>
          </w:rPr>
          <w:t>分別連</w:t>
        </w:r>
      </w:ins>
      <w:ins w:id="13329" w:author="簡新佳" w:date="2019-03-18T12:45:00Z">
        <w:r w:rsidR="00490988">
          <w:rPr>
            <w:rFonts w:hint="eastAsia"/>
          </w:rPr>
          <w:t>線而成</w:t>
        </w:r>
      </w:ins>
      <w:ins w:id="13330" w:author="簡新佳" w:date="2019-03-18T12:44:00Z">
        <w:r w:rsidR="00490988">
          <w:rPr>
            <w:rFonts w:hint="eastAsia"/>
          </w:rPr>
          <w:t>一個五角</w:t>
        </w:r>
      </w:ins>
      <w:ins w:id="13331" w:author="簡新佳" w:date="2019-03-18T12:45:00Z">
        <w:r w:rsidR="00490988">
          <w:rPr>
            <w:rFonts w:hint="eastAsia"/>
          </w:rPr>
          <w:t>形。</w:t>
        </w:r>
      </w:ins>
    </w:p>
    <w:p w:rsidR="000F0075" w:rsidRDefault="00490988">
      <w:pPr>
        <w:pStyle w:val="12"/>
        <w:spacing w:after="240"/>
        <w:ind w:leftChars="0" w:left="0"/>
        <w:rPr>
          <w:ins w:id="13332" w:author="簡新佳" w:date="2019-03-18T12:47:00Z"/>
        </w:rPr>
        <w:pPrChange w:id="13333" w:author="Administrator" w:date="2019-03-17T23:25:00Z">
          <w:pPr>
            <w:pStyle w:val="12"/>
            <w:numPr>
              <w:numId w:val="1"/>
            </w:numPr>
            <w:spacing w:after="240"/>
            <w:ind w:leftChars="0" w:left="360" w:hanging="360"/>
            <w:outlineLvl w:val="0"/>
          </w:pPr>
        </w:pPrChange>
      </w:pPr>
      <w:ins w:id="13334" w:author="簡新佳" w:date="2019-03-18T12:45:00Z">
        <w:r>
          <w:rPr>
            <w:rFonts w:hint="eastAsia"/>
          </w:rPr>
          <w:lastRenderedPageBreak/>
          <w:t>而此時在沼澤，靈山，荒城三處，都掀起了巨大的靈</w:t>
        </w:r>
      </w:ins>
      <w:ins w:id="13335" w:author="簡新佳" w:date="2019-03-18T12:46:00Z">
        <w:r>
          <w:rPr>
            <w:rFonts w:hint="eastAsia"/>
          </w:rPr>
          <w:t>氣漩渦，</w:t>
        </w:r>
        <w:r w:rsidR="00013E11">
          <w:rPr>
            <w:rFonts w:hint="eastAsia"/>
          </w:rPr>
          <w:t>似乎對應著甚麼，火山口</w:t>
        </w:r>
      </w:ins>
      <w:ins w:id="13336" w:author="簡新佳" w:date="2019-03-18T12:47:00Z">
        <w:r w:rsidR="00013E11">
          <w:rPr>
            <w:rFonts w:hint="eastAsia"/>
          </w:rPr>
          <w:t>周邊的火靈氣</w:t>
        </w:r>
      </w:ins>
      <w:ins w:id="13337" w:author="簡新佳" w:date="2019-03-18T12:46:00Z">
        <w:r w:rsidR="00013E11">
          <w:rPr>
            <w:rFonts w:hint="eastAsia"/>
          </w:rPr>
          <w:t>同樣也</w:t>
        </w:r>
      </w:ins>
      <w:ins w:id="13338" w:author="簡新佳" w:date="2019-03-18T12:47:00Z">
        <w:r w:rsidR="00013E11">
          <w:rPr>
            <w:rFonts w:hint="eastAsia"/>
          </w:rPr>
          <w:t>蠢蠢欲動著。</w:t>
        </w:r>
      </w:ins>
    </w:p>
    <w:p w:rsidR="000F0075" w:rsidRDefault="00013E11">
      <w:pPr>
        <w:pStyle w:val="12"/>
        <w:spacing w:after="240"/>
        <w:ind w:leftChars="0" w:left="0"/>
        <w:rPr>
          <w:ins w:id="13339" w:author="Administrator" w:date="2019-03-18T00:01:00Z"/>
        </w:rPr>
        <w:pPrChange w:id="13340" w:author="Administrator" w:date="2019-03-17T23:25:00Z">
          <w:pPr>
            <w:pStyle w:val="12"/>
            <w:numPr>
              <w:numId w:val="1"/>
            </w:numPr>
            <w:spacing w:after="240"/>
            <w:ind w:leftChars="0" w:left="360" w:hanging="360"/>
            <w:outlineLvl w:val="0"/>
          </w:pPr>
        </w:pPrChange>
      </w:pPr>
      <w:ins w:id="13341" w:author="簡新佳" w:date="2019-03-18T12:47:00Z">
        <w:r>
          <w:rPr>
            <w:rFonts w:hint="eastAsia"/>
          </w:rPr>
          <w:t>唯有寒冰湖泊上，一道身影正努力掐訣，</w:t>
        </w:r>
      </w:ins>
      <w:ins w:id="13342" w:author="簡新佳" w:date="2019-03-18T12:48:00Z">
        <w:r>
          <w:rPr>
            <w:rFonts w:hint="eastAsia"/>
          </w:rPr>
          <w:t>試圖平靜湖面的水靈氣波動。</w:t>
        </w:r>
      </w:ins>
    </w:p>
    <w:p w:rsidR="000F0075" w:rsidRDefault="00013E11">
      <w:pPr>
        <w:pStyle w:val="12"/>
        <w:spacing w:after="240"/>
        <w:ind w:leftChars="0" w:left="0"/>
        <w:rPr>
          <w:ins w:id="13343" w:author="Administrator" w:date="2019-03-18T23:37:00Z"/>
        </w:rPr>
        <w:pPrChange w:id="13344" w:author="Administrator" w:date="2019-03-17T23:25:00Z">
          <w:pPr>
            <w:pStyle w:val="12"/>
            <w:numPr>
              <w:numId w:val="1"/>
            </w:numPr>
            <w:spacing w:after="240"/>
            <w:ind w:leftChars="0" w:left="360" w:hanging="360"/>
            <w:outlineLvl w:val="0"/>
          </w:pPr>
        </w:pPrChange>
      </w:pPr>
      <w:ins w:id="13345" w:author="簡新佳" w:date="2019-03-18T12:48:00Z">
        <w:r>
          <w:rPr>
            <w:rFonts w:hint="eastAsia"/>
          </w:rPr>
          <w:t>火山口內，</w:t>
        </w:r>
      </w:ins>
      <w:ins w:id="13346" w:author="簡新佳" w:date="2019-03-18T12:49:00Z">
        <w:r>
          <w:rPr>
            <w:rFonts w:hint="eastAsia"/>
          </w:rPr>
          <w:t>一群身穿黑衣的鬼屍門弟子，此時正在一處洞府面前，貪婪地看著滿地的靈石</w:t>
        </w:r>
      </w:ins>
      <w:ins w:id="13347" w:author="簡新佳" w:date="2019-03-18T12:50:00Z">
        <w:r>
          <w:rPr>
            <w:rFonts w:hint="eastAsia"/>
          </w:rPr>
          <w:t>異寶。</w:t>
        </w:r>
      </w:ins>
    </w:p>
    <w:p w:rsidR="000F0075" w:rsidRDefault="00E30E5A">
      <w:pPr>
        <w:pStyle w:val="12"/>
        <w:spacing w:after="240"/>
        <w:ind w:leftChars="0" w:left="0"/>
        <w:rPr>
          <w:ins w:id="13348" w:author="簡新佳" w:date="2019-03-18T12:50:00Z"/>
        </w:rPr>
        <w:pPrChange w:id="13349" w:author="Administrator" w:date="2019-03-17T23:25:00Z">
          <w:pPr>
            <w:pStyle w:val="12"/>
            <w:numPr>
              <w:numId w:val="1"/>
            </w:numPr>
            <w:spacing w:after="240"/>
            <w:ind w:leftChars="0" w:left="360" w:hanging="360"/>
            <w:outlineLvl w:val="0"/>
          </w:pPr>
        </w:pPrChange>
      </w:pPr>
      <w:ins w:id="13350" w:author="Administrator" w:date="2019-03-18T23:37:00Z">
        <w:r>
          <w:rPr>
            <w:rFonts w:hint="eastAsia"/>
          </w:rPr>
          <w:t>這洞府乃是他們這次進試練的</w:t>
        </w:r>
      </w:ins>
      <w:ins w:id="13351" w:author="Administrator" w:date="2019-03-18T23:38:00Z">
        <w:r>
          <w:rPr>
            <w:rFonts w:hint="eastAsia"/>
          </w:rPr>
          <w:t>暗中</w:t>
        </w:r>
      </w:ins>
      <w:ins w:id="13352" w:author="Administrator" w:date="2019-03-18T23:37:00Z">
        <w:r>
          <w:rPr>
            <w:rFonts w:hint="eastAsia"/>
          </w:rPr>
          <w:t>目標</w:t>
        </w:r>
      </w:ins>
      <w:ins w:id="13353" w:author="Administrator" w:date="2019-03-18T23:38:00Z">
        <w:r>
          <w:rPr>
            <w:rFonts w:hint="eastAsia"/>
          </w:rPr>
          <w:t>之一</w:t>
        </w:r>
      </w:ins>
      <w:ins w:id="13354" w:author="Administrator" w:date="2019-03-18T23:37:00Z">
        <w:r>
          <w:rPr>
            <w:rFonts w:hint="eastAsia"/>
          </w:rPr>
          <w:t>，其中暗藏珍寶</w:t>
        </w:r>
      </w:ins>
      <w:ins w:id="13355" w:author="Administrator" w:date="2019-03-18T23:38:00Z">
        <w:r>
          <w:rPr>
            <w:rFonts w:hint="eastAsia"/>
          </w:rPr>
          <w:t>無數</w:t>
        </w:r>
      </w:ins>
      <w:ins w:id="13356" w:author="Administrator" w:date="2019-03-18T23:37:00Z">
        <w:r>
          <w:rPr>
            <w:rFonts w:hint="eastAsia"/>
          </w:rPr>
          <w:t>，更有許多上品法器</w:t>
        </w:r>
      </w:ins>
      <w:ins w:id="13357" w:author="Administrator" w:date="2019-03-18T23:38:00Z">
        <w:r>
          <w:rPr>
            <w:rFonts w:hint="eastAsia"/>
          </w:rPr>
          <w:t>乃至</w:t>
        </w:r>
      </w:ins>
      <w:ins w:id="13358" w:author="Administrator" w:date="2019-03-18T23:37:00Z">
        <w:r>
          <w:rPr>
            <w:rFonts w:hint="eastAsia"/>
          </w:rPr>
          <w:t>法寶</w:t>
        </w:r>
      </w:ins>
      <w:ins w:id="13359" w:author="Administrator" w:date="2019-03-18T23:38:00Z">
        <w:r>
          <w:rPr>
            <w:rFonts w:hint="eastAsia"/>
          </w:rPr>
          <w:t>在內，而洞府中央，甚至還有一爐丹藥，不知已</w:t>
        </w:r>
      </w:ins>
      <w:ins w:id="13360" w:author="Administrator" w:date="2019-03-18T23:39:00Z">
        <w:r>
          <w:rPr>
            <w:rFonts w:hint="eastAsia"/>
          </w:rPr>
          <w:t>淬煉多久，尚未開封。</w:t>
        </w:r>
      </w:ins>
    </w:p>
    <w:p w:rsidR="000F0075" w:rsidRDefault="00013E11">
      <w:pPr>
        <w:pStyle w:val="12"/>
        <w:spacing w:after="240"/>
        <w:ind w:leftChars="0" w:left="0"/>
        <w:rPr>
          <w:ins w:id="13361" w:author="簡新佳" w:date="2019-03-18T12:52:00Z"/>
        </w:rPr>
        <w:pPrChange w:id="13362" w:author="Administrator" w:date="2019-03-17T23:25:00Z">
          <w:pPr>
            <w:pStyle w:val="12"/>
            <w:numPr>
              <w:numId w:val="1"/>
            </w:numPr>
            <w:spacing w:after="240"/>
            <w:ind w:leftChars="0" w:left="360" w:hanging="360"/>
            <w:outlineLvl w:val="0"/>
          </w:pPr>
        </w:pPrChange>
      </w:pPr>
      <w:ins w:id="13363" w:author="簡新佳" w:date="2019-03-18T12:50:00Z">
        <w:r>
          <w:rPr>
            <w:rFonts w:hint="eastAsia"/>
          </w:rPr>
          <w:t>「發了發了，這些靈石寶物，</w:t>
        </w:r>
      </w:ins>
      <w:ins w:id="13364" w:author="簡新佳" w:date="2019-03-18T12:51:00Z">
        <w:r>
          <w:rPr>
            <w:rFonts w:hint="eastAsia"/>
          </w:rPr>
          <w:t>平分後</w:t>
        </w:r>
      </w:ins>
      <w:ins w:id="13365" w:author="簡新佳" w:date="2019-03-18T12:50:00Z">
        <w:r>
          <w:rPr>
            <w:rFonts w:hint="eastAsia"/>
          </w:rPr>
          <w:t>足夠我們這</w:t>
        </w:r>
      </w:ins>
      <w:ins w:id="13366" w:author="簡新佳" w:date="2019-03-18T12:51:00Z">
        <w:r>
          <w:rPr>
            <w:rFonts w:hint="eastAsia"/>
          </w:rPr>
          <w:t>些人用上數十年外，還有機會突破築基，踏上結丹阿！」</w:t>
        </w:r>
      </w:ins>
      <w:ins w:id="13367" w:author="簡新佳" w:date="2019-03-18T12:52:00Z">
        <w:r>
          <w:rPr>
            <w:rFonts w:hint="eastAsia"/>
          </w:rPr>
          <w:t>其中一名看似帶隊的黑衣修士，完全掩飾不住內心的激動，抓起一把中品靈石哈哈大笑著。</w:t>
        </w:r>
      </w:ins>
    </w:p>
    <w:p w:rsidR="000F0075" w:rsidRDefault="00013E11">
      <w:pPr>
        <w:pStyle w:val="12"/>
        <w:spacing w:after="240"/>
        <w:ind w:leftChars="0" w:left="0"/>
        <w:rPr>
          <w:ins w:id="13368" w:author="簡新佳" w:date="2019-03-18T12:53:00Z"/>
        </w:rPr>
        <w:pPrChange w:id="13369" w:author="Administrator" w:date="2019-03-17T23:25:00Z">
          <w:pPr>
            <w:pStyle w:val="12"/>
            <w:numPr>
              <w:numId w:val="1"/>
            </w:numPr>
            <w:spacing w:after="240"/>
            <w:ind w:leftChars="0" w:left="360" w:hanging="360"/>
            <w:outlineLvl w:val="0"/>
          </w:pPr>
        </w:pPrChange>
      </w:pPr>
      <w:ins w:id="13370" w:author="簡新佳" w:date="2019-03-18T12:52:00Z">
        <w:r>
          <w:rPr>
            <w:rFonts w:hint="eastAsia"/>
          </w:rPr>
          <w:t>「鄭師兄，鬼谷玟師姐不在，我們是不是要</w:t>
        </w:r>
      </w:ins>
      <w:ins w:id="13371" w:author="簡新佳" w:date="2019-03-18T12:53:00Z">
        <w:r>
          <w:rPr>
            <w:rFonts w:hint="eastAsia"/>
          </w:rPr>
          <w:t>幫她留一份呢？」另一名女修，突然想起一事，悄悄問道。</w:t>
        </w:r>
      </w:ins>
    </w:p>
    <w:p w:rsidR="000F0075" w:rsidRDefault="00013E11">
      <w:pPr>
        <w:pStyle w:val="12"/>
        <w:spacing w:after="240"/>
        <w:ind w:leftChars="0" w:left="0"/>
        <w:rPr>
          <w:ins w:id="13372" w:author="簡新佳" w:date="2019-03-18T12:55:00Z"/>
        </w:rPr>
        <w:pPrChange w:id="13373" w:author="Administrator" w:date="2019-03-17T23:25:00Z">
          <w:pPr>
            <w:pStyle w:val="12"/>
            <w:numPr>
              <w:numId w:val="1"/>
            </w:numPr>
            <w:spacing w:after="240"/>
            <w:ind w:leftChars="0" w:left="360" w:hanging="360"/>
            <w:outlineLvl w:val="0"/>
          </w:pPr>
        </w:pPrChange>
      </w:pPr>
      <w:ins w:id="13374" w:author="簡新佳" w:date="2019-03-18T12:53:00Z">
        <w:r>
          <w:rPr>
            <w:rFonts w:hint="eastAsia"/>
          </w:rPr>
          <w:t>「哼！那女人自己</w:t>
        </w:r>
      </w:ins>
      <w:ins w:id="13375" w:author="簡新佳" w:date="2019-03-18T12:54:00Z">
        <w:r>
          <w:rPr>
            <w:rFonts w:hint="eastAsia"/>
          </w:rPr>
          <w:t>不來，憑甚麼我們要幫她留一份？何況有了這些靈石丹藥，我比她</w:t>
        </w:r>
      </w:ins>
      <w:ins w:id="13376" w:author="簡新佳" w:date="2019-03-19T12:36:00Z">
        <w:r w:rsidR="00E10EEF">
          <w:rPr>
            <w:rFonts w:hint="eastAsia"/>
          </w:rPr>
          <w:t>早</w:t>
        </w:r>
      </w:ins>
      <w:ins w:id="13377" w:author="簡新佳" w:date="2019-03-18T12:54:00Z">
        <w:r>
          <w:rPr>
            <w:rFonts w:hint="eastAsia"/>
          </w:rPr>
          <w:t>突破結丹也說不定，又需要</w:t>
        </w:r>
      </w:ins>
      <w:ins w:id="13378" w:author="簡新佳" w:date="2019-03-18T12:55:00Z">
        <w:r>
          <w:rPr>
            <w:rFonts w:hint="eastAsia"/>
          </w:rPr>
          <w:t>再看她臉色幹嘛？」黑衣修士愣了一下，但隨即強硬地說。</w:t>
        </w:r>
      </w:ins>
    </w:p>
    <w:p w:rsidR="000F0075" w:rsidRDefault="00913AE9">
      <w:pPr>
        <w:pStyle w:val="12"/>
        <w:spacing w:after="240"/>
        <w:ind w:leftChars="0" w:left="0"/>
        <w:rPr>
          <w:ins w:id="13379" w:author="Administrator" w:date="2019-03-18T21:42:00Z"/>
        </w:rPr>
        <w:pPrChange w:id="13380" w:author="Administrator" w:date="2019-03-17T23:25:00Z">
          <w:pPr>
            <w:pStyle w:val="12"/>
            <w:numPr>
              <w:numId w:val="1"/>
            </w:numPr>
            <w:spacing w:after="240"/>
            <w:ind w:leftChars="0" w:left="360" w:hanging="360"/>
            <w:outlineLvl w:val="0"/>
          </w:pPr>
        </w:pPrChange>
      </w:pPr>
      <w:ins w:id="13381" w:author="簡新佳" w:date="2019-03-18T12:55:00Z">
        <w:r>
          <w:rPr>
            <w:rFonts w:hint="eastAsia"/>
          </w:rPr>
          <w:t>可就在此時，那堆寶物的中央，</w:t>
        </w:r>
      </w:ins>
      <w:ins w:id="13382" w:author="Administrator" w:date="2019-03-18T23:39:00Z">
        <w:r w:rsidR="00E30E5A">
          <w:rPr>
            <w:rFonts w:hint="eastAsia"/>
          </w:rPr>
          <w:t>那</w:t>
        </w:r>
      </w:ins>
      <w:ins w:id="13383" w:author="簡新佳" w:date="2019-03-18T12:55:00Z">
        <w:del w:id="13384" w:author="Administrator" w:date="2019-03-18T23:39:00Z">
          <w:r w:rsidDel="00E30E5A">
            <w:rPr>
              <w:rFonts w:hint="eastAsia"/>
            </w:rPr>
            <w:delText>一</w:delText>
          </w:r>
        </w:del>
        <w:r>
          <w:rPr>
            <w:rFonts w:hint="eastAsia"/>
          </w:rPr>
          <w:t>只</w:t>
        </w:r>
      </w:ins>
      <w:ins w:id="13385" w:author="Administrator" w:date="2019-03-18T21:40:00Z">
        <w:r w:rsidR="005A7AD7">
          <w:rPr>
            <w:rFonts w:hint="eastAsia"/>
          </w:rPr>
          <w:t>方丈大小的</w:t>
        </w:r>
      </w:ins>
      <w:ins w:id="13386" w:author="Administrator" w:date="2019-03-18T21:42:00Z">
        <w:r w:rsidR="005A7AD7">
          <w:rPr>
            <w:rFonts w:hint="eastAsia"/>
          </w:rPr>
          <w:t>丹爐</w:t>
        </w:r>
      </w:ins>
      <w:ins w:id="13387" w:author="Administrator" w:date="2019-03-18T23:39:00Z">
        <w:r w:rsidR="00E30E5A">
          <w:rPr>
            <w:rFonts w:hint="eastAsia"/>
          </w:rPr>
          <w:t>內，突然傳來陣陣</w:t>
        </w:r>
      </w:ins>
      <w:ins w:id="13388" w:author="Administrator" w:date="2019-03-18T23:40:00Z">
        <w:r w:rsidR="00E30E5A">
          <w:rPr>
            <w:rFonts w:hint="eastAsia"/>
          </w:rPr>
          <w:t>金屬撞擊之聲，而</w:t>
        </w:r>
        <w:r w:rsidR="005D08E7">
          <w:rPr>
            <w:rFonts w:hint="eastAsia"/>
          </w:rPr>
          <w:t>丹爐</w:t>
        </w:r>
      </w:ins>
      <w:ins w:id="13389" w:author="Administrator" w:date="2019-03-18T23:34:00Z">
        <w:r w:rsidR="00E30E5A">
          <w:rPr>
            <w:rFonts w:hint="eastAsia"/>
          </w:rPr>
          <w:t>底下</w:t>
        </w:r>
      </w:ins>
      <w:ins w:id="13390" w:author="Administrator" w:date="2019-03-18T21:42:00Z">
        <w:r w:rsidR="00E30E5A">
          <w:rPr>
            <w:rFonts w:hint="eastAsia"/>
          </w:rPr>
          <w:t>，</w:t>
        </w:r>
      </w:ins>
      <w:ins w:id="13391" w:author="Administrator" w:date="2019-03-18T23:40:00Z">
        <w:r w:rsidR="005D08E7">
          <w:rPr>
            <w:rFonts w:hint="eastAsia"/>
          </w:rPr>
          <w:t>也</w:t>
        </w:r>
      </w:ins>
      <w:ins w:id="13392" w:author="Administrator" w:date="2019-03-18T21:42:00Z">
        <w:r w:rsidR="00E30E5A">
          <w:rPr>
            <w:rFonts w:hint="eastAsia"/>
          </w:rPr>
          <w:t>冒出</w:t>
        </w:r>
      </w:ins>
      <w:ins w:id="13393" w:author="Administrator" w:date="2019-03-18T23:40:00Z">
        <w:r w:rsidR="005D08E7">
          <w:rPr>
            <w:rFonts w:hint="eastAsia"/>
          </w:rPr>
          <w:t>熊熊</w:t>
        </w:r>
      </w:ins>
      <w:ins w:id="13394" w:author="Administrator" w:date="2019-03-18T23:34:00Z">
        <w:r w:rsidR="00E30E5A">
          <w:rPr>
            <w:rFonts w:hint="eastAsia"/>
          </w:rPr>
          <w:t>赤芒</w:t>
        </w:r>
      </w:ins>
      <w:ins w:id="13395" w:author="Administrator" w:date="2019-03-18T21:42:00Z">
        <w:r w:rsidR="005D08E7">
          <w:rPr>
            <w:rFonts w:hint="eastAsia"/>
          </w:rPr>
          <w:t>，</w:t>
        </w:r>
        <w:r w:rsidR="005A7AD7">
          <w:rPr>
            <w:rFonts w:hint="eastAsia"/>
          </w:rPr>
          <w:t>一陣陣灼熱波動，散發出來</w:t>
        </w:r>
      </w:ins>
      <w:ins w:id="13396" w:author="Administrator" w:date="2019-03-18T23:41:00Z">
        <w:r w:rsidR="005D08E7">
          <w:rPr>
            <w:rFonts w:hint="eastAsia"/>
          </w:rPr>
          <w:t>，似乎在煉製著甚麼</w:t>
        </w:r>
      </w:ins>
      <w:ins w:id="13397" w:author="Administrator" w:date="2019-03-18T21:42:00Z">
        <w:r w:rsidR="005A7AD7">
          <w:rPr>
            <w:rFonts w:hint="eastAsia"/>
          </w:rPr>
          <w:t>。</w:t>
        </w:r>
      </w:ins>
    </w:p>
    <w:p w:rsidR="000F0075" w:rsidRDefault="005A7AD7">
      <w:pPr>
        <w:pStyle w:val="12"/>
        <w:spacing w:after="240"/>
        <w:ind w:leftChars="0" w:left="0"/>
        <w:rPr>
          <w:ins w:id="13398" w:author="Administrator" w:date="2019-03-18T22:16:00Z"/>
        </w:rPr>
        <w:pPrChange w:id="13399" w:author="Administrator" w:date="2019-03-17T23:25:00Z">
          <w:pPr>
            <w:pStyle w:val="12"/>
            <w:numPr>
              <w:numId w:val="1"/>
            </w:numPr>
            <w:spacing w:after="240"/>
            <w:ind w:leftChars="0" w:left="360" w:hanging="360"/>
            <w:outlineLvl w:val="0"/>
          </w:pPr>
        </w:pPrChange>
      </w:pPr>
      <w:ins w:id="13400" w:author="Administrator" w:date="2019-03-18T21:42:00Z">
        <w:r>
          <w:rPr>
            <w:rFonts w:hint="eastAsia"/>
          </w:rPr>
          <w:t>「</w:t>
        </w:r>
      </w:ins>
      <w:ins w:id="13401" w:author="Administrator" w:date="2019-03-18T21:44:00Z">
        <w:r>
          <w:rPr>
            <w:rFonts w:hint="eastAsia"/>
          </w:rPr>
          <w:t>張芳，你在幹麻！」那黑衣修士看去，只見一名鬼</w:t>
        </w:r>
      </w:ins>
      <w:ins w:id="13402" w:author="Administrator" w:date="2019-03-18T22:14:00Z">
        <w:r w:rsidR="00480A21">
          <w:rPr>
            <w:rFonts w:hint="eastAsia"/>
          </w:rPr>
          <w:t>屍門的弟子，</w:t>
        </w:r>
      </w:ins>
      <w:ins w:id="13403" w:author="Administrator" w:date="2019-03-18T23:41:00Z">
        <w:r w:rsidR="005D08E7">
          <w:rPr>
            <w:rFonts w:hint="eastAsia"/>
          </w:rPr>
          <w:t>眼神</w:t>
        </w:r>
      </w:ins>
      <w:ins w:id="13404" w:author="Administrator" w:date="2019-03-18T22:14:00Z">
        <w:r w:rsidR="00480A21">
          <w:rPr>
            <w:rFonts w:hint="eastAsia"/>
          </w:rPr>
          <w:t>有些恍神</w:t>
        </w:r>
      </w:ins>
      <w:ins w:id="13405" w:author="Administrator" w:date="2019-03-18T23:41:00Z">
        <w:r w:rsidR="005D08E7">
          <w:rPr>
            <w:rFonts w:hint="eastAsia"/>
          </w:rPr>
          <w:t>，緩緩</w:t>
        </w:r>
      </w:ins>
      <w:ins w:id="13406" w:author="Administrator" w:date="2019-03-18T22:15:00Z">
        <w:r w:rsidR="00480A21">
          <w:rPr>
            <w:rFonts w:hint="eastAsia"/>
          </w:rPr>
          <w:t>靠了過去</w:t>
        </w:r>
      </w:ins>
      <w:ins w:id="13407" w:author="Administrator" w:date="2019-03-18T21:44:00Z">
        <w:r>
          <w:rPr>
            <w:rFonts w:hint="eastAsia"/>
          </w:rPr>
          <w:t>，</w:t>
        </w:r>
      </w:ins>
      <w:ins w:id="13408" w:author="Administrator" w:date="2019-03-18T22:15:00Z">
        <w:r w:rsidR="00480A21">
          <w:rPr>
            <w:rFonts w:hint="eastAsia"/>
          </w:rPr>
          <w:t>其手中一張</w:t>
        </w:r>
      </w:ins>
      <w:ins w:id="13409" w:author="Administrator" w:date="2019-03-18T22:16:00Z">
        <w:r w:rsidR="00480A21">
          <w:rPr>
            <w:rFonts w:hint="eastAsia"/>
          </w:rPr>
          <w:t>道符，散發著金光閃閃。</w:t>
        </w:r>
      </w:ins>
    </w:p>
    <w:p w:rsidR="000F0075" w:rsidRDefault="00480A21">
      <w:pPr>
        <w:pStyle w:val="12"/>
        <w:spacing w:after="240"/>
        <w:ind w:leftChars="0" w:left="0"/>
        <w:rPr>
          <w:ins w:id="13410" w:author="Administrator" w:date="2019-03-18T22:53:00Z"/>
        </w:rPr>
        <w:pPrChange w:id="13411" w:author="Administrator" w:date="2019-03-17T23:25:00Z">
          <w:pPr>
            <w:pStyle w:val="12"/>
            <w:numPr>
              <w:numId w:val="1"/>
            </w:numPr>
            <w:spacing w:after="240"/>
            <w:ind w:leftChars="0" w:left="360" w:hanging="360"/>
            <w:outlineLvl w:val="0"/>
          </w:pPr>
        </w:pPrChange>
      </w:pPr>
      <w:ins w:id="13412" w:author="Administrator" w:date="2019-03-18T22:16:00Z">
        <w:r>
          <w:rPr>
            <w:rFonts w:hint="eastAsia"/>
          </w:rPr>
          <w:t>「</w:t>
        </w:r>
      </w:ins>
      <w:ins w:id="13413" w:author="Administrator" w:date="2019-03-18T22:53:00Z">
        <w:r w:rsidR="004A47D4">
          <w:rPr>
            <w:rFonts w:hint="eastAsia"/>
          </w:rPr>
          <w:t>鄭</w:t>
        </w:r>
      </w:ins>
      <w:ins w:id="13414" w:author="Administrator" w:date="2019-03-18T22:17:00Z">
        <w:r>
          <w:rPr>
            <w:rFonts w:hint="eastAsia"/>
          </w:rPr>
          <w:t>…</w:t>
        </w:r>
      </w:ins>
      <w:ins w:id="13415" w:author="Administrator" w:date="2019-03-18T22:53:00Z">
        <w:r w:rsidR="004A47D4">
          <w:rPr>
            <w:rFonts w:hint="eastAsia"/>
          </w:rPr>
          <w:t>鄭</w:t>
        </w:r>
      </w:ins>
      <w:ins w:id="13416" w:author="Administrator" w:date="2019-03-18T22:17:00Z">
        <w:r>
          <w:rPr>
            <w:rFonts w:hint="eastAsia"/>
          </w:rPr>
          <w:t>師兄，我…」那</w:t>
        </w:r>
      </w:ins>
      <w:ins w:id="13417" w:author="Administrator" w:date="2019-03-18T23:35:00Z">
        <w:r w:rsidR="00E30E5A">
          <w:rPr>
            <w:rFonts w:hint="eastAsia"/>
          </w:rPr>
          <w:t>弟子</w:t>
        </w:r>
      </w:ins>
      <w:ins w:id="13418" w:author="Administrator" w:date="2019-03-18T22:52:00Z">
        <w:r w:rsidR="004A47D4">
          <w:rPr>
            <w:rFonts w:hint="eastAsia"/>
          </w:rPr>
          <w:t>被叫</w:t>
        </w:r>
      </w:ins>
      <w:ins w:id="13419" w:author="Administrator" w:date="2019-03-18T23:35:00Z">
        <w:r w:rsidR="00E30E5A">
          <w:rPr>
            <w:rFonts w:hint="eastAsia"/>
          </w:rPr>
          <w:t>了</w:t>
        </w:r>
      </w:ins>
      <w:ins w:id="13420" w:author="Administrator" w:date="2019-03-18T22:52:00Z">
        <w:r w:rsidR="004A47D4">
          <w:rPr>
            <w:rFonts w:hint="eastAsia"/>
          </w:rPr>
          <w:t>住，眼神閃過一絲慌亂，咬緊下唇，</w:t>
        </w:r>
      </w:ins>
      <w:ins w:id="13421" w:author="Administrator" w:date="2019-03-18T22:53:00Z">
        <w:r w:rsidR="004A47D4">
          <w:rPr>
            <w:rFonts w:hint="eastAsia"/>
          </w:rPr>
          <w:t>顯得有些心虛。</w:t>
        </w:r>
      </w:ins>
    </w:p>
    <w:p w:rsidR="000F0075" w:rsidRDefault="004A47D4">
      <w:pPr>
        <w:pStyle w:val="12"/>
        <w:spacing w:after="240"/>
        <w:ind w:leftChars="0" w:left="0"/>
        <w:rPr>
          <w:ins w:id="13422" w:author="Administrator" w:date="2019-03-18T22:56:00Z"/>
        </w:rPr>
        <w:pPrChange w:id="13423" w:author="Administrator" w:date="2019-03-17T23:25:00Z">
          <w:pPr>
            <w:pStyle w:val="12"/>
            <w:numPr>
              <w:numId w:val="1"/>
            </w:numPr>
            <w:spacing w:after="240"/>
            <w:ind w:leftChars="0" w:left="360" w:hanging="360"/>
            <w:outlineLvl w:val="0"/>
          </w:pPr>
        </w:pPrChange>
      </w:pPr>
      <w:ins w:id="13424" w:author="Administrator" w:date="2019-03-18T22:53:00Z">
        <w:r>
          <w:rPr>
            <w:rFonts w:hint="eastAsia"/>
          </w:rPr>
          <w:t>「不準動，否則別</w:t>
        </w:r>
      </w:ins>
      <w:ins w:id="13425" w:author="Administrator" w:date="2019-03-18T22:54:00Z">
        <w:r>
          <w:rPr>
            <w:rFonts w:hint="eastAsia"/>
          </w:rPr>
          <w:t>怪我不顧師兄弟之情！」黑衣男子</w:t>
        </w:r>
      </w:ins>
      <w:ins w:id="13426" w:author="Administrator" w:date="2019-03-18T23:34:00Z">
        <w:r w:rsidR="00E30E5A">
          <w:rPr>
            <w:rFonts w:hint="eastAsia"/>
          </w:rPr>
          <w:t>雖不知緣由，但</w:t>
        </w:r>
      </w:ins>
      <w:ins w:id="13427" w:author="Administrator" w:date="2019-03-18T23:35:00Z">
        <w:r w:rsidR="00E30E5A">
          <w:rPr>
            <w:rFonts w:hint="eastAsia"/>
          </w:rPr>
          <w:t>對方舉止奇異，</w:t>
        </w:r>
      </w:ins>
      <w:ins w:id="13428" w:author="Administrator" w:date="2019-04-28T16:42:00Z">
        <w:r w:rsidR="00AF3491">
          <w:rPr>
            <w:rFonts w:hint="eastAsia"/>
          </w:rPr>
          <w:t>心中有股說不上來的異樣，因此</w:t>
        </w:r>
      </w:ins>
      <w:ins w:id="13429" w:author="Administrator" w:date="2019-03-18T22:54:00Z">
        <w:r>
          <w:rPr>
            <w:rFonts w:hint="eastAsia"/>
          </w:rPr>
          <w:t>臉色一沉，揚手一道三色毒霧</w:t>
        </w:r>
      </w:ins>
      <w:ins w:id="13430" w:author="Administrator" w:date="2019-03-18T22:56:00Z">
        <w:r>
          <w:rPr>
            <w:rFonts w:hint="eastAsia"/>
          </w:rPr>
          <w:t>溢</w:t>
        </w:r>
      </w:ins>
      <w:ins w:id="13431" w:author="Administrator" w:date="2019-03-18T22:54:00Z">
        <w:r>
          <w:rPr>
            <w:rFonts w:hint="eastAsia"/>
          </w:rPr>
          <w:t>出</w:t>
        </w:r>
      </w:ins>
      <w:ins w:id="13432" w:author="Administrator" w:date="2019-03-18T22:56:00Z">
        <w:r>
          <w:rPr>
            <w:rFonts w:hint="eastAsia"/>
          </w:rPr>
          <w:t>飄散在半空之中</w:t>
        </w:r>
      </w:ins>
      <w:ins w:id="13433" w:author="Administrator" w:date="2019-03-18T23:34:00Z">
        <w:r w:rsidR="00E30E5A">
          <w:rPr>
            <w:rFonts w:hint="eastAsia"/>
          </w:rPr>
          <w:t>，指向</w:t>
        </w:r>
      </w:ins>
      <w:ins w:id="13434" w:author="Administrator" w:date="2019-03-18T23:35:00Z">
        <w:r w:rsidR="00E30E5A">
          <w:rPr>
            <w:rFonts w:hint="eastAsia"/>
          </w:rPr>
          <w:t>張芳</w:t>
        </w:r>
      </w:ins>
      <w:ins w:id="13435" w:author="Administrator" w:date="2019-03-18T22:56:00Z">
        <w:r>
          <w:rPr>
            <w:rFonts w:hint="eastAsia"/>
          </w:rPr>
          <w:t>。</w:t>
        </w:r>
      </w:ins>
    </w:p>
    <w:p w:rsidR="000F0075" w:rsidRDefault="00B03AD7">
      <w:pPr>
        <w:pStyle w:val="12"/>
        <w:spacing w:after="240"/>
        <w:ind w:leftChars="0" w:left="0"/>
        <w:rPr>
          <w:ins w:id="13436" w:author="Administrator" w:date="2019-03-18T23:09:00Z"/>
        </w:rPr>
        <w:pPrChange w:id="13437" w:author="Administrator" w:date="2019-03-17T23:25:00Z">
          <w:pPr>
            <w:pStyle w:val="12"/>
            <w:numPr>
              <w:numId w:val="1"/>
            </w:numPr>
            <w:spacing w:after="240"/>
            <w:ind w:leftChars="0" w:left="360" w:hanging="360"/>
            <w:outlineLvl w:val="0"/>
          </w:pPr>
        </w:pPrChange>
      </w:pPr>
      <w:ins w:id="13438" w:author="Administrator" w:date="2019-03-18T23:07:00Z">
        <w:r>
          <w:rPr>
            <w:rFonts w:hint="eastAsia"/>
          </w:rPr>
          <w:t>那張芳顯然</w:t>
        </w:r>
      </w:ins>
      <w:ins w:id="13439" w:author="Administrator" w:date="2019-03-18T23:08:00Z">
        <w:r>
          <w:rPr>
            <w:rFonts w:hint="eastAsia"/>
          </w:rPr>
          <w:t>對黑衣男子十分敬畏，原本抬起的手不敢再向前去，黑衣男子也</w:t>
        </w:r>
      </w:ins>
      <w:ins w:id="13440" w:author="Administrator" w:date="2019-03-18T23:35:00Z">
        <w:r w:rsidR="00E30E5A">
          <w:rPr>
            <w:rFonts w:hint="eastAsia"/>
          </w:rPr>
          <w:t>趁機</w:t>
        </w:r>
      </w:ins>
      <w:ins w:id="13441" w:author="Administrator" w:date="2019-03-18T23:08:00Z">
        <w:r>
          <w:rPr>
            <w:rFonts w:hint="eastAsia"/>
          </w:rPr>
          <w:t>緩緩靠近，</w:t>
        </w:r>
      </w:ins>
      <w:ins w:id="13442" w:author="Administrator" w:date="2019-03-18T23:36:00Z">
        <w:r w:rsidR="00E30E5A">
          <w:rPr>
            <w:rFonts w:hint="eastAsia"/>
          </w:rPr>
          <w:t>同時另外幾人分別左右</w:t>
        </w:r>
      </w:ins>
      <w:ins w:id="13443" w:author="Administrator" w:date="2019-03-18T23:42:00Z">
        <w:r w:rsidR="005D08E7">
          <w:rPr>
            <w:rFonts w:hint="eastAsia"/>
          </w:rPr>
          <w:t>包抄，圍著</w:t>
        </w:r>
      </w:ins>
      <w:ins w:id="13444" w:author="Administrator" w:date="2019-03-18T23:36:00Z">
        <w:r w:rsidR="00E30E5A">
          <w:rPr>
            <w:rFonts w:hint="eastAsia"/>
          </w:rPr>
          <w:t>張芳</w:t>
        </w:r>
      </w:ins>
      <w:ins w:id="13445" w:author="Administrator" w:date="2019-03-19T00:23:00Z">
        <w:r w:rsidR="00997FEC">
          <w:rPr>
            <w:rFonts w:hint="eastAsia"/>
          </w:rPr>
          <w:t>，以防他突然</w:t>
        </w:r>
      </w:ins>
      <w:ins w:id="13446" w:author="Administrator" w:date="2019-03-19T00:24:00Z">
        <w:r w:rsidR="00997FEC">
          <w:rPr>
            <w:rFonts w:hint="eastAsia"/>
          </w:rPr>
          <w:t>暴走</w:t>
        </w:r>
      </w:ins>
      <w:ins w:id="13447" w:author="Administrator" w:date="2019-03-18T23:09:00Z">
        <w:r>
          <w:rPr>
            <w:rFonts w:hint="eastAsia"/>
          </w:rPr>
          <w:t>。</w:t>
        </w:r>
      </w:ins>
    </w:p>
    <w:p w:rsidR="000F0075" w:rsidRDefault="00B03AD7">
      <w:pPr>
        <w:pStyle w:val="12"/>
        <w:spacing w:after="240"/>
        <w:ind w:leftChars="0" w:left="0"/>
        <w:rPr>
          <w:ins w:id="13448" w:author="Administrator" w:date="2019-03-18T23:30:00Z"/>
        </w:rPr>
        <w:pPrChange w:id="13449" w:author="Administrator" w:date="2019-03-17T23:25:00Z">
          <w:pPr>
            <w:pStyle w:val="12"/>
            <w:numPr>
              <w:numId w:val="1"/>
            </w:numPr>
            <w:spacing w:after="240"/>
            <w:ind w:leftChars="0" w:left="360" w:hanging="360"/>
            <w:outlineLvl w:val="0"/>
          </w:pPr>
        </w:pPrChange>
      </w:pPr>
      <w:ins w:id="13450" w:author="Administrator" w:date="2019-03-18T23:09:00Z">
        <w:r>
          <w:rPr>
            <w:rFonts w:hint="eastAsia"/>
          </w:rPr>
          <w:t>但</w:t>
        </w:r>
      </w:ins>
      <w:ins w:id="13451" w:author="Administrator" w:date="2019-03-18T23:43:00Z">
        <w:r w:rsidR="005D08E7">
          <w:rPr>
            <w:rFonts w:hint="eastAsia"/>
          </w:rPr>
          <w:t>下一瞬間</w:t>
        </w:r>
      </w:ins>
      <w:ins w:id="13452" w:author="Administrator" w:date="2019-03-18T23:09:00Z">
        <w:r>
          <w:rPr>
            <w:rFonts w:hint="eastAsia"/>
          </w:rPr>
          <w:t>，那張道符上</w:t>
        </w:r>
      </w:ins>
      <w:ins w:id="13453" w:author="Administrator" w:date="2019-03-19T00:24:00Z">
        <w:r w:rsidR="00997FEC">
          <w:rPr>
            <w:rFonts w:hint="eastAsia"/>
          </w:rPr>
          <w:t>驀然</w:t>
        </w:r>
      </w:ins>
      <w:ins w:id="13454" w:author="Administrator" w:date="2019-03-18T23:23:00Z">
        <w:r w:rsidR="00CF2B08">
          <w:rPr>
            <w:rFonts w:hint="eastAsia"/>
          </w:rPr>
          <w:t>浮現無數金色文字，</w:t>
        </w:r>
      </w:ins>
      <w:ins w:id="13455" w:author="Administrator" w:date="2019-03-18T23:24:00Z">
        <w:r w:rsidR="00CF2B08">
          <w:rPr>
            <w:rFonts w:hint="eastAsia"/>
          </w:rPr>
          <w:t>狀如蝌蚪，歪七扭八</w:t>
        </w:r>
      </w:ins>
      <w:ins w:id="13456" w:author="Administrator" w:date="2019-03-18T23:43:00Z">
        <w:r w:rsidR="005D08E7">
          <w:rPr>
            <w:rFonts w:hint="eastAsia"/>
          </w:rPr>
          <w:t>晃動</w:t>
        </w:r>
      </w:ins>
      <w:ins w:id="13457" w:author="Administrator" w:date="2019-03-18T23:24:00Z">
        <w:r w:rsidR="00CF2B08">
          <w:rPr>
            <w:rFonts w:hint="eastAsia"/>
          </w:rPr>
          <w:t>之間散出</w:t>
        </w:r>
      </w:ins>
      <w:ins w:id="13458" w:author="Administrator" w:date="2019-03-18T23:30:00Z">
        <w:r w:rsidR="00E30E5A">
          <w:rPr>
            <w:rFonts w:hint="eastAsia"/>
          </w:rPr>
          <w:t>強大靈壓，跟著脫離張芳手掌，往丹爐那飄去。</w:t>
        </w:r>
      </w:ins>
    </w:p>
    <w:p w:rsidR="000F0075" w:rsidRDefault="00E30E5A">
      <w:pPr>
        <w:pStyle w:val="12"/>
        <w:spacing w:after="240"/>
        <w:ind w:leftChars="0" w:left="0"/>
        <w:rPr>
          <w:ins w:id="13459" w:author="Administrator" w:date="2019-03-18T23:32:00Z"/>
        </w:rPr>
        <w:pPrChange w:id="13460" w:author="Administrator" w:date="2019-03-17T23:25:00Z">
          <w:pPr>
            <w:pStyle w:val="12"/>
            <w:numPr>
              <w:numId w:val="1"/>
            </w:numPr>
            <w:spacing w:after="240"/>
            <w:ind w:leftChars="0" w:left="360" w:hanging="360"/>
            <w:outlineLvl w:val="0"/>
          </w:pPr>
        </w:pPrChange>
      </w:pPr>
      <w:ins w:id="13461" w:author="Administrator" w:date="2019-03-18T23:31:00Z">
        <w:r>
          <w:rPr>
            <w:rFonts w:hint="eastAsia"/>
          </w:rPr>
          <w:lastRenderedPageBreak/>
          <w:t>黑衣修士</w:t>
        </w:r>
      </w:ins>
      <w:ins w:id="13462" w:author="Administrator" w:date="2019-03-18T23:36:00Z">
        <w:r>
          <w:rPr>
            <w:rFonts w:hint="eastAsia"/>
          </w:rPr>
          <w:t>與眾人</w:t>
        </w:r>
      </w:ins>
      <w:ins w:id="13463" w:author="Administrator" w:date="2019-03-18T23:43:00Z">
        <w:r w:rsidR="005D08E7">
          <w:rPr>
            <w:rFonts w:hint="eastAsia"/>
          </w:rPr>
          <w:t>還未</w:t>
        </w:r>
      </w:ins>
      <w:ins w:id="13464" w:author="Administrator" w:date="2019-03-19T00:24:00Z">
        <w:r w:rsidR="00997FEC">
          <w:rPr>
            <w:rFonts w:hint="eastAsia"/>
          </w:rPr>
          <w:t>來得及</w:t>
        </w:r>
      </w:ins>
      <w:ins w:id="13465" w:author="Administrator" w:date="2019-03-18T23:43:00Z">
        <w:r w:rsidR="005D08E7">
          <w:rPr>
            <w:rFonts w:hint="eastAsia"/>
          </w:rPr>
          <w:t>反應</w:t>
        </w:r>
      </w:ins>
      <w:ins w:id="13466" w:author="Administrator" w:date="2019-03-18T23:31:00Z">
        <w:r>
          <w:rPr>
            <w:rFonts w:hint="eastAsia"/>
          </w:rPr>
          <w:t>，張芳</w:t>
        </w:r>
      </w:ins>
      <w:ins w:id="13467" w:author="Administrator" w:date="2019-03-19T00:25:00Z">
        <w:r w:rsidR="00997FEC">
          <w:rPr>
            <w:rFonts w:hint="eastAsia"/>
          </w:rPr>
          <w:t>便</w:t>
        </w:r>
      </w:ins>
      <w:ins w:id="13468" w:author="Administrator" w:date="2019-03-18T23:31:00Z">
        <w:r>
          <w:rPr>
            <w:rFonts w:hint="eastAsia"/>
          </w:rPr>
          <w:t>眼珠一個上翻，其體內飛出現一名透明小人，跟著那小人哈哈一笑，</w:t>
        </w:r>
      </w:ins>
      <w:ins w:id="13469" w:author="Administrator" w:date="2019-03-18T23:32:00Z">
        <w:r>
          <w:rPr>
            <w:rFonts w:hint="eastAsia"/>
          </w:rPr>
          <w:t>翻掌往張芳頭頂一拍。</w:t>
        </w:r>
      </w:ins>
    </w:p>
    <w:p w:rsidR="000F0075" w:rsidRDefault="00E30E5A">
      <w:pPr>
        <w:pStyle w:val="12"/>
        <w:spacing w:after="240"/>
        <w:ind w:leftChars="0" w:left="0"/>
        <w:rPr>
          <w:ins w:id="13470" w:author="Administrator" w:date="2019-03-19T00:33:00Z"/>
        </w:rPr>
        <w:pPrChange w:id="13471" w:author="Administrator" w:date="2019-03-17T23:25:00Z">
          <w:pPr>
            <w:pStyle w:val="12"/>
            <w:numPr>
              <w:numId w:val="1"/>
            </w:numPr>
            <w:spacing w:after="240"/>
            <w:ind w:leftChars="0" w:left="360" w:hanging="360"/>
            <w:outlineLvl w:val="0"/>
          </w:pPr>
        </w:pPrChange>
      </w:pPr>
      <w:ins w:id="13472" w:author="Administrator" w:date="2019-03-18T23:32:00Z">
        <w:r>
          <w:rPr>
            <w:rFonts w:hint="eastAsia"/>
          </w:rPr>
          <w:t>啪一聲，張芳整個</w:t>
        </w:r>
      </w:ins>
      <w:ins w:id="13473" w:author="Administrator" w:date="2019-03-18T23:33:00Z">
        <w:r>
          <w:rPr>
            <w:rFonts w:hint="eastAsia"/>
          </w:rPr>
          <w:t>頭顱</w:t>
        </w:r>
      </w:ins>
      <w:ins w:id="13474" w:author="Administrator" w:date="2019-03-18T23:32:00Z">
        <w:r>
          <w:rPr>
            <w:rFonts w:hint="eastAsia"/>
          </w:rPr>
          <w:t>爆裂，</w:t>
        </w:r>
      </w:ins>
      <w:ins w:id="13475" w:author="Administrator" w:date="2019-03-18T23:33:00Z">
        <w:r>
          <w:rPr>
            <w:rFonts w:hint="eastAsia"/>
          </w:rPr>
          <w:t>腦漿四射的濺在丹爐之上，原本炙燄的爐</w:t>
        </w:r>
      </w:ins>
      <w:ins w:id="13476" w:author="Administrator" w:date="2019-03-18T23:34:00Z">
        <w:r>
          <w:rPr>
            <w:rFonts w:hint="eastAsia"/>
          </w:rPr>
          <w:t>火</w:t>
        </w:r>
      </w:ins>
      <w:ins w:id="13477" w:author="Administrator" w:date="2019-03-18T23:36:00Z">
        <w:r>
          <w:rPr>
            <w:rFonts w:hint="eastAsia"/>
          </w:rPr>
          <w:t>頓時熄滅，</w:t>
        </w:r>
      </w:ins>
      <w:ins w:id="13478" w:author="Administrator" w:date="2019-03-19T00:25:00Z">
        <w:r w:rsidR="00997FEC">
          <w:rPr>
            <w:rFonts w:hint="eastAsia"/>
          </w:rPr>
          <w:t>而</w:t>
        </w:r>
      </w:ins>
      <w:ins w:id="13479" w:author="Administrator" w:date="2019-03-18T23:36:00Z">
        <w:r>
          <w:rPr>
            <w:rFonts w:hint="eastAsia"/>
          </w:rPr>
          <w:t>爐鼎內</w:t>
        </w:r>
      </w:ins>
      <w:ins w:id="13480" w:author="Administrator" w:date="2019-03-18T23:43:00Z">
        <w:r w:rsidR="005D08E7">
          <w:rPr>
            <w:rFonts w:hint="eastAsia"/>
          </w:rPr>
          <w:t>那金屬撞擊聲</w:t>
        </w:r>
      </w:ins>
      <w:ins w:id="13481" w:author="Administrator" w:date="2019-03-19T00:25:00Z">
        <w:r w:rsidR="00997FEC">
          <w:rPr>
            <w:rFonts w:hint="eastAsia"/>
          </w:rPr>
          <w:t>卻</w:t>
        </w:r>
      </w:ins>
      <w:ins w:id="13482" w:author="Administrator" w:date="2019-03-18T23:43:00Z">
        <w:r w:rsidR="005D08E7">
          <w:rPr>
            <w:rFonts w:hint="eastAsia"/>
          </w:rPr>
          <w:t>越來越大，到最後</w:t>
        </w:r>
      </w:ins>
      <w:ins w:id="13483" w:author="Administrator" w:date="2019-03-18T23:44:00Z">
        <w:r w:rsidR="005D08E7">
          <w:rPr>
            <w:rFonts w:hint="eastAsia"/>
          </w:rPr>
          <w:t>有如雷聲轟轟，震得眾人</w:t>
        </w:r>
      </w:ins>
      <w:ins w:id="13484" w:author="Administrator" w:date="2019-03-19T00:05:00Z">
        <w:r w:rsidR="009B1CFF">
          <w:rPr>
            <w:rFonts w:hint="eastAsia"/>
          </w:rPr>
          <w:t>雙耳</w:t>
        </w:r>
      </w:ins>
      <w:ins w:id="13485" w:author="Administrator" w:date="2019-03-19T00:18:00Z">
        <w:r w:rsidR="00997FEC">
          <w:rPr>
            <w:rFonts w:hint="eastAsia"/>
          </w:rPr>
          <w:t>生痛。</w:t>
        </w:r>
      </w:ins>
    </w:p>
    <w:p w:rsidR="000F0075" w:rsidRDefault="004E5D4D">
      <w:pPr>
        <w:pStyle w:val="12"/>
        <w:spacing w:after="240"/>
        <w:ind w:leftChars="0" w:left="0"/>
        <w:rPr>
          <w:ins w:id="13486" w:author="Administrator" w:date="2019-03-19T00:18:00Z"/>
        </w:rPr>
        <w:pPrChange w:id="13487" w:author="Administrator" w:date="2019-03-17T23:25:00Z">
          <w:pPr>
            <w:pStyle w:val="12"/>
            <w:numPr>
              <w:numId w:val="1"/>
            </w:numPr>
            <w:spacing w:after="240"/>
            <w:ind w:leftChars="0" w:left="360" w:hanging="360"/>
            <w:outlineLvl w:val="0"/>
          </w:pPr>
        </w:pPrChange>
      </w:pPr>
      <w:ins w:id="13488" w:author="Administrator" w:date="2019-03-19T00:33:00Z">
        <w:r>
          <w:rPr>
            <w:rFonts w:hint="eastAsia"/>
          </w:rPr>
          <w:t>接著丹爐猛然炸</w:t>
        </w:r>
      </w:ins>
      <w:ins w:id="13489" w:author="Administrator" w:date="2019-03-19T00:35:00Z">
        <w:r>
          <w:rPr>
            <w:rFonts w:hint="eastAsia"/>
          </w:rPr>
          <w:t>裂</w:t>
        </w:r>
      </w:ins>
      <w:ins w:id="13490" w:author="Administrator" w:date="2019-03-19T00:33:00Z">
        <w:r>
          <w:rPr>
            <w:rFonts w:hint="eastAsia"/>
          </w:rPr>
          <w:t>，</w:t>
        </w:r>
      </w:ins>
      <w:ins w:id="13491" w:author="Administrator" w:date="2019-03-19T00:35:00Z">
        <w:r>
          <w:rPr>
            <w:rFonts w:hint="eastAsia"/>
          </w:rPr>
          <w:t>一道</w:t>
        </w:r>
      </w:ins>
      <w:ins w:id="13492" w:author="Administrator" w:date="2019-03-19T00:38:00Z">
        <w:r w:rsidR="006756B6">
          <w:rPr>
            <w:rFonts w:hint="eastAsia"/>
          </w:rPr>
          <w:t>梟首龜身狀</w:t>
        </w:r>
      </w:ins>
      <w:ins w:id="13493" w:author="Administrator" w:date="2019-03-19T00:36:00Z">
        <w:r>
          <w:rPr>
            <w:rFonts w:hint="eastAsia"/>
          </w:rPr>
          <w:t>的</w:t>
        </w:r>
      </w:ins>
      <w:ins w:id="13494" w:author="簡新佳" w:date="2019-03-19T12:36:00Z">
        <w:r w:rsidR="00E10EEF">
          <w:rPr>
            <w:rFonts w:hint="eastAsia"/>
          </w:rPr>
          <w:t>精</w:t>
        </w:r>
      </w:ins>
      <w:ins w:id="13495" w:author="Administrator" w:date="2019-03-19T00:36:00Z">
        <w:del w:id="13496" w:author="簡新佳" w:date="2019-03-19T12:36:00Z">
          <w:r w:rsidDel="00E10EEF">
            <w:rPr>
              <w:rFonts w:hint="eastAsia"/>
            </w:rPr>
            <w:delText>魂</w:delText>
          </w:r>
        </w:del>
        <w:r>
          <w:rPr>
            <w:rFonts w:hint="eastAsia"/>
          </w:rPr>
          <w:t>魄，</w:t>
        </w:r>
      </w:ins>
      <w:ins w:id="13497" w:author="簡新佳" w:date="2019-03-19T12:36:00Z">
        <w:r w:rsidR="00E10EEF">
          <w:rPr>
            <w:rFonts w:hint="eastAsia"/>
          </w:rPr>
          <w:t>張著</w:t>
        </w:r>
      </w:ins>
      <w:ins w:id="13498" w:author="Administrator" w:date="2019-03-19T00:36:00Z">
        <w:del w:id="13499" w:author="簡新佳" w:date="2019-03-19T12:36:00Z">
          <w:r w:rsidDel="00E10EEF">
            <w:rPr>
              <w:rFonts w:hint="eastAsia"/>
            </w:rPr>
            <w:delText>伴的</w:delText>
          </w:r>
        </w:del>
        <w:r>
          <w:rPr>
            <w:rFonts w:hint="eastAsia"/>
          </w:rPr>
          <w:t>赤紅的</w:t>
        </w:r>
      </w:ins>
      <w:ins w:id="13500" w:author="Administrator" w:date="2019-03-19T00:37:00Z">
        <w:r>
          <w:rPr>
            <w:rFonts w:hint="eastAsia"/>
          </w:rPr>
          <w:t>眼，從爐中飄然升起。</w:t>
        </w:r>
      </w:ins>
    </w:p>
    <w:p w:rsidR="000F0075" w:rsidRDefault="00997FEC">
      <w:pPr>
        <w:pStyle w:val="12"/>
        <w:spacing w:after="240"/>
        <w:ind w:leftChars="0" w:left="0"/>
        <w:rPr>
          <w:ins w:id="13501" w:author="Administrator" w:date="2019-03-19T00:21:00Z"/>
        </w:rPr>
        <w:pPrChange w:id="13502" w:author="Administrator" w:date="2019-03-17T23:25:00Z">
          <w:pPr>
            <w:pStyle w:val="12"/>
            <w:numPr>
              <w:numId w:val="1"/>
            </w:numPr>
            <w:spacing w:after="240"/>
            <w:ind w:leftChars="0" w:left="360" w:hanging="360"/>
            <w:outlineLvl w:val="0"/>
          </w:pPr>
        </w:pPrChange>
      </w:pPr>
      <w:ins w:id="13503" w:author="Administrator" w:date="2019-03-19T00:18:00Z">
        <w:r>
          <w:rPr>
            <w:rFonts w:hint="eastAsia"/>
          </w:rPr>
          <w:t>黑衣修士</w:t>
        </w:r>
      </w:ins>
      <w:ins w:id="13504" w:author="Administrator" w:date="2019-03-19T00:20:00Z">
        <w:r>
          <w:rPr>
            <w:rFonts w:hint="eastAsia"/>
          </w:rPr>
          <w:t>等</w:t>
        </w:r>
      </w:ins>
      <w:ins w:id="13505" w:author="Administrator" w:date="2019-03-19T00:25:00Z">
        <w:r>
          <w:rPr>
            <w:rFonts w:hint="eastAsia"/>
          </w:rPr>
          <w:t>見此</w:t>
        </w:r>
      </w:ins>
      <w:ins w:id="13506" w:author="Administrator" w:date="2019-03-19T00:26:00Z">
        <w:r>
          <w:rPr>
            <w:rFonts w:hint="eastAsia"/>
          </w:rPr>
          <w:t>劇變，</w:t>
        </w:r>
      </w:ins>
      <w:ins w:id="13507" w:author="Administrator" w:date="2019-03-19T00:19:00Z">
        <w:r>
          <w:rPr>
            <w:rFonts w:hint="eastAsia"/>
          </w:rPr>
          <w:t>驚魂未定，那小人又轉身看向眾人，</w:t>
        </w:r>
      </w:ins>
      <w:ins w:id="13508" w:author="Administrator" w:date="2019-03-19T00:31:00Z">
        <w:del w:id="13509" w:author="簡新佳" w:date="2019-03-19T12:37:00Z">
          <w:r w:rsidR="004E5D4D" w:rsidDel="00E10EEF">
            <w:rPr>
              <w:rFonts w:hint="eastAsia"/>
            </w:rPr>
            <w:delText>小</w:delText>
          </w:r>
        </w:del>
        <w:r w:rsidR="004E5D4D">
          <w:rPr>
            <w:rFonts w:hint="eastAsia"/>
          </w:rPr>
          <w:t>臉</w:t>
        </w:r>
      </w:ins>
      <w:ins w:id="13510" w:author="簡新佳" w:date="2019-03-19T12:37:00Z">
        <w:r w:rsidR="00E10EEF">
          <w:rPr>
            <w:rFonts w:hint="eastAsia"/>
          </w:rPr>
          <w:t>上</w:t>
        </w:r>
      </w:ins>
      <w:ins w:id="13511" w:author="Administrator" w:date="2019-03-19T00:19:00Z">
        <w:r>
          <w:rPr>
            <w:rFonts w:hint="eastAsia"/>
          </w:rPr>
          <w:t>露出了猙獰的笑容，</w:t>
        </w:r>
      </w:ins>
      <w:ins w:id="13512" w:author="Administrator" w:date="2019-03-19T00:26:00Z">
        <w:del w:id="13513" w:author="簡新佳" w:date="2019-03-19T12:37:00Z">
          <w:r w:rsidDel="00E10EEF">
            <w:rPr>
              <w:rFonts w:hint="eastAsia"/>
            </w:rPr>
            <w:delText>此時</w:delText>
          </w:r>
        </w:del>
        <w:r>
          <w:rPr>
            <w:rFonts w:hint="eastAsia"/>
          </w:rPr>
          <w:t>眾人</w:t>
        </w:r>
      </w:ins>
      <w:ins w:id="13514" w:author="簡新佳" w:date="2019-03-19T12:37:00Z">
        <w:r w:rsidR="00E10EEF">
          <w:rPr>
            <w:rFonts w:hint="eastAsia"/>
          </w:rPr>
          <w:t>這</w:t>
        </w:r>
      </w:ins>
      <w:ins w:id="13515" w:author="Administrator" w:date="2019-03-19T00:26:00Z">
        <w:r>
          <w:rPr>
            <w:rFonts w:hint="eastAsia"/>
          </w:rPr>
          <w:t>才</w:t>
        </w:r>
      </w:ins>
      <w:ins w:id="13516" w:author="簡新佳" w:date="2019-03-19T12:37:00Z">
        <w:r w:rsidR="00E10EEF">
          <w:rPr>
            <w:rFonts w:hint="eastAsia"/>
          </w:rPr>
          <w:t>知</w:t>
        </w:r>
      </w:ins>
      <w:ins w:id="13517" w:author="Administrator" w:date="2019-03-19T00:26:00Z">
        <w:r>
          <w:rPr>
            <w:rFonts w:hint="eastAsia"/>
          </w:rPr>
          <w:t>曉</w:t>
        </w:r>
        <w:del w:id="13518" w:author="簡新佳" w:date="2019-03-19T12:37:00Z">
          <w:r w:rsidDel="00E10EEF">
            <w:rPr>
              <w:rFonts w:hint="eastAsia"/>
            </w:rPr>
            <w:delText>得</w:delText>
          </w:r>
        </w:del>
        <w:r>
          <w:rPr>
            <w:rFonts w:hint="eastAsia"/>
          </w:rPr>
          <w:t>害怕，但為時已晚，</w:t>
        </w:r>
      </w:ins>
      <w:ins w:id="13519" w:author="Administrator" w:date="2019-03-19T00:20:00Z">
        <w:r>
          <w:rPr>
            <w:rFonts w:hint="eastAsia"/>
          </w:rPr>
          <w:t>一陣腥風血雨，在洞</w:t>
        </w:r>
      </w:ins>
      <w:ins w:id="13520" w:author="Administrator" w:date="2019-03-19T00:21:00Z">
        <w:r>
          <w:rPr>
            <w:rFonts w:hint="eastAsia"/>
          </w:rPr>
          <w:t>府之中</w:t>
        </w:r>
      </w:ins>
      <w:ins w:id="13521" w:author="Administrator" w:date="2019-03-19T00:27:00Z">
        <w:r>
          <w:rPr>
            <w:rFonts w:hint="eastAsia"/>
          </w:rPr>
          <w:t>赫然</w:t>
        </w:r>
      </w:ins>
      <w:ins w:id="13522" w:author="Administrator" w:date="2019-03-19T00:21:00Z">
        <w:r>
          <w:rPr>
            <w:rFonts w:hint="eastAsia"/>
          </w:rPr>
          <w:t>上演…</w:t>
        </w:r>
      </w:ins>
    </w:p>
    <w:p w:rsidR="000F0075" w:rsidRDefault="004E5D4D">
      <w:pPr>
        <w:pStyle w:val="12"/>
        <w:spacing w:after="240"/>
        <w:ind w:leftChars="0" w:left="0"/>
        <w:rPr>
          <w:ins w:id="13523" w:author="Administrator" w:date="2019-03-19T00:31:00Z"/>
        </w:rPr>
        <w:pPrChange w:id="13524" w:author="Administrator" w:date="2019-03-17T23:25:00Z">
          <w:pPr>
            <w:pStyle w:val="12"/>
            <w:numPr>
              <w:numId w:val="1"/>
            </w:numPr>
            <w:spacing w:after="240"/>
            <w:ind w:leftChars="0" w:left="360" w:hanging="360"/>
            <w:outlineLvl w:val="0"/>
          </w:pPr>
        </w:pPrChange>
      </w:pPr>
      <w:ins w:id="13525" w:author="Administrator" w:date="2019-03-19T00:28:00Z">
        <w:r>
          <w:rPr>
            <w:rFonts w:hint="eastAsia"/>
          </w:rPr>
          <w:t>※※※</w:t>
        </w:r>
      </w:ins>
    </w:p>
    <w:p w:rsidR="000F0075" w:rsidRDefault="006756B6">
      <w:pPr>
        <w:pStyle w:val="12"/>
        <w:spacing w:after="240"/>
        <w:ind w:leftChars="0" w:left="0"/>
        <w:rPr>
          <w:ins w:id="13526" w:author="Administrator" w:date="2019-03-19T00:42:00Z"/>
        </w:rPr>
        <w:pPrChange w:id="13527" w:author="Administrator" w:date="2019-03-17T23:25:00Z">
          <w:pPr>
            <w:pStyle w:val="12"/>
            <w:numPr>
              <w:numId w:val="1"/>
            </w:numPr>
            <w:spacing w:after="240"/>
            <w:ind w:leftChars="0" w:left="360" w:hanging="360"/>
            <w:outlineLvl w:val="0"/>
          </w:pPr>
        </w:pPrChange>
      </w:pPr>
      <w:ins w:id="13528" w:author="Administrator" w:date="2019-03-19T00:40:00Z">
        <w:r>
          <w:rPr>
            <w:rFonts w:hint="eastAsia"/>
          </w:rPr>
          <w:t>靈山山腳，李龍飛踏著飛劍，飛快的往</w:t>
        </w:r>
      </w:ins>
      <w:ins w:id="13529" w:author="Administrator" w:date="2019-03-19T00:41:00Z">
        <w:r>
          <w:rPr>
            <w:rFonts w:hint="eastAsia"/>
          </w:rPr>
          <w:t>逃離著，他的心跳怦怦作響，危機感在腦中不</w:t>
        </w:r>
      </w:ins>
      <w:ins w:id="13530" w:author="Administrator" w:date="2019-03-19T00:42:00Z">
        <w:r>
          <w:rPr>
            <w:rFonts w:hint="eastAsia"/>
          </w:rPr>
          <w:t>斷刺激著。</w:t>
        </w:r>
      </w:ins>
    </w:p>
    <w:p w:rsidR="000F0075" w:rsidRDefault="006756B6">
      <w:pPr>
        <w:pStyle w:val="12"/>
        <w:spacing w:after="240"/>
        <w:ind w:leftChars="0" w:left="0"/>
        <w:rPr>
          <w:ins w:id="13531" w:author="Administrator" w:date="2019-03-19T00:47:00Z"/>
        </w:rPr>
        <w:pPrChange w:id="13532" w:author="Administrator" w:date="2019-03-17T23:25:00Z">
          <w:pPr>
            <w:pStyle w:val="12"/>
            <w:numPr>
              <w:numId w:val="1"/>
            </w:numPr>
            <w:spacing w:after="240"/>
            <w:ind w:leftChars="0" w:left="360" w:hanging="360"/>
            <w:outlineLvl w:val="0"/>
          </w:pPr>
        </w:pPrChange>
      </w:pPr>
      <w:ins w:id="13533" w:author="Administrator" w:date="2019-03-19T00:45:00Z">
        <w:r>
          <w:rPr>
            <w:rFonts w:hint="eastAsia"/>
          </w:rPr>
          <w:t>也不怪他</w:t>
        </w:r>
      </w:ins>
      <w:ins w:id="13534" w:author="Administrator" w:date="2019-03-19T00:46:00Z">
        <w:r>
          <w:rPr>
            <w:rFonts w:hint="eastAsia"/>
          </w:rPr>
          <w:t>擔憂，光是這一路上，四轉五轉的妖獸他就遇上了不少，幸好這些妖獸同樣也在逃命，加上他速度不訝於築基初期修士，這才沒讓牠們追上，否則要是打</w:t>
        </w:r>
      </w:ins>
      <w:ins w:id="13535" w:author="Administrator" w:date="2019-03-19T00:47:00Z">
        <w:r>
          <w:rPr>
            <w:rFonts w:hint="eastAsia"/>
          </w:rPr>
          <w:t>起來了，就算能贏，怕也是有所耽擱。</w:t>
        </w:r>
      </w:ins>
    </w:p>
    <w:p w:rsidR="000F0075" w:rsidRDefault="006756B6">
      <w:pPr>
        <w:pStyle w:val="12"/>
        <w:spacing w:after="240"/>
        <w:ind w:leftChars="0" w:left="0"/>
        <w:rPr>
          <w:ins w:id="13536" w:author="Administrator" w:date="2019-03-19T00:50:00Z"/>
        </w:rPr>
        <w:pPrChange w:id="13537" w:author="Administrator" w:date="2019-03-17T23:25:00Z">
          <w:pPr>
            <w:pStyle w:val="12"/>
            <w:numPr>
              <w:numId w:val="1"/>
            </w:numPr>
            <w:spacing w:after="240"/>
            <w:ind w:leftChars="0" w:left="360" w:hanging="360"/>
            <w:outlineLvl w:val="0"/>
          </w:pPr>
        </w:pPrChange>
      </w:pPr>
      <w:ins w:id="13538" w:author="Administrator" w:date="2019-03-19T00:47:00Z">
        <w:r>
          <w:rPr>
            <w:rFonts w:hint="eastAsia"/>
          </w:rPr>
          <w:t>可就在此時，一道黑芒，</w:t>
        </w:r>
      </w:ins>
      <w:ins w:id="13539" w:author="Administrator" w:date="2019-03-19T00:56:00Z">
        <w:r w:rsidR="00697868">
          <w:rPr>
            <w:rFonts w:hint="eastAsia"/>
          </w:rPr>
          <w:t>忽然</w:t>
        </w:r>
      </w:ins>
      <w:ins w:id="13540" w:author="Administrator" w:date="2019-03-19T00:49:00Z">
        <w:r w:rsidR="00697868">
          <w:rPr>
            <w:rFonts w:hint="eastAsia"/>
          </w:rPr>
          <w:t>從旁擦身而過，李龍飛定神一看，居然是一隻</w:t>
        </w:r>
      </w:ins>
      <w:ins w:id="13541" w:author="Administrator" w:date="2019-03-19T00:50:00Z">
        <w:r w:rsidR="00697868">
          <w:rPr>
            <w:rFonts w:hint="eastAsia"/>
          </w:rPr>
          <w:t>跛腳黑虎。</w:t>
        </w:r>
      </w:ins>
    </w:p>
    <w:p w:rsidR="000F0075" w:rsidRDefault="00697868">
      <w:pPr>
        <w:pStyle w:val="12"/>
        <w:spacing w:after="240"/>
        <w:ind w:leftChars="0" w:left="0"/>
        <w:rPr>
          <w:ins w:id="13542" w:author="Administrator" w:date="2019-03-19T00:52:00Z"/>
        </w:rPr>
        <w:pPrChange w:id="13543" w:author="Administrator" w:date="2019-03-17T23:25:00Z">
          <w:pPr>
            <w:pStyle w:val="12"/>
            <w:numPr>
              <w:numId w:val="1"/>
            </w:numPr>
            <w:spacing w:after="240"/>
            <w:ind w:leftChars="0" w:left="360" w:hanging="360"/>
            <w:outlineLvl w:val="0"/>
          </w:pPr>
        </w:pPrChange>
      </w:pPr>
      <w:ins w:id="13544" w:author="Administrator" w:date="2019-03-19T00:50:00Z">
        <w:r>
          <w:rPr>
            <w:rFonts w:hint="eastAsia"/>
          </w:rPr>
          <w:t>那黑虎</w:t>
        </w:r>
      </w:ins>
      <w:ins w:id="13545" w:author="Administrator" w:date="2019-03-19T00:51:00Z">
        <w:r>
          <w:rPr>
            <w:rFonts w:hint="eastAsia"/>
          </w:rPr>
          <w:t>全身漆黑，唯獨四隻腳底</w:t>
        </w:r>
      </w:ins>
      <w:ins w:id="13546" w:author="Administrator" w:date="2019-03-19T00:52:00Z">
        <w:r>
          <w:rPr>
            <w:rFonts w:hint="eastAsia"/>
          </w:rPr>
          <w:t>長有白毛，其中右前腳更是有些萎縮，似乎曾經傷過。</w:t>
        </w:r>
      </w:ins>
    </w:p>
    <w:p w:rsidR="000F0075" w:rsidRDefault="00697868">
      <w:pPr>
        <w:pStyle w:val="12"/>
        <w:spacing w:after="240"/>
        <w:ind w:leftChars="0" w:left="0"/>
        <w:rPr>
          <w:ins w:id="13547" w:author="Administrator" w:date="2019-03-19T00:53:00Z"/>
        </w:rPr>
        <w:pPrChange w:id="13548" w:author="Administrator" w:date="2019-03-17T23:25:00Z">
          <w:pPr>
            <w:pStyle w:val="12"/>
            <w:numPr>
              <w:numId w:val="1"/>
            </w:numPr>
            <w:spacing w:after="240"/>
            <w:ind w:leftChars="0" w:left="360" w:hanging="360"/>
            <w:outlineLvl w:val="0"/>
          </w:pPr>
        </w:pPrChange>
      </w:pPr>
      <w:ins w:id="13549" w:author="Administrator" w:date="2019-03-19T00:52:00Z">
        <w:r>
          <w:rPr>
            <w:rFonts w:hint="eastAsia"/>
          </w:rPr>
          <w:t>而牠的</w:t>
        </w:r>
      </w:ins>
      <w:ins w:id="13550" w:author="Administrator" w:date="2019-03-19T00:53:00Z">
        <w:r>
          <w:rPr>
            <w:rFonts w:hint="eastAsia"/>
          </w:rPr>
          <w:t>左</w:t>
        </w:r>
      </w:ins>
      <w:ins w:id="13551" w:author="Administrator" w:date="2019-03-19T00:52:00Z">
        <w:r>
          <w:rPr>
            <w:rFonts w:hint="eastAsia"/>
          </w:rPr>
          <w:t>眼，</w:t>
        </w:r>
      </w:ins>
      <w:ins w:id="13552" w:author="Administrator" w:date="2019-03-19T00:53:00Z">
        <w:r>
          <w:rPr>
            <w:rFonts w:hint="eastAsia"/>
          </w:rPr>
          <w:t>一道傷疤，讓牠看起來更為兇狠，此時散發出妖丹六轉的氣勢，往前飛奔而去。</w:t>
        </w:r>
      </w:ins>
    </w:p>
    <w:p w:rsidR="000F0075" w:rsidRDefault="00697868">
      <w:pPr>
        <w:pStyle w:val="12"/>
        <w:spacing w:after="240"/>
        <w:ind w:leftChars="0" w:left="0"/>
        <w:rPr>
          <w:ins w:id="13553" w:author="簡新佳" w:date="2019-03-19T12:37:00Z"/>
        </w:rPr>
        <w:pPrChange w:id="13554" w:author="Administrator" w:date="2019-03-17T23:25:00Z">
          <w:pPr>
            <w:pStyle w:val="12"/>
            <w:numPr>
              <w:numId w:val="1"/>
            </w:numPr>
            <w:spacing w:after="240"/>
            <w:ind w:leftChars="0" w:left="360" w:hanging="360"/>
            <w:outlineLvl w:val="0"/>
          </w:pPr>
        </w:pPrChange>
      </w:pPr>
      <w:ins w:id="13555" w:author="Administrator" w:date="2019-03-19T00:53:00Z">
        <w:r>
          <w:rPr>
            <w:rFonts w:hint="eastAsia"/>
          </w:rPr>
          <w:t>李龍飛一眼就認出牠便</w:t>
        </w:r>
      </w:ins>
      <w:ins w:id="13556" w:author="Administrator" w:date="2019-03-19T00:54:00Z">
        <w:r>
          <w:rPr>
            <w:rFonts w:hint="eastAsia"/>
          </w:rPr>
          <w:t>是曾經傷過他兩次的那隻黑虎，</w:t>
        </w:r>
      </w:ins>
      <w:ins w:id="13557" w:author="簡新佳" w:date="2019-03-19T12:37:00Z">
        <w:r w:rsidR="00E10EEF">
          <w:rPr>
            <w:rFonts w:hint="eastAsia"/>
          </w:rPr>
          <w:t>不知道牠有何奇遇，居然修為大幅增加。</w:t>
        </w:r>
      </w:ins>
    </w:p>
    <w:p w:rsidR="000F0075" w:rsidRDefault="00E10EEF">
      <w:pPr>
        <w:pStyle w:val="12"/>
        <w:spacing w:after="240"/>
        <w:ind w:leftChars="0" w:left="0"/>
        <w:rPr>
          <w:ins w:id="13558" w:author="Administrator" w:date="2019-03-19T00:54:00Z"/>
        </w:rPr>
        <w:pPrChange w:id="13559" w:author="Administrator" w:date="2019-03-17T23:25:00Z">
          <w:pPr>
            <w:pStyle w:val="12"/>
            <w:numPr>
              <w:numId w:val="1"/>
            </w:numPr>
            <w:spacing w:after="240"/>
            <w:ind w:leftChars="0" w:left="360" w:hanging="360"/>
            <w:outlineLvl w:val="0"/>
          </w:pPr>
        </w:pPrChange>
      </w:pPr>
      <w:ins w:id="13560" w:author="簡新佳" w:date="2019-03-19T12:38:00Z">
        <w:r>
          <w:rPr>
            <w:rFonts w:hint="eastAsia"/>
          </w:rPr>
          <w:t>李龍飛</w:t>
        </w:r>
      </w:ins>
      <w:ins w:id="13561" w:author="Administrator" w:date="2019-03-19T00:54:00Z">
        <w:del w:id="13562" w:author="簡新佳" w:date="2019-03-19T12:38:00Z">
          <w:r w:rsidR="00697868" w:rsidDel="00E10EEF">
            <w:rPr>
              <w:rFonts w:hint="eastAsia"/>
            </w:rPr>
            <w:delText>他</w:delText>
          </w:r>
        </w:del>
        <w:r w:rsidR="00697868">
          <w:rPr>
            <w:rFonts w:hint="eastAsia"/>
          </w:rPr>
          <w:t>臉上早已癒合的爪傷隱隱作痛，</w:t>
        </w:r>
      </w:ins>
      <w:ins w:id="13563" w:author="簡新佳" w:date="2019-03-19T12:38:00Z">
        <w:r>
          <w:rPr>
            <w:rFonts w:hint="eastAsia"/>
          </w:rPr>
          <w:t>雖黑虎修為比自己高，但他還是有信心重創對方，只是</w:t>
        </w:r>
      </w:ins>
      <w:ins w:id="13564" w:author="Administrator" w:date="2019-03-19T00:54:00Z">
        <w:del w:id="13565" w:author="簡新佳" w:date="2019-03-19T12:38:00Z">
          <w:r w:rsidR="00697868" w:rsidDel="00E10EEF">
            <w:rPr>
              <w:rFonts w:hint="eastAsia"/>
            </w:rPr>
            <w:delText>卻知道</w:delText>
          </w:r>
        </w:del>
        <w:r w:rsidR="00697868">
          <w:rPr>
            <w:rFonts w:hint="eastAsia"/>
          </w:rPr>
          <w:t>現在</w:t>
        </w:r>
      </w:ins>
      <w:ins w:id="13566" w:author="簡新佳" w:date="2019-03-19T12:38:00Z">
        <w:r>
          <w:rPr>
            <w:rFonts w:hint="eastAsia"/>
          </w:rPr>
          <w:t>卻</w:t>
        </w:r>
      </w:ins>
      <w:ins w:id="13567" w:author="Administrator" w:date="2019-03-19T00:54:00Z">
        <w:r w:rsidR="00697868">
          <w:rPr>
            <w:rFonts w:hint="eastAsia"/>
          </w:rPr>
          <w:t>不是發作的時機，</w:t>
        </w:r>
      </w:ins>
      <w:ins w:id="13568" w:author="簡新佳" w:date="2019-03-19T12:38:00Z">
        <w:r>
          <w:rPr>
            <w:rFonts w:hint="eastAsia"/>
          </w:rPr>
          <w:t>只得</w:t>
        </w:r>
      </w:ins>
      <w:ins w:id="13569" w:author="Administrator" w:date="2019-03-19T00:54:00Z">
        <w:r w:rsidR="00697868">
          <w:rPr>
            <w:rFonts w:hint="eastAsia"/>
          </w:rPr>
          <w:t>強忍著殺機，繼續往另一邊跑去。</w:t>
        </w:r>
      </w:ins>
    </w:p>
    <w:p w:rsidR="000F0075" w:rsidRDefault="00697868">
      <w:pPr>
        <w:pStyle w:val="12"/>
        <w:spacing w:after="240"/>
        <w:ind w:leftChars="0" w:left="0"/>
        <w:rPr>
          <w:ins w:id="13570" w:author="Administrator" w:date="2019-03-19T00:56:00Z"/>
        </w:rPr>
        <w:pPrChange w:id="13571" w:author="Administrator" w:date="2019-03-17T23:25:00Z">
          <w:pPr>
            <w:pStyle w:val="12"/>
            <w:numPr>
              <w:numId w:val="1"/>
            </w:numPr>
            <w:spacing w:after="240"/>
            <w:ind w:leftChars="0" w:left="360" w:hanging="360"/>
            <w:outlineLvl w:val="0"/>
          </w:pPr>
        </w:pPrChange>
      </w:pPr>
      <w:ins w:id="13572" w:author="Administrator" w:date="2019-03-19T00:54:00Z">
        <w:r>
          <w:rPr>
            <w:rFonts w:hint="eastAsia"/>
          </w:rPr>
          <w:t>同時那黑虎也</w:t>
        </w:r>
      </w:ins>
      <w:ins w:id="13573" w:author="Administrator" w:date="2019-03-19T00:55:00Z">
        <w:r>
          <w:rPr>
            <w:rFonts w:hint="eastAsia"/>
          </w:rPr>
          <w:t>發現了他，</w:t>
        </w:r>
      </w:ins>
      <w:ins w:id="13574" w:author="簡新佳" w:date="2019-03-19T12:38:00Z">
        <w:r w:rsidR="00E10EEF">
          <w:rPr>
            <w:rFonts w:hint="eastAsia"/>
          </w:rPr>
          <w:t>其</w:t>
        </w:r>
      </w:ins>
      <w:ins w:id="13575" w:author="Administrator" w:date="2019-03-19T00:55:00Z">
        <w:del w:id="13576" w:author="簡新佳" w:date="2019-03-19T12:38:00Z">
          <w:r w:rsidDel="00E10EEF">
            <w:rPr>
              <w:rFonts w:hint="eastAsia"/>
            </w:rPr>
            <w:delText>但那黑虎</w:delText>
          </w:r>
        </w:del>
        <w:r>
          <w:rPr>
            <w:rFonts w:hint="eastAsia"/>
          </w:rPr>
          <w:t>眼中</w:t>
        </w:r>
        <w:del w:id="13577" w:author="簡新佳" w:date="2019-03-19T12:38:00Z">
          <w:r w:rsidDel="00E10EEF">
            <w:rPr>
              <w:rFonts w:hint="eastAsia"/>
            </w:rPr>
            <w:delText>卻</w:delText>
          </w:r>
        </w:del>
        <w:r>
          <w:rPr>
            <w:rFonts w:hint="eastAsia"/>
          </w:rPr>
          <w:t>閃過一絲複雜的神情，隨即朝另一個方向奔去，一人一虎交錯而過，轉眼離彼此</w:t>
        </w:r>
      </w:ins>
      <w:ins w:id="13578" w:author="Administrator" w:date="2019-03-19T00:56:00Z">
        <w:r>
          <w:rPr>
            <w:rFonts w:hint="eastAsia"/>
          </w:rPr>
          <w:t>幾百尺遠。</w:t>
        </w:r>
      </w:ins>
    </w:p>
    <w:p w:rsidR="000F0075" w:rsidRDefault="00697868">
      <w:pPr>
        <w:pStyle w:val="12"/>
        <w:spacing w:after="240"/>
        <w:ind w:leftChars="0" w:left="0"/>
        <w:rPr>
          <w:ins w:id="13579" w:author="Administrator" w:date="2019-03-19T00:58:00Z"/>
        </w:rPr>
        <w:pPrChange w:id="13580" w:author="Administrator" w:date="2019-03-17T23:25:00Z">
          <w:pPr>
            <w:pStyle w:val="12"/>
            <w:numPr>
              <w:numId w:val="1"/>
            </w:numPr>
            <w:spacing w:after="240"/>
            <w:ind w:leftChars="0" w:left="360" w:hanging="360"/>
            <w:outlineLvl w:val="0"/>
          </w:pPr>
        </w:pPrChange>
      </w:pPr>
      <w:ins w:id="13581" w:author="Administrator" w:date="2019-03-19T00:56:00Z">
        <w:r>
          <w:rPr>
            <w:rFonts w:hint="eastAsia"/>
          </w:rPr>
          <w:t>李龍飛待要回頭</w:t>
        </w:r>
      </w:ins>
      <w:ins w:id="13582" w:author="簡新佳" w:date="2019-03-19T12:39:00Z">
        <w:r w:rsidR="00E10EEF">
          <w:rPr>
            <w:rFonts w:hint="eastAsia"/>
          </w:rPr>
          <w:t>再</w:t>
        </w:r>
      </w:ins>
      <w:ins w:id="13583" w:author="Administrator" w:date="2019-03-19T00:56:00Z">
        <w:r>
          <w:rPr>
            <w:rFonts w:hint="eastAsia"/>
          </w:rPr>
          <w:t>望去，</w:t>
        </w:r>
      </w:ins>
      <w:ins w:id="13584" w:author="Administrator" w:date="2019-03-19T00:57:00Z">
        <w:r>
          <w:rPr>
            <w:rFonts w:hint="eastAsia"/>
          </w:rPr>
          <w:t>一道滄桑</w:t>
        </w:r>
      </w:ins>
      <w:ins w:id="13585" w:author="Administrator" w:date="2019-03-19T00:58:00Z">
        <w:r>
          <w:rPr>
            <w:rFonts w:hint="eastAsia"/>
          </w:rPr>
          <w:t>的聲音，不知從何傳來，迴蕩在整個靈山之中，更是傳遍血色禁地，讓每一個仍存活著四派弟子都清楚聽見。</w:t>
        </w:r>
      </w:ins>
    </w:p>
    <w:p w:rsidR="000F0075" w:rsidRDefault="00697868">
      <w:pPr>
        <w:pStyle w:val="12"/>
        <w:spacing w:after="240"/>
        <w:ind w:leftChars="0" w:left="0"/>
        <w:rPr>
          <w:ins w:id="13586" w:author="Administrator" w:date="2019-03-19T01:01:00Z"/>
        </w:rPr>
        <w:pPrChange w:id="13587" w:author="Administrator" w:date="2019-03-17T23:25:00Z">
          <w:pPr>
            <w:pStyle w:val="12"/>
            <w:numPr>
              <w:numId w:val="1"/>
            </w:numPr>
            <w:spacing w:after="240"/>
            <w:ind w:leftChars="0" w:left="360" w:hanging="360"/>
            <w:outlineLvl w:val="0"/>
          </w:pPr>
        </w:pPrChange>
      </w:pPr>
      <w:ins w:id="13588" w:author="Administrator" w:date="2019-03-19T00:59:00Z">
        <w:r>
          <w:rPr>
            <w:rFonts w:hint="eastAsia"/>
          </w:rPr>
          <w:t>「…靈山有獸，其名鴟龜，鴟龜之怒，天怒也…」那聲音</w:t>
        </w:r>
        <w:r w:rsidR="00B60791">
          <w:rPr>
            <w:rFonts w:hint="eastAsia"/>
          </w:rPr>
          <w:t>如天雷一般響徹雲</w:t>
        </w:r>
      </w:ins>
      <w:ins w:id="13589" w:author="Administrator" w:date="2019-03-19T01:00:00Z">
        <w:r w:rsidR="00B60791">
          <w:rPr>
            <w:rFonts w:hint="eastAsia"/>
          </w:rPr>
          <w:t>霄，</w:t>
        </w:r>
        <w:r w:rsidR="00B60791">
          <w:rPr>
            <w:rFonts w:hint="eastAsia"/>
          </w:rPr>
          <w:lastRenderedPageBreak/>
          <w:t>讓李龍飛整個人為之一震，這正是那名神秘的</w:t>
        </w:r>
      </w:ins>
      <w:ins w:id="13590" w:author="Administrator" w:date="2019-03-19T01:01:00Z">
        <w:r w:rsidR="00B60791">
          <w:rPr>
            <w:rFonts w:hint="eastAsia"/>
          </w:rPr>
          <w:t>元嬰老怪聲音，只是此刻聽來，似乎有些不太一樣，比起在異洞中所見，多一種沉重且古老的滄桑之感。</w:t>
        </w:r>
      </w:ins>
    </w:p>
    <w:p w:rsidR="000F0075" w:rsidRDefault="00B60791">
      <w:pPr>
        <w:pStyle w:val="12"/>
        <w:spacing w:after="240"/>
        <w:ind w:leftChars="0" w:left="0"/>
        <w:rPr>
          <w:ins w:id="13591" w:author="Administrator" w:date="2019-03-19T01:06:00Z"/>
        </w:rPr>
        <w:pPrChange w:id="13592" w:author="Administrator" w:date="2019-03-17T23:25:00Z">
          <w:pPr>
            <w:pStyle w:val="12"/>
            <w:numPr>
              <w:numId w:val="1"/>
            </w:numPr>
            <w:spacing w:after="240"/>
            <w:ind w:leftChars="0" w:left="360" w:hanging="360"/>
            <w:outlineLvl w:val="0"/>
          </w:pPr>
        </w:pPrChange>
      </w:pPr>
      <w:ins w:id="13593" w:author="Administrator" w:date="2019-03-19T01:03:00Z">
        <w:r>
          <w:rPr>
            <w:rFonts w:hint="eastAsia"/>
          </w:rPr>
          <w:t>幾乎是同一瞬間，血色禁地外，四名護法的結丹長老，</w:t>
        </w:r>
      </w:ins>
      <w:ins w:id="13594" w:author="Administrator" w:date="2019-03-19T01:05:00Z">
        <w:r>
          <w:rPr>
            <w:rFonts w:hint="eastAsia"/>
          </w:rPr>
          <w:t>全都目瞪口呆，看著眼前的禁地入口，</w:t>
        </w:r>
      </w:ins>
      <w:ins w:id="13595" w:author="Administrator" w:date="2019-03-19T01:06:00Z">
        <w:r>
          <w:rPr>
            <w:rFonts w:hint="eastAsia"/>
          </w:rPr>
          <w:t>不知所措著。</w:t>
        </w:r>
      </w:ins>
    </w:p>
    <w:p w:rsidR="000F0075" w:rsidRDefault="00B60791">
      <w:pPr>
        <w:pStyle w:val="12"/>
        <w:spacing w:after="240"/>
        <w:ind w:leftChars="0" w:left="0"/>
        <w:rPr>
          <w:ins w:id="13596" w:author="Administrator" w:date="2019-03-19T01:08:00Z"/>
        </w:rPr>
        <w:pPrChange w:id="13597" w:author="Administrator" w:date="2019-03-17T23:25:00Z">
          <w:pPr>
            <w:pStyle w:val="12"/>
            <w:numPr>
              <w:numId w:val="1"/>
            </w:numPr>
            <w:spacing w:after="240"/>
            <w:ind w:leftChars="0" w:left="360" w:hanging="360"/>
            <w:outlineLvl w:val="0"/>
          </w:pPr>
        </w:pPrChange>
      </w:pPr>
      <w:ins w:id="13598" w:author="Administrator" w:date="2019-03-19T01:06:00Z">
        <w:r>
          <w:rPr>
            <w:rFonts w:hint="eastAsia"/>
          </w:rPr>
          <w:t>在他們面前，原本應該是被</w:t>
        </w:r>
      </w:ins>
      <w:ins w:id="13599" w:author="Administrator" w:date="2019-03-19T01:07:00Z">
        <w:r>
          <w:rPr>
            <w:rFonts w:hint="eastAsia"/>
          </w:rPr>
          <w:t>陣法隱藏著，看似小樹林的禁地入口，此時破碎虛空，整個空間中出現許多黑色裂縫，</w:t>
        </w:r>
      </w:ins>
      <w:ins w:id="13600" w:author="Administrator" w:date="2019-03-19T01:08:00Z">
        <w:r>
          <w:rPr>
            <w:rFonts w:hint="eastAsia"/>
          </w:rPr>
          <w:t>猶如有人在半空用毛筆畫一條線一樣，一道一道浮現著。</w:t>
        </w:r>
      </w:ins>
    </w:p>
    <w:p w:rsidR="000F0075" w:rsidRDefault="00B60791">
      <w:pPr>
        <w:pStyle w:val="12"/>
        <w:spacing w:after="240"/>
        <w:ind w:leftChars="0" w:left="0"/>
        <w:rPr>
          <w:ins w:id="13601" w:author="Administrator" w:date="2019-03-19T01:09:00Z"/>
        </w:rPr>
        <w:pPrChange w:id="13602" w:author="Administrator" w:date="2019-03-17T23:25:00Z">
          <w:pPr>
            <w:pStyle w:val="12"/>
            <w:numPr>
              <w:numId w:val="1"/>
            </w:numPr>
            <w:spacing w:after="240"/>
            <w:ind w:leftChars="0" w:left="360" w:hanging="360"/>
            <w:outlineLvl w:val="0"/>
          </w:pPr>
        </w:pPrChange>
      </w:pPr>
      <w:ins w:id="13603" w:author="Administrator" w:date="2019-03-19T01:08:00Z">
        <w:r>
          <w:rPr>
            <w:rFonts w:hint="eastAsia"/>
          </w:rPr>
          <w:t>而那裂縫所經過之處，無一不都斷裂開來，即使是</w:t>
        </w:r>
      </w:ins>
      <w:ins w:id="13604" w:author="Administrator" w:date="2019-03-19T01:09:00Z">
        <w:r>
          <w:rPr>
            <w:rFonts w:hint="eastAsia"/>
          </w:rPr>
          <w:t>巨石地面，也都如此，讓四人紛紛往後退避三分。</w:t>
        </w:r>
      </w:ins>
    </w:p>
    <w:p w:rsidR="000F0075" w:rsidRDefault="00E10EEF">
      <w:pPr>
        <w:pStyle w:val="12"/>
        <w:spacing w:after="240"/>
        <w:ind w:leftChars="0" w:left="0"/>
        <w:rPr>
          <w:ins w:id="13605" w:author="簡新佳" w:date="2019-03-19T12:40:00Z"/>
        </w:rPr>
        <w:pPrChange w:id="13606" w:author="Administrator" w:date="2019-03-17T23:25:00Z">
          <w:pPr>
            <w:pStyle w:val="12"/>
            <w:numPr>
              <w:numId w:val="1"/>
            </w:numPr>
            <w:spacing w:after="240"/>
            <w:ind w:leftChars="0" w:left="360" w:hanging="360"/>
            <w:outlineLvl w:val="0"/>
          </w:pPr>
        </w:pPrChange>
      </w:pPr>
      <w:ins w:id="13607" w:author="簡新佳" w:date="2019-03-19T12:40:00Z">
        <w:r>
          <w:rPr>
            <w:rFonts w:hint="eastAsia"/>
          </w:rPr>
          <w:t>在</w:t>
        </w:r>
      </w:ins>
      <w:ins w:id="13608" w:author="Administrator" w:date="2019-03-19T01:10:00Z">
        <w:del w:id="13609" w:author="簡新佳" w:date="2019-03-19T12:40:00Z">
          <w:r w:rsidR="00642B2D" w:rsidDel="00E10EEF">
            <w:rPr>
              <w:rFonts w:hint="eastAsia"/>
            </w:rPr>
            <w:delText>那</w:delText>
          </w:r>
        </w:del>
        <w:r w:rsidR="00642B2D">
          <w:rPr>
            <w:rFonts w:hint="eastAsia"/>
          </w:rPr>
          <w:t>破碎的虛空中，血色禁地內的景物慢慢出現在原本地方，</w:t>
        </w:r>
      </w:ins>
      <w:ins w:id="13610" w:author="Administrator" w:date="2019-03-19T01:11:00Z">
        <w:r w:rsidR="00642B2D">
          <w:rPr>
            <w:rFonts w:hint="eastAsia"/>
          </w:rPr>
          <w:t>跟著那片山，那片湖，那一切的一切，就像</w:t>
        </w:r>
      </w:ins>
      <w:ins w:id="13611" w:author="Administrator" w:date="2019-03-19T01:12:00Z">
        <w:r w:rsidR="00642B2D">
          <w:rPr>
            <w:rFonts w:hint="eastAsia"/>
          </w:rPr>
          <w:t>兩個世界</w:t>
        </w:r>
      </w:ins>
      <w:ins w:id="13612" w:author="簡新佳" w:date="2019-03-19T12:42:00Z">
        <w:r>
          <w:rPr>
            <w:rFonts w:hint="eastAsia"/>
          </w:rPr>
          <w:t>開天闢地，渾沌</w:t>
        </w:r>
      </w:ins>
      <w:ins w:id="13613" w:author="Administrator" w:date="2019-03-19T01:12:00Z">
        <w:r w:rsidR="00642B2D">
          <w:rPr>
            <w:rFonts w:hint="eastAsia"/>
          </w:rPr>
          <w:t>接觸一般，將原本</w:t>
        </w:r>
      </w:ins>
      <w:ins w:id="13614" w:author="Administrator" w:date="2019-03-19T01:13:00Z">
        <w:r w:rsidR="00642B2D">
          <w:rPr>
            <w:rFonts w:hint="eastAsia"/>
          </w:rPr>
          <w:t>在齊</w:t>
        </w:r>
        <w:commentRangeStart w:id="13615"/>
        <w:r w:rsidR="00642B2D">
          <w:rPr>
            <w:rFonts w:hint="eastAsia"/>
          </w:rPr>
          <w:t>國與武祁國</w:t>
        </w:r>
        <w:commentRangeEnd w:id="13615"/>
        <w:r w:rsidR="00642B2D">
          <w:rPr>
            <w:rStyle w:val="af1"/>
          </w:rPr>
          <w:commentReference w:id="13615"/>
        </w:r>
        <w:r w:rsidR="00642B2D">
          <w:rPr>
            <w:rFonts w:hint="eastAsia"/>
          </w:rPr>
          <w:t>的無名小山，</w:t>
        </w:r>
      </w:ins>
      <w:ins w:id="13616" w:author="簡新佳" w:date="2019-03-19T12:43:00Z">
        <w:r>
          <w:rPr>
            <w:rFonts w:hint="eastAsia"/>
          </w:rPr>
          <w:t>包含山下的村莊，甚至大半國度，</w:t>
        </w:r>
      </w:ins>
      <w:ins w:id="13617" w:author="Administrator" w:date="2019-03-19T01:13:00Z">
        <w:r w:rsidR="00642B2D">
          <w:rPr>
            <w:rFonts w:hint="eastAsia"/>
          </w:rPr>
          <w:t>整個壓垮，</w:t>
        </w:r>
      </w:ins>
      <w:ins w:id="13618" w:author="Administrator" w:date="2019-03-19T01:14:00Z">
        <w:r w:rsidR="00642B2D" w:rsidRPr="00642B2D">
          <w:rPr>
            <w:rFonts w:hint="eastAsia"/>
          </w:rPr>
          <w:t>生靈塗炭</w:t>
        </w:r>
      </w:ins>
      <w:ins w:id="13619" w:author="簡新佳" w:date="2019-03-19T12:43:00Z">
        <w:r>
          <w:rPr>
            <w:rFonts w:hint="eastAsia"/>
          </w:rPr>
          <w:t>，慘不忍睹</w:t>
        </w:r>
      </w:ins>
      <w:ins w:id="13620" w:author="Administrator" w:date="2019-03-19T01:14:00Z">
        <w:r w:rsidR="00642B2D">
          <w:rPr>
            <w:rFonts w:hint="eastAsia"/>
          </w:rPr>
          <w:t>。</w:t>
        </w:r>
      </w:ins>
    </w:p>
    <w:p w:rsidR="000F0075" w:rsidRDefault="00E10EEF">
      <w:pPr>
        <w:pStyle w:val="12"/>
        <w:spacing w:after="240"/>
        <w:ind w:leftChars="0" w:left="0"/>
        <w:rPr>
          <w:ins w:id="13621" w:author="簡新佳" w:date="2019-03-19T12:41:00Z"/>
        </w:rPr>
        <w:pPrChange w:id="13622" w:author="Administrator" w:date="2019-03-17T23:25:00Z">
          <w:pPr>
            <w:pStyle w:val="12"/>
            <w:numPr>
              <w:numId w:val="1"/>
            </w:numPr>
            <w:spacing w:after="240"/>
            <w:ind w:leftChars="0" w:left="360" w:hanging="360"/>
            <w:outlineLvl w:val="0"/>
          </w:pPr>
        </w:pPrChange>
      </w:pPr>
      <w:ins w:id="13623" w:author="簡新佳" w:date="2019-03-19T12:40:00Z">
        <w:r>
          <w:rPr>
            <w:rFonts w:hint="eastAsia"/>
          </w:rPr>
          <w:t>而那聲音，也在這時從血色禁地內傳出，響徹整個胭脂山東側半邊。</w:t>
        </w:r>
      </w:ins>
    </w:p>
    <w:p w:rsidR="00E10EEF" w:rsidRDefault="00E10EEF" w:rsidP="00E10EEF">
      <w:pPr>
        <w:pStyle w:val="12"/>
        <w:spacing w:after="240"/>
        <w:ind w:leftChars="0" w:left="0"/>
        <w:rPr>
          <w:ins w:id="13624" w:author="簡新佳" w:date="2019-03-19T12:41:00Z"/>
        </w:rPr>
      </w:pPr>
      <w:ins w:id="13625" w:author="簡新佳" w:date="2019-03-19T12:41:00Z">
        <w:r>
          <w:rPr>
            <w:rFonts w:hint="eastAsia"/>
          </w:rPr>
          <w:t>「當年…我隨仙姑縱橫東海…」那聲音帶著奇特的音律，有如天雷轟鳴，又如天音悅耳，傳至外界人獸耳中，竟有種迷惑心智的作用。</w:t>
        </w:r>
      </w:ins>
    </w:p>
    <w:p w:rsidR="000F0075" w:rsidRDefault="00E10EEF">
      <w:pPr>
        <w:pStyle w:val="12"/>
        <w:spacing w:after="240"/>
        <w:ind w:leftChars="0" w:left="0"/>
        <w:rPr>
          <w:ins w:id="13626" w:author="Administrator" w:date="2019-03-19T01:14:00Z"/>
        </w:rPr>
        <w:pPrChange w:id="13627" w:author="Administrator" w:date="2019-03-17T23:25:00Z">
          <w:pPr>
            <w:pStyle w:val="12"/>
            <w:numPr>
              <w:numId w:val="1"/>
            </w:numPr>
            <w:spacing w:after="240"/>
            <w:ind w:leftChars="0" w:left="360" w:hanging="360"/>
            <w:outlineLvl w:val="0"/>
          </w:pPr>
        </w:pPrChange>
      </w:pPr>
      <w:ins w:id="13628" w:author="簡新佳" w:date="2019-03-19T12:41:00Z">
        <w:r>
          <w:rPr>
            <w:rFonts w:hint="eastAsia"/>
          </w:rPr>
          <w:t>而這種迷惑感，在血色禁地內，更顯得明顯，不只是殘餘的四派弟子，就連不少</w:t>
        </w:r>
      </w:ins>
      <w:ins w:id="13629" w:author="簡新佳" w:date="2019-03-19T12:42:00Z">
        <w:r>
          <w:rPr>
            <w:rFonts w:hint="eastAsia"/>
          </w:rPr>
          <w:t>結丹</w:t>
        </w:r>
      </w:ins>
      <w:ins w:id="13630" w:author="簡新佳" w:date="2019-03-19T12:41:00Z">
        <w:r>
          <w:rPr>
            <w:rFonts w:hint="eastAsia"/>
          </w:rPr>
          <w:t>妖獸，也都神情漸漸迷惘。</w:t>
        </w:r>
      </w:ins>
    </w:p>
    <w:p w:rsidR="000F0075" w:rsidRDefault="00642B2D">
      <w:pPr>
        <w:pStyle w:val="12"/>
        <w:spacing w:after="240"/>
        <w:ind w:leftChars="0" w:left="0"/>
        <w:rPr>
          <w:ins w:id="13631" w:author="Administrator" w:date="2019-03-19T01:16:00Z"/>
        </w:rPr>
        <w:pPrChange w:id="13632" w:author="Administrator" w:date="2019-03-17T23:25:00Z">
          <w:pPr>
            <w:pStyle w:val="12"/>
            <w:numPr>
              <w:numId w:val="1"/>
            </w:numPr>
            <w:spacing w:after="240"/>
            <w:ind w:leftChars="0" w:left="360" w:hanging="360"/>
            <w:outlineLvl w:val="0"/>
          </w:pPr>
        </w:pPrChange>
      </w:pPr>
      <w:ins w:id="13633" w:author="Administrator" w:date="2019-03-19T01:15:00Z">
        <w:r>
          <w:rPr>
            <w:rFonts w:hint="eastAsia"/>
          </w:rPr>
          <w:t>靈赤刀鬼四名長老，此時早已飛在半空，無法置信地看著眼前天</w:t>
        </w:r>
      </w:ins>
      <w:ins w:id="13634" w:author="Administrator" w:date="2019-03-19T01:16:00Z">
        <w:r>
          <w:rPr>
            <w:rFonts w:hint="eastAsia"/>
          </w:rPr>
          <w:t>地異變的</w:t>
        </w:r>
      </w:ins>
      <w:ins w:id="13635" w:author="Administrator" w:date="2019-03-19T01:15:00Z">
        <w:r>
          <w:rPr>
            <w:rFonts w:hint="eastAsia"/>
          </w:rPr>
          <w:t>景象，</w:t>
        </w:r>
      </w:ins>
      <w:ins w:id="13636" w:author="Administrator" w:date="2019-03-19T01:16:00Z">
        <w:r>
          <w:rPr>
            <w:rFonts w:hint="eastAsia"/>
          </w:rPr>
          <w:t>半晌說不出話來。</w:t>
        </w:r>
      </w:ins>
    </w:p>
    <w:p w:rsidR="000F0075" w:rsidRDefault="00642B2D">
      <w:pPr>
        <w:pStyle w:val="12"/>
        <w:spacing w:after="240"/>
        <w:ind w:leftChars="0" w:left="0"/>
        <w:rPr>
          <w:ins w:id="13637" w:author="簡新佳" w:date="2019-03-19T12:45:00Z"/>
        </w:rPr>
        <w:pPrChange w:id="13638" w:author="Administrator" w:date="2019-03-17T23:25:00Z">
          <w:pPr>
            <w:pStyle w:val="12"/>
            <w:numPr>
              <w:numId w:val="1"/>
            </w:numPr>
            <w:spacing w:after="240"/>
            <w:ind w:leftChars="0" w:left="360" w:hanging="360"/>
            <w:outlineLvl w:val="0"/>
          </w:pPr>
        </w:pPrChange>
      </w:pPr>
      <w:ins w:id="13639" w:author="Administrator" w:date="2019-03-19T01:16:00Z">
        <w:del w:id="13640" w:author="簡新佳" w:date="2019-03-19T12:44:00Z">
          <w:r w:rsidDel="004F4367">
            <w:rPr>
              <w:rFonts w:hint="eastAsia"/>
            </w:rPr>
            <w:delText>而那</w:delText>
          </w:r>
        </w:del>
        <w:r>
          <w:rPr>
            <w:rFonts w:hint="eastAsia"/>
          </w:rPr>
          <w:t>虛空</w:t>
        </w:r>
        <w:del w:id="13641" w:author="簡新佳" w:date="2019-03-19T12:44:00Z">
          <w:r w:rsidDel="004F4367">
            <w:rPr>
              <w:rFonts w:hint="eastAsia"/>
            </w:rPr>
            <w:delText>之</w:delText>
          </w:r>
        </w:del>
        <w:r>
          <w:rPr>
            <w:rFonts w:hint="eastAsia"/>
          </w:rPr>
          <w:t>中，</w:t>
        </w:r>
      </w:ins>
      <w:ins w:id="13642" w:author="簡新佳" w:date="2019-03-19T12:44:00Z">
        <w:r w:rsidR="004F4367">
          <w:rPr>
            <w:rFonts w:hint="eastAsia"/>
          </w:rPr>
          <w:t>那</w:t>
        </w:r>
      </w:ins>
      <w:ins w:id="13643" w:author="Administrator" w:date="2019-03-19T01:16:00Z">
        <w:r>
          <w:rPr>
            <w:rFonts w:hint="eastAsia"/>
          </w:rPr>
          <w:t>血色禁地之內</w:t>
        </w:r>
      </w:ins>
      <w:ins w:id="13644" w:author="簡新佳" w:date="2019-03-19T12:44:00Z">
        <w:r w:rsidR="004F4367">
          <w:rPr>
            <w:rFonts w:hint="eastAsia"/>
          </w:rPr>
          <w:t>的</w:t>
        </w:r>
      </w:ins>
      <w:ins w:id="13645" w:author="Administrator" w:date="2019-03-19T01:16:00Z">
        <w:del w:id="13646" w:author="簡新佳" w:date="2019-03-19T12:44:00Z">
          <w:r w:rsidDel="004F4367">
            <w:rPr>
              <w:rFonts w:hint="eastAsia"/>
            </w:rPr>
            <w:delText>，</w:delText>
          </w:r>
        </w:del>
      </w:ins>
      <w:ins w:id="13647" w:author="Administrator" w:date="2019-03-19T01:17:00Z">
        <w:del w:id="13648" w:author="簡新佳" w:date="2019-03-19T12:44:00Z">
          <w:r w:rsidDel="004F4367">
            <w:rPr>
              <w:rFonts w:hint="eastAsia"/>
            </w:rPr>
            <w:delText>那神秘元嬰老怪的</w:delText>
          </w:r>
        </w:del>
        <w:r>
          <w:rPr>
            <w:rFonts w:hint="eastAsia"/>
          </w:rPr>
          <w:t>聲音，帶著古老滄桑而又平靜地語氣，</w:t>
        </w:r>
      </w:ins>
      <w:ins w:id="13649" w:author="簡新佳" w:date="2019-03-19T12:45:00Z">
        <w:r w:rsidR="004F4367">
          <w:rPr>
            <w:rFonts w:hint="eastAsia"/>
          </w:rPr>
          <w:t>繼續說道</w:t>
        </w:r>
      </w:ins>
      <w:ins w:id="13650" w:author="Administrator" w:date="2019-03-19T01:17:00Z">
        <w:del w:id="13651" w:author="簡新佳" w:date="2019-03-19T12:45:00Z">
          <w:r w:rsidDel="004F4367">
            <w:rPr>
              <w:rFonts w:hint="eastAsia"/>
            </w:rPr>
            <w:delText>緩緩</w:delText>
          </w:r>
        </w:del>
      </w:ins>
      <w:ins w:id="13652" w:author="簡新佳" w:date="2019-03-19T12:45:00Z">
        <w:r w:rsidR="004F4367">
          <w:rPr>
            <w:rFonts w:hint="eastAsia"/>
          </w:rPr>
          <w:t>。</w:t>
        </w:r>
      </w:ins>
    </w:p>
    <w:p w:rsidR="000F0075" w:rsidRDefault="00642B2D">
      <w:pPr>
        <w:pStyle w:val="12"/>
        <w:spacing w:after="240"/>
        <w:ind w:leftChars="0" w:left="0"/>
        <w:rPr>
          <w:ins w:id="13653" w:author="Administrator" w:date="2019-03-19T01:18:00Z"/>
          <w:del w:id="13654" w:author="簡新佳" w:date="2019-03-19T12:45:00Z"/>
        </w:rPr>
        <w:pPrChange w:id="13655" w:author="Administrator" w:date="2019-03-17T23:25:00Z">
          <w:pPr>
            <w:pStyle w:val="12"/>
            <w:numPr>
              <w:numId w:val="1"/>
            </w:numPr>
            <w:spacing w:after="240"/>
            <w:ind w:leftChars="0" w:left="360" w:hanging="360"/>
            <w:outlineLvl w:val="0"/>
          </w:pPr>
        </w:pPrChange>
      </w:pPr>
      <w:ins w:id="13656" w:author="Administrator" w:date="2019-03-19T01:17:00Z">
        <w:del w:id="13657" w:author="簡新佳" w:date="2019-03-19T12:45:00Z">
          <w:r w:rsidDel="004F4367">
            <w:rPr>
              <w:rFonts w:hint="eastAsia"/>
            </w:rPr>
            <w:delText>傳</w:delText>
          </w:r>
        </w:del>
      </w:ins>
      <w:ins w:id="13658" w:author="Administrator" w:date="2019-03-19T01:18:00Z">
        <w:del w:id="13659" w:author="簡新佳" w:date="2019-03-19T12:45:00Z">
          <w:r w:rsidDel="004F4367">
            <w:rPr>
              <w:rFonts w:hint="eastAsia"/>
            </w:rPr>
            <w:delText>至外界。</w:delText>
          </w:r>
        </w:del>
      </w:ins>
    </w:p>
    <w:p w:rsidR="000F0075" w:rsidRDefault="00642B2D">
      <w:pPr>
        <w:pStyle w:val="12"/>
        <w:spacing w:after="240"/>
        <w:ind w:leftChars="0" w:left="0"/>
        <w:rPr>
          <w:ins w:id="13660" w:author="Administrator" w:date="2019-03-19T01:21:00Z"/>
          <w:del w:id="13661" w:author="簡新佳" w:date="2019-03-19T12:41:00Z"/>
        </w:rPr>
        <w:pPrChange w:id="13662" w:author="Administrator" w:date="2019-03-17T23:25:00Z">
          <w:pPr>
            <w:pStyle w:val="12"/>
            <w:numPr>
              <w:numId w:val="1"/>
            </w:numPr>
            <w:spacing w:after="240"/>
            <w:ind w:leftChars="0" w:left="360" w:hanging="360"/>
            <w:outlineLvl w:val="0"/>
          </w:pPr>
        </w:pPrChange>
      </w:pPr>
      <w:ins w:id="13663" w:author="Administrator" w:date="2019-03-19T01:18:00Z">
        <w:del w:id="13664" w:author="簡新佳" w:date="2019-03-19T12:41:00Z">
          <w:r w:rsidDel="00E10EEF">
            <w:rPr>
              <w:rFonts w:hint="eastAsia"/>
            </w:rPr>
            <w:delText>「當年…我隨仙姑縱橫</w:delText>
          </w:r>
        </w:del>
      </w:ins>
      <w:ins w:id="13665" w:author="Administrator" w:date="2019-03-19T01:19:00Z">
        <w:del w:id="13666" w:author="簡新佳" w:date="2019-03-19T12:41:00Z">
          <w:r w:rsidDel="00E10EEF">
            <w:rPr>
              <w:rFonts w:hint="eastAsia"/>
            </w:rPr>
            <w:delText>東海…」那聲音帶著</w:delText>
          </w:r>
          <w:r w:rsidR="00E565F2" w:rsidDel="00E10EEF">
            <w:rPr>
              <w:rFonts w:hint="eastAsia"/>
            </w:rPr>
            <w:delText>奇</w:delText>
          </w:r>
        </w:del>
      </w:ins>
      <w:ins w:id="13667" w:author="Administrator" w:date="2019-03-19T01:20:00Z">
        <w:del w:id="13668" w:author="簡新佳" w:date="2019-03-19T12:41:00Z">
          <w:r w:rsidR="00E565F2" w:rsidDel="00E10EEF">
            <w:rPr>
              <w:rFonts w:hint="eastAsia"/>
            </w:rPr>
            <w:delText>特</w:delText>
          </w:r>
        </w:del>
      </w:ins>
      <w:ins w:id="13669" w:author="Administrator" w:date="2019-03-19T01:19:00Z">
        <w:del w:id="13670" w:author="簡新佳" w:date="2019-03-19T12:41:00Z">
          <w:r w:rsidDel="00E10EEF">
            <w:rPr>
              <w:rFonts w:hint="eastAsia"/>
            </w:rPr>
            <w:delText>的</w:delText>
          </w:r>
          <w:r w:rsidR="00E565F2" w:rsidDel="00E10EEF">
            <w:rPr>
              <w:rFonts w:hint="eastAsia"/>
            </w:rPr>
            <w:delText>音律，</w:delText>
          </w:r>
        </w:del>
      </w:ins>
      <w:ins w:id="13671" w:author="Administrator" w:date="2019-03-19T01:20:00Z">
        <w:del w:id="13672" w:author="簡新佳" w:date="2019-03-19T12:41:00Z">
          <w:r w:rsidR="00E565F2" w:rsidDel="00E10EEF">
            <w:rPr>
              <w:rFonts w:hint="eastAsia"/>
            </w:rPr>
            <w:delText>有如天雷轟鳴，又如天音悅耳，傳至</w:delText>
          </w:r>
        </w:del>
      </w:ins>
      <w:ins w:id="13673" w:author="Administrator" w:date="2019-03-19T01:21:00Z">
        <w:del w:id="13674" w:author="簡新佳" w:date="2019-03-19T12:41:00Z">
          <w:r w:rsidR="00E565F2" w:rsidDel="00E10EEF">
            <w:rPr>
              <w:rFonts w:hint="eastAsia"/>
            </w:rPr>
            <w:delText>四名長老耳中，竟有種迷惑心智的感覺。</w:delText>
          </w:r>
        </w:del>
      </w:ins>
    </w:p>
    <w:p w:rsidR="000F0075" w:rsidRDefault="00E565F2">
      <w:pPr>
        <w:pStyle w:val="12"/>
        <w:spacing w:after="240"/>
        <w:ind w:leftChars="0" w:left="0"/>
        <w:rPr>
          <w:ins w:id="13675" w:author="Administrator" w:date="2019-03-19T01:23:00Z"/>
          <w:del w:id="13676" w:author="簡新佳" w:date="2019-03-19T12:41:00Z"/>
        </w:rPr>
        <w:pPrChange w:id="13677" w:author="Administrator" w:date="2019-03-17T23:25:00Z">
          <w:pPr>
            <w:pStyle w:val="12"/>
            <w:numPr>
              <w:numId w:val="1"/>
            </w:numPr>
            <w:spacing w:after="240"/>
            <w:ind w:leftChars="0" w:left="360" w:hanging="360"/>
            <w:outlineLvl w:val="0"/>
          </w:pPr>
        </w:pPrChange>
      </w:pPr>
      <w:ins w:id="13678" w:author="Administrator" w:date="2019-03-19T01:21:00Z">
        <w:del w:id="13679" w:author="簡新佳" w:date="2019-03-19T12:41:00Z">
          <w:r w:rsidDel="00E10EEF">
            <w:rPr>
              <w:rFonts w:hint="eastAsia"/>
            </w:rPr>
            <w:delText>而這種迷惑感，在血色禁</w:delText>
          </w:r>
        </w:del>
      </w:ins>
      <w:ins w:id="13680" w:author="Administrator" w:date="2019-03-19T01:22:00Z">
        <w:del w:id="13681" w:author="簡新佳" w:date="2019-03-19T12:41:00Z">
          <w:r w:rsidDel="00E10EEF">
            <w:rPr>
              <w:rFonts w:hint="eastAsia"/>
            </w:rPr>
            <w:delText>地內，更顯得明顯，不只是殘餘的四派弟子，就連不少妖獸，也都</w:delText>
          </w:r>
        </w:del>
      </w:ins>
      <w:ins w:id="13682" w:author="Administrator" w:date="2019-03-19T01:23:00Z">
        <w:del w:id="13683" w:author="簡新佳" w:date="2019-03-19T12:41:00Z">
          <w:r w:rsidDel="00E10EEF">
            <w:rPr>
              <w:rFonts w:hint="eastAsia"/>
            </w:rPr>
            <w:delText>神情漸漸迷惘。</w:delText>
          </w:r>
        </w:del>
      </w:ins>
    </w:p>
    <w:p w:rsidR="000F0075" w:rsidRDefault="00E565F2">
      <w:pPr>
        <w:pStyle w:val="12"/>
        <w:spacing w:after="240"/>
        <w:ind w:leftChars="0" w:left="0"/>
        <w:rPr>
          <w:ins w:id="13684" w:author="簡新佳" w:date="2019-03-19T12:45:00Z"/>
        </w:rPr>
        <w:pPrChange w:id="13685" w:author="Administrator" w:date="2019-03-17T23:25:00Z">
          <w:pPr>
            <w:pStyle w:val="12"/>
            <w:numPr>
              <w:numId w:val="1"/>
            </w:numPr>
            <w:spacing w:after="240"/>
            <w:ind w:leftChars="0" w:left="360" w:hanging="360"/>
            <w:outlineLvl w:val="0"/>
          </w:pPr>
        </w:pPrChange>
      </w:pPr>
      <w:ins w:id="13686" w:author="Administrator" w:date="2019-03-19T01:23:00Z">
        <w:r>
          <w:rPr>
            <w:rFonts w:hint="eastAsia"/>
          </w:rPr>
          <w:t>「在東海之上，我們不知快活了多少年，不知去過了多少地方，</w:t>
        </w:r>
      </w:ins>
      <w:ins w:id="13687" w:author="Administrator" w:date="2019-03-19T01:24:00Z">
        <w:r>
          <w:rPr>
            <w:rFonts w:hint="eastAsia"/>
          </w:rPr>
          <w:t>直到有一天，我隨著仙姑來到了蓬萊，見到了那該死的雜種！」</w:t>
        </w:r>
      </w:ins>
    </w:p>
    <w:p w:rsidR="000F0075" w:rsidRDefault="004F4367">
      <w:pPr>
        <w:pStyle w:val="12"/>
        <w:spacing w:after="240"/>
        <w:ind w:leftChars="0" w:left="0"/>
        <w:rPr>
          <w:ins w:id="13688" w:author="Administrator" w:date="2019-03-19T01:27:00Z"/>
        </w:rPr>
        <w:pPrChange w:id="13689" w:author="Administrator" w:date="2019-03-17T23:25:00Z">
          <w:pPr>
            <w:pStyle w:val="12"/>
            <w:numPr>
              <w:numId w:val="1"/>
            </w:numPr>
            <w:spacing w:after="240"/>
            <w:ind w:leftChars="0" w:left="360" w:hanging="360"/>
            <w:outlineLvl w:val="0"/>
          </w:pPr>
        </w:pPrChange>
      </w:pPr>
      <w:ins w:id="13690" w:author="簡新佳" w:date="2019-03-19T12:45:00Z">
        <w:r>
          <w:rPr>
            <w:rFonts w:hint="eastAsia"/>
          </w:rPr>
          <w:t>這一次，</w:t>
        </w:r>
      </w:ins>
      <w:ins w:id="13691" w:author="Administrator" w:date="2019-03-19T01:25:00Z">
        <w:r w:rsidR="00E565F2">
          <w:rPr>
            <w:rFonts w:hint="eastAsia"/>
          </w:rPr>
          <w:t>那聲音</w:t>
        </w:r>
        <w:del w:id="13692" w:author="簡新佳" w:date="2019-03-19T12:45:00Z">
          <w:r w:rsidR="00E565F2" w:rsidDel="004F4367">
            <w:rPr>
              <w:rFonts w:hint="eastAsia"/>
            </w:rPr>
            <w:delText>再次傳出時，</w:delText>
          </w:r>
        </w:del>
      </w:ins>
      <w:ins w:id="13693" w:author="Administrator" w:date="2019-03-19T01:26:00Z">
        <w:r w:rsidR="00E565F2">
          <w:rPr>
            <w:rFonts w:hint="eastAsia"/>
          </w:rPr>
          <w:t>語氣上有了些</w:t>
        </w:r>
      </w:ins>
      <w:ins w:id="13694" w:author="簡新佳" w:date="2019-03-19T12:45:00Z">
        <w:r>
          <w:rPr>
            <w:rFonts w:hint="eastAsia"/>
          </w:rPr>
          <w:t>許</w:t>
        </w:r>
      </w:ins>
      <w:ins w:id="13695" w:author="Administrator" w:date="2019-03-19T01:26:00Z">
        <w:r w:rsidR="00E565F2">
          <w:rPr>
            <w:rFonts w:hint="eastAsia"/>
          </w:rPr>
          <w:t>變化，</w:t>
        </w:r>
      </w:ins>
      <w:ins w:id="13696" w:author="簡新佳" w:date="2019-03-19T12:45:00Z">
        <w:r>
          <w:rPr>
            <w:rFonts w:hint="eastAsia"/>
          </w:rPr>
          <w:t>越說越氣，</w:t>
        </w:r>
      </w:ins>
      <w:ins w:id="13697" w:author="Administrator" w:date="2019-03-19T01:26:00Z">
        <w:r w:rsidR="00E565F2">
          <w:rPr>
            <w:rFonts w:hint="eastAsia"/>
          </w:rPr>
          <w:t>尤其到了最後那一句話，更是</w:t>
        </w:r>
      </w:ins>
      <w:ins w:id="13698" w:author="Administrator" w:date="2019-03-19T01:27:00Z">
        <w:r w:rsidR="00E565F2">
          <w:rPr>
            <w:rFonts w:hint="eastAsia"/>
          </w:rPr>
          <w:t>如怒濤烈火，恨不得直接將對方吞掉。</w:t>
        </w:r>
      </w:ins>
    </w:p>
    <w:p w:rsidR="000F0075" w:rsidRDefault="00E565F2">
      <w:pPr>
        <w:pStyle w:val="12"/>
        <w:spacing w:after="240"/>
        <w:ind w:leftChars="0" w:left="0"/>
        <w:rPr>
          <w:ins w:id="13699" w:author="Administrator" w:date="2019-03-19T01:29:00Z"/>
        </w:rPr>
        <w:pPrChange w:id="13700" w:author="Administrator" w:date="2019-03-17T23:25:00Z">
          <w:pPr>
            <w:pStyle w:val="12"/>
            <w:numPr>
              <w:numId w:val="1"/>
            </w:numPr>
            <w:spacing w:after="240"/>
            <w:ind w:leftChars="0" w:left="360" w:hanging="360"/>
            <w:outlineLvl w:val="0"/>
          </w:pPr>
        </w:pPrChange>
      </w:pPr>
      <w:ins w:id="13701" w:author="Administrator" w:date="2019-03-19T01:28:00Z">
        <w:del w:id="13702" w:author="簡新佳" w:date="2019-03-19T12:45:00Z">
          <w:r w:rsidDel="004F4367">
            <w:rPr>
              <w:rFonts w:hint="eastAsia"/>
            </w:rPr>
            <w:delText>而</w:delText>
          </w:r>
        </w:del>
        <w:r>
          <w:rPr>
            <w:rFonts w:hint="eastAsia"/>
          </w:rPr>
          <w:t>在血色禁地中的靈山山腳下，原本已經神智矇矓的李龍飛，突然心中一道</w:t>
        </w:r>
      </w:ins>
      <w:ins w:id="13703" w:author="簡新佳" w:date="2019-03-19T12:47:00Z">
        <w:r w:rsidR="004F4367">
          <w:rPr>
            <w:rFonts w:hint="eastAsia"/>
          </w:rPr>
          <w:t>寒氣</w:t>
        </w:r>
      </w:ins>
      <w:ins w:id="13704" w:author="Administrator" w:date="2019-03-19T01:28:00Z">
        <w:del w:id="13705" w:author="簡新佳" w:date="2019-03-19T12:46:00Z">
          <w:r w:rsidDel="004F4367">
            <w:rPr>
              <w:rFonts w:hint="eastAsia"/>
            </w:rPr>
            <w:delText>暖</w:delText>
          </w:r>
        </w:del>
        <w:del w:id="13706" w:author="簡新佳" w:date="2019-03-19T12:47:00Z">
          <w:r w:rsidDel="004F4367">
            <w:rPr>
              <w:rFonts w:hint="eastAsia"/>
            </w:rPr>
            <w:delText>流</w:delText>
          </w:r>
        </w:del>
        <w:r>
          <w:rPr>
            <w:rFonts w:hint="eastAsia"/>
          </w:rPr>
          <w:t>流過，他猛地打</w:t>
        </w:r>
      </w:ins>
      <w:ins w:id="13707" w:author="Administrator" w:date="2019-03-19T01:29:00Z">
        <w:r>
          <w:rPr>
            <w:rFonts w:hint="eastAsia"/>
          </w:rPr>
          <w:t>了個機靈，醒了過來。</w:t>
        </w:r>
      </w:ins>
    </w:p>
    <w:p w:rsidR="000F0075" w:rsidRDefault="00E565F2">
      <w:pPr>
        <w:pStyle w:val="12"/>
        <w:spacing w:after="240"/>
        <w:ind w:leftChars="0" w:left="0"/>
        <w:rPr>
          <w:ins w:id="13708" w:author="Administrator" w:date="2019-03-19T01:31:00Z"/>
        </w:rPr>
        <w:pPrChange w:id="13709" w:author="Administrator" w:date="2019-03-17T23:25:00Z">
          <w:pPr>
            <w:pStyle w:val="12"/>
            <w:numPr>
              <w:numId w:val="1"/>
            </w:numPr>
            <w:spacing w:after="240"/>
            <w:ind w:leftChars="0" w:left="360" w:hanging="360"/>
            <w:outlineLvl w:val="0"/>
          </w:pPr>
        </w:pPrChange>
      </w:pPr>
      <w:ins w:id="13710" w:author="Administrator" w:date="2019-03-19T01:29:00Z">
        <w:r>
          <w:rPr>
            <w:rFonts w:hint="eastAsia"/>
          </w:rPr>
          <w:t>就看到自己腳下震動劇烈，無數</w:t>
        </w:r>
      </w:ins>
      <w:ins w:id="13711" w:author="Administrator" w:date="2019-03-19T01:30:00Z">
        <w:r>
          <w:rPr>
            <w:rFonts w:hint="eastAsia"/>
          </w:rPr>
          <w:t>山石從靈山之上滾落，更有不少樹木倒</w:t>
        </w:r>
        <w:r w:rsidR="00EA5E23">
          <w:rPr>
            <w:rFonts w:hint="eastAsia"/>
          </w:rPr>
          <w:t>塌，讓他</w:t>
        </w:r>
      </w:ins>
      <w:ins w:id="13712" w:author="Administrator" w:date="2019-03-19T01:31:00Z">
        <w:r w:rsidR="00EA5E23">
          <w:rPr>
            <w:rFonts w:hint="eastAsia"/>
          </w:rPr>
          <w:t>駭然不已。</w:t>
        </w:r>
      </w:ins>
    </w:p>
    <w:p w:rsidR="000F0075" w:rsidRDefault="00EA5E23">
      <w:pPr>
        <w:pStyle w:val="12"/>
        <w:spacing w:after="240"/>
        <w:ind w:leftChars="0" w:left="0"/>
        <w:rPr>
          <w:ins w:id="13713" w:author="Administrator" w:date="2019-03-19T01:37:00Z"/>
        </w:rPr>
        <w:pPrChange w:id="13714" w:author="Administrator" w:date="2019-03-17T23:25:00Z">
          <w:pPr>
            <w:pStyle w:val="12"/>
            <w:numPr>
              <w:numId w:val="1"/>
            </w:numPr>
            <w:spacing w:after="240"/>
            <w:ind w:leftChars="0" w:left="360" w:hanging="360"/>
            <w:outlineLvl w:val="0"/>
          </w:pPr>
        </w:pPrChange>
      </w:pPr>
      <w:ins w:id="13715" w:author="Administrator" w:date="2019-03-19T01:32:00Z">
        <w:r>
          <w:rPr>
            <w:rFonts w:hint="eastAsia"/>
          </w:rPr>
          <w:t>「那個雜種不知道施了甚麼妖術，竟讓仙姑從此愛上了他，甘心為了他留在這鳥</w:t>
        </w:r>
        <w:r>
          <w:rPr>
            <w:rFonts w:hint="eastAsia"/>
          </w:rPr>
          <w:lastRenderedPageBreak/>
          <w:t>不拉屎的</w:t>
        </w:r>
      </w:ins>
      <w:ins w:id="13716" w:author="Administrator" w:date="2019-03-19T01:33:00Z">
        <w:r>
          <w:rPr>
            <w:rFonts w:hint="eastAsia"/>
          </w:rPr>
          <w:t>彈丸</w:t>
        </w:r>
      </w:ins>
      <w:ins w:id="13717" w:author="Administrator" w:date="2019-03-19T01:32:00Z">
        <w:r>
          <w:rPr>
            <w:rFonts w:hint="eastAsia"/>
          </w:rPr>
          <w:t>之地，</w:t>
        </w:r>
      </w:ins>
      <w:ins w:id="13718" w:author="Administrator" w:date="2019-03-19T01:33:00Z">
        <w:r w:rsidR="0025394F">
          <w:rPr>
            <w:rFonts w:hint="eastAsia"/>
          </w:rPr>
          <w:t>助他興隆了整個國</w:t>
        </w:r>
      </w:ins>
      <w:ins w:id="13719" w:author="Administrator" w:date="2019-03-19T02:04:00Z">
        <w:r w:rsidR="0025394F">
          <w:rPr>
            <w:rFonts w:hint="eastAsia"/>
          </w:rPr>
          <w:t>運</w:t>
        </w:r>
      </w:ins>
      <w:ins w:id="13720" w:author="Administrator" w:date="2019-03-19T01:33:00Z">
        <w:r>
          <w:rPr>
            <w:rFonts w:hint="eastAsia"/>
          </w:rPr>
          <w:t>…」</w:t>
        </w:r>
      </w:ins>
      <w:ins w:id="13721" w:author="簡新佳" w:date="2019-03-19T12:47:00Z">
        <w:r w:rsidR="004F4367">
          <w:rPr>
            <w:rFonts w:hint="eastAsia"/>
          </w:rPr>
          <w:t>在那</w:t>
        </w:r>
      </w:ins>
      <w:ins w:id="13722" w:author="Administrator" w:date="2019-03-19T01:33:00Z">
        <w:del w:id="13723" w:author="簡新佳" w:date="2019-03-19T12:47:00Z">
          <w:r w:rsidDel="004F4367">
            <w:rPr>
              <w:rFonts w:hint="eastAsia"/>
            </w:rPr>
            <w:delText>那</w:delText>
          </w:r>
        </w:del>
        <w:r>
          <w:rPr>
            <w:rFonts w:hint="eastAsia"/>
          </w:rPr>
          <w:t>聲音中的</w:t>
        </w:r>
      </w:ins>
      <w:ins w:id="13724" w:author="Administrator" w:date="2019-03-19T01:34:00Z">
        <w:r>
          <w:rPr>
            <w:rFonts w:hint="eastAsia"/>
          </w:rPr>
          <w:t>憤怒越來越強烈</w:t>
        </w:r>
      </w:ins>
      <w:ins w:id="13725" w:author="簡新佳" w:date="2019-03-19T12:47:00Z">
        <w:r w:rsidR="004F4367">
          <w:rPr>
            <w:rFonts w:hint="eastAsia"/>
          </w:rPr>
          <w:t>時</w:t>
        </w:r>
      </w:ins>
      <w:ins w:id="13726" w:author="Administrator" w:date="2019-03-19T01:34:00Z">
        <w:r>
          <w:rPr>
            <w:rFonts w:hint="eastAsia"/>
          </w:rPr>
          <w:t>，</w:t>
        </w:r>
      </w:ins>
      <w:ins w:id="13727" w:author="簡新佳" w:date="2019-03-19T12:48:00Z">
        <w:r w:rsidR="004F4367">
          <w:rPr>
            <w:rFonts w:hint="eastAsia"/>
          </w:rPr>
          <w:t>血色禁地內的五處禁地，連同整個血色</w:t>
        </w:r>
      </w:ins>
      <w:ins w:id="13728" w:author="簡新佳" w:date="2019-03-19T12:49:00Z">
        <w:r w:rsidR="004F4367">
          <w:rPr>
            <w:rFonts w:hint="eastAsia"/>
          </w:rPr>
          <w:t>禁地</w:t>
        </w:r>
      </w:ins>
      <w:ins w:id="13729" w:author="簡新佳" w:date="2019-03-19T12:48:00Z">
        <w:r w:rsidR="004F4367">
          <w:rPr>
            <w:rFonts w:hint="eastAsia"/>
          </w:rPr>
          <w:t>世界</w:t>
        </w:r>
      </w:ins>
      <w:ins w:id="13730" w:author="Administrator" w:date="2019-03-19T01:34:00Z">
        <w:del w:id="13731" w:author="簡新佳" w:date="2019-03-19T12:47:00Z">
          <w:r w:rsidDel="004F4367">
            <w:rPr>
              <w:rFonts w:hint="eastAsia"/>
            </w:rPr>
            <w:delText>到後來</w:delText>
          </w:r>
        </w:del>
        <w:r>
          <w:rPr>
            <w:rFonts w:hint="eastAsia"/>
          </w:rPr>
          <w:t>，</w:t>
        </w:r>
      </w:ins>
      <w:ins w:id="13732" w:author="簡新佳" w:date="2019-03-19T12:49:00Z">
        <w:r w:rsidR="004F4367">
          <w:rPr>
            <w:rFonts w:hint="eastAsia"/>
          </w:rPr>
          <w:t>竟都開始震動，</w:t>
        </w:r>
      </w:ins>
      <w:ins w:id="13733" w:author="Administrator" w:date="2019-03-19T01:35:00Z">
        <w:r>
          <w:rPr>
            <w:rFonts w:hint="eastAsia"/>
          </w:rPr>
          <w:t>就連</w:t>
        </w:r>
      </w:ins>
      <w:ins w:id="13734" w:author="簡新佳" w:date="2019-03-19T12:49:00Z">
        <w:r w:rsidR="004F4367">
          <w:rPr>
            <w:rFonts w:hint="eastAsia"/>
          </w:rPr>
          <w:t>在外頭的</w:t>
        </w:r>
      </w:ins>
      <w:ins w:id="13735" w:author="Administrator" w:date="2019-03-19T01:35:00Z">
        <w:r>
          <w:rPr>
            <w:rFonts w:hint="eastAsia"/>
          </w:rPr>
          <w:t>四派長老</w:t>
        </w:r>
      </w:ins>
      <w:ins w:id="13736" w:author="簡新佳" w:date="2019-03-19T12:49:00Z">
        <w:r w:rsidR="004F4367">
          <w:rPr>
            <w:rFonts w:hint="eastAsia"/>
          </w:rPr>
          <w:t>，</w:t>
        </w:r>
      </w:ins>
      <w:ins w:id="13737" w:author="Administrator" w:date="2019-03-19T01:35:00Z">
        <w:r>
          <w:rPr>
            <w:rFonts w:hint="eastAsia"/>
          </w:rPr>
          <w:t>都忍不住運功護住心脈，免得被那聲音中的轟鳴給震碎心</w:t>
        </w:r>
      </w:ins>
      <w:ins w:id="13738" w:author="Administrator" w:date="2019-03-19T01:37:00Z">
        <w:r>
          <w:rPr>
            <w:rFonts w:hint="eastAsia"/>
          </w:rPr>
          <w:t>肺。</w:t>
        </w:r>
      </w:ins>
    </w:p>
    <w:p w:rsidR="000F0075" w:rsidRDefault="00EA5E23">
      <w:pPr>
        <w:pStyle w:val="12"/>
        <w:spacing w:after="240"/>
        <w:ind w:leftChars="0" w:left="0"/>
        <w:rPr>
          <w:ins w:id="13739" w:author="Administrator" w:date="2019-03-19T01:39:00Z"/>
        </w:rPr>
        <w:pPrChange w:id="13740" w:author="Administrator" w:date="2019-03-17T23:25:00Z">
          <w:pPr>
            <w:pStyle w:val="12"/>
            <w:numPr>
              <w:numId w:val="1"/>
            </w:numPr>
            <w:spacing w:after="240"/>
            <w:ind w:leftChars="0" w:left="360" w:hanging="360"/>
            <w:outlineLvl w:val="0"/>
          </w:pPr>
        </w:pPrChange>
      </w:pPr>
      <w:ins w:id="13741" w:author="Administrator" w:date="2019-03-19T01:37:00Z">
        <w:r>
          <w:rPr>
            <w:rFonts w:hint="eastAsia"/>
          </w:rPr>
          <w:t>而與此同時，血色禁地</w:t>
        </w:r>
      </w:ins>
      <w:ins w:id="13742" w:author="簡新佳" w:date="2019-03-19T12:50:00Z">
        <w:r w:rsidR="004F4367">
          <w:rPr>
            <w:rFonts w:hint="eastAsia"/>
          </w:rPr>
          <w:t>外的虛空中，</w:t>
        </w:r>
      </w:ins>
      <w:ins w:id="13743" w:author="Administrator" w:date="2019-03-19T01:37:00Z">
        <w:del w:id="13744" w:author="簡新佳" w:date="2019-03-19T12:50:00Z">
          <w:r w:rsidDel="004F4367">
            <w:rPr>
              <w:rFonts w:hint="eastAsia"/>
            </w:rPr>
            <w:delText>中的整個靈</w:delText>
          </w:r>
        </w:del>
        <w:del w:id="13745" w:author="簡新佳" w:date="2019-03-19T12:49:00Z">
          <w:r w:rsidDel="004F4367">
            <w:rPr>
              <w:rFonts w:hint="eastAsia"/>
            </w:rPr>
            <w:delText>山山脈</w:delText>
          </w:r>
        </w:del>
        <w:del w:id="13746" w:author="簡新佳" w:date="2019-03-19T12:50:00Z">
          <w:r w:rsidDel="004F4367">
            <w:rPr>
              <w:rFonts w:hint="eastAsia"/>
            </w:rPr>
            <w:delText>，</w:delText>
          </w:r>
        </w:del>
        <w:r>
          <w:rPr>
            <w:rFonts w:hint="eastAsia"/>
          </w:rPr>
          <w:t>與</w:t>
        </w:r>
      </w:ins>
      <w:ins w:id="13747" w:author="簡新佳" w:date="2019-03-19T12:50:00Z">
        <w:r w:rsidR="004F4367">
          <w:rPr>
            <w:rFonts w:hint="eastAsia"/>
          </w:rPr>
          <w:t>胭脂山脈</w:t>
        </w:r>
      </w:ins>
      <w:ins w:id="13748" w:author="Administrator" w:date="2019-03-19T01:37:00Z">
        <w:del w:id="13749" w:author="簡新佳" w:date="2019-03-19T12:50:00Z">
          <w:r w:rsidDel="004F4367">
            <w:rPr>
              <w:rFonts w:hint="eastAsia"/>
            </w:rPr>
            <w:delText>四周</w:delText>
          </w:r>
        </w:del>
        <w:r>
          <w:rPr>
            <w:rFonts w:hint="eastAsia"/>
          </w:rPr>
          <w:t>相接之處</w:t>
        </w:r>
      </w:ins>
      <w:ins w:id="13750" w:author="Administrator" w:date="2019-03-19T01:38:00Z">
        <w:r>
          <w:rPr>
            <w:rFonts w:hint="eastAsia"/>
          </w:rPr>
          <w:t>，開始出現一道道巨大的</w:t>
        </w:r>
      </w:ins>
      <w:ins w:id="13751" w:author="簡新佳" w:date="2019-03-19T12:50:00Z">
        <w:r w:rsidR="004F4367">
          <w:rPr>
            <w:rFonts w:hint="eastAsia"/>
          </w:rPr>
          <w:t>裂縫</w:t>
        </w:r>
      </w:ins>
      <w:ins w:id="13752" w:author="簡新佳" w:date="2019-03-19T12:51:00Z">
        <w:r w:rsidR="004F4367">
          <w:rPr>
            <w:rFonts w:hint="eastAsia"/>
          </w:rPr>
          <w:t>鴻溝</w:t>
        </w:r>
      </w:ins>
      <w:ins w:id="13753" w:author="Administrator" w:date="2019-03-19T01:38:00Z">
        <w:del w:id="13754" w:author="簡新佳" w:date="2019-03-19T12:50:00Z">
          <w:r w:rsidDel="004F4367">
            <w:rPr>
              <w:rFonts w:hint="eastAsia"/>
            </w:rPr>
            <w:delText>鴻溝</w:delText>
          </w:r>
        </w:del>
        <w:r>
          <w:rPr>
            <w:rFonts w:hint="eastAsia"/>
          </w:rPr>
          <w:t>，</w:t>
        </w:r>
        <w:del w:id="13755" w:author="簡新佳" w:date="2019-03-19T12:50:00Z">
          <w:r w:rsidDel="004F4367">
            <w:rPr>
              <w:rFonts w:hint="eastAsia"/>
            </w:rPr>
            <w:delText>有</w:delText>
          </w:r>
        </w:del>
        <w:r>
          <w:rPr>
            <w:rFonts w:hint="eastAsia"/>
          </w:rPr>
          <w:t>如天崩</w:t>
        </w:r>
      </w:ins>
      <w:ins w:id="13756" w:author="Administrator" w:date="2019-03-19T01:39:00Z">
        <w:r>
          <w:rPr>
            <w:rFonts w:hint="eastAsia"/>
          </w:rPr>
          <w:t>地裂，</w:t>
        </w:r>
      </w:ins>
      <w:ins w:id="13757" w:author="簡新佳" w:date="2019-03-19T12:51:00Z">
        <w:r w:rsidR="004F4367">
          <w:rPr>
            <w:rFonts w:hint="eastAsia"/>
          </w:rPr>
          <w:t>空間</w:t>
        </w:r>
      </w:ins>
      <w:ins w:id="13758" w:author="Administrator" w:date="2019-03-19T01:39:00Z">
        <w:r>
          <w:rPr>
            <w:rFonts w:hint="eastAsia"/>
          </w:rPr>
          <w:t>碎裂開來，足足有百</w:t>
        </w:r>
      </w:ins>
      <w:ins w:id="13759" w:author="Administrator" w:date="2019-03-19T01:42:00Z">
        <w:r w:rsidR="007F0B60">
          <w:rPr>
            <w:rFonts w:hint="eastAsia"/>
          </w:rPr>
          <w:t>萬</w:t>
        </w:r>
      </w:ins>
      <w:ins w:id="13760" w:author="Administrator" w:date="2019-03-19T01:39:00Z">
        <w:r>
          <w:rPr>
            <w:rFonts w:hint="eastAsia"/>
          </w:rPr>
          <w:t>丈</w:t>
        </w:r>
      </w:ins>
      <w:ins w:id="13761" w:author="Administrator" w:date="2019-03-19T01:42:00Z">
        <w:r w:rsidR="007F0B60">
          <w:rPr>
            <w:rFonts w:hint="eastAsia"/>
          </w:rPr>
          <w:t>長</w:t>
        </w:r>
      </w:ins>
      <w:ins w:id="13762" w:author="Administrator" w:date="2019-03-19T01:39:00Z">
        <w:r>
          <w:rPr>
            <w:rFonts w:hint="eastAsia"/>
          </w:rPr>
          <w:t>，蔓延一圈。</w:t>
        </w:r>
      </w:ins>
    </w:p>
    <w:p w:rsidR="000F0075" w:rsidRDefault="00EA5E23">
      <w:pPr>
        <w:pStyle w:val="12"/>
        <w:spacing w:after="240"/>
        <w:ind w:leftChars="0" w:left="0"/>
        <w:rPr>
          <w:ins w:id="13763" w:author="Administrator" w:date="2019-03-19T01:48:00Z"/>
        </w:rPr>
        <w:pPrChange w:id="13764" w:author="Administrator" w:date="2019-03-17T23:25:00Z">
          <w:pPr>
            <w:pStyle w:val="12"/>
            <w:numPr>
              <w:numId w:val="1"/>
            </w:numPr>
            <w:spacing w:after="240"/>
            <w:ind w:leftChars="0" w:left="360" w:hanging="360"/>
            <w:outlineLvl w:val="0"/>
          </w:pPr>
        </w:pPrChange>
      </w:pPr>
      <w:ins w:id="13765" w:author="Administrator" w:date="2019-03-19T01:40:00Z">
        <w:r>
          <w:rPr>
            <w:rFonts w:hint="eastAsia"/>
          </w:rPr>
          <w:t>若是有人此時</w:t>
        </w:r>
      </w:ins>
      <w:ins w:id="13766" w:author="簡新佳" w:date="2019-03-19T12:51:00Z">
        <w:r w:rsidR="004F4367">
          <w:rPr>
            <w:rFonts w:hint="eastAsia"/>
          </w:rPr>
          <w:t>能同時看到</w:t>
        </w:r>
      </w:ins>
      <w:ins w:id="13767" w:author="Administrator" w:date="2019-03-19T01:40:00Z">
        <w:del w:id="13768" w:author="簡新佳" w:date="2019-03-19T12:51:00Z">
          <w:r w:rsidDel="004F4367">
            <w:rPr>
              <w:rFonts w:hint="eastAsia"/>
            </w:rPr>
            <w:delText>在</w:delText>
          </w:r>
        </w:del>
        <w:r>
          <w:rPr>
            <w:rFonts w:hint="eastAsia"/>
          </w:rPr>
          <w:t>血色禁地</w:t>
        </w:r>
      </w:ins>
      <w:ins w:id="13769" w:author="簡新佳" w:date="2019-03-19T12:51:00Z">
        <w:r w:rsidR="004F4367">
          <w:rPr>
            <w:rFonts w:hint="eastAsia"/>
          </w:rPr>
          <w:t>與胭脂山脈</w:t>
        </w:r>
      </w:ins>
      <w:ins w:id="13770" w:author="Administrator" w:date="2019-03-19T01:40:00Z">
        <w:del w:id="13771" w:author="簡新佳" w:date="2019-03-19T12:51:00Z">
          <w:r w:rsidDel="004F4367">
            <w:rPr>
              <w:rFonts w:hint="eastAsia"/>
            </w:rPr>
            <w:delText>中</w:delText>
          </w:r>
        </w:del>
        <w:r>
          <w:rPr>
            <w:rFonts w:hint="eastAsia"/>
          </w:rPr>
          <w:t>，便可看到那</w:t>
        </w:r>
      </w:ins>
      <w:ins w:id="13772" w:author="簡新佳" w:date="2019-03-19T12:51:00Z">
        <w:r w:rsidR="004F4367">
          <w:rPr>
            <w:rFonts w:hint="eastAsia"/>
          </w:rPr>
          <w:t>空間交界</w:t>
        </w:r>
      </w:ins>
      <w:ins w:id="13773" w:author="Administrator" w:date="2019-03-19T01:40:00Z">
        <w:del w:id="13774" w:author="簡新佳" w:date="2019-03-19T12:51:00Z">
          <w:r w:rsidDel="004F4367">
            <w:rPr>
              <w:rFonts w:hint="eastAsia"/>
            </w:rPr>
            <w:delText>靈山</w:delText>
          </w:r>
        </w:del>
        <w:r>
          <w:rPr>
            <w:rFonts w:hint="eastAsia"/>
          </w:rPr>
          <w:t>之</w:t>
        </w:r>
      </w:ins>
      <w:ins w:id="13775" w:author="簡新佳" w:date="2019-03-19T12:51:00Z">
        <w:r w:rsidR="004F4367">
          <w:rPr>
            <w:rFonts w:hint="eastAsia"/>
          </w:rPr>
          <w:t>處</w:t>
        </w:r>
      </w:ins>
      <w:ins w:id="13776" w:author="Administrator" w:date="2019-03-19T01:40:00Z">
        <w:del w:id="13777" w:author="簡新佳" w:date="2019-03-19T12:51:00Z">
          <w:r w:rsidDel="004F4367">
            <w:rPr>
              <w:rFonts w:hint="eastAsia"/>
            </w:rPr>
            <w:delText>外</w:delText>
          </w:r>
        </w:del>
        <w:r>
          <w:rPr>
            <w:rFonts w:hint="eastAsia"/>
          </w:rPr>
          <w:t>，</w:t>
        </w:r>
      </w:ins>
      <w:ins w:id="13778" w:author="簡新佳" w:date="2019-03-19T12:51:00Z">
        <w:r w:rsidR="004F4367">
          <w:rPr>
            <w:rFonts w:hint="eastAsia"/>
          </w:rPr>
          <w:t>一片</w:t>
        </w:r>
      </w:ins>
      <w:ins w:id="13779" w:author="Administrator" w:date="2019-03-19T01:42:00Z">
        <w:r w:rsidR="007F0B60">
          <w:rPr>
            <w:rFonts w:hint="eastAsia"/>
          </w:rPr>
          <w:t>黑</w:t>
        </w:r>
      </w:ins>
      <w:ins w:id="13780" w:author="簡新佳" w:date="2019-03-19T12:52:00Z">
        <w:r w:rsidR="004F4367">
          <w:rPr>
            <w:rFonts w:hint="eastAsia"/>
          </w:rPr>
          <w:t>色</w:t>
        </w:r>
      </w:ins>
      <w:ins w:id="13781" w:author="Administrator" w:date="2019-03-19T01:42:00Z">
        <w:del w:id="13782" w:author="簡新佳" w:date="2019-03-19T12:52:00Z">
          <w:r w:rsidR="007F0B60" w:rsidDel="004F4367">
            <w:rPr>
              <w:rFonts w:hint="eastAsia"/>
            </w:rPr>
            <w:delText>潭</w:delText>
          </w:r>
        </w:del>
      </w:ins>
      <w:ins w:id="13783" w:author="Administrator" w:date="2019-03-19T01:41:00Z">
        <w:r w:rsidR="007F0B60">
          <w:rPr>
            <w:rFonts w:hint="eastAsia"/>
          </w:rPr>
          <w:t>沼澤</w:t>
        </w:r>
      </w:ins>
      <w:ins w:id="13784" w:author="簡新佳" w:date="2019-03-19T12:52:00Z">
        <w:r w:rsidR="004F4367">
          <w:rPr>
            <w:rFonts w:hint="eastAsia"/>
          </w:rPr>
          <w:t>，不斷向外吞沒，跟著</w:t>
        </w:r>
      </w:ins>
      <w:ins w:id="13785" w:author="Administrator" w:date="2019-03-19T01:42:00Z">
        <w:del w:id="13786" w:author="簡新佳" w:date="2019-03-19T12:52:00Z">
          <w:r w:rsidR="007F0B60" w:rsidDel="004F4367">
            <w:rPr>
              <w:rFonts w:hint="eastAsia"/>
            </w:rPr>
            <w:delText>處，</w:delText>
          </w:r>
        </w:del>
        <w:r w:rsidR="007F0B60">
          <w:rPr>
            <w:rFonts w:hint="eastAsia"/>
          </w:rPr>
          <w:t>一個數百丈長，巨大無比的</w:t>
        </w:r>
      </w:ins>
      <w:ins w:id="13787" w:author="Administrator" w:date="2019-03-19T01:43:00Z">
        <w:r w:rsidR="007F0B60">
          <w:rPr>
            <w:rFonts w:hint="eastAsia"/>
          </w:rPr>
          <w:t>頭顱，如鴟</w:t>
        </w:r>
      </w:ins>
      <w:ins w:id="13788" w:author="Administrator" w:date="2019-03-19T01:44:00Z">
        <w:r w:rsidR="007F0B60">
          <w:rPr>
            <w:rFonts w:hint="eastAsia"/>
          </w:rPr>
          <w:t>鴞容貌，緩緩從黑泥中</w:t>
        </w:r>
      </w:ins>
      <w:ins w:id="13789" w:author="Administrator" w:date="2019-03-19T01:45:00Z">
        <w:r w:rsidR="007F0B60">
          <w:rPr>
            <w:rFonts w:hint="eastAsia"/>
          </w:rPr>
          <w:t>抬起</w:t>
        </w:r>
      </w:ins>
      <w:ins w:id="13790" w:author="Administrator" w:date="2019-03-19T01:48:00Z">
        <w:r w:rsidR="007F0B60">
          <w:rPr>
            <w:rFonts w:hint="eastAsia"/>
          </w:rPr>
          <w:t>。</w:t>
        </w:r>
      </w:ins>
    </w:p>
    <w:p w:rsidR="000F0075" w:rsidRDefault="007F0B60">
      <w:pPr>
        <w:pStyle w:val="12"/>
        <w:spacing w:after="240"/>
        <w:ind w:leftChars="0" w:left="0"/>
        <w:rPr>
          <w:ins w:id="13791" w:author="Administrator" w:date="2019-03-19T01:50:00Z"/>
        </w:rPr>
        <w:pPrChange w:id="13792" w:author="Administrator" w:date="2019-03-17T23:25:00Z">
          <w:pPr>
            <w:pStyle w:val="12"/>
            <w:numPr>
              <w:numId w:val="1"/>
            </w:numPr>
            <w:spacing w:after="240"/>
            <w:ind w:leftChars="0" w:left="360" w:hanging="360"/>
            <w:outlineLvl w:val="0"/>
          </w:pPr>
        </w:pPrChange>
      </w:pPr>
      <w:ins w:id="13793" w:author="Administrator" w:date="2019-03-19T01:49:00Z">
        <w:r>
          <w:rPr>
            <w:rFonts w:hint="eastAsia"/>
          </w:rPr>
          <w:t>其滴落的泥土，每滴都有一小座山頭的大小</w:t>
        </w:r>
      </w:ins>
      <w:ins w:id="13794" w:author="Administrator" w:date="2019-03-19T01:50:00Z">
        <w:r>
          <w:rPr>
            <w:rFonts w:hint="eastAsia"/>
          </w:rPr>
          <w:t>，掀起的狂風，如暴雷中的吹奏。</w:t>
        </w:r>
      </w:ins>
    </w:p>
    <w:p w:rsidR="000F0075" w:rsidRDefault="007F0B60">
      <w:pPr>
        <w:pStyle w:val="12"/>
        <w:spacing w:after="240"/>
        <w:ind w:leftChars="0" w:left="0"/>
        <w:rPr>
          <w:ins w:id="13795" w:author="Administrator" w:date="2019-03-19T02:05:00Z"/>
        </w:rPr>
        <w:pPrChange w:id="13796" w:author="Administrator" w:date="2019-03-17T23:25:00Z">
          <w:pPr>
            <w:pStyle w:val="12"/>
            <w:numPr>
              <w:numId w:val="1"/>
            </w:numPr>
            <w:spacing w:after="240"/>
            <w:ind w:leftChars="0" w:left="360" w:hanging="360"/>
            <w:outlineLvl w:val="0"/>
          </w:pPr>
        </w:pPrChange>
      </w:pPr>
      <w:ins w:id="13797" w:author="Administrator" w:date="2019-03-19T01:50:00Z">
        <w:r>
          <w:rPr>
            <w:rFonts w:hint="eastAsia"/>
          </w:rPr>
          <w:t>而隨著頭顱升空，</w:t>
        </w:r>
        <w:r w:rsidR="00F57CD6">
          <w:rPr>
            <w:rFonts w:hint="eastAsia"/>
          </w:rPr>
          <w:t>大</w:t>
        </w:r>
      </w:ins>
      <w:ins w:id="13798" w:author="Administrator" w:date="2019-03-19T01:51:00Z">
        <w:r w:rsidR="00F57CD6">
          <w:rPr>
            <w:rFonts w:hint="eastAsia"/>
          </w:rPr>
          <w:t>地顫抖</w:t>
        </w:r>
      </w:ins>
      <w:ins w:id="13799" w:author="Administrator" w:date="2019-03-19T01:53:00Z">
        <w:r w:rsidR="00F57CD6">
          <w:rPr>
            <w:rFonts w:hint="eastAsia"/>
          </w:rPr>
          <w:t>，</w:t>
        </w:r>
      </w:ins>
      <w:ins w:id="13800" w:author="Administrator" w:date="2019-03-19T01:51:00Z">
        <w:r w:rsidR="00F57CD6">
          <w:rPr>
            <w:rFonts w:hint="eastAsia"/>
          </w:rPr>
          <w:t>轉眼就離地</w:t>
        </w:r>
      </w:ins>
      <w:ins w:id="13801" w:author="簡新佳" w:date="2019-03-19T12:52:00Z">
        <w:r w:rsidR="004F4367">
          <w:rPr>
            <w:rFonts w:hint="eastAsia"/>
          </w:rPr>
          <w:t>千</w:t>
        </w:r>
      </w:ins>
      <w:ins w:id="13802" w:author="Administrator" w:date="2019-03-19T01:51:00Z">
        <w:del w:id="13803" w:author="簡新佳" w:date="2019-03-19T12:52:00Z">
          <w:r w:rsidR="00F57CD6" w:rsidDel="004F4367">
            <w:rPr>
              <w:rFonts w:hint="eastAsia"/>
            </w:rPr>
            <w:delText>百</w:delText>
          </w:r>
        </w:del>
        <w:r w:rsidR="00F57CD6">
          <w:rPr>
            <w:rFonts w:hint="eastAsia"/>
          </w:rPr>
          <w:t>丈，</w:t>
        </w:r>
      </w:ins>
      <w:ins w:id="13804" w:author="簡新佳" w:date="2019-03-19T12:52:00Z">
        <w:r w:rsidR="004F4367">
          <w:rPr>
            <w:rFonts w:hint="eastAsia"/>
          </w:rPr>
          <w:t>五千</w:t>
        </w:r>
      </w:ins>
      <w:ins w:id="13805" w:author="Administrator" w:date="2019-03-19T01:52:00Z">
        <w:del w:id="13806" w:author="簡新佳" w:date="2019-03-19T12:52:00Z">
          <w:r w:rsidR="00F57CD6" w:rsidDel="004F4367">
            <w:rPr>
              <w:rFonts w:hint="eastAsia"/>
            </w:rPr>
            <w:delText>五百</w:delText>
          </w:r>
        </w:del>
        <w:r w:rsidR="00F57CD6">
          <w:rPr>
            <w:rFonts w:hint="eastAsia"/>
          </w:rPr>
          <w:t>丈，</w:t>
        </w:r>
      </w:ins>
      <w:ins w:id="13807" w:author="簡新佳" w:date="2019-03-19T12:52:00Z">
        <w:r w:rsidR="004F4367">
          <w:rPr>
            <w:rFonts w:hint="eastAsia"/>
          </w:rPr>
          <w:t>數萬</w:t>
        </w:r>
      </w:ins>
      <w:ins w:id="13808" w:author="Administrator" w:date="2019-03-19T01:52:00Z">
        <w:del w:id="13809" w:author="簡新佳" w:date="2019-03-19T12:52:00Z">
          <w:r w:rsidR="00F57CD6" w:rsidDel="004F4367">
            <w:rPr>
              <w:rFonts w:hint="eastAsia"/>
            </w:rPr>
            <w:delText>千</w:delText>
          </w:r>
        </w:del>
        <w:r w:rsidR="00F57CD6">
          <w:rPr>
            <w:rFonts w:hint="eastAsia"/>
          </w:rPr>
          <w:t>丈</w:t>
        </w:r>
        <w:del w:id="13810" w:author="簡新佳" w:date="2019-03-19T12:52:00Z">
          <w:r w:rsidR="00F57CD6" w:rsidDel="004F4367">
            <w:rPr>
              <w:rFonts w:hint="eastAsia"/>
            </w:rPr>
            <w:delText>之上</w:delText>
          </w:r>
        </w:del>
        <w:r w:rsidR="00F57CD6">
          <w:rPr>
            <w:rFonts w:hint="eastAsia"/>
          </w:rPr>
          <w:t>…直至白雲</w:t>
        </w:r>
      </w:ins>
      <w:ins w:id="13811" w:author="Administrator" w:date="2019-03-19T01:54:00Z">
        <w:r w:rsidR="00F57CD6">
          <w:rPr>
            <w:rFonts w:hint="eastAsia"/>
          </w:rPr>
          <w:t>都</w:t>
        </w:r>
      </w:ins>
      <w:ins w:id="13812" w:author="Administrator" w:date="2019-03-19T01:52:00Z">
        <w:r w:rsidR="00F57CD6">
          <w:rPr>
            <w:rFonts w:hint="eastAsia"/>
          </w:rPr>
          <w:t>在</w:t>
        </w:r>
      </w:ins>
      <w:ins w:id="13813" w:author="Administrator" w:date="2019-03-19T01:54:00Z">
        <w:r w:rsidR="00F57CD6">
          <w:rPr>
            <w:rFonts w:hint="eastAsia"/>
          </w:rPr>
          <w:t>頭顱</w:t>
        </w:r>
      </w:ins>
      <w:ins w:id="13814" w:author="Administrator" w:date="2019-03-19T01:52:00Z">
        <w:r w:rsidR="00F57CD6">
          <w:rPr>
            <w:rFonts w:hint="eastAsia"/>
          </w:rPr>
          <w:t>下飄過。</w:t>
        </w:r>
      </w:ins>
    </w:p>
    <w:p w:rsidR="000F0075" w:rsidRDefault="0025394F">
      <w:pPr>
        <w:pStyle w:val="12"/>
        <w:spacing w:after="240"/>
        <w:ind w:leftChars="0" w:left="0"/>
        <w:rPr>
          <w:ins w:id="13815" w:author="Administrator" w:date="2019-03-19T01:52:00Z"/>
        </w:rPr>
        <w:pPrChange w:id="13816" w:author="Administrator" w:date="2019-03-17T23:25:00Z">
          <w:pPr>
            <w:pStyle w:val="12"/>
            <w:numPr>
              <w:numId w:val="1"/>
            </w:numPr>
            <w:spacing w:after="240"/>
            <w:ind w:leftChars="0" w:left="360" w:hanging="360"/>
            <w:outlineLvl w:val="0"/>
          </w:pPr>
        </w:pPrChange>
      </w:pPr>
      <w:ins w:id="13817" w:author="Administrator" w:date="2019-03-19T02:05:00Z">
        <w:r>
          <w:rPr>
            <w:rFonts w:hint="eastAsia"/>
          </w:rPr>
          <w:t>跟著牠轉過頭去，望向</w:t>
        </w:r>
      </w:ins>
      <w:ins w:id="13818" w:author="Administrator" w:date="2019-03-19T02:06:00Z">
        <w:r>
          <w:rPr>
            <w:rFonts w:hint="eastAsia"/>
          </w:rPr>
          <w:t>破碎</w:t>
        </w:r>
      </w:ins>
      <w:ins w:id="13819" w:author="Administrator" w:date="2019-03-19T02:05:00Z">
        <w:r>
          <w:rPr>
            <w:rFonts w:hint="eastAsia"/>
          </w:rPr>
          <w:t>虛空</w:t>
        </w:r>
      </w:ins>
      <w:ins w:id="13820" w:author="Administrator" w:date="2019-03-19T02:06:00Z">
        <w:r>
          <w:rPr>
            <w:rFonts w:hint="eastAsia"/>
          </w:rPr>
          <w:t>中外面的那微小如蟻螻般的四派長老，帶著傲然，帶著怒火，</w:t>
        </w:r>
      </w:ins>
      <w:ins w:id="13821" w:author="Administrator" w:date="2019-03-19T02:07:00Z">
        <w:r>
          <w:rPr>
            <w:rFonts w:hint="eastAsia"/>
          </w:rPr>
          <w:t>開口說道。</w:t>
        </w:r>
      </w:ins>
    </w:p>
    <w:p w:rsidR="000F0075" w:rsidRDefault="00F57CD6">
      <w:pPr>
        <w:pStyle w:val="12"/>
        <w:spacing w:after="240"/>
        <w:ind w:leftChars="0" w:left="0"/>
        <w:rPr>
          <w:ins w:id="13822" w:author="Administrator" w:date="2019-03-19T01:59:00Z"/>
        </w:rPr>
        <w:pPrChange w:id="13823" w:author="Administrator" w:date="2019-03-17T23:25:00Z">
          <w:pPr>
            <w:pStyle w:val="12"/>
            <w:numPr>
              <w:numId w:val="1"/>
            </w:numPr>
            <w:spacing w:after="240"/>
            <w:ind w:leftChars="0" w:left="360" w:hanging="360"/>
            <w:outlineLvl w:val="0"/>
          </w:pPr>
        </w:pPrChange>
      </w:pPr>
      <w:ins w:id="13824" w:author="Administrator" w:date="2019-03-19T01:52:00Z">
        <w:r>
          <w:rPr>
            <w:rFonts w:hint="eastAsia"/>
          </w:rPr>
          <w:t>「</w:t>
        </w:r>
      </w:ins>
      <w:ins w:id="13825" w:author="Administrator" w:date="2019-03-19T01:54:00Z">
        <w:r>
          <w:rPr>
            <w:rFonts w:hint="eastAsia"/>
          </w:rPr>
          <w:t>可那雜種還不滿足，</w:t>
        </w:r>
      </w:ins>
      <w:ins w:id="13826" w:author="Administrator" w:date="2019-03-19T01:55:00Z">
        <w:r>
          <w:rPr>
            <w:rFonts w:hint="eastAsia"/>
          </w:rPr>
          <w:t>聽信讒言，說甚麼要將我</w:t>
        </w:r>
      </w:ins>
      <w:ins w:id="13827" w:author="Administrator" w:date="2019-03-19T01:56:00Z">
        <w:r>
          <w:rPr>
            <w:rFonts w:hint="eastAsia"/>
          </w:rPr>
          <w:t>陣壓在境內，以助國運永世昌隆，我看在仙姑份上，</w:t>
        </w:r>
      </w:ins>
      <w:ins w:id="13828" w:author="Administrator" w:date="2019-03-19T01:57:00Z">
        <w:r>
          <w:rPr>
            <w:rFonts w:hint="eastAsia"/>
          </w:rPr>
          <w:t>始終沒有還手，但最後卻從此</w:t>
        </w:r>
      </w:ins>
      <w:ins w:id="13829" w:author="Administrator" w:date="2019-03-19T01:58:00Z">
        <w:r>
          <w:rPr>
            <w:rFonts w:hint="eastAsia"/>
          </w:rPr>
          <w:t>被</w:t>
        </w:r>
      </w:ins>
      <w:ins w:id="13830" w:author="Administrator" w:date="2019-03-19T01:57:00Z">
        <w:r>
          <w:rPr>
            <w:rFonts w:hint="eastAsia"/>
          </w:rPr>
          <w:t>封印在這禁地，沉睡無數年！</w:t>
        </w:r>
      </w:ins>
      <w:ins w:id="13831" w:author="Administrator" w:date="2019-03-19T01:59:00Z">
        <w:r>
          <w:rPr>
            <w:rFonts w:hint="eastAsia"/>
          </w:rPr>
          <w:t>」』</w:t>
        </w:r>
      </w:ins>
    </w:p>
    <w:p w:rsidR="000F0075" w:rsidRDefault="00F57CD6">
      <w:pPr>
        <w:pStyle w:val="12"/>
        <w:spacing w:after="240"/>
        <w:ind w:leftChars="0" w:left="0"/>
        <w:rPr>
          <w:ins w:id="13832" w:author="Administrator" w:date="2019-03-19T02:05:00Z"/>
        </w:rPr>
        <w:pPrChange w:id="13833" w:author="Administrator" w:date="2019-03-17T23:25:00Z">
          <w:pPr>
            <w:pStyle w:val="12"/>
            <w:numPr>
              <w:numId w:val="1"/>
            </w:numPr>
            <w:spacing w:after="240"/>
            <w:ind w:leftChars="0" w:left="360" w:hanging="360"/>
            <w:outlineLvl w:val="0"/>
          </w:pPr>
        </w:pPrChange>
      </w:pPr>
      <w:ins w:id="13834" w:author="Administrator" w:date="2019-03-19T01:59:00Z">
        <w:r>
          <w:rPr>
            <w:rFonts w:hint="eastAsia"/>
          </w:rPr>
          <w:t>「</w:t>
        </w:r>
      </w:ins>
      <w:ins w:id="13835" w:author="Administrator" w:date="2019-03-19T01:58:00Z">
        <w:del w:id="13836" w:author="簡新佳" w:date="2019-03-19T12:53:00Z">
          <w:r w:rsidDel="004F4367">
            <w:rPr>
              <w:rFonts w:hint="eastAsia"/>
            </w:rPr>
            <w:delText>如今故人已死，</w:delText>
          </w:r>
        </w:del>
      </w:ins>
      <w:ins w:id="13837" w:author="簡新佳" w:date="2019-03-19T12:53:00Z">
        <w:r w:rsidR="004F4367">
          <w:rPr>
            <w:rFonts w:hint="eastAsia"/>
          </w:rPr>
          <w:t>即使</w:t>
        </w:r>
      </w:ins>
      <w:ins w:id="13838" w:author="Administrator" w:date="2019-03-19T01:58:00Z">
        <w:r>
          <w:rPr>
            <w:rFonts w:hint="eastAsia"/>
          </w:rPr>
          <w:t>我在冥冥之中化出</w:t>
        </w:r>
      </w:ins>
      <w:ins w:id="13839" w:author="Administrator" w:date="2019-03-19T01:59:00Z">
        <w:r>
          <w:rPr>
            <w:rFonts w:hint="eastAsia"/>
          </w:rPr>
          <w:t>神念，</w:t>
        </w:r>
      </w:ins>
      <w:ins w:id="13840" w:author="簡新佳" w:date="2019-03-19T12:53:00Z">
        <w:r w:rsidR="004F4367">
          <w:rPr>
            <w:rFonts w:hint="eastAsia"/>
          </w:rPr>
          <w:t>卻礙於天道修為大減，還</w:t>
        </w:r>
      </w:ins>
      <w:ins w:id="13841" w:author="Administrator" w:date="2019-03-19T01:59:00Z">
        <w:del w:id="13842" w:author="簡新佳" w:date="2019-03-19T12:53:00Z">
          <w:r w:rsidDel="004F4367">
            <w:rPr>
              <w:rFonts w:hint="eastAsia"/>
            </w:rPr>
            <w:delText>卻又</w:delText>
          </w:r>
        </w:del>
        <w:r>
          <w:rPr>
            <w:rFonts w:hint="eastAsia"/>
          </w:rPr>
          <w:t>被一群王八蛋元嬰小兒關在洞內，</w:t>
        </w:r>
      </w:ins>
      <w:ins w:id="13843" w:author="簡新佳" w:date="2019-03-19T12:54:00Z">
        <w:r w:rsidR="00186119">
          <w:rPr>
            <w:rFonts w:hint="eastAsia"/>
          </w:rPr>
          <w:t>動彈不得，</w:t>
        </w:r>
      </w:ins>
      <w:ins w:id="13844" w:author="Administrator" w:date="2019-03-19T02:00:00Z">
        <w:r>
          <w:rPr>
            <w:rFonts w:hint="eastAsia"/>
          </w:rPr>
          <w:t>幸好蒼天有眼，</w:t>
        </w:r>
      </w:ins>
      <w:ins w:id="13845" w:author="簡新佳" w:date="2019-03-19T12:54:00Z">
        <w:r w:rsidR="00186119">
          <w:rPr>
            <w:rFonts w:hint="eastAsia"/>
          </w:rPr>
          <w:t>故人亦死，</w:t>
        </w:r>
      </w:ins>
      <w:ins w:id="13846" w:author="Administrator" w:date="2019-03-19T02:00:00Z">
        <w:r>
          <w:rPr>
            <w:rFonts w:hint="eastAsia"/>
          </w:rPr>
          <w:t>今日我終於脫困，蓬萊東萊，</w:t>
        </w:r>
      </w:ins>
      <w:ins w:id="13847" w:author="Administrator" w:date="2019-03-19T02:01:00Z">
        <w:r w:rsidR="003A20DF">
          <w:rPr>
            <w:rFonts w:hint="eastAsia"/>
          </w:rPr>
          <w:t>盡皆</w:t>
        </w:r>
      </w:ins>
      <w:ins w:id="13848" w:author="簡新佳" w:date="2019-03-19T12:54:00Z">
        <w:r w:rsidR="00186119">
          <w:rPr>
            <w:rFonts w:hint="eastAsia"/>
          </w:rPr>
          <w:t>俱滅</w:t>
        </w:r>
      </w:ins>
      <w:ins w:id="13849" w:author="Administrator" w:date="2019-03-19T02:02:00Z">
        <w:del w:id="13850" w:author="簡新佳" w:date="2019-03-19T12:54:00Z">
          <w:r w:rsidR="0025394F" w:rsidDel="00186119">
            <w:rPr>
              <w:rFonts w:hint="eastAsia"/>
            </w:rPr>
            <w:delText>歸</w:delText>
          </w:r>
        </w:del>
      </w:ins>
      <w:ins w:id="13851" w:author="Administrator" w:date="2019-03-19T02:05:00Z">
        <w:del w:id="13852" w:author="簡新佳" w:date="2019-03-19T12:54:00Z">
          <w:r w:rsidR="0025394F" w:rsidDel="00186119">
            <w:rPr>
              <w:rFonts w:hint="eastAsia"/>
            </w:rPr>
            <w:delText>來</w:delText>
          </w:r>
        </w:del>
        <w:r w:rsidR="0025394F">
          <w:rPr>
            <w:rFonts w:hint="eastAsia"/>
          </w:rPr>
          <w:t>！」</w:t>
        </w:r>
      </w:ins>
    </w:p>
    <w:p w:rsidR="000F0075" w:rsidRDefault="0025394F">
      <w:pPr>
        <w:pStyle w:val="12"/>
        <w:spacing w:after="240"/>
        <w:ind w:leftChars="0" w:left="0"/>
        <w:rPr>
          <w:ins w:id="13853" w:author="簡新佳" w:date="2019-03-18T12:55:00Z"/>
        </w:rPr>
        <w:pPrChange w:id="13854" w:author="Administrator" w:date="2019-03-17T23:25:00Z">
          <w:pPr>
            <w:pStyle w:val="12"/>
            <w:numPr>
              <w:numId w:val="1"/>
            </w:numPr>
            <w:spacing w:after="240"/>
            <w:ind w:leftChars="0" w:left="360" w:hanging="360"/>
            <w:outlineLvl w:val="0"/>
          </w:pPr>
        </w:pPrChange>
      </w:pPr>
      <w:ins w:id="13855" w:author="Administrator" w:date="2019-03-19T02:05:00Z">
        <w:r>
          <w:rPr>
            <w:rFonts w:hint="eastAsia"/>
          </w:rPr>
          <w:t>「我</w:t>
        </w:r>
      </w:ins>
      <w:ins w:id="13856" w:author="Administrator" w:date="2019-03-19T02:02:00Z">
        <w:r>
          <w:rPr>
            <w:rFonts w:hint="eastAsia"/>
          </w:rPr>
          <w:t>鴟龜之怒，即天</w:t>
        </w:r>
      </w:ins>
      <w:ins w:id="13857" w:author="簡新佳" w:date="2019-03-19T12:54:00Z">
        <w:r w:rsidR="00D9696F">
          <w:rPr>
            <w:rFonts w:hint="eastAsia"/>
          </w:rPr>
          <w:t>之</w:t>
        </w:r>
      </w:ins>
      <w:ins w:id="13858" w:author="Administrator" w:date="2019-03-19T02:02:00Z">
        <w:r w:rsidR="003A20DF">
          <w:rPr>
            <w:rFonts w:hint="eastAsia"/>
          </w:rPr>
          <w:t>怒也！」</w:t>
        </w:r>
      </w:ins>
    </w:p>
    <w:p w:rsidR="000F0075" w:rsidRDefault="000F0075">
      <w:pPr>
        <w:pStyle w:val="12"/>
        <w:spacing w:after="240"/>
        <w:ind w:leftChars="0" w:left="0"/>
        <w:rPr>
          <w:ins w:id="13859" w:author="Administrator" w:date="2019-03-18T00:00:00Z"/>
        </w:rPr>
        <w:pPrChange w:id="13860" w:author="Administrator" w:date="2019-03-17T23:25:00Z">
          <w:pPr>
            <w:pStyle w:val="12"/>
            <w:numPr>
              <w:numId w:val="1"/>
            </w:numPr>
            <w:spacing w:after="240"/>
            <w:ind w:leftChars="0" w:left="360" w:hanging="360"/>
            <w:outlineLvl w:val="0"/>
          </w:pPr>
        </w:pPrChange>
      </w:pPr>
    </w:p>
    <w:p w:rsidR="003962EF" w:rsidRDefault="003C31DB" w:rsidP="003962EF">
      <w:pPr>
        <w:pStyle w:val="12"/>
        <w:numPr>
          <w:ilvl w:val="0"/>
          <w:numId w:val="1"/>
        </w:numPr>
        <w:spacing w:after="240"/>
        <w:ind w:leftChars="0"/>
        <w:outlineLvl w:val="0"/>
        <w:rPr>
          <w:ins w:id="13861" w:author="簡新佳" w:date="2019-03-19T12:54:00Z"/>
        </w:rPr>
      </w:pPr>
      <w:ins w:id="13862" w:author="Administrator" w:date="2019-03-19T22:24:00Z">
        <w:r>
          <w:rPr>
            <w:rFonts w:hint="eastAsia"/>
          </w:rPr>
          <w:t>四祖鎮壓</w:t>
        </w:r>
      </w:ins>
      <w:ins w:id="13863" w:author="龍 Chris" w:date="2019-03-09T08:31:00Z">
        <w:del w:id="13864" w:author="Administrator" w:date="2019-03-19T22:24:00Z">
          <w:r w:rsidR="003962EF" w:rsidDel="003C31DB">
            <w:rPr>
              <w:rFonts w:hint="eastAsia"/>
            </w:rPr>
            <w:delText>試煉中</w:delText>
          </w:r>
        </w:del>
      </w:ins>
      <w:ins w:id="13865" w:author="龍 Chris" w:date="2019-03-09T08:32:00Z">
        <w:del w:id="13866" w:author="Administrator" w:date="2019-03-19T22:24:00Z">
          <w:r w:rsidR="003962EF" w:rsidDel="003C31DB">
            <w:rPr>
              <w:rFonts w:hint="eastAsia"/>
            </w:rPr>
            <w:delText>止</w:delText>
          </w:r>
        </w:del>
      </w:ins>
    </w:p>
    <w:p w:rsidR="000F0075" w:rsidRDefault="00E67562">
      <w:pPr>
        <w:pStyle w:val="12"/>
        <w:spacing w:after="240"/>
        <w:ind w:leftChars="0" w:left="0"/>
        <w:rPr>
          <w:ins w:id="13867" w:author="簡新佳" w:date="2019-03-19T12:56:00Z"/>
        </w:rPr>
        <w:pPrChange w:id="13868" w:author="簡新佳" w:date="2019-03-19T12:55:00Z">
          <w:pPr>
            <w:pStyle w:val="12"/>
            <w:numPr>
              <w:numId w:val="1"/>
            </w:numPr>
            <w:spacing w:after="240"/>
            <w:ind w:leftChars="0" w:left="360" w:hanging="360"/>
            <w:outlineLvl w:val="0"/>
          </w:pPr>
        </w:pPrChange>
      </w:pPr>
      <w:ins w:id="13869" w:author="簡新佳" w:date="2019-03-19T12:55:00Z">
        <w:r>
          <w:rPr>
            <w:rFonts w:hint="eastAsia"/>
          </w:rPr>
          <w:t>血色禁地內，此時不管甚麼妖獸，也不論哪派修士，此時都趴</w:t>
        </w:r>
      </w:ins>
      <w:ins w:id="13870" w:author="簡新佳" w:date="2019-03-19T12:56:00Z">
        <w:r>
          <w:rPr>
            <w:rFonts w:hint="eastAsia"/>
          </w:rPr>
          <w:t>伏在的，不敢動彈。</w:t>
        </w:r>
      </w:ins>
    </w:p>
    <w:p w:rsidR="000F0075" w:rsidRDefault="00E67562">
      <w:pPr>
        <w:pStyle w:val="12"/>
        <w:spacing w:after="240"/>
        <w:ind w:leftChars="0" w:left="0"/>
        <w:rPr>
          <w:ins w:id="13871" w:author="簡新佳" w:date="2019-03-19T12:57:00Z"/>
        </w:rPr>
        <w:pPrChange w:id="13872" w:author="簡新佳" w:date="2019-03-19T12:55:00Z">
          <w:pPr>
            <w:pStyle w:val="12"/>
            <w:numPr>
              <w:numId w:val="1"/>
            </w:numPr>
            <w:spacing w:after="240"/>
            <w:ind w:leftChars="0" w:left="360" w:hanging="360"/>
            <w:outlineLvl w:val="0"/>
          </w:pPr>
        </w:pPrChange>
      </w:pPr>
      <w:ins w:id="13873" w:author="簡新佳" w:date="2019-03-19T12:56:00Z">
        <w:r>
          <w:rPr>
            <w:rFonts w:hint="eastAsia"/>
          </w:rPr>
          <w:t>在他們上空，一個巨大無比，</w:t>
        </w:r>
        <w:del w:id="13874" w:author="Administrator" w:date="2019-03-19T22:10:00Z">
          <w:r w:rsidDel="003C31DB">
            <w:rPr>
              <w:rFonts w:hint="eastAsia"/>
            </w:rPr>
            <w:delText>如</w:delText>
          </w:r>
        </w:del>
        <w:r>
          <w:rPr>
            <w:rFonts w:hint="eastAsia"/>
          </w:rPr>
          <w:t>貓臉鳥嘴</w:t>
        </w:r>
      </w:ins>
      <w:ins w:id="13875" w:author="簡新佳" w:date="2019-03-19T12:57:00Z">
        <w:r>
          <w:rPr>
            <w:rFonts w:hint="eastAsia"/>
          </w:rPr>
          <w:t>，目光如炬的頭顱，高高掛著</w:t>
        </w:r>
      </w:ins>
      <w:ins w:id="13876" w:author="Administrator" w:date="2019-03-19T22:10:00Z">
        <w:r w:rsidR="003C31DB">
          <w:rPr>
            <w:rFonts w:hint="eastAsia"/>
          </w:rPr>
          <w:t>，</w:t>
        </w:r>
      </w:ins>
      <w:ins w:id="13877" w:author="Administrator" w:date="2019-03-19T22:11:00Z">
        <w:r w:rsidR="003C31DB">
          <w:rPr>
            <w:rFonts w:hint="eastAsia"/>
          </w:rPr>
          <w:t>遮掩了太陽，</w:t>
        </w:r>
      </w:ins>
      <w:ins w:id="13878" w:author="Administrator" w:date="2019-03-19T22:12:00Z">
        <w:r w:rsidR="003C31DB">
          <w:rPr>
            <w:rFonts w:hint="eastAsia"/>
          </w:rPr>
          <w:t>佔據了半空。</w:t>
        </w:r>
      </w:ins>
      <w:ins w:id="13879" w:author="簡新佳" w:date="2019-03-19T12:57:00Z">
        <w:del w:id="13880" w:author="Administrator" w:date="2019-03-19T22:10:00Z">
          <w:r w:rsidDel="003C31DB">
            <w:rPr>
              <w:rFonts w:hint="eastAsia"/>
            </w:rPr>
            <w:delText>。</w:delText>
          </w:r>
        </w:del>
      </w:ins>
    </w:p>
    <w:p w:rsidR="000F0075" w:rsidRDefault="003C31DB">
      <w:pPr>
        <w:pStyle w:val="12"/>
        <w:spacing w:after="240"/>
        <w:ind w:leftChars="0" w:left="0"/>
        <w:rPr>
          <w:ins w:id="13881" w:author="簡新佳" w:date="2019-03-19T12:58:00Z"/>
        </w:rPr>
        <w:pPrChange w:id="13882" w:author="簡新佳" w:date="2019-03-19T12:55:00Z">
          <w:pPr>
            <w:pStyle w:val="12"/>
            <w:numPr>
              <w:numId w:val="1"/>
            </w:numPr>
            <w:spacing w:after="240"/>
            <w:ind w:leftChars="0" w:left="360" w:hanging="360"/>
            <w:outlineLvl w:val="0"/>
          </w:pPr>
        </w:pPrChange>
      </w:pPr>
      <w:ins w:id="13883" w:author="Administrator" w:date="2019-03-19T22:12:00Z">
        <w:r>
          <w:rPr>
            <w:rFonts w:hint="eastAsia"/>
          </w:rPr>
          <w:t>而</w:t>
        </w:r>
      </w:ins>
      <w:ins w:id="13884" w:author="簡新佳" w:date="2019-03-19T12:57:00Z">
        <w:r w:rsidR="00E67562">
          <w:rPr>
            <w:rFonts w:hint="eastAsia"/>
          </w:rPr>
          <w:t>在那頭顱</w:t>
        </w:r>
      </w:ins>
      <w:ins w:id="13885" w:author="Administrator" w:date="2019-03-19T22:12:00Z">
        <w:r>
          <w:rPr>
            <w:rFonts w:hint="eastAsia"/>
          </w:rPr>
          <w:t>面</w:t>
        </w:r>
      </w:ins>
      <w:ins w:id="13886" w:author="簡新佳" w:date="2019-03-19T12:57:00Z">
        <w:del w:id="13887" w:author="Administrator" w:date="2019-03-19T22:12:00Z">
          <w:r w:rsidR="00E67562" w:rsidDel="003C31DB">
            <w:rPr>
              <w:rFonts w:hint="eastAsia"/>
            </w:rPr>
            <w:delText>之</w:delText>
          </w:r>
        </w:del>
        <w:r w:rsidR="00E67562">
          <w:rPr>
            <w:rFonts w:hint="eastAsia"/>
          </w:rPr>
          <w:t>前，</w:t>
        </w:r>
      </w:ins>
      <w:ins w:id="13888" w:author="Administrator" w:date="2019-03-21T23:55:00Z">
        <w:r w:rsidR="00DA3C85">
          <w:rPr>
            <w:rFonts w:hint="eastAsia"/>
          </w:rPr>
          <w:t>甚麼</w:t>
        </w:r>
      </w:ins>
      <w:ins w:id="13889" w:author="簡新佳" w:date="2019-03-19T12:57:00Z">
        <w:r w:rsidR="00E67562">
          <w:rPr>
            <w:rFonts w:hint="eastAsia"/>
          </w:rPr>
          <w:t>四派長老，</w:t>
        </w:r>
      </w:ins>
      <w:ins w:id="13890" w:author="Administrator" w:date="2019-03-21T23:55:00Z">
        <w:r w:rsidR="00DA3C85">
          <w:rPr>
            <w:rFonts w:hint="eastAsia"/>
          </w:rPr>
          <w:t>甚麼結丹老祖，</w:t>
        </w:r>
      </w:ins>
      <w:ins w:id="13891" w:author="簡新佳" w:date="2019-03-19T12:57:00Z">
        <w:r w:rsidR="00E67562">
          <w:rPr>
            <w:rFonts w:hint="eastAsia"/>
          </w:rPr>
          <w:t>根本</w:t>
        </w:r>
      </w:ins>
      <w:ins w:id="13892" w:author="Administrator" w:date="2019-03-21T23:55:00Z">
        <w:r w:rsidR="00DA3C85">
          <w:rPr>
            <w:rFonts w:hint="eastAsia"/>
          </w:rPr>
          <w:t>是個屁，</w:t>
        </w:r>
      </w:ins>
      <w:ins w:id="13893" w:author="Administrator" w:date="2019-03-21T23:56:00Z">
        <w:r w:rsidR="00DA3C85">
          <w:rPr>
            <w:rFonts w:hint="eastAsia"/>
          </w:rPr>
          <w:t>別說</w:t>
        </w:r>
      </w:ins>
      <w:ins w:id="13894" w:author="簡新佳" w:date="2019-03-19T12:58:00Z">
        <w:r w:rsidR="00E67562">
          <w:rPr>
            <w:rFonts w:hint="eastAsia"/>
          </w:rPr>
          <w:t>升</w:t>
        </w:r>
      </w:ins>
      <w:ins w:id="13895" w:author="簡新佳" w:date="2019-03-19T12:57:00Z">
        <w:del w:id="13896" w:author="Administrator" w:date="2019-03-21T23:56:00Z">
          <w:r w:rsidR="00E67562" w:rsidDel="00DA3C85">
            <w:rPr>
              <w:rFonts w:hint="eastAsia"/>
            </w:rPr>
            <w:delText>不</w:delText>
          </w:r>
        </w:del>
        <w:r w:rsidR="00E67562">
          <w:rPr>
            <w:rFonts w:hint="eastAsia"/>
          </w:rPr>
          <w:t>起任何反抗之心，</w:t>
        </w:r>
      </w:ins>
      <w:ins w:id="13897" w:author="Administrator" w:date="2019-03-21T23:56:00Z">
        <w:r w:rsidR="00DA3C85">
          <w:rPr>
            <w:rFonts w:hint="eastAsia"/>
          </w:rPr>
          <w:t>四派長老只能</w:t>
        </w:r>
      </w:ins>
      <w:ins w:id="13898" w:author="簡新佳" w:date="2019-03-19T12:58:00Z">
        <w:r w:rsidR="00E67562">
          <w:rPr>
            <w:rFonts w:hint="eastAsia"/>
          </w:rPr>
          <w:t>畏畏縮縮，發抖著不知所措。</w:t>
        </w:r>
      </w:ins>
    </w:p>
    <w:p w:rsidR="000F0075" w:rsidRDefault="00E67562">
      <w:pPr>
        <w:pStyle w:val="12"/>
        <w:spacing w:after="240"/>
        <w:ind w:leftChars="0" w:left="0"/>
        <w:rPr>
          <w:ins w:id="13899" w:author="Administrator" w:date="2019-03-22T00:08:00Z"/>
        </w:rPr>
        <w:pPrChange w:id="13900" w:author="簡新佳" w:date="2019-03-19T12:55:00Z">
          <w:pPr>
            <w:pStyle w:val="12"/>
            <w:numPr>
              <w:numId w:val="1"/>
            </w:numPr>
            <w:spacing w:after="240"/>
            <w:ind w:leftChars="0" w:left="360" w:hanging="360"/>
            <w:outlineLvl w:val="0"/>
          </w:pPr>
        </w:pPrChange>
      </w:pPr>
      <w:ins w:id="13901" w:author="簡新佳" w:date="2019-03-19T12:58:00Z">
        <w:r>
          <w:rPr>
            <w:rFonts w:hint="eastAsia"/>
          </w:rPr>
          <w:t>即使是那脾氣最大的玉靈子，此時也</w:t>
        </w:r>
      </w:ins>
      <w:ins w:id="13902" w:author="Administrator" w:date="2019-03-21T23:56:00Z">
        <w:r w:rsidR="00DA3C85">
          <w:rPr>
            <w:rFonts w:hint="eastAsia"/>
          </w:rPr>
          <w:t>溫馴地</w:t>
        </w:r>
      </w:ins>
      <w:ins w:id="13903" w:author="簡新佳" w:date="2019-03-19T12:58:00Z">
        <w:del w:id="13904" w:author="Administrator" w:date="2019-03-21T23:56:00Z">
          <w:r w:rsidDel="00DA3C85">
            <w:rPr>
              <w:rFonts w:hint="eastAsia"/>
            </w:rPr>
            <w:delText>有</w:delText>
          </w:r>
        </w:del>
        <w:r>
          <w:rPr>
            <w:rFonts w:hint="eastAsia"/>
          </w:rPr>
          <w:t>如</w:t>
        </w:r>
      </w:ins>
      <w:ins w:id="13905" w:author="Administrator" w:date="2019-03-21T23:56:00Z">
        <w:r w:rsidR="00DA3C85">
          <w:rPr>
            <w:rFonts w:hint="eastAsia"/>
          </w:rPr>
          <w:t>隻</w:t>
        </w:r>
      </w:ins>
      <w:ins w:id="13906" w:author="簡新佳" w:date="2019-03-19T12:58:00Z">
        <w:r>
          <w:rPr>
            <w:rFonts w:hint="eastAsia"/>
          </w:rPr>
          <w:t>小貓，大氣不敢喘</w:t>
        </w:r>
      </w:ins>
      <w:ins w:id="13907" w:author="Administrator" w:date="2019-03-21T23:57:00Z">
        <w:r w:rsidR="00DA3C85">
          <w:rPr>
            <w:rFonts w:hint="eastAsia"/>
          </w:rPr>
          <w:t>一口</w:t>
        </w:r>
      </w:ins>
      <w:ins w:id="13908" w:author="簡新佳" w:date="2019-03-19T12:58:00Z">
        <w:del w:id="13909" w:author="Administrator" w:date="2019-03-21T23:57:00Z">
          <w:r w:rsidDel="00DA3C85">
            <w:rPr>
              <w:rFonts w:hint="eastAsia"/>
            </w:rPr>
            <w:delText>息</w:delText>
          </w:r>
        </w:del>
        <w:r>
          <w:rPr>
            <w:rFonts w:hint="eastAsia"/>
          </w:rPr>
          <w:t>，低著頭</w:t>
        </w:r>
      </w:ins>
      <w:ins w:id="13910" w:author="Administrator" w:date="2019-03-19T21:38:00Z">
        <w:r w:rsidR="00916B5D">
          <w:rPr>
            <w:rFonts w:hint="eastAsia"/>
          </w:rPr>
          <w:t>深怕與那</w:t>
        </w:r>
      </w:ins>
      <w:ins w:id="13911" w:author="Administrator" w:date="2019-03-19T23:00:00Z">
        <w:r w:rsidR="005C7CC0">
          <w:rPr>
            <w:rFonts w:hint="eastAsia"/>
          </w:rPr>
          <w:t>鴟龜</w:t>
        </w:r>
      </w:ins>
      <w:ins w:id="13912" w:author="Administrator" w:date="2019-03-19T21:38:00Z">
        <w:r w:rsidR="00916B5D">
          <w:rPr>
            <w:rFonts w:hint="eastAsia"/>
          </w:rPr>
          <w:t>對上眼</w:t>
        </w:r>
      </w:ins>
      <w:ins w:id="13913" w:author="簡新佳" w:date="2019-03-19T12:58:00Z">
        <w:del w:id="13914" w:author="Administrator" w:date="2019-03-19T21:38:00Z">
          <w:r w:rsidDel="00916B5D">
            <w:rPr>
              <w:rFonts w:hint="eastAsia"/>
            </w:rPr>
            <w:delText>不敢說話</w:delText>
          </w:r>
        </w:del>
        <w:r>
          <w:rPr>
            <w:rFonts w:hint="eastAsia"/>
          </w:rPr>
          <w:t>。</w:t>
        </w:r>
      </w:ins>
    </w:p>
    <w:p w:rsidR="000F0075" w:rsidRDefault="00B20375">
      <w:pPr>
        <w:pStyle w:val="12"/>
        <w:spacing w:after="240"/>
        <w:ind w:leftChars="0" w:left="0"/>
        <w:rPr>
          <w:ins w:id="13915" w:author="Administrator" w:date="2019-03-19T23:26:00Z"/>
        </w:rPr>
        <w:pPrChange w:id="13916" w:author="簡新佳" w:date="2019-03-19T12:55:00Z">
          <w:pPr>
            <w:pStyle w:val="12"/>
            <w:numPr>
              <w:numId w:val="1"/>
            </w:numPr>
            <w:spacing w:after="240"/>
            <w:ind w:leftChars="0" w:left="360" w:hanging="360"/>
            <w:outlineLvl w:val="0"/>
          </w:pPr>
        </w:pPrChange>
      </w:pPr>
      <w:ins w:id="13917" w:author="Administrator" w:date="2019-03-22T00:08:00Z">
        <w:r>
          <w:rPr>
            <w:rFonts w:hint="eastAsia"/>
          </w:rPr>
          <w:lastRenderedPageBreak/>
          <w:t>「這哪是甚麼試練，這根本是虎口拔牙，自找苦吃！」四人心中都不免怨懟著，尤其是若</w:t>
        </w:r>
      </w:ins>
      <w:ins w:id="13918" w:author="Administrator" w:date="2019-03-22T00:09:00Z">
        <w:r>
          <w:rPr>
            <w:rFonts w:hint="eastAsia"/>
          </w:rPr>
          <w:t>四派太上老知道此地</w:t>
        </w:r>
      </w:ins>
      <w:ins w:id="13919" w:author="Administrator" w:date="2019-03-22T00:19:00Z">
        <w:r w:rsidR="003246B1">
          <w:rPr>
            <w:rFonts w:hint="eastAsia"/>
          </w:rPr>
          <w:t>鎮壓</w:t>
        </w:r>
      </w:ins>
      <w:ins w:id="13920" w:author="Administrator" w:date="2019-03-22T00:09:00Z">
        <w:r>
          <w:rPr>
            <w:rFonts w:hint="eastAsia"/>
          </w:rPr>
          <w:t>著</w:t>
        </w:r>
      </w:ins>
      <w:ins w:id="13921" w:author="Administrator" w:date="2019-03-22T00:19:00Z">
        <w:r w:rsidR="003246B1">
          <w:rPr>
            <w:rFonts w:hint="eastAsia"/>
          </w:rPr>
          <w:t>如此</w:t>
        </w:r>
      </w:ins>
      <w:ins w:id="13922" w:author="Administrator" w:date="2019-03-22T00:11:00Z">
        <w:r>
          <w:rPr>
            <w:rFonts w:hint="eastAsia"/>
          </w:rPr>
          <w:t>驚天巨獸，那就更其心可議了！</w:t>
        </w:r>
      </w:ins>
    </w:p>
    <w:p w:rsidR="000F0075" w:rsidRDefault="003246B1">
      <w:pPr>
        <w:pStyle w:val="12"/>
        <w:spacing w:after="240"/>
        <w:ind w:leftChars="0" w:left="0"/>
        <w:rPr>
          <w:ins w:id="13923" w:author="Administrator" w:date="2019-03-19T23:26:00Z"/>
        </w:rPr>
        <w:pPrChange w:id="13924" w:author="簡新佳" w:date="2019-03-19T12:55:00Z">
          <w:pPr>
            <w:pStyle w:val="12"/>
            <w:numPr>
              <w:numId w:val="1"/>
            </w:numPr>
            <w:spacing w:after="240"/>
            <w:ind w:leftChars="0" w:left="360" w:hanging="360"/>
            <w:outlineLvl w:val="0"/>
          </w:pPr>
        </w:pPrChange>
      </w:pPr>
      <w:ins w:id="13925" w:author="Administrator" w:date="2019-03-19T23:26:00Z">
        <w:r>
          <w:rPr>
            <w:rFonts w:hint="eastAsia"/>
          </w:rPr>
          <w:t>甚麼血色禁地，甚麼靈山五處險地，根本就只是鴟龜的封印之地</w:t>
        </w:r>
      </w:ins>
      <w:ins w:id="13926" w:author="Administrator" w:date="2019-03-22T00:19:00Z">
        <w:r>
          <w:rPr>
            <w:rFonts w:hint="eastAsia"/>
          </w:rPr>
          <w:t>！</w:t>
        </w:r>
      </w:ins>
    </w:p>
    <w:p w:rsidR="000F0075" w:rsidRDefault="00BA28D4">
      <w:pPr>
        <w:pStyle w:val="12"/>
        <w:spacing w:after="240"/>
        <w:ind w:leftChars="0" w:left="0"/>
        <w:rPr>
          <w:ins w:id="13927" w:author="Administrator" w:date="2019-03-19T23:28:00Z"/>
        </w:rPr>
        <w:pPrChange w:id="13928" w:author="簡新佳" w:date="2019-03-19T12:55:00Z">
          <w:pPr>
            <w:pStyle w:val="12"/>
            <w:numPr>
              <w:numId w:val="1"/>
            </w:numPr>
            <w:spacing w:after="240"/>
            <w:ind w:leftChars="0" w:left="360" w:hanging="360"/>
            <w:outlineLvl w:val="0"/>
          </w:pPr>
        </w:pPrChange>
      </w:pPr>
      <w:ins w:id="13929" w:author="Administrator" w:date="2019-03-19T23:26:00Z">
        <w:r>
          <w:rPr>
            <w:rFonts w:hint="eastAsia"/>
          </w:rPr>
          <w:t>那靈山便是鴟龜之軀，</w:t>
        </w:r>
      </w:ins>
      <w:ins w:id="13930" w:author="Administrator" w:date="2019-03-19T23:27:00Z">
        <w:r>
          <w:rPr>
            <w:rFonts w:hint="eastAsia"/>
          </w:rPr>
          <w:t>黑潭古城，</w:t>
        </w:r>
      </w:ins>
      <w:ins w:id="13931" w:author="Administrator" w:date="2019-03-19T23:28:00Z">
        <w:r w:rsidR="00F33F16">
          <w:rPr>
            <w:rFonts w:hint="eastAsia"/>
          </w:rPr>
          <w:t>寒</w:t>
        </w:r>
      </w:ins>
      <w:ins w:id="13932" w:author="Administrator" w:date="2019-03-19T23:27:00Z">
        <w:r>
          <w:rPr>
            <w:rFonts w:hint="eastAsia"/>
          </w:rPr>
          <w:t>湖</w:t>
        </w:r>
        <w:r w:rsidR="00F33F16">
          <w:rPr>
            <w:rFonts w:hint="eastAsia"/>
          </w:rPr>
          <w:t>火口，分別鎮壓著他的四肢，封其</w:t>
        </w:r>
      </w:ins>
      <w:ins w:id="13933" w:author="Administrator" w:date="2019-03-19T23:28:00Z">
        <w:r w:rsidR="00F33F16">
          <w:rPr>
            <w:rFonts w:hint="eastAsia"/>
          </w:rPr>
          <w:t>神魂</w:t>
        </w:r>
      </w:ins>
      <w:ins w:id="13934" w:author="Administrator" w:date="2019-03-22T00:32:00Z">
        <w:r w:rsidR="00EC2B03">
          <w:rPr>
            <w:rFonts w:hint="eastAsia"/>
          </w:rPr>
          <w:t>，鎖其</w:t>
        </w:r>
      </w:ins>
      <w:ins w:id="13935" w:author="Administrator" w:date="2019-03-19T23:28:00Z">
        <w:r w:rsidR="00F33F16">
          <w:rPr>
            <w:rFonts w:hint="eastAsia"/>
          </w:rPr>
          <w:t>靈脈罷了。</w:t>
        </w:r>
      </w:ins>
    </w:p>
    <w:p w:rsidR="000F0075" w:rsidRDefault="00F33F16">
      <w:pPr>
        <w:pStyle w:val="12"/>
        <w:spacing w:after="240"/>
        <w:ind w:leftChars="0" w:left="0"/>
        <w:rPr>
          <w:ins w:id="13936" w:author="Administrator" w:date="2019-03-22T00:32:00Z"/>
        </w:rPr>
        <w:pPrChange w:id="13937" w:author="簡新佳" w:date="2019-03-19T12:55:00Z">
          <w:pPr>
            <w:pStyle w:val="12"/>
            <w:numPr>
              <w:numId w:val="1"/>
            </w:numPr>
            <w:spacing w:after="240"/>
            <w:ind w:leftChars="0" w:left="360" w:hanging="360"/>
            <w:outlineLvl w:val="0"/>
          </w:pPr>
        </w:pPrChange>
      </w:pPr>
      <w:ins w:id="13938" w:author="Administrator" w:date="2019-03-19T23:28:00Z">
        <w:r>
          <w:rPr>
            <w:rFonts w:hint="eastAsia"/>
          </w:rPr>
          <w:t>此時除了寒湖尚在</w:t>
        </w:r>
      </w:ins>
      <w:ins w:id="13939" w:author="Administrator" w:date="2019-03-19T23:29:00Z">
        <w:r>
          <w:rPr>
            <w:rFonts w:hint="eastAsia"/>
          </w:rPr>
          <w:t>強撐，其他四處，陣法全都被破，鴟龜只差最後一步，便能離開血色禁地，重回這天地之間。</w:t>
        </w:r>
      </w:ins>
    </w:p>
    <w:p w:rsidR="000F0075" w:rsidRDefault="00EC2B03">
      <w:pPr>
        <w:pStyle w:val="12"/>
        <w:spacing w:after="240"/>
        <w:ind w:leftChars="0" w:left="0"/>
        <w:rPr>
          <w:ins w:id="13940" w:author="簡新佳" w:date="2019-03-19T12:58:00Z"/>
        </w:rPr>
        <w:pPrChange w:id="13941" w:author="簡新佳" w:date="2019-03-19T12:55:00Z">
          <w:pPr>
            <w:pStyle w:val="12"/>
            <w:numPr>
              <w:numId w:val="1"/>
            </w:numPr>
            <w:spacing w:after="240"/>
            <w:ind w:leftChars="0" w:left="360" w:hanging="360"/>
            <w:outlineLvl w:val="0"/>
          </w:pPr>
        </w:pPrChange>
      </w:pPr>
      <w:ins w:id="13942" w:author="Administrator" w:date="2019-03-22T00:32:00Z">
        <w:r>
          <w:rPr>
            <w:rFonts w:hint="eastAsia"/>
          </w:rPr>
          <w:t>而</w:t>
        </w:r>
      </w:ins>
      <w:ins w:id="13943" w:author="Administrator" w:date="2019-03-22T00:39:00Z">
        <w:r>
          <w:rPr>
            <w:rFonts w:hint="eastAsia"/>
          </w:rPr>
          <w:t>這最後一步，看起來無人能擋，也無力可擋，勢在必行！</w:t>
        </w:r>
      </w:ins>
    </w:p>
    <w:p w:rsidR="000F0075" w:rsidRDefault="00EC2B03">
      <w:pPr>
        <w:pStyle w:val="12"/>
        <w:spacing w:after="240"/>
        <w:ind w:leftChars="0" w:left="0"/>
        <w:rPr>
          <w:ins w:id="13944" w:author="簡新佳" w:date="2019-03-19T13:00:00Z"/>
        </w:rPr>
        <w:pPrChange w:id="13945" w:author="簡新佳" w:date="2019-03-19T12:55:00Z">
          <w:pPr>
            <w:pStyle w:val="12"/>
            <w:numPr>
              <w:numId w:val="1"/>
            </w:numPr>
            <w:spacing w:after="240"/>
            <w:ind w:leftChars="0" w:left="360" w:hanging="360"/>
            <w:outlineLvl w:val="0"/>
          </w:pPr>
        </w:pPrChange>
      </w:pPr>
      <w:ins w:id="13946" w:author="Administrator" w:date="2019-03-22T00:39:00Z">
        <w:r>
          <w:rPr>
            <w:rFonts w:hint="eastAsia"/>
          </w:rPr>
          <w:t>可就</w:t>
        </w:r>
      </w:ins>
      <w:ins w:id="13947" w:author="簡新佳" w:date="2019-03-19T12:58:00Z">
        <w:del w:id="13948" w:author="Administrator" w:date="2019-03-22T00:39:00Z">
          <w:r w:rsidR="00E67562" w:rsidDel="00EC2B03">
            <w:rPr>
              <w:rFonts w:hint="eastAsia"/>
            </w:rPr>
            <w:delText>卻</w:delText>
          </w:r>
        </w:del>
        <w:r w:rsidR="00E67562">
          <w:rPr>
            <w:rFonts w:hint="eastAsia"/>
          </w:rPr>
          <w:t>在這時，</w:t>
        </w:r>
      </w:ins>
      <w:ins w:id="13949" w:author="簡新佳" w:date="2019-03-19T12:59:00Z">
        <w:r w:rsidR="00E67562">
          <w:rPr>
            <w:rFonts w:hint="eastAsia"/>
          </w:rPr>
          <w:t>天外一座山峰，如一柄巨劍，</w:t>
        </w:r>
      </w:ins>
      <w:ins w:id="13950" w:author="Administrator" w:date="2019-03-22T00:40:00Z">
        <w:r>
          <w:rPr>
            <w:rFonts w:hint="eastAsia"/>
          </w:rPr>
          <w:t>突然</w:t>
        </w:r>
      </w:ins>
      <w:ins w:id="13951" w:author="簡新佳" w:date="2019-03-19T12:59:00Z">
        <w:r w:rsidR="00E67562">
          <w:rPr>
            <w:rFonts w:hint="eastAsia"/>
          </w:rPr>
          <w:t>劃破天際，</w:t>
        </w:r>
      </w:ins>
      <w:ins w:id="13952" w:author="簡新佳" w:date="2019-03-19T13:00:00Z">
        <w:r w:rsidR="00E67562">
          <w:rPr>
            <w:rFonts w:hint="eastAsia"/>
          </w:rPr>
          <w:t>夾雜著赤火紅芒，朝</w:t>
        </w:r>
      </w:ins>
      <w:ins w:id="13953" w:author="Administrator" w:date="2019-03-19T23:00:00Z">
        <w:r w:rsidR="005C7CC0">
          <w:rPr>
            <w:rFonts w:hint="eastAsia"/>
          </w:rPr>
          <w:t>鴟龜</w:t>
        </w:r>
      </w:ins>
      <w:ins w:id="13954" w:author="簡新佳" w:date="2019-03-19T13:00:00Z">
        <w:del w:id="13955" w:author="Administrator" w:date="2019-03-19T23:00:00Z">
          <w:r w:rsidR="00E67562" w:rsidDel="005C7CC0">
            <w:rPr>
              <w:rFonts w:hint="eastAsia"/>
            </w:rPr>
            <w:delText>那頭顱</w:delText>
          </w:r>
        </w:del>
        <w:r w:rsidR="00E67562">
          <w:rPr>
            <w:rFonts w:hint="eastAsia"/>
          </w:rPr>
          <w:t>一劍刺來。</w:t>
        </w:r>
      </w:ins>
    </w:p>
    <w:p w:rsidR="000F0075" w:rsidRDefault="00E67562">
      <w:pPr>
        <w:pStyle w:val="12"/>
        <w:spacing w:after="240"/>
        <w:ind w:leftChars="0" w:left="0"/>
        <w:rPr>
          <w:ins w:id="13956" w:author="Administrator" w:date="2019-03-19T22:14:00Z"/>
        </w:rPr>
        <w:pPrChange w:id="13957" w:author="簡新佳" w:date="2019-03-19T12:55:00Z">
          <w:pPr>
            <w:pStyle w:val="12"/>
            <w:numPr>
              <w:numId w:val="1"/>
            </w:numPr>
            <w:spacing w:after="240"/>
            <w:ind w:leftChars="0" w:left="360" w:hanging="360"/>
            <w:outlineLvl w:val="0"/>
          </w:pPr>
        </w:pPrChange>
      </w:pPr>
      <w:ins w:id="13958" w:author="簡新佳" w:date="2019-03-19T13:00:00Z">
        <w:r>
          <w:rPr>
            <w:rFonts w:hint="eastAsia"/>
          </w:rPr>
          <w:t>「終於</w:t>
        </w:r>
      </w:ins>
      <w:ins w:id="13959" w:author="Administrator" w:date="2019-03-19T22:36:00Z">
        <w:r w:rsidR="001E1235">
          <w:rPr>
            <w:rFonts w:hint="eastAsia"/>
          </w:rPr>
          <w:t>肯出現了</w:t>
        </w:r>
      </w:ins>
      <w:ins w:id="13960" w:author="簡新佳" w:date="2019-03-19T13:00:00Z">
        <w:del w:id="13961" w:author="Administrator" w:date="2019-03-19T22:36:00Z">
          <w:r w:rsidDel="001E1235">
            <w:rPr>
              <w:rFonts w:hint="eastAsia"/>
            </w:rPr>
            <w:delText>來了</w:delText>
          </w:r>
        </w:del>
        <w:r>
          <w:rPr>
            <w:rFonts w:hint="eastAsia"/>
          </w:rPr>
          <w:t>嗎？」</w:t>
        </w:r>
      </w:ins>
      <w:ins w:id="13962" w:author="Administrator" w:date="2019-03-19T23:00:00Z">
        <w:r w:rsidR="005C7CC0">
          <w:rPr>
            <w:rFonts w:hint="eastAsia"/>
          </w:rPr>
          <w:t>鴟龜</w:t>
        </w:r>
      </w:ins>
      <w:ins w:id="13963" w:author="簡新佳" w:date="2019-03-19T13:00:00Z">
        <w:del w:id="13964" w:author="Administrator" w:date="2019-03-19T23:00:00Z">
          <w:r w:rsidDel="005C7CC0">
            <w:rPr>
              <w:rFonts w:hint="eastAsia"/>
            </w:rPr>
            <w:delText>那鴞臉</w:delText>
          </w:r>
        </w:del>
        <w:r>
          <w:rPr>
            <w:rFonts w:hint="eastAsia"/>
          </w:rPr>
          <w:t>頭顱</w:t>
        </w:r>
      </w:ins>
      <w:ins w:id="13965" w:author="Administrator" w:date="2019-03-19T23:00:00Z">
        <w:r w:rsidR="005C7CC0">
          <w:rPr>
            <w:rFonts w:hint="eastAsia"/>
          </w:rPr>
          <w:t>上</w:t>
        </w:r>
      </w:ins>
      <w:ins w:id="13966" w:author="簡新佳" w:date="2019-03-19T13:01:00Z">
        <w:r>
          <w:rPr>
            <w:rFonts w:hint="eastAsia"/>
          </w:rPr>
          <w:t>城市般的大眼微微一瞇，</w:t>
        </w:r>
        <w:del w:id="13967" w:author="Administrator" w:date="2019-03-22T00:44:00Z">
          <w:r w:rsidDel="00451DBB">
            <w:rPr>
              <w:rFonts w:hint="eastAsia"/>
            </w:rPr>
            <w:delText>其</w:delText>
          </w:r>
        </w:del>
        <w:r>
          <w:rPr>
            <w:rFonts w:hint="eastAsia"/>
          </w:rPr>
          <w:t>瞳孔</w:t>
        </w:r>
      </w:ins>
      <w:ins w:id="13968" w:author="Administrator" w:date="2019-03-19T21:44:00Z">
        <w:r w:rsidR="00916B5D">
          <w:rPr>
            <w:rFonts w:hint="eastAsia"/>
          </w:rPr>
          <w:t>如貓般豎成一線，</w:t>
        </w:r>
      </w:ins>
      <w:ins w:id="13969" w:author="Administrator" w:date="2019-03-22T00:44:00Z">
        <w:r w:rsidR="00451DBB">
          <w:rPr>
            <w:rFonts w:hint="eastAsia"/>
          </w:rPr>
          <w:t>似乎一點也不意外，</w:t>
        </w:r>
      </w:ins>
      <w:ins w:id="13970" w:author="Administrator" w:date="2019-03-19T22:13:00Z">
        <w:r w:rsidR="003C31DB">
          <w:rPr>
            <w:rFonts w:hint="eastAsia"/>
          </w:rPr>
          <w:t>深吸一口氣，接著長聲厲嘯，</w:t>
        </w:r>
      </w:ins>
      <w:ins w:id="13971" w:author="Administrator" w:date="2019-03-19T22:20:00Z">
        <w:r w:rsidR="003C31DB">
          <w:rPr>
            <w:rFonts w:hint="eastAsia"/>
          </w:rPr>
          <w:t>直接</w:t>
        </w:r>
      </w:ins>
      <w:ins w:id="13972" w:author="Administrator" w:date="2019-03-22T00:44:00Z">
        <w:r w:rsidR="00451DBB">
          <w:rPr>
            <w:rFonts w:hint="eastAsia"/>
          </w:rPr>
          <w:t>在其面前的空間</w:t>
        </w:r>
      </w:ins>
      <w:ins w:id="13973" w:author="Administrator" w:date="2019-03-19T22:14:00Z">
        <w:r w:rsidR="003C31DB">
          <w:rPr>
            <w:rFonts w:hint="eastAsia"/>
          </w:rPr>
          <w:t>掀起一陣音</w:t>
        </w:r>
      </w:ins>
      <w:ins w:id="13974" w:author="Administrator" w:date="2019-03-19T22:26:00Z">
        <w:r w:rsidR="007E51ED">
          <w:rPr>
            <w:rFonts w:hint="eastAsia"/>
          </w:rPr>
          <w:t>爆</w:t>
        </w:r>
      </w:ins>
      <w:ins w:id="13975" w:author="Administrator" w:date="2019-03-19T22:14:00Z">
        <w:r w:rsidR="003C31DB">
          <w:rPr>
            <w:rFonts w:hint="eastAsia"/>
          </w:rPr>
          <w:t>。</w:t>
        </w:r>
      </w:ins>
    </w:p>
    <w:p w:rsidR="000F0075" w:rsidRDefault="003C31DB">
      <w:pPr>
        <w:pStyle w:val="12"/>
        <w:spacing w:after="240"/>
        <w:ind w:leftChars="0" w:left="0"/>
        <w:rPr>
          <w:ins w:id="13976" w:author="Administrator" w:date="2019-03-19T22:25:00Z"/>
        </w:rPr>
        <w:pPrChange w:id="13977" w:author="簡新佳" w:date="2019-03-19T12:55:00Z">
          <w:pPr>
            <w:pStyle w:val="12"/>
            <w:numPr>
              <w:numId w:val="1"/>
            </w:numPr>
            <w:spacing w:after="240"/>
            <w:ind w:leftChars="0" w:left="360" w:hanging="360"/>
            <w:outlineLvl w:val="0"/>
          </w:pPr>
        </w:pPrChange>
      </w:pPr>
      <w:ins w:id="13978" w:author="Administrator" w:date="2019-03-19T22:20:00Z">
        <w:r>
          <w:rPr>
            <w:rFonts w:hint="eastAsia"/>
          </w:rPr>
          <w:t>這</w:t>
        </w:r>
      </w:ins>
      <w:ins w:id="13979" w:author="Administrator" w:date="2019-03-19T22:14:00Z">
        <w:r>
          <w:rPr>
            <w:rFonts w:hint="eastAsia"/>
          </w:rPr>
          <w:t>音</w:t>
        </w:r>
      </w:ins>
      <w:ins w:id="13980" w:author="Administrator" w:date="2019-03-19T22:26:00Z">
        <w:r w:rsidR="007E51ED">
          <w:rPr>
            <w:rFonts w:hint="eastAsia"/>
          </w:rPr>
          <w:t>爆</w:t>
        </w:r>
      </w:ins>
      <w:ins w:id="13981" w:author="Administrator" w:date="2019-03-19T22:20:00Z">
        <w:r>
          <w:rPr>
            <w:rFonts w:hint="eastAsia"/>
          </w:rPr>
          <w:t>的聲音之大，驚天動地，穿雲裂地，</w:t>
        </w:r>
      </w:ins>
      <w:ins w:id="13982" w:author="Administrator" w:date="2019-03-19T22:21:00Z">
        <w:r>
          <w:rPr>
            <w:rFonts w:hint="eastAsia"/>
          </w:rPr>
          <w:t>瞬間就將</w:t>
        </w:r>
      </w:ins>
      <w:ins w:id="13983" w:author="Administrator" w:date="2019-03-19T23:00:00Z">
        <w:r w:rsidR="005C7CC0">
          <w:rPr>
            <w:rFonts w:hint="eastAsia"/>
          </w:rPr>
          <w:t>鴟龜</w:t>
        </w:r>
      </w:ins>
      <w:ins w:id="13984" w:author="Administrator" w:date="2019-03-19T22:22:00Z">
        <w:r>
          <w:rPr>
            <w:rFonts w:hint="eastAsia"/>
          </w:rPr>
          <w:t>面前的虛空扭曲著，</w:t>
        </w:r>
      </w:ins>
      <w:ins w:id="13985" w:author="Administrator" w:date="2019-03-19T22:23:00Z">
        <w:r>
          <w:rPr>
            <w:rFonts w:hint="eastAsia"/>
          </w:rPr>
          <w:t>激起一層層觸目驚心，</w:t>
        </w:r>
      </w:ins>
      <w:ins w:id="13986" w:author="Administrator" w:date="2019-03-19T22:24:00Z">
        <w:r>
          <w:rPr>
            <w:rFonts w:hint="eastAsia"/>
          </w:rPr>
          <w:t>半透明皺摺的波紋，往那山峰</w:t>
        </w:r>
      </w:ins>
      <w:ins w:id="13987" w:author="Administrator" w:date="2019-03-19T22:25:00Z">
        <w:r>
          <w:rPr>
            <w:rFonts w:hint="eastAsia"/>
          </w:rPr>
          <w:t>轟去。</w:t>
        </w:r>
      </w:ins>
    </w:p>
    <w:p w:rsidR="000F0075" w:rsidRDefault="003C31DB">
      <w:pPr>
        <w:pStyle w:val="12"/>
        <w:spacing w:after="240"/>
        <w:ind w:leftChars="0" w:left="0"/>
        <w:rPr>
          <w:ins w:id="13988" w:author="Administrator" w:date="2019-03-19T22:26:00Z"/>
        </w:rPr>
        <w:pPrChange w:id="13989" w:author="簡新佳" w:date="2019-03-19T12:55:00Z">
          <w:pPr>
            <w:pStyle w:val="12"/>
            <w:numPr>
              <w:numId w:val="1"/>
            </w:numPr>
            <w:spacing w:after="240"/>
            <w:ind w:leftChars="0" w:left="360" w:hanging="360"/>
            <w:outlineLvl w:val="0"/>
          </w:pPr>
        </w:pPrChange>
      </w:pPr>
      <w:ins w:id="13990" w:author="Administrator" w:date="2019-03-19T22:25:00Z">
        <w:r>
          <w:rPr>
            <w:rFonts w:hint="eastAsia"/>
          </w:rPr>
          <w:t>那四派長老首當其衝，一個個如身處</w:t>
        </w:r>
        <w:r w:rsidR="007E51ED">
          <w:rPr>
            <w:rFonts w:hint="eastAsia"/>
          </w:rPr>
          <w:t>濤天巨浪之中，哇一聲噴出大口鮮血，被音</w:t>
        </w:r>
      </w:ins>
      <w:ins w:id="13991" w:author="Administrator" w:date="2019-03-19T22:26:00Z">
        <w:r w:rsidR="007E51ED">
          <w:rPr>
            <w:rFonts w:hint="eastAsia"/>
          </w:rPr>
          <w:t>爆之力直接吹落在地，撞出四個深不可測的凹洞。</w:t>
        </w:r>
      </w:ins>
    </w:p>
    <w:p w:rsidR="000F0075" w:rsidRDefault="007E51ED">
      <w:pPr>
        <w:pStyle w:val="12"/>
        <w:spacing w:after="240"/>
        <w:ind w:leftChars="0" w:left="0"/>
        <w:rPr>
          <w:ins w:id="13992" w:author="Administrator" w:date="2019-03-19T22:41:00Z"/>
        </w:rPr>
        <w:pPrChange w:id="13993" w:author="簡新佳" w:date="2019-03-19T12:55:00Z">
          <w:pPr>
            <w:pStyle w:val="12"/>
            <w:numPr>
              <w:numId w:val="1"/>
            </w:numPr>
            <w:spacing w:after="240"/>
            <w:ind w:leftChars="0" w:left="360" w:hanging="360"/>
            <w:outlineLvl w:val="0"/>
          </w:pPr>
        </w:pPrChange>
      </w:pPr>
      <w:ins w:id="13994" w:author="Administrator" w:date="2019-03-19T22:26:00Z">
        <w:r>
          <w:rPr>
            <w:rFonts w:hint="eastAsia"/>
          </w:rPr>
          <w:t>這還是那</w:t>
        </w:r>
      </w:ins>
      <w:ins w:id="13995" w:author="Administrator" w:date="2019-03-19T22:27:00Z">
        <w:r>
          <w:rPr>
            <w:rFonts w:hint="eastAsia"/>
          </w:rPr>
          <w:t>音爆沒有針對他們，否則</w:t>
        </w:r>
      </w:ins>
      <w:ins w:id="13996" w:author="Administrator" w:date="2019-03-19T22:40:00Z">
        <w:r w:rsidR="001E1235">
          <w:rPr>
            <w:rFonts w:hint="eastAsia"/>
          </w:rPr>
          <w:t>怕</w:t>
        </w:r>
      </w:ins>
      <w:ins w:id="13997" w:author="Administrator" w:date="2019-03-19T22:27:00Z">
        <w:r>
          <w:rPr>
            <w:rFonts w:hint="eastAsia"/>
          </w:rPr>
          <w:t>不是落地</w:t>
        </w:r>
      </w:ins>
      <w:ins w:id="13998" w:author="Administrator" w:date="2019-03-19T22:40:00Z">
        <w:r w:rsidR="001E1235">
          <w:rPr>
            <w:rFonts w:hint="eastAsia"/>
          </w:rPr>
          <w:t>重傷</w:t>
        </w:r>
      </w:ins>
      <w:ins w:id="13999" w:author="Administrator" w:date="2019-03-19T22:27:00Z">
        <w:r>
          <w:rPr>
            <w:rFonts w:hint="eastAsia"/>
          </w:rPr>
          <w:t>，而是直接碎成飛灰，屍骨無</w:t>
        </w:r>
        <w:r w:rsidR="001E1235">
          <w:rPr>
            <w:rFonts w:hint="eastAsia"/>
          </w:rPr>
          <w:t>存</w:t>
        </w:r>
      </w:ins>
      <w:ins w:id="14000" w:author="Administrator" w:date="2019-03-19T22:41:00Z">
        <w:r w:rsidR="001E1235">
          <w:rPr>
            <w:rFonts w:hint="eastAsia"/>
          </w:rPr>
          <w:t>，從此不復存在。</w:t>
        </w:r>
      </w:ins>
    </w:p>
    <w:p w:rsidR="000F0075" w:rsidRDefault="001E1235">
      <w:pPr>
        <w:pStyle w:val="12"/>
        <w:spacing w:after="240"/>
        <w:ind w:leftChars="0" w:left="0"/>
        <w:rPr>
          <w:ins w:id="14001" w:author="Administrator" w:date="2019-03-22T00:45:00Z"/>
        </w:rPr>
        <w:pPrChange w:id="14002" w:author="簡新佳" w:date="2019-03-19T12:55:00Z">
          <w:pPr>
            <w:pStyle w:val="12"/>
            <w:numPr>
              <w:numId w:val="1"/>
            </w:numPr>
            <w:spacing w:after="240"/>
            <w:ind w:leftChars="0" w:left="360" w:hanging="360"/>
            <w:outlineLvl w:val="0"/>
          </w:pPr>
        </w:pPrChange>
      </w:pPr>
      <w:ins w:id="14003" w:author="Administrator" w:date="2019-03-19T22:41:00Z">
        <w:r>
          <w:rPr>
            <w:rFonts w:hint="eastAsia"/>
          </w:rPr>
          <w:t>至於血色禁地內的</w:t>
        </w:r>
      </w:ins>
      <w:ins w:id="14004" w:author="Administrator" w:date="2019-03-19T22:42:00Z">
        <w:r>
          <w:rPr>
            <w:rFonts w:hint="eastAsia"/>
          </w:rPr>
          <w:t>生靈，此時除了結丹境以上，無一例外，全都七孔流血，被</w:t>
        </w:r>
      </w:ins>
      <w:ins w:id="14005" w:author="Administrator" w:date="2019-03-19T22:43:00Z">
        <w:r>
          <w:rPr>
            <w:rFonts w:hint="eastAsia"/>
          </w:rPr>
          <w:t>那長嘯震得暈眩過去。</w:t>
        </w:r>
      </w:ins>
    </w:p>
    <w:p w:rsidR="000F0075" w:rsidRDefault="00451DBB">
      <w:pPr>
        <w:pStyle w:val="12"/>
        <w:spacing w:after="240"/>
        <w:ind w:leftChars="0" w:left="0"/>
        <w:rPr>
          <w:ins w:id="14006" w:author="Administrator" w:date="2019-03-19T22:27:00Z"/>
        </w:rPr>
        <w:pPrChange w:id="14007" w:author="簡新佳" w:date="2019-03-19T12:55:00Z">
          <w:pPr>
            <w:pStyle w:val="12"/>
            <w:numPr>
              <w:numId w:val="1"/>
            </w:numPr>
            <w:spacing w:after="240"/>
            <w:ind w:leftChars="0" w:left="360" w:hanging="360"/>
            <w:outlineLvl w:val="0"/>
          </w:pPr>
        </w:pPrChange>
      </w:pPr>
      <w:ins w:id="14008" w:author="Administrator" w:date="2019-03-22T00:45:00Z">
        <w:r>
          <w:rPr>
            <w:rFonts w:hint="eastAsia"/>
          </w:rPr>
          <w:t>唯有李龍飛</w:t>
        </w:r>
      </w:ins>
      <w:ins w:id="14009" w:author="Administrator" w:date="2019-03-22T00:46:00Z">
        <w:r>
          <w:rPr>
            <w:rFonts w:hint="eastAsia"/>
          </w:rPr>
          <w:t>體魄特殊，</w:t>
        </w:r>
      </w:ins>
      <w:ins w:id="14010" w:author="Administrator" w:date="2019-03-22T00:45:00Z">
        <w:r>
          <w:rPr>
            <w:rFonts w:hint="eastAsia"/>
          </w:rPr>
          <w:t>勉強撐住，</w:t>
        </w:r>
      </w:ins>
      <w:ins w:id="14011" w:author="Administrator" w:date="2019-03-22T00:46:00Z">
        <w:r>
          <w:rPr>
            <w:rFonts w:hint="eastAsia"/>
          </w:rPr>
          <w:t>但也跪倒在地，恨不得將自己耳膜給戳破來</w:t>
        </w:r>
      </w:ins>
      <w:ins w:id="14012" w:author="Administrator" w:date="2019-03-22T00:47:00Z">
        <w:r>
          <w:rPr>
            <w:rFonts w:hint="eastAsia"/>
          </w:rPr>
          <w:t>避免這恐怖音波。</w:t>
        </w:r>
      </w:ins>
    </w:p>
    <w:p w:rsidR="000F0075" w:rsidRDefault="001E1235">
      <w:pPr>
        <w:pStyle w:val="12"/>
        <w:spacing w:after="240"/>
        <w:ind w:leftChars="0" w:left="0"/>
        <w:rPr>
          <w:ins w:id="14013" w:author="Administrator" w:date="2019-03-19T22:50:00Z"/>
        </w:rPr>
        <w:pPrChange w:id="14014" w:author="簡新佳" w:date="2019-03-19T12:55:00Z">
          <w:pPr>
            <w:pStyle w:val="12"/>
            <w:numPr>
              <w:numId w:val="1"/>
            </w:numPr>
            <w:spacing w:after="240"/>
            <w:ind w:leftChars="0" w:left="360" w:hanging="360"/>
            <w:outlineLvl w:val="0"/>
          </w:pPr>
        </w:pPrChange>
      </w:pPr>
      <w:ins w:id="14015" w:author="Administrator" w:date="2019-03-19T22:44:00Z">
        <w:r>
          <w:rPr>
            <w:rFonts w:hint="eastAsia"/>
          </w:rPr>
          <w:t>他們尚且如此，直接面對音爆的</w:t>
        </w:r>
      </w:ins>
      <w:ins w:id="14016" w:author="Administrator" w:date="2019-03-19T22:45:00Z">
        <w:r>
          <w:rPr>
            <w:rFonts w:hint="eastAsia"/>
          </w:rPr>
          <w:t>巨</w:t>
        </w:r>
      </w:ins>
      <w:ins w:id="14017" w:author="Administrator" w:date="2019-03-19T22:46:00Z">
        <w:r>
          <w:rPr>
            <w:rFonts w:hint="eastAsia"/>
          </w:rPr>
          <w:t>劍</w:t>
        </w:r>
      </w:ins>
      <w:ins w:id="14018" w:author="Administrator" w:date="2019-03-19T22:27:00Z">
        <w:r w:rsidR="007E51ED">
          <w:rPr>
            <w:rFonts w:hint="eastAsia"/>
          </w:rPr>
          <w:t>山峰</w:t>
        </w:r>
      </w:ins>
      <w:ins w:id="14019" w:author="Administrator" w:date="2019-03-19T22:44:00Z">
        <w:r>
          <w:rPr>
            <w:rFonts w:hint="eastAsia"/>
          </w:rPr>
          <w:t>就更不用說了，那</w:t>
        </w:r>
      </w:ins>
      <w:ins w:id="14020" w:author="Administrator" w:date="2019-03-19T22:46:00Z">
        <w:r>
          <w:rPr>
            <w:rFonts w:hint="eastAsia"/>
          </w:rPr>
          <w:t>劍尖部份的山巔尚未</w:t>
        </w:r>
      </w:ins>
      <w:ins w:id="14021" w:author="Administrator" w:date="2019-03-19T22:37:00Z">
        <w:r>
          <w:rPr>
            <w:rFonts w:hint="eastAsia"/>
          </w:rPr>
          <w:t>觸及到</w:t>
        </w:r>
      </w:ins>
      <w:ins w:id="14022" w:author="Administrator" w:date="2019-03-19T22:40:00Z">
        <w:r>
          <w:rPr>
            <w:rFonts w:hint="eastAsia"/>
          </w:rPr>
          <w:t>音波</w:t>
        </w:r>
      </w:ins>
      <w:ins w:id="14023" w:author="Administrator" w:date="2019-03-19T22:46:00Z">
        <w:r>
          <w:rPr>
            <w:rFonts w:hint="eastAsia"/>
          </w:rPr>
          <w:t>，便直接</w:t>
        </w:r>
      </w:ins>
      <w:ins w:id="14024" w:author="Administrator" w:date="2019-03-19T22:47:00Z">
        <w:r>
          <w:rPr>
            <w:rFonts w:hint="eastAsia"/>
          </w:rPr>
          <w:t>崩塌</w:t>
        </w:r>
      </w:ins>
      <w:ins w:id="14025" w:author="Administrator" w:date="2019-03-19T22:46:00Z">
        <w:r>
          <w:rPr>
            <w:rFonts w:hint="eastAsia"/>
          </w:rPr>
          <w:t>，</w:t>
        </w:r>
      </w:ins>
      <w:ins w:id="14026" w:author="Administrator" w:date="2019-03-19T22:47:00Z">
        <w:r w:rsidR="003436B7">
          <w:rPr>
            <w:rFonts w:hint="eastAsia"/>
          </w:rPr>
          <w:t>碎裂開來，而劍身部份，在與那</w:t>
        </w:r>
      </w:ins>
      <w:ins w:id="14027" w:author="Administrator" w:date="2019-03-19T22:48:00Z">
        <w:r w:rsidR="003436B7">
          <w:rPr>
            <w:rFonts w:hint="eastAsia"/>
          </w:rPr>
          <w:t>音爆衝擊之後，也</w:t>
        </w:r>
      </w:ins>
      <w:ins w:id="14028" w:author="Administrator" w:date="2019-03-19T22:49:00Z">
        <w:r w:rsidR="003436B7">
          <w:rPr>
            <w:rFonts w:hint="eastAsia"/>
          </w:rPr>
          <w:t>四分五裂，斷成數截，跟本來不及刺到</w:t>
        </w:r>
      </w:ins>
      <w:ins w:id="14029" w:author="Administrator" w:date="2019-03-19T23:01:00Z">
        <w:r w:rsidR="005C7CC0">
          <w:rPr>
            <w:rFonts w:hint="eastAsia"/>
          </w:rPr>
          <w:t>鴟龜</w:t>
        </w:r>
      </w:ins>
      <w:ins w:id="14030" w:author="Administrator" w:date="2019-03-19T22:49:00Z">
        <w:r w:rsidR="003436B7">
          <w:rPr>
            <w:rFonts w:hint="eastAsia"/>
          </w:rPr>
          <w:t>之前，就已經</w:t>
        </w:r>
      </w:ins>
      <w:ins w:id="14031" w:author="Administrator" w:date="2019-03-19T22:50:00Z">
        <w:r w:rsidR="003436B7">
          <w:rPr>
            <w:rFonts w:hint="eastAsia"/>
          </w:rPr>
          <w:t>墜落下去。</w:t>
        </w:r>
      </w:ins>
    </w:p>
    <w:p w:rsidR="000F0075" w:rsidRDefault="003436B7">
      <w:pPr>
        <w:pStyle w:val="12"/>
        <w:spacing w:after="240"/>
        <w:ind w:leftChars="0" w:left="0"/>
        <w:rPr>
          <w:ins w:id="14032" w:author="Administrator" w:date="2019-03-19T22:52:00Z"/>
        </w:rPr>
        <w:pPrChange w:id="14033" w:author="簡新佳" w:date="2019-03-19T12:55:00Z">
          <w:pPr>
            <w:pStyle w:val="12"/>
            <w:numPr>
              <w:numId w:val="1"/>
            </w:numPr>
            <w:spacing w:after="240"/>
            <w:ind w:leftChars="0" w:left="360" w:hanging="360"/>
            <w:outlineLvl w:val="0"/>
          </w:pPr>
        </w:pPrChange>
      </w:pPr>
      <w:ins w:id="14034" w:author="Administrator" w:date="2019-03-19T22:50:00Z">
        <w:r>
          <w:rPr>
            <w:rFonts w:hint="eastAsia"/>
          </w:rPr>
          <w:t>遠遠看去，那音波所過之處，</w:t>
        </w:r>
      </w:ins>
      <w:ins w:id="14035" w:author="Administrator" w:date="2019-03-19T22:51:00Z">
        <w:r>
          <w:rPr>
            <w:rFonts w:hint="eastAsia"/>
          </w:rPr>
          <w:t>寸草不留，如摧枯拉朽般的將一切</w:t>
        </w:r>
      </w:ins>
      <w:ins w:id="14036" w:author="Administrator" w:date="2019-03-19T22:52:00Z">
        <w:r>
          <w:rPr>
            <w:rFonts w:hint="eastAsia"/>
          </w:rPr>
          <w:t>摧毀殆盡，延伸數十里外，仍未去到盡頭。</w:t>
        </w:r>
      </w:ins>
    </w:p>
    <w:p w:rsidR="000F0075" w:rsidRDefault="003436B7">
      <w:pPr>
        <w:pStyle w:val="12"/>
        <w:spacing w:after="240"/>
        <w:ind w:leftChars="0" w:left="0"/>
        <w:rPr>
          <w:ins w:id="14037" w:author="Administrator" w:date="2019-03-22T00:48:00Z"/>
        </w:rPr>
        <w:pPrChange w:id="14038" w:author="簡新佳" w:date="2019-03-19T12:55:00Z">
          <w:pPr>
            <w:pStyle w:val="12"/>
            <w:numPr>
              <w:numId w:val="1"/>
            </w:numPr>
            <w:spacing w:after="240"/>
            <w:ind w:leftChars="0" w:left="360" w:hanging="360"/>
            <w:outlineLvl w:val="0"/>
          </w:pPr>
        </w:pPrChange>
      </w:pPr>
      <w:ins w:id="14039" w:author="Administrator" w:date="2019-03-19T22:52:00Z">
        <w:r>
          <w:rPr>
            <w:rFonts w:hint="eastAsia"/>
          </w:rPr>
          <w:t>也就在這音波去勢稍減之時，一道</w:t>
        </w:r>
      </w:ins>
      <w:ins w:id="14040" w:author="Administrator" w:date="2019-03-19T22:53:00Z">
        <w:r>
          <w:rPr>
            <w:rFonts w:hint="eastAsia"/>
          </w:rPr>
          <w:t>人影，比之</w:t>
        </w:r>
      </w:ins>
      <w:ins w:id="14041" w:author="Administrator" w:date="2019-03-19T22:54:00Z">
        <w:r w:rsidR="00451DBB">
          <w:rPr>
            <w:rFonts w:hint="eastAsia"/>
          </w:rPr>
          <w:t>山峰有如蟻螻般渺小，沖天而起，</w:t>
        </w:r>
        <w:r w:rsidR="00451DBB">
          <w:rPr>
            <w:rFonts w:hint="eastAsia"/>
          </w:rPr>
          <w:lastRenderedPageBreak/>
          <w:t>跟著雙指併攏，</w:t>
        </w:r>
      </w:ins>
      <w:ins w:id="14042" w:author="Administrator" w:date="2019-03-22T00:47:00Z">
        <w:r w:rsidR="00451DBB">
          <w:rPr>
            <w:rFonts w:hint="eastAsia"/>
          </w:rPr>
          <w:t>以指代劍，揮灑</w:t>
        </w:r>
      </w:ins>
      <w:ins w:id="14043" w:author="Administrator" w:date="2019-03-19T22:55:00Z">
        <w:r>
          <w:rPr>
            <w:rFonts w:hint="eastAsia"/>
          </w:rPr>
          <w:t>而落，劃出淡淡的劍影</w:t>
        </w:r>
      </w:ins>
      <w:ins w:id="14044" w:author="Administrator" w:date="2019-03-19T22:56:00Z">
        <w:r>
          <w:rPr>
            <w:rFonts w:hint="eastAsia"/>
          </w:rPr>
          <w:t>，</w:t>
        </w:r>
      </w:ins>
      <w:ins w:id="14045" w:author="Administrator" w:date="2019-03-22T00:47:00Z">
        <w:r w:rsidR="00451DBB">
          <w:rPr>
            <w:rFonts w:hint="eastAsia"/>
          </w:rPr>
          <w:t>朝鴟龜急速而去</w:t>
        </w:r>
      </w:ins>
      <w:ins w:id="14046" w:author="Administrator" w:date="2019-03-22T00:48:00Z">
        <w:r w:rsidR="00451DBB">
          <w:rPr>
            <w:rFonts w:hint="eastAsia"/>
          </w:rPr>
          <w:t>。</w:t>
        </w:r>
      </w:ins>
    </w:p>
    <w:p w:rsidR="000F0075" w:rsidRDefault="00451DBB">
      <w:pPr>
        <w:pStyle w:val="12"/>
        <w:spacing w:after="240"/>
        <w:ind w:leftChars="0" w:left="0"/>
        <w:rPr>
          <w:ins w:id="14047" w:author="Administrator" w:date="2019-03-19T22:59:00Z"/>
        </w:rPr>
        <w:pPrChange w:id="14048" w:author="簡新佳" w:date="2019-03-19T12:55:00Z">
          <w:pPr>
            <w:pStyle w:val="12"/>
            <w:numPr>
              <w:numId w:val="1"/>
            </w:numPr>
            <w:spacing w:after="240"/>
            <w:ind w:leftChars="0" w:left="360" w:hanging="360"/>
            <w:outlineLvl w:val="0"/>
          </w:pPr>
        </w:pPrChange>
      </w:pPr>
      <w:ins w:id="14049" w:author="Administrator" w:date="2019-03-22T00:48:00Z">
        <w:r>
          <w:rPr>
            <w:rFonts w:hint="eastAsia"/>
          </w:rPr>
          <w:t>別看這劍影雖小，可</w:t>
        </w:r>
      </w:ins>
      <w:ins w:id="14050" w:author="Administrator" w:date="2019-03-19T22:56:00Z">
        <w:r w:rsidR="003436B7">
          <w:rPr>
            <w:rFonts w:hint="eastAsia"/>
          </w:rPr>
          <w:t>卻讓</w:t>
        </w:r>
      </w:ins>
      <w:ins w:id="14051" w:author="Administrator" w:date="2019-03-19T23:01:00Z">
        <w:r w:rsidR="005C7CC0">
          <w:rPr>
            <w:rFonts w:hint="eastAsia"/>
          </w:rPr>
          <w:t>鴟龜</w:t>
        </w:r>
      </w:ins>
      <w:ins w:id="14052" w:author="Administrator" w:date="2019-03-19T22:56:00Z">
        <w:r w:rsidR="003436B7">
          <w:rPr>
            <w:rFonts w:hint="eastAsia"/>
          </w:rPr>
          <w:t>感到比方才那</w:t>
        </w:r>
      </w:ins>
      <w:ins w:id="14053" w:author="Administrator" w:date="2019-03-19T22:59:00Z">
        <w:r w:rsidR="005C7CC0">
          <w:rPr>
            <w:rFonts w:hint="eastAsia"/>
          </w:rPr>
          <w:t>山峰</w:t>
        </w:r>
      </w:ins>
      <w:ins w:id="14054" w:author="Administrator" w:date="2019-03-19T22:56:00Z">
        <w:r w:rsidR="003436B7">
          <w:rPr>
            <w:rFonts w:hint="eastAsia"/>
          </w:rPr>
          <w:t>還要</w:t>
        </w:r>
      </w:ins>
      <w:ins w:id="14055" w:author="Administrator" w:date="2019-03-19T22:58:00Z">
        <w:r w:rsidR="005C7CC0">
          <w:rPr>
            <w:rFonts w:hint="eastAsia"/>
          </w:rPr>
          <w:t>強烈</w:t>
        </w:r>
      </w:ins>
      <w:ins w:id="14056" w:author="Administrator" w:date="2019-03-22T00:48:00Z">
        <w:r>
          <w:rPr>
            <w:rFonts w:hint="eastAsia"/>
          </w:rPr>
          <w:t>數倍</w:t>
        </w:r>
      </w:ins>
      <w:ins w:id="14057" w:author="Administrator" w:date="2019-03-19T22:58:00Z">
        <w:r w:rsidR="005C7CC0">
          <w:rPr>
            <w:rFonts w:hint="eastAsia"/>
          </w:rPr>
          <w:t>的</w:t>
        </w:r>
      </w:ins>
      <w:ins w:id="14058" w:author="Administrator" w:date="2019-03-19T22:59:00Z">
        <w:r w:rsidR="005C7CC0">
          <w:rPr>
            <w:rFonts w:hint="eastAsia"/>
          </w:rPr>
          <w:t>劍意</w:t>
        </w:r>
      </w:ins>
      <w:ins w:id="14059" w:author="Administrator" w:date="2019-03-22T00:48:00Z">
        <w:r>
          <w:rPr>
            <w:rFonts w:hint="eastAsia"/>
          </w:rPr>
          <w:t>，</w:t>
        </w:r>
      </w:ins>
      <w:ins w:id="14060" w:author="Administrator" w:date="2019-03-19T22:59:00Z">
        <w:r w:rsidR="005C7CC0">
          <w:rPr>
            <w:rFonts w:hint="eastAsia"/>
          </w:rPr>
          <w:t>。</w:t>
        </w:r>
      </w:ins>
    </w:p>
    <w:p w:rsidR="000F0075" w:rsidRDefault="005C7CC0">
      <w:pPr>
        <w:pStyle w:val="12"/>
        <w:spacing w:after="240"/>
        <w:ind w:leftChars="0" w:left="0"/>
        <w:rPr>
          <w:ins w:id="14061" w:author="Administrator" w:date="2019-03-19T23:05:00Z"/>
        </w:rPr>
        <w:pPrChange w:id="14062" w:author="簡新佳" w:date="2019-03-19T12:55:00Z">
          <w:pPr>
            <w:pStyle w:val="12"/>
            <w:numPr>
              <w:numId w:val="1"/>
            </w:numPr>
            <w:spacing w:after="240"/>
            <w:ind w:leftChars="0" w:left="360" w:hanging="360"/>
            <w:outlineLvl w:val="0"/>
          </w:pPr>
        </w:pPrChange>
      </w:pPr>
      <w:ins w:id="14063" w:author="Administrator" w:date="2019-03-19T22:59:00Z">
        <w:r>
          <w:rPr>
            <w:rFonts w:hint="eastAsia"/>
          </w:rPr>
          <w:t>不過，那也只是比那山峰還要強烈而已，面對這一劍，</w:t>
        </w:r>
      </w:ins>
      <w:ins w:id="14064" w:author="Administrator" w:date="2019-03-19T23:01:00Z">
        <w:r>
          <w:rPr>
            <w:rFonts w:hint="eastAsia"/>
          </w:rPr>
          <w:t>鴟龜仍是</w:t>
        </w:r>
      </w:ins>
      <w:ins w:id="14065" w:author="Administrator" w:date="2019-03-19T23:02:00Z">
        <w:r>
          <w:rPr>
            <w:rFonts w:hint="eastAsia"/>
          </w:rPr>
          <w:t>毫不在意，</w:t>
        </w:r>
      </w:ins>
      <w:ins w:id="14066" w:author="Administrator" w:date="2019-03-19T23:06:00Z">
        <w:r>
          <w:rPr>
            <w:rFonts w:hint="eastAsia"/>
          </w:rPr>
          <w:t>緩緩</w:t>
        </w:r>
      </w:ins>
      <w:ins w:id="14067" w:author="Administrator" w:date="2019-03-19T23:02:00Z">
        <w:r>
          <w:rPr>
            <w:rFonts w:hint="eastAsia"/>
          </w:rPr>
          <w:t>一動，</w:t>
        </w:r>
      </w:ins>
      <w:ins w:id="14068" w:author="Administrator" w:date="2019-03-19T23:04:00Z">
        <w:r>
          <w:rPr>
            <w:rFonts w:hint="eastAsia"/>
          </w:rPr>
          <w:t>頓時</w:t>
        </w:r>
      </w:ins>
      <w:ins w:id="14069" w:author="Administrator" w:date="2019-03-19T23:05:00Z">
        <w:r>
          <w:rPr>
            <w:rFonts w:hint="eastAsia"/>
          </w:rPr>
          <w:t>血色禁地內，火山口內一隻巨大的龜爪，往前一</w:t>
        </w:r>
      </w:ins>
      <w:ins w:id="14070" w:author="Administrator" w:date="2019-03-19T23:06:00Z">
        <w:r>
          <w:rPr>
            <w:rFonts w:hint="eastAsia"/>
          </w:rPr>
          <w:t>揮</w:t>
        </w:r>
      </w:ins>
      <w:ins w:id="14071" w:author="Administrator" w:date="2019-03-19T23:05:00Z">
        <w:r>
          <w:rPr>
            <w:rFonts w:hint="eastAsia"/>
          </w:rPr>
          <w:t>。</w:t>
        </w:r>
      </w:ins>
    </w:p>
    <w:p w:rsidR="000F0075" w:rsidRDefault="005C7CC0">
      <w:pPr>
        <w:pStyle w:val="12"/>
        <w:spacing w:after="240"/>
        <w:ind w:leftChars="0" w:left="0"/>
        <w:rPr>
          <w:ins w:id="14072" w:author="Administrator" w:date="2019-03-19T23:08:00Z"/>
        </w:rPr>
        <w:pPrChange w:id="14073" w:author="簡新佳" w:date="2019-03-19T12:55:00Z">
          <w:pPr>
            <w:pStyle w:val="12"/>
            <w:numPr>
              <w:numId w:val="1"/>
            </w:numPr>
            <w:spacing w:after="240"/>
            <w:ind w:leftChars="0" w:left="360" w:hanging="360"/>
            <w:outlineLvl w:val="0"/>
          </w:pPr>
        </w:pPrChange>
      </w:pPr>
      <w:ins w:id="14074" w:author="Administrator" w:date="2019-03-19T23:05:00Z">
        <w:r>
          <w:rPr>
            <w:rFonts w:hint="eastAsia"/>
          </w:rPr>
          <w:t>那</w:t>
        </w:r>
      </w:ins>
      <w:ins w:id="14075" w:author="Administrator" w:date="2019-03-19T23:06:00Z">
        <w:r>
          <w:rPr>
            <w:rFonts w:hint="eastAsia"/>
          </w:rPr>
          <w:t>龜爪不過輕輕一動而已，可劃破的長空</w:t>
        </w:r>
      </w:ins>
      <w:ins w:id="14076" w:author="Administrator" w:date="2019-03-20T21:53:00Z">
        <w:r w:rsidR="00AE18EE">
          <w:rPr>
            <w:rFonts w:hint="eastAsia"/>
          </w:rPr>
          <w:t>之</w:t>
        </w:r>
      </w:ins>
      <w:ins w:id="14077" w:author="Administrator" w:date="2019-03-19T23:06:00Z">
        <w:r>
          <w:rPr>
            <w:rFonts w:hint="eastAsia"/>
          </w:rPr>
          <w:t>中，</w:t>
        </w:r>
      </w:ins>
      <w:ins w:id="14078" w:author="Administrator" w:date="2019-03-19T23:07:00Z">
        <w:r w:rsidR="00B045F9">
          <w:rPr>
            <w:rFonts w:hint="eastAsia"/>
          </w:rPr>
          <w:t>嗚嗚的</w:t>
        </w:r>
        <w:r>
          <w:rPr>
            <w:rFonts w:hint="eastAsia"/>
          </w:rPr>
          <w:t>風鳴聲</w:t>
        </w:r>
        <w:r w:rsidR="00B045F9">
          <w:rPr>
            <w:rFonts w:hint="eastAsia"/>
          </w:rPr>
          <w:t>卻捲起三道颶風，</w:t>
        </w:r>
      </w:ins>
      <w:ins w:id="14079" w:author="Administrator" w:date="2019-03-22T00:48:00Z">
        <w:r w:rsidR="00451DBB">
          <w:rPr>
            <w:rFonts w:hint="eastAsia"/>
          </w:rPr>
          <w:t>每道都有</w:t>
        </w:r>
      </w:ins>
      <w:ins w:id="14080" w:author="Administrator" w:date="2019-03-19T23:31:00Z">
        <w:r w:rsidR="00F33F16">
          <w:rPr>
            <w:rFonts w:hint="eastAsia"/>
          </w:rPr>
          <w:t>百丈大小，</w:t>
        </w:r>
      </w:ins>
      <w:ins w:id="14081" w:author="Administrator" w:date="2019-03-19T23:07:00Z">
        <w:r w:rsidR="00B045F9">
          <w:rPr>
            <w:rFonts w:hint="eastAsia"/>
          </w:rPr>
          <w:t>直接將那劍影給捲</w:t>
        </w:r>
      </w:ins>
      <w:ins w:id="14082" w:author="Administrator" w:date="2019-03-19T23:08:00Z">
        <w:r w:rsidR="00B045F9">
          <w:rPr>
            <w:rFonts w:hint="eastAsia"/>
          </w:rPr>
          <w:t>進去，跟著原封不動繼續往那人影</w:t>
        </w:r>
      </w:ins>
      <w:ins w:id="14083" w:author="Administrator" w:date="2019-03-19T23:31:00Z">
        <w:r w:rsidR="00F33F16">
          <w:rPr>
            <w:rFonts w:hint="eastAsia"/>
          </w:rPr>
          <w:t>襲</w:t>
        </w:r>
      </w:ins>
      <w:ins w:id="14084" w:author="Administrator" w:date="2019-03-19T23:08:00Z">
        <w:r w:rsidR="00B045F9">
          <w:rPr>
            <w:rFonts w:hint="eastAsia"/>
          </w:rPr>
          <w:t>去。</w:t>
        </w:r>
      </w:ins>
    </w:p>
    <w:p w:rsidR="000F0075" w:rsidRDefault="00B045F9">
      <w:pPr>
        <w:pStyle w:val="12"/>
        <w:spacing w:after="240"/>
        <w:ind w:leftChars="0" w:left="0"/>
        <w:rPr>
          <w:ins w:id="14085" w:author="Administrator" w:date="2019-03-19T23:31:00Z"/>
        </w:rPr>
        <w:pPrChange w:id="14086" w:author="簡新佳" w:date="2019-03-19T12:55:00Z">
          <w:pPr>
            <w:pStyle w:val="12"/>
            <w:numPr>
              <w:numId w:val="1"/>
            </w:numPr>
            <w:spacing w:after="240"/>
            <w:ind w:leftChars="0" w:left="360" w:hanging="360"/>
            <w:outlineLvl w:val="0"/>
          </w:pPr>
        </w:pPrChange>
      </w:pPr>
      <w:ins w:id="14087" w:author="Administrator" w:date="2019-03-19T23:08:00Z">
        <w:r>
          <w:rPr>
            <w:rFonts w:hint="eastAsia"/>
          </w:rPr>
          <w:t>「還不出手</w:t>
        </w:r>
      </w:ins>
      <w:ins w:id="14088" w:author="簡新佳" w:date="2019-04-01T10:47:00Z">
        <w:r w:rsidR="009561DB">
          <w:rPr>
            <w:rFonts w:hint="eastAsia"/>
          </w:rPr>
          <w:t>幫忙</w:t>
        </w:r>
      </w:ins>
      <w:ins w:id="14089" w:author="Administrator" w:date="2019-03-19T23:08:00Z">
        <w:r>
          <w:rPr>
            <w:rFonts w:hint="eastAsia"/>
          </w:rPr>
          <w:t>！」那人影臉色一變，</w:t>
        </w:r>
      </w:ins>
      <w:ins w:id="14090" w:author="Administrator" w:date="2019-03-19T23:09:00Z">
        <w:r>
          <w:rPr>
            <w:rFonts w:hint="eastAsia"/>
          </w:rPr>
          <w:t>乾枯的嘴唇微微開啟，發出一聲爆喝，</w:t>
        </w:r>
      </w:ins>
      <w:ins w:id="14091" w:author="Administrator" w:date="2019-03-19T23:31:00Z">
        <w:r w:rsidR="00F33F16">
          <w:rPr>
            <w:rFonts w:hint="eastAsia"/>
          </w:rPr>
          <w:t>同時</w:t>
        </w:r>
      </w:ins>
      <w:ins w:id="14092" w:author="Administrator" w:date="2019-03-22T00:49:00Z">
        <w:r w:rsidR="00451DBB">
          <w:rPr>
            <w:rFonts w:hint="eastAsia"/>
          </w:rPr>
          <w:t>立刻</w:t>
        </w:r>
      </w:ins>
      <w:ins w:id="14093" w:author="Administrator" w:date="2019-03-19T23:31:00Z">
        <w:r w:rsidR="00F33F16">
          <w:rPr>
            <w:rFonts w:hint="eastAsia"/>
          </w:rPr>
          <w:t>往後退去。</w:t>
        </w:r>
      </w:ins>
    </w:p>
    <w:p w:rsidR="000F0075" w:rsidRDefault="00B045F9">
      <w:pPr>
        <w:pStyle w:val="12"/>
        <w:spacing w:after="240"/>
        <w:ind w:leftChars="0" w:left="0"/>
        <w:rPr>
          <w:ins w:id="14094" w:author="Administrator" w:date="2019-03-19T23:11:00Z"/>
        </w:rPr>
        <w:pPrChange w:id="14095" w:author="簡新佳" w:date="2019-03-19T12:55:00Z">
          <w:pPr>
            <w:pStyle w:val="12"/>
            <w:numPr>
              <w:numId w:val="1"/>
            </w:numPr>
            <w:spacing w:after="240"/>
            <w:ind w:leftChars="0" w:left="360" w:hanging="360"/>
            <w:outlineLvl w:val="0"/>
          </w:pPr>
        </w:pPrChange>
      </w:pPr>
      <w:ins w:id="14096" w:author="Administrator" w:date="2019-03-19T23:09:00Z">
        <w:r>
          <w:rPr>
            <w:rFonts w:hint="eastAsia"/>
          </w:rPr>
          <w:t>同一</w:t>
        </w:r>
      </w:ins>
      <w:ins w:id="14097" w:author="Administrator" w:date="2019-03-19T23:10:00Z">
        <w:r>
          <w:rPr>
            <w:rFonts w:hint="eastAsia"/>
          </w:rPr>
          <w:t>時間，鴟龜另一側，相距百里之外，一名漢子哼了一</w:t>
        </w:r>
      </w:ins>
      <w:ins w:id="14098" w:author="Administrator" w:date="2019-03-19T23:11:00Z">
        <w:r>
          <w:rPr>
            <w:rFonts w:hint="eastAsia"/>
          </w:rPr>
          <w:t>聲，背上五柄刀器</w:t>
        </w:r>
      </w:ins>
      <w:ins w:id="14099" w:author="Administrator" w:date="2019-03-19T23:31:00Z">
        <w:r w:rsidR="00F33F16">
          <w:rPr>
            <w:rFonts w:hint="eastAsia"/>
          </w:rPr>
          <w:t>剎那</w:t>
        </w:r>
      </w:ins>
      <w:ins w:id="14100" w:author="Administrator" w:date="2019-03-19T23:11:00Z">
        <w:r>
          <w:rPr>
            <w:rFonts w:hint="eastAsia"/>
          </w:rPr>
          <w:t>飛起。</w:t>
        </w:r>
      </w:ins>
    </w:p>
    <w:p w:rsidR="000F0075" w:rsidRDefault="00B045F9">
      <w:pPr>
        <w:pStyle w:val="12"/>
        <w:spacing w:after="240"/>
        <w:ind w:leftChars="0" w:left="0"/>
        <w:rPr>
          <w:ins w:id="14101" w:author="Administrator" w:date="2019-03-19T23:14:00Z"/>
        </w:rPr>
        <w:pPrChange w:id="14102" w:author="簡新佳" w:date="2019-03-19T12:55:00Z">
          <w:pPr>
            <w:pStyle w:val="12"/>
            <w:numPr>
              <w:numId w:val="1"/>
            </w:numPr>
            <w:spacing w:after="240"/>
            <w:ind w:leftChars="0" w:left="360" w:hanging="360"/>
            <w:outlineLvl w:val="0"/>
          </w:pPr>
        </w:pPrChange>
      </w:pPr>
      <w:ins w:id="14103" w:author="Administrator" w:date="2019-03-19T23:11:00Z">
        <w:r>
          <w:rPr>
            <w:rFonts w:hint="eastAsia"/>
          </w:rPr>
          <w:t>那五柄刀器形狀各自不同，</w:t>
        </w:r>
      </w:ins>
      <w:ins w:id="14104" w:author="Administrator" w:date="2019-03-19T23:12:00Z">
        <w:r w:rsidR="00950077">
          <w:rPr>
            <w:rFonts w:hint="eastAsia"/>
          </w:rPr>
          <w:t>有的</w:t>
        </w:r>
      </w:ins>
      <w:ins w:id="14105" w:author="Administrator" w:date="2019-03-21T00:33:00Z">
        <w:r w:rsidR="00950077">
          <w:rPr>
            <w:rFonts w:hint="eastAsia"/>
          </w:rPr>
          <w:t>只有刀刃</w:t>
        </w:r>
      </w:ins>
      <w:ins w:id="14106" w:author="Administrator" w:date="2019-03-19T23:12:00Z">
        <w:r>
          <w:rPr>
            <w:rFonts w:hint="eastAsia"/>
          </w:rPr>
          <w:t>，有的小如匕首，還有一把</w:t>
        </w:r>
      </w:ins>
      <w:ins w:id="14107" w:author="Administrator" w:date="2019-03-21T00:33:00Z">
        <w:r w:rsidR="00950077">
          <w:rPr>
            <w:rFonts w:hint="eastAsia"/>
          </w:rPr>
          <w:t>大刀</w:t>
        </w:r>
      </w:ins>
      <w:ins w:id="14108" w:author="Administrator" w:date="2019-03-19T23:13:00Z">
        <w:r>
          <w:rPr>
            <w:rFonts w:hint="eastAsia"/>
          </w:rPr>
          <w:t>，狀如門板，比起刀來還不如說是塊鐵片，</w:t>
        </w:r>
      </w:ins>
      <w:ins w:id="14109" w:author="Administrator" w:date="2019-03-19T23:14:00Z">
        <w:r>
          <w:rPr>
            <w:rFonts w:hint="eastAsia"/>
          </w:rPr>
          <w:t>甚為奇特。</w:t>
        </w:r>
      </w:ins>
    </w:p>
    <w:p w:rsidR="000F0075" w:rsidRDefault="00B045F9">
      <w:pPr>
        <w:pStyle w:val="12"/>
        <w:spacing w:after="240"/>
        <w:ind w:leftChars="0" w:left="0"/>
        <w:rPr>
          <w:ins w:id="14110" w:author="Administrator" w:date="2019-03-19T23:18:00Z"/>
        </w:rPr>
        <w:pPrChange w:id="14111" w:author="簡新佳" w:date="2019-03-19T12:55:00Z">
          <w:pPr>
            <w:pStyle w:val="12"/>
            <w:numPr>
              <w:numId w:val="1"/>
            </w:numPr>
            <w:spacing w:after="240"/>
            <w:ind w:leftChars="0" w:left="360" w:hanging="360"/>
            <w:outlineLvl w:val="0"/>
          </w:pPr>
        </w:pPrChange>
      </w:pPr>
      <w:ins w:id="14112" w:author="Administrator" w:date="2019-03-19T23:14:00Z">
        <w:r>
          <w:rPr>
            <w:rFonts w:hint="eastAsia"/>
          </w:rPr>
          <w:t>可不管是哪一柄刀器，</w:t>
        </w:r>
      </w:ins>
      <w:ins w:id="14113" w:author="Administrator" w:date="2019-03-19T23:15:00Z">
        <w:r>
          <w:rPr>
            <w:rFonts w:hint="eastAsia"/>
          </w:rPr>
          <w:t>其上的威壓都遠遠不是法器能比，而是</w:t>
        </w:r>
      </w:ins>
      <w:ins w:id="14114" w:author="Administrator" w:date="2019-03-19T23:16:00Z">
        <w:r>
          <w:rPr>
            <w:rFonts w:hint="eastAsia"/>
          </w:rPr>
          <w:t>切切實實的元</w:t>
        </w:r>
        <w:r w:rsidR="00BA28D4">
          <w:rPr>
            <w:rFonts w:hint="eastAsia"/>
          </w:rPr>
          <w:t>嬰</w:t>
        </w:r>
        <w:r>
          <w:rPr>
            <w:rFonts w:hint="eastAsia"/>
          </w:rPr>
          <w:t>法寶</w:t>
        </w:r>
      </w:ins>
      <w:ins w:id="14115" w:author="Administrator" w:date="2019-03-19T23:18:00Z">
        <w:r w:rsidR="00BA28D4">
          <w:rPr>
            <w:rFonts w:hint="eastAsia"/>
          </w:rPr>
          <w:t>，威力不凡。</w:t>
        </w:r>
      </w:ins>
    </w:p>
    <w:p w:rsidR="000F0075" w:rsidRDefault="00BA28D4">
      <w:pPr>
        <w:pStyle w:val="12"/>
        <w:spacing w:after="240"/>
        <w:ind w:leftChars="0" w:left="0"/>
        <w:rPr>
          <w:ins w:id="14116" w:author="Administrator" w:date="2019-03-19T23:20:00Z"/>
        </w:rPr>
        <w:pPrChange w:id="14117" w:author="簡新佳" w:date="2019-03-19T12:55:00Z">
          <w:pPr>
            <w:pStyle w:val="12"/>
            <w:numPr>
              <w:numId w:val="1"/>
            </w:numPr>
            <w:spacing w:after="240"/>
            <w:ind w:leftChars="0" w:left="360" w:hanging="360"/>
            <w:outlineLvl w:val="0"/>
          </w:pPr>
        </w:pPrChange>
      </w:pPr>
      <w:ins w:id="14118" w:author="Administrator" w:date="2019-03-19T23:18:00Z">
        <w:r>
          <w:rPr>
            <w:rFonts w:hint="eastAsia"/>
          </w:rPr>
          <w:t>這五</w:t>
        </w:r>
      </w:ins>
      <w:ins w:id="14119" w:author="Administrator" w:date="2019-03-19T23:19:00Z">
        <w:r>
          <w:rPr>
            <w:rFonts w:hint="eastAsia"/>
          </w:rPr>
          <w:t>柄刀器一出，頓時形成五道</w:t>
        </w:r>
      </w:ins>
      <w:ins w:id="14120" w:author="Administrator" w:date="2019-03-19T23:20:00Z">
        <w:r>
          <w:rPr>
            <w:rFonts w:hint="eastAsia"/>
          </w:rPr>
          <w:t>百丈大小的</w:t>
        </w:r>
      </w:ins>
      <w:ins w:id="14121" w:author="Administrator" w:date="2019-03-19T23:19:00Z">
        <w:r>
          <w:rPr>
            <w:rFonts w:hint="eastAsia"/>
          </w:rPr>
          <w:t>虛影，</w:t>
        </w:r>
      </w:ins>
      <w:ins w:id="14122" w:author="Administrator" w:date="2019-03-19T23:23:00Z">
        <w:r>
          <w:rPr>
            <w:rFonts w:hint="eastAsia"/>
          </w:rPr>
          <w:t>往鴟龜</w:t>
        </w:r>
      </w:ins>
      <w:ins w:id="14123" w:author="Administrator" w:date="2019-03-19T23:32:00Z">
        <w:r w:rsidR="00F33F16">
          <w:rPr>
            <w:rFonts w:hint="eastAsia"/>
          </w:rPr>
          <w:t>另一側</w:t>
        </w:r>
      </w:ins>
      <w:ins w:id="14124" w:author="Administrator" w:date="2019-03-19T23:23:00Z">
        <w:r>
          <w:rPr>
            <w:rFonts w:hint="eastAsia"/>
          </w:rPr>
          <w:t>急</w:t>
        </w:r>
      </w:ins>
      <w:ins w:id="14125" w:author="Administrator" w:date="2019-03-19T23:24:00Z">
        <w:r>
          <w:rPr>
            <w:rFonts w:hint="eastAsia"/>
          </w:rPr>
          <w:t>劈而去，</w:t>
        </w:r>
      </w:ins>
      <w:ins w:id="14126" w:author="Administrator" w:date="2019-03-19T23:20:00Z">
        <w:r w:rsidR="00AE18EE">
          <w:rPr>
            <w:rFonts w:hint="eastAsia"/>
          </w:rPr>
          <w:t>雖仍是</w:t>
        </w:r>
      </w:ins>
      <w:ins w:id="14127" w:author="Administrator" w:date="2019-03-20T21:54:00Z">
        <w:r w:rsidR="00AE18EE">
          <w:rPr>
            <w:rFonts w:hint="eastAsia"/>
          </w:rPr>
          <w:t>渺小</w:t>
        </w:r>
      </w:ins>
      <w:ins w:id="14128" w:author="Administrator" w:date="2019-03-19T23:20:00Z">
        <w:r>
          <w:rPr>
            <w:rFonts w:hint="eastAsia"/>
          </w:rPr>
          <w:t>於鴟龜，但</w:t>
        </w:r>
      </w:ins>
      <w:ins w:id="14129" w:author="Administrator" w:date="2019-03-19T23:24:00Z">
        <w:r>
          <w:rPr>
            <w:rFonts w:hint="eastAsia"/>
          </w:rPr>
          <w:t>氣勢</w:t>
        </w:r>
      </w:ins>
      <w:ins w:id="14130" w:author="Administrator" w:date="2019-03-19T23:20:00Z">
        <w:r>
          <w:rPr>
            <w:rFonts w:hint="eastAsia"/>
          </w:rPr>
          <w:t>也足以</w:t>
        </w:r>
      </w:ins>
      <w:ins w:id="14131" w:author="Administrator" w:date="2019-03-20T21:54:00Z">
        <w:r w:rsidR="00AE18EE">
          <w:rPr>
            <w:rFonts w:hint="eastAsia"/>
          </w:rPr>
          <w:t>讓尋常元嬰老怪</w:t>
        </w:r>
      </w:ins>
      <w:ins w:id="14132" w:author="Administrator" w:date="2019-03-19T23:20:00Z">
        <w:r>
          <w:rPr>
            <w:rFonts w:hint="eastAsia"/>
          </w:rPr>
          <w:t>為之動容了。</w:t>
        </w:r>
      </w:ins>
    </w:p>
    <w:p w:rsidR="000F0075" w:rsidRDefault="00BA28D4">
      <w:pPr>
        <w:pStyle w:val="12"/>
        <w:spacing w:after="240"/>
        <w:ind w:leftChars="0" w:left="0"/>
        <w:rPr>
          <w:ins w:id="14133" w:author="Administrator" w:date="2019-03-19T23:23:00Z"/>
        </w:rPr>
        <w:pPrChange w:id="14134" w:author="簡新佳" w:date="2019-03-19T12:55:00Z">
          <w:pPr>
            <w:pStyle w:val="12"/>
            <w:numPr>
              <w:numId w:val="1"/>
            </w:numPr>
            <w:spacing w:after="240"/>
            <w:ind w:leftChars="0" w:left="360" w:hanging="360"/>
            <w:outlineLvl w:val="0"/>
          </w:pPr>
        </w:pPrChange>
      </w:pPr>
      <w:ins w:id="14135" w:author="Administrator" w:date="2019-03-19T23:21:00Z">
        <w:r>
          <w:rPr>
            <w:rFonts w:hint="eastAsia"/>
          </w:rPr>
          <w:t>可就算如此，鴟龜如天雷般的聲音仍是轟鳴四方，</w:t>
        </w:r>
      </w:ins>
      <w:ins w:id="14136" w:author="Administrator" w:date="2019-03-19T23:22:00Z">
        <w:r>
          <w:rPr>
            <w:rFonts w:hint="eastAsia"/>
          </w:rPr>
          <w:t>不屑一顧，「太弱了…就這點力，</w:t>
        </w:r>
      </w:ins>
      <w:ins w:id="14137" w:author="Administrator" w:date="2019-03-19T23:23:00Z">
        <w:r>
          <w:rPr>
            <w:rFonts w:hint="eastAsia"/>
          </w:rPr>
          <w:t>還不足以給我搔癢…」</w:t>
        </w:r>
      </w:ins>
    </w:p>
    <w:p w:rsidR="000F0075" w:rsidRDefault="00BA28D4">
      <w:pPr>
        <w:pStyle w:val="12"/>
        <w:spacing w:after="240"/>
        <w:ind w:leftChars="0" w:left="0"/>
        <w:rPr>
          <w:ins w:id="14138" w:author="Administrator" w:date="2019-03-19T23:32:00Z"/>
        </w:rPr>
        <w:pPrChange w:id="14139" w:author="簡新佳" w:date="2019-03-19T12:55:00Z">
          <w:pPr>
            <w:pStyle w:val="12"/>
            <w:numPr>
              <w:numId w:val="1"/>
            </w:numPr>
            <w:spacing w:after="240"/>
            <w:ind w:leftChars="0" w:left="360" w:hanging="360"/>
            <w:outlineLvl w:val="0"/>
          </w:pPr>
        </w:pPrChange>
      </w:pPr>
      <w:ins w:id="14140" w:author="Administrator" w:date="2019-03-19T23:23:00Z">
        <w:r>
          <w:rPr>
            <w:rFonts w:hint="eastAsia"/>
          </w:rPr>
          <w:t>甚至，牠連動都不動，直接以身軀硬</w:t>
        </w:r>
      </w:ins>
      <w:ins w:id="14141" w:author="Administrator" w:date="2019-03-19T23:24:00Z">
        <w:r w:rsidR="00451DBB">
          <w:rPr>
            <w:rFonts w:hint="eastAsia"/>
          </w:rPr>
          <w:t>扛，那五道</w:t>
        </w:r>
      </w:ins>
      <w:ins w:id="14142" w:author="Administrator" w:date="2019-03-22T00:50:00Z">
        <w:r w:rsidR="00451DBB">
          <w:rPr>
            <w:rFonts w:hint="eastAsia"/>
          </w:rPr>
          <w:t>刀</w:t>
        </w:r>
      </w:ins>
      <w:ins w:id="14143" w:author="Administrator" w:date="2019-03-19T23:24:00Z">
        <w:r>
          <w:rPr>
            <w:rFonts w:hint="eastAsia"/>
          </w:rPr>
          <w:t>影，在其身上硬轟了幾下，只將</w:t>
        </w:r>
      </w:ins>
      <w:ins w:id="14144" w:author="Administrator" w:date="2019-03-22T00:50:00Z">
        <w:r w:rsidR="00451DBB">
          <w:rPr>
            <w:rFonts w:hint="eastAsia"/>
          </w:rPr>
          <w:t>本已破裂的</w:t>
        </w:r>
      </w:ins>
      <w:ins w:id="14145" w:author="Administrator" w:date="2019-03-19T23:24:00Z">
        <w:r>
          <w:rPr>
            <w:rFonts w:hint="eastAsia"/>
          </w:rPr>
          <w:t>靈山山脈</w:t>
        </w:r>
      </w:ins>
      <w:ins w:id="14146" w:author="Administrator" w:date="2019-03-22T00:50:00Z">
        <w:r w:rsidR="00451DBB">
          <w:rPr>
            <w:rFonts w:hint="eastAsia"/>
          </w:rPr>
          <w:t>上</w:t>
        </w:r>
      </w:ins>
      <w:ins w:id="14147" w:author="Administrator" w:date="2019-03-19T23:24:00Z">
        <w:r>
          <w:rPr>
            <w:rFonts w:hint="eastAsia"/>
          </w:rPr>
          <w:t>再劈出</w:t>
        </w:r>
      </w:ins>
      <w:ins w:id="14148" w:author="Administrator" w:date="2019-03-19T23:25:00Z">
        <w:r>
          <w:rPr>
            <w:rFonts w:hint="eastAsia"/>
          </w:rPr>
          <w:t>幾道</w:t>
        </w:r>
      </w:ins>
      <w:ins w:id="14149" w:author="Administrator" w:date="2019-03-19T23:32:00Z">
        <w:r w:rsidR="00F33F16">
          <w:rPr>
            <w:rFonts w:hint="eastAsia"/>
          </w:rPr>
          <w:t>裂痕，露出其下的巨大龜殼而已。</w:t>
        </w:r>
      </w:ins>
    </w:p>
    <w:p w:rsidR="000F0075" w:rsidRDefault="00F33F16">
      <w:pPr>
        <w:pStyle w:val="12"/>
        <w:spacing w:after="240"/>
        <w:ind w:leftChars="0" w:left="0"/>
        <w:rPr>
          <w:ins w:id="14150" w:author="Administrator" w:date="2019-03-20T21:59:00Z"/>
        </w:rPr>
        <w:pPrChange w:id="14151" w:author="簡新佳" w:date="2019-03-19T12:55:00Z">
          <w:pPr>
            <w:pStyle w:val="12"/>
            <w:numPr>
              <w:numId w:val="1"/>
            </w:numPr>
            <w:spacing w:after="240"/>
            <w:ind w:leftChars="0" w:left="360" w:hanging="360"/>
            <w:outlineLvl w:val="0"/>
          </w:pPr>
        </w:pPrChange>
      </w:pPr>
      <w:ins w:id="14152" w:author="Administrator" w:date="2019-03-19T23:33:00Z">
        <w:r>
          <w:rPr>
            <w:rFonts w:hint="eastAsia"/>
          </w:rPr>
          <w:t>「當年…你們四派之祖鎮我神念</w:t>
        </w:r>
      </w:ins>
      <w:ins w:id="14153" w:author="Administrator" w:date="2019-03-19T23:34:00Z">
        <w:r>
          <w:rPr>
            <w:rFonts w:hint="eastAsia"/>
          </w:rPr>
          <w:t>，我雖不敵，但仍分出幾許分魂在這禁地內等待著…如今，</w:t>
        </w:r>
      </w:ins>
      <w:ins w:id="14154" w:author="Administrator" w:date="2019-03-19T23:35:00Z">
        <w:r>
          <w:rPr>
            <w:rFonts w:hint="eastAsia"/>
          </w:rPr>
          <w:t>我本體甦醒，你們又拿甚麼來阻止我？」</w:t>
        </w:r>
      </w:ins>
      <w:ins w:id="14155" w:author="Administrator" w:date="2019-03-20T21:55:00Z">
        <w:r w:rsidR="00AE18EE">
          <w:rPr>
            <w:rFonts w:hint="eastAsia"/>
          </w:rPr>
          <w:t>鴟龜</w:t>
        </w:r>
      </w:ins>
      <w:ins w:id="14156" w:author="Administrator" w:date="2019-03-20T21:58:00Z">
        <w:r w:rsidR="00AE18EE">
          <w:rPr>
            <w:rFonts w:hint="eastAsia"/>
          </w:rPr>
          <w:t>輕蔑的聲音迴盪之際，那三道颶風已經後發先至，追上了那</w:t>
        </w:r>
      </w:ins>
      <w:ins w:id="14157" w:author="Administrator" w:date="2019-03-20T21:59:00Z">
        <w:r w:rsidR="00AE18EE">
          <w:rPr>
            <w:rFonts w:hint="eastAsia"/>
          </w:rPr>
          <w:t>出劍老者。</w:t>
        </w:r>
      </w:ins>
    </w:p>
    <w:p w:rsidR="000F0075" w:rsidRDefault="00AE18EE">
      <w:pPr>
        <w:pStyle w:val="12"/>
        <w:spacing w:after="240"/>
        <w:ind w:leftChars="0" w:left="0"/>
        <w:rPr>
          <w:ins w:id="14158" w:author="Administrator" w:date="2019-03-20T22:02:00Z"/>
        </w:rPr>
        <w:pPrChange w:id="14159" w:author="簡新佳" w:date="2019-03-19T12:55:00Z">
          <w:pPr>
            <w:pStyle w:val="12"/>
            <w:numPr>
              <w:numId w:val="1"/>
            </w:numPr>
            <w:spacing w:after="240"/>
            <w:ind w:leftChars="0" w:left="360" w:hanging="360"/>
            <w:outlineLvl w:val="0"/>
          </w:pPr>
        </w:pPrChange>
      </w:pPr>
      <w:ins w:id="14160" w:author="Administrator" w:date="2019-03-20T21:59:00Z">
        <w:r>
          <w:rPr>
            <w:rFonts w:hint="eastAsia"/>
          </w:rPr>
          <w:t>後者哪怕有護體劍氣之身，也</w:t>
        </w:r>
      </w:ins>
      <w:ins w:id="14161" w:author="Administrator" w:date="2019-03-20T22:00:00Z">
        <w:r>
          <w:rPr>
            <w:rFonts w:hint="eastAsia"/>
          </w:rPr>
          <w:t>禁不起如此狂烈的衝擊，</w:t>
        </w:r>
      </w:ins>
      <w:ins w:id="14162" w:author="Administrator" w:date="2019-03-22T00:51:00Z">
        <w:r w:rsidR="00451DBB">
          <w:rPr>
            <w:rFonts w:hint="eastAsia"/>
          </w:rPr>
          <w:t>慘叫一聲，</w:t>
        </w:r>
      </w:ins>
      <w:ins w:id="14163" w:author="Administrator" w:date="2019-03-20T22:00:00Z">
        <w:r>
          <w:rPr>
            <w:rFonts w:hint="eastAsia"/>
          </w:rPr>
          <w:t>不多時便</w:t>
        </w:r>
      </w:ins>
      <w:ins w:id="14164" w:author="Administrator" w:date="2019-03-20T22:01:00Z">
        <w:r>
          <w:rPr>
            <w:rFonts w:hint="eastAsia"/>
          </w:rPr>
          <w:t>渾身</w:t>
        </w:r>
      </w:ins>
      <w:ins w:id="14165" w:author="Administrator" w:date="2019-03-22T00:51:00Z">
        <w:r w:rsidR="00451DBB">
          <w:rPr>
            <w:rFonts w:hint="eastAsia"/>
          </w:rPr>
          <w:t>浴血</w:t>
        </w:r>
      </w:ins>
      <w:ins w:id="14166" w:author="Administrator" w:date="2019-03-20T22:01:00Z">
        <w:r>
          <w:rPr>
            <w:rFonts w:hint="eastAsia"/>
          </w:rPr>
          <w:t>，狼狽不堪</w:t>
        </w:r>
      </w:ins>
      <w:ins w:id="14167" w:author="Administrator" w:date="2019-03-22T00:51:00Z">
        <w:r w:rsidR="00451DBB">
          <w:rPr>
            <w:rFonts w:hint="eastAsia"/>
          </w:rPr>
          <w:t>地想要</w:t>
        </w:r>
      </w:ins>
      <w:ins w:id="14168" w:author="Administrator" w:date="2019-03-20T22:03:00Z">
        <w:r w:rsidR="00451DBB">
          <w:rPr>
            <w:rFonts w:hint="eastAsia"/>
          </w:rPr>
          <w:t>掙扎</w:t>
        </w:r>
      </w:ins>
      <w:ins w:id="14169" w:author="Administrator" w:date="2019-03-20T22:02:00Z">
        <w:r>
          <w:rPr>
            <w:rFonts w:hint="eastAsia"/>
          </w:rPr>
          <w:t>衝出颶風。</w:t>
        </w:r>
      </w:ins>
    </w:p>
    <w:p w:rsidR="000F0075" w:rsidRDefault="00D94DA9">
      <w:pPr>
        <w:pStyle w:val="12"/>
        <w:spacing w:after="240"/>
        <w:ind w:leftChars="0" w:left="0"/>
        <w:rPr>
          <w:ins w:id="14170" w:author="Administrator" w:date="2019-03-20T22:08:00Z"/>
        </w:rPr>
        <w:pPrChange w:id="14171" w:author="簡新佳" w:date="2019-03-19T12:55:00Z">
          <w:pPr>
            <w:pStyle w:val="12"/>
            <w:numPr>
              <w:numId w:val="1"/>
            </w:numPr>
            <w:spacing w:after="240"/>
            <w:ind w:leftChars="0" w:left="360" w:hanging="360"/>
            <w:outlineLvl w:val="0"/>
          </w:pPr>
        </w:pPrChange>
      </w:pPr>
      <w:ins w:id="14172" w:author="Administrator" w:date="2019-03-20T22:04:00Z">
        <w:r>
          <w:rPr>
            <w:rFonts w:hint="eastAsia"/>
          </w:rPr>
          <w:t>而鴟龜巨大的頭顱看也不看他，反倒望向旁邊一處空</w:t>
        </w:r>
      </w:ins>
      <w:ins w:id="14173" w:author="Administrator" w:date="2019-03-20T22:05:00Z">
        <w:r>
          <w:rPr>
            <w:rFonts w:hint="eastAsia"/>
          </w:rPr>
          <w:t>處，</w:t>
        </w:r>
      </w:ins>
      <w:ins w:id="14174" w:author="Administrator" w:date="2019-03-20T22:08:00Z">
        <w:r>
          <w:rPr>
            <w:rFonts w:hint="eastAsia"/>
          </w:rPr>
          <w:t>哼了一聲，</w:t>
        </w:r>
      </w:ins>
      <w:ins w:id="14175" w:author="Administrator" w:date="2019-03-20T21:55:00Z">
        <w:r w:rsidR="00AE18EE">
          <w:rPr>
            <w:rFonts w:hint="eastAsia"/>
          </w:rPr>
          <w:t>「</w:t>
        </w:r>
      </w:ins>
      <w:ins w:id="14176" w:author="Administrator" w:date="2019-03-20T22:08:00Z">
        <w:r>
          <w:rPr>
            <w:rFonts w:hint="eastAsia"/>
          </w:rPr>
          <w:t>小輩，在我面前還想藏著嗎？」</w:t>
        </w:r>
      </w:ins>
    </w:p>
    <w:p w:rsidR="000F0075" w:rsidRDefault="00D94DA9">
      <w:pPr>
        <w:pStyle w:val="12"/>
        <w:spacing w:after="240"/>
        <w:ind w:leftChars="0" w:left="0"/>
        <w:rPr>
          <w:ins w:id="14177" w:author="Administrator" w:date="2019-03-20T22:23:00Z"/>
        </w:rPr>
        <w:pPrChange w:id="14178" w:author="簡新佳" w:date="2019-03-19T12:55:00Z">
          <w:pPr>
            <w:pStyle w:val="12"/>
            <w:numPr>
              <w:numId w:val="1"/>
            </w:numPr>
            <w:spacing w:after="240"/>
            <w:ind w:leftChars="0" w:left="360" w:hanging="360"/>
            <w:outlineLvl w:val="0"/>
          </w:pPr>
        </w:pPrChange>
      </w:pPr>
      <w:ins w:id="14179" w:author="Administrator" w:date="2019-03-20T22:08:00Z">
        <w:r>
          <w:rPr>
            <w:rFonts w:hint="eastAsia"/>
          </w:rPr>
          <w:t>「</w:t>
        </w:r>
      </w:ins>
      <w:ins w:id="14180" w:author="Administrator" w:date="2019-03-20T22:15:00Z">
        <w:r w:rsidR="004878A4">
          <w:rPr>
            <w:rFonts w:hint="eastAsia"/>
          </w:rPr>
          <w:t>…前…前輩說笑了…晚輩只是剛到而已…」</w:t>
        </w:r>
      </w:ins>
      <w:ins w:id="14181" w:author="Administrator" w:date="2019-03-22T00:51:00Z">
        <w:r w:rsidR="00451DBB">
          <w:rPr>
            <w:rFonts w:hint="eastAsia"/>
          </w:rPr>
          <w:t>只見</w:t>
        </w:r>
      </w:ins>
      <w:ins w:id="14182" w:author="Administrator" w:date="2019-03-20T22:16:00Z">
        <w:r w:rsidR="004878A4">
          <w:rPr>
            <w:rFonts w:hint="eastAsia"/>
          </w:rPr>
          <w:t>一個</w:t>
        </w:r>
      </w:ins>
      <w:ins w:id="14183" w:author="Administrator" w:date="2019-03-22T00:51:00Z">
        <w:r w:rsidR="00451DBB">
          <w:rPr>
            <w:rFonts w:hint="eastAsia"/>
          </w:rPr>
          <w:t>凹凸有致</w:t>
        </w:r>
      </w:ins>
      <w:ins w:id="14184" w:author="Administrator" w:date="2019-03-20T22:17:00Z">
        <w:r w:rsidR="004878A4">
          <w:rPr>
            <w:rFonts w:hint="eastAsia"/>
          </w:rPr>
          <w:t>的身影從半空之中浮現出來，</w:t>
        </w:r>
      </w:ins>
      <w:ins w:id="14185" w:author="Administrator" w:date="2019-03-20T22:18:00Z">
        <w:r w:rsidR="004878A4">
          <w:rPr>
            <w:rFonts w:hint="eastAsia"/>
          </w:rPr>
          <w:t>聽其聲鶯鶯燕燕，如</w:t>
        </w:r>
      </w:ins>
      <w:ins w:id="14186" w:author="Administrator" w:date="2019-03-20T22:22:00Z">
        <w:r w:rsidR="004878A4" w:rsidRPr="004878A4">
          <w:rPr>
            <w:rFonts w:hint="eastAsia"/>
          </w:rPr>
          <w:t>軟語低喃</w:t>
        </w:r>
        <w:r w:rsidR="004878A4">
          <w:rPr>
            <w:rFonts w:hint="eastAsia"/>
          </w:rPr>
          <w:t>，可見到其貌之後，</w:t>
        </w:r>
      </w:ins>
      <w:ins w:id="14187" w:author="Administrator" w:date="2019-03-20T22:23:00Z">
        <w:r w:rsidR="004878A4">
          <w:rPr>
            <w:rFonts w:hint="eastAsia"/>
          </w:rPr>
          <w:t>卻讓人忍不住想</w:t>
        </w:r>
        <w:r w:rsidR="004878A4">
          <w:rPr>
            <w:rFonts w:hint="eastAsia"/>
          </w:rPr>
          <w:lastRenderedPageBreak/>
          <w:t>別過頭去。</w:t>
        </w:r>
      </w:ins>
    </w:p>
    <w:p w:rsidR="000F0075" w:rsidRDefault="004878A4">
      <w:pPr>
        <w:pStyle w:val="12"/>
        <w:spacing w:after="240"/>
        <w:ind w:leftChars="0" w:left="0"/>
        <w:rPr>
          <w:ins w:id="14188" w:author="Administrator" w:date="2019-03-20T22:26:00Z"/>
        </w:rPr>
        <w:pPrChange w:id="14189" w:author="簡新佳" w:date="2019-03-19T12:55:00Z">
          <w:pPr>
            <w:pStyle w:val="12"/>
            <w:numPr>
              <w:numId w:val="1"/>
            </w:numPr>
            <w:spacing w:after="240"/>
            <w:ind w:leftChars="0" w:left="360" w:hanging="360"/>
            <w:outlineLvl w:val="0"/>
          </w:pPr>
        </w:pPrChange>
      </w:pPr>
      <w:ins w:id="14190" w:author="Administrator" w:date="2019-03-20T22:24:00Z">
        <w:r>
          <w:rPr>
            <w:rFonts w:hint="eastAsia"/>
          </w:rPr>
          <w:t>她，或者說他，臉上</w:t>
        </w:r>
      </w:ins>
      <w:ins w:id="14191" w:author="Administrator" w:date="2019-03-20T22:25:00Z">
        <w:r>
          <w:rPr>
            <w:rFonts w:hint="eastAsia"/>
          </w:rPr>
          <w:t>一半男妝，一半女妝，一邊長髮，一邊短髮，從額頭中央，過眉心鼻</w:t>
        </w:r>
        <w:r w:rsidR="0077113D">
          <w:rPr>
            <w:rFonts w:hint="eastAsia"/>
          </w:rPr>
          <w:t>樑，直至嘴巴</w:t>
        </w:r>
      </w:ins>
      <w:ins w:id="14192" w:author="Administrator" w:date="2019-03-20T22:26:00Z">
        <w:r w:rsidR="0077113D">
          <w:rPr>
            <w:rFonts w:hint="eastAsia"/>
          </w:rPr>
          <w:t>脖子，赫然一分為二，半男半女。</w:t>
        </w:r>
      </w:ins>
    </w:p>
    <w:p w:rsidR="000F0075" w:rsidRDefault="0077113D">
      <w:pPr>
        <w:pStyle w:val="12"/>
        <w:spacing w:after="240"/>
        <w:ind w:leftChars="0" w:left="0"/>
        <w:rPr>
          <w:ins w:id="14193" w:author="Administrator" w:date="2019-03-20T22:27:00Z"/>
        </w:rPr>
        <w:pPrChange w:id="14194" w:author="簡新佳" w:date="2019-03-19T12:55:00Z">
          <w:pPr>
            <w:pStyle w:val="12"/>
            <w:numPr>
              <w:numId w:val="1"/>
            </w:numPr>
            <w:spacing w:after="240"/>
            <w:ind w:leftChars="0" w:left="360" w:hanging="360"/>
            <w:outlineLvl w:val="0"/>
          </w:pPr>
        </w:pPrChange>
      </w:pPr>
      <w:ins w:id="14195" w:author="Administrator" w:date="2019-03-20T22:26:00Z">
        <w:r>
          <w:rPr>
            <w:rFonts w:hint="eastAsia"/>
          </w:rPr>
          <w:t>而其身子特徵，也從中分隔，各為陰陽，就好像原本的一男一女各自切開，再</w:t>
        </w:r>
      </w:ins>
      <w:ins w:id="14196" w:author="Administrator" w:date="2019-03-20T22:27:00Z">
        <w:r>
          <w:rPr>
            <w:rFonts w:hint="eastAsia"/>
          </w:rPr>
          <w:t>合在一起一樣，讓人看了毛骨悚然。</w:t>
        </w:r>
      </w:ins>
    </w:p>
    <w:p w:rsidR="000F0075" w:rsidRDefault="0077113D">
      <w:pPr>
        <w:pStyle w:val="12"/>
        <w:spacing w:after="240"/>
        <w:ind w:leftChars="0" w:left="0"/>
        <w:rPr>
          <w:ins w:id="14197" w:author="Administrator" w:date="2019-03-20T22:38:00Z"/>
        </w:rPr>
        <w:pPrChange w:id="14198" w:author="簡新佳" w:date="2019-03-19T12:55:00Z">
          <w:pPr>
            <w:pStyle w:val="12"/>
            <w:numPr>
              <w:numId w:val="1"/>
            </w:numPr>
            <w:spacing w:after="240"/>
            <w:ind w:leftChars="0" w:left="360" w:hanging="360"/>
            <w:outlineLvl w:val="0"/>
          </w:pPr>
        </w:pPrChange>
      </w:pPr>
      <w:ins w:id="14199" w:author="Administrator" w:date="2019-03-20T22:27:00Z">
        <w:r>
          <w:rPr>
            <w:rFonts w:hint="eastAsia"/>
          </w:rPr>
          <w:t>「不男不女的傢伙…看了就噁心，你給老夫我滾！」那鴟龜</w:t>
        </w:r>
      </w:ins>
      <w:ins w:id="14200" w:author="Administrator" w:date="2019-03-20T22:36:00Z">
        <w:r w:rsidR="007C372C">
          <w:rPr>
            <w:rFonts w:hint="eastAsia"/>
          </w:rPr>
          <w:t>毫不領情，</w:t>
        </w:r>
      </w:ins>
      <w:ins w:id="14201" w:author="Administrator" w:date="2019-03-20T22:57:00Z">
        <w:r w:rsidR="007053DD">
          <w:rPr>
            <w:rFonts w:hint="eastAsia"/>
          </w:rPr>
          <w:t>斥喝之外，</w:t>
        </w:r>
      </w:ins>
      <w:ins w:id="14202" w:author="Administrator" w:date="2019-03-20T22:37:00Z">
        <w:r w:rsidR="007C372C">
          <w:rPr>
            <w:rFonts w:hint="eastAsia"/>
          </w:rPr>
          <w:t>猛地</w:t>
        </w:r>
      </w:ins>
      <w:ins w:id="14203" w:author="Administrator" w:date="2019-03-20T22:36:00Z">
        <w:r w:rsidR="007C372C">
          <w:rPr>
            <w:rFonts w:hint="eastAsia"/>
          </w:rPr>
          <w:t>張開大嘴，</w:t>
        </w:r>
      </w:ins>
      <w:ins w:id="14204" w:author="Administrator" w:date="2019-03-20T22:37:00Z">
        <w:r w:rsidR="007C372C">
          <w:rPr>
            <w:rFonts w:hint="eastAsia"/>
          </w:rPr>
          <w:t>以迅雷不及掩耳的速度往前一咬</w:t>
        </w:r>
      </w:ins>
      <w:ins w:id="14205" w:author="Administrator" w:date="2019-03-20T22:38:00Z">
        <w:r w:rsidR="007C372C">
          <w:rPr>
            <w:rFonts w:hint="eastAsia"/>
          </w:rPr>
          <w:t>。</w:t>
        </w:r>
      </w:ins>
    </w:p>
    <w:p w:rsidR="000F0075" w:rsidRDefault="007C372C">
      <w:pPr>
        <w:pStyle w:val="12"/>
        <w:spacing w:after="240"/>
        <w:ind w:leftChars="0" w:left="0"/>
        <w:rPr>
          <w:ins w:id="14206" w:author="Administrator" w:date="2019-03-20T23:19:00Z"/>
        </w:rPr>
        <w:pPrChange w:id="14207" w:author="簡新佳" w:date="2019-03-19T12:55:00Z">
          <w:pPr>
            <w:pStyle w:val="12"/>
            <w:numPr>
              <w:numId w:val="1"/>
            </w:numPr>
            <w:spacing w:after="240"/>
            <w:ind w:leftChars="0" w:left="360" w:hanging="360"/>
            <w:outlineLvl w:val="0"/>
          </w:pPr>
        </w:pPrChange>
      </w:pPr>
      <w:ins w:id="14208" w:author="Administrator" w:date="2019-03-20T22:38:00Z">
        <w:r>
          <w:rPr>
            <w:rFonts w:hint="eastAsia"/>
          </w:rPr>
          <w:t>喀嚓一聲，那身影在千鈞一髮之際，</w:t>
        </w:r>
      </w:ins>
      <w:ins w:id="14209" w:author="Administrator" w:date="2019-03-20T23:15:00Z">
        <w:r w:rsidR="00D03A47">
          <w:rPr>
            <w:rFonts w:hint="eastAsia"/>
          </w:rPr>
          <w:t>詭異地一分為二，兩</w:t>
        </w:r>
      </w:ins>
      <w:ins w:id="14210" w:author="Administrator" w:date="2019-03-20T22:39:00Z">
        <w:r>
          <w:rPr>
            <w:rFonts w:hint="eastAsia"/>
          </w:rPr>
          <w:t>半邊</w:t>
        </w:r>
      </w:ins>
      <w:ins w:id="14211" w:author="Administrator" w:date="2019-03-22T00:52:00Z">
        <w:r w:rsidR="00451DBB">
          <w:rPr>
            <w:rFonts w:hint="eastAsia"/>
          </w:rPr>
          <w:t>各自</w:t>
        </w:r>
      </w:ins>
      <w:ins w:id="14212" w:author="Administrator" w:date="2019-03-20T23:15:00Z">
        <w:r w:rsidR="00D03A47">
          <w:rPr>
            <w:rFonts w:hint="eastAsia"/>
          </w:rPr>
          <w:t>模糊</w:t>
        </w:r>
      </w:ins>
      <w:ins w:id="14213" w:author="Administrator" w:date="2019-03-20T22:59:00Z">
        <w:r w:rsidR="007053DD">
          <w:rPr>
            <w:rFonts w:hint="eastAsia"/>
          </w:rPr>
          <w:t>消失</w:t>
        </w:r>
      </w:ins>
      <w:ins w:id="14214" w:author="Administrator" w:date="2019-03-20T23:15:00Z">
        <w:r w:rsidR="00451DBB">
          <w:rPr>
            <w:rFonts w:hint="eastAsia"/>
          </w:rPr>
          <w:t>在半空</w:t>
        </w:r>
      </w:ins>
      <w:ins w:id="14215" w:author="Administrator" w:date="2019-03-20T22:39:00Z">
        <w:r>
          <w:rPr>
            <w:rFonts w:hint="eastAsia"/>
          </w:rPr>
          <w:t>，</w:t>
        </w:r>
      </w:ins>
      <w:ins w:id="14216" w:author="Administrator" w:date="2019-03-20T23:15:00Z">
        <w:r w:rsidR="00D03A47">
          <w:rPr>
            <w:rFonts w:hint="eastAsia"/>
          </w:rPr>
          <w:t>再出現時已</w:t>
        </w:r>
      </w:ins>
      <w:ins w:id="14217" w:author="Administrator" w:date="2019-03-20T22:39:00Z">
        <w:r>
          <w:rPr>
            <w:rFonts w:hint="eastAsia"/>
          </w:rPr>
          <w:t>重合於百丈之外，</w:t>
        </w:r>
      </w:ins>
      <w:ins w:id="14218" w:author="Administrator" w:date="2019-03-20T23:16:00Z">
        <w:r w:rsidR="00D03A47">
          <w:rPr>
            <w:rFonts w:hint="eastAsia"/>
          </w:rPr>
          <w:t>臉上滿是</w:t>
        </w:r>
      </w:ins>
      <w:ins w:id="14219" w:author="Administrator" w:date="2019-03-20T23:17:00Z">
        <w:r w:rsidR="00D03A47">
          <w:rPr>
            <w:rFonts w:hint="eastAsia"/>
          </w:rPr>
          <w:t>驚恐與蒼白，</w:t>
        </w:r>
      </w:ins>
      <w:ins w:id="14220" w:author="Administrator" w:date="2019-03-20T23:19:00Z">
        <w:r w:rsidR="00D03A47">
          <w:rPr>
            <w:rFonts w:hint="eastAsia"/>
          </w:rPr>
          <w:t>氣息更是銳減許多，</w:t>
        </w:r>
      </w:ins>
      <w:ins w:id="14221" w:author="Administrator" w:date="2019-03-20T23:17:00Z">
        <w:r w:rsidR="00D03A47">
          <w:rPr>
            <w:rFonts w:hint="eastAsia"/>
          </w:rPr>
          <w:t>看得出來方才那一下雖沒讓他受傷，但也</w:t>
        </w:r>
      </w:ins>
      <w:ins w:id="14222" w:author="Administrator" w:date="2019-03-20T23:18:00Z">
        <w:r w:rsidR="00D03A47">
          <w:rPr>
            <w:rFonts w:hint="eastAsia"/>
          </w:rPr>
          <w:t>逼得他使出一次保命之</w:t>
        </w:r>
      </w:ins>
      <w:ins w:id="14223" w:author="Administrator" w:date="2019-03-20T23:19:00Z">
        <w:r w:rsidR="00D03A47">
          <w:rPr>
            <w:rFonts w:hint="eastAsia"/>
          </w:rPr>
          <w:t>術。</w:t>
        </w:r>
      </w:ins>
    </w:p>
    <w:p w:rsidR="000F0075" w:rsidRDefault="00D03A47">
      <w:pPr>
        <w:pStyle w:val="12"/>
        <w:spacing w:after="240"/>
        <w:ind w:leftChars="0" w:left="0"/>
        <w:rPr>
          <w:ins w:id="14224" w:author="Administrator" w:date="2019-03-20T23:22:00Z"/>
        </w:rPr>
        <w:pPrChange w:id="14225" w:author="簡新佳" w:date="2019-03-19T12:55:00Z">
          <w:pPr>
            <w:pStyle w:val="12"/>
            <w:numPr>
              <w:numId w:val="1"/>
            </w:numPr>
            <w:spacing w:after="240"/>
            <w:ind w:leftChars="0" w:left="360" w:hanging="360"/>
            <w:outlineLvl w:val="0"/>
          </w:pPr>
        </w:pPrChange>
      </w:pPr>
      <w:ins w:id="14226" w:author="Administrator" w:date="2019-03-20T23:19:00Z">
        <w:r>
          <w:rPr>
            <w:rFonts w:hint="eastAsia"/>
          </w:rPr>
          <w:t>「師妹我早說了，</w:t>
        </w:r>
      </w:ins>
      <w:ins w:id="14227" w:author="Administrator" w:date="2019-03-20T23:20:00Z">
        <w:r>
          <w:rPr>
            <w:rFonts w:hint="eastAsia"/>
          </w:rPr>
          <w:t>別來淌這場渾水，</w:t>
        </w:r>
      </w:ins>
      <w:ins w:id="14228" w:author="Administrator" w:date="2019-03-20T23:19:00Z">
        <w:r>
          <w:rPr>
            <w:rFonts w:hint="eastAsia"/>
          </w:rPr>
          <w:t>這老不死</w:t>
        </w:r>
      </w:ins>
      <w:ins w:id="14229" w:author="Administrator" w:date="2019-03-20T23:20:00Z">
        <w:r>
          <w:rPr>
            <w:rFonts w:hint="eastAsia"/>
          </w:rPr>
          <w:t>跟本不是我們可以對付的對象，何必白白受死！」那</w:t>
        </w:r>
      </w:ins>
      <w:ins w:id="14230" w:author="Administrator" w:date="2019-03-20T23:21:00Z">
        <w:r>
          <w:rPr>
            <w:rFonts w:hint="eastAsia"/>
          </w:rPr>
          <w:t>身影其中男臉半邊又氣又怒，嘴唇</w:t>
        </w:r>
      </w:ins>
      <w:ins w:id="14231" w:author="Administrator" w:date="2019-03-20T23:22:00Z">
        <w:r>
          <w:rPr>
            <w:rFonts w:hint="eastAsia"/>
          </w:rPr>
          <w:t>開合</w:t>
        </w:r>
      </w:ins>
      <w:ins w:id="14232" w:author="Administrator" w:date="2019-03-22T00:53:00Z">
        <w:r w:rsidR="00451DBB">
          <w:rPr>
            <w:rFonts w:hint="eastAsia"/>
          </w:rPr>
          <w:t>說話</w:t>
        </w:r>
      </w:ins>
      <w:ins w:id="14233" w:author="Administrator" w:date="2019-03-20T23:22:00Z">
        <w:r>
          <w:rPr>
            <w:rFonts w:hint="eastAsia"/>
          </w:rPr>
          <w:t>著。</w:t>
        </w:r>
      </w:ins>
    </w:p>
    <w:p w:rsidR="000F0075" w:rsidRDefault="00D03A47">
      <w:pPr>
        <w:pStyle w:val="12"/>
        <w:spacing w:after="240"/>
        <w:ind w:leftChars="0" w:left="0"/>
        <w:rPr>
          <w:ins w:id="14234" w:author="Administrator" w:date="2019-03-20T23:23:00Z"/>
        </w:rPr>
        <w:pPrChange w:id="14235" w:author="簡新佳" w:date="2019-03-19T12:55:00Z">
          <w:pPr>
            <w:pStyle w:val="12"/>
            <w:numPr>
              <w:numId w:val="1"/>
            </w:numPr>
            <w:spacing w:after="240"/>
            <w:ind w:leftChars="0" w:left="360" w:hanging="360"/>
            <w:outlineLvl w:val="0"/>
          </w:pPr>
        </w:pPrChange>
      </w:pPr>
      <w:ins w:id="14236" w:author="Administrator" w:date="2019-03-20T23:22:00Z">
        <w:r>
          <w:rPr>
            <w:rFonts w:hint="eastAsia"/>
          </w:rPr>
          <w:t>另外半邊女臉則是愁眉不展，似乎</w:t>
        </w:r>
      </w:ins>
      <w:ins w:id="14237" w:author="Administrator" w:date="2019-03-22T00:54:00Z">
        <w:r w:rsidR="00451DBB">
          <w:rPr>
            <w:rFonts w:hint="eastAsia"/>
          </w:rPr>
          <w:t>被這男臉說得</w:t>
        </w:r>
      </w:ins>
      <w:ins w:id="14238" w:author="Administrator" w:date="2019-03-20T23:22:00Z">
        <w:r>
          <w:rPr>
            <w:rFonts w:hint="eastAsia"/>
          </w:rPr>
          <w:t>躊躇不定，</w:t>
        </w:r>
      </w:ins>
      <w:ins w:id="14239" w:author="Administrator" w:date="2019-03-20T23:23:00Z">
        <w:r>
          <w:rPr>
            <w:rFonts w:hint="eastAsia"/>
          </w:rPr>
          <w:t>不知該如</w:t>
        </w:r>
      </w:ins>
      <w:ins w:id="14240" w:author="Administrator" w:date="2019-03-21T00:05:00Z">
        <w:r w:rsidR="00CB3C44">
          <w:rPr>
            <w:rFonts w:hint="eastAsia"/>
          </w:rPr>
          <w:t>何</w:t>
        </w:r>
      </w:ins>
      <w:ins w:id="14241" w:author="Administrator" w:date="2019-03-20T23:23:00Z">
        <w:r>
          <w:rPr>
            <w:rFonts w:hint="eastAsia"/>
          </w:rPr>
          <w:t>是好。</w:t>
        </w:r>
      </w:ins>
    </w:p>
    <w:p w:rsidR="000F0075" w:rsidRDefault="00D03A47">
      <w:pPr>
        <w:pStyle w:val="12"/>
        <w:spacing w:after="240"/>
        <w:ind w:leftChars="0" w:left="0"/>
        <w:rPr>
          <w:ins w:id="14242" w:author="Administrator" w:date="2019-03-20T23:29:00Z"/>
        </w:rPr>
        <w:pPrChange w:id="14243" w:author="簡新佳" w:date="2019-03-19T12:55:00Z">
          <w:pPr>
            <w:pStyle w:val="12"/>
            <w:numPr>
              <w:numId w:val="1"/>
            </w:numPr>
            <w:spacing w:after="240"/>
            <w:ind w:leftChars="0" w:left="360" w:hanging="360"/>
            <w:outlineLvl w:val="0"/>
          </w:pPr>
        </w:pPrChange>
      </w:pPr>
      <w:ins w:id="14244" w:author="Administrator" w:date="2019-03-20T23:23:00Z">
        <w:r>
          <w:rPr>
            <w:rFonts w:hint="eastAsia"/>
          </w:rPr>
          <w:t>卻再此時，原先</w:t>
        </w:r>
      </w:ins>
      <w:ins w:id="14245" w:author="Administrator" w:date="2019-03-20T23:24:00Z">
        <w:r w:rsidR="00290848">
          <w:rPr>
            <w:rFonts w:hint="eastAsia"/>
          </w:rPr>
          <w:t>那三道颶風內，突然爆出一陣</w:t>
        </w:r>
      </w:ins>
      <w:ins w:id="14246" w:author="Administrator" w:date="2019-03-22T00:54:00Z">
        <w:r w:rsidR="00290848">
          <w:rPr>
            <w:rFonts w:hint="eastAsia"/>
          </w:rPr>
          <w:t>撼</w:t>
        </w:r>
      </w:ins>
      <w:ins w:id="14247" w:author="Administrator" w:date="2019-03-20T23:24:00Z">
        <w:r w:rsidR="00290848">
          <w:rPr>
            <w:rFonts w:hint="eastAsia"/>
          </w:rPr>
          <w:t>天</w:t>
        </w:r>
        <w:r>
          <w:rPr>
            <w:rFonts w:hint="eastAsia"/>
          </w:rPr>
          <w:t>鳴</w:t>
        </w:r>
      </w:ins>
      <w:ins w:id="14248" w:author="Administrator" w:date="2019-03-22T00:54:00Z">
        <w:r w:rsidR="00290848">
          <w:rPr>
            <w:rFonts w:hint="eastAsia"/>
          </w:rPr>
          <w:t>響</w:t>
        </w:r>
      </w:ins>
      <w:ins w:id="14249" w:author="Administrator" w:date="2019-03-20T23:24:00Z">
        <w:r>
          <w:rPr>
            <w:rFonts w:hint="eastAsia"/>
          </w:rPr>
          <w:t>，跟著一</w:t>
        </w:r>
      </w:ins>
      <w:ins w:id="14250" w:author="Administrator" w:date="2019-03-20T23:28:00Z">
        <w:r w:rsidR="00803DD8">
          <w:rPr>
            <w:rFonts w:hint="eastAsia"/>
          </w:rPr>
          <w:t>道</w:t>
        </w:r>
      </w:ins>
      <w:ins w:id="14251" w:author="Administrator" w:date="2019-03-20T23:25:00Z">
        <w:r>
          <w:rPr>
            <w:rFonts w:hint="eastAsia"/>
          </w:rPr>
          <w:t>千丈紅光，形成一把巨大赤劍破風而出，那</w:t>
        </w:r>
      </w:ins>
      <w:ins w:id="14252" w:author="Administrator" w:date="2019-03-20T23:24:00Z">
        <w:r>
          <w:rPr>
            <w:rFonts w:hint="eastAsia"/>
          </w:rPr>
          <w:t>老者</w:t>
        </w:r>
      </w:ins>
      <w:ins w:id="14253" w:author="Administrator" w:date="2019-03-20T23:28:00Z">
        <w:r w:rsidR="00803DD8">
          <w:rPr>
            <w:rFonts w:hint="eastAsia"/>
          </w:rPr>
          <w:t>全身是血，終於脫困而出。</w:t>
        </w:r>
      </w:ins>
    </w:p>
    <w:p w:rsidR="000F0075" w:rsidRDefault="00803DD8">
      <w:pPr>
        <w:pStyle w:val="12"/>
        <w:spacing w:after="240"/>
        <w:ind w:leftChars="0" w:left="0"/>
        <w:rPr>
          <w:ins w:id="14254" w:author="Administrator" w:date="2019-03-22T01:10:00Z"/>
        </w:rPr>
        <w:pPrChange w:id="14255" w:author="簡新佳" w:date="2019-03-19T12:55:00Z">
          <w:pPr>
            <w:pStyle w:val="12"/>
            <w:numPr>
              <w:numId w:val="1"/>
            </w:numPr>
            <w:spacing w:after="240"/>
            <w:ind w:leftChars="0" w:left="360" w:hanging="360"/>
            <w:outlineLvl w:val="0"/>
          </w:pPr>
        </w:pPrChange>
      </w:pPr>
      <w:ins w:id="14256" w:author="Administrator" w:date="2019-03-20T23:29:00Z">
        <w:r>
          <w:rPr>
            <w:rFonts w:hint="eastAsia"/>
          </w:rPr>
          <w:t>同一時間，</w:t>
        </w:r>
      </w:ins>
      <w:ins w:id="14257" w:author="Administrator" w:date="2019-03-21T00:05:00Z">
        <w:r w:rsidR="00CB3C44">
          <w:rPr>
            <w:rFonts w:hint="eastAsia"/>
          </w:rPr>
          <w:t>在百里外的那持刀漢子</w:t>
        </w:r>
      </w:ins>
      <w:ins w:id="14258" w:author="Administrator" w:date="2019-03-21T00:31:00Z">
        <w:r w:rsidR="00950077">
          <w:rPr>
            <w:rFonts w:hint="eastAsia"/>
          </w:rPr>
          <w:t>，似乎感應到了甚麼，</w:t>
        </w:r>
      </w:ins>
      <w:ins w:id="14259" w:author="Administrator" w:date="2019-03-21T00:32:00Z">
        <w:r w:rsidR="00950077">
          <w:rPr>
            <w:rFonts w:hint="eastAsia"/>
          </w:rPr>
          <w:t>他雙手一合，驀地五柄長刀</w:t>
        </w:r>
      </w:ins>
      <w:ins w:id="14260" w:author="Administrator" w:date="2019-03-22T01:10:00Z">
        <w:r w:rsidR="000A4939">
          <w:rPr>
            <w:rFonts w:hint="eastAsia"/>
          </w:rPr>
          <w:t>出</w:t>
        </w:r>
      </w:ins>
      <w:ins w:id="14261" w:author="Administrator" w:date="2019-03-21T00:32:00Z">
        <w:r w:rsidR="00950077">
          <w:rPr>
            <w:rFonts w:hint="eastAsia"/>
          </w:rPr>
          <w:t>奇地相扣相依</w:t>
        </w:r>
      </w:ins>
      <w:ins w:id="14262" w:author="Administrator" w:date="2019-03-22T01:10:00Z">
        <w:r w:rsidR="000A4939">
          <w:rPr>
            <w:rFonts w:hint="eastAsia"/>
          </w:rPr>
          <w:t>，竟合而為一，</w:t>
        </w:r>
      </w:ins>
      <w:ins w:id="14263" w:author="Administrator" w:date="2019-03-21T00:32:00Z">
        <w:r w:rsidR="00950077">
          <w:rPr>
            <w:rFonts w:hint="eastAsia"/>
          </w:rPr>
          <w:t>併成一把完整的大刀</w:t>
        </w:r>
      </w:ins>
      <w:ins w:id="14264" w:author="Administrator" w:date="2019-03-21T00:33:00Z">
        <w:r w:rsidR="00950077">
          <w:rPr>
            <w:rFonts w:hint="eastAsia"/>
          </w:rPr>
          <w:t>。</w:t>
        </w:r>
      </w:ins>
    </w:p>
    <w:p w:rsidR="000F0075" w:rsidRDefault="000A4939">
      <w:pPr>
        <w:pStyle w:val="12"/>
        <w:spacing w:after="240"/>
        <w:ind w:leftChars="0" w:left="0"/>
        <w:rPr>
          <w:ins w:id="14265" w:author="Administrator" w:date="2019-03-21T00:34:00Z"/>
        </w:rPr>
        <w:pPrChange w:id="14266" w:author="簡新佳" w:date="2019-03-19T12:55:00Z">
          <w:pPr>
            <w:pStyle w:val="12"/>
            <w:numPr>
              <w:numId w:val="1"/>
            </w:numPr>
            <w:spacing w:after="240"/>
            <w:ind w:leftChars="0" w:left="360" w:hanging="360"/>
            <w:outlineLvl w:val="0"/>
          </w:pPr>
        </w:pPrChange>
      </w:pPr>
      <w:ins w:id="14267" w:author="Administrator" w:date="2019-03-22T01:10:00Z">
        <w:r>
          <w:rPr>
            <w:rFonts w:hint="eastAsia"/>
          </w:rPr>
          <w:t>此刀</w:t>
        </w:r>
      </w:ins>
      <w:ins w:id="14268" w:author="Administrator" w:date="2019-03-22T01:13:00Z">
        <w:r>
          <w:rPr>
            <w:rFonts w:hint="eastAsia"/>
          </w:rPr>
          <w:t>迎風漸漲，</w:t>
        </w:r>
      </w:ins>
      <w:ins w:id="14269" w:author="Administrator" w:date="2019-03-22T01:16:00Z">
        <w:r>
          <w:rPr>
            <w:rFonts w:hint="eastAsia"/>
          </w:rPr>
          <w:t>化作一道百丈大的黑色長刀，氣勢</w:t>
        </w:r>
      </w:ins>
      <w:ins w:id="14270" w:author="Administrator" w:date="2019-03-22T01:17:00Z">
        <w:r>
          <w:rPr>
            <w:rFonts w:hint="eastAsia"/>
          </w:rPr>
          <w:t>磅礡，</w:t>
        </w:r>
      </w:ins>
      <w:ins w:id="14271" w:author="Administrator" w:date="2019-03-22T01:18:00Z">
        <w:r>
          <w:rPr>
            <w:rFonts w:hint="eastAsia"/>
          </w:rPr>
          <w:t>比</w:t>
        </w:r>
      </w:ins>
      <w:ins w:id="14272" w:author="Administrator" w:date="2019-03-22T01:20:00Z">
        <w:r w:rsidR="00892B1C">
          <w:rPr>
            <w:rFonts w:hint="eastAsia"/>
          </w:rPr>
          <w:t>起</w:t>
        </w:r>
      </w:ins>
      <w:ins w:id="14273" w:author="Administrator" w:date="2019-03-22T01:17:00Z">
        <w:r>
          <w:rPr>
            <w:rFonts w:hint="eastAsia"/>
          </w:rPr>
          <w:t>那巨大赤劍</w:t>
        </w:r>
      </w:ins>
      <w:ins w:id="14274" w:author="Administrator" w:date="2019-03-22T01:20:00Z">
        <w:r w:rsidR="00892B1C">
          <w:rPr>
            <w:rFonts w:hint="eastAsia"/>
          </w:rPr>
          <w:t>絲毫沒有遜色</w:t>
        </w:r>
      </w:ins>
      <w:ins w:id="14275" w:author="Administrator" w:date="2019-03-22T01:17:00Z">
        <w:r>
          <w:rPr>
            <w:rFonts w:hint="eastAsia"/>
          </w:rPr>
          <w:t>，</w:t>
        </w:r>
      </w:ins>
      <w:ins w:id="14276" w:author="Administrator" w:date="2019-03-21T00:34:00Z">
        <w:r w:rsidR="00892B1C">
          <w:rPr>
            <w:rFonts w:hint="eastAsia"/>
          </w:rPr>
          <w:t>與那老者遙遙相對，彼此</w:t>
        </w:r>
      </w:ins>
      <w:ins w:id="14277" w:author="Administrator" w:date="2019-03-22T01:21:00Z">
        <w:r w:rsidR="00892B1C">
          <w:rPr>
            <w:rFonts w:hint="eastAsia"/>
          </w:rPr>
          <w:t>呼應</w:t>
        </w:r>
      </w:ins>
      <w:ins w:id="14278" w:author="Administrator" w:date="2019-03-21T00:34:00Z">
        <w:r w:rsidR="00950077">
          <w:rPr>
            <w:rFonts w:hint="eastAsia"/>
          </w:rPr>
          <w:t>著。</w:t>
        </w:r>
      </w:ins>
    </w:p>
    <w:p w:rsidR="000F0075" w:rsidRDefault="00950077">
      <w:pPr>
        <w:pStyle w:val="12"/>
        <w:spacing w:after="240"/>
        <w:ind w:leftChars="0" w:left="0"/>
        <w:rPr>
          <w:ins w:id="14279" w:author="Administrator" w:date="2019-03-21T00:41:00Z"/>
        </w:rPr>
        <w:pPrChange w:id="14280" w:author="簡新佳" w:date="2019-03-19T12:55:00Z">
          <w:pPr>
            <w:pStyle w:val="12"/>
            <w:numPr>
              <w:numId w:val="1"/>
            </w:numPr>
            <w:spacing w:after="240"/>
            <w:ind w:leftChars="0" w:left="360" w:hanging="360"/>
            <w:outlineLvl w:val="0"/>
          </w:pPr>
        </w:pPrChange>
      </w:pPr>
      <w:ins w:id="14281" w:author="Administrator" w:date="2019-03-21T00:34:00Z">
        <w:r>
          <w:rPr>
            <w:rFonts w:hint="eastAsia"/>
          </w:rPr>
          <w:t>而</w:t>
        </w:r>
      </w:ins>
      <w:ins w:id="14282" w:author="Administrator" w:date="2019-03-21T00:35:00Z">
        <w:r>
          <w:rPr>
            <w:rFonts w:hint="eastAsia"/>
          </w:rPr>
          <w:t>那半邊女子，也在此時像是下定決心，</w:t>
        </w:r>
      </w:ins>
      <w:ins w:id="14283" w:author="Administrator" w:date="2019-03-21T00:40:00Z">
        <w:r w:rsidR="009448AB">
          <w:rPr>
            <w:rFonts w:hint="eastAsia"/>
          </w:rPr>
          <w:t>不在猶豫，掐訣一指，一道八色毒霧化作一只百</w:t>
        </w:r>
      </w:ins>
      <w:ins w:id="14284" w:author="Administrator" w:date="2019-03-21T00:41:00Z">
        <w:r w:rsidR="009448AB">
          <w:rPr>
            <w:rFonts w:hint="eastAsia"/>
          </w:rPr>
          <w:t>丈</w:t>
        </w:r>
      </w:ins>
      <w:ins w:id="14285" w:author="Administrator" w:date="2019-03-21T00:40:00Z">
        <w:r w:rsidR="009448AB">
          <w:rPr>
            <w:rFonts w:hint="eastAsia"/>
          </w:rPr>
          <w:t>大的</w:t>
        </w:r>
      </w:ins>
      <w:ins w:id="14286" w:author="Administrator" w:date="2019-03-22T01:21:00Z">
        <w:r w:rsidR="00892B1C">
          <w:rPr>
            <w:rFonts w:hint="eastAsia"/>
          </w:rPr>
          <w:t>綠色</w:t>
        </w:r>
      </w:ins>
      <w:ins w:id="14287" w:author="Administrator" w:date="2019-03-21T00:40:00Z">
        <w:r w:rsidR="009448AB">
          <w:rPr>
            <w:rFonts w:hint="eastAsia"/>
          </w:rPr>
          <w:t>毒蠍</w:t>
        </w:r>
      </w:ins>
      <w:ins w:id="14288" w:author="Administrator" w:date="2019-03-21T00:41:00Z">
        <w:r w:rsidR="009448AB">
          <w:rPr>
            <w:rFonts w:hint="eastAsia"/>
          </w:rPr>
          <w:t>，</w:t>
        </w:r>
      </w:ins>
      <w:ins w:id="14289" w:author="Administrator" w:date="2019-03-22T01:21:00Z">
        <w:r w:rsidR="00892B1C">
          <w:rPr>
            <w:rFonts w:hint="eastAsia"/>
          </w:rPr>
          <w:t>背甲之上還佈滿了一張張痛楚的臉孔，讓人</w:t>
        </w:r>
      </w:ins>
      <w:ins w:id="14290" w:author="Administrator" w:date="2019-03-22T01:22:00Z">
        <w:r w:rsidR="00892B1C">
          <w:rPr>
            <w:rFonts w:hint="eastAsia"/>
          </w:rPr>
          <w:t>望之生怯，</w:t>
        </w:r>
      </w:ins>
      <w:ins w:id="14291" w:author="Administrator" w:date="2019-03-21T00:41:00Z">
        <w:r w:rsidR="009448AB">
          <w:rPr>
            <w:rFonts w:hint="eastAsia"/>
          </w:rPr>
          <w:t>往</w:t>
        </w:r>
      </w:ins>
      <w:ins w:id="14292" w:author="Administrator" w:date="2019-03-22T01:22:00Z">
        <w:r w:rsidR="00892B1C">
          <w:rPr>
            <w:rFonts w:hint="eastAsia"/>
          </w:rPr>
          <w:t>那</w:t>
        </w:r>
      </w:ins>
      <w:ins w:id="14293" w:author="Administrator" w:date="2019-03-21T00:41:00Z">
        <w:r w:rsidR="009448AB">
          <w:rPr>
            <w:rFonts w:hint="eastAsia"/>
          </w:rPr>
          <w:t>鴟龜衝去。</w:t>
        </w:r>
      </w:ins>
    </w:p>
    <w:p w:rsidR="000F0075" w:rsidRDefault="009448AB">
      <w:pPr>
        <w:pStyle w:val="12"/>
        <w:spacing w:after="240"/>
        <w:ind w:leftChars="0" w:left="0"/>
        <w:rPr>
          <w:ins w:id="14294" w:author="Administrator" w:date="2019-03-22T01:36:00Z"/>
        </w:rPr>
        <w:pPrChange w:id="14295" w:author="簡新佳" w:date="2019-03-19T12:55:00Z">
          <w:pPr>
            <w:pStyle w:val="12"/>
            <w:numPr>
              <w:numId w:val="1"/>
            </w:numPr>
            <w:spacing w:after="240"/>
            <w:ind w:leftChars="0" w:left="360" w:hanging="360"/>
            <w:outlineLvl w:val="0"/>
          </w:pPr>
        </w:pPrChange>
      </w:pPr>
      <w:ins w:id="14296" w:author="Administrator" w:date="2019-03-21T00:41:00Z">
        <w:r>
          <w:rPr>
            <w:rFonts w:hint="eastAsia"/>
          </w:rPr>
          <w:t>鴟龜</w:t>
        </w:r>
      </w:ins>
      <w:ins w:id="14297" w:author="Administrator" w:date="2019-03-21T00:43:00Z">
        <w:r>
          <w:rPr>
            <w:rFonts w:hint="eastAsia"/>
          </w:rPr>
          <w:t>同時面對三方攻勢</w:t>
        </w:r>
      </w:ins>
      <w:ins w:id="14298" w:author="Administrator" w:date="2019-03-21T00:44:00Z">
        <w:r w:rsidR="00892B1C">
          <w:rPr>
            <w:rFonts w:hint="eastAsia"/>
          </w:rPr>
          <w:t>，卻是</w:t>
        </w:r>
      </w:ins>
      <w:ins w:id="14299" w:author="Administrator" w:date="2019-03-22T01:23:00Z">
        <w:r w:rsidR="00892B1C">
          <w:rPr>
            <w:rFonts w:hint="eastAsia"/>
          </w:rPr>
          <w:t>看都不看，反而搖搖望著遠方，似乎還在等些甚麼</w:t>
        </w:r>
      </w:ins>
      <w:ins w:id="14300" w:author="Administrator" w:date="2019-03-22T01:36:00Z">
        <w:r w:rsidR="00082587">
          <w:rPr>
            <w:rFonts w:hint="eastAsia"/>
          </w:rPr>
          <w:t>。</w:t>
        </w:r>
      </w:ins>
    </w:p>
    <w:p w:rsidR="000F0075" w:rsidRDefault="00082587">
      <w:pPr>
        <w:pStyle w:val="12"/>
        <w:spacing w:after="240"/>
        <w:ind w:leftChars="0" w:left="0"/>
        <w:rPr>
          <w:ins w:id="14301" w:author="Administrator" w:date="2019-03-22T01:40:00Z"/>
        </w:rPr>
        <w:pPrChange w:id="14302" w:author="簡新佳" w:date="2019-03-19T12:55:00Z">
          <w:pPr>
            <w:pStyle w:val="12"/>
            <w:numPr>
              <w:numId w:val="1"/>
            </w:numPr>
            <w:spacing w:after="240"/>
            <w:ind w:leftChars="0" w:left="360" w:hanging="360"/>
            <w:outlineLvl w:val="0"/>
          </w:pPr>
        </w:pPrChange>
      </w:pPr>
      <w:ins w:id="14303" w:author="Administrator" w:date="2019-03-22T01:37:00Z">
        <w:r>
          <w:rPr>
            <w:rFonts w:hint="eastAsia"/>
          </w:rPr>
          <w:t>嗤拉一聲</w:t>
        </w:r>
      </w:ins>
      <w:ins w:id="14304" w:author="Administrator" w:date="2019-03-22T01:38:00Z">
        <w:r>
          <w:rPr>
            <w:rFonts w:hint="eastAsia"/>
          </w:rPr>
          <w:t>擎天巨響，三方攻勢幾乎是同一時間轟在那鴟龜身上，掀起</w:t>
        </w:r>
      </w:ins>
      <w:ins w:id="14305" w:author="Administrator" w:date="2019-03-22T01:39:00Z">
        <w:r>
          <w:rPr>
            <w:rFonts w:hint="eastAsia"/>
          </w:rPr>
          <w:t>地動天搖之勢，更捲起數十丈高的塵暴，將整個鴟龜身影掩埋在內</w:t>
        </w:r>
      </w:ins>
      <w:ins w:id="14306" w:author="Administrator" w:date="2019-03-22T01:40:00Z">
        <w:r>
          <w:rPr>
            <w:rFonts w:hint="eastAsia"/>
          </w:rPr>
          <w:t>，看不清死活。</w:t>
        </w:r>
      </w:ins>
    </w:p>
    <w:p w:rsidR="000F0075" w:rsidRDefault="00082587">
      <w:pPr>
        <w:pStyle w:val="12"/>
        <w:spacing w:after="240"/>
        <w:ind w:leftChars="0" w:left="0"/>
        <w:rPr>
          <w:ins w:id="14307" w:author="Administrator" w:date="2019-03-22T01:41:00Z"/>
        </w:rPr>
        <w:pPrChange w:id="14308" w:author="簡新佳" w:date="2019-03-19T12:55:00Z">
          <w:pPr>
            <w:pStyle w:val="12"/>
            <w:numPr>
              <w:numId w:val="1"/>
            </w:numPr>
            <w:spacing w:after="240"/>
            <w:ind w:leftChars="0" w:left="360" w:hanging="360"/>
            <w:outlineLvl w:val="0"/>
          </w:pPr>
        </w:pPrChange>
      </w:pPr>
      <w:ins w:id="14309" w:author="Administrator" w:date="2019-03-22T01:40:00Z">
        <w:r>
          <w:rPr>
            <w:rFonts w:hint="eastAsia"/>
          </w:rPr>
          <w:t>可下一瞬間，噗哇三聲</w:t>
        </w:r>
      </w:ins>
      <w:ins w:id="14310" w:author="Administrator" w:date="2019-03-22T01:41:00Z">
        <w:r>
          <w:rPr>
            <w:rFonts w:hint="eastAsia"/>
          </w:rPr>
          <w:t>慘呼，分別從三人口中傳出，跟著三道人影在塵暴中飛了出來，吐血重傷。</w:t>
        </w:r>
      </w:ins>
    </w:p>
    <w:p w:rsidR="000F0075" w:rsidRDefault="00082587">
      <w:pPr>
        <w:pStyle w:val="12"/>
        <w:spacing w:after="240"/>
        <w:ind w:leftChars="0" w:left="0"/>
        <w:rPr>
          <w:ins w:id="14311" w:author="Administrator" w:date="2019-03-22T01:43:00Z"/>
        </w:rPr>
        <w:pPrChange w:id="14312" w:author="簡新佳" w:date="2019-03-19T12:55:00Z">
          <w:pPr>
            <w:pStyle w:val="12"/>
            <w:numPr>
              <w:numId w:val="1"/>
            </w:numPr>
            <w:spacing w:after="240"/>
            <w:ind w:leftChars="0" w:left="360" w:hanging="360"/>
            <w:outlineLvl w:val="0"/>
          </w:pPr>
        </w:pPrChange>
      </w:pPr>
      <w:ins w:id="14313" w:author="Administrator" w:date="2019-03-22T01:42:00Z">
        <w:r>
          <w:rPr>
            <w:rFonts w:hint="eastAsia"/>
          </w:rPr>
          <w:t>然而鴟龜身上，卻是露出大半龜</w:t>
        </w:r>
      </w:ins>
      <w:ins w:id="14314" w:author="Administrator" w:date="2019-03-22T01:43:00Z">
        <w:r w:rsidR="00681D9F">
          <w:rPr>
            <w:rFonts w:hint="eastAsia"/>
          </w:rPr>
          <w:t>甲，原本的靈山憑空少了半截，黑沼火口也都蒸發</w:t>
        </w:r>
      </w:ins>
      <w:ins w:id="14315" w:author="Administrator" w:date="2019-03-23T13:06:00Z">
        <w:r w:rsidR="00681D9F">
          <w:rPr>
            <w:rFonts w:hint="eastAsia"/>
          </w:rPr>
          <w:t>逕</w:t>
        </w:r>
      </w:ins>
      <w:ins w:id="14316" w:author="Administrator" w:date="2019-03-22T01:43:00Z">
        <w:r>
          <w:rPr>
            <w:rFonts w:hint="eastAsia"/>
          </w:rPr>
          <w:t>空。</w:t>
        </w:r>
      </w:ins>
    </w:p>
    <w:p w:rsidR="000F0075" w:rsidRDefault="00082587">
      <w:pPr>
        <w:pStyle w:val="12"/>
        <w:spacing w:after="240"/>
        <w:ind w:leftChars="0" w:left="0"/>
        <w:rPr>
          <w:ins w:id="14317" w:author="Administrator" w:date="2019-03-22T01:44:00Z"/>
        </w:rPr>
        <w:pPrChange w:id="14318" w:author="簡新佳" w:date="2019-03-19T12:55:00Z">
          <w:pPr>
            <w:pStyle w:val="12"/>
            <w:numPr>
              <w:numId w:val="1"/>
            </w:numPr>
            <w:spacing w:after="240"/>
            <w:ind w:leftChars="0" w:left="360" w:hanging="360"/>
            <w:outlineLvl w:val="0"/>
          </w:pPr>
        </w:pPrChange>
      </w:pPr>
      <w:ins w:id="14319" w:author="Administrator" w:date="2019-03-22T01:43:00Z">
        <w:r>
          <w:rPr>
            <w:rFonts w:hint="eastAsia"/>
          </w:rPr>
          <w:lastRenderedPageBreak/>
          <w:t>不過</w:t>
        </w:r>
      </w:ins>
      <w:ins w:id="14320" w:author="Administrator" w:date="2019-03-22T01:44:00Z">
        <w:r>
          <w:rPr>
            <w:rFonts w:hint="eastAsia"/>
          </w:rPr>
          <w:t>那顆巨大的頭顱臉上，卻沒有半點喜色，而是終於有了些警惕，一言不發地看著前方。</w:t>
        </w:r>
      </w:ins>
    </w:p>
    <w:p w:rsidR="000F0075" w:rsidRDefault="00082587">
      <w:pPr>
        <w:pStyle w:val="12"/>
        <w:spacing w:after="240"/>
        <w:ind w:leftChars="0" w:left="0"/>
        <w:rPr>
          <w:ins w:id="14321" w:author="Administrator" w:date="2019-03-22T01:56:00Z"/>
        </w:rPr>
        <w:pPrChange w:id="14322" w:author="簡新佳" w:date="2019-03-19T12:55:00Z">
          <w:pPr>
            <w:pStyle w:val="12"/>
            <w:numPr>
              <w:numId w:val="1"/>
            </w:numPr>
            <w:spacing w:after="240"/>
            <w:ind w:leftChars="0" w:left="360" w:hanging="360"/>
            <w:outlineLvl w:val="0"/>
          </w:pPr>
        </w:pPrChange>
      </w:pPr>
      <w:ins w:id="14323" w:author="Administrator" w:date="2019-03-22T01:44:00Z">
        <w:r>
          <w:rPr>
            <w:rFonts w:hint="eastAsia"/>
          </w:rPr>
          <w:t>那裡立著一</w:t>
        </w:r>
      </w:ins>
      <w:ins w:id="14324" w:author="Administrator" w:date="2019-03-22T01:45:00Z">
        <w:r>
          <w:rPr>
            <w:rFonts w:hint="eastAsia"/>
          </w:rPr>
          <w:t>名</w:t>
        </w:r>
      </w:ins>
      <w:ins w:id="14325" w:author="Administrator" w:date="2019-03-22T01:52:00Z">
        <w:r w:rsidR="00EA0BEC">
          <w:rPr>
            <w:rFonts w:hint="eastAsia"/>
          </w:rPr>
          <w:t>道人，其</w:t>
        </w:r>
      </w:ins>
      <w:ins w:id="14326" w:author="Administrator" w:date="2019-03-22T01:53:00Z">
        <w:r w:rsidR="00EA0BEC">
          <w:rPr>
            <w:rFonts w:hint="eastAsia"/>
          </w:rPr>
          <w:t>臉上平淡無奇，身材略胖，可</w:t>
        </w:r>
      </w:ins>
      <w:ins w:id="14327" w:author="Administrator" w:date="2019-03-22T01:54:00Z">
        <w:r w:rsidR="00EA0BEC">
          <w:rPr>
            <w:rFonts w:hint="eastAsia"/>
          </w:rPr>
          <w:t>若是李龍飛見到，定會驚乎一聲，因為那道人實在長得跟他的結拜義兄，消失不見很久的張天師有些相識</w:t>
        </w:r>
      </w:ins>
      <w:ins w:id="14328" w:author="Administrator" w:date="2019-03-22T01:55:00Z">
        <w:r w:rsidR="00EA0BEC">
          <w:rPr>
            <w:rFonts w:hint="eastAsia"/>
          </w:rPr>
          <w:t>，好像父子同一個</w:t>
        </w:r>
      </w:ins>
      <w:ins w:id="14329" w:author="Administrator" w:date="2019-03-22T01:56:00Z">
        <w:r w:rsidR="00EA0BEC">
          <w:rPr>
            <w:rFonts w:hint="eastAsia"/>
          </w:rPr>
          <w:t>模</w:t>
        </w:r>
      </w:ins>
      <w:ins w:id="14330" w:author="Administrator" w:date="2019-03-22T01:55:00Z">
        <w:r w:rsidR="00EA0BEC">
          <w:rPr>
            <w:rFonts w:hint="eastAsia"/>
          </w:rPr>
          <w:t>子刻出來似的。</w:t>
        </w:r>
      </w:ins>
    </w:p>
    <w:p w:rsidR="000F0075" w:rsidRDefault="00EA0BEC">
      <w:pPr>
        <w:pStyle w:val="12"/>
        <w:spacing w:after="240"/>
        <w:ind w:leftChars="0" w:left="0"/>
        <w:rPr>
          <w:ins w:id="14331" w:author="Administrator" w:date="2019-03-22T01:57:00Z"/>
        </w:rPr>
        <w:pPrChange w:id="14332" w:author="簡新佳" w:date="2019-03-19T12:55:00Z">
          <w:pPr>
            <w:pStyle w:val="12"/>
            <w:numPr>
              <w:numId w:val="1"/>
            </w:numPr>
            <w:spacing w:after="240"/>
            <w:ind w:leftChars="0" w:left="360" w:hanging="360"/>
            <w:outlineLvl w:val="0"/>
          </w:pPr>
        </w:pPrChange>
      </w:pPr>
      <w:ins w:id="14333" w:author="Administrator" w:date="2019-03-22T01:56:00Z">
        <w:r>
          <w:rPr>
            <w:rFonts w:hint="eastAsia"/>
          </w:rPr>
          <w:t>但</w:t>
        </w:r>
      </w:ins>
      <w:ins w:id="14334" w:author="Administrator" w:date="2019-03-22T01:57:00Z">
        <w:r w:rsidR="00341F4E">
          <w:rPr>
            <w:rFonts w:hint="eastAsia"/>
          </w:rPr>
          <w:t>其身上氣勢卻遠比其他三派</w:t>
        </w:r>
      </w:ins>
      <w:ins w:id="14335" w:author="Administrator" w:date="2019-03-23T13:32:00Z">
        <w:r w:rsidR="0085065B">
          <w:rPr>
            <w:rFonts w:hint="eastAsia"/>
          </w:rPr>
          <w:t>太上</w:t>
        </w:r>
      </w:ins>
      <w:ins w:id="14336" w:author="Administrator" w:date="2019-03-22T01:57:00Z">
        <w:r w:rsidR="00341F4E">
          <w:rPr>
            <w:rFonts w:hint="eastAsia"/>
          </w:rPr>
          <w:t>長老強上許多，甚至…比元嬰大圓滿的那半男半女還高出一截。</w:t>
        </w:r>
      </w:ins>
    </w:p>
    <w:p w:rsidR="000F0075" w:rsidRDefault="00341F4E">
      <w:pPr>
        <w:pStyle w:val="12"/>
        <w:spacing w:after="240"/>
        <w:ind w:leftChars="0" w:left="0"/>
        <w:rPr>
          <w:ins w:id="14337" w:author="龍 Chris" w:date="2019-03-09T08:41:00Z"/>
        </w:rPr>
        <w:pPrChange w:id="14338" w:author="簡新佳" w:date="2019-03-19T12:55:00Z">
          <w:pPr>
            <w:pStyle w:val="12"/>
            <w:numPr>
              <w:numId w:val="1"/>
            </w:numPr>
            <w:spacing w:after="240"/>
            <w:ind w:leftChars="0" w:left="360" w:hanging="360"/>
            <w:outlineLvl w:val="0"/>
          </w:pPr>
        </w:pPrChange>
      </w:pPr>
      <w:ins w:id="14339" w:author="Administrator" w:date="2019-03-22T01:57:00Z">
        <w:r>
          <w:rPr>
            <w:rFonts w:hint="eastAsia"/>
          </w:rPr>
          <w:t>他</w:t>
        </w:r>
      </w:ins>
      <w:ins w:id="14340" w:author="Administrator" w:date="2019-03-22T01:58:00Z">
        <w:r>
          <w:rPr>
            <w:rFonts w:hint="eastAsia"/>
          </w:rPr>
          <w:t>正是四派之中，修為最高，久不問世，閉關許久的靈崇觀太上老，歐陽</w:t>
        </w:r>
      </w:ins>
      <w:ins w:id="14341" w:author="Administrator" w:date="2019-03-22T01:59:00Z">
        <w:r>
          <w:rPr>
            <w:rFonts w:hint="eastAsia"/>
          </w:rPr>
          <w:t>道德</w:t>
        </w:r>
      </w:ins>
      <w:ins w:id="14342" w:author="Administrator" w:date="2019-03-22T03:55:00Z">
        <w:r w:rsidR="00A6275D">
          <w:rPr>
            <w:rFonts w:hint="eastAsia"/>
          </w:rPr>
          <w:t>真</w:t>
        </w:r>
      </w:ins>
      <w:ins w:id="14343" w:author="Administrator" w:date="2019-03-22T01:59:00Z">
        <w:r>
          <w:rPr>
            <w:rFonts w:hint="eastAsia"/>
          </w:rPr>
          <w:t>君</w:t>
        </w:r>
      </w:ins>
      <w:ins w:id="14344" w:author="Administrator" w:date="2019-03-31T04:21:00Z">
        <w:r w:rsidR="009D3FD6">
          <w:rPr>
            <w:rFonts w:hint="eastAsia"/>
          </w:rPr>
          <w:t>，凝神境修為的大能</w:t>
        </w:r>
      </w:ins>
      <w:ins w:id="14345" w:author="Administrator" w:date="2019-03-22T02:00:00Z">
        <w:r>
          <w:rPr>
            <w:rFonts w:hint="eastAsia"/>
          </w:rPr>
          <w:t>！</w:t>
        </w:r>
      </w:ins>
    </w:p>
    <w:p w:rsidR="00530D26" w:rsidRDefault="00530D26" w:rsidP="00530D26">
      <w:pPr>
        <w:pStyle w:val="12"/>
        <w:numPr>
          <w:ilvl w:val="0"/>
          <w:numId w:val="1"/>
        </w:numPr>
        <w:spacing w:after="240"/>
        <w:ind w:leftChars="0"/>
        <w:outlineLvl w:val="0"/>
        <w:rPr>
          <w:ins w:id="14346" w:author="Administrator" w:date="2019-03-25T01:43:00Z"/>
        </w:rPr>
      </w:pPr>
      <w:ins w:id="14347" w:author="Administrator" w:date="2019-03-25T01:43:00Z">
        <w:r>
          <w:rPr>
            <w:rFonts w:hint="eastAsia"/>
          </w:rPr>
          <w:t>四派存在的原因</w:t>
        </w:r>
      </w:ins>
    </w:p>
    <w:p w:rsidR="000F0075" w:rsidRDefault="00A77442">
      <w:pPr>
        <w:pStyle w:val="12"/>
        <w:spacing w:after="240"/>
        <w:ind w:leftChars="0" w:left="0"/>
        <w:rPr>
          <w:ins w:id="14348" w:author="Administrator" w:date="2019-03-23T12:44:00Z"/>
        </w:rPr>
        <w:pPrChange w:id="14349" w:author="Administrator" w:date="2019-03-22T03:33:00Z">
          <w:pPr>
            <w:pStyle w:val="12"/>
            <w:numPr>
              <w:numId w:val="1"/>
            </w:numPr>
            <w:spacing w:after="240"/>
            <w:ind w:leftChars="0" w:left="360" w:hanging="360"/>
            <w:outlineLvl w:val="0"/>
          </w:pPr>
        </w:pPrChange>
      </w:pPr>
      <w:ins w:id="14350" w:author="龍 Chris" w:date="2019-03-09T08:41:00Z">
        <w:del w:id="14351" w:author="Administrator" w:date="2019-03-25T01:43:00Z">
          <w:r w:rsidDel="00530D26">
            <w:rPr>
              <w:rFonts w:hint="eastAsia"/>
            </w:rPr>
            <w:delText>混水摸魚</w:delText>
          </w:r>
        </w:del>
      </w:ins>
      <w:ins w:id="14352" w:author="Administrator" w:date="2019-03-22T03:33:00Z">
        <w:r w:rsidR="002B073C">
          <w:rPr>
            <w:rFonts w:hint="eastAsia"/>
          </w:rPr>
          <w:t>曾經，四派</w:t>
        </w:r>
      </w:ins>
      <w:ins w:id="14353" w:author="Administrator" w:date="2019-03-22T03:54:00Z">
        <w:r w:rsidR="00A6275D">
          <w:rPr>
            <w:rFonts w:hint="eastAsia"/>
          </w:rPr>
          <w:t>之間也有過一次大戰，</w:t>
        </w:r>
      </w:ins>
      <w:ins w:id="14354" w:author="Administrator" w:date="2019-03-22T03:56:00Z">
        <w:r w:rsidR="00A6275D">
          <w:rPr>
            <w:rFonts w:hint="eastAsia"/>
          </w:rPr>
          <w:t>在</w:t>
        </w:r>
      </w:ins>
      <w:ins w:id="14355" w:author="Administrator" w:date="2019-03-22T03:54:00Z">
        <w:r w:rsidR="00A6275D">
          <w:rPr>
            <w:rFonts w:hint="eastAsia"/>
          </w:rPr>
          <w:t>那次戰</w:t>
        </w:r>
      </w:ins>
      <w:ins w:id="14356" w:author="Administrator" w:date="2019-03-22T03:55:00Z">
        <w:r w:rsidR="00A6275D">
          <w:rPr>
            <w:rFonts w:hint="eastAsia"/>
          </w:rPr>
          <w:t>爭中，</w:t>
        </w:r>
      </w:ins>
      <w:ins w:id="14357" w:author="Administrator" w:date="2019-03-22T03:56:00Z">
        <w:r w:rsidR="00E0019C">
          <w:rPr>
            <w:rFonts w:hint="eastAsia"/>
          </w:rPr>
          <w:t>四派死傷的人數比這次的仙石名額之爭還要多上數倍</w:t>
        </w:r>
      </w:ins>
      <w:ins w:id="14358" w:author="Administrator" w:date="2019-03-23T12:41:00Z">
        <w:r w:rsidR="00E0019C">
          <w:rPr>
            <w:rFonts w:hint="eastAsia"/>
          </w:rPr>
          <w:t>，戰況更是</w:t>
        </w:r>
      </w:ins>
      <w:ins w:id="14359" w:author="Administrator" w:date="2019-03-23T12:42:00Z">
        <w:r w:rsidR="00E0019C">
          <w:rPr>
            <w:rFonts w:hint="eastAsia"/>
          </w:rPr>
          <w:t>激烈無比，別說</w:t>
        </w:r>
      </w:ins>
      <w:ins w:id="14360" w:author="Administrator" w:date="2019-03-23T12:43:00Z">
        <w:r w:rsidR="00E0019C">
          <w:rPr>
            <w:rFonts w:hint="eastAsia"/>
          </w:rPr>
          <w:t>明著爭鬥</w:t>
        </w:r>
      </w:ins>
      <w:ins w:id="14361" w:author="Administrator" w:date="2019-03-23T12:42:00Z">
        <w:r w:rsidR="00E0019C">
          <w:rPr>
            <w:rFonts w:hint="eastAsia"/>
          </w:rPr>
          <w:t>，甚至</w:t>
        </w:r>
      </w:ins>
      <w:ins w:id="14362" w:author="Administrator" w:date="2019-03-23T12:43:00Z">
        <w:r w:rsidR="00E0019C">
          <w:rPr>
            <w:rFonts w:hint="eastAsia"/>
          </w:rPr>
          <w:t>暗中偷襲死傷的人數，也</w:t>
        </w:r>
      </w:ins>
      <w:ins w:id="14363" w:author="Administrator" w:date="2019-03-23T12:44:00Z">
        <w:r w:rsidR="00E0019C">
          <w:rPr>
            <w:rFonts w:hint="eastAsia"/>
          </w:rPr>
          <w:t>遠遠超過數百千人。</w:t>
        </w:r>
      </w:ins>
    </w:p>
    <w:p w:rsidR="000F0075" w:rsidRDefault="00E0019C">
      <w:pPr>
        <w:pStyle w:val="12"/>
        <w:spacing w:after="240"/>
        <w:ind w:leftChars="0" w:left="0"/>
        <w:rPr>
          <w:ins w:id="14364" w:author="Administrator" w:date="2019-03-22T03:56:00Z"/>
        </w:rPr>
        <w:pPrChange w:id="14365" w:author="Administrator" w:date="2019-03-22T03:33:00Z">
          <w:pPr>
            <w:pStyle w:val="12"/>
            <w:numPr>
              <w:numId w:val="1"/>
            </w:numPr>
            <w:spacing w:after="240"/>
            <w:ind w:leftChars="0" w:left="360" w:hanging="360"/>
            <w:outlineLvl w:val="0"/>
          </w:pPr>
        </w:pPrChange>
      </w:pPr>
      <w:ins w:id="14366" w:author="Administrator" w:date="2019-03-23T12:44:00Z">
        <w:r>
          <w:rPr>
            <w:rFonts w:hint="eastAsia"/>
          </w:rPr>
          <w:t>而那次大戰之中，</w:t>
        </w:r>
      </w:ins>
      <w:ins w:id="14367" w:author="Administrator" w:date="2019-03-23T12:45:00Z">
        <w:r>
          <w:rPr>
            <w:rFonts w:hint="eastAsia"/>
          </w:rPr>
          <w:t>同樣也掘起了許多天驕，許多四派弟子</w:t>
        </w:r>
      </w:ins>
      <w:ins w:id="14368" w:author="Administrator" w:date="2019-03-23T13:01:00Z">
        <w:r w:rsidR="003F7E6B">
          <w:rPr>
            <w:rFonts w:hint="eastAsia"/>
          </w:rPr>
          <w:t>造就不朽的傳說</w:t>
        </w:r>
      </w:ins>
      <w:ins w:id="14369" w:author="Administrator" w:date="2019-03-23T12:45:00Z">
        <w:r>
          <w:rPr>
            <w:rFonts w:hint="eastAsia"/>
          </w:rPr>
          <w:t>，如鬼屍宗的玉靈子，</w:t>
        </w:r>
      </w:ins>
      <w:ins w:id="14370" w:author="Administrator" w:date="2019-03-23T12:47:00Z">
        <w:r>
          <w:rPr>
            <w:rFonts w:hint="eastAsia"/>
          </w:rPr>
          <w:t>赤劍宗的林長老等等…。</w:t>
        </w:r>
      </w:ins>
    </w:p>
    <w:p w:rsidR="000F0075" w:rsidRDefault="00E0019C">
      <w:pPr>
        <w:pStyle w:val="12"/>
        <w:spacing w:after="240"/>
        <w:ind w:leftChars="0" w:left="0"/>
        <w:rPr>
          <w:ins w:id="14371" w:author="Administrator" w:date="2019-03-23T13:03:00Z"/>
        </w:rPr>
        <w:pPrChange w:id="14372" w:author="Administrator" w:date="2019-03-22T03:33:00Z">
          <w:pPr>
            <w:pStyle w:val="12"/>
            <w:numPr>
              <w:numId w:val="1"/>
            </w:numPr>
            <w:spacing w:after="240"/>
            <w:ind w:leftChars="0" w:left="360" w:hanging="360"/>
            <w:outlineLvl w:val="0"/>
          </w:pPr>
        </w:pPrChange>
      </w:pPr>
      <w:ins w:id="14373" w:author="Administrator" w:date="2019-03-22T03:56:00Z">
        <w:r>
          <w:rPr>
            <w:rFonts w:hint="eastAsia"/>
          </w:rPr>
          <w:t>而在那次戰爭</w:t>
        </w:r>
        <w:r w:rsidR="00A6275D">
          <w:rPr>
            <w:rFonts w:hint="eastAsia"/>
          </w:rPr>
          <w:t>，</w:t>
        </w:r>
      </w:ins>
      <w:ins w:id="14374" w:author="Administrator" w:date="2019-03-23T12:48:00Z">
        <w:r>
          <w:rPr>
            <w:rFonts w:hint="eastAsia"/>
          </w:rPr>
          <w:t>演</w:t>
        </w:r>
      </w:ins>
      <w:ins w:id="14375" w:author="Administrator" w:date="2019-03-23T13:01:00Z">
        <w:r w:rsidR="003F7E6B">
          <w:rPr>
            <w:rFonts w:hint="eastAsia"/>
          </w:rPr>
          <w:t>變</w:t>
        </w:r>
      </w:ins>
      <w:ins w:id="14376" w:author="Administrator" w:date="2019-03-23T12:48:00Z">
        <w:r>
          <w:rPr>
            <w:rFonts w:hint="eastAsia"/>
          </w:rPr>
          <w:t>到最後，</w:t>
        </w:r>
      </w:ins>
      <w:ins w:id="14377" w:author="Administrator" w:date="2019-03-23T12:52:00Z">
        <w:r w:rsidR="003F7E6B">
          <w:rPr>
            <w:rFonts w:hint="eastAsia"/>
          </w:rPr>
          <w:t>靈崇觀</w:t>
        </w:r>
      </w:ins>
      <w:ins w:id="14378" w:author="Administrator" w:date="2019-03-23T12:48:00Z">
        <w:r>
          <w:rPr>
            <w:rFonts w:hint="eastAsia"/>
          </w:rPr>
          <w:t>內的</w:t>
        </w:r>
      </w:ins>
      <w:ins w:id="14379" w:author="Administrator" w:date="2019-03-23T12:52:00Z">
        <w:r w:rsidR="003F7E6B">
          <w:rPr>
            <w:rFonts w:hint="eastAsia"/>
          </w:rPr>
          <w:t>一</w:t>
        </w:r>
      </w:ins>
      <w:ins w:id="14380" w:author="Administrator" w:date="2019-03-23T12:48:00Z">
        <w:r>
          <w:rPr>
            <w:rFonts w:hint="eastAsia"/>
          </w:rPr>
          <w:t>位</w:t>
        </w:r>
      </w:ins>
      <w:ins w:id="14381" w:author="Administrator" w:date="2019-03-23T12:52:00Z">
        <w:r w:rsidR="003F7E6B">
          <w:rPr>
            <w:rFonts w:hint="eastAsia"/>
          </w:rPr>
          <w:t>元嬰老怪</w:t>
        </w:r>
      </w:ins>
      <w:ins w:id="14382" w:author="Administrator" w:date="2019-03-23T12:49:00Z">
        <w:r>
          <w:rPr>
            <w:rFonts w:hint="eastAsia"/>
          </w:rPr>
          <w:t>更因</w:t>
        </w:r>
      </w:ins>
      <w:ins w:id="14383" w:author="Administrator" w:date="2019-03-23T13:01:00Z">
        <w:r w:rsidR="003F7E6B">
          <w:rPr>
            <w:rFonts w:hint="eastAsia"/>
          </w:rPr>
          <w:t>其</w:t>
        </w:r>
      </w:ins>
      <w:ins w:id="14384" w:author="Administrator" w:date="2019-03-23T12:50:00Z">
        <w:r>
          <w:rPr>
            <w:rFonts w:hint="eastAsia"/>
          </w:rPr>
          <w:t>親傳弟子被殺，</w:t>
        </w:r>
      </w:ins>
      <w:ins w:id="14385" w:author="Administrator" w:date="2019-03-23T12:49:00Z">
        <w:r>
          <w:rPr>
            <w:rFonts w:hint="eastAsia"/>
          </w:rPr>
          <w:t>沉不住氣，</w:t>
        </w:r>
      </w:ins>
      <w:ins w:id="14386" w:author="Administrator" w:date="2019-03-23T12:50:00Z">
        <w:r>
          <w:rPr>
            <w:rFonts w:hint="eastAsia"/>
          </w:rPr>
          <w:t>憤而</w:t>
        </w:r>
      </w:ins>
      <w:ins w:id="14387" w:author="Administrator" w:date="2019-03-23T12:49:00Z">
        <w:r>
          <w:rPr>
            <w:rFonts w:hint="eastAsia"/>
          </w:rPr>
          <w:t>出手擊殺</w:t>
        </w:r>
      </w:ins>
      <w:ins w:id="14388" w:author="Administrator" w:date="2019-03-23T12:52:00Z">
        <w:r w:rsidR="003F7E6B">
          <w:rPr>
            <w:rFonts w:hint="eastAsia"/>
          </w:rPr>
          <w:t>鬼屍門</w:t>
        </w:r>
      </w:ins>
      <w:ins w:id="14389" w:author="Administrator" w:date="2019-03-23T12:49:00Z">
        <w:r>
          <w:rPr>
            <w:rFonts w:hint="eastAsia"/>
          </w:rPr>
          <w:t>的一名</w:t>
        </w:r>
      </w:ins>
      <w:ins w:id="14390" w:author="Administrator" w:date="2019-03-23T12:50:00Z">
        <w:r>
          <w:rPr>
            <w:rFonts w:hint="eastAsia"/>
          </w:rPr>
          <w:t>晚輩</w:t>
        </w:r>
      </w:ins>
      <w:ins w:id="14391" w:author="Administrator" w:date="2019-03-23T12:49:00Z">
        <w:r>
          <w:rPr>
            <w:rFonts w:hint="eastAsia"/>
          </w:rPr>
          <w:t>，</w:t>
        </w:r>
      </w:ins>
      <w:ins w:id="14392" w:author="Administrator" w:date="2019-03-23T12:53:00Z">
        <w:r w:rsidR="003F7E6B">
          <w:rPr>
            <w:rFonts w:hint="eastAsia"/>
          </w:rPr>
          <w:t>因此掀起了滔天亂戰，</w:t>
        </w:r>
      </w:ins>
      <w:ins w:id="14393" w:author="Administrator" w:date="2019-03-23T13:01:00Z">
        <w:r w:rsidR="003F7E6B">
          <w:rPr>
            <w:rFonts w:hint="eastAsia"/>
          </w:rPr>
          <w:t>原本</w:t>
        </w:r>
      </w:ins>
      <w:ins w:id="14394" w:author="Administrator" w:date="2019-03-23T13:02:00Z">
        <w:r w:rsidR="00681D9F">
          <w:rPr>
            <w:rFonts w:hint="eastAsia"/>
          </w:rPr>
          <w:t>同屬</w:t>
        </w:r>
      </w:ins>
      <w:ins w:id="14395" w:author="Administrator" w:date="2019-03-23T13:03:00Z">
        <w:r w:rsidR="00681D9F">
          <w:rPr>
            <w:rFonts w:hint="eastAsia"/>
          </w:rPr>
          <w:t>東萊國</w:t>
        </w:r>
      </w:ins>
      <w:ins w:id="14396" w:author="Administrator" w:date="2019-03-23T13:02:00Z">
        <w:r w:rsidR="00681D9F">
          <w:rPr>
            <w:rFonts w:hint="eastAsia"/>
          </w:rPr>
          <w:t>內</w:t>
        </w:r>
      </w:ins>
      <w:ins w:id="14397" w:author="Administrator" w:date="2019-03-23T13:01:00Z">
        <w:r w:rsidR="003F7E6B">
          <w:rPr>
            <w:rFonts w:hint="eastAsia"/>
          </w:rPr>
          <w:t>嚴</w:t>
        </w:r>
      </w:ins>
      <w:ins w:id="14398" w:author="Administrator" w:date="2019-03-23T13:02:00Z">
        <w:r w:rsidR="003F7E6B">
          <w:rPr>
            <w:rFonts w:hint="eastAsia"/>
          </w:rPr>
          <w:t>禁的</w:t>
        </w:r>
        <w:r w:rsidR="00681D9F">
          <w:rPr>
            <w:rFonts w:hint="eastAsia"/>
          </w:rPr>
          <w:t>元嬰間彼此廝殺，被就此打破</w:t>
        </w:r>
      </w:ins>
      <w:ins w:id="14399" w:author="Administrator" w:date="2019-03-23T13:03:00Z">
        <w:r w:rsidR="00681D9F">
          <w:rPr>
            <w:rFonts w:hint="eastAsia"/>
          </w:rPr>
          <w:t>。</w:t>
        </w:r>
      </w:ins>
    </w:p>
    <w:p w:rsidR="000F0075" w:rsidRDefault="00681D9F">
      <w:pPr>
        <w:pStyle w:val="12"/>
        <w:spacing w:after="240"/>
        <w:ind w:leftChars="0" w:left="0"/>
        <w:rPr>
          <w:ins w:id="14400" w:author="Administrator" w:date="2019-03-23T13:05:00Z"/>
        </w:rPr>
        <w:pPrChange w:id="14401" w:author="Administrator" w:date="2019-03-22T03:33:00Z">
          <w:pPr>
            <w:pStyle w:val="12"/>
            <w:numPr>
              <w:numId w:val="1"/>
            </w:numPr>
            <w:spacing w:after="240"/>
            <w:ind w:leftChars="0" w:left="360" w:hanging="360"/>
            <w:outlineLvl w:val="0"/>
          </w:pPr>
        </w:pPrChange>
      </w:pPr>
      <w:ins w:id="14402" w:author="Administrator" w:date="2019-03-23T13:03:00Z">
        <w:r>
          <w:rPr>
            <w:rFonts w:hint="eastAsia"/>
          </w:rPr>
          <w:t>奇怪的是，對各</w:t>
        </w:r>
      </w:ins>
      <w:ins w:id="14403" w:author="Administrator" w:date="2019-03-23T13:04:00Z">
        <w:r>
          <w:rPr>
            <w:rFonts w:hint="eastAsia"/>
          </w:rPr>
          <w:t>門派</w:t>
        </w:r>
      </w:ins>
      <w:ins w:id="14404" w:author="Administrator" w:date="2019-03-23T13:03:00Z">
        <w:r>
          <w:rPr>
            <w:rFonts w:hint="eastAsia"/>
          </w:rPr>
          <w:t>一向</w:t>
        </w:r>
      </w:ins>
      <w:ins w:id="14405" w:author="Administrator" w:date="2019-03-23T13:04:00Z">
        <w:r>
          <w:rPr>
            <w:rFonts w:hint="eastAsia"/>
          </w:rPr>
          <w:t>嚴格控管的仙皇，竟對此沒有多作表示，只是任由</w:t>
        </w:r>
        <w:del w:id="14406" w:author="簡新佳" w:date="2019-03-25T20:12:00Z">
          <w:r w:rsidDel="00A128E0">
            <w:rPr>
              <w:rFonts w:hint="eastAsia"/>
            </w:rPr>
            <w:delText>其</w:delText>
          </w:r>
        </w:del>
        <w:r>
          <w:rPr>
            <w:rFonts w:hint="eastAsia"/>
          </w:rPr>
          <w:t>四派彼此消耗，到最後，四派間的深仇大恨已經</w:t>
        </w:r>
      </w:ins>
      <w:ins w:id="14407" w:author="Administrator" w:date="2019-03-23T13:05:00Z">
        <w:r>
          <w:rPr>
            <w:rFonts w:hint="eastAsia"/>
          </w:rPr>
          <w:t>濃到了化解不開，必須不死不休的地步時，這時，靈崇觀內一名太上長老，在大戰之中，竟因此突破了。</w:t>
        </w:r>
      </w:ins>
    </w:p>
    <w:p w:rsidR="000F0075" w:rsidRDefault="00681D9F">
      <w:pPr>
        <w:pStyle w:val="12"/>
        <w:spacing w:after="240"/>
        <w:ind w:leftChars="0" w:left="0"/>
        <w:rPr>
          <w:ins w:id="14408" w:author="Administrator" w:date="2019-03-23T13:25:00Z"/>
        </w:rPr>
        <w:pPrChange w:id="14409" w:author="Administrator" w:date="2019-03-22T03:33:00Z">
          <w:pPr>
            <w:pStyle w:val="12"/>
            <w:numPr>
              <w:numId w:val="1"/>
            </w:numPr>
            <w:spacing w:after="240"/>
            <w:ind w:leftChars="0" w:left="360" w:hanging="360"/>
            <w:outlineLvl w:val="0"/>
          </w:pPr>
        </w:pPrChange>
      </w:pPr>
      <w:ins w:id="14410" w:author="Administrator" w:date="2019-03-23T13:05:00Z">
        <w:r>
          <w:rPr>
            <w:rFonts w:hint="eastAsia"/>
          </w:rPr>
          <w:t>其修為從原本的元嬰大圓滿，突破到</w:t>
        </w:r>
      </w:ins>
      <w:ins w:id="14411" w:author="Administrator" w:date="2019-03-23T13:23:00Z">
        <w:r w:rsidR="0085065B">
          <w:rPr>
            <w:rFonts w:hint="eastAsia"/>
          </w:rPr>
          <w:t>凝</w:t>
        </w:r>
      </w:ins>
      <w:ins w:id="14412" w:author="Administrator" w:date="2019-03-23T13:29:00Z">
        <w:r w:rsidR="0085065B">
          <w:rPr>
            <w:rFonts w:hint="eastAsia"/>
          </w:rPr>
          <w:t>神</w:t>
        </w:r>
      </w:ins>
      <w:ins w:id="14413" w:author="Administrator" w:date="2019-03-23T13:23:00Z">
        <w:r w:rsidR="0085065B">
          <w:rPr>
            <w:rFonts w:hint="eastAsia"/>
          </w:rPr>
          <w:t>境，成了四派太上長老中，修為最高的一人，更一舉</w:t>
        </w:r>
      </w:ins>
      <w:ins w:id="14414" w:author="Administrator" w:date="2019-03-23T13:24:00Z">
        <w:r w:rsidR="0085065B">
          <w:rPr>
            <w:rFonts w:hint="eastAsia"/>
          </w:rPr>
          <w:t>誅殺了刀仙宗一名元嬰老怪，重創鬼屍門兩名太上長老，轟動</w:t>
        </w:r>
      </w:ins>
      <w:ins w:id="14415" w:author="Administrator" w:date="2019-03-23T13:26:00Z">
        <w:r w:rsidR="0085065B">
          <w:rPr>
            <w:rFonts w:hint="eastAsia"/>
          </w:rPr>
          <w:t>四派</w:t>
        </w:r>
      </w:ins>
      <w:ins w:id="14416" w:author="Administrator" w:date="2019-03-23T13:24:00Z">
        <w:r w:rsidR="0085065B">
          <w:rPr>
            <w:rFonts w:hint="eastAsia"/>
          </w:rPr>
          <w:t>，隱隱</w:t>
        </w:r>
      </w:ins>
      <w:ins w:id="14417" w:author="Administrator" w:date="2019-03-23T13:25:00Z">
        <w:r w:rsidR="0085065B">
          <w:rPr>
            <w:rFonts w:hint="eastAsia"/>
          </w:rPr>
          <w:t>有力壓</w:t>
        </w:r>
      </w:ins>
      <w:ins w:id="14418" w:author="Administrator" w:date="2019-03-23T13:26:00Z">
        <w:r w:rsidR="0085065B">
          <w:rPr>
            <w:rFonts w:hint="eastAsia"/>
          </w:rPr>
          <w:t>其他</w:t>
        </w:r>
      </w:ins>
      <w:ins w:id="14419" w:author="Administrator" w:date="2019-03-23T13:25:00Z">
        <w:r w:rsidR="0085065B">
          <w:rPr>
            <w:rFonts w:hint="eastAsia"/>
          </w:rPr>
          <w:t>三宗的氣勢。</w:t>
        </w:r>
      </w:ins>
    </w:p>
    <w:p w:rsidR="000F0075" w:rsidRDefault="0085065B">
      <w:pPr>
        <w:pStyle w:val="12"/>
        <w:spacing w:after="240"/>
        <w:ind w:leftChars="0" w:left="0"/>
        <w:rPr>
          <w:ins w:id="14420" w:author="Administrator" w:date="2019-03-23T13:27:00Z"/>
        </w:rPr>
        <w:pPrChange w:id="14421" w:author="Administrator" w:date="2019-03-22T03:33:00Z">
          <w:pPr>
            <w:pStyle w:val="12"/>
            <w:numPr>
              <w:numId w:val="1"/>
            </w:numPr>
            <w:spacing w:after="240"/>
            <w:ind w:leftChars="0" w:left="360" w:hanging="360"/>
            <w:outlineLvl w:val="0"/>
          </w:pPr>
        </w:pPrChange>
      </w:pPr>
      <w:ins w:id="14422" w:author="Administrator" w:date="2019-03-23T13:26:00Z">
        <w:r>
          <w:rPr>
            <w:rFonts w:hint="eastAsia"/>
          </w:rPr>
          <w:t>可就在刀仙宗顫慄，鬼屍門絕望，赤劍宗擔憂的時後，</w:t>
        </w:r>
      </w:ins>
      <w:ins w:id="14423" w:author="Administrator" w:date="2019-03-23T13:27:00Z">
        <w:r>
          <w:rPr>
            <w:rFonts w:hint="eastAsia"/>
          </w:rPr>
          <w:t>歐陽道德真君卻宣佈，四派就此停戰，同時他也要閉關修行，穩定境界。</w:t>
        </w:r>
      </w:ins>
    </w:p>
    <w:p w:rsidR="000F0075" w:rsidRDefault="0085065B">
      <w:pPr>
        <w:pStyle w:val="12"/>
        <w:spacing w:after="240"/>
        <w:ind w:leftChars="0" w:left="0"/>
        <w:rPr>
          <w:ins w:id="14424" w:author="Administrator" w:date="2019-03-23T13:27:00Z"/>
        </w:rPr>
        <w:pPrChange w:id="14425" w:author="Administrator" w:date="2019-03-22T03:33:00Z">
          <w:pPr>
            <w:pStyle w:val="12"/>
            <w:numPr>
              <w:numId w:val="1"/>
            </w:numPr>
            <w:spacing w:after="240"/>
            <w:ind w:leftChars="0" w:left="360" w:hanging="360"/>
            <w:outlineLvl w:val="0"/>
          </w:pPr>
        </w:pPrChange>
      </w:pPr>
      <w:ins w:id="14426" w:author="Administrator" w:date="2019-03-23T13:27:00Z">
        <w:r>
          <w:rPr>
            <w:rFonts w:hint="eastAsia"/>
          </w:rPr>
          <w:t>此一消息讓四派不解的同時，也私下傳出了許多小道消息。</w:t>
        </w:r>
      </w:ins>
    </w:p>
    <w:p w:rsidR="000F0075" w:rsidRDefault="0085065B">
      <w:pPr>
        <w:pStyle w:val="12"/>
        <w:spacing w:after="240"/>
        <w:ind w:leftChars="0" w:left="0"/>
        <w:rPr>
          <w:ins w:id="14427" w:author="Administrator" w:date="2019-03-23T13:31:00Z"/>
        </w:rPr>
        <w:pPrChange w:id="14428" w:author="Administrator" w:date="2019-03-22T03:33:00Z">
          <w:pPr>
            <w:pStyle w:val="12"/>
            <w:numPr>
              <w:numId w:val="1"/>
            </w:numPr>
            <w:spacing w:after="240"/>
            <w:ind w:leftChars="0" w:left="360" w:hanging="360"/>
            <w:outlineLvl w:val="0"/>
          </w:pPr>
        </w:pPrChange>
      </w:pPr>
      <w:ins w:id="14429" w:author="Administrator" w:date="2019-03-23T13:27:00Z">
        <w:r>
          <w:rPr>
            <w:rFonts w:hint="eastAsia"/>
          </w:rPr>
          <w:t>但歐陽道德真君</w:t>
        </w:r>
      </w:ins>
      <w:ins w:id="14430" w:author="Administrator" w:date="2019-03-23T13:28:00Z">
        <w:r>
          <w:rPr>
            <w:rFonts w:hint="eastAsia"/>
          </w:rPr>
          <w:t>誰</w:t>
        </w:r>
      </w:ins>
      <w:ins w:id="14431" w:author="簡新佳" w:date="2019-03-25T20:19:00Z">
        <w:r w:rsidR="00A128E0">
          <w:rPr>
            <w:rFonts w:hint="eastAsia"/>
          </w:rPr>
          <w:t>也</w:t>
        </w:r>
      </w:ins>
      <w:ins w:id="14432" w:author="Administrator" w:date="2019-03-23T13:28:00Z">
        <w:del w:id="14433" w:author="簡新佳" w:date="2019-03-25T20:19:00Z">
          <w:r w:rsidDel="00A128E0">
            <w:rPr>
              <w:rFonts w:hint="eastAsia"/>
            </w:rPr>
            <w:delText>都</w:delText>
          </w:r>
        </w:del>
        <w:r>
          <w:rPr>
            <w:rFonts w:hint="eastAsia"/>
          </w:rPr>
          <w:t>不見</w:t>
        </w:r>
      </w:ins>
      <w:ins w:id="14434" w:author="Administrator" w:date="2019-03-23T13:30:00Z">
        <w:r>
          <w:rPr>
            <w:rFonts w:hint="eastAsia"/>
          </w:rPr>
          <w:t>，靈崇觀高層無奈之下，只得與其他三派妥協，而</w:t>
        </w:r>
      </w:ins>
      <w:ins w:id="14435" w:author="Administrator" w:date="2019-03-23T13:28:00Z">
        <w:r>
          <w:rPr>
            <w:rFonts w:hint="eastAsia"/>
          </w:rPr>
          <w:t>謠言</w:t>
        </w:r>
      </w:ins>
      <w:ins w:id="14436" w:author="Administrator" w:date="2019-03-23T13:30:00Z">
        <w:r>
          <w:rPr>
            <w:rFonts w:hint="eastAsia"/>
          </w:rPr>
          <w:t>雖然</w:t>
        </w:r>
      </w:ins>
      <w:ins w:id="14437" w:author="Administrator" w:date="2019-03-23T13:28:00Z">
        <w:r>
          <w:rPr>
            <w:rFonts w:hint="eastAsia"/>
          </w:rPr>
          <w:t>滿天飛，其他三派的太上長老們也不敢不從，</w:t>
        </w:r>
      </w:ins>
      <w:ins w:id="14438" w:author="Administrator" w:date="2019-03-23T13:30:00Z">
        <w:r>
          <w:rPr>
            <w:rFonts w:hint="eastAsia"/>
          </w:rPr>
          <w:t>延續數十年的四派大戰就此妥</w:t>
        </w:r>
      </w:ins>
      <w:ins w:id="14439" w:author="Administrator" w:date="2019-03-23T13:31:00Z">
        <w:r>
          <w:rPr>
            <w:rFonts w:hint="eastAsia"/>
          </w:rPr>
          <w:t>協。</w:t>
        </w:r>
      </w:ins>
    </w:p>
    <w:p w:rsidR="000F0075" w:rsidRDefault="0085065B">
      <w:pPr>
        <w:pStyle w:val="12"/>
        <w:spacing w:after="240"/>
        <w:ind w:leftChars="0" w:left="0"/>
        <w:rPr>
          <w:ins w:id="14440" w:author="Administrator" w:date="2019-03-23T13:32:00Z"/>
        </w:rPr>
        <w:pPrChange w:id="14441" w:author="Administrator" w:date="2019-03-22T03:33:00Z">
          <w:pPr>
            <w:pStyle w:val="12"/>
            <w:numPr>
              <w:numId w:val="1"/>
            </w:numPr>
            <w:spacing w:after="240"/>
            <w:ind w:leftChars="0" w:left="360" w:hanging="360"/>
            <w:outlineLvl w:val="0"/>
          </w:pPr>
        </w:pPrChange>
      </w:pPr>
      <w:ins w:id="14442" w:author="Administrator" w:date="2019-03-23T13:31:00Z">
        <w:r>
          <w:rPr>
            <w:rFonts w:hint="eastAsia"/>
          </w:rPr>
          <w:lastRenderedPageBreak/>
          <w:t>事後歐陽道德真君雖然久不出世，但偶爾遇到四派重要事情時，都會傳訊協調，也因此</w:t>
        </w:r>
      </w:ins>
      <w:ins w:id="14443" w:author="Administrator" w:date="2019-03-23T13:32:00Z">
        <w:r>
          <w:rPr>
            <w:rFonts w:hint="eastAsia"/>
          </w:rPr>
          <w:t>四派這數百年來，才小鬥不斷，大亂不起，相安無事好一段時間。</w:t>
        </w:r>
      </w:ins>
    </w:p>
    <w:p w:rsidR="000F0075" w:rsidRDefault="0085065B">
      <w:pPr>
        <w:pStyle w:val="12"/>
        <w:spacing w:after="240"/>
        <w:ind w:leftChars="0" w:left="0"/>
        <w:rPr>
          <w:ins w:id="14444" w:author="Administrator" w:date="2019-03-23T13:33:00Z"/>
        </w:rPr>
        <w:pPrChange w:id="14445" w:author="Administrator" w:date="2019-03-22T03:33:00Z">
          <w:pPr>
            <w:pStyle w:val="12"/>
            <w:numPr>
              <w:numId w:val="1"/>
            </w:numPr>
            <w:spacing w:after="240"/>
            <w:ind w:leftChars="0" w:left="360" w:hanging="360"/>
            <w:outlineLvl w:val="0"/>
          </w:pPr>
        </w:pPrChange>
      </w:pPr>
      <w:ins w:id="14446" w:author="Administrator" w:date="2019-03-23T13:32:00Z">
        <w:r>
          <w:rPr>
            <w:rFonts w:hint="eastAsia"/>
          </w:rPr>
          <w:t>想不到這次這次</w:t>
        </w:r>
      </w:ins>
      <w:ins w:id="14447" w:author="Administrator" w:date="2019-03-23T13:33:00Z">
        <w:r w:rsidRPr="003E206B">
          <w:rPr>
            <w:rFonts w:hint="eastAsia"/>
          </w:rPr>
          <w:t>鴟龜</w:t>
        </w:r>
        <w:r>
          <w:rPr>
            <w:rFonts w:hint="eastAsia"/>
          </w:rPr>
          <w:t>現身，竟引出了歐陽道德真君，這恐怕也是其他三派太上長老所意料不到的。</w:t>
        </w:r>
      </w:ins>
    </w:p>
    <w:p w:rsidR="000F0075" w:rsidRDefault="0085065B">
      <w:pPr>
        <w:pStyle w:val="12"/>
        <w:spacing w:after="240"/>
        <w:ind w:leftChars="0" w:left="0"/>
        <w:rPr>
          <w:ins w:id="14448" w:author="Administrator" w:date="2019-03-23T13:38:00Z"/>
        </w:rPr>
        <w:pPrChange w:id="14449" w:author="Administrator" w:date="2019-03-22T03:33:00Z">
          <w:pPr>
            <w:pStyle w:val="12"/>
            <w:numPr>
              <w:numId w:val="1"/>
            </w:numPr>
            <w:spacing w:after="240"/>
            <w:ind w:leftChars="0" w:left="360" w:hanging="360"/>
            <w:outlineLvl w:val="0"/>
          </w:pPr>
        </w:pPrChange>
      </w:pPr>
      <w:ins w:id="14450" w:author="Administrator" w:date="2019-03-23T13:33:00Z">
        <w:r>
          <w:rPr>
            <w:rFonts w:hint="eastAsia"/>
          </w:rPr>
          <w:t>「</w:t>
        </w:r>
        <w:r w:rsidR="001B239E">
          <w:rPr>
            <w:rFonts w:hint="eastAsia"/>
          </w:rPr>
          <w:t>歐陽</w:t>
        </w:r>
      </w:ins>
      <w:ins w:id="14451" w:author="Administrator" w:date="2019-03-23T13:35:00Z">
        <w:r w:rsidR="001B239E">
          <w:rPr>
            <w:rFonts w:hint="eastAsia"/>
          </w:rPr>
          <w:t>師</w:t>
        </w:r>
      </w:ins>
      <w:ins w:id="14452" w:author="Administrator" w:date="2019-03-23T13:33:00Z">
        <w:r w:rsidR="001B239E">
          <w:rPr>
            <w:rFonts w:hint="eastAsia"/>
          </w:rPr>
          <w:t>兄，好久不見了</w:t>
        </w:r>
      </w:ins>
      <w:ins w:id="14453" w:author="Administrator" w:date="2019-03-23T13:35:00Z">
        <w:r w:rsidR="001B239E">
          <w:rPr>
            <w:rFonts w:hint="eastAsia"/>
          </w:rPr>
          <w:t>…」</w:t>
        </w:r>
      </w:ins>
      <w:ins w:id="14454" w:author="Administrator" w:date="2019-03-23T13:37:00Z">
        <w:r w:rsidR="001B239E">
          <w:rPr>
            <w:rFonts w:hint="eastAsia"/>
          </w:rPr>
          <w:t>半空中，那乾枯的老者，雖然身受重傷，但看著歐陽道德真君，仍是</w:t>
        </w:r>
      </w:ins>
      <w:ins w:id="14455" w:author="Administrator" w:date="2019-03-23T13:38:00Z">
        <w:r w:rsidR="001B239E">
          <w:rPr>
            <w:rFonts w:hint="eastAsia"/>
          </w:rPr>
          <w:t>拱手一拜，似乎這才是最重要的。</w:t>
        </w:r>
      </w:ins>
    </w:p>
    <w:p w:rsidR="000F0075" w:rsidRDefault="001B239E">
      <w:pPr>
        <w:pStyle w:val="12"/>
        <w:spacing w:after="240"/>
        <w:ind w:leftChars="0" w:left="0"/>
        <w:rPr>
          <w:ins w:id="14456" w:author="Administrator" w:date="2019-03-23T13:39:00Z"/>
        </w:rPr>
        <w:pPrChange w:id="14457" w:author="Administrator" w:date="2019-03-22T03:33:00Z">
          <w:pPr>
            <w:pStyle w:val="12"/>
            <w:numPr>
              <w:numId w:val="1"/>
            </w:numPr>
            <w:spacing w:after="240"/>
            <w:ind w:leftChars="0" w:left="360" w:hanging="360"/>
            <w:outlineLvl w:val="0"/>
          </w:pPr>
        </w:pPrChange>
      </w:pPr>
      <w:ins w:id="14458" w:author="Administrator" w:date="2019-03-23T13:38:00Z">
        <w:r>
          <w:rPr>
            <w:rFonts w:hint="eastAsia"/>
          </w:rPr>
          <w:t>而同樣胸前沾滿了鮮血，臉色半紅半白的</w:t>
        </w:r>
      </w:ins>
      <w:ins w:id="14459" w:author="Administrator" w:date="2019-03-23T13:39:00Z">
        <w:r>
          <w:rPr>
            <w:rFonts w:hint="eastAsia"/>
          </w:rPr>
          <w:t>詭異男女體</w:t>
        </w:r>
      </w:ins>
      <w:ins w:id="14460" w:author="Administrator" w:date="2019-03-23T13:38:00Z">
        <w:r>
          <w:rPr>
            <w:rFonts w:hint="eastAsia"/>
          </w:rPr>
          <w:t>，</w:t>
        </w:r>
      </w:ins>
      <w:ins w:id="14461" w:author="Administrator" w:date="2019-03-23T13:41:00Z">
        <w:r>
          <w:rPr>
            <w:rFonts w:hint="eastAsia"/>
          </w:rPr>
          <w:t>則</w:t>
        </w:r>
      </w:ins>
      <w:ins w:id="14462" w:author="Administrator" w:date="2019-03-23T13:39:00Z">
        <w:r>
          <w:rPr>
            <w:rFonts w:hint="eastAsia"/>
          </w:rPr>
          <w:t>神情複雜，恨恨看著歐陽道德真君，一發不語。</w:t>
        </w:r>
      </w:ins>
    </w:p>
    <w:p w:rsidR="000F0075" w:rsidRDefault="001B239E">
      <w:pPr>
        <w:pStyle w:val="12"/>
        <w:spacing w:after="240"/>
        <w:ind w:leftChars="0" w:left="0"/>
        <w:rPr>
          <w:ins w:id="14463" w:author="Administrator" w:date="2019-03-23T13:41:00Z"/>
        </w:rPr>
        <w:pPrChange w:id="14464" w:author="Administrator" w:date="2019-03-22T03:33:00Z">
          <w:pPr>
            <w:pStyle w:val="12"/>
            <w:numPr>
              <w:numId w:val="1"/>
            </w:numPr>
            <w:spacing w:after="240"/>
            <w:ind w:leftChars="0" w:left="360" w:hanging="360"/>
            <w:outlineLvl w:val="0"/>
          </w:pPr>
        </w:pPrChange>
      </w:pPr>
      <w:ins w:id="14465" w:author="Administrator" w:date="2019-03-23T13:39:00Z">
        <w:r>
          <w:rPr>
            <w:rFonts w:hint="eastAsia"/>
          </w:rPr>
          <w:t>至於那持刀</w:t>
        </w:r>
      </w:ins>
      <w:ins w:id="14466" w:author="Administrator" w:date="2019-03-23T13:40:00Z">
        <w:r>
          <w:rPr>
            <w:rFonts w:hint="eastAsia"/>
          </w:rPr>
          <w:t>漢子，</w:t>
        </w:r>
      </w:ins>
      <w:ins w:id="14467" w:author="Administrator" w:date="2019-03-23T13:41:00Z">
        <w:r>
          <w:rPr>
            <w:rFonts w:hint="eastAsia"/>
          </w:rPr>
          <w:t>卻</w:t>
        </w:r>
      </w:ins>
      <w:ins w:id="14468" w:author="Administrator" w:date="2019-03-23T13:40:00Z">
        <w:r>
          <w:rPr>
            <w:rFonts w:hint="eastAsia"/>
          </w:rPr>
          <w:t>是看都不看歐陽道德真君，仍是直直盯著</w:t>
        </w:r>
        <w:r w:rsidRPr="003E206B">
          <w:rPr>
            <w:rFonts w:hint="eastAsia"/>
          </w:rPr>
          <w:t>鴟龜</w:t>
        </w:r>
        <w:r>
          <w:rPr>
            <w:rFonts w:hint="eastAsia"/>
          </w:rPr>
          <w:t>，</w:t>
        </w:r>
      </w:ins>
      <w:ins w:id="14469" w:author="Administrator" w:date="2019-03-23T13:41:00Z">
        <w:r>
          <w:rPr>
            <w:rFonts w:hint="eastAsia"/>
          </w:rPr>
          <w:t>一副還不認輸的樣子。</w:t>
        </w:r>
      </w:ins>
    </w:p>
    <w:p w:rsidR="000F0075" w:rsidRDefault="001B239E">
      <w:pPr>
        <w:pStyle w:val="12"/>
        <w:spacing w:after="240"/>
        <w:ind w:leftChars="0" w:left="0"/>
        <w:rPr>
          <w:ins w:id="14470" w:author="Administrator" w:date="2019-03-23T13:46:00Z"/>
        </w:rPr>
        <w:pPrChange w:id="14471" w:author="Administrator" w:date="2019-03-22T03:33:00Z">
          <w:pPr>
            <w:pStyle w:val="12"/>
            <w:numPr>
              <w:numId w:val="1"/>
            </w:numPr>
            <w:spacing w:after="240"/>
            <w:ind w:leftChars="0" w:left="360" w:hanging="360"/>
            <w:outlineLvl w:val="0"/>
          </w:pPr>
        </w:pPrChange>
      </w:pPr>
      <w:ins w:id="14472" w:author="Administrator" w:date="2019-03-23T13:41:00Z">
        <w:r>
          <w:rPr>
            <w:rFonts w:hint="eastAsia"/>
          </w:rPr>
          <w:t>對於三人的舉動，歐陽道德真君</w:t>
        </w:r>
      </w:ins>
      <w:ins w:id="14473" w:author="Administrator" w:date="2019-03-23T13:42:00Z">
        <w:r>
          <w:rPr>
            <w:rFonts w:hint="eastAsia"/>
          </w:rPr>
          <w:t>也沒有多看，只是看著</w:t>
        </w:r>
        <w:r w:rsidRPr="003E206B">
          <w:rPr>
            <w:rFonts w:hint="eastAsia"/>
          </w:rPr>
          <w:t>鴟龜</w:t>
        </w:r>
        <w:r>
          <w:rPr>
            <w:rFonts w:hint="eastAsia"/>
          </w:rPr>
          <w:t>，皺眉說道，「赤雲道友</w:t>
        </w:r>
      </w:ins>
      <w:ins w:id="14474" w:author="Administrator" w:date="2019-03-23T13:44:00Z">
        <w:r>
          <w:rPr>
            <w:rFonts w:hint="eastAsia"/>
          </w:rPr>
          <w:t>、</w:t>
        </w:r>
      </w:ins>
      <w:ins w:id="14475" w:author="Administrator" w:date="2019-03-23T13:43:00Z">
        <w:r>
          <w:rPr>
            <w:rFonts w:hint="eastAsia"/>
          </w:rPr>
          <w:t>洪</w:t>
        </w:r>
      </w:ins>
      <w:ins w:id="14476" w:author="Administrator" w:date="2019-03-23T13:42:00Z">
        <w:r>
          <w:rPr>
            <w:rFonts w:hint="eastAsia"/>
          </w:rPr>
          <w:t>葉</w:t>
        </w:r>
      </w:ins>
      <w:ins w:id="14477" w:author="簡新佳" w:date="2019-03-25T20:21:00Z">
        <w:r w:rsidR="00A128E0">
          <w:rPr>
            <w:rFonts w:hint="eastAsia"/>
          </w:rPr>
          <w:t>道友，</w:t>
        </w:r>
      </w:ins>
      <w:ins w:id="14478" w:author="Administrator" w:date="2019-03-23T13:43:00Z">
        <w:r>
          <w:rPr>
            <w:rFonts w:hint="eastAsia"/>
          </w:rPr>
          <w:t>綠</w:t>
        </w:r>
      </w:ins>
      <w:ins w:id="14479" w:author="Administrator" w:date="2019-03-23T13:42:00Z">
        <w:r>
          <w:rPr>
            <w:rFonts w:hint="eastAsia"/>
          </w:rPr>
          <w:t>鱗道友</w:t>
        </w:r>
      </w:ins>
      <w:ins w:id="14480" w:author="Administrator" w:date="2019-03-23T13:44:00Z">
        <w:r>
          <w:rPr>
            <w:rFonts w:hint="eastAsia"/>
          </w:rPr>
          <w:t>、林一川道友，</w:t>
        </w:r>
      </w:ins>
      <w:ins w:id="14481" w:author="Administrator" w:date="2019-03-24T14:05:00Z">
        <w:r w:rsidR="009221AB">
          <w:rPr>
            <w:rFonts w:hint="eastAsia"/>
          </w:rPr>
          <w:t>最多</w:t>
        </w:r>
      </w:ins>
      <w:ins w:id="14482" w:author="Administrator" w:date="2019-03-23T13:45:00Z">
        <w:r w:rsidR="009221AB">
          <w:rPr>
            <w:rFonts w:hint="eastAsia"/>
          </w:rPr>
          <w:t>再支撐</w:t>
        </w:r>
      </w:ins>
      <w:ins w:id="14483" w:author="Administrator" w:date="2019-03-23T13:46:00Z">
        <w:r>
          <w:rPr>
            <w:rFonts w:hint="eastAsia"/>
          </w:rPr>
          <w:t>半個時辰</w:t>
        </w:r>
      </w:ins>
      <w:ins w:id="14484" w:author="Administrator" w:date="2019-03-23T13:45:00Z">
        <w:r>
          <w:rPr>
            <w:rFonts w:hint="eastAsia"/>
          </w:rPr>
          <w:t>，</w:t>
        </w:r>
      </w:ins>
      <w:ins w:id="14485" w:author="Administrator" w:date="2019-03-23T13:46:00Z">
        <w:r>
          <w:rPr>
            <w:rFonts w:hint="eastAsia"/>
          </w:rPr>
          <w:t>仙皇他老人家，</w:t>
        </w:r>
      </w:ins>
      <w:ins w:id="14486" w:author="Administrator" w:date="2019-03-24T14:05:00Z">
        <w:r w:rsidR="009221AB">
          <w:rPr>
            <w:rFonts w:hint="eastAsia"/>
          </w:rPr>
          <w:t>肯定</w:t>
        </w:r>
      </w:ins>
      <w:ins w:id="14487" w:author="Administrator" w:date="2019-03-23T13:46:00Z">
        <w:r w:rsidR="009221AB">
          <w:rPr>
            <w:rFonts w:hint="eastAsia"/>
          </w:rPr>
          <w:t>很快就會趕來</w:t>
        </w:r>
        <w:r>
          <w:rPr>
            <w:rFonts w:hint="eastAsia"/>
          </w:rPr>
          <w:t>…」</w:t>
        </w:r>
      </w:ins>
    </w:p>
    <w:p w:rsidR="000F0075" w:rsidRDefault="009221AB">
      <w:pPr>
        <w:pStyle w:val="12"/>
        <w:spacing w:after="240"/>
        <w:ind w:leftChars="0" w:left="0"/>
        <w:rPr>
          <w:ins w:id="14488" w:author="Administrator" w:date="2019-03-23T13:48:00Z"/>
        </w:rPr>
        <w:pPrChange w:id="14489" w:author="Administrator" w:date="2019-03-22T03:33:00Z">
          <w:pPr>
            <w:pStyle w:val="12"/>
            <w:numPr>
              <w:numId w:val="1"/>
            </w:numPr>
            <w:spacing w:after="240"/>
            <w:ind w:leftChars="0" w:left="360" w:hanging="360"/>
            <w:outlineLvl w:val="0"/>
          </w:pPr>
        </w:pPrChange>
      </w:pPr>
      <w:ins w:id="14490" w:author="Administrator" w:date="2019-03-23T13:46:00Z">
        <w:r>
          <w:rPr>
            <w:rFonts w:hint="eastAsia"/>
          </w:rPr>
          <w:t>那老者聞言一愣</w:t>
        </w:r>
      </w:ins>
      <w:ins w:id="14491" w:author="Administrator" w:date="2019-03-23T13:47:00Z">
        <w:r w:rsidR="00631015">
          <w:rPr>
            <w:rFonts w:hint="eastAsia"/>
          </w:rPr>
          <w:t>，「歐陽師兄所言，莫非</w:t>
        </w:r>
      </w:ins>
      <w:ins w:id="14492" w:author="Administrator" w:date="2019-03-24T14:14:00Z">
        <w:r>
          <w:rPr>
            <w:rFonts w:hint="eastAsia"/>
          </w:rPr>
          <w:t>仙皇他老人家已經知道這事了…！</w:t>
        </w:r>
      </w:ins>
      <w:ins w:id="14493" w:author="Administrator" w:date="2019-03-23T13:47:00Z">
        <w:r w:rsidR="00631015">
          <w:rPr>
            <w:rFonts w:hint="eastAsia"/>
          </w:rPr>
          <w:t>」</w:t>
        </w:r>
      </w:ins>
    </w:p>
    <w:p w:rsidR="000F0075" w:rsidRDefault="009221AB">
      <w:pPr>
        <w:pStyle w:val="12"/>
        <w:spacing w:after="240"/>
        <w:ind w:leftChars="0" w:left="0"/>
        <w:rPr>
          <w:ins w:id="14494" w:author="Administrator" w:date="2019-03-24T14:23:00Z"/>
        </w:rPr>
        <w:pPrChange w:id="14495" w:author="Administrator" w:date="2019-03-22T03:33:00Z">
          <w:pPr>
            <w:pStyle w:val="12"/>
            <w:numPr>
              <w:numId w:val="1"/>
            </w:numPr>
            <w:spacing w:after="240"/>
            <w:ind w:leftChars="0" w:left="360" w:hanging="360"/>
            <w:outlineLvl w:val="0"/>
          </w:pPr>
        </w:pPrChange>
      </w:pPr>
      <w:ins w:id="14496" w:author="Administrator" w:date="2019-03-23T13:48:00Z">
        <w:r>
          <w:rPr>
            <w:rFonts w:hint="eastAsia"/>
          </w:rPr>
          <w:t>歐陽道德真君淡淡地看了他一眼，</w:t>
        </w:r>
      </w:ins>
      <w:ins w:id="14497" w:author="Administrator" w:date="2019-03-24T14:14:00Z">
        <w:r>
          <w:rPr>
            <w:rFonts w:hint="eastAsia"/>
          </w:rPr>
          <w:t>點點頭</w:t>
        </w:r>
      </w:ins>
      <w:ins w:id="14498" w:author="Administrator" w:date="2019-03-23T13:48:00Z">
        <w:r w:rsidR="00631015">
          <w:rPr>
            <w:rFonts w:hint="eastAsia"/>
          </w:rPr>
          <w:t>說，「</w:t>
        </w:r>
      </w:ins>
      <w:ins w:id="14499" w:author="Administrator" w:date="2019-03-23T14:19:00Z">
        <w:r w:rsidR="00A432D8">
          <w:rPr>
            <w:rFonts w:hint="eastAsia"/>
          </w:rPr>
          <w:t>赤雲老弟…</w:t>
        </w:r>
      </w:ins>
      <w:ins w:id="14500" w:author="Administrator" w:date="2019-03-24T14:15:00Z">
        <w:r>
          <w:rPr>
            <w:rFonts w:hint="eastAsia"/>
          </w:rPr>
          <w:t>仙皇他老人家在這片大陸上無所不知，你想，他會不清楚這封印被破</w:t>
        </w:r>
      </w:ins>
      <w:ins w:id="14501" w:author="Administrator" w:date="2019-03-24T14:23:00Z">
        <w:r w:rsidR="007F1B6F">
          <w:rPr>
            <w:rFonts w:hint="eastAsia"/>
          </w:rPr>
          <w:t>嗎？」</w:t>
        </w:r>
      </w:ins>
    </w:p>
    <w:p w:rsidR="000F0075" w:rsidRDefault="007F1B6F">
      <w:pPr>
        <w:pStyle w:val="12"/>
        <w:spacing w:after="240"/>
        <w:ind w:leftChars="0" w:left="0"/>
        <w:rPr>
          <w:ins w:id="14502" w:author="Administrator" w:date="2019-03-24T14:23:00Z"/>
        </w:rPr>
        <w:pPrChange w:id="14503" w:author="Administrator" w:date="2019-03-22T03:33:00Z">
          <w:pPr>
            <w:pStyle w:val="12"/>
            <w:numPr>
              <w:numId w:val="1"/>
            </w:numPr>
            <w:spacing w:after="240"/>
            <w:ind w:leftChars="0" w:left="360" w:hanging="360"/>
            <w:outlineLvl w:val="0"/>
          </w:pPr>
        </w:pPrChange>
      </w:pPr>
      <w:ins w:id="14504" w:author="Administrator" w:date="2019-03-24T14:23:00Z">
        <w:r>
          <w:rPr>
            <w:rFonts w:hint="eastAsia"/>
          </w:rPr>
          <w:t>「可…可這事無需勞煩到仙皇他老人家阿…憑我們三人，加上歐陽師兄您，應該有足夠實力解決</w:t>
        </w:r>
      </w:ins>
      <w:ins w:id="14505" w:author="Administrator" w:date="2019-03-24T14:24:00Z">
        <w:r>
          <w:rPr>
            <w:rFonts w:hint="eastAsia"/>
          </w:rPr>
          <w:t>這</w:t>
        </w:r>
      </w:ins>
      <w:ins w:id="14506" w:author="Administrator" w:date="2019-03-24T14:26:00Z">
        <w:r>
          <w:rPr>
            <w:rFonts w:hint="eastAsia"/>
          </w:rPr>
          <w:t>妖獸才是阿…！」</w:t>
        </w:r>
      </w:ins>
    </w:p>
    <w:p w:rsidR="000F0075" w:rsidRDefault="007F1B6F">
      <w:pPr>
        <w:pStyle w:val="12"/>
        <w:spacing w:after="240"/>
        <w:ind w:leftChars="0" w:left="0"/>
        <w:rPr>
          <w:ins w:id="14507" w:author="Administrator" w:date="2019-03-23T13:50:00Z"/>
        </w:rPr>
        <w:pPrChange w:id="14508" w:author="Administrator" w:date="2019-03-22T03:33:00Z">
          <w:pPr>
            <w:pStyle w:val="12"/>
            <w:numPr>
              <w:numId w:val="1"/>
            </w:numPr>
            <w:spacing w:after="240"/>
            <w:ind w:leftChars="0" w:left="360" w:hanging="360"/>
            <w:outlineLvl w:val="0"/>
          </w:pPr>
        </w:pPrChange>
      </w:pPr>
      <w:ins w:id="14509" w:author="Administrator" w:date="2019-03-24T14:26:00Z">
        <w:r>
          <w:rPr>
            <w:rFonts w:hint="eastAsia"/>
          </w:rPr>
          <w:t>「</w:t>
        </w:r>
      </w:ins>
      <w:ins w:id="14510" w:author="Administrator" w:date="2019-03-24T14:35:00Z">
        <w:r w:rsidR="000728E5">
          <w:rPr>
            <w:rFonts w:hint="eastAsia"/>
          </w:rPr>
          <w:t>此言差矣，</w:t>
        </w:r>
      </w:ins>
      <w:ins w:id="14511" w:author="Administrator" w:date="2019-03-23T13:49:00Z">
        <w:r w:rsidR="00631015">
          <w:rPr>
            <w:rFonts w:hint="eastAsia"/>
          </w:rPr>
          <w:t>這</w:t>
        </w:r>
        <w:r w:rsidR="00631015" w:rsidRPr="003E206B">
          <w:rPr>
            <w:rFonts w:hint="eastAsia"/>
          </w:rPr>
          <w:t>鴟龜</w:t>
        </w:r>
        <w:r w:rsidR="00631015">
          <w:rPr>
            <w:rFonts w:hint="eastAsia"/>
          </w:rPr>
          <w:t>前輩乃大神通修為，雖然我自問</w:t>
        </w:r>
      </w:ins>
      <w:ins w:id="14512" w:author="Administrator" w:date="2019-03-23T13:50:00Z">
        <w:r w:rsidR="00631015">
          <w:rPr>
            <w:rFonts w:hint="eastAsia"/>
          </w:rPr>
          <w:t>已突破凝神中期，但與</w:t>
        </w:r>
        <w:r w:rsidR="00631015" w:rsidRPr="003E206B">
          <w:rPr>
            <w:rFonts w:hint="eastAsia"/>
          </w:rPr>
          <w:t>鴟龜</w:t>
        </w:r>
        <w:r w:rsidR="00631015">
          <w:rPr>
            <w:rFonts w:hint="eastAsia"/>
          </w:rPr>
          <w:t>前輩相比，仍是天差地遠。」</w:t>
        </w:r>
      </w:ins>
      <w:ins w:id="14513" w:author="Administrator" w:date="2019-03-24T14:35:00Z">
        <w:r w:rsidR="000728E5">
          <w:rPr>
            <w:rFonts w:hint="eastAsia"/>
          </w:rPr>
          <w:t>歐陽道德真君神情凝重，一點也沒有把握地說道。</w:t>
        </w:r>
      </w:ins>
    </w:p>
    <w:p w:rsidR="000F0075" w:rsidRDefault="00631015">
      <w:pPr>
        <w:pStyle w:val="12"/>
        <w:spacing w:after="240"/>
        <w:ind w:leftChars="0" w:left="0"/>
        <w:rPr>
          <w:ins w:id="14514" w:author="Administrator" w:date="2019-03-24T14:37:00Z"/>
        </w:rPr>
        <w:pPrChange w:id="14515" w:author="Administrator" w:date="2019-03-22T03:33:00Z">
          <w:pPr>
            <w:pStyle w:val="12"/>
            <w:numPr>
              <w:numId w:val="1"/>
            </w:numPr>
            <w:spacing w:after="240"/>
            <w:ind w:leftChars="0" w:left="360" w:hanging="360"/>
            <w:outlineLvl w:val="0"/>
          </w:pPr>
        </w:pPrChange>
      </w:pPr>
      <w:ins w:id="14516" w:author="Administrator" w:date="2019-03-23T13:50:00Z">
        <w:r>
          <w:rPr>
            <w:rFonts w:hint="eastAsia"/>
          </w:rPr>
          <w:t>此話一出，其他三人</w:t>
        </w:r>
      </w:ins>
      <w:ins w:id="14517" w:author="Administrator" w:date="2019-03-23T13:51:00Z">
        <w:r>
          <w:rPr>
            <w:rFonts w:hint="eastAsia"/>
          </w:rPr>
          <w:t>都是臉色一變，</w:t>
        </w:r>
      </w:ins>
      <w:ins w:id="14518" w:author="Administrator" w:date="2019-03-24T14:35:00Z">
        <w:r w:rsidR="000728E5">
          <w:rPr>
            <w:rFonts w:hint="eastAsia"/>
          </w:rPr>
          <w:t>紛紛</w:t>
        </w:r>
      </w:ins>
      <w:ins w:id="14519" w:author="Administrator" w:date="2019-03-24T14:37:00Z">
        <w:r w:rsidR="000728E5">
          <w:rPr>
            <w:rFonts w:hint="eastAsia"/>
          </w:rPr>
          <w:t>朝向那</w:t>
        </w:r>
        <w:r w:rsidR="000728E5" w:rsidRPr="003E206B">
          <w:rPr>
            <w:rFonts w:hint="eastAsia"/>
          </w:rPr>
          <w:t>鴟龜</w:t>
        </w:r>
        <w:r w:rsidR="000728E5">
          <w:rPr>
            <w:rFonts w:hint="eastAsia"/>
          </w:rPr>
          <w:t>看去。</w:t>
        </w:r>
      </w:ins>
    </w:p>
    <w:p w:rsidR="000F0075" w:rsidRDefault="000728E5">
      <w:pPr>
        <w:pStyle w:val="12"/>
        <w:spacing w:after="240"/>
        <w:ind w:leftChars="0" w:left="0"/>
        <w:rPr>
          <w:ins w:id="14520" w:author="Administrator" w:date="2019-03-23T14:08:00Z"/>
        </w:rPr>
        <w:pPrChange w:id="14521" w:author="Administrator" w:date="2019-03-22T03:33:00Z">
          <w:pPr>
            <w:pStyle w:val="12"/>
            <w:numPr>
              <w:numId w:val="1"/>
            </w:numPr>
            <w:spacing w:after="240"/>
            <w:ind w:leftChars="0" w:left="360" w:hanging="360"/>
            <w:outlineLvl w:val="0"/>
          </w:pPr>
        </w:pPrChange>
      </w:pPr>
      <w:ins w:id="14522" w:author="Administrator" w:date="2019-03-24T14:37:00Z">
        <w:r>
          <w:rPr>
            <w:rFonts w:hint="eastAsia"/>
          </w:rPr>
          <w:t>在他們眼中，雖然可以看出那</w:t>
        </w:r>
        <w:r w:rsidRPr="003E206B">
          <w:rPr>
            <w:rFonts w:hint="eastAsia"/>
          </w:rPr>
          <w:t>鴟龜</w:t>
        </w:r>
        <w:r>
          <w:rPr>
            <w:rFonts w:hint="eastAsia"/>
          </w:rPr>
          <w:t>修為恐怖，但</w:t>
        </w:r>
      </w:ins>
      <w:ins w:id="14523" w:author="Administrator" w:date="2019-03-24T14:40:00Z">
        <w:r>
          <w:rPr>
            <w:rFonts w:hint="eastAsia"/>
          </w:rPr>
          <w:t>看起來</w:t>
        </w:r>
      </w:ins>
      <w:ins w:id="14524" w:author="Administrator" w:date="2019-03-24T14:37:00Z">
        <w:r>
          <w:rPr>
            <w:rFonts w:hint="eastAsia"/>
          </w:rPr>
          <w:t>也就凝神境</w:t>
        </w:r>
      </w:ins>
      <w:ins w:id="14525" w:author="Administrator" w:date="2019-03-24T14:40:00Z">
        <w:r>
          <w:rPr>
            <w:rFonts w:hint="eastAsia"/>
          </w:rPr>
          <w:t>後期</w:t>
        </w:r>
      </w:ins>
      <w:ins w:id="14526" w:author="Administrator" w:date="2019-03-24T14:37:00Z">
        <w:r>
          <w:rPr>
            <w:rFonts w:hint="eastAsia"/>
          </w:rPr>
          <w:t>而已，而</w:t>
        </w:r>
      </w:ins>
      <w:ins w:id="14527" w:author="Administrator" w:date="2019-03-24T20:35:00Z">
        <w:r w:rsidR="00DA7FE9">
          <w:rPr>
            <w:rFonts w:hint="eastAsia"/>
          </w:rPr>
          <w:t>歐陽道</w:t>
        </w:r>
      </w:ins>
      <w:ins w:id="14528" w:author="Administrator" w:date="2019-03-24T20:36:00Z">
        <w:r w:rsidR="00DA7FE9">
          <w:rPr>
            <w:rFonts w:hint="eastAsia"/>
          </w:rPr>
          <w:t>德同樣也是</w:t>
        </w:r>
      </w:ins>
      <w:ins w:id="14529" w:author="Administrator" w:date="2019-03-24T14:37:00Z">
        <w:r>
          <w:rPr>
            <w:rFonts w:hint="eastAsia"/>
          </w:rPr>
          <w:t>凝神境的存在，</w:t>
        </w:r>
      </w:ins>
      <w:ins w:id="14530" w:author="Administrator" w:date="2019-03-24T14:40:00Z">
        <w:r>
          <w:rPr>
            <w:rFonts w:hint="eastAsia"/>
          </w:rPr>
          <w:t>加上他們自認雖然修為只有元嬰後期到大圓滿之間，但宗門秘寶盡出的情況下，也有能力與凝神境一戰，</w:t>
        </w:r>
      </w:ins>
      <w:ins w:id="14531" w:author="Administrator" w:date="2019-03-24T14:37:00Z">
        <w:r>
          <w:rPr>
            <w:rFonts w:hint="eastAsia"/>
          </w:rPr>
          <w:t>所以他們這才敢出來</w:t>
        </w:r>
      </w:ins>
      <w:ins w:id="14532" w:author="Administrator" w:date="2019-03-24T14:38:00Z">
        <w:r>
          <w:rPr>
            <w:rFonts w:hint="eastAsia"/>
          </w:rPr>
          <w:t>試圖修復</w:t>
        </w:r>
      </w:ins>
      <w:ins w:id="14533" w:author="Administrator" w:date="2019-03-24T20:36:00Z">
        <w:r w:rsidR="00DA7FE9">
          <w:rPr>
            <w:rFonts w:hint="eastAsia"/>
          </w:rPr>
          <w:t>陣法</w:t>
        </w:r>
      </w:ins>
      <w:ins w:id="14534" w:author="Administrator" w:date="2019-03-24T14:40:00Z">
        <w:r>
          <w:rPr>
            <w:rFonts w:hint="eastAsia"/>
          </w:rPr>
          <w:t>，</w:t>
        </w:r>
      </w:ins>
      <w:ins w:id="14535" w:author="Administrator" w:date="2019-03-23T13:51:00Z">
        <w:r w:rsidR="00631015">
          <w:rPr>
            <w:rFonts w:hint="eastAsia"/>
          </w:rPr>
          <w:t>沒想到連</w:t>
        </w:r>
      </w:ins>
      <w:ins w:id="14536" w:author="Administrator" w:date="2019-03-23T14:07:00Z">
        <w:r w:rsidR="003D2273">
          <w:rPr>
            <w:rFonts w:hint="eastAsia"/>
          </w:rPr>
          <w:t>凝神境</w:t>
        </w:r>
      </w:ins>
      <w:ins w:id="14537" w:author="Administrator" w:date="2019-03-24T14:40:00Z">
        <w:r>
          <w:rPr>
            <w:rFonts w:hint="eastAsia"/>
          </w:rPr>
          <w:t>中</w:t>
        </w:r>
      </w:ins>
      <w:ins w:id="14538" w:author="Administrator" w:date="2019-03-24T14:41:00Z">
        <w:r>
          <w:rPr>
            <w:rFonts w:hint="eastAsia"/>
          </w:rPr>
          <w:t>期</w:t>
        </w:r>
      </w:ins>
      <w:ins w:id="14539" w:author="Administrator" w:date="2019-03-23T14:07:00Z">
        <w:r w:rsidR="003D2273">
          <w:rPr>
            <w:rFonts w:hint="eastAsia"/>
          </w:rPr>
          <w:t>的</w:t>
        </w:r>
      </w:ins>
      <w:ins w:id="14540" w:author="Administrator" w:date="2019-03-23T13:51:00Z">
        <w:r w:rsidR="00631015">
          <w:rPr>
            <w:rFonts w:hint="eastAsia"/>
          </w:rPr>
          <w:t>歐陽道德真君都自認不敵</w:t>
        </w:r>
      </w:ins>
      <w:ins w:id="14541" w:author="Administrator" w:date="2019-03-23T14:07:00Z">
        <w:r w:rsidR="003D2273">
          <w:rPr>
            <w:rFonts w:hint="eastAsia"/>
          </w:rPr>
          <w:t>，那麼這</w:t>
        </w:r>
        <w:r w:rsidR="003D2273" w:rsidRPr="003E206B">
          <w:rPr>
            <w:rFonts w:hint="eastAsia"/>
          </w:rPr>
          <w:t>鴟龜</w:t>
        </w:r>
        <w:r w:rsidR="003D2273">
          <w:rPr>
            <w:rFonts w:hint="eastAsia"/>
          </w:rPr>
          <w:t>的真正修為，到</w:t>
        </w:r>
      </w:ins>
      <w:ins w:id="14542" w:author="Administrator" w:date="2019-03-23T14:08:00Z">
        <w:r w:rsidR="003D2273">
          <w:rPr>
            <w:rFonts w:hint="eastAsia"/>
          </w:rPr>
          <w:t>底有多恐怖</w:t>
        </w:r>
      </w:ins>
      <w:ins w:id="14543" w:author="Administrator" w:date="2019-03-23T13:52:00Z">
        <w:r w:rsidR="00631015">
          <w:rPr>
            <w:rFonts w:hint="eastAsia"/>
          </w:rPr>
          <w:t>。</w:t>
        </w:r>
      </w:ins>
    </w:p>
    <w:p w:rsidR="000F0075" w:rsidRDefault="003D2273">
      <w:pPr>
        <w:pStyle w:val="12"/>
        <w:spacing w:after="240"/>
        <w:ind w:leftChars="0" w:left="0"/>
        <w:rPr>
          <w:ins w:id="14544" w:author="Administrator" w:date="2019-03-23T14:09:00Z"/>
        </w:rPr>
        <w:pPrChange w:id="14545" w:author="Administrator" w:date="2019-03-22T03:33:00Z">
          <w:pPr>
            <w:pStyle w:val="12"/>
            <w:numPr>
              <w:numId w:val="1"/>
            </w:numPr>
            <w:spacing w:after="240"/>
            <w:ind w:leftChars="0" w:left="360" w:hanging="360"/>
            <w:outlineLvl w:val="0"/>
          </w:pPr>
        </w:pPrChange>
      </w:pPr>
      <w:ins w:id="14546" w:author="Administrator" w:date="2019-03-23T14:08:00Z">
        <w:r w:rsidRPr="003E206B">
          <w:rPr>
            <w:rFonts w:hint="eastAsia"/>
          </w:rPr>
          <w:t>鴟龜</w:t>
        </w:r>
        <w:r w:rsidR="006E4A79">
          <w:rPr>
            <w:rFonts w:hint="eastAsia"/>
          </w:rPr>
          <w:t>眼神一瞇，臉上第一次露出了一絲</w:t>
        </w:r>
      </w:ins>
      <w:ins w:id="14547" w:author="Administrator" w:date="2019-03-24T00:07:00Z">
        <w:r w:rsidR="006E4A79">
          <w:rPr>
            <w:rFonts w:hint="eastAsia"/>
          </w:rPr>
          <w:t>笑意</w:t>
        </w:r>
      </w:ins>
      <w:ins w:id="14548" w:author="Administrator" w:date="2019-03-23T14:08:00Z">
        <w:r>
          <w:rPr>
            <w:rFonts w:hint="eastAsia"/>
          </w:rPr>
          <w:t>，</w:t>
        </w:r>
      </w:ins>
      <w:ins w:id="14549" w:author="Administrator" w:date="2019-03-23T14:09:00Z">
        <w:r>
          <w:rPr>
            <w:rFonts w:hint="eastAsia"/>
          </w:rPr>
          <w:t>只是那微微上揚幾百尺的嘴角，卻讓人看了更感到恐怖。</w:t>
        </w:r>
      </w:ins>
    </w:p>
    <w:p w:rsidR="000F0075" w:rsidRDefault="003D2273">
      <w:pPr>
        <w:pStyle w:val="12"/>
        <w:spacing w:after="240"/>
        <w:ind w:leftChars="0" w:left="0"/>
        <w:rPr>
          <w:ins w:id="14550" w:author="Administrator" w:date="2019-03-23T14:12:00Z"/>
        </w:rPr>
        <w:pPrChange w:id="14551" w:author="Administrator" w:date="2019-03-22T03:33:00Z">
          <w:pPr>
            <w:pStyle w:val="12"/>
            <w:numPr>
              <w:numId w:val="1"/>
            </w:numPr>
            <w:spacing w:after="240"/>
            <w:ind w:leftChars="0" w:left="360" w:hanging="360"/>
            <w:outlineLvl w:val="0"/>
          </w:pPr>
        </w:pPrChange>
      </w:pPr>
      <w:ins w:id="14552" w:author="Administrator" w:date="2019-03-23T14:09:00Z">
        <w:r>
          <w:rPr>
            <w:rFonts w:hint="eastAsia"/>
          </w:rPr>
          <w:t>「你</w:t>
        </w:r>
      </w:ins>
      <w:ins w:id="14553" w:author="Administrator" w:date="2019-03-23T14:10:00Z">
        <w:r>
          <w:rPr>
            <w:rFonts w:hint="eastAsia"/>
          </w:rPr>
          <w:t>這小輩，倒也有趣…</w:t>
        </w:r>
      </w:ins>
      <w:ins w:id="14554" w:author="Administrator" w:date="2019-03-23T14:11:00Z">
        <w:r>
          <w:rPr>
            <w:rFonts w:hint="eastAsia"/>
          </w:rPr>
          <w:t>老夫盡力收斂了氣息，竟還是被你看出一二…也罷，你們四人自斷一</w:t>
        </w:r>
      </w:ins>
      <w:ins w:id="14555" w:author="Administrator" w:date="2019-03-23T14:22:00Z">
        <w:r w:rsidR="00A432D8">
          <w:rPr>
            <w:rFonts w:hint="eastAsia"/>
          </w:rPr>
          <w:t>腳</w:t>
        </w:r>
      </w:ins>
      <w:ins w:id="14556" w:author="Administrator" w:date="2019-03-23T14:12:00Z">
        <w:r>
          <w:rPr>
            <w:rFonts w:hint="eastAsia"/>
          </w:rPr>
          <w:t>一</w:t>
        </w:r>
      </w:ins>
      <w:ins w:id="14557" w:author="Administrator" w:date="2019-03-23T14:22:00Z">
        <w:r w:rsidR="00A432D8">
          <w:rPr>
            <w:rFonts w:hint="eastAsia"/>
          </w:rPr>
          <w:t>臂</w:t>
        </w:r>
      </w:ins>
      <w:ins w:id="14558" w:author="Administrator" w:date="2019-03-23T14:11:00Z">
        <w:r>
          <w:rPr>
            <w:rFonts w:hint="eastAsia"/>
          </w:rPr>
          <w:t>，跟著</w:t>
        </w:r>
      </w:ins>
      <w:ins w:id="14559" w:author="Administrator" w:date="2019-03-23T14:12:00Z">
        <w:r>
          <w:rPr>
            <w:rFonts w:hint="eastAsia"/>
          </w:rPr>
          <w:t>離開這裡，我就不跟你們計較了…」</w:t>
        </w:r>
      </w:ins>
    </w:p>
    <w:p w:rsidR="000F0075" w:rsidRDefault="003D2273">
      <w:pPr>
        <w:pStyle w:val="12"/>
        <w:spacing w:after="240"/>
        <w:ind w:leftChars="0" w:left="0"/>
        <w:rPr>
          <w:ins w:id="14560" w:author="Administrator" w:date="2019-03-23T14:19:00Z"/>
        </w:rPr>
        <w:pPrChange w:id="14561" w:author="Administrator" w:date="2019-03-22T03:33:00Z">
          <w:pPr>
            <w:pStyle w:val="12"/>
            <w:numPr>
              <w:numId w:val="1"/>
            </w:numPr>
            <w:spacing w:after="240"/>
            <w:ind w:leftChars="0" w:left="360" w:hanging="360"/>
            <w:outlineLvl w:val="0"/>
          </w:pPr>
        </w:pPrChange>
      </w:pPr>
      <w:ins w:id="14562" w:author="Administrator" w:date="2019-03-23T14:12:00Z">
        <w:r w:rsidRPr="003E206B">
          <w:rPr>
            <w:rFonts w:hint="eastAsia"/>
          </w:rPr>
          <w:lastRenderedPageBreak/>
          <w:t>鴟龜</w:t>
        </w:r>
        <w:r>
          <w:rPr>
            <w:rFonts w:hint="eastAsia"/>
          </w:rPr>
          <w:t>轟隆隆的</w:t>
        </w:r>
      </w:ins>
      <w:ins w:id="14563" w:author="Administrator" w:date="2019-03-23T14:17:00Z">
        <w:r>
          <w:rPr>
            <w:rFonts w:hint="eastAsia"/>
          </w:rPr>
          <w:t>笑</w:t>
        </w:r>
      </w:ins>
      <w:ins w:id="14564" w:author="Administrator" w:date="2019-03-23T14:15:00Z">
        <w:r>
          <w:rPr>
            <w:rFonts w:hint="eastAsia"/>
          </w:rPr>
          <w:t>聲</w:t>
        </w:r>
      </w:ins>
      <w:ins w:id="14565" w:author="Administrator" w:date="2019-03-23T14:17:00Z">
        <w:r w:rsidR="00724245">
          <w:rPr>
            <w:rFonts w:hint="eastAsia"/>
          </w:rPr>
          <w:t>響徹雲霄，眼神中卻</w:t>
        </w:r>
      </w:ins>
      <w:ins w:id="14566" w:author="Administrator" w:date="2019-03-24T00:07:00Z">
        <w:r w:rsidR="00724245">
          <w:rPr>
            <w:rFonts w:hint="eastAsia"/>
          </w:rPr>
          <w:t>仍</w:t>
        </w:r>
      </w:ins>
      <w:ins w:id="14567" w:author="Administrator" w:date="2019-03-24T00:12:00Z">
        <w:r w:rsidR="00724245">
          <w:rPr>
            <w:rFonts w:hint="eastAsia"/>
          </w:rPr>
          <w:t>透著</w:t>
        </w:r>
      </w:ins>
      <w:ins w:id="14568" w:author="Administrator" w:date="2019-03-24T00:10:00Z">
        <w:r w:rsidR="00724245">
          <w:rPr>
            <w:rFonts w:hint="eastAsia"/>
          </w:rPr>
          <w:t>冷漠</w:t>
        </w:r>
      </w:ins>
      <w:ins w:id="14569" w:author="Administrator" w:date="2019-03-23T14:17:00Z">
        <w:r w:rsidR="00724245">
          <w:rPr>
            <w:rFonts w:hint="eastAsia"/>
          </w:rPr>
          <w:t>，直愣愣</w:t>
        </w:r>
        <w:r>
          <w:rPr>
            <w:rFonts w:hint="eastAsia"/>
          </w:rPr>
          <w:t>看著四人，</w:t>
        </w:r>
      </w:ins>
      <w:ins w:id="14570" w:author="Administrator" w:date="2019-03-23T14:18:00Z">
        <w:r w:rsidR="00A432D8">
          <w:rPr>
            <w:rFonts w:hint="eastAsia"/>
          </w:rPr>
          <w:t>好像只要四人敢說一聲不，他就要立刻</w:t>
        </w:r>
      </w:ins>
      <w:ins w:id="14571" w:author="Administrator" w:date="2019-03-23T14:19:00Z">
        <w:r w:rsidR="00A432D8">
          <w:rPr>
            <w:rFonts w:hint="eastAsia"/>
          </w:rPr>
          <w:t>繼續出手。</w:t>
        </w:r>
      </w:ins>
    </w:p>
    <w:p w:rsidR="000F0075" w:rsidRDefault="00A432D8">
      <w:pPr>
        <w:pStyle w:val="12"/>
        <w:spacing w:after="240"/>
        <w:ind w:leftChars="0" w:left="0"/>
        <w:rPr>
          <w:ins w:id="14572" w:author="Administrator" w:date="2019-03-23T14:23:00Z"/>
        </w:rPr>
        <w:pPrChange w:id="14573" w:author="Administrator" w:date="2019-03-22T03:33:00Z">
          <w:pPr>
            <w:pStyle w:val="12"/>
            <w:numPr>
              <w:numId w:val="1"/>
            </w:numPr>
            <w:spacing w:after="240"/>
            <w:ind w:leftChars="0" w:left="360" w:hanging="360"/>
            <w:outlineLvl w:val="0"/>
          </w:pPr>
        </w:pPrChange>
      </w:pPr>
      <w:ins w:id="14574" w:author="Administrator" w:date="2019-03-23T14:19:00Z">
        <w:r>
          <w:rPr>
            <w:rFonts w:hint="eastAsia"/>
          </w:rPr>
          <w:t>赤雲</w:t>
        </w:r>
      </w:ins>
      <w:ins w:id="14575" w:author="Administrator" w:date="2019-03-23T14:20:00Z">
        <w:r>
          <w:rPr>
            <w:rFonts w:hint="eastAsia"/>
          </w:rPr>
          <w:t>等三人見狀都是往後退了幾步，唯有歐陽道德真君不卑不亢</w:t>
        </w:r>
      </w:ins>
      <w:ins w:id="14576" w:author="Administrator" w:date="2019-03-23T14:21:00Z">
        <w:r>
          <w:rPr>
            <w:rFonts w:hint="eastAsia"/>
          </w:rPr>
          <w:t>，仍是一派雲淡風輕的樣子看著眼前比他大上幾百倍的</w:t>
        </w:r>
        <w:r w:rsidRPr="003E206B">
          <w:rPr>
            <w:rFonts w:hint="eastAsia"/>
          </w:rPr>
          <w:t>鴟龜</w:t>
        </w:r>
        <w:r>
          <w:rPr>
            <w:rFonts w:hint="eastAsia"/>
          </w:rPr>
          <w:t>眼睛說</w:t>
        </w:r>
      </w:ins>
      <w:ins w:id="14577" w:author="Administrator" w:date="2019-03-23T14:23:00Z">
        <w:r>
          <w:rPr>
            <w:rFonts w:hint="eastAsia"/>
          </w:rPr>
          <w:t>道，</w:t>
        </w:r>
      </w:ins>
    </w:p>
    <w:p w:rsidR="000F0075" w:rsidRDefault="00A432D8">
      <w:pPr>
        <w:pStyle w:val="12"/>
        <w:spacing w:after="240"/>
        <w:ind w:leftChars="0" w:left="0"/>
        <w:rPr>
          <w:ins w:id="14578" w:author="Administrator" w:date="2019-03-23T14:24:00Z"/>
        </w:rPr>
        <w:pPrChange w:id="14579" w:author="Administrator" w:date="2019-03-22T03:33:00Z">
          <w:pPr>
            <w:pStyle w:val="12"/>
            <w:numPr>
              <w:numId w:val="1"/>
            </w:numPr>
            <w:spacing w:after="240"/>
            <w:ind w:leftChars="0" w:left="360" w:hanging="360"/>
            <w:outlineLvl w:val="0"/>
          </w:pPr>
        </w:pPrChange>
      </w:pPr>
      <w:ins w:id="14580" w:author="Administrator" w:date="2019-03-23T14:21:00Z">
        <w:r>
          <w:rPr>
            <w:rFonts w:hint="eastAsia"/>
          </w:rPr>
          <w:t>「若是</w:t>
        </w:r>
      </w:ins>
      <w:ins w:id="14581" w:author="Administrator" w:date="2019-03-23T14:22:00Z">
        <w:r>
          <w:rPr>
            <w:rFonts w:hint="eastAsia"/>
          </w:rPr>
          <w:t>前輩最後一道封印解開了，晚輩別說斷一臂</w:t>
        </w:r>
      </w:ins>
      <w:ins w:id="14582" w:author="Administrator" w:date="2019-03-23T14:23:00Z">
        <w:r>
          <w:rPr>
            <w:rFonts w:hint="eastAsia"/>
          </w:rPr>
          <w:t>一腳，便是只剩下元神</w:t>
        </w:r>
      </w:ins>
      <w:ins w:id="14583" w:author="Administrator" w:date="2019-03-23T14:24:00Z">
        <w:r>
          <w:rPr>
            <w:rFonts w:hint="eastAsia"/>
          </w:rPr>
          <w:t>，也都想離開此地…」</w:t>
        </w:r>
      </w:ins>
    </w:p>
    <w:p w:rsidR="000F0075" w:rsidRDefault="00A432D8">
      <w:pPr>
        <w:pStyle w:val="12"/>
        <w:spacing w:after="240"/>
        <w:ind w:leftChars="0" w:left="0"/>
        <w:rPr>
          <w:ins w:id="14584" w:author="Administrator" w:date="2019-03-23T14:26:00Z"/>
        </w:rPr>
        <w:pPrChange w:id="14585" w:author="Administrator" w:date="2019-03-22T03:33:00Z">
          <w:pPr>
            <w:pStyle w:val="12"/>
            <w:numPr>
              <w:numId w:val="1"/>
            </w:numPr>
            <w:spacing w:after="240"/>
            <w:ind w:leftChars="0" w:left="360" w:hanging="360"/>
            <w:outlineLvl w:val="0"/>
          </w:pPr>
        </w:pPrChange>
      </w:pPr>
      <w:ins w:id="14586" w:author="Administrator" w:date="2019-03-23T14:25:00Z">
        <w:r>
          <w:rPr>
            <w:rFonts w:hint="eastAsia"/>
          </w:rPr>
          <w:t>「可如今前輩的最後封印未開，修為壓抑下，雖說我等四人仍不敵於你，但要撐到仙皇趕來，重新施</w:t>
        </w:r>
      </w:ins>
      <w:ins w:id="14587" w:author="Administrator" w:date="2019-03-23T14:26:00Z">
        <w:r>
          <w:rPr>
            <w:rFonts w:hint="eastAsia"/>
          </w:rPr>
          <w:t>法修陣，仍是有些機會…」</w:t>
        </w:r>
      </w:ins>
    </w:p>
    <w:p w:rsidR="000F0075" w:rsidRDefault="00A432D8">
      <w:pPr>
        <w:pStyle w:val="12"/>
        <w:spacing w:after="240"/>
        <w:ind w:leftChars="0" w:left="0"/>
        <w:rPr>
          <w:ins w:id="14588" w:author="Administrator" w:date="2019-03-23T14:27:00Z"/>
        </w:rPr>
        <w:pPrChange w:id="14589" w:author="Administrator" w:date="2019-03-22T03:33:00Z">
          <w:pPr>
            <w:pStyle w:val="12"/>
            <w:numPr>
              <w:numId w:val="1"/>
            </w:numPr>
            <w:spacing w:after="240"/>
            <w:ind w:leftChars="0" w:left="360" w:hanging="360"/>
            <w:outlineLvl w:val="0"/>
          </w:pPr>
        </w:pPrChange>
      </w:pPr>
      <w:ins w:id="14590" w:author="Administrator" w:date="2019-03-23T14:26:00Z">
        <w:r>
          <w:rPr>
            <w:rFonts w:hint="eastAsia"/>
          </w:rPr>
          <w:t>他話尚未說完，那巨大的</w:t>
        </w:r>
        <w:r w:rsidRPr="003E206B">
          <w:rPr>
            <w:rFonts w:hint="eastAsia"/>
          </w:rPr>
          <w:t>鴟龜</w:t>
        </w:r>
        <w:r>
          <w:rPr>
            <w:rFonts w:hint="eastAsia"/>
          </w:rPr>
          <w:t>頭</w:t>
        </w:r>
      </w:ins>
      <w:ins w:id="14591" w:author="Administrator" w:date="2019-03-23T14:27:00Z">
        <w:r>
          <w:rPr>
            <w:rFonts w:hint="eastAsia"/>
          </w:rPr>
          <w:t>顱突然以無人看清的速度，快速往前開口，瞬間將歐陽道德真君給吞下。</w:t>
        </w:r>
      </w:ins>
    </w:p>
    <w:p w:rsidR="000F0075" w:rsidRDefault="00A432D8">
      <w:pPr>
        <w:pStyle w:val="12"/>
        <w:spacing w:after="240"/>
        <w:ind w:leftChars="0" w:left="0"/>
        <w:rPr>
          <w:ins w:id="14592" w:author="Administrator" w:date="2019-03-23T14:28:00Z"/>
        </w:rPr>
        <w:pPrChange w:id="14593" w:author="Administrator" w:date="2019-03-22T03:33:00Z">
          <w:pPr>
            <w:pStyle w:val="12"/>
            <w:numPr>
              <w:numId w:val="1"/>
            </w:numPr>
            <w:spacing w:after="240"/>
            <w:ind w:leftChars="0" w:left="360" w:hanging="360"/>
            <w:outlineLvl w:val="0"/>
          </w:pPr>
        </w:pPrChange>
      </w:pPr>
      <w:ins w:id="14594" w:author="Administrator" w:date="2019-03-23T14:27:00Z">
        <w:r>
          <w:rPr>
            <w:rFonts w:hint="eastAsia"/>
          </w:rPr>
          <w:t>竟是</w:t>
        </w:r>
      </w:ins>
      <w:ins w:id="14595" w:author="Administrator" w:date="2019-03-23T14:28:00Z">
        <w:r>
          <w:rPr>
            <w:rFonts w:hint="eastAsia"/>
          </w:rPr>
          <w:t>趁</w:t>
        </w:r>
        <w:r w:rsidR="00164242">
          <w:rPr>
            <w:rFonts w:hint="eastAsia"/>
          </w:rPr>
          <w:t>其不備，以偷襲的方式攻擊！</w:t>
        </w:r>
      </w:ins>
    </w:p>
    <w:p w:rsidR="000F0075" w:rsidRDefault="00164242">
      <w:pPr>
        <w:pStyle w:val="12"/>
        <w:spacing w:after="240"/>
        <w:ind w:leftChars="0" w:left="0"/>
        <w:rPr>
          <w:ins w:id="14596" w:author="Administrator" w:date="2019-03-23T14:31:00Z"/>
        </w:rPr>
        <w:pPrChange w:id="14597" w:author="Administrator" w:date="2019-03-22T03:33:00Z">
          <w:pPr>
            <w:pStyle w:val="12"/>
            <w:numPr>
              <w:numId w:val="1"/>
            </w:numPr>
            <w:spacing w:after="240"/>
            <w:ind w:leftChars="0" w:left="360" w:hanging="360"/>
            <w:outlineLvl w:val="0"/>
          </w:pPr>
        </w:pPrChange>
      </w:pPr>
      <w:ins w:id="14598" w:author="Administrator" w:date="2019-03-23T14:28:00Z">
        <w:r>
          <w:rPr>
            <w:rFonts w:hint="eastAsia"/>
          </w:rPr>
          <w:t>「卑鄙！」「太無恥了！」</w:t>
        </w:r>
      </w:ins>
      <w:ins w:id="14599" w:author="Administrator" w:date="2019-03-23T14:29:00Z">
        <w:r>
          <w:rPr>
            <w:rFonts w:hint="eastAsia"/>
          </w:rPr>
          <w:t>其他兩人紛紛開口罵道，唯有那半男半女</w:t>
        </w:r>
      </w:ins>
      <w:ins w:id="14600" w:author="Administrator" w:date="2019-03-23T14:31:00Z">
        <w:r>
          <w:rPr>
            <w:rFonts w:hint="eastAsia"/>
          </w:rPr>
          <w:t>想起剛剛自己也同樣被偷襲過一次</w:t>
        </w:r>
      </w:ins>
      <w:ins w:id="14601" w:author="Administrator" w:date="2019-03-24T00:14:00Z">
        <w:r w:rsidR="00724245">
          <w:rPr>
            <w:rFonts w:hint="eastAsia"/>
          </w:rPr>
          <w:t>，忍不住</w:t>
        </w:r>
      </w:ins>
      <w:ins w:id="14602" w:author="Administrator" w:date="2019-03-24T00:15:00Z">
        <w:r w:rsidR="00724245">
          <w:rPr>
            <w:rFonts w:hint="eastAsia"/>
          </w:rPr>
          <w:t>神情</w:t>
        </w:r>
      </w:ins>
      <w:ins w:id="14603" w:author="Administrator" w:date="2019-03-24T00:14:00Z">
        <w:r w:rsidR="00724245">
          <w:rPr>
            <w:rFonts w:hint="eastAsia"/>
          </w:rPr>
          <w:t>古怪</w:t>
        </w:r>
      </w:ins>
      <w:ins w:id="14604" w:author="Administrator" w:date="2019-03-24T00:15:00Z">
        <w:r w:rsidR="00724245">
          <w:rPr>
            <w:rFonts w:hint="eastAsia"/>
          </w:rPr>
          <w:t>，</w:t>
        </w:r>
      </w:ins>
      <w:ins w:id="14605" w:author="Administrator" w:date="2019-03-24T00:16:00Z">
        <w:r w:rsidR="00724245">
          <w:rPr>
            <w:rFonts w:hint="eastAsia"/>
          </w:rPr>
          <w:t>嘴角抽動了</w:t>
        </w:r>
      </w:ins>
      <w:ins w:id="14606" w:author="Administrator" w:date="2019-03-24T00:17:00Z">
        <w:r w:rsidR="009A1741">
          <w:rPr>
            <w:rFonts w:hint="eastAsia"/>
          </w:rPr>
          <w:t>幾</w:t>
        </w:r>
      </w:ins>
      <w:ins w:id="14607" w:author="Administrator" w:date="2019-03-24T00:16:00Z">
        <w:r w:rsidR="00724245">
          <w:rPr>
            <w:rFonts w:hint="eastAsia"/>
          </w:rPr>
          <w:t>下</w:t>
        </w:r>
      </w:ins>
      <w:ins w:id="14608" w:author="Administrator" w:date="2019-03-23T14:31:00Z">
        <w:r>
          <w:rPr>
            <w:rFonts w:hint="eastAsia"/>
          </w:rPr>
          <w:t>。</w:t>
        </w:r>
      </w:ins>
    </w:p>
    <w:p w:rsidR="000F0075" w:rsidRDefault="00164242">
      <w:pPr>
        <w:pStyle w:val="12"/>
        <w:spacing w:after="240"/>
        <w:ind w:leftChars="0" w:left="0"/>
        <w:rPr>
          <w:ins w:id="14609" w:author="Administrator" w:date="2019-03-23T14:33:00Z"/>
        </w:rPr>
        <w:pPrChange w:id="14610" w:author="Administrator" w:date="2019-03-22T03:33:00Z">
          <w:pPr>
            <w:pStyle w:val="12"/>
            <w:numPr>
              <w:numId w:val="1"/>
            </w:numPr>
            <w:spacing w:after="240"/>
            <w:ind w:leftChars="0" w:left="360" w:hanging="360"/>
            <w:outlineLvl w:val="0"/>
          </w:pPr>
        </w:pPrChange>
      </w:pPr>
      <w:ins w:id="14611" w:author="Administrator" w:date="2019-03-23T14:32:00Z">
        <w:r>
          <w:rPr>
            <w:rFonts w:hint="eastAsia"/>
          </w:rPr>
          <w:t>只不過，那歐陽道德真君被吞了下去之後，竟憑空又在旁邊出現一個歐陽道德真君，而且只距離原本位置不到百尺而已，神情自然地看著那</w:t>
        </w:r>
      </w:ins>
      <w:ins w:id="14612" w:author="Administrator" w:date="2019-03-23T14:33:00Z">
        <w:r w:rsidRPr="003E206B">
          <w:rPr>
            <w:rFonts w:hint="eastAsia"/>
          </w:rPr>
          <w:t>鴟龜</w:t>
        </w:r>
        <w:r>
          <w:rPr>
            <w:rFonts w:hint="eastAsia"/>
          </w:rPr>
          <w:t>。</w:t>
        </w:r>
      </w:ins>
    </w:p>
    <w:p w:rsidR="000F0075" w:rsidRDefault="00164242">
      <w:pPr>
        <w:pStyle w:val="12"/>
        <w:spacing w:after="240"/>
        <w:ind w:leftChars="0" w:left="0"/>
        <w:rPr>
          <w:ins w:id="14613" w:author="Administrator" w:date="2019-03-23T14:36:00Z"/>
        </w:rPr>
        <w:pPrChange w:id="14614" w:author="Administrator" w:date="2019-03-22T03:33:00Z">
          <w:pPr>
            <w:pStyle w:val="12"/>
            <w:numPr>
              <w:numId w:val="1"/>
            </w:numPr>
            <w:spacing w:after="240"/>
            <w:ind w:leftChars="0" w:left="360" w:hanging="360"/>
            <w:outlineLvl w:val="0"/>
          </w:pPr>
        </w:pPrChange>
      </w:pPr>
      <w:ins w:id="14615" w:author="Administrator" w:date="2019-03-23T14:33:00Z">
        <w:r>
          <w:rPr>
            <w:rFonts w:hint="eastAsia"/>
          </w:rPr>
          <w:t>「哼…</w:t>
        </w:r>
      </w:ins>
      <w:ins w:id="14616" w:author="Administrator" w:date="2019-03-23T14:34:00Z">
        <w:r>
          <w:rPr>
            <w:rFonts w:hint="eastAsia"/>
          </w:rPr>
          <w:t>幻</w:t>
        </w:r>
      </w:ins>
      <w:ins w:id="14617" w:author="Administrator" w:date="2019-03-23T22:30:00Z">
        <w:r w:rsidR="009D6531">
          <w:rPr>
            <w:rFonts w:hint="eastAsia"/>
          </w:rPr>
          <w:t>術</w:t>
        </w:r>
      </w:ins>
      <w:ins w:id="14618" w:author="Administrator" w:date="2019-03-23T14:34:00Z">
        <w:r>
          <w:rPr>
            <w:rFonts w:hint="eastAsia"/>
          </w:rPr>
          <w:t>嗎…？」</w:t>
        </w:r>
        <w:r w:rsidRPr="003E206B">
          <w:rPr>
            <w:rFonts w:hint="eastAsia"/>
          </w:rPr>
          <w:t>鴟龜</w:t>
        </w:r>
        <w:r>
          <w:rPr>
            <w:rFonts w:hint="eastAsia"/>
          </w:rPr>
          <w:t>凝神一瞧，只見遠處半空，四面鏡子飛</w:t>
        </w:r>
      </w:ins>
      <w:ins w:id="14619" w:author="Administrator" w:date="2019-03-23T14:35:00Z">
        <w:r>
          <w:rPr>
            <w:rFonts w:hint="eastAsia"/>
          </w:rPr>
          <w:t>舞在上，分別照出紅黃白黑四色光芒，凝聚</w:t>
        </w:r>
      </w:ins>
      <w:ins w:id="14620" w:author="Administrator" w:date="2019-03-23T14:36:00Z">
        <w:r>
          <w:rPr>
            <w:rFonts w:hint="eastAsia"/>
          </w:rPr>
          <w:t>出歐陽道德真君的身影。</w:t>
        </w:r>
      </w:ins>
    </w:p>
    <w:p w:rsidR="000F0075" w:rsidRDefault="00164242">
      <w:pPr>
        <w:pStyle w:val="12"/>
        <w:spacing w:after="240"/>
        <w:ind w:leftChars="0" w:left="0"/>
        <w:rPr>
          <w:ins w:id="14621" w:author="Administrator" w:date="2019-03-23T22:51:00Z"/>
        </w:rPr>
        <w:pPrChange w:id="14622" w:author="Administrator" w:date="2019-03-22T03:33:00Z">
          <w:pPr>
            <w:pStyle w:val="12"/>
            <w:numPr>
              <w:numId w:val="1"/>
            </w:numPr>
            <w:spacing w:after="240"/>
            <w:ind w:leftChars="0" w:left="360" w:hanging="360"/>
            <w:outlineLvl w:val="0"/>
          </w:pPr>
        </w:pPrChange>
      </w:pPr>
      <w:ins w:id="14623" w:author="Administrator" w:date="2019-03-23T14:36:00Z">
        <w:r>
          <w:rPr>
            <w:rFonts w:hint="eastAsia"/>
          </w:rPr>
          <w:t>「竟然把靈崇觀內</w:t>
        </w:r>
      </w:ins>
      <w:ins w:id="14624" w:author="Administrator" w:date="2019-03-23T14:37:00Z">
        <w:r>
          <w:rPr>
            <w:rFonts w:hint="eastAsia"/>
          </w:rPr>
          <w:t>鎮宗八寶的四面寶鏡都帶了過來…」赤雲</w:t>
        </w:r>
      </w:ins>
      <w:ins w:id="14625" w:author="Administrator" w:date="2019-03-23T22:51:00Z">
        <w:r w:rsidR="00284B9A">
          <w:rPr>
            <w:rFonts w:hint="eastAsia"/>
          </w:rPr>
          <w:t>同樣</w:t>
        </w:r>
      </w:ins>
      <w:ins w:id="14626" w:author="Administrator" w:date="2019-03-23T14:38:00Z">
        <w:r>
          <w:rPr>
            <w:rFonts w:hint="eastAsia"/>
          </w:rPr>
          <w:t>滿臉</w:t>
        </w:r>
      </w:ins>
      <w:ins w:id="14627" w:author="Administrator" w:date="2019-03-23T14:37:00Z">
        <w:r>
          <w:rPr>
            <w:rFonts w:hint="eastAsia"/>
          </w:rPr>
          <w:t>驚訝，</w:t>
        </w:r>
      </w:ins>
      <w:ins w:id="14628" w:author="Administrator" w:date="2019-03-23T22:51:00Z">
        <w:r w:rsidR="00284B9A">
          <w:rPr>
            <w:rFonts w:hint="eastAsia"/>
          </w:rPr>
          <w:t>看向那虛幻的身影。</w:t>
        </w:r>
      </w:ins>
    </w:p>
    <w:p w:rsidR="000F0075" w:rsidRDefault="00284B9A">
      <w:pPr>
        <w:pStyle w:val="12"/>
        <w:spacing w:after="240"/>
        <w:ind w:leftChars="0" w:left="0"/>
        <w:rPr>
          <w:ins w:id="14629" w:author="Administrator" w:date="2019-03-23T22:55:00Z"/>
        </w:rPr>
        <w:pPrChange w:id="14630" w:author="Administrator" w:date="2019-03-22T03:33:00Z">
          <w:pPr>
            <w:pStyle w:val="12"/>
            <w:numPr>
              <w:numId w:val="1"/>
            </w:numPr>
            <w:spacing w:after="240"/>
            <w:ind w:leftChars="0" w:left="360" w:hanging="360"/>
            <w:outlineLvl w:val="0"/>
          </w:pPr>
        </w:pPrChange>
      </w:pPr>
      <w:ins w:id="14631" w:author="Administrator" w:date="2019-03-23T22:51:00Z">
        <w:r>
          <w:rPr>
            <w:rFonts w:hint="eastAsia"/>
          </w:rPr>
          <w:t>身為靈崇觀友好的赤劍宗</w:t>
        </w:r>
      </w:ins>
      <w:ins w:id="14632" w:author="Administrator" w:date="2019-03-23T22:52:00Z">
        <w:r>
          <w:rPr>
            <w:rFonts w:hint="eastAsia"/>
          </w:rPr>
          <w:t>太上長老，他比起其他兩派知道更多靈崇觀的底蘊</w:t>
        </w:r>
      </w:ins>
      <w:ins w:id="14633" w:author="Administrator" w:date="2019-03-23T22:53:00Z">
        <w:r>
          <w:rPr>
            <w:rFonts w:hint="eastAsia"/>
          </w:rPr>
          <w:t>，在他所知，靈崇觀的鎮宗八寶每一樣都是</w:t>
        </w:r>
      </w:ins>
      <w:ins w:id="14634" w:author="Administrator" w:date="2019-03-23T22:55:00Z">
        <w:r>
          <w:rPr>
            <w:rFonts w:hint="eastAsia"/>
          </w:rPr>
          <w:t>赫赫有名的上品法寶。</w:t>
        </w:r>
      </w:ins>
    </w:p>
    <w:p w:rsidR="000F0075" w:rsidRDefault="00284B9A">
      <w:pPr>
        <w:pStyle w:val="12"/>
        <w:spacing w:after="240"/>
        <w:ind w:leftChars="0" w:left="0"/>
        <w:rPr>
          <w:ins w:id="14635" w:author="Administrator" w:date="2019-03-23T23:04:00Z"/>
        </w:rPr>
        <w:pPrChange w:id="14636" w:author="Administrator" w:date="2019-03-22T03:33:00Z">
          <w:pPr>
            <w:pStyle w:val="12"/>
            <w:numPr>
              <w:numId w:val="1"/>
            </w:numPr>
            <w:spacing w:after="240"/>
            <w:ind w:leftChars="0" w:left="360" w:hanging="360"/>
            <w:outlineLvl w:val="0"/>
          </w:pPr>
        </w:pPrChange>
      </w:pPr>
      <w:ins w:id="14637" w:author="Administrator" w:date="2019-03-23T22:55:00Z">
        <w:r>
          <w:rPr>
            <w:rFonts w:hint="eastAsia"/>
          </w:rPr>
          <w:t>其中</w:t>
        </w:r>
      </w:ins>
      <w:ins w:id="14638" w:author="Administrator" w:date="2019-03-23T22:57:00Z">
        <w:r>
          <w:rPr>
            <w:rFonts w:hint="eastAsia"/>
          </w:rPr>
          <w:t>浩天</w:t>
        </w:r>
      </w:ins>
      <w:ins w:id="14639" w:author="Administrator" w:date="2019-03-23T22:58:00Z">
        <w:r>
          <w:rPr>
            <w:rFonts w:hint="eastAsia"/>
          </w:rPr>
          <w:t>、殤地、</w:t>
        </w:r>
      </w:ins>
      <w:ins w:id="14640" w:author="Administrator" w:date="2019-03-23T22:59:00Z">
        <w:r>
          <w:rPr>
            <w:rFonts w:hint="eastAsia"/>
          </w:rPr>
          <w:t>瞳人、幻鬼，四面寶鏡，</w:t>
        </w:r>
      </w:ins>
      <w:ins w:id="14641" w:author="Administrator" w:date="2019-03-24T01:10:00Z">
        <w:r w:rsidR="00C36323">
          <w:rPr>
            <w:rFonts w:hint="eastAsia"/>
          </w:rPr>
          <w:t>每一面都是威力極大的上品法寶，</w:t>
        </w:r>
      </w:ins>
      <w:ins w:id="14642" w:author="Administrator" w:date="2019-03-23T22:59:00Z">
        <w:r>
          <w:rPr>
            <w:rFonts w:hint="eastAsia"/>
          </w:rPr>
          <w:t>更是四件一</w:t>
        </w:r>
      </w:ins>
      <w:ins w:id="14643" w:author="Administrator" w:date="2019-03-23T23:01:00Z">
        <w:r w:rsidR="009E3120">
          <w:rPr>
            <w:rFonts w:hint="eastAsia"/>
          </w:rPr>
          <w:t>組</w:t>
        </w:r>
      </w:ins>
      <w:ins w:id="14644" w:author="Administrator" w:date="2019-03-23T23:00:00Z">
        <w:r>
          <w:rPr>
            <w:rFonts w:hint="eastAsia"/>
          </w:rPr>
          <w:t>不可多得的</w:t>
        </w:r>
        <w:r w:rsidR="009E3120">
          <w:rPr>
            <w:rFonts w:hint="eastAsia"/>
          </w:rPr>
          <w:t>成套法</w:t>
        </w:r>
      </w:ins>
      <w:ins w:id="14645" w:author="Administrator" w:date="2019-03-23T23:01:00Z">
        <w:r w:rsidR="009E3120">
          <w:rPr>
            <w:rFonts w:hint="eastAsia"/>
          </w:rPr>
          <w:t>寶，威力堪比</w:t>
        </w:r>
      </w:ins>
      <w:ins w:id="14646" w:author="Administrator" w:date="2019-03-23T23:02:00Z">
        <w:r w:rsidR="009E3120">
          <w:rPr>
            <w:rFonts w:hint="eastAsia"/>
          </w:rPr>
          <w:t>半件</w:t>
        </w:r>
      </w:ins>
      <w:ins w:id="14647" w:author="Administrator" w:date="2019-03-23T23:03:00Z">
        <w:r w:rsidR="009E3120">
          <w:rPr>
            <w:rFonts w:hint="eastAsia"/>
          </w:rPr>
          <w:t>靈</w:t>
        </w:r>
      </w:ins>
      <w:ins w:id="14648" w:author="Administrator" w:date="2019-03-23T23:02:00Z">
        <w:r w:rsidR="009E3120">
          <w:rPr>
            <w:rFonts w:hint="eastAsia"/>
          </w:rPr>
          <w:t>器，</w:t>
        </w:r>
      </w:ins>
      <w:ins w:id="14649" w:author="Administrator" w:date="2019-03-23T23:04:00Z">
        <w:r w:rsidR="009E3120">
          <w:rPr>
            <w:rFonts w:hint="eastAsia"/>
          </w:rPr>
          <w:t>一直以來</w:t>
        </w:r>
      </w:ins>
      <w:ins w:id="14650" w:author="Administrator" w:date="2019-03-23T23:02:00Z">
        <w:r w:rsidR="009E3120">
          <w:rPr>
            <w:rFonts w:hint="eastAsia"/>
          </w:rPr>
          <w:t>是</w:t>
        </w:r>
      </w:ins>
      <w:ins w:id="14651" w:author="Administrator" w:date="2019-03-23T23:04:00Z">
        <w:r w:rsidR="009E3120">
          <w:rPr>
            <w:rFonts w:hint="eastAsia"/>
          </w:rPr>
          <w:t>靈崇觀絕不輕易動用的至寶。</w:t>
        </w:r>
      </w:ins>
    </w:p>
    <w:p w:rsidR="000F0075" w:rsidRDefault="009E3120">
      <w:pPr>
        <w:pStyle w:val="12"/>
        <w:spacing w:after="240"/>
        <w:ind w:leftChars="0" w:left="0"/>
        <w:rPr>
          <w:ins w:id="14652" w:author="Administrator" w:date="2019-03-24T20:37:00Z"/>
        </w:rPr>
        <w:pPrChange w:id="14653" w:author="Administrator" w:date="2019-03-22T03:33:00Z">
          <w:pPr>
            <w:pStyle w:val="12"/>
            <w:numPr>
              <w:numId w:val="1"/>
            </w:numPr>
            <w:spacing w:after="240"/>
            <w:ind w:leftChars="0" w:left="360" w:hanging="360"/>
            <w:outlineLvl w:val="0"/>
          </w:pPr>
        </w:pPrChange>
      </w:pPr>
      <w:ins w:id="14654" w:author="Administrator" w:date="2019-03-23T23:08:00Z">
        <w:r>
          <w:rPr>
            <w:rFonts w:hint="eastAsia"/>
          </w:rPr>
          <w:t>此時歐陽道德真君一口氣把四面寶鏡都帶來了，</w:t>
        </w:r>
      </w:ins>
      <w:ins w:id="14655" w:author="Administrator" w:date="2019-03-24T02:34:00Z">
        <w:r w:rsidR="0055587E">
          <w:rPr>
            <w:rFonts w:hint="eastAsia"/>
          </w:rPr>
          <w:t>可以</w:t>
        </w:r>
      </w:ins>
      <w:ins w:id="14656" w:author="Administrator" w:date="2019-03-23T23:09:00Z">
        <w:r>
          <w:rPr>
            <w:rFonts w:hint="eastAsia"/>
          </w:rPr>
          <w:t>看出他</w:t>
        </w:r>
      </w:ins>
      <w:ins w:id="14657" w:author="Administrator" w:date="2019-03-24T02:34:00Z">
        <w:r w:rsidR="0055587E">
          <w:rPr>
            <w:rFonts w:hint="eastAsia"/>
          </w:rPr>
          <w:t>是有</w:t>
        </w:r>
      </w:ins>
      <w:ins w:id="14658" w:author="Administrator" w:date="2019-03-24T02:35:00Z">
        <w:r w:rsidR="00DA7FE9">
          <w:rPr>
            <w:rFonts w:hint="eastAsia"/>
          </w:rPr>
          <w:t>備而來</w:t>
        </w:r>
        <w:r w:rsidR="0055587E">
          <w:rPr>
            <w:rFonts w:hint="eastAsia"/>
          </w:rPr>
          <w:t>，</w:t>
        </w:r>
      </w:ins>
      <w:ins w:id="14659" w:author="Administrator" w:date="2019-03-24T20:38:00Z">
        <w:r w:rsidR="00DA7FE9">
          <w:rPr>
            <w:rFonts w:hint="eastAsia"/>
          </w:rPr>
          <w:t>難道這裡封印的</w:t>
        </w:r>
        <w:r w:rsidR="00DA7FE9" w:rsidRPr="003E206B">
          <w:rPr>
            <w:rFonts w:hint="eastAsia"/>
          </w:rPr>
          <w:t>鴟龜</w:t>
        </w:r>
      </w:ins>
      <w:ins w:id="14660" w:author="簡新佳" w:date="2019-03-25T20:38:00Z">
        <w:r w:rsidR="00F05905">
          <w:rPr>
            <w:rFonts w:hint="eastAsia"/>
          </w:rPr>
          <w:t>真</w:t>
        </w:r>
      </w:ins>
      <w:ins w:id="14661" w:author="Administrator" w:date="2019-03-24T20:38:00Z">
        <w:r w:rsidR="00DA7FE9">
          <w:rPr>
            <w:rFonts w:hint="eastAsia"/>
          </w:rPr>
          <w:t>有其非比尋常的地方</w:t>
        </w:r>
      </w:ins>
      <w:ins w:id="14662" w:author="Administrator" w:date="2019-03-24T20:40:00Z">
        <w:r w:rsidR="00DA7FE9">
          <w:rPr>
            <w:rFonts w:hint="eastAsia"/>
          </w:rPr>
          <w:t>不成</w:t>
        </w:r>
      </w:ins>
      <w:ins w:id="14663" w:author="Administrator" w:date="2019-03-24T20:38:00Z">
        <w:r w:rsidR="00DA7FE9">
          <w:rPr>
            <w:rFonts w:hint="eastAsia"/>
          </w:rPr>
          <w:t>。</w:t>
        </w:r>
      </w:ins>
    </w:p>
    <w:p w:rsidR="000F0075" w:rsidRDefault="009E3120">
      <w:pPr>
        <w:pStyle w:val="12"/>
        <w:spacing w:after="240"/>
        <w:ind w:leftChars="0" w:left="0"/>
        <w:rPr>
          <w:ins w:id="14664" w:author="Administrator" w:date="2019-03-24T20:40:00Z"/>
        </w:rPr>
        <w:pPrChange w:id="14665" w:author="Administrator" w:date="2019-03-22T03:33:00Z">
          <w:pPr>
            <w:pStyle w:val="12"/>
            <w:numPr>
              <w:numId w:val="1"/>
            </w:numPr>
            <w:spacing w:after="240"/>
            <w:ind w:leftChars="0" w:left="360" w:hanging="360"/>
            <w:outlineLvl w:val="0"/>
          </w:pPr>
        </w:pPrChange>
      </w:pPr>
      <w:ins w:id="14666" w:author="Administrator" w:date="2019-03-23T23:10:00Z">
        <w:r>
          <w:rPr>
            <w:rFonts w:hint="eastAsia"/>
          </w:rPr>
          <w:t>這讓赤雲忍不住</w:t>
        </w:r>
      </w:ins>
      <w:ins w:id="14667" w:author="Administrator" w:date="2019-03-24T20:38:00Z">
        <w:r w:rsidR="00DA7FE9">
          <w:rPr>
            <w:rFonts w:hint="eastAsia"/>
          </w:rPr>
          <w:t>回想</w:t>
        </w:r>
      </w:ins>
      <w:ins w:id="14668" w:author="Administrator" w:date="2019-03-24T20:39:00Z">
        <w:r w:rsidR="00DA7FE9">
          <w:rPr>
            <w:rFonts w:hint="eastAsia"/>
          </w:rPr>
          <w:t>起當初他師父</w:t>
        </w:r>
      </w:ins>
      <w:ins w:id="14669" w:author="Administrator" w:date="2019-03-24T20:40:00Z">
        <w:r w:rsidR="00DA7FE9">
          <w:rPr>
            <w:rFonts w:hint="eastAsia"/>
          </w:rPr>
          <w:t>在交待他看守此地時所說的話語。</w:t>
        </w:r>
      </w:ins>
    </w:p>
    <w:p w:rsidR="000F0075" w:rsidRDefault="00604444">
      <w:pPr>
        <w:pStyle w:val="12"/>
        <w:spacing w:after="240"/>
        <w:ind w:leftChars="0" w:left="0"/>
        <w:rPr>
          <w:ins w:id="14670" w:author="Administrator" w:date="2019-03-24T21:05:00Z"/>
        </w:rPr>
        <w:pPrChange w:id="14671" w:author="Administrator" w:date="2019-03-22T03:33:00Z">
          <w:pPr>
            <w:pStyle w:val="12"/>
            <w:numPr>
              <w:numId w:val="1"/>
            </w:numPr>
            <w:spacing w:after="240"/>
            <w:ind w:leftChars="0" w:left="360" w:hanging="360"/>
            <w:outlineLvl w:val="0"/>
          </w:pPr>
        </w:pPrChange>
      </w:pPr>
      <w:ins w:id="14672" w:author="Administrator" w:date="2019-03-24T21:05:00Z">
        <w:r>
          <w:rPr>
            <w:rFonts w:hint="eastAsia"/>
          </w:rPr>
          <w:t>※</w:t>
        </w:r>
      </w:ins>
      <w:ins w:id="14673" w:author="Administrator" w:date="2019-03-24T21:06:00Z">
        <w:r>
          <w:rPr>
            <w:rFonts w:hint="eastAsia"/>
          </w:rPr>
          <w:t>※※</w:t>
        </w:r>
      </w:ins>
    </w:p>
    <w:p w:rsidR="000F0075" w:rsidRDefault="00DA7FE9">
      <w:pPr>
        <w:pStyle w:val="12"/>
        <w:spacing w:after="240"/>
        <w:ind w:leftChars="0" w:left="0"/>
        <w:rPr>
          <w:ins w:id="14674" w:author="Administrator" w:date="2019-03-24T20:42:00Z"/>
        </w:rPr>
        <w:pPrChange w:id="14675" w:author="Administrator" w:date="2019-03-22T03:33:00Z">
          <w:pPr>
            <w:pStyle w:val="12"/>
            <w:numPr>
              <w:numId w:val="1"/>
            </w:numPr>
            <w:spacing w:after="240"/>
            <w:ind w:leftChars="0" w:left="360" w:hanging="360"/>
            <w:outlineLvl w:val="0"/>
          </w:pPr>
        </w:pPrChange>
      </w:pPr>
      <w:ins w:id="14676" w:author="Administrator" w:date="2019-03-24T20:40:00Z">
        <w:r>
          <w:rPr>
            <w:rFonts w:hint="eastAsia"/>
          </w:rPr>
          <w:lastRenderedPageBreak/>
          <w:t>「雲兒阿…為師年歲已大，怕是無力再守護赤劍宗幾年了，</w:t>
        </w:r>
      </w:ins>
      <w:ins w:id="14677" w:author="Administrator" w:date="2019-03-24T20:41:00Z">
        <w:r>
          <w:rPr>
            <w:rFonts w:hint="eastAsia"/>
          </w:rPr>
          <w:t>我走之後，你</w:t>
        </w:r>
      </w:ins>
      <w:ins w:id="14678" w:author="Administrator" w:date="2019-03-24T21:00:00Z">
        <w:r w:rsidR="00604444">
          <w:rPr>
            <w:rFonts w:hint="eastAsia"/>
          </w:rPr>
          <w:t>必成</w:t>
        </w:r>
      </w:ins>
      <w:ins w:id="14679" w:author="Administrator" w:date="2019-03-24T20:41:00Z">
        <w:r>
          <w:rPr>
            <w:rFonts w:hint="eastAsia"/>
          </w:rPr>
          <w:t>為赤劍宗掌門，有幾處地方你應該注意…</w:t>
        </w:r>
      </w:ins>
      <w:ins w:id="14680" w:author="Administrator" w:date="2019-03-24T20:40:00Z">
        <w:r>
          <w:rPr>
            <w:rFonts w:hint="eastAsia"/>
          </w:rPr>
          <w:t>」</w:t>
        </w:r>
      </w:ins>
    </w:p>
    <w:p w:rsidR="000F0075" w:rsidRDefault="00DA7FE9">
      <w:pPr>
        <w:pStyle w:val="12"/>
        <w:spacing w:after="240"/>
        <w:ind w:leftChars="0" w:left="0"/>
        <w:rPr>
          <w:ins w:id="14681" w:author="Administrator" w:date="2019-03-24T21:00:00Z"/>
        </w:rPr>
        <w:pPrChange w:id="14682" w:author="Administrator" w:date="2019-03-22T03:33:00Z">
          <w:pPr>
            <w:pStyle w:val="12"/>
            <w:numPr>
              <w:numId w:val="1"/>
            </w:numPr>
            <w:spacing w:after="240"/>
            <w:ind w:leftChars="0" w:left="360" w:hanging="360"/>
            <w:outlineLvl w:val="0"/>
          </w:pPr>
        </w:pPrChange>
      </w:pPr>
      <w:ins w:id="14683" w:author="Administrator" w:date="2019-03-24T20:42:00Z">
        <w:r>
          <w:rPr>
            <w:rFonts w:hint="eastAsia"/>
          </w:rPr>
          <w:t>「其中</w:t>
        </w:r>
      </w:ins>
      <w:ins w:id="14684" w:author="Administrator" w:date="2019-03-24T20:57:00Z">
        <w:r w:rsidR="00604444">
          <w:rPr>
            <w:rFonts w:hint="eastAsia"/>
          </w:rPr>
          <w:t>門內禁區與</w:t>
        </w:r>
      </w:ins>
      <w:ins w:id="14685" w:author="Administrator" w:date="2019-03-24T20:58:00Z">
        <w:r w:rsidR="00604444">
          <w:rPr>
            <w:rFonts w:hint="eastAsia"/>
          </w:rPr>
          <w:t>天藏卷閣都告訴過你了，但</w:t>
        </w:r>
      </w:ins>
      <w:ins w:id="14686" w:author="Administrator" w:date="2019-03-24T20:42:00Z">
        <w:r>
          <w:rPr>
            <w:rFonts w:hint="eastAsia"/>
          </w:rPr>
          <w:t>血色禁地的試練，除了每幾年一次之外，記得要與其他三派共同看守此地一個封</w:t>
        </w:r>
        <w:r w:rsidR="00604444">
          <w:rPr>
            <w:rFonts w:hint="eastAsia"/>
          </w:rPr>
          <w:t>印</w:t>
        </w:r>
      </w:ins>
      <w:ins w:id="14687" w:author="Administrator" w:date="2019-03-24T20:59:00Z">
        <w:r w:rsidR="00604444">
          <w:rPr>
            <w:rFonts w:hint="eastAsia"/>
          </w:rPr>
          <w:t>阿…」赤雲記憶中的師傅</w:t>
        </w:r>
      </w:ins>
      <w:ins w:id="14688" w:author="Administrator" w:date="2019-03-24T21:04:00Z">
        <w:r w:rsidR="00604444">
          <w:rPr>
            <w:rFonts w:hint="eastAsia"/>
          </w:rPr>
          <w:t>乃是一名</w:t>
        </w:r>
      </w:ins>
      <w:ins w:id="14689" w:author="Administrator" w:date="2019-03-24T20:59:00Z">
        <w:r w:rsidR="00604444">
          <w:rPr>
            <w:rFonts w:hint="eastAsia"/>
          </w:rPr>
          <w:t>和藹可親</w:t>
        </w:r>
      </w:ins>
      <w:ins w:id="14690" w:author="Administrator" w:date="2019-03-24T21:04:00Z">
        <w:r w:rsidR="00604444">
          <w:rPr>
            <w:rFonts w:hint="eastAsia"/>
          </w:rPr>
          <w:t>道人</w:t>
        </w:r>
      </w:ins>
      <w:ins w:id="14691" w:author="Administrator" w:date="2019-03-24T20:59:00Z">
        <w:r w:rsidR="00604444">
          <w:rPr>
            <w:rFonts w:hint="eastAsia"/>
          </w:rPr>
          <w:t>，某日在</w:t>
        </w:r>
      </w:ins>
      <w:ins w:id="14692" w:author="Administrator" w:date="2019-03-24T21:00:00Z">
        <w:r w:rsidR="00604444">
          <w:rPr>
            <w:rFonts w:hint="eastAsia"/>
          </w:rPr>
          <w:t>打坐之後慈愛地告誡著他。</w:t>
        </w:r>
      </w:ins>
    </w:p>
    <w:p w:rsidR="000F0075" w:rsidRDefault="00604444">
      <w:pPr>
        <w:pStyle w:val="12"/>
        <w:spacing w:after="240"/>
        <w:ind w:leftChars="0" w:left="0"/>
        <w:rPr>
          <w:ins w:id="14693" w:author="Administrator" w:date="2019-03-24T21:03:00Z"/>
        </w:rPr>
        <w:pPrChange w:id="14694" w:author="Administrator" w:date="2019-03-22T03:33:00Z">
          <w:pPr>
            <w:pStyle w:val="12"/>
            <w:numPr>
              <w:numId w:val="1"/>
            </w:numPr>
            <w:spacing w:after="240"/>
            <w:ind w:leftChars="0" w:left="360" w:hanging="360"/>
            <w:outlineLvl w:val="0"/>
          </w:pPr>
        </w:pPrChange>
      </w:pPr>
      <w:ins w:id="14695" w:author="Administrator" w:date="2019-03-24T21:00:00Z">
        <w:r>
          <w:rPr>
            <w:rFonts w:hint="eastAsia"/>
          </w:rPr>
          <w:t>「師傅快別這麼說，</w:t>
        </w:r>
      </w:ins>
      <w:ins w:id="14696" w:author="Administrator" w:date="2019-03-24T21:01:00Z">
        <w:r>
          <w:rPr>
            <w:rFonts w:hint="eastAsia"/>
          </w:rPr>
          <w:t>您老壽元好歹還有百年之長，只要在這之前突破凝神，就能再多活一千年，何必如此</w:t>
        </w:r>
      </w:ins>
      <w:ins w:id="14697" w:author="Administrator" w:date="2019-03-24T21:02:00Z">
        <w:r>
          <w:rPr>
            <w:rFonts w:hint="eastAsia"/>
          </w:rPr>
          <w:t>沮喪呢</w:t>
        </w:r>
      </w:ins>
      <w:ins w:id="14698" w:author="Administrator" w:date="2019-03-24T21:03:00Z">
        <w:r>
          <w:rPr>
            <w:rFonts w:hint="eastAsia"/>
          </w:rPr>
          <w:t>。</w:t>
        </w:r>
      </w:ins>
      <w:ins w:id="14699" w:author="Administrator" w:date="2019-03-24T21:02:00Z">
        <w:r>
          <w:rPr>
            <w:rFonts w:hint="eastAsia"/>
          </w:rPr>
          <w:t>」</w:t>
        </w:r>
      </w:ins>
    </w:p>
    <w:p w:rsidR="000F0075" w:rsidRDefault="00604444">
      <w:pPr>
        <w:pStyle w:val="12"/>
        <w:spacing w:after="240"/>
        <w:ind w:leftChars="0" w:left="0"/>
        <w:rPr>
          <w:ins w:id="14700" w:author="Administrator" w:date="2019-03-24T21:03:00Z"/>
        </w:rPr>
        <w:pPrChange w:id="14701" w:author="Administrator" w:date="2019-03-22T03:33:00Z">
          <w:pPr>
            <w:pStyle w:val="12"/>
            <w:numPr>
              <w:numId w:val="1"/>
            </w:numPr>
            <w:spacing w:after="240"/>
            <w:ind w:leftChars="0" w:left="360" w:hanging="360"/>
            <w:outlineLvl w:val="0"/>
          </w:pPr>
        </w:pPrChange>
      </w:pPr>
      <w:ins w:id="14702" w:author="Administrator" w:date="2019-03-24T21:03:00Z">
        <w:r>
          <w:rPr>
            <w:rFonts w:hint="eastAsia"/>
          </w:rPr>
          <w:t>「傻孩子，師傅壽元剩多少，自己怎會不知…倒是我剛剛囑咐你的事，你記住了沒阿？」</w:t>
        </w:r>
      </w:ins>
      <w:ins w:id="14703" w:author="Administrator" w:date="2019-03-24T21:06:00Z">
        <w:r>
          <w:rPr>
            <w:rFonts w:hint="eastAsia"/>
          </w:rPr>
          <w:t>慈眉善目的道人</w:t>
        </w:r>
      </w:ins>
      <w:ins w:id="14704" w:author="Administrator" w:date="2019-03-24T21:07:00Z">
        <w:r>
          <w:rPr>
            <w:rFonts w:hint="eastAsia"/>
          </w:rPr>
          <w:t>看著眼前結丹後期，在外很是果敢殺伐，在自己面前卻仍是</w:t>
        </w:r>
      </w:ins>
      <w:ins w:id="14705" w:author="Administrator" w:date="2019-03-24T21:08:00Z">
        <w:r w:rsidR="00C619F3">
          <w:rPr>
            <w:rFonts w:hint="eastAsia"/>
          </w:rPr>
          <w:t>有些稚嫩的青年說道。</w:t>
        </w:r>
      </w:ins>
    </w:p>
    <w:p w:rsidR="000F0075" w:rsidRDefault="00604444">
      <w:pPr>
        <w:pStyle w:val="12"/>
        <w:spacing w:after="240"/>
        <w:ind w:leftChars="0" w:left="0"/>
        <w:rPr>
          <w:ins w:id="14706" w:author="Administrator" w:date="2019-03-24T21:18:00Z"/>
        </w:rPr>
        <w:pPrChange w:id="14707" w:author="Administrator" w:date="2019-03-22T03:33:00Z">
          <w:pPr>
            <w:pStyle w:val="12"/>
            <w:numPr>
              <w:numId w:val="1"/>
            </w:numPr>
            <w:spacing w:after="240"/>
            <w:ind w:leftChars="0" w:left="360" w:hanging="360"/>
            <w:outlineLvl w:val="0"/>
          </w:pPr>
        </w:pPrChange>
      </w:pPr>
      <w:ins w:id="14708" w:author="Administrator" w:date="2019-03-24T21:03:00Z">
        <w:r>
          <w:rPr>
            <w:rFonts w:hint="eastAsia"/>
          </w:rPr>
          <w:t>「不就是</w:t>
        </w:r>
      </w:ins>
      <w:ins w:id="14709" w:author="Administrator" w:date="2019-03-24T21:12:00Z">
        <w:r w:rsidR="00C619F3">
          <w:rPr>
            <w:rFonts w:hint="eastAsia"/>
          </w:rPr>
          <w:t>仙皇那傢伙，下令四派</w:t>
        </w:r>
      </w:ins>
      <w:ins w:id="14710" w:author="Administrator" w:date="2019-03-24T21:15:00Z">
        <w:r w:rsidR="00C619F3">
          <w:rPr>
            <w:rFonts w:hint="eastAsia"/>
          </w:rPr>
          <w:t>鎮守</w:t>
        </w:r>
      </w:ins>
      <w:ins w:id="14711" w:author="Administrator" w:date="2019-03-24T21:17:00Z">
        <w:r w:rsidR="00C619F3">
          <w:rPr>
            <w:rFonts w:hint="eastAsia"/>
          </w:rPr>
          <w:t>的那個封印嗎？那封印傳了幾千年了，也沒有甚麼事情發生，咱們何必</w:t>
        </w:r>
      </w:ins>
      <w:ins w:id="14712" w:author="Administrator" w:date="2019-03-24T21:18:00Z">
        <w:r w:rsidR="00C619F3">
          <w:rPr>
            <w:rFonts w:hint="eastAsia"/>
          </w:rPr>
          <w:t>那麼擔心呢？」年輕時的赤雲有些不以為然，在他來看，那封印內的妖獸被關了那麼久，</w:t>
        </w:r>
      </w:ins>
      <w:ins w:id="14713" w:author="Administrator" w:date="2019-03-24T21:19:00Z">
        <w:r w:rsidR="00C619F3">
          <w:rPr>
            <w:rFonts w:hint="eastAsia"/>
          </w:rPr>
          <w:t>恐怕早已死了，又何必那害怕。</w:t>
        </w:r>
      </w:ins>
    </w:p>
    <w:p w:rsidR="000F0075" w:rsidRDefault="00C619F3">
      <w:pPr>
        <w:pStyle w:val="12"/>
        <w:spacing w:after="240"/>
        <w:ind w:leftChars="0" w:left="0"/>
        <w:rPr>
          <w:ins w:id="14714" w:author="Administrator" w:date="2019-03-25T00:20:00Z"/>
          <w:del w:id="14715" w:author="簡新佳" w:date="2019-03-25T21:28:00Z"/>
        </w:rPr>
        <w:pPrChange w:id="14716" w:author="Administrator" w:date="2019-03-22T03:33:00Z">
          <w:pPr>
            <w:pStyle w:val="12"/>
            <w:numPr>
              <w:numId w:val="1"/>
            </w:numPr>
            <w:spacing w:after="240"/>
            <w:ind w:leftChars="0" w:left="360" w:hanging="360"/>
            <w:outlineLvl w:val="0"/>
          </w:pPr>
        </w:pPrChange>
      </w:pPr>
      <w:ins w:id="14717" w:author="Administrator" w:date="2019-03-24T21:19:00Z">
        <w:r>
          <w:rPr>
            <w:rFonts w:hint="eastAsia"/>
          </w:rPr>
          <w:t>「唉，你這孩子就是脾氣</w:t>
        </w:r>
        <w:r w:rsidR="004E2F46">
          <w:rPr>
            <w:rFonts w:hint="eastAsia"/>
          </w:rPr>
          <w:t>硬，仙皇他老人家</w:t>
        </w:r>
      </w:ins>
      <w:ins w:id="14718" w:author="Administrator" w:date="2019-03-24T21:22:00Z">
        <w:r w:rsidR="004E2F46">
          <w:rPr>
            <w:rFonts w:hint="eastAsia"/>
          </w:rPr>
          <w:t>在</w:t>
        </w:r>
      </w:ins>
      <w:ins w:id="14719" w:author="Administrator" w:date="2019-03-24T20:43:00Z">
        <w:r w:rsidR="00DA7FE9">
          <w:rPr>
            <w:rFonts w:hint="eastAsia"/>
          </w:rPr>
          <w:t>裡頭禁錮了一隻上古妖</w:t>
        </w:r>
      </w:ins>
      <w:ins w:id="14720" w:author="Administrator" w:date="2019-03-24T20:44:00Z">
        <w:r w:rsidR="00DA7FE9">
          <w:rPr>
            <w:rFonts w:hint="eastAsia"/>
          </w:rPr>
          <w:t>獸，兇</w:t>
        </w:r>
      </w:ins>
      <w:ins w:id="14721" w:author="Administrator" w:date="2019-03-24T20:45:00Z">
        <w:r w:rsidR="00DA7FE9">
          <w:rPr>
            <w:rFonts w:hint="eastAsia"/>
          </w:rPr>
          <w:t>惡異常，</w:t>
        </w:r>
      </w:ins>
      <w:ins w:id="14722" w:author="Administrator" w:date="2019-03-24T21:22:00Z">
        <w:r w:rsidR="004E2F46">
          <w:rPr>
            <w:rFonts w:hint="eastAsia"/>
          </w:rPr>
          <w:t>區區幾千年，恐怕還關不死他，</w:t>
        </w:r>
      </w:ins>
      <w:ins w:id="14723" w:author="Administrator" w:date="2019-03-24T21:23:00Z">
        <w:r w:rsidR="004E2F46">
          <w:rPr>
            <w:rFonts w:hint="eastAsia"/>
          </w:rPr>
          <w:t>你</w:t>
        </w:r>
      </w:ins>
      <w:ins w:id="14724" w:author="Administrator" w:date="2019-03-24T20:45:00Z">
        <w:r w:rsidR="00DA7FE9">
          <w:rPr>
            <w:rFonts w:hint="eastAsia"/>
          </w:rPr>
          <w:t>千萬</w:t>
        </w:r>
      </w:ins>
      <w:ins w:id="14725" w:author="Administrator" w:date="2019-03-25T00:18:00Z">
        <w:r w:rsidR="0042381E">
          <w:rPr>
            <w:rFonts w:hint="eastAsia"/>
          </w:rPr>
          <w:t>別忘記</w:t>
        </w:r>
      </w:ins>
      <w:ins w:id="14726" w:author="Administrator" w:date="2019-03-25T00:17:00Z">
        <w:r w:rsidR="0042381E">
          <w:rPr>
            <w:rFonts w:hint="eastAsia"/>
          </w:rPr>
          <w:t>…</w:t>
        </w:r>
      </w:ins>
      <w:ins w:id="14727" w:author="Administrator" w:date="2019-03-25T00:18:00Z">
        <w:r w:rsidR="0042381E">
          <w:rPr>
            <w:rFonts w:hint="eastAsia"/>
          </w:rPr>
          <w:t>要隨時注意封印阿</w:t>
        </w:r>
      </w:ins>
      <w:ins w:id="14728" w:author="Administrator" w:date="2019-03-24T20:45:00Z">
        <w:r w:rsidR="00DA7FE9">
          <w:rPr>
            <w:rFonts w:hint="eastAsia"/>
          </w:rPr>
          <w:t>…」</w:t>
        </w:r>
      </w:ins>
      <w:ins w:id="14729" w:author="Administrator" w:date="2019-03-25T00:18:00Z">
        <w:r w:rsidR="0042381E">
          <w:rPr>
            <w:rFonts w:hint="eastAsia"/>
          </w:rPr>
          <w:t>那道人嘆了口氣，</w:t>
        </w:r>
      </w:ins>
      <w:ins w:id="14730" w:author="Administrator" w:date="2019-03-25T00:19:00Z">
        <w:r w:rsidR="0042381E">
          <w:rPr>
            <w:rFonts w:hint="eastAsia"/>
          </w:rPr>
          <w:t>有些無奈，看著自己的徒弟</w:t>
        </w:r>
      </w:ins>
      <w:ins w:id="14731" w:author="Administrator" w:date="2019-03-25T00:20:00Z">
        <w:r w:rsidR="0042381E">
          <w:rPr>
            <w:rFonts w:hint="eastAsia"/>
          </w:rPr>
          <w:t>，有些苦惱</w:t>
        </w:r>
      </w:ins>
      <w:ins w:id="14732" w:author="Administrator" w:date="2019-03-25T00:21:00Z">
        <w:r w:rsidR="0042381E">
          <w:rPr>
            <w:rFonts w:hint="eastAsia"/>
          </w:rPr>
          <w:t>地提醒著</w:t>
        </w:r>
      </w:ins>
      <w:ins w:id="14733" w:author="簡新佳" w:date="2019-03-25T21:29:00Z">
        <w:r w:rsidR="00CE566C">
          <w:rPr>
            <w:rFonts w:hint="eastAsia"/>
          </w:rPr>
          <w:t>…</w:t>
        </w:r>
      </w:ins>
      <w:ins w:id="14734" w:author="Administrator" w:date="2019-03-25T00:20:00Z">
        <w:del w:id="14735" w:author="簡新佳" w:date="2019-03-25T21:28:00Z">
          <w:r w:rsidR="0042381E" w:rsidDel="00CE566C">
            <w:rPr>
              <w:rFonts w:hint="eastAsia"/>
            </w:rPr>
            <w:delText>。</w:delText>
          </w:r>
        </w:del>
      </w:ins>
    </w:p>
    <w:p w:rsidR="000F0075" w:rsidRDefault="0042381E">
      <w:pPr>
        <w:pStyle w:val="12"/>
        <w:spacing w:after="240"/>
        <w:ind w:leftChars="0" w:left="0"/>
        <w:rPr>
          <w:ins w:id="14736" w:author="Administrator" w:date="2019-03-25T00:22:00Z"/>
        </w:rPr>
        <w:pPrChange w:id="14737" w:author="Administrator" w:date="2019-03-22T03:33:00Z">
          <w:pPr>
            <w:pStyle w:val="12"/>
            <w:numPr>
              <w:numId w:val="1"/>
            </w:numPr>
            <w:spacing w:after="240"/>
            <w:ind w:leftChars="0" w:left="360" w:hanging="360"/>
            <w:outlineLvl w:val="0"/>
          </w:pPr>
        </w:pPrChange>
      </w:pPr>
      <w:ins w:id="14738" w:author="Administrator" w:date="2019-03-25T00:22:00Z">
        <w:del w:id="14739" w:author="簡新佳" w:date="2019-03-25T21:28:00Z">
          <w:r w:rsidDel="00CE566C">
            <w:rPr>
              <w:rFonts w:hint="eastAsia"/>
            </w:rPr>
            <w:delText>※※※</w:delText>
          </w:r>
        </w:del>
      </w:ins>
    </w:p>
    <w:p w:rsidR="000F0075" w:rsidRDefault="0042381E">
      <w:pPr>
        <w:pStyle w:val="12"/>
        <w:spacing w:after="240"/>
        <w:ind w:leftChars="0" w:left="0"/>
        <w:rPr>
          <w:ins w:id="14740" w:author="Administrator" w:date="2019-03-25T00:25:00Z"/>
        </w:rPr>
        <w:pPrChange w:id="14741" w:author="Administrator" w:date="2019-03-22T03:33:00Z">
          <w:pPr>
            <w:pStyle w:val="12"/>
            <w:numPr>
              <w:numId w:val="1"/>
            </w:numPr>
            <w:spacing w:after="240"/>
            <w:ind w:leftChars="0" w:left="360" w:hanging="360"/>
            <w:outlineLvl w:val="0"/>
          </w:pPr>
        </w:pPrChange>
      </w:pPr>
      <w:ins w:id="14742" w:author="Administrator" w:date="2019-03-25T00:22:00Z">
        <w:r>
          <w:rPr>
            <w:rFonts w:hint="eastAsia"/>
          </w:rPr>
          <w:t>十幾年後，</w:t>
        </w:r>
      </w:ins>
      <w:ins w:id="14743" w:author="Administrator" w:date="2019-03-25T00:23:00Z">
        <w:r>
          <w:rPr>
            <w:rFonts w:hint="eastAsia"/>
          </w:rPr>
          <w:t>和藹可親的長者，如同其生前所</w:t>
        </w:r>
      </w:ins>
      <w:ins w:id="14744" w:author="Administrator" w:date="2019-03-25T00:25:00Z">
        <w:r>
          <w:rPr>
            <w:rFonts w:hint="eastAsia"/>
          </w:rPr>
          <w:t>預估的，提早了幾年，坐化輪迴了。</w:t>
        </w:r>
      </w:ins>
    </w:p>
    <w:p w:rsidR="000F0075" w:rsidRDefault="0042381E">
      <w:pPr>
        <w:pStyle w:val="12"/>
        <w:spacing w:after="240"/>
        <w:ind w:leftChars="0" w:left="0"/>
        <w:rPr>
          <w:ins w:id="14745" w:author="Administrator" w:date="2019-03-25T00:39:00Z"/>
        </w:rPr>
        <w:pPrChange w:id="14746" w:author="Administrator" w:date="2019-03-22T03:33:00Z">
          <w:pPr>
            <w:pStyle w:val="12"/>
            <w:numPr>
              <w:numId w:val="1"/>
            </w:numPr>
            <w:spacing w:after="240"/>
            <w:ind w:leftChars="0" w:left="360" w:hanging="360"/>
            <w:outlineLvl w:val="0"/>
          </w:pPr>
        </w:pPrChange>
      </w:pPr>
      <w:ins w:id="14747" w:author="Administrator" w:date="2019-03-25T00:26:00Z">
        <w:r>
          <w:rPr>
            <w:rFonts w:hint="eastAsia"/>
          </w:rPr>
          <w:t>原本個性衝動，</w:t>
        </w:r>
      </w:ins>
      <w:ins w:id="14748" w:author="Administrator" w:date="2019-03-25T00:27:00Z">
        <w:r>
          <w:rPr>
            <w:rFonts w:hint="eastAsia"/>
          </w:rPr>
          <w:t>獨善其身的弟子，在其師叔的庇護下，不</w:t>
        </w:r>
      </w:ins>
      <w:ins w:id="14749" w:author="Administrator" w:date="2019-03-25T00:31:00Z">
        <w:r w:rsidR="00DD17F0">
          <w:rPr>
            <w:rFonts w:hint="eastAsia"/>
          </w:rPr>
          <w:t>受</w:t>
        </w:r>
      </w:ins>
      <w:ins w:id="14750" w:author="Administrator" w:date="2019-03-25T00:28:00Z">
        <w:r w:rsidR="00DD17F0">
          <w:rPr>
            <w:rFonts w:hint="eastAsia"/>
          </w:rPr>
          <w:t>其他</w:t>
        </w:r>
      </w:ins>
      <w:ins w:id="14751" w:author="Administrator" w:date="2019-03-25T00:29:00Z">
        <w:r w:rsidR="00DD17F0">
          <w:rPr>
            <w:rFonts w:hint="eastAsia"/>
          </w:rPr>
          <w:t>派系的</w:t>
        </w:r>
      </w:ins>
      <w:ins w:id="14752" w:author="Administrator" w:date="2019-03-25T00:31:00Z">
        <w:r w:rsidR="00DD17F0">
          <w:rPr>
            <w:rFonts w:hint="eastAsia"/>
          </w:rPr>
          <w:t>爭權影響</w:t>
        </w:r>
      </w:ins>
      <w:ins w:id="14753" w:author="Administrator" w:date="2019-03-25T00:30:00Z">
        <w:r w:rsidR="00DD17F0">
          <w:rPr>
            <w:rFonts w:hint="eastAsia"/>
          </w:rPr>
          <w:t>，順利的繼承了掌門</w:t>
        </w:r>
      </w:ins>
      <w:ins w:id="14754" w:author="Administrator" w:date="2019-03-25T00:31:00Z">
        <w:r w:rsidR="00DD17F0">
          <w:rPr>
            <w:rFonts w:hint="eastAsia"/>
          </w:rPr>
          <w:t>之位</w:t>
        </w:r>
      </w:ins>
      <w:ins w:id="14755" w:author="Administrator" w:date="2019-03-25T00:23:00Z">
        <w:r>
          <w:rPr>
            <w:rFonts w:hint="eastAsia"/>
          </w:rPr>
          <w:t>，</w:t>
        </w:r>
      </w:ins>
      <w:ins w:id="14756" w:author="Administrator" w:date="2019-03-25T00:31:00Z">
        <w:r w:rsidR="00DD17F0">
          <w:rPr>
            <w:rFonts w:hint="eastAsia"/>
          </w:rPr>
          <w:t>更</w:t>
        </w:r>
      </w:ins>
      <w:ins w:id="14757" w:author="Administrator" w:date="2019-03-25T00:37:00Z">
        <w:r w:rsidR="00DD17F0">
          <w:rPr>
            <w:rFonts w:hint="eastAsia"/>
          </w:rPr>
          <w:t>在數年之後，禪賢退讓，成了太上長老，守護著</w:t>
        </w:r>
      </w:ins>
      <w:ins w:id="14758" w:author="Administrator" w:date="2019-03-25T00:39:00Z">
        <w:r w:rsidR="00ED0D9D">
          <w:rPr>
            <w:rFonts w:hint="eastAsia"/>
          </w:rPr>
          <w:t>赤劍宗數百年。</w:t>
        </w:r>
      </w:ins>
    </w:p>
    <w:p w:rsidR="000F0075" w:rsidRDefault="00ED0D9D">
      <w:pPr>
        <w:pStyle w:val="12"/>
        <w:spacing w:after="240"/>
        <w:ind w:leftChars="0" w:left="0"/>
        <w:rPr>
          <w:ins w:id="14759" w:author="Administrator" w:date="2019-03-25T00:59:00Z"/>
        </w:rPr>
        <w:pPrChange w:id="14760" w:author="Administrator" w:date="2019-03-22T03:33:00Z">
          <w:pPr>
            <w:pStyle w:val="12"/>
            <w:numPr>
              <w:numId w:val="1"/>
            </w:numPr>
            <w:spacing w:after="240"/>
            <w:ind w:leftChars="0" w:left="360" w:hanging="360"/>
            <w:outlineLvl w:val="0"/>
          </w:pPr>
        </w:pPrChange>
      </w:pPr>
      <w:ins w:id="14761" w:author="Administrator" w:date="2019-03-25T00:39:00Z">
        <w:r>
          <w:rPr>
            <w:rFonts w:hint="eastAsia"/>
          </w:rPr>
          <w:t>而在其守護之下，十幾年一次的</w:t>
        </w:r>
      </w:ins>
      <w:ins w:id="14762" w:author="Administrator" w:date="2019-03-25T00:45:00Z">
        <w:r>
          <w:rPr>
            <w:rFonts w:hint="eastAsia"/>
          </w:rPr>
          <w:t>血色禁地試練，始終都很平順，久而久之，他也就漸漸</w:t>
        </w:r>
      </w:ins>
      <w:ins w:id="14763" w:author="Administrator" w:date="2019-03-25T00:46:00Z">
        <w:r>
          <w:rPr>
            <w:rFonts w:hint="eastAsia"/>
          </w:rPr>
          <w:t>但淡忘了這些話語，只依稀記得血色禁地內的封印乃仙皇所示，四派</w:t>
        </w:r>
      </w:ins>
      <w:ins w:id="14764" w:author="Administrator" w:date="2019-03-25T00:47:00Z">
        <w:r>
          <w:rPr>
            <w:rFonts w:hint="eastAsia"/>
          </w:rPr>
          <w:t>之人</w:t>
        </w:r>
      </w:ins>
      <w:ins w:id="14765" w:author="Administrator" w:date="2019-03-25T00:56:00Z">
        <w:r w:rsidR="00366755">
          <w:rPr>
            <w:rFonts w:hint="eastAsia"/>
          </w:rPr>
          <w:t>，</w:t>
        </w:r>
      </w:ins>
      <w:ins w:id="14766" w:author="Administrator" w:date="2019-03-25T00:47:00Z">
        <w:r>
          <w:rPr>
            <w:rFonts w:hint="eastAsia"/>
          </w:rPr>
          <w:t>有責任守護著這個地方，</w:t>
        </w:r>
      </w:ins>
      <w:ins w:id="14767" w:author="Administrator" w:date="2019-03-25T00:56:00Z">
        <w:r w:rsidR="00366755">
          <w:rPr>
            <w:rFonts w:hint="eastAsia"/>
          </w:rPr>
          <w:t>至於禁地內封印著甚麼，赤雪也就</w:t>
        </w:r>
      </w:ins>
      <w:ins w:id="14768" w:author="Administrator" w:date="2019-03-25T00:59:00Z">
        <w:r w:rsidR="00366755">
          <w:rPr>
            <w:rFonts w:hint="eastAsia"/>
          </w:rPr>
          <w:t>不去在意了。</w:t>
        </w:r>
      </w:ins>
    </w:p>
    <w:p w:rsidR="000F0075" w:rsidRDefault="00366755">
      <w:pPr>
        <w:pStyle w:val="12"/>
        <w:spacing w:after="240"/>
        <w:ind w:leftChars="0" w:left="0"/>
        <w:rPr>
          <w:ins w:id="14769" w:author="Administrator" w:date="2019-03-25T01:34:00Z"/>
        </w:rPr>
        <w:pPrChange w:id="14770" w:author="Administrator" w:date="2019-03-22T03:33:00Z">
          <w:pPr>
            <w:pStyle w:val="12"/>
            <w:numPr>
              <w:numId w:val="1"/>
            </w:numPr>
            <w:spacing w:after="240"/>
            <w:ind w:leftChars="0" w:left="360" w:hanging="360"/>
            <w:outlineLvl w:val="0"/>
          </w:pPr>
        </w:pPrChange>
      </w:pPr>
      <w:ins w:id="14771" w:author="Administrator" w:date="2019-03-25T01:00:00Z">
        <w:r>
          <w:rPr>
            <w:rFonts w:hint="eastAsia"/>
          </w:rPr>
          <w:t>直到今日，</w:t>
        </w:r>
      </w:ins>
      <w:ins w:id="14772" w:author="Administrator" w:date="2019-03-25T01:02:00Z">
        <w:r>
          <w:rPr>
            <w:rFonts w:hint="eastAsia"/>
          </w:rPr>
          <w:t>他在</w:t>
        </w:r>
      </w:ins>
      <w:ins w:id="14773" w:author="Administrator" w:date="2019-03-25T01:03:00Z">
        <w:r>
          <w:rPr>
            <w:rFonts w:hint="eastAsia"/>
          </w:rPr>
          <w:t>閉關之時，</w:t>
        </w:r>
      </w:ins>
      <w:ins w:id="14774" w:author="Administrator" w:date="2019-03-25T01:08:00Z">
        <w:r w:rsidR="00CE7F54">
          <w:rPr>
            <w:rFonts w:hint="eastAsia"/>
          </w:rPr>
          <w:t>突然感覺到</w:t>
        </w:r>
      </w:ins>
      <w:ins w:id="14775" w:author="Administrator" w:date="2019-03-25T01:09:00Z">
        <w:r w:rsidR="00CE7F54">
          <w:rPr>
            <w:rFonts w:hint="eastAsia"/>
          </w:rPr>
          <w:t>遠方有一股</w:t>
        </w:r>
      </w:ins>
      <w:ins w:id="14776" w:author="簡新佳" w:date="2019-03-25T21:42:00Z">
        <w:r w:rsidR="00761161">
          <w:rPr>
            <w:rFonts w:hint="eastAsia"/>
          </w:rPr>
          <w:t>異常</w:t>
        </w:r>
      </w:ins>
      <w:ins w:id="14777" w:author="Administrator" w:date="2019-03-25T01:32:00Z">
        <w:r w:rsidR="00F0564D">
          <w:rPr>
            <w:rFonts w:hint="eastAsia"/>
          </w:rPr>
          <w:t>強大的氣息，方向更是在血色禁地之處，讓他心中一</w:t>
        </w:r>
      </w:ins>
      <w:ins w:id="14778" w:author="Administrator" w:date="2019-03-25T01:34:00Z">
        <w:r w:rsidR="00F0564D">
          <w:rPr>
            <w:rFonts w:hint="eastAsia"/>
          </w:rPr>
          <w:t>凜，不得不出關察看。</w:t>
        </w:r>
      </w:ins>
    </w:p>
    <w:p w:rsidR="000F0075" w:rsidRDefault="00761161">
      <w:pPr>
        <w:pStyle w:val="12"/>
        <w:spacing w:after="240"/>
        <w:ind w:leftChars="0" w:left="0"/>
        <w:rPr>
          <w:ins w:id="14779" w:author="Administrator" w:date="2019-03-25T01:36:00Z"/>
        </w:rPr>
        <w:pPrChange w:id="14780" w:author="Administrator" w:date="2019-03-22T03:33:00Z">
          <w:pPr>
            <w:pStyle w:val="12"/>
            <w:numPr>
              <w:numId w:val="1"/>
            </w:numPr>
            <w:spacing w:after="240"/>
            <w:ind w:leftChars="0" w:left="360" w:hanging="360"/>
            <w:outlineLvl w:val="0"/>
          </w:pPr>
        </w:pPrChange>
      </w:pPr>
      <w:ins w:id="14781" w:author="簡新佳" w:date="2019-03-25T21:42:00Z">
        <w:r>
          <w:rPr>
            <w:rFonts w:hint="eastAsia"/>
          </w:rPr>
          <w:t>在</w:t>
        </w:r>
      </w:ins>
      <w:ins w:id="14782" w:author="Administrator" w:date="2019-03-25T01:34:00Z">
        <w:del w:id="14783" w:author="簡新佳" w:date="2019-03-25T21:42:00Z">
          <w:r w:rsidR="00F0564D" w:rsidDel="00761161">
            <w:rPr>
              <w:rFonts w:hint="eastAsia"/>
            </w:rPr>
            <w:delText>之後</w:delText>
          </w:r>
        </w:del>
        <w:r w:rsidR="00F0564D">
          <w:rPr>
            <w:rFonts w:hint="eastAsia"/>
          </w:rPr>
          <w:t>見到了</w:t>
        </w:r>
      </w:ins>
      <w:ins w:id="14784" w:author="Administrator" w:date="2019-03-25T01:35:00Z">
        <w:r w:rsidR="00F0564D">
          <w:rPr>
            <w:rFonts w:hint="eastAsia"/>
          </w:rPr>
          <w:t>驚天惡龜，雖然畏懼其軀體龐大，但看其氣息</w:t>
        </w:r>
      </w:ins>
      <w:ins w:id="14785" w:author="簡新佳" w:date="2019-03-25T21:58:00Z">
        <w:r w:rsidR="00D03A33">
          <w:rPr>
            <w:rFonts w:hint="eastAsia"/>
          </w:rPr>
          <w:t>畢竟</w:t>
        </w:r>
      </w:ins>
      <w:ins w:id="14786" w:author="Administrator" w:date="2019-03-25T01:35:00Z">
        <w:r w:rsidR="00F0564D">
          <w:rPr>
            <w:rFonts w:hint="eastAsia"/>
          </w:rPr>
          <w:t>只</w:t>
        </w:r>
      </w:ins>
      <w:ins w:id="14787" w:author="簡新佳" w:date="2019-03-25T21:58:00Z">
        <w:r w:rsidR="00D03A33">
          <w:rPr>
            <w:rFonts w:hint="eastAsia"/>
          </w:rPr>
          <w:t>在</w:t>
        </w:r>
      </w:ins>
      <w:ins w:id="14788" w:author="Administrator" w:date="2019-03-25T01:35:00Z">
        <w:del w:id="14789" w:author="簡新佳" w:date="2019-03-25T21:58:00Z">
          <w:r w:rsidR="00F0564D" w:rsidDel="00D03A33">
            <w:rPr>
              <w:rFonts w:hint="eastAsia"/>
            </w:rPr>
            <w:delText>有</w:delText>
          </w:r>
        </w:del>
        <w:r w:rsidR="00F0564D">
          <w:rPr>
            <w:rFonts w:hint="eastAsia"/>
          </w:rPr>
          <w:t>凝神境而已，幾分</w:t>
        </w:r>
      </w:ins>
      <w:ins w:id="14790" w:author="簡新佳" w:date="2019-03-25T21:58:00Z">
        <w:r w:rsidR="00D03A33">
          <w:rPr>
            <w:rFonts w:hint="eastAsia"/>
          </w:rPr>
          <w:t>思</w:t>
        </w:r>
      </w:ins>
      <w:ins w:id="14791" w:author="Administrator" w:date="2019-03-25T01:35:00Z">
        <w:del w:id="14792" w:author="簡新佳" w:date="2019-03-25T21:58:00Z">
          <w:r w:rsidR="00F0564D" w:rsidDel="00D03A33">
            <w:rPr>
              <w:rFonts w:hint="eastAsia"/>
            </w:rPr>
            <w:delText>之</w:delText>
          </w:r>
        </w:del>
        <w:r w:rsidR="00F0564D">
          <w:rPr>
            <w:rFonts w:hint="eastAsia"/>
          </w:rPr>
          <w:t>量之下，終究還是</w:t>
        </w:r>
      </w:ins>
      <w:ins w:id="14793" w:author="簡新佳" w:date="2019-03-25T21:58:00Z">
        <w:r w:rsidR="00D03A33">
          <w:rPr>
            <w:rFonts w:hint="eastAsia"/>
          </w:rPr>
          <w:t>要緊牙關，</w:t>
        </w:r>
      </w:ins>
      <w:ins w:id="14794" w:author="Administrator" w:date="2019-03-25T01:36:00Z">
        <w:r w:rsidR="00F0564D">
          <w:rPr>
            <w:rFonts w:hint="eastAsia"/>
          </w:rPr>
          <w:t>打算</w:t>
        </w:r>
      </w:ins>
      <w:ins w:id="14795" w:author="Administrator" w:date="2019-03-25T01:35:00Z">
        <w:r w:rsidR="00F0564D">
          <w:rPr>
            <w:rFonts w:hint="eastAsia"/>
          </w:rPr>
          <w:t>跟其他</w:t>
        </w:r>
      </w:ins>
      <w:ins w:id="14796" w:author="Administrator" w:date="2019-03-25T01:36:00Z">
        <w:r w:rsidR="00F0564D">
          <w:rPr>
            <w:rFonts w:hint="eastAsia"/>
          </w:rPr>
          <w:t>三派聯手退敵。</w:t>
        </w:r>
      </w:ins>
    </w:p>
    <w:p w:rsidR="000F0075" w:rsidRDefault="00F0564D">
      <w:pPr>
        <w:pStyle w:val="12"/>
        <w:spacing w:after="240"/>
        <w:ind w:leftChars="0" w:left="0"/>
        <w:rPr>
          <w:ins w:id="14797" w:author="Administrator" w:date="2019-03-25T01:37:00Z"/>
        </w:rPr>
        <w:pPrChange w:id="14798" w:author="Administrator" w:date="2019-03-22T03:33:00Z">
          <w:pPr>
            <w:pStyle w:val="12"/>
            <w:numPr>
              <w:numId w:val="1"/>
            </w:numPr>
            <w:spacing w:after="240"/>
            <w:ind w:leftChars="0" w:left="360" w:hanging="360"/>
            <w:outlineLvl w:val="0"/>
          </w:pPr>
        </w:pPrChange>
      </w:pPr>
      <w:ins w:id="14799" w:author="Administrator" w:date="2019-03-25T01:36:00Z">
        <w:r>
          <w:rPr>
            <w:rFonts w:hint="eastAsia"/>
          </w:rPr>
          <w:t>但此時聽到歐陽道德真君所說的話語，讓</w:t>
        </w:r>
      </w:ins>
      <w:ins w:id="14800" w:author="簡新佳" w:date="2019-03-25T21:58:00Z">
        <w:r w:rsidR="00D03A33">
          <w:rPr>
            <w:rFonts w:hint="eastAsia"/>
          </w:rPr>
          <w:t>赤雲</w:t>
        </w:r>
      </w:ins>
      <w:ins w:id="14801" w:author="Administrator" w:date="2019-03-25T01:36:00Z">
        <w:del w:id="14802" w:author="簡新佳" w:date="2019-03-25T21:58:00Z">
          <w:r w:rsidDel="00D03A33">
            <w:rPr>
              <w:rFonts w:hint="eastAsia"/>
            </w:rPr>
            <w:delText>他</w:delText>
          </w:r>
        </w:del>
        <w:r>
          <w:rPr>
            <w:rFonts w:hint="eastAsia"/>
          </w:rPr>
          <w:t>忍不住對自己的決定起了懷疑，是否</w:t>
        </w:r>
      </w:ins>
      <w:ins w:id="14803" w:author="簡新佳" w:date="2019-03-25T21:58:00Z">
        <w:r w:rsidR="00D03A33">
          <w:rPr>
            <w:rFonts w:hint="eastAsia"/>
          </w:rPr>
          <w:t>這</w:t>
        </w:r>
      </w:ins>
      <w:ins w:id="14804" w:author="Administrator" w:date="2019-03-25T01:37:00Z">
        <w:del w:id="14805" w:author="簡新佳" w:date="2019-03-25T21:58:00Z">
          <w:r w:rsidDel="00D03A33">
            <w:rPr>
              <w:rFonts w:hint="eastAsia"/>
            </w:rPr>
            <w:delText>自己的</w:delText>
          </w:r>
        </w:del>
        <w:r>
          <w:rPr>
            <w:rFonts w:hint="eastAsia"/>
          </w:rPr>
          <w:t>行為</w:t>
        </w:r>
      </w:ins>
      <w:ins w:id="14806" w:author="簡新佳" w:date="2019-03-25T21:59:00Z">
        <w:r w:rsidR="00D03A33">
          <w:rPr>
            <w:rFonts w:hint="eastAsia"/>
          </w:rPr>
          <w:t>到最後會</w:t>
        </w:r>
      </w:ins>
      <w:ins w:id="14807" w:author="Administrator" w:date="2019-03-25T01:37:00Z">
        <w:del w:id="14808" w:author="簡新佳" w:date="2019-03-25T21:58:00Z">
          <w:r w:rsidDel="00D03A33">
            <w:rPr>
              <w:rFonts w:hint="eastAsia"/>
            </w:rPr>
            <w:delText>會</w:delText>
          </w:r>
        </w:del>
        <w:r>
          <w:rPr>
            <w:rFonts w:hint="eastAsia"/>
          </w:rPr>
          <w:t>成了</w:t>
        </w:r>
      </w:ins>
      <w:ins w:id="14809" w:author="簡新佳" w:date="2019-03-25T21:59:00Z">
        <w:r w:rsidR="00D03A33">
          <w:rPr>
            <w:rFonts w:hint="eastAsia"/>
          </w:rPr>
          <w:t>致命的錯誤</w:t>
        </w:r>
      </w:ins>
      <w:ins w:id="14810" w:author="Administrator" w:date="2019-03-25T01:37:00Z">
        <w:del w:id="14811" w:author="簡新佳" w:date="2019-03-25T21:59:00Z">
          <w:r w:rsidDel="00D03A33">
            <w:rPr>
              <w:rFonts w:hint="eastAsia"/>
            </w:rPr>
            <w:delText>白白送死</w:delText>
          </w:r>
        </w:del>
        <w:r>
          <w:rPr>
            <w:rFonts w:hint="eastAsia"/>
          </w:rPr>
          <w:t>？</w:t>
        </w:r>
      </w:ins>
    </w:p>
    <w:p w:rsidR="000F0075" w:rsidRDefault="00D03A33">
      <w:pPr>
        <w:pStyle w:val="12"/>
        <w:spacing w:after="240"/>
        <w:ind w:leftChars="0" w:left="0"/>
        <w:rPr>
          <w:ins w:id="14812" w:author="Administrator" w:date="2019-03-25T01:38:00Z"/>
        </w:rPr>
        <w:pPrChange w:id="14813" w:author="Administrator" w:date="2019-03-22T03:33:00Z">
          <w:pPr>
            <w:pStyle w:val="12"/>
            <w:numPr>
              <w:numId w:val="1"/>
            </w:numPr>
            <w:spacing w:after="240"/>
            <w:ind w:leftChars="0" w:left="360" w:hanging="360"/>
            <w:outlineLvl w:val="0"/>
          </w:pPr>
        </w:pPrChange>
      </w:pPr>
      <w:ins w:id="14814" w:author="簡新佳" w:date="2019-03-25T21:59:00Z">
        <w:r>
          <w:rPr>
            <w:rFonts w:hint="eastAsia"/>
          </w:rPr>
          <w:t>另一方面，</w:t>
        </w:r>
      </w:ins>
      <w:ins w:id="14815" w:author="Administrator" w:date="2019-03-25T01:37:00Z">
        <w:r w:rsidR="00F0564D">
          <w:rPr>
            <w:rFonts w:hint="eastAsia"/>
          </w:rPr>
          <w:t>鬼屍門的太上長老</w:t>
        </w:r>
      </w:ins>
      <w:ins w:id="14816" w:author="Administrator" w:date="2019-03-25T01:38:00Z">
        <w:r w:rsidR="00F0564D">
          <w:rPr>
            <w:rFonts w:hint="eastAsia"/>
          </w:rPr>
          <w:t>洪葉</w:t>
        </w:r>
      </w:ins>
      <w:ins w:id="14817" w:author="簡新佳" w:date="2019-03-25T21:59:00Z">
        <w:r>
          <w:rPr>
            <w:rFonts w:hint="eastAsia"/>
          </w:rPr>
          <w:t>及</w:t>
        </w:r>
      </w:ins>
      <w:ins w:id="14818" w:author="Administrator" w:date="2019-03-25T01:38:00Z">
        <w:r w:rsidR="00F0564D">
          <w:rPr>
            <w:rFonts w:hint="eastAsia"/>
          </w:rPr>
          <w:t>綠鱗則是早已在心中打起退堂鼓了。</w:t>
        </w:r>
      </w:ins>
    </w:p>
    <w:p w:rsidR="000F0075" w:rsidRDefault="00F0564D">
      <w:pPr>
        <w:pStyle w:val="12"/>
        <w:spacing w:after="240"/>
        <w:ind w:leftChars="0" w:left="0"/>
        <w:rPr>
          <w:ins w:id="14819" w:author="Administrator" w:date="2019-03-23T23:10:00Z"/>
        </w:rPr>
        <w:pPrChange w:id="14820" w:author="Administrator" w:date="2019-03-22T03:33:00Z">
          <w:pPr>
            <w:pStyle w:val="12"/>
            <w:numPr>
              <w:numId w:val="1"/>
            </w:numPr>
            <w:spacing w:after="240"/>
            <w:ind w:leftChars="0" w:left="360" w:hanging="360"/>
            <w:outlineLvl w:val="0"/>
          </w:pPr>
        </w:pPrChange>
      </w:pPr>
      <w:ins w:id="14821" w:author="Administrator" w:date="2019-03-25T01:38:00Z">
        <w:r>
          <w:rPr>
            <w:rFonts w:hint="eastAsia"/>
          </w:rPr>
          <w:lastRenderedPageBreak/>
          <w:t>那男臉</w:t>
        </w:r>
      </w:ins>
      <w:ins w:id="14822" w:author="簡新佳" w:date="2019-03-25T21:59:00Z">
        <w:r w:rsidR="00D03A33">
          <w:rPr>
            <w:rFonts w:hint="eastAsia"/>
          </w:rPr>
          <w:t>畏懼之中，</w:t>
        </w:r>
      </w:ins>
      <w:ins w:id="14823" w:author="Administrator" w:date="2019-03-23T23:10:00Z">
        <w:r w:rsidR="009E3120">
          <w:rPr>
            <w:rFonts w:hint="eastAsia"/>
          </w:rPr>
          <w:t>想起了四派之中流傳以久的一個古老傳說。</w:t>
        </w:r>
      </w:ins>
    </w:p>
    <w:p w:rsidR="000F0075" w:rsidRDefault="009E3120">
      <w:pPr>
        <w:pStyle w:val="12"/>
        <w:spacing w:after="240"/>
        <w:ind w:leftChars="0" w:left="0"/>
        <w:rPr>
          <w:ins w:id="14824" w:author="Administrator" w:date="2019-03-24T01:25:00Z"/>
        </w:rPr>
        <w:pPrChange w:id="14825" w:author="Administrator" w:date="2019-03-22T03:33:00Z">
          <w:pPr>
            <w:pStyle w:val="12"/>
            <w:numPr>
              <w:numId w:val="1"/>
            </w:numPr>
            <w:spacing w:after="240"/>
            <w:ind w:leftChars="0" w:left="360" w:hanging="360"/>
            <w:outlineLvl w:val="0"/>
          </w:pPr>
        </w:pPrChange>
      </w:pPr>
      <w:ins w:id="14826" w:author="Administrator" w:date="2019-03-23T23:10:00Z">
        <w:r>
          <w:rPr>
            <w:rFonts w:hint="eastAsia"/>
          </w:rPr>
          <w:t>那是在</w:t>
        </w:r>
      </w:ins>
      <w:ins w:id="14827" w:author="Administrator" w:date="2019-03-23T23:14:00Z">
        <w:r w:rsidR="002B0516">
          <w:rPr>
            <w:rFonts w:hint="eastAsia"/>
          </w:rPr>
          <w:t>他還是練氣修士時，曾聽其師祖提過，</w:t>
        </w:r>
      </w:ins>
      <w:ins w:id="14828" w:author="Administrator" w:date="2019-03-23T23:17:00Z">
        <w:r w:rsidR="002B0516">
          <w:rPr>
            <w:rFonts w:hint="eastAsia"/>
          </w:rPr>
          <w:t>靈赤刀鬼四宗其存在原因，跟一個</w:t>
        </w:r>
      </w:ins>
      <w:ins w:id="14829" w:author="Administrator" w:date="2019-03-23T23:22:00Z">
        <w:r w:rsidR="00D9593B">
          <w:rPr>
            <w:rFonts w:hint="eastAsia"/>
          </w:rPr>
          <w:t>難以想像的存在有關，</w:t>
        </w:r>
        <w:r w:rsidR="00C72D89">
          <w:rPr>
            <w:rFonts w:hint="eastAsia"/>
          </w:rPr>
          <w:t>甚至</w:t>
        </w:r>
      </w:ins>
      <w:ins w:id="14830" w:author="Administrator" w:date="2019-03-23T23:37:00Z">
        <w:r w:rsidR="00C72D89">
          <w:rPr>
            <w:rFonts w:hint="eastAsia"/>
          </w:rPr>
          <w:t>乎，</w:t>
        </w:r>
      </w:ins>
      <w:ins w:id="14831" w:author="Administrator" w:date="2019-03-24T00:51:00Z">
        <w:r w:rsidR="00A30E53">
          <w:rPr>
            <w:rFonts w:hint="eastAsia"/>
          </w:rPr>
          <w:t>這牽涉到整個</w:t>
        </w:r>
      </w:ins>
      <w:ins w:id="14832" w:author="Administrator" w:date="2019-03-24T00:52:00Z">
        <w:r w:rsidR="00A30E53">
          <w:rPr>
            <w:rFonts w:hint="eastAsia"/>
          </w:rPr>
          <w:t>東萊國的國運，</w:t>
        </w:r>
      </w:ins>
      <w:ins w:id="14833" w:author="Administrator" w:date="2019-03-24T01:25:00Z">
        <w:r w:rsidR="00A76272">
          <w:rPr>
            <w:rFonts w:hint="eastAsia"/>
          </w:rPr>
          <w:t>整個東萊修仙界的氣運所在。</w:t>
        </w:r>
      </w:ins>
    </w:p>
    <w:p w:rsidR="000F0075" w:rsidRDefault="00A76272">
      <w:pPr>
        <w:pStyle w:val="12"/>
        <w:spacing w:after="240"/>
        <w:ind w:leftChars="0" w:left="0"/>
        <w:rPr>
          <w:ins w:id="14834" w:author="Administrator" w:date="2019-03-24T02:28:00Z"/>
        </w:rPr>
        <w:pPrChange w:id="14835" w:author="Administrator" w:date="2019-03-22T03:33:00Z">
          <w:pPr>
            <w:pStyle w:val="12"/>
            <w:numPr>
              <w:numId w:val="1"/>
            </w:numPr>
            <w:spacing w:after="240"/>
            <w:ind w:leftChars="0" w:left="360" w:hanging="360"/>
            <w:outlineLvl w:val="0"/>
          </w:pPr>
        </w:pPrChange>
      </w:pPr>
      <w:ins w:id="14836" w:author="Administrator" w:date="2019-03-24T01:25:00Z">
        <w:r>
          <w:rPr>
            <w:rFonts w:hint="eastAsia"/>
          </w:rPr>
          <w:t>當時他還小，有聽沒有懂，</w:t>
        </w:r>
        <w:del w:id="14837" w:author="簡新佳" w:date="2019-03-25T21:59:00Z">
          <w:r w:rsidDel="00D03A33">
            <w:rPr>
              <w:rFonts w:hint="eastAsia"/>
            </w:rPr>
            <w:delText>甚至</w:delText>
          </w:r>
        </w:del>
        <w:r>
          <w:rPr>
            <w:rFonts w:hint="eastAsia"/>
          </w:rPr>
          <w:t>也沒想那麼多，只當這是一個</w:t>
        </w:r>
      </w:ins>
      <w:ins w:id="14838" w:author="Administrator" w:date="2019-03-24T01:26:00Z">
        <w:r>
          <w:rPr>
            <w:rFonts w:hint="eastAsia"/>
          </w:rPr>
          <w:t>逸事來聽而已，可</w:t>
        </w:r>
      </w:ins>
      <w:ins w:id="14839" w:author="Administrator" w:date="2019-03-24T02:11:00Z">
        <w:r w:rsidR="00E22B25">
          <w:rPr>
            <w:rFonts w:hint="eastAsia"/>
          </w:rPr>
          <w:t>後來</w:t>
        </w:r>
      </w:ins>
      <w:ins w:id="14840" w:author="Administrator" w:date="2019-03-24T02:12:00Z">
        <w:r w:rsidR="00E22B25">
          <w:rPr>
            <w:rFonts w:hint="eastAsia"/>
          </w:rPr>
          <w:t>他</w:t>
        </w:r>
      </w:ins>
      <w:ins w:id="14841" w:author="Administrator" w:date="2019-03-24T02:11:00Z">
        <w:r w:rsidR="00E22B25">
          <w:rPr>
            <w:rFonts w:hint="eastAsia"/>
          </w:rPr>
          <w:t>接掌</w:t>
        </w:r>
      </w:ins>
      <w:ins w:id="14842" w:author="Administrator" w:date="2019-03-24T02:12:00Z">
        <w:r w:rsidR="00E22B25">
          <w:rPr>
            <w:rFonts w:hint="eastAsia"/>
          </w:rPr>
          <w:t>掌</w:t>
        </w:r>
      </w:ins>
      <w:ins w:id="14843" w:author="Administrator" w:date="2019-03-24T02:11:00Z">
        <w:r w:rsidR="00E22B25">
          <w:rPr>
            <w:rFonts w:hint="eastAsia"/>
          </w:rPr>
          <w:t>門，成了太上長老，知</w:t>
        </w:r>
      </w:ins>
      <w:ins w:id="14844" w:author="Administrator" w:date="2019-03-24T02:27:00Z">
        <w:r w:rsidR="0055587E">
          <w:rPr>
            <w:rFonts w:hint="eastAsia"/>
          </w:rPr>
          <w:t>曉</w:t>
        </w:r>
      </w:ins>
      <w:ins w:id="14845" w:author="Administrator" w:date="2019-03-24T02:11:00Z">
        <w:r w:rsidR="00E22B25">
          <w:rPr>
            <w:rFonts w:hint="eastAsia"/>
          </w:rPr>
          <w:t>了許多秘辛，</w:t>
        </w:r>
      </w:ins>
      <w:ins w:id="14846" w:author="Administrator" w:date="2019-03-24T02:28:00Z">
        <w:r w:rsidR="0055587E">
          <w:rPr>
            <w:rFonts w:hint="eastAsia"/>
          </w:rPr>
          <w:t>也承接了許多傳承。</w:t>
        </w:r>
      </w:ins>
    </w:p>
    <w:p w:rsidR="000F0075" w:rsidRDefault="0055587E">
      <w:pPr>
        <w:pStyle w:val="12"/>
        <w:spacing w:after="240"/>
        <w:ind w:leftChars="0" w:left="0"/>
        <w:rPr>
          <w:ins w:id="14847" w:author="Administrator" w:date="2019-03-25T01:40:00Z"/>
        </w:rPr>
        <w:pPrChange w:id="14848" w:author="Administrator" w:date="2019-03-22T03:33:00Z">
          <w:pPr>
            <w:pStyle w:val="12"/>
            <w:numPr>
              <w:numId w:val="1"/>
            </w:numPr>
            <w:spacing w:after="240"/>
            <w:ind w:leftChars="0" w:left="360" w:hanging="360"/>
            <w:outlineLvl w:val="0"/>
          </w:pPr>
        </w:pPrChange>
      </w:pPr>
      <w:ins w:id="14849" w:author="Administrator" w:date="2019-03-24T02:29:00Z">
        <w:r>
          <w:rPr>
            <w:rFonts w:hint="eastAsia"/>
          </w:rPr>
          <w:t>而</w:t>
        </w:r>
      </w:ins>
      <w:ins w:id="14850" w:author="Administrator" w:date="2019-03-24T02:28:00Z">
        <w:r>
          <w:rPr>
            <w:rFonts w:hint="eastAsia"/>
          </w:rPr>
          <w:t>血</w:t>
        </w:r>
      </w:ins>
      <w:ins w:id="14851" w:author="Administrator" w:date="2019-03-24T02:29:00Z">
        <w:r>
          <w:rPr>
            <w:rFonts w:hint="eastAsia"/>
          </w:rPr>
          <w:t>色禁地的試練便是其中一條，當時他曾想</w:t>
        </w:r>
      </w:ins>
      <w:ins w:id="14852" w:author="Administrator" w:date="2019-03-25T01:39:00Z">
        <w:r w:rsidR="00290C02">
          <w:rPr>
            <w:rFonts w:hint="eastAsia"/>
          </w:rPr>
          <w:t>查清楚，究竟仙皇在血色禁地內封印了甚麼妖獸，但</w:t>
        </w:r>
      </w:ins>
      <w:ins w:id="14853" w:author="Administrator" w:date="2019-03-25T01:40:00Z">
        <w:r w:rsidR="00290C02">
          <w:rPr>
            <w:rFonts w:hint="eastAsia"/>
          </w:rPr>
          <w:t>費盡了許多密探，卻始終得不到想要的答案。</w:t>
        </w:r>
      </w:ins>
    </w:p>
    <w:p w:rsidR="000F0075" w:rsidRDefault="00290C02">
      <w:pPr>
        <w:pStyle w:val="12"/>
        <w:spacing w:after="240"/>
        <w:ind w:leftChars="0" w:left="0"/>
        <w:rPr>
          <w:ins w:id="14854" w:author="Administrator" w:date="2019-03-24T02:31:00Z"/>
        </w:rPr>
        <w:pPrChange w:id="14855" w:author="Administrator" w:date="2019-03-22T03:33:00Z">
          <w:pPr>
            <w:pStyle w:val="12"/>
            <w:numPr>
              <w:numId w:val="1"/>
            </w:numPr>
            <w:spacing w:after="240"/>
            <w:ind w:leftChars="0" w:left="360" w:hanging="360"/>
            <w:outlineLvl w:val="0"/>
          </w:pPr>
        </w:pPrChange>
      </w:pPr>
      <w:ins w:id="14856" w:author="Administrator" w:date="2019-03-25T01:40:00Z">
        <w:r>
          <w:rPr>
            <w:rFonts w:hint="eastAsia"/>
          </w:rPr>
          <w:t>甚至到最後，東萊皇朝內傳來一</w:t>
        </w:r>
      </w:ins>
      <w:ins w:id="14857" w:author="簡新佳" w:date="2019-03-25T22:00:00Z">
        <w:r w:rsidR="00D03A33">
          <w:rPr>
            <w:rFonts w:hint="eastAsia"/>
          </w:rPr>
          <w:t>枚</w:t>
        </w:r>
      </w:ins>
      <w:ins w:id="14858" w:author="Administrator" w:date="2019-03-25T01:40:00Z">
        <w:del w:id="14859" w:author="簡新佳" w:date="2019-03-25T22:00:00Z">
          <w:r w:rsidDel="00D03A33">
            <w:rPr>
              <w:rFonts w:hint="eastAsia"/>
            </w:rPr>
            <w:delText>封</w:delText>
          </w:r>
        </w:del>
      </w:ins>
      <w:ins w:id="14860" w:author="簡新佳" w:date="2019-03-25T22:00:00Z">
        <w:r w:rsidR="00D03A33">
          <w:rPr>
            <w:rFonts w:hint="eastAsia"/>
          </w:rPr>
          <w:t>玉簡</w:t>
        </w:r>
      </w:ins>
      <w:ins w:id="14861" w:author="Administrator" w:date="2019-03-25T01:40:00Z">
        <w:del w:id="14862" w:author="簡新佳" w:date="2019-03-25T22:00:00Z">
          <w:r w:rsidDel="00D03A33">
            <w:rPr>
              <w:rFonts w:hint="eastAsia"/>
            </w:rPr>
            <w:delText>書信</w:delText>
          </w:r>
        </w:del>
        <w:r>
          <w:rPr>
            <w:rFonts w:hint="eastAsia"/>
          </w:rPr>
          <w:t>，</w:t>
        </w:r>
      </w:ins>
      <w:ins w:id="14863" w:author="簡新佳" w:date="2019-03-25T22:00:00Z">
        <w:r w:rsidR="00D03A33">
          <w:rPr>
            <w:rFonts w:hint="eastAsia"/>
          </w:rPr>
          <w:t>裏頭明</w:t>
        </w:r>
      </w:ins>
      <w:ins w:id="14864" w:author="Administrator" w:date="2019-03-25T01:40:00Z">
        <w:del w:id="14865" w:author="簡新佳" w:date="2019-03-25T22:00:00Z">
          <w:r w:rsidDel="00D03A33">
            <w:rPr>
              <w:rFonts w:hint="eastAsia"/>
            </w:rPr>
            <w:delText>信中表</w:delText>
          </w:r>
        </w:del>
        <w:r>
          <w:rPr>
            <w:rFonts w:hint="eastAsia"/>
          </w:rPr>
          <w:t>示</w:t>
        </w:r>
        <w:del w:id="14866" w:author="簡新佳" w:date="2019-03-25T22:00:00Z">
          <w:r w:rsidDel="00D03A33">
            <w:rPr>
              <w:rFonts w:hint="eastAsia"/>
            </w:rPr>
            <w:delText>要</w:delText>
          </w:r>
        </w:del>
        <w:r>
          <w:rPr>
            <w:rFonts w:hint="eastAsia"/>
          </w:rPr>
          <w:t>他別再打探消息，否則不介意換個人當</w:t>
        </w:r>
      </w:ins>
      <w:ins w:id="14867" w:author="Administrator" w:date="2019-03-25T01:41:00Z">
        <w:r>
          <w:rPr>
            <w:rFonts w:hint="eastAsia"/>
          </w:rPr>
          <w:t>鬼屍宗</w:t>
        </w:r>
      </w:ins>
      <w:ins w:id="14868" w:author="Administrator" w:date="2019-03-25T01:40:00Z">
        <w:r>
          <w:rPr>
            <w:rFonts w:hint="eastAsia"/>
          </w:rPr>
          <w:t>太上長</w:t>
        </w:r>
      </w:ins>
      <w:ins w:id="14869" w:author="Administrator" w:date="2019-03-25T01:41:00Z">
        <w:r>
          <w:rPr>
            <w:rFonts w:hint="eastAsia"/>
          </w:rPr>
          <w:t>老，這才讓他死心不再追究</w:t>
        </w:r>
      </w:ins>
      <w:ins w:id="14870" w:author="Administrator" w:date="2019-03-24T02:31:00Z">
        <w:r w:rsidR="0055587E">
          <w:rPr>
            <w:rFonts w:hint="eastAsia"/>
          </w:rPr>
          <w:t>。</w:t>
        </w:r>
      </w:ins>
    </w:p>
    <w:p w:rsidR="000F0075" w:rsidRDefault="0055587E">
      <w:pPr>
        <w:pStyle w:val="12"/>
        <w:spacing w:after="240"/>
        <w:ind w:leftChars="0" w:left="0"/>
        <w:rPr>
          <w:ins w:id="14871" w:author="Administrator" w:date="2019-03-24T02:33:00Z"/>
        </w:rPr>
        <w:pPrChange w:id="14872" w:author="Administrator" w:date="2019-03-22T03:33:00Z">
          <w:pPr>
            <w:pStyle w:val="12"/>
            <w:numPr>
              <w:numId w:val="1"/>
            </w:numPr>
            <w:spacing w:after="240"/>
            <w:ind w:leftChars="0" w:left="360" w:hanging="360"/>
            <w:outlineLvl w:val="0"/>
          </w:pPr>
        </w:pPrChange>
      </w:pPr>
      <w:ins w:id="14873" w:author="Administrator" w:date="2019-03-24T02:31:00Z">
        <w:r>
          <w:rPr>
            <w:rFonts w:hint="eastAsia"/>
          </w:rPr>
          <w:t>此時想來，這血色禁地中</w:t>
        </w:r>
      </w:ins>
      <w:ins w:id="14874" w:author="Administrator" w:date="2019-03-24T02:32:00Z">
        <w:r>
          <w:rPr>
            <w:rFonts w:hint="eastAsia"/>
          </w:rPr>
          <w:t>封印的</w:t>
        </w:r>
      </w:ins>
      <w:ins w:id="14875" w:author="Administrator" w:date="2019-03-24T02:33:00Z">
        <w:r w:rsidRPr="003E206B">
          <w:rPr>
            <w:rFonts w:hint="eastAsia"/>
          </w:rPr>
          <w:t>鴟龜</w:t>
        </w:r>
      </w:ins>
      <w:ins w:id="14876" w:author="Administrator" w:date="2019-03-25T01:41:00Z">
        <w:r w:rsidR="00290C02">
          <w:rPr>
            <w:rFonts w:hint="eastAsia"/>
          </w:rPr>
          <w:t>，</w:t>
        </w:r>
        <w:del w:id="14877" w:author="簡新佳" w:date="2019-03-25T22:00:00Z">
          <w:r w:rsidR="00290C02" w:rsidDel="00D03A33">
            <w:rPr>
              <w:rFonts w:hint="eastAsia"/>
            </w:rPr>
            <w:delText>恐</w:delText>
          </w:r>
        </w:del>
        <w:r w:rsidR="00290C02">
          <w:rPr>
            <w:rFonts w:hint="eastAsia"/>
          </w:rPr>
          <w:t>怕</w:t>
        </w:r>
      </w:ins>
      <w:ins w:id="14878" w:author="Administrator" w:date="2019-03-24T02:32:00Z">
        <w:r>
          <w:rPr>
            <w:rFonts w:hint="eastAsia"/>
          </w:rPr>
          <w:t>便是四派之所</w:t>
        </w:r>
        <w:r w:rsidR="00290C02">
          <w:rPr>
            <w:rFonts w:hint="eastAsia"/>
          </w:rPr>
          <w:t>以</w:t>
        </w:r>
      </w:ins>
      <w:ins w:id="14879" w:author="Administrator" w:date="2019-03-25T01:41:00Z">
        <w:r w:rsidR="00290C02">
          <w:rPr>
            <w:rFonts w:hint="eastAsia"/>
          </w:rPr>
          <w:t>始終在</w:t>
        </w:r>
      </w:ins>
      <w:ins w:id="14880" w:author="Administrator" w:date="2019-03-25T01:43:00Z">
        <w:r w:rsidR="00290C02">
          <w:rPr>
            <w:rFonts w:hint="eastAsia"/>
          </w:rPr>
          <w:t>守住封印的原因</w:t>
        </w:r>
      </w:ins>
      <w:ins w:id="14881" w:author="Administrator" w:date="2019-03-24T02:32:00Z">
        <w:r>
          <w:rPr>
            <w:rFonts w:hint="eastAsia"/>
          </w:rPr>
          <w:t>，而每十年一次的試練不過是用來確認封印是否鬆動</w:t>
        </w:r>
      </w:ins>
      <w:ins w:id="14882" w:author="Administrator" w:date="2019-03-24T02:33:00Z">
        <w:r w:rsidR="00290C02">
          <w:rPr>
            <w:rFonts w:hint="eastAsia"/>
          </w:rPr>
          <w:t>的</w:t>
        </w:r>
      </w:ins>
      <w:ins w:id="14883" w:author="Administrator" w:date="2019-03-25T01:43:00Z">
        <w:r w:rsidR="00290C02">
          <w:rPr>
            <w:rFonts w:hint="eastAsia"/>
          </w:rPr>
          <w:t>掩飾</w:t>
        </w:r>
      </w:ins>
      <w:ins w:id="14884" w:author="Administrator" w:date="2019-03-24T02:33:00Z">
        <w:r>
          <w:rPr>
            <w:rFonts w:hint="eastAsia"/>
          </w:rPr>
          <w:t>罷了。</w:t>
        </w:r>
      </w:ins>
    </w:p>
    <w:p w:rsidR="000F0075" w:rsidRDefault="00290C02">
      <w:pPr>
        <w:pStyle w:val="12"/>
        <w:spacing w:after="240"/>
        <w:ind w:leftChars="0" w:left="0"/>
        <w:rPr>
          <w:ins w:id="14885" w:author="Administrator" w:date="2019-03-08T19:58:00Z"/>
        </w:rPr>
        <w:pPrChange w:id="14886" w:author="Administrator" w:date="2019-03-22T03:33:00Z">
          <w:pPr>
            <w:pStyle w:val="12"/>
            <w:numPr>
              <w:numId w:val="1"/>
            </w:numPr>
            <w:spacing w:after="240"/>
            <w:ind w:leftChars="0" w:left="360" w:hanging="360"/>
            <w:outlineLvl w:val="0"/>
          </w:pPr>
        </w:pPrChange>
      </w:pPr>
      <w:ins w:id="14887" w:author="Administrator" w:date="2019-03-25T01:42:00Z">
        <w:r>
          <w:rPr>
            <w:rFonts w:hint="eastAsia"/>
          </w:rPr>
          <w:t>這一切的一切，怕是早在數千年前，就已經定下</w:t>
        </w:r>
        <w:del w:id="14888" w:author="簡新佳" w:date="2019-03-25T22:01:00Z">
          <w:r w:rsidDel="00D03A33">
            <w:rPr>
              <w:rFonts w:hint="eastAsia"/>
            </w:rPr>
            <w:delText>的</w:delText>
          </w:r>
        </w:del>
        <w:r>
          <w:rPr>
            <w:rFonts w:hint="eastAsia"/>
          </w:rPr>
          <w:t>，四派存在的理由及原因！</w:t>
        </w:r>
      </w:ins>
    </w:p>
    <w:p w:rsidR="002B0789" w:rsidRDefault="0017441D">
      <w:pPr>
        <w:pStyle w:val="12"/>
        <w:numPr>
          <w:ilvl w:val="0"/>
          <w:numId w:val="1"/>
        </w:numPr>
        <w:spacing w:after="240"/>
        <w:ind w:leftChars="0"/>
        <w:outlineLvl w:val="0"/>
        <w:rPr>
          <w:ins w:id="14889" w:author="Administrator" w:date="2019-03-08T19:58:00Z"/>
          <w:del w:id="14890" w:author="龍 Chris" w:date="2019-03-09T08:34:00Z"/>
        </w:rPr>
      </w:pPr>
      <w:ins w:id="14891" w:author="Administrator" w:date="2019-03-08T20:41:00Z">
        <w:del w:id="14892" w:author="龍 Chris" w:date="2019-03-09T08:34:00Z">
          <w:r w:rsidDel="003962EF">
            <w:rPr>
              <w:rFonts w:hint="eastAsia"/>
            </w:rPr>
            <w:delText>殘燈、</w:delText>
          </w:r>
        </w:del>
      </w:ins>
      <w:ins w:id="14893" w:author="Administrator" w:date="2019-03-08T20:40:00Z">
        <w:del w:id="14894" w:author="龍 Chris" w:date="2019-03-09T08:34:00Z">
          <w:r w:rsidDel="003962EF">
            <w:rPr>
              <w:rFonts w:hint="eastAsia"/>
            </w:rPr>
            <w:delText>赤劍</w:delText>
          </w:r>
        </w:del>
      </w:ins>
      <w:ins w:id="14895" w:author="Administrator" w:date="2019-03-08T20:31:00Z">
        <w:del w:id="14896" w:author="龍 Chris" w:date="2019-03-09T08:34:00Z">
          <w:r w:rsidR="00464324" w:rsidDel="003962EF">
            <w:rPr>
              <w:rFonts w:hint="eastAsia"/>
            </w:rPr>
            <w:delText>、</w:delText>
          </w:r>
        </w:del>
      </w:ins>
      <w:ins w:id="14897" w:author="Administrator" w:date="2019-03-08T20:40:00Z">
        <w:del w:id="14898" w:author="龍 Chris" w:date="2019-03-09T08:34:00Z">
          <w:r w:rsidDel="003962EF">
            <w:rPr>
              <w:rFonts w:hint="eastAsia"/>
            </w:rPr>
            <w:delText>仙皇</w:delText>
          </w:r>
        </w:del>
      </w:ins>
      <w:ins w:id="14899" w:author="Administrator" w:date="2019-03-08T20:41:00Z">
        <w:del w:id="14900" w:author="龍 Chris" w:date="2019-03-09T08:34:00Z">
          <w:r w:rsidDel="003962EF">
            <w:rPr>
              <w:rFonts w:hint="eastAsia"/>
            </w:rPr>
            <w:delText>怒</w:delText>
          </w:r>
        </w:del>
      </w:ins>
    </w:p>
    <w:p w:rsidR="0017441D" w:rsidRDefault="00A3018D" w:rsidP="00813907">
      <w:pPr>
        <w:pStyle w:val="12"/>
        <w:numPr>
          <w:ilvl w:val="0"/>
          <w:numId w:val="1"/>
        </w:numPr>
        <w:spacing w:after="240"/>
        <w:ind w:leftChars="0"/>
        <w:outlineLvl w:val="0"/>
        <w:rPr>
          <w:ins w:id="14901" w:author="Administrator" w:date="2019-03-26T01:10:00Z"/>
        </w:rPr>
      </w:pPr>
      <w:ins w:id="14902" w:author="Administrator" w:date="2019-04-07T14:38:00Z">
        <w:r>
          <w:rPr>
            <w:rFonts w:hint="eastAsia"/>
          </w:rPr>
          <w:t>一</w:t>
        </w:r>
      </w:ins>
      <w:ins w:id="14903" w:author="簡新佳" w:date="2019-04-01T14:24:00Z">
        <w:del w:id="14904" w:author="Administrator" w:date="2019-04-07T14:38:00Z">
          <w:r w:rsidR="00461710" w:rsidDel="00A3018D">
            <w:rPr>
              <w:rFonts w:hint="eastAsia"/>
            </w:rPr>
            <w:delText>赤</w:delText>
          </w:r>
        </w:del>
        <w:r w:rsidR="00461710">
          <w:rPr>
            <w:rFonts w:hint="eastAsia"/>
          </w:rPr>
          <w:t>劍，絕刀，陰陽</w:t>
        </w:r>
      </w:ins>
      <w:ins w:id="14905" w:author="簡新佳" w:date="2019-04-01T14:26:00Z">
        <w:r w:rsidR="00B17704">
          <w:rPr>
            <w:rFonts w:hint="eastAsia"/>
          </w:rPr>
          <w:t>變</w:t>
        </w:r>
      </w:ins>
      <w:ins w:id="14906" w:author="Administrator" w:date="2019-03-26T02:07:00Z">
        <w:del w:id="14907" w:author="簡新佳" w:date="2019-04-01T14:24:00Z">
          <w:r w:rsidR="00E502A1" w:rsidDel="00461710">
            <w:rPr>
              <w:rFonts w:hint="eastAsia"/>
            </w:rPr>
            <w:delText>東萊仙皇</w:delText>
          </w:r>
        </w:del>
      </w:ins>
      <w:ins w:id="14908" w:author="龍 Chris" w:date="2019-03-09T08:32:00Z">
        <w:del w:id="14909" w:author="Administrator" w:date="2019-03-26T02:05:00Z">
          <w:r w:rsidR="00E502A1" w:rsidDel="00E502A1">
            <w:rPr>
              <w:rFonts w:hint="eastAsia"/>
            </w:rPr>
            <w:delText>元</w:delText>
          </w:r>
          <w:r w:rsidR="003962EF" w:rsidDel="00E502A1">
            <w:rPr>
              <w:rFonts w:hint="eastAsia"/>
            </w:rPr>
            <w:delText>嬰</w:delText>
          </w:r>
        </w:del>
      </w:ins>
      <w:ins w:id="14910" w:author="龍 Chris" w:date="2019-03-09T08:34:00Z">
        <w:del w:id="14911" w:author="Administrator" w:date="2019-03-26T02:05:00Z">
          <w:r w:rsidR="003962EF" w:rsidDel="00E502A1">
            <w:rPr>
              <w:rFonts w:hint="eastAsia"/>
            </w:rPr>
            <w:delText>小兒</w:delText>
          </w:r>
        </w:del>
      </w:ins>
    </w:p>
    <w:p w:rsidR="000F0075" w:rsidRDefault="003F12F6">
      <w:pPr>
        <w:pStyle w:val="12"/>
        <w:spacing w:after="240"/>
        <w:ind w:leftChars="0" w:left="0"/>
        <w:rPr>
          <w:ins w:id="14912" w:author="Administrator" w:date="2019-03-26T02:12:00Z"/>
        </w:rPr>
        <w:pPrChange w:id="14913" w:author="Administrator" w:date="2019-03-26T02:12:00Z">
          <w:pPr>
            <w:pStyle w:val="12"/>
            <w:numPr>
              <w:numId w:val="1"/>
            </w:numPr>
            <w:spacing w:after="240"/>
            <w:ind w:leftChars="0" w:left="360" w:hanging="360"/>
            <w:outlineLvl w:val="0"/>
          </w:pPr>
        </w:pPrChange>
      </w:pPr>
      <w:ins w:id="14914" w:author="Administrator" w:date="2019-03-26T02:12:00Z">
        <w:r>
          <w:rPr>
            <w:rFonts w:hint="eastAsia"/>
          </w:rPr>
          <w:t>「</w:t>
        </w:r>
      </w:ins>
      <w:ins w:id="14915" w:author="Administrator" w:date="2019-03-26T02:37:00Z">
        <w:r w:rsidR="00BC25C2">
          <w:rPr>
            <w:rFonts w:hint="eastAsia"/>
          </w:rPr>
          <w:t>昔日仙人</w:t>
        </w:r>
      </w:ins>
      <w:ins w:id="14916" w:author="Administrator" w:date="2019-03-26T02:35:00Z">
        <w:r w:rsidR="00BC25C2">
          <w:rPr>
            <w:rFonts w:hint="eastAsia"/>
          </w:rPr>
          <w:t>東萊</w:t>
        </w:r>
      </w:ins>
      <w:ins w:id="14917" w:author="Administrator" w:date="2019-03-26T02:38:00Z">
        <w:r w:rsidR="00BC25C2">
          <w:rPr>
            <w:rFonts w:hint="eastAsia"/>
          </w:rPr>
          <w:t>去</w:t>
        </w:r>
      </w:ins>
      <w:ins w:id="14918" w:author="Administrator" w:date="2019-03-26T02:34:00Z">
        <w:r w:rsidR="00BC25C2">
          <w:rPr>
            <w:rFonts w:hint="eastAsia"/>
          </w:rPr>
          <w:t>，</w:t>
        </w:r>
      </w:ins>
      <w:ins w:id="14919" w:author="Administrator" w:date="2019-03-26T02:35:00Z">
        <w:r w:rsidR="00BC25C2">
          <w:rPr>
            <w:rFonts w:hint="eastAsia"/>
          </w:rPr>
          <w:t>此地空餘胭脂</w:t>
        </w:r>
      </w:ins>
      <w:ins w:id="14920" w:author="Administrator" w:date="2019-03-26T02:36:00Z">
        <w:r w:rsidR="00BC25C2">
          <w:rPr>
            <w:rFonts w:hint="eastAsia"/>
          </w:rPr>
          <w:t>愁。</w:t>
        </w:r>
      </w:ins>
      <w:ins w:id="14921" w:author="Administrator" w:date="2019-03-26T02:12:00Z">
        <w:r>
          <w:rPr>
            <w:rFonts w:hint="eastAsia"/>
          </w:rPr>
          <w:t>仙人一</w:t>
        </w:r>
      </w:ins>
      <w:ins w:id="14922" w:author="Administrator" w:date="2019-03-26T02:38:00Z">
        <w:r w:rsidR="00BC25C2">
          <w:rPr>
            <w:rFonts w:hint="eastAsia"/>
          </w:rPr>
          <w:t>去</w:t>
        </w:r>
      </w:ins>
      <w:ins w:id="14923" w:author="Administrator" w:date="2019-03-26T02:12:00Z">
        <w:r>
          <w:rPr>
            <w:rFonts w:hint="eastAsia"/>
          </w:rPr>
          <w:t>不覆返，白雲千載空悠悠</w:t>
        </w:r>
      </w:ins>
      <w:ins w:id="14924" w:author="Administrator" w:date="2019-03-26T02:13:00Z">
        <w:r>
          <w:rPr>
            <w:rFonts w:hint="eastAsia"/>
          </w:rPr>
          <w:t>。</w:t>
        </w:r>
      </w:ins>
      <w:ins w:id="14925" w:author="Administrator" w:date="2019-03-26T02:12:00Z">
        <w:r>
          <w:rPr>
            <w:rFonts w:hint="eastAsia"/>
          </w:rPr>
          <w:t>」</w:t>
        </w:r>
      </w:ins>
    </w:p>
    <w:p w:rsidR="000F0075" w:rsidRDefault="003F12F6">
      <w:pPr>
        <w:pStyle w:val="12"/>
        <w:spacing w:after="240"/>
        <w:ind w:leftChars="0" w:left="0"/>
        <w:rPr>
          <w:ins w:id="14926" w:author="Administrator" w:date="2019-03-26T02:15:00Z"/>
        </w:rPr>
        <w:pPrChange w:id="14927" w:author="Administrator" w:date="2019-03-26T01:10:00Z">
          <w:pPr>
            <w:pStyle w:val="12"/>
            <w:numPr>
              <w:numId w:val="1"/>
            </w:numPr>
            <w:spacing w:after="240"/>
            <w:ind w:leftChars="0" w:left="360" w:hanging="360"/>
            <w:outlineLvl w:val="0"/>
          </w:pPr>
        </w:pPrChange>
      </w:pPr>
      <w:ins w:id="14928" w:author="Administrator" w:date="2019-03-26T01:10:00Z">
        <w:r>
          <w:rPr>
            <w:rFonts w:hint="eastAsia"/>
          </w:rPr>
          <w:t>胭脂山脈</w:t>
        </w:r>
      </w:ins>
      <w:ins w:id="14929" w:author="Administrator" w:date="2019-03-26T02:13:00Z">
        <w:r>
          <w:rPr>
            <w:rFonts w:hint="eastAsia"/>
          </w:rPr>
          <w:t>上</w:t>
        </w:r>
      </w:ins>
      <w:ins w:id="14930" w:author="Administrator" w:date="2019-03-26T01:15:00Z">
        <w:r w:rsidR="00AE051B">
          <w:rPr>
            <w:rFonts w:hint="eastAsia"/>
          </w:rPr>
          <w:t>，</w:t>
        </w:r>
      </w:ins>
      <w:ins w:id="14931" w:author="Administrator" w:date="2019-03-26T02:13:00Z">
        <w:r>
          <w:rPr>
            <w:rFonts w:hint="eastAsia"/>
          </w:rPr>
          <w:t>自從胭脂仙人去逝後，那千載年來，</w:t>
        </w:r>
      </w:ins>
      <w:ins w:id="14932" w:author="Administrator" w:date="2019-03-26T02:14:00Z">
        <w:r>
          <w:rPr>
            <w:rFonts w:hint="eastAsia"/>
          </w:rPr>
          <w:t>不論晴雨，不論日夜，</w:t>
        </w:r>
      </w:ins>
      <w:ins w:id="14933" w:author="Administrator" w:date="2019-03-26T02:15:00Z">
        <w:r>
          <w:rPr>
            <w:rFonts w:hint="eastAsia"/>
          </w:rPr>
          <w:t>始終有著一抹白雲飄過。</w:t>
        </w:r>
      </w:ins>
    </w:p>
    <w:p w:rsidR="000F0075" w:rsidRDefault="003F12F6">
      <w:pPr>
        <w:pStyle w:val="12"/>
        <w:spacing w:after="240"/>
        <w:ind w:leftChars="0" w:left="0"/>
        <w:rPr>
          <w:ins w:id="14934" w:author="Administrator" w:date="2019-03-26T02:16:00Z"/>
        </w:rPr>
        <w:pPrChange w:id="14935" w:author="Administrator" w:date="2019-03-26T01:10:00Z">
          <w:pPr>
            <w:pStyle w:val="12"/>
            <w:numPr>
              <w:numId w:val="1"/>
            </w:numPr>
            <w:spacing w:after="240"/>
            <w:ind w:leftChars="0" w:left="360" w:hanging="360"/>
            <w:outlineLvl w:val="0"/>
          </w:pPr>
        </w:pPrChange>
      </w:pPr>
      <w:ins w:id="14936" w:author="Administrator" w:date="2019-03-26T02:15:00Z">
        <w:r>
          <w:rPr>
            <w:rFonts w:hint="eastAsia"/>
          </w:rPr>
          <w:t>而若有人能再仔細看去，竟可以發現，在那白雲之中，隱隱約約的，有著一片</w:t>
        </w:r>
      </w:ins>
      <w:ins w:id="14937" w:author="Administrator" w:date="2019-03-26T02:16:00Z">
        <w:r>
          <w:rPr>
            <w:rFonts w:hint="eastAsia"/>
          </w:rPr>
          <w:t>模模的景象。</w:t>
        </w:r>
      </w:ins>
    </w:p>
    <w:p w:rsidR="000F0075" w:rsidRDefault="003F12F6">
      <w:pPr>
        <w:pStyle w:val="12"/>
        <w:spacing w:after="240"/>
        <w:ind w:leftChars="0" w:left="0"/>
        <w:rPr>
          <w:ins w:id="14938" w:author="Administrator" w:date="2019-03-26T02:19:00Z"/>
        </w:rPr>
        <w:pPrChange w:id="14939" w:author="Administrator" w:date="2019-03-26T01:10:00Z">
          <w:pPr>
            <w:pStyle w:val="12"/>
            <w:numPr>
              <w:numId w:val="1"/>
            </w:numPr>
            <w:spacing w:after="240"/>
            <w:ind w:leftChars="0" w:left="360" w:hanging="360"/>
            <w:outlineLvl w:val="0"/>
          </w:pPr>
        </w:pPrChange>
      </w:pPr>
      <w:ins w:id="14940" w:author="Administrator" w:date="2019-03-26T02:16:00Z">
        <w:r>
          <w:rPr>
            <w:rFonts w:hint="eastAsia"/>
          </w:rPr>
          <w:t>那</w:t>
        </w:r>
      </w:ins>
      <w:ins w:id="14941" w:author="Administrator" w:date="2019-03-26T02:18:00Z">
        <w:r>
          <w:rPr>
            <w:rFonts w:hint="eastAsia"/>
          </w:rPr>
          <w:t>裡</w:t>
        </w:r>
      </w:ins>
      <w:ins w:id="14942" w:author="Administrator" w:date="2019-03-26T02:16:00Z">
        <w:r>
          <w:rPr>
            <w:rFonts w:hint="eastAsia"/>
          </w:rPr>
          <w:t>彷彿存在著一座島嶼…一座</w:t>
        </w:r>
      </w:ins>
      <w:ins w:id="14943" w:author="Administrator" w:date="2019-03-26T02:19:00Z">
        <w:r>
          <w:rPr>
            <w:rFonts w:hint="eastAsia"/>
          </w:rPr>
          <w:t>繡珍迷你，卻仙意盎然的小島。</w:t>
        </w:r>
      </w:ins>
    </w:p>
    <w:p w:rsidR="000F0075" w:rsidRDefault="00C92939">
      <w:pPr>
        <w:pStyle w:val="12"/>
        <w:spacing w:after="240"/>
        <w:ind w:leftChars="0" w:left="0"/>
        <w:rPr>
          <w:ins w:id="14944" w:author="Administrator" w:date="2019-03-26T02:22:00Z"/>
        </w:rPr>
        <w:pPrChange w:id="14945" w:author="Administrator" w:date="2019-03-26T01:10:00Z">
          <w:pPr>
            <w:pStyle w:val="12"/>
            <w:numPr>
              <w:numId w:val="1"/>
            </w:numPr>
            <w:spacing w:after="240"/>
            <w:ind w:leftChars="0" w:left="360" w:hanging="360"/>
            <w:outlineLvl w:val="0"/>
          </w:pPr>
        </w:pPrChange>
      </w:pPr>
      <w:ins w:id="14946" w:author="Administrator" w:date="2019-03-26T02:21:00Z">
        <w:r>
          <w:rPr>
            <w:rFonts w:hint="eastAsia"/>
          </w:rPr>
          <w:t>精準的說，那小島的外形，有如一條迷你小龍，張牙舞爪，最前頭還有一</w:t>
        </w:r>
      </w:ins>
      <w:ins w:id="14947" w:author="Administrator" w:date="2019-03-26T02:22:00Z">
        <w:r>
          <w:rPr>
            <w:rFonts w:hint="eastAsia"/>
          </w:rPr>
          <w:t>座小小島，如仙龍吐珠一樣，串在一起。</w:t>
        </w:r>
      </w:ins>
    </w:p>
    <w:p w:rsidR="000F0075" w:rsidRDefault="00C92939">
      <w:pPr>
        <w:pStyle w:val="12"/>
        <w:spacing w:after="240"/>
        <w:ind w:leftChars="0" w:left="0"/>
        <w:rPr>
          <w:ins w:id="14948" w:author="Administrator" w:date="2019-03-26T02:38:00Z"/>
        </w:rPr>
        <w:pPrChange w:id="14949" w:author="Administrator" w:date="2019-03-26T01:10:00Z">
          <w:pPr>
            <w:pStyle w:val="12"/>
            <w:numPr>
              <w:numId w:val="1"/>
            </w:numPr>
            <w:spacing w:after="240"/>
            <w:ind w:leftChars="0" w:left="360" w:hanging="360"/>
            <w:outlineLvl w:val="0"/>
          </w:pPr>
        </w:pPrChange>
      </w:pPr>
      <w:ins w:id="14950" w:author="Administrator" w:date="2019-03-26T02:22:00Z">
        <w:r>
          <w:rPr>
            <w:rFonts w:hint="eastAsia"/>
          </w:rPr>
          <w:t>而</w:t>
        </w:r>
      </w:ins>
      <w:ins w:id="14951" w:author="Administrator" w:date="2019-03-26T02:23:00Z">
        <w:r>
          <w:rPr>
            <w:rFonts w:hint="eastAsia"/>
          </w:rPr>
          <w:t>島嶼</w:t>
        </w:r>
      </w:ins>
      <w:ins w:id="14952" w:author="Administrator" w:date="2019-03-26T02:27:00Z">
        <w:r w:rsidR="00205DE9">
          <w:rPr>
            <w:rFonts w:hint="eastAsia"/>
          </w:rPr>
          <w:t>內</w:t>
        </w:r>
      </w:ins>
      <w:ins w:id="14953" w:author="Administrator" w:date="2019-03-26T02:23:00Z">
        <w:r>
          <w:rPr>
            <w:rFonts w:hint="eastAsia"/>
          </w:rPr>
          <w:t>，處處是</w:t>
        </w:r>
      </w:ins>
      <w:ins w:id="14954" w:author="Administrator" w:date="2019-03-26T02:16:00Z">
        <w:r w:rsidR="003F12F6">
          <w:rPr>
            <w:rFonts w:hint="eastAsia"/>
          </w:rPr>
          <w:t>雕</w:t>
        </w:r>
      </w:ins>
      <w:ins w:id="14955" w:author="Administrator" w:date="2019-03-26T02:17:00Z">
        <w:r w:rsidR="003F12F6">
          <w:rPr>
            <w:rFonts w:hint="eastAsia"/>
          </w:rPr>
          <w:t>欄玉砌，美輪美奐</w:t>
        </w:r>
      </w:ins>
      <w:ins w:id="14956" w:author="Administrator" w:date="2019-03-26T02:23:00Z">
        <w:r>
          <w:rPr>
            <w:rFonts w:hint="eastAsia"/>
          </w:rPr>
          <w:t>的宮殿，座落在鬱鬱</w:t>
        </w:r>
      </w:ins>
      <w:ins w:id="14957" w:author="Administrator" w:date="2019-03-26T02:24:00Z">
        <w:r>
          <w:rPr>
            <w:rFonts w:hint="eastAsia"/>
          </w:rPr>
          <w:t>蔥蔥的綠林內，延著龍脊般的山脈，</w:t>
        </w:r>
      </w:ins>
      <w:ins w:id="14958" w:author="Administrator" w:date="2019-03-26T02:25:00Z">
        <w:r>
          <w:rPr>
            <w:rFonts w:hint="eastAsia"/>
          </w:rPr>
          <w:t>修建其</w:t>
        </w:r>
      </w:ins>
      <w:ins w:id="14959" w:author="Administrator" w:date="2019-03-26T02:27:00Z">
        <w:r w:rsidR="00205DE9">
          <w:rPr>
            <w:rFonts w:hint="eastAsia"/>
          </w:rPr>
          <w:t>上</w:t>
        </w:r>
      </w:ins>
      <w:ins w:id="14960" w:author="Administrator" w:date="2019-03-26T02:25:00Z">
        <w:r>
          <w:rPr>
            <w:rFonts w:hint="eastAsia"/>
          </w:rPr>
          <w:t>。</w:t>
        </w:r>
      </w:ins>
    </w:p>
    <w:p w:rsidR="000F0075" w:rsidRDefault="00BC25C2">
      <w:pPr>
        <w:pStyle w:val="12"/>
        <w:spacing w:after="240"/>
        <w:ind w:leftChars="0" w:left="0"/>
        <w:rPr>
          <w:ins w:id="14961" w:author="Administrator" w:date="2019-03-26T02:43:00Z"/>
        </w:rPr>
        <w:pPrChange w:id="14962" w:author="Administrator" w:date="2019-03-26T01:10:00Z">
          <w:pPr>
            <w:pStyle w:val="12"/>
            <w:numPr>
              <w:numId w:val="1"/>
            </w:numPr>
            <w:spacing w:after="240"/>
            <w:ind w:leftChars="0" w:left="360" w:hanging="360"/>
            <w:outlineLvl w:val="0"/>
          </w:pPr>
        </w:pPrChange>
      </w:pPr>
      <w:ins w:id="14963" w:author="Administrator" w:date="2019-03-26T02:39:00Z">
        <w:r>
          <w:rPr>
            <w:rFonts w:hint="eastAsia"/>
          </w:rPr>
          <w:t>這些宮殿，一座一比座精美，層層而上，疊</w:t>
        </w:r>
      </w:ins>
      <w:ins w:id="14964" w:author="Administrator" w:date="2019-03-26T02:40:00Z">
        <w:r>
          <w:rPr>
            <w:rFonts w:hint="eastAsia"/>
          </w:rPr>
          <w:t>疊升高，直至最前頭那龍珠小島，座落著一棟氣勢磅礡，</w:t>
        </w:r>
      </w:ins>
      <w:ins w:id="14965" w:author="Administrator" w:date="2019-03-26T02:41:00Z">
        <w:r>
          <w:rPr>
            <w:rFonts w:hint="eastAsia"/>
          </w:rPr>
          <w:t>驚天動地的主宮</w:t>
        </w:r>
      </w:ins>
      <w:ins w:id="14966" w:author="Administrator" w:date="2019-03-26T02:42:00Z">
        <w:r>
          <w:rPr>
            <w:rFonts w:hint="eastAsia"/>
          </w:rPr>
          <w:t>，小小一座，散發出來的威壓卻</w:t>
        </w:r>
      </w:ins>
      <w:ins w:id="14967" w:author="Administrator" w:date="2019-03-26T02:43:00Z">
        <w:r>
          <w:rPr>
            <w:rFonts w:hint="eastAsia"/>
          </w:rPr>
          <w:t>震懾天地，俯瞰著底下的蒼生萬物。</w:t>
        </w:r>
      </w:ins>
    </w:p>
    <w:p w:rsidR="000F0075" w:rsidRDefault="00BC25C2">
      <w:pPr>
        <w:pStyle w:val="12"/>
        <w:spacing w:after="240"/>
        <w:ind w:leftChars="0" w:left="0"/>
        <w:rPr>
          <w:ins w:id="14968" w:author="Administrator" w:date="2019-03-26T02:44:00Z"/>
        </w:rPr>
        <w:pPrChange w:id="14969" w:author="Administrator" w:date="2019-03-26T01:10:00Z">
          <w:pPr>
            <w:pStyle w:val="12"/>
            <w:numPr>
              <w:numId w:val="1"/>
            </w:numPr>
            <w:spacing w:after="240"/>
            <w:ind w:leftChars="0" w:left="360" w:hanging="360"/>
            <w:outlineLvl w:val="0"/>
          </w:pPr>
        </w:pPrChange>
      </w:pPr>
      <w:ins w:id="14970" w:author="Administrator" w:date="2019-03-26T02:43:00Z">
        <w:r>
          <w:rPr>
            <w:rFonts w:hint="eastAsia"/>
          </w:rPr>
          <w:t>這裡正</w:t>
        </w:r>
      </w:ins>
      <w:ins w:id="14971" w:author="Administrator" w:date="2019-03-26T02:44:00Z">
        <w:r>
          <w:rPr>
            <w:rFonts w:hint="eastAsia"/>
          </w:rPr>
          <w:t>是東萊仙國，</w:t>
        </w:r>
        <w:r w:rsidR="00CC143C">
          <w:rPr>
            <w:rFonts w:hint="eastAsia"/>
          </w:rPr>
          <w:t>仙皇所在的，仙皇島！</w:t>
        </w:r>
      </w:ins>
    </w:p>
    <w:p w:rsidR="000F0075" w:rsidRDefault="00CC143C">
      <w:pPr>
        <w:pStyle w:val="12"/>
        <w:spacing w:after="240"/>
        <w:ind w:leftChars="0" w:left="0"/>
        <w:rPr>
          <w:ins w:id="14972" w:author="Administrator" w:date="2019-03-26T02:45:00Z"/>
        </w:rPr>
        <w:pPrChange w:id="14973" w:author="Administrator" w:date="2019-03-26T01:10:00Z">
          <w:pPr>
            <w:pStyle w:val="12"/>
            <w:numPr>
              <w:numId w:val="1"/>
            </w:numPr>
            <w:spacing w:after="240"/>
            <w:ind w:leftChars="0" w:left="360" w:hanging="360"/>
            <w:outlineLvl w:val="0"/>
          </w:pPr>
        </w:pPrChange>
      </w:pPr>
      <w:ins w:id="14974" w:author="Administrator" w:date="2019-03-26T02:44:00Z">
        <w:r>
          <w:rPr>
            <w:rFonts w:hint="eastAsia"/>
          </w:rPr>
          <w:lastRenderedPageBreak/>
          <w:t>歷代仙皇，都長居於此，</w:t>
        </w:r>
      </w:ins>
      <w:ins w:id="14975" w:author="Administrator" w:date="2019-03-26T02:45:00Z">
        <w:r>
          <w:rPr>
            <w:rFonts w:hint="eastAsia"/>
          </w:rPr>
          <w:t>統領著整個東萊仙國。</w:t>
        </w:r>
      </w:ins>
    </w:p>
    <w:p w:rsidR="000F0075" w:rsidRDefault="00CC143C">
      <w:pPr>
        <w:pStyle w:val="12"/>
        <w:spacing w:after="240"/>
        <w:ind w:leftChars="0" w:left="0"/>
        <w:rPr>
          <w:ins w:id="14976" w:author="簡新佳" w:date="2019-03-26T12:58:00Z"/>
        </w:rPr>
        <w:pPrChange w:id="14977" w:author="Administrator" w:date="2019-03-26T01:10:00Z">
          <w:pPr>
            <w:pStyle w:val="12"/>
            <w:numPr>
              <w:numId w:val="1"/>
            </w:numPr>
            <w:spacing w:after="240"/>
            <w:ind w:leftChars="0" w:left="360" w:hanging="360"/>
            <w:outlineLvl w:val="0"/>
          </w:pPr>
        </w:pPrChange>
      </w:pPr>
      <w:ins w:id="14978" w:author="Administrator" w:date="2019-03-26T02:45:00Z">
        <w:r>
          <w:rPr>
            <w:rFonts w:hint="eastAsia"/>
          </w:rPr>
          <w:t>而這白雲，也不是真的那麼簡單，其真實</w:t>
        </w:r>
      </w:ins>
      <w:ins w:id="14979" w:author="Administrator" w:date="2019-03-26T02:46:00Z">
        <w:r>
          <w:rPr>
            <w:rFonts w:hint="eastAsia"/>
          </w:rPr>
          <w:t>身份，乃是仙皇始祖所傳的須彌</w:t>
        </w:r>
      </w:ins>
      <w:ins w:id="14980" w:author="Administrator" w:date="2019-03-26T02:47:00Z">
        <w:r>
          <w:rPr>
            <w:rFonts w:hint="eastAsia"/>
          </w:rPr>
          <w:t>法寶，芥子洞天。</w:t>
        </w:r>
      </w:ins>
    </w:p>
    <w:p w:rsidR="000F0075" w:rsidRDefault="008F45E4">
      <w:pPr>
        <w:pStyle w:val="12"/>
        <w:spacing w:after="240"/>
        <w:ind w:leftChars="0" w:left="0"/>
        <w:rPr>
          <w:ins w:id="14981" w:author="Administrator" w:date="2019-03-26T02:47:00Z"/>
        </w:rPr>
        <w:pPrChange w:id="14982" w:author="Administrator" w:date="2019-03-26T01:10:00Z">
          <w:pPr>
            <w:pStyle w:val="12"/>
            <w:numPr>
              <w:numId w:val="1"/>
            </w:numPr>
            <w:spacing w:after="240"/>
            <w:ind w:leftChars="0" w:left="360" w:hanging="360"/>
            <w:outlineLvl w:val="0"/>
          </w:pPr>
        </w:pPrChange>
      </w:pPr>
      <w:ins w:id="14983" w:author="簡新佳" w:date="2019-03-26T12:58:00Z">
        <w:r>
          <w:rPr>
            <w:rFonts w:hint="eastAsia"/>
          </w:rPr>
          <w:t>看似</w:t>
        </w:r>
      </w:ins>
      <w:ins w:id="14984" w:author="簡新佳" w:date="2019-03-26T12:59:00Z">
        <w:r>
          <w:rPr>
            <w:rFonts w:hint="eastAsia"/>
          </w:rPr>
          <w:t>迷你，但事實上卻比整座胭脂山都還巨大，能攻能守，價值無量。</w:t>
        </w:r>
      </w:ins>
    </w:p>
    <w:p w:rsidR="000F0075" w:rsidRDefault="00CC143C">
      <w:pPr>
        <w:pStyle w:val="12"/>
        <w:spacing w:after="240"/>
        <w:ind w:leftChars="0" w:left="0"/>
        <w:rPr>
          <w:ins w:id="14985" w:author="Administrator" w:date="2019-03-26T02:25:00Z"/>
        </w:rPr>
        <w:pPrChange w:id="14986" w:author="Administrator" w:date="2019-03-26T01:10:00Z">
          <w:pPr>
            <w:pStyle w:val="12"/>
            <w:numPr>
              <w:numId w:val="1"/>
            </w:numPr>
            <w:spacing w:after="240"/>
            <w:ind w:leftChars="0" w:left="360" w:hanging="360"/>
            <w:outlineLvl w:val="0"/>
          </w:pPr>
        </w:pPrChange>
      </w:pPr>
      <w:ins w:id="14987" w:author="Administrator" w:date="2019-03-26T02:48:00Z">
        <w:r>
          <w:rPr>
            <w:rFonts w:hint="eastAsia"/>
          </w:rPr>
          <w:t>此時在仙皇島上的主宮，仙皇正臉色</w:t>
        </w:r>
      </w:ins>
      <w:ins w:id="14988" w:author="Administrator" w:date="2019-03-26T02:51:00Z">
        <w:r w:rsidR="00403D16">
          <w:rPr>
            <w:rFonts w:hint="eastAsia"/>
          </w:rPr>
          <w:t>平靜</w:t>
        </w:r>
      </w:ins>
      <w:ins w:id="14989" w:author="Administrator" w:date="2019-03-26T02:48:00Z">
        <w:r>
          <w:rPr>
            <w:rFonts w:hint="eastAsia"/>
          </w:rPr>
          <w:t>，看著手上五只戒</w:t>
        </w:r>
      </w:ins>
      <w:ins w:id="14990" w:author="Administrator" w:date="2019-03-26T02:49:00Z">
        <w:r>
          <w:rPr>
            <w:rFonts w:hint="eastAsia"/>
          </w:rPr>
          <w:t>指，輕輕的</w:t>
        </w:r>
        <w:r w:rsidRPr="00CC143C">
          <w:rPr>
            <w:rFonts w:hint="eastAsia"/>
          </w:rPr>
          <w:t>摩挲</w:t>
        </w:r>
        <w:r>
          <w:rPr>
            <w:rFonts w:hint="eastAsia"/>
          </w:rPr>
          <w:t>旋轉著。</w:t>
        </w:r>
      </w:ins>
    </w:p>
    <w:p w:rsidR="000F0075" w:rsidRDefault="00CC143C">
      <w:pPr>
        <w:pStyle w:val="12"/>
        <w:spacing w:after="240"/>
        <w:ind w:leftChars="0" w:left="0"/>
        <w:rPr>
          <w:ins w:id="14991" w:author="Administrator" w:date="2019-03-26T02:51:00Z"/>
        </w:rPr>
        <w:pPrChange w:id="14992" w:author="Administrator" w:date="2019-03-26T01:10:00Z">
          <w:pPr>
            <w:pStyle w:val="12"/>
            <w:numPr>
              <w:numId w:val="1"/>
            </w:numPr>
            <w:spacing w:after="240"/>
            <w:ind w:leftChars="0" w:left="360" w:hanging="360"/>
            <w:outlineLvl w:val="0"/>
          </w:pPr>
        </w:pPrChange>
      </w:pPr>
      <w:ins w:id="14993" w:author="Administrator" w:date="2019-03-26T02:50:00Z">
        <w:r>
          <w:rPr>
            <w:rFonts w:hint="eastAsia"/>
          </w:rPr>
          <w:t>那五只戒指裡，其中四個戒指已裂，唯有第五個，戴在大姆指上的那只藍晶水</w:t>
        </w:r>
      </w:ins>
      <w:ins w:id="14994" w:author="Administrator" w:date="2019-03-26T02:51:00Z">
        <w:r>
          <w:rPr>
            <w:rFonts w:hint="eastAsia"/>
          </w:rPr>
          <w:t>戒，仍緊緊套牢著。</w:t>
        </w:r>
      </w:ins>
    </w:p>
    <w:p w:rsidR="000F0075" w:rsidRDefault="00403D16">
      <w:pPr>
        <w:pStyle w:val="12"/>
        <w:spacing w:after="240"/>
        <w:ind w:leftChars="0" w:left="0"/>
        <w:rPr>
          <w:ins w:id="14995" w:author="Administrator" w:date="2019-03-26T23:50:00Z"/>
        </w:rPr>
        <w:pPrChange w:id="14996" w:author="Administrator" w:date="2019-03-26T01:10:00Z">
          <w:pPr>
            <w:pStyle w:val="12"/>
            <w:numPr>
              <w:numId w:val="1"/>
            </w:numPr>
            <w:spacing w:after="240"/>
            <w:ind w:leftChars="0" w:left="360" w:hanging="360"/>
            <w:outlineLvl w:val="0"/>
          </w:pPr>
        </w:pPrChange>
      </w:pPr>
      <w:ins w:id="14997" w:author="Administrator" w:date="2019-03-26T02:51:00Z">
        <w:r>
          <w:rPr>
            <w:rFonts w:hint="eastAsia"/>
          </w:rPr>
          <w:t>「仙皇，五個封印已破其四，是否需要出面鎮壓？」</w:t>
        </w:r>
      </w:ins>
      <w:ins w:id="14998" w:author="簡新佳" w:date="2019-03-26T12:59:00Z">
        <w:r w:rsidR="008F45E4">
          <w:rPr>
            <w:rFonts w:hint="eastAsia"/>
          </w:rPr>
          <w:t>旁邊一名</w:t>
        </w:r>
      </w:ins>
      <w:ins w:id="14999" w:author="簡新佳" w:date="2019-03-26T13:00:00Z">
        <w:r w:rsidR="008F45E4">
          <w:rPr>
            <w:rFonts w:hint="eastAsia"/>
          </w:rPr>
          <w:t>女修，</w:t>
        </w:r>
      </w:ins>
      <w:ins w:id="15000" w:author="Administrator" w:date="2019-03-26T23:47:00Z">
        <w:r w:rsidR="00922380">
          <w:rPr>
            <w:rFonts w:hint="eastAsia"/>
          </w:rPr>
          <w:t>氣質不凡</w:t>
        </w:r>
      </w:ins>
      <w:ins w:id="15001" w:author="Administrator" w:date="2019-03-26T23:48:00Z">
        <w:r w:rsidR="00922380">
          <w:rPr>
            <w:rFonts w:hint="eastAsia"/>
          </w:rPr>
          <w:t>，</w:t>
        </w:r>
      </w:ins>
      <w:ins w:id="15002" w:author="Administrator" w:date="2019-03-26T23:49:00Z">
        <w:r w:rsidR="00922380">
          <w:rPr>
            <w:rFonts w:hint="eastAsia"/>
          </w:rPr>
          <w:t>雖然臉上蒙著白紗，但仍可以看得出其秀麗的眼</w:t>
        </w:r>
      </w:ins>
      <w:ins w:id="15003" w:author="Administrator" w:date="2019-03-26T23:50:00Z">
        <w:r w:rsidR="00922380">
          <w:rPr>
            <w:rFonts w:hint="eastAsia"/>
          </w:rPr>
          <w:t>瞳中，炯炯有神，好似天上的星星一般閃爍。</w:t>
        </w:r>
      </w:ins>
    </w:p>
    <w:p w:rsidR="000F0075" w:rsidRDefault="00922380">
      <w:pPr>
        <w:pStyle w:val="12"/>
        <w:spacing w:after="240"/>
        <w:ind w:leftChars="0" w:left="0"/>
        <w:rPr>
          <w:ins w:id="15004" w:author="Administrator" w:date="2019-03-26T23:55:00Z"/>
        </w:rPr>
        <w:pPrChange w:id="15005" w:author="Administrator" w:date="2019-03-26T01:10:00Z">
          <w:pPr>
            <w:pStyle w:val="12"/>
            <w:numPr>
              <w:numId w:val="1"/>
            </w:numPr>
            <w:spacing w:after="240"/>
            <w:ind w:leftChars="0" w:left="360" w:hanging="360"/>
            <w:outlineLvl w:val="0"/>
          </w:pPr>
        </w:pPrChange>
      </w:pPr>
      <w:ins w:id="15006" w:author="Administrator" w:date="2019-03-26T23:50:00Z">
        <w:r>
          <w:rPr>
            <w:rFonts w:hint="eastAsia"/>
          </w:rPr>
          <w:t>而一旁的仙皇</w:t>
        </w:r>
      </w:ins>
      <w:ins w:id="15007" w:author="Administrator" w:date="2019-03-26T23:51:00Z">
        <w:r>
          <w:rPr>
            <w:rFonts w:hint="eastAsia"/>
          </w:rPr>
          <w:t>與其相比，反而顯得平凡，</w:t>
        </w:r>
      </w:ins>
      <w:ins w:id="15008" w:author="Administrator" w:date="2019-03-26T23:53:00Z">
        <w:r>
          <w:rPr>
            <w:rFonts w:hint="eastAsia"/>
          </w:rPr>
          <w:t>一身黃衣道服，看起來並不出眾，唯有其道服上的袖口繡著幾條金龍，好似凡間的黃袍一樣，</w:t>
        </w:r>
      </w:ins>
      <w:ins w:id="15009" w:author="Administrator" w:date="2019-03-26T23:54:00Z">
        <w:r>
          <w:rPr>
            <w:rFonts w:hint="eastAsia"/>
          </w:rPr>
          <w:t>有些尊</w:t>
        </w:r>
      </w:ins>
      <w:ins w:id="15010" w:author="Administrator" w:date="2019-03-26T23:55:00Z">
        <w:r>
          <w:rPr>
            <w:rFonts w:hint="eastAsia"/>
          </w:rPr>
          <w:t>榮。</w:t>
        </w:r>
      </w:ins>
    </w:p>
    <w:p w:rsidR="000F0075" w:rsidRDefault="00922380">
      <w:pPr>
        <w:pStyle w:val="12"/>
        <w:spacing w:after="240"/>
        <w:ind w:leftChars="0" w:left="0"/>
        <w:rPr>
          <w:ins w:id="15011" w:author="Administrator" w:date="2019-03-26T23:57:00Z"/>
        </w:rPr>
        <w:pPrChange w:id="15012" w:author="Administrator" w:date="2019-03-26T01:10:00Z">
          <w:pPr>
            <w:pStyle w:val="12"/>
            <w:numPr>
              <w:numId w:val="1"/>
            </w:numPr>
            <w:spacing w:after="240"/>
            <w:ind w:leftChars="0" w:left="360" w:hanging="360"/>
            <w:outlineLvl w:val="0"/>
          </w:pPr>
        </w:pPrChange>
      </w:pPr>
      <w:ins w:id="15013" w:author="Administrator" w:date="2019-03-26T23:55:00Z">
        <w:r>
          <w:rPr>
            <w:rFonts w:hint="eastAsia"/>
          </w:rPr>
          <w:t>那女修見仙皇沒有回答，也不催促，而是靜靜站在那看著仙皇轉動戒指</w:t>
        </w:r>
        <w:r w:rsidR="002119A5">
          <w:rPr>
            <w:rFonts w:hint="eastAsia"/>
          </w:rPr>
          <w:t>，低頭沉思</w:t>
        </w:r>
      </w:ins>
      <w:ins w:id="15014" w:author="Administrator" w:date="2019-03-26T23:57:00Z">
        <w:r w:rsidR="002119A5">
          <w:rPr>
            <w:rFonts w:hint="eastAsia"/>
          </w:rPr>
          <w:t>。</w:t>
        </w:r>
      </w:ins>
    </w:p>
    <w:p w:rsidR="000F0075" w:rsidRDefault="002119A5">
      <w:pPr>
        <w:pStyle w:val="12"/>
        <w:spacing w:after="240"/>
        <w:ind w:leftChars="0" w:left="0"/>
        <w:rPr>
          <w:ins w:id="15015" w:author="Administrator" w:date="2019-03-26T23:58:00Z"/>
        </w:rPr>
        <w:pPrChange w:id="15016" w:author="Administrator" w:date="2019-03-26T01:10:00Z">
          <w:pPr>
            <w:pStyle w:val="12"/>
            <w:numPr>
              <w:numId w:val="1"/>
            </w:numPr>
            <w:spacing w:after="240"/>
            <w:ind w:leftChars="0" w:left="360" w:hanging="360"/>
            <w:outlineLvl w:val="0"/>
          </w:pPr>
        </w:pPrChange>
      </w:pPr>
      <w:ins w:id="15017" w:author="Administrator" w:date="2019-03-26T23:55:00Z">
        <w:r>
          <w:rPr>
            <w:rFonts w:hint="eastAsia"/>
          </w:rPr>
          <w:t>良久，約末一刻鐘的時間，</w:t>
        </w:r>
      </w:ins>
      <w:ins w:id="15018" w:author="Administrator" w:date="2019-03-26T23:57:00Z">
        <w:r>
          <w:rPr>
            <w:rFonts w:hint="eastAsia"/>
          </w:rPr>
          <w:t>仙皇才抬起頭來，淡淡開口，「走吧，四派之人，目前還有用處，</w:t>
        </w:r>
      </w:ins>
      <w:ins w:id="15019" w:author="Administrator" w:date="2019-03-26T23:58:00Z">
        <w:r>
          <w:rPr>
            <w:rFonts w:hint="eastAsia"/>
          </w:rPr>
          <w:t>別讓他們太早退場了…」</w:t>
        </w:r>
      </w:ins>
    </w:p>
    <w:p w:rsidR="000F0075" w:rsidRDefault="002119A5">
      <w:pPr>
        <w:pStyle w:val="12"/>
        <w:spacing w:after="240"/>
        <w:ind w:leftChars="0" w:left="0"/>
        <w:rPr>
          <w:ins w:id="15020" w:author="Administrator" w:date="2019-03-26T23:59:00Z"/>
        </w:rPr>
        <w:pPrChange w:id="15021" w:author="Administrator" w:date="2019-03-26T01:10:00Z">
          <w:pPr>
            <w:pStyle w:val="12"/>
            <w:numPr>
              <w:numId w:val="1"/>
            </w:numPr>
            <w:spacing w:after="240"/>
            <w:ind w:leftChars="0" w:left="360" w:hanging="360"/>
            <w:outlineLvl w:val="0"/>
          </w:pPr>
        </w:pPrChange>
      </w:pPr>
      <w:ins w:id="15022" w:author="Administrator" w:date="2019-03-26T23:58:00Z">
        <w:r>
          <w:rPr>
            <w:rFonts w:hint="eastAsia"/>
          </w:rPr>
          <w:t>說完，也不見其身影如何行動，再看到時，兩人已飄離了仙皇島數百里，往</w:t>
        </w:r>
      </w:ins>
      <w:ins w:id="15023" w:author="Administrator" w:date="2019-03-26T23:59:00Z">
        <w:r>
          <w:rPr>
            <w:rFonts w:hint="eastAsia"/>
          </w:rPr>
          <w:t>血色禁地的方向走去。</w:t>
        </w:r>
      </w:ins>
    </w:p>
    <w:p w:rsidR="000F0075" w:rsidRDefault="00C27B9B">
      <w:pPr>
        <w:pStyle w:val="12"/>
        <w:spacing w:after="240"/>
        <w:ind w:leftChars="0" w:left="0"/>
        <w:rPr>
          <w:ins w:id="15024" w:author="Administrator" w:date="2019-03-30T11:59:00Z"/>
        </w:rPr>
        <w:pPrChange w:id="15025" w:author="Administrator" w:date="2019-03-26T01:10:00Z">
          <w:pPr>
            <w:pStyle w:val="12"/>
            <w:numPr>
              <w:numId w:val="1"/>
            </w:numPr>
            <w:spacing w:after="240"/>
            <w:ind w:leftChars="0" w:left="360" w:hanging="360"/>
            <w:outlineLvl w:val="0"/>
          </w:pPr>
        </w:pPrChange>
      </w:pPr>
      <w:ins w:id="15026" w:author="Administrator" w:date="2019-03-26T23:59:00Z">
        <w:r>
          <w:rPr>
            <w:rFonts w:hint="eastAsia"/>
          </w:rPr>
          <w:t>再說四派太上長老這邊，</w:t>
        </w:r>
      </w:ins>
      <w:ins w:id="15027" w:author="簡新佳" w:date="2019-03-29T12:57:00Z">
        <w:r w:rsidR="00E7635B">
          <w:rPr>
            <w:rFonts w:hint="eastAsia"/>
          </w:rPr>
          <w:t>自</w:t>
        </w:r>
      </w:ins>
      <w:ins w:id="15028" w:author="Administrator" w:date="2019-03-30T10:47:00Z">
        <w:r w:rsidR="00C4467A">
          <w:rPr>
            <w:rFonts w:hint="eastAsia"/>
          </w:rPr>
          <w:t>歐陽道德真君祭出四面寶鏡之後，</w:t>
        </w:r>
      </w:ins>
      <w:ins w:id="15029" w:author="Administrator" w:date="2019-03-30T11:58:00Z">
        <w:r w:rsidR="00F5759E" w:rsidRPr="003E206B">
          <w:rPr>
            <w:rFonts w:hint="eastAsia"/>
          </w:rPr>
          <w:t>鴟龜</w:t>
        </w:r>
        <w:r w:rsidR="00F5759E">
          <w:rPr>
            <w:rFonts w:hint="eastAsia"/>
          </w:rPr>
          <w:t>與四人便陷入了僵持之</w:t>
        </w:r>
      </w:ins>
      <w:ins w:id="15030" w:author="Administrator" w:date="2019-03-30T11:59:00Z">
        <w:r w:rsidR="00F5759E">
          <w:rPr>
            <w:rFonts w:hint="eastAsia"/>
          </w:rPr>
          <w:t>局。</w:t>
        </w:r>
      </w:ins>
    </w:p>
    <w:p w:rsidR="000F0075" w:rsidRDefault="00F5759E">
      <w:pPr>
        <w:pStyle w:val="12"/>
        <w:spacing w:after="240"/>
        <w:ind w:leftChars="0" w:left="0"/>
        <w:rPr>
          <w:ins w:id="15031" w:author="Administrator" w:date="2019-03-30T12:00:00Z"/>
        </w:rPr>
        <w:pPrChange w:id="15032" w:author="Administrator" w:date="2019-03-26T01:10:00Z">
          <w:pPr>
            <w:pStyle w:val="12"/>
            <w:numPr>
              <w:numId w:val="1"/>
            </w:numPr>
            <w:spacing w:after="240"/>
            <w:ind w:leftChars="0" w:left="360" w:hanging="360"/>
            <w:outlineLvl w:val="0"/>
          </w:pPr>
        </w:pPrChange>
      </w:pPr>
      <w:ins w:id="15033" w:author="Administrator" w:date="2019-03-30T11:59:00Z">
        <w:r>
          <w:rPr>
            <w:rFonts w:hint="eastAsia"/>
          </w:rPr>
          <w:t>四派太上長老的攻擊固然對</w:t>
        </w:r>
        <w:r w:rsidRPr="003E206B">
          <w:rPr>
            <w:rFonts w:hint="eastAsia"/>
          </w:rPr>
          <w:t>鴟龜</w:t>
        </w:r>
        <w:r>
          <w:rPr>
            <w:rFonts w:hint="eastAsia"/>
          </w:rPr>
          <w:t>不起任何作用，但</w:t>
        </w:r>
        <w:r w:rsidRPr="003E206B">
          <w:rPr>
            <w:rFonts w:hint="eastAsia"/>
          </w:rPr>
          <w:t>鴟龜</w:t>
        </w:r>
        <w:r>
          <w:rPr>
            <w:rFonts w:hint="eastAsia"/>
          </w:rPr>
          <w:t>的攻擊卻也打</w:t>
        </w:r>
      </w:ins>
      <w:ins w:id="15034" w:author="Administrator" w:date="2019-03-30T12:00:00Z">
        <w:r>
          <w:rPr>
            <w:rFonts w:hint="eastAsia"/>
          </w:rPr>
          <w:t>不到四人身上。</w:t>
        </w:r>
      </w:ins>
    </w:p>
    <w:p w:rsidR="000F0075" w:rsidRDefault="00F5759E">
      <w:pPr>
        <w:pStyle w:val="12"/>
        <w:spacing w:after="240"/>
        <w:ind w:leftChars="0" w:left="0"/>
        <w:rPr>
          <w:ins w:id="15035" w:author="Administrator" w:date="2019-03-30T12:03:00Z"/>
        </w:rPr>
        <w:pPrChange w:id="15036" w:author="Administrator" w:date="2019-03-26T01:10:00Z">
          <w:pPr>
            <w:pStyle w:val="12"/>
            <w:numPr>
              <w:numId w:val="1"/>
            </w:numPr>
            <w:spacing w:after="240"/>
            <w:ind w:leftChars="0" w:left="360" w:hanging="360"/>
            <w:outlineLvl w:val="0"/>
          </w:pPr>
        </w:pPrChange>
      </w:pPr>
      <w:ins w:id="15037" w:author="Administrator" w:date="2019-03-30T12:00:00Z">
        <w:r>
          <w:rPr>
            <w:rFonts w:hint="eastAsia"/>
          </w:rPr>
          <w:t>此時歐陽道德真君全力施展幻術，坐落在四</w:t>
        </w:r>
      </w:ins>
      <w:ins w:id="15038" w:author="Administrator" w:date="2019-03-30T12:01:00Z">
        <w:r>
          <w:rPr>
            <w:rFonts w:hint="eastAsia"/>
          </w:rPr>
          <w:t>面寶</w:t>
        </w:r>
      </w:ins>
      <w:ins w:id="15039" w:author="Administrator" w:date="2019-03-30T12:00:00Z">
        <w:r>
          <w:rPr>
            <w:rFonts w:hint="eastAsia"/>
          </w:rPr>
          <w:t>鏡之中，</w:t>
        </w:r>
      </w:ins>
      <w:ins w:id="15040" w:author="Administrator" w:date="2019-03-30T12:01:00Z">
        <w:r>
          <w:rPr>
            <w:rFonts w:hint="eastAsia"/>
          </w:rPr>
          <w:t>每一面都散發出驚</w:t>
        </w:r>
      </w:ins>
      <w:ins w:id="15041" w:author="Administrator" w:date="2019-03-30T12:03:00Z">
        <w:r>
          <w:rPr>
            <w:rFonts w:hint="eastAsia"/>
          </w:rPr>
          <w:t>人</w:t>
        </w:r>
      </w:ins>
      <w:ins w:id="15042" w:author="Administrator" w:date="2019-03-30T12:01:00Z">
        <w:r>
          <w:rPr>
            <w:rFonts w:hint="eastAsia"/>
          </w:rPr>
          <w:t>波動，</w:t>
        </w:r>
      </w:ins>
      <w:ins w:id="15043" w:author="Administrator" w:date="2019-03-30T12:03:00Z">
        <w:r>
          <w:rPr>
            <w:rFonts w:hint="eastAsia"/>
          </w:rPr>
          <w:t>各自有各自的神通。</w:t>
        </w:r>
      </w:ins>
    </w:p>
    <w:p w:rsidR="000F0075" w:rsidRDefault="00F5759E">
      <w:pPr>
        <w:pStyle w:val="12"/>
        <w:spacing w:after="240"/>
        <w:ind w:leftChars="0" w:left="0"/>
        <w:rPr>
          <w:ins w:id="15044" w:author="Administrator" w:date="2019-03-30T12:41:00Z"/>
        </w:rPr>
        <w:pPrChange w:id="15045" w:author="Administrator" w:date="2019-03-26T01:10:00Z">
          <w:pPr>
            <w:pStyle w:val="12"/>
            <w:numPr>
              <w:numId w:val="1"/>
            </w:numPr>
            <w:spacing w:after="240"/>
            <w:ind w:leftChars="0" w:left="360" w:hanging="360"/>
            <w:outlineLvl w:val="0"/>
          </w:pPr>
        </w:pPrChange>
      </w:pPr>
      <w:ins w:id="15046" w:author="Administrator" w:date="2019-03-30T12:03:00Z">
        <w:r>
          <w:rPr>
            <w:rFonts w:hint="eastAsia"/>
          </w:rPr>
          <w:t>其中</w:t>
        </w:r>
      </w:ins>
      <w:ins w:id="15047" w:author="Administrator" w:date="2019-03-30T12:04:00Z">
        <w:r>
          <w:rPr>
            <w:rFonts w:hint="eastAsia"/>
          </w:rPr>
          <w:t>浩天</w:t>
        </w:r>
      </w:ins>
      <w:ins w:id="15048" w:author="Administrator" w:date="2019-03-30T12:08:00Z">
        <w:r w:rsidR="00B31CB1">
          <w:rPr>
            <w:rFonts w:hint="eastAsia"/>
          </w:rPr>
          <w:t>鏡</w:t>
        </w:r>
      </w:ins>
      <w:ins w:id="15049" w:author="Administrator" w:date="2019-03-30T12:09:00Z">
        <w:r w:rsidR="00B31CB1">
          <w:rPr>
            <w:rFonts w:hint="eastAsia"/>
          </w:rPr>
          <w:t>散出無數光芒，</w:t>
        </w:r>
      </w:ins>
      <w:ins w:id="15050" w:author="Administrator" w:date="2019-03-30T12:12:00Z">
        <w:r w:rsidR="00B31CB1">
          <w:rPr>
            <w:rFonts w:hint="eastAsia"/>
          </w:rPr>
          <w:t>籠罩</w:t>
        </w:r>
      </w:ins>
      <w:ins w:id="15051" w:author="Administrator" w:date="2019-03-30T12:09:00Z">
        <w:r w:rsidR="00B31CB1">
          <w:rPr>
            <w:rFonts w:hint="eastAsia"/>
          </w:rPr>
          <w:t>方圓百里，</w:t>
        </w:r>
      </w:ins>
      <w:ins w:id="15052" w:author="Administrator" w:date="2019-03-30T12:13:00Z">
        <w:r w:rsidR="00B31CB1">
          <w:rPr>
            <w:rFonts w:hint="eastAsia"/>
          </w:rPr>
          <w:t>隱隱</w:t>
        </w:r>
      </w:ins>
      <w:ins w:id="15053" w:author="Administrator" w:date="2019-03-30T12:09:00Z">
        <w:r w:rsidR="00B31CB1">
          <w:rPr>
            <w:rFonts w:hint="eastAsia"/>
          </w:rPr>
          <w:t>形成一</w:t>
        </w:r>
      </w:ins>
      <w:ins w:id="15054" w:author="Administrator" w:date="2019-03-30T12:12:00Z">
        <w:r w:rsidR="00B31CB1">
          <w:rPr>
            <w:rFonts w:hint="eastAsia"/>
          </w:rPr>
          <w:t>處陣法，</w:t>
        </w:r>
      </w:ins>
      <w:ins w:id="15055" w:author="Administrator" w:date="2019-03-30T12:40:00Z">
        <w:r w:rsidR="007562AF">
          <w:rPr>
            <w:rFonts w:hint="eastAsia"/>
          </w:rPr>
          <w:t>將四人與</w:t>
        </w:r>
        <w:r w:rsidR="007562AF" w:rsidRPr="003E206B">
          <w:rPr>
            <w:rFonts w:hint="eastAsia"/>
          </w:rPr>
          <w:t>鴟龜</w:t>
        </w:r>
      </w:ins>
      <w:ins w:id="15056" w:author="Administrator" w:date="2019-03-30T12:41:00Z">
        <w:r w:rsidR="0038511A">
          <w:rPr>
            <w:rFonts w:hint="eastAsia"/>
          </w:rPr>
          <w:t>限制在</w:t>
        </w:r>
      </w:ins>
      <w:ins w:id="15057" w:author="Administrator" w:date="2019-03-30T12:12:00Z">
        <w:r w:rsidR="00B31CB1">
          <w:rPr>
            <w:rFonts w:hint="eastAsia"/>
          </w:rPr>
          <w:t>其內</w:t>
        </w:r>
      </w:ins>
      <w:ins w:id="15058" w:author="Administrator" w:date="2019-03-30T12:41:00Z">
        <w:r w:rsidR="0038511A">
          <w:rPr>
            <w:rFonts w:hint="eastAsia"/>
          </w:rPr>
          <w:t>。</w:t>
        </w:r>
      </w:ins>
    </w:p>
    <w:p w:rsidR="000F0075" w:rsidRDefault="0038511A">
      <w:pPr>
        <w:pStyle w:val="12"/>
        <w:spacing w:after="240"/>
        <w:ind w:leftChars="0" w:left="0"/>
        <w:rPr>
          <w:ins w:id="15059" w:author="Administrator" w:date="2019-03-30T13:28:00Z"/>
        </w:rPr>
        <w:pPrChange w:id="15060" w:author="Administrator" w:date="2019-03-26T01:10:00Z">
          <w:pPr>
            <w:pStyle w:val="12"/>
            <w:numPr>
              <w:numId w:val="1"/>
            </w:numPr>
            <w:spacing w:after="240"/>
            <w:ind w:leftChars="0" w:left="360" w:hanging="360"/>
            <w:outlineLvl w:val="0"/>
          </w:pPr>
        </w:pPrChange>
      </w:pPr>
      <w:ins w:id="15061" w:author="Administrator" w:date="2019-03-30T12:41:00Z">
        <w:r>
          <w:rPr>
            <w:rFonts w:hint="eastAsia"/>
          </w:rPr>
          <w:t>而</w:t>
        </w:r>
      </w:ins>
      <w:ins w:id="15062" w:author="Administrator" w:date="2019-03-30T12:04:00Z">
        <w:r>
          <w:rPr>
            <w:rFonts w:hint="eastAsia"/>
          </w:rPr>
          <w:t>殤地</w:t>
        </w:r>
      </w:ins>
      <w:ins w:id="15063" w:author="Administrator" w:date="2019-03-30T13:27:00Z">
        <w:r w:rsidR="009E63F5">
          <w:rPr>
            <w:rFonts w:hint="eastAsia"/>
          </w:rPr>
          <w:t>寶鏡</w:t>
        </w:r>
      </w:ins>
      <w:ins w:id="15064" w:author="Administrator" w:date="2019-03-30T12:41:00Z">
        <w:r>
          <w:rPr>
            <w:rFonts w:hint="eastAsia"/>
          </w:rPr>
          <w:t>則</w:t>
        </w:r>
      </w:ins>
      <w:ins w:id="15065" w:author="Administrator" w:date="2019-03-30T12:42:00Z">
        <w:r>
          <w:rPr>
            <w:rFonts w:hint="eastAsia"/>
          </w:rPr>
          <w:t>釋出黃</w:t>
        </w:r>
      </w:ins>
      <w:ins w:id="15066" w:author="Administrator" w:date="2019-03-30T13:27:00Z">
        <w:r w:rsidR="009E63F5">
          <w:rPr>
            <w:rFonts w:hint="eastAsia"/>
          </w:rPr>
          <w:t>色</w:t>
        </w:r>
      </w:ins>
      <w:ins w:id="15067" w:author="Administrator" w:date="2019-03-30T12:42:00Z">
        <w:r>
          <w:rPr>
            <w:rFonts w:hint="eastAsia"/>
          </w:rPr>
          <w:t>氳</w:t>
        </w:r>
      </w:ins>
      <w:ins w:id="15068" w:author="Administrator" w:date="2019-03-30T13:27:00Z">
        <w:r w:rsidR="009E63F5">
          <w:rPr>
            <w:rFonts w:hint="eastAsia"/>
          </w:rPr>
          <w:t>氣</w:t>
        </w:r>
      </w:ins>
      <w:ins w:id="15069" w:author="Administrator" w:date="2019-03-30T12:42:00Z">
        <w:r>
          <w:rPr>
            <w:rFonts w:hint="eastAsia"/>
          </w:rPr>
          <w:t>，</w:t>
        </w:r>
      </w:ins>
      <w:ins w:id="15070" w:author="Administrator" w:date="2019-03-30T13:27:00Z">
        <w:r w:rsidR="009E63F5">
          <w:rPr>
            <w:rFonts w:hint="eastAsia"/>
          </w:rPr>
          <w:t>很快地</w:t>
        </w:r>
      </w:ins>
      <w:ins w:id="15071" w:author="Administrator" w:date="2019-03-30T12:42:00Z">
        <w:r>
          <w:rPr>
            <w:rFonts w:hint="eastAsia"/>
          </w:rPr>
          <w:t>將整個</w:t>
        </w:r>
      </w:ins>
      <w:ins w:id="15072" w:author="Administrator" w:date="2019-03-30T13:27:00Z">
        <w:r w:rsidR="009E63F5">
          <w:rPr>
            <w:rFonts w:hint="eastAsia"/>
          </w:rPr>
          <w:t>齊國與武祁國原本所在範圍都吞沒進去，與</w:t>
        </w:r>
      </w:ins>
      <w:ins w:id="15073" w:author="Administrator" w:date="2019-03-30T13:28:00Z">
        <w:r w:rsidR="009E63F5">
          <w:rPr>
            <w:rFonts w:hint="eastAsia"/>
          </w:rPr>
          <w:t>浩天鏡遙遙相對。</w:t>
        </w:r>
      </w:ins>
    </w:p>
    <w:p w:rsidR="000F0075" w:rsidRDefault="009E63F5">
      <w:pPr>
        <w:pStyle w:val="12"/>
        <w:spacing w:after="240"/>
        <w:ind w:leftChars="0" w:left="0"/>
        <w:rPr>
          <w:ins w:id="15074" w:author="Administrator" w:date="2019-03-30T14:12:00Z"/>
        </w:rPr>
        <w:pPrChange w:id="15075" w:author="Administrator" w:date="2019-03-26T01:10:00Z">
          <w:pPr>
            <w:pStyle w:val="12"/>
            <w:numPr>
              <w:numId w:val="1"/>
            </w:numPr>
            <w:spacing w:after="240"/>
            <w:ind w:leftChars="0" w:left="360" w:hanging="360"/>
            <w:outlineLvl w:val="0"/>
          </w:pPr>
        </w:pPrChange>
      </w:pPr>
      <w:ins w:id="15076" w:author="Administrator" w:date="2019-03-30T13:28:00Z">
        <w:r>
          <w:rPr>
            <w:rFonts w:hint="eastAsia"/>
          </w:rPr>
          <w:lastRenderedPageBreak/>
          <w:t>至於</w:t>
        </w:r>
      </w:ins>
      <w:ins w:id="15077" w:author="Administrator" w:date="2019-03-30T12:04:00Z">
        <w:r w:rsidR="00F5759E">
          <w:rPr>
            <w:rFonts w:hint="eastAsia"/>
          </w:rPr>
          <w:t>瞳人、幻鬼</w:t>
        </w:r>
      </w:ins>
      <w:ins w:id="15078" w:author="Administrator" w:date="2019-03-30T13:28:00Z">
        <w:r>
          <w:rPr>
            <w:rFonts w:hint="eastAsia"/>
          </w:rPr>
          <w:t>，則幻化出</w:t>
        </w:r>
      </w:ins>
      <w:ins w:id="15079" w:author="Administrator" w:date="2019-03-30T13:29:00Z">
        <w:r>
          <w:rPr>
            <w:rFonts w:hint="eastAsia"/>
          </w:rPr>
          <w:t>一道道</w:t>
        </w:r>
      </w:ins>
      <w:ins w:id="15080" w:author="Administrator" w:date="2019-03-30T14:09:00Z">
        <w:r w:rsidR="004C35E4">
          <w:rPr>
            <w:rFonts w:hint="eastAsia"/>
          </w:rPr>
          <w:t>四</w:t>
        </w:r>
      </w:ins>
      <w:ins w:id="15081" w:author="Administrator" w:date="2019-03-30T13:29:00Z">
        <w:r>
          <w:rPr>
            <w:rFonts w:hint="eastAsia"/>
          </w:rPr>
          <w:t>人</w:t>
        </w:r>
      </w:ins>
      <w:ins w:id="15082" w:author="Administrator" w:date="2019-03-30T13:28:00Z">
        <w:r>
          <w:rPr>
            <w:rFonts w:hint="eastAsia"/>
          </w:rPr>
          <w:t>身影，</w:t>
        </w:r>
      </w:ins>
      <w:ins w:id="15083" w:author="Administrator" w:date="2019-03-30T14:09:00Z">
        <w:r w:rsidR="004C35E4">
          <w:rPr>
            <w:rFonts w:hint="eastAsia"/>
          </w:rPr>
          <w:t>來來去去將近千百個，</w:t>
        </w:r>
      </w:ins>
      <w:ins w:id="15084" w:author="Administrator" w:date="2019-03-30T14:10:00Z">
        <w:r w:rsidR="004C35E4">
          <w:rPr>
            <w:rFonts w:hint="eastAsia"/>
          </w:rPr>
          <w:t>每一個都</w:t>
        </w:r>
      </w:ins>
      <w:ins w:id="15085" w:author="Administrator" w:date="2019-03-30T14:11:00Z">
        <w:r w:rsidR="004C35E4">
          <w:rPr>
            <w:rFonts w:hint="eastAsia"/>
          </w:rPr>
          <w:t>散發出</w:t>
        </w:r>
      </w:ins>
      <w:ins w:id="15086" w:author="Administrator" w:date="2019-03-30T14:10:00Z">
        <w:r w:rsidR="004C35E4">
          <w:rPr>
            <w:rFonts w:hint="eastAsia"/>
          </w:rPr>
          <w:t>跟</w:t>
        </w:r>
      </w:ins>
      <w:ins w:id="15087" w:author="Administrator" w:date="2019-03-30T14:11:00Z">
        <w:r w:rsidR="004C35E4">
          <w:rPr>
            <w:rFonts w:hint="eastAsia"/>
          </w:rPr>
          <w:t>其</w:t>
        </w:r>
      </w:ins>
      <w:ins w:id="15088" w:author="Administrator" w:date="2019-03-30T14:10:00Z">
        <w:r w:rsidR="004C35E4">
          <w:rPr>
            <w:rFonts w:hint="eastAsia"/>
          </w:rPr>
          <w:t>本尊修為一模一樣，</w:t>
        </w:r>
      </w:ins>
      <w:ins w:id="15089" w:author="Administrator" w:date="2019-03-30T14:11:00Z">
        <w:r w:rsidR="004C35E4">
          <w:rPr>
            <w:rFonts w:hint="eastAsia"/>
          </w:rPr>
          <w:t>除非一一消滅，否則難以分</w:t>
        </w:r>
      </w:ins>
      <w:ins w:id="15090" w:author="Administrator" w:date="2019-03-30T14:12:00Z">
        <w:r w:rsidR="004C35E4">
          <w:rPr>
            <w:rFonts w:hint="eastAsia"/>
          </w:rPr>
          <w:t>辨出來，可說是虛實難分。</w:t>
        </w:r>
      </w:ins>
    </w:p>
    <w:p w:rsidR="000F0075" w:rsidRDefault="008F2907">
      <w:pPr>
        <w:pStyle w:val="12"/>
        <w:spacing w:after="240"/>
        <w:ind w:leftChars="0" w:left="0"/>
        <w:rPr>
          <w:ins w:id="15091" w:author="簡新佳" w:date="2019-04-01T16:19:00Z"/>
        </w:rPr>
        <w:pPrChange w:id="15092" w:author="Administrator" w:date="2019-03-26T01:10:00Z">
          <w:pPr>
            <w:pStyle w:val="12"/>
            <w:numPr>
              <w:numId w:val="1"/>
            </w:numPr>
            <w:spacing w:after="240"/>
            <w:ind w:leftChars="0" w:left="360" w:hanging="360"/>
            <w:outlineLvl w:val="0"/>
          </w:pPr>
        </w:pPrChange>
      </w:pPr>
      <w:ins w:id="15093" w:author="Administrator" w:date="2019-03-30T23:44:00Z">
        <w:r>
          <w:rPr>
            <w:rFonts w:hint="eastAsia"/>
          </w:rPr>
          <w:t>也正因為有那麼多的幻影，雖然</w:t>
        </w:r>
      </w:ins>
      <w:ins w:id="15094" w:author="Administrator" w:date="2019-03-30T23:45:00Z">
        <w:r w:rsidRPr="003E206B">
          <w:rPr>
            <w:rFonts w:hint="eastAsia"/>
          </w:rPr>
          <w:t>鴟龜</w:t>
        </w:r>
        <w:r>
          <w:rPr>
            <w:rFonts w:hint="eastAsia"/>
          </w:rPr>
          <w:t>滅殺四人幻影可說是一口一個，但要</w:t>
        </w:r>
      </w:ins>
      <w:ins w:id="15095" w:author="Administrator" w:date="2019-03-31T00:18:00Z">
        <w:r w:rsidR="00CD72A8">
          <w:rPr>
            <w:rFonts w:hint="eastAsia"/>
          </w:rPr>
          <w:t>同時滅掉所有幻影</w:t>
        </w:r>
      </w:ins>
      <w:ins w:id="15096" w:author="Administrator" w:date="2019-03-31T00:19:00Z">
        <w:r w:rsidR="00CD72A8">
          <w:rPr>
            <w:rFonts w:hint="eastAsia"/>
          </w:rPr>
          <w:t>，仍是</w:t>
        </w:r>
      </w:ins>
      <w:ins w:id="15097" w:author="Administrator" w:date="2019-03-31T00:34:00Z">
        <w:r w:rsidR="00004045">
          <w:rPr>
            <w:rFonts w:hint="eastAsia"/>
          </w:rPr>
          <w:t>有些困難，</w:t>
        </w:r>
      </w:ins>
      <w:ins w:id="15098" w:author="Administrator" w:date="2019-03-31T00:35:00Z">
        <w:r w:rsidR="00004045">
          <w:rPr>
            <w:rFonts w:hint="eastAsia"/>
          </w:rPr>
          <w:t>這才讓四人支持到這時。</w:t>
        </w:r>
      </w:ins>
    </w:p>
    <w:p w:rsidR="000F0075" w:rsidRDefault="00C81019">
      <w:pPr>
        <w:pStyle w:val="12"/>
        <w:spacing w:after="240"/>
        <w:ind w:leftChars="0" w:left="0"/>
        <w:rPr>
          <w:ins w:id="15099" w:author="簡新佳" w:date="2019-04-01T16:18:00Z"/>
        </w:rPr>
        <w:pPrChange w:id="15100" w:author="Administrator" w:date="2019-03-26T01:10:00Z">
          <w:pPr>
            <w:pStyle w:val="12"/>
            <w:numPr>
              <w:numId w:val="1"/>
            </w:numPr>
            <w:spacing w:after="240"/>
            <w:ind w:leftChars="0" w:left="360" w:hanging="360"/>
            <w:outlineLvl w:val="0"/>
          </w:pPr>
        </w:pPrChange>
      </w:pPr>
      <w:ins w:id="15101" w:author="簡新佳" w:date="2019-04-01T16:19:00Z">
        <w:r>
          <w:rPr>
            <w:rFonts w:hint="eastAsia"/>
          </w:rPr>
          <w:t>眼見滅殺四人不成，</w:t>
        </w:r>
        <w:r w:rsidRPr="003E206B">
          <w:rPr>
            <w:rFonts w:hint="eastAsia"/>
          </w:rPr>
          <w:t>鴟龜</w:t>
        </w:r>
        <w:r>
          <w:rPr>
            <w:rFonts w:hint="eastAsia"/>
          </w:rPr>
          <w:t>冷哼一聲，四肢往前一</w:t>
        </w:r>
      </w:ins>
      <w:ins w:id="15102" w:author="簡新佳" w:date="2019-04-01T16:20:00Z">
        <w:r>
          <w:rPr>
            <w:rFonts w:hint="eastAsia"/>
          </w:rPr>
          <w:t>划，就要凌空離去，可隨著他移動，四周景象竟跟著也移動，到頭來他又回到原點，逃離不開。</w:t>
        </w:r>
      </w:ins>
    </w:p>
    <w:p w:rsidR="000F0075" w:rsidRDefault="00486BE0">
      <w:pPr>
        <w:pStyle w:val="12"/>
        <w:spacing w:after="240"/>
        <w:ind w:leftChars="0" w:left="0"/>
        <w:rPr>
          <w:ins w:id="15103" w:author="簡新佳" w:date="2019-04-01T16:21:00Z"/>
        </w:rPr>
        <w:pPrChange w:id="15104" w:author="Administrator" w:date="2019-03-26T01:10:00Z">
          <w:pPr>
            <w:pStyle w:val="12"/>
            <w:numPr>
              <w:numId w:val="1"/>
            </w:numPr>
            <w:spacing w:after="240"/>
            <w:ind w:leftChars="0" w:left="360" w:hanging="360"/>
            <w:outlineLvl w:val="0"/>
          </w:pPr>
        </w:pPrChange>
      </w:pPr>
      <w:ins w:id="15105" w:author="簡新佳" w:date="2019-04-01T16:18:00Z">
        <w:r>
          <w:rPr>
            <w:rFonts w:hint="eastAsia"/>
          </w:rPr>
          <w:t>「沒用的，這</w:t>
        </w:r>
        <w:r w:rsidR="00C81019">
          <w:rPr>
            <w:rFonts w:hint="eastAsia"/>
          </w:rPr>
          <w:t>天地四</w:t>
        </w:r>
      </w:ins>
      <w:ins w:id="15106" w:author="簡新佳" w:date="2019-04-01T16:19:00Z">
        <w:r>
          <w:rPr>
            <w:rFonts w:hint="eastAsia"/>
          </w:rPr>
          <w:t>絕幻</w:t>
        </w:r>
      </w:ins>
      <w:ins w:id="15107" w:author="簡新佳" w:date="2019-04-01T16:28:00Z">
        <w:r>
          <w:rPr>
            <w:rFonts w:hint="eastAsia"/>
          </w:rPr>
          <w:t>陣</w:t>
        </w:r>
      </w:ins>
      <w:ins w:id="15108" w:author="簡新佳" w:date="2019-04-01T16:19:00Z">
        <w:r w:rsidR="00C81019">
          <w:rPr>
            <w:rFonts w:hint="eastAsia"/>
          </w:rPr>
          <w:t>，就算是凝神境的存在，也逃脫不出去</w:t>
        </w:r>
      </w:ins>
      <w:ins w:id="15109" w:author="簡新佳" w:date="2019-04-01T16:21:00Z">
        <w:r w:rsidR="00C81019">
          <w:rPr>
            <w:rFonts w:hint="eastAsia"/>
          </w:rPr>
          <w:t>…」歐陽道德真君操控著四面寶鏡，聲音忽遠忽近飄盪在方圓百里之中。</w:t>
        </w:r>
      </w:ins>
    </w:p>
    <w:p w:rsidR="000F0075" w:rsidRDefault="00C81019">
      <w:pPr>
        <w:pStyle w:val="12"/>
        <w:spacing w:after="240"/>
        <w:ind w:leftChars="0" w:left="0"/>
        <w:rPr>
          <w:ins w:id="15110" w:author="Administrator" w:date="2019-03-31T00:35:00Z"/>
        </w:rPr>
        <w:pPrChange w:id="15111" w:author="Administrator" w:date="2019-03-26T01:10:00Z">
          <w:pPr>
            <w:pStyle w:val="12"/>
            <w:numPr>
              <w:numId w:val="1"/>
            </w:numPr>
            <w:spacing w:after="240"/>
            <w:ind w:leftChars="0" w:left="360" w:hanging="360"/>
            <w:outlineLvl w:val="0"/>
          </w:pPr>
        </w:pPrChange>
      </w:pPr>
      <w:ins w:id="15112" w:author="簡新佳" w:date="2019-04-01T16:21:00Z">
        <w:r>
          <w:rPr>
            <w:rFonts w:hint="eastAsia"/>
          </w:rPr>
          <w:t>「逃？老</w:t>
        </w:r>
      </w:ins>
      <w:ins w:id="15113" w:author="簡新佳" w:date="2019-04-01T16:22:00Z">
        <w:r>
          <w:rPr>
            <w:rFonts w:hint="eastAsia"/>
          </w:rPr>
          <w:t>夫有需要逃嗎？我只是想飛高一點，看清楚這陣法有何奇特之處，就算不飛出去，那又如何？你們打</w:t>
        </w:r>
      </w:ins>
      <w:ins w:id="15114" w:author="簡新佳" w:date="2019-04-01T16:23:00Z">
        <w:r>
          <w:rPr>
            <w:rFonts w:hint="eastAsia"/>
          </w:rPr>
          <w:t>得動老夫嗎？那四面寶鏡的威能不是你區區一個小輩能長時間操控下去的，</w:t>
        </w:r>
      </w:ins>
      <w:ins w:id="15115" w:author="簡新佳" w:date="2019-04-01T16:24:00Z">
        <w:r>
          <w:rPr>
            <w:rFonts w:hint="eastAsia"/>
          </w:rPr>
          <w:t>我勸你還是早早解除幻境，讓我一口一口吞掉你們，免得最後求生不能，求死不得！」</w:t>
        </w:r>
        <w:r w:rsidRPr="003E206B">
          <w:rPr>
            <w:rFonts w:hint="eastAsia"/>
          </w:rPr>
          <w:t>鴟龜</w:t>
        </w:r>
        <w:r>
          <w:rPr>
            <w:rFonts w:hint="eastAsia"/>
          </w:rPr>
          <w:t>聽到歐陽</w:t>
        </w:r>
      </w:ins>
      <w:ins w:id="15116" w:author="簡新佳" w:date="2019-04-01T16:25:00Z">
        <w:r w:rsidR="00486BE0">
          <w:rPr>
            <w:rFonts w:hint="eastAsia"/>
          </w:rPr>
          <w:t>道德</w:t>
        </w:r>
      </w:ins>
      <w:ins w:id="15117" w:author="簡新佳" w:date="2019-04-01T16:24:00Z">
        <w:r>
          <w:rPr>
            <w:rFonts w:hint="eastAsia"/>
          </w:rPr>
          <w:t>真君的話語，</w:t>
        </w:r>
      </w:ins>
      <w:ins w:id="15118" w:author="簡新佳" w:date="2019-04-01T16:25:00Z">
        <w:r>
          <w:rPr>
            <w:rFonts w:hint="eastAsia"/>
          </w:rPr>
          <w:t>索性不在行動，待在原地一口一口吞咬著四人幻影。</w:t>
        </w:r>
      </w:ins>
    </w:p>
    <w:p w:rsidR="000F0075" w:rsidRDefault="00486BE0">
      <w:pPr>
        <w:pStyle w:val="12"/>
        <w:spacing w:after="240"/>
        <w:ind w:leftChars="0" w:left="0"/>
        <w:rPr>
          <w:ins w:id="15119" w:author="Administrator" w:date="2019-03-31T00:41:00Z"/>
        </w:rPr>
        <w:pPrChange w:id="15120" w:author="Administrator" w:date="2019-03-26T01:10:00Z">
          <w:pPr>
            <w:pStyle w:val="12"/>
            <w:numPr>
              <w:numId w:val="1"/>
            </w:numPr>
            <w:spacing w:after="240"/>
            <w:ind w:leftChars="0" w:left="360" w:hanging="360"/>
            <w:outlineLvl w:val="0"/>
          </w:pPr>
        </w:pPrChange>
      </w:pPr>
      <w:ins w:id="15121" w:author="簡新佳" w:date="2019-04-01T16:25:00Z">
        <w:r>
          <w:rPr>
            <w:rFonts w:hint="eastAsia"/>
          </w:rPr>
          <w:t>歐陽道德真君雖沒回應，但心中也知道</w:t>
        </w:r>
      </w:ins>
      <w:ins w:id="15122" w:author="Administrator" w:date="2019-03-31T00:35:00Z">
        <w:del w:id="15123" w:author="簡新佳" w:date="2019-04-01T16:25:00Z">
          <w:r w:rsidR="00004045" w:rsidDel="00486BE0">
            <w:rPr>
              <w:rFonts w:hint="eastAsia"/>
            </w:rPr>
            <w:delText>可</w:delText>
          </w:r>
        </w:del>
        <w:r w:rsidR="00004045">
          <w:rPr>
            <w:rFonts w:hint="eastAsia"/>
          </w:rPr>
          <w:t>如此久攻</w:t>
        </w:r>
      </w:ins>
      <w:ins w:id="15124" w:author="簡新佳" w:date="2019-04-01T16:26:00Z">
        <w:r>
          <w:rPr>
            <w:rFonts w:hint="eastAsia"/>
          </w:rPr>
          <w:t>下去的確不妥</w:t>
        </w:r>
      </w:ins>
      <w:ins w:id="15125" w:author="Administrator" w:date="2019-03-31T00:35:00Z">
        <w:del w:id="15126" w:author="簡新佳" w:date="2019-04-01T16:26:00Z">
          <w:r w:rsidR="00004045" w:rsidDel="00486BE0">
            <w:rPr>
              <w:rFonts w:hint="eastAsia"/>
            </w:rPr>
            <w:delText>不下</w:delText>
          </w:r>
        </w:del>
        <w:r w:rsidR="00004045">
          <w:rPr>
            <w:rFonts w:hint="eastAsia"/>
          </w:rPr>
          <w:t>，</w:t>
        </w:r>
      </w:ins>
      <w:ins w:id="15127" w:author="簡新佳" w:date="2019-04-01T16:26:00Z">
        <w:r>
          <w:rPr>
            <w:rFonts w:hint="eastAsia"/>
          </w:rPr>
          <w:t>這四面寶鏡</w:t>
        </w:r>
      </w:ins>
      <w:ins w:id="15128" w:author="Administrator" w:date="2019-03-31T00:36:00Z">
        <w:r w:rsidR="00004045">
          <w:rPr>
            <w:rFonts w:hint="eastAsia"/>
          </w:rPr>
          <w:t>對於法力的</w:t>
        </w:r>
      </w:ins>
      <w:ins w:id="15129" w:author="Administrator" w:date="2019-03-31T00:37:00Z">
        <w:r w:rsidR="00004045">
          <w:rPr>
            <w:rFonts w:hint="eastAsia"/>
          </w:rPr>
          <w:t>效耗極為恐怖，就算</w:t>
        </w:r>
      </w:ins>
      <w:ins w:id="15130" w:author="Administrator" w:date="2019-03-31T00:38:00Z">
        <w:del w:id="15131" w:author="簡新佳" w:date="2019-04-01T16:26:00Z">
          <w:r w:rsidR="00004045" w:rsidDel="00486BE0">
            <w:rPr>
              <w:rFonts w:hint="eastAsia"/>
            </w:rPr>
            <w:delText>歐陽道德真君乃</w:delText>
          </w:r>
        </w:del>
      </w:ins>
      <w:ins w:id="15132" w:author="簡新佳" w:date="2019-04-01T16:26:00Z">
        <w:r>
          <w:rPr>
            <w:rFonts w:hint="eastAsia"/>
          </w:rPr>
          <w:t>他</w:t>
        </w:r>
      </w:ins>
      <w:ins w:id="15133" w:author="Administrator" w:date="2019-03-31T00:38:00Z">
        <w:r w:rsidR="00004045">
          <w:rPr>
            <w:rFonts w:hint="eastAsia"/>
          </w:rPr>
          <w:t>是凝神</w:t>
        </w:r>
      </w:ins>
      <w:ins w:id="15134" w:author="Administrator" w:date="2019-03-31T00:39:00Z">
        <w:r w:rsidR="00004045">
          <w:rPr>
            <w:rFonts w:hint="eastAsia"/>
          </w:rPr>
          <w:t>境大能的存在，同時施展四面寶鏡也漸漸感到不支。</w:t>
        </w:r>
      </w:ins>
    </w:p>
    <w:p w:rsidR="000F0075" w:rsidRDefault="00004045">
      <w:pPr>
        <w:pStyle w:val="12"/>
        <w:spacing w:after="240"/>
        <w:ind w:leftChars="0" w:left="0"/>
        <w:rPr>
          <w:ins w:id="15135" w:author="Administrator" w:date="2019-03-31T04:04:00Z"/>
        </w:rPr>
        <w:pPrChange w:id="15136" w:author="Administrator" w:date="2019-03-26T01:10:00Z">
          <w:pPr>
            <w:pStyle w:val="12"/>
            <w:numPr>
              <w:numId w:val="1"/>
            </w:numPr>
            <w:spacing w:after="240"/>
            <w:ind w:leftChars="0" w:left="360" w:hanging="360"/>
            <w:outlineLvl w:val="0"/>
          </w:pPr>
        </w:pPrChange>
      </w:pPr>
      <w:ins w:id="15137" w:author="Administrator" w:date="2019-03-31T00:41:00Z">
        <w:r>
          <w:rPr>
            <w:rFonts w:hint="eastAsia"/>
          </w:rPr>
          <w:t>「</w:t>
        </w:r>
      </w:ins>
      <w:ins w:id="15138" w:author="Administrator" w:date="2019-03-31T04:04:00Z">
        <w:r w:rsidR="002E0ED7">
          <w:rPr>
            <w:rFonts w:hint="eastAsia"/>
          </w:rPr>
          <w:t>赤雲道友，</w:t>
        </w:r>
      </w:ins>
      <w:ins w:id="15139" w:author="Administrator" w:date="2019-03-31T04:05:00Z">
        <w:r w:rsidR="002E0ED7">
          <w:rPr>
            <w:rFonts w:hint="eastAsia"/>
          </w:rPr>
          <w:t>穹蒼一劍的蓄勢</w:t>
        </w:r>
      </w:ins>
      <w:ins w:id="15140" w:author="Administrator" w:date="2019-03-31T04:04:00Z">
        <w:r w:rsidR="002E0ED7">
          <w:rPr>
            <w:rFonts w:hint="eastAsia"/>
          </w:rPr>
          <w:t>還沒好嗎？」</w:t>
        </w:r>
      </w:ins>
      <w:ins w:id="15141" w:author="Administrator" w:date="2019-03-31T04:19:00Z">
        <w:r w:rsidR="009D3FD6">
          <w:rPr>
            <w:rFonts w:hint="eastAsia"/>
          </w:rPr>
          <w:t>對</w:t>
        </w:r>
      </w:ins>
      <w:ins w:id="15142" w:author="Administrator" w:date="2019-03-31T04:20:00Z">
        <w:r w:rsidR="009D3FD6">
          <w:rPr>
            <w:rFonts w:hint="eastAsia"/>
          </w:rPr>
          <w:t>於</w:t>
        </w:r>
      </w:ins>
      <w:ins w:id="15143" w:author="Administrator" w:date="2019-03-31T04:19:00Z">
        <w:r w:rsidR="009D3FD6">
          <w:rPr>
            <w:rFonts w:hint="eastAsia"/>
          </w:rPr>
          <w:t>自己法力快速</w:t>
        </w:r>
      </w:ins>
      <w:ins w:id="15144" w:author="Administrator" w:date="2019-03-31T04:20:00Z">
        <w:r w:rsidR="009D3FD6">
          <w:rPr>
            <w:rFonts w:hint="eastAsia"/>
          </w:rPr>
          <w:t>流逝有感的</w:t>
        </w:r>
      </w:ins>
      <w:ins w:id="15145" w:author="Administrator" w:date="2019-03-31T04:04:00Z">
        <w:r w:rsidR="002E0ED7">
          <w:rPr>
            <w:rFonts w:hint="eastAsia"/>
          </w:rPr>
          <w:t>歐陽道德真君</w:t>
        </w:r>
      </w:ins>
      <w:ins w:id="15146" w:author="Administrator" w:date="2019-03-31T04:20:00Z">
        <w:r w:rsidR="009D3FD6">
          <w:rPr>
            <w:rFonts w:hint="eastAsia"/>
          </w:rPr>
          <w:t>，</w:t>
        </w:r>
      </w:ins>
      <w:ins w:id="15147" w:author="Administrator" w:date="2019-03-31T04:04:00Z">
        <w:r w:rsidR="002E0ED7">
          <w:rPr>
            <w:rFonts w:hint="eastAsia"/>
          </w:rPr>
          <w:t>雙手</w:t>
        </w:r>
      </w:ins>
      <w:ins w:id="15148" w:author="Administrator" w:date="2019-03-31T04:20:00Z">
        <w:r w:rsidR="009D3FD6">
          <w:rPr>
            <w:rFonts w:hint="eastAsia"/>
          </w:rPr>
          <w:t>仍是</w:t>
        </w:r>
      </w:ins>
      <w:ins w:id="15149" w:author="Administrator" w:date="2019-03-31T04:04:00Z">
        <w:r w:rsidR="002E0ED7">
          <w:rPr>
            <w:rFonts w:hint="eastAsia"/>
          </w:rPr>
          <w:t>飛快掐訣，同時問向一旁的枯瘦老人。</w:t>
        </w:r>
      </w:ins>
    </w:p>
    <w:p w:rsidR="000F0075" w:rsidRDefault="002E0ED7">
      <w:pPr>
        <w:pStyle w:val="12"/>
        <w:spacing w:after="240"/>
        <w:ind w:leftChars="0" w:left="0"/>
        <w:rPr>
          <w:ins w:id="15150" w:author="Administrator" w:date="2019-03-31T04:08:00Z"/>
        </w:rPr>
        <w:pPrChange w:id="15151" w:author="Administrator" w:date="2019-03-26T01:10:00Z">
          <w:pPr>
            <w:pStyle w:val="12"/>
            <w:numPr>
              <w:numId w:val="1"/>
            </w:numPr>
            <w:spacing w:after="240"/>
            <w:ind w:leftChars="0" w:left="360" w:hanging="360"/>
            <w:outlineLvl w:val="0"/>
          </w:pPr>
        </w:pPrChange>
      </w:pPr>
      <w:ins w:id="15152" w:author="Administrator" w:date="2019-03-31T04:08:00Z">
        <w:r>
          <w:rPr>
            <w:rFonts w:hint="eastAsia"/>
          </w:rPr>
          <w:t>一旁的</w:t>
        </w:r>
      </w:ins>
      <w:ins w:id="15153" w:author="Administrator" w:date="2019-03-31T04:05:00Z">
        <w:r>
          <w:rPr>
            <w:rFonts w:hint="eastAsia"/>
          </w:rPr>
          <w:t>赤雲身影一手指天，一手指著</w:t>
        </w:r>
        <w:r w:rsidRPr="003E206B">
          <w:rPr>
            <w:rFonts w:hint="eastAsia"/>
          </w:rPr>
          <w:t>鴟龜</w:t>
        </w:r>
      </w:ins>
      <w:ins w:id="15154" w:author="Administrator" w:date="2019-03-31T04:06:00Z">
        <w:r>
          <w:rPr>
            <w:rFonts w:hint="eastAsia"/>
          </w:rPr>
          <w:t>，身上氣勢明顯比原本多上好幾倍，隱隱與歐陽道德真君匹敵，整個人散發出無比宏大的</w:t>
        </w:r>
      </w:ins>
      <w:ins w:id="15155" w:author="Administrator" w:date="2019-03-31T04:07:00Z">
        <w:r>
          <w:rPr>
            <w:rFonts w:hint="eastAsia"/>
          </w:rPr>
          <w:t>劍氣，朗聲說道</w:t>
        </w:r>
      </w:ins>
      <w:ins w:id="15156" w:author="Administrator" w:date="2019-03-31T04:05:00Z">
        <w:r>
          <w:rPr>
            <w:rFonts w:hint="eastAsia"/>
          </w:rPr>
          <w:t>，「</w:t>
        </w:r>
      </w:ins>
      <w:ins w:id="15157" w:author="Administrator" w:date="2019-03-31T04:07:00Z">
        <w:r>
          <w:rPr>
            <w:rFonts w:hint="eastAsia"/>
          </w:rPr>
          <w:t>歐陽師兄，再給我一柱香的時間，這</w:t>
        </w:r>
      </w:ins>
      <w:ins w:id="15158" w:author="Administrator" w:date="2019-03-31T04:08:00Z">
        <w:r>
          <w:rPr>
            <w:rFonts w:hint="eastAsia"/>
          </w:rPr>
          <w:t>穹蒼一劍就可以達到完美了…」</w:t>
        </w:r>
      </w:ins>
    </w:p>
    <w:p w:rsidR="000F0075" w:rsidRDefault="002E0ED7">
      <w:pPr>
        <w:pStyle w:val="12"/>
        <w:spacing w:after="240"/>
        <w:ind w:leftChars="0" w:left="0"/>
        <w:rPr>
          <w:ins w:id="15159" w:author="Administrator" w:date="2019-03-31T04:12:00Z"/>
        </w:rPr>
        <w:pPrChange w:id="15160" w:author="Administrator" w:date="2019-03-26T01:10:00Z">
          <w:pPr>
            <w:pStyle w:val="12"/>
            <w:numPr>
              <w:numId w:val="1"/>
            </w:numPr>
            <w:spacing w:after="240"/>
            <w:ind w:leftChars="0" w:left="360" w:hanging="360"/>
            <w:outlineLvl w:val="0"/>
          </w:pPr>
        </w:pPrChange>
      </w:pPr>
      <w:ins w:id="15161" w:author="Administrator" w:date="2019-03-31T04:08:00Z">
        <w:r>
          <w:rPr>
            <w:rFonts w:hint="eastAsia"/>
          </w:rPr>
          <w:t>話未說完，</w:t>
        </w:r>
        <w:r w:rsidRPr="003E206B">
          <w:rPr>
            <w:rFonts w:hint="eastAsia"/>
          </w:rPr>
          <w:t>鴟龜</w:t>
        </w:r>
        <w:r>
          <w:rPr>
            <w:rFonts w:hint="eastAsia"/>
          </w:rPr>
          <w:t>狠狠往前一咬，瞬間將他吞下，但卻只是個殘影，</w:t>
        </w:r>
      </w:ins>
      <w:ins w:id="15162" w:author="Administrator" w:date="2019-03-31T04:09:00Z">
        <w:r>
          <w:rPr>
            <w:rFonts w:hint="eastAsia"/>
          </w:rPr>
          <w:t>另一個赤雲身影很快恢復蓄勢模樣，絲毫未損。</w:t>
        </w:r>
      </w:ins>
    </w:p>
    <w:p w:rsidR="000F0075" w:rsidRDefault="009D3FD6">
      <w:pPr>
        <w:pStyle w:val="12"/>
        <w:spacing w:after="240"/>
        <w:ind w:leftChars="0" w:left="0"/>
        <w:rPr>
          <w:ins w:id="15163" w:author="Administrator" w:date="2019-03-31T04:26:00Z"/>
        </w:rPr>
        <w:pPrChange w:id="15164" w:author="Administrator" w:date="2019-03-26T01:10:00Z">
          <w:pPr>
            <w:pStyle w:val="12"/>
            <w:numPr>
              <w:numId w:val="1"/>
            </w:numPr>
            <w:spacing w:after="240"/>
            <w:ind w:leftChars="0" w:left="360" w:hanging="360"/>
            <w:outlineLvl w:val="0"/>
          </w:pPr>
        </w:pPrChange>
      </w:pPr>
      <w:ins w:id="15165" w:author="Administrator" w:date="2019-03-31T04:20:00Z">
        <w:r>
          <w:rPr>
            <w:rFonts w:hint="eastAsia"/>
          </w:rPr>
          <w:t>「</w:t>
        </w:r>
      </w:ins>
      <w:ins w:id="15166" w:author="Administrator" w:date="2019-03-31T04:22:00Z">
        <w:r>
          <w:rPr>
            <w:rFonts w:hint="eastAsia"/>
          </w:rPr>
          <w:t>林道友你呢？」歐陽道</w:t>
        </w:r>
      </w:ins>
      <w:ins w:id="15167" w:author="Administrator" w:date="2019-03-31T04:23:00Z">
        <w:r>
          <w:rPr>
            <w:rFonts w:hint="eastAsia"/>
          </w:rPr>
          <w:t>德真君又看了看另一個方向，那刀仙宗的林一川正</w:t>
        </w:r>
      </w:ins>
      <w:ins w:id="15168" w:author="Administrator" w:date="2019-03-31T04:12:00Z">
        <w:r w:rsidR="00233693">
          <w:rPr>
            <w:rFonts w:hint="eastAsia"/>
          </w:rPr>
          <w:t>盤</w:t>
        </w:r>
      </w:ins>
      <w:ins w:id="15169" w:author="Administrator" w:date="2019-03-31T04:23:00Z">
        <w:r>
          <w:rPr>
            <w:rFonts w:hint="eastAsia"/>
          </w:rPr>
          <w:t>腿</w:t>
        </w:r>
      </w:ins>
      <w:ins w:id="15170" w:author="Administrator" w:date="2019-03-31T04:12:00Z">
        <w:r w:rsidR="00233693">
          <w:rPr>
            <w:rFonts w:hint="eastAsia"/>
          </w:rPr>
          <w:t>坐</w:t>
        </w:r>
      </w:ins>
      <w:ins w:id="15171" w:author="Administrator" w:date="2019-03-31T04:24:00Z">
        <w:r>
          <w:rPr>
            <w:rFonts w:hint="eastAsia"/>
          </w:rPr>
          <w:t>姿，其胸前五把寶刀所合成的黑色長刀，縮小了許多，</w:t>
        </w:r>
      </w:ins>
      <w:ins w:id="15172" w:author="Administrator" w:date="2019-03-31T04:25:00Z">
        <w:r>
          <w:rPr>
            <w:rFonts w:hint="eastAsia"/>
          </w:rPr>
          <w:t>約莫只有一丈大小，可其上卻傳來嗡嗡聲響，同時一股堪比凝神境的波動</w:t>
        </w:r>
      </w:ins>
      <w:ins w:id="15173" w:author="Administrator" w:date="2019-03-31T04:26:00Z">
        <w:r>
          <w:rPr>
            <w:rFonts w:hint="eastAsia"/>
          </w:rPr>
          <w:t>從中散發出來。</w:t>
        </w:r>
      </w:ins>
    </w:p>
    <w:p w:rsidR="000F0075" w:rsidRDefault="009D3FD6">
      <w:pPr>
        <w:pStyle w:val="12"/>
        <w:spacing w:after="240"/>
        <w:ind w:leftChars="0" w:left="0"/>
        <w:rPr>
          <w:ins w:id="15174" w:author="Administrator" w:date="2019-03-31T04:28:00Z"/>
        </w:rPr>
        <w:pPrChange w:id="15175" w:author="Administrator" w:date="2019-03-26T01:10:00Z">
          <w:pPr>
            <w:pStyle w:val="12"/>
            <w:numPr>
              <w:numId w:val="1"/>
            </w:numPr>
            <w:spacing w:after="240"/>
            <w:ind w:leftChars="0" w:left="360" w:hanging="360"/>
            <w:outlineLvl w:val="0"/>
          </w:pPr>
        </w:pPrChange>
      </w:pPr>
      <w:ins w:id="15176" w:author="Administrator" w:date="2019-03-31T04:26:00Z">
        <w:r>
          <w:rPr>
            <w:rFonts w:hint="eastAsia"/>
          </w:rPr>
          <w:t>「差不多了…」林一川點了點頭，雖然不</w:t>
        </w:r>
      </w:ins>
      <w:ins w:id="15177" w:author="Administrator" w:date="2019-03-31T04:28:00Z">
        <w:r>
          <w:rPr>
            <w:rFonts w:hint="eastAsia"/>
          </w:rPr>
          <w:t>想承認</w:t>
        </w:r>
      </w:ins>
      <w:ins w:id="15178" w:author="Administrator" w:date="2019-03-31T04:26:00Z">
        <w:r>
          <w:rPr>
            <w:rFonts w:hint="eastAsia"/>
          </w:rPr>
          <w:t>，但他也明白，</w:t>
        </w:r>
      </w:ins>
      <w:ins w:id="15179" w:author="Administrator" w:date="2019-03-31T04:27:00Z">
        <w:r>
          <w:rPr>
            <w:rFonts w:hint="eastAsia"/>
          </w:rPr>
          <w:t>唯有在這四面寶鏡的保護下，自己能無後顧之憂，將全</w:t>
        </w:r>
      </w:ins>
      <w:ins w:id="15180" w:author="Administrator" w:date="2019-03-31T04:28:00Z">
        <w:r>
          <w:rPr>
            <w:rFonts w:hint="eastAsia"/>
          </w:rPr>
          <w:t>部的力量集中在攻擊之上，達到這樣的地步。</w:t>
        </w:r>
      </w:ins>
    </w:p>
    <w:p w:rsidR="000F0075" w:rsidRDefault="009D3FD6">
      <w:pPr>
        <w:pStyle w:val="12"/>
        <w:spacing w:after="240"/>
        <w:ind w:leftChars="0" w:left="0"/>
        <w:rPr>
          <w:ins w:id="15181" w:author="簡新佳" w:date="2019-04-01T10:13:00Z"/>
        </w:rPr>
        <w:pPrChange w:id="15182" w:author="Administrator" w:date="2019-03-26T01:10:00Z">
          <w:pPr>
            <w:pStyle w:val="12"/>
            <w:numPr>
              <w:numId w:val="1"/>
            </w:numPr>
            <w:spacing w:after="240"/>
            <w:ind w:leftChars="0" w:left="360" w:hanging="360"/>
            <w:outlineLvl w:val="0"/>
          </w:pPr>
        </w:pPrChange>
      </w:pPr>
      <w:ins w:id="15183" w:author="Administrator" w:date="2019-03-31T04:28:00Z">
        <w:r>
          <w:rPr>
            <w:rFonts w:hint="eastAsia"/>
          </w:rPr>
          <w:t>至於那</w:t>
        </w:r>
      </w:ins>
      <w:ins w:id="15184" w:author="Administrator" w:date="2019-03-31T04:29:00Z">
        <w:r>
          <w:rPr>
            <w:rFonts w:hint="eastAsia"/>
          </w:rPr>
          <w:t>鬼屍門的太上長老，</w:t>
        </w:r>
      </w:ins>
      <w:ins w:id="15185" w:author="Administrator" w:date="2019-03-31T04:28:00Z">
        <w:r>
          <w:rPr>
            <w:rFonts w:hint="eastAsia"/>
          </w:rPr>
          <w:t>此時居然分成了</w:t>
        </w:r>
      </w:ins>
      <w:ins w:id="15186" w:author="Administrator" w:date="2019-03-31T04:29:00Z">
        <w:r>
          <w:rPr>
            <w:rFonts w:hint="eastAsia"/>
          </w:rPr>
          <w:t>兩個完整的個體，雙掌相連，</w:t>
        </w:r>
      </w:ins>
      <w:ins w:id="15187" w:author="Administrator" w:date="2019-03-31T04:30:00Z">
        <w:r w:rsidR="00A341F3">
          <w:rPr>
            <w:rFonts w:hint="eastAsia"/>
          </w:rPr>
          <w:t>體內陰</w:t>
        </w:r>
        <w:r w:rsidR="00A341F3">
          <w:rPr>
            <w:rFonts w:hint="eastAsia"/>
          </w:rPr>
          <w:lastRenderedPageBreak/>
          <w:t>陽之氣循環不已，氣勢赫然比起其他兩人都來得更為強</w:t>
        </w:r>
      </w:ins>
      <w:ins w:id="15188" w:author="Administrator" w:date="2019-03-31T04:31:00Z">
        <w:r w:rsidR="00A341F3">
          <w:rPr>
            <w:rFonts w:hint="eastAsia"/>
          </w:rPr>
          <w:t>大</w:t>
        </w:r>
      </w:ins>
      <w:ins w:id="15189" w:author="簡新佳" w:date="2019-04-01T10:12:00Z">
        <w:r w:rsidR="004B5160">
          <w:rPr>
            <w:rFonts w:hint="eastAsia"/>
          </w:rPr>
          <w:t>，已達到了凝神境中期，跟歐</w:t>
        </w:r>
      </w:ins>
      <w:ins w:id="15190" w:author="簡新佳" w:date="2019-04-01T10:13:00Z">
        <w:r w:rsidR="004B5160">
          <w:rPr>
            <w:rFonts w:hint="eastAsia"/>
          </w:rPr>
          <w:t>陽道德貞君的氣息不遑多讓。</w:t>
        </w:r>
      </w:ins>
    </w:p>
    <w:p w:rsidR="000F0075" w:rsidRDefault="009561DB">
      <w:pPr>
        <w:pStyle w:val="12"/>
        <w:spacing w:after="240"/>
        <w:ind w:leftChars="0" w:left="0"/>
        <w:rPr>
          <w:ins w:id="15191" w:author="簡新佳" w:date="2019-04-01T10:54:00Z"/>
        </w:rPr>
        <w:pPrChange w:id="15192" w:author="Administrator" w:date="2019-03-26T01:10:00Z">
          <w:pPr>
            <w:pStyle w:val="12"/>
            <w:numPr>
              <w:numId w:val="1"/>
            </w:numPr>
            <w:spacing w:after="240"/>
            <w:ind w:leftChars="0" w:left="360" w:hanging="360"/>
            <w:outlineLvl w:val="0"/>
          </w:pPr>
        </w:pPrChange>
      </w:pPr>
      <w:ins w:id="15193" w:author="簡新佳" w:date="2019-04-01T10:48:00Z">
        <w:r>
          <w:rPr>
            <w:rFonts w:hint="eastAsia"/>
          </w:rPr>
          <w:t>四人各施絕技，</w:t>
        </w:r>
      </w:ins>
      <w:ins w:id="15194" w:author="簡新佳" w:date="2019-04-01T10:49:00Z">
        <w:r w:rsidR="00982671">
          <w:rPr>
            <w:rFonts w:hint="eastAsia"/>
          </w:rPr>
          <w:t>蓄勢待發的同時，</w:t>
        </w:r>
      </w:ins>
      <w:ins w:id="15195" w:author="簡新佳" w:date="2019-04-01T10:50:00Z">
        <w:r w:rsidR="00982671" w:rsidRPr="003E206B">
          <w:rPr>
            <w:rFonts w:hint="eastAsia"/>
          </w:rPr>
          <w:t>鴟龜</w:t>
        </w:r>
        <w:r w:rsidR="00982671">
          <w:rPr>
            <w:rFonts w:hint="eastAsia"/>
          </w:rPr>
          <w:t>同樣也漸漸失去了耐性，他原本碩大的瞳孔之中，兩道</w:t>
        </w:r>
      </w:ins>
      <w:ins w:id="15196" w:author="簡新佳" w:date="2019-04-01T10:51:00Z">
        <w:r w:rsidR="00982671">
          <w:rPr>
            <w:rFonts w:hint="eastAsia"/>
          </w:rPr>
          <w:t>豎目微微一縮，跟著猛</w:t>
        </w:r>
      </w:ins>
      <w:ins w:id="15197" w:author="簡新佳" w:date="2019-04-01T10:52:00Z">
        <w:r w:rsidR="00982671">
          <w:rPr>
            <w:rFonts w:hint="eastAsia"/>
          </w:rPr>
          <w:t>然將背一躬，其龜甲上的靈山喀嚓一聲，無數</w:t>
        </w:r>
      </w:ins>
      <w:ins w:id="15198" w:author="簡新佳" w:date="2019-04-01T10:53:00Z">
        <w:r w:rsidR="00982671">
          <w:rPr>
            <w:rFonts w:hint="eastAsia"/>
          </w:rPr>
          <w:t>尖銳巨石，如利刺暗器，</w:t>
        </w:r>
      </w:ins>
      <w:ins w:id="15199" w:author="簡新佳" w:date="2019-04-01T10:54:00Z">
        <w:r w:rsidR="00982671">
          <w:rPr>
            <w:rFonts w:hint="eastAsia"/>
          </w:rPr>
          <w:t>咻咻咻地朝外射去。</w:t>
        </w:r>
      </w:ins>
    </w:p>
    <w:p w:rsidR="000F0075" w:rsidRDefault="00982671">
      <w:pPr>
        <w:pStyle w:val="12"/>
        <w:spacing w:after="240"/>
        <w:ind w:leftChars="0" w:left="0"/>
        <w:rPr>
          <w:ins w:id="15200" w:author="簡新佳" w:date="2019-04-01T10:55:00Z"/>
        </w:rPr>
        <w:pPrChange w:id="15201" w:author="Administrator" w:date="2019-03-26T01:10:00Z">
          <w:pPr>
            <w:pStyle w:val="12"/>
            <w:numPr>
              <w:numId w:val="1"/>
            </w:numPr>
            <w:spacing w:after="240"/>
            <w:ind w:leftChars="0" w:left="360" w:hanging="360"/>
            <w:outlineLvl w:val="0"/>
          </w:pPr>
        </w:pPrChange>
      </w:pPr>
      <w:ins w:id="15202" w:author="簡新佳" w:date="2019-04-01T10:54:00Z">
        <w:r>
          <w:rPr>
            <w:rFonts w:hint="eastAsia"/>
          </w:rPr>
          <w:t>遠遠看去，方圓百里之內，滿天尖石</w:t>
        </w:r>
      </w:ins>
      <w:ins w:id="15203" w:author="簡新佳" w:date="2019-04-01T10:55:00Z">
        <w:r>
          <w:rPr>
            <w:rFonts w:hint="eastAsia"/>
          </w:rPr>
          <w:t>飛舞，那些幻影不論是真是假，一一被貫穿而過，難以阻擋。</w:t>
        </w:r>
      </w:ins>
    </w:p>
    <w:p w:rsidR="000F0075" w:rsidRDefault="001A2F7C">
      <w:pPr>
        <w:pStyle w:val="12"/>
        <w:spacing w:after="240"/>
        <w:ind w:leftChars="0" w:left="0"/>
        <w:rPr>
          <w:ins w:id="15204" w:author="簡新佳" w:date="2019-04-01T11:23:00Z"/>
        </w:rPr>
        <w:pPrChange w:id="15205" w:author="Administrator" w:date="2019-03-26T01:10:00Z">
          <w:pPr>
            <w:pStyle w:val="12"/>
            <w:numPr>
              <w:numId w:val="1"/>
            </w:numPr>
            <w:spacing w:after="240"/>
            <w:ind w:leftChars="0" w:left="360" w:hanging="360"/>
            <w:outlineLvl w:val="0"/>
          </w:pPr>
        </w:pPrChange>
      </w:pPr>
      <w:ins w:id="15206" w:author="簡新佳" w:date="2019-04-01T10:55:00Z">
        <w:r>
          <w:rPr>
            <w:rFonts w:hint="eastAsia"/>
          </w:rPr>
          <w:t>「糟糕！」歐陽道德</w:t>
        </w:r>
      </w:ins>
      <w:ins w:id="15207" w:author="Administrator" w:date="2019-03-31T04:31:00Z">
        <w:del w:id="15208" w:author="簡新佳" w:date="2019-04-01T10:12:00Z">
          <w:r w:rsidR="00A341F3" w:rsidDel="004B5160">
            <w:rPr>
              <w:rFonts w:hint="eastAsia"/>
            </w:rPr>
            <w:delText>。</w:delText>
          </w:r>
        </w:del>
      </w:ins>
      <w:ins w:id="15209" w:author="簡新佳" w:date="2019-04-01T11:16:00Z">
        <w:r>
          <w:rPr>
            <w:rFonts w:hint="eastAsia"/>
          </w:rPr>
          <w:t>真君臉色一變，</w:t>
        </w:r>
      </w:ins>
      <w:ins w:id="15210" w:author="簡新佳" w:date="2019-04-01T11:28:00Z">
        <w:r w:rsidR="00AB4A1F">
          <w:rPr>
            <w:rFonts w:hint="eastAsia"/>
          </w:rPr>
          <w:t>無可奈何之下只能</w:t>
        </w:r>
      </w:ins>
      <w:ins w:id="15211" w:author="簡新佳" w:date="2019-04-01T11:16:00Z">
        <w:r>
          <w:rPr>
            <w:rFonts w:hint="eastAsia"/>
          </w:rPr>
          <w:t>掐訣改變陣法，四面寶鏡各自交錯，</w:t>
        </w:r>
      </w:ins>
      <w:ins w:id="15212" w:author="簡新佳" w:date="2019-04-01T11:19:00Z">
        <w:r>
          <w:rPr>
            <w:rFonts w:hint="eastAsia"/>
          </w:rPr>
          <w:t>原本</w:t>
        </w:r>
      </w:ins>
      <w:ins w:id="15213" w:author="簡新佳" w:date="2019-04-01T11:21:00Z">
        <w:r w:rsidR="00AB4A1F">
          <w:rPr>
            <w:rFonts w:hint="eastAsia"/>
          </w:rPr>
          <w:t>虛幻的身影紛紛凝結成半實體的</w:t>
        </w:r>
      </w:ins>
      <w:ins w:id="15214" w:author="簡新佳" w:date="2019-04-01T11:22:00Z">
        <w:r w:rsidR="00AB4A1F">
          <w:rPr>
            <w:rFonts w:hint="eastAsia"/>
          </w:rPr>
          <w:t>化身，跟著轟然出手，噴出</w:t>
        </w:r>
      </w:ins>
      <w:ins w:id="15215" w:author="簡新佳" w:date="2019-04-01T11:23:00Z">
        <w:r w:rsidR="00A65E9F">
          <w:rPr>
            <w:rFonts w:hint="eastAsia"/>
          </w:rPr>
          <w:t>一道道四色光芒，</w:t>
        </w:r>
      </w:ins>
      <w:ins w:id="15216" w:author="簡新佳" w:date="2019-04-01T11:31:00Z">
        <w:r w:rsidR="00A65E9F">
          <w:rPr>
            <w:rFonts w:hint="eastAsia"/>
          </w:rPr>
          <w:t>將</w:t>
        </w:r>
      </w:ins>
      <w:ins w:id="15217" w:author="簡新佳" w:date="2019-04-01T11:23:00Z">
        <w:r w:rsidR="00AB4A1F">
          <w:rPr>
            <w:rFonts w:hint="eastAsia"/>
          </w:rPr>
          <w:t>那些尖石</w:t>
        </w:r>
      </w:ins>
      <w:ins w:id="15218" w:author="簡新佳" w:date="2019-04-01T11:31:00Z">
        <w:r w:rsidR="00A65E9F">
          <w:rPr>
            <w:rFonts w:hint="eastAsia"/>
          </w:rPr>
          <w:t>一一擊碎，</w:t>
        </w:r>
      </w:ins>
      <w:ins w:id="15219" w:author="簡新佳" w:date="2019-04-01T11:23:00Z">
        <w:r w:rsidR="00AB4A1F">
          <w:rPr>
            <w:rFonts w:hint="eastAsia"/>
          </w:rPr>
          <w:t>。</w:t>
        </w:r>
      </w:ins>
    </w:p>
    <w:p w:rsidR="000F0075" w:rsidRDefault="00AB4A1F">
      <w:pPr>
        <w:pStyle w:val="12"/>
        <w:spacing w:after="240"/>
        <w:ind w:leftChars="0" w:left="0"/>
        <w:rPr>
          <w:ins w:id="15220" w:author="簡新佳" w:date="2019-04-01T11:26:00Z"/>
        </w:rPr>
        <w:pPrChange w:id="15221" w:author="Administrator" w:date="2019-03-26T01:10:00Z">
          <w:pPr>
            <w:pStyle w:val="12"/>
            <w:numPr>
              <w:numId w:val="1"/>
            </w:numPr>
            <w:spacing w:after="240"/>
            <w:ind w:leftChars="0" w:left="360" w:hanging="360"/>
            <w:outlineLvl w:val="0"/>
          </w:pPr>
        </w:pPrChange>
      </w:pPr>
      <w:ins w:id="15222" w:author="簡新佳" w:date="2019-04-01T11:23:00Z">
        <w:r>
          <w:rPr>
            <w:rFonts w:hint="eastAsia"/>
          </w:rPr>
          <w:t>「你上當了！」</w:t>
        </w:r>
        <w:r w:rsidRPr="003E206B">
          <w:rPr>
            <w:rFonts w:hint="eastAsia"/>
          </w:rPr>
          <w:t>鴟龜</w:t>
        </w:r>
      </w:ins>
      <w:ins w:id="15223" w:author="簡新佳" w:date="2019-04-01T11:24:00Z">
        <w:r>
          <w:rPr>
            <w:rFonts w:hint="eastAsia"/>
          </w:rPr>
          <w:t>眼神閃過一絲狡獪，跟著倏地轉向其中一道赤雲的身影，後者仍</w:t>
        </w:r>
      </w:ins>
      <w:ins w:id="15224" w:author="簡新佳" w:date="2019-04-01T11:25:00Z">
        <w:r>
          <w:rPr>
            <w:rFonts w:hint="eastAsia"/>
          </w:rPr>
          <w:t>是一劍</w:t>
        </w:r>
      </w:ins>
      <w:ins w:id="15225" w:author="簡新佳" w:date="2019-04-01T11:26:00Z">
        <w:r>
          <w:rPr>
            <w:rFonts w:hint="eastAsia"/>
          </w:rPr>
          <w:t>向上，擎天</w:t>
        </w:r>
      </w:ins>
      <w:ins w:id="15226" w:author="簡新佳" w:date="2019-04-01T11:25:00Z">
        <w:r>
          <w:rPr>
            <w:rFonts w:hint="eastAsia"/>
          </w:rPr>
          <w:t>蓄勢</w:t>
        </w:r>
      </w:ins>
      <w:ins w:id="15227" w:author="簡新佳" w:date="2019-04-01T11:26:00Z">
        <w:r>
          <w:rPr>
            <w:rFonts w:hint="eastAsia"/>
          </w:rPr>
          <w:t>的樣子，在其他赤雲身影之中，顯得格外的注目。</w:t>
        </w:r>
      </w:ins>
    </w:p>
    <w:p w:rsidR="000F0075" w:rsidRDefault="00AB4A1F">
      <w:pPr>
        <w:pStyle w:val="12"/>
        <w:spacing w:after="240"/>
        <w:ind w:leftChars="0" w:left="0"/>
        <w:rPr>
          <w:ins w:id="15228" w:author="簡新佳" w:date="2019-04-01T11:29:00Z"/>
        </w:rPr>
        <w:pPrChange w:id="15229" w:author="Administrator" w:date="2019-03-26T01:10:00Z">
          <w:pPr>
            <w:pStyle w:val="12"/>
            <w:numPr>
              <w:numId w:val="1"/>
            </w:numPr>
            <w:spacing w:after="240"/>
            <w:ind w:leftChars="0" w:left="360" w:hanging="360"/>
            <w:outlineLvl w:val="0"/>
          </w:pPr>
        </w:pPrChange>
      </w:pPr>
      <w:ins w:id="15230" w:author="簡新佳" w:date="2019-04-01T11:26:00Z">
        <w:r>
          <w:rPr>
            <w:rFonts w:hint="eastAsia"/>
          </w:rPr>
          <w:t>「不好，</w:t>
        </w:r>
      </w:ins>
      <w:ins w:id="15231" w:author="簡新佳" w:date="2019-04-01T11:27:00Z">
        <w:r w:rsidRPr="003E206B">
          <w:rPr>
            <w:rFonts w:hint="eastAsia"/>
          </w:rPr>
          <w:t>鴟龜</w:t>
        </w:r>
        <w:r>
          <w:rPr>
            <w:rFonts w:hint="eastAsia"/>
          </w:rPr>
          <w:t>發現你們了，諸位道友，還不快出手！」歐陽道德真君臉色難看，知道自己</w:t>
        </w:r>
      </w:ins>
      <w:ins w:id="15232" w:author="簡新佳" w:date="2019-04-01T11:29:00Z">
        <w:r>
          <w:rPr>
            <w:rFonts w:hint="eastAsia"/>
          </w:rPr>
          <w:t>終究</w:t>
        </w:r>
      </w:ins>
      <w:ins w:id="15233" w:author="簡新佳" w:date="2019-04-01T11:28:00Z">
        <w:r>
          <w:rPr>
            <w:rFonts w:hint="eastAsia"/>
          </w:rPr>
          <w:t>還是</w:t>
        </w:r>
      </w:ins>
      <w:ins w:id="15234" w:author="簡新佳" w:date="2019-04-01T11:27:00Z">
        <w:r>
          <w:rPr>
            <w:rFonts w:hint="eastAsia"/>
          </w:rPr>
          <w:t>中了對方的</w:t>
        </w:r>
      </w:ins>
      <w:ins w:id="15235" w:author="簡新佳" w:date="2019-04-01T11:29:00Z">
        <w:r>
          <w:rPr>
            <w:rFonts w:hint="eastAsia"/>
          </w:rPr>
          <w:t>陽謀</w:t>
        </w:r>
      </w:ins>
      <w:ins w:id="15236" w:author="簡新佳" w:date="2019-04-01T11:27:00Z">
        <w:r>
          <w:rPr>
            <w:rFonts w:hint="eastAsia"/>
          </w:rPr>
          <w:t>，</w:t>
        </w:r>
      </w:ins>
      <w:ins w:id="15237" w:author="簡新佳" w:date="2019-04-01T11:29:00Z">
        <w:r>
          <w:rPr>
            <w:rFonts w:hint="eastAsia"/>
          </w:rPr>
          <w:t>但此時已顧不了那麼多了，只能催促著其他三人出手。</w:t>
        </w:r>
      </w:ins>
    </w:p>
    <w:p w:rsidR="000F0075" w:rsidRDefault="00AB4A1F">
      <w:pPr>
        <w:pStyle w:val="12"/>
        <w:spacing w:after="240"/>
        <w:ind w:leftChars="0" w:left="0"/>
        <w:rPr>
          <w:ins w:id="15238" w:author="簡新佳" w:date="2019-04-01T11:57:00Z"/>
        </w:rPr>
        <w:pPrChange w:id="15239" w:author="Administrator" w:date="2019-03-26T01:10:00Z">
          <w:pPr>
            <w:pStyle w:val="12"/>
            <w:numPr>
              <w:numId w:val="1"/>
            </w:numPr>
            <w:spacing w:after="240"/>
            <w:ind w:leftChars="0" w:left="360" w:hanging="360"/>
            <w:outlineLvl w:val="0"/>
          </w:pPr>
        </w:pPrChange>
      </w:pPr>
      <w:ins w:id="15240" w:author="簡新佳" w:date="2019-04-01T11:29:00Z">
        <w:r>
          <w:rPr>
            <w:rFonts w:hint="eastAsia"/>
          </w:rPr>
          <w:t>同時他再度掐訣，那四面寶鏡盤旋環繞，</w:t>
        </w:r>
      </w:ins>
      <w:ins w:id="15241" w:author="簡新佳" w:date="2019-04-01T11:30:00Z">
        <w:r w:rsidR="00A65E9F">
          <w:rPr>
            <w:rFonts w:hint="eastAsia"/>
          </w:rPr>
          <w:t>上下左右</w:t>
        </w:r>
      </w:ins>
      <w:ins w:id="15242" w:author="簡新佳" w:date="2019-04-01T11:29:00Z">
        <w:r>
          <w:rPr>
            <w:rFonts w:hint="eastAsia"/>
          </w:rPr>
          <w:t>組成了</w:t>
        </w:r>
      </w:ins>
      <w:ins w:id="15243" w:author="簡新佳" w:date="2019-04-01T11:30:00Z">
        <w:r>
          <w:rPr>
            <w:rFonts w:hint="eastAsia"/>
          </w:rPr>
          <w:t>一面輪盤，</w:t>
        </w:r>
      </w:ins>
      <w:ins w:id="15244" w:author="簡新佳" w:date="2019-04-01T11:31:00Z">
        <w:r w:rsidR="00A65E9F">
          <w:rPr>
            <w:rFonts w:hint="eastAsia"/>
          </w:rPr>
          <w:t>原本的那些幻影也凝聚合成</w:t>
        </w:r>
      </w:ins>
      <w:ins w:id="15245" w:author="簡新佳" w:date="2019-04-01T11:32:00Z">
        <w:r w:rsidR="00A65E9F">
          <w:rPr>
            <w:rFonts w:hint="eastAsia"/>
          </w:rPr>
          <w:t>一個</w:t>
        </w:r>
      </w:ins>
      <w:ins w:id="15246" w:author="簡新佳" w:date="2019-04-01T11:56:00Z">
        <w:r w:rsidR="003D2DF2">
          <w:rPr>
            <w:rFonts w:hint="eastAsia"/>
          </w:rPr>
          <w:t>百丈大小</w:t>
        </w:r>
      </w:ins>
      <w:ins w:id="15247" w:author="簡新佳" w:date="2019-04-01T11:32:00Z">
        <w:r w:rsidR="00A65E9F">
          <w:rPr>
            <w:rFonts w:hint="eastAsia"/>
          </w:rPr>
          <w:t>的虛幻神像，</w:t>
        </w:r>
      </w:ins>
      <w:ins w:id="15248" w:author="簡新佳" w:date="2019-04-01T11:37:00Z">
        <w:r w:rsidR="00A65E9F">
          <w:rPr>
            <w:rFonts w:hint="eastAsia"/>
          </w:rPr>
          <w:t>三頭六臂，</w:t>
        </w:r>
      </w:ins>
      <w:ins w:id="15249" w:author="簡新佳" w:date="2019-04-01T11:36:00Z">
        <w:r w:rsidR="00A65E9F">
          <w:rPr>
            <w:rFonts w:hint="eastAsia"/>
          </w:rPr>
          <w:t>青</w:t>
        </w:r>
      </w:ins>
      <w:ins w:id="15250" w:author="簡新佳" w:date="2019-04-01T11:32:00Z">
        <w:r w:rsidR="00A65E9F">
          <w:rPr>
            <w:rFonts w:hint="eastAsia"/>
          </w:rPr>
          <w:t>面獠牙</w:t>
        </w:r>
      </w:ins>
      <w:ins w:id="15251" w:author="簡新佳" w:date="2019-04-01T11:36:00Z">
        <w:r w:rsidR="00A65E9F">
          <w:rPr>
            <w:rFonts w:hint="eastAsia"/>
          </w:rPr>
          <w:t>，</w:t>
        </w:r>
      </w:ins>
      <w:ins w:id="15252" w:author="簡新佳" w:date="2019-04-01T11:37:00Z">
        <w:r w:rsidR="00A65E9F">
          <w:rPr>
            <w:rFonts w:hint="eastAsia"/>
          </w:rPr>
          <w:t>每一條手臂上都拿著不同的法寶，凶神惡煞地往</w:t>
        </w:r>
        <w:r w:rsidR="00A65E9F" w:rsidRPr="003E206B">
          <w:rPr>
            <w:rFonts w:hint="eastAsia"/>
          </w:rPr>
          <w:t>鴟龜</w:t>
        </w:r>
        <w:r w:rsidR="00A65E9F">
          <w:rPr>
            <w:rFonts w:hint="eastAsia"/>
          </w:rPr>
          <w:t>砸去。</w:t>
        </w:r>
      </w:ins>
    </w:p>
    <w:p w:rsidR="000F0075" w:rsidRDefault="003D2DF2">
      <w:pPr>
        <w:pStyle w:val="12"/>
        <w:spacing w:after="240"/>
        <w:ind w:leftChars="0" w:left="0"/>
        <w:rPr>
          <w:ins w:id="15253" w:author="簡新佳" w:date="2019-04-01T11:57:00Z"/>
        </w:rPr>
        <w:pPrChange w:id="15254" w:author="Administrator" w:date="2019-03-26T01:10:00Z">
          <w:pPr>
            <w:pStyle w:val="12"/>
            <w:numPr>
              <w:numId w:val="1"/>
            </w:numPr>
            <w:spacing w:after="240"/>
            <w:ind w:leftChars="0" w:left="360" w:hanging="360"/>
            <w:outlineLvl w:val="0"/>
          </w:pPr>
        </w:pPrChange>
      </w:pPr>
      <w:ins w:id="15255" w:author="簡新佳" w:date="2019-04-01T11:57:00Z">
        <w:r>
          <w:rPr>
            <w:rFonts w:hint="eastAsia"/>
          </w:rPr>
          <w:t>一旁的三人見狀，也不得不停止蓄勢，紛紛將準備已久的神通術法下擊去。</w:t>
        </w:r>
      </w:ins>
    </w:p>
    <w:p w:rsidR="000F0075" w:rsidRDefault="003D2DF2">
      <w:pPr>
        <w:pStyle w:val="12"/>
        <w:spacing w:after="240"/>
        <w:ind w:leftChars="0" w:left="0"/>
        <w:rPr>
          <w:ins w:id="15256" w:author="簡新佳" w:date="2019-04-01T13:34:00Z"/>
        </w:rPr>
        <w:pPrChange w:id="15257" w:author="Administrator" w:date="2019-03-26T01:10:00Z">
          <w:pPr>
            <w:pStyle w:val="12"/>
            <w:numPr>
              <w:numId w:val="1"/>
            </w:numPr>
            <w:spacing w:after="240"/>
            <w:ind w:leftChars="0" w:left="360" w:hanging="360"/>
            <w:outlineLvl w:val="0"/>
          </w:pPr>
        </w:pPrChange>
      </w:pPr>
      <w:ins w:id="15258" w:author="簡新佳" w:date="2019-04-01T11:58:00Z">
        <w:r>
          <w:rPr>
            <w:rFonts w:hint="eastAsia"/>
          </w:rPr>
          <w:t>赤雲的</w:t>
        </w:r>
      </w:ins>
      <w:ins w:id="15259" w:author="簡新佳" w:date="2019-04-01T11:59:00Z">
        <w:r>
          <w:rPr>
            <w:rFonts w:hint="eastAsia"/>
          </w:rPr>
          <w:t>穹蒼一劍，此時已經有數千丈高，即使</w:t>
        </w:r>
      </w:ins>
      <w:ins w:id="15260" w:author="簡新佳" w:date="2019-04-01T13:33:00Z">
        <w:r w:rsidR="00E677C9">
          <w:rPr>
            <w:rFonts w:hint="eastAsia"/>
          </w:rPr>
          <w:t>大小</w:t>
        </w:r>
      </w:ins>
      <w:ins w:id="15261" w:author="簡新佳" w:date="2019-04-01T11:59:00Z">
        <w:r>
          <w:rPr>
            <w:rFonts w:hint="eastAsia"/>
          </w:rPr>
          <w:t>仍不如</w:t>
        </w:r>
        <w:r w:rsidRPr="003E206B">
          <w:rPr>
            <w:rFonts w:hint="eastAsia"/>
          </w:rPr>
          <w:t>鴟龜</w:t>
        </w:r>
        <w:r>
          <w:rPr>
            <w:rFonts w:hint="eastAsia"/>
          </w:rPr>
          <w:t>，但也足以威脅</w:t>
        </w:r>
      </w:ins>
      <w:ins w:id="15262" w:author="簡新佳" w:date="2019-04-01T13:32:00Z">
        <w:r w:rsidR="00E677C9">
          <w:rPr>
            <w:rFonts w:hint="eastAsia"/>
          </w:rPr>
          <w:t>到</w:t>
        </w:r>
      </w:ins>
      <w:ins w:id="15263" w:author="簡新佳" w:date="2019-04-01T12:00:00Z">
        <w:r>
          <w:rPr>
            <w:rFonts w:hint="eastAsia"/>
          </w:rPr>
          <w:t>牠，</w:t>
        </w:r>
      </w:ins>
      <w:ins w:id="15264" w:author="簡新佳" w:date="2019-04-01T13:32:00Z">
        <w:r w:rsidR="00E677C9">
          <w:rPr>
            <w:rFonts w:hint="eastAsia"/>
          </w:rPr>
          <w:t>一劍</w:t>
        </w:r>
      </w:ins>
      <w:ins w:id="15265" w:author="簡新佳" w:date="2019-04-01T12:00:00Z">
        <w:r>
          <w:rPr>
            <w:rFonts w:hint="eastAsia"/>
          </w:rPr>
          <w:t>劈下，</w:t>
        </w:r>
      </w:ins>
      <w:ins w:id="15266" w:author="簡新佳" w:date="2019-04-01T13:32:00Z">
        <w:r w:rsidR="00E677C9">
          <w:rPr>
            <w:rFonts w:hint="eastAsia"/>
          </w:rPr>
          <w:t>如天</w:t>
        </w:r>
      </w:ins>
      <w:ins w:id="15267" w:author="簡新佳" w:date="2019-04-01T13:33:00Z">
        <w:r w:rsidR="00E677C9">
          <w:rPr>
            <w:rFonts w:hint="eastAsia"/>
          </w:rPr>
          <w:t>火降世，尚未</w:t>
        </w:r>
      </w:ins>
      <w:ins w:id="15268" w:author="簡新佳" w:date="2019-04-01T13:34:00Z">
        <w:r w:rsidR="00E677C9">
          <w:rPr>
            <w:rFonts w:hint="eastAsia"/>
          </w:rPr>
          <w:t>觸及便迎面撲來一陣</w:t>
        </w:r>
      </w:ins>
      <w:ins w:id="15269" w:author="簡新佳" w:date="2019-04-01T13:35:00Z">
        <w:r w:rsidR="00E677C9">
          <w:rPr>
            <w:rFonts w:hint="eastAsia"/>
          </w:rPr>
          <w:t>焚魂</w:t>
        </w:r>
      </w:ins>
      <w:ins w:id="15270" w:author="簡新佳" w:date="2019-04-01T13:34:00Z">
        <w:r w:rsidR="00E677C9">
          <w:rPr>
            <w:rFonts w:hint="eastAsia"/>
          </w:rPr>
          <w:t>炙熱，</w:t>
        </w:r>
      </w:ins>
      <w:ins w:id="15271" w:author="簡新佳" w:date="2019-04-01T13:35:00Z">
        <w:r w:rsidR="00E677C9">
          <w:rPr>
            <w:rFonts w:hint="eastAsia"/>
          </w:rPr>
          <w:t>將四周的草木化為灰燼，即使是巨石都被烤</w:t>
        </w:r>
      </w:ins>
      <w:ins w:id="15272" w:author="簡新佳" w:date="2019-04-01T13:36:00Z">
        <w:r w:rsidR="00E677C9">
          <w:rPr>
            <w:rFonts w:hint="eastAsia"/>
          </w:rPr>
          <w:t>出了一道道的裂痕。</w:t>
        </w:r>
      </w:ins>
    </w:p>
    <w:p w:rsidR="000F0075" w:rsidRDefault="00E677C9">
      <w:pPr>
        <w:pStyle w:val="12"/>
        <w:spacing w:after="240"/>
        <w:ind w:leftChars="0" w:left="0"/>
        <w:rPr>
          <w:ins w:id="15273" w:author="簡新佳" w:date="2019-04-01T13:38:00Z"/>
        </w:rPr>
        <w:pPrChange w:id="15274" w:author="Administrator" w:date="2019-03-26T01:10:00Z">
          <w:pPr>
            <w:pStyle w:val="12"/>
            <w:numPr>
              <w:numId w:val="1"/>
            </w:numPr>
            <w:spacing w:after="240"/>
            <w:ind w:leftChars="0" w:left="360" w:hanging="360"/>
            <w:outlineLvl w:val="0"/>
          </w:pPr>
        </w:pPrChange>
      </w:pPr>
      <w:ins w:id="15275" w:author="簡新佳" w:date="2019-04-01T13:36:00Z">
        <w:r>
          <w:rPr>
            <w:rFonts w:hint="eastAsia"/>
          </w:rPr>
          <w:t>更在劃破</w:t>
        </w:r>
      </w:ins>
      <w:ins w:id="15276" w:author="簡新佳" w:date="2019-04-01T12:00:00Z">
        <w:r>
          <w:rPr>
            <w:rFonts w:hint="eastAsia"/>
          </w:rPr>
          <w:t>天</w:t>
        </w:r>
      </w:ins>
      <w:ins w:id="15277" w:author="簡新佳" w:date="2019-04-01T13:36:00Z">
        <w:r>
          <w:rPr>
            <w:rFonts w:hint="eastAsia"/>
          </w:rPr>
          <w:t>際時，</w:t>
        </w:r>
      </w:ins>
      <w:ins w:id="15278" w:author="簡新佳" w:date="2019-04-01T13:38:00Z">
        <w:r>
          <w:rPr>
            <w:rFonts w:hint="eastAsia"/>
          </w:rPr>
          <w:t>半</w:t>
        </w:r>
      </w:ins>
      <w:ins w:id="15279" w:author="簡新佳" w:date="2019-04-01T12:00:00Z">
        <w:r w:rsidR="003D2DF2">
          <w:rPr>
            <w:rFonts w:hint="eastAsia"/>
          </w:rPr>
          <w:t>空</w:t>
        </w:r>
      </w:ins>
      <w:ins w:id="15280" w:author="簡新佳" w:date="2019-04-01T13:36:00Z">
        <w:r>
          <w:rPr>
            <w:rFonts w:hint="eastAsia"/>
          </w:rPr>
          <w:t>中都出現了一道深深的痕跡，</w:t>
        </w:r>
      </w:ins>
      <w:ins w:id="15281" w:author="簡新佳" w:date="2019-04-01T13:37:00Z">
        <w:r>
          <w:rPr>
            <w:rFonts w:hint="eastAsia"/>
          </w:rPr>
          <w:t>天上的雲層好像被深深劃開兩半，久久無法閉合，露出令人畏懼的天外虛空，</w:t>
        </w:r>
      </w:ins>
      <w:ins w:id="15282" w:author="簡新佳" w:date="2019-04-01T13:38:00Z">
        <w:r>
          <w:rPr>
            <w:rFonts w:hint="eastAsia"/>
          </w:rPr>
          <w:t>漆黑無比。</w:t>
        </w:r>
      </w:ins>
    </w:p>
    <w:p w:rsidR="000F0075" w:rsidRDefault="00E677C9">
      <w:pPr>
        <w:pStyle w:val="12"/>
        <w:spacing w:after="240"/>
        <w:ind w:leftChars="0" w:left="0"/>
        <w:rPr>
          <w:ins w:id="15283" w:author="簡新佳" w:date="2019-04-01T13:41:00Z"/>
        </w:rPr>
        <w:pPrChange w:id="15284" w:author="Administrator" w:date="2019-03-26T01:10:00Z">
          <w:pPr>
            <w:pStyle w:val="12"/>
            <w:numPr>
              <w:numId w:val="1"/>
            </w:numPr>
            <w:spacing w:after="240"/>
            <w:ind w:leftChars="0" w:left="360" w:hanging="360"/>
            <w:outlineLvl w:val="0"/>
          </w:pPr>
        </w:pPrChange>
      </w:pPr>
      <w:ins w:id="15285" w:author="簡新佳" w:date="2019-04-01T13:38:00Z">
        <w:r>
          <w:rPr>
            <w:rFonts w:hint="eastAsia"/>
          </w:rPr>
          <w:t>而林一川的</w:t>
        </w:r>
      </w:ins>
      <w:ins w:id="15286" w:author="簡新佳" w:date="2019-04-01T13:39:00Z">
        <w:r>
          <w:rPr>
            <w:rFonts w:hint="eastAsia"/>
          </w:rPr>
          <w:t>黑色長刀，則電光一閃，瞬間從拔刀姿勢斬出，跟著收刀，好像一切從沒</w:t>
        </w:r>
      </w:ins>
      <w:ins w:id="15287" w:author="簡新佳" w:date="2019-04-01T13:40:00Z">
        <w:r>
          <w:rPr>
            <w:rFonts w:hint="eastAsia"/>
          </w:rPr>
          <w:t>有改變過，可他整個人卻虛脫無力，氣勢下降至元嬰大圓滿，再也不復方</w:t>
        </w:r>
      </w:ins>
      <w:ins w:id="15288" w:author="簡新佳" w:date="2019-04-01T13:41:00Z">
        <w:r>
          <w:rPr>
            <w:rFonts w:hint="eastAsia"/>
          </w:rPr>
          <w:t>才的銳利之意。</w:t>
        </w:r>
      </w:ins>
    </w:p>
    <w:p w:rsidR="000F0075" w:rsidRDefault="00E677C9">
      <w:pPr>
        <w:pStyle w:val="12"/>
        <w:spacing w:after="240"/>
        <w:ind w:leftChars="0" w:left="0"/>
        <w:rPr>
          <w:ins w:id="15289" w:author="簡新佳" w:date="2019-04-01T13:44:00Z"/>
        </w:rPr>
        <w:pPrChange w:id="15290" w:author="Administrator" w:date="2019-03-26T01:10:00Z">
          <w:pPr>
            <w:pStyle w:val="12"/>
            <w:numPr>
              <w:numId w:val="1"/>
            </w:numPr>
            <w:spacing w:after="240"/>
            <w:ind w:leftChars="0" w:left="360" w:hanging="360"/>
            <w:outlineLvl w:val="0"/>
          </w:pPr>
        </w:pPrChange>
      </w:pPr>
      <w:ins w:id="15291" w:author="簡新佳" w:date="2019-04-01T13:41:00Z">
        <w:r>
          <w:rPr>
            <w:rFonts w:hint="eastAsia"/>
          </w:rPr>
          <w:t>然而在他身前，一道細微得肉眼不可見的縫隙，一路</w:t>
        </w:r>
      </w:ins>
      <w:ins w:id="15292" w:author="簡新佳" w:date="2019-04-01T13:45:00Z">
        <w:r w:rsidR="00074E7B">
          <w:rPr>
            <w:rFonts w:hint="eastAsia"/>
          </w:rPr>
          <w:t>漸漸</w:t>
        </w:r>
      </w:ins>
      <w:ins w:id="15293" w:author="簡新佳" w:date="2019-04-01T13:41:00Z">
        <w:r>
          <w:rPr>
            <w:rFonts w:hint="eastAsia"/>
          </w:rPr>
          <w:t>延伸至</w:t>
        </w:r>
      </w:ins>
      <w:ins w:id="15294" w:author="簡新佳" w:date="2019-04-01T13:42:00Z">
        <w:r w:rsidRPr="003E206B">
          <w:rPr>
            <w:rFonts w:hint="eastAsia"/>
          </w:rPr>
          <w:t>鴟龜</w:t>
        </w:r>
        <w:r w:rsidR="00074E7B">
          <w:rPr>
            <w:rFonts w:hint="eastAsia"/>
          </w:rPr>
          <w:t>面前，其內</w:t>
        </w:r>
      </w:ins>
      <w:ins w:id="15295" w:author="簡新佳" w:date="2019-04-01T13:43:00Z">
        <w:r w:rsidR="00074E7B">
          <w:rPr>
            <w:rFonts w:hint="eastAsia"/>
          </w:rPr>
          <w:t>散發出恐怖至極的氣息，彷彿觸及到了道之根本，在這一斬之下，</w:t>
        </w:r>
      </w:ins>
      <w:ins w:id="15296" w:author="簡新佳" w:date="2019-04-01T13:44:00Z">
        <w:r w:rsidR="00074E7B">
          <w:rPr>
            <w:rFonts w:hint="eastAsia"/>
          </w:rPr>
          <w:t>世間內的一切都要分離，就連虛空也不例外，一分為二。</w:t>
        </w:r>
      </w:ins>
    </w:p>
    <w:p w:rsidR="000F0075" w:rsidRDefault="00074E7B">
      <w:pPr>
        <w:pStyle w:val="12"/>
        <w:spacing w:after="240"/>
        <w:ind w:leftChars="0" w:left="0"/>
        <w:rPr>
          <w:ins w:id="15297" w:author="簡新佳" w:date="2019-04-01T13:45:00Z"/>
        </w:rPr>
        <w:pPrChange w:id="15298" w:author="Administrator" w:date="2019-03-26T01:10:00Z">
          <w:pPr>
            <w:pStyle w:val="12"/>
            <w:numPr>
              <w:numId w:val="1"/>
            </w:numPr>
            <w:spacing w:after="240"/>
            <w:ind w:leftChars="0" w:left="360" w:hanging="360"/>
            <w:outlineLvl w:val="0"/>
          </w:pPr>
        </w:pPrChange>
      </w:pPr>
      <w:ins w:id="15299" w:author="簡新佳" w:date="2019-04-01T13:44:00Z">
        <w:r w:rsidRPr="003E206B">
          <w:rPr>
            <w:rFonts w:hint="eastAsia"/>
          </w:rPr>
          <w:lastRenderedPageBreak/>
          <w:t>鴟龜</w:t>
        </w:r>
        <w:r>
          <w:rPr>
            <w:rFonts w:hint="eastAsia"/>
          </w:rPr>
          <w:t>罕見地露出了慎重的眼神，</w:t>
        </w:r>
      </w:ins>
      <w:ins w:id="15300" w:author="簡新佳" w:date="2019-04-01T13:45:00Z">
        <w:r>
          <w:rPr>
            <w:rFonts w:hint="eastAsia"/>
          </w:rPr>
          <w:t>轉頭看向這一刀的隙縫緩緩蔓延過來。</w:t>
        </w:r>
      </w:ins>
    </w:p>
    <w:p w:rsidR="000F0075" w:rsidRDefault="00074E7B">
      <w:pPr>
        <w:pStyle w:val="12"/>
        <w:spacing w:after="240"/>
        <w:ind w:leftChars="0" w:left="0"/>
        <w:rPr>
          <w:ins w:id="15301" w:author="簡新佳" w:date="2019-04-01T13:47:00Z"/>
        </w:rPr>
        <w:pPrChange w:id="15302" w:author="Administrator" w:date="2019-03-26T01:10:00Z">
          <w:pPr>
            <w:pStyle w:val="12"/>
            <w:numPr>
              <w:numId w:val="1"/>
            </w:numPr>
            <w:spacing w:after="240"/>
            <w:ind w:leftChars="0" w:left="360" w:hanging="360"/>
            <w:outlineLvl w:val="0"/>
          </w:pPr>
        </w:pPrChange>
      </w:pPr>
      <w:ins w:id="15303" w:author="簡新佳" w:date="2019-04-01T13:46:00Z">
        <w:r>
          <w:rPr>
            <w:rFonts w:hint="eastAsia"/>
          </w:rPr>
          <w:t>「這一劍一刀有點意思，看來你們值得我認真一點。」</w:t>
        </w:r>
      </w:ins>
    </w:p>
    <w:p w:rsidR="000F0075" w:rsidRDefault="00074E7B">
      <w:pPr>
        <w:pStyle w:val="12"/>
        <w:spacing w:after="240"/>
        <w:ind w:leftChars="0" w:left="0"/>
        <w:rPr>
          <w:ins w:id="15304" w:author="簡新佳" w:date="2019-04-01T13:48:00Z"/>
        </w:rPr>
        <w:pPrChange w:id="15305" w:author="Administrator" w:date="2019-03-26T01:10:00Z">
          <w:pPr>
            <w:pStyle w:val="12"/>
            <w:numPr>
              <w:numId w:val="1"/>
            </w:numPr>
            <w:spacing w:after="240"/>
            <w:ind w:leftChars="0" w:left="360" w:hanging="360"/>
            <w:outlineLvl w:val="0"/>
          </w:pPr>
        </w:pPrChange>
      </w:pPr>
      <w:ins w:id="15306" w:author="簡新佳" w:date="2019-04-01T13:47:00Z">
        <w:r>
          <w:rPr>
            <w:rFonts w:hint="eastAsia"/>
          </w:rPr>
          <w:t>說完這話之後，</w:t>
        </w:r>
        <w:r w:rsidRPr="003E206B">
          <w:rPr>
            <w:rFonts w:hint="eastAsia"/>
          </w:rPr>
          <w:t>鴟龜</w:t>
        </w:r>
      </w:ins>
      <w:ins w:id="15307" w:author="簡新佳" w:date="2019-04-01T14:07:00Z">
        <w:r w:rsidR="00432CAF">
          <w:rPr>
            <w:rFonts w:hint="eastAsia"/>
          </w:rPr>
          <w:t>也不顧即將臨身的劍氣與刀縫，</w:t>
        </w:r>
      </w:ins>
      <w:ins w:id="15308" w:author="簡新佳" w:date="2019-04-01T13:47:00Z">
        <w:r>
          <w:rPr>
            <w:rFonts w:hint="eastAsia"/>
          </w:rPr>
          <w:t>嘴中</w:t>
        </w:r>
      </w:ins>
      <w:ins w:id="15309" w:author="簡新佳" w:date="2019-04-01T13:50:00Z">
        <w:r>
          <w:rPr>
            <w:rFonts w:hint="eastAsia"/>
          </w:rPr>
          <w:t>誦起莫名的經文，</w:t>
        </w:r>
      </w:ins>
      <w:ins w:id="15310" w:author="簡新佳" w:date="2019-04-01T14:05:00Z">
        <w:r w:rsidR="00432CAF">
          <w:rPr>
            <w:rFonts w:hint="eastAsia"/>
          </w:rPr>
          <w:t>雖然聽不懂其內話語，卻不難感受到其內蘊藏的古樸滄桑之意，冉冉</w:t>
        </w:r>
      </w:ins>
      <w:ins w:id="15311" w:author="簡新佳" w:date="2019-04-01T14:06:00Z">
        <w:r w:rsidR="00432CAF">
          <w:rPr>
            <w:rFonts w:hint="eastAsia"/>
          </w:rPr>
          <w:t>悠悠</w:t>
        </w:r>
      </w:ins>
      <w:ins w:id="15312" w:author="簡新佳" w:date="2019-04-01T14:05:00Z">
        <w:r w:rsidR="00432CAF">
          <w:rPr>
            <w:rFonts w:hint="eastAsia"/>
          </w:rPr>
          <w:t>，</w:t>
        </w:r>
      </w:ins>
      <w:ins w:id="15313" w:author="簡新佳" w:date="2019-04-01T14:06:00Z">
        <w:r w:rsidR="00432CAF">
          <w:rPr>
            <w:rFonts w:hint="eastAsia"/>
          </w:rPr>
          <w:t>似乎瀰漫在</w:t>
        </w:r>
      </w:ins>
      <w:ins w:id="15314" w:author="簡新佳" w:date="2019-04-01T14:07:00Z">
        <w:r w:rsidR="00432CAF">
          <w:rPr>
            <w:rFonts w:hint="eastAsia"/>
          </w:rPr>
          <w:t>這</w:t>
        </w:r>
      </w:ins>
      <w:ins w:id="15315" w:author="簡新佳" w:date="2019-04-01T14:06:00Z">
        <w:r w:rsidR="00432CAF">
          <w:rPr>
            <w:rFonts w:hint="eastAsia"/>
          </w:rPr>
          <w:t>天地之間。</w:t>
        </w:r>
      </w:ins>
    </w:p>
    <w:p w:rsidR="000F0075" w:rsidRDefault="00432CAF">
      <w:pPr>
        <w:pStyle w:val="12"/>
        <w:spacing w:after="240"/>
        <w:ind w:leftChars="0" w:left="0"/>
        <w:rPr>
          <w:ins w:id="15316" w:author="簡新佳" w:date="2019-04-01T14:09:00Z"/>
        </w:rPr>
        <w:pPrChange w:id="15317" w:author="Administrator" w:date="2019-03-26T01:10:00Z">
          <w:pPr>
            <w:pStyle w:val="12"/>
            <w:numPr>
              <w:numId w:val="1"/>
            </w:numPr>
            <w:spacing w:after="240"/>
            <w:ind w:leftChars="0" w:left="360" w:hanging="360"/>
            <w:outlineLvl w:val="0"/>
          </w:pPr>
        </w:pPrChange>
      </w:pPr>
      <w:ins w:id="15318" w:author="簡新佳" w:date="2019-04-01T14:06:00Z">
        <w:r>
          <w:rPr>
            <w:rFonts w:hint="eastAsia"/>
          </w:rPr>
          <w:t>在這經文聲中，</w:t>
        </w:r>
      </w:ins>
      <w:ins w:id="15319" w:author="簡新佳" w:date="2019-04-01T14:07:00Z">
        <w:r>
          <w:rPr>
            <w:rFonts w:hint="eastAsia"/>
          </w:rPr>
          <w:t>赤雲好像看到了</w:t>
        </w:r>
      </w:ins>
      <w:ins w:id="15320" w:author="簡新佳" w:date="2019-04-01T14:08:00Z">
        <w:r>
          <w:rPr>
            <w:rFonts w:hint="eastAsia"/>
          </w:rPr>
          <w:t>時光倒回，回到他少年時期，其師傅還沒去逝之前，是那麼的疼愛他，呵護他，給予他</w:t>
        </w:r>
      </w:ins>
      <w:ins w:id="15321" w:author="簡新佳" w:date="2019-04-01T14:09:00Z">
        <w:r>
          <w:rPr>
            <w:rFonts w:hint="eastAsia"/>
          </w:rPr>
          <w:t>厚重的期望。</w:t>
        </w:r>
      </w:ins>
    </w:p>
    <w:p w:rsidR="000F0075" w:rsidRDefault="00432CAF">
      <w:pPr>
        <w:pStyle w:val="12"/>
        <w:spacing w:after="240"/>
        <w:ind w:leftChars="0" w:left="0"/>
        <w:rPr>
          <w:ins w:id="15322" w:author="簡新佳" w:date="2019-04-01T14:09:00Z"/>
        </w:rPr>
        <w:pPrChange w:id="15323" w:author="Administrator" w:date="2019-03-26T01:10:00Z">
          <w:pPr>
            <w:pStyle w:val="12"/>
            <w:numPr>
              <w:numId w:val="1"/>
            </w:numPr>
            <w:spacing w:after="240"/>
            <w:ind w:leftChars="0" w:left="360" w:hanging="360"/>
            <w:outlineLvl w:val="0"/>
          </w:pPr>
        </w:pPrChange>
      </w:pPr>
      <w:ins w:id="15324" w:author="簡新佳" w:date="2019-04-01T14:09:00Z">
        <w:r>
          <w:rPr>
            <w:rFonts w:hint="eastAsia"/>
          </w:rPr>
          <w:t>同時也想起了一樁樁來不及對師父說出的話語，以及一件件曾經犯過錯的事情。</w:t>
        </w:r>
      </w:ins>
    </w:p>
    <w:p w:rsidR="000F0075" w:rsidRDefault="00432CAF">
      <w:pPr>
        <w:pStyle w:val="12"/>
        <w:spacing w:after="240"/>
        <w:ind w:leftChars="0" w:left="0"/>
        <w:rPr>
          <w:ins w:id="15325" w:author="簡新佳" w:date="2019-04-01T14:10:00Z"/>
        </w:rPr>
        <w:pPrChange w:id="15326" w:author="Administrator" w:date="2019-03-26T01:10:00Z">
          <w:pPr>
            <w:pStyle w:val="12"/>
            <w:numPr>
              <w:numId w:val="1"/>
            </w:numPr>
            <w:spacing w:after="240"/>
            <w:ind w:leftChars="0" w:left="360" w:hanging="360"/>
            <w:outlineLvl w:val="0"/>
          </w:pPr>
        </w:pPrChange>
      </w:pPr>
      <w:ins w:id="15327" w:author="簡新佳" w:date="2019-04-01T14:09:00Z">
        <w:r>
          <w:rPr>
            <w:rFonts w:hint="eastAsia"/>
          </w:rPr>
          <w:t>在這念頭中，彷彿有個聲音</w:t>
        </w:r>
      </w:ins>
      <w:ins w:id="15328" w:author="簡新佳" w:date="2019-04-01T14:10:00Z">
        <w:r>
          <w:rPr>
            <w:rFonts w:hint="eastAsia"/>
          </w:rPr>
          <w:t>在告訴他，勸戒他，只要他願意，這些時光都可以重來，一切都可以再度發生。</w:t>
        </w:r>
      </w:ins>
    </w:p>
    <w:p w:rsidR="000F0075" w:rsidRDefault="00432CAF">
      <w:pPr>
        <w:pStyle w:val="12"/>
        <w:spacing w:after="240"/>
        <w:ind w:leftChars="0" w:left="0"/>
        <w:rPr>
          <w:ins w:id="15329" w:author="簡新佳" w:date="2019-04-01T14:11:00Z"/>
        </w:rPr>
        <w:pPrChange w:id="15330" w:author="Administrator" w:date="2019-03-26T01:10:00Z">
          <w:pPr>
            <w:pStyle w:val="12"/>
            <w:numPr>
              <w:numId w:val="1"/>
            </w:numPr>
            <w:spacing w:after="240"/>
            <w:ind w:leftChars="0" w:left="360" w:hanging="360"/>
            <w:outlineLvl w:val="0"/>
          </w:pPr>
        </w:pPrChange>
      </w:pPr>
      <w:ins w:id="15331" w:author="簡新佳" w:date="2019-04-01T14:10:00Z">
        <w:r>
          <w:rPr>
            <w:rFonts w:hint="eastAsia"/>
          </w:rPr>
          <w:t>恍然之間，赤雲手中的穹蒼一劍</w:t>
        </w:r>
      </w:ins>
      <w:ins w:id="15332" w:author="簡新佳" w:date="2019-04-01T14:11:00Z">
        <w:r>
          <w:rPr>
            <w:rFonts w:hint="eastAsia"/>
          </w:rPr>
          <w:t>慢了下來，而林一川的刀道一斬也緩緩散去許多。</w:t>
        </w:r>
      </w:ins>
    </w:p>
    <w:p w:rsidR="000F0075" w:rsidRDefault="00432CAF">
      <w:pPr>
        <w:pStyle w:val="12"/>
        <w:spacing w:after="240"/>
        <w:ind w:leftChars="0" w:left="0"/>
        <w:rPr>
          <w:ins w:id="15333" w:author="簡新佳" w:date="2019-04-01T14:14:00Z"/>
        </w:rPr>
        <w:pPrChange w:id="15334" w:author="Administrator" w:date="2019-03-26T01:10:00Z">
          <w:pPr>
            <w:pStyle w:val="12"/>
            <w:numPr>
              <w:numId w:val="1"/>
            </w:numPr>
            <w:spacing w:after="240"/>
            <w:ind w:leftChars="0" w:left="360" w:hanging="360"/>
            <w:outlineLvl w:val="0"/>
          </w:pPr>
        </w:pPrChange>
      </w:pPr>
      <w:ins w:id="15335" w:author="簡新佳" w:date="2019-04-01T14:11:00Z">
        <w:r>
          <w:rPr>
            <w:rFonts w:hint="eastAsia"/>
          </w:rPr>
          <w:t>「時</w:t>
        </w:r>
      </w:ins>
      <w:ins w:id="15336" w:author="簡新佳" w:date="2019-04-01T14:12:00Z">
        <w:r>
          <w:rPr>
            <w:rFonts w:hint="eastAsia"/>
          </w:rPr>
          <w:t>光</w:t>
        </w:r>
      </w:ins>
      <w:ins w:id="15337" w:author="簡新佳" w:date="2019-04-01T14:15:00Z">
        <w:r w:rsidR="00461710">
          <w:rPr>
            <w:rFonts w:hint="eastAsia"/>
          </w:rPr>
          <w:t>之</w:t>
        </w:r>
      </w:ins>
      <w:ins w:id="15338" w:author="簡新佳" w:date="2019-04-01T14:12:00Z">
        <w:r>
          <w:rPr>
            <w:rFonts w:hint="eastAsia"/>
          </w:rPr>
          <w:t>道！」歐陽道德真君</w:t>
        </w:r>
      </w:ins>
      <w:ins w:id="15339" w:author="簡新佳" w:date="2019-04-01T14:13:00Z">
        <w:r>
          <w:rPr>
            <w:rFonts w:hint="eastAsia"/>
          </w:rPr>
          <w:t>修為最深，兼之有法寶護體，在四人之中最先清醒過來，忍不住驚呼一聲，</w:t>
        </w:r>
      </w:ins>
      <w:ins w:id="15340" w:author="簡新佳" w:date="2019-04-01T14:14:00Z">
        <w:r>
          <w:rPr>
            <w:rFonts w:hint="eastAsia"/>
          </w:rPr>
          <w:t>對於方才的經文聲起了雞皮疙瘩。</w:t>
        </w:r>
      </w:ins>
    </w:p>
    <w:p w:rsidR="000F0075" w:rsidRDefault="00461710">
      <w:pPr>
        <w:pStyle w:val="12"/>
        <w:spacing w:after="240"/>
        <w:ind w:leftChars="0" w:left="0"/>
        <w:rPr>
          <w:ins w:id="15341" w:author="簡新佳" w:date="2019-04-01T14:19:00Z"/>
        </w:rPr>
        <w:pPrChange w:id="15342" w:author="Administrator" w:date="2019-03-26T01:10:00Z">
          <w:pPr>
            <w:pStyle w:val="12"/>
            <w:numPr>
              <w:numId w:val="1"/>
            </w:numPr>
            <w:spacing w:after="240"/>
            <w:ind w:leftChars="0" w:left="360" w:hanging="360"/>
            <w:outlineLvl w:val="0"/>
          </w:pPr>
        </w:pPrChange>
      </w:pPr>
      <w:ins w:id="15343" w:author="簡新佳" w:date="2019-04-01T14:15:00Z">
        <w:r>
          <w:rPr>
            <w:rFonts w:hint="eastAsia"/>
          </w:rPr>
          <w:t>他踏上凝神已久，知道</w:t>
        </w:r>
      </w:ins>
      <w:ins w:id="15344" w:author="簡新佳" w:date="2019-04-01T14:16:00Z">
        <w:r>
          <w:rPr>
            <w:rFonts w:hint="eastAsia"/>
          </w:rPr>
          <w:t>突破</w:t>
        </w:r>
      </w:ins>
      <w:ins w:id="15345" w:author="簡新佳" w:date="2019-04-01T14:15:00Z">
        <w:r>
          <w:rPr>
            <w:rFonts w:hint="eastAsia"/>
          </w:rPr>
          <w:t>下一個大境界最重要的</w:t>
        </w:r>
      </w:ins>
      <w:ins w:id="15346" w:author="簡新佳" w:date="2019-04-01T14:16:00Z">
        <w:r>
          <w:rPr>
            <w:rFonts w:hint="eastAsia"/>
          </w:rPr>
          <w:t>便是體悟世間的三千大道，而三千大道之中又</w:t>
        </w:r>
      </w:ins>
      <w:ins w:id="15347" w:author="簡新佳" w:date="2019-04-01T14:17:00Z">
        <w:r>
          <w:rPr>
            <w:rFonts w:hint="eastAsia"/>
          </w:rPr>
          <w:t>各</w:t>
        </w:r>
      </w:ins>
      <w:ins w:id="15348" w:author="簡新佳" w:date="2019-04-01T14:18:00Z">
        <w:r>
          <w:rPr>
            <w:rFonts w:hint="eastAsia"/>
          </w:rPr>
          <w:t>自有各自的</w:t>
        </w:r>
      </w:ins>
      <w:ins w:id="15349" w:author="簡新佳" w:date="2019-04-01T14:19:00Z">
        <w:r>
          <w:rPr>
            <w:rFonts w:hint="eastAsia"/>
          </w:rPr>
          <w:t>體悟</w:t>
        </w:r>
      </w:ins>
      <w:ins w:id="15350" w:author="簡新佳" w:date="2019-04-01T14:18:00Z">
        <w:r>
          <w:rPr>
            <w:rFonts w:hint="eastAsia"/>
          </w:rPr>
          <w:t>困難</w:t>
        </w:r>
      </w:ins>
      <w:ins w:id="15351" w:author="簡新佳" w:date="2019-04-01T14:17:00Z">
        <w:r>
          <w:rPr>
            <w:rFonts w:hint="eastAsia"/>
          </w:rPr>
          <w:t>，但不論如何，其中的幾種大道絕對是數一數二的</w:t>
        </w:r>
      </w:ins>
      <w:ins w:id="15352" w:author="簡新佳" w:date="2019-04-01T14:19:00Z">
        <w:r>
          <w:rPr>
            <w:rFonts w:hint="eastAsia"/>
          </w:rPr>
          <w:t>困難。</w:t>
        </w:r>
      </w:ins>
    </w:p>
    <w:p w:rsidR="000F0075" w:rsidRDefault="00461710">
      <w:pPr>
        <w:pStyle w:val="12"/>
        <w:spacing w:after="240"/>
        <w:ind w:leftChars="0" w:left="0"/>
        <w:rPr>
          <w:ins w:id="15353" w:author="簡新佳" w:date="2019-04-01T14:19:00Z"/>
        </w:rPr>
        <w:pPrChange w:id="15354" w:author="Administrator" w:date="2019-03-26T01:10:00Z">
          <w:pPr>
            <w:pStyle w:val="12"/>
            <w:numPr>
              <w:numId w:val="1"/>
            </w:numPr>
            <w:spacing w:after="240"/>
            <w:ind w:leftChars="0" w:left="360" w:hanging="360"/>
            <w:outlineLvl w:val="0"/>
          </w:pPr>
        </w:pPrChange>
      </w:pPr>
      <w:ins w:id="15355" w:author="簡新佳" w:date="2019-04-01T14:19:00Z">
        <w:r>
          <w:rPr>
            <w:rFonts w:hint="eastAsia"/>
          </w:rPr>
          <w:t>時光之道便是其中最難的前幾名之一。</w:t>
        </w:r>
      </w:ins>
    </w:p>
    <w:p w:rsidR="000F0075" w:rsidRDefault="00461710">
      <w:pPr>
        <w:pStyle w:val="12"/>
        <w:spacing w:after="240"/>
        <w:ind w:leftChars="0" w:left="0"/>
        <w:rPr>
          <w:ins w:id="15356" w:author="簡新佳" w:date="2019-04-01T14:22:00Z"/>
        </w:rPr>
        <w:pPrChange w:id="15357" w:author="Administrator" w:date="2019-03-26T01:10:00Z">
          <w:pPr>
            <w:pStyle w:val="12"/>
            <w:numPr>
              <w:numId w:val="1"/>
            </w:numPr>
            <w:spacing w:after="240"/>
            <w:ind w:leftChars="0" w:left="360" w:hanging="360"/>
            <w:outlineLvl w:val="0"/>
          </w:pPr>
        </w:pPrChange>
      </w:pPr>
      <w:ins w:id="15358" w:author="簡新佳" w:date="2019-04-01T14:19:00Z">
        <w:r>
          <w:rPr>
            <w:rFonts w:hint="eastAsia"/>
          </w:rPr>
          <w:t>莫說體悟了，光是要能感受</w:t>
        </w:r>
      </w:ins>
      <w:ins w:id="15359" w:author="簡新佳" w:date="2019-04-01T14:20:00Z">
        <w:r>
          <w:rPr>
            <w:rFonts w:hint="eastAsia"/>
          </w:rPr>
          <w:t>時光之道，一般修士便毫無頭緒，</w:t>
        </w:r>
      </w:ins>
      <w:ins w:id="15360" w:author="簡新佳" w:date="2019-04-01T14:21:00Z">
        <w:r>
          <w:rPr>
            <w:rFonts w:hint="eastAsia"/>
          </w:rPr>
          <w:t>更別提能以時光之道融入自己的神通之中。</w:t>
        </w:r>
      </w:ins>
    </w:p>
    <w:p w:rsidR="000F0075" w:rsidRDefault="00461710">
      <w:pPr>
        <w:pStyle w:val="12"/>
        <w:spacing w:after="240"/>
        <w:ind w:leftChars="0" w:left="0"/>
        <w:rPr>
          <w:ins w:id="15361" w:author="簡新佳" w:date="2019-04-01T11:37:00Z"/>
        </w:rPr>
        <w:pPrChange w:id="15362" w:author="Administrator" w:date="2019-03-26T01:10:00Z">
          <w:pPr>
            <w:pStyle w:val="12"/>
            <w:numPr>
              <w:numId w:val="1"/>
            </w:numPr>
            <w:spacing w:after="240"/>
            <w:ind w:leftChars="0" w:left="360" w:hanging="360"/>
            <w:outlineLvl w:val="0"/>
          </w:pPr>
        </w:pPrChange>
      </w:pPr>
      <w:ins w:id="15363" w:author="簡新佳" w:date="2019-04-01T14:22:00Z">
        <w:r>
          <w:rPr>
            <w:rFonts w:hint="eastAsia"/>
          </w:rPr>
          <w:t>眼下這</w:t>
        </w:r>
        <w:r w:rsidRPr="003E206B">
          <w:rPr>
            <w:rFonts w:hint="eastAsia"/>
          </w:rPr>
          <w:t>鴟龜</w:t>
        </w:r>
        <w:r>
          <w:rPr>
            <w:rFonts w:hint="eastAsia"/>
          </w:rPr>
          <w:t>居然能以時光之道，引人進入過去的幻境之中，觸動心中的喜怒哀樂，雖說這不是時光之道的正途，但也</w:t>
        </w:r>
      </w:ins>
      <w:ins w:id="15364" w:author="簡新佳" w:date="2019-04-01T14:23:00Z">
        <w:r>
          <w:rPr>
            <w:rFonts w:hint="eastAsia"/>
          </w:rPr>
          <w:t>讓人感到畏懼了。</w:t>
        </w:r>
      </w:ins>
    </w:p>
    <w:p w:rsidR="000F0075" w:rsidRDefault="00B17704">
      <w:pPr>
        <w:pStyle w:val="12"/>
        <w:spacing w:after="240"/>
        <w:ind w:leftChars="0" w:left="0"/>
        <w:rPr>
          <w:ins w:id="15365" w:author="簡新佳" w:date="2019-04-01T14:29:00Z"/>
        </w:rPr>
        <w:pPrChange w:id="15366" w:author="Administrator" w:date="2019-03-26T01:10:00Z">
          <w:pPr>
            <w:pStyle w:val="12"/>
            <w:numPr>
              <w:numId w:val="1"/>
            </w:numPr>
            <w:spacing w:after="240"/>
            <w:ind w:leftChars="0" w:left="360" w:hanging="360"/>
            <w:outlineLvl w:val="0"/>
          </w:pPr>
        </w:pPrChange>
      </w:pPr>
      <w:ins w:id="15367" w:author="簡新佳" w:date="2019-04-01T14:27:00Z">
        <w:r>
          <w:rPr>
            <w:rFonts w:hint="eastAsia"/>
          </w:rPr>
          <w:t>不</w:t>
        </w:r>
        <w:r w:rsidR="00486BE0">
          <w:rPr>
            <w:rFonts w:hint="eastAsia"/>
          </w:rPr>
          <w:t>過事已至此，不得不拚</w:t>
        </w:r>
        <w:r>
          <w:rPr>
            <w:rFonts w:hint="eastAsia"/>
          </w:rPr>
          <w:t>，他低</w:t>
        </w:r>
      </w:ins>
      <w:ins w:id="15368" w:author="簡新佳" w:date="2019-04-01T14:28:00Z">
        <w:r>
          <w:rPr>
            <w:rFonts w:hint="eastAsia"/>
          </w:rPr>
          <w:t>喝</w:t>
        </w:r>
      </w:ins>
      <w:ins w:id="15369" w:author="簡新佳" w:date="2019-04-01T14:27:00Z">
        <w:r>
          <w:rPr>
            <w:rFonts w:hint="eastAsia"/>
          </w:rPr>
          <w:t>一聲</w:t>
        </w:r>
      </w:ins>
      <w:ins w:id="15370" w:author="簡新佳" w:date="2019-04-01T14:28:00Z">
        <w:r>
          <w:rPr>
            <w:rFonts w:hint="eastAsia"/>
          </w:rPr>
          <w:t>，四面寶境所現的三頭六臂神像，六</w:t>
        </w:r>
      </w:ins>
      <w:ins w:id="15371" w:author="簡新佳" w:date="2019-04-01T14:29:00Z">
        <w:r>
          <w:rPr>
            <w:rFonts w:hint="eastAsia"/>
          </w:rPr>
          <w:t>臂其出，卻不是往前，而是各自將法器往另一臂法器擊去。</w:t>
        </w:r>
      </w:ins>
    </w:p>
    <w:p w:rsidR="000F0075" w:rsidRDefault="00B17704">
      <w:pPr>
        <w:pStyle w:val="12"/>
        <w:spacing w:after="240"/>
        <w:ind w:leftChars="0" w:left="0"/>
        <w:rPr>
          <w:ins w:id="15372" w:author="簡新佳" w:date="2019-04-01T14:30:00Z"/>
        </w:rPr>
        <w:pPrChange w:id="15373" w:author="Administrator" w:date="2019-03-26T01:10:00Z">
          <w:pPr>
            <w:pStyle w:val="12"/>
            <w:numPr>
              <w:numId w:val="1"/>
            </w:numPr>
            <w:spacing w:after="240"/>
            <w:ind w:leftChars="0" w:left="360" w:hanging="360"/>
            <w:outlineLvl w:val="0"/>
          </w:pPr>
        </w:pPrChange>
      </w:pPr>
      <w:ins w:id="15374" w:author="簡新佳" w:date="2019-04-01T14:29:00Z">
        <w:r>
          <w:rPr>
            <w:rFonts w:hint="eastAsia"/>
          </w:rPr>
          <w:t>轟轟轟的敲擊聲，</w:t>
        </w:r>
      </w:ins>
      <w:ins w:id="15375" w:author="簡新佳" w:date="2019-04-01T14:30:00Z">
        <w:r>
          <w:rPr>
            <w:rFonts w:hint="eastAsia"/>
          </w:rPr>
          <w:t>震得四人都耳鼻噴血，卻也將其他三人給喚醒回來。</w:t>
        </w:r>
      </w:ins>
    </w:p>
    <w:p w:rsidR="000F0075" w:rsidRDefault="00B17704">
      <w:pPr>
        <w:pStyle w:val="12"/>
        <w:spacing w:after="240"/>
        <w:ind w:leftChars="0" w:left="0"/>
        <w:rPr>
          <w:ins w:id="15376" w:author="簡新佳" w:date="2019-04-01T14:31:00Z"/>
        </w:rPr>
        <w:pPrChange w:id="15377" w:author="Administrator" w:date="2019-03-26T01:10:00Z">
          <w:pPr>
            <w:pStyle w:val="12"/>
            <w:numPr>
              <w:numId w:val="1"/>
            </w:numPr>
            <w:spacing w:after="240"/>
            <w:ind w:leftChars="0" w:left="360" w:hanging="360"/>
            <w:outlineLvl w:val="0"/>
          </w:pPr>
        </w:pPrChange>
      </w:pPr>
      <w:ins w:id="15378" w:author="簡新佳" w:date="2019-04-01T14:30:00Z">
        <w:r>
          <w:rPr>
            <w:rFonts w:hint="eastAsia"/>
          </w:rPr>
          <w:t>這一切說來話長，事實上只是一瞬間而以，等</w:t>
        </w:r>
      </w:ins>
      <w:ins w:id="15379" w:author="簡新佳" w:date="2019-04-01T14:31:00Z">
        <w:r>
          <w:rPr>
            <w:rFonts w:hint="eastAsia"/>
          </w:rPr>
          <w:t>到</w:t>
        </w:r>
      </w:ins>
      <w:ins w:id="15380" w:author="簡新佳" w:date="2019-04-01T14:30:00Z">
        <w:r>
          <w:rPr>
            <w:rFonts w:hint="eastAsia"/>
          </w:rPr>
          <w:t>其他三人</w:t>
        </w:r>
      </w:ins>
      <w:ins w:id="15381" w:author="簡新佳" w:date="2019-04-01T14:31:00Z">
        <w:r>
          <w:rPr>
            <w:rFonts w:hint="eastAsia"/>
          </w:rPr>
          <w:t>醒來，</w:t>
        </w:r>
        <w:r w:rsidRPr="003E206B">
          <w:rPr>
            <w:rFonts w:hint="eastAsia"/>
          </w:rPr>
          <w:t>鴟龜</w:t>
        </w:r>
        <w:r>
          <w:rPr>
            <w:rFonts w:hint="eastAsia"/>
          </w:rPr>
          <w:t>那巨大的頭顱已經往前一伸，迅速的朝鬼屍門的兩名太上長老咬去。</w:t>
        </w:r>
      </w:ins>
    </w:p>
    <w:p w:rsidR="000F0075" w:rsidRDefault="00B17704">
      <w:pPr>
        <w:pStyle w:val="12"/>
        <w:spacing w:after="240"/>
        <w:ind w:leftChars="0" w:left="0"/>
        <w:rPr>
          <w:ins w:id="15382" w:author="簡新佳" w:date="2019-04-01T14:38:00Z"/>
        </w:rPr>
        <w:pPrChange w:id="15383" w:author="Administrator" w:date="2019-03-26T01:10:00Z">
          <w:pPr>
            <w:pStyle w:val="12"/>
            <w:numPr>
              <w:numId w:val="1"/>
            </w:numPr>
            <w:spacing w:after="240"/>
            <w:ind w:leftChars="0" w:left="360" w:hanging="360"/>
            <w:outlineLvl w:val="0"/>
          </w:pPr>
        </w:pPrChange>
      </w:pPr>
      <w:ins w:id="15384" w:author="簡新佳" w:date="2019-04-01T14:31:00Z">
        <w:r>
          <w:rPr>
            <w:rFonts w:hint="eastAsia"/>
          </w:rPr>
          <w:t>「</w:t>
        </w:r>
      </w:ins>
      <w:ins w:id="15385" w:author="簡新佳" w:date="2019-04-01T14:32:00Z">
        <w:r>
          <w:rPr>
            <w:rFonts w:hint="eastAsia"/>
          </w:rPr>
          <w:t>來得好…」那半身女子</w:t>
        </w:r>
      </w:ins>
      <w:ins w:id="15386" w:author="簡新佳" w:date="2019-04-01T14:33:00Z">
        <w:r>
          <w:rPr>
            <w:rFonts w:hint="eastAsia"/>
          </w:rPr>
          <w:t>剛醒過來，就看到</w:t>
        </w:r>
        <w:r w:rsidRPr="003E206B">
          <w:rPr>
            <w:rFonts w:hint="eastAsia"/>
          </w:rPr>
          <w:t>鴟龜</w:t>
        </w:r>
      </w:ins>
      <w:ins w:id="15387" w:author="簡新佳" w:date="2019-04-01T14:36:00Z">
        <w:r w:rsidR="00B710AD">
          <w:rPr>
            <w:rFonts w:hint="eastAsia"/>
          </w:rPr>
          <w:t>張開的</w:t>
        </w:r>
      </w:ins>
      <w:ins w:id="15388" w:author="簡新佳" w:date="2019-04-01T14:33:00Z">
        <w:r>
          <w:rPr>
            <w:rFonts w:hint="eastAsia"/>
          </w:rPr>
          <w:t>巨大</w:t>
        </w:r>
      </w:ins>
      <w:ins w:id="15389" w:author="簡新佳" w:date="2019-04-01T14:36:00Z">
        <w:r w:rsidR="00B710AD">
          <w:rPr>
            <w:rFonts w:hint="eastAsia"/>
          </w:rPr>
          <w:t>嘴巴，她</w:t>
        </w:r>
      </w:ins>
      <w:ins w:id="15390" w:author="簡新佳" w:date="2019-04-01T14:33:00Z">
        <w:r>
          <w:rPr>
            <w:rFonts w:hint="eastAsia"/>
          </w:rPr>
          <w:t>眼中閃過一</w:t>
        </w:r>
        <w:r>
          <w:rPr>
            <w:rFonts w:hint="eastAsia"/>
          </w:rPr>
          <w:lastRenderedPageBreak/>
          <w:t>絲</w:t>
        </w:r>
      </w:ins>
      <w:ins w:id="15391" w:author="簡新佳" w:date="2019-04-01T14:36:00Z">
        <w:r w:rsidR="00B710AD">
          <w:rPr>
            <w:rFonts w:hint="eastAsia"/>
          </w:rPr>
          <w:t>瘋狂，將其與半身男子的雙掌一開，</w:t>
        </w:r>
      </w:ins>
      <w:ins w:id="15392" w:author="簡新佳" w:date="2019-04-01T14:37:00Z">
        <w:r w:rsidR="00B710AD">
          <w:rPr>
            <w:rFonts w:hint="eastAsia"/>
          </w:rPr>
          <w:t>跟著其內一道極陰之氣</w:t>
        </w:r>
      </w:ins>
      <w:ins w:id="15393" w:author="簡新佳" w:date="2019-04-01T14:38:00Z">
        <w:r w:rsidR="00B710AD">
          <w:rPr>
            <w:rFonts w:hint="eastAsia"/>
          </w:rPr>
          <w:t>散發出來，就連空氣也為之凝結。</w:t>
        </w:r>
      </w:ins>
    </w:p>
    <w:p w:rsidR="000F0075" w:rsidRDefault="00B710AD">
      <w:pPr>
        <w:pStyle w:val="12"/>
        <w:spacing w:after="240"/>
        <w:ind w:leftChars="0" w:left="0"/>
        <w:rPr>
          <w:ins w:id="15394" w:author="簡新佳" w:date="2019-04-01T14:42:00Z"/>
        </w:rPr>
        <w:pPrChange w:id="15395" w:author="Administrator" w:date="2019-03-26T01:10:00Z">
          <w:pPr>
            <w:pStyle w:val="12"/>
            <w:numPr>
              <w:numId w:val="1"/>
            </w:numPr>
            <w:spacing w:after="240"/>
            <w:ind w:leftChars="0" w:left="360" w:hanging="360"/>
            <w:outlineLvl w:val="0"/>
          </w:pPr>
        </w:pPrChange>
      </w:pPr>
      <w:ins w:id="15396" w:author="簡新佳" w:date="2019-04-01T14:38:00Z">
        <w:r>
          <w:rPr>
            <w:rFonts w:hint="eastAsia"/>
          </w:rPr>
          <w:t>而她對面的那半身男子同樣將雙掌打開，裏頭一道極陽之氣宣洩而出，在遇到極陰之氣之後頓時如</w:t>
        </w:r>
      </w:ins>
      <w:ins w:id="15397" w:author="簡新佳" w:date="2019-04-01T14:39:00Z">
        <w:r>
          <w:rPr>
            <w:rFonts w:hint="eastAsia"/>
          </w:rPr>
          <w:t>天雷勾動地火，燃起熊熊烈火，化作混沌，形成一道</w:t>
        </w:r>
      </w:ins>
      <w:ins w:id="15398" w:author="簡新佳" w:date="2019-04-01T14:40:00Z">
        <w:r w:rsidRPr="00B710AD">
          <w:rPr>
            <w:rFonts w:hint="eastAsia"/>
          </w:rPr>
          <w:t>鴻濛混沌</w:t>
        </w:r>
        <w:r>
          <w:rPr>
            <w:rFonts w:hint="eastAsia"/>
          </w:rPr>
          <w:t>之</w:t>
        </w:r>
      </w:ins>
      <w:ins w:id="15399" w:author="簡新佳" w:date="2019-04-01T14:41:00Z">
        <w:r>
          <w:rPr>
            <w:rFonts w:hint="eastAsia"/>
          </w:rPr>
          <w:t>火</w:t>
        </w:r>
      </w:ins>
      <w:ins w:id="15400" w:author="簡新佳" w:date="2019-04-01T14:40:00Z">
        <w:r>
          <w:rPr>
            <w:rFonts w:hint="eastAsia"/>
          </w:rPr>
          <w:t>，</w:t>
        </w:r>
      </w:ins>
      <w:ins w:id="15401" w:author="簡新佳" w:date="2019-04-01T14:41:00Z">
        <w:r>
          <w:rPr>
            <w:rFonts w:hint="eastAsia"/>
          </w:rPr>
          <w:t>燒向</w:t>
        </w:r>
        <w:r w:rsidRPr="003E206B">
          <w:rPr>
            <w:rFonts w:hint="eastAsia"/>
          </w:rPr>
          <w:t>鴟龜</w:t>
        </w:r>
        <w:r>
          <w:rPr>
            <w:rFonts w:hint="eastAsia"/>
          </w:rPr>
          <w:t>嘴裡。</w:t>
        </w:r>
      </w:ins>
    </w:p>
    <w:p w:rsidR="000F0075" w:rsidRDefault="00B710AD">
      <w:pPr>
        <w:pStyle w:val="12"/>
        <w:spacing w:after="240"/>
        <w:ind w:leftChars="0" w:left="0"/>
        <w:rPr>
          <w:ins w:id="15402" w:author="Administrator" w:date="2019-03-31T04:31:00Z"/>
          <w:del w:id="15403" w:author="簡新佳" w:date="2019-04-01T14:44:00Z"/>
        </w:rPr>
        <w:pPrChange w:id="15404" w:author="Administrator" w:date="2019-03-26T01:10:00Z">
          <w:pPr>
            <w:pStyle w:val="12"/>
            <w:numPr>
              <w:numId w:val="1"/>
            </w:numPr>
            <w:spacing w:after="240"/>
            <w:ind w:leftChars="0" w:left="360" w:hanging="360"/>
            <w:outlineLvl w:val="0"/>
          </w:pPr>
        </w:pPrChange>
      </w:pPr>
      <w:ins w:id="15405" w:author="簡新佳" w:date="2019-04-01T14:42:00Z">
        <w:r>
          <w:rPr>
            <w:rFonts w:hint="eastAsia"/>
          </w:rPr>
          <w:t>同一時間，那赤劍與絕刀</w:t>
        </w:r>
      </w:ins>
      <w:ins w:id="15406" w:author="簡新佳" w:date="2019-04-01T14:43:00Z">
        <w:r>
          <w:rPr>
            <w:rFonts w:hint="eastAsia"/>
          </w:rPr>
          <w:t>同時斬落在</w:t>
        </w:r>
        <w:r w:rsidRPr="003E206B">
          <w:rPr>
            <w:rFonts w:hint="eastAsia"/>
          </w:rPr>
          <w:t>鴟龜</w:t>
        </w:r>
        <w:r>
          <w:rPr>
            <w:rFonts w:hint="eastAsia"/>
          </w:rPr>
          <w:t>身上，轟鳴之中，開戰以來一直無傷的</w:t>
        </w:r>
        <w:r w:rsidRPr="003E206B">
          <w:rPr>
            <w:rFonts w:hint="eastAsia"/>
          </w:rPr>
          <w:t>鴟龜</w:t>
        </w:r>
        <w:r>
          <w:rPr>
            <w:rFonts w:hint="eastAsia"/>
          </w:rPr>
          <w:t>，首度</w:t>
        </w:r>
      </w:ins>
      <w:ins w:id="15407" w:author="簡新佳" w:date="2019-04-01T14:44:00Z">
        <w:r>
          <w:rPr>
            <w:rFonts w:hint="eastAsia"/>
          </w:rPr>
          <w:t>傳來一陣</w:t>
        </w:r>
      </w:ins>
      <w:ins w:id="15408" w:author="簡新佳" w:date="2019-04-01T16:15:00Z">
        <w:r w:rsidR="00C81019">
          <w:rPr>
            <w:rFonts w:hint="eastAsia"/>
          </w:rPr>
          <w:t>怒吼</w:t>
        </w:r>
      </w:ins>
      <w:ins w:id="15409" w:author="簡新佳" w:date="2019-04-01T14:44:00Z">
        <w:r>
          <w:rPr>
            <w:rFonts w:hint="eastAsia"/>
          </w:rPr>
          <w:t>，聲嘶力竭！</w:t>
        </w:r>
      </w:ins>
    </w:p>
    <w:p w:rsidR="000F0075" w:rsidRDefault="000F0075">
      <w:pPr>
        <w:pStyle w:val="12"/>
        <w:spacing w:after="240"/>
        <w:ind w:leftChars="0" w:left="0"/>
        <w:rPr>
          <w:ins w:id="15410" w:author="Administrator" w:date="2019-03-31T04:09:00Z"/>
          <w:del w:id="15411" w:author="簡新佳" w:date="2019-04-01T14:44:00Z"/>
        </w:rPr>
        <w:pPrChange w:id="15412" w:author="Administrator" w:date="2019-03-26T01:10:00Z">
          <w:pPr>
            <w:pStyle w:val="12"/>
            <w:numPr>
              <w:numId w:val="1"/>
            </w:numPr>
            <w:spacing w:after="240"/>
            <w:ind w:leftChars="0" w:left="360" w:hanging="360"/>
            <w:outlineLvl w:val="0"/>
          </w:pPr>
        </w:pPrChange>
      </w:pPr>
    </w:p>
    <w:p w:rsidR="000F0075" w:rsidRDefault="000F0075">
      <w:pPr>
        <w:pStyle w:val="12"/>
        <w:spacing w:after="240"/>
        <w:ind w:leftChars="0" w:left="0"/>
        <w:rPr>
          <w:ins w:id="15413" w:author="Administrator" w:date="2019-03-31T04:07:00Z"/>
        </w:rPr>
        <w:pPrChange w:id="15414" w:author="Administrator" w:date="2019-03-26T01:10:00Z">
          <w:pPr>
            <w:pStyle w:val="12"/>
            <w:numPr>
              <w:numId w:val="1"/>
            </w:numPr>
            <w:spacing w:after="240"/>
            <w:ind w:leftChars="0" w:left="360" w:hanging="360"/>
            <w:outlineLvl w:val="0"/>
          </w:pPr>
        </w:pPrChange>
      </w:pPr>
    </w:p>
    <w:p w:rsidR="000F0075" w:rsidRDefault="000F0075">
      <w:pPr>
        <w:pStyle w:val="12"/>
        <w:spacing w:after="240"/>
        <w:ind w:leftChars="0" w:left="0"/>
        <w:rPr>
          <w:ins w:id="15415" w:author="Administrator" w:date="2019-03-31T04:07:00Z"/>
          <w:del w:id="15416" w:author="簡新佳" w:date="2019-04-01T14:44:00Z"/>
        </w:rPr>
        <w:pPrChange w:id="15417" w:author="Administrator" w:date="2019-03-26T01:10:00Z">
          <w:pPr>
            <w:pStyle w:val="12"/>
            <w:numPr>
              <w:numId w:val="1"/>
            </w:numPr>
            <w:spacing w:after="240"/>
            <w:ind w:leftChars="0" w:left="360" w:hanging="360"/>
            <w:outlineLvl w:val="0"/>
          </w:pPr>
        </w:pPrChange>
      </w:pPr>
    </w:p>
    <w:p w:rsidR="000F0075" w:rsidRDefault="002E0ED7">
      <w:pPr>
        <w:pStyle w:val="12"/>
        <w:spacing w:after="240"/>
        <w:ind w:leftChars="0" w:left="0"/>
        <w:rPr>
          <w:ins w:id="15418" w:author="Administrator" w:date="2019-03-31T00:39:00Z"/>
          <w:del w:id="15419" w:author="簡新佳" w:date="2019-04-01T14:44:00Z"/>
        </w:rPr>
        <w:pPrChange w:id="15420" w:author="Administrator" w:date="2019-03-26T01:10:00Z">
          <w:pPr>
            <w:pStyle w:val="12"/>
            <w:numPr>
              <w:numId w:val="1"/>
            </w:numPr>
            <w:spacing w:after="240"/>
            <w:ind w:leftChars="0" w:left="360" w:hanging="360"/>
            <w:outlineLvl w:val="0"/>
          </w:pPr>
        </w:pPrChange>
      </w:pPr>
      <w:ins w:id="15421" w:author="Administrator" w:date="2019-03-31T04:04:00Z">
        <w:del w:id="15422" w:author="簡新佳" w:date="2019-04-01T14:44:00Z">
          <w:r w:rsidDel="00DB0188">
            <w:rPr>
              <w:rFonts w:hint="eastAsia"/>
            </w:rPr>
            <w:delText>洪葉道友，綠鱗道友、林一川道友</w:delText>
          </w:r>
        </w:del>
      </w:ins>
    </w:p>
    <w:p w:rsidR="000F0075" w:rsidRDefault="000F0075">
      <w:pPr>
        <w:pStyle w:val="12"/>
        <w:spacing w:after="240"/>
        <w:ind w:leftChars="0" w:left="0"/>
        <w:rPr>
          <w:ins w:id="15423" w:author="龍 Chris" w:date="2019-03-09T08:44:00Z"/>
          <w:del w:id="15424" w:author="簡新佳" w:date="2019-04-01T14:32:00Z"/>
        </w:rPr>
        <w:pPrChange w:id="15425" w:author="Administrator" w:date="2019-03-26T01:10:00Z">
          <w:pPr>
            <w:pStyle w:val="12"/>
            <w:numPr>
              <w:numId w:val="1"/>
            </w:numPr>
            <w:spacing w:after="240"/>
            <w:ind w:leftChars="0" w:left="360" w:hanging="360"/>
            <w:outlineLvl w:val="0"/>
          </w:pPr>
        </w:pPrChange>
      </w:pPr>
    </w:p>
    <w:p w:rsidR="00A77442" w:rsidDel="00B17704" w:rsidRDefault="00A77442" w:rsidP="00813907">
      <w:pPr>
        <w:pStyle w:val="12"/>
        <w:numPr>
          <w:ilvl w:val="0"/>
          <w:numId w:val="1"/>
        </w:numPr>
        <w:spacing w:after="240"/>
        <w:ind w:leftChars="0"/>
        <w:outlineLvl w:val="0"/>
        <w:rPr>
          <w:ins w:id="15426" w:author="龍 Chris" w:date="2019-03-09T08:34:00Z"/>
          <w:del w:id="15427" w:author="簡新佳" w:date="2019-04-01T14:32:00Z"/>
        </w:rPr>
      </w:pPr>
      <w:ins w:id="15428" w:author="龍 Chris" w:date="2019-03-09T08:45:00Z">
        <w:del w:id="15429" w:author="簡新佳" w:date="2019-04-01T14:32:00Z">
          <w:r w:rsidDel="00B17704">
            <w:rPr>
              <w:rFonts w:hint="eastAsia"/>
            </w:rPr>
            <w:delText>四派存在的原因</w:delText>
          </w:r>
        </w:del>
      </w:ins>
    </w:p>
    <w:p w:rsidR="003962EF" w:rsidRDefault="00A77442" w:rsidP="003962EF">
      <w:pPr>
        <w:pStyle w:val="12"/>
        <w:numPr>
          <w:ilvl w:val="0"/>
          <w:numId w:val="1"/>
        </w:numPr>
        <w:spacing w:after="240"/>
        <w:ind w:leftChars="0"/>
        <w:outlineLvl w:val="0"/>
        <w:rPr>
          <w:ins w:id="15430" w:author="簡新佳" w:date="2019-04-01T15:41:00Z"/>
        </w:rPr>
      </w:pPr>
      <w:ins w:id="15431" w:author="龍 Chris" w:date="2019-03-09T08:47:00Z">
        <w:del w:id="15432" w:author="Administrator" w:date="2019-04-03T12:10:00Z">
          <w:r w:rsidDel="00751ECA">
            <w:rPr>
              <w:rFonts w:hint="eastAsia"/>
            </w:rPr>
            <w:delText>古城</w:delText>
          </w:r>
        </w:del>
      </w:ins>
      <w:ins w:id="15433" w:author="龍 Chris" w:date="2019-03-09T08:34:00Z">
        <w:del w:id="15434" w:author="Administrator" w:date="2019-04-03T12:10:00Z">
          <w:r w:rsidR="003962EF" w:rsidDel="00751ECA">
            <w:rPr>
              <w:rFonts w:hint="eastAsia"/>
            </w:rPr>
            <w:delText>、</w:delText>
          </w:r>
        </w:del>
      </w:ins>
      <w:ins w:id="15435" w:author="簡新佳" w:date="2019-04-01T15:40:00Z">
        <w:del w:id="15436" w:author="Administrator" w:date="2019-04-03T12:10:00Z">
          <w:r w:rsidR="00F00A06" w:rsidDel="00751ECA">
            <w:rPr>
              <w:rFonts w:hint="eastAsia"/>
            </w:rPr>
            <w:delText>四</w:delText>
          </w:r>
        </w:del>
      </w:ins>
      <w:ins w:id="15437" w:author="簡新佳" w:date="2019-04-01T15:39:00Z">
        <w:del w:id="15438" w:author="Administrator" w:date="2019-04-03T12:10:00Z">
          <w:r w:rsidR="00F00A06" w:rsidDel="00751ECA">
            <w:rPr>
              <w:rFonts w:hint="eastAsia"/>
            </w:rPr>
            <w:delText>祖</w:delText>
          </w:r>
        </w:del>
      </w:ins>
      <w:ins w:id="15439" w:author="龍 Chris" w:date="2019-03-09T08:34:00Z">
        <w:del w:id="15440" w:author="簡新佳" w:date="2019-04-01T15:39:00Z">
          <w:r w:rsidR="003962EF" w:rsidDel="00F00A06">
            <w:rPr>
              <w:rFonts w:hint="eastAsia"/>
            </w:rPr>
            <w:delText>赤劍</w:delText>
          </w:r>
        </w:del>
        <w:del w:id="15441" w:author="Administrator" w:date="2019-04-03T12:10:00Z">
          <w:r w:rsidR="003962EF" w:rsidDel="00751ECA">
            <w:rPr>
              <w:rFonts w:hint="eastAsia"/>
            </w:rPr>
            <w:delText>、</w:delText>
          </w:r>
        </w:del>
      </w:ins>
      <w:ins w:id="15442" w:author="Administrator" w:date="2019-04-03T12:22:00Z">
        <w:r w:rsidR="00A3018D">
          <w:rPr>
            <w:rFonts w:hint="eastAsia"/>
          </w:rPr>
          <w:t>天劍</w:t>
        </w:r>
      </w:ins>
      <w:ins w:id="15443" w:author="Administrator" w:date="2019-04-07T14:38:00Z">
        <w:r w:rsidR="00A3018D">
          <w:rPr>
            <w:rFonts w:hint="eastAsia"/>
          </w:rPr>
          <w:t>與</w:t>
        </w:r>
      </w:ins>
      <w:ins w:id="15444" w:author="Administrator" w:date="2019-04-03T12:22:00Z">
        <w:r w:rsidR="008C6E0B">
          <w:rPr>
            <w:rFonts w:hint="eastAsia"/>
          </w:rPr>
          <w:t>仙皇</w:t>
        </w:r>
      </w:ins>
      <w:ins w:id="15445" w:author="龍 Chris" w:date="2019-03-09T08:34:00Z">
        <w:del w:id="15446" w:author="Administrator" w:date="2019-04-03T12:22:00Z">
          <w:r w:rsidR="003962EF" w:rsidDel="008C6E0B">
            <w:rPr>
              <w:rFonts w:hint="eastAsia"/>
            </w:rPr>
            <w:delText>仙皇怒</w:delText>
          </w:r>
        </w:del>
      </w:ins>
    </w:p>
    <w:p w:rsidR="000F0075" w:rsidRDefault="00C81019">
      <w:pPr>
        <w:pStyle w:val="12"/>
        <w:spacing w:after="240"/>
        <w:ind w:leftChars="0" w:left="0"/>
        <w:rPr>
          <w:ins w:id="15447" w:author="簡新佳" w:date="2019-04-01T16:29:00Z"/>
        </w:rPr>
        <w:pPrChange w:id="15448" w:author="簡新佳" w:date="2019-04-01T15:41:00Z">
          <w:pPr>
            <w:pStyle w:val="12"/>
            <w:numPr>
              <w:numId w:val="1"/>
            </w:numPr>
            <w:spacing w:after="240"/>
            <w:ind w:leftChars="0" w:left="360" w:hanging="360"/>
            <w:outlineLvl w:val="0"/>
          </w:pPr>
        </w:pPrChange>
      </w:pPr>
      <w:ins w:id="15449" w:author="簡新佳" w:date="2019-04-01T16:15:00Z">
        <w:r>
          <w:rPr>
            <w:rFonts w:hint="eastAsia"/>
          </w:rPr>
          <w:t>伴隨著那聲怒吼，</w:t>
        </w:r>
      </w:ins>
      <w:ins w:id="15450" w:author="簡新佳" w:date="2019-04-01T16:16:00Z">
        <w:r>
          <w:rPr>
            <w:rFonts w:hint="eastAsia"/>
          </w:rPr>
          <w:t>四面八方的天地靈氣激烈晃動著，而原本</w:t>
        </w:r>
      </w:ins>
      <w:ins w:id="15451" w:author="簡新佳" w:date="2019-04-01T16:17:00Z">
        <w:r>
          <w:rPr>
            <w:rFonts w:hint="eastAsia"/>
          </w:rPr>
          <w:t>籠罩著方圓百里的四寶鏡</w:t>
        </w:r>
      </w:ins>
      <w:ins w:id="15452" w:author="簡新佳" w:date="2019-04-01T16:27:00Z">
        <w:r w:rsidR="00486BE0">
          <w:rPr>
            <w:rFonts w:hint="eastAsia"/>
          </w:rPr>
          <w:t>天地四絕</w:t>
        </w:r>
      </w:ins>
      <w:ins w:id="15453" w:author="簡新佳" w:date="2019-04-01T16:17:00Z">
        <w:r>
          <w:rPr>
            <w:rFonts w:hint="eastAsia"/>
          </w:rPr>
          <w:t>幻</w:t>
        </w:r>
      </w:ins>
      <w:ins w:id="15454" w:author="簡新佳" w:date="2019-04-01T16:27:00Z">
        <w:r w:rsidR="00486BE0">
          <w:rPr>
            <w:rFonts w:hint="eastAsia"/>
          </w:rPr>
          <w:t>陣</w:t>
        </w:r>
      </w:ins>
      <w:ins w:id="15455" w:author="簡新佳" w:date="2019-04-01T16:28:00Z">
        <w:r w:rsidR="009074AD">
          <w:rPr>
            <w:rFonts w:hint="eastAsia"/>
          </w:rPr>
          <w:t>再也支撐不下，有如鏡子一般，碎裂開來，顯露出四派</w:t>
        </w:r>
      </w:ins>
      <w:ins w:id="15456" w:author="簡新佳" w:date="2019-04-01T16:29:00Z">
        <w:r w:rsidR="009074AD">
          <w:rPr>
            <w:rFonts w:hint="eastAsia"/>
          </w:rPr>
          <w:t>太上老的身影。</w:t>
        </w:r>
      </w:ins>
    </w:p>
    <w:p w:rsidR="000F0075" w:rsidRDefault="009074AD">
      <w:pPr>
        <w:pStyle w:val="12"/>
        <w:spacing w:after="240"/>
        <w:ind w:leftChars="0" w:left="0"/>
        <w:rPr>
          <w:ins w:id="15457" w:author="簡新佳" w:date="2019-04-01T16:33:00Z"/>
        </w:rPr>
        <w:pPrChange w:id="15458" w:author="簡新佳" w:date="2019-04-01T15:41:00Z">
          <w:pPr>
            <w:pStyle w:val="12"/>
            <w:numPr>
              <w:numId w:val="1"/>
            </w:numPr>
            <w:spacing w:after="240"/>
            <w:ind w:leftChars="0" w:left="360" w:hanging="360"/>
            <w:outlineLvl w:val="0"/>
          </w:pPr>
        </w:pPrChange>
      </w:pPr>
      <w:ins w:id="15459" w:author="簡新佳" w:date="2019-04-01T16:29:00Z">
        <w:r>
          <w:rPr>
            <w:rFonts w:hint="eastAsia"/>
          </w:rPr>
          <w:t>而在他們之中，一個龐大的</w:t>
        </w:r>
      </w:ins>
      <w:ins w:id="15460" w:author="簡新佳" w:date="2019-04-01T16:33:00Z">
        <w:r>
          <w:rPr>
            <w:rFonts w:hint="eastAsia"/>
          </w:rPr>
          <w:t>身影在沙霧瀰漫之中，一動也不動。</w:t>
        </w:r>
      </w:ins>
    </w:p>
    <w:p w:rsidR="000F0075" w:rsidRDefault="009074AD">
      <w:pPr>
        <w:pStyle w:val="12"/>
        <w:spacing w:after="240"/>
        <w:ind w:leftChars="0" w:left="0"/>
        <w:rPr>
          <w:ins w:id="15461" w:author="Administrator" w:date="2019-04-06T19:30:00Z"/>
        </w:rPr>
        <w:pPrChange w:id="15462" w:author="簡新佳" w:date="2019-04-01T15:41:00Z">
          <w:pPr>
            <w:pStyle w:val="12"/>
            <w:numPr>
              <w:numId w:val="1"/>
            </w:numPr>
            <w:spacing w:after="240"/>
            <w:ind w:leftChars="0" w:left="360" w:hanging="360"/>
            <w:outlineLvl w:val="0"/>
          </w:pPr>
        </w:pPrChange>
      </w:pPr>
      <w:ins w:id="15463" w:author="簡新佳" w:date="2019-04-01T16:33:00Z">
        <w:r>
          <w:rPr>
            <w:rFonts w:hint="eastAsia"/>
          </w:rPr>
          <w:t>「成了嗎？</w:t>
        </w:r>
      </w:ins>
      <w:ins w:id="15464" w:author="簡新佳" w:date="2019-04-01T16:34:00Z">
        <w:r>
          <w:rPr>
            <w:rFonts w:hint="eastAsia"/>
          </w:rPr>
          <w:t>」鬼屍宗的半</w:t>
        </w:r>
      </w:ins>
      <w:ins w:id="15465" w:author="簡新佳" w:date="2019-04-01T16:35:00Z">
        <w:r>
          <w:rPr>
            <w:rFonts w:hint="eastAsia"/>
          </w:rPr>
          <w:t>身女子</w:t>
        </w:r>
      </w:ins>
      <w:ins w:id="15466" w:author="簡新佳" w:date="2019-04-01T16:34:00Z">
        <w:r>
          <w:rPr>
            <w:rFonts w:hint="eastAsia"/>
          </w:rPr>
          <w:t>太上長老露出喜色，有些驚疑不定地問。</w:t>
        </w:r>
      </w:ins>
    </w:p>
    <w:p w:rsidR="000F0075" w:rsidRDefault="005C7BF4">
      <w:pPr>
        <w:pStyle w:val="12"/>
        <w:spacing w:after="240"/>
        <w:ind w:leftChars="0" w:left="0"/>
        <w:rPr>
          <w:ins w:id="15467" w:author="Administrator" w:date="2019-04-06T19:40:00Z"/>
        </w:rPr>
        <w:pPrChange w:id="15468" w:author="簡新佳" w:date="2019-04-01T15:41:00Z">
          <w:pPr>
            <w:pStyle w:val="12"/>
            <w:numPr>
              <w:numId w:val="1"/>
            </w:numPr>
            <w:spacing w:after="240"/>
            <w:ind w:leftChars="0" w:left="360" w:hanging="360"/>
            <w:outlineLvl w:val="0"/>
          </w:pPr>
        </w:pPrChange>
      </w:pPr>
      <w:ins w:id="15469" w:author="Administrator" w:date="2019-04-06T19:30:00Z">
        <w:r>
          <w:rPr>
            <w:rFonts w:hint="eastAsia"/>
          </w:rPr>
          <w:t>她氣息虛弱，</w:t>
        </w:r>
      </w:ins>
      <w:ins w:id="15470" w:author="Administrator" w:date="2019-04-06T19:31:00Z">
        <w:r>
          <w:rPr>
            <w:rFonts w:hint="eastAsia"/>
          </w:rPr>
          <w:t>降到元嬰中期左右而已，若這一擊還不成功，那她也無力再戰多久，所以特別</w:t>
        </w:r>
      </w:ins>
      <w:ins w:id="15471" w:author="Administrator" w:date="2019-04-06T19:40:00Z">
        <w:r w:rsidR="00FD1997">
          <w:rPr>
            <w:rFonts w:hint="eastAsia"/>
          </w:rPr>
          <w:t>緊張。</w:t>
        </w:r>
      </w:ins>
    </w:p>
    <w:p w:rsidR="000F0075" w:rsidRDefault="00FD1997">
      <w:pPr>
        <w:pStyle w:val="12"/>
        <w:spacing w:after="240"/>
        <w:ind w:leftChars="0" w:left="0"/>
        <w:rPr>
          <w:ins w:id="15472" w:author="簡新佳" w:date="2019-04-01T16:34:00Z"/>
        </w:rPr>
        <w:pPrChange w:id="15473" w:author="簡新佳" w:date="2019-04-01T15:41:00Z">
          <w:pPr>
            <w:pStyle w:val="12"/>
            <w:numPr>
              <w:numId w:val="1"/>
            </w:numPr>
            <w:spacing w:after="240"/>
            <w:ind w:leftChars="0" w:left="360" w:hanging="360"/>
            <w:outlineLvl w:val="0"/>
          </w:pPr>
        </w:pPrChange>
      </w:pPr>
      <w:ins w:id="15474" w:author="Administrator" w:date="2019-04-06T19:40:00Z">
        <w:r>
          <w:rPr>
            <w:rFonts w:hint="eastAsia"/>
          </w:rPr>
          <w:t>另外三人雖然也元氣大</w:t>
        </w:r>
      </w:ins>
      <w:ins w:id="15475" w:author="Administrator" w:date="2019-04-06T19:41:00Z">
        <w:r>
          <w:rPr>
            <w:rFonts w:hint="eastAsia"/>
          </w:rPr>
          <w:t>損，但看起來仍有一拼之力。</w:t>
        </w:r>
      </w:ins>
    </w:p>
    <w:p w:rsidR="000F0075" w:rsidRDefault="009074AD">
      <w:pPr>
        <w:pStyle w:val="12"/>
        <w:spacing w:after="240"/>
        <w:ind w:leftChars="0" w:left="0"/>
        <w:rPr>
          <w:ins w:id="15476" w:author="簡新佳" w:date="2019-04-01T16:35:00Z"/>
        </w:rPr>
        <w:pPrChange w:id="15477" w:author="簡新佳" w:date="2019-04-01T15:41:00Z">
          <w:pPr>
            <w:pStyle w:val="12"/>
            <w:numPr>
              <w:numId w:val="1"/>
            </w:numPr>
            <w:spacing w:after="240"/>
            <w:ind w:leftChars="0" w:left="360" w:hanging="360"/>
            <w:outlineLvl w:val="0"/>
          </w:pPr>
        </w:pPrChange>
      </w:pPr>
      <w:ins w:id="15478" w:author="簡新佳" w:date="2019-04-01T16:35:00Z">
        <w:r>
          <w:rPr>
            <w:rFonts w:hint="eastAsia"/>
          </w:rPr>
          <w:t>「小心！」</w:t>
        </w:r>
      </w:ins>
    </w:p>
    <w:p w:rsidR="000F0075" w:rsidRDefault="00FD1997">
      <w:pPr>
        <w:pStyle w:val="12"/>
        <w:spacing w:after="240"/>
        <w:ind w:leftChars="0" w:left="0"/>
        <w:rPr>
          <w:ins w:id="15479" w:author="簡新佳" w:date="2019-04-01T16:54:00Z"/>
        </w:rPr>
        <w:pPrChange w:id="15480" w:author="簡新佳" w:date="2019-04-01T15:41:00Z">
          <w:pPr>
            <w:pStyle w:val="12"/>
            <w:numPr>
              <w:numId w:val="1"/>
            </w:numPr>
            <w:spacing w:after="240"/>
            <w:ind w:leftChars="0" w:left="360" w:hanging="360"/>
            <w:outlineLvl w:val="0"/>
          </w:pPr>
        </w:pPrChange>
      </w:pPr>
      <w:ins w:id="15481" w:author="Administrator" w:date="2019-04-06T19:41:00Z">
        <w:r>
          <w:rPr>
            <w:rFonts w:hint="eastAsia"/>
          </w:rPr>
          <w:t>卻在這時，</w:t>
        </w:r>
      </w:ins>
      <w:ins w:id="15482" w:author="簡新佳" w:date="2019-04-01T16:35:00Z">
        <w:r w:rsidR="009074AD">
          <w:rPr>
            <w:rFonts w:hint="eastAsia"/>
          </w:rPr>
          <w:t>一聲驚呼，另外的半身男子猛地將她推開，跟著</w:t>
        </w:r>
      </w:ins>
      <w:ins w:id="15483" w:author="簡新佳" w:date="2019-04-01T16:53:00Z">
        <w:r w:rsidR="002F7ABC">
          <w:rPr>
            <w:rFonts w:hint="eastAsia"/>
          </w:rPr>
          <w:t>一個黑影</w:t>
        </w:r>
      </w:ins>
      <w:ins w:id="15484" w:author="Administrator" w:date="2019-04-06T20:16:00Z">
        <w:r w:rsidR="00D353E6">
          <w:rPr>
            <w:rFonts w:hint="eastAsia"/>
          </w:rPr>
          <w:t>衝來</w:t>
        </w:r>
      </w:ins>
      <w:ins w:id="15485" w:author="簡新佳" w:date="2019-04-01T16:53:00Z">
        <w:r w:rsidR="002F7ABC">
          <w:rPr>
            <w:rFonts w:hint="eastAsia"/>
          </w:rPr>
          <w:t>，</w:t>
        </w:r>
      </w:ins>
      <w:ins w:id="15486" w:author="簡新佳" w:date="2019-04-01T16:54:00Z">
        <w:r w:rsidR="009E3CEA">
          <w:rPr>
            <w:rFonts w:hint="eastAsia"/>
          </w:rPr>
          <w:t>瞬間就將半身男子給吞了下去。</w:t>
        </w:r>
      </w:ins>
    </w:p>
    <w:p w:rsidR="000F0075" w:rsidRDefault="009E3CEA">
      <w:pPr>
        <w:pStyle w:val="12"/>
        <w:spacing w:after="240"/>
        <w:ind w:leftChars="0" w:left="0"/>
        <w:rPr>
          <w:ins w:id="15487" w:author="簡新佳" w:date="2019-04-01T16:56:00Z"/>
        </w:rPr>
        <w:pPrChange w:id="15488" w:author="簡新佳" w:date="2019-04-01T15:41:00Z">
          <w:pPr>
            <w:pStyle w:val="12"/>
            <w:numPr>
              <w:numId w:val="1"/>
            </w:numPr>
            <w:spacing w:after="240"/>
            <w:ind w:leftChars="0" w:left="360" w:hanging="360"/>
            <w:outlineLvl w:val="0"/>
          </w:pPr>
        </w:pPrChange>
      </w:pPr>
      <w:ins w:id="15489" w:author="簡新佳" w:date="2019-04-01T16:54:00Z">
        <w:r>
          <w:rPr>
            <w:rFonts w:hint="eastAsia"/>
          </w:rPr>
          <w:t>其他三人大駭，紛紛散了開來，唯有</w:t>
        </w:r>
      </w:ins>
      <w:ins w:id="15490" w:author="簡新佳" w:date="2019-04-01T16:55:00Z">
        <w:r>
          <w:rPr>
            <w:rFonts w:hint="eastAsia"/>
          </w:rPr>
          <w:t>那半身女子一個呆楞，跟著發了瘋似的淒厲尖叫起來，往那</w:t>
        </w:r>
      </w:ins>
      <w:ins w:id="15491" w:author="簡新佳" w:date="2019-04-01T16:56:00Z">
        <w:r>
          <w:rPr>
            <w:rFonts w:hint="eastAsia"/>
          </w:rPr>
          <w:t>前方的</w:t>
        </w:r>
      </w:ins>
      <w:ins w:id="15492" w:author="簡新佳" w:date="2019-04-01T16:55:00Z">
        <w:r w:rsidRPr="003E206B">
          <w:rPr>
            <w:rFonts w:hint="eastAsia"/>
          </w:rPr>
          <w:t>鴟龜</w:t>
        </w:r>
      </w:ins>
      <w:ins w:id="15493" w:author="簡新佳" w:date="2019-04-01T16:56:00Z">
        <w:r>
          <w:rPr>
            <w:rFonts w:hint="eastAsia"/>
          </w:rPr>
          <w:t>巨嘴衝去。</w:t>
        </w:r>
      </w:ins>
    </w:p>
    <w:p w:rsidR="000F0075" w:rsidRDefault="009E3CEA">
      <w:pPr>
        <w:pStyle w:val="12"/>
        <w:spacing w:after="240"/>
        <w:ind w:leftChars="0" w:left="0"/>
        <w:rPr>
          <w:ins w:id="15494" w:author="簡新佳" w:date="2019-04-01T16:57:00Z"/>
        </w:rPr>
        <w:pPrChange w:id="15495" w:author="簡新佳" w:date="2019-04-01T15:41:00Z">
          <w:pPr>
            <w:pStyle w:val="12"/>
            <w:numPr>
              <w:numId w:val="1"/>
            </w:numPr>
            <w:spacing w:after="240"/>
            <w:ind w:leftChars="0" w:left="360" w:hanging="360"/>
            <w:outlineLvl w:val="0"/>
          </w:pPr>
        </w:pPrChange>
      </w:pPr>
      <w:ins w:id="15496" w:author="簡新佳" w:date="2019-04-01T16:56:00Z">
        <w:r>
          <w:rPr>
            <w:rFonts w:hint="eastAsia"/>
          </w:rPr>
          <w:t>「住手！」歐陽道德真君雖然平時跟鬼屍門</w:t>
        </w:r>
      </w:ins>
      <w:ins w:id="15497" w:author="簡新佳" w:date="2019-04-01T16:57:00Z">
        <w:r>
          <w:rPr>
            <w:rFonts w:hint="eastAsia"/>
          </w:rPr>
          <w:t>不對頭，但此時也不得不強拉住那半身女子，迅速往後飛去。</w:t>
        </w:r>
      </w:ins>
    </w:p>
    <w:p w:rsidR="000F0075" w:rsidRDefault="009E3CEA">
      <w:pPr>
        <w:pStyle w:val="12"/>
        <w:spacing w:after="240"/>
        <w:ind w:leftChars="0" w:left="0"/>
        <w:rPr>
          <w:ins w:id="15498" w:author="Administrator" w:date="2019-04-03T12:11:00Z"/>
        </w:rPr>
        <w:pPrChange w:id="15499" w:author="簡新佳" w:date="2019-04-01T15:41:00Z">
          <w:pPr>
            <w:pStyle w:val="12"/>
            <w:numPr>
              <w:numId w:val="1"/>
            </w:numPr>
            <w:spacing w:after="240"/>
            <w:ind w:leftChars="0" w:left="360" w:hanging="360"/>
            <w:outlineLvl w:val="0"/>
          </w:pPr>
        </w:pPrChange>
      </w:pPr>
      <w:ins w:id="15500" w:author="簡新佳" w:date="2019-04-01T16:57:00Z">
        <w:r>
          <w:rPr>
            <w:rFonts w:hint="eastAsia"/>
          </w:rPr>
          <w:t>可此時他們元氣大傷，反觀</w:t>
        </w:r>
        <w:r w:rsidRPr="003E206B">
          <w:rPr>
            <w:rFonts w:hint="eastAsia"/>
          </w:rPr>
          <w:t>鴟龜</w:t>
        </w:r>
        <w:r>
          <w:rPr>
            <w:rFonts w:hint="eastAsia"/>
          </w:rPr>
          <w:t>，其身上的龜甲只是</w:t>
        </w:r>
      </w:ins>
      <w:ins w:id="15501" w:author="簡新佳" w:date="2019-04-01T16:58:00Z">
        <w:r>
          <w:rPr>
            <w:rFonts w:hint="eastAsia"/>
          </w:rPr>
          <w:t>多了兩道傷痕，而碩大的頭顱上，唯有嘴角邊有一處焦黑模糊，其</w:t>
        </w:r>
      </w:ins>
      <w:ins w:id="15502" w:author="簡新佳" w:date="2019-04-01T16:59:00Z">
        <w:r>
          <w:rPr>
            <w:rFonts w:hint="eastAsia"/>
          </w:rPr>
          <w:t>他地方全都完好如初，</w:t>
        </w:r>
      </w:ins>
      <w:ins w:id="15503" w:author="Administrator" w:date="2019-04-03T12:10:00Z">
        <w:r w:rsidR="00751ECA">
          <w:rPr>
            <w:rFonts w:hint="eastAsia"/>
          </w:rPr>
          <w:t>顯示出</w:t>
        </w:r>
      </w:ins>
      <w:ins w:id="15504" w:author="簡新佳" w:date="2019-04-01T17:06:00Z">
        <w:r w:rsidR="00E5141F">
          <w:rPr>
            <w:rFonts w:hint="eastAsia"/>
          </w:rPr>
          <w:t>方才</w:t>
        </w:r>
        <w:del w:id="15505" w:author="Administrator" w:date="2019-04-03T12:10:00Z">
          <w:r w:rsidR="00E5141F" w:rsidDel="00751ECA">
            <w:rPr>
              <w:rFonts w:hint="eastAsia"/>
            </w:rPr>
            <w:delText>的</w:delText>
          </w:r>
        </w:del>
        <w:r w:rsidR="00E5141F">
          <w:rPr>
            <w:rFonts w:hint="eastAsia"/>
          </w:rPr>
          <w:t>四人</w:t>
        </w:r>
      </w:ins>
      <w:ins w:id="15506" w:author="Administrator" w:date="2019-04-03T12:10:00Z">
        <w:r w:rsidR="00751ECA">
          <w:rPr>
            <w:rFonts w:hint="eastAsia"/>
          </w:rPr>
          <w:t>的</w:t>
        </w:r>
      </w:ins>
      <w:ins w:id="15507" w:author="簡新佳" w:date="2019-04-01T17:06:00Z">
        <w:r w:rsidR="00E5141F">
          <w:rPr>
            <w:rFonts w:hint="eastAsia"/>
          </w:rPr>
          <w:t>術法</w:t>
        </w:r>
      </w:ins>
      <w:ins w:id="15508" w:author="簡新佳" w:date="2019-04-01T16:59:00Z">
        <w:del w:id="15509" w:author="Administrator" w:date="2019-04-03T12:10:00Z">
          <w:r w:rsidDel="00751ECA">
            <w:rPr>
              <w:rFonts w:hint="eastAsia"/>
            </w:rPr>
            <w:delText>根本</w:delText>
          </w:r>
        </w:del>
      </w:ins>
      <w:ins w:id="15510" w:author="簡新佳" w:date="2019-04-01T17:06:00Z">
        <w:r w:rsidR="00E5141F">
          <w:rPr>
            <w:rFonts w:hint="eastAsia"/>
          </w:rPr>
          <w:t>對它</w:t>
        </w:r>
      </w:ins>
      <w:ins w:id="15511" w:author="Administrator" w:date="2019-04-03T12:10:00Z">
        <w:r w:rsidR="00751ECA">
          <w:rPr>
            <w:rFonts w:hint="eastAsia"/>
          </w:rPr>
          <w:t>根本</w:t>
        </w:r>
      </w:ins>
      <w:ins w:id="15512" w:author="簡新佳" w:date="2019-04-01T16:59:00Z">
        <w:r>
          <w:rPr>
            <w:rFonts w:hint="eastAsia"/>
          </w:rPr>
          <w:t>不痛不癢</w:t>
        </w:r>
      </w:ins>
      <w:ins w:id="15513" w:author="Administrator" w:date="2019-04-03T12:10:00Z">
        <w:r w:rsidR="00751ECA">
          <w:rPr>
            <w:rFonts w:hint="eastAsia"/>
          </w:rPr>
          <w:t>，不</w:t>
        </w:r>
      </w:ins>
      <w:ins w:id="15514" w:author="Administrator" w:date="2019-04-03T12:11:00Z">
        <w:r w:rsidR="00751ECA">
          <w:rPr>
            <w:rFonts w:hint="eastAsia"/>
          </w:rPr>
          <w:t>由得讓歐陽道德真君心中再次一沉。</w:t>
        </w:r>
      </w:ins>
    </w:p>
    <w:p w:rsidR="000F0075" w:rsidRDefault="00751ECA">
      <w:pPr>
        <w:pStyle w:val="12"/>
        <w:spacing w:after="240"/>
        <w:ind w:leftChars="0" w:left="0"/>
        <w:rPr>
          <w:ins w:id="15515" w:author="Administrator" w:date="2019-04-03T12:14:00Z"/>
        </w:rPr>
        <w:pPrChange w:id="15516" w:author="簡新佳" w:date="2019-04-01T15:41:00Z">
          <w:pPr>
            <w:pStyle w:val="12"/>
            <w:numPr>
              <w:numId w:val="1"/>
            </w:numPr>
            <w:spacing w:after="240"/>
            <w:ind w:leftChars="0" w:left="360" w:hanging="360"/>
            <w:outlineLvl w:val="0"/>
          </w:pPr>
        </w:pPrChange>
      </w:pPr>
      <w:ins w:id="15517" w:author="Administrator" w:date="2019-04-03T12:11:00Z">
        <w:r>
          <w:rPr>
            <w:rFonts w:hint="eastAsia"/>
          </w:rPr>
          <w:t>就在剩下</w:t>
        </w:r>
      </w:ins>
      <w:ins w:id="15518" w:author="Administrator" w:date="2019-04-03T12:12:00Z">
        <w:r>
          <w:rPr>
            <w:rFonts w:hint="eastAsia"/>
          </w:rPr>
          <w:t>三人半都覺得無望之</w:t>
        </w:r>
      </w:ins>
      <w:ins w:id="15519" w:author="Administrator" w:date="2019-04-03T12:13:00Z">
        <w:r>
          <w:rPr>
            <w:rFonts w:hint="eastAsia"/>
          </w:rPr>
          <w:t>時，突然間，原本還要</w:t>
        </w:r>
      </w:ins>
      <w:ins w:id="15520" w:author="Administrator" w:date="2019-04-03T12:14:00Z">
        <w:r>
          <w:rPr>
            <w:rFonts w:hint="eastAsia"/>
          </w:rPr>
          <w:t>張口</w:t>
        </w:r>
      </w:ins>
      <w:ins w:id="15521" w:author="Administrator" w:date="2019-04-03T12:13:00Z">
        <w:r>
          <w:rPr>
            <w:rFonts w:hint="eastAsia"/>
          </w:rPr>
          <w:t>的</w:t>
        </w:r>
        <w:r w:rsidRPr="003E206B">
          <w:rPr>
            <w:rFonts w:hint="eastAsia"/>
          </w:rPr>
          <w:t>鴟龜</w:t>
        </w:r>
        <w:r>
          <w:rPr>
            <w:rFonts w:hint="eastAsia"/>
          </w:rPr>
          <w:t>轉頭</w:t>
        </w:r>
      </w:ins>
      <w:ins w:id="15522" w:author="Administrator" w:date="2019-04-03T12:14:00Z">
        <w:r w:rsidR="00A30B08">
          <w:rPr>
            <w:rFonts w:hint="eastAsia"/>
          </w:rPr>
          <w:t>看向別邊，竟是放棄了對</w:t>
        </w:r>
      </w:ins>
      <w:ins w:id="15523" w:author="Administrator" w:date="2019-04-06T21:35:00Z">
        <w:r w:rsidR="00A30B08">
          <w:rPr>
            <w:rFonts w:hint="eastAsia"/>
          </w:rPr>
          <w:t>他們</w:t>
        </w:r>
      </w:ins>
      <w:ins w:id="15524" w:author="Administrator" w:date="2019-04-03T12:14:00Z">
        <w:r>
          <w:rPr>
            <w:rFonts w:hint="eastAsia"/>
          </w:rPr>
          <w:t>的追殺。</w:t>
        </w:r>
      </w:ins>
    </w:p>
    <w:p w:rsidR="000F0075" w:rsidRDefault="00751ECA">
      <w:pPr>
        <w:pStyle w:val="12"/>
        <w:spacing w:after="240"/>
        <w:ind w:leftChars="0" w:left="0"/>
        <w:rPr>
          <w:ins w:id="15525" w:author="Administrator" w:date="2019-04-03T12:17:00Z"/>
        </w:rPr>
        <w:pPrChange w:id="15526" w:author="簡新佳" w:date="2019-04-01T15:41:00Z">
          <w:pPr>
            <w:pStyle w:val="12"/>
            <w:numPr>
              <w:numId w:val="1"/>
            </w:numPr>
            <w:spacing w:after="240"/>
            <w:ind w:leftChars="0" w:left="360" w:hanging="360"/>
            <w:outlineLvl w:val="0"/>
          </w:pPr>
        </w:pPrChange>
      </w:pPr>
      <w:ins w:id="15527" w:author="Administrator" w:date="2019-04-03T12:14:00Z">
        <w:r>
          <w:rPr>
            <w:rFonts w:hint="eastAsia"/>
          </w:rPr>
          <w:lastRenderedPageBreak/>
          <w:t>只見遠處初時有一個小黑點出現，一眨眼，已經在</w:t>
        </w:r>
      </w:ins>
      <w:ins w:id="15528" w:author="Administrator" w:date="2019-04-03T12:15:00Z">
        <w:r w:rsidRPr="003E206B">
          <w:rPr>
            <w:rFonts w:hint="eastAsia"/>
          </w:rPr>
          <w:t>鴟龜</w:t>
        </w:r>
        <w:r>
          <w:rPr>
            <w:rFonts w:hint="eastAsia"/>
          </w:rPr>
          <w:t>面前多出了一名黃袍道人，此人明明相貌平凡，穿著也沒特別華麗，可</w:t>
        </w:r>
      </w:ins>
      <w:ins w:id="15529" w:author="Administrator" w:date="2019-04-03T12:16:00Z">
        <w:r>
          <w:rPr>
            <w:rFonts w:hint="eastAsia"/>
          </w:rPr>
          <w:t>其眼神之中的光彩，</w:t>
        </w:r>
      </w:ins>
      <w:ins w:id="15530" w:author="Administrator" w:date="2019-04-03T12:15:00Z">
        <w:r>
          <w:rPr>
            <w:rFonts w:hint="eastAsia"/>
          </w:rPr>
          <w:t>卻給人一種</w:t>
        </w:r>
      </w:ins>
      <w:ins w:id="15531" w:author="Administrator" w:date="2019-04-03T12:16:00Z">
        <w:r w:rsidRPr="00751ECA">
          <w:rPr>
            <w:rFonts w:hint="eastAsia"/>
          </w:rPr>
          <w:t>氣宇軒昂</w:t>
        </w:r>
        <w:r>
          <w:rPr>
            <w:rFonts w:hint="eastAsia"/>
          </w:rPr>
          <w:t>，好似一切盡在運籌帷幄之中的</w:t>
        </w:r>
      </w:ins>
      <w:ins w:id="15532" w:author="Administrator" w:date="2019-04-03T12:17:00Z">
        <w:r>
          <w:rPr>
            <w:rFonts w:hint="eastAsia"/>
          </w:rPr>
          <w:t>睿芒。</w:t>
        </w:r>
      </w:ins>
    </w:p>
    <w:p w:rsidR="000F0075" w:rsidRDefault="00751ECA">
      <w:pPr>
        <w:pStyle w:val="12"/>
        <w:spacing w:after="240"/>
        <w:ind w:leftChars="0" w:left="0"/>
        <w:rPr>
          <w:ins w:id="15533" w:author="Administrator" w:date="2019-04-03T12:19:00Z"/>
        </w:rPr>
        <w:pPrChange w:id="15534" w:author="簡新佳" w:date="2019-04-01T15:41:00Z">
          <w:pPr>
            <w:pStyle w:val="12"/>
            <w:numPr>
              <w:numId w:val="1"/>
            </w:numPr>
            <w:spacing w:after="240"/>
            <w:ind w:leftChars="0" w:left="360" w:hanging="360"/>
            <w:outlineLvl w:val="0"/>
          </w:pPr>
        </w:pPrChange>
      </w:pPr>
      <w:ins w:id="15535" w:author="Administrator" w:date="2019-04-03T12:17:00Z">
        <w:r>
          <w:rPr>
            <w:rFonts w:hint="eastAsia"/>
          </w:rPr>
          <w:t>「拜見仙皇！」</w:t>
        </w:r>
      </w:ins>
      <w:ins w:id="15536" w:author="Administrator" w:date="2019-04-03T12:18:00Z">
        <w:r w:rsidR="00A30B08">
          <w:rPr>
            <w:rFonts w:hint="eastAsia"/>
          </w:rPr>
          <w:t>其他</w:t>
        </w:r>
      </w:ins>
      <w:ins w:id="15537" w:author="Administrator" w:date="2019-04-06T21:35:00Z">
        <w:r w:rsidR="00A30B08">
          <w:rPr>
            <w:rFonts w:hint="eastAsia"/>
          </w:rPr>
          <w:t>三</w:t>
        </w:r>
      </w:ins>
      <w:ins w:id="15538" w:author="Administrator" w:date="2019-04-03T12:18:00Z">
        <w:r>
          <w:rPr>
            <w:rFonts w:hint="eastAsia"/>
          </w:rPr>
          <w:t>人見狀，全都躬身一拜，唯有那半身女子似壓抑不住情緒，仍是死死盯著</w:t>
        </w:r>
        <w:r w:rsidRPr="003E206B">
          <w:rPr>
            <w:rFonts w:hint="eastAsia"/>
          </w:rPr>
          <w:t>鴟龜</w:t>
        </w:r>
        <w:r>
          <w:rPr>
            <w:rFonts w:hint="eastAsia"/>
          </w:rPr>
          <w:t>，對</w:t>
        </w:r>
      </w:ins>
      <w:ins w:id="15539" w:author="Administrator" w:date="2019-04-03T12:19:00Z">
        <w:r>
          <w:rPr>
            <w:rFonts w:hint="eastAsia"/>
          </w:rPr>
          <w:t>仙皇的到來毫不理睬。</w:t>
        </w:r>
      </w:ins>
    </w:p>
    <w:p w:rsidR="000F0075" w:rsidRDefault="00365615">
      <w:pPr>
        <w:pStyle w:val="12"/>
        <w:spacing w:after="240"/>
        <w:ind w:leftChars="0" w:left="0"/>
        <w:rPr>
          <w:ins w:id="15540" w:author="Administrator" w:date="2019-04-03T12:20:00Z"/>
        </w:rPr>
        <w:pPrChange w:id="15541" w:author="簡新佳" w:date="2019-04-01T15:41:00Z">
          <w:pPr>
            <w:pStyle w:val="12"/>
            <w:numPr>
              <w:numId w:val="1"/>
            </w:numPr>
            <w:spacing w:after="240"/>
            <w:ind w:leftChars="0" w:left="360" w:hanging="360"/>
            <w:outlineLvl w:val="0"/>
          </w:pPr>
        </w:pPrChange>
      </w:pPr>
      <w:ins w:id="15542" w:author="Administrator" w:date="2019-04-03T12:19:00Z">
        <w:r>
          <w:rPr>
            <w:rFonts w:hint="eastAsia"/>
          </w:rPr>
          <w:t>「行了，你們退下吧…四派這次雖然</w:t>
        </w:r>
      </w:ins>
      <w:ins w:id="15543" w:author="Administrator" w:date="2019-04-04T01:39:00Z">
        <w:r>
          <w:rPr>
            <w:rFonts w:hint="eastAsia"/>
          </w:rPr>
          <w:t>讓封印破除了，</w:t>
        </w:r>
      </w:ins>
      <w:ins w:id="15544" w:author="Administrator" w:date="2019-04-03T12:19:00Z">
        <w:r w:rsidR="008C6E0B">
          <w:rPr>
            <w:rFonts w:hint="eastAsia"/>
          </w:rPr>
          <w:t>但念在</w:t>
        </w:r>
      </w:ins>
      <w:ins w:id="15545" w:author="Administrator" w:date="2019-04-04T01:53:00Z">
        <w:r w:rsidR="00BF4052">
          <w:rPr>
            <w:rFonts w:hint="eastAsia"/>
          </w:rPr>
          <w:t>你們</w:t>
        </w:r>
      </w:ins>
      <w:ins w:id="15546" w:author="Administrator" w:date="2019-04-03T12:19:00Z">
        <w:r w:rsidR="008C6E0B">
          <w:rPr>
            <w:rFonts w:hint="eastAsia"/>
          </w:rPr>
          <w:t>支撐那麼久，功過相抵，我就不治你們</w:t>
        </w:r>
      </w:ins>
      <w:ins w:id="15547" w:author="Administrator" w:date="2019-04-03T12:20:00Z">
        <w:r w:rsidR="008C6E0B">
          <w:rPr>
            <w:rFonts w:hint="eastAsia"/>
          </w:rPr>
          <w:t>罪了…」</w:t>
        </w:r>
      </w:ins>
    </w:p>
    <w:p w:rsidR="000F0075" w:rsidRDefault="008C6E0B">
      <w:pPr>
        <w:pStyle w:val="12"/>
        <w:spacing w:after="240"/>
        <w:ind w:leftChars="0" w:left="0"/>
        <w:rPr>
          <w:ins w:id="15548" w:author="Administrator" w:date="2019-04-04T02:04:00Z"/>
        </w:rPr>
        <w:pPrChange w:id="15549" w:author="簡新佳" w:date="2019-04-01T15:41:00Z">
          <w:pPr>
            <w:pStyle w:val="12"/>
            <w:numPr>
              <w:numId w:val="1"/>
            </w:numPr>
            <w:spacing w:after="240"/>
            <w:ind w:leftChars="0" w:left="360" w:hanging="360"/>
            <w:outlineLvl w:val="0"/>
          </w:pPr>
        </w:pPrChange>
      </w:pPr>
      <w:ins w:id="15550" w:author="Administrator" w:date="2019-04-03T12:20:00Z">
        <w:r>
          <w:rPr>
            <w:rFonts w:hint="eastAsia"/>
          </w:rPr>
          <w:t>仙皇</w:t>
        </w:r>
      </w:ins>
      <w:ins w:id="15551" w:author="Administrator" w:date="2019-04-04T01:54:00Z">
        <w:r w:rsidR="00BF4052">
          <w:rPr>
            <w:rFonts w:hint="eastAsia"/>
          </w:rPr>
          <w:t>一派理索當然，風輕雲淡地說著，只是他</w:t>
        </w:r>
      </w:ins>
      <w:ins w:id="15552" w:author="Administrator" w:date="2019-04-03T12:20:00Z">
        <w:r>
          <w:rPr>
            <w:rFonts w:hint="eastAsia"/>
          </w:rPr>
          <w:t>話未說完，</w:t>
        </w:r>
        <w:r w:rsidRPr="003E206B">
          <w:rPr>
            <w:rFonts w:hint="eastAsia"/>
          </w:rPr>
          <w:t>鴟龜</w:t>
        </w:r>
        <w:r w:rsidR="00B252D7">
          <w:rPr>
            <w:rFonts w:hint="eastAsia"/>
          </w:rPr>
          <w:t>又是張大了嘴一口</w:t>
        </w:r>
      </w:ins>
      <w:ins w:id="15553" w:author="Administrator" w:date="2019-04-04T02:04:00Z">
        <w:r w:rsidR="00B252D7">
          <w:rPr>
            <w:rFonts w:hint="eastAsia"/>
          </w:rPr>
          <w:t>往他</w:t>
        </w:r>
      </w:ins>
      <w:ins w:id="15554" w:author="Administrator" w:date="2019-04-04T02:05:00Z">
        <w:r w:rsidR="00B252D7">
          <w:rPr>
            <w:rFonts w:hint="eastAsia"/>
          </w:rPr>
          <w:t>這</w:t>
        </w:r>
      </w:ins>
      <w:ins w:id="15555" w:author="Administrator" w:date="2019-04-03T12:20:00Z">
        <w:r w:rsidR="00B252D7">
          <w:rPr>
            <w:rFonts w:hint="eastAsia"/>
          </w:rPr>
          <w:t>咬下</w:t>
        </w:r>
      </w:ins>
      <w:ins w:id="15556" w:author="Administrator" w:date="2019-04-04T02:04:00Z">
        <w:r w:rsidR="00B252D7">
          <w:rPr>
            <w:rFonts w:hint="eastAsia"/>
          </w:rPr>
          <w:t>。</w:t>
        </w:r>
      </w:ins>
    </w:p>
    <w:p w:rsidR="000F0075" w:rsidRDefault="008C6E0B">
      <w:pPr>
        <w:pStyle w:val="12"/>
        <w:spacing w:after="240"/>
        <w:ind w:leftChars="0" w:left="0"/>
        <w:rPr>
          <w:ins w:id="15557" w:author="Administrator" w:date="2019-04-03T12:24:00Z"/>
        </w:rPr>
        <w:pPrChange w:id="15558" w:author="簡新佳" w:date="2019-04-01T15:41:00Z">
          <w:pPr>
            <w:pStyle w:val="12"/>
            <w:numPr>
              <w:numId w:val="1"/>
            </w:numPr>
            <w:spacing w:after="240"/>
            <w:ind w:leftChars="0" w:left="360" w:hanging="360"/>
            <w:outlineLvl w:val="0"/>
          </w:pPr>
        </w:pPrChange>
      </w:pPr>
      <w:ins w:id="15559" w:author="Administrator" w:date="2019-04-03T12:20:00Z">
        <w:r>
          <w:rPr>
            <w:rFonts w:hint="eastAsia"/>
          </w:rPr>
          <w:t>可這次，那嘴咬到一半，一</w:t>
        </w:r>
      </w:ins>
      <w:ins w:id="15560" w:author="Administrator" w:date="2019-04-03T12:22:00Z">
        <w:r>
          <w:rPr>
            <w:rFonts w:hint="eastAsia"/>
          </w:rPr>
          <w:t>柄巨大</w:t>
        </w:r>
      </w:ins>
      <w:ins w:id="15561" w:author="Administrator" w:date="2019-04-03T12:25:00Z">
        <w:r>
          <w:rPr>
            <w:rFonts w:hint="eastAsia"/>
          </w:rPr>
          <w:t>無比</w:t>
        </w:r>
      </w:ins>
      <w:ins w:id="15562" w:author="Administrator" w:date="2019-04-03T12:22:00Z">
        <w:r>
          <w:rPr>
            <w:rFonts w:hint="eastAsia"/>
          </w:rPr>
          <w:t>的寶</w:t>
        </w:r>
      </w:ins>
      <w:ins w:id="15563" w:author="Administrator" w:date="2019-04-03T12:23:00Z">
        <w:r>
          <w:rPr>
            <w:rFonts w:hint="eastAsia"/>
          </w:rPr>
          <w:t>劍，已經</w:t>
        </w:r>
      </w:ins>
      <w:ins w:id="15564" w:author="Administrator" w:date="2019-04-03T12:25:00Z">
        <w:r>
          <w:rPr>
            <w:rFonts w:hint="eastAsia"/>
          </w:rPr>
          <w:t>如山一般</w:t>
        </w:r>
      </w:ins>
      <w:ins w:id="15565" w:author="Administrator" w:date="2019-04-03T12:23:00Z">
        <w:r>
          <w:rPr>
            <w:rFonts w:hint="eastAsia"/>
          </w:rPr>
          <w:t>立在仙皇面前，其劍刃尚未出鞘，可光是如此，散發出來的寒氣便如銳利的劍</w:t>
        </w:r>
      </w:ins>
      <w:ins w:id="15566" w:author="Administrator" w:date="2019-04-03T12:24:00Z">
        <w:r>
          <w:rPr>
            <w:rFonts w:hint="eastAsia"/>
          </w:rPr>
          <w:t>氣一般扎得眾人渾身疼痛。</w:t>
        </w:r>
      </w:ins>
    </w:p>
    <w:p w:rsidR="000F0075" w:rsidRDefault="007D6E1C">
      <w:pPr>
        <w:pStyle w:val="12"/>
        <w:spacing w:after="240"/>
        <w:ind w:leftChars="0" w:left="0"/>
        <w:rPr>
          <w:ins w:id="15567" w:author="Administrator" w:date="2019-04-03T12:25:00Z"/>
        </w:rPr>
        <w:pPrChange w:id="15568" w:author="簡新佳" w:date="2019-04-01T15:41:00Z">
          <w:pPr>
            <w:pStyle w:val="12"/>
            <w:numPr>
              <w:numId w:val="1"/>
            </w:numPr>
            <w:spacing w:after="240"/>
            <w:ind w:leftChars="0" w:left="360" w:hanging="360"/>
            <w:outlineLvl w:val="0"/>
          </w:pPr>
        </w:pPrChange>
      </w:pPr>
      <w:ins w:id="15569" w:author="Administrator" w:date="2019-04-04T02:44:00Z">
        <w:r>
          <w:rPr>
            <w:rFonts w:hint="eastAsia"/>
          </w:rPr>
          <w:t>若</w:t>
        </w:r>
      </w:ins>
      <w:ins w:id="15570" w:author="Administrator" w:date="2019-04-03T12:24:00Z">
        <w:r w:rsidR="008C6E0B" w:rsidRPr="003E206B">
          <w:rPr>
            <w:rFonts w:hint="eastAsia"/>
          </w:rPr>
          <w:t>鴟龜</w:t>
        </w:r>
        <w:r w:rsidR="008C6E0B">
          <w:rPr>
            <w:rFonts w:hint="eastAsia"/>
          </w:rPr>
          <w:t>這一口咬下了，怕是還沒咬在</w:t>
        </w:r>
      </w:ins>
      <w:ins w:id="15571" w:author="Administrator" w:date="2019-04-03T12:25:00Z">
        <w:r w:rsidR="008C6E0B">
          <w:rPr>
            <w:rFonts w:hint="eastAsia"/>
          </w:rPr>
          <w:t>仙皇身上，</w:t>
        </w:r>
      </w:ins>
      <w:ins w:id="15572" w:author="Administrator" w:date="2019-04-03T12:24:00Z">
        <w:r w:rsidR="008C6E0B">
          <w:rPr>
            <w:rFonts w:hint="eastAsia"/>
          </w:rPr>
          <w:t>那寶劍</w:t>
        </w:r>
      </w:ins>
      <w:ins w:id="15573" w:author="Administrator" w:date="2019-04-03T12:25:00Z">
        <w:r w:rsidR="008C6E0B">
          <w:rPr>
            <w:rFonts w:hint="eastAsia"/>
          </w:rPr>
          <w:t>便</w:t>
        </w:r>
      </w:ins>
      <w:ins w:id="15574" w:author="Administrator" w:date="2019-04-03T12:24:00Z">
        <w:r w:rsidR="008C6E0B">
          <w:rPr>
            <w:rFonts w:hint="eastAsia"/>
          </w:rPr>
          <w:t>會先</w:t>
        </w:r>
      </w:ins>
      <w:ins w:id="15575" w:author="Administrator" w:date="2019-04-03T12:25:00Z">
        <w:r w:rsidR="008C6E0B">
          <w:rPr>
            <w:rFonts w:hint="eastAsia"/>
          </w:rPr>
          <w:t>貫穿他的上下顎。</w:t>
        </w:r>
      </w:ins>
    </w:p>
    <w:p w:rsidR="000F0075" w:rsidRDefault="008C6E0B">
      <w:pPr>
        <w:pStyle w:val="12"/>
        <w:spacing w:after="240"/>
        <w:ind w:leftChars="0" w:left="0"/>
        <w:rPr>
          <w:ins w:id="15576" w:author="Administrator" w:date="2019-04-03T12:27:00Z"/>
        </w:rPr>
        <w:pPrChange w:id="15577" w:author="簡新佳" w:date="2019-04-01T15:41:00Z">
          <w:pPr>
            <w:pStyle w:val="12"/>
            <w:numPr>
              <w:numId w:val="1"/>
            </w:numPr>
            <w:spacing w:after="240"/>
            <w:ind w:leftChars="0" w:left="360" w:hanging="360"/>
            <w:outlineLvl w:val="0"/>
          </w:pPr>
        </w:pPrChange>
      </w:pPr>
      <w:ins w:id="15578" w:author="Administrator" w:date="2019-04-03T12:25:00Z">
        <w:r>
          <w:rPr>
            <w:rFonts w:hint="eastAsia"/>
          </w:rPr>
          <w:t>「哼…仙姑</w:t>
        </w:r>
      </w:ins>
      <w:ins w:id="15579" w:author="Administrator" w:date="2019-04-03T12:26:00Z">
        <w:r>
          <w:rPr>
            <w:rFonts w:hint="eastAsia"/>
          </w:rPr>
          <w:t>的</w:t>
        </w:r>
      </w:ins>
      <w:ins w:id="15580" w:author="Administrator" w:date="2019-04-03T12:25:00Z">
        <w:r>
          <w:rPr>
            <w:rFonts w:hint="eastAsia"/>
          </w:rPr>
          <w:t>天劍…</w:t>
        </w:r>
      </w:ins>
      <w:ins w:id="15581" w:author="Administrator" w:date="2019-04-03T12:26:00Z">
        <w:r>
          <w:rPr>
            <w:rFonts w:hint="eastAsia"/>
          </w:rPr>
          <w:t>罷了，</w:t>
        </w:r>
      </w:ins>
      <w:ins w:id="15582" w:author="Administrator" w:date="2019-04-06T22:11:00Z">
        <w:r w:rsidR="00D76854">
          <w:rPr>
            <w:rFonts w:hint="eastAsia"/>
          </w:rPr>
          <w:t>既然你有此劍，也是個緣份，</w:t>
        </w:r>
      </w:ins>
      <w:ins w:id="15583" w:author="Administrator" w:date="2019-04-03T12:26:00Z">
        <w:r>
          <w:rPr>
            <w:rFonts w:hint="eastAsia"/>
          </w:rPr>
          <w:t>把這劍還給我，我就不追究你先祖困我這麼多年的錯…」</w:t>
        </w:r>
      </w:ins>
      <w:ins w:id="15584" w:author="Administrator" w:date="2019-04-03T12:27:00Z">
        <w:r>
          <w:rPr>
            <w:rFonts w:hint="eastAsia"/>
          </w:rPr>
          <w:t>那</w:t>
        </w:r>
        <w:r w:rsidRPr="003E206B">
          <w:rPr>
            <w:rFonts w:hint="eastAsia"/>
          </w:rPr>
          <w:t>鴟龜</w:t>
        </w:r>
        <w:r>
          <w:rPr>
            <w:rFonts w:hint="eastAsia"/>
          </w:rPr>
          <w:t>眼神閃動，也不知道是怕了這把天劍，還是另有所謀，把頭一縮，緩緩說道。</w:t>
        </w:r>
      </w:ins>
    </w:p>
    <w:p w:rsidR="000F0075" w:rsidRDefault="008C6E0B">
      <w:pPr>
        <w:pStyle w:val="12"/>
        <w:spacing w:after="240"/>
        <w:ind w:leftChars="0" w:left="0"/>
        <w:rPr>
          <w:ins w:id="15585" w:author="Administrator" w:date="2019-04-04T02:45:00Z"/>
        </w:rPr>
        <w:pPrChange w:id="15586" w:author="簡新佳" w:date="2019-04-01T15:41:00Z">
          <w:pPr>
            <w:pStyle w:val="12"/>
            <w:numPr>
              <w:numId w:val="1"/>
            </w:numPr>
            <w:spacing w:after="240"/>
            <w:ind w:leftChars="0" w:left="360" w:hanging="360"/>
            <w:outlineLvl w:val="0"/>
          </w:pPr>
        </w:pPrChange>
      </w:pPr>
      <w:ins w:id="15587" w:author="Administrator" w:date="2019-04-03T12:27:00Z">
        <w:r>
          <w:rPr>
            <w:rFonts w:hint="eastAsia"/>
          </w:rPr>
          <w:t>「</w:t>
        </w:r>
      </w:ins>
      <w:ins w:id="15588" w:author="Administrator" w:date="2019-04-03T12:28:00Z">
        <w:r>
          <w:rPr>
            <w:rFonts w:hint="eastAsia"/>
          </w:rPr>
          <w:t>還</w:t>
        </w:r>
      </w:ins>
      <w:ins w:id="15589" w:author="Administrator" w:date="2019-04-03T12:27:00Z">
        <w:r>
          <w:rPr>
            <w:rFonts w:hint="eastAsia"/>
          </w:rPr>
          <w:t>你？前輩說笑了，這把天劍乃是當初</w:t>
        </w:r>
      </w:ins>
      <w:ins w:id="15590" w:author="Administrator" w:date="2019-04-03T12:28:00Z">
        <w:r>
          <w:rPr>
            <w:rFonts w:hint="eastAsia"/>
          </w:rPr>
          <w:t>胭脂仙人心甘情願贈給先祖的</w:t>
        </w:r>
      </w:ins>
      <w:ins w:id="15591" w:author="Administrator" w:date="2019-04-03T12:29:00Z">
        <w:r>
          <w:rPr>
            <w:rFonts w:hint="eastAsia"/>
          </w:rPr>
          <w:t>，怎能說是還呢？更何況，若是要還，也是要還給胭脂仙人的後世，而非是前輩您阿！」</w:t>
        </w:r>
        <w:r w:rsidR="00BF0FF7">
          <w:rPr>
            <w:rFonts w:hint="eastAsia"/>
          </w:rPr>
          <w:t>仙皇搖了搖頭，</w:t>
        </w:r>
      </w:ins>
      <w:ins w:id="15592" w:author="Administrator" w:date="2019-04-06T01:05:00Z">
        <w:r w:rsidR="00AF0030">
          <w:rPr>
            <w:rFonts w:hint="eastAsia"/>
          </w:rPr>
          <w:t>雙手負背，臉上</w:t>
        </w:r>
      </w:ins>
      <w:ins w:id="15593" w:author="Administrator" w:date="2019-04-03T12:29:00Z">
        <w:r w:rsidR="00BF0FF7">
          <w:rPr>
            <w:rFonts w:hint="eastAsia"/>
          </w:rPr>
          <w:t>一本正經</w:t>
        </w:r>
      </w:ins>
      <w:ins w:id="15594" w:author="Administrator" w:date="2019-04-06T01:05:00Z">
        <w:r w:rsidR="00AF0030">
          <w:rPr>
            <w:rFonts w:hint="eastAsia"/>
          </w:rPr>
          <w:t>，一字一句</w:t>
        </w:r>
      </w:ins>
      <w:ins w:id="15595" w:author="Administrator" w:date="2019-04-03T12:29:00Z">
        <w:r w:rsidR="00BF0FF7">
          <w:rPr>
            <w:rFonts w:hint="eastAsia"/>
          </w:rPr>
          <w:t>地說著。</w:t>
        </w:r>
      </w:ins>
    </w:p>
    <w:p w:rsidR="000F0075" w:rsidRDefault="00AF0030">
      <w:pPr>
        <w:pStyle w:val="12"/>
        <w:spacing w:after="240"/>
        <w:ind w:leftChars="0" w:left="0"/>
        <w:rPr>
          <w:ins w:id="15596" w:author="Administrator" w:date="2019-04-06T01:28:00Z"/>
        </w:rPr>
        <w:pPrChange w:id="15597" w:author="簡新佳" w:date="2019-04-01T15:41:00Z">
          <w:pPr>
            <w:pStyle w:val="12"/>
            <w:numPr>
              <w:numId w:val="1"/>
            </w:numPr>
            <w:spacing w:after="240"/>
            <w:ind w:leftChars="0" w:left="360" w:hanging="360"/>
            <w:outlineLvl w:val="0"/>
          </w:pPr>
        </w:pPrChange>
      </w:pPr>
      <w:ins w:id="15598" w:author="Administrator" w:date="2019-04-04T02:45:00Z">
        <w:r>
          <w:rPr>
            <w:rFonts w:hint="eastAsia"/>
          </w:rPr>
          <w:t>「小輩，不要給臉不要臉</w:t>
        </w:r>
      </w:ins>
      <w:ins w:id="15599" w:author="Administrator" w:date="2019-04-06T01:06:00Z">
        <w:r>
          <w:rPr>
            <w:rFonts w:hint="eastAsia"/>
          </w:rPr>
          <w:t>！」</w:t>
        </w:r>
      </w:ins>
      <w:ins w:id="15600" w:author="Administrator" w:date="2019-04-06T01:20:00Z">
        <w:r w:rsidRPr="003E206B">
          <w:rPr>
            <w:rFonts w:hint="eastAsia"/>
          </w:rPr>
          <w:t>鴟龜</w:t>
        </w:r>
        <w:r>
          <w:rPr>
            <w:rFonts w:hint="eastAsia"/>
          </w:rPr>
          <w:t>怒</w:t>
        </w:r>
      </w:ins>
      <w:ins w:id="15601" w:author="Administrator" w:date="2019-04-06T01:21:00Z">
        <w:r>
          <w:rPr>
            <w:rFonts w:hint="eastAsia"/>
          </w:rPr>
          <w:t>目而視，</w:t>
        </w:r>
      </w:ins>
      <w:ins w:id="15602" w:author="Administrator" w:date="2019-04-06T01:22:00Z">
        <w:r w:rsidR="00B64368">
          <w:rPr>
            <w:rFonts w:hint="eastAsia"/>
          </w:rPr>
          <w:t>口中暴</w:t>
        </w:r>
      </w:ins>
      <w:ins w:id="15603" w:author="Administrator" w:date="2019-04-06T01:23:00Z">
        <w:r w:rsidR="00B64368">
          <w:rPr>
            <w:rFonts w:hint="eastAsia"/>
          </w:rPr>
          <w:t>喝一聲，整個空間中的氣氛倏忽</w:t>
        </w:r>
      </w:ins>
      <w:ins w:id="15604" w:author="Administrator" w:date="2019-04-06T01:25:00Z">
        <w:r w:rsidR="00B64368">
          <w:rPr>
            <w:rFonts w:hint="eastAsia"/>
          </w:rPr>
          <w:t>凝結</w:t>
        </w:r>
      </w:ins>
      <w:ins w:id="15605" w:author="Administrator" w:date="2019-04-06T01:23:00Z">
        <w:r w:rsidR="00B64368">
          <w:rPr>
            <w:rFonts w:hint="eastAsia"/>
          </w:rPr>
          <w:t>，</w:t>
        </w:r>
      </w:ins>
      <w:ins w:id="15606" w:author="Administrator" w:date="2019-04-06T01:24:00Z">
        <w:r w:rsidR="00B64368">
          <w:rPr>
            <w:rFonts w:hint="eastAsia"/>
          </w:rPr>
          <w:t>就連</w:t>
        </w:r>
      </w:ins>
      <w:ins w:id="15607" w:author="Administrator" w:date="2019-04-06T01:25:00Z">
        <w:r w:rsidR="00B64368">
          <w:rPr>
            <w:rFonts w:hint="eastAsia"/>
          </w:rPr>
          <w:t>空氣都</w:t>
        </w:r>
      </w:ins>
      <w:ins w:id="15608" w:author="Administrator" w:date="2019-04-06T01:28:00Z">
        <w:r w:rsidR="00B64368">
          <w:rPr>
            <w:rFonts w:hint="eastAsia"/>
          </w:rPr>
          <w:t>似乎</w:t>
        </w:r>
      </w:ins>
      <w:ins w:id="15609" w:author="Administrator" w:date="2019-04-06T01:25:00Z">
        <w:r w:rsidR="00B64368">
          <w:rPr>
            <w:rFonts w:hint="eastAsia"/>
          </w:rPr>
          <w:t>顫慄起來</w:t>
        </w:r>
      </w:ins>
      <w:ins w:id="15610" w:author="Administrator" w:date="2019-04-06T01:28:00Z">
        <w:r w:rsidR="00B64368">
          <w:rPr>
            <w:rFonts w:hint="eastAsia"/>
          </w:rPr>
          <w:t>。</w:t>
        </w:r>
      </w:ins>
    </w:p>
    <w:p w:rsidR="000F0075" w:rsidRDefault="00B64368">
      <w:pPr>
        <w:pStyle w:val="12"/>
        <w:spacing w:after="240"/>
        <w:ind w:leftChars="0" w:left="0"/>
        <w:rPr>
          <w:ins w:id="15611" w:author="Administrator" w:date="2019-04-06T01:57:00Z"/>
        </w:rPr>
        <w:pPrChange w:id="15612" w:author="簡新佳" w:date="2019-04-01T15:41:00Z">
          <w:pPr>
            <w:pStyle w:val="12"/>
            <w:numPr>
              <w:numId w:val="1"/>
            </w:numPr>
            <w:spacing w:after="240"/>
            <w:ind w:leftChars="0" w:left="360" w:hanging="360"/>
            <w:outlineLvl w:val="0"/>
          </w:pPr>
        </w:pPrChange>
      </w:pPr>
      <w:ins w:id="15613" w:author="Administrator" w:date="2019-04-06T01:28:00Z">
        <w:r>
          <w:rPr>
            <w:rFonts w:hint="eastAsia"/>
          </w:rPr>
          <w:t>一旁</w:t>
        </w:r>
      </w:ins>
      <w:ins w:id="15614" w:author="Administrator" w:date="2019-04-06T02:26:00Z">
        <w:r w:rsidR="00116DCA">
          <w:rPr>
            <w:rFonts w:hint="eastAsia"/>
          </w:rPr>
          <w:t>本要退去</w:t>
        </w:r>
      </w:ins>
      <w:ins w:id="15615" w:author="Administrator" w:date="2019-04-06T01:28:00Z">
        <w:r>
          <w:rPr>
            <w:rFonts w:hint="eastAsia"/>
          </w:rPr>
          <w:t>的四人</w:t>
        </w:r>
      </w:ins>
      <w:ins w:id="15616" w:author="Administrator" w:date="2019-04-06T01:56:00Z">
        <w:r w:rsidR="00697335">
          <w:rPr>
            <w:rFonts w:hint="eastAsia"/>
          </w:rPr>
          <w:t>更是臉色一變，</w:t>
        </w:r>
      </w:ins>
      <w:ins w:id="15617" w:author="Administrator" w:date="2019-04-06T01:57:00Z">
        <w:r w:rsidR="00697335">
          <w:rPr>
            <w:rFonts w:hint="eastAsia"/>
          </w:rPr>
          <w:t>只覺得</w:t>
        </w:r>
      </w:ins>
      <w:ins w:id="15618" w:author="Administrator" w:date="2019-04-06T01:58:00Z">
        <w:r w:rsidR="00697335">
          <w:rPr>
            <w:rFonts w:hint="eastAsia"/>
          </w:rPr>
          <w:t>渾身如</w:t>
        </w:r>
      </w:ins>
      <w:ins w:id="15619" w:author="Administrator" w:date="2019-04-06T02:05:00Z">
        <w:r w:rsidR="00A46779">
          <w:rPr>
            <w:rFonts w:hint="eastAsia"/>
          </w:rPr>
          <w:t>墜</w:t>
        </w:r>
      </w:ins>
      <w:ins w:id="15620" w:author="Administrator" w:date="2019-04-06T01:58:00Z">
        <w:r w:rsidR="00697335">
          <w:rPr>
            <w:rFonts w:hint="eastAsia"/>
          </w:rPr>
          <w:t>入萬古寒冰之中，</w:t>
        </w:r>
      </w:ins>
      <w:ins w:id="15621" w:author="Administrator" w:date="2019-04-06T01:59:00Z">
        <w:r w:rsidR="00697335">
          <w:rPr>
            <w:rFonts w:hint="eastAsia"/>
          </w:rPr>
          <w:t>眼前本已</w:t>
        </w:r>
      </w:ins>
      <w:ins w:id="15622" w:author="Administrator" w:date="2019-04-06T02:02:00Z">
        <w:r w:rsidR="00697335">
          <w:rPr>
            <w:rFonts w:hint="eastAsia"/>
          </w:rPr>
          <w:t>龐然大</w:t>
        </w:r>
      </w:ins>
      <w:ins w:id="15623" w:author="Administrator" w:date="2019-04-06T02:03:00Z">
        <w:r w:rsidR="00697335">
          <w:rPr>
            <w:rFonts w:hint="eastAsia"/>
          </w:rPr>
          <w:t>物</w:t>
        </w:r>
      </w:ins>
      <w:ins w:id="15624" w:author="Administrator" w:date="2019-04-06T01:59:00Z">
        <w:r w:rsidR="00697335">
          <w:rPr>
            <w:rFonts w:hint="eastAsia"/>
          </w:rPr>
          <w:t>的</w:t>
        </w:r>
        <w:r w:rsidR="00697335" w:rsidRPr="003E206B">
          <w:rPr>
            <w:rFonts w:hint="eastAsia"/>
          </w:rPr>
          <w:t>鴟龜</w:t>
        </w:r>
      </w:ins>
      <w:ins w:id="15625" w:author="Administrator" w:date="2019-04-06T02:00:00Z">
        <w:r w:rsidR="00697335">
          <w:rPr>
            <w:rFonts w:hint="eastAsia"/>
          </w:rPr>
          <w:t>赫然更加驚人，如</w:t>
        </w:r>
      </w:ins>
      <w:ins w:id="15626" w:author="Administrator" w:date="2019-04-06T02:01:00Z">
        <w:r w:rsidR="00697335">
          <w:rPr>
            <w:rFonts w:hint="eastAsia"/>
          </w:rPr>
          <w:t>千巖萬壑</w:t>
        </w:r>
      </w:ins>
      <w:ins w:id="15627" w:author="Administrator" w:date="2019-04-06T02:02:00Z">
        <w:r w:rsidR="00697335">
          <w:rPr>
            <w:rFonts w:hint="eastAsia"/>
          </w:rPr>
          <w:t>，整個所見都被牠碩大的身軀給填滿</w:t>
        </w:r>
      </w:ins>
      <w:ins w:id="15628" w:author="Administrator" w:date="2019-04-06T02:03:00Z">
        <w:r w:rsidR="00697335">
          <w:rPr>
            <w:rFonts w:hint="eastAsia"/>
          </w:rPr>
          <w:t>，</w:t>
        </w:r>
      </w:ins>
      <w:ins w:id="15629" w:author="Administrator" w:date="2019-04-06T02:05:00Z">
        <w:r w:rsidR="00A46779">
          <w:rPr>
            <w:rFonts w:hint="eastAsia"/>
          </w:rPr>
          <w:t>腦中</w:t>
        </w:r>
      </w:ins>
      <w:ins w:id="15630" w:author="Administrator" w:date="2019-04-06T02:03:00Z">
        <w:r w:rsidR="00697335">
          <w:rPr>
            <w:rFonts w:hint="eastAsia"/>
          </w:rPr>
          <w:t>逐漸失去思考能力。</w:t>
        </w:r>
      </w:ins>
    </w:p>
    <w:p w:rsidR="000F0075" w:rsidRDefault="00A46779">
      <w:pPr>
        <w:pStyle w:val="12"/>
        <w:spacing w:after="240"/>
        <w:ind w:leftChars="0" w:left="0"/>
        <w:rPr>
          <w:ins w:id="15631" w:author="Administrator" w:date="2019-04-06T01:47:00Z"/>
        </w:rPr>
        <w:pPrChange w:id="15632" w:author="簡新佳" w:date="2019-04-01T15:41:00Z">
          <w:pPr>
            <w:pStyle w:val="12"/>
            <w:numPr>
              <w:numId w:val="1"/>
            </w:numPr>
            <w:spacing w:after="240"/>
            <w:ind w:leftChars="0" w:left="360" w:hanging="360"/>
            <w:outlineLvl w:val="0"/>
          </w:pPr>
        </w:pPrChange>
      </w:pPr>
      <w:ins w:id="15633" w:author="Administrator" w:date="2019-04-06T02:06:00Z">
        <w:r>
          <w:rPr>
            <w:rFonts w:hint="eastAsia"/>
          </w:rPr>
          <w:t>苦澀之中，四人</w:t>
        </w:r>
      </w:ins>
      <w:ins w:id="15634" w:author="Administrator" w:date="2019-04-06T01:28:00Z">
        <w:r w:rsidR="00B64368">
          <w:rPr>
            <w:rFonts w:hint="eastAsia"/>
          </w:rPr>
          <w:t>哪怕</w:t>
        </w:r>
      </w:ins>
      <w:ins w:id="15635" w:author="Administrator" w:date="2019-04-06T01:29:00Z">
        <w:r w:rsidR="00B64368">
          <w:rPr>
            <w:rFonts w:hint="eastAsia"/>
          </w:rPr>
          <w:t>方才跟</w:t>
        </w:r>
        <w:r w:rsidR="00B64368" w:rsidRPr="003E206B">
          <w:rPr>
            <w:rFonts w:hint="eastAsia"/>
          </w:rPr>
          <w:t>鴟龜</w:t>
        </w:r>
        <w:r w:rsidR="00B64368">
          <w:rPr>
            <w:rFonts w:hint="eastAsia"/>
          </w:rPr>
          <w:t>戰了許久，此時</w:t>
        </w:r>
      </w:ins>
      <w:ins w:id="15636" w:author="Administrator" w:date="2019-04-06T02:06:00Z">
        <w:r>
          <w:rPr>
            <w:rFonts w:hint="eastAsia"/>
          </w:rPr>
          <w:t>也</w:t>
        </w:r>
      </w:ins>
      <w:ins w:id="15637" w:author="Administrator" w:date="2019-04-06T01:29:00Z">
        <w:r w:rsidR="00B64368">
          <w:rPr>
            <w:rFonts w:hint="eastAsia"/>
          </w:rPr>
          <w:t>才</w:t>
        </w:r>
      </w:ins>
      <w:ins w:id="15638" w:author="Administrator" w:date="2019-04-06T01:40:00Z">
        <w:r w:rsidR="009A790B">
          <w:rPr>
            <w:rFonts w:hint="eastAsia"/>
          </w:rPr>
          <w:t>驚覺</w:t>
        </w:r>
      </w:ins>
      <w:ins w:id="15639" w:author="Administrator" w:date="2019-04-06T01:29:00Z">
        <w:r w:rsidR="00B64368">
          <w:rPr>
            <w:rFonts w:hint="eastAsia"/>
          </w:rPr>
          <w:t>對方</w:t>
        </w:r>
      </w:ins>
      <w:ins w:id="15640" w:author="Administrator" w:date="2019-04-06T02:07:00Z">
        <w:r>
          <w:rPr>
            <w:rFonts w:hint="eastAsia"/>
          </w:rPr>
          <w:t>從</w:t>
        </w:r>
      </w:ins>
      <w:ins w:id="15641" w:author="Administrator" w:date="2019-04-06T01:43:00Z">
        <w:r w:rsidR="009A790B">
          <w:rPr>
            <w:rFonts w:hint="eastAsia"/>
          </w:rPr>
          <w:t>頭到尾</w:t>
        </w:r>
      </w:ins>
      <w:ins w:id="15642" w:author="Administrator" w:date="2019-04-06T01:29:00Z">
        <w:r w:rsidR="00B64368">
          <w:rPr>
            <w:rFonts w:hint="eastAsia"/>
          </w:rPr>
          <w:t>跟本沒有使出全力，</w:t>
        </w:r>
      </w:ins>
      <w:ins w:id="15643" w:author="Administrator" w:date="2019-04-06T02:07:00Z">
        <w:r>
          <w:rPr>
            <w:rFonts w:hint="eastAsia"/>
          </w:rPr>
          <w:t>否則</w:t>
        </w:r>
      </w:ins>
      <w:ins w:id="15644" w:author="Administrator" w:date="2019-04-06T01:43:00Z">
        <w:r w:rsidR="009A790B">
          <w:rPr>
            <w:rFonts w:hint="eastAsia"/>
          </w:rPr>
          <w:t>光是發怒，</w:t>
        </w:r>
      </w:ins>
      <w:ins w:id="15645" w:author="Administrator" w:date="2019-04-06T01:44:00Z">
        <w:r w:rsidR="009A790B">
          <w:rPr>
            <w:rFonts w:hint="eastAsia"/>
          </w:rPr>
          <w:t>便壓得四人喘不過氣來，</w:t>
        </w:r>
      </w:ins>
      <w:ins w:id="15646" w:author="Administrator" w:date="2019-04-06T01:47:00Z">
        <w:r w:rsidR="009A790B">
          <w:rPr>
            <w:rFonts w:hint="eastAsia"/>
          </w:rPr>
          <w:t>更別提</w:t>
        </w:r>
      </w:ins>
      <w:ins w:id="15647" w:author="Administrator" w:date="2019-04-06T02:07:00Z">
        <w:r>
          <w:rPr>
            <w:rFonts w:hint="eastAsia"/>
          </w:rPr>
          <w:t>真正出</w:t>
        </w:r>
      </w:ins>
      <w:ins w:id="15648" w:author="Administrator" w:date="2019-04-06T01:47:00Z">
        <w:r w:rsidR="009A790B">
          <w:rPr>
            <w:rFonts w:hint="eastAsia"/>
          </w:rPr>
          <w:t>手交戰了。</w:t>
        </w:r>
      </w:ins>
    </w:p>
    <w:p w:rsidR="000F0075" w:rsidRDefault="00697335">
      <w:pPr>
        <w:pStyle w:val="12"/>
        <w:spacing w:after="240"/>
        <w:ind w:leftChars="0" w:left="0"/>
        <w:rPr>
          <w:ins w:id="15649" w:author="Administrator" w:date="2019-04-06T02:21:00Z"/>
        </w:rPr>
        <w:pPrChange w:id="15650" w:author="簡新佳" w:date="2019-04-01T15:41:00Z">
          <w:pPr>
            <w:pStyle w:val="12"/>
            <w:numPr>
              <w:numId w:val="1"/>
            </w:numPr>
            <w:spacing w:after="240"/>
            <w:ind w:leftChars="0" w:left="360" w:hanging="360"/>
            <w:outlineLvl w:val="0"/>
          </w:pPr>
        </w:pPrChange>
      </w:pPr>
      <w:ins w:id="15651" w:author="Administrator" w:date="2019-04-06T01:56:00Z">
        <w:r>
          <w:rPr>
            <w:rFonts w:hint="eastAsia"/>
          </w:rPr>
          <w:t>「</w:t>
        </w:r>
      </w:ins>
      <w:ins w:id="15652" w:author="Administrator" w:date="2019-04-06T02:08:00Z">
        <w:r w:rsidR="00A46779">
          <w:rPr>
            <w:rFonts w:hint="eastAsia"/>
          </w:rPr>
          <w:t>前輩如此大能，為難這區區四名</w:t>
        </w:r>
      </w:ins>
      <w:ins w:id="15653" w:author="Administrator" w:date="2019-04-06T02:44:00Z">
        <w:r w:rsidR="00E53ACC">
          <w:rPr>
            <w:rFonts w:hint="eastAsia"/>
          </w:rPr>
          <w:t>後</w:t>
        </w:r>
      </w:ins>
      <w:ins w:id="15654" w:author="Administrator" w:date="2019-04-06T02:08:00Z">
        <w:r w:rsidR="00A46779">
          <w:rPr>
            <w:rFonts w:hint="eastAsia"/>
          </w:rPr>
          <w:t>輩，</w:t>
        </w:r>
      </w:ins>
      <w:ins w:id="15655" w:author="Administrator" w:date="2019-04-06T02:09:00Z">
        <w:r w:rsidR="00A46779">
          <w:rPr>
            <w:rFonts w:hint="eastAsia"/>
          </w:rPr>
          <w:t>不覺有失身份嗎？」危急之際，</w:t>
        </w:r>
      </w:ins>
      <w:ins w:id="15656" w:author="Administrator" w:date="2019-04-06T02:10:00Z">
        <w:r w:rsidR="00A46779">
          <w:rPr>
            <w:rFonts w:hint="eastAsia"/>
          </w:rPr>
          <w:t>仙皇</w:t>
        </w:r>
      </w:ins>
      <w:ins w:id="15657" w:author="Administrator" w:date="2019-04-06T02:11:00Z">
        <w:r w:rsidR="00A46779">
          <w:rPr>
            <w:rFonts w:hint="eastAsia"/>
          </w:rPr>
          <w:t>身子微微往前一站，也不見他如何出手，四人只覺一股</w:t>
        </w:r>
      </w:ins>
      <w:ins w:id="15658" w:author="Administrator" w:date="2019-04-06T02:12:00Z">
        <w:r w:rsidR="00A46779">
          <w:rPr>
            <w:rFonts w:hint="eastAsia"/>
          </w:rPr>
          <w:t>和風徐徐吹來，好似</w:t>
        </w:r>
      </w:ins>
      <w:ins w:id="15659" w:author="Administrator" w:date="2019-04-06T02:20:00Z">
        <w:r w:rsidR="007031C4">
          <w:rPr>
            <w:rFonts w:hint="eastAsia"/>
          </w:rPr>
          <w:t>冬雪春融一樣，將四人身上的寒</w:t>
        </w:r>
      </w:ins>
      <w:ins w:id="15660" w:author="Administrator" w:date="2019-04-06T02:21:00Z">
        <w:r w:rsidR="007031C4">
          <w:rPr>
            <w:rFonts w:hint="eastAsia"/>
          </w:rPr>
          <w:t>意</w:t>
        </w:r>
      </w:ins>
      <w:ins w:id="15661" w:author="Administrator" w:date="2019-04-06T02:20:00Z">
        <w:r w:rsidR="007031C4">
          <w:rPr>
            <w:rFonts w:hint="eastAsia"/>
          </w:rPr>
          <w:t>一掃而空，</w:t>
        </w:r>
      </w:ins>
      <w:ins w:id="15662" w:author="Administrator" w:date="2019-04-06T02:21:00Z">
        <w:r w:rsidR="007031C4">
          <w:rPr>
            <w:rFonts w:hint="eastAsia"/>
          </w:rPr>
          <w:t>思緒也恢復生機。</w:t>
        </w:r>
      </w:ins>
    </w:p>
    <w:p w:rsidR="000F0075" w:rsidRDefault="007031C4">
      <w:pPr>
        <w:pStyle w:val="12"/>
        <w:spacing w:after="240"/>
        <w:ind w:leftChars="0" w:left="0"/>
        <w:rPr>
          <w:ins w:id="15663" w:author="Administrator" w:date="2019-04-06T02:26:00Z"/>
        </w:rPr>
        <w:pPrChange w:id="15664" w:author="簡新佳" w:date="2019-04-01T15:41:00Z">
          <w:pPr>
            <w:pStyle w:val="12"/>
            <w:numPr>
              <w:numId w:val="1"/>
            </w:numPr>
            <w:spacing w:after="240"/>
            <w:ind w:leftChars="0" w:left="360" w:hanging="360"/>
            <w:outlineLvl w:val="0"/>
          </w:pPr>
        </w:pPrChange>
      </w:pPr>
      <w:ins w:id="15665" w:author="Administrator" w:date="2019-04-06T02:23:00Z">
        <w:r>
          <w:rPr>
            <w:rFonts w:hint="eastAsia"/>
          </w:rPr>
          <w:t>四人這才如釋重負，臉上露出惶恐的眼神，看向</w:t>
        </w:r>
      </w:ins>
      <w:ins w:id="15666" w:author="Administrator" w:date="2019-04-06T02:24:00Z">
        <w:r>
          <w:rPr>
            <w:rFonts w:hint="eastAsia"/>
          </w:rPr>
          <w:t>一旁的仙皇，</w:t>
        </w:r>
      </w:ins>
      <w:ins w:id="15667" w:author="Administrator" w:date="2019-04-06T02:25:00Z">
        <w:r>
          <w:rPr>
            <w:rFonts w:hint="eastAsia"/>
          </w:rPr>
          <w:t>一</w:t>
        </w:r>
      </w:ins>
      <w:ins w:id="15668" w:author="Administrator" w:date="2019-04-06T02:26:00Z">
        <w:r>
          <w:rPr>
            <w:rFonts w:hint="eastAsia"/>
          </w:rPr>
          <w:t>揖之後迅速退去。</w:t>
        </w:r>
      </w:ins>
    </w:p>
    <w:p w:rsidR="000F0075" w:rsidRDefault="00116DCA">
      <w:pPr>
        <w:pStyle w:val="12"/>
        <w:spacing w:after="240"/>
        <w:ind w:leftChars="0" w:left="0"/>
        <w:rPr>
          <w:ins w:id="15669" w:author="Administrator" w:date="2019-04-06T02:36:00Z"/>
        </w:rPr>
        <w:pPrChange w:id="15670" w:author="簡新佳" w:date="2019-04-01T15:41:00Z">
          <w:pPr>
            <w:pStyle w:val="12"/>
            <w:numPr>
              <w:numId w:val="1"/>
            </w:numPr>
            <w:spacing w:after="240"/>
            <w:ind w:leftChars="0" w:left="360" w:hanging="360"/>
            <w:outlineLvl w:val="0"/>
          </w:pPr>
        </w:pPrChange>
      </w:pPr>
      <w:ins w:id="15671" w:author="Administrator" w:date="2019-04-06T02:30:00Z">
        <w:r w:rsidRPr="003E206B">
          <w:rPr>
            <w:rFonts w:hint="eastAsia"/>
          </w:rPr>
          <w:lastRenderedPageBreak/>
          <w:t>鴟龜</w:t>
        </w:r>
        <w:r>
          <w:rPr>
            <w:rFonts w:hint="eastAsia"/>
          </w:rPr>
          <w:t>倒沒</w:t>
        </w:r>
      </w:ins>
      <w:ins w:id="15672" w:author="Administrator" w:date="2019-04-06T02:51:00Z">
        <w:r w:rsidR="0047603F">
          <w:rPr>
            <w:rFonts w:hint="eastAsia"/>
          </w:rPr>
          <w:t>有</w:t>
        </w:r>
      </w:ins>
      <w:ins w:id="15673" w:author="Administrator" w:date="2019-04-06T02:30:00Z">
        <w:r>
          <w:rPr>
            <w:rFonts w:hint="eastAsia"/>
          </w:rPr>
          <w:t>出手</w:t>
        </w:r>
      </w:ins>
      <w:ins w:id="15674" w:author="Administrator" w:date="2019-04-06T02:53:00Z">
        <w:r w:rsidR="0047603F">
          <w:rPr>
            <w:rFonts w:hint="eastAsia"/>
          </w:rPr>
          <w:t>阻止</w:t>
        </w:r>
      </w:ins>
      <w:ins w:id="15675" w:author="Administrator" w:date="2019-04-06T02:30:00Z">
        <w:r>
          <w:rPr>
            <w:rFonts w:hint="eastAsia"/>
          </w:rPr>
          <w:t>，</w:t>
        </w:r>
      </w:ins>
      <w:ins w:id="15676" w:author="Administrator" w:date="2019-04-06T02:31:00Z">
        <w:r>
          <w:rPr>
            <w:rFonts w:hint="eastAsia"/>
          </w:rPr>
          <w:t>他瞇起眼，好像第一次看清仙皇一樣，</w:t>
        </w:r>
      </w:ins>
      <w:ins w:id="15677" w:author="Administrator" w:date="2019-04-06T02:34:00Z">
        <w:r>
          <w:rPr>
            <w:rFonts w:hint="eastAsia"/>
          </w:rPr>
          <w:t>許久，</w:t>
        </w:r>
      </w:ins>
      <w:ins w:id="15678" w:author="Administrator" w:date="2019-04-06T02:35:00Z">
        <w:r>
          <w:rPr>
            <w:rFonts w:hint="eastAsia"/>
          </w:rPr>
          <w:t>這才再次開口，「</w:t>
        </w:r>
      </w:ins>
      <w:ins w:id="15679" w:author="Administrator" w:date="2019-04-06T02:54:00Z">
        <w:r w:rsidR="0047603F">
          <w:rPr>
            <w:rFonts w:hint="eastAsia"/>
          </w:rPr>
          <w:t>方才…</w:t>
        </w:r>
      </w:ins>
      <w:ins w:id="15680" w:author="Administrator" w:date="2019-04-06T02:35:00Z">
        <w:r>
          <w:rPr>
            <w:rFonts w:hint="eastAsia"/>
          </w:rPr>
          <w:t>你</w:t>
        </w:r>
      </w:ins>
      <w:ins w:id="15681" w:author="Administrator" w:date="2019-04-06T02:54:00Z">
        <w:r w:rsidR="0047603F">
          <w:rPr>
            <w:rFonts w:hint="eastAsia"/>
          </w:rPr>
          <w:t>身上</w:t>
        </w:r>
      </w:ins>
      <w:ins w:id="15682" w:author="Administrator" w:date="2019-04-06T02:36:00Z">
        <w:r>
          <w:rPr>
            <w:rFonts w:hint="eastAsia"/>
          </w:rPr>
          <w:t>有仙姑的氣息，你是仙姑的第幾代子孫…？」</w:t>
        </w:r>
      </w:ins>
    </w:p>
    <w:p w:rsidR="000F0075" w:rsidRDefault="00E53ACC">
      <w:pPr>
        <w:pStyle w:val="12"/>
        <w:spacing w:after="240"/>
        <w:ind w:leftChars="0" w:left="0"/>
        <w:rPr>
          <w:ins w:id="15683" w:author="Administrator" w:date="2019-04-06T02:47:00Z"/>
        </w:rPr>
        <w:pPrChange w:id="15684" w:author="簡新佳" w:date="2019-04-01T15:41:00Z">
          <w:pPr>
            <w:pStyle w:val="12"/>
            <w:numPr>
              <w:numId w:val="1"/>
            </w:numPr>
            <w:spacing w:after="240"/>
            <w:ind w:leftChars="0" w:left="360" w:hanging="360"/>
            <w:outlineLvl w:val="0"/>
          </w:pPr>
        </w:pPrChange>
      </w:pPr>
      <w:ins w:id="15685" w:author="Administrator" w:date="2019-04-06T02:37:00Z">
        <w:r>
          <w:rPr>
            <w:rFonts w:hint="eastAsia"/>
          </w:rPr>
          <w:t>「晚輩不肖，乃是先祖第十三代支系長孫，</w:t>
        </w:r>
      </w:ins>
      <w:ins w:id="15686" w:author="Administrator" w:date="2019-04-06T02:39:00Z">
        <w:r>
          <w:rPr>
            <w:rFonts w:hint="eastAsia"/>
          </w:rPr>
          <w:t>同時也是東萊</w:t>
        </w:r>
      </w:ins>
      <w:ins w:id="15687" w:author="Administrator" w:date="2019-04-06T02:40:00Z">
        <w:r>
          <w:rPr>
            <w:rFonts w:hint="eastAsia"/>
          </w:rPr>
          <w:t>仙</w:t>
        </w:r>
      </w:ins>
      <w:ins w:id="15688" w:author="Administrator" w:date="2019-04-06T02:39:00Z">
        <w:r>
          <w:rPr>
            <w:rFonts w:hint="eastAsia"/>
          </w:rPr>
          <w:t>皇第</w:t>
        </w:r>
      </w:ins>
      <w:ins w:id="15689" w:author="Administrator" w:date="2019-04-06T02:40:00Z">
        <w:r>
          <w:rPr>
            <w:rFonts w:hint="eastAsia"/>
          </w:rPr>
          <w:t>十五代</w:t>
        </w:r>
      </w:ins>
      <w:ins w:id="15690" w:author="Administrator" w:date="2019-04-06T02:41:00Z">
        <w:r>
          <w:rPr>
            <w:rFonts w:hint="eastAsia"/>
          </w:rPr>
          <w:t>傳承人。</w:t>
        </w:r>
      </w:ins>
      <w:ins w:id="15691" w:author="Administrator" w:date="2019-04-06T02:42:00Z">
        <w:r>
          <w:rPr>
            <w:rFonts w:hint="eastAsia"/>
          </w:rPr>
          <w:t>」仙皇沒有猶豫，坦然說了出來，</w:t>
        </w:r>
      </w:ins>
      <w:ins w:id="15692" w:author="Administrator" w:date="2019-04-06T02:44:00Z">
        <w:r>
          <w:rPr>
            <w:rFonts w:hint="eastAsia"/>
          </w:rPr>
          <w:t>同時</w:t>
        </w:r>
      </w:ins>
      <w:ins w:id="15693" w:author="Administrator" w:date="2019-04-06T02:47:00Z">
        <w:r w:rsidR="0047603F">
          <w:rPr>
            <w:rFonts w:hint="eastAsia"/>
          </w:rPr>
          <w:t>嘆了口氣，似乎有些</w:t>
        </w:r>
      </w:ins>
      <w:ins w:id="15694" w:author="Administrator" w:date="2019-04-06T02:49:00Z">
        <w:r w:rsidR="0047603F">
          <w:rPr>
            <w:rFonts w:hint="eastAsia"/>
          </w:rPr>
          <w:t>驕傲，又有些</w:t>
        </w:r>
      </w:ins>
      <w:ins w:id="15695" w:author="Administrator" w:date="2019-04-06T02:47:00Z">
        <w:r w:rsidR="0047603F">
          <w:rPr>
            <w:rFonts w:hint="eastAsia"/>
          </w:rPr>
          <w:t>感慨。</w:t>
        </w:r>
      </w:ins>
    </w:p>
    <w:p w:rsidR="000F0075" w:rsidRDefault="0047603F">
      <w:pPr>
        <w:pStyle w:val="12"/>
        <w:spacing w:after="240"/>
        <w:ind w:leftChars="0" w:left="0"/>
        <w:rPr>
          <w:ins w:id="15696" w:author="Administrator" w:date="2019-04-06T02:59:00Z"/>
        </w:rPr>
        <w:pPrChange w:id="15697" w:author="簡新佳" w:date="2019-04-01T15:41:00Z">
          <w:pPr>
            <w:pStyle w:val="12"/>
            <w:numPr>
              <w:numId w:val="1"/>
            </w:numPr>
            <w:spacing w:after="240"/>
            <w:ind w:leftChars="0" w:left="360" w:hanging="360"/>
            <w:outlineLvl w:val="0"/>
          </w:pPr>
        </w:pPrChange>
      </w:pPr>
      <w:ins w:id="15698" w:author="Administrator" w:date="2019-04-06T02:47:00Z">
        <w:r w:rsidRPr="003E206B">
          <w:rPr>
            <w:rFonts w:hint="eastAsia"/>
          </w:rPr>
          <w:t>鴟龜</w:t>
        </w:r>
      </w:ins>
      <w:ins w:id="15699" w:author="Administrator" w:date="2019-04-06T02:59:00Z">
        <w:r w:rsidR="007A0638">
          <w:rPr>
            <w:rFonts w:hint="eastAsia"/>
          </w:rPr>
          <w:t>沉默了半晌，沒再</w:t>
        </w:r>
      </w:ins>
      <w:ins w:id="15700" w:author="Administrator" w:date="2019-04-06T02:51:00Z">
        <w:r>
          <w:rPr>
            <w:rFonts w:hint="eastAsia"/>
          </w:rPr>
          <w:t>問</w:t>
        </w:r>
      </w:ins>
      <w:ins w:id="15701" w:author="Administrator" w:date="2019-04-06T02:59:00Z">
        <w:r w:rsidR="007A0638">
          <w:rPr>
            <w:rFonts w:hint="eastAsia"/>
          </w:rPr>
          <w:t>下去</w:t>
        </w:r>
      </w:ins>
      <w:ins w:id="15702" w:author="Administrator" w:date="2019-04-06T02:48:00Z">
        <w:r>
          <w:rPr>
            <w:rFonts w:hint="eastAsia"/>
          </w:rPr>
          <w:t>，</w:t>
        </w:r>
      </w:ins>
      <w:ins w:id="15703" w:author="Administrator" w:date="2019-04-06T02:59:00Z">
        <w:r w:rsidR="007A0638">
          <w:rPr>
            <w:rFonts w:hint="eastAsia"/>
          </w:rPr>
          <w:t>而是陷入了回憶之中。</w:t>
        </w:r>
      </w:ins>
    </w:p>
    <w:p w:rsidR="000F0075" w:rsidRDefault="007A0638">
      <w:pPr>
        <w:pStyle w:val="12"/>
        <w:spacing w:after="240"/>
        <w:ind w:leftChars="0" w:left="0"/>
        <w:rPr>
          <w:ins w:id="15704" w:author="Administrator" w:date="2019-04-06T03:15:00Z"/>
        </w:rPr>
        <w:pPrChange w:id="15705" w:author="簡新佳" w:date="2019-04-01T15:41:00Z">
          <w:pPr>
            <w:pStyle w:val="12"/>
            <w:numPr>
              <w:numId w:val="1"/>
            </w:numPr>
            <w:spacing w:after="240"/>
            <w:ind w:leftChars="0" w:left="360" w:hanging="360"/>
            <w:outlineLvl w:val="0"/>
          </w:pPr>
        </w:pPrChange>
      </w:pPr>
      <w:ins w:id="15706" w:author="Administrator" w:date="2019-04-06T02:59:00Z">
        <w:r>
          <w:rPr>
            <w:rFonts w:hint="eastAsia"/>
          </w:rPr>
          <w:t>回憶中，</w:t>
        </w:r>
      </w:ins>
      <w:ins w:id="15707" w:author="Administrator" w:date="2019-04-06T04:33:00Z">
        <w:r w:rsidR="003D04F5">
          <w:rPr>
            <w:rFonts w:hint="eastAsia"/>
          </w:rPr>
          <w:t>有名</w:t>
        </w:r>
      </w:ins>
      <w:ins w:id="15708" w:author="Administrator" w:date="2019-04-06T02:59:00Z">
        <w:r>
          <w:rPr>
            <w:rFonts w:hint="eastAsia"/>
          </w:rPr>
          <w:t>少女帶著小龜，</w:t>
        </w:r>
      </w:ins>
      <w:ins w:id="15709" w:author="Administrator" w:date="2019-04-06T03:53:00Z">
        <w:r w:rsidR="004F52EF">
          <w:rPr>
            <w:rFonts w:hint="eastAsia"/>
          </w:rPr>
          <w:t>尋找</w:t>
        </w:r>
      </w:ins>
      <w:ins w:id="15710" w:author="Administrator" w:date="2019-04-06T03:00:00Z">
        <w:r>
          <w:rPr>
            <w:rFonts w:hint="eastAsia"/>
          </w:rPr>
          <w:t>修</w:t>
        </w:r>
      </w:ins>
      <w:ins w:id="15711" w:author="Administrator" w:date="2019-04-06T03:53:00Z">
        <w:r w:rsidR="004F52EF">
          <w:rPr>
            <w:rFonts w:hint="eastAsia"/>
          </w:rPr>
          <w:t>行求</w:t>
        </w:r>
      </w:ins>
      <w:ins w:id="15712" w:author="Administrator" w:date="2019-04-06T03:00:00Z">
        <w:r>
          <w:rPr>
            <w:rFonts w:hint="eastAsia"/>
          </w:rPr>
          <w:t>仙</w:t>
        </w:r>
      </w:ins>
      <w:ins w:id="15713" w:author="Administrator" w:date="2019-04-06T03:54:00Z">
        <w:r w:rsidR="004F52EF">
          <w:rPr>
            <w:rFonts w:hint="eastAsia"/>
          </w:rPr>
          <w:t>大</w:t>
        </w:r>
      </w:ins>
      <w:ins w:id="15714" w:author="Administrator" w:date="2019-04-06T03:53:00Z">
        <w:r w:rsidR="004F52EF">
          <w:rPr>
            <w:rFonts w:hint="eastAsia"/>
          </w:rPr>
          <w:t>道</w:t>
        </w:r>
      </w:ins>
      <w:ins w:id="15715" w:author="Administrator" w:date="2019-04-06T03:00:00Z">
        <w:r>
          <w:rPr>
            <w:rFonts w:hint="eastAsia"/>
          </w:rPr>
          <w:t>，</w:t>
        </w:r>
      </w:ins>
      <w:ins w:id="15716" w:author="Administrator" w:date="2019-04-06T04:33:00Z">
        <w:r w:rsidR="00F93412">
          <w:rPr>
            <w:rFonts w:hint="eastAsia"/>
          </w:rPr>
          <w:t>沿途</w:t>
        </w:r>
      </w:ins>
      <w:ins w:id="15717" w:author="Administrator" w:date="2019-04-06T03:00:00Z">
        <w:r>
          <w:rPr>
            <w:rFonts w:hint="eastAsia"/>
          </w:rPr>
          <w:t>自由自在好不</w:t>
        </w:r>
      </w:ins>
      <w:ins w:id="15718" w:author="Administrator" w:date="2019-04-06T03:01:00Z">
        <w:r>
          <w:rPr>
            <w:rFonts w:hint="eastAsia"/>
          </w:rPr>
          <w:t>逍遙；白天，他們</w:t>
        </w:r>
      </w:ins>
      <w:ins w:id="15719" w:author="Administrator" w:date="2019-04-06T03:05:00Z">
        <w:r>
          <w:rPr>
            <w:rFonts w:hint="eastAsia"/>
          </w:rPr>
          <w:t>走遍大江南北，</w:t>
        </w:r>
      </w:ins>
      <w:ins w:id="15720" w:author="Administrator" w:date="2019-04-06T03:10:00Z">
        <w:r w:rsidR="0010469D">
          <w:rPr>
            <w:rFonts w:hint="eastAsia"/>
          </w:rPr>
          <w:t>晚上，他們露宿</w:t>
        </w:r>
      </w:ins>
      <w:ins w:id="15721" w:author="Administrator" w:date="2019-04-06T03:05:00Z">
        <w:r>
          <w:rPr>
            <w:rFonts w:hint="eastAsia"/>
          </w:rPr>
          <w:t>窮山</w:t>
        </w:r>
      </w:ins>
      <w:ins w:id="15722" w:author="Administrator" w:date="2019-04-06T03:10:00Z">
        <w:r w:rsidR="0010469D">
          <w:rPr>
            <w:rFonts w:hint="eastAsia"/>
          </w:rPr>
          <w:t>僻嶺，</w:t>
        </w:r>
      </w:ins>
      <w:ins w:id="15723" w:author="Administrator" w:date="2019-04-06T03:11:00Z">
        <w:r w:rsidR="0010469D">
          <w:rPr>
            <w:rFonts w:hint="eastAsia"/>
          </w:rPr>
          <w:t>雖然路途上有不少危機險境，更有許多</w:t>
        </w:r>
      </w:ins>
      <w:ins w:id="15724" w:author="Administrator" w:date="2019-04-06T03:14:00Z">
        <w:r w:rsidR="0010469D">
          <w:rPr>
            <w:rFonts w:hint="eastAsia"/>
          </w:rPr>
          <w:t>誘惑騙局，但憑著彼此的信任與</w:t>
        </w:r>
      </w:ins>
      <w:ins w:id="15725" w:author="Administrator" w:date="2019-04-06T03:15:00Z">
        <w:r w:rsidR="0010469D">
          <w:rPr>
            <w:rFonts w:hint="eastAsia"/>
          </w:rPr>
          <w:t>合作，還是都挺過來了。</w:t>
        </w:r>
      </w:ins>
    </w:p>
    <w:p w:rsidR="000F0075" w:rsidRDefault="0010469D">
      <w:pPr>
        <w:pStyle w:val="12"/>
        <w:spacing w:after="240"/>
        <w:ind w:leftChars="0" w:left="0"/>
        <w:rPr>
          <w:ins w:id="15726" w:author="Administrator" w:date="2019-04-06T03:55:00Z"/>
        </w:rPr>
        <w:pPrChange w:id="15727" w:author="簡新佳" w:date="2019-04-01T15:41:00Z">
          <w:pPr>
            <w:pStyle w:val="12"/>
            <w:numPr>
              <w:numId w:val="1"/>
            </w:numPr>
            <w:spacing w:after="240"/>
            <w:ind w:leftChars="0" w:left="360" w:hanging="360"/>
            <w:outlineLvl w:val="0"/>
          </w:pPr>
        </w:pPrChange>
      </w:pPr>
      <w:ins w:id="15728" w:author="Administrator" w:date="2019-04-06T03:15:00Z">
        <w:r>
          <w:rPr>
            <w:rFonts w:hint="eastAsia"/>
          </w:rPr>
          <w:t>隨著少女</w:t>
        </w:r>
      </w:ins>
      <w:ins w:id="15729" w:author="Administrator" w:date="2019-04-06T03:16:00Z">
        <w:r>
          <w:rPr>
            <w:rFonts w:hint="eastAsia"/>
          </w:rPr>
          <w:t>修為</w:t>
        </w:r>
      </w:ins>
      <w:ins w:id="15730" w:author="Administrator" w:date="2019-04-06T03:15:00Z">
        <w:r>
          <w:rPr>
            <w:rFonts w:hint="eastAsia"/>
          </w:rPr>
          <w:t>慢慢的</w:t>
        </w:r>
      </w:ins>
      <w:ins w:id="15731" w:author="Administrator" w:date="2019-04-06T03:16:00Z">
        <w:r>
          <w:rPr>
            <w:rFonts w:hint="eastAsia"/>
          </w:rPr>
          <w:t>增長，小龜同樣也逐漸</w:t>
        </w:r>
      </w:ins>
      <w:ins w:id="15732" w:author="Administrator" w:date="2019-04-06T03:17:00Z">
        <w:r>
          <w:rPr>
            <w:rFonts w:hint="eastAsia"/>
          </w:rPr>
          <w:t>長</w:t>
        </w:r>
      </w:ins>
      <w:ins w:id="15733" w:author="Administrator" w:date="2019-04-06T03:16:00Z">
        <w:r>
          <w:rPr>
            <w:rFonts w:hint="eastAsia"/>
          </w:rPr>
          <w:t>大，</w:t>
        </w:r>
      </w:ins>
      <w:ins w:id="15734" w:author="Administrator" w:date="2019-04-06T03:17:00Z">
        <w:r>
          <w:rPr>
            <w:rFonts w:hint="eastAsia"/>
          </w:rPr>
          <w:t>不知不覺中，兩人名氣越來越響</w:t>
        </w:r>
      </w:ins>
      <w:ins w:id="15735" w:author="Administrator" w:date="2019-04-06T03:18:00Z">
        <w:r>
          <w:rPr>
            <w:rFonts w:hint="eastAsia"/>
          </w:rPr>
          <w:t>，</w:t>
        </w:r>
      </w:ins>
      <w:ins w:id="15736" w:author="Administrator" w:date="2019-04-06T03:54:00Z">
        <w:r w:rsidR="004F52EF">
          <w:rPr>
            <w:rFonts w:hint="eastAsia"/>
          </w:rPr>
          <w:t>越來越</w:t>
        </w:r>
      </w:ins>
      <w:ins w:id="15737" w:author="Administrator" w:date="2019-04-06T03:55:00Z">
        <w:r w:rsidR="004F52EF">
          <w:rPr>
            <w:rFonts w:hint="eastAsia"/>
          </w:rPr>
          <w:t>多人找上門來。</w:t>
        </w:r>
      </w:ins>
    </w:p>
    <w:p w:rsidR="000F0075" w:rsidRDefault="000A3BA7">
      <w:pPr>
        <w:pStyle w:val="12"/>
        <w:spacing w:after="240"/>
        <w:ind w:leftChars="0" w:left="0"/>
        <w:rPr>
          <w:ins w:id="15738" w:author="Administrator" w:date="2019-04-03T12:29:00Z"/>
        </w:rPr>
        <w:pPrChange w:id="15739" w:author="簡新佳" w:date="2019-04-01T15:41:00Z">
          <w:pPr>
            <w:pStyle w:val="12"/>
            <w:numPr>
              <w:numId w:val="1"/>
            </w:numPr>
            <w:spacing w:after="240"/>
            <w:ind w:leftChars="0" w:left="360" w:hanging="360"/>
            <w:outlineLvl w:val="0"/>
          </w:pPr>
        </w:pPrChange>
      </w:pPr>
      <w:ins w:id="15740" w:author="Administrator" w:date="2019-04-06T04:17:00Z">
        <w:r>
          <w:rPr>
            <w:rFonts w:hint="eastAsia"/>
          </w:rPr>
          <w:t>那些人有的是慕名而來，有的是有事相求，</w:t>
        </w:r>
      </w:ins>
      <w:ins w:id="15741" w:author="Administrator" w:date="2019-04-06T04:18:00Z">
        <w:r>
          <w:rPr>
            <w:rFonts w:hint="eastAsia"/>
          </w:rPr>
          <w:t>但更多的是，帶著惡意及陰謀而來。</w:t>
        </w:r>
      </w:ins>
    </w:p>
    <w:p w:rsidR="000F0075" w:rsidRDefault="000A3BA7">
      <w:pPr>
        <w:pStyle w:val="12"/>
        <w:spacing w:after="240"/>
        <w:ind w:leftChars="0" w:left="0"/>
        <w:rPr>
          <w:ins w:id="15742" w:author="Administrator" w:date="2019-04-06T04:24:00Z"/>
        </w:rPr>
        <w:pPrChange w:id="15743" w:author="簡新佳" w:date="2019-04-01T15:41:00Z">
          <w:pPr>
            <w:pStyle w:val="12"/>
            <w:numPr>
              <w:numId w:val="1"/>
            </w:numPr>
            <w:spacing w:after="240"/>
            <w:ind w:leftChars="0" w:left="360" w:hanging="360"/>
            <w:outlineLvl w:val="0"/>
          </w:pPr>
        </w:pPrChange>
      </w:pPr>
      <w:ins w:id="15744" w:author="Administrator" w:date="2019-04-06T04:18:00Z">
        <w:r>
          <w:rPr>
            <w:rFonts w:hint="eastAsia"/>
          </w:rPr>
          <w:t>只</w:t>
        </w:r>
      </w:ins>
      <w:ins w:id="15745" w:author="Administrator" w:date="2019-04-06T04:19:00Z">
        <w:r>
          <w:rPr>
            <w:rFonts w:hint="eastAsia"/>
          </w:rPr>
          <w:t>是少女已不再是當初懵懂無知的少女，就連小龜，也在不斷的</w:t>
        </w:r>
      </w:ins>
      <w:ins w:id="15746" w:author="Administrator" w:date="2019-04-06T04:20:00Z">
        <w:r>
          <w:rPr>
            <w:rFonts w:hint="eastAsia"/>
          </w:rPr>
          <w:t>爭鬥中學會了欺騙，謊言，</w:t>
        </w:r>
      </w:ins>
      <w:ins w:id="15747" w:author="Administrator" w:date="2019-04-06T04:22:00Z">
        <w:r>
          <w:rPr>
            <w:rFonts w:hint="eastAsia"/>
          </w:rPr>
          <w:t>恐嚇等等各種心機</w:t>
        </w:r>
      </w:ins>
      <w:ins w:id="15748" w:author="Administrator" w:date="2019-04-06T04:23:00Z">
        <w:r w:rsidR="003D04F5">
          <w:rPr>
            <w:rFonts w:hint="eastAsia"/>
          </w:rPr>
          <w:t>城府</w:t>
        </w:r>
      </w:ins>
      <w:ins w:id="15749" w:author="Administrator" w:date="2019-04-06T04:24:00Z">
        <w:r w:rsidR="003D04F5">
          <w:rPr>
            <w:rFonts w:hint="eastAsia"/>
          </w:rPr>
          <w:t>來保護自己以及少女。</w:t>
        </w:r>
      </w:ins>
    </w:p>
    <w:p w:rsidR="000F0075" w:rsidRDefault="003D04F5">
      <w:pPr>
        <w:pStyle w:val="12"/>
        <w:spacing w:after="240"/>
        <w:ind w:leftChars="0" w:left="0"/>
        <w:rPr>
          <w:ins w:id="15750" w:author="Administrator" w:date="2019-04-06T22:19:00Z"/>
        </w:rPr>
        <w:pPrChange w:id="15751" w:author="簡新佳" w:date="2019-04-01T15:41:00Z">
          <w:pPr>
            <w:pStyle w:val="12"/>
            <w:numPr>
              <w:numId w:val="1"/>
            </w:numPr>
            <w:spacing w:after="240"/>
            <w:ind w:leftChars="0" w:left="360" w:hanging="360"/>
            <w:outlineLvl w:val="0"/>
          </w:pPr>
        </w:pPrChange>
      </w:pPr>
      <w:ins w:id="15752" w:author="Administrator" w:date="2019-04-06T04:29:00Z">
        <w:r>
          <w:rPr>
            <w:rFonts w:hint="eastAsia"/>
          </w:rPr>
          <w:t>可</w:t>
        </w:r>
      </w:ins>
      <w:ins w:id="15753" w:author="Administrator" w:date="2019-04-06T04:38:00Z">
        <w:r w:rsidR="00F93412">
          <w:rPr>
            <w:rFonts w:hint="eastAsia"/>
          </w:rPr>
          <w:t>一山還有一山高，</w:t>
        </w:r>
      </w:ins>
      <w:ins w:id="15754" w:author="Administrator" w:date="2019-04-06T04:47:00Z">
        <w:r w:rsidR="000E2303">
          <w:rPr>
            <w:rFonts w:hint="eastAsia"/>
          </w:rPr>
          <w:t>強中自有強中強，</w:t>
        </w:r>
      </w:ins>
      <w:ins w:id="15755" w:author="Administrator" w:date="2019-04-06T04:50:00Z">
        <w:r w:rsidR="000E2303">
          <w:rPr>
            <w:rFonts w:hint="eastAsia"/>
          </w:rPr>
          <w:t>再怎麼</w:t>
        </w:r>
      </w:ins>
      <w:ins w:id="15756" w:author="Administrator" w:date="2019-04-06T04:51:00Z">
        <w:r w:rsidR="000E2303">
          <w:rPr>
            <w:rFonts w:hint="eastAsia"/>
          </w:rPr>
          <w:t>會飛</w:t>
        </w:r>
      </w:ins>
      <w:ins w:id="15757" w:author="Administrator" w:date="2019-04-06T04:50:00Z">
        <w:r w:rsidR="000E2303">
          <w:rPr>
            <w:rFonts w:hint="eastAsia"/>
          </w:rPr>
          <w:t>的鳥兒，總會有被獵</w:t>
        </w:r>
      </w:ins>
      <w:ins w:id="15758" w:author="Administrator" w:date="2019-04-06T22:14:00Z">
        <w:r w:rsidR="00D76854">
          <w:rPr>
            <w:rFonts w:hint="eastAsia"/>
          </w:rPr>
          <w:t>人打下來的一天</w:t>
        </w:r>
      </w:ins>
      <w:ins w:id="15759" w:author="Administrator" w:date="2019-04-06T22:19:00Z">
        <w:r w:rsidR="00D76854">
          <w:rPr>
            <w:rFonts w:hint="eastAsia"/>
          </w:rPr>
          <w:t>。</w:t>
        </w:r>
      </w:ins>
    </w:p>
    <w:p w:rsidR="000F0075" w:rsidRDefault="00D76854">
      <w:pPr>
        <w:pStyle w:val="12"/>
        <w:spacing w:after="240"/>
        <w:ind w:leftChars="0" w:left="0"/>
        <w:rPr>
          <w:ins w:id="15760" w:author="Administrator" w:date="2019-04-06T22:19:00Z"/>
        </w:rPr>
        <w:pPrChange w:id="15761" w:author="簡新佳" w:date="2019-04-01T15:41:00Z">
          <w:pPr>
            <w:pStyle w:val="12"/>
            <w:numPr>
              <w:numId w:val="1"/>
            </w:numPr>
            <w:spacing w:after="240"/>
            <w:ind w:leftChars="0" w:left="360" w:hanging="360"/>
            <w:outlineLvl w:val="0"/>
          </w:pPr>
        </w:pPrChange>
      </w:pPr>
      <w:ins w:id="15762" w:author="Administrator" w:date="2019-04-06T22:19:00Z">
        <w:r>
          <w:rPr>
            <w:rFonts w:hint="eastAsia"/>
          </w:rPr>
          <w:t>少女與小龜終究遇到了不可戰勝的敵人！</w:t>
        </w:r>
      </w:ins>
    </w:p>
    <w:p w:rsidR="000F0075" w:rsidRDefault="00D76854">
      <w:pPr>
        <w:pStyle w:val="12"/>
        <w:spacing w:after="240"/>
        <w:ind w:leftChars="0" w:left="0"/>
        <w:rPr>
          <w:ins w:id="15763" w:author="Administrator" w:date="2019-04-06T22:21:00Z"/>
        </w:rPr>
        <w:pPrChange w:id="15764" w:author="簡新佳" w:date="2019-04-01T15:41:00Z">
          <w:pPr>
            <w:pStyle w:val="12"/>
            <w:numPr>
              <w:numId w:val="1"/>
            </w:numPr>
            <w:spacing w:after="240"/>
            <w:ind w:leftChars="0" w:left="360" w:hanging="360"/>
            <w:outlineLvl w:val="0"/>
          </w:pPr>
        </w:pPrChange>
      </w:pPr>
      <w:ins w:id="15765" w:author="Administrator" w:date="2019-04-06T22:19:00Z">
        <w:r>
          <w:rPr>
            <w:rFonts w:hint="eastAsia"/>
          </w:rPr>
          <w:t>戰，不可勝，逃，不可躲，一路的追殺</w:t>
        </w:r>
      </w:ins>
      <w:ins w:id="15766" w:author="Administrator" w:date="2019-04-06T22:20:00Z">
        <w:r>
          <w:rPr>
            <w:rFonts w:hint="eastAsia"/>
          </w:rPr>
          <w:t>，躲避，</w:t>
        </w:r>
      </w:ins>
      <w:ins w:id="15767" w:author="Administrator" w:date="2019-04-06T22:25:00Z">
        <w:r w:rsidR="00E36D9F">
          <w:rPr>
            <w:rFonts w:hint="eastAsia"/>
          </w:rPr>
          <w:t>故弄玄虛，</w:t>
        </w:r>
      </w:ins>
      <w:ins w:id="15768" w:author="Administrator" w:date="2019-04-06T22:20:00Z">
        <w:r>
          <w:rPr>
            <w:rFonts w:hint="eastAsia"/>
          </w:rPr>
          <w:t>可以說，若不是少女與小龜兩人合作已達爐火純青，加上底</w:t>
        </w:r>
      </w:ins>
      <w:ins w:id="15769" w:author="Administrator" w:date="2019-04-06T22:21:00Z">
        <w:r>
          <w:rPr>
            <w:rFonts w:hint="eastAsia"/>
          </w:rPr>
          <w:t>蘊的確深厚無比，早已隕落在敵人手中數十次。</w:t>
        </w:r>
      </w:ins>
    </w:p>
    <w:p w:rsidR="000F0075" w:rsidRDefault="00D76854">
      <w:pPr>
        <w:pStyle w:val="12"/>
        <w:spacing w:after="240"/>
        <w:ind w:leftChars="0" w:left="0"/>
        <w:rPr>
          <w:ins w:id="15770" w:author="Administrator" w:date="2019-04-06T22:22:00Z"/>
        </w:rPr>
        <w:pPrChange w:id="15771" w:author="簡新佳" w:date="2019-04-01T15:41:00Z">
          <w:pPr>
            <w:pStyle w:val="12"/>
            <w:numPr>
              <w:numId w:val="1"/>
            </w:numPr>
            <w:spacing w:after="240"/>
            <w:ind w:leftChars="0" w:left="360" w:hanging="360"/>
            <w:outlineLvl w:val="0"/>
          </w:pPr>
        </w:pPrChange>
      </w:pPr>
      <w:ins w:id="15772" w:author="Administrator" w:date="2019-04-06T22:21:00Z">
        <w:r>
          <w:rPr>
            <w:rFonts w:hint="eastAsia"/>
          </w:rPr>
          <w:t>可天地之大，</w:t>
        </w:r>
        <w:r w:rsidR="00E36D9F">
          <w:rPr>
            <w:rFonts w:hint="eastAsia"/>
          </w:rPr>
          <w:t>招惹到不該招惹的勢力時，卻</w:t>
        </w:r>
      </w:ins>
      <w:ins w:id="15773" w:author="Administrator" w:date="2019-04-06T22:22:00Z">
        <w:r w:rsidR="00E36D9F">
          <w:rPr>
            <w:rFonts w:hint="eastAsia"/>
          </w:rPr>
          <w:t>是個連歇腳的地方都沒。</w:t>
        </w:r>
      </w:ins>
    </w:p>
    <w:p w:rsidR="000F0075" w:rsidRDefault="00E36D9F">
      <w:pPr>
        <w:pStyle w:val="12"/>
        <w:spacing w:after="240"/>
        <w:ind w:leftChars="0" w:left="0"/>
        <w:rPr>
          <w:ins w:id="15774" w:author="Administrator" w:date="2019-04-06T22:23:00Z"/>
        </w:rPr>
        <w:pPrChange w:id="15775" w:author="簡新佳" w:date="2019-04-01T15:41:00Z">
          <w:pPr>
            <w:pStyle w:val="12"/>
            <w:numPr>
              <w:numId w:val="1"/>
            </w:numPr>
            <w:spacing w:after="240"/>
            <w:ind w:leftChars="0" w:left="360" w:hanging="360"/>
            <w:outlineLvl w:val="0"/>
          </w:pPr>
        </w:pPrChange>
      </w:pPr>
      <w:ins w:id="15776" w:author="Administrator" w:date="2019-04-06T22:22:00Z">
        <w:r>
          <w:rPr>
            <w:rFonts w:hint="eastAsia"/>
          </w:rPr>
          <w:t>不得已，少女耗盡一切，終於換到了一生機，</w:t>
        </w:r>
      </w:ins>
      <w:ins w:id="15777" w:author="Administrator" w:date="2019-04-06T22:26:00Z">
        <w:r>
          <w:rPr>
            <w:rFonts w:hint="eastAsia"/>
          </w:rPr>
          <w:t>以秘術傳送到了</w:t>
        </w:r>
      </w:ins>
      <w:ins w:id="15778" w:author="Administrator" w:date="2019-04-06T22:22:00Z">
        <w:r>
          <w:rPr>
            <w:rFonts w:hint="eastAsia"/>
          </w:rPr>
          <w:t>遙遠</w:t>
        </w:r>
      </w:ins>
      <w:ins w:id="15779" w:author="Administrator" w:date="2019-04-06T22:26:00Z">
        <w:r>
          <w:rPr>
            <w:rFonts w:hint="eastAsia"/>
          </w:rPr>
          <w:t>遙遠</w:t>
        </w:r>
      </w:ins>
      <w:ins w:id="15780" w:author="Administrator" w:date="2019-04-06T22:22:00Z">
        <w:r>
          <w:rPr>
            <w:rFonts w:hint="eastAsia"/>
          </w:rPr>
          <w:t>之處的一座小島上</w:t>
        </w:r>
      </w:ins>
      <w:ins w:id="15781" w:author="Administrator" w:date="2019-04-06T22:23:00Z">
        <w:r>
          <w:rPr>
            <w:rFonts w:hint="eastAsia"/>
          </w:rPr>
          <w:t>藏著。</w:t>
        </w:r>
      </w:ins>
    </w:p>
    <w:p w:rsidR="000F0075" w:rsidRDefault="00E36D9F">
      <w:pPr>
        <w:pStyle w:val="12"/>
        <w:spacing w:after="240"/>
        <w:ind w:leftChars="0" w:left="0"/>
        <w:rPr>
          <w:ins w:id="15782" w:author="Administrator" w:date="2019-04-06T22:26:00Z"/>
        </w:rPr>
        <w:pPrChange w:id="15783" w:author="簡新佳" w:date="2019-04-01T15:41:00Z">
          <w:pPr>
            <w:pStyle w:val="12"/>
            <w:numPr>
              <w:numId w:val="1"/>
            </w:numPr>
            <w:spacing w:after="240"/>
            <w:ind w:leftChars="0" w:left="360" w:hanging="360"/>
            <w:outlineLvl w:val="0"/>
          </w:pPr>
        </w:pPrChange>
      </w:pPr>
      <w:ins w:id="15784" w:author="Administrator" w:date="2019-04-06T22:23:00Z">
        <w:r>
          <w:rPr>
            <w:rFonts w:hint="eastAsia"/>
          </w:rPr>
          <w:t>這一藏，就是無數</w:t>
        </w:r>
      </w:ins>
      <w:ins w:id="15785" w:author="Administrator" w:date="2019-04-06T22:26:00Z">
        <w:r>
          <w:rPr>
            <w:rFonts w:hint="eastAsia"/>
          </w:rPr>
          <w:t>悠悠</w:t>
        </w:r>
      </w:ins>
      <w:ins w:id="15786" w:author="Administrator" w:date="2019-04-06T22:24:00Z">
        <w:r>
          <w:rPr>
            <w:rFonts w:hint="eastAsia"/>
          </w:rPr>
          <w:t>年</w:t>
        </w:r>
      </w:ins>
      <w:ins w:id="15787" w:author="Administrator" w:date="2019-04-06T22:26:00Z">
        <w:r>
          <w:rPr>
            <w:rFonts w:hint="eastAsia"/>
          </w:rPr>
          <w:t>歲的</w:t>
        </w:r>
      </w:ins>
      <w:ins w:id="15788" w:author="Administrator" w:date="2019-04-06T22:29:00Z">
        <w:r>
          <w:rPr>
            <w:rFonts w:hint="eastAsia"/>
          </w:rPr>
          <w:t>時間</w:t>
        </w:r>
      </w:ins>
      <w:ins w:id="15789" w:author="Administrator" w:date="2019-04-06T22:26:00Z">
        <w:r>
          <w:rPr>
            <w:rFonts w:hint="eastAsia"/>
          </w:rPr>
          <w:t>過去。</w:t>
        </w:r>
      </w:ins>
    </w:p>
    <w:p w:rsidR="000F0075" w:rsidRDefault="00E36D9F">
      <w:pPr>
        <w:pStyle w:val="12"/>
        <w:spacing w:after="240"/>
        <w:ind w:leftChars="0" w:left="0"/>
        <w:rPr>
          <w:ins w:id="15790" w:author="Administrator" w:date="2019-04-06T22:30:00Z"/>
        </w:rPr>
        <w:pPrChange w:id="15791" w:author="簡新佳" w:date="2019-04-01T15:41:00Z">
          <w:pPr>
            <w:pStyle w:val="12"/>
            <w:numPr>
              <w:numId w:val="1"/>
            </w:numPr>
            <w:spacing w:after="240"/>
            <w:ind w:leftChars="0" w:left="360" w:hanging="360"/>
            <w:outlineLvl w:val="0"/>
          </w:pPr>
        </w:pPrChange>
      </w:pPr>
      <w:ins w:id="15792" w:author="Administrator" w:date="2019-04-06T22:27:00Z">
        <w:r>
          <w:rPr>
            <w:rFonts w:hint="eastAsia"/>
          </w:rPr>
          <w:t>時間久</w:t>
        </w:r>
      </w:ins>
      <w:ins w:id="15793" w:author="Administrator" w:date="2019-04-06T22:30:00Z">
        <w:r>
          <w:rPr>
            <w:rFonts w:hint="eastAsia"/>
          </w:rPr>
          <w:t>遠到</w:t>
        </w:r>
      </w:ins>
      <w:ins w:id="15794" w:author="Administrator" w:date="2019-04-06T22:28:00Z">
        <w:r>
          <w:rPr>
            <w:rFonts w:hint="eastAsia"/>
          </w:rPr>
          <w:t>連小龜都忘了，自己</w:t>
        </w:r>
      </w:ins>
      <w:ins w:id="15795" w:author="Administrator" w:date="2019-04-06T22:30:00Z">
        <w:r>
          <w:rPr>
            <w:rFonts w:hint="eastAsia"/>
          </w:rPr>
          <w:t>到底</w:t>
        </w:r>
      </w:ins>
      <w:ins w:id="15796" w:author="Administrator" w:date="2019-04-06T22:28:00Z">
        <w:r>
          <w:rPr>
            <w:rFonts w:hint="eastAsia"/>
          </w:rPr>
          <w:t>當初是來自何方，</w:t>
        </w:r>
      </w:ins>
      <w:ins w:id="15797" w:author="Administrator" w:date="2019-04-06T22:30:00Z">
        <w:r>
          <w:rPr>
            <w:rFonts w:hint="eastAsia"/>
          </w:rPr>
          <w:t>又為何被追殺。</w:t>
        </w:r>
      </w:ins>
    </w:p>
    <w:p w:rsidR="000F0075" w:rsidRDefault="00FC2A84">
      <w:pPr>
        <w:pStyle w:val="12"/>
        <w:spacing w:after="240"/>
        <w:ind w:leftChars="0" w:left="0"/>
        <w:rPr>
          <w:ins w:id="15798" w:author="Administrator" w:date="2019-04-06T23:10:00Z"/>
        </w:rPr>
        <w:pPrChange w:id="15799" w:author="簡新佳" w:date="2019-04-01T15:41:00Z">
          <w:pPr>
            <w:pStyle w:val="12"/>
            <w:numPr>
              <w:numId w:val="1"/>
            </w:numPr>
            <w:spacing w:after="240"/>
            <w:ind w:leftChars="0" w:left="360" w:hanging="360"/>
            <w:outlineLvl w:val="0"/>
          </w:pPr>
        </w:pPrChange>
      </w:pPr>
      <w:ins w:id="15800" w:author="Administrator" w:date="2019-04-06T22:53:00Z">
        <w:r>
          <w:rPr>
            <w:rFonts w:hint="eastAsia"/>
          </w:rPr>
          <w:t>不過，</w:t>
        </w:r>
      </w:ins>
      <w:ins w:id="15801" w:author="Administrator" w:date="2019-04-06T23:10:00Z">
        <w:r w:rsidR="005464D0">
          <w:rPr>
            <w:rFonts w:hint="eastAsia"/>
          </w:rPr>
          <w:t>只要</w:t>
        </w:r>
      </w:ins>
      <w:ins w:id="15802" w:author="Administrator" w:date="2019-04-06T22:53:00Z">
        <w:r>
          <w:rPr>
            <w:rFonts w:hint="eastAsia"/>
          </w:rPr>
          <w:t>有少女的地方，對他來說，</w:t>
        </w:r>
      </w:ins>
      <w:ins w:id="15803" w:author="Administrator" w:date="2019-04-06T23:10:00Z">
        <w:r w:rsidR="005464D0">
          <w:rPr>
            <w:rFonts w:hint="eastAsia"/>
          </w:rPr>
          <w:t>就是自己的歸處。</w:t>
        </w:r>
      </w:ins>
    </w:p>
    <w:p w:rsidR="000F0075" w:rsidRDefault="005464D0">
      <w:pPr>
        <w:pStyle w:val="12"/>
        <w:spacing w:after="240"/>
        <w:ind w:leftChars="0" w:left="0"/>
        <w:rPr>
          <w:ins w:id="15804" w:author="Administrator" w:date="2019-04-06T23:11:00Z"/>
        </w:rPr>
        <w:pPrChange w:id="15805" w:author="簡新佳" w:date="2019-04-01T15:41:00Z">
          <w:pPr>
            <w:pStyle w:val="12"/>
            <w:numPr>
              <w:numId w:val="1"/>
            </w:numPr>
            <w:spacing w:after="240"/>
            <w:ind w:leftChars="0" w:left="360" w:hanging="360"/>
            <w:outlineLvl w:val="0"/>
          </w:pPr>
        </w:pPrChange>
      </w:pPr>
      <w:ins w:id="15806" w:author="Administrator" w:date="2019-04-06T23:11:00Z">
        <w:r>
          <w:rPr>
            <w:rFonts w:hint="eastAsia"/>
          </w:rPr>
          <w:t>直到那一天…</w:t>
        </w:r>
      </w:ins>
    </w:p>
    <w:p w:rsidR="000F0075" w:rsidRDefault="005464D0">
      <w:pPr>
        <w:pStyle w:val="12"/>
        <w:spacing w:after="240"/>
        <w:ind w:leftChars="0" w:left="0"/>
        <w:rPr>
          <w:ins w:id="15807" w:author="Administrator" w:date="2019-04-06T23:16:00Z"/>
        </w:rPr>
        <w:pPrChange w:id="15808" w:author="簡新佳" w:date="2019-04-01T15:41:00Z">
          <w:pPr>
            <w:pStyle w:val="12"/>
            <w:numPr>
              <w:numId w:val="1"/>
            </w:numPr>
            <w:spacing w:after="240"/>
            <w:ind w:leftChars="0" w:left="360" w:hanging="360"/>
            <w:outlineLvl w:val="0"/>
          </w:pPr>
        </w:pPrChange>
      </w:pPr>
      <w:ins w:id="15809" w:author="Administrator" w:date="2019-04-06T23:11:00Z">
        <w:r>
          <w:rPr>
            <w:rFonts w:hint="eastAsia"/>
          </w:rPr>
          <w:t>那一天，該死的那</w:t>
        </w:r>
      </w:ins>
      <w:ins w:id="15810" w:author="Administrator" w:date="2019-04-07T12:47:00Z">
        <w:r w:rsidR="002B7A7B">
          <w:rPr>
            <w:rFonts w:hint="eastAsia"/>
          </w:rPr>
          <w:t>幾</w:t>
        </w:r>
      </w:ins>
      <w:ins w:id="15811" w:author="Administrator" w:date="2019-04-06T23:11:00Z">
        <w:r>
          <w:rPr>
            <w:rFonts w:hint="eastAsia"/>
          </w:rPr>
          <w:t>名</w:t>
        </w:r>
      </w:ins>
      <w:ins w:id="15812" w:author="Administrator" w:date="2019-04-06T23:12:00Z">
        <w:r>
          <w:rPr>
            <w:rFonts w:hint="eastAsia"/>
          </w:rPr>
          <w:t>小輩</w:t>
        </w:r>
      </w:ins>
      <w:ins w:id="15813" w:author="Administrator" w:date="2019-04-06T23:16:00Z">
        <w:r w:rsidR="002301D0">
          <w:rPr>
            <w:rFonts w:hint="eastAsia"/>
          </w:rPr>
          <w:t>，做了那不可原諒之事！</w:t>
        </w:r>
      </w:ins>
    </w:p>
    <w:p w:rsidR="000F0075" w:rsidRDefault="00F02B84">
      <w:pPr>
        <w:pStyle w:val="12"/>
        <w:spacing w:after="240"/>
        <w:ind w:leftChars="0" w:left="0"/>
        <w:rPr>
          <w:ins w:id="15814" w:author="Administrator" w:date="2019-04-06T23:12:00Z"/>
        </w:rPr>
        <w:pPrChange w:id="15815" w:author="簡新佳" w:date="2019-04-01T15:41:00Z">
          <w:pPr>
            <w:pStyle w:val="12"/>
            <w:numPr>
              <w:numId w:val="1"/>
            </w:numPr>
            <w:spacing w:after="240"/>
            <w:ind w:leftChars="0" w:left="360" w:hanging="360"/>
            <w:outlineLvl w:val="0"/>
          </w:pPr>
        </w:pPrChange>
      </w:pPr>
      <w:ins w:id="15816" w:author="Administrator" w:date="2019-04-06T23:52:00Z">
        <w:r>
          <w:rPr>
            <w:rFonts w:hint="eastAsia"/>
          </w:rPr>
          <w:lastRenderedPageBreak/>
          <w:t>不可原諒，</w:t>
        </w:r>
      </w:ins>
      <w:ins w:id="15817" w:author="Administrator" w:date="2019-04-06T23:16:00Z">
        <w:r w:rsidR="002301D0">
          <w:rPr>
            <w:rFonts w:hint="eastAsia"/>
          </w:rPr>
          <w:t>無法</w:t>
        </w:r>
      </w:ins>
      <w:ins w:id="15818" w:author="Administrator" w:date="2019-04-06T23:12:00Z">
        <w:r>
          <w:rPr>
            <w:rFonts w:hint="eastAsia"/>
          </w:rPr>
          <w:t>饒恕</w:t>
        </w:r>
        <w:r w:rsidR="005464D0">
          <w:rPr>
            <w:rFonts w:hint="eastAsia"/>
          </w:rPr>
          <w:t>！</w:t>
        </w:r>
      </w:ins>
    </w:p>
    <w:p w:rsidR="000F0075" w:rsidRDefault="005464D0">
      <w:pPr>
        <w:pStyle w:val="12"/>
        <w:spacing w:after="240"/>
        <w:ind w:leftChars="0" w:left="0"/>
        <w:rPr>
          <w:ins w:id="15819" w:author="Administrator" w:date="2019-04-06T23:55:00Z"/>
        </w:rPr>
        <w:pPrChange w:id="15820" w:author="簡新佳" w:date="2019-04-01T15:41:00Z">
          <w:pPr>
            <w:pStyle w:val="12"/>
            <w:numPr>
              <w:numId w:val="1"/>
            </w:numPr>
            <w:spacing w:after="240"/>
            <w:ind w:leftChars="0" w:left="360" w:hanging="360"/>
            <w:outlineLvl w:val="0"/>
          </w:pPr>
        </w:pPrChange>
      </w:pPr>
      <w:ins w:id="15821" w:author="Administrator" w:date="2019-04-06T23:12:00Z">
        <w:r>
          <w:rPr>
            <w:rFonts w:hint="eastAsia"/>
          </w:rPr>
          <w:t>想到這，</w:t>
        </w:r>
      </w:ins>
      <w:ins w:id="15822" w:author="Administrator" w:date="2019-04-06T23:13:00Z">
        <w:r w:rsidRPr="003E206B">
          <w:rPr>
            <w:rFonts w:hint="eastAsia"/>
          </w:rPr>
          <w:t>鴟龜</w:t>
        </w:r>
      </w:ins>
      <w:ins w:id="15823" w:author="Administrator" w:date="2019-04-06T23:14:00Z">
        <w:r>
          <w:rPr>
            <w:rFonts w:hint="eastAsia"/>
          </w:rPr>
          <w:t>從回憶中驚醒，</w:t>
        </w:r>
      </w:ins>
      <w:ins w:id="15824" w:author="Administrator" w:date="2019-04-06T23:52:00Z">
        <w:r w:rsidR="00F02B84">
          <w:rPr>
            <w:rFonts w:hint="eastAsia"/>
          </w:rPr>
          <w:t>他的瞳孔內也充滿了血</w:t>
        </w:r>
      </w:ins>
      <w:ins w:id="15825" w:author="Administrator" w:date="2019-04-06T23:53:00Z">
        <w:r w:rsidR="00F02B84">
          <w:rPr>
            <w:rFonts w:hint="eastAsia"/>
          </w:rPr>
          <w:t>絲，原本還算平靜的氣息再度</w:t>
        </w:r>
      </w:ins>
      <w:ins w:id="15826" w:author="Administrator" w:date="2019-04-06T23:54:00Z">
        <w:r w:rsidR="00F02B84">
          <w:rPr>
            <w:rFonts w:hint="eastAsia"/>
          </w:rPr>
          <w:t>躁動，心中</w:t>
        </w:r>
      </w:ins>
      <w:ins w:id="15827" w:author="Administrator" w:date="2019-04-06T23:55:00Z">
        <w:r w:rsidR="00F02B84">
          <w:rPr>
            <w:rFonts w:hint="eastAsia"/>
          </w:rPr>
          <w:t>一把怒火升</w:t>
        </w:r>
        <w:r w:rsidR="002B7A7B">
          <w:rPr>
            <w:rFonts w:hint="eastAsia"/>
          </w:rPr>
          <w:t>起</w:t>
        </w:r>
      </w:ins>
      <w:ins w:id="15828" w:author="Administrator" w:date="2019-04-07T12:50:00Z">
        <w:r w:rsidR="002B7A7B">
          <w:rPr>
            <w:rFonts w:hint="eastAsia"/>
          </w:rPr>
          <w:t>，仰天咆嘯一聲之後，往仙皇這直接撞來。</w:t>
        </w:r>
      </w:ins>
    </w:p>
    <w:p w:rsidR="000F0075" w:rsidRDefault="00F02B84">
      <w:pPr>
        <w:pStyle w:val="12"/>
        <w:spacing w:after="240"/>
        <w:ind w:leftChars="0" w:left="0"/>
        <w:rPr>
          <w:ins w:id="15829" w:author="Administrator" w:date="2019-04-06T23:58:00Z"/>
        </w:rPr>
        <w:pPrChange w:id="15830" w:author="簡新佳" w:date="2019-04-01T15:41:00Z">
          <w:pPr>
            <w:pStyle w:val="12"/>
            <w:numPr>
              <w:numId w:val="1"/>
            </w:numPr>
            <w:spacing w:after="240"/>
            <w:ind w:leftChars="0" w:left="360" w:hanging="360"/>
            <w:outlineLvl w:val="0"/>
          </w:pPr>
        </w:pPrChange>
      </w:pPr>
      <w:ins w:id="15831" w:author="Administrator" w:date="2019-04-06T23:55:00Z">
        <w:r>
          <w:rPr>
            <w:rFonts w:hint="eastAsia"/>
          </w:rPr>
          <w:t>一旁的仙皇也感到詫異，他原本以為拿出自家先祖的</w:t>
        </w:r>
      </w:ins>
      <w:ins w:id="15832" w:author="Administrator" w:date="2019-04-06T23:56:00Z">
        <w:r>
          <w:rPr>
            <w:rFonts w:hint="eastAsia"/>
          </w:rPr>
          <w:t>來歷</w:t>
        </w:r>
      </w:ins>
      <w:ins w:id="15833" w:author="Administrator" w:date="2019-04-06T23:55:00Z">
        <w:r>
          <w:rPr>
            <w:rFonts w:hint="eastAsia"/>
          </w:rPr>
          <w:t>之後</w:t>
        </w:r>
      </w:ins>
      <w:ins w:id="15834" w:author="Administrator" w:date="2019-04-06T23:56:00Z">
        <w:r>
          <w:rPr>
            <w:rFonts w:hint="eastAsia"/>
          </w:rPr>
          <w:t>，雖不可能</w:t>
        </w:r>
      </w:ins>
      <w:ins w:id="15835" w:author="Administrator" w:date="2019-04-07T00:01:00Z">
        <w:r>
          <w:rPr>
            <w:rFonts w:hint="eastAsia"/>
          </w:rPr>
          <w:t>因此</w:t>
        </w:r>
      </w:ins>
      <w:ins w:id="15836" w:author="Administrator" w:date="2019-04-06T23:57:00Z">
        <w:r>
          <w:rPr>
            <w:rFonts w:hint="eastAsia"/>
          </w:rPr>
          <w:t>就</w:t>
        </w:r>
      </w:ins>
      <w:ins w:id="15837" w:author="Administrator" w:date="2019-04-07T00:01:00Z">
        <w:r>
          <w:rPr>
            <w:rFonts w:hint="eastAsia"/>
          </w:rPr>
          <w:t>平息對方</w:t>
        </w:r>
      </w:ins>
      <w:ins w:id="15838" w:author="Administrator" w:date="2019-04-07T00:06:00Z">
        <w:r w:rsidR="002A2647">
          <w:rPr>
            <w:rFonts w:hint="eastAsia"/>
          </w:rPr>
          <w:t>怨氣</w:t>
        </w:r>
      </w:ins>
      <w:ins w:id="15839" w:author="Administrator" w:date="2019-04-06T23:57:00Z">
        <w:r>
          <w:rPr>
            <w:rFonts w:hint="eastAsia"/>
          </w:rPr>
          <w:t>，但多少也能讓這</w:t>
        </w:r>
        <w:r w:rsidRPr="003E206B">
          <w:rPr>
            <w:rFonts w:hint="eastAsia"/>
          </w:rPr>
          <w:t>鴟龜</w:t>
        </w:r>
      </w:ins>
      <w:ins w:id="15840" w:author="Administrator" w:date="2019-04-06T23:58:00Z">
        <w:r>
          <w:rPr>
            <w:rFonts w:hint="eastAsia"/>
          </w:rPr>
          <w:t>念舊幾分。</w:t>
        </w:r>
      </w:ins>
    </w:p>
    <w:p w:rsidR="000F0075" w:rsidRDefault="00F02B84">
      <w:pPr>
        <w:pStyle w:val="12"/>
        <w:spacing w:after="240"/>
        <w:ind w:leftChars="0" w:left="0"/>
        <w:rPr>
          <w:ins w:id="15841" w:author="Administrator" w:date="2019-04-06T23:59:00Z"/>
        </w:rPr>
        <w:pPrChange w:id="15842" w:author="簡新佳" w:date="2019-04-01T15:41:00Z">
          <w:pPr>
            <w:pStyle w:val="12"/>
            <w:numPr>
              <w:numId w:val="1"/>
            </w:numPr>
            <w:spacing w:after="240"/>
            <w:ind w:leftChars="0" w:left="360" w:hanging="360"/>
            <w:outlineLvl w:val="0"/>
          </w:pPr>
        </w:pPrChange>
      </w:pPr>
      <w:ins w:id="15843" w:author="Administrator" w:date="2019-04-06T23:58:00Z">
        <w:r>
          <w:rPr>
            <w:rFonts w:hint="eastAsia"/>
          </w:rPr>
          <w:t>想不到，對方原本看似緩和下來，</w:t>
        </w:r>
      </w:ins>
      <w:ins w:id="15844" w:author="Administrator" w:date="2019-04-06T23:59:00Z">
        <w:r>
          <w:rPr>
            <w:rFonts w:hint="eastAsia"/>
          </w:rPr>
          <w:t>最終卻又燃起</w:t>
        </w:r>
      </w:ins>
      <w:ins w:id="15845" w:author="Administrator" w:date="2019-04-07T12:51:00Z">
        <w:r w:rsidR="002B7A7B">
          <w:rPr>
            <w:rFonts w:hint="eastAsia"/>
          </w:rPr>
          <w:t>怒意</w:t>
        </w:r>
      </w:ins>
      <w:ins w:id="15846" w:author="Administrator" w:date="2019-04-06T23:59:00Z">
        <w:r>
          <w:rPr>
            <w:rFonts w:hint="eastAsia"/>
          </w:rPr>
          <w:t>。</w:t>
        </w:r>
      </w:ins>
    </w:p>
    <w:p w:rsidR="000F0075" w:rsidRDefault="00F02B84">
      <w:pPr>
        <w:pStyle w:val="12"/>
        <w:spacing w:after="240"/>
        <w:ind w:leftChars="0" w:left="0"/>
        <w:rPr>
          <w:ins w:id="15847" w:author="Administrator" w:date="2019-04-07T00:42:00Z"/>
        </w:rPr>
        <w:pPrChange w:id="15848" w:author="簡新佳" w:date="2019-04-01T15:41:00Z">
          <w:pPr>
            <w:pStyle w:val="12"/>
            <w:numPr>
              <w:numId w:val="1"/>
            </w:numPr>
            <w:spacing w:after="240"/>
            <w:ind w:leftChars="0" w:left="360" w:hanging="360"/>
            <w:outlineLvl w:val="0"/>
          </w:pPr>
        </w:pPrChange>
      </w:pPr>
      <w:ins w:id="15849" w:author="Administrator" w:date="2019-04-06T23:59:00Z">
        <w:r>
          <w:rPr>
            <w:rFonts w:hint="eastAsia"/>
          </w:rPr>
          <w:t>「怎麼會…</w:t>
        </w:r>
      </w:ins>
      <w:ins w:id="15850" w:author="Administrator" w:date="2019-04-07T00:39:00Z">
        <w:r w:rsidR="001A4AF0">
          <w:rPr>
            <w:rFonts w:hint="eastAsia"/>
          </w:rPr>
          <w:t>難道先祖流傳下來的記載有誤，</w:t>
        </w:r>
      </w:ins>
      <w:ins w:id="15851" w:author="Administrator" w:date="2019-04-07T00:41:00Z">
        <w:r w:rsidR="001A4AF0">
          <w:rPr>
            <w:rFonts w:hint="eastAsia"/>
          </w:rPr>
          <w:t>跟我所推測的並不一樣？」仙皇眼神中</w:t>
        </w:r>
      </w:ins>
      <w:ins w:id="15852" w:author="Administrator" w:date="2019-04-07T00:42:00Z">
        <w:r w:rsidR="001A4AF0">
          <w:rPr>
            <w:rFonts w:hint="eastAsia"/>
          </w:rPr>
          <w:t>掠過</w:t>
        </w:r>
      </w:ins>
      <w:ins w:id="15853" w:author="Administrator" w:date="2019-04-07T00:41:00Z">
        <w:r w:rsidR="001A4AF0">
          <w:rPr>
            <w:rFonts w:hint="eastAsia"/>
          </w:rPr>
          <w:t>一絲驚疑，但很快的便穩住了心思，</w:t>
        </w:r>
      </w:ins>
      <w:ins w:id="15854" w:author="Administrator" w:date="2019-04-07T00:42:00Z">
        <w:r w:rsidR="001A4AF0">
          <w:rPr>
            <w:rFonts w:hint="eastAsia"/>
          </w:rPr>
          <w:t>將其壓了下來。</w:t>
        </w:r>
      </w:ins>
    </w:p>
    <w:p w:rsidR="000F0075" w:rsidRDefault="001A4AF0">
      <w:pPr>
        <w:pStyle w:val="12"/>
        <w:spacing w:after="240"/>
        <w:ind w:leftChars="0" w:left="0"/>
        <w:rPr>
          <w:ins w:id="15855" w:author="Administrator" w:date="2019-04-07T12:48:00Z"/>
        </w:rPr>
        <w:pPrChange w:id="15856" w:author="簡新佳" w:date="2019-04-01T15:41:00Z">
          <w:pPr>
            <w:pStyle w:val="12"/>
            <w:numPr>
              <w:numId w:val="1"/>
            </w:numPr>
            <w:spacing w:after="240"/>
            <w:ind w:leftChars="0" w:left="360" w:hanging="360"/>
            <w:outlineLvl w:val="0"/>
          </w:pPr>
        </w:pPrChange>
      </w:pPr>
      <w:ins w:id="15857" w:author="Administrator" w:date="2019-04-07T01:13:00Z">
        <w:r>
          <w:rPr>
            <w:rFonts w:hint="eastAsia"/>
          </w:rPr>
          <w:t>不管計算出了甚麼差錯，他畢竟是仙皇，</w:t>
        </w:r>
      </w:ins>
      <w:ins w:id="15858" w:author="Administrator" w:date="2019-04-07T12:48:00Z">
        <w:r w:rsidR="002B7A7B">
          <w:rPr>
            <w:rFonts w:hint="eastAsia"/>
          </w:rPr>
          <w:t>身為</w:t>
        </w:r>
      </w:ins>
      <w:ins w:id="15859" w:author="Administrator" w:date="2019-04-07T01:13:00Z">
        <w:r>
          <w:rPr>
            <w:rFonts w:hint="eastAsia"/>
          </w:rPr>
          <w:t>東萊國最為頂點之人，</w:t>
        </w:r>
      </w:ins>
      <w:ins w:id="15860" w:author="Administrator" w:date="2019-04-07T12:48:00Z">
        <w:r w:rsidR="002B7A7B">
          <w:rPr>
            <w:rFonts w:hint="eastAsia"/>
          </w:rPr>
          <w:t>城府跟實力都不是一般人可以想像的深。</w:t>
        </w:r>
      </w:ins>
    </w:p>
    <w:p w:rsidR="000F0075" w:rsidRDefault="002B7A7B">
      <w:pPr>
        <w:pStyle w:val="12"/>
        <w:spacing w:after="240"/>
        <w:ind w:leftChars="0" w:left="0"/>
        <w:rPr>
          <w:ins w:id="15861" w:author="Administrator" w:date="2019-04-07T12:55:00Z"/>
        </w:rPr>
        <w:pPrChange w:id="15862" w:author="簡新佳" w:date="2019-04-01T15:41:00Z">
          <w:pPr>
            <w:pStyle w:val="12"/>
            <w:numPr>
              <w:numId w:val="1"/>
            </w:numPr>
            <w:spacing w:after="240"/>
            <w:ind w:leftChars="0" w:left="360" w:hanging="360"/>
            <w:outlineLvl w:val="0"/>
          </w:pPr>
        </w:pPrChange>
      </w:pPr>
      <w:ins w:id="15863" w:author="Administrator" w:date="2019-04-07T12:48:00Z">
        <w:r>
          <w:rPr>
            <w:rFonts w:hint="eastAsia"/>
          </w:rPr>
          <w:t>面對</w:t>
        </w:r>
      </w:ins>
      <w:ins w:id="15864" w:author="Administrator" w:date="2019-04-07T12:49:00Z">
        <w:r w:rsidRPr="003E206B">
          <w:rPr>
            <w:rFonts w:hint="eastAsia"/>
          </w:rPr>
          <w:t>鴟龜</w:t>
        </w:r>
        <w:r>
          <w:rPr>
            <w:rFonts w:hint="eastAsia"/>
          </w:rPr>
          <w:t>的</w:t>
        </w:r>
      </w:ins>
      <w:ins w:id="15865" w:author="Administrator" w:date="2019-04-07T12:51:00Z">
        <w:r>
          <w:rPr>
            <w:rFonts w:hint="eastAsia"/>
          </w:rPr>
          <w:t>攻勢</w:t>
        </w:r>
      </w:ins>
      <w:ins w:id="15866" w:author="Administrator" w:date="2019-04-07T12:49:00Z">
        <w:r>
          <w:rPr>
            <w:rFonts w:hint="eastAsia"/>
          </w:rPr>
          <w:t>，仙皇</w:t>
        </w:r>
      </w:ins>
      <w:ins w:id="15867" w:author="Administrator" w:date="2019-04-07T12:50:00Z">
        <w:r>
          <w:rPr>
            <w:rFonts w:hint="eastAsia"/>
          </w:rPr>
          <w:t>也不再多說，</w:t>
        </w:r>
      </w:ins>
      <w:ins w:id="15868" w:author="Administrator" w:date="2019-04-07T12:52:00Z">
        <w:r>
          <w:rPr>
            <w:rFonts w:hint="eastAsia"/>
          </w:rPr>
          <w:t>目</w:t>
        </w:r>
      </w:ins>
      <w:ins w:id="15869" w:author="Administrator" w:date="2019-04-07T12:51:00Z">
        <w:r>
          <w:rPr>
            <w:rFonts w:hint="eastAsia"/>
          </w:rPr>
          <w:t>中升起濃濃戰意，</w:t>
        </w:r>
      </w:ins>
      <w:ins w:id="15870" w:author="Administrator" w:date="2019-04-07T12:52:00Z">
        <w:r>
          <w:rPr>
            <w:rFonts w:hint="eastAsia"/>
          </w:rPr>
          <w:t>右手</w:t>
        </w:r>
      </w:ins>
      <w:ins w:id="15871" w:author="Administrator" w:date="2019-04-07T12:53:00Z">
        <w:r>
          <w:rPr>
            <w:rFonts w:hint="eastAsia"/>
          </w:rPr>
          <w:t>抬起，向著來臨的巨大頭顱，</w:t>
        </w:r>
      </w:ins>
      <w:ins w:id="15872" w:author="Administrator" w:date="2019-04-07T12:54:00Z">
        <w:r>
          <w:rPr>
            <w:rFonts w:hint="eastAsia"/>
          </w:rPr>
          <w:t>驟然往下一揮，口中</w:t>
        </w:r>
        <w:r w:rsidR="006A7922">
          <w:rPr>
            <w:rFonts w:hint="eastAsia"/>
          </w:rPr>
          <w:t>低</w:t>
        </w:r>
      </w:ins>
      <w:ins w:id="15873" w:author="Administrator" w:date="2019-04-07T12:55:00Z">
        <w:r w:rsidR="006A7922">
          <w:rPr>
            <w:rFonts w:hint="eastAsia"/>
          </w:rPr>
          <w:t>喝一聲。</w:t>
        </w:r>
      </w:ins>
    </w:p>
    <w:p w:rsidR="000F0075" w:rsidRDefault="006A7922">
      <w:pPr>
        <w:pStyle w:val="12"/>
        <w:spacing w:after="240"/>
        <w:ind w:leftChars="0" w:left="0"/>
        <w:rPr>
          <w:ins w:id="15874" w:author="Administrator" w:date="2019-04-07T12:55:00Z"/>
        </w:rPr>
        <w:pPrChange w:id="15875" w:author="簡新佳" w:date="2019-04-01T15:41:00Z">
          <w:pPr>
            <w:pStyle w:val="12"/>
            <w:numPr>
              <w:numId w:val="1"/>
            </w:numPr>
            <w:spacing w:after="240"/>
            <w:ind w:leftChars="0" w:left="360" w:hanging="360"/>
            <w:outlineLvl w:val="0"/>
          </w:pPr>
        </w:pPrChange>
      </w:pPr>
      <w:ins w:id="15876" w:author="Administrator" w:date="2019-04-07T12:55:00Z">
        <w:r>
          <w:rPr>
            <w:rFonts w:hint="eastAsia"/>
          </w:rPr>
          <w:t>「斬！」</w:t>
        </w:r>
      </w:ins>
    </w:p>
    <w:p w:rsidR="000F0075" w:rsidRDefault="005C4454">
      <w:pPr>
        <w:pStyle w:val="12"/>
        <w:spacing w:after="240"/>
        <w:ind w:leftChars="0" w:left="0"/>
        <w:rPr>
          <w:ins w:id="15877" w:author="Administrator" w:date="2019-04-07T14:19:00Z"/>
        </w:rPr>
        <w:pPrChange w:id="15878" w:author="簡新佳" w:date="2019-04-01T15:41:00Z">
          <w:pPr>
            <w:pStyle w:val="12"/>
            <w:numPr>
              <w:numId w:val="1"/>
            </w:numPr>
            <w:spacing w:after="240"/>
            <w:ind w:leftChars="0" w:left="360" w:hanging="360"/>
            <w:outlineLvl w:val="0"/>
          </w:pPr>
        </w:pPrChange>
      </w:pPr>
      <w:ins w:id="15879" w:author="Administrator" w:date="2019-04-07T13:25:00Z">
        <w:r>
          <w:rPr>
            <w:rFonts w:hint="eastAsia"/>
          </w:rPr>
          <w:t>這聲音一出的瞬間，</w:t>
        </w:r>
      </w:ins>
      <w:ins w:id="15880" w:author="Administrator" w:date="2019-04-07T13:26:00Z">
        <w:r>
          <w:rPr>
            <w:rFonts w:hint="eastAsia"/>
          </w:rPr>
          <w:t>風雲變色，天地劇變，</w:t>
        </w:r>
      </w:ins>
      <w:ins w:id="15881" w:author="Administrator" w:date="2019-04-07T13:27:00Z">
        <w:r>
          <w:rPr>
            <w:rFonts w:hint="eastAsia"/>
          </w:rPr>
          <w:t>好像整個世</w:t>
        </w:r>
      </w:ins>
      <w:ins w:id="15882" w:author="Administrator" w:date="2019-04-07T13:28:00Z">
        <w:r>
          <w:rPr>
            <w:rFonts w:hint="eastAsia"/>
          </w:rPr>
          <w:t>界裡，只迴蕩著這個聲音，</w:t>
        </w:r>
      </w:ins>
      <w:ins w:id="15883" w:author="Administrator" w:date="2019-04-07T13:29:00Z">
        <w:r>
          <w:rPr>
            <w:rFonts w:hint="eastAsia"/>
          </w:rPr>
          <w:t>彷彿有無數眾生，一起齊聲嘶吼</w:t>
        </w:r>
      </w:ins>
      <w:ins w:id="15884" w:author="Administrator" w:date="2019-04-07T13:30:00Z">
        <w:r>
          <w:rPr>
            <w:rFonts w:hint="eastAsia"/>
          </w:rPr>
          <w:t>，</w:t>
        </w:r>
      </w:ins>
      <w:ins w:id="15885" w:author="Administrator" w:date="2019-04-07T13:31:00Z">
        <w:r>
          <w:rPr>
            <w:rFonts w:hint="eastAsia"/>
          </w:rPr>
          <w:t>不管</w:t>
        </w:r>
      </w:ins>
      <w:ins w:id="15886" w:author="Administrator" w:date="2019-04-07T13:32:00Z">
        <w:r>
          <w:rPr>
            <w:rFonts w:hint="eastAsia"/>
          </w:rPr>
          <w:t>願與不願，都得</w:t>
        </w:r>
      </w:ins>
      <w:ins w:id="15887" w:author="Administrator" w:date="2019-04-07T13:33:00Z">
        <w:r>
          <w:rPr>
            <w:rFonts w:hint="eastAsia"/>
          </w:rPr>
          <w:t>跟著仙皇一起往前斬去</w:t>
        </w:r>
      </w:ins>
      <w:ins w:id="15888" w:author="Administrator" w:date="2019-04-07T13:42:00Z">
        <w:r w:rsidR="00F05D6E">
          <w:rPr>
            <w:rFonts w:hint="eastAsia"/>
          </w:rPr>
          <w:t>，哪怕是</w:t>
        </w:r>
      </w:ins>
      <w:ins w:id="15889" w:author="Administrator" w:date="2019-04-07T14:03:00Z">
        <w:r w:rsidR="00BB3374">
          <w:rPr>
            <w:rFonts w:hint="eastAsia"/>
          </w:rPr>
          <w:t>此時</w:t>
        </w:r>
      </w:ins>
      <w:ins w:id="15890" w:author="Administrator" w:date="2019-04-07T14:04:00Z">
        <w:r w:rsidR="00BB3374">
          <w:rPr>
            <w:rFonts w:hint="eastAsia"/>
          </w:rPr>
          <w:t>在靈山之中茍活躲藏著的李龍飛，也忍不住抬頭往上一</w:t>
        </w:r>
      </w:ins>
      <w:ins w:id="15891" w:author="Administrator" w:date="2019-04-07T14:05:00Z">
        <w:r w:rsidR="00BB3374">
          <w:rPr>
            <w:rFonts w:hint="eastAsia"/>
          </w:rPr>
          <w:t>看，心中控制不住的</w:t>
        </w:r>
      </w:ins>
      <w:ins w:id="15892" w:author="Administrator" w:date="2019-04-07T14:19:00Z">
        <w:r w:rsidR="00933015">
          <w:rPr>
            <w:rFonts w:hint="eastAsia"/>
          </w:rPr>
          <w:t>吼出這字</w:t>
        </w:r>
      </w:ins>
      <w:ins w:id="15893" w:author="Administrator" w:date="2019-04-07T13:40:00Z">
        <w:r w:rsidR="00F05D6E">
          <w:rPr>
            <w:rFonts w:hint="eastAsia"/>
          </w:rPr>
          <w:t>。</w:t>
        </w:r>
      </w:ins>
    </w:p>
    <w:p w:rsidR="000F0075" w:rsidRDefault="00933015">
      <w:pPr>
        <w:pStyle w:val="12"/>
        <w:spacing w:after="240"/>
        <w:ind w:leftChars="0" w:left="0"/>
        <w:rPr>
          <w:ins w:id="15894" w:author="Administrator" w:date="2019-04-07T13:33:00Z"/>
        </w:rPr>
        <w:pPrChange w:id="15895" w:author="簡新佳" w:date="2019-04-01T15:41:00Z">
          <w:pPr>
            <w:pStyle w:val="12"/>
            <w:numPr>
              <w:numId w:val="1"/>
            </w:numPr>
            <w:spacing w:after="240"/>
            <w:ind w:leftChars="0" w:left="360" w:hanging="360"/>
            <w:outlineLvl w:val="0"/>
          </w:pPr>
        </w:pPrChange>
      </w:pPr>
      <w:ins w:id="15896" w:author="Administrator" w:date="2019-04-07T14:20:00Z">
        <w:r>
          <w:rPr>
            <w:rFonts w:hint="eastAsia"/>
          </w:rPr>
          <w:t>就算是已經遠去的四派太上長老，歐陽道德真君等人，也都</w:t>
        </w:r>
      </w:ins>
      <w:ins w:id="15897" w:author="Administrator" w:date="2019-04-07T14:21:00Z">
        <w:r>
          <w:rPr>
            <w:rFonts w:hint="eastAsia"/>
          </w:rPr>
          <w:t>回頭如此！</w:t>
        </w:r>
      </w:ins>
    </w:p>
    <w:p w:rsidR="000F0075" w:rsidRDefault="00F05D6E">
      <w:pPr>
        <w:pStyle w:val="12"/>
        <w:spacing w:after="240"/>
        <w:ind w:leftChars="0" w:left="0"/>
        <w:rPr>
          <w:ins w:id="15898" w:author="Administrator" w:date="2019-04-07T14:24:00Z"/>
        </w:rPr>
        <w:pPrChange w:id="15899" w:author="簡新佳" w:date="2019-04-01T15:41:00Z">
          <w:pPr>
            <w:pStyle w:val="12"/>
            <w:numPr>
              <w:numId w:val="1"/>
            </w:numPr>
            <w:spacing w:after="240"/>
            <w:ind w:leftChars="0" w:left="360" w:hanging="360"/>
            <w:outlineLvl w:val="0"/>
          </w:pPr>
        </w:pPrChange>
      </w:pPr>
      <w:ins w:id="15900" w:author="Administrator" w:date="2019-04-07T13:40:00Z">
        <w:r>
          <w:rPr>
            <w:rFonts w:hint="eastAsia"/>
          </w:rPr>
          <w:t>而那把</w:t>
        </w:r>
      </w:ins>
      <w:ins w:id="15901" w:author="Administrator" w:date="2019-04-07T13:01:00Z">
        <w:r w:rsidR="006A7922">
          <w:rPr>
            <w:rFonts w:hint="eastAsia"/>
          </w:rPr>
          <w:t>無上巨劍，</w:t>
        </w:r>
      </w:ins>
      <w:ins w:id="15902" w:author="Administrator" w:date="2019-04-07T13:14:00Z">
        <w:r w:rsidR="00E819EE">
          <w:rPr>
            <w:rFonts w:hint="eastAsia"/>
          </w:rPr>
          <w:t>隨著仙皇的手臂往下，</w:t>
        </w:r>
      </w:ins>
      <w:ins w:id="15903" w:author="Administrator" w:date="2019-04-07T14:21:00Z">
        <w:r w:rsidR="00933015">
          <w:rPr>
            <w:rFonts w:hint="eastAsia"/>
          </w:rPr>
          <w:t>隨著眾人喊出的斬字，</w:t>
        </w:r>
      </w:ins>
      <w:ins w:id="15904" w:author="Administrator" w:date="2019-04-07T14:22:00Z">
        <w:r w:rsidR="00933015">
          <w:rPr>
            <w:rFonts w:hint="eastAsia"/>
          </w:rPr>
          <w:t>在天地轟鳴之間，八方震動之際</w:t>
        </w:r>
      </w:ins>
      <w:ins w:id="15905" w:author="Administrator" w:date="2019-04-07T14:23:00Z">
        <w:r w:rsidR="00933015">
          <w:rPr>
            <w:rFonts w:hint="eastAsia"/>
          </w:rPr>
          <w:t>，</w:t>
        </w:r>
      </w:ins>
      <w:ins w:id="15906" w:author="Administrator" w:date="2019-04-07T14:22:00Z">
        <w:r w:rsidR="00933015">
          <w:rPr>
            <w:rFonts w:hint="eastAsia"/>
          </w:rPr>
          <w:t>瞬間劈下，</w:t>
        </w:r>
      </w:ins>
      <w:ins w:id="15907" w:author="Administrator" w:date="2019-04-07T13:14:00Z">
        <w:r w:rsidR="00E819EE">
          <w:rPr>
            <w:rFonts w:hint="eastAsia"/>
          </w:rPr>
          <w:t>狠狠往前一斬，</w:t>
        </w:r>
      </w:ins>
      <w:ins w:id="15908" w:author="Administrator" w:date="2019-04-07T14:23:00Z">
        <w:r w:rsidR="00933015">
          <w:rPr>
            <w:rFonts w:hint="eastAsia"/>
          </w:rPr>
          <w:t>似乎要將所有擋在前面的一切破開，神阻神殺，魔擋魔滅，</w:t>
        </w:r>
      </w:ins>
      <w:ins w:id="15909" w:author="Administrator" w:date="2019-04-07T14:24:00Z">
        <w:r w:rsidR="00933015">
          <w:rPr>
            <w:rFonts w:hint="eastAsia"/>
          </w:rPr>
          <w:t>哪怕這</w:t>
        </w:r>
        <w:r w:rsidR="00933015" w:rsidRPr="003E206B">
          <w:rPr>
            <w:rFonts w:hint="eastAsia"/>
          </w:rPr>
          <w:t>鴟龜</w:t>
        </w:r>
        <w:r w:rsidR="00933015">
          <w:rPr>
            <w:rFonts w:hint="eastAsia"/>
          </w:rPr>
          <w:t>再怎兇悍，也要一舉斬之。</w:t>
        </w:r>
      </w:ins>
    </w:p>
    <w:p w:rsidR="000F0075" w:rsidRDefault="00933015">
      <w:pPr>
        <w:pStyle w:val="12"/>
        <w:spacing w:after="240"/>
        <w:ind w:leftChars="0" w:left="0"/>
        <w:rPr>
          <w:ins w:id="15910" w:author="Administrator" w:date="2019-04-07T14:31:00Z"/>
        </w:rPr>
        <w:pPrChange w:id="15911" w:author="簡新佳" w:date="2019-04-01T15:41:00Z">
          <w:pPr>
            <w:pStyle w:val="12"/>
            <w:numPr>
              <w:numId w:val="1"/>
            </w:numPr>
            <w:spacing w:after="240"/>
            <w:ind w:leftChars="0" w:left="360" w:hanging="360"/>
            <w:outlineLvl w:val="0"/>
          </w:pPr>
        </w:pPrChange>
      </w:pPr>
      <w:ins w:id="15912" w:author="Administrator" w:date="2019-04-07T14:24:00Z">
        <w:r>
          <w:rPr>
            <w:rFonts w:hint="eastAsia"/>
          </w:rPr>
          <w:t>「</w:t>
        </w:r>
      </w:ins>
      <w:ins w:id="15913" w:author="Administrator" w:date="2019-04-07T14:25:00Z">
        <w:r>
          <w:rPr>
            <w:rFonts w:hint="eastAsia"/>
          </w:rPr>
          <w:t>天地共鳴…問道於心嗎…？」</w:t>
        </w:r>
        <w:r w:rsidRPr="003E206B">
          <w:rPr>
            <w:rFonts w:hint="eastAsia"/>
          </w:rPr>
          <w:t>鴟龜</w:t>
        </w:r>
        <w:r>
          <w:rPr>
            <w:rFonts w:hint="eastAsia"/>
          </w:rPr>
          <w:t>難得的</w:t>
        </w:r>
      </w:ins>
      <w:ins w:id="15914" w:author="Administrator" w:date="2019-04-07T14:29:00Z">
        <w:r w:rsidR="00A3018D">
          <w:rPr>
            <w:rFonts w:hint="eastAsia"/>
          </w:rPr>
          <w:t>感到</w:t>
        </w:r>
      </w:ins>
      <w:ins w:id="15915" w:author="Administrator" w:date="2019-04-07T14:27:00Z">
        <w:r>
          <w:rPr>
            <w:rFonts w:hint="eastAsia"/>
          </w:rPr>
          <w:t>有些</w:t>
        </w:r>
      </w:ins>
      <w:ins w:id="15916" w:author="Administrator" w:date="2019-04-07T14:29:00Z">
        <w:r w:rsidR="00A3018D">
          <w:rPr>
            <w:rFonts w:hint="eastAsia"/>
          </w:rPr>
          <w:t>壓力，原本往前一無反顧的</w:t>
        </w:r>
      </w:ins>
      <w:ins w:id="15917" w:author="Administrator" w:date="2019-04-07T14:30:00Z">
        <w:r w:rsidR="00A3018D">
          <w:rPr>
            <w:rFonts w:hint="eastAsia"/>
          </w:rPr>
          <w:t>吞天</w:t>
        </w:r>
      </w:ins>
      <w:ins w:id="15918" w:author="Administrator" w:date="2019-04-07T14:29:00Z">
        <w:r w:rsidR="00A3018D">
          <w:rPr>
            <w:rFonts w:hint="eastAsia"/>
          </w:rPr>
          <w:t>撕咬</w:t>
        </w:r>
      </w:ins>
      <w:ins w:id="15919" w:author="Administrator" w:date="2019-04-07T14:30:00Z">
        <w:r w:rsidR="00A3018D">
          <w:rPr>
            <w:rFonts w:hint="eastAsia"/>
          </w:rPr>
          <w:t>頓時停頓了些，同時那巨</w:t>
        </w:r>
      </w:ins>
      <w:ins w:id="15920" w:author="Administrator" w:date="2019-04-07T14:31:00Z">
        <w:r w:rsidR="00A3018D">
          <w:rPr>
            <w:rFonts w:hint="eastAsia"/>
          </w:rPr>
          <w:t>劍也伴隨著無形的波紋，好像穹蒼被劃破開來，往</w:t>
        </w:r>
        <w:r w:rsidR="00A3018D" w:rsidRPr="003E206B">
          <w:rPr>
            <w:rFonts w:hint="eastAsia"/>
          </w:rPr>
          <w:t>鴟龜</w:t>
        </w:r>
        <w:r w:rsidR="00A3018D">
          <w:rPr>
            <w:rFonts w:hint="eastAsia"/>
          </w:rPr>
          <w:t>的頭顱斬來。</w:t>
        </w:r>
      </w:ins>
    </w:p>
    <w:p w:rsidR="000F0075" w:rsidRDefault="00A3018D">
      <w:pPr>
        <w:pStyle w:val="12"/>
        <w:spacing w:after="240"/>
        <w:ind w:leftChars="0" w:left="0"/>
        <w:rPr>
          <w:ins w:id="15921" w:author="Administrator" w:date="2019-04-07T14:37:00Z"/>
        </w:rPr>
        <w:pPrChange w:id="15922" w:author="簡新佳" w:date="2019-04-01T15:41:00Z">
          <w:pPr>
            <w:pStyle w:val="12"/>
            <w:numPr>
              <w:numId w:val="1"/>
            </w:numPr>
            <w:spacing w:after="240"/>
            <w:ind w:leftChars="0" w:left="360" w:hanging="360"/>
            <w:outlineLvl w:val="0"/>
          </w:pPr>
        </w:pPrChange>
      </w:pPr>
      <w:ins w:id="15923" w:author="Administrator" w:date="2019-04-07T14:32:00Z">
        <w:r>
          <w:rPr>
            <w:rFonts w:hint="eastAsia"/>
          </w:rPr>
          <w:t>遠遠望去，天地間只剩下一劍一龜，在風雲之上，</w:t>
        </w:r>
      </w:ins>
      <w:ins w:id="15924" w:author="Administrator" w:date="2019-04-07T14:33:00Z">
        <w:r>
          <w:rPr>
            <w:rFonts w:hint="eastAsia"/>
          </w:rPr>
          <w:t>半空之中，剎那碰觸著，跟著</w:t>
        </w:r>
      </w:ins>
      <w:ins w:id="15925" w:author="Administrator" w:date="2019-04-07T14:34:00Z">
        <w:r>
          <w:rPr>
            <w:rFonts w:hint="eastAsia"/>
          </w:rPr>
          <w:t>一道擎天巨響，如</w:t>
        </w:r>
      </w:ins>
      <w:ins w:id="15926" w:author="Administrator" w:date="2019-04-07T14:35:00Z">
        <w:r>
          <w:rPr>
            <w:rFonts w:hint="eastAsia"/>
          </w:rPr>
          <w:t>火山爆發，在兩者交觸的點上炸烈開來，掀起的音爆化作層層</w:t>
        </w:r>
      </w:ins>
      <w:ins w:id="15927" w:author="Administrator" w:date="2019-04-07T14:36:00Z">
        <w:r>
          <w:rPr>
            <w:rFonts w:hint="eastAsia"/>
          </w:rPr>
          <w:t>氣</w:t>
        </w:r>
      </w:ins>
      <w:ins w:id="15928" w:author="Administrator" w:date="2019-04-07T14:35:00Z">
        <w:r>
          <w:rPr>
            <w:rFonts w:hint="eastAsia"/>
          </w:rPr>
          <w:t>浪</w:t>
        </w:r>
      </w:ins>
      <w:ins w:id="15929" w:author="Administrator" w:date="2019-04-07T14:36:00Z">
        <w:r>
          <w:rPr>
            <w:rFonts w:hint="eastAsia"/>
          </w:rPr>
          <w:t>，橫掃一切，將四面</w:t>
        </w:r>
      </w:ins>
      <w:ins w:id="15930" w:author="Administrator" w:date="2019-04-07T14:37:00Z">
        <w:r>
          <w:rPr>
            <w:rFonts w:hint="eastAsia"/>
          </w:rPr>
          <w:t>八方的一切都蒸發氣化。</w:t>
        </w:r>
      </w:ins>
    </w:p>
    <w:p w:rsidR="000F0075" w:rsidRDefault="004F42FE">
      <w:pPr>
        <w:pStyle w:val="12"/>
        <w:spacing w:after="240"/>
        <w:ind w:leftChars="0" w:left="0"/>
        <w:rPr>
          <w:ins w:id="15931" w:author="Administrator" w:date="2019-04-07T14:40:00Z"/>
        </w:rPr>
        <w:pPrChange w:id="15932" w:author="簡新佳" w:date="2019-04-01T15:41:00Z">
          <w:pPr>
            <w:pStyle w:val="12"/>
            <w:numPr>
              <w:numId w:val="1"/>
            </w:numPr>
            <w:spacing w:after="240"/>
            <w:ind w:leftChars="0" w:left="360" w:hanging="360"/>
            <w:outlineLvl w:val="0"/>
          </w:pPr>
        </w:pPrChange>
      </w:pPr>
      <w:ins w:id="15933" w:author="Administrator" w:date="2019-04-07T14:51:00Z">
        <w:r>
          <w:rPr>
            <w:rFonts w:hint="eastAsia"/>
          </w:rPr>
          <w:t>而</w:t>
        </w:r>
      </w:ins>
      <w:ins w:id="15934" w:author="Administrator" w:date="2019-04-07T14:38:00Z">
        <w:r w:rsidR="00A3018D">
          <w:rPr>
            <w:rFonts w:hint="eastAsia"/>
          </w:rPr>
          <w:t>此時昏迷在地的四派長老</w:t>
        </w:r>
      </w:ins>
      <w:ins w:id="15935" w:author="Administrator" w:date="2019-04-07T14:39:00Z">
        <w:r w:rsidR="00A3018D">
          <w:rPr>
            <w:rFonts w:hint="eastAsia"/>
          </w:rPr>
          <w:t>身體</w:t>
        </w:r>
      </w:ins>
      <w:ins w:id="15936" w:author="Administrator" w:date="2019-04-07T14:38:00Z">
        <w:r w:rsidR="00A3018D">
          <w:rPr>
            <w:rFonts w:hint="eastAsia"/>
          </w:rPr>
          <w:t>，也</w:t>
        </w:r>
      </w:ins>
      <w:ins w:id="15937" w:author="Administrator" w:date="2019-04-07T14:39:00Z">
        <w:r w:rsidR="00A3018D">
          <w:rPr>
            <w:rFonts w:hint="eastAsia"/>
          </w:rPr>
          <w:t>在這衝擊下，不明不白之間就消散開來，碎成</w:t>
        </w:r>
        <w:r w:rsidR="00845AA3">
          <w:rPr>
            <w:rFonts w:hint="eastAsia"/>
          </w:rPr>
          <w:t>灰燼</w:t>
        </w:r>
      </w:ins>
      <w:ins w:id="15938" w:author="Administrator" w:date="2019-04-07T14:40:00Z">
        <w:r w:rsidR="00845AA3">
          <w:rPr>
            <w:rFonts w:hint="eastAsia"/>
          </w:rPr>
          <w:t>回歸虛無。</w:t>
        </w:r>
      </w:ins>
    </w:p>
    <w:p w:rsidR="000F0075" w:rsidRDefault="004F42FE">
      <w:pPr>
        <w:pStyle w:val="12"/>
        <w:spacing w:after="240"/>
        <w:ind w:leftChars="0" w:left="0"/>
        <w:rPr>
          <w:ins w:id="15939" w:author="Administrator" w:date="2019-04-07T14:41:00Z"/>
        </w:rPr>
        <w:pPrChange w:id="15940" w:author="簡新佳" w:date="2019-04-01T15:41:00Z">
          <w:pPr>
            <w:pStyle w:val="12"/>
            <w:numPr>
              <w:numId w:val="1"/>
            </w:numPr>
            <w:spacing w:after="240"/>
            <w:ind w:leftChars="0" w:left="360" w:hanging="360"/>
            <w:outlineLvl w:val="0"/>
          </w:pPr>
        </w:pPrChange>
      </w:pPr>
      <w:ins w:id="15941" w:author="Administrator" w:date="2019-04-07T14:51:00Z">
        <w:r>
          <w:rPr>
            <w:rFonts w:hint="eastAsia"/>
          </w:rPr>
          <w:lastRenderedPageBreak/>
          <w:t>就算是</w:t>
        </w:r>
      </w:ins>
      <w:ins w:id="15942" w:author="Administrator" w:date="2019-04-07T14:40:00Z">
        <w:r w:rsidR="00C04ECA">
          <w:rPr>
            <w:rFonts w:hint="eastAsia"/>
          </w:rPr>
          <w:t>遠</w:t>
        </w:r>
      </w:ins>
      <w:ins w:id="15943" w:author="Administrator" w:date="2019-04-28T00:07:00Z">
        <w:r w:rsidR="00C04ECA">
          <w:rPr>
            <w:rFonts w:hint="eastAsia"/>
          </w:rPr>
          <w:t>處</w:t>
        </w:r>
      </w:ins>
      <w:ins w:id="15944" w:author="Administrator" w:date="2019-04-07T14:40:00Z">
        <w:r w:rsidR="00845AA3">
          <w:rPr>
            <w:rFonts w:hint="eastAsia"/>
          </w:rPr>
          <w:t>的四派太上長老</w:t>
        </w:r>
      </w:ins>
      <w:ins w:id="15945" w:author="Administrator" w:date="2019-04-07T14:51:00Z">
        <w:r>
          <w:rPr>
            <w:rFonts w:hint="eastAsia"/>
          </w:rPr>
          <w:t>，也</w:t>
        </w:r>
      </w:ins>
      <w:ins w:id="15946" w:author="Administrator" w:date="2019-04-07T14:40:00Z">
        <w:r w:rsidR="00C04ECA">
          <w:rPr>
            <w:rFonts w:hint="eastAsia"/>
          </w:rPr>
          <w:t>被這</w:t>
        </w:r>
      </w:ins>
      <w:ins w:id="15947" w:author="Administrator" w:date="2019-04-28T00:07:00Z">
        <w:r w:rsidR="00C04ECA">
          <w:rPr>
            <w:rFonts w:hint="eastAsia"/>
          </w:rPr>
          <w:t>波動</w:t>
        </w:r>
      </w:ins>
      <w:ins w:id="15948" w:author="Administrator" w:date="2019-04-07T14:40:00Z">
        <w:r w:rsidR="00845AA3">
          <w:rPr>
            <w:rFonts w:hint="eastAsia"/>
          </w:rPr>
          <w:t>吹出百里之外，噴出一大口</w:t>
        </w:r>
      </w:ins>
      <w:ins w:id="15949" w:author="Administrator" w:date="2019-04-07T14:41:00Z">
        <w:r w:rsidR="00845AA3">
          <w:rPr>
            <w:rFonts w:hint="eastAsia"/>
          </w:rPr>
          <w:t>鮮血，駭然</w:t>
        </w:r>
      </w:ins>
      <w:ins w:id="15950" w:author="Administrator" w:date="2019-04-07T14:52:00Z">
        <w:r>
          <w:rPr>
            <w:rFonts w:hint="eastAsia"/>
          </w:rPr>
          <w:t>之下不敢再有所保留，</w:t>
        </w:r>
      </w:ins>
      <w:ins w:id="15951" w:author="Administrator" w:date="2019-04-28T00:07:00Z">
        <w:r w:rsidR="00C04ECA">
          <w:rPr>
            <w:rFonts w:hint="eastAsia"/>
          </w:rPr>
          <w:t>紛紛</w:t>
        </w:r>
      </w:ins>
      <w:ins w:id="15952" w:author="Administrator" w:date="2019-04-07T14:52:00Z">
        <w:r>
          <w:rPr>
            <w:rFonts w:hint="eastAsia"/>
          </w:rPr>
          <w:t>各施秘法</w:t>
        </w:r>
      </w:ins>
      <w:ins w:id="15953" w:author="Administrator" w:date="2019-04-07T14:41:00Z">
        <w:r w:rsidR="00845AA3">
          <w:rPr>
            <w:rFonts w:hint="eastAsia"/>
          </w:rPr>
          <w:t>往外急速離去。</w:t>
        </w:r>
      </w:ins>
    </w:p>
    <w:p w:rsidR="000F0075" w:rsidRDefault="00845AA3">
      <w:pPr>
        <w:pStyle w:val="12"/>
        <w:spacing w:after="240"/>
        <w:ind w:leftChars="0" w:left="0"/>
        <w:rPr>
          <w:ins w:id="15954" w:author="Administrator" w:date="2019-04-07T14:42:00Z"/>
        </w:rPr>
        <w:pPrChange w:id="15955" w:author="簡新佳" w:date="2019-04-01T15:41:00Z">
          <w:pPr>
            <w:pStyle w:val="12"/>
            <w:numPr>
              <w:numId w:val="1"/>
            </w:numPr>
            <w:spacing w:after="240"/>
            <w:ind w:leftChars="0" w:left="360" w:hanging="360"/>
            <w:outlineLvl w:val="0"/>
          </w:pPr>
        </w:pPrChange>
      </w:pPr>
      <w:ins w:id="15956" w:author="Administrator" w:date="2019-04-07T14:41:00Z">
        <w:r>
          <w:rPr>
            <w:rFonts w:hint="eastAsia"/>
          </w:rPr>
          <w:t>唯有在靈山中的李龍飛與生靈們，因身處</w:t>
        </w:r>
        <w:r w:rsidRPr="003E206B">
          <w:rPr>
            <w:rFonts w:hint="eastAsia"/>
          </w:rPr>
          <w:t>鴟龜</w:t>
        </w:r>
        <w:r>
          <w:rPr>
            <w:rFonts w:hint="eastAsia"/>
          </w:rPr>
          <w:t>身上，冥冥之中</w:t>
        </w:r>
      </w:ins>
      <w:ins w:id="15957" w:author="Administrator" w:date="2019-04-07T14:52:00Z">
        <w:r w:rsidR="004F42FE">
          <w:rPr>
            <w:rFonts w:hint="eastAsia"/>
          </w:rPr>
          <w:t>在</w:t>
        </w:r>
      </w:ins>
      <w:ins w:id="15958" w:author="Administrator" w:date="2019-04-07T14:42:00Z">
        <w:r>
          <w:rPr>
            <w:rFonts w:hint="eastAsia"/>
          </w:rPr>
          <w:t>牠</w:t>
        </w:r>
      </w:ins>
      <w:ins w:id="15959" w:author="Administrator" w:date="2019-04-07T14:52:00Z">
        <w:r w:rsidR="004F42FE">
          <w:rPr>
            <w:rFonts w:hint="eastAsia"/>
          </w:rPr>
          <w:t>護身氣勁保護自己的同時，也</w:t>
        </w:r>
      </w:ins>
      <w:ins w:id="15960" w:author="Administrator" w:date="2019-04-07T14:42:00Z">
        <w:r>
          <w:rPr>
            <w:rFonts w:hint="eastAsia"/>
          </w:rPr>
          <w:t>保護</w:t>
        </w:r>
      </w:ins>
      <w:ins w:id="15961" w:author="Administrator" w:date="2019-04-07T14:52:00Z">
        <w:r w:rsidR="004F42FE">
          <w:rPr>
            <w:rFonts w:hint="eastAsia"/>
          </w:rPr>
          <w:t>著他們</w:t>
        </w:r>
      </w:ins>
      <w:ins w:id="15962" w:author="Administrator" w:date="2019-04-07T14:42:00Z">
        <w:r>
          <w:rPr>
            <w:rFonts w:hint="eastAsia"/>
          </w:rPr>
          <w:t>，</w:t>
        </w:r>
      </w:ins>
      <w:ins w:id="15963" w:author="Administrator" w:date="2019-04-07T14:53:00Z">
        <w:r w:rsidR="004F42FE">
          <w:rPr>
            <w:rFonts w:hint="eastAsia"/>
          </w:rPr>
          <w:t>所以才</w:t>
        </w:r>
      </w:ins>
      <w:ins w:id="15964" w:author="Administrator" w:date="2019-04-07T14:42:00Z">
        <w:r>
          <w:rPr>
            <w:rFonts w:hint="eastAsia"/>
          </w:rPr>
          <w:t>不致於失去性命。</w:t>
        </w:r>
      </w:ins>
    </w:p>
    <w:p w:rsidR="000F0075" w:rsidRDefault="00C04ECA">
      <w:pPr>
        <w:pStyle w:val="12"/>
        <w:spacing w:after="240"/>
        <w:ind w:leftChars="0" w:left="0"/>
        <w:rPr>
          <w:ins w:id="15965" w:author="Administrator" w:date="2019-04-07T14:44:00Z"/>
        </w:rPr>
        <w:pPrChange w:id="15966" w:author="簡新佳" w:date="2019-04-01T15:41:00Z">
          <w:pPr>
            <w:pStyle w:val="12"/>
            <w:numPr>
              <w:numId w:val="1"/>
            </w:numPr>
            <w:spacing w:after="240"/>
            <w:ind w:leftChars="0" w:left="360" w:hanging="360"/>
            <w:outlineLvl w:val="0"/>
          </w:pPr>
        </w:pPrChange>
      </w:pPr>
      <w:ins w:id="15967" w:author="Administrator" w:date="2019-04-07T14:42:00Z">
        <w:r>
          <w:rPr>
            <w:rFonts w:hint="eastAsia"/>
          </w:rPr>
          <w:t>可就算</w:t>
        </w:r>
      </w:ins>
      <w:ins w:id="15968" w:author="Administrator" w:date="2019-04-28T00:07:00Z">
        <w:r>
          <w:rPr>
            <w:rFonts w:hint="eastAsia"/>
          </w:rPr>
          <w:t>這樣</w:t>
        </w:r>
      </w:ins>
      <w:ins w:id="15969" w:author="Administrator" w:date="2019-04-07T14:42:00Z">
        <w:r w:rsidR="00845AA3">
          <w:rPr>
            <w:rFonts w:hint="eastAsia"/>
          </w:rPr>
          <w:t>，</w:t>
        </w:r>
      </w:ins>
      <w:ins w:id="15970" w:author="Administrator" w:date="2019-04-07T14:43:00Z">
        <w:r w:rsidR="00845AA3">
          <w:rPr>
            <w:rFonts w:hint="eastAsia"/>
          </w:rPr>
          <w:t>李龍飛也感受到一股極大的衝擊，從空中及地面一同夾擊過來，將他震得噴出一口血塊，損</w:t>
        </w:r>
      </w:ins>
      <w:ins w:id="15971" w:author="Administrator" w:date="2019-04-07T14:44:00Z">
        <w:r w:rsidR="00845AA3">
          <w:rPr>
            <w:rFonts w:hint="eastAsia"/>
          </w:rPr>
          <w:t>及五臟六腑深處</w:t>
        </w:r>
      </w:ins>
      <w:ins w:id="15972" w:author="Administrator" w:date="2019-04-28T00:07:00Z">
        <w:r>
          <w:rPr>
            <w:rFonts w:hint="eastAsia"/>
          </w:rPr>
          <w:t>，眼前</w:t>
        </w:r>
      </w:ins>
      <w:ins w:id="15973" w:author="Administrator" w:date="2019-04-28T00:09:00Z">
        <w:r>
          <w:rPr>
            <w:rFonts w:hint="eastAsia"/>
          </w:rPr>
          <w:t>一片暈眩，差點</w:t>
        </w:r>
      </w:ins>
      <w:ins w:id="15974" w:author="Administrator" w:date="2019-04-28T00:07:00Z">
        <w:r>
          <w:rPr>
            <w:rFonts w:hint="eastAsia"/>
          </w:rPr>
          <w:t>黑了過去</w:t>
        </w:r>
      </w:ins>
      <w:ins w:id="15975" w:author="Administrator" w:date="2019-04-07T14:44:00Z">
        <w:r w:rsidR="00845AA3">
          <w:rPr>
            <w:rFonts w:hint="eastAsia"/>
          </w:rPr>
          <w:t>。</w:t>
        </w:r>
      </w:ins>
    </w:p>
    <w:p w:rsidR="000F0075" w:rsidRDefault="004F42FE">
      <w:pPr>
        <w:pStyle w:val="12"/>
        <w:spacing w:after="240"/>
        <w:ind w:leftChars="0" w:left="0"/>
        <w:rPr>
          <w:ins w:id="15976" w:author="Administrator" w:date="2019-04-07T14:53:00Z"/>
        </w:rPr>
        <w:pPrChange w:id="15977" w:author="簡新佳" w:date="2019-04-01T15:41:00Z">
          <w:pPr>
            <w:pStyle w:val="12"/>
            <w:numPr>
              <w:numId w:val="1"/>
            </w:numPr>
            <w:spacing w:after="240"/>
            <w:ind w:leftChars="0" w:left="360" w:hanging="360"/>
            <w:outlineLvl w:val="0"/>
          </w:pPr>
        </w:pPrChange>
      </w:pPr>
      <w:ins w:id="15978" w:author="Administrator" w:date="2019-04-07T14:53:00Z">
        <w:r>
          <w:rPr>
            <w:rFonts w:hint="eastAsia"/>
          </w:rPr>
          <w:t>至於那些結丹境以下的昏迷者，更是不自覺地受到的重創，生死未卜。</w:t>
        </w:r>
      </w:ins>
    </w:p>
    <w:p w:rsidR="000F0075" w:rsidRDefault="004F42FE">
      <w:pPr>
        <w:pStyle w:val="12"/>
        <w:spacing w:after="240"/>
        <w:ind w:leftChars="0" w:left="0"/>
        <w:rPr>
          <w:ins w:id="15979" w:author="Administrator" w:date="2019-04-07T15:01:00Z"/>
        </w:rPr>
        <w:pPrChange w:id="15980" w:author="簡新佳" w:date="2019-04-01T15:41:00Z">
          <w:pPr>
            <w:pStyle w:val="12"/>
            <w:numPr>
              <w:numId w:val="1"/>
            </w:numPr>
            <w:spacing w:after="240"/>
            <w:ind w:leftChars="0" w:left="360" w:hanging="360"/>
            <w:outlineLvl w:val="0"/>
          </w:pPr>
        </w:pPrChange>
      </w:pPr>
      <w:ins w:id="15981" w:author="Administrator" w:date="2019-04-07T14:54:00Z">
        <w:r>
          <w:rPr>
            <w:rFonts w:hint="eastAsia"/>
          </w:rPr>
          <w:t>一擊過後，仙皇依舊站立在半空之上，其</w:t>
        </w:r>
      </w:ins>
      <w:ins w:id="15982" w:author="Administrator" w:date="2019-04-07T14:55:00Z">
        <w:r>
          <w:rPr>
            <w:rFonts w:hint="eastAsia"/>
          </w:rPr>
          <w:t>原本</w:t>
        </w:r>
      </w:ins>
      <w:ins w:id="15983" w:author="Administrator" w:date="2019-04-07T14:56:00Z">
        <w:r>
          <w:rPr>
            <w:rFonts w:hint="eastAsia"/>
          </w:rPr>
          <w:t>平凡的相貌不</w:t>
        </w:r>
      </w:ins>
      <w:ins w:id="15984" w:author="Administrator" w:date="2019-04-07T15:01:00Z">
        <w:r w:rsidR="00D00982">
          <w:rPr>
            <w:rFonts w:hint="eastAsia"/>
          </w:rPr>
          <w:t>再</w:t>
        </w:r>
      </w:ins>
      <w:ins w:id="15985" w:author="Administrator" w:date="2019-04-07T14:56:00Z">
        <w:r>
          <w:rPr>
            <w:rFonts w:hint="eastAsia"/>
          </w:rPr>
          <w:t>，此時露出一張</w:t>
        </w:r>
      </w:ins>
      <w:ins w:id="15986" w:author="Administrator" w:date="2019-04-07T14:57:00Z">
        <w:r>
          <w:rPr>
            <w:rFonts w:hint="eastAsia"/>
          </w:rPr>
          <w:t>劍眉星目，俊朗非凡的臉龐，更有九條</w:t>
        </w:r>
      </w:ins>
      <w:ins w:id="15987" w:author="Administrator" w:date="2019-04-07T14:59:00Z">
        <w:r>
          <w:rPr>
            <w:rFonts w:hint="eastAsia"/>
          </w:rPr>
          <w:t>金</w:t>
        </w:r>
      </w:ins>
      <w:ins w:id="15988" w:author="Administrator" w:date="2019-04-07T14:57:00Z">
        <w:r>
          <w:rPr>
            <w:rFonts w:hint="eastAsia"/>
          </w:rPr>
          <w:t>龍，</w:t>
        </w:r>
      </w:ins>
      <w:ins w:id="15989" w:author="Administrator" w:date="2019-04-07T14:59:00Z">
        <w:r>
          <w:rPr>
            <w:rFonts w:hint="eastAsia"/>
          </w:rPr>
          <w:t>從其袖口處漫延至身上的黃袍，</w:t>
        </w:r>
      </w:ins>
      <w:ins w:id="15990" w:author="Administrator" w:date="2019-04-07T15:00:00Z">
        <w:r w:rsidR="00D00982">
          <w:rPr>
            <w:rFonts w:hint="eastAsia"/>
          </w:rPr>
          <w:t>氣宇昂揚，不怒自威，頗有集天下眾生目光於一身</w:t>
        </w:r>
      </w:ins>
      <w:ins w:id="15991" w:author="Administrator" w:date="2019-04-07T15:01:00Z">
        <w:r w:rsidR="00D00982">
          <w:rPr>
            <w:rFonts w:hint="eastAsia"/>
          </w:rPr>
          <w:t>的氣勢。</w:t>
        </w:r>
      </w:ins>
    </w:p>
    <w:p w:rsidR="000F0075" w:rsidRDefault="00D00982">
      <w:pPr>
        <w:pStyle w:val="12"/>
        <w:spacing w:after="240"/>
        <w:ind w:leftChars="0" w:left="0"/>
        <w:rPr>
          <w:ins w:id="15992" w:author="Administrator" w:date="2019-04-07T15:02:00Z"/>
        </w:rPr>
        <w:pPrChange w:id="15993" w:author="簡新佳" w:date="2019-04-01T15:41:00Z">
          <w:pPr>
            <w:pStyle w:val="12"/>
            <w:numPr>
              <w:numId w:val="1"/>
            </w:numPr>
            <w:spacing w:after="240"/>
            <w:ind w:leftChars="0" w:left="360" w:hanging="360"/>
            <w:outlineLvl w:val="0"/>
          </w:pPr>
        </w:pPrChange>
      </w:pPr>
      <w:ins w:id="15994" w:author="Administrator" w:date="2019-04-07T15:01:00Z">
        <w:r>
          <w:rPr>
            <w:rFonts w:hint="eastAsia"/>
          </w:rPr>
          <w:t>他看著眼前同樣平安無事的</w:t>
        </w:r>
      </w:ins>
      <w:ins w:id="15995" w:author="Administrator" w:date="2019-04-07T15:02:00Z">
        <w:r w:rsidRPr="003E206B">
          <w:rPr>
            <w:rFonts w:hint="eastAsia"/>
          </w:rPr>
          <w:t>鴟龜</w:t>
        </w:r>
        <w:r>
          <w:rPr>
            <w:rFonts w:hint="eastAsia"/>
          </w:rPr>
          <w:t>，緩緩開口。</w:t>
        </w:r>
      </w:ins>
    </w:p>
    <w:p w:rsidR="000F0075" w:rsidRDefault="00D00982">
      <w:pPr>
        <w:pStyle w:val="12"/>
        <w:spacing w:after="240"/>
        <w:ind w:leftChars="0" w:left="0"/>
        <w:rPr>
          <w:ins w:id="15996" w:author="Administrator" w:date="2019-04-07T15:02:00Z"/>
        </w:rPr>
        <w:pPrChange w:id="15997" w:author="簡新佳" w:date="2019-04-01T15:41:00Z">
          <w:pPr>
            <w:pStyle w:val="12"/>
            <w:numPr>
              <w:numId w:val="1"/>
            </w:numPr>
            <w:spacing w:after="240"/>
            <w:ind w:leftChars="0" w:left="360" w:hanging="360"/>
            <w:outlineLvl w:val="0"/>
          </w:pPr>
        </w:pPrChange>
      </w:pPr>
      <w:ins w:id="15998" w:author="Administrator" w:date="2019-04-07T15:02:00Z">
        <w:r>
          <w:rPr>
            <w:rFonts w:hint="eastAsia"/>
          </w:rPr>
          <w:t>「前輩，這一戰，仍還要打下去嗎？」</w:t>
        </w:r>
      </w:ins>
    </w:p>
    <w:p w:rsidR="000F0075" w:rsidRDefault="00D00982">
      <w:pPr>
        <w:pStyle w:val="12"/>
        <w:spacing w:after="240"/>
        <w:ind w:leftChars="0" w:left="0"/>
        <w:rPr>
          <w:ins w:id="15999" w:author="Administrator" w:date="2019-04-07T15:05:00Z"/>
        </w:rPr>
        <w:pPrChange w:id="16000" w:author="簡新佳" w:date="2019-04-01T15:41:00Z">
          <w:pPr>
            <w:pStyle w:val="12"/>
            <w:numPr>
              <w:numId w:val="1"/>
            </w:numPr>
            <w:spacing w:after="240"/>
            <w:ind w:leftChars="0" w:left="360" w:hanging="360"/>
            <w:outlineLvl w:val="0"/>
          </w:pPr>
        </w:pPrChange>
      </w:pPr>
      <w:ins w:id="16001" w:author="Administrator" w:date="2019-04-07T15:02:00Z">
        <w:r>
          <w:rPr>
            <w:rFonts w:hint="eastAsia"/>
          </w:rPr>
          <w:t>「當然，就算你修為</w:t>
        </w:r>
      </w:ins>
      <w:ins w:id="16002" w:author="Administrator" w:date="2019-04-07T15:03:00Z">
        <w:r>
          <w:rPr>
            <w:rFonts w:hint="eastAsia"/>
          </w:rPr>
          <w:t>足以通神，那又如何，老夫這千萬載的怒氣，可不是你區區一柄天劍就阻擋得住的！」</w:t>
        </w:r>
        <w:r w:rsidRPr="003E206B">
          <w:rPr>
            <w:rFonts w:hint="eastAsia"/>
          </w:rPr>
          <w:t>鴟龜</w:t>
        </w:r>
      </w:ins>
      <w:ins w:id="16003" w:author="Administrator" w:date="2019-04-07T15:04:00Z">
        <w:r>
          <w:rPr>
            <w:rFonts w:hint="eastAsia"/>
          </w:rPr>
          <w:t>目露紅芒，其眼眸深邃處透著一絲瘋狂，毫不</w:t>
        </w:r>
      </w:ins>
      <w:ins w:id="16004" w:author="Administrator" w:date="2019-04-07T15:05:00Z">
        <w:r>
          <w:rPr>
            <w:rFonts w:hint="eastAsia"/>
          </w:rPr>
          <w:t>退縮地說道。</w:t>
        </w:r>
      </w:ins>
    </w:p>
    <w:p w:rsidR="000F0075" w:rsidRDefault="00D00982">
      <w:pPr>
        <w:pStyle w:val="12"/>
        <w:spacing w:after="240"/>
        <w:ind w:leftChars="0" w:left="0"/>
        <w:rPr>
          <w:ins w:id="16005" w:author="簡新佳" w:date="2019-04-01T16:59:00Z"/>
          <w:del w:id="16006" w:author="Administrator" w:date="2019-04-03T12:16:00Z"/>
        </w:rPr>
        <w:pPrChange w:id="16007" w:author="簡新佳" w:date="2019-04-01T15:41:00Z">
          <w:pPr>
            <w:pStyle w:val="12"/>
            <w:numPr>
              <w:numId w:val="1"/>
            </w:numPr>
            <w:spacing w:after="240"/>
            <w:ind w:leftChars="0" w:left="360" w:hanging="360"/>
            <w:outlineLvl w:val="0"/>
          </w:pPr>
        </w:pPrChange>
      </w:pPr>
      <w:ins w:id="16008" w:author="Administrator" w:date="2019-04-07T15:05:00Z">
        <w:r>
          <w:rPr>
            <w:rFonts w:hint="eastAsia"/>
          </w:rPr>
          <w:t>「唉…」仙皇嘆了口氣，「既然如此，</w:t>
        </w:r>
      </w:ins>
      <w:ins w:id="16009" w:author="Administrator" w:date="2019-04-07T23:57:00Z">
        <w:r w:rsidR="00C57E68">
          <w:rPr>
            <w:rFonts w:hint="eastAsia"/>
          </w:rPr>
          <w:t>那</w:t>
        </w:r>
      </w:ins>
      <w:ins w:id="16010" w:author="Administrator" w:date="2019-04-07T15:05:00Z">
        <w:r>
          <w:rPr>
            <w:rFonts w:hint="eastAsia"/>
          </w:rPr>
          <w:t>就別怪晚輩</w:t>
        </w:r>
      </w:ins>
      <w:ins w:id="16011" w:author="Administrator" w:date="2019-04-07T15:09:00Z">
        <w:r w:rsidR="0085102A">
          <w:rPr>
            <w:rFonts w:hint="eastAsia"/>
          </w:rPr>
          <w:t>無</w:t>
        </w:r>
      </w:ins>
      <w:ins w:id="16012" w:author="Administrator" w:date="2019-04-07T15:05:00Z">
        <w:r>
          <w:rPr>
            <w:rFonts w:hint="eastAsia"/>
          </w:rPr>
          <w:t>禮了，五行八封陣，</w:t>
        </w:r>
      </w:ins>
      <w:ins w:id="16013" w:author="Administrator" w:date="2019-04-07T15:06:00Z">
        <w:r>
          <w:rPr>
            <w:rFonts w:hint="eastAsia"/>
          </w:rPr>
          <w:t>金</w:t>
        </w:r>
      </w:ins>
      <w:ins w:id="16014" w:author="Administrator" w:date="2019-04-07T15:08:00Z">
        <w:r>
          <w:rPr>
            <w:rFonts w:hint="eastAsia"/>
          </w:rPr>
          <w:t>肺</w:t>
        </w:r>
      </w:ins>
      <w:ins w:id="16015" w:author="Administrator" w:date="2019-04-07T15:05:00Z">
        <w:r>
          <w:rPr>
            <w:rFonts w:hint="eastAsia"/>
          </w:rPr>
          <w:t>開！」</w:t>
        </w:r>
      </w:ins>
      <w:ins w:id="16016" w:author="簡新佳" w:date="2019-04-01T16:59:00Z">
        <w:del w:id="16017" w:author="Administrator" w:date="2019-04-03T12:10:00Z">
          <w:r w:rsidR="009E3CEA" w:rsidDel="00751ECA">
            <w:rPr>
              <w:rFonts w:hint="eastAsia"/>
            </w:rPr>
            <w:delText>。</w:delText>
          </w:r>
        </w:del>
      </w:ins>
    </w:p>
    <w:p w:rsidR="000F0075" w:rsidRDefault="000F0075">
      <w:pPr>
        <w:pStyle w:val="12"/>
        <w:spacing w:after="240"/>
        <w:ind w:leftChars="0" w:left="0"/>
        <w:rPr>
          <w:ins w:id="16018" w:author="龍 Chris" w:date="2019-03-09T08:34:00Z"/>
        </w:rPr>
        <w:pPrChange w:id="16019" w:author="簡新佳" w:date="2019-04-01T15:41:00Z">
          <w:pPr>
            <w:pStyle w:val="12"/>
            <w:numPr>
              <w:numId w:val="1"/>
            </w:numPr>
            <w:spacing w:after="240"/>
            <w:ind w:leftChars="0" w:left="360" w:hanging="360"/>
            <w:outlineLvl w:val="0"/>
          </w:pPr>
        </w:pPrChange>
      </w:pPr>
    </w:p>
    <w:p w:rsidR="003962EF" w:rsidRDefault="00A77442" w:rsidP="00813907">
      <w:pPr>
        <w:pStyle w:val="12"/>
        <w:numPr>
          <w:ilvl w:val="0"/>
          <w:numId w:val="1"/>
        </w:numPr>
        <w:spacing w:after="240"/>
        <w:ind w:leftChars="0"/>
        <w:outlineLvl w:val="0"/>
        <w:rPr>
          <w:ins w:id="16020" w:author="Administrator" w:date="2019-04-07T15:08:00Z"/>
        </w:rPr>
      </w:pPr>
      <w:ins w:id="16021" w:author="龍 Chris" w:date="2019-03-09T08:41:00Z">
        <w:r>
          <w:rPr>
            <w:rFonts w:hint="eastAsia"/>
          </w:rPr>
          <w:t>五行八封</w:t>
        </w:r>
      </w:ins>
      <w:ins w:id="16022" w:author="龍 Chris" w:date="2019-03-09T08:43:00Z">
        <w:r>
          <w:rPr>
            <w:rFonts w:hint="eastAsia"/>
          </w:rPr>
          <w:t>陣</w:t>
        </w:r>
      </w:ins>
    </w:p>
    <w:p w:rsidR="000F0075" w:rsidRDefault="00C76612">
      <w:pPr>
        <w:pStyle w:val="12"/>
        <w:spacing w:after="240"/>
        <w:ind w:leftChars="0" w:left="0"/>
        <w:rPr>
          <w:ins w:id="16023" w:author="Administrator" w:date="2019-04-07T19:22:00Z"/>
        </w:rPr>
        <w:pPrChange w:id="16024" w:author="Administrator" w:date="2019-04-07T19:18:00Z">
          <w:pPr>
            <w:pStyle w:val="12"/>
            <w:numPr>
              <w:numId w:val="1"/>
            </w:numPr>
            <w:spacing w:after="240"/>
            <w:ind w:leftChars="0" w:left="360" w:hanging="360"/>
            <w:outlineLvl w:val="0"/>
          </w:pPr>
        </w:pPrChange>
      </w:pPr>
      <w:ins w:id="16025" w:author="Administrator" w:date="2019-04-07T19:18:00Z">
        <w:r>
          <w:rPr>
            <w:rFonts w:hint="eastAsia"/>
          </w:rPr>
          <w:t>「</w:t>
        </w:r>
      </w:ins>
      <w:ins w:id="16026" w:author="Administrator" w:date="2019-04-07T15:09:00Z">
        <w:r>
          <w:rPr>
            <w:rFonts w:hint="eastAsia"/>
          </w:rPr>
          <w:t>天地之</w:t>
        </w:r>
      </w:ins>
      <w:ins w:id="16027" w:author="Administrator" w:date="2019-04-07T19:17:00Z">
        <w:r>
          <w:rPr>
            <w:rFonts w:hint="eastAsia"/>
          </w:rPr>
          <w:t>初，混沌虛無，</w:t>
        </w:r>
      </w:ins>
      <w:ins w:id="16028" w:author="Administrator" w:date="2019-04-07T19:18:00Z">
        <w:r>
          <w:rPr>
            <w:rFonts w:hint="eastAsia"/>
          </w:rPr>
          <w:t>爾後陰陽現，再者五行出，變</w:t>
        </w:r>
      </w:ins>
      <w:ins w:id="16029" w:author="Administrator" w:date="2019-04-07T19:20:00Z">
        <w:r>
          <w:rPr>
            <w:rFonts w:hint="eastAsia"/>
          </w:rPr>
          <w:t>化</w:t>
        </w:r>
      </w:ins>
      <w:ins w:id="16030" w:author="Administrator" w:date="2019-04-07T19:19:00Z">
        <w:r>
          <w:rPr>
            <w:rFonts w:hint="eastAsia"/>
          </w:rPr>
          <w:t>千萬</w:t>
        </w:r>
      </w:ins>
      <w:ins w:id="16031" w:author="Administrator" w:date="2019-04-07T19:20:00Z">
        <w:r>
          <w:rPr>
            <w:rFonts w:hint="eastAsia"/>
          </w:rPr>
          <w:t>法</w:t>
        </w:r>
      </w:ins>
      <w:ins w:id="16032" w:author="Administrator" w:date="2019-04-08T00:00:00Z">
        <w:r w:rsidR="00C57E68">
          <w:rPr>
            <w:rFonts w:hint="eastAsia"/>
          </w:rPr>
          <w:t>，大道三千數</w:t>
        </w:r>
      </w:ins>
      <w:ins w:id="16033" w:author="Administrator" w:date="2019-04-07T19:20:00Z">
        <w:r>
          <w:rPr>
            <w:rFonts w:hint="eastAsia"/>
          </w:rPr>
          <w:t>…」</w:t>
        </w:r>
      </w:ins>
    </w:p>
    <w:p w:rsidR="000F0075" w:rsidRDefault="00C76612">
      <w:pPr>
        <w:pStyle w:val="12"/>
        <w:spacing w:after="240"/>
        <w:ind w:leftChars="0" w:left="0"/>
        <w:rPr>
          <w:ins w:id="16034" w:author="Administrator" w:date="2019-04-07T15:09:00Z"/>
        </w:rPr>
        <w:pPrChange w:id="16035" w:author="Administrator" w:date="2019-04-07T19:18:00Z">
          <w:pPr>
            <w:pStyle w:val="12"/>
            <w:numPr>
              <w:numId w:val="1"/>
            </w:numPr>
            <w:spacing w:after="240"/>
            <w:ind w:leftChars="0" w:left="360" w:hanging="360"/>
            <w:outlineLvl w:val="0"/>
          </w:pPr>
        </w:pPrChange>
      </w:pPr>
      <w:ins w:id="16036" w:author="Administrator" w:date="2019-04-07T19:22:00Z">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ins>
      <w:ins w:id="16037" w:author="Administrator" w:date="2019-04-08T00:01:00Z">
        <w:r w:rsidR="00C57E68">
          <w:rPr>
            <w:rFonts w:hint="eastAsia"/>
          </w:rPr>
          <w:tab/>
        </w:r>
        <w:r w:rsidR="00C57E68">
          <w:rPr>
            <w:rFonts w:hint="eastAsia"/>
          </w:rPr>
          <w:tab/>
        </w:r>
      </w:ins>
      <w:ins w:id="16038" w:author="Administrator" w:date="2019-04-07T19:22:00Z">
        <w:r>
          <w:rPr>
            <w:rFonts w:hint="eastAsia"/>
          </w:rPr>
          <w:t>~</w:t>
        </w:r>
      </w:ins>
      <w:ins w:id="16039" w:author="Administrator" w:date="2019-04-07T19:25:00Z">
        <w:r>
          <w:rPr>
            <w:rFonts w:hint="eastAsia"/>
          </w:rPr>
          <w:t>道</w:t>
        </w:r>
      </w:ins>
      <w:ins w:id="16040" w:author="Administrator" w:date="2019-04-09T00:22:00Z">
        <w:r w:rsidR="00DB1129">
          <w:rPr>
            <w:rFonts w:hint="eastAsia"/>
          </w:rPr>
          <w:t>上</w:t>
        </w:r>
      </w:ins>
      <w:ins w:id="16041" w:author="Administrator" w:date="2019-04-07T19:25:00Z">
        <w:r>
          <w:rPr>
            <w:rFonts w:hint="eastAsia"/>
          </w:rPr>
          <w:t>經</w:t>
        </w:r>
      </w:ins>
    </w:p>
    <w:p w:rsidR="0078297D" w:rsidRDefault="00C76612" w:rsidP="0078297D">
      <w:pPr>
        <w:pStyle w:val="12"/>
        <w:spacing w:after="240"/>
        <w:ind w:leftChars="0" w:left="0"/>
        <w:rPr>
          <w:ins w:id="16042" w:author="簡新佳" w:date="2019-04-22T12:47:00Z"/>
        </w:rPr>
      </w:pPr>
      <w:ins w:id="16043" w:author="Administrator" w:date="2019-04-07T19:20:00Z">
        <w:del w:id="16044" w:author="簡新佳" w:date="2019-04-22T12:47:00Z">
          <w:r w:rsidDel="0078297D">
            <w:rPr>
              <w:rFonts w:hint="eastAsia"/>
            </w:rPr>
            <w:delText>隨著仙皇</w:delText>
          </w:r>
        </w:del>
      </w:ins>
      <w:ins w:id="16045" w:author="Administrator" w:date="2019-04-08T00:01:00Z">
        <w:del w:id="16046" w:author="簡新佳" w:date="2019-04-22T12:47:00Z">
          <w:r w:rsidR="00C57E68" w:rsidDel="0078297D">
            <w:rPr>
              <w:rFonts w:hint="eastAsia"/>
            </w:rPr>
            <w:delText>喝令</w:delText>
          </w:r>
        </w:del>
      </w:ins>
      <w:ins w:id="16047" w:author="Administrator" w:date="2019-04-07T15:09:00Z">
        <w:del w:id="16048" w:author="簡新佳" w:date="2019-04-22T12:47:00Z">
          <w:r w:rsidR="00D00982" w:rsidDel="0078297D">
            <w:rPr>
              <w:rFonts w:hint="eastAsia"/>
            </w:rPr>
            <w:delText>一出，</w:delText>
          </w:r>
        </w:del>
      </w:ins>
      <w:ins w:id="16049" w:author="Administrator" w:date="2019-04-08T00:01:00Z">
        <w:del w:id="16050" w:author="簡新佳" w:date="2019-04-22T12:47:00Z">
          <w:r w:rsidR="00C57E68" w:rsidDel="0078297D">
            <w:rPr>
              <w:rFonts w:hint="eastAsia"/>
            </w:rPr>
            <w:delText>血色禁地內，原本</w:delText>
          </w:r>
        </w:del>
      </w:ins>
      <w:ins w:id="16051" w:author="Administrator" w:date="2019-04-08T00:09:00Z">
        <w:del w:id="16052" w:author="簡新佳" w:date="2019-04-22T12:47:00Z">
          <w:r w:rsidR="00B45D1C" w:rsidDel="0078297D">
            <w:rPr>
              <w:rFonts w:hint="eastAsia"/>
            </w:rPr>
            <w:delText>在</w:delText>
          </w:r>
        </w:del>
      </w:ins>
      <w:ins w:id="16053" w:author="Administrator" w:date="2019-04-08T00:17:00Z">
        <w:del w:id="16054" w:author="簡新佳" w:date="2019-04-22T12:47:00Z">
          <w:r w:rsidR="00B45D1C" w:rsidDel="0078297D">
            <w:rPr>
              <w:rFonts w:hint="eastAsia"/>
            </w:rPr>
            <w:delText>遠古</w:delText>
          </w:r>
        </w:del>
      </w:ins>
      <w:ins w:id="16055" w:author="Administrator" w:date="2019-04-08T00:09:00Z">
        <w:del w:id="16056" w:author="簡新佳" w:date="2019-04-22T12:47:00Z">
          <w:r w:rsidR="00B45D1C" w:rsidDel="0078297D">
            <w:rPr>
              <w:rFonts w:hint="eastAsia"/>
            </w:rPr>
            <w:delText>荒</w:delText>
          </w:r>
        </w:del>
      </w:ins>
      <w:ins w:id="16057" w:author="Administrator" w:date="2019-04-08T00:17:00Z">
        <w:del w:id="16058" w:author="簡新佳" w:date="2019-04-22T12:47:00Z">
          <w:r w:rsidR="00B45D1C" w:rsidDel="0078297D">
            <w:rPr>
              <w:rFonts w:hint="eastAsia"/>
            </w:rPr>
            <w:delText>城內</w:delText>
          </w:r>
        </w:del>
      </w:ins>
      <w:ins w:id="16059" w:author="Administrator" w:date="2019-04-08T00:02:00Z">
        <w:del w:id="16060" w:author="簡新佳" w:date="2019-04-22T12:47:00Z">
          <w:r w:rsidR="00C57E68" w:rsidDel="0078297D">
            <w:rPr>
              <w:rFonts w:hint="eastAsia"/>
            </w:rPr>
            <w:delText>已被破去的</w:delText>
          </w:r>
        </w:del>
      </w:ins>
      <w:ins w:id="16061" w:author="Administrator" w:date="2019-04-08T00:17:00Z">
        <w:del w:id="16062" w:author="簡新佳" w:date="2019-04-22T12:47:00Z">
          <w:r w:rsidR="00B45D1C" w:rsidDel="0078297D">
            <w:rPr>
              <w:rFonts w:hint="eastAsia"/>
            </w:rPr>
            <w:delText>封印</w:delText>
          </w:r>
        </w:del>
      </w:ins>
      <w:ins w:id="16063" w:author="Administrator" w:date="2019-04-09T00:54:00Z">
        <w:del w:id="16064" w:author="簡新佳" w:date="2019-04-22T12:47:00Z">
          <w:r w:rsidR="00B45D91" w:rsidDel="0078297D">
            <w:rPr>
              <w:rFonts w:hint="eastAsia"/>
            </w:rPr>
            <w:delText>碎片</w:delText>
          </w:r>
        </w:del>
      </w:ins>
      <w:ins w:id="16065" w:author="Administrator" w:date="2019-04-08T00:17:00Z">
        <w:del w:id="16066" w:author="簡新佳" w:date="2019-04-22T12:47:00Z">
          <w:r w:rsidR="00B45D1C" w:rsidDel="0078297D">
            <w:rPr>
              <w:rFonts w:hint="eastAsia"/>
            </w:rPr>
            <w:delText>，</w:delText>
          </w:r>
        </w:del>
      </w:ins>
      <w:ins w:id="16067" w:author="Administrator" w:date="2019-04-08T00:46:00Z">
        <w:del w:id="16068" w:author="簡新佳" w:date="2019-04-22T12:47:00Z">
          <w:r w:rsidR="002C4A6A" w:rsidDel="0078297D">
            <w:rPr>
              <w:rFonts w:hint="eastAsia"/>
            </w:rPr>
            <w:delText>頓時</w:delText>
          </w:r>
        </w:del>
      </w:ins>
      <w:ins w:id="16069" w:author="簡新佳" w:date="2019-04-22T12:47:00Z">
        <w:r w:rsidR="0078297D">
          <w:rPr>
            <w:rFonts w:hint="eastAsia"/>
          </w:rPr>
          <w:t>隨著仙皇喝令一出，血色禁地內，原本在遠古荒城內已被破去的封印碎片，頓時化作粉末，跟著發出一道金燦燦的光芒，衝天而起，化作一條金龍，張牙舞爪怒吼著。</w:t>
        </w:r>
      </w:ins>
    </w:p>
    <w:p w:rsidR="0078297D" w:rsidRDefault="0078297D" w:rsidP="0078297D">
      <w:pPr>
        <w:pStyle w:val="12"/>
        <w:spacing w:after="240"/>
        <w:ind w:leftChars="0" w:left="0"/>
        <w:rPr>
          <w:ins w:id="16070" w:author="簡新佳" w:date="2019-04-22T12:47:00Z"/>
        </w:rPr>
      </w:pPr>
      <w:ins w:id="16071" w:author="簡新佳" w:date="2019-04-22T12:47:00Z">
        <w:r>
          <w:rPr>
            <w:rFonts w:hint="eastAsia"/>
          </w:rPr>
          <w:t>那金龍有數百丈長，雖然跟</w:t>
        </w:r>
        <w:r w:rsidRPr="003E206B">
          <w:rPr>
            <w:rFonts w:hint="eastAsia"/>
          </w:rPr>
          <w:t>鴟龜</w:t>
        </w:r>
        <w:r>
          <w:rPr>
            <w:rFonts w:hint="eastAsia"/>
          </w:rPr>
          <w:t>比起來並不顯得大，但牠惡狠狠纏著</w:t>
        </w:r>
        <w:r w:rsidRPr="003E206B">
          <w:rPr>
            <w:rFonts w:hint="eastAsia"/>
          </w:rPr>
          <w:t>鴟龜</w:t>
        </w:r>
        <w:r>
          <w:rPr>
            <w:rFonts w:hint="eastAsia"/>
          </w:rPr>
          <w:t>的右腳，限制住了牠的行動。</w:t>
        </w:r>
      </w:ins>
    </w:p>
    <w:p w:rsidR="0078297D" w:rsidRDefault="0078297D" w:rsidP="0078297D">
      <w:pPr>
        <w:pStyle w:val="12"/>
        <w:spacing w:after="240"/>
        <w:ind w:leftChars="0" w:left="0"/>
        <w:rPr>
          <w:ins w:id="16072" w:author="簡新佳" w:date="2019-04-22T12:47:00Z"/>
        </w:rPr>
      </w:pPr>
      <w:ins w:id="16073" w:author="簡新佳" w:date="2019-04-22T12:47:00Z">
        <w:r>
          <w:rPr>
            <w:rFonts w:hint="eastAsia"/>
          </w:rPr>
          <w:t>「五行八封陣…」</w:t>
        </w:r>
        <w:r w:rsidRPr="003E206B">
          <w:rPr>
            <w:rFonts w:hint="eastAsia"/>
          </w:rPr>
          <w:t>鴟龜</w:t>
        </w:r>
        <w:r>
          <w:rPr>
            <w:rFonts w:hint="eastAsia"/>
          </w:rPr>
          <w:t>從開戰以來第一次皺起了眉頭，低頭看向自己右側浮現金龍的的後肢，深吸一口氣後，居然伸脖一咬，將堪比半個武祁國的龜爪給咬了下來！</w:t>
        </w:r>
      </w:ins>
    </w:p>
    <w:p w:rsidR="0078297D" w:rsidRDefault="0078297D" w:rsidP="0078297D">
      <w:pPr>
        <w:pStyle w:val="12"/>
        <w:spacing w:after="240"/>
        <w:ind w:leftChars="0" w:left="0"/>
        <w:rPr>
          <w:ins w:id="16074" w:author="簡新佳" w:date="2019-04-22T12:47:00Z"/>
        </w:rPr>
      </w:pPr>
      <w:ins w:id="16075" w:author="簡新佳" w:date="2019-04-22T12:47:00Z">
        <w:r>
          <w:rPr>
            <w:rFonts w:hint="eastAsia"/>
          </w:rPr>
          <w:lastRenderedPageBreak/>
          <w:t>如此氣魄，讓人震心！</w:t>
        </w:r>
      </w:ins>
    </w:p>
    <w:p w:rsidR="0078297D" w:rsidRDefault="0078297D" w:rsidP="0078297D">
      <w:pPr>
        <w:pStyle w:val="12"/>
        <w:spacing w:after="240"/>
        <w:ind w:leftChars="0" w:left="0"/>
        <w:rPr>
          <w:ins w:id="16076" w:author="簡新佳" w:date="2019-04-22T12:47:00Z"/>
        </w:rPr>
      </w:pPr>
      <w:ins w:id="16077" w:author="簡新佳" w:date="2019-04-22T12:47:00Z">
        <w:r>
          <w:rPr>
            <w:rFonts w:hint="eastAsia"/>
          </w:rPr>
          <w:t>碩大的龜爪連同其上的封印被</w:t>
        </w:r>
        <w:r w:rsidRPr="003E206B">
          <w:rPr>
            <w:rFonts w:hint="eastAsia"/>
          </w:rPr>
          <w:t>鴟龜</w:t>
        </w:r>
        <w:r>
          <w:rPr>
            <w:rFonts w:hint="eastAsia"/>
          </w:rPr>
          <w:t>咬落，光是滴下的血水瞬間就將底下的大地淹沒成湖，行成血沼，腥氣沖天，死死地鎮壓住了金龍，即使是仙皇，也忍不住眉尖一挑，為此感到意外。</w:t>
        </w:r>
      </w:ins>
    </w:p>
    <w:p w:rsidR="0078297D" w:rsidRDefault="0078297D" w:rsidP="0078297D">
      <w:pPr>
        <w:pStyle w:val="12"/>
        <w:spacing w:after="240"/>
        <w:ind w:leftChars="0" w:left="0"/>
        <w:rPr>
          <w:ins w:id="16078" w:author="簡新佳" w:date="2019-04-22T12:47:00Z"/>
        </w:rPr>
      </w:pPr>
      <w:ins w:id="16079" w:author="簡新佳" w:date="2019-04-22T12:47:00Z">
        <w:r>
          <w:rPr>
            <w:rFonts w:hint="eastAsia"/>
          </w:rPr>
          <w:t>「起！」</w:t>
        </w:r>
        <w:r w:rsidRPr="003E206B">
          <w:rPr>
            <w:rFonts w:hint="eastAsia"/>
          </w:rPr>
          <w:t>鴟龜</w:t>
        </w:r>
        <w:r>
          <w:rPr>
            <w:rFonts w:hint="eastAsia"/>
          </w:rPr>
          <w:t>低吼一聲，封住了右腳的傷勢，跟著從傷口處，冒出了許多肉芽，緩緩蠕動，竟不消片刻又長出了一隻新的龜爪出來。</w:t>
        </w:r>
      </w:ins>
    </w:p>
    <w:p w:rsidR="0078297D" w:rsidRDefault="0078297D" w:rsidP="0078297D">
      <w:pPr>
        <w:pStyle w:val="12"/>
        <w:spacing w:after="240"/>
        <w:ind w:leftChars="0" w:left="0"/>
        <w:rPr>
          <w:ins w:id="16080" w:author="簡新佳" w:date="2019-04-22T12:47:00Z"/>
        </w:rPr>
      </w:pPr>
      <w:ins w:id="16081" w:author="簡新佳" w:date="2019-04-22T12:47:00Z">
        <w:r>
          <w:rPr>
            <w:rFonts w:hint="eastAsia"/>
          </w:rPr>
          <w:t>只不過，斷肢重生畢竟是逆天之事，哪怕是</w:t>
        </w:r>
        <w:r w:rsidRPr="003E206B">
          <w:rPr>
            <w:rFonts w:hint="eastAsia"/>
          </w:rPr>
          <w:t>鴟龜</w:t>
        </w:r>
        <w:r>
          <w:rPr>
            <w:rFonts w:hint="eastAsia"/>
          </w:rPr>
          <w:t>，也為此大耗元氣，臉上閃過一絲疲憊。</w:t>
        </w:r>
      </w:ins>
    </w:p>
    <w:p w:rsidR="0078297D" w:rsidRDefault="0078297D" w:rsidP="0078297D">
      <w:pPr>
        <w:pStyle w:val="12"/>
        <w:spacing w:after="240"/>
        <w:ind w:leftChars="0" w:left="0"/>
        <w:rPr>
          <w:ins w:id="16082" w:author="簡新佳" w:date="2019-04-22T12:47:00Z"/>
        </w:rPr>
      </w:pPr>
      <w:ins w:id="16083" w:author="簡新佳" w:date="2019-04-22T12:47:00Z">
        <w:r>
          <w:rPr>
            <w:rFonts w:hint="eastAsia"/>
          </w:rPr>
          <w:t>而一旁的仙皇也不阻止，只是淡淡地看著，似乎一點也不介意</w:t>
        </w:r>
        <w:r w:rsidRPr="003E206B">
          <w:rPr>
            <w:rFonts w:hint="eastAsia"/>
          </w:rPr>
          <w:t>鴟龜</w:t>
        </w:r>
        <w:r>
          <w:rPr>
            <w:rFonts w:hint="eastAsia"/>
          </w:rPr>
          <w:t>用這種方法將封印給破去。</w:t>
        </w:r>
      </w:ins>
    </w:p>
    <w:p w:rsidR="0078297D" w:rsidRDefault="0078297D" w:rsidP="0078297D">
      <w:pPr>
        <w:pStyle w:val="12"/>
        <w:spacing w:after="240"/>
        <w:ind w:leftChars="0" w:left="0"/>
        <w:rPr>
          <w:ins w:id="16084" w:author="簡新佳" w:date="2019-04-22T12:47:00Z"/>
        </w:rPr>
      </w:pPr>
      <w:ins w:id="16085" w:author="簡新佳" w:date="2019-04-22T12:47:00Z">
        <w:r>
          <w:rPr>
            <w:rFonts w:hint="eastAsia"/>
          </w:rPr>
          <w:t>察覺到仙皇的態度不對，</w:t>
        </w:r>
        <w:r w:rsidRPr="003E206B">
          <w:rPr>
            <w:rFonts w:hint="eastAsia"/>
          </w:rPr>
          <w:t>鴟龜</w:t>
        </w:r>
        <w:r>
          <w:rPr>
            <w:rFonts w:hint="eastAsia"/>
          </w:rPr>
          <w:t>還想做些甚麼，仙皇已經早一步掐訣一指。</w:t>
        </w:r>
      </w:ins>
    </w:p>
    <w:p w:rsidR="0078297D" w:rsidRDefault="0078297D" w:rsidP="0078297D">
      <w:pPr>
        <w:pStyle w:val="12"/>
        <w:spacing w:after="240"/>
        <w:ind w:leftChars="0" w:left="0"/>
        <w:rPr>
          <w:ins w:id="16086" w:author="簡新佳" w:date="2019-04-22T12:47:00Z"/>
        </w:rPr>
      </w:pPr>
      <w:ins w:id="16087" w:author="簡新佳" w:date="2019-04-22T12:47:00Z">
        <w:r>
          <w:rPr>
            <w:rFonts w:hint="eastAsia"/>
          </w:rPr>
          <w:t>「解！」</w:t>
        </w:r>
      </w:ins>
    </w:p>
    <w:p w:rsidR="0078297D" w:rsidRDefault="0078297D" w:rsidP="0078297D">
      <w:pPr>
        <w:pStyle w:val="12"/>
        <w:spacing w:after="240"/>
        <w:ind w:leftChars="0" w:left="0"/>
        <w:rPr>
          <w:ins w:id="16088" w:author="簡新佳" w:date="2019-04-22T12:47:00Z"/>
        </w:rPr>
      </w:pPr>
      <w:ins w:id="16089" w:author="簡新佳" w:date="2019-04-22T12:47:00Z">
        <w:r>
          <w:rPr>
            <w:rFonts w:hint="eastAsia"/>
          </w:rPr>
          <w:t>在他命令之下，原本沉淪在血沼之下，無法脫身的金龍碎裂成鏈，竟化作一條條金鍊子延伸出來！</w:t>
        </w:r>
      </w:ins>
    </w:p>
    <w:p w:rsidR="0078297D" w:rsidRDefault="0078297D" w:rsidP="0078297D">
      <w:pPr>
        <w:pStyle w:val="12"/>
        <w:spacing w:after="240"/>
        <w:ind w:leftChars="0" w:left="0"/>
        <w:rPr>
          <w:ins w:id="16090" w:author="簡新佳" w:date="2019-04-22T12:47:00Z"/>
        </w:rPr>
      </w:pPr>
      <w:ins w:id="16091" w:author="簡新佳" w:date="2019-04-22T12:47:00Z">
        <w:r>
          <w:rPr>
            <w:rFonts w:hint="eastAsia"/>
          </w:rPr>
          <w:t>若是有人再仔細看去，就能看到那一條條金鍊子全是由金色的蝌蚪文組成，密密麻麻，交織纏繞，不一會又蔓延到</w:t>
        </w:r>
        <w:r w:rsidRPr="003E206B">
          <w:rPr>
            <w:rFonts w:hint="eastAsia"/>
          </w:rPr>
          <w:t>鴟龜</w:t>
        </w:r>
        <w:r>
          <w:rPr>
            <w:rFonts w:hint="eastAsia"/>
          </w:rPr>
          <w:t>腳上，任憑牠如何掙扎，重新又化作金龍將牠右腳給封住！</w:t>
        </w:r>
      </w:ins>
    </w:p>
    <w:p w:rsidR="0078297D" w:rsidRDefault="0078297D" w:rsidP="0078297D">
      <w:pPr>
        <w:pStyle w:val="12"/>
        <w:spacing w:after="240"/>
        <w:ind w:leftChars="0" w:left="0"/>
        <w:rPr>
          <w:ins w:id="16092" w:author="簡新佳" w:date="2019-04-22T12:47:00Z"/>
        </w:rPr>
      </w:pPr>
      <w:ins w:id="16093" w:author="簡新佳" w:date="2019-04-22T12:47:00Z">
        <w:r>
          <w:rPr>
            <w:rFonts w:hint="eastAsia"/>
          </w:rPr>
          <w:t>「吼！」</w:t>
        </w:r>
      </w:ins>
    </w:p>
    <w:p w:rsidR="0078297D" w:rsidRDefault="0078297D" w:rsidP="0078297D">
      <w:pPr>
        <w:pStyle w:val="12"/>
        <w:spacing w:after="240"/>
        <w:ind w:leftChars="0" w:left="0"/>
        <w:rPr>
          <w:ins w:id="16094" w:author="簡新佳" w:date="2019-04-22T12:47:00Z"/>
        </w:rPr>
      </w:pPr>
      <w:ins w:id="16095" w:author="簡新佳" w:date="2019-04-22T12:47:00Z">
        <w:r w:rsidRPr="003E206B">
          <w:rPr>
            <w:rFonts w:hint="eastAsia"/>
          </w:rPr>
          <w:t>鴟龜</w:t>
        </w:r>
        <w:r>
          <w:rPr>
            <w:rFonts w:hint="eastAsia"/>
          </w:rPr>
          <w:t>又驚又怒，拼命想要甩開那條金龍，可一波未平，一波又起，仙皇得勢不饒人，一手盤心，一手指地，再度喝令。</w:t>
        </w:r>
      </w:ins>
    </w:p>
    <w:p w:rsidR="0078297D" w:rsidRDefault="0078297D" w:rsidP="0078297D">
      <w:pPr>
        <w:pStyle w:val="12"/>
        <w:spacing w:after="240"/>
        <w:ind w:leftChars="0" w:left="0"/>
        <w:rPr>
          <w:ins w:id="16096" w:author="簡新佳" w:date="2019-04-22T12:47:00Z"/>
        </w:rPr>
      </w:pPr>
      <w:ins w:id="16097" w:author="簡新佳" w:date="2019-04-22T12:47:00Z">
        <w:r>
          <w:rPr>
            <w:rFonts w:hint="eastAsia"/>
          </w:rPr>
          <w:t>「金生水，水生木，木肝長！」</w:t>
        </w:r>
      </w:ins>
    </w:p>
    <w:p w:rsidR="0078297D" w:rsidRDefault="0078297D" w:rsidP="0078297D">
      <w:pPr>
        <w:pStyle w:val="12"/>
        <w:spacing w:after="240"/>
        <w:ind w:leftChars="0" w:left="0"/>
        <w:rPr>
          <w:ins w:id="16098" w:author="簡新佳" w:date="2019-04-22T12:47:00Z"/>
        </w:rPr>
      </w:pPr>
      <w:ins w:id="16099" w:author="簡新佳" w:date="2019-04-22T12:47:00Z">
        <w:r>
          <w:rPr>
            <w:rFonts w:hint="eastAsia"/>
          </w:rPr>
          <w:t>這句話說出的瞬間，轟隆隆之聲響起，原本已經破裂不堪的靈山內，所有植被，赫然以肉眼可見的速度快速生長，超越正常，甚至達到一種恐怖境界。</w:t>
        </w:r>
      </w:ins>
    </w:p>
    <w:p w:rsidR="0078297D" w:rsidRDefault="0078297D" w:rsidP="0078297D">
      <w:pPr>
        <w:pStyle w:val="12"/>
        <w:spacing w:after="240"/>
        <w:ind w:leftChars="0" w:left="0"/>
        <w:rPr>
          <w:ins w:id="16100" w:author="簡新佳" w:date="2019-04-22T12:47:00Z"/>
        </w:rPr>
      </w:pPr>
      <w:ins w:id="16101" w:author="簡新佳" w:date="2019-04-22T12:47:00Z">
        <w:r>
          <w:rPr>
            <w:rFonts w:hint="eastAsia"/>
          </w:rPr>
          <w:t>在靈山中的李龍飛目瞪口呆，看著腳底下本來只有幾釐長的雜草轉眼就長得比他還高，比他手臂還粗，有如藤蔓一般。</w:t>
        </w:r>
      </w:ins>
    </w:p>
    <w:p w:rsidR="0078297D" w:rsidRDefault="0078297D" w:rsidP="0078297D">
      <w:pPr>
        <w:pStyle w:val="12"/>
        <w:spacing w:after="240"/>
        <w:ind w:leftChars="0" w:left="0"/>
        <w:rPr>
          <w:ins w:id="16102" w:author="簡新佳" w:date="2019-04-22T12:47:00Z"/>
        </w:rPr>
      </w:pPr>
      <w:ins w:id="16103" w:author="簡新佳" w:date="2019-04-22T12:47:00Z">
        <w:r>
          <w:rPr>
            <w:rFonts w:hint="eastAsia"/>
          </w:rPr>
          <w:t>這些草木長到極致之後，猛然編織成一道大網，從</w:t>
        </w:r>
        <w:r w:rsidRPr="003E206B">
          <w:rPr>
            <w:rFonts w:hint="eastAsia"/>
          </w:rPr>
          <w:t>鴟龜</w:t>
        </w:r>
        <w:r>
          <w:rPr>
            <w:rFonts w:hint="eastAsia"/>
          </w:rPr>
          <w:t>背上，往牠自己當頭罩下，若不是李龍飛等人相比之下有如虱蚤一般渺小，沒被網住，否則肯定也困在其中，動彈不得。</w:t>
        </w:r>
      </w:ins>
    </w:p>
    <w:p w:rsidR="0078297D" w:rsidRDefault="0078297D" w:rsidP="0078297D">
      <w:pPr>
        <w:pStyle w:val="12"/>
        <w:spacing w:after="240"/>
        <w:ind w:leftChars="0" w:left="0"/>
        <w:rPr>
          <w:ins w:id="16104" w:author="簡新佳" w:date="2019-04-22T12:47:00Z"/>
        </w:rPr>
      </w:pPr>
      <w:ins w:id="16105" w:author="簡新佳" w:date="2019-04-22T12:47:00Z">
        <w:r w:rsidRPr="003E206B">
          <w:rPr>
            <w:rFonts w:hint="eastAsia"/>
          </w:rPr>
          <w:lastRenderedPageBreak/>
          <w:t>鴟龜</w:t>
        </w:r>
        <w:r>
          <w:rPr>
            <w:rFonts w:hint="eastAsia"/>
          </w:rPr>
          <w:t>臉色劇變，實在是這五行八封陣比他想像中的難纏得多，原本以為只是用來鎮壓自己而已，想不到解開封印之後，居然還能繼續困住自己。</w:t>
        </w:r>
      </w:ins>
    </w:p>
    <w:p w:rsidR="0078297D" w:rsidRDefault="0078297D" w:rsidP="0078297D">
      <w:pPr>
        <w:pStyle w:val="12"/>
        <w:spacing w:after="240"/>
        <w:ind w:leftChars="0" w:left="0"/>
        <w:rPr>
          <w:ins w:id="16106" w:author="簡新佳" w:date="2019-04-22T12:47:00Z"/>
        </w:rPr>
      </w:pPr>
      <w:ins w:id="16107" w:author="簡新佳" w:date="2019-04-22T12:47:00Z">
        <w:r>
          <w:rPr>
            <w:rFonts w:hint="eastAsia"/>
          </w:rPr>
          <w:t>不過牠畢竟是活了幾千萬年的老妖獸了，見情況不對，轉頭張口一吐，噴出一股青霞，其上隱含著令人為之一震的靈氣波動，一閃而逝融入大網之中，跟著那些草木表面便染上一層黑色，散發出令人噁心的酸鼻之味，乾旱起來。</w:t>
        </w:r>
      </w:ins>
    </w:p>
    <w:p w:rsidR="0078297D" w:rsidRDefault="0078297D" w:rsidP="0078297D">
      <w:pPr>
        <w:pStyle w:val="12"/>
        <w:spacing w:after="240"/>
        <w:ind w:leftChars="0" w:left="0"/>
        <w:rPr>
          <w:ins w:id="16108" w:author="簡新佳" w:date="2019-04-22T12:47:00Z"/>
        </w:rPr>
      </w:pPr>
      <w:ins w:id="16109" w:author="簡新佳" w:date="2019-04-22T12:47:00Z">
        <w:r>
          <w:rPr>
            <w:rFonts w:hint="eastAsia"/>
          </w:rPr>
          <w:t>李龍飛同樣也被那青霞籠罩範圍，所幸他危急之中，往下發力一搥，將地面打了個大凹洞，躲了進去，這才沒受到波及。</w:t>
        </w:r>
      </w:ins>
    </w:p>
    <w:p w:rsidR="0078297D" w:rsidRDefault="0078297D" w:rsidP="0078297D">
      <w:pPr>
        <w:pStyle w:val="12"/>
        <w:spacing w:after="240"/>
        <w:ind w:leftChars="0" w:left="0"/>
        <w:rPr>
          <w:ins w:id="16110" w:author="簡新佳" w:date="2019-04-22T12:47:00Z"/>
        </w:rPr>
      </w:pPr>
      <w:ins w:id="16111" w:author="簡新佳" w:date="2019-04-22T12:47:00Z">
        <w:r>
          <w:rPr>
            <w:rFonts w:hint="eastAsia"/>
          </w:rPr>
          <w:t>可就算這樣，他也感受到渾身不好受，好像水分都快被吸乾，連忙從儲物袋中掏出一大桶</w:t>
        </w:r>
        <w:r w:rsidRPr="000517E4">
          <w:rPr>
            <w:rFonts w:hint="eastAsia"/>
          </w:rPr>
          <w:t>蜜靈液</w:t>
        </w:r>
        <w:r>
          <w:rPr>
            <w:rFonts w:hint="eastAsia"/>
          </w:rPr>
          <w:t>，喝了精光，這才感受到一些好轉。</w:t>
        </w:r>
      </w:ins>
    </w:p>
    <w:p w:rsidR="0078297D" w:rsidRDefault="0078297D" w:rsidP="0078297D">
      <w:pPr>
        <w:pStyle w:val="12"/>
        <w:spacing w:after="240"/>
        <w:ind w:leftChars="0" w:left="0"/>
        <w:rPr>
          <w:ins w:id="16112" w:author="簡新佳" w:date="2019-04-22T12:47:00Z"/>
        </w:rPr>
      </w:pPr>
      <w:ins w:id="16113" w:author="簡新佳" w:date="2019-04-22T12:47:00Z">
        <w:r>
          <w:rPr>
            <w:rFonts w:hint="eastAsia"/>
          </w:rPr>
          <w:t>但那些昏迷的或還顯露在靈山之外的其他妖獸，可就沒那麼好運了，不少昏迷中的妖獸直接被那青霞波及，瞬間化作黑色粉塵，碎裂開來，就算沒死，也去了大半條命。</w:t>
        </w:r>
      </w:ins>
    </w:p>
    <w:p w:rsidR="0078297D" w:rsidRDefault="0078297D" w:rsidP="0078297D">
      <w:pPr>
        <w:pStyle w:val="12"/>
        <w:spacing w:after="240"/>
        <w:ind w:leftChars="0" w:left="0"/>
        <w:rPr>
          <w:ins w:id="16114" w:author="簡新佳" w:date="2019-04-22T12:47:00Z"/>
        </w:rPr>
      </w:pPr>
      <w:ins w:id="16115" w:author="簡新佳" w:date="2019-04-22T12:47:00Z">
        <w:r>
          <w:rPr>
            <w:rFonts w:hint="eastAsia"/>
          </w:rPr>
          <w:t>「好厲害的神通！」仙皇雖然不覺得</w:t>
        </w:r>
        <w:r w:rsidRPr="003E206B">
          <w:rPr>
            <w:rFonts w:hint="eastAsia"/>
          </w:rPr>
          <w:t>鴟龜</w:t>
        </w:r>
        <w:r>
          <w:rPr>
            <w:rFonts w:hint="eastAsia"/>
          </w:rPr>
          <w:t>會就這樣束手就擒，但也沒想到五行八封陣的木靈封印會就這麼被破去。</w:t>
        </w:r>
      </w:ins>
    </w:p>
    <w:p w:rsidR="0078297D" w:rsidRDefault="0078297D" w:rsidP="0078297D">
      <w:pPr>
        <w:pStyle w:val="12"/>
        <w:spacing w:after="240"/>
        <w:ind w:leftChars="0" w:left="0"/>
        <w:rPr>
          <w:ins w:id="16116" w:author="簡新佳" w:date="2019-04-22T12:47:00Z"/>
        </w:rPr>
      </w:pPr>
      <w:ins w:id="16117" w:author="簡新佳" w:date="2019-04-22T12:47:00Z">
        <w:r>
          <w:rPr>
            <w:rFonts w:hint="eastAsia"/>
          </w:rPr>
          <w:t>「看來，再不多施點力，這五行八封陣，很快就會被前輩你給破光了！」</w:t>
        </w:r>
      </w:ins>
    </w:p>
    <w:p w:rsidR="0078297D" w:rsidRDefault="0078297D" w:rsidP="0078297D">
      <w:pPr>
        <w:pStyle w:val="12"/>
        <w:spacing w:after="240"/>
        <w:ind w:leftChars="0" w:left="0"/>
        <w:rPr>
          <w:ins w:id="16118" w:author="簡新佳" w:date="2019-04-22T12:47:00Z"/>
        </w:rPr>
      </w:pPr>
      <w:ins w:id="16119" w:author="簡新佳" w:date="2019-04-22T12:47:00Z">
        <w:r>
          <w:rPr>
            <w:rFonts w:hint="eastAsia"/>
          </w:rPr>
          <w:t>仙皇口中雖是這樣說著，但神情間卻沒有特別焦慮，他一揮手，天上雲霞瞬間靠攏而來，有如被他捲動，跟著凝成水滴，化為一片汪洋大海虛影。</w:t>
        </w:r>
      </w:ins>
    </w:p>
    <w:p w:rsidR="0078297D" w:rsidRDefault="0078297D" w:rsidP="0078297D">
      <w:pPr>
        <w:pStyle w:val="12"/>
        <w:spacing w:after="240"/>
        <w:ind w:leftChars="0" w:left="0"/>
        <w:rPr>
          <w:ins w:id="16120" w:author="簡新佳" w:date="2019-04-22T12:47:00Z"/>
        </w:rPr>
      </w:pPr>
      <w:ins w:id="16121" w:author="簡新佳" w:date="2019-04-22T12:47:00Z">
        <w:r>
          <w:rPr>
            <w:rFonts w:hint="eastAsia"/>
          </w:rPr>
          <w:t>遠遠看去，天空好像倒了過來，海水滾滾翻騰，掀起的白色浪花像無數惡蛟，俟機而動，只要目標一定，便群體而上，啃食掉對方屍骨不留。</w:t>
        </w:r>
      </w:ins>
    </w:p>
    <w:p w:rsidR="0078297D" w:rsidRDefault="0078297D" w:rsidP="0078297D">
      <w:pPr>
        <w:pStyle w:val="12"/>
        <w:spacing w:after="240"/>
        <w:ind w:leftChars="0" w:left="0"/>
        <w:rPr>
          <w:ins w:id="16122" w:author="簡新佳" w:date="2019-04-22T12:47:00Z"/>
        </w:rPr>
      </w:pPr>
      <w:ins w:id="16123" w:author="簡新佳" w:date="2019-04-22T12:47:00Z">
        <w:r>
          <w:rPr>
            <w:rFonts w:hint="eastAsia"/>
          </w:rPr>
          <w:t>「去！」</w:t>
        </w:r>
      </w:ins>
    </w:p>
    <w:p w:rsidR="0078297D" w:rsidRDefault="0078297D" w:rsidP="0078297D">
      <w:pPr>
        <w:pStyle w:val="12"/>
        <w:spacing w:after="240"/>
        <w:ind w:leftChars="0" w:left="0"/>
        <w:rPr>
          <w:ins w:id="16124" w:author="簡新佳" w:date="2019-04-22T12:47:00Z"/>
        </w:rPr>
      </w:pPr>
      <w:ins w:id="16125" w:author="簡新佳" w:date="2019-04-22T12:47:00Z">
        <w:r>
          <w:rPr>
            <w:rFonts w:hint="eastAsia"/>
          </w:rPr>
          <w:t>隨著仙皇一指，那些海水化作千萬惡蛟，從上而降，鋪天蓋地，襲卷而下，其聲勢之大，如萬馬奔騰，轟雷滾滾，就連</w:t>
        </w:r>
        <w:r w:rsidRPr="003E206B">
          <w:rPr>
            <w:rFonts w:hint="eastAsia"/>
          </w:rPr>
          <w:t>鴟龜</w:t>
        </w:r>
        <w:r>
          <w:rPr>
            <w:rFonts w:hint="eastAsia"/>
          </w:rPr>
          <w:t>也忍不住眼皮一跳，知道自己不能再有所保留，</w:t>
        </w:r>
      </w:ins>
    </w:p>
    <w:p w:rsidR="0078297D" w:rsidRDefault="0078297D" w:rsidP="0078297D">
      <w:pPr>
        <w:pStyle w:val="12"/>
        <w:spacing w:after="240"/>
        <w:ind w:leftChars="0" w:left="0"/>
        <w:rPr>
          <w:ins w:id="16126" w:author="簡新佳" w:date="2019-04-22T12:47:00Z"/>
        </w:rPr>
      </w:pPr>
      <w:ins w:id="16127" w:author="簡新佳" w:date="2019-04-22T12:47:00Z">
        <w:r>
          <w:rPr>
            <w:rFonts w:hint="eastAsia"/>
          </w:rPr>
          <w:t>「天龜、蝕日！」</w:t>
        </w:r>
        <w:r w:rsidRPr="003E206B">
          <w:rPr>
            <w:rFonts w:hint="eastAsia"/>
          </w:rPr>
          <w:t>鴟龜</w:t>
        </w:r>
        <w:r>
          <w:rPr>
            <w:rFonts w:hint="eastAsia"/>
          </w:rPr>
          <w:t>猛地眼冒紅光，大口一張，頓時一股雄厚吸力便從牠嘴裡而出，範圍籠罩四方，覆蓋整片天空，大有氣吞天下的氣勢，將所有惡蛟通通吞下腹去，半點不留。</w:t>
        </w:r>
      </w:ins>
    </w:p>
    <w:p w:rsidR="0078297D" w:rsidRDefault="0078297D" w:rsidP="0078297D">
      <w:pPr>
        <w:pStyle w:val="12"/>
        <w:spacing w:after="240"/>
        <w:ind w:leftChars="0" w:left="0"/>
        <w:rPr>
          <w:ins w:id="16128" w:author="簡新佳" w:date="2019-04-22T12:47:00Z"/>
        </w:rPr>
      </w:pPr>
      <w:ins w:id="16129" w:author="簡新佳" w:date="2019-04-22T12:47:00Z">
        <w:r>
          <w:rPr>
            <w:rFonts w:hint="eastAsia"/>
          </w:rPr>
          <w:t>即使仙皇頭頂那大海看似一望無盡，但被這樣咕嚕咕嚕不斷吞下，沒有停歇，遲早也會有吞完的一天，見此情況，仙皇也不得不再變招式，他伸掌一抓，那不斷被吞沒的海水便停了下來，跟著又屈指一點，「水生木，木生火，水火同源，心火焚！」</w:t>
        </w:r>
      </w:ins>
    </w:p>
    <w:p w:rsidR="0078297D" w:rsidRDefault="0078297D" w:rsidP="0078297D">
      <w:pPr>
        <w:pStyle w:val="12"/>
        <w:spacing w:after="240"/>
        <w:ind w:leftChars="0" w:left="0"/>
        <w:rPr>
          <w:ins w:id="16130" w:author="簡新佳" w:date="2019-04-22T12:47:00Z"/>
        </w:rPr>
      </w:pPr>
      <w:ins w:id="16131" w:author="簡新佳" w:date="2019-04-22T12:47:00Z">
        <w:r>
          <w:rPr>
            <w:rFonts w:hint="eastAsia"/>
          </w:rPr>
          <w:lastRenderedPageBreak/>
          <w:t>頓時，化作惡蛟的大海再變，凝聚成一團團天火，形成一顆顆數百丈大小的火球，其內隱隱還看得到一顆顆撲通撲通跳動的心臟，氣勢兇悍地往</w:t>
        </w:r>
        <w:r w:rsidRPr="003E206B">
          <w:rPr>
            <w:rFonts w:hint="eastAsia"/>
          </w:rPr>
          <w:t>鴟龜</w:t>
        </w:r>
        <w:r>
          <w:rPr>
            <w:rFonts w:hint="eastAsia"/>
          </w:rPr>
          <w:t>砸去。</w:t>
        </w:r>
      </w:ins>
    </w:p>
    <w:p w:rsidR="0078297D" w:rsidRDefault="0078297D" w:rsidP="0078297D">
      <w:pPr>
        <w:pStyle w:val="12"/>
        <w:spacing w:after="240"/>
        <w:ind w:leftChars="0" w:left="0"/>
        <w:rPr>
          <w:ins w:id="16132" w:author="簡新佳" w:date="2019-04-22T12:47:00Z"/>
        </w:rPr>
      </w:pPr>
      <w:ins w:id="16133" w:author="簡新佳" w:date="2019-04-22T12:47:00Z">
        <w:r>
          <w:rPr>
            <w:rFonts w:hint="eastAsia"/>
          </w:rPr>
          <w:t>「來得好！」</w:t>
        </w:r>
        <w:r w:rsidRPr="003E206B">
          <w:rPr>
            <w:rFonts w:hint="eastAsia"/>
          </w:rPr>
          <w:t>鴟龜</w:t>
        </w:r>
        <w:r>
          <w:rPr>
            <w:rFonts w:hint="eastAsia"/>
          </w:rPr>
          <w:t>同樣無所畏懼，牠粗狀的脖子鼓起一圈圈的波紋，跟著用力一吐，方才吞下去的那些海水，連同酸液形成濃郁的黑色水柱，反過來噴了出去。</w:t>
        </w:r>
      </w:ins>
    </w:p>
    <w:p w:rsidR="0078297D" w:rsidRDefault="0078297D" w:rsidP="0078297D">
      <w:pPr>
        <w:pStyle w:val="12"/>
        <w:spacing w:after="240"/>
        <w:ind w:leftChars="0" w:left="0"/>
        <w:rPr>
          <w:ins w:id="16134" w:author="簡新佳" w:date="2019-04-22T12:47:00Z"/>
        </w:rPr>
      </w:pPr>
      <w:ins w:id="16135" w:author="簡新佳" w:date="2019-04-22T12:47:00Z">
        <w:r>
          <w:rPr>
            <w:rFonts w:hint="eastAsia"/>
          </w:rPr>
          <w:t>黑水滔天，像是一條黑龍，沖天而起，就算仙皇再有氣度，也忍不住顯得有些懊惱。</w:t>
        </w:r>
      </w:ins>
    </w:p>
    <w:p w:rsidR="0078297D" w:rsidRDefault="0078297D" w:rsidP="0078297D">
      <w:pPr>
        <w:pStyle w:val="12"/>
        <w:spacing w:after="240"/>
        <w:ind w:leftChars="0" w:left="0"/>
        <w:rPr>
          <w:ins w:id="16136" w:author="簡新佳" w:date="2019-04-22T12:47:00Z"/>
        </w:rPr>
      </w:pPr>
      <w:ins w:id="16137" w:author="簡新佳" w:date="2019-04-22T12:47:00Z">
        <w:r>
          <w:rPr>
            <w:rFonts w:hint="eastAsia"/>
          </w:rPr>
          <w:t>畢竟，</w:t>
        </w:r>
        <w:r w:rsidRPr="003E206B">
          <w:rPr>
            <w:rFonts w:hint="eastAsia"/>
          </w:rPr>
          <w:t>鴟龜</w:t>
        </w:r>
        <w:r>
          <w:rPr>
            <w:rFonts w:hint="eastAsia"/>
          </w:rPr>
          <w:t>這是以彼之道，還彼之身，若是早知如此，方才他就不該以海水攻之，讓對方有了機會反過來利用。</w:t>
        </w:r>
      </w:ins>
    </w:p>
    <w:p w:rsidR="0078297D" w:rsidRDefault="0078297D" w:rsidP="0078297D">
      <w:pPr>
        <w:pStyle w:val="12"/>
        <w:spacing w:after="240"/>
        <w:ind w:leftChars="0" w:left="0"/>
        <w:rPr>
          <w:ins w:id="16138" w:author="簡新佳" w:date="2019-04-22T12:47:00Z"/>
        </w:rPr>
      </w:pPr>
      <w:ins w:id="16139" w:author="簡新佳" w:date="2019-04-22T12:47:00Z">
        <w:r>
          <w:rPr>
            <w:rFonts w:hint="eastAsia"/>
          </w:rPr>
          <w:t>但到了他們這等境界的對決，勝負便只在一線之間，仙皇還來不及反悔，天火與黑水就已經碰到了一起。</w:t>
        </w:r>
      </w:ins>
    </w:p>
    <w:p w:rsidR="0078297D" w:rsidRDefault="0078297D" w:rsidP="0078297D">
      <w:pPr>
        <w:pStyle w:val="12"/>
        <w:spacing w:after="240"/>
        <w:ind w:leftChars="0" w:left="0"/>
        <w:rPr>
          <w:ins w:id="16140" w:author="簡新佳" w:date="2019-04-22T12:47:00Z"/>
        </w:rPr>
      </w:pPr>
      <w:ins w:id="16141" w:author="簡新佳" w:date="2019-04-22T12:47:00Z">
        <w:r>
          <w:rPr>
            <w:rFonts w:hint="eastAsia"/>
          </w:rPr>
          <w:t>接觸的那霎那，沒有天崩地裂，震聲隆隆的巨響，只有無數</w:t>
        </w:r>
        <w:r w:rsidRPr="00351ECD">
          <w:rPr>
            <w:rFonts w:hint="eastAsia"/>
          </w:rPr>
          <w:t>滋滋聲響</w:t>
        </w:r>
        <w:r>
          <w:rPr>
            <w:rFonts w:hint="eastAsia"/>
          </w:rPr>
          <w:t>伴隨著彌漫著整個穹蒼的惡臭味傳來。</w:t>
        </w:r>
      </w:ins>
    </w:p>
    <w:p w:rsidR="0078297D" w:rsidRDefault="0078297D" w:rsidP="0078297D">
      <w:pPr>
        <w:pStyle w:val="12"/>
        <w:spacing w:after="240"/>
        <w:ind w:leftChars="0" w:left="0"/>
        <w:rPr>
          <w:ins w:id="16142" w:author="簡新佳" w:date="2019-04-22T12:47:00Z"/>
        </w:rPr>
      </w:pPr>
      <w:ins w:id="16143" w:author="簡新佳" w:date="2019-04-22T12:47:00Z">
        <w:r>
          <w:rPr>
            <w:rFonts w:hint="eastAsia"/>
          </w:rPr>
          <w:t>那些黑水被天火蒸發成黑霧，依舊強勁往仙皇的方向包圍過去，成了</w:t>
        </w:r>
        <w:r w:rsidRPr="003E206B">
          <w:rPr>
            <w:rFonts w:hint="eastAsia"/>
          </w:rPr>
          <w:t>鴟龜</w:t>
        </w:r>
        <w:r>
          <w:rPr>
            <w:rFonts w:hint="eastAsia"/>
          </w:rPr>
          <w:t>開戰以來第一次的反擊。</w:t>
        </w:r>
      </w:ins>
    </w:p>
    <w:p w:rsidR="0078297D" w:rsidRDefault="0078297D" w:rsidP="0078297D">
      <w:pPr>
        <w:pStyle w:val="12"/>
        <w:spacing w:after="240"/>
        <w:ind w:leftChars="0" w:left="0"/>
        <w:rPr>
          <w:ins w:id="16144" w:author="簡新佳" w:date="2019-04-22T12:47:00Z"/>
        </w:rPr>
      </w:pPr>
      <w:ins w:id="16145" w:author="簡新佳" w:date="2019-04-22T12:47:00Z">
        <w:r>
          <w:rPr>
            <w:rFonts w:hint="eastAsia"/>
          </w:rPr>
          <w:t>眼看自己不論出甚麼手段，都被對方化解，甚至還反過來壓制自己，首次落入下風的仙皇終於按捺不住，他臉色一沉，低喝道，</w:t>
        </w:r>
      </w:ins>
    </w:p>
    <w:p w:rsidR="0078297D" w:rsidRDefault="0078297D" w:rsidP="0078297D">
      <w:pPr>
        <w:pStyle w:val="12"/>
        <w:spacing w:after="240"/>
        <w:ind w:leftChars="0" w:left="0"/>
        <w:rPr>
          <w:ins w:id="16146" w:author="簡新佳" w:date="2019-04-22T12:47:00Z"/>
        </w:rPr>
      </w:pPr>
      <w:ins w:id="16147" w:author="簡新佳" w:date="2019-04-22T12:47:00Z">
        <w:r>
          <w:rPr>
            <w:rFonts w:hint="eastAsia"/>
          </w:rPr>
          <w:t>「想不到，前輩被五行八封陣鎮壓了那麼久，實力還如此雄厚，既然如此，那就五行全開，八門盡封，看看前輩又能如何？！」</w:t>
        </w:r>
      </w:ins>
    </w:p>
    <w:p w:rsidR="0078297D" w:rsidRDefault="0078297D" w:rsidP="0078297D">
      <w:pPr>
        <w:pStyle w:val="12"/>
        <w:spacing w:after="240"/>
        <w:ind w:leftChars="0" w:left="0"/>
        <w:rPr>
          <w:ins w:id="16148" w:author="簡新佳" w:date="2019-04-22T12:47:00Z"/>
        </w:rPr>
      </w:pPr>
      <w:ins w:id="16149" w:author="簡新佳" w:date="2019-04-22T12:47:00Z">
        <w:r>
          <w:rPr>
            <w:rFonts w:hint="eastAsia"/>
          </w:rPr>
          <w:t>話未說完，仙皇雙手迅速掐訣，原本仍纏繞在</w:t>
        </w:r>
        <w:r w:rsidRPr="003E206B">
          <w:rPr>
            <w:rFonts w:hint="eastAsia"/>
          </w:rPr>
          <w:t>鴟龜</w:t>
        </w:r>
        <w:r>
          <w:rPr>
            <w:rFonts w:hint="eastAsia"/>
          </w:rPr>
          <w:t>身上的金鍊子赫然漲大一倍，狠狠將其右腳給拖了下來。</w:t>
        </w:r>
      </w:ins>
    </w:p>
    <w:p w:rsidR="0078297D" w:rsidRDefault="0078297D" w:rsidP="0078297D">
      <w:pPr>
        <w:pStyle w:val="12"/>
        <w:spacing w:after="240"/>
        <w:ind w:leftChars="0" w:left="0"/>
        <w:rPr>
          <w:ins w:id="16150" w:author="簡新佳" w:date="2019-04-22T12:47:00Z"/>
        </w:rPr>
      </w:pPr>
      <w:ins w:id="16151" w:author="簡新佳" w:date="2019-04-22T12:47:00Z">
        <w:r>
          <w:rPr>
            <w:rFonts w:hint="eastAsia"/>
          </w:rPr>
          <w:t>而同一時間，其他四肢及頭顱身軀，也各自出現火銬，水刺，土碑，木繩四種巨大的虛幻刑具，牢牢將</w:t>
        </w:r>
        <w:r w:rsidRPr="003E206B">
          <w:rPr>
            <w:rFonts w:hint="eastAsia"/>
          </w:rPr>
          <w:t>鴟龜</w:t>
        </w:r>
        <w:r>
          <w:rPr>
            <w:rFonts w:hint="eastAsia"/>
          </w:rPr>
          <w:t>困在其中，動彈不得。</w:t>
        </w:r>
      </w:ins>
    </w:p>
    <w:p w:rsidR="0078297D" w:rsidRDefault="0078297D" w:rsidP="0078297D">
      <w:pPr>
        <w:pStyle w:val="12"/>
        <w:spacing w:after="240"/>
        <w:ind w:leftChars="0" w:left="0"/>
        <w:rPr>
          <w:ins w:id="16152" w:author="簡新佳" w:date="2019-04-22T12:47:00Z"/>
        </w:rPr>
      </w:pPr>
      <w:ins w:id="16153" w:author="簡新佳" w:date="2019-04-22T12:47:00Z">
        <w:r>
          <w:rPr>
            <w:rFonts w:hint="eastAsia"/>
          </w:rPr>
          <w:t>這還沒完，仙皇施展出五行枷鎖之後，跟著又掐指一捏，</w:t>
        </w:r>
        <w:r w:rsidRPr="003E206B">
          <w:rPr>
            <w:rFonts w:hint="eastAsia"/>
          </w:rPr>
          <w:t>鴟龜</w:t>
        </w:r>
        <w:r>
          <w:rPr>
            <w:rFonts w:hint="eastAsia"/>
          </w:rPr>
          <w:t>四週頓時出現一扇扇的大門。</w:t>
        </w:r>
      </w:ins>
    </w:p>
    <w:p w:rsidR="0078297D" w:rsidRDefault="0078297D" w:rsidP="0078297D">
      <w:pPr>
        <w:pStyle w:val="12"/>
        <w:spacing w:after="240"/>
        <w:ind w:leftChars="0" w:left="0"/>
        <w:rPr>
          <w:ins w:id="16154" w:author="簡新佳" w:date="2019-04-22T12:47:00Z"/>
        </w:rPr>
      </w:pPr>
      <w:ins w:id="16155" w:author="簡新佳" w:date="2019-04-22T12:47:00Z">
        <w:r>
          <w:rPr>
            <w:rFonts w:hint="eastAsia"/>
          </w:rPr>
          <w:t>每一扇門都有數千丈高，百來丈長，厚厚實實，散發出古樸滄桑之意，將</w:t>
        </w:r>
        <w:r w:rsidRPr="003E206B">
          <w:rPr>
            <w:rFonts w:hint="eastAsia"/>
          </w:rPr>
          <w:t>鴟龜</w:t>
        </w:r>
        <w:r>
          <w:rPr>
            <w:rFonts w:hint="eastAsia"/>
          </w:rPr>
          <w:t>團團圍住，形成一個個八卦圖騰，便是攻向仙皇的黑霧也被捲入其中，形成一片黑霧茫茫，遮天蔽日。</w:t>
        </w:r>
      </w:ins>
    </w:p>
    <w:p w:rsidR="0078297D" w:rsidRDefault="0078297D" w:rsidP="0078297D">
      <w:pPr>
        <w:pStyle w:val="12"/>
        <w:spacing w:after="240"/>
        <w:ind w:leftChars="0" w:left="0"/>
        <w:rPr>
          <w:ins w:id="16156" w:author="簡新佳" w:date="2019-04-22T12:47:00Z"/>
        </w:rPr>
      </w:pPr>
      <w:ins w:id="16157" w:author="簡新佳" w:date="2019-04-22T12:47:00Z">
        <w:r>
          <w:rPr>
            <w:rFonts w:hint="eastAsia"/>
          </w:rPr>
          <w:t>饒是</w:t>
        </w:r>
        <w:r w:rsidRPr="003E206B">
          <w:rPr>
            <w:rFonts w:hint="eastAsia"/>
          </w:rPr>
          <w:t>鴟龜</w:t>
        </w:r>
        <w:r>
          <w:rPr>
            <w:rFonts w:hint="eastAsia"/>
          </w:rPr>
          <w:t>神通再大，此時也是臉色數變，首度在這戰之中感覺到一股危機之感。</w:t>
        </w:r>
      </w:ins>
    </w:p>
    <w:p w:rsidR="0078297D" w:rsidRPr="00BD16FF" w:rsidRDefault="0078297D" w:rsidP="0078297D">
      <w:pPr>
        <w:pStyle w:val="12"/>
        <w:spacing w:after="240"/>
        <w:ind w:leftChars="0" w:left="0"/>
        <w:rPr>
          <w:ins w:id="16158" w:author="簡新佳" w:date="2019-04-22T12:47:00Z"/>
        </w:rPr>
      </w:pPr>
      <w:ins w:id="16159" w:author="簡新佳" w:date="2019-04-22T12:47:00Z">
        <w:r>
          <w:rPr>
            <w:rFonts w:hint="eastAsia"/>
          </w:rPr>
          <w:t>尤其是那包圍自己的一扇扇門裡，一股遙遠記憶中才想得起的臭味，若隱若現地</w:t>
        </w:r>
        <w:r>
          <w:rPr>
            <w:rFonts w:hint="eastAsia"/>
          </w:rPr>
          <w:lastRenderedPageBreak/>
          <w:t>飄散了出來，</w:t>
        </w:r>
      </w:ins>
    </w:p>
    <w:p w:rsidR="0078297D" w:rsidRDefault="0078297D" w:rsidP="0078297D">
      <w:pPr>
        <w:pStyle w:val="12"/>
        <w:spacing w:after="240"/>
        <w:ind w:leftChars="0" w:left="0"/>
        <w:rPr>
          <w:ins w:id="16160" w:author="簡新佳" w:date="2019-04-22T12:47:00Z"/>
        </w:rPr>
      </w:pPr>
      <w:ins w:id="16161" w:author="簡新佳" w:date="2019-04-22T12:47:00Z">
        <w:r>
          <w:rPr>
            <w:rFonts w:hint="eastAsia"/>
          </w:rPr>
          <w:t>牠張口一咬，想要將身上的那金鍊子給咬斷，可嘴剛張開，那數百丈粗細大小的木繩便套了過來，像</w:t>
        </w:r>
        <w:r w:rsidRPr="00B514BA">
          <w:rPr>
            <w:rFonts w:hint="eastAsia"/>
          </w:rPr>
          <w:t>馬套</w:t>
        </w:r>
        <w:r>
          <w:rPr>
            <w:rFonts w:hint="eastAsia"/>
          </w:rPr>
          <w:t>一樣將牠大嘴捆著，跟著又纏住了脖子，動彈不得。</w:t>
        </w:r>
      </w:ins>
    </w:p>
    <w:p w:rsidR="0078297D" w:rsidRDefault="0078297D" w:rsidP="0078297D">
      <w:pPr>
        <w:pStyle w:val="12"/>
        <w:spacing w:after="240"/>
        <w:ind w:leftChars="0" w:left="0"/>
        <w:rPr>
          <w:ins w:id="16162" w:author="簡新佳" w:date="2019-04-22T12:47:00Z"/>
        </w:rPr>
      </w:pPr>
      <w:ins w:id="16163" w:author="簡新佳" w:date="2019-04-22T12:47:00Z">
        <w:r>
          <w:rPr>
            <w:rFonts w:hint="eastAsia"/>
          </w:rPr>
          <w:t>牠用力想要將雙爪揮動，可巨大無比的火銬卻又緊緊綁著自己，無法掙脫。</w:t>
        </w:r>
      </w:ins>
    </w:p>
    <w:p w:rsidR="00D02147" w:rsidRDefault="0078297D" w:rsidP="0078297D">
      <w:pPr>
        <w:pStyle w:val="12"/>
        <w:spacing w:after="240"/>
        <w:ind w:leftChars="0" w:left="0"/>
        <w:rPr>
          <w:ins w:id="16164" w:author="Administrator" w:date="2019-04-27T09:53:00Z"/>
        </w:rPr>
      </w:pPr>
      <w:ins w:id="16165" w:author="簡新佳" w:date="2019-04-22T12:47:00Z">
        <w:r>
          <w:rPr>
            <w:rFonts w:hint="eastAsia"/>
          </w:rPr>
          <w:t>即便牠試圖使用術法，但</w:t>
        </w:r>
      </w:ins>
      <w:ins w:id="16166" w:author="Administrator" w:date="2019-04-27T09:52:00Z">
        <w:r w:rsidR="00D02147">
          <w:rPr>
            <w:rFonts w:hint="eastAsia"/>
          </w:rPr>
          <w:t>那些五行枷鎖，卻像是虛幻一樣，燒之不盡，驅之不遠，怎樣也難</w:t>
        </w:r>
      </w:ins>
      <w:ins w:id="16167" w:author="Administrator" w:date="2019-04-27T09:53:00Z">
        <w:r w:rsidR="00D02147">
          <w:rPr>
            <w:rFonts w:hint="eastAsia"/>
          </w:rPr>
          <w:t>以從身上去除開來。</w:t>
        </w:r>
      </w:ins>
    </w:p>
    <w:p w:rsidR="000C237D" w:rsidRDefault="00D02147" w:rsidP="0078297D">
      <w:pPr>
        <w:pStyle w:val="12"/>
        <w:spacing w:after="240"/>
        <w:ind w:leftChars="0" w:left="0"/>
        <w:rPr>
          <w:ins w:id="16168" w:author="Administrator" w:date="2019-04-27T09:55:00Z"/>
        </w:rPr>
      </w:pPr>
      <w:ins w:id="16169" w:author="Administrator" w:date="2019-04-27T09:53:00Z">
        <w:r>
          <w:rPr>
            <w:rFonts w:hint="eastAsia"/>
          </w:rPr>
          <w:t>就在這時，其中一扇門，</w:t>
        </w:r>
      </w:ins>
      <w:ins w:id="16170" w:author="Administrator" w:date="2019-04-27T09:54:00Z">
        <w:r w:rsidR="00387810">
          <w:rPr>
            <w:rFonts w:hint="eastAsia"/>
          </w:rPr>
          <w:t>門上一頭</w:t>
        </w:r>
      </w:ins>
      <w:ins w:id="16171" w:author="Administrator" w:date="2019-04-27T10:31:00Z">
        <w:r w:rsidR="00387810">
          <w:rPr>
            <w:rFonts w:hint="eastAsia"/>
          </w:rPr>
          <w:t>金光燦燦</w:t>
        </w:r>
      </w:ins>
      <w:ins w:id="16172" w:author="Administrator" w:date="2019-04-27T09:54:00Z">
        <w:r w:rsidR="009038B7">
          <w:rPr>
            <w:rFonts w:hint="eastAsia"/>
          </w:rPr>
          <w:t>的獸臉，</w:t>
        </w:r>
      </w:ins>
      <w:ins w:id="16173" w:author="Administrator" w:date="2019-04-27T10:32:00Z">
        <w:r w:rsidR="00387810">
          <w:rPr>
            <w:rFonts w:hint="eastAsia"/>
          </w:rPr>
          <w:t>原本緊閉的雙眼，微微</w:t>
        </w:r>
      </w:ins>
      <w:ins w:id="16174" w:author="Administrator" w:date="2019-04-27T09:54:00Z">
        <w:r w:rsidR="00387810">
          <w:rPr>
            <w:rFonts w:hint="eastAsia"/>
          </w:rPr>
          <w:t>張開</w:t>
        </w:r>
        <w:r w:rsidR="009038B7">
          <w:rPr>
            <w:rFonts w:hint="eastAsia"/>
          </w:rPr>
          <w:t>，嘶吼</w:t>
        </w:r>
      </w:ins>
      <w:ins w:id="16175" w:author="Administrator" w:date="2019-04-27T09:55:00Z">
        <w:r w:rsidR="009038B7">
          <w:rPr>
            <w:rFonts w:hint="eastAsia"/>
          </w:rPr>
          <w:t>一聲，</w:t>
        </w:r>
      </w:ins>
      <w:ins w:id="16176" w:author="Administrator" w:date="2019-04-27T10:32:00Z">
        <w:r w:rsidR="00387810">
          <w:rPr>
            <w:rFonts w:hint="eastAsia"/>
          </w:rPr>
          <w:t>一道</w:t>
        </w:r>
        <w:r w:rsidR="000C237D">
          <w:rPr>
            <w:rFonts w:hint="eastAsia"/>
          </w:rPr>
          <w:t>百丈長的金芒之氣</w:t>
        </w:r>
      </w:ins>
      <w:ins w:id="16177" w:author="Administrator" w:date="2019-04-27T10:33:00Z">
        <w:r w:rsidR="000C237D">
          <w:rPr>
            <w:rFonts w:hint="eastAsia"/>
          </w:rPr>
          <w:t>，如銳劍一般往</w:t>
        </w:r>
        <w:r w:rsidR="000C237D" w:rsidRPr="003E206B">
          <w:rPr>
            <w:rFonts w:hint="eastAsia"/>
          </w:rPr>
          <w:t>鴟龜</w:t>
        </w:r>
        <w:r w:rsidR="000C237D">
          <w:rPr>
            <w:rFonts w:hint="eastAsia"/>
          </w:rPr>
          <w:t>刺去。</w:t>
        </w:r>
      </w:ins>
    </w:p>
    <w:p w:rsidR="009038B7" w:rsidRDefault="009038B7" w:rsidP="0078297D">
      <w:pPr>
        <w:pStyle w:val="12"/>
        <w:spacing w:after="240"/>
        <w:ind w:leftChars="0" w:left="0"/>
        <w:rPr>
          <w:ins w:id="16178" w:author="Administrator" w:date="2019-04-27T10:33:00Z"/>
        </w:rPr>
      </w:pPr>
      <w:ins w:id="16179" w:author="Administrator" w:date="2019-04-27T09:55:00Z">
        <w:r>
          <w:rPr>
            <w:rFonts w:hint="eastAsia"/>
          </w:rPr>
          <w:t>「</w:t>
        </w:r>
      </w:ins>
      <w:ins w:id="16180" w:author="Administrator" w:date="2019-04-27T10:33:00Z">
        <w:r w:rsidR="000C237D">
          <w:rPr>
            <w:rFonts w:hint="eastAsia"/>
          </w:rPr>
          <w:t>開</w:t>
        </w:r>
      </w:ins>
      <w:ins w:id="16181" w:author="Administrator" w:date="2019-04-27T20:35:00Z">
        <w:r w:rsidR="002D221E">
          <w:rPr>
            <w:rFonts w:hint="eastAsia"/>
          </w:rPr>
          <w:t>、</w:t>
        </w:r>
      </w:ins>
      <w:ins w:id="16182" w:author="Administrator" w:date="2019-04-27T11:29:00Z">
        <w:r w:rsidR="00B53EC0">
          <w:rPr>
            <w:rFonts w:hint="eastAsia"/>
          </w:rPr>
          <w:t>門</w:t>
        </w:r>
      </w:ins>
      <w:ins w:id="16183" w:author="Administrator" w:date="2019-04-27T10:33:00Z">
        <w:r w:rsidR="000C237D">
          <w:rPr>
            <w:rFonts w:hint="eastAsia"/>
          </w:rPr>
          <w:t>！」</w:t>
        </w:r>
      </w:ins>
    </w:p>
    <w:p w:rsidR="000C237D" w:rsidRDefault="000C237D" w:rsidP="0078297D">
      <w:pPr>
        <w:pStyle w:val="12"/>
        <w:spacing w:after="240"/>
        <w:ind w:leftChars="0" w:left="0"/>
        <w:rPr>
          <w:ins w:id="16184" w:author="Administrator" w:date="2019-04-27T10:50:00Z"/>
        </w:rPr>
      </w:pPr>
      <w:ins w:id="16185" w:author="Administrator" w:date="2019-04-27T10:34:00Z">
        <w:r w:rsidRPr="003E206B">
          <w:rPr>
            <w:rFonts w:hint="eastAsia"/>
          </w:rPr>
          <w:t>鴟龜</w:t>
        </w:r>
        <w:r>
          <w:rPr>
            <w:rFonts w:hint="eastAsia"/>
          </w:rPr>
          <w:t>瞳孔一縮，這金芒之劍比起之前好幾次的</w:t>
        </w:r>
      </w:ins>
      <w:ins w:id="16186" w:author="Administrator" w:date="2019-04-27T10:35:00Z">
        <w:r>
          <w:rPr>
            <w:rFonts w:hint="eastAsia"/>
          </w:rPr>
          <w:t>利劍都還要來的細小，可</w:t>
        </w:r>
      </w:ins>
      <w:ins w:id="16187" w:author="Administrator" w:date="2019-04-27T10:36:00Z">
        <w:r w:rsidR="00C04ECA">
          <w:rPr>
            <w:rFonts w:hint="eastAsia"/>
          </w:rPr>
          <w:t>散發出來的危機感卻是前所未有</w:t>
        </w:r>
      </w:ins>
      <w:ins w:id="16188" w:author="Administrator" w:date="2019-04-27T10:50:00Z">
        <w:r w:rsidR="00460B9A">
          <w:rPr>
            <w:rFonts w:hint="eastAsia"/>
          </w:rPr>
          <w:t>！</w:t>
        </w:r>
      </w:ins>
    </w:p>
    <w:p w:rsidR="00460B9A" w:rsidRDefault="00B53EC0" w:rsidP="0078297D">
      <w:pPr>
        <w:pStyle w:val="12"/>
        <w:spacing w:after="240"/>
        <w:ind w:leftChars="0" w:left="0"/>
        <w:rPr>
          <w:ins w:id="16189" w:author="Administrator" w:date="2019-04-27T11:24:00Z"/>
        </w:rPr>
      </w:pPr>
      <w:ins w:id="16190" w:author="Administrator" w:date="2019-04-27T11:25:00Z">
        <w:r>
          <w:rPr>
            <w:rFonts w:hint="eastAsia"/>
          </w:rPr>
          <w:t>牠</w:t>
        </w:r>
      </w:ins>
      <w:ins w:id="16191" w:author="Administrator" w:date="2019-04-27T10:50:00Z">
        <w:r w:rsidR="00460B9A">
          <w:rPr>
            <w:rFonts w:hint="eastAsia"/>
          </w:rPr>
          <w:t>張口一</w:t>
        </w:r>
      </w:ins>
      <w:ins w:id="16192" w:author="Administrator" w:date="2019-04-27T10:51:00Z">
        <w:r w:rsidR="00460B9A">
          <w:rPr>
            <w:rFonts w:hint="eastAsia"/>
          </w:rPr>
          <w:t>吐，一條</w:t>
        </w:r>
      </w:ins>
      <w:ins w:id="16193" w:author="Administrator" w:date="2019-04-27T11:10:00Z">
        <w:r w:rsidR="00C252E5">
          <w:rPr>
            <w:rFonts w:hint="eastAsia"/>
          </w:rPr>
          <w:t>腥臭難聞，</w:t>
        </w:r>
      </w:ins>
      <w:ins w:id="16194" w:author="Administrator" w:date="2019-04-27T11:24:00Z">
        <w:r w:rsidR="00C252E5">
          <w:rPr>
            <w:rFonts w:hint="eastAsia"/>
          </w:rPr>
          <w:t>前端分</w:t>
        </w:r>
        <w:r>
          <w:rPr>
            <w:rFonts w:hint="eastAsia"/>
          </w:rPr>
          <w:t>岔成三截的</w:t>
        </w:r>
      </w:ins>
      <w:ins w:id="16195" w:author="Administrator" w:date="2019-04-27T11:11:00Z">
        <w:r w:rsidR="00C252E5">
          <w:rPr>
            <w:rFonts w:hint="eastAsia"/>
          </w:rPr>
          <w:t>長舌瞬間</w:t>
        </w:r>
      </w:ins>
      <w:ins w:id="16196" w:author="Administrator" w:date="2019-04-27T11:24:00Z">
        <w:r>
          <w:rPr>
            <w:rFonts w:hint="eastAsia"/>
          </w:rPr>
          <w:t>如靈蛇出洞似的往那金芒之劍打去！</w:t>
        </w:r>
      </w:ins>
    </w:p>
    <w:p w:rsidR="00B53EC0" w:rsidRDefault="00B53EC0" w:rsidP="0078297D">
      <w:pPr>
        <w:pStyle w:val="12"/>
        <w:spacing w:after="240"/>
        <w:ind w:leftChars="0" w:left="0"/>
        <w:rPr>
          <w:ins w:id="16197" w:author="Administrator" w:date="2019-04-27T11:27:00Z"/>
        </w:rPr>
      </w:pPr>
      <w:ins w:id="16198" w:author="Administrator" w:date="2019-04-27T11:25:00Z">
        <w:r>
          <w:rPr>
            <w:rFonts w:hint="eastAsia"/>
          </w:rPr>
          <w:t>此乃是</w:t>
        </w:r>
        <w:r w:rsidRPr="003E206B">
          <w:rPr>
            <w:rFonts w:hint="eastAsia"/>
          </w:rPr>
          <w:t>鴟龜</w:t>
        </w:r>
      </w:ins>
      <w:ins w:id="16199" w:author="Administrator" w:date="2019-04-27T11:26:00Z">
        <w:r w:rsidR="002D221E">
          <w:rPr>
            <w:rFonts w:hint="eastAsia"/>
          </w:rPr>
          <w:t>引以為仗的武器之一，其</w:t>
        </w:r>
        <w:r>
          <w:rPr>
            <w:rFonts w:hint="eastAsia"/>
          </w:rPr>
          <w:t>舌</w:t>
        </w:r>
      </w:ins>
      <w:ins w:id="16200" w:author="Administrator" w:date="2019-04-27T20:37:00Z">
        <w:r w:rsidR="002D221E">
          <w:rPr>
            <w:rFonts w:hint="eastAsia"/>
          </w:rPr>
          <w:t>頭</w:t>
        </w:r>
      </w:ins>
      <w:ins w:id="16201" w:author="Administrator" w:date="2019-04-27T11:26:00Z">
        <w:r>
          <w:rPr>
            <w:rFonts w:hint="eastAsia"/>
          </w:rPr>
          <w:t>不但堅韌無比，更兼具有腐</w:t>
        </w:r>
      </w:ins>
      <w:ins w:id="16202" w:author="Administrator" w:date="2019-04-27T11:27:00Z">
        <w:r>
          <w:rPr>
            <w:rFonts w:hint="eastAsia"/>
          </w:rPr>
          <w:t>蝕酸液，普通靈寶</w:t>
        </w:r>
      </w:ins>
      <w:ins w:id="16203" w:author="Administrator" w:date="2019-04-27T20:37:00Z">
        <w:r w:rsidR="002D221E">
          <w:rPr>
            <w:rFonts w:hint="eastAsia"/>
          </w:rPr>
          <w:t>只要</w:t>
        </w:r>
      </w:ins>
      <w:ins w:id="16204" w:author="Administrator" w:date="2019-04-27T11:27:00Z">
        <w:r w:rsidR="002D221E">
          <w:rPr>
            <w:rFonts w:hint="eastAsia"/>
          </w:rPr>
          <w:t>碰上了，</w:t>
        </w:r>
      </w:ins>
      <w:ins w:id="16205" w:author="Administrator" w:date="2019-04-27T20:37:00Z">
        <w:r w:rsidR="002D221E">
          <w:rPr>
            <w:rFonts w:hint="eastAsia"/>
          </w:rPr>
          <w:t>都</w:t>
        </w:r>
      </w:ins>
      <w:ins w:id="16206" w:author="Administrator" w:date="2019-04-27T11:27:00Z">
        <w:r>
          <w:rPr>
            <w:rFonts w:hint="eastAsia"/>
          </w:rPr>
          <w:t>會被其捆住瞬間融化殆盡。</w:t>
        </w:r>
      </w:ins>
    </w:p>
    <w:p w:rsidR="00B53EC0" w:rsidRDefault="00B53EC0" w:rsidP="0078297D">
      <w:pPr>
        <w:pStyle w:val="12"/>
        <w:spacing w:after="240"/>
        <w:ind w:leftChars="0" w:left="0"/>
        <w:rPr>
          <w:ins w:id="16207" w:author="Administrator" w:date="2019-04-27T11:30:00Z"/>
        </w:rPr>
      </w:pPr>
      <w:ins w:id="16208" w:author="Administrator" w:date="2019-04-27T11:27:00Z">
        <w:r>
          <w:rPr>
            <w:rFonts w:hint="eastAsia"/>
          </w:rPr>
          <w:t>可</w:t>
        </w:r>
      </w:ins>
      <w:ins w:id="16209" w:author="Administrator" w:date="2019-04-27T11:28:00Z">
        <w:r>
          <w:rPr>
            <w:rFonts w:hint="eastAsia"/>
          </w:rPr>
          <w:t>那金芒之劍刁鑽無比，在</w:t>
        </w:r>
        <w:r w:rsidRPr="003E206B">
          <w:rPr>
            <w:rFonts w:hint="eastAsia"/>
          </w:rPr>
          <w:t>鴟龜</w:t>
        </w:r>
        <w:r w:rsidR="002D221E">
          <w:rPr>
            <w:rFonts w:hint="eastAsia"/>
          </w:rPr>
          <w:t>長舌捲來之際，已早一步</w:t>
        </w:r>
      </w:ins>
      <w:ins w:id="16210" w:author="Administrator" w:date="2019-04-27T20:37:00Z">
        <w:r w:rsidR="002D221E">
          <w:rPr>
            <w:rFonts w:hint="eastAsia"/>
          </w:rPr>
          <w:t>從</w:t>
        </w:r>
      </w:ins>
      <w:ins w:id="16211" w:author="Administrator" w:date="2019-04-27T11:28:00Z">
        <w:r>
          <w:rPr>
            <w:rFonts w:hint="eastAsia"/>
          </w:rPr>
          <w:t>另一個方向</w:t>
        </w:r>
      </w:ins>
      <w:ins w:id="16212" w:author="Administrator" w:date="2019-04-27T11:29:00Z">
        <w:r>
          <w:rPr>
            <w:rFonts w:hint="eastAsia"/>
          </w:rPr>
          <w:t>狠狠往舌上刺去，其</w:t>
        </w:r>
      </w:ins>
      <w:ins w:id="16213" w:author="Administrator" w:date="2019-04-27T20:37:00Z">
        <w:r w:rsidR="002D221E">
          <w:rPr>
            <w:rFonts w:hint="eastAsia"/>
          </w:rPr>
          <w:t>勢</w:t>
        </w:r>
      </w:ins>
      <w:ins w:id="16214" w:author="Administrator" w:date="2019-04-27T11:29:00Z">
        <w:r w:rsidR="009931C5">
          <w:rPr>
            <w:rFonts w:hint="eastAsia"/>
          </w:rPr>
          <w:t>銳不可</w:t>
        </w:r>
      </w:ins>
      <w:ins w:id="16215" w:author="Administrator" w:date="2019-04-27T11:47:00Z">
        <w:r w:rsidR="009931C5">
          <w:rPr>
            <w:rFonts w:hint="eastAsia"/>
          </w:rPr>
          <w:t>擋</w:t>
        </w:r>
      </w:ins>
      <w:ins w:id="16216" w:author="Administrator" w:date="2019-04-27T11:29:00Z">
        <w:r w:rsidR="002D221E">
          <w:rPr>
            <w:rFonts w:hint="eastAsia"/>
          </w:rPr>
          <w:t>，便是那長舌也被戳</w:t>
        </w:r>
      </w:ins>
      <w:ins w:id="16217" w:author="Administrator" w:date="2019-04-27T20:37:00Z">
        <w:r w:rsidR="002D221E">
          <w:rPr>
            <w:rFonts w:hint="eastAsia"/>
          </w:rPr>
          <w:t>出</w:t>
        </w:r>
      </w:ins>
      <w:ins w:id="16218" w:author="Administrator" w:date="2019-04-27T11:29:00Z">
        <w:r>
          <w:rPr>
            <w:rFonts w:hint="eastAsia"/>
          </w:rPr>
          <w:t>個洞，跟著穿透而過，</w:t>
        </w:r>
      </w:ins>
      <w:ins w:id="16219" w:author="Administrator" w:date="2019-04-27T11:30:00Z">
        <w:r>
          <w:rPr>
            <w:rFonts w:hint="eastAsia"/>
          </w:rPr>
          <w:t>往另一方向迴旋疾馳而過。</w:t>
        </w:r>
      </w:ins>
    </w:p>
    <w:p w:rsidR="00B53EC0" w:rsidRDefault="00B53EC0" w:rsidP="0078297D">
      <w:pPr>
        <w:pStyle w:val="12"/>
        <w:spacing w:after="240"/>
        <w:ind w:leftChars="0" w:left="0"/>
        <w:rPr>
          <w:ins w:id="16220" w:author="Administrator" w:date="2019-04-27T11:33:00Z"/>
        </w:rPr>
      </w:pPr>
      <w:ins w:id="16221" w:author="Administrator" w:date="2019-04-27T11:30:00Z">
        <w:r>
          <w:rPr>
            <w:rFonts w:hint="eastAsia"/>
          </w:rPr>
          <w:t>「嚎</w:t>
        </w:r>
        <w:r>
          <w:rPr>
            <w:rFonts w:hint="eastAsia"/>
          </w:rPr>
          <w:t>~~~</w:t>
        </w:r>
        <w:r>
          <w:rPr>
            <w:rFonts w:hint="eastAsia"/>
          </w:rPr>
          <w:t>！」</w:t>
        </w:r>
        <w:r w:rsidRPr="003E206B">
          <w:rPr>
            <w:rFonts w:hint="eastAsia"/>
          </w:rPr>
          <w:t>鴟龜</w:t>
        </w:r>
      </w:ins>
      <w:ins w:id="16222" w:author="Administrator" w:date="2019-04-27T11:31:00Z">
        <w:r>
          <w:rPr>
            <w:rFonts w:hint="eastAsia"/>
          </w:rPr>
          <w:t>痛得大叫一聲，牠沒料到這金芒之劍居然如此鋒利，居然連自己的舌頭也</w:t>
        </w:r>
      </w:ins>
      <w:ins w:id="16223" w:author="Administrator" w:date="2019-04-27T11:32:00Z">
        <w:r>
          <w:rPr>
            <w:rFonts w:hint="eastAsia"/>
          </w:rPr>
          <w:t>能刺穿，吃了</w:t>
        </w:r>
      </w:ins>
      <w:ins w:id="16224" w:author="Administrator" w:date="2019-04-27T11:37:00Z">
        <w:r w:rsidR="00C228BF">
          <w:rPr>
            <w:rFonts w:hint="eastAsia"/>
          </w:rPr>
          <w:t>大虧</w:t>
        </w:r>
      </w:ins>
      <w:ins w:id="16225" w:author="Administrator" w:date="2019-04-27T11:32:00Z">
        <w:r>
          <w:rPr>
            <w:rFonts w:hint="eastAsia"/>
          </w:rPr>
          <w:t>連忙</w:t>
        </w:r>
      </w:ins>
      <w:ins w:id="16226" w:author="Administrator" w:date="2019-04-27T11:37:00Z">
        <w:r w:rsidR="00C228BF">
          <w:rPr>
            <w:rFonts w:hint="eastAsia"/>
          </w:rPr>
          <w:t>將舌頭</w:t>
        </w:r>
      </w:ins>
      <w:ins w:id="16227" w:author="Administrator" w:date="2019-04-27T11:32:00Z">
        <w:r>
          <w:rPr>
            <w:rFonts w:hint="eastAsia"/>
          </w:rPr>
          <w:t>縮</w:t>
        </w:r>
      </w:ins>
      <w:ins w:id="16228" w:author="Administrator" w:date="2019-04-27T11:33:00Z">
        <w:r>
          <w:rPr>
            <w:rFonts w:hint="eastAsia"/>
          </w:rPr>
          <w:t>了</w:t>
        </w:r>
      </w:ins>
      <w:ins w:id="16229" w:author="Administrator" w:date="2019-04-27T11:32:00Z">
        <w:r>
          <w:rPr>
            <w:rFonts w:hint="eastAsia"/>
          </w:rPr>
          <w:t>回來，這才免於</w:t>
        </w:r>
      </w:ins>
      <w:ins w:id="16230" w:author="Administrator" w:date="2019-04-27T11:38:00Z">
        <w:r w:rsidR="00C228BF">
          <w:rPr>
            <w:rFonts w:hint="eastAsia"/>
          </w:rPr>
          <w:t>在</w:t>
        </w:r>
      </w:ins>
      <w:ins w:id="16231" w:author="Administrator" w:date="2019-04-27T11:33:00Z">
        <w:r>
          <w:rPr>
            <w:rFonts w:hint="eastAsia"/>
          </w:rPr>
          <w:t>舌上</w:t>
        </w:r>
      </w:ins>
      <w:ins w:id="16232" w:author="Administrator" w:date="2019-04-27T11:34:00Z">
        <w:r>
          <w:rPr>
            <w:rFonts w:hint="eastAsia"/>
          </w:rPr>
          <w:t>再</w:t>
        </w:r>
      </w:ins>
      <w:ins w:id="16233" w:author="Administrator" w:date="2019-04-27T11:33:00Z">
        <w:r>
          <w:rPr>
            <w:rFonts w:hint="eastAsia"/>
          </w:rPr>
          <w:t>多出一個洞來。</w:t>
        </w:r>
      </w:ins>
    </w:p>
    <w:p w:rsidR="00B53EC0" w:rsidRDefault="00B53EC0" w:rsidP="0078297D">
      <w:pPr>
        <w:pStyle w:val="12"/>
        <w:spacing w:after="240"/>
        <w:ind w:leftChars="0" w:left="0"/>
        <w:rPr>
          <w:ins w:id="16234" w:author="Administrator" w:date="2019-04-27T11:35:00Z"/>
        </w:rPr>
      </w:pPr>
      <w:ins w:id="16235" w:author="Administrator" w:date="2019-04-27T11:34:00Z">
        <w:r>
          <w:rPr>
            <w:rFonts w:hint="eastAsia"/>
          </w:rPr>
          <w:t>可那金芒之劍得勢不饒龜，</w:t>
        </w:r>
      </w:ins>
      <w:ins w:id="16236" w:author="Administrator" w:date="2019-04-27T11:35:00Z">
        <w:r w:rsidR="00C228BF">
          <w:rPr>
            <w:rFonts w:hint="eastAsia"/>
          </w:rPr>
          <w:t>見舌頭消失，竟繼續往</w:t>
        </w:r>
        <w:r w:rsidR="00C228BF" w:rsidRPr="003E206B">
          <w:rPr>
            <w:rFonts w:hint="eastAsia"/>
          </w:rPr>
          <w:t>鴟龜</w:t>
        </w:r>
        <w:r w:rsidR="00C228BF">
          <w:rPr>
            <w:rFonts w:hint="eastAsia"/>
          </w:rPr>
          <w:t>本體追去。</w:t>
        </w:r>
      </w:ins>
    </w:p>
    <w:p w:rsidR="00C228BF" w:rsidRDefault="00C228BF" w:rsidP="0078297D">
      <w:pPr>
        <w:pStyle w:val="12"/>
        <w:spacing w:after="240"/>
        <w:ind w:leftChars="0" w:left="0"/>
        <w:rPr>
          <w:ins w:id="16237" w:author="Administrator" w:date="2019-04-27T11:48:00Z"/>
        </w:rPr>
      </w:pPr>
      <w:ins w:id="16238" w:author="Administrator" w:date="2019-04-27T11:38:00Z">
        <w:r w:rsidRPr="003E206B">
          <w:rPr>
            <w:rFonts w:hint="eastAsia"/>
          </w:rPr>
          <w:t>鴟龜</w:t>
        </w:r>
        <w:r>
          <w:rPr>
            <w:rFonts w:hint="eastAsia"/>
          </w:rPr>
          <w:t>又氣又怒，牠被五行枷鎖困住，這</w:t>
        </w:r>
      </w:ins>
      <w:ins w:id="16239" w:author="Administrator" w:date="2019-04-27T11:39:00Z">
        <w:r>
          <w:rPr>
            <w:rFonts w:hint="eastAsia"/>
          </w:rPr>
          <w:t>金劍又來勢洶洶，不得已之下，</w:t>
        </w:r>
      </w:ins>
      <w:ins w:id="16240" w:author="Administrator" w:date="2019-04-27T11:43:00Z">
        <w:r>
          <w:rPr>
            <w:rFonts w:hint="eastAsia"/>
          </w:rPr>
          <w:t>無奈地</w:t>
        </w:r>
      </w:ins>
      <w:ins w:id="16241" w:author="Administrator" w:date="2019-04-27T11:44:00Z">
        <w:r>
          <w:rPr>
            <w:rFonts w:hint="eastAsia"/>
          </w:rPr>
          <w:t>大吼</w:t>
        </w:r>
      </w:ins>
      <w:ins w:id="16242" w:author="Administrator" w:date="2019-04-27T11:43:00Z">
        <w:r>
          <w:rPr>
            <w:rFonts w:hint="eastAsia"/>
          </w:rPr>
          <w:t>一聲，</w:t>
        </w:r>
      </w:ins>
      <w:ins w:id="16243" w:author="Administrator" w:date="2019-04-27T11:44:00Z">
        <w:r>
          <w:rPr>
            <w:rFonts w:hint="eastAsia"/>
          </w:rPr>
          <w:t>其臉上</w:t>
        </w:r>
      </w:ins>
      <w:ins w:id="16244" w:author="Administrator" w:date="2019-04-27T11:45:00Z">
        <w:r>
          <w:rPr>
            <w:rFonts w:hint="eastAsia"/>
          </w:rPr>
          <w:t>原本長有的無數毛羽，</w:t>
        </w:r>
      </w:ins>
      <w:ins w:id="16245" w:author="Administrator" w:date="2019-04-27T11:46:00Z">
        <w:r w:rsidR="009931C5">
          <w:rPr>
            <w:rFonts w:hint="eastAsia"/>
          </w:rPr>
          <w:t>紛紛脫離往前疾射，如一把把</w:t>
        </w:r>
      </w:ins>
      <w:ins w:id="16246" w:author="Administrator" w:date="2019-04-27T11:47:00Z">
        <w:r w:rsidR="009931C5">
          <w:rPr>
            <w:rFonts w:hint="eastAsia"/>
          </w:rPr>
          <w:t>銳利無比的</w:t>
        </w:r>
      </w:ins>
      <w:ins w:id="16247" w:author="Administrator" w:date="2019-04-27T11:52:00Z">
        <w:r w:rsidR="009931C5">
          <w:rPr>
            <w:rFonts w:hint="eastAsia"/>
          </w:rPr>
          <w:t>箭矢</w:t>
        </w:r>
      </w:ins>
      <w:ins w:id="16248" w:author="Administrator" w:date="2019-04-27T11:48:00Z">
        <w:r w:rsidR="009931C5">
          <w:rPr>
            <w:rFonts w:hint="eastAsia"/>
          </w:rPr>
          <w:t>，與那金芒碰撞在一起。</w:t>
        </w:r>
      </w:ins>
    </w:p>
    <w:p w:rsidR="009931C5" w:rsidRDefault="009931C5" w:rsidP="0078297D">
      <w:pPr>
        <w:pStyle w:val="12"/>
        <w:spacing w:after="240"/>
        <w:ind w:leftChars="0" w:left="0"/>
        <w:rPr>
          <w:ins w:id="16249" w:author="Administrator" w:date="2019-04-27T11:58:00Z"/>
        </w:rPr>
      </w:pPr>
      <w:ins w:id="16250" w:author="Administrator" w:date="2019-04-27T11:48:00Z">
        <w:r>
          <w:rPr>
            <w:rFonts w:hint="eastAsia"/>
          </w:rPr>
          <w:t>鏗</w:t>
        </w:r>
      </w:ins>
      <w:ins w:id="16251" w:author="Administrator" w:date="2019-04-27T11:49:00Z">
        <w:r>
          <w:rPr>
            <w:rFonts w:hint="eastAsia"/>
          </w:rPr>
          <w:t>鏗鏘鏘之聲震耳不絕，那金芒之劍</w:t>
        </w:r>
      </w:ins>
      <w:ins w:id="16252" w:author="Administrator" w:date="2019-04-27T11:50:00Z">
        <w:r>
          <w:rPr>
            <w:rFonts w:hint="eastAsia"/>
          </w:rPr>
          <w:t>雖然鋒利，可</w:t>
        </w:r>
      </w:ins>
      <w:ins w:id="16253" w:author="Administrator" w:date="2019-04-27T11:53:00Z">
        <w:r>
          <w:rPr>
            <w:rFonts w:hint="eastAsia"/>
          </w:rPr>
          <w:t>箭</w:t>
        </w:r>
      </w:ins>
      <w:ins w:id="16254" w:author="Administrator" w:date="2019-04-27T11:50:00Z">
        <w:r>
          <w:rPr>
            <w:rFonts w:hint="eastAsia"/>
          </w:rPr>
          <w:t>羽</w:t>
        </w:r>
      </w:ins>
      <w:ins w:id="16255" w:author="Administrator" w:date="2019-04-27T11:51:00Z">
        <w:r>
          <w:rPr>
            <w:rFonts w:hint="eastAsia"/>
          </w:rPr>
          <w:t>實在太多，每</w:t>
        </w:r>
      </w:ins>
      <w:ins w:id="16256" w:author="Administrator" w:date="2019-04-27T11:52:00Z">
        <w:r>
          <w:rPr>
            <w:rFonts w:hint="eastAsia"/>
          </w:rPr>
          <w:t>擊落一隻羽毛</w:t>
        </w:r>
      </w:ins>
      <w:ins w:id="16257" w:author="Administrator" w:date="2019-04-27T11:54:00Z">
        <w:r>
          <w:rPr>
            <w:rFonts w:hint="eastAsia"/>
          </w:rPr>
          <w:t>，金芒便消弱一分，最後</w:t>
        </w:r>
      </w:ins>
      <w:ins w:id="16258" w:author="Administrator" w:date="2019-04-27T11:55:00Z">
        <w:r>
          <w:rPr>
            <w:rFonts w:hint="eastAsia"/>
          </w:rPr>
          <w:t>刺到</w:t>
        </w:r>
        <w:r w:rsidRPr="003E206B">
          <w:rPr>
            <w:rFonts w:hint="eastAsia"/>
          </w:rPr>
          <w:t>鴟龜</w:t>
        </w:r>
        <w:r>
          <w:rPr>
            <w:rFonts w:hint="eastAsia"/>
          </w:rPr>
          <w:t>身上之時，早已無當初的氣勢，</w:t>
        </w:r>
      </w:ins>
      <w:ins w:id="16259" w:author="Administrator" w:date="2019-04-27T11:56:00Z">
        <w:r w:rsidR="000D786D">
          <w:rPr>
            <w:rFonts w:hint="eastAsia"/>
          </w:rPr>
          <w:t>連其護身氣</w:t>
        </w:r>
      </w:ins>
      <w:ins w:id="16260" w:author="Administrator" w:date="2019-04-27T11:57:00Z">
        <w:r w:rsidR="000D786D">
          <w:rPr>
            <w:rFonts w:hint="eastAsia"/>
          </w:rPr>
          <w:t>勁都</w:t>
        </w:r>
      </w:ins>
      <w:ins w:id="16261" w:author="Administrator" w:date="2019-04-27T11:58:00Z">
        <w:r w:rsidR="000D786D">
          <w:rPr>
            <w:rFonts w:hint="eastAsia"/>
          </w:rPr>
          <w:t>破不開來。</w:t>
        </w:r>
      </w:ins>
    </w:p>
    <w:p w:rsidR="000D786D" w:rsidRDefault="00BF76D4" w:rsidP="0078297D">
      <w:pPr>
        <w:pStyle w:val="12"/>
        <w:spacing w:after="240"/>
        <w:ind w:leftChars="0" w:left="0"/>
        <w:rPr>
          <w:ins w:id="16262" w:author="Administrator" w:date="2019-04-27T21:21:00Z"/>
        </w:rPr>
      </w:pPr>
      <w:ins w:id="16263" w:author="Administrator" w:date="2019-04-27T12:16:00Z">
        <w:r>
          <w:rPr>
            <w:rFonts w:hint="eastAsia"/>
          </w:rPr>
          <w:t>仙皇對此並不意外，他</w:t>
        </w:r>
      </w:ins>
      <w:ins w:id="16264" w:author="Administrator" w:date="2019-04-27T12:19:00Z">
        <w:r>
          <w:rPr>
            <w:rFonts w:hint="eastAsia"/>
          </w:rPr>
          <w:t>手中的掐訣沒有停過，沒多久，另一扇門，其</w:t>
        </w:r>
      </w:ins>
      <w:ins w:id="16265" w:author="Administrator" w:date="2019-04-27T12:20:00Z">
        <w:r>
          <w:rPr>
            <w:rFonts w:hint="eastAsia"/>
          </w:rPr>
          <w:t>上雷光</w:t>
        </w:r>
      </w:ins>
      <w:ins w:id="16266" w:author="Administrator" w:date="2019-04-27T23:42:00Z">
        <w:r w:rsidR="008A29C5">
          <w:rPr>
            <w:rFonts w:hint="eastAsia"/>
          </w:rPr>
          <w:t>不斷</w:t>
        </w:r>
      </w:ins>
      <w:ins w:id="16267" w:author="Administrator" w:date="2019-04-27T12:20:00Z">
        <w:r>
          <w:rPr>
            <w:rFonts w:hint="eastAsia"/>
          </w:rPr>
          <w:lastRenderedPageBreak/>
          <w:t>交錯，</w:t>
        </w:r>
      </w:ins>
      <w:ins w:id="16268" w:author="Administrator" w:date="2019-04-27T21:21:00Z">
        <w:r w:rsidR="009A50D4">
          <w:rPr>
            <w:rFonts w:hint="eastAsia"/>
          </w:rPr>
          <w:t>呀一聲，也打了開來。</w:t>
        </w:r>
      </w:ins>
    </w:p>
    <w:p w:rsidR="009A50D4" w:rsidRDefault="008A29C5" w:rsidP="0078297D">
      <w:pPr>
        <w:pStyle w:val="12"/>
        <w:spacing w:after="240"/>
        <w:ind w:leftChars="0" w:left="0"/>
        <w:rPr>
          <w:ins w:id="16269" w:author="Administrator" w:date="2019-04-27T23:45:00Z"/>
        </w:rPr>
      </w:pPr>
      <w:ins w:id="16270" w:author="Administrator" w:date="2019-04-27T23:44:00Z">
        <w:r w:rsidRPr="003E206B">
          <w:rPr>
            <w:rFonts w:hint="eastAsia"/>
          </w:rPr>
          <w:t>鴟龜</w:t>
        </w:r>
        <w:r>
          <w:rPr>
            <w:rFonts w:hint="eastAsia"/>
          </w:rPr>
          <w:t>才剛將那金芒之劍給化解，還來不及喘口氣，就</w:t>
        </w:r>
      </w:ins>
      <w:ins w:id="16271" w:author="Administrator" w:date="2019-04-27T23:45:00Z">
        <w:r>
          <w:rPr>
            <w:rFonts w:hint="eastAsia"/>
          </w:rPr>
          <w:t>感受到旁邊另一道危機出現。</w:t>
        </w:r>
      </w:ins>
    </w:p>
    <w:p w:rsidR="008A29C5" w:rsidRDefault="008A29C5" w:rsidP="0078297D">
      <w:pPr>
        <w:pStyle w:val="12"/>
        <w:spacing w:after="240"/>
        <w:ind w:leftChars="0" w:left="0"/>
        <w:rPr>
          <w:ins w:id="16272" w:author="Administrator" w:date="2019-04-28T00:00:00Z"/>
        </w:rPr>
      </w:pPr>
      <w:ins w:id="16273" w:author="Administrator" w:date="2019-04-27T23:45:00Z">
        <w:r>
          <w:rPr>
            <w:rFonts w:hint="eastAsia"/>
          </w:rPr>
          <w:t>轉過頭去，</w:t>
        </w:r>
      </w:ins>
      <w:ins w:id="16274" w:author="Administrator" w:date="2019-04-27T23:46:00Z">
        <w:r>
          <w:rPr>
            <w:rFonts w:hint="eastAsia"/>
          </w:rPr>
          <w:t>只見一朵黑色烏雲，</w:t>
        </w:r>
      </w:ins>
      <w:ins w:id="16275" w:author="Administrator" w:date="2019-04-27T23:47:00Z">
        <w:r>
          <w:rPr>
            <w:rFonts w:hint="eastAsia"/>
          </w:rPr>
          <w:t>大小不過方圓百尺而已，可裡頭佈滿</w:t>
        </w:r>
      </w:ins>
      <w:ins w:id="16276" w:author="Administrator" w:date="2019-04-27T23:53:00Z">
        <w:r>
          <w:rPr>
            <w:rFonts w:hint="eastAsia"/>
          </w:rPr>
          <w:t>黑色</w:t>
        </w:r>
      </w:ins>
      <w:ins w:id="16277" w:author="Administrator" w:date="2019-04-27T23:47:00Z">
        <w:r>
          <w:rPr>
            <w:rFonts w:hint="eastAsia"/>
          </w:rPr>
          <w:t>雷霆，</w:t>
        </w:r>
      </w:ins>
      <w:ins w:id="16278" w:author="Administrator" w:date="2019-04-27T23:59:00Z">
        <w:r w:rsidR="008A6EA4">
          <w:rPr>
            <w:rFonts w:hint="eastAsia"/>
          </w:rPr>
          <w:t>滾滾翻動，讓牠也忍不住</w:t>
        </w:r>
      </w:ins>
      <w:ins w:id="16279" w:author="Administrator" w:date="2019-04-28T00:15:00Z">
        <w:r w:rsidR="0099158C">
          <w:rPr>
            <w:rFonts w:hint="eastAsia"/>
          </w:rPr>
          <w:t>心</w:t>
        </w:r>
      </w:ins>
      <w:ins w:id="16280" w:author="Administrator" w:date="2019-04-28T00:16:00Z">
        <w:r w:rsidR="0099158C">
          <w:rPr>
            <w:rFonts w:hint="eastAsia"/>
          </w:rPr>
          <w:t>底直打鼓</w:t>
        </w:r>
      </w:ins>
      <w:ins w:id="16281" w:author="Administrator" w:date="2019-04-27T23:59:00Z">
        <w:r w:rsidR="008A6EA4">
          <w:rPr>
            <w:rFonts w:hint="eastAsia"/>
          </w:rPr>
          <w:t>，</w:t>
        </w:r>
      </w:ins>
      <w:ins w:id="16282" w:author="Administrator" w:date="2019-04-27T23:48:00Z">
        <w:r>
          <w:rPr>
            <w:rFonts w:hint="eastAsia"/>
          </w:rPr>
          <w:t>更有幾道</w:t>
        </w:r>
      </w:ins>
      <w:ins w:id="16283" w:author="Administrator" w:date="2019-04-27T23:54:00Z">
        <w:r>
          <w:rPr>
            <w:rFonts w:hint="eastAsia"/>
          </w:rPr>
          <w:t>紫</w:t>
        </w:r>
      </w:ins>
      <w:ins w:id="16284" w:author="Administrator" w:date="2019-04-27T23:50:00Z">
        <w:r>
          <w:rPr>
            <w:rFonts w:hint="eastAsia"/>
          </w:rPr>
          <w:t>金天</w:t>
        </w:r>
      </w:ins>
      <w:ins w:id="16285" w:author="Administrator" w:date="2019-04-27T23:49:00Z">
        <w:r>
          <w:rPr>
            <w:rFonts w:hint="eastAsia"/>
          </w:rPr>
          <w:t>雷</w:t>
        </w:r>
      </w:ins>
      <w:ins w:id="16286" w:author="Administrator" w:date="2019-04-27T23:59:00Z">
        <w:r w:rsidR="008A6EA4">
          <w:rPr>
            <w:rFonts w:hint="eastAsia"/>
          </w:rPr>
          <w:t>夾</w:t>
        </w:r>
      </w:ins>
      <w:ins w:id="16287" w:author="Administrator" w:date="2019-04-28T00:00:00Z">
        <w:r w:rsidR="008A6EA4">
          <w:rPr>
            <w:rFonts w:hint="eastAsia"/>
          </w:rPr>
          <w:t>雜其中</w:t>
        </w:r>
      </w:ins>
      <w:ins w:id="16288" w:author="Administrator" w:date="2019-04-27T23:50:00Z">
        <w:r>
          <w:rPr>
            <w:rFonts w:hint="eastAsia"/>
          </w:rPr>
          <w:t>，散發出來的</w:t>
        </w:r>
      </w:ins>
      <w:ins w:id="16289" w:author="Administrator" w:date="2019-04-27T23:55:00Z">
        <w:r>
          <w:rPr>
            <w:rFonts w:hint="eastAsia"/>
          </w:rPr>
          <w:t>氣息，比</w:t>
        </w:r>
        <w:r w:rsidR="008A6EA4">
          <w:rPr>
            <w:rFonts w:hint="eastAsia"/>
          </w:rPr>
          <w:t>起方才的金芒</w:t>
        </w:r>
      </w:ins>
      <w:ins w:id="16290" w:author="Administrator" w:date="2019-04-28T00:00:00Z">
        <w:r w:rsidR="008A6EA4">
          <w:rPr>
            <w:rFonts w:hint="eastAsia"/>
          </w:rPr>
          <w:t>之劍更加驚心動魄。</w:t>
        </w:r>
      </w:ins>
    </w:p>
    <w:p w:rsidR="008A6EA4" w:rsidRPr="008A29C5" w:rsidRDefault="008A6EA4" w:rsidP="0078297D">
      <w:pPr>
        <w:pStyle w:val="12"/>
        <w:spacing w:after="240"/>
        <w:ind w:leftChars="0" w:left="0"/>
        <w:rPr>
          <w:ins w:id="16291" w:author="簡新佳" w:date="2019-04-22T12:47:00Z"/>
        </w:rPr>
      </w:pPr>
      <w:ins w:id="16292" w:author="Administrator" w:date="2019-04-28T00:03:00Z">
        <w:r>
          <w:rPr>
            <w:rFonts w:hint="eastAsia"/>
          </w:rPr>
          <w:t>「</w:t>
        </w:r>
      </w:ins>
      <w:ins w:id="16293" w:author="Administrator" w:date="2019-04-28T00:04:00Z">
        <w:r>
          <w:rPr>
            <w:rFonts w:hint="eastAsia"/>
          </w:rPr>
          <w:t>等等…</w:t>
        </w:r>
      </w:ins>
      <w:ins w:id="16294" w:author="Administrator" w:date="2019-04-28T00:03:00Z">
        <w:r>
          <w:rPr>
            <w:rFonts w:hint="eastAsia"/>
          </w:rPr>
          <w:t>小輩你…！」</w:t>
        </w:r>
        <w:r w:rsidRPr="003E206B">
          <w:rPr>
            <w:rFonts w:hint="eastAsia"/>
          </w:rPr>
          <w:t>鴟龜</w:t>
        </w:r>
      </w:ins>
      <w:ins w:id="16295" w:author="Administrator" w:date="2019-04-28T00:19:00Z">
        <w:r w:rsidR="0099158C">
          <w:rPr>
            <w:rFonts w:hint="eastAsia"/>
          </w:rPr>
          <w:t>臉色難看，</w:t>
        </w:r>
      </w:ins>
      <w:ins w:id="16296" w:author="Administrator" w:date="2019-04-28T00:04:00Z">
        <w:r>
          <w:rPr>
            <w:rFonts w:hint="eastAsia"/>
          </w:rPr>
          <w:t>尚</w:t>
        </w:r>
      </w:ins>
      <w:ins w:id="16297" w:author="Administrator" w:date="2019-04-28T00:19:00Z">
        <w:r w:rsidR="0099158C">
          <w:rPr>
            <w:rFonts w:hint="eastAsia"/>
          </w:rPr>
          <w:t>要說些甚麼</w:t>
        </w:r>
      </w:ins>
      <w:ins w:id="16298" w:author="Administrator" w:date="2019-04-28T00:04:00Z">
        <w:r>
          <w:rPr>
            <w:rFonts w:hint="eastAsia"/>
          </w:rPr>
          <w:t>，</w:t>
        </w:r>
      </w:ins>
      <w:ins w:id="16299" w:author="Administrator" w:date="2019-04-28T00:21:00Z">
        <w:r w:rsidR="0099158C">
          <w:rPr>
            <w:rFonts w:hint="eastAsia"/>
          </w:rPr>
          <w:t>仙皇卻</w:t>
        </w:r>
      </w:ins>
      <w:ins w:id="16300" w:author="Administrator" w:date="2019-04-28T00:22:00Z">
        <w:r w:rsidR="0099158C">
          <w:rPr>
            <w:rFonts w:hint="eastAsia"/>
          </w:rPr>
          <w:t>沒有給他機會，</w:t>
        </w:r>
      </w:ins>
      <w:ins w:id="16301" w:author="Administrator" w:date="2019-04-28T00:04:00Z">
        <w:r>
          <w:rPr>
            <w:rFonts w:hint="eastAsia"/>
          </w:rPr>
          <w:t>那黑色烏雲</w:t>
        </w:r>
      </w:ins>
      <w:ins w:id="16302" w:author="Administrator" w:date="2019-04-28T00:22:00Z">
        <w:r w:rsidR="0099158C">
          <w:rPr>
            <w:rFonts w:hint="eastAsia"/>
          </w:rPr>
          <w:t>轉眼</w:t>
        </w:r>
      </w:ins>
      <w:ins w:id="16303" w:author="Administrator" w:date="2019-04-28T00:04:00Z">
        <w:r>
          <w:rPr>
            <w:rFonts w:hint="eastAsia"/>
          </w:rPr>
          <w:t>已經迎頭將牠蓋下，</w:t>
        </w:r>
      </w:ins>
      <w:ins w:id="16304" w:author="Administrator" w:date="2019-04-28T00:05:00Z">
        <w:r w:rsidR="00291A0A">
          <w:rPr>
            <w:rFonts w:hint="eastAsia"/>
          </w:rPr>
          <w:t>跟著</w:t>
        </w:r>
      </w:ins>
      <w:ins w:id="16305" w:author="Administrator" w:date="2019-04-28T00:31:00Z">
        <w:r w:rsidR="00655D27">
          <w:rPr>
            <w:rFonts w:hint="eastAsia"/>
          </w:rPr>
          <w:t>嘩啦</w:t>
        </w:r>
      </w:ins>
      <w:ins w:id="16306" w:author="Administrator" w:date="2019-04-28T00:05:00Z">
        <w:r w:rsidR="00291A0A">
          <w:rPr>
            <w:rFonts w:hint="eastAsia"/>
          </w:rPr>
          <w:t>一聲，所有雷霆直接落下，有如狂風暴雨，</w:t>
        </w:r>
      </w:ins>
      <w:ins w:id="16307" w:author="Administrator" w:date="2019-04-28T00:06:00Z">
        <w:r w:rsidR="00291A0A">
          <w:rPr>
            <w:rFonts w:hint="eastAsia"/>
          </w:rPr>
          <w:t>將整個</w:t>
        </w:r>
        <w:r w:rsidR="00291A0A" w:rsidRPr="003E206B">
          <w:rPr>
            <w:rFonts w:hint="eastAsia"/>
          </w:rPr>
          <w:t>鴟龜</w:t>
        </w:r>
        <w:r w:rsidR="00291A0A">
          <w:rPr>
            <w:rFonts w:hint="eastAsia"/>
          </w:rPr>
          <w:t>頭顱給捲了進去。</w:t>
        </w:r>
      </w:ins>
    </w:p>
    <w:p w:rsidR="000F0075" w:rsidRDefault="0099158C">
      <w:pPr>
        <w:pStyle w:val="12"/>
        <w:spacing w:after="240"/>
        <w:ind w:leftChars="0" w:left="0"/>
        <w:rPr>
          <w:ins w:id="16308" w:author="Administrator" w:date="2019-04-28T00:24:00Z"/>
        </w:rPr>
        <w:pPrChange w:id="16309" w:author="Administrator" w:date="2019-04-07T15:09:00Z">
          <w:pPr>
            <w:pStyle w:val="12"/>
            <w:numPr>
              <w:numId w:val="1"/>
            </w:numPr>
            <w:spacing w:after="240"/>
            <w:ind w:leftChars="0" w:left="360" w:hanging="360"/>
            <w:outlineLvl w:val="0"/>
          </w:pPr>
        </w:pPrChange>
      </w:pPr>
      <w:ins w:id="16310" w:author="Administrator" w:date="2019-04-28T00:22:00Z">
        <w:r>
          <w:rPr>
            <w:rFonts w:hint="eastAsia"/>
          </w:rPr>
          <w:t>「該死的阿！」</w:t>
        </w:r>
      </w:ins>
    </w:p>
    <w:p w:rsidR="000F0075" w:rsidRDefault="00CC50AD">
      <w:pPr>
        <w:pStyle w:val="12"/>
        <w:spacing w:after="240"/>
        <w:ind w:leftChars="0" w:left="0"/>
        <w:rPr>
          <w:ins w:id="16311" w:author="Administrator" w:date="2019-04-08T00:55:00Z"/>
          <w:del w:id="16312" w:author="簡新佳" w:date="2019-04-22T12:47:00Z"/>
        </w:rPr>
        <w:pPrChange w:id="16313" w:author="Administrator" w:date="2019-04-07T15:09:00Z">
          <w:pPr>
            <w:pStyle w:val="12"/>
            <w:numPr>
              <w:numId w:val="1"/>
            </w:numPr>
            <w:spacing w:after="240"/>
            <w:ind w:leftChars="0" w:left="360" w:hanging="360"/>
            <w:outlineLvl w:val="0"/>
          </w:pPr>
        </w:pPrChange>
      </w:pPr>
      <w:ins w:id="16314" w:author="Administrator" w:date="2019-04-28T00:44:00Z">
        <w:r>
          <w:rPr>
            <w:rFonts w:hint="eastAsia"/>
          </w:rPr>
          <w:t>轟</w:t>
        </w:r>
      </w:ins>
      <w:ins w:id="16315" w:author="Administrator" w:date="2019-04-28T00:45:00Z">
        <w:r>
          <w:rPr>
            <w:rFonts w:hint="eastAsia"/>
          </w:rPr>
          <w:t>隆</w:t>
        </w:r>
      </w:ins>
      <w:ins w:id="16316" w:author="Administrator" w:date="2019-04-28T00:24:00Z">
        <w:r w:rsidR="0099158C">
          <w:rPr>
            <w:rFonts w:hint="eastAsia"/>
          </w:rPr>
          <w:t>之</w:t>
        </w:r>
      </w:ins>
      <w:ins w:id="16317" w:author="Administrator" w:date="2019-04-28T01:00:00Z">
        <w:r w:rsidR="001B0B78">
          <w:rPr>
            <w:rFonts w:hint="eastAsia"/>
          </w:rPr>
          <w:t>下</w:t>
        </w:r>
      </w:ins>
      <w:ins w:id="16318" w:author="Administrator" w:date="2019-04-28T00:24:00Z">
        <w:r w:rsidR="0099158C">
          <w:rPr>
            <w:rFonts w:hint="eastAsia"/>
          </w:rPr>
          <w:t>，只聽到</w:t>
        </w:r>
        <w:r w:rsidR="0099158C" w:rsidRPr="003E206B">
          <w:rPr>
            <w:rFonts w:hint="eastAsia"/>
          </w:rPr>
          <w:t>鴟龜</w:t>
        </w:r>
      </w:ins>
      <w:ins w:id="16319" w:author="Administrator" w:date="2019-04-28T00:43:00Z">
        <w:r>
          <w:rPr>
            <w:rFonts w:hint="eastAsia"/>
          </w:rPr>
          <w:t>一聲</w:t>
        </w:r>
      </w:ins>
      <w:ins w:id="16320" w:author="Administrator" w:date="2019-04-28T00:24:00Z">
        <w:r w:rsidR="0099158C">
          <w:rPr>
            <w:rFonts w:hint="eastAsia"/>
          </w:rPr>
          <w:t>怒吼，</w:t>
        </w:r>
      </w:ins>
      <w:ins w:id="16321" w:author="Administrator" w:date="2019-04-28T01:00:00Z">
        <w:r w:rsidR="001B0B78">
          <w:rPr>
            <w:rFonts w:hint="eastAsia"/>
          </w:rPr>
          <w:t>隨即</w:t>
        </w:r>
      </w:ins>
      <w:ins w:id="16322" w:author="Administrator" w:date="2019-04-28T00:24:00Z">
        <w:r w:rsidR="0099158C">
          <w:rPr>
            <w:rFonts w:hint="eastAsia"/>
          </w:rPr>
          <w:t>就被煙</w:t>
        </w:r>
      </w:ins>
      <w:ins w:id="16323" w:author="Administrator" w:date="2019-04-28T00:43:00Z">
        <w:r>
          <w:rPr>
            <w:rFonts w:hint="eastAsia"/>
          </w:rPr>
          <w:t>沒在雷聲之中，消失無蹤</w:t>
        </w:r>
      </w:ins>
      <w:ins w:id="16324" w:author="Administrator" w:date="2019-04-28T01:26:00Z">
        <w:r w:rsidR="00F81944">
          <w:rPr>
            <w:rFonts w:hint="eastAsia"/>
          </w:rPr>
          <w:t>，只留下仙皇立在那裡，嘴角總算揚起一抹淺淺的笑容。</w:t>
        </w:r>
      </w:ins>
      <w:ins w:id="16325" w:author="Administrator" w:date="2019-04-28T00:43:00Z">
        <w:r>
          <w:rPr>
            <w:rFonts w:hint="eastAsia"/>
          </w:rPr>
          <w:t>。</w:t>
        </w:r>
      </w:ins>
      <w:ins w:id="16326" w:author="Administrator" w:date="2019-04-09T00:54:00Z">
        <w:del w:id="16327" w:author="簡新佳" w:date="2019-04-22T12:47:00Z">
          <w:r w:rsidR="00B45D91" w:rsidDel="0078297D">
            <w:rPr>
              <w:rFonts w:hint="eastAsia"/>
            </w:rPr>
            <w:delText>化作粉末，跟著</w:delText>
          </w:r>
        </w:del>
      </w:ins>
      <w:ins w:id="16328" w:author="Administrator" w:date="2019-04-08T00:46:00Z">
        <w:del w:id="16329" w:author="簡新佳" w:date="2019-04-22T12:47:00Z">
          <w:r w:rsidR="002C4A6A" w:rsidDel="0078297D">
            <w:rPr>
              <w:rFonts w:hint="eastAsia"/>
            </w:rPr>
            <w:delText>發出一道金燦燦的光芒，衝天而</w:delText>
          </w:r>
        </w:del>
      </w:ins>
      <w:ins w:id="16330" w:author="Administrator" w:date="2019-04-08T00:47:00Z">
        <w:del w:id="16331" w:author="簡新佳" w:date="2019-04-22T12:47:00Z">
          <w:r w:rsidR="002C4A6A" w:rsidDel="0078297D">
            <w:rPr>
              <w:rFonts w:hint="eastAsia"/>
            </w:rPr>
            <w:delText>起，化作一條金龍，張牙舞爪怒吼著。</w:delText>
          </w:r>
        </w:del>
      </w:ins>
    </w:p>
    <w:p w:rsidR="000F0075" w:rsidRDefault="002C4A6A">
      <w:pPr>
        <w:pStyle w:val="12"/>
        <w:spacing w:after="240"/>
        <w:ind w:leftChars="0" w:left="0"/>
        <w:rPr>
          <w:ins w:id="16332" w:author="Administrator" w:date="2019-04-08T00:47:00Z"/>
          <w:del w:id="16333" w:author="簡新佳" w:date="2019-04-22T12:47:00Z"/>
        </w:rPr>
        <w:pPrChange w:id="16334" w:author="Administrator" w:date="2019-04-07T15:09:00Z">
          <w:pPr>
            <w:pStyle w:val="12"/>
            <w:numPr>
              <w:numId w:val="1"/>
            </w:numPr>
            <w:spacing w:after="240"/>
            <w:ind w:leftChars="0" w:left="360" w:hanging="360"/>
            <w:outlineLvl w:val="0"/>
          </w:pPr>
        </w:pPrChange>
      </w:pPr>
      <w:ins w:id="16335" w:author="Administrator" w:date="2019-04-08T00:55:00Z">
        <w:del w:id="16336" w:author="簡新佳" w:date="2019-04-22T12:47:00Z">
          <w:r w:rsidDel="0078297D">
            <w:rPr>
              <w:rFonts w:hint="eastAsia"/>
            </w:rPr>
            <w:delText>那金龍有數百丈長，雖然跟</w:delText>
          </w:r>
          <w:r w:rsidRPr="003E206B" w:rsidDel="0078297D">
            <w:rPr>
              <w:rFonts w:hint="eastAsia"/>
            </w:rPr>
            <w:delText>鴟龜</w:delText>
          </w:r>
          <w:r w:rsidDel="0078297D">
            <w:rPr>
              <w:rFonts w:hint="eastAsia"/>
            </w:rPr>
            <w:delText>比起來</w:delText>
          </w:r>
        </w:del>
      </w:ins>
      <w:ins w:id="16337" w:author="Administrator" w:date="2019-04-08T00:56:00Z">
        <w:del w:id="16338" w:author="簡新佳" w:date="2019-04-22T12:47:00Z">
          <w:r w:rsidDel="0078297D">
            <w:rPr>
              <w:rFonts w:hint="eastAsia"/>
            </w:rPr>
            <w:delText>並不</w:delText>
          </w:r>
          <w:r w:rsidR="00A645A9" w:rsidDel="0078297D">
            <w:rPr>
              <w:rFonts w:hint="eastAsia"/>
            </w:rPr>
            <w:delText>顯得大，但牠惡狠狠纏著</w:delText>
          </w:r>
          <w:r w:rsidR="00A645A9" w:rsidRPr="003E206B" w:rsidDel="0078297D">
            <w:rPr>
              <w:rFonts w:hint="eastAsia"/>
            </w:rPr>
            <w:delText>鴟龜</w:delText>
          </w:r>
          <w:r w:rsidR="00A645A9" w:rsidDel="0078297D">
            <w:rPr>
              <w:rFonts w:hint="eastAsia"/>
            </w:rPr>
            <w:delText>的右腳，限制住了牠的行動。</w:delText>
          </w:r>
        </w:del>
      </w:ins>
    </w:p>
    <w:p w:rsidR="000F0075" w:rsidRDefault="002C4A6A">
      <w:pPr>
        <w:pStyle w:val="12"/>
        <w:spacing w:after="240"/>
        <w:ind w:leftChars="0" w:left="0"/>
        <w:rPr>
          <w:ins w:id="16339" w:author="Administrator" w:date="2019-04-11T00:58:00Z"/>
          <w:del w:id="16340" w:author="簡新佳" w:date="2019-04-22T12:47:00Z"/>
        </w:rPr>
        <w:pPrChange w:id="16341" w:author="Administrator" w:date="2019-04-07T15:09:00Z">
          <w:pPr>
            <w:pStyle w:val="12"/>
            <w:numPr>
              <w:numId w:val="1"/>
            </w:numPr>
            <w:spacing w:after="240"/>
            <w:ind w:leftChars="0" w:left="360" w:hanging="360"/>
            <w:outlineLvl w:val="0"/>
          </w:pPr>
        </w:pPrChange>
      </w:pPr>
      <w:ins w:id="16342" w:author="Administrator" w:date="2019-04-08T00:48:00Z">
        <w:del w:id="16343" w:author="簡新佳" w:date="2019-04-22T12:47:00Z">
          <w:r w:rsidDel="0078297D">
            <w:rPr>
              <w:rFonts w:hint="eastAsia"/>
            </w:rPr>
            <w:delText>「五行八封陣…」</w:delText>
          </w:r>
          <w:r w:rsidRPr="003E206B" w:rsidDel="0078297D">
            <w:rPr>
              <w:rFonts w:hint="eastAsia"/>
            </w:rPr>
            <w:delText>鴟龜</w:delText>
          </w:r>
        </w:del>
      </w:ins>
      <w:ins w:id="16344" w:author="Administrator" w:date="2019-04-08T00:49:00Z">
        <w:del w:id="16345" w:author="簡新佳" w:date="2019-04-22T12:47:00Z">
          <w:r w:rsidDel="0078297D">
            <w:rPr>
              <w:rFonts w:hint="eastAsia"/>
            </w:rPr>
            <w:delText>從開戰以來第一次皺起了眉頭，低頭看向自己右</w:delText>
          </w:r>
        </w:del>
      </w:ins>
      <w:ins w:id="16346" w:author="Administrator" w:date="2019-04-08T00:50:00Z">
        <w:del w:id="16347" w:author="簡新佳" w:date="2019-04-22T12:47:00Z">
          <w:r w:rsidDel="0078297D">
            <w:rPr>
              <w:rFonts w:hint="eastAsia"/>
            </w:rPr>
            <w:delText>側浮現金龍的</w:delText>
          </w:r>
        </w:del>
      </w:ins>
      <w:ins w:id="16348" w:author="Administrator" w:date="2019-04-08T00:49:00Z">
        <w:del w:id="16349" w:author="簡新佳" w:date="2019-04-22T12:47:00Z">
          <w:r w:rsidDel="0078297D">
            <w:rPr>
              <w:rFonts w:hint="eastAsia"/>
            </w:rPr>
            <w:delText>的</w:delText>
          </w:r>
        </w:del>
      </w:ins>
      <w:ins w:id="16350" w:author="Administrator" w:date="2019-04-08T00:50:00Z">
        <w:del w:id="16351" w:author="簡新佳" w:date="2019-04-22T12:47:00Z">
          <w:r w:rsidDel="0078297D">
            <w:rPr>
              <w:rFonts w:hint="eastAsia"/>
            </w:rPr>
            <w:delText>後</w:delText>
          </w:r>
        </w:del>
      </w:ins>
      <w:ins w:id="16352" w:author="Administrator" w:date="2019-04-08T00:49:00Z">
        <w:del w:id="16353" w:author="簡新佳" w:date="2019-04-22T12:47:00Z">
          <w:r w:rsidDel="0078297D">
            <w:rPr>
              <w:rFonts w:hint="eastAsia"/>
            </w:rPr>
            <w:delText>肢，</w:delText>
          </w:r>
        </w:del>
      </w:ins>
      <w:ins w:id="16354" w:author="Administrator" w:date="2019-04-08T00:50:00Z">
        <w:del w:id="16355" w:author="簡新佳" w:date="2019-04-22T12:47:00Z">
          <w:r w:rsidDel="0078297D">
            <w:rPr>
              <w:rFonts w:hint="eastAsia"/>
            </w:rPr>
            <w:delText>深吸一口氣後，居然伸脖一</w:delText>
          </w:r>
        </w:del>
      </w:ins>
      <w:ins w:id="16356" w:author="Administrator" w:date="2019-04-08T00:52:00Z">
        <w:del w:id="16357" w:author="簡新佳" w:date="2019-04-22T12:47:00Z">
          <w:r w:rsidDel="0078297D">
            <w:rPr>
              <w:rFonts w:hint="eastAsia"/>
            </w:rPr>
            <w:delText>咬</w:delText>
          </w:r>
        </w:del>
      </w:ins>
      <w:ins w:id="16358" w:author="Administrator" w:date="2019-04-08T00:50:00Z">
        <w:del w:id="16359" w:author="簡新佳" w:date="2019-04-22T12:47:00Z">
          <w:r w:rsidDel="0078297D">
            <w:rPr>
              <w:rFonts w:hint="eastAsia"/>
            </w:rPr>
            <w:delText>，將堪比</w:delText>
          </w:r>
        </w:del>
      </w:ins>
      <w:ins w:id="16360" w:author="Administrator" w:date="2019-04-08T00:51:00Z">
        <w:del w:id="16361" w:author="簡新佳" w:date="2019-04-22T12:47:00Z">
          <w:r w:rsidDel="0078297D">
            <w:rPr>
              <w:rFonts w:hint="eastAsia"/>
            </w:rPr>
            <w:delText>半個武祁國的</w:delText>
          </w:r>
        </w:del>
      </w:ins>
      <w:ins w:id="16362" w:author="Administrator" w:date="2019-04-08T00:52:00Z">
        <w:del w:id="16363" w:author="簡新佳" w:date="2019-04-22T12:47:00Z">
          <w:r w:rsidDel="0078297D">
            <w:rPr>
              <w:rFonts w:hint="eastAsia"/>
            </w:rPr>
            <w:delText>龜爪給咬了下來！</w:delText>
          </w:r>
        </w:del>
      </w:ins>
    </w:p>
    <w:p w:rsidR="000F0075" w:rsidRDefault="00670D73">
      <w:pPr>
        <w:pStyle w:val="12"/>
        <w:spacing w:after="240"/>
        <w:ind w:leftChars="0" w:left="0"/>
        <w:rPr>
          <w:ins w:id="16364" w:author="Administrator" w:date="2019-04-08T00:52:00Z"/>
          <w:del w:id="16365" w:author="簡新佳" w:date="2019-04-22T12:47:00Z"/>
        </w:rPr>
        <w:pPrChange w:id="16366" w:author="Administrator" w:date="2019-04-07T15:09:00Z">
          <w:pPr>
            <w:pStyle w:val="12"/>
            <w:numPr>
              <w:numId w:val="1"/>
            </w:numPr>
            <w:spacing w:after="240"/>
            <w:ind w:leftChars="0" w:left="360" w:hanging="360"/>
            <w:outlineLvl w:val="0"/>
          </w:pPr>
        </w:pPrChange>
      </w:pPr>
      <w:ins w:id="16367" w:author="Administrator" w:date="2019-04-11T00:58:00Z">
        <w:del w:id="16368" w:author="簡新佳" w:date="2019-04-22T12:47:00Z">
          <w:r w:rsidDel="0078297D">
            <w:rPr>
              <w:rFonts w:hint="eastAsia"/>
            </w:rPr>
            <w:delText>如此氣魄，讓人震心！</w:delText>
          </w:r>
        </w:del>
      </w:ins>
    </w:p>
    <w:p w:rsidR="000F0075" w:rsidRDefault="002C4A6A">
      <w:pPr>
        <w:pStyle w:val="12"/>
        <w:spacing w:after="240"/>
        <w:ind w:leftChars="0" w:left="0"/>
        <w:rPr>
          <w:ins w:id="16369" w:author="Administrator" w:date="2019-04-08T00:55:00Z"/>
          <w:del w:id="16370" w:author="簡新佳" w:date="2019-04-22T12:47:00Z"/>
        </w:rPr>
        <w:pPrChange w:id="16371" w:author="Administrator" w:date="2019-04-07T15:09:00Z">
          <w:pPr>
            <w:pStyle w:val="12"/>
            <w:numPr>
              <w:numId w:val="1"/>
            </w:numPr>
            <w:spacing w:after="240"/>
            <w:ind w:leftChars="0" w:left="360" w:hanging="360"/>
            <w:outlineLvl w:val="0"/>
          </w:pPr>
        </w:pPrChange>
      </w:pPr>
      <w:ins w:id="16372" w:author="Administrator" w:date="2019-04-08T00:52:00Z">
        <w:del w:id="16373" w:author="簡新佳" w:date="2019-04-22T12:47:00Z">
          <w:r w:rsidDel="0078297D">
            <w:rPr>
              <w:rFonts w:hint="eastAsia"/>
            </w:rPr>
            <w:delText>碩大的龜爪連同其上的</w:delText>
          </w:r>
        </w:del>
      </w:ins>
      <w:ins w:id="16374" w:author="Administrator" w:date="2019-04-09T01:44:00Z">
        <w:del w:id="16375" w:author="簡新佳" w:date="2019-04-22T12:47:00Z">
          <w:r w:rsidR="00C57EBE" w:rsidDel="0078297D">
            <w:rPr>
              <w:rFonts w:hint="eastAsia"/>
            </w:rPr>
            <w:delText>封印</w:delText>
          </w:r>
        </w:del>
      </w:ins>
      <w:ins w:id="16376" w:author="Administrator" w:date="2019-04-08T00:52:00Z">
        <w:del w:id="16377" w:author="簡新佳" w:date="2019-04-22T12:47:00Z">
          <w:r w:rsidDel="0078297D">
            <w:rPr>
              <w:rFonts w:hint="eastAsia"/>
            </w:rPr>
            <w:delText>被</w:delText>
          </w:r>
        </w:del>
      </w:ins>
      <w:ins w:id="16378" w:author="Administrator" w:date="2019-04-08T00:53:00Z">
        <w:del w:id="16379" w:author="簡新佳" w:date="2019-04-22T12:47:00Z">
          <w:r w:rsidRPr="003E206B" w:rsidDel="0078297D">
            <w:rPr>
              <w:rFonts w:hint="eastAsia"/>
            </w:rPr>
            <w:delText>鴟龜</w:delText>
          </w:r>
          <w:r w:rsidDel="0078297D">
            <w:rPr>
              <w:rFonts w:hint="eastAsia"/>
            </w:rPr>
            <w:delText>咬落，光是滴下的血水</w:delText>
          </w:r>
        </w:del>
      </w:ins>
      <w:ins w:id="16380" w:author="Administrator" w:date="2019-04-08T00:56:00Z">
        <w:del w:id="16381" w:author="簡新佳" w:date="2019-04-22T12:47:00Z">
          <w:r w:rsidR="00A645A9" w:rsidDel="0078297D">
            <w:rPr>
              <w:rFonts w:hint="eastAsia"/>
            </w:rPr>
            <w:delText>瞬間</w:delText>
          </w:r>
        </w:del>
      </w:ins>
      <w:ins w:id="16382" w:author="Administrator" w:date="2019-04-08T00:53:00Z">
        <w:del w:id="16383" w:author="簡新佳" w:date="2019-04-22T12:47:00Z">
          <w:r w:rsidDel="0078297D">
            <w:rPr>
              <w:rFonts w:hint="eastAsia"/>
            </w:rPr>
            <w:delText>就</w:delText>
          </w:r>
        </w:del>
      </w:ins>
      <w:ins w:id="16384" w:author="Administrator" w:date="2019-04-08T00:56:00Z">
        <w:del w:id="16385" w:author="簡新佳" w:date="2019-04-22T12:47:00Z">
          <w:r w:rsidR="00A645A9" w:rsidDel="0078297D">
            <w:rPr>
              <w:rFonts w:hint="eastAsia"/>
            </w:rPr>
            <w:delText>將底下的大地</w:delText>
          </w:r>
        </w:del>
      </w:ins>
      <w:ins w:id="16386" w:author="Administrator" w:date="2019-04-08T00:54:00Z">
        <w:del w:id="16387" w:author="簡新佳" w:date="2019-04-22T12:47:00Z">
          <w:r w:rsidR="00CC041A" w:rsidDel="0078297D">
            <w:rPr>
              <w:rFonts w:hint="eastAsia"/>
            </w:rPr>
            <w:delText>淹沒成</w:delText>
          </w:r>
        </w:del>
      </w:ins>
      <w:ins w:id="16388" w:author="Administrator" w:date="2019-04-09T01:58:00Z">
        <w:del w:id="16389" w:author="簡新佳" w:date="2019-04-22T12:47:00Z">
          <w:r w:rsidR="00CC041A" w:rsidDel="0078297D">
            <w:rPr>
              <w:rFonts w:hint="eastAsia"/>
            </w:rPr>
            <w:delText>湖</w:delText>
          </w:r>
        </w:del>
      </w:ins>
      <w:ins w:id="16390" w:author="Administrator" w:date="2019-04-08T00:54:00Z">
        <w:del w:id="16391" w:author="簡新佳" w:date="2019-04-22T12:47:00Z">
          <w:r w:rsidDel="0078297D">
            <w:rPr>
              <w:rFonts w:hint="eastAsia"/>
            </w:rPr>
            <w:delText>，</w:delText>
          </w:r>
        </w:del>
      </w:ins>
      <w:ins w:id="16392" w:author="Administrator" w:date="2019-04-08T00:57:00Z">
        <w:del w:id="16393" w:author="簡新佳" w:date="2019-04-22T12:47:00Z">
          <w:r w:rsidR="00A645A9" w:rsidDel="0078297D">
            <w:rPr>
              <w:rFonts w:hint="eastAsia"/>
            </w:rPr>
            <w:delText>行成血沼，</w:delText>
          </w:r>
        </w:del>
      </w:ins>
      <w:ins w:id="16394" w:author="Administrator" w:date="2019-04-08T00:54:00Z">
        <w:del w:id="16395" w:author="簡新佳" w:date="2019-04-22T12:47:00Z">
          <w:r w:rsidDel="0078297D">
            <w:rPr>
              <w:rFonts w:hint="eastAsia"/>
            </w:rPr>
            <w:delText>腥氣沖天，</w:delText>
          </w:r>
        </w:del>
      </w:ins>
      <w:ins w:id="16396" w:author="Administrator" w:date="2019-04-09T01:44:00Z">
        <w:del w:id="16397" w:author="簡新佳" w:date="2019-04-22T12:47:00Z">
          <w:r w:rsidR="00C57EBE" w:rsidDel="0078297D">
            <w:rPr>
              <w:rFonts w:hint="eastAsia"/>
            </w:rPr>
            <w:delText>死死地鎮壓住了金龍，</w:delText>
          </w:r>
        </w:del>
      </w:ins>
      <w:ins w:id="16398" w:author="Administrator" w:date="2019-04-08T00:54:00Z">
        <w:del w:id="16399" w:author="簡新佳" w:date="2019-04-22T12:47:00Z">
          <w:r w:rsidDel="0078297D">
            <w:rPr>
              <w:rFonts w:hint="eastAsia"/>
            </w:rPr>
            <w:delText>即使是仙皇，也忍不住眉尖一挑，為</w:delText>
          </w:r>
        </w:del>
      </w:ins>
      <w:ins w:id="16400" w:author="Administrator" w:date="2019-04-11T00:59:00Z">
        <w:del w:id="16401" w:author="簡新佳" w:date="2019-04-22T12:47:00Z">
          <w:r w:rsidR="00670D73" w:rsidDel="0078297D">
            <w:rPr>
              <w:rFonts w:hint="eastAsia"/>
            </w:rPr>
            <w:delText>此</w:delText>
          </w:r>
        </w:del>
      </w:ins>
      <w:ins w:id="16402" w:author="Administrator" w:date="2019-04-08T00:55:00Z">
        <w:del w:id="16403" w:author="簡新佳" w:date="2019-04-22T12:47:00Z">
          <w:r w:rsidR="00670D73" w:rsidDel="0078297D">
            <w:rPr>
              <w:rFonts w:hint="eastAsia"/>
            </w:rPr>
            <w:delText>感到</w:delText>
          </w:r>
        </w:del>
      </w:ins>
      <w:ins w:id="16404" w:author="Administrator" w:date="2019-04-11T00:59:00Z">
        <w:del w:id="16405" w:author="簡新佳" w:date="2019-04-22T12:47:00Z">
          <w:r w:rsidR="00670D73" w:rsidDel="0078297D">
            <w:rPr>
              <w:rFonts w:hint="eastAsia"/>
            </w:rPr>
            <w:delText>意外</w:delText>
          </w:r>
        </w:del>
      </w:ins>
      <w:ins w:id="16406" w:author="Administrator" w:date="2019-04-08T00:55:00Z">
        <w:del w:id="16407" w:author="簡新佳" w:date="2019-04-22T12:47:00Z">
          <w:r w:rsidDel="0078297D">
            <w:rPr>
              <w:rFonts w:hint="eastAsia"/>
            </w:rPr>
            <w:delText>。</w:delText>
          </w:r>
        </w:del>
      </w:ins>
    </w:p>
    <w:p w:rsidR="000F0075" w:rsidRDefault="00A645A9">
      <w:pPr>
        <w:pStyle w:val="12"/>
        <w:spacing w:after="240"/>
        <w:ind w:leftChars="0" w:left="0"/>
        <w:rPr>
          <w:ins w:id="16408" w:author="Administrator" w:date="2019-04-08T01:05:00Z"/>
          <w:del w:id="16409" w:author="簡新佳" w:date="2019-04-22T12:47:00Z"/>
        </w:rPr>
        <w:pPrChange w:id="16410" w:author="Administrator" w:date="2019-04-07T15:09:00Z">
          <w:pPr>
            <w:pStyle w:val="12"/>
            <w:numPr>
              <w:numId w:val="1"/>
            </w:numPr>
            <w:spacing w:after="240"/>
            <w:ind w:leftChars="0" w:left="360" w:hanging="360"/>
            <w:outlineLvl w:val="0"/>
          </w:pPr>
        </w:pPrChange>
      </w:pPr>
      <w:ins w:id="16411" w:author="Administrator" w:date="2019-04-08T00:58:00Z">
        <w:del w:id="16412" w:author="簡新佳" w:date="2019-04-22T12:47:00Z">
          <w:r w:rsidDel="0078297D">
            <w:rPr>
              <w:rFonts w:hint="eastAsia"/>
            </w:rPr>
            <w:delText>「起！」</w:delText>
          </w:r>
          <w:r w:rsidRPr="003E206B" w:rsidDel="0078297D">
            <w:rPr>
              <w:rFonts w:hint="eastAsia"/>
            </w:rPr>
            <w:delText>鴟龜</w:delText>
          </w:r>
          <w:r w:rsidDel="0078297D">
            <w:rPr>
              <w:rFonts w:hint="eastAsia"/>
            </w:rPr>
            <w:delText>低吼一聲，封住了右腳的傷</w:delText>
          </w:r>
        </w:del>
      </w:ins>
      <w:ins w:id="16413" w:author="Administrator" w:date="2019-04-08T00:59:00Z">
        <w:del w:id="16414" w:author="簡新佳" w:date="2019-04-22T12:47:00Z">
          <w:r w:rsidDel="0078297D">
            <w:rPr>
              <w:rFonts w:hint="eastAsia"/>
            </w:rPr>
            <w:delText>勢</w:delText>
          </w:r>
        </w:del>
      </w:ins>
      <w:ins w:id="16415" w:author="Administrator" w:date="2019-04-08T00:58:00Z">
        <w:del w:id="16416" w:author="簡新佳" w:date="2019-04-22T12:47:00Z">
          <w:r w:rsidDel="0078297D">
            <w:rPr>
              <w:rFonts w:hint="eastAsia"/>
            </w:rPr>
            <w:delText>，跟著</w:delText>
          </w:r>
        </w:del>
      </w:ins>
      <w:ins w:id="16417" w:author="Administrator" w:date="2019-04-08T00:59:00Z">
        <w:del w:id="16418" w:author="簡新佳" w:date="2019-04-22T12:47:00Z">
          <w:r w:rsidDel="0078297D">
            <w:rPr>
              <w:rFonts w:hint="eastAsia"/>
            </w:rPr>
            <w:delText>從傷口處，冒出了許多肉芽，</w:delText>
          </w:r>
        </w:del>
      </w:ins>
      <w:ins w:id="16419" w:author="Administrator" w:date="2019-04-08T01:04:00Z">
        <w:del w:id="16420" w:author="簡新佳" w:date="2019-04-22T12:47:00Z">
          <w:r w:rsidDel="0078297D">
            <w:rPr>
              <w:rFonts w:hint="eastAsia"/>
            </w:rPr>
            <w:delText>緩緩蠕動，竟不消片刻又長出了一隻新的龜爪出來。</w:delText>
          </w:r>
        </w:del>
      </w:ins>
    </w:p>
    <w:p w:rsidR="000F0075" w:rsidRDefault="00A645A9">
      <w:pPr>
        <w:pStyle w:val="12"/>
        <w:spacing w:after="240"/>
        <w:ind w:leftChars="0" w:left="0"/>
        <w:rPr>
          <w:ins w:id="16421" w:author="Administrator" w:date="2019-04-08T01:06:00Z"/>
          <w:del w:id="16422" w:author="簡新佳" w:date="2019-04-22T12:47:00Z"/>
        </w:rPr>
        <w:pPrChange w:id="16423" w:author="Administrator" w:date="2019-04-07T15:09:00Z">
          <w:pPr>
            <w:pStyle w:val="12"/>
            <w:numPr>
              <w:numId w:val="1"/>
            </w:numPr>
            <w:spacing w:after="240"/>
            <w:ind w:leftChars="0" w:left="360" w:hanging="360"/>
            <w:outlineLvl w:val="0"/>
          </w:pPr>
        </w:pPrChange>
      </w:pPr>
      <w:ins w:id="16424" w:author="Administrator" w:date="2019-04-08T01:05:00Z">
        <w:del w:id="16425" w:author="簡新佳" w:date="2019-04-22T12:47:00Z">
          <w:r w:rsidDel="0078297D">
            <w:rPr>
              <w:rFonts w:hint="eastAsia"/>
            </w:rPr>
            <w:delText>只不過，斷肢重生畢竟是</w:delText>
          </w:r>
        </w:del>
      </w:ins>
      <w:ins w:id="16426" w:author="Administrator" w:date="2019-04-08T01:06:00Z">
        <w:del w:id="16427" w:author="簡新佳" w:date="2019-04-22T12:47:00Z">
          <w:r w:rsidDel="0078297D">
            <w:rPr>
              <w:rFonts w:hint="eastAsia"/>
            </w:rPr>
            <w:delText>逆天之事，</w:delText>
          </w:r>
          <w:r w:rsidR="00F74771" w:rsidDel="0078297D">
            <w:rPr>
              <w:rFonts w:hint="eastAsia"/>
            </w:rPr>
            <w:delText>哪怕</w:delText>
          </w:r>
          <w:r w:rsidDel="0078297D">
            <w:rPr>
              <w:rFonts w:hint="eastAsia"/>
            </w:rPr>
            <w:delText>是</w:delText>
          </w:r>
          <w:r w:rsidR="00F74771" w:rsidRPr="003E206B" w:rsidDel="0078297D">
            <w:rPr>
              <w:rFonts w:hint="eastAsia"/>
            </w:rPr>
            <w:delText>鴟龜</w:delText>
          </w:r>
          <w:r w:rsidR="00F74771" w:rsidDel="0078297D">
            <w:rPr>
              <w:rFonts w:hint="eastAsia"/>
            </w:rPr>
            <w:delText>，也為此大耗元氣，臉上閃過一絲疲憊。</w:delText>
          </w:r>
        </w:del>
      </w:ins>
    </w:p>
    <w:p w:rsidR="000F0075" w:rsidRDefault="00CB3370">
      <w:pPr>
        <w:pStyle w:val="12"/>
        <w:spacing w:after="240"/>
        <w:ind w:leftChars="0" w:left="0"/>
        <w:rPr>
          <w:ins w:id="16428" w:author="Administrator" w:date="2019-04-09T01:31:00Z"/>
          <w:del w:id="16429" w:author="簡新佳" w:date="2019-04-22T12:47:00Z"/>
        </w:rPr>
        <w:pPrChange w:id="16430" w:author="Administrator" w:date="2019-04-07T15:09:00Z">
          <w:pPr>
            <w:pStyle w:val="12"/>
            <w:numPr>
              <w:numId w:val="1"/>
            </w:numPr>
            <w:spacing w:after="240"/>
            <w:ind w:leftChars="0" w:left="360" w:hanging="360"/>
            <w:outlineLvl w:val="0"/>
          </w:pPr>
        </w:pPrChange>
      </w:pPr>
      <w:ins w:id="16431" w:author="Administrator" w:date="2019-04-09T01:10:00Z">
        <w:del w:id="16432" w:author="簡新佳" w:date="2019-04-22T12:47:00Z">
          <w:r w:rsidDel="0078297D">
            <w:rPr>
              <w:rFonts w:hint="eastAsia"/>
            </w:rPr>
            <w:delText>而一旁的仙皇也不阻止，只是淡淡地看著，似乎一點也不介意</w:delText>
          </w:r>
        </w:del>
      </w:ins>
      <w:ins w:id="16433" w:author="Administrator" w:date="2019-04-09T01:11:00Z">
        <w:del w:id="16434" w:author="簡新佳" w:date="2019-04-22T12:47:00Z">
          <w:r w:rsidRPr="003E206B" w:rsidDel="0078297D">
            <w:rPr>
              <w:rFonts w:hint="eastAsia"/>
            </w:rPr>
            <w:delText>鴟龜</w:delText>
          </w:r>
          <w:r w:rsidDel="0078297D">
            <w:rPr>
              <w:rFonts w:hint="eastAsia"/>
            </w:rPr>
            <w:delText>用這種方法將封印給破</w:delText>
          </w:r>
          <w:r w:rsidR="003C610E" w:rsidDel="0078297D">
            <w:rPr>
              <w:rFonts w:hint="eastAsia"/>
            </w:rPr>
            <w:delText>去</w:delText>
          </w:r>
        </w:del>
      </w:ins>
      <w:ins w:id="16435" w:author="Administrator" w:date="2019-04-09T01:31:00Z">
        <w:del w:id="16436" w:author="簡新佳" w:date="2019-04-22T12:47:00Z">
          <w:r w:rsidR="003C610E" w:rsidDel="0078297D">
            <w:rPr>
              <w:rFonts w:hint="eastAsia"/>
            </w:rPr>
            <w:delText>。</w:delText>
          </w:r>
        </w:del>
      </w:ins>
    </w:p>
    <w:p w:rsidR="000F0075" w:rsidRDefault="003C610E">
      <w:pPr>
        <w:pStyle w:val="12"/>
        <w:spacing w:after="240"/>
        <w:ind w:leftChars="0" w:left="0"/>
        <w:rPr>
          <w:ins w:id="16437" w:author="Administrator" w:date="2019-04-09T02:13:00Z"/>
          <w:del w:id="16438" w:author="簡新佳" w:date="2019-04-22T12:47:00Z"/>
        </w:rPr>
        <w:pPrChange w:id="16439" w:author="Administrator" w:date="2019-04-07T15:09:00Z">
          <w:pPr>
            <w:pStyle w:val="12"/>
            <w:numPr>
              <w:numId w:val="1"/>
            </w:numPr>
            <w:spacing w:after="240"/>
            <w:ind w:leftChars="0" w:left="360" w:hanging="360"/>
            <w:outlineLvl w:val="0"/>
          </w:pPr>
        </w:pPrChange>
      </w:pPr>
      <w:ins w:id="16440" w:author="Administrator" w:date="2019-04-09T01:33:00Z">
        <w:del w:id="16441" w:author="簡新佳" w:date="2019-04-22T12:47:00Z">
          <w:r w:rsidDel="0078297D">
            <w:rPr>
              <w:rFonts w:hint="eastAsia"/>
            </w:rPr>
            <w:delText>察覺到仙皇的態度不對，</w:delText>
          </w:r>
        </w:del>
      </w:ins>
      <w:ins w:id="16442" w:author="Administrator" w:date="2019-04-09T01:36:00Z">
        <w:del w:id="16443" w:author="簡新佳" w:date="2019-04-22T12:47:00Z">
          <w:r w:rsidRPr="003E206B" w:rsidDel="0078297D">
            <w:rPr>
              <w:rFonts w:hint="eastAsia"/>
            </w:rPr>
            <w:delText>鴟龜</w:delText>
          </w:r>
          <w:r w:rsidDel="0078297D">
            <w:rPr>
              <w:rFonts w:hint="eastAsia"/>
            </w:rPr>
            <w:delText>還想做些甚麼，仙皇已經早一步掐訣一</w:delText>
          </w:r>
          <w:r w:rsidR="003C6B47" w:rsidDel="0078297D">
            <w:rPr>
              <w:rFonts w:hint="eastAsia"/>
            </w:rPr>
            <w:delText>指</w:delText>
          </w:r>
        </w:del>
      </w:ins>
      <w:ins w:id="16444" w:author="Administrator" w:date="2019-04-09T02:13:00Z">
        <w:del w:id="16445" w:author="簡新佳" w:date="2019-04-22T12:47:00Z">
          <w:r w:rsidR="003C6B47" w:rsidDel="0078297D">
            <w:rPr>
              <w:rFonts w:hint="eastAsia"/>
            </w:rPr>
            <w:delText>。</w:delText>
          </w:r>
        </w:del>
      </w:ins>
    </w:p>
    <w:p w:rsidR="000F0075" w:rsidRDefault="007F7754">
      <w:pPr>
        <w:pStyle w:val="12"/>
        <w:spacing w:after="240"/>
        <w:ind w:leftChars="0" w:left="0"/>
        <w:rPr>
          <w:ins w:id="16446" w:author="Administrator" w:date="2019-04-09T02:12:00Z"/>
          <w:del w:id="16447" w:author="簡新佳" w:date="2019-04-22T12:47:00Z"/>
        </w:rPr>
        <w:pPrChange w:id="16448" w:author="Administrator" w:date="2019-04-07T15:09:00Z">
          <w:pPr>
            <w:pStyle w:val="12"/>
            <w:numPr>
              <w:numId w:val="1"/>
            </w:numPr>
            <w:spacing w:after="240"/>
            <w:ind w:leftChars="0" w:left="360" w:hanging="360"/>
            <w:outlineLvl w:val="0"/>
          </w:pPr>
        </w:pPrChange>
      </w:pPr>
      <w:ins w:id="16449" w:author="Administrator" w:date="2019-04-09T02:13:00Z">
        <w:del w:id="16450" w:author="簡新佳" w:date="2019-04-22T12:47:00Z">
          <w:r w:rsidDel="0078297D">
            <w:rPr>
              <w:rFonts w:hint="eastAsia"/>
            </w:rPr>
            <w:delText>「</w:delText>
          </w:r>
          <w:r w:rsidR="003C6B47" w:rsidDel="0078297D">
            <w:rPr>
              <w:rFonts w:hint="eastAsia"/>
            </w:rPr>
            <w:delText>解！」</w:delText>
          </w:r>
        </w:del>
      </w:ins>
    </w:p>
    <w:p w:rsidR="000F0075" w:rsidRDefault="007041F8">
      <w:pPr>
        <w:pStyle w:val="12"/>
        <w:spacing w:after="240"/>
        <w:ind w:leftChars="0" w:left="0"/>
        <w:rPr>
          <w:ins w:id="16451" w:author="Administrator" w:date="2019-04-09T02:00:00Z"/>
          <w:del w:id="16452" w:author="簡新佳" w:date="2019-04-22T12:47:00Z"/>
        </w:rPr>
        <w:pPrChange w:id="16453" w:author="Administrator" w:date="2019-04-07T15:09:00Z">
          <w:pPr>
            <w:pStyle w:val="12"/>
            <w:numPr>
              <w:numId w:val="1"/>
            </w:numPr>
            <w:spacing w:after="240"/>
            <w:ind w:leftChars="0" w:left="360" w:hanging="360"/>
            <w:outlineLvl w:val="0"/>
          </w:pPr>
        </w:pPrChange>
      </w:pPr>
      <w:ins w:id="16454" w:author="Administrator" w:date="2019-04-09T02:13:00Z">
        <w:del w:id="16455" w:author="簡新佳" w:date="2019-04-22T12:47:00Z">
          <w:r w:rsidDel="0078297D">
            <w:rPr>
              <w:rFonts w:hint="eastAsia"/>
            </w:rPr>
            <w:delText>在他</w:delText>
          </w:r>
        </w:del>
      </w:ins>
      <w:ins w:id="16456" w:author="Administrator" w:date="2019-04-16T23:20:00Z">
        <w:del w:id="16457" w:author="簡新佳" w:date="2019-04-22T12:47:00Z">
          <w:r w:rsidDel="0078297D">
            <w:rPr>
              <w:rFonts w:hint="eastAsia"/>
            </w:rPr>
            <w:delText>命令</w:delText>
          </w:r>
        </w:del>
      </w:ins>
      <w:ins w:id="16458" w:author="Administrator" w:date="2019-04-09T02:13:00Z">
        <w:del w:id="16459" w:author="簡新佳" w:date="2019-04-22T12:47:00Z">
          <w:r w:rsidR="003C6B47" w:rsidDel="0078297D">
            <w:rPr>
              <w:rFonts w:hint="eastAsia"/>
            </w:rPr>
            <w:delText>之下，</w:delText>
          </w:r>
        </w:del>
      </w:ins>
      <w:ins w:id="16460" w:author="Administrator" w:date="2019-04-09T01:44:00Z">
        <w:del w:id="16461" w:author="簡新佳" w:date="2019-04-22T12:47:00Z">
          <w:r w:rsidR="00C57EBE" w:rsidDel="0078297D">
            <w:rPr>
              <w:rFonts w:hint="eastAsia"/>
            </w:rPr>
            <w:delText>原本</w:delText>
          </w:r>
        </w:del>
      </w:ins>
      <w:ins w:id="16462" w:author="Administrator" w:date="2019-04-09T01:47:00Z">
        <w:del w:id="16463" w:author="簡新佳" w:date="2019-04-22T12:47:00Z">
          <w:r w:rsidR="00C57EBE" w:rsidDel="0078297D">
            <w:rPr>
              <w:rFonts w:hint="eastAsia"/>
            </w:rPr>
            <w:delText>沉</w:delText>
          </w:r>
        </w:del>
      </w:ins>
      <w:ins w:id="16464" w:author="Administrator" w:date="2019-04-09T01:58:00Z">
        <w:del w:id="16465" w:author="簡新佳" w:date="2019-04-22T12:47:00Z">
          <w:r w:rsidR="00CC041A" w:rsidDel="0078297D">
            <w:rPr>
              <w:rFonts w:hint="eastAsia"/>
            </w:rPr>
            <w:delText>淪在血</w:delText>
          </w:r>
        </w:del>
      </w:ins>
      <w:ins w:id="16466" w:author="Administrator" w:date="2019-04-09T01:59:00Z">
        <w:del w:id="16467" w:author="簡新佳" w:date="2019-04-22T12:47:00Z">
          <w:r w:rsidR="00CC041A" w:rsidDel="0078297D">
            <w:rPr>
              <w:rFonts w:hint="eastAsia"/>
            </w:rPr>
            <w:delText>沼</w:delText>
          </w:r>
        </w:del>
      </w:ins>
      <w:ins w:id="16468" w:author="Administrator" w:date="2019-04-09T01:58:00Z">
        <w:del w:id="16469" w:author="簡新佳" w:date="2019-04-22T12:47:00Z">
          <w:r w:rsidR="00CC041A" w:rsidDel="0078297D">
            <w:rPr>
              <w:rFonts w:hint="eastAsia"/>
            </w:rPr>
            <w:delText>之下，</w:delText>
          </w:r>
        </w:del>
      </w:ins>
      <w:ins w:id="16470" w:author="Administrator" w:date="2019-04-09T01:59:00Z">
        <w:del w:id="16471" w:author="簡新佳" w:date="2019-04-22T12:47:00Z">
          <w:r w:rsidR="00CC041A" w:rsidDel="0078297D">
            <w:rPr>
              <w:rFonts w:hint="eastAsia"/>
            </w:rPr>
            <w:delText>無法脫身的金龍</w:delText>
          </w:r>
        </w:del>
      </w:ins>
      <w:ins w:id="16472" w:author="Administrator" w:date="2019-04-09T02:13:00Z">
        <w:del w:id="16473" w:author="簡新佳" w:date="2019-04-22T12:47:00Z">
          <w:r w:rsidR="003C6B47" w:rsidDel="0078297D">
            <w:rPr>
              <w:rFonts w:hint="eastAsia"/>
            </w:rPr>
            <w:delText>碎裂</w:delText>
          </w:r>
        </w:del>
      </w:ins>
      <w:ins w:id="16474" w:author="Administrator" w:date="2019-04-09T01:59:00Z">
        <w:del w:id="16475" w:author="簡新佳" w:date="2019-04-22T12:47:00Z">
          <w:r w:rsidR="00CC041A" w:rsidDel="0078297D">
            <w:rPr>
              <w:rFonts w:hint="eastAsia"/>
            </w:rPr>
            <w:delText>成鏈，</w:delText>
          </w:r>
        </w:del>
      </w:ins>
      <w:ins w:id="16476" w:author="Administrator" w:date="2019-04-16T23:20:00Z">
        <w:del w:id="16477" w:author="簡新佳" w:date="2019-04-22T12:47:00Z">
          <w:r w:rsidDel="0078297D">
            <w:rPr>
              <w:rFonts w:hint="eastAsia"/>
            </w:rPr>
            <w:delText>竟</w:delText>
          </w:r>
        </w:del>
      </w:ins>
      <w:ins w:id="16478" w:author="Administrator" w:date="2019-04-09T01:59:00Z">
        <w:del w:id="16479" w:author="簡新佳" w:date="2019-04-22T12:47:00Z">
          <w:r w:rsidR="00CC041A" w:rsidDel="0078297D">
            <w:rPr>
              <w:rFonts w:hint="eastAsia"/>
            </w:rPr>
            <w:delText>化作一條條金</w:delText>
          </w:r>
        </w:del>
      </w:ins>
      <w:ins w:id="16480" w:author="Administrator" w:date="2019-04-09T02:00:00Z">
        <w:del w:id="16481" w:author="簡新佳" w:date="2019-04-22T12:47:00Z">
          <w:r w:rsidR="00CC041A" w:rsidDel="0078297D">
            <w:rPr>
              <w:rFonts w:hint="eastAsia"/>
            </w:rPr>
            <w:delText>鍊子延伸出來！</w:delText>
          </w:r>
        </w:del>
      </w:ins>
    </w:p>
    <w:p w:rsidR="000F0075" w:rsidRDefault="00CC041A">
      <w:pPr>
        <w:pStyle w:val="12"/>
        <w:spacing w:after="240"/>
        <w:ind w:leftChars="0" w:left="0"/>
        <w:rPr>
          <w:ins w:id="16482" w:author="Administrator" w:date="2019-04-09T02:02:00Z"/>
          <w:del w:id="16483" w:author="簡新佳" w:date="2019-04-22T12:47:00Z"/>
        </w:rPr>
        <w:pPrChange w:id="16484" w:author="Administrator" w:date="2019-04-07T15:09:00Z">
          <w:pPr>
            <w:pStyle w:val="12"/>
            <w:numPr>
              <w:numId w:val="1"/>
            </w:numPr>
            <w:spacing w:after="240"/>
            <w:ind w:leftChars="0" w:left="360" w:hanging="360"/>
            <w:outlineLvl w:val="0"/>
          </w:pPr>
        </w:pPrChange>
      </w:pPr>
      <w:ins w:id="16485" w:author="Administrator" w:date="2019-04-09T02:00:00Z">
        <w:del w:id="16486" w:author="簡新佳" w:date="2019-04-22T12:47:00Z">
          <w:r w:rsidDel="0078297D">
            <w:rPr>
              <w:rFonts w:hint="eastAsia"/>
            </w:rPr>
            <w:delText>若是有人再仔細看去，就能看到那一條條金鍊</w:delText>
          </w:r>
        </w:del>
      </w:ins>
      <w:ins w:id="16487" w:author="Administrator" w:date="2019-04-09T02:01:00Z">
        <w:del w:id="16488" w:author="簡新佳" w:date="2019-04-22T12:47:00Z">
          <w:r w:rsidDel="0078297D">
            <w:rPr>
              <w:rFonts w:hint="eastAsia"/>
            </w:rPr>
            <w:delText>子全是由金色的蝌蚪文組成，密密麻麻，交織纏</w:delText>
          </w:r>
        </w:del>
      </w:ins>
      <w:ins w:id="16489" w:author="Administrator" w:date="2019-04-09T02:02:00Z">
        <w:del w:id="16490" w:author="簡新佳" w:date="2019-04-22T12:47:00Z">
          <w:r w:rsidDel="0078297D">
            <w:rPr>
              <w:rFonts w:hint="eastAsia"/>
            </w:rPr>
            <w:delText>繞，不一會又蔓延到</w:delText>
          </w:r>
          <w:r w:rsidRPr="003E206B" w:rsidDel="0078297D">
            <w:rPr>
              <w:rFonts w:hint="eastAsia"/>
            </w:rPr>
            <w:delText>鴟龜</w:delText>
          </w:r>
          <w:r w:rsidDel="0078297D">
            <w:rPr>
              <w:rFonts w:hint="eastAsia"/>
            </w:rPr>
            <w:delText>腳上，任憑牠如何掙扎，重新</w:delText>
          </w:r>
        </w:del>
      </w:ins>
      <w:ins w:id="16491" w:author="Administrator" w:date="2019-04-09T02:03:00Z">
        <w:del w:id="16492" w:author="簡新佳" w:date="2019-04-22T12:47:00Z">
          <w:r w:rsidDel="0078297D">
            <w:rPr>
              <w:rFonts w:hint="eastAsia"/>
            </w:rPr>
            <w:delText>又</w:delText>
          </w:r>
        </w:del>
      </w:ins>
      <w:ins w:id="16493" w:author="Administrator" w:date="2019-04-09T02:02:00Z">
        <w:del w:id="16494" w:author="簡新佳" w:date="2019-04-22T12:47:00Z">
          <w:r w:rsidDel="0078297D">
            <w:rPr>
              <w:rFonts w:hint="eastAsia"/>
            </w:rPr>
            <w:delText>化作金龍將牠右腳</w:delText>
          </w:r>
        </w:del>
      </w:ins>
      <w:ins w:id="16495" w:author="Administrator" w:date="2019-04-09T02:03:00Z">
        <w:del w:id="16496" w:author="簡新佳" w:date="2019-04-22T12:47:00Z">
          <w:r w:rsidDel="0078297D">
            <w:rPr>
              <w:rFonts w:hint="eastAsia"/>
            </w:rPr>
            <w:delText>給</w:delText>
          </w:r>
        </w:del>
      </w:ins>
      <w:ins w:id="16497" w:author="Administrator" w:date="2019-04-09T02:02:00Z">
        <w:del w:id="16498" w:author="簡新佳" w:date="2019-04-22T12:47:00Z">
          <w:r w:rsidDel="0078297D">
            <w:rPr>
              <w:rFonts w:hint="eastAsia"/>
            </w:rPr>
            <w:delText>封住！</w:delText>
          </w:r>
        </w:del>
      </w:ins>
    </w:p>
    <w:p w:rsidR="000F0075" w:rsidRDefault="00CC041A">
      <w:pPr>
        <w:pStyle w:val="12"/>
        <w:spacing w:after="240"/>
        <w:ind w:leftChars="0" w:left="0"/>
        <w:rPr>
          <w:ins w:id="16499" w:author="Administrator" w:date="2019-04-09T23:58:00Z"/>
          <w:del w:id="16500" w:author="簡新佳" w:date="2019-04-22T12:47:00Z"/>
        </w:rPr>
        <w:pPrChange w:id="16501" w:author="Administrator" w:date="2019-04-07T15:09:00Z">
          <w:pPr>
            <w:pStyle w:val="12"/>
            <w:numPr>
              <w:numId w:val="1"/>
            </w:numPr>
            <w:spacing w:after="240"/>
            <w:ind w:leftChars="0" w:left="360" w:hanging="360"/>
            <w:outlineLvl w:val="0"/>
          </w:pPr>
        </w:pPrChange>
      </w:pPr>
      <w:ins w:id="16502" w:author="Administrator" w:date="2019-04-09T02:03:00Z">
        <w:del w:id="16503" w:author="簡新佳" w:date="2019-04-22T12:47:00Z">
          <w:r w:rsidDel="0078297D">
            <w:rPr>
              <w:rFonts w:hint="eastAsia"/>
            </w:rPr>
            <w:delText>「吼！」</w:delText>
          </w:r>
        </w:del>
      </w:ins>
    </w:p>
    <w:p w:rsidR="000F0075" w:rsidRDefault="00CC041A">
      <w:pPr>
        <w:pStyle w:val="12"/>
        <w:spacing w:after="240"/>
        <w:ind w:leftChars="0" w:left="0"/>
        <w:rPr>
          <w:ins w:id="16504" w:author="Administrator" w:date="2019-04-09T02:05:00Z"/>
          <w:del w:id="16505" w:author="簡新佳" w:date="2019-04-22T12:47:00Z"/>
        </w:rPr>
        <w:pPrChange w:id="16506" w:author="Administrator" w:date="2019-04-07T15:09:00Z">
          <w:pPr>
            <w:pStyle w:val="12"/>
            <w:numPr>
              <w:numId w:val="1"/>
            </w:numPr>
            <w:spacing w:after="240"/>
            <w:ind w:leftChars="0" w:left="360" w:hanging="360"/>
            <w:outlineLvl w:val="0"/>
          </w:pPr>
        </w:pPrChange>
      </w:pPr>
      <w:ins w:id="16507" w:author="Administrator" w:date="2019-04-09T02:03:00Z">
        <w:del w:id="16508" w:author="簡新佳" w:date="2019-04-22T12:47:00Z">
          <w:r w:rsidRPr="003E206B" w:rsidDel="0078297D">
            <w:rPr>
              <w:rFonts w:hint="eastAsia"/>
            </w:rPr>
            <w:delText>鴟龜</w:delText>
          </w:r>
          <w:r w:rsidDel="0078297D">
            <w:rPr>
              <w:rFonts w:hint="eastAsia"/>
            </w:rPr>
            <w:delText>又驚又怒，拼命想要甩開那條金龍，可一波未平，一波又起，仙皇</w:delText>
          </w:r>
        </w:del>
      </w:ins>
      <w:ins w:id="16509" w:author="Administrator" w:date="2019-04-09T02:04:00Z">
        <w:del w:id="16510" w:author="簡新佳" w:date="2019-04-22T12:47:00Z">
          <w:r w:rsidDel="0078297D">
            <w:rPr>
              <w:rFonts w:hint="eastAsia"/>
            </w:rPr>
            <w:delText>得勢不饒人，一手盤心，一手指地，</w:delText>
          </w:r>
        </w:del>
      </w:ins>
      <w:ins w:id="16511" w:author="Administrator" w:date="2019-04-09T02:05:00Z">
        <w:del w:id="16512" w:author="簡新佳" w:date="2019-04-22T12:47:00Z">
          <w:r w:rsidDel="0078297D">
            <w:rPr>
              <w:rFonts w:hint="eastAsia"/>
            </w:rPr>
            <w:delText>再度喝令。</w:delText>
          </w:r>
        </w:del>
      </w:ins>
    </w:p>
    <w:p w:rsidR="000F0075" w:rsidRDefault="00CC041A">
      <w:pPr>
        <w:pStyle w:val="12"/>
        <w:spacing w:after="240"/>
        <w:ind w:leftChars="0" w:left="0"/>
        <w:rPr>
          <w:ins w:id="16513" w:author="Administrator" w:date="2019-04-09T02:08:00Z"/>
          <w:del w:id="16514" w:author="簡新佳" w:date="2019-04-22T12:47:00Z"/>
        </w:rPr>
        <w:pPrChange w:id="16515" w:author="Administrator" w:date="2019-04-07T15:09:00Z">
          <w:pPr>
            <w:pStyle w:val="12"/>
            <w:numPr>
              <w:numId w:val="1"/>
            </w:numPr>
            <w:spacing w:after="240"/>
            <w:ind w:leftChars="0" w:left="360" w:hanging="360"/>
            <w:outlineLvl w:val="0"/>
          </w:pPr>
        </w:pPrChange>
      </w:pPr>
      <w:ins w:id="16516" w:author="Administrator" w:date="2019-04-09T02:05:00Z">
        <w:del w:id="16517" w:author="簡新佳" w:date="2019-04-22T12:47:00Z">
          <w:r w:rsidDel="0078297D">
            <w:rPr>
              <w:rFonts w:hint="eastAsia"/>
            </w:rPr>
            <w:delText>「金生</w:delText>
          </w:r>
        </w:del>
      </w:ins>
      <w:ins w:id="16518" w:author="Administrator" w:date="2019-04-09T02:06:00Z">
        <w:del w:id="16519" w:author="簡新佳" w:date="2019-04-22T12:47:00Z">
          <w:r w:rsidDel="0078297D">
            <w:rPr>
              <w:rFonts w:hint="eastAsia"/>
            </w:rPr>
            <w:delText>水，水生木，</w:delText>
          </w:r>
        </w:del>
      </w:ins>
      <w:ins w:id="16520" w:author="Administrator" w:date="2019-04-09T02:08:00Z">
        <w:del w:id="16521" w:author="簡新佳" w:date="2019-04-22T12:47:00Z">
          <w:r w:rsidR="003C6B47" w:rsidDel="0078297D">
            <w:rPr>
              <w:rFonts w:hint="eastAsia"/>
            </w:rPr>
            <w:delText>木肝</w:delText>
          </w:r>
        </w:del>
      </w:ins>
      <w:ins w:id="16522" w:author="Administrator" w:date="2019-04-09T02:15:00Z">
        <w:del w:id="16523" w:author="簡新佳" w:date="2019-04-22T12:47:00Z">
          <w:r w:rsidR="003C6B47" w:rsidDel="0078297D">
            <w:rPr>
              <w:rFonts w:hint="eastAsia"/>
            </w:rPr>
            <w:delText>長</w:delText>
          </w:r>
        </w:del>
      </w:ins>
      <w:ins w:id="16524" w:author="Administrator" w:date="2019-04-09T02:08:00Z">
        <w:del w:id="16525" w:author="簡新佳" w:date="2019-04-22T12:47:00Z">
          <w:r w:rsidR="003C6B47" w:rsidDel="0078297D">
            <w:rPr>
              <w:rFonts w:hint="eastAsia"/>
            </w:rPr>
            <w:delText>！」</w:delText>
          </w:r>
        </w:del>
      </w:ins>
    </w:p>
    <w:p w:rsidR="000F0075" w:rsidRDefault="003C6B47">
      <w:pPr>
        <w:pStyle w:val="12"/>
        <w:spacing w:after="240"/>
        <w:ind w:leftChars="0" w:left="0"/>
        <w:rPr>
          <w:ins w:id="16526" w:author="Administrator" w:date="2019-04-09T02:18:00Z"/>
          <w:del w:id="16527" w:author="簡新佳" w:date="2019-04-22T12:47:00Z"/>
        </w:rPr>
        <w:pPrChange w:id="16528" w:author="Administrator" w:date="2019-04-07T15:09:00Z">
          <w:pPr>
            <w:pStyle w:val="12"/>
            <w:numPr>
              <w:numId w:val="1"/>
            </w:numPr>
            <w:spacing w:after="240"/>
            <w:ind w:leftChars="0" w:left="360" w:hanging="360"/>
            <w:outlineLvl w:val="0"/>
          </w:pPr>
        </w:pPrChange>
      </w:pPr>
      <w:ins w:id="16529" w:author="Administrator" w:date="2019-04-09T02:16:00Z">
        <w:del w:id="16530" w:author="簡新佳" w:date="2019-04-22T12:47:00Z">
          <w:r w:rsidDel="0078297D">
            <w:rPr>
              <w:rFonts w:hint="eastAsia"/>
            </w:rPr>
            <w:delText>這句話說出的瞬間，</w:delText>
          </w:r>
        </w:del>
      </w:ins>
      <w:ins w:id="16531" w:author="Administrator" w:date="2019-04-09T02:14:00Z">
        <w:del w:id="16532" w:author="簡新佳" w:date="2019-04-22T12:47:00Z">
          <w:r w:rsidDel="0078297D">
            <w:rPr>
              <w:rFonts w:hint="eastAsia"/>
            </w:rPr>
            <w:delText>轟隆隆之聲響起，原本</w:delText>
          </w:r>
        </w:del>
      </w:ins>
      <w:ins w:id="16533" w:author="Administrator" w:date="2019-04-09T02:16:00Z">
        <w:del w:id="16534" w:author="簡新佳" w:date="2019-04-22T12:47:00Z">
          <w:r w:rsidDel="0078297D">
            <w:rPr>
              <w:rFonts w:hint="eastAsia"/>
            </w:rPr>
            <w:delText>已經</w:delText>
          </w:r>
          <w:r w:rsidR="00B3598E" w:rsidDel="0078297D">
            <w:rPr>
              <w:rFonts w:hint="eastAsia"/>
            </w:rPr>
            <w:delText>破裂不堪的靈山</w:delText>
          </w:r>
        </w:del>
      </w:ins>
      <w:ins w:id="16535" w:author="Administrator" w:date="2019-04-09T02:17:00Z">
        <w:del w:id="16536" w:author="簡新佳" w:date="2019-04-22T12:47:00Z">
          <w:r w:rsidR="00B3598E" w:rsidDel="0078297D">
            <w:rPr>
              <w:rFonts w:hint="eastAsia"/>
            </w:rPr>
            <w:delText>內</w:delText>
          </w:r>
        </w:del>
      </w:ins>
      <w:ins w:id="16537" w:author="Administrator" w:date="2019-04-09T02:16:00Z">
        <w:del w:id="16538" w:author="簡新佳" w:date="2019-04-22T12:47:00Z">
          <w:r w:rsidR="00B3598E" w:rsidDel="0078297D">
            <w:rPr>
              <w:rFonts w:hint="eastAsia"/>
            </w:rPr>
            <w:delText>，</w:delText>
          </w:r>
        </w:del>
      </w:ins>
      <w:ins w:id="16539" w:author="Administrator" w:date="2019-04-09T02:17:00Z">
        <w:del w:id="16540" w:author="簡新佳" w:date="2019-04-22T12:47:00Z">
          <w:r w:rsidR="00B3598E" w:rsidDel="0078297D">
            <w:rPr>
              <w:rFonts w:hint="eastAsia"/>
            </w:rPr>
            <w:delText>所有植被，</w:delText>
          </w:r>
        </w:del>
      </w:ins>
      <w:ins w:id="16541" w:author="Administrator" w:date="2019-04-09T02:16:00Z">
        <w:del w:id="16542" w:author="簡新佳" w:date="2019-04-22T12:47:00Z">
          <w:r w:rsidR="00B3598E" w:rsidDel="0078297D">
            <w:rPr>
              <w:rFonts w:hint="eastAsia"/>
            </w:rPr>
            <w:delText>赫然</w:delText>
          </w:r>
        </w:del>
      </w:ins>
      <w:ins w:id="16543" w:author="Administrator" w:date="2019-04-09T02:17:00Z">
        <w:del w:id="16544" w:author="簡新佳" w:date="2019-04-22T12:47:00Z">
          <w:r w:rsidR="00B3598E" w:rsidDel="0078297D">
            <w:rPr>
              <w:rFonts w:hint="eastAsia"/>
            </w:rPr>
            <w:delText>以肉眼可見的速度快速生長，超越</w:delText>
          </w:r>
        </w:del>
      </w:ins>
      <w:ins w:id="16545" w:author="Administrator" w:date="2019-04-09T02:18:00Z">
        <w:del w:id="16546" w:author="簡新佳" w:date="2019-04-22T12:47:00Z">
          <w:r w:rsidR="00B3598E" w:rsidDel="0078297D">
            <w:rPr>
              <w:rFonts w:hint="eastAsia"/>
            </w:rPr>
            <w:delText>正常</w:delText>
          </w:r>
        </w:del>
      </w:ins>
      <w:ins w:id="16547" w:author="Administrator" w:date="2019-04-09T02:17:00Z">
        <w:del w:id="16548" w:author="簡新佳" w:date="2019-04-22T12:47:00Z">
          <w:r w:rsidR="00B3598E" w:rsidDel="0078297D">
            <w:rPr>
              <w:rFonts w:hint="eastAsia"/>
            </w:rPr>
            <w:delText>，甚至</w:delText>
          </w:r>
        </w:del>
      </w:ins>
      <w:ins w:id="16549" w:author="Administrator" w:date="2019-04-09T02:18:00Z">
        <w:del w:id="16550" w:author="簡新佳" w:date="2019-04-22T12:47:00Z">
          <w:r w:rsidR="00B3598E" w:rsidDel="0078297D">
            <w:rPr>
              <w:rFonts w:hint="eastAsia"/>
            </w:rPr>
            <w:delText>達到一種恐怖境界。</w:delText>
          </w:r>
        </w:del>
      </w:ins>
    </w:p>
    <w:p w:rsidR="000F0075" w:rsidRDefault="00B3598E">
      <w:pPr>
        <w:pStyle w:val="12"/>
        <w:spacing w:after="240"/>
        <w:ind w:leftChars="0" w:left="0"/>
        <w:rPr>
          <w:ins w:id="16551" w:author="Administrator" w:date="2019-04-09T02:20:00Z"/>
          <w:del w:id="16552" w:author="簡新佳" w:date="2019-04-22T12:47:00Z"/>
        </w:rPr>
        <w:pPrChange w:id="16553" w:author="Administrator" w:date="2019-04-07T15:09:00Z">
          <w:pPr>
            <w:pStyle w:val="12"/>
            <w:numPr>
              <w:numId w:val="1"/>
            </w:numPr>
            <w:spacing w:after="240"/>
            <w:ind w:leftChars="0" w:left="360" w:hanging="360"/>
            <w:outlineLvl w:val="0"/>
          </w:pPr>
        </w:pPrChange>
      </w:pPr>
      <w:ins w:id="16554" w:author="Administrator" w:date="2019-04-09T02:18:00Z">
        <w:del w:id="16555" w:author="簡新佳" w:date="2019-04-22T12:47:00Z">
          <w:r w:rsidDel="0078297D">
            <w:rPr>
              <w:rFonts w:hint="eastAsia"/>
            </w:rPr>
            <w:delText>在靈山中的李龍飛目瞪口呆，看著腳底下本來只有幾</w:delText>
          </w:r>
        </w:del>
      </w:ins>
      <w:ins w:id="16556" w:author="Administrator" w:date="2019-04-09T02:19:00Z">
        <w:del w:id="16557" w:author="簡新佳" w:date="2019-04-22T12:47:00Z">
          <w:r w:rsidDel="0078297D">
            <w:rPr>
              <w:rFonts w:hint="eastAsia"/>
            </w:rPr>
            <w:delText>釐長的雜草轉眼就長得比他還高，比他手臂還粗，</w:delText>
          </w:r>
        </w:del>
      </w:ins>
      <w:ins w:id="16558" w:author="Administrator" w:date="2019-04-09T02:20:00Z">
        <w:del w:id="16559" w:author="簡新佳" w:date="2019-04-22T12:47:00Z">
          <w:r w:rsidDel="0078297D">
            <w:rPr>
              <w:rFonts w:hint="eastAsia"/>
            </w:rPr>
            <w:delText>有如藤蔓一般。</w:delText>
          </w:r>
        </w:del>
      </w:ins>
    </w:p>
    <w:p w:rsidR="000F0075" w:rsidRDefault="00B3598E">
      <w:pPr>
        <w:pStyle w:val="12"/>
        <w:spacing w:after="240"/>
        <w:ind w:leftChars="0" w:left="0"/>
        <w:rPr>
          <w:ins w:id="16560" w:author="Administrator" w:date="2019-04-09T02:23:00Z"/>
          <w:del w:id="16561" w:author="簡新佳" w:date="2019-04-22T12:47:00Z"/>
        </w:rPr>
        <w:pPrChange w:id="16562" w:author="Administrator" w:date="2019-04-07T15:09:00Z">
          <w:pPr>
            <w:pStyle w:val="12"/>
            <w:numPr>
              <w:numId w:val="1"/>
            </w:numPr>
            <w:spacing w:after="240"/>
            <w:ind w:leftChars="0" w:left="360" w:hanging="360"/>
            <w:outlineLvl w:val="0"/>
          </w:pPr>
        </w:pPrChange>
      </w:pPr>
      <w:ins w:id="16563" w:author="Administrator" w:date="2019-04-09T02:20:00Z">
        <w:del w:id="16564" w:author="簡新佳" w:date="2019-04-22T12:47:00Z">
          <w:r w:rsidDel="0078297D">
            <w:rPr>
              <w:rFonts w:hint="eastAsia"/>
            </w:rPr>
            <w:delText>這些草木長到極致之後，猛然</w:delText>
          </w:r>
        </w:del>
      </w:ins>
      <w:ins w:id="16565" w:author="Administrator" w:date="2019-04-09T02:21:00Z">
        <w:del w:id="16566" w:author="簡新佳" w:date="2019-04-22T12:47:00Z">
          <w:r w:rsidDel="0078297D">
            <w:rPr>
              <w:rFonts w:hint="eastAsia"/>
            </w:rPr>
            <w:delText>編織成一道大網，從</w:delText>
          </w:r>
          <w:r w:rsidRPr="003E206B" w:rsidDel="0078297D">
            <w:rPr>
              <w:rFonts w:hint="eastAsia"/>
            </w:rPr>
            <w:delText>鴟龜</w:delText>
          </w:r>
          <w:r w:rsidDel="0078297D">
            <w:rPr>
              <w:rFonts w:hint="eastAsia"/>
            </w:rPr>
            <w:delText>背上，往</w:delText>
          </w:r>
        </w:del>
      </w:ins>
      <w:ins w:id="16567" w:author="Administrator" w:date="2019-04-09T02:22:00Z">
        <w:del w:id="16568" w:author="簡新佳" w:date="2019-04-22T12:47:00Z">
          <w:r w:rsidDel="0078297D">
            <w:rPr>
              <w:rFonts w:hint="eastAsia"/>
            </w:rPr>
            <w:delText>牠</w:delText>
          </w:r>
        </w:del>
      </w:ins>
      <w:ins w:id="16569" w:author="Administrator" w:date="2019-04-09T02:21:00Z">
        <w:del w:id="16570" w:author="簡新佳" w:date="2019-04-22T12:47:00Z">
          <w:r w:rsidDel="0078297D">
            <w:rPr>
              <w:rFonts w:hint="eastAsia"/>
            </w:rPr>
            <w:delText>自己</w:delText>
          </w:r>
        </w:del>
      </w:ins>
      <w:ins w:id="16571" w:author="Administrator" w:date="2019-04-09T02:26:00Z">
        <w:del w:id="16572" w:author="簡新佳" w:date="2019-04-22T12:47:00Z">
          <w:r w:rsidDel="0078297D">
            <w:rPr>
              <w:rFonts w:hint="eastAsia"/>
            </w:rPr>
            <w:delText>當頭</w:delText>
          </w:r>
        </w:del>
      </w:ins>
      <w:ins w:id="16573" w:author="Administrator" w:date="2019-04-09T02:21:00Z">
        <w:del w:id="16574" w:author="簡新佳" w:date="2019-04-22T12:47:00Z">
          <w:r w:rsidDel="0078297D">
            <w:rPr>
              <w:rFonts w:hint="eastAsia"/>
            </w:rPr>
            <w:delText>罩下，若不是</w:delText>
          </w:r>
        </w:del>
      </w:ins>
      <w:ins w:id="16575" w:author="Administrator" w:date="2019-04-09T02:22:00Z">
        <w:del w:id="16576" w:author="簡新佳" w:date="2019-04-22T12:47:00Z">
          <w:r w:rsidDel="0078297D">
            <w:rPr>
              <w:rFonts w:hint="eastAsia"/>
            </w:rPr>
            <w:delText>李龍飛等人相比之下有如虱蚤一般渺小，沒被網住，否則肯定也困在其中</w:delText>
          </w:r>
        </w:del>
      </w:ins>
      <w:ins w:id="16577" w:author="Administrator" w:date="2019-04-09T02:23:00Z">
        <w:del w:id="16578" w:author="簡新佳" w:date="2019-04-22T12:47:00Z">
          <w:r w:rsidDel="0078297D">
            <w:rPr>
              <w:rFonts w:hint="eastAsia"/>
            </w:rPr>
            <w:delText>，動彈不得。</w:delText>
          </w:r>
        </w:del>
      </w:ins>
    </w:p>
    <w:p w:rsidR="000F0075" w:rsidRDefault="00B3598E">
      <w:pPr>
        <w:pStyle w:val="12"/>
        <w:spacing w:after="240"/>
        <w:ind w:leftChars="0" w:left="0"/>
        <w:rPr>
          <w:ins w:id="16579" w:author="Administrator" w:date="2019-04-09T02:27:00Z"/>
          <w:del w:id="16580" w:author="簡新佳" w:date="2019-04-22T12:47:00Z"/>
        </w:rPr>
        <w:pPrChange w:id="16581" w:author="Administrator" w:date="2019-04-07T15:09:00Z">
          <w:pPr>
            <w:pStyle w:val="12"/>
            <w:numPr>
              <w:numId w:val="1"/>
            </w:numPr>
            <w:spacing w:after="240"/>
            <w:ind w:leftChars="0" w:left="360" w:hanging="360"/>
            <w:outlineLvl w:val="0"/>
          </w:pPr>
        </w:pPrChange>
      </w:pPr>
      <w:ins w:id="16582" w:author="Administrator" w:date="2019-04-09T02:23:00Z">
        <w:del w:id="16583" w:author="簡新佳" w:date="2019-04-22T12:47:00Z">
          <w:r w:rsidRPr="003E206B" w:rsidDel="0078297D">
            <w:rPr>
              <w:rFonts w:hint="eastAsia"/>
            </w:rPr>
            <w:delText>鴟龜</w:delText>
          </w:r>
          <w:r w:rsidDel="0078297D">
            <w:rPr>
              <w:rFonts w:hint="eastAsia"/>
            </w:rPr>
            <w:delText>臉色劇變，實</w:delText>
          </w:r>
        </w:del>
      </w:ins>
      <w:ins w:id="16584" w:author="Administrator" w:date="2019-04-09T02:24:00Z">
        <w:del w:id="16585" w:author="簡新佳" w:date="2019-04-22T12:47:00Z">
          <w:r w:rsidDel="0078297D">
            <w:rPr>
              <w:rFonts w:hint="eastAsia"/>
            </w:rPr>
            <w:delText>在是這</w:delText>
          </w:r>
        </w:del>
      </w:ins>
      <w:ins w:id="16586" w:author="Administrator" w:date="2019-04-09T02:25:00Z">
        <w:del w:id="16587" w:author="簡新佳" w:date="2019-04-22T12:47:00Z">
          <w:r w:rsidDel="0078297D">
            <w:rPr>
              <w:rFonts w:hint="eastAsia"/>
            </w:rPr>
            <w:delText>五行</w:delText>
          </w:r>
        </w:del>
      </w:ins>
      <w:ins w:id="16588" w:author="Administrator" w:date="2019-04-09T02:24:00Z">
        <w:del w:id="16589" w:author="簡新佳" w:date="2019-04-22T12:47:00Z">
          <w:r w:rsidDel="0078297D">
            <w:rPr>
              <w:rFonts w:hint="eastAsia"/>
            </w:rPr>
            <w:delText>八封陣</w:delText>
          </w:r>
        </w:del>
      </w:ins>
      <w:ins w:id="16590" w:author="Administrator" w:date="2019-04-09T02:26:00Z">
        <w:del w:id="16591" w:author="簡新佳" w:date="2019-04-22T12:47:00Z">
          <w:r w:rsidR="00161C1D" w:rsidDel="0078297D">
            <w:rPr>
              <w:rFonts w:hint="eastAsia"/>
            </w:rPr>
            <w:delText>比他想像中的難纏得多，原本以為只是用來鎮壓自己而已，想不到解</w:delText>
          </w:r>
        </w:del>
      </w:ins>
      <w:ins w:id="16592" w:author="Administrator" w:date="2019-04-09T02:27:00Z">
        <w:del w:id="16593" w:author="簡新佳" w:date="2019-04-22T12:47:00Z">
          <w:r w:rsidR="00161C1D" w:rsidDel="0078297D">
            <w:rPr>
              <w:rFonts w:hint="eastAsia"/>
            </w:rPr>
            <w:delText>開封印之後，居然還能繼續困住自己。</w:delText>
          </w:r>
        </w:del>
      </w:ins>
    </w:p>
    <w:p w:rsidR="000F0075" w:rsidRDefault="00161C1D">
      <w:pPr>
        <w:pStyle w:val="12"/>
        <w:spacing w:after="240"/>
        <w:ind w:leftChars="0" w:left="0"/>
        <w:rPr>
          <w:ins w:id="16594" w:author="Administrator" w:date="2019-04-10T00:44:00Z"/>
          <w:del w:id="16595" w:author="簡新佳" w:date="2019-04-22T12:47:00Z"/>
        </w:rPr>
        <w:pPrChange w:id="16596" w:author="Administrator" w:date="2019-04-07T15:09:00Z">
          <w:pPr>
            <w:pStyle w:val="12"/>
            <w:numPr>
              <w:numId w:val="1"/>
            </w:numPr>
            <w:spacing w:after="240"/>
            <w:ind w:leftChars="0" w:left="360" w:hanging="360"/>
            <w:outlineLvl w:val="0"/>
          </w:pPr>
        </w:pPrChange>
      </w:pPr>
      <w:ins w:id="16597" w:author="Administrator" w:date="2019-04-09T02:27:00Z">
        <w:del w:id="16598" w:author="簡新佳" w:date="2019-04-22T12:47:00Z">
          <w:r w:rsidDel="0078297D">
            <w:rPr>
              <w:rFonts w:hint="eastAsia"/>
            </w:rPr>
            <w:delText>不過牠畢竟是</w:delText>
          </w:r>
        </w:del>
      </w:ins>
      <w:ins w:id="16599" w:author="Administrator" w:date="2019-04-10T00:03:00Z">
        <w:del w:id="16600" w:author="簡新佳" w:date="2019-04-22T12:47:00Z">
          <w:r w:rsidR="007F7754" w:rsidDel="0078297D">
            <w:rPr>
              <w:rFonts w:hint="eastAsia"/>
            </w:rPr>
            <w:delText>活了幾千萬年的老</w:delText>
          </w:r>
        </w:del>
      </w:ins>
      <w:ins w:id="16601" w:author="Administrator" w:date="2019-04-09T23:59:00Z">
        <w:del w:id="16602" w:author="簡新佳" w:date="2019-04-22T12:47:00Z">
          <w:r w:rsidR="007F7754" w:rsidDel="0078297D">
            <w:rPr>
              <w:rFonts w:hint="eastAsia"/>
            </w:rPr>
            <w:delText>妖獸</w:delText>
          </w:r>
        </w:del>
      </w:ins>
      <w:ins w:id="16603" w:author="Administrator" w:date="2019-04-10T00:03:00Z">
        <w:del w:id="16604" w:author="簡新佳" w:date="2019-04-22T12:47:00Z">
          <w:r w:rsidR="007F7754" w:rsidDel="0078297D">
            <w:rPr>
              <w:rFonts w:hint="eastAsia"/>
            </w:rPr>
            <w:delText>了</w:delText>
          </w:r>
        </w:del>
      </w:ins>
      <w:ins w:id="16605" w:author="Administrator" w:date="2019-04-09T23:59:00Z">
        <w:del w:id="16606" w:author="簡新佳" w:date="2019-04-22T12:47:00Z">
          <w:r w:rsidR="007F7754" w:rsidDel="0078297D">
            <w:rPr>
              <w:rFonts w:hint="eastAsia"/>
            </w:rPr>
            <w:delText>，</w:delText>
          </w:r>
        </w:del>
      </w:ins>
      <w:ins w:id="16607" w:author="Administrator" w:date="2019-04-10T00:04:00Z">
        <w:del w:id="16608" w:author="簡新佳" w:date="2019-04-22T12:47:00Z">
          <w:r w:rsidR="007F7754" w:rsidDel="0078297D">
            <w:rPr>
              <w:rFonts w:hint="eastAsia"/>
            </w:rPr>
            <w:delText>見情況不對，</w:delText>
          </w:r>
        </w:del>
      </w:ins>
      <w:ins w:id="16609" w:author="Administrator" w:date="2019-04-10T00:16:00Z">
        <w:del w:id="16610" w:author="簡新佳" w:date="2019-04-22T12:47:00Z">
          <w:r w:rsidR="00772B06" w:rsidDel="0078297D">
            <w:rPr>
              <w:rFonts w:hint="eastAsia"/>
            </w:rPr>
            <w:delText>轉頭</w:delText>
          </w:r>
        </w:del>
      </w:ins>
      <w:ins w:id="16611" w:author="Administrator" w:date="2019-04-10T00:13:00Z">
        <w:del w:id="16612" w:author="簡新佳" w:date="2019-04-22T12:47:00Z">
          <w:r w:rsidR="00772B06" w:rsidDel="0078297D">
            <w:rPr>
              <w:rFonts w:hint="eastAsia"/>
            </w:rPr>
            <w:delText>張口一</w:delText>
          </w:r>
        </w:del>
      </w:ins>
      <w:ins w:id="16613" w:author="Administrator" w:date="2019-04-10T00:14:00Z">
        <w:del w:id="16614" w:author="簡新佳" w:date="2019-04-22T12:47:00Z">
          <w:r w:rsidR="00772B06" w:rsidDel="0078297D">
            <w:rPr>
              <w:rFonts w:hint="eastAsia"/>
            </w:rPr>
            <w:delText>吐，噴出一股青霞，</w:delText>
          </w:r>
        </w:del>
      </w:ins>
      <w:ins w:id="16615" w:author="Administrator" w:date="2019-04-16T23:21:00Z">
        <w:del w:id="16616" w:author="簡新佳" w:date="2019-04-22T12:47:00Z">
          <w:r w:rsidR="007041F8" w:rsidDel="0078297D">
            <w:rPr>
              <w:rFonts w:hint="eastAsia"/>
            </w:rPr>
            <w:delText>其上隱含著令人為之一震的靈</w:delText>
          </w:r>
        </w:del>
      </w:ins>
      <w:ins w:id="16617" w:author="Administrator" w:date="2019-04-16T23:22:00Z">
        <w:del w:id="16618" w:author="簡新佳" w:date="2019-04-22T12:47:00Z">
          <w:r w:rsidR="007041F8" w:rsidDel="0078297D">
            <w:rPr>
              <w:rFonts w:hint="eastAsia"/>
            </w:rPr>
            <w:delText>氣</w:delText>
          </w:r>
        </w:del>
      </w:ins>
      <w:ins w:id="16619" w:author="Administrator" w:date="2019-04-16T23:21:00Z">
        <w:del w:id="16620" w:author="簡新佳" w:date="2019-04-22T12:47:00Z">
          <w:r w:rsidR="007041F8" w:rsidDel="0078297D">
            <w:rPr>
              <w:rFonts w:hint="eastAsia"/>
            </w:rPr>
            <w:delText>波動，</w:delText>
          </w:r>
        </w:del>
      </w:ins>
      <w:ins w:id="16621" w:author="Administrator" w:date="2019-04-10T00:14:00Z">
        <w:del w:id="16622" w:author="簡新佳" w:date="2019-04-22T12:47:00Z">
          <w:r w:rsidR="00772B06" w:rsidDel="0078297D">
            <w:rPr>
              <w:rFonts w:hint="eastAsia"/>
            </w:rPr>
            <w:delText>一閃而逝融入</w:delText>
          </w:r>
        </w:del>
      </w:ins>
      <w:ins w:id="16623" w:author="Administrator" w:date="2019-04-10T00:19:00Z">
        <w:del w:id="16624" w:author="簡新佳" w:date="2019-04-22T12:47:00Z">
          <w:r w:rsidR="00772B06" w:rsidDel="0078297D">
            <w:rPr>
              <w:rFonts w:hint="eastAsia"/>
            </w:rPr>
            <w:delText>大</w:delText>
          </w:r>
        </w:del>
      </w:ins>
      <w:ins w:id="16625" w:author="Administrator" w:date="2019-04-10T00:16:00Z">
        <w:del w:id="16626" w:author="簡新佳" w:date="2019-04-22T12:47:00Z">
          <w:r w:rsidR="00772B06" w:rsidDel="0078297D">
            <w:rPr>
              <w:rFonts w:hint="eastAsia"/>
            </w:rPr>
            <w:delText>網之中，</w:delText>
          </w:r>
        </w:del>
      </w:ins>
      <w:ins w:id="16627" w:author="Administrator" w:date="2019-04-10T00:19:00Z">
        <w:del w:id="16628" w:author="簡新佳" w:date="2019-04-22T12:47:00Z">
          <w:r w:rsidR="00772B06" w:rsidDel="0078297D">
            <w:rPr>
              <w:rFonts w:hint="eastAsia"/>
            </w:rPr>
            <w:delText>跟著那些草木</w:delText>
          </w:r>
        </w:del>
      </w:ins>
      <w:ins w:id="16629" w:author="Administrator" w:date="2019-04-10T00:43:00Z">
        <w:del w:id="16630" w:author="簡新佳" w:date="2019-04-22T12:47:00Z">
          <w:r w:rsidR="000517E4" w:rsidDel="0078297D">
            <w:rPr>
              <w:rFonts w:hint="eastAsia"/>
            </w:rPr>
            <w:delText>表面便染上一層黑色，散發出</w:delText>
          </w:r>
        </w:del>
      </w:ins>
      <w:ins w:id="16631" w:author="Administrator" w:date="2019-04-10T00:44:00Z">
        <w:del w:id="16632" w:author="簡新佳" w:date="2019-04-22T12:47:00Z">
          <w:r w:rsidR="000517E4" w:rsidDel="0078297D">
            <w:rPr>
              <w:rFonts w:hint="eastAsia"/>
            </w:rPr>
            <w:delText>令人噁心的酸鼻之味，乾旱起來。</w:delText>
          </w:r>
        </w:del>
      </w:ins>
    </w:p>
    <w:p w:rsidR="000F0075" w:rsidRDefault="000517E4">
      <w:pPr>
        <w:pStyle w:val="12"/>
        <w:spacing w:after="240"/>
        <w:ind w:leftChars="0" w:left="0"/>
        <w:rPr>
          <w:ins w:id="16633" w:author="Administrator" w:date="2019-04-10T00:45:00Z"/>
          <w:del w:id="16634" w:author="簡新佳" w:date="2019-04-22T12:47:00Z"/>
        </w:rPr>
        <w:pPrChange w:id="16635" w:author="Administrator" w:date="2019-04-07T15:09:00Z">
          <w:pPr>
            <w:pStyle w:val="12"/>
            <w:numPr>
              <w:numId w:val="1"/>
            </w:numPr>
            <w:spacing w:after="240"/>
            <w:ind w:leftChars="0" w:left="360" w:hanging="360"/>
            <w:outlineLvl w:val="0"/>
          </w:pPr>
        </w:pPrChange>
      </w:pPr>
      <w:ins w:id="16636" w:author="Administrator" w:date="2019-04-10T00:44:00Z">
        <w:del w:id="16637" w:author="簡新佳" w:date="2019-04-22T12:47:00Z">
          <w:r w:rsidDel="0078297D">
            <w:rPr>
              <w:rFonts w:hint="eastAsia"/>
            </w:rPr>
            <w:delText>李龍飛同樣也被那青霞籠罩範圍，所幸他</w:delText>
          </w:r>
        </w:del>
      </w:ins>
      <w:ins w:id="16638" w:author="Administrator" w:date="2019-04-10T00:45:00Z">
        <w:del w:id="16639" w:author="簡新佳" w:date="2019-04-22T12:47:00Z">
          <w:r w:rsidDel="0078297D">
            <w:rPr>
              <w:rFonts w:hint="eastAsia"/>
            </w:rPr>
            <w:delText>危急之中，往下</w:delText>
          </w:r>
        </w:del>
      </w:ins>
      <w:ins w:id="16640" w:author="Administrator" w:date="2019-04-16T23:22:00Z">
        <w:del w:id="16641" w:author="簡新佳" w:date="2019-04-22T12:47:00Z">
          <w:r w:rsidR="007041F8" w:rsidDel="0078297D">
            <w:rPr>
              <w:rFonts w:hint="eastAsia"/>
            </w:rPr>
            <w:delText>發力</w:delText>
          </w:r>
        </w:del>
      </w:ins>
      <w:ins w:id="16642" w:author="Administrator" w:date="2019-04-10T00:45:00Z">
        <w:del w:id="16643" w:author="簡新佳" w:date="2019-04-22T12:47:00Z">
          <w:r w:rsidDel="0078297D">
            <w:rPr>
              <w:rFonts w:hint="eastAsia"/>
            </w:rPr>
            <w:delText>一搥，將地面打了個大凹洞，躲了進去，這才沒受到波及。</w:delText>
          </w:r>
        </w:del>
      </w:ins>
    </w:p>
    <w:p w:rsidR="000F0075" w:rsidRDefault="000517E4">
      <w:pPr>
        <w:pStyle w:val="12"/>
        <w:spacing w:after="240"/>
        <w:ind w:leftChars="0" w:left="0"/>
        <w:rPr>
          <w:ins w:id="16644" w:author="Administrator" w:date="2019-04-10T00:50:00Z"/>
          <w:del w:id="16645" w:author="簡新佳" w:date="2019-04-22T12:47:00Z"/>
        </w:rPr>
        <w:pPrChange w:id="16646" w:author="Administrator" w:date="2019-04-07T15:09:00Z">
          <w:pPr>
            <w:pStyle w:val="12"/>
            <w:numPr>
              <w:numId w:val="1"/>
            </w:numPr>
            <w:spacing w:after="240"/>
            <w:ind w:leftChars="0" w:left="360" w:hanging="360"/>
            <w:outlineLvl w:val="0"/>
          </w:pPr>
        </w:pPrChange>
      </w:pPr>
      <w:ins w:id="16647" w:author="Administrator" w:date="2019-04-10T00:45:00Z">
        <w:del w:id="16648" w:author="簡新佳" w:date="2019-04-22T12:47:00Z">
          <w:r w:rsidDel="0078297D">
            <w:rPr>
              <w:rFonts w:hint="eastAsia"/>
            </w:rPr>
            <w:delText>可就算這樣，他也感受到渾身不好受</w:delText>
          </w:r>
        </w:del>
      </w:ins>
      <w:ins w:id="16649" w:author="Administrator" w:date="2019-04-10T00:46:00Z">
        <w:del w:id="16650" w:author="簡新佳" w:date="2019-04-22T12:47:00Z">
          <w:r w:rsidDel="0078297D">
            <w:rPr>
              <w:rFonts w:hint="eastAsia"/>
            </w:rPr>
            <w:delText>，好像水分都快被吸乾，連忙</w:delText>
          </w:r>
        </w:del>
      </w:ins>
      <w:ins w:id="16651" w:author="Administrator" w:date="2019-04-10T00:49:00Z">
        <w:del w:id="16652" w:author="簡新佳" w:date="2019-04-22T12:47:00Z">
          <w:r w:rsidDel="0078297D">
            <w:rPr>
              <w:rFonts w:hint="eastAsia"/>
            </w:rPr>
            <w:delText>從儲物袋中掏出一大桶</w:delText>
          </w:r>
          <w:r w:rsidRPr="000517E4" w:rsidDel="0078297D">
            <w:rPr>
              <w:rFonts w:hint="eastAsia"/>
            </w:rPr>
            <w:delText>蜜靈液</w:delText>
          </w:r>
          <w:r w:rsidDel="0078297D">
            <w:rPr>
              <w:rFonts w:hint="eastAsia"/>
            </w:rPr>
            <w:delText>，喝了精光，這才感</w:delText>
          </w:r>
        </w:del>
      </w:ins>
      <w:ins w:id="16653" w:author="Administrator" w:date="2019-04-10T00:50:00Z">
        <w:del w:id="16654" w:author="簡新佳" w:date="2019-04-22T12:47:00Z">
          <w:r w:rsidDel="0078297D">
            <w:rPr>
              <w:rFonts w:hint="eastAsia"/>
            </w:rPr>
            <w:delText>受到一些好轉。</w:delText>
          </w:r>
        </w:del>
      </w:ins>
    </w:p>
    <w:p w:rsidR="000F0075" w:rsidRDefault="000517E4">
      <w:pPr>
        <w:pStyle w:val="12"/>
        <w:spacing w:after="240"/>
        <w:ind w:leftChars="0" w:left="0"/>
        <w:rPr>
          <w:ins w:id="16655" w:author="Administrator" w:date="2019-04-10T00:52:00Z"/>
          <w:del w:id="16656" w:author="簡新佳" w:date="2019-04-22T12:47:00Z"/>
        </w:rPr>
        <w:pPrChange w:id="16657" w:author="Administrator" w:date="2019-04-07T15:09:00Z">
          <w:pPr>
            <w:pStyle w:val="12"/>
            <w:numPr>
              <w:numId w:val="1"/>
            </w:numPr>
            <w:spacing w:after="240"/>
            <w:ind w:leftChars="0" w:left="360" w:hanging="360"/>
            <w:outlineLvl w:val="0"/>
          </w:pPr>
        </w:pPrChange>
      </w:pPr>
      <w:ins w:id="16658" w:author="Administrator" w:date="2019-04-10T00:50:00Z">
        <w:del w:id="16659" w:author="簡新佳" w:date="2019-04-22T12:47:00Z">
          <w:r w:rsidDel="0078297D">
            <w:rPr>
              <w:rFonts w:hint="eastAsia"/>
            </w:rPr>
            <w:delText>但那些昏迷的或還顯露在靈山之外的其他妖獸，可就沒那麼好運了，不少</w:delText>
          </w:r>
        </w:del>
      </w:ins>
      <w:ins w:id="16660" w:author="Administrator" w:date="2019-04-10T00:51:00Z">
        <w:del w:id="16661" w:author="簡新佳" w:date="2019-04-22T12:47:00Z">
          <w:r w:rsidR="007041F8" w:rsidDel="0078297D">
            <w:rPr>
              <w:rFonts w:hint="eastAsia"/>
            </w:rPr>
            <w:delText>昏迷中的妖獸直接被那青霞</w:delText>
          </w:r>
        </w:del>
      </w:ins>
      <w:ins w:id="16662" w:author="Administrator" w:date="2019-04-16T23:22:00Z">
        <w:del w:id="16663" w:author="簡新佳" w:date="2019-04-22T12:47:00Z">
          <w:r w:rsidR="007041F8" w:rsidDel="0078297D">
            <w:rPr>
              <w:rFonts w:hint="eastAsia"/>
            </w:rPr>
            <w:delText>波及</w:delText>
          </w:r>
        </w:del>
      </w:ins>
      <w:ins w:id="16664" w:author="Administrator" w:date="2019-04-10T00:51:00Z">
        <w:del w:id="16665" w:author="簡新佳" w:date="2019-04-22T12:47:00Z">
          <w:r w:rsidDel="0078297D">
            <w:rPr>
              <w:rFonts w:hint="eastAsia"/>
            </w:rPr>
            <w:delText>，瞬間化作黑色粉</w:delText>
          </w:r>
          <w:r w:rsidR="000022C0" w:rsidDel="0078297D">
            <w:rPr>
              <w:rFonts w:hint="eastAsia"/>
            </w:rPr>
            <w:delText>塵，碎裂開來，</w:delText>
          </w:r>
        </w:del>
      </w:ins>
      <w:ins w:id="16666" w:author="Administrator" w:date="2019-04-10T00:52:00Z">
        <w:del w:id="16667" w:author="簡新佳" w:date="2019-04-22T12:47:00Z">
          <w:r w:rsidR="000022C0" w:rsidDel="0078297D">
            <w:rPr>
              <w:rFonts w:hint="eastAsia"/>
            </w:rPr>
            <w:delText>就算沒死，也去了</w:delText>
          </w:r>
        </w:del>
      </w:ins>
      <w:ins w:id="16668" w:author="Administrator" w:date="2019-04-10T00:53:00Z">
        <w:del w:id="16669" w:author="簡新佳" w:date="2019-04-22T12:47:00Z">
          <w:r w:rsidR="000022C0" w:rsidDel="0078297D">
            <w:rPr>
              <w:rFonts w:hint="eastAsia"/>
            </w:rPr>
            <w:delText>大</w:delText>
          </w:r>
        </w:del>
      </w:ins>
      <w:ins w:id="16670" w:author="Administrator" w:date="2019-04-10T00:52:00Z">
        <w:del w:id="16671" w:author="簡新佳" w:date="2019-04-22T12:47:00Z">
          <w:r w:rsidR="000022C0" w:rsidDel="0078297D">
            <w:rPr>
              <w:rFonts w:hint="eastAsia"/>
            </w:rPr>
            <w:delText>半條命。</w:delText>
          </w:r>
        </w:del>
      </w:ins>
    </w:p>
    <w:p w:rsidR="000F0075" w:rsidRDefault="003107B3">
      <w:pPr>
        <w:pStyle w:val="12"/>
        <w:spacing w:after="240"/>
        <w:ind w:leftChars="0" w:left="0"/>
        <w:rPr>
          <w:ins w:id="16672" w:author="Administrator" w:date="2019-04-10T01:19:00Z"/>
          <w:del w:id="16673" w:author="簡新佳" w:date="2019-04-22T12:47:00Z"/>
        </w:rPr>
        <w:pPrChange w:id="16674" w:author="Administrator" w:date="2019-04-07T15:09:00Z">
          <w:pPr>
            <w:pStyle w:val="12"/>
            <w:numPr>
              <w:numId w:val="1"/>
            </w:numPr>
            <w:spacing w:after="240"/>
            <w:ind w:leftChars="0" w:left="360" w:hanging="360"/>
            <w:outlineLvl w:val="0"/>
          </w:pPr>
        </w:pPrChange>
      </w:pPr>
      <w:ins w:id="16675" w:author="Administrator" w:date="2019-04-10T01:17:00Z">
        <w:del w:id="16676" w:author="簡新佳" w:date="2019-04-22T12:47:00Z">
          <w:r w:rsidDel="0078297D">
            <w:rPr>
              <w:rFonts w:hint="eastAsia"/>
            </w:rPr>
            <w:delText>「好厲害的神通！」仙皇</w:delText>
          </w:r>
        </w:del>
      </w:ins>
      <w:ins w:id="16677" w:author="Administrator" w:date="2019-04-10T01:18:00Z">
        <w:del w:id="16678" w:author="簡新佳" w:date="2019-04-22T12:47:00Z">
          <w:r w:rsidDel="0078297D">
            <w:rPr>
              <w:rFonts w:hint="eastAsia"/>
            </w:rPr>
            <w:delText>雖然</w:delText>
          </w:r>
          <w:r w:rsidR="00740394" w:rsidDel="0078297D">
            <w:rPr>
              <w:rFonts w:hint="eastAsia"/>
            </w:rPr>
            <w:delText>不覺得</w:delText>
          </w:r>
          <w:r w:rsidR="00740394" w:rsidRPr="003E206B" w:rsidDel="0078297D">
            <w:rPr>
              <w:rFonts w:hint="eastAsia"/>
            </w:rPr>
            <w:delText>鴟龜</w:delText>
          </w:r>
          <w:r w:rsidR="00740394" w:rsidDel="0078297D">
            <w:rPr>
              <w:rFonts w:hint="eastAsia"/>
            </w:rPr>
            <w:delText>會就這樣束手就擒，但也沒想到五行八封陣的木</w:delText>
          </w:r>
        </w:del>
      </w:ins>
      <w:ins w:id="16679" w:author="Administrator" w:date="2019-04-10T01:19:00Z">
        <w:del w:id="16680" w:author="簡新佳" w:date="2019-04-22T12:47:00Z">
          <w:r w:rsidR="00740394" w:rsidDel="0078297D">
            <w:rPr>
              <w:rFonts w:hint="eastAsia"/>
            </w:rPr>
            <w:delText>靈封印會就這麼被破去。</w:delText>
          </w:r>
        </w:del>
      </w:ins>
    </w:p>
    <w:p w:rsidR="000F0075" w:rsidRDefault="00670D73">
      <w:pPr>
        <w:pStyle w:val="12"/>
        <w:spacing w:after="240"/>
        <w:ind w:leftChars="0" w:left="0"/>
        <w:rPr>
          <w:ins w:id="16681" w:author="Administrator" w:date="2019-04-11T01:00:00Z"/>
          <w:del w:id="16682" w:author="簡新佳" w:date="2019-04-22T12:47:00Z"/>
        </w:rPr>
        <w:pPrChange w:id="16683" w:author="Administrator" w:date="2019-04-07T15:09:00Z">
          <w:pPr>
            <w:pStyle w:val="12"/>
            <w:numPr>
              <w:numId w:val="1"/>
            </w:numPr>
            <w:spacing w:after="240"/>
            <w:ind w:leftChars="0" w:left="360" w:hanging="360"/>
            <w:outlineLvl w:val="0"/>
          </w:pPr>
        </w:pPrChange>
      </w:pPr>
      <w:ins w:id="16684" w:author="Administrator" w:date="2019-04-11T00:59:00Z">
        <w:del w:id="16685" w:author="簡新佳" w:date="2019-04-22T12:47:00Z">
          <w:r w:rsidDel="0078297D">
            <w:rPr>
              <w:rFonts w:hint="eastAsia"/>
            </w:rPr>
            <w:delText>「看來，再不多施點</w:delText>
          </w:r>
        </w:del>
      </w:ins>
      <w:ins w:id="16686" w:author="Administrator" w:date="2019-04-11T01:00:00Z">
        <w:del w:id="16687" w:author="簡新佳" w:date="2019-04-22T12:47:00Z">
          <w:r w:rsidDel="0078297D">
            <w:rPr>
              <w:rFonts w:hint="eastAsia"/>
            </w:rPr>
            <w:delText>力，這五行八封陣，很快就會被前輩你給破光了！」</w:delText>
          </w:r>
        </w:del>
      </w:ins>
    </w:p>
    <w:p w:rsidR="000F0075" w:rsidRDefault="00670D73">
      <w:pPr>
        <w:pStyle w:val="12"/>
        <w:spacing w:after="240"/>
        <w:ind w:leftChars="0" w:left="0"/>
        <w:rPr>
          <w:ins w:id="16688" w:author="Administrator" w:date="2019-04-16T23:59:00Z"/>
          <w:del w:id="16689" w:author="簡新佳" w:date="2019-04-22T12:47:00Z"/>
        </w:rPr>
        <w:pPrChange w:id="16690" w:author="Administrator" w:date="2019-04-07T15:09:00Z">
          <w:pPr>
            <w:pStyle w:val="12"/>
            <w:numPr>
              <w:numId w:val="1"/>
            </w:numPr>
            <w:spacing w:after="240"/>
            <w:ind w:leftChars="0" w:left="360" w:hanging="360"/>
            <w:outlineLvl w:val="0"/>
          </w:pPr>
        </w:pPrChange>
      </w:pPr>
      <w:ins w:id="16691" w:author="Administrator" w:date="2019-04-11T01:00:00Z">
        <w:del w:id="16692" w:author="簡新佳" w:date="2019-04-22T12:47:00Z">
          <w:r w:rsidDel="0078297D">
            <w:rPr>
              <w:rFonts w:hint="eastAsia"/>
            </w:rPr>
            <w:delText>仙皇口中雖是這樣說著，但神情間卻沒有特別焦慮，他</w:delText>
          </w:r>
        </w:del>
      </w:ins>
      <w:ins w:id="16693" w:author="Administrator" w:date="2019-04-16T23:22:00Z">
        <w:del w:id="16694" w:author="簡新佳" w:date="2019-04-22T12:47:00Z">
          <w:r w:rsidR="007041F8" w:rsidDel="0078297D">
            <w:rPr>
              <w:rFonts w:hint="eastAsia"/>
            </w:rPr>
            <w:delText>一</w:delText>
          </w:r>
        </w:del>
      </w:ins>
      <w:ins w:id="16695" w:author="Administrator" w:date="2019-04-16T23:23:00Z">
        <w:del w:id="16696" w:author="簡新佳" w:date="2019-04-22T12:47:00Z">
          <w:r w:rsidR="007041F8" w:rsidDel="0078297D">
            <w:rPr>
              <w:rFonts w:hint="eastAsia"/>
            </w:rPr>
            <w:delText>揮</w:delText>
          </w:r>
        </w:del>
      </w:ins>
      <w:ins w:id="16697" w:author="Administrator" w:date="2019-04-16T23:22:00Z">
        <w:del w:id="16698" w:author="簡新佳" w:date="2019-04-22T12:47:00Z">
          <w:r w:rsidR="007041F8" w:rsidDel="0078297D">
            <w:rPr>
              <w:rFonts w:hint="eastAsia"/>
            </w:rPr>
            <w:delText>手，</w:delText>
          </w:r>
        </w:del>
      </w:ins>
      <w:ins w:id="16699" w:author="Administrator" w:date="2019-04-16T23:23:00Z">
        <w:del w:id="16700" w:author="簡新佳" w:date="2019-04-22T12:47:00Z">
          <w:r w:rsidR="007041F8" w:rsidDel="0078297D">
            <w:rPr>
              <w:rFonts w:hint="eastAsia"/>
            </w:rPr>
            <w:delText>天上雲</w:delText>
          </w:r>
        </w:del>
      </w:ins>
      <w:ins w:id="16701" w:author="Administrator" w:date="2019-04-16T23:25:00Z">
        <w:del w:id="16702" w:author="簡新佳" w:date="2019-04-22T12:47:00Z">
          <w:r w:rsidR="007041F8" w:rsidDel="0078297D">
            <w:rPr>
              <w:rFonts w:hint="eastAsia"/>
            </w:rPr>
            <w:delText>霞</w:delText>
          </w:r>
        </w:del>
      </w:ins>
      <w:ins w:id="16703" w:author="Administrator" w:date="2019-04-16T23:23:00Z">
        <w:del w:id="16704" w:author="簡新佳" w:date="2019-04-22T12:47:00Z">
          <w:r w:rsidR="007041F8" w:rsidDel="0078297D">
            <w:rPr>
              <w:rFonts w:hint="eastAsia"/>
            </w:rPr>
            <w:delText>瞬間靠</w:delText>
          </w:r>
          <w:r w:rsidR="00B51896" w:rsidDel="0078297D">
            <w:rPr>
              <w:rFonts w:hint="eastAsia"/>
            </w:rPr>
            <w:delText>攏而來，有如被他捲動，跟著</w:delText>
          </w:r>
        </w:del>
      </w:ins>
      <w:ins w:id="16705" w:author="Administrator" w:date="2019-04-16T23:59:00Z">
        <w:del w:id="16706" w:author="簡新佳" w:date="2019-04-22T12:47:00Z">
          <w:r w:rsidR="00B51896" w:rsidDel="0078297D">
            <w:rPr>
              <w:rFonts w:hint="eastAsia"/>
            </w:rPr>
            <w:delText>凝成</w:delText>
          </w:r>
        </w:del>
      </w:ins>
      <w:ins w:id="16707" w:author="Administrator" w:date="2019-04-16T23:29:00Z">
        <w:del w:id="16708" w:author="簡新佳" w:date="2019-04-22T12:47:00Z">
          <w:r w:rsidR="007041F8" w:rsidDel="0078297D">
            <w:rPr>
              <w:rFonts w:hint="eastAsia"/>
            </w:rPr>
            <w:delText>水滴</w:delText>
          </w:r>
        </w:del>
      </w:ins>
      <w:ins w:id="16709" w:author="Administrator" w:date="2019-04-16T23:23:00Z">
        <w:del w:id="16710" w:author="簡新佳" w:date="2019-04-22T12:47:00Z">
          <w:r w:rsidR="00B51896" w:rsidDel="0078297D">
            <w:rPr>
              <w:rFonts w:hint="eastAsia"/>
            </w:rPr>
            <w:delText>，</w:delText>
          </w:r>
        </w:del>
      </w:ins>
      <w:ins w:id="16711" w:author="Administrator" w:date="2019-04-16T23:59:00Z">
        <w:del w:id="16712" w:author="簡新佳" w:date="2019-04-22T12:47:00Z">
          <w:r w:rsidR="00B51896" w:rsidDel="0078297D">
            <w:rPr>
              <w:rFonts w:hint="eastAsia"/>
            </w:rPr>
            <w:delText>化為</w:delText>
          </w:r>
        </w:del>
      </w:ins>
      <w:ins w:id="16713" w:author="Administrator" w:date="2019-04-16T23:23:00Z">
        <w:del w:id="16714" w:author="簡新佳" w:date="2019-04-22T12:47:00Z">
          <w:r w:rsidR="007041F8" w:rsidDel="0078297D">
            <w:rPr>
              <w:rFonts w:hint="eastAsia"/>
            </w:rPr>
            <w:delText>一</w:delText>
          </w:r>
        </w:del>
      </w:ins>
      <w:ins w:id="16715" w:author="Administrator" w:date="2019-04-16T23:24:00Z">
        <w:del w:id="16716" w:author="簡新佳" w:date="2019-04-22T12:47:00Z">
          <w:r w:rsidR="007041F8" w:rsidDel="0078297D">
            <w:rPr>
              <w:rFonts w:hint="eastAsia"/>
            </w:rPr>
            <w:delText>片汪洋大海</w:delText>
          </w:r>
        </w:del>
      </w:ins>
      <w:ins w:id="16717" w:author="Administrator" w:date="2019-04-16T23:29:00Z">
        <w:del w:id="16718" w:author="簡新佳" w:date="2019-04-22T12:47:00Z">
          <w:r w:rsidR="007041F8" w:rsidDel="0078297D">
            <w:rPr>
              <w:rFonts w:hint="eastAsia"/>
            </w:rPr>
            <w:delText>虛影</w:delText>
          </w:r>
        </w:del>
      </w:ins>
      <w:ins w:id="16719" w:author="Administrator" w:date="2019-04-16T23:59:00Z">
        <w:del w:id="16720" w:author="簡新佳" w:date="2019-04-22T12:47:00Z">
          <w:r w:rsidR="00B51896" w:rsidDel="0078297D">
            <w:rPr>
              <w:rFonts w:hint="eastAsia"/>
            </w:rPr>
            <w:delText>。</w:delText>
          </w:r>
        </w:del>
      </w:ins>
    </w:p>
    <w:p w:rsidR="000F0075" w:rsidRDefault="00B51896">
      <w:pPr>
        <w:pStyle w:val="12"/>
        <w:spacing w:after="240"/>
        <w:ind w:leftChars="0" w:left="0"/>
        <w:rPr>
          <w:ins w:id="16721" w:author="Administrator" w:date="2019-04-17T00:03:00Z"/>
          <w:del w:id="16722" w:author="簡新佳" w:date="2019-04-22T12:47:00Z"/>
        </w:rPr>
        <w:pPrChange w:id="16723" w:author="Administrator" w:date="2019-04-07T15:09:00Z">
          <w:pPr>
            <w:pStyle w:val="12"/>
            <w:numPr>
              <w:numId w:val="1"/>
            </w:numPr>
            <w:spacing w:after="240"/>
            <w:ind w:leftChars="0" w:left="360" w:hanging="360"/>
            <w:outlineLvl w:val="0"/>
          </w:pPr>
        </w:pPrChange>
      </w:pPr>
      <w:ins w:id="16724" w:author="Administrator" w:date="2019-04-16T23:59:00Z">
        <w:del w:id="16725" w:author="簡新佳" w:date="2019-04-22T12:47:00Z">
          <w:r w:rsidDel="0078297D">
            <w:rPr>
              <w:rFonts w:hint="eastAsia"/>
            </w:rPr>
            <w:delText>遠遠看去，天空</w:delText>
          </w:r>
        </w:del>
      </w:ins>
      <w:ins w:id="16726" w:author="Administrator" w:date="2019-04-17T00:01:00Z">
        <w:del w:id="16727" w:author="簡新佳" w:date="2019-04-22T12:47:00Z">
          <w:r w:rsidDel="0078297D">
            <w:rPr>
              <w:rFonts w:hint="eastAsia"/>
            </w:rPr>
            <w:delText>好像倒了過來，</w:delText>
          </w:r>
        </w:del>
      </w:ins>
      <w:ins w:id="16728" w:author="Administrator" w:date="2019-04-17T00:04:00Z">
        <w:del w:id="16729" w:author="簡新佳" w:date="2019-04-22T12:47:00Z">
          <w:r w:rsidDel="0078297D">
            <w:rPr>
              <w:rFonts w:hint="eastAsia"/>
            </w:rPr>
            <w:delText>海水</w:delText>
          </w:r>
        </w:del>
      </w:ins>
      <w:ins w:id="16730" w:author="Administrator" w:date="2019-04-17T00:01:00Z">
        <w:del w:id="16731" w:author="簡新佳" w:date="2019-04-22T12:47:00Z">
          <w:r w:rsidDel="0078297D">
            <w:rPr>
              <w:rFonts w:hint="eastAsia"/>
            </w:rPr>
            <w:delText>滾滾</w:delText>
          </w:r>
        </w:del>
      </w:ins>
      <w:ins w:id="16732" w:author="Administrator" w:date="2019-04-17T00:02:00Z">
        <w:del w:id="16733" w:author="簡新佳" w:date="2019-04-22T12:47:00Z">
          <w:r w:rsidDel="0078297D">
            <w:rPr>
              <w:rFonts w:hint="eastAsia"/>
            </w:rPr>
            <w:delText>翻</w:delText>
          </w:r>
        </w:del>
      </w:ins>
      <w:ins w:id="16734" w:author="Administrator" w:date="2019-04-17T00:04:00Z">
        <w:del w:id="16735" w:author="簡新佳" w:date="2019-04-22T12:47:00Z">
          <w:r w:rsidDel="0078297D">
            <w:rPr>
              <w:rFonts w:hint="eastAsia"/>
            </w:rPr>
            <w:delText>騰</w:delText>
          </w:r>
        </w:del>
      </w:ins>
      <w:ins w:id="16736" w:author="Administrator" w:date="2019-04-17T00:02:00Z">
        <w:del w:id="16737" w:author="簡新佳" w:date="2019-04-22T12:47:00Z">
          <w:r w:rsidDel="0078297D">
            <w:rPr>
              <w:rFonts w:hint="eastAsia"/>
            </w:rPr>
            <w:delText>，掀起的</w:delText>
          </w:r>
        </w:del>
      </w:ins>
      <w:ins w:id="16738" w:author="Administrator" w:date="2019-04-17T00:04:00Z">
        <w:del w:id="16739" w:author="簡新佳" w:date="2019-04-22T12:47:00Z">
          <w:r w:rsidDel="0078297D">
            <w:rPr>
              <w:rFonts w:hint="eastAsia"/>
            </w:rPr>
            <w:delText>白色浪花</w:delText>
          </w:r>
        </w:del>
      </w:ins>
      <w:ins w:id="16740" w:author="Administrator" w:date="2019-04-17T00:02:00Z">
        <w:del w:id="16741" w:author="簡新佳" w:date="2019-04-22T12:47:00Z">
          <w:r w:rsidDel="0078297D">
            <w:rPr>
              <w:rFonts w:hint="eastAsia"/>
            </w:rPr>
            <w:delText>像無數惡</w:delText>
          </w:r>
        </w:del>
      </w:ins>
      <w:ins w:id="16742" w:author="Administrator" w:date="2019-04-17T00:03:00Z">
        <w:del w:id="16743" w:author="簡新佳" w:date="2019-04-22T12:47:00Z">
          <w:r w:rsidDel="0078297D">
            <w:rPr>
              <w:rFonts w:hint="eastAsia"/>
            </w:rPr>
            <w:delText>蛟，</w:delText>
          </w:r>
        </w:del>
      </w:ins>
      <w:ins w:id="16744" w:author="Administrator" w:date="2019-04-17T00:04:00Z">
        <w:del w:id="16745" w:author="簡新佳" w:date="2019-04-22T12:47:00Z">
          <w:r w:rsidDel="0078297D">
            <w:rPr>
              <w:rFonts w:hint="eastAsia"/>
            </w:rPr>
            <w:delText>俟</w:delText>
          </w:r>
        </w:del>
      </w:ins>
      <w:ins w:id="16746" w:author="Administrator" w:date="2019-04-17T00:03:00Z">
        <w:del w:id="16747" w:author="簡新佳" w:date="2019-04-22T12:47:00Z">
          <w:r w:rsidDel="0078297D">
            <w:rPr>
              <w:rFonts w:hint="eastAsia"/>
            </w:rPr>
            <w:delText>機而動，只要目標一定，便群體而上，啃食掉對方屍骨不留。</w:delText>
          </w:r>
        </w:del>
      </w:ins>
    </w:p>
    <w:p w:rsidR="000F0075" w:rsidRDefault="00B51896">
      <w:pPr>
        <w:pStyle w:val="12"/>
        <w:spacing w:after="240"/>
        <w:ind w:leftChars="0" w:left="0"/>
        <w:rPr>
          <w:ins w:id="16748" w:author="Administrator" w:date="2019-04-17T00:04:00Z"/>
          <w:del w:id="16749" w:author="簡新佳" w:date="2019-04-22T12:47:00Z"/>
        </w:rPr>
        <w:pPrChange w:id="16750" w:author="Administrator" w:date="2019-04-07T15:09:00Z">
          <w:pPr>
            <w:pStyle w:val="12"/>
            <w:numPr>
              <w:numId w:val="1"/>
            </w:numPr>
            <w:spacing w:after="240"/>
            <w:ind w:leftChars="0" w:left="360" w:hanging="360"/>
            <w:outlineLvl w:val="0"/>
          </w:pPr>
        </w:pPrChange>
      </w:pPr>
      <w:ins w:id="16751" w:author="Administrator" w:date="2019-04-17T00:04:00Z">
        <w:del w:id="16752" w:author="簡新佳" w:date="2019-04-22T12:47:00Z">
          <w:r w:rsidDel="0078297D">
            <w:rPr>
              <w:rFonts w:hint="eastAsia"/>
            </w:rPr>
            <w:delText>「去！」</w:delText>
          </w:r>
        </w:del>
      </w:ins>
    </w:p>
    <w:p w:rsidR="000F0075" w:rsidRDefault="00B51896">
      <w:pPr>
        <w:pStyle w:val="12"/>
        <w:spacing w:after="240"/>
        <w:ind w:leftChars="0" w:left="0"/>
        <w:rPr>
          <w:ins w:id="16753" w:author="Administrator" w:date="2019-04-16T23:27:00Z"/>
          <w:del w:id="16754" w:author="簡新佳" w:date="2019-04-22T12:47:00Z"/>
        </w:rPr>
        <w:pPrChange w:id="16755" w:author="Administrator" w:date="2019-04-07T15:09:00Z">
          <w:pPr>
            <w:pStyle w:val="12"/>
            <w:numPr>
              <w:numId w:val="1"/>
            </w:numPr>
            <w:spacing w:after="240"/>
            <w:ind w:leftChars="0" w:left="360" w:hanging="360"/>
            <w:outlineLvl w:val="0"/>
          </w:pPr>
        </w:pPrChange>
      </w:pPr>
      <w:ins w:id="16756" w:author="Administrator" w:date="2019-04-17T00:04:00Z">
        <w:del w:id="16757" w:author="簡新佳" w:date="2019-04-22T12:47:00Z">
          <w:r w:rsidDel="0078297D">
            <w:rPr>
              <w:rFonts w:hint="eastAsia"/>
            </w:rPr>
            <w:delText>隨著仙皇一指，那些海水化</w:delText>
          </w:r>
        </w:del>
      </w:ins>
      <w:ins w:id="16758" w:author="Administrator" w:date="2019-04-17T00:05:00Z">
        <w:del w:id="16759" w:author="簡新佳" w:date="2019-04-22T12:47:00Z">
          <w:r w:rsidDel="0078297D">
            <w:rPr>
              <w:rFonts w:hint="eastAsia"/>
            </w:rPr>
            <w:delText>作千萬惡蛟，</w:delText>
          </w:r>
        </w:del>
      </w:ins>
      <w:ins w:id="16760" w:author="Administrator" w:date="2019-04-16T23:24:00Z">
        <w:del w:id="16761" w:author="簡新佳" w:date="2019-04-22T12:47:00Z">
          <w:r w:rsidDel="0078297D">
            <w:rPr>
              <w:rFonts w:hint="eastAsia"/>
            </w:rPr>
            <w:delText>從</w:delText>
          </w:r>
        </w:del>
      </w:ins>
      <w:ins w:id="16762" w:author="Administrator" w:date="2019-04-17T00:05:00Z">
        <w:del w:id="16763" w:author="簡新佳" w:date="2019-04-22T12:47:00Z">
          <w:r w:rsidDel="0078297D">
            <w:rPr>
              <w:rFonts w:hint="eastAsia"/>
            </w:rPr>
            <w:delText>上</w:delText>
          </w:r>
        </w:del>
      </w:ins>
      <w:ins w:id="16764" w:author="Administrator" w:date="2019-04-16T23:24:00Z">
        <w:del w:id="16765" w:author="簡新佳" w:date="2019-04-22T12:47:00Z">
          <w:r w:rsidR="007041F8" w:rsidDel="0078297D">
            <w:rPr>
              <w:rFonts w:hint="eastAsia"/>
            </w:rPr>
            <w:delText>而降，</w:delText>
          </w:r>
        </w:del>
      </w:ins>
      <w:ins w:id="16766" w:author="Administrator" w:date="2019-04-17T00:05:00Z">
        <w:del w:id="16767" w:author="簡新佳" w:date="2019-04-22T12:47:00Z">
          <w:r w:rsidDel="0078297D">
            <w:rPr>
              <w:rFonts w:hint="eastAsia"/>
            </w:rPr>
            <w:delText>鋪天蓋地，</w:delText>
          </w:r>
        </w:del>
      </w:ins>
      <w:ins w:id="16768" w:author="Administrator" w:date="2019-04-16T23:25:00Z">
        <w:del w:id="16769" w:author="簡新佳" w:date="2019-04-22T12:47:00Z">
          <w:r w:rsidR="007041F8" w:rsidDel="0078297D">
            <w:rPr>
              <w:rFonts w:hint="eastAsia"/>
            </w:rPr>
            <w:delText>襲卷而下</w:delText>
          </w:r>
        </w:del>
      </w:ins>
      <w:ins w:id="16770" w:author="Administrator" w:date="2019-04-17T00:05:00Z">
        <w:del w:id="16771" w:author="簡新佳" w:date="2019-04-22T12:47:00Z">
          <w:r w:rsidDel="0078297D">
            <w:rPr>
              <w:rFonts w:hint="eastAsia"/>
            </w:rPr>
            <w:delText>，</w:delText>
          </w:r>
        </w:del>
      </w:ins>
      <w:ins w:id="16772" w:author="Administrator" w:date="2019-04-16T23:25:00Z">
        <w:del w:id="16773" w:author="簡新佳" w:date="2019-04-22T12:47:00Z">
          <w:r w:rsidR="007041F8" w:rsidDel="0078297D">
            <w:rPr>
              <w:rFonts w:hint="eastAsia"/>
            </w:rPr>
            <w:delText>其聲勢之大，如</w:delText>
          </w:r>
        </w:del>
      </w:ins>
      <w:ins w:id="16774" w:author="Administrator" w:date="2019-04-16T23:29:00Z">
        <w:del w:id="16775" w:author="簡新佳" w:date="2019-04-22T12:47:00Z">
          <w:r w:rsidR="007041F8" w:rsidDel="0078297D">
            <w:rPr>
              <w:rFonts w:hint="eastAsia"/>
            </w:rPr>
            <w:delText>萬馬</w:delText>
          </w:r>
        </w:del>
      </w:ins>
      <w:ins w:id="16776" w:author="Administrator" w:date="2019-04-16T23:25:00Z">
        <w:del w:id="16777" w:author="簡新佳" w:date="2019-04-22T12:47:00Z">
          <w:r w:rsidR="007041F8" w:rsidDel="0078297D">
            <w:rPr>
              <w:rFonts w:hint="eastAsia"/>
            </w:rPr>
            <w:delText>奔騰，</w:delText>
          </w:r>
        </w:del>
      </w:ins>
      <w:ins w:id="16778" w:author="Administrator" w:date="2019-04-16T23:29:00Z">
        <w:del w:id="16779" w:author="簡新佳" w:date="2019-04-22T12:47:00Z">
          <w:r w:rsidR="007041F8" w:rsidDel="0078297D">
            <w:rPr>
              <w:rFonts w:hint="eastAsia"/>
            </w:rPr>
            <w:delText>轟雷</w:delText>
          </w:r>
          <w:r w:rsidR="00A622A8" w:rsidDel="0078297D">
            <w:rPr>
              <w:rFonts w:hint="eastAsia"/>
            </w:rPr>
            <w:delText>滾滾，</w:delText>
          </w:r>
        </w:del>
      </w:ins>
      <w:ins w:id="16780" w:author="Administrator" w:date="2019-04-16T23:25:00Z">
        <w:del w:id="16781" w:author="簡新佳" w:date="2019-04-22T12:47:00Z">
          <w:r w:rsidR="007041F8" w:rsidDel="0078297D">
            <w:rPr>
              <w:rFonts w:hint="eastAsia"/>
            </w:rPr>
            <w:delText>就連</w:delText>
          </w:r>
          <w:r w:rsidR="007041F8" w:rsidRPr="003E206B" w:rsidDel="0078297D">
            <w:rPr>
              <w:rFonts w:hint="eastAsia"/>
            </w:rPr>
            <w:delText>鴟龜</w:delText>
          </w:r>
          <w:r w:rsidR="007041F8" w:rsidDel="0078297D">
            <w:rPr>
              <w:rFonts w:hint="eastAsia"/>
            </w:rPr>
            <w:delText>也忍</w:delText>
          </w:r>
        </w:del>
      </w:ins>
      <w:ins w:id="16782" w:author="Administrator" w:date="2019-04-16T23:26:00Z">
        <w:del w:id="16783" w:author="簡新佳" w:date="2019-04-22T12:47:00Z">
          <w:r w:rsidR="007041F8" w:rsidDel="0078297D">
            <w:rPr>
              <w:rFonts w:hint="eastAsia"/>
            </w:rPr>
            <w:delText>不住眼皮一跳，知道自己不能再有所保留，</w:delText>
          </w:r>
        </w:del>
      </w:ins>
    </w:p>
    <w:p w:rsidR="000F0075" w:rsidRDefault="00B51896">
      <w:pPr>
        <w:pStyle w:val="12"/>
        <w:spacing w:after="240"/>
        <w:ind w:leftChars="0" w:left="0"/>
        <w:rPr>
          <w:ins w:id="16784" w:author="Administrator" w:date="2019-04-17T00:06:00Z"/>
          <w:del w:id="16785" w:author="簡新佳" w:date="2019-04-22T12:47:00Z"/>
        </w:rPr>
        <w:pPrChange w:id="16786" w:author="Administrator" w:date="2019-04-07T15:09:00Z">
          <w:pPr>
            <w:pStyle w:val="12"/>
            <w:numPr>
              <w:numId w:val="1"/>
            </w:numPr>
            <w:spacing w:after="240"/>
            <w:ind w:leftChars="0" w:left="360" w:hanging="360"/>
            <w:outlineLvl w:val="0"/>
          </w:pPr>
        </w:pPrChange>
      </w:pPr>
      <w:ins w:id="16787" w:author="Administrator" w:date="2019-04-16T23:27:00Z">
        <w:del w:id="16788" w:author="簡新佳" w:date="2019-04-22T12:47:00Z">
          <w:r w:rsidDel="0078297D">
            <w:rPr>
              <w:rFonts w:hint="eastAsia"/>
            </w:rPr>
            <w:delText>「</w:delText>
          </w:r>
        </w:del>
      </w:ins>
      <w:ins w:id="16789" w:author="Administrator" w:date="2019-04-17T00:10:00Z">
        <w:del w:id="16790" w:author="簡新佳" w:date="2019-04-22T12:47:00Z">
          <w:r w:rsidR="00FD1DAD" w:rsidDel="0078297D">
            <w:rPr>
              <w:rFonts w:hint="eastAsia"/>
            </w:rPr>
            <w:delText>天</w:delText>
          </w:r>
        </w:del>
      </w:ins>
      <w:ins w:id="16791" w:author="Administrator" w:date="2019-04-17T00:12:00Z">
        <w:del w:id="16792" w:author="簡新佳" w:date="2019-04-22T12:47:00Z">
          <w:r w:rsidR="00FD1DAD" w:rsidDel="0078297D">
            <w:rPr>
              <w:rFonts w:hint="eastAsia"/>
            </w:rPr>
            <w:delText>龜、</w:delText>
          </w:r>
        </w:del>
      </w:ins>
      <w:ins w:id="16793" w:author="Administrator" w:date="2019-04-17T00:07:00Z">
        <w:del w:id="16794" w:author="簡新佳" w:date="2019-04-22T12:47:00Z">
          <w:r w:rsidR="00FD1DAD" w:rsidDel="0078297D">
            <w:rPr>
              <w:rFonts w:hint="eastAsia"/>
            </w:rPr>
            <w:delText>蝕日</w:delText>
          </w:r>
        </w:del>
      </w:ins>
      <w:ins w:id="16795" w:author="Administrator" w:date="2019-04-17T00:08:00Z">
        <w:del w:id="16796" w:author="簡新佳" w:date="2019-04-22T12:47:00Z">
          <w:r w:rsidR="00FD1DAD" w:rsidDel="0078297D">
            <w:rPr>
              <w:rFonts w:hint="eastAsia"/>
            </w:rPr>
            <w:delText>！</w:delText>
          </w:r>
        </w:del>
      </w:ins>
      <w:ins w:id="16797" w:author="Administrator" w:date="2019-04-16T23:27:00Z">
        <w:del w:id="16798" w:author="簡新佳" w:date="2019-04-22T12:47:00Z">
          <w:r w:rsidR="007041F8" w:rsidDel="0078297D">
            <w:rPr>
              <w:rFonts w:hint="eastAsia"/>
            </w:rPr>
            <w:delText>」</w:delText>
          </w:r>
          <w:r w:rsidR="007041F8" w:rsidRPr="003E206B" w:rsidDel="0078297D">
            <w:rPr>
              <w:rFonts w:hint="eastAsia"/>
            </w:rPr>
            <w:delText>鴟龜</w:delText>
          </w:r>
        </w:del>
      </w:ins>
      <w:ins w:id="16799" w:author="Administrator" w:date="2019-04-17T00:06:00Z">
        <w:del w:id="16800" w:author="簡新佳" w:date="2019-04-22T12:47:00Z">
          <w:r w:rsidDel="0078297D">
            <w:rPr>
              <w:rFonts w:hint="eastAsia"/>
            </w:rPr>
            <w:delText>猛地眼冒紅光，</w:delText>
          </w:r>
        </w:del>
      </w:ins>
      <w:ins w:id="16801" w:author="Administrator" w:date="2019-04-16T23:28:00Z">
        <w:del w:id="16802" w:author="簡新佳" w:date="2019-04-22T12:47:00Z">
          <w:r w:rsidR="007041F8" w:rsidDel="0078297D">
            <w:rPr>
              <w:rFonts w:hint="eastAsia"/>
            </w:rPr>
            <w:delText>大口一張，</w:delText>
          </w:r>
        </w:del>
      </w:ins>
      <w:ins w:id="16803" w:author="Administrator" w:date="2019-04-17T00:06:00Z">
        <w:del w:id="16804" w:author="簡新佳" w:date="2019-04-22T12:47:00Z">
          <w:r w:rsidDel="0078297D">
            <w:rPr>
              <w:rFonts w:hint="eastAsia"/>
            </w:rPr>
            <w:delText>頓時</w:delText>
          </w:r>
        </w:del>
      </w:ins>
      <w:ins w:id="16805" w:author="Administrator" w:date="2019-04-16T23:28:00Z">
        <w:del w:id="16806" w:author="簡新佳" w:date="2019-04-22T12:47:00Z">
          <w:r w:rsidR="007041F8" w:rsidDel="0078297D">
            <w:rPr>
              <w:rFonts w:hint="eastAsia"/>
            </w:rPr>
            <w:delText>一股雄厚吸力</w:delText>
          </w:r>
        </w:del>
      </w:ins>
      <w:ins w:id="16807" w:author="Administrator" w:date="2019-04-17T00:08:00Z">
        <w:del w:id="16808" w:author="簡新佳" w:date="2019-04-22T12:47:00Z">
          <w:r w:rsidR="00FD1DAD" w:rsidDel="0078297D">
            <w:rPr>
              <w:rFonts w:hint="eastAsia"/>
            </w:rPr>
            <w:delText>便</w:delText>
          </w:r>
        </w:del>
      </w:ins>
      <w:ins w:id="16809" w:author="Administrator" w:date="2019-04-17T00:06:00Z">
        <w:del w:id="16810" w:author="簡新佳" w:date="2019-04-22T12:47:00Z">
          <w:r w:rsidDel="0078297D">
            <w:rPr>
              <w:rFonts w:hint="eastAsia"/>
            </w:rPr>
            <w:delText>從</w:delText>
          </w:r>
        </w:del>
      </w:ins>
      <w:ins w:id="16811" w:author="Administrator" w:date="2019-04-17T00:08:00Z">
        <w:del w:id="16812" w:author="簡新佳" w:date="2019-04-22T12:47:00Z">
          <w:r w:rsidR="00FD1DAD" w:rsidDel="0078297D">
            <w:rPr>
              <w:rFonts w:hint="eastAsia"/>
            </w:rPr>
            <w:delText>牠</w:delText>
          </w:r>
        </w:del>
      </w:ins>
      <w:ins w:id="16813" w:author="Administrator" w:date="2019-04-17T00:06:00Z">
        <w:del w:id="16814" w:author="簡新佳" w:date="2019-04-22T12:47:00Z">
          <w:r w:rsidDel="0078297D">
            <w:rPr>
              <w:rFonts w:hint="eastAsia"/>
            </w:rPr>
            <w:delText>嘴</w:delText>
          </w:r>
        </w:del>
      </w:ins>
      <w:ins w:id="16815" w:author="Administrator" w:date="2019-04-17T00:08:00Z">
        <w:del w:id="16816" w:author="簡新佳" w:date="2019-04-22T12:47:00Z">
          <w:r w:rsidR="00FD1DAD" w:rsidDel="0078297D">
            <w:rPr>
              <w:rFonts w:hint="eastAsia"/>
            </w:rPr>
            <w:delText>裡</w:delText>
          </w:r>
        </w:del>
      </w:ins>
      <w:ins w:id="16817" w:author="Administrator" w:date="2019-04-17T00:06:00Z">
        <w:del w:id="16818" w:author="簡新佳" w:date="2019-04-22T12:47:00Z">
          <w:r w:rsidDel="0078297D">
            <w:rPr>
              <w:rFonts w:hint="eastAsia"/>
            </w:rPr>
            <w:delText>而出，</w:delText>
          </w:r>
        </w:del>
      </w:ins>
      <w:ins w:id="16819" w:author="Administrator" w:date="2019-04-17T00:09:00Z">
        <w:del w:id="16820" w:author="簡新佳" w:date="2019-04-22T12:47:00Z">
          <w:r w:rsidR="00FD1DAD" w:rsidDel="0078297D">
            <w:rPr>
              <w:rFonts w:hint="eastAsia"/>
            </w:rPr>
            <w:delText>範圍</w:delText>
          </w:r>
        </w:del>
      </w:ins>
      <w:ins w:id="16821" w:author="Administrator" w:date="2019-04-16T23:28:00Z">
        <w:del w:id="16822" w:author="簡新佳" w:date="2019-04-22T12:47:00Z">
          <w:r w:rsidR="007041F8" w:rsidDel="0078297D">
            <w:rPr>
              <w:rFonts w:hint="eastAsia"/>
            </w:rPr>
            <w:delText>籠罩四方，</w:delText>
          </w:r>
        </w:del>
      </w:ins>
      <w:ins w:id="16823" w:author="Administrator" w:date="2019-04-17T00:11:00Z">
        <w:del w:id="16824" w:author="簡新佳" w:date="2019-04-22T12:47:00Z">
          <w:r w:rsidR="00FD1DAD" w:rsidDel="0078297D">
            <w:rPr>
              <w:rFonts w:hint="eastAsia"/>
            </w:rPr>
            <w:delText>覆蓋整片天空，</w:delText>
          </w:r>
        </w:del>
      </w:ins>
      <w:ins w:id="16825" w:author="Administrator" w:date="2019-04-17T00:06:00Z">
        <w:del w:id="16826" w:author="簡新佳" w:date="2019-04-22T12:47:00Z">
          <w:r w:rsidDel="0078297D">
            <w:rPr>
              <w:rFonts w:hint="eastAsia"/>
            </w:rPr>
            <w:delText>大有</w:delText>
          </w:r>
        </w:del>
      </w:ins>
      <w:ins w:id="16827" w:author="Administrator" w:date="2019-04-17T00:07:00Z">
        <w:del w:id="16828" w:author="簡新佳" w:date="2019-04-22T12:47:00Z">
          <w:r w:rsidDel="0078297D">
            <w:rPr>
              <w:rFonts w:hint="eastAsia"/>
            </w:rPr>
            <w:delText>氣吞天下的氣勢，</w:delText>
          </w:r>
        </w:del>
      </w:ins>
      <w:ins w:id="16829" w:author="Administrator" w:date="2019-04-17T00:11:00Z">
        <w:del w:id="16830" w:author="簡新佳" w:date="2019-04-22T12:47:00Z">
          <w:r w:rsidR="00FD1DAD" w:rsidDel="0078297D">
            <w:rPr>
              <w:rFonts w:hint="eastAsia"/>
            </w:rPr>
            <w:delText>將所有惡蛟通通</w:delText>
          </w:r>
        </w:del>
      </w:ins>
      <w:ins w:id="16831" w:author="Administrator" w:date="2019-04-17T00:12:00Z">
        <w:del w:id="16832" w:author="簡新佳" w:date="2019-04-22T12:47:00Z">
          <w:r w:rsidR="00FD1DAD" w:rsidDel="0078297D">
            <w:rPr>
              <w:rFonts w:hint="eastAsia"/>
            </w:rPr>
            <w:delText>吞下腹去，半點不留。</w:delText>
          </w:r>
        </w:del>
      </w:ins>
    </w:p>
    <w:p w:rsidR="000F0075" w:rsidRDefault="00FD1DAD">
      <w:pPr>
        <w:pStyle w:val="12"/>
        <w:spacing w:after="240"/>
        <w:ind w:leftChars="0" w:left="0"/>
        <w:rPr>
          <w:ins w:id="16833" w:author="Administrator" w:date="2019-04-16T23:36:00Z"/>
          <w:del w:id="16834" w:author="簡新佳" w:date="2019-04-22T12:47:00Z"/>
        </w:rPr>
        <w:pPrChange w:id="16835" w:author="Administrator" w:date="2019-04-07T15:09:00Z">
          <w:pPr>
            <w:pStyle w:val="12"/>
            <w:numPr>
              <w:numId w:val="1"/>
            </w:numPr>
            <w:spacing w:after="240"/>
            <w:ind w:leftChars="0" w:left="360" w:hanging="360"/>
            <w:outlineLvl w:val="0"/>
          </w:pPr>
        </w:pPrChange>
      </w:pPr>
      <w:ins w:id="16836" w:author="Administrator" w:date="2019-04-17T00:13:00Z">
        <w:del w:id="16837" w:author="簡新佳" w:date="2019-04-22T12:47:00Z">
          <w:r w:rsidDel="0078297D">
            <w:rPr>
              <w:rFonts w:hint="eastAsia"/>
            </w:rPr>
            <w:delText>即使</w:delText>
          </w:r>
        </w:del>
      </w:ins>
      <w:ins w:id="16838" w:author="Administrator" w:date="2019-04-16T23:28:00Z">
        <w:del w:id="16839" w:author="簡新佳" w:date="2019-04-22T12:47:00Z">
          <w:r w:rsidR="007041F8" w:rsidDel="0078297D">
            <w:rPr>
              <w:rFonts w:hint="eastAsia"/>
            </w:rPr>
            <w:delText>仙皇頭</w:delText>
          </w:r>
        </w:del>
      </w:ins>
      <w:ins w:id="16840" w:author="Administrator" w:date="2019-04-16T23:29:00Z">
        <w:del w:id="16841" w:author="簡新佳" w:date="2019-04-22T12:47:00Z">
          <w:r w:rsidR="007041F8" w:rsidDel="0078297D">
            <w:rPr>
              <w:rFonts w:hint="eastAsia"/>
            </w:rPr>
            <w:delText>頂</w:delText>
          </w:r>
        </w:del>
      </w:ins>
      <w:ins w:id="16842" w:author="Administrator" w:date="2019-04-16T23:28:00Z">
        <w:del w:id="16843" w:author="簡新佳" w:date="2019-04-22T12:47:00Z">
          <w:r w:rsidR="007041F8" w:rsidDel="0078297D">
            <w:rPr>
              <w:rFonts w:hint="eastAsia"/>
            </w:rPr>
            <w:delText>那</w:delText>
          </w:r>
        </w:del>
      </w:ins>
      <w:ins w:id="16844" w:author="Administrator" w:date="2019-04-16T23:29:00Z">
        <w:del w:id="16845" w:author="簡新佳" w:date="2019-04-22T12:47:00Z">
          <w:r w:rsidR="007041F8" w:rsidDel="0078297D">
            <w:rPr>
              <w:rFonts w:hint="eastAsia"/>
            </w:rPr>
            <w:delText>大海</w:delText>
          </w:r>
        </w:del>
      </w:ins>
      <w:ins w:id="16846" w:author="Administrator" w:date="2019-04-17T00:13:00Z">
        <w:del w:id="16847" w:author="簡新佳" w:date="2019-04-22T12:47:00Z">
          <w:r w:rsidDel="0078297D">
            <w:rPr>
              <w:rFonts w:hint="eastAsia"/>
            </w:rPr>
            <w:delText>看似一望無盡，但被這樣</w:delText>
          </w:r>
        </w:del>
      </w:ins>
      <w:ins w:id="16848" w:author="Administrator" w:date="2019-04-16T23:30:00Z">
        <w:del w:id="16849" w:author="簡新佳" w:date="2019-04-22T12:47:00Z">
          <w:r w:rsidR="00A622A8" w:rsidDel="0078297D">
            <w:rPr>
              <w:rFonts w:hint="eastAsia"/>
            </w:rPr>
            <w:delText>咕嚕</w:delText>
          </w:r>
        </w:del>
      </w:ins>
      <w:ins w:id="16850" w:author="Administrator" w:date="2019-04-17T00:13:00Z">
        <w:del w:id="16851" w:author="簡新佳" w:date="2019-04-22T12:47:00Z">
          <w:r w:rsidDel="0078297D">
            <w:rPr>
              <w:rFonts w:hint="eastAsia"/>
            </w:rPr>
            <w:delText>咕</w:delText>
          </w:r>
        </w:del>
      </w:ins>
      <w:ins w:id="16852" w:author="Administrator" w:date="2019-04-16T23:30:00Z">
        <w:del w:id="16853" w:author="簡新佳" w:date="2019-04-22T12:47:00Z">
          <w:r w:rsidR="00A622A8" w:rsidDel="0078297D">
            <w:rPr>
              <w:rFonts w:hint="eastAsia"/>
            </w:rPr>
            <w:delText>嚕不斷吞下，</w:delText>
          </w:r>
        </w:del>
      </w:ins>
      <w:ins w:id="16854" w:author="Administrator" w:date="2019-04-16T23:31:00Z">
        <w:del w:id="16855" w:author="簡新佳" w:date="2019-04-22T12:47:00Z">
          <w:r w:rsidR="00A622A8" w:rsidDel="0078297D">
            <w:rPr>
              <w:rFonts w:hint="eastAsia"/>
            </w:rPr>
            <w:delText>沒有停歇</w:delText>
          </w:r>
        </w:del>
      </w:ins>
      <w:ins w:id="16856" w:author="Administrator" w:date="2019-04-17T00:13:00Z">
        <w:del w:id="16857" w:author="簡新佳" w:date="2019-04-22T12:47:00Z">
          <w:r w:rsidDel="0078297D">
            <w:rPr>
              <w:rFonts w:hint="eastAsia"/>
            </w:rPr>
            <w:delText>，</w:delText>
          </w:r>
        </w:del>
      </w:ins>
      <w:ins w:id="16858" w:author="Administrator" w:date="2019-04-17T00:14:00Z">
        <w:del w:id="16859" w:author="簡新佳" w:date="2019-04-22T12:47:00Z">
          <w:r w:rsidDel="0078297D">
            <w:rPr>
              <w:rFonts w:hint="eastAsia"/>
            </w:rPr>
            <w:delText>遲早也會有吞完的一天，</w:delText>
          </w:r>
        </w:del>
      </w:ins>
      <w:ins w:id="16860" w:author="Administrator" w:date="2019-04-16T23:31:00Z">
        <w:del w:id="16861" w:author="簡新佳" w:date="2019-04-22T12:47:00Z">
          <w:r w:rsidR="00A622A8" w:rsidDel="0078297D">
            <w:rPr>
              <w:rFonts w:hint="eastAsia"/>
            </w:rPr>
            <w:delText>見此情況，仙皇也不得不再變招式，他</w:delText>
          </w:r>
        </w:del>
      </w:ins>
      <w:ins w:id="16862" w:author="Administrator" w:date="2019-04-16T23:32:00Z">
        <w:del w:id="16863" w:author="簡新佳" w:date="2019-04-22T12:47:00Z">
          <w:r w:rsidR="00A622A8" w:rsidDel="0078297D">
            <w:rPr>
              <w:rFonts w:hint="eastAsia"/>
            </w:rPr>
            <w:delText>伸掌一抓，那不斷</w:delText>
          </w:r>
        </w:del>
      </w:ins>
      <w:ins w:id="16864" w:author="Administrator" w:date="2019-04-17T00:14:00Z">
        <w:del w:id="16865" w:author="簡新佳" w:date="2019-04-22T12:47:00Z">
          <w:r w:rsidDel="0078297D">
            <w:rPr>
              <w:rFonts w:hint="eastAsia"/>
            </w:rPr>
            <w:delText>被吞沒的</w:delText>
          </w:r>
        </w:del>
      </w:ins>
      <w:ins w:id="16866" w:author="Administrator" w:date="2019-04-16T23:32:00Z">
        <w:del w:id="16867" w:author="簡新佳" w:date="2019-04-22T12:47:00Z">
          <w:r w:rsidR="00A622A8" w:rsidDel="0078297D">
            <w:rPr>
              <w:rFonts w:hint="eastAsia"/>
            </w:rPr>
            <w:delText>海水便停了下來，跟著又</w:delText>
          </w:r>
        </w:del>
      </w:ins>
      <w:ins w:id="16868" w:author="Administrator" w:date="2019-04-16T23:39:00Z">
        <w:del w:id="16869" w:author="簡新佳" w:date="2019-04-22T12:47:00Z">
          <w:r w:rsidR="00A622A8" w:rsidDel="0078297D">
            <w:rPr>
              <w:rFonts w:hint="eastAsia"/>
            </w:rPr>
            <w:delText>屈</w:delText>
          </w:r>
        </w:del>
      </w:ins>
      <w:ins w:id="16870" w:author="Administrator" w:date="2019-04-16T23:32:00Z">
        <w:del w:id="16871" w:author="簡新佳" w:date="2019-04-22T12:47:00Z">
          <w:r w:rsidR="00A622A8" w:rsidDel="0078297D">
            <w:rPr>
              <w:rFonts w:hint="eastAsia"/>
            </w:rPr>
            <w:delText>指一點，</w:delText>
          </w:r>
        </w:del>
      </w:ins>
      <w:ins w:id="16872" w:author="Administrator" w:date="2019-04-16T23:33:00Z">
        <w:del w:id="16873" w:author="簡新佳" w:date="2019-04-22T12:47:00Z">
          <w:r w:rsidR="00A622A8" w:rsidDel="0078297D">
            <w:rPr>
              <w:rFonts w:hint="eastAsia"/>
            </w:rPr>
            <w:delText>「</w:delText>
          </w:r>
        </w:del>
      </w:ins>
      <w:ins w:id="16874" w:author="Administrator" w:date="2019-04-16T23:34:00Z">
        <w:del w:id="16875" w:author="簡新佳" w:date="2019-04-22T12:47:00Z">
          <w:r w:rsidR="00A622A8" w:rsidDel="0078297D">
            <w:rPr>
              <w:rFonts w:hint="eastAsia"/>
            </w:rPr>
            <w:delText>水生木，木生火，水火</w:delText>
          </w:r>
        </w:del>
      </w:ins>
      <w:ins w:id="16876" w:author="Administrator" w:date="2019-04-16T23:35:00Z">
        <w:del w:id="16877" w:author="簡新佳" w:date="2019-04-22T12:47:00Z">
          <w:r w:rsidR="00A622A8" w:rsidDel="0078297D">
            <w:rPr>
              <w:rFonts w:hint="eastAsia"/>
            </w:rPr>
            <w:delText>同源，</w:delText>
          </w:r>
        </w:del>
      </w:ins>
      <w:ins w:id="16878" w:author="Administrator" w:date="2019-04-16T23:36:00Z">
        <w:del w:id="16879" w:author="簡新佳" w:date="2019-04-22T12:47:00Z">
          <w:r w:rsidR="00A622A8" w:rsidDel="0078297D">
            <w:rPr>
              <w:rFonts w:hint="eastAsia"/>
            </w:rPr>
            <w:delText>心</w:delText>
          </w:r>
        </w:del>
      </w:ins>
      <w:ins w:id="16880" w:author="Administrator" w:date="2019-04-16T23:35:00Z">
        <w:del w:id="16881" w:author="簡新佳" w:date="2019-04-22T12:47:00Z">
          <w:r w:rsidR="00A622A8" w:rsidDel="0078297D">
            <w:rPr>
              <w:rFonts w:hint="eastAsia"/>
            </w:rPr>
            <w:delText>火</w:delText>
          </w:r>
        </w:del>
      </w:ins>
      <w:ins w:id="16882" w:author="Administrator" w:date="2019-04-16T23:36:00Z">
        <w:del w:id="16883" w:author="簡新佳" w:date="2019-04-22T12:47:00Z">
          <w:r w:rsidR="00A622A8" w:rsidDel="0078297D">
            <w:rPr>
              <w:rFonts w:hint="eastAsia"/>
            </w:rPr>
            <w:delText>焚！」</w:delText>
          </w:r>
        </w:del>
      </w:ins>
    </w:p>
    <w:p w:rsidR="000F0075" w:rsidRDefault="00A622A8">
      <w:pPr>
        <w:pStyle w:val="12"/>
        <w:spacing w:after="240"/>
        <w:ind w:leftChars="0" w:left="0"/>
        <w:rPr>
          <w:ins w:id="16884" w:author="Administrator" w:date="2019-04-17T00:15:00Z"/>
          <w:del w:id="16885" w:author="簡新佳" w:date="2019-04-22T12:47:00Z"/>
        </w:rPr>
        <w:pPrChange w:id="16886" w:author="Administrator" w:date="2019-04-07T15:09:00Z">
          <w:pPr>
            <w:pStyle w:val="12"/>
            <w:numPr>
              <w:numId w:val="1"/>
            </w:numPr>
            <w:spacing w:after="240"/>
            <w:ind w:leftChars="0" w:left="360" w:hanging="360"/>
            <w:outlineLvl w:val="0"/>
          </w:pPr>
        </w:pPrChange>
      </w:pPr>
      <w:ins w:id="16887" w:author="Administrator" w:date="2019-04-16T23:39:00Z">
        <w:del w:id="16888" w:author="簡新佳" w:date="2019-04-22T12:47:00Z">
          <w:r w:rsidDel="0078297D">
            <w:rPr>
              <w:rFonts w:hint="eastAsia"/>
            </w:rPr>
            <w:delText>頓時，</w:delText>
          </w:r>
        </w:del>
      </w:ins>
      <w:ins w:id="16889" w:author="Administrator" w:date="2019-04-17T00:14:00Z">
        <w:del w:id="16890" w:author="簡新佳" w:date="2019-04-22T12:47:00Z">
          <w:r w:rsidR="00FD1DAD" w:rsidDel="0078297D">
            <w:rPr>
              <w:rFonts w:hint="eastAsia"/>
            </w:rPr>
            <w:delText>化作惡</w:delText>
          </w:r>
        </w:del>
      </w:ins>
      <w:ins w:id="16891" w:author="Administrator" w:date="2019-04-17T00:15:00Z">
        <w:del w:id="16892" w:author="簡新佳" w:date="2019-04-22T12:47:00Z">
          <w:r w:rsidR="00FD1DAD" w:rsidDel="0078297D">
            <w:rPr>
              <w:rFonts w:hint="eastAsia"/>
            </w:rPr>
            <w:delText>蛟的大海再變，凝聚成一團團天火，</w:delText>
          </w:r>
        </w:del>
      </w:ins>
      <w:ins w:id="16893" w:author="Administrator" w:date="2019-04-16T23:40:00Z">
        <w:del w:id="16894" w:author="簡新佳" w:date="2019-04-22T12:47:00Z">
          <w:r w:rsidR="004B594E" w:rsidDel="0078297D">
            <w:rPr>
              <w:rFonts w:hint="eastAsia"/>
            </w:rPr>
            <w:delText>形成一</w:delText>
          </w:r>
        </w:del>
      </w:ins>
      <w:ins w:id="16895" w:author="Administrator" w:date="2019-04-17T00:15:00Z">
        <w:del w:id="16896" w:author="簡新佳" w:date="2019-04-22T12:47:00Z">
          <w:r w:rsidR="00FD1DAD" w:rsidDel="0078297D">
            <w:rPr>
              <w:rFonts w:hint="eastAsia"/>
            </w:rPr>
            <w:delText>顆顆</w:delText>
          </w:r>
        </w:del>
      </w:ins>
      <w:ins w:id="16897" w:author="Administrator" w:date="2019-04-16T23:41:00Z">
        <w:del w:id="16898" w:author="簡新佳" w:date="2019-04-22T12:47:00Z">
          <w:r w:rsidR="004B594E" w:rsidDel="0078297D">
            <w:rPr>
              <w:rFonts w:hint="eastAsia"/>
            </w:rPr>
            <w:delText>數百</w:delText>
          </w:r>
        </w:del>
      </w:ins>
      <w:ins w:id="16899" w:author="Administrator" w:date="2019-04-16T23:40:00Z">
        <w:del w:id="16900" w:author="簡新佳" w:date="2019-04-22T12:47:00Z">
          <w:r w:rsidR="004B594E" w:rsidDel="0078297D">
            <w:rPr>
              <w:rFonts w:hint="eastAsia"/>
            </w:rPr>
            <w:delText>丈</w:delText>
          </w:r>
        </w:del>
      </w:ins>
      <w:ins w:id="16901" w:author="Administrator" w:date="2019-04-17T00:15:00Z">
        <w:del w:id="16902" w:author="簡新佳" w:date="2019-04-22T12:47:00Z">
          <w:r w:rsidR="00FD1DAD" w:rsidDel="0078297D">
            <w:rPr>
              <w:rFonts w:hint="eastAsia"/>
            </w:rPr>
            <w:delText>大小</w:delText>
          </w:r>
        </w:del>
      </w:ins>
      <w:ins w:id="16903" w:author="Administrator" w:date="2019-04-16T23:40:00Z">
        <w:del w:id="16904" w:author="簡新佳" w:date="2019-04-22T12:47:00Z">
          <w:r w:rsidR="004B594E" w:rsidDel="0078297D">
            <w:rPr>
              <w:rFonts w:hint="eastAsia"/>
            </w:rPr>
            <w:delText>的火</w:delText>
          </w:r>
        </w:del>
      </w:ins>
      <w:ins w:id="16905" w:author="Administrator" w:date="2019-04-17T00:15:00Z">
        <w:del w:id="16906" w:author="簡新佳" w:date="2019-04-22T12:47:00Z">
          <w:r w:rsidR="00FD1DAD" w:rsidDel="0078297D">
            <w:rPr>
              <w:rFonts w:hint="eastAsia"/>
            </w:rPr>
            <w:delText>球</w:delText>
          </w:r>
        </w:del>
      </w:ins>
      <w:ins w:id="16907" w:author="Administrator" w:date="2019-04-16T23:40:00Z">
        <w:del w:id="16908" w:author="簡新佳" w:date="2019-04-22T12:47:00Z">
          <w:r w:rsidR="004B594E" w:rsidDel="0078297D">
            <w:rPr>
              <w:rFonts w:hint="eastAsia"/>
            </w:rPr>
            <w:delText>，</w:delText>
          </w:r>
        </w:del>
      </w:ins>
      <w:ins w:id="16909" w:author="Administrator" w:date="2019-04-16T23:41:00Z">
        <w:del w:id="16910" w:author="簡新佳" w:date="2019-04-22T12:47:00Z">
          <w:r w:rsidR="004B594E" w:rsidDel="0078297D">
            <w:rPr>
              <w:rFonts w:hint="eastAsia"/>
            </w:rPr>
            <w:delText>氣勢兇悍</w:delText>
          </w:r>
        </w:del>
      </w:ins>
      <w:ins w:id="16911" w:author="Administrator" w:date="2019-04-16T23:40:00Z">
        <w:del w:id="16912" w:author="簡新佳" w:date="2019-04-22T12:47:00Z">
          <w:r w:rsidR="004B594E" w:rsidDel="0078297D">
            <w:rPr>
              <w:rFonts w:hint="eastAsia"/>
            </w:rPr>
            <w:delText>往</w:delText>
          </w:r>
          <w:r w:rsidR="004B594E" w:rsidRPr="003E206B" w:rsidDel="0078297D">
            <w:rPr>
              <w:rFonts w:hint="eastAsia"/>
            </w:rPr>
            <w:delText>鴟龜</w:delText>
          </w:r>
        </w:del>
      </w:ins>
      <w:ins w:id="16913" w:author="Administrator" w:date="2019-04-17T00:15:00Z">
        <w:del w:id="16914" w:author="簡新佳" w:date="2019-04-22T12:47:00Z">
          <w:r w:rsidR="00FD1DAD" w:rsidDel="0078297D">
            <w:rPr>
              <w:rFonts w:hint="eastAsia"/>
            </w:rPr>
            <w:delText>砸</w:delText>
          </w:r>
        </w:del>
      </w:ins>
      <w:ins w:id="16915" w:author="Administrator" w:date="2019-04-16T23:40:00Z">
        <w:del w:id="16916" w:author="簡新佳" w:date="2019-04-22T12:47:00Z">
          <w:r w:rsidR="004B594E" w:rsidDel="0078297D">
            <w:rPr>
              <w:rFonts w:hint="eastAsia"/>
            </w:rPr>
            <w:delText>去。</w:delText>
          </w:r>
        </w:del>
      </w:ins>
    </w:p>
    <w:p w:rsidR="000F0075" w:rsidRDefault="00F92B25">
      <w:pPr>
        <w:pStyle w:val="12"/>
        <w:spacing w:after="240"/>
        <w:ind w:leftChars="0" w:left="0"/>
        <w:rPr>
          <w:ins w:id="16917" w:author="Administrator" w:date="2019-04-17T00:20:00Z"/>
          <w:del w:id="16918" w:author="簡新佳" w:date="2019-04-22T12:47:00Z"/>
        </w:rPr>
        <w:pPrChange w:id="16919" w:author="Administrator" w:date="2019-04-07T15:09:00Z">
          <w:pPr>
            <w:pStyle w:val="12"/>
            <w:numPr>
              <w:numId w:val="1"/>
            </w:numPr>
            <w:spacing w:after="240"/>
            <w:ind w:leftChars="0" w:left="360" w:hanging="360"/>
            <w:outlineLvl w:val="0"/>
          </w:pPr>
        </w:pPrChange>
      </w:pPr>
      <w:ins w:id="16920" w:author="Administrator" w:date="2019-04-17T00:16:00Z">
        <w:del w:id="16921" w:author="簡新佳" w:date="2019-04-22T12:47:00Z">
          <w:r w:rsidDel="0078297D">
            <w:rPr>
              <w:rFonts w:hint="eastAsia"/>
            </w:rPr>
            <w:delText>「來得好！」</w:delText>
          </w:r>
        </w:del>
      </w:ins>
      <w:ins w:id="16922" w:author="Administrator" w:date="2019-04-17T00:17:00Z">
        <w:del w:id="16923" w:author="簡新佳" w:date="2019-04-22T12:47:00Z">
          <w:r w:rsidRPr="003E206B" w:rsidDel="0078297D">
            <w:rPr>
              <w:rFonts w:hint="eastAsia"/>
            </w:rPr>
            <w:delText>鴟龜</w:delText>
          </w:r>
          <w:r w:rsidDel="0078297D">
            <w:rPr>
              <w:rFonts w:hint="eastAsia"/>
            </w:rPr>
            <w:delText>同樣無所</w:delText>
          </w:r>
          <w:r w:rsidR="00CA7A9C" w:rsidDel="0078297D">
            <w:rPr>
              <w:rFonts w:hint="eastAsia"/>
            </w:rPr>
            <w:delText>畏</w:delText>
          </w:r>
          <w:r w:rsidDel="0078297D">
            <w:rPr>
              <w:rFonts w:hint="eastAsia"/>
            </w:rPr>
            <w:delText>懼，</w:delText>
          </w:r>
        </w:del>
      </w:ins>
      <w:ins w:id="16924" w:author="Administrator" w:date="2019-04-17T00:18:00Z">
        <w:del w:id="16925" w:author="簡新佳" w:date="2019-04-22T12:47:00Z">
          <w:r w:rsidR="00CA7A9C" w:rsidDel="0078297D">
            <w:rPr>
              <w:rFonts w:hint="eastAsia"/>
            </w:rPr>
            <w:delText>牠粗狀的脖子鼓起一圈圈的波紋，跟著用力一吐，方才吞</w:delText>
          </w:r>
        </w:del>
      </w:ins>
      <w:ins w:id="16926" w:author="Administrator" w:date="2019-04-17T00:19:00Z">
        <w:del w:id="16927" w:author="簡新佳" w:date="2019-04-22T12:47:00Z">
          <w:r w:rsidR="00CA7A9C" w:rsidDel="0078297D">
            <w:rPr>
              <w:rFonts w:hint="eastAsia"/>
            </w:rPr>
            <w:delText>下去的那些海水，連同酸液形成濃郁的</w:delText>
          </w:r>
        </w:del>
      </w:ins>
      <w:ins w:id="16928" w:author="Administrator" w:date="2019-04-17T00:20:00Z">
        <w:del w:id="16929" w:author="簡新佳" w:date="2019-04-22T12:47:00Z">
          <w:r w:rsidR="00CA7A9C" w:rsidDel="0078297D">
            <w:rPr>
              <w:rFonts w:hint="eastAsia"/>
            </w:rPr>
            <w:delText>黑色水柱，反過來噴了出去。</w:delText>
          </w:r>
        </w:del>
      </w:ins>
    </w:p>
    <w:p w:rsidR="000F0075" w:rsidRDefault="00CA7A9C">
      <w:pPr>
        <w:pStyle w:val="12"/>
        <w:spacing w:after="240"/>
        <w:ind w:leftChars="0" w:left="0"/>
        <w:rPr>
          <w:ins w:id="16930" w:author="Administrator" w:date="2019-04-17T00:22:00Z"/>
          <w:del w:id="16931" w:author="簡新佳" w:date="2019-04-22T12:47:00Z"/>
        </w:rPr>
        <w:pPrChange w:id="16932" w:author="Administrator" w:date="2019-04-07T15:09:00Z">
          <w:pPr>
            <w:pStyle w:val="12"/>
            <w:numPr>
              <w:numId w:val="1"/>
            </w:numPr>
            <w:spacing w:after="240"/>
            <w:ind w:leftChars="0" w:left="360" w:hanging="360"/>
            <w:outlineLvl w:val="0"/>
          </w:pPr>
        </w:pPrChange>
      </w:pPr>
      <w:ins w:id="16933" w:author="Administrator" w:date="2019-04-17T00:21:00Z">
        <w:del w:id="16934" w:author="簡新佳" w:date="2019-04-22T12:47:00Z">
          <w:r w:rsidDel="0078297D">
            <w:rPr>
              <w:rFonts w:hint="eastAsia"/>
            </w:rPr>
            <w:delText>黑水滔天，像是一條黑龍，沖天而起</w:delText>
          </w:r>
        </w:del>
      </w:ins>
      <w:ins w:id="16935" w:author="Administrator" w:date="2019-04-17T00:22:00Z">
        <w:del w:id="16936" w:author="簡新佳" w:date="2019-04-22T12:47:00Z">
          <w:r w:rsidDel="0078297D">
            <w:rPr>
              <w:rFonts w:hint="eastAsia"/>
            </w:rPr>
            <w:delText>，</w:delText>
          </w:r>
        </w:del>
      </w:ins>
      <w:ins w:id="16937" w:author="Administrator" w:date="2019-04-17T00:21:00Z">
        <w:del w:id="16938" w:author="簡新佳" w:date="2019-04-22T12:47:00Z">
          <w:r w:rsidDel="0078297D">
            <w:rPr>
              <w:rFonts w:hint="eastAsia"/>
            </w:rPr>
            <w:delText>就算仙皇再有氣度，也忍不住</w:delText>
          </w:r>
        </w:del>
      </w:ins>
      <w:ins w:id="16939" w:author="Administrator" w:date="2019-04-17T00:22:00Z">
        <w:del w:id="16940" w:author="簡新佳" w:date="2019-04-22T12:47:00Z">
          <w:r w:rsidDel="0078297D">
            <w:rPr>
              <w:rFonts w:hint="eastAsia"/>
            </w:rPr>
            <w:delText>顯得有些懊惱。</w:delText>
          </w:r>
        </w:del>
      </w:ins>
    </w:p>
    <w:p w:rsidR="000F0075" w:rsidRDefault="00CA7A9C">
      <w:pPr>
        <w:pStyle w:val="12"/>
        <w:spacing w:after="240"/>
        <w:ind w:leftChars="0" w:left="0"/>
        <w:rPr>
          <w:ins w:id="16941" w:author="Administrator" w:date="2019-04-17T00:25:00Z"/>
          <w:del w:id="16942" w:author="簡新佳" w:date="2019-04-22T12:47:00Z"/>
        </w:rPr>
        <w:pPrChange w:id="16943" w:author="Administrator" w:date="2019-04-07T15:09:00Z">
          <w:pPr>
            <w:pStyle w:val="12"/>
            <w:numPr>
              <w:numId w:val="1"/>
            </w:numPr>
            <w:spacing w:after="240"/>
            <w:ind w:leftChars="0" w:left="360" w:hanging="360"/>
            <w:outlineLvl w:val="0"/>
          </w:pPr>
        </w:pPrChange>
      </w:pPr>
      <w:ins w:id="16944" w:author="Administrator" w:date="2019-04-17T00:22:00Z">
        <w:del w:id="16945" w:author="簡新佳" w:date="2019-04-22T12:47:00Z">
          <w:r w:rsidDel="0078297D">
            <w:rPr>
              <w:rFonts w:hint="eastAsia"/>
            </w:rPr>
            <w:delText>畢竟，</w:delText>
          </w:r>
          <w:r w:rsidRPr="003E206B" w:rsidDel="0078297D">
            <w:rPr>
              <w:rFonts w:hint="eastAsia"/>
            </w:rPr>
            <w:delText>鴟龜</w:delText>
          </w:r>
          <w:r w:rsidDel="0078297D">
            <w:rPr>
              <w:rFonts w:hint="eastAsia"/>
            </w:rPr>
            <w:delText>這是以彼之道，還彼之身，</w:delText>
          </w:r>
        </w:del>
      </w:ins>
      <w:ins w:id="16946" w:author="Administrator" w:date="2019-04-17T00:23:00Z">
        <w:del w:id="16947" w:author="簡新佳" w:date="2019-04-22T12:47:00Z">
          <w:r w:rsidDel="0078297D">
            <w:rPr>
              <w:rFonts w:hint="eastAsia"/>
            </w:rPr>
            <w:delText>若是早知</w:delText>
          </w:r>
        </w:del>
      </w:ins>
      <w:ins w:id="16948" w:author="Administrator" w:date="2019-04-17T00:24:00Z">
        <w:del w:id="16949" w:author="簡新佳" w:date="2019-04-22T12:47:00Z">
          <w:r w:rsidDel="0078297D">
            <w:rPr>
              <w:rFonts w:hint="eastAsia"/>
            </w:rPr>
            <w:delText>如此，方才</w:delText>
          </w:r>
        </w:del>
      </w:ins>
      <w:ins w:id="16950" w:author="Administrator" w:date="2019-04-17T00:26:00Z">
        <w:del w:id="16951" w:author="簡新佳" w:date="2019-04-22T12:47:00Z">
          <w:r w:rsidDel="0078297D">
            <w:rPr>
              <w:rFonts w:hint="eastAsia"/>
            </w:rPr>
            <w:delText>他</w:delText>
          </w:r>
        </w:del>
      </w:ins>
      <w:ins w:id="16952" w:author="Administrator" w:date="2019-04-17T00:24:00Z">
        <w:del w:id="16953" w:author="簡新佳" w:date="2019-04-22T12:47:00Z">
          <w:r w:rsidDel="0078297D">
            <w:rPr>
              <w:rFonts w:hint="eastAsia"/>
            </w:rPr>
            <w:delText>就不該以</w:delText>
          </w:r>
        </w:del>
      </w:ins>
      <w:ins w:id="16954" w:author="Administrator" w:date="2019-04-17T00:26:00Z">
        <w:del w:id="16955" w:author="簡新佳" w:date="2019-04-22T12:47:00Z">
          <w:r w:rsidDel="0078297D">
            <w:rPr>
              <w:rFonts w:hint="eastAsia"/>
            </w:rPr>
            <w:delText>海</w:delText>
          </w:r>
        </w:del>
      </w:ins>
      <w:ins w:id="16956" w:author="Administrator" w:date="2019-04-17T00:27:00Z">
        <w:del w:id="16957" w:author="簡新佳" w:date="2019-04-22T12:47:00Z">
          <w:r w:rsidDel="0078297D">
            <w:rPr>
              <w:rFonts w:hint="eastAsia"/>
            </w:rPr>
            <w:delText>水</w:delText>
          </w:r>
        </w:del>
      </w:ins>
      <w:ins w:id="16958" w:author="Administrator" w:date="2019-04-17T00:25:00Z">
        <w:del w:id="16959" w:author="簡新佳" w:date="2019-04-22T12:47:00Z">
          <w:r w:rsidDel="0078297D">
            <w:rPr>
              <w:rFonts w:hint="eastAsia"/>
            </w:rPr>
            <w:delText>攻之</w:delText>
          </w:r>
        </w:del>
      </w:ins>
      <w:ins w:id="16960" w:author="Administrator" w:date="2019-04-17T00:26:00Z">
        <w:del w:id="16961" w:author="簡新佳" w:date="2019-04-22T12:47:00Z">
          <w:r w:rsidDel="0078297D">
            <w:rPr>
              <w:rFonts w:hint="eastAsia"/>
            </w:rPr>
            <w:delText>，讓對方有了機會反過來利用。</w:delText>
          </w:r>
        </w:del>
      </w:ins>
    </w:p>
    <w:p w:rsidR="000F0075" w:rsidRDefault="00CA7A9C">
      <w:pPr>
        <w:pStyle w:val="12"/>
        <w:spacing w:after="240"/>
        <w:ind w:leftChars="0" w:left="0"/>
        <w:rPr>
          <w:ins w:id="16962" w:author="Administrator" w:date="2019-04-17T00:28:00Z"/>
          <w:del w:id="16963" w:author="簡新佳" w:date="2019-04-22T12:47:00Z"/>
        </w:rPr>
        <w:pPrChange w:id="16964" w:author="Administrator" w:date="2019-04-07T15:09:00Z">
          <w:pPr>
            <w:pStyle w:val="12"/>
            <w:numPr>
              <w:numId w:val="1"/>
            </w:numPr>
            <w:spacing w:after="240"/>
            <w:ind w:leftChars="0" w:left="360" w:hanging="360"/>
            <w:outlineLvl w:val="0"/>
          </w:pPr>
        </w:pPrChange>
      </w:pPr>
      <w:ins w:id="16965" w:author="Administrator" w:date="2019-04-17T00:25:00Z">
        <w:del w:id="16966" w:author="簡新佳" w:date="2019-04-22T12:47:00Z">
          <w:r w:rsidDel="0078297D">
            <w:rPr>
              <w:rFonts w:hint="eastAsia"/>
            </w:rPr>
            <w:delText>但</w:delText>
          </w:r>
        </w:del>
      </w:ins>
      <w:ins w:id="16967" w:author="Administrator" w:date="2019-04-17T00:27:00Z">
        <w:del w:id="16968" w:author="簡新佳" w:date="2019-04-22T12:47:00Z">
          <w:r w:rsidDel="0078297D">
            <w:rPr>
              <w:rFonts w:hint="eastAsia"/>
            </w:rPr>
            <w:delText>到了他們這等境界的對決，</w:delText>
          </w:r>
          <w:r w:rsidR="00DC63E4" w:rsidDel="0078297D">
            <w:rPr>
              <w:rFonts w:hint="eastAsia"/>
            </w:rPr>
            <w:delText>勝負便只在一線之間，</w:delText>
          </w:r>
        </w:del>
      </w:ins>
      <w:ins w:id="16969" w:author="Administrator" w:date="2019-04-17T00:28:00Z">
        <w:del w:id="16970" w:author="簡新佳" w:date="2019-04-22T12:47:00Z">
          <w:r w:rsidR="00351ECD" w:rsidDel="0078297D">
            <w:rPr>
              <w:rFonts w:hint="eastAsia"/>
            </w:rPr>
            <w:delText>仙皇還來不及反悔，天火與黑水就已經</w:delText>
          </w:r>
        </w:del>
      </w:ins>
      <w:ins w:id="16971" w:author="Administrator" w:date="2019-04-17T00:29:00Z">
        <w:del w:id="16972" w:author="簡新佳" w:date="2019-04-22T12:47:00Z">
          <w:r w:rsidR="00351ECD" w:rsidDel="0078297D">
            <w:rPr>
              <w:rFonts w:hint="eastAsia"/>
            </w:rPr>
            <w:delText>碰到</w:delText>
          </w:r>
        </w:del>
      </w:ins>
      <w:ins w:id="16973" w:author="Administrator" w:date="2019-04-17T00:28:00Z">
        <w:del w:id="16974" w:author="簡新佳" w:date="2019-04-22T12:47:00Z">
          <w:r w:rsidR="00351ECD" w:rsidDel="0078297D">
            <w:rPr>
              <w:rFonts w:hint="eastAsia"/>
            </w:rPr>
            <w:delText>了一起。</w:delText>
          </w:r>
        </w:del>
      </w:ins>
    </w:p>
    <w:p w:rsidR="000F0075" w:rsidRDefault="00351ECD">
      <w:pPr>
        <w:pStyle w:val="12"/>
        <w:spacing w:after="240"/>
        <w:ind w:leftChars="0" w:left="0"/>
        <w:rPr>
          <w:ins w:id="16975" w:author="Administrator" w:date="2019-04-17T00:32:00Z"/>
          <w:del w:id="16976" w:author="簡新佳" w:date="2019-04-22T12:47:00Z"/>
        </w:rPr>
        <w:pPrChange w:id="16977" w:author="Administrator" w:date="2019-04-07T15:09:00Z">
          <w:pPr>
            <w:pStyle w:val="12"/>
            <w:numPr>
              <w:numId w:val="1"/>
            </w:numPr>
            <w:spacing w:after="240"/>
            <w:ind w:leftChars="0" w:left="360" w:hanging="360"/>
            <w:outlineLvl w:val="0"/>
          </w:pPr>
        </w:pPrChange>
      </w:pPr>
      <w:ins w:id="16978" w:author="Administrator" w:date="2019-04-17T00:29:00Z">
        <w:del w:id="16979" w:author="簡新佳" w:date="2019-04-22T12:47:00Z">
          <w:r w:rsidDel="0078297D">
            <w:rPr>
              <w:rFonts w:hint="eastAsia"/>
            </w:rPr>
            <w:delText>接觸的那霎那，沒有天崩地裂，震聲隆隆的巨響，只有無數</w:delText>
          </w:r>
        </w:del>
      </w:ins>
      <w:ins w:id="16980" w:author="Administrator" w:date="2019-04-17T00:31:00Z">
        <w:del w:id="16981" w:author="簡新佳" w:date="2019-04-22T12:47:00Z">
          <w:r w:rsidRPr="00351ECD" w:rsidDel="0078297D">
            <w:rPr>
              <w:rFonts w:hint="eastAsia"/>
            </w:rPr>
            <w:delText>滋滋聲響</w:delText>
          </w:r>
          <w:r w:rsidDel="0078297D">
            <w:rPr>
              <w:rFonts w:hint="eastAsia"/>
            </w:rPr>
            <w:delText>伴隨著彌漫著整個</w:delText>
          </w:r>
        </w:del>
      </w:ins>
      <w:ins w:id="16982" w:author="Administrator" w:date="2019-04-17T00:32:00Z">
        <w:del w:id="16983" w:author="簡新佳" w:date="2019-04-22T12:47:00Z">
          <w:r w:rsidDel="0078297D">
            <w:rPr>
              <w:rFonts w:hint="eastAsia"/>
            </w:rPr>
            <w:delText>穹蒼</w:delText>
          </w:r>
        </w:del>
      </w:ins>
      <w:ins w:id="16984" w:author="Administrator" w:date="2019-04-17T00:31:00Z">
        <w:del w:id="16985" w:author="簡新佳" w:date="2019-04-22T12:47:00Z">
          <w:r w:rsidDel="0078297D">
            <w:rPr>
              <w:rFonts w:hint="eastAsia"/>
            </w:rPr>
            <w:delText>的</w:delText>
          </w:r>
        </w:del>
      </w:ins>
      <w:ins w:id="16986" w:author="Administrator" w:date="2019-04-17T00:32:00Z">
        <w:del w:id="16987" w:author="簡新佳" w:date="2019-04-22T12:47:00Z">
          <w:r w:rsidDel="0078297D">
            <w:rPr>
              <w:rFonts w:hint="eastAsia"/>
            </w:rPr>
            <w:delText>惡臭味傳來。</w:delText>
          </w:r>
        </w:del>
      </w:ins>
    </w:p>
    <w:p w:rsidR="000F0075" w:rsidRDefault="00351ECD">
      <w:pPr>
        <w:pStyle w:val="12"/>
        <w:spacing w:after="240"/>
        <w:ind w:leftChars="0" w:left="0"/>
        <w:rPr>
          <w:ins w:id="16988" w:author="Administrator" w:date="2019-04-17T00:34:00Z"/>
          <w:del w:id="16989" w:author="簡新佳" w:date="2019-04-22T12:47:00Z"/>
        </w:rPr>
        <w:pPrChange w:id="16990" w:author="Administrator" w:date="2019-04-07T15:09:00Z">
          <w:pPr>
            <w:pStyle w:val="12"/>
            <w:numPr>
              <w:numId w:val="1"/>
            </w:numPr>
            <w:spacing w:after="240"/>
            <w:ind w:leftChars="0" w:left="360" w:hanging="360"/>
            <w:outlineLvl w:val="0"/>
          </w:pPr>
        </w:pPrChange>
      </w:pPr>
      <w:ins w:id="16991" w:author="Administrator" w:date="2019-04-17T00:32:00Z">
        <w:del w:id="16992" w:author="簡新佳" w:date="2019-04-22T12:47:00Z">
          <w:r w:rsidDel="0078297D">
            <w:rPr>
              <w:rFonts w:hint="eastAsia"/>
            </w:rPr>
            <w:delText>那些黑水被天火蒸發成黑霧，依舊</w:delText>
          </w:r>
        </w:del>
      </w:ins>
      <w:ins w:id="16993" w:author="Administrator" w:date="2019-04-17T00:33:00Z">
        <w:del w:id="16994" w:author="簡新佳" w:date="2019-04-22T12:47:00Z">
          <w:r w:rsidDel="0078297D">
            <w:rPr>
              <w:rFonts w:hint="eastAsia"/>
            </w:rPr>
            <w:delText>強勁往仙皇的方向包圍過去，成了</w:delText>
          </w:r>
          <w:r w:rsidRPr="003E206B" w:rsidDel="0078297D">
            <w:rPr>
              <w:rFonts w:hint="eastAsia"/>
            </w:rPr>
            <w:delText>鴟龜</w:delText>
          </w:r>
          <w:r w:rsidDel="0078297D">
            <w:rPr>
              <w:rFonts w:hint="eastAsia"/>
            </w:rPr>
            <w:delText>開戰以來第一次</w:delText>
          </w:r>
        </w:del>
      </w:ins>
      <w:ins w:id="16995" w:author="Administrator" w:date="2019-04-17T00:34:00Z">
        <w:del w:id="16996" w:author="簡新佳" w:date="2019-04-22T12:47:00Z">
          <w:r w:rsidDel="0078297D">
            <w:rPr>
              <w:rFonts w:hint="eastAsia"/>
            </w:rPr>
            <w:delText>的反擊。</w:delText>
          </w:r>
        </w:del>
      </w:ins>
    </w:p>
    <w:p w:rsidR="000F0075" w:rsidRDefault="00351ECD">
      <w:pPr>
        <w:pStyle w:val="12"/>
        <w:spacing w:after="240"/>
        <w:ind w:leftChars="0" w:left="0"/>
        <w:rPr>
          <w:ins w:id="16997" w:author="Administrator" w:date="2019-04-17T00:36:00Z"/>
          <w:del w:id="16998" w:author="簡新佳" w:date="2019-04-22T12:47:00Z"/>
        </w:rPr>
        <w:pPrChange w:id="16999" w:author="Administrator" w:date="2019-04-07T15:09:00Z">
          <w:pPr>
            <w:pStyle w:val="12"/>
            <w:numPr>
              <w:numId w:val="1"/>
            </w:numPr>
            <w:spacing w:after="240"/>
            <w:ind w:leftChars="0" w:left="360" w:hanging="360"/>
            <w:outlineLvl w:val="0"/>
          </w:pPr>
        </w:pPrChange>
      </w:pPr>
      <w:ins w:id="17000" w:author="Administrator" w:date="2019-04-17T00:34:00Z">
        <w:del w:id="17001" w:author="簡新佳" w:date="2019-04-22T12:47:00Z">
          <w:r w:rsidDel="0078297D">
            <w:rPr>
              <w:rFonts w:hint="eastAsia"/>
            </w:rPr>
            <w:delText>眼看</w:delText>
          </w:r>
        </w:del>
      </w:ins>
      <w:ins w:id="17002" w:author="Administrator" w:date="2019-04-17T00:35:00Z">
        <w:del w:id="17003" w:author="簡新佳" w:date="2019-04-22T12:47:00Z">
          <w:r w:rsidDel="0078297D">
            <w:rPr>
              <w:rFonts w:hint="eastAsia"/>
            </w:rPr>
            <w:delText>自己不論出甚麼手段，都被對方化解，甚至還反過來壓制自己，首次落入下風的仙皇終於按捺不住，他</w:delText>
          </w:r>
        </w:del>
      </w:ins>
      <w:ins w:id="17004" w:author="Administrator" w:date="2019-04-17T00:36:00Z">
        <w:del w:id="17005" w:author="簡新佳" w:date="2019-04-22T12:47:00Z">
          <w:r w:rsidDel="0078297D">
            <w:rPr>
              <w:rFonts w:hint="eastAsia"/>
            </w:rPr>
            <w:delText>臉色一沉，低喝道，</w:delText>
          </w:r>
        </w:del>
      </w:ins>
    </w:p>
    <w:p w:rsidR="000F0075" w:rsidRDefault="00351ECD">
      <w:pPr>
        <w:pStyle w:val="12"/>
        <w:spacing w:after="240"/>
        <w:ind w:leftChars="0" w:left="0"/>
        <w:rPr>
          <w:ins w:id="17006" w:author="Administrator" w:date="2019-04-17T00:38:00Z"/>
          <w:del w:id="17007" w:author="簡新佳" w:date="2019-04-22T12:47:00Z"/>
        </w:rPr>
        <w:pPrChange w:id="17008" w:author="Administrator" w:date="2019-04-07T15:09:00Z">
          <w:pPr>
            <w:pStyle w:val="12"/>
            <w:numPr>
              <w:numId w:val="1"/>
            </w:numPr>
            <w:spacing w:after="240"/>
            <w:ind w:leftChars="0" w:left="360" w:hanging="360"/>
            <w:outlineLvl w:val="0"/>
          </w:pPr>
        </w:pPrChange>
      </w:pPr>
      <w:ins w:id="17009" w:author="Administrator" w:date="2019-04-17T00:36:00Z">
        <w:del w:id="17010" w:author="簡新佳" w:date="2019-04-22T12:47:00Z">
          <w:r w:rsidDel="0078297D">
            <w:rPr>
              <w:rFonts w:hint="eastAsia"/>
            </w:rPr>
            <w:delText>「想不到，前輩被五行八封陣鎮壓了那麼久，實力還如此雄厚，既然如此，</w:delText>
          </w:r>
        </w:del>
      </w:ins>
      <w:ins w:id="17011" w:author="Administrator" w:date="2019-04-17T00:37:00Z">
        <w:del w:id="17012" w:author="簡新佳" w:date="2019-04-22T12:47:00Z">
          <w:r w:rsidDel="0078297D">
            <w:rPr>
              <w:rFonts w:hint="eastAsia"/>
            </w:rPr>
            <w:delText>那就五行全開，八門盡封，</w:delText>
          </w:r>
          <w:r w:rsidR="00DB7E43" w:rsidDel="0078297D">
            <w:rPr>
              <w:rFonts w:hint="eastAsia"/>
            </w:rPr>
            <w:delText>看看前輩又能</w:delText>
          </w:r>
        </w:del>
      </w:ins>
      <w:ins w:id="17013" w:author="Administrator" w:date="2019-04-17T00:38:00Z">
        <w:del w:id="17014" w:author="簡新佳" w:date="2019-04-22T12:47:00Z">
          <w:r w:rsidR="00DB7E43" w:rsidDel="0078297D">
            <w:rPr>
              <w:rFonts w:hint="eastAsia"/>
            </w:rPr>
            <w:delText>如何？！」</w:delText>
          </w:r>
        </w:del>
      </w:ins>
    </w:p>
    <w:p w:rsidR="000F0075" w:rsidRDefault="00DB7E43">
      <w:pPr>
        <w:pStyle w:val="12"/>
        <w:spacing w:after="240"/>
        <w:ind w:leftChars="0" w:left="0"/>
        <w:rPr>
          <w:ins w:id="17015" w:author="Administrator" w:date="2019-04-17T00:39:00Z"/>
          <w:del w:id="17016" w:author="簡新佳" w:date="2019-04-22T12:47:00Z"/>
        </w:rPr>
        <w:pPrChange w:id="17017" w:author="Administrator" w:date="2019-04-07T15:09:00Z">
          <w:pPr>
            <w:pStyle w:val="12"/>
            <w:numPr>
              <w:numId w:val="1"/>
            </w:numPr>
            <w:spacing w:after="240"/>
            <w:ind w:leftChars="0" w:left="360" w:hanging="360"/>
            <w:outlineLvl w:val="0"/>
          </w:pPr>
        </w:pPrChange>
      </w:pPr>
      <w:ins w:id="17018" w:author="Administrator" w:date="2019-04-17T00:38:00Z">
        <w:del w:id="17019" w:author="簡新佳" w:date="2019-04-22T12:47:00Z">
          <w:r w:rsidDel="0078297D">
            <w:rPr>
              <w:rFonts w:hint="eastAsia"/>
            </w:rPr>
            <w:delText>話未說完，仙皇雙手迅速掐訣，原本仍纏繞在</w:delText>
          </w:r>
          <w:r w:rsidRPr="003E206B" w:rsidDel="0078297D">
            <w:rPr>
              <w:rFonts w:hint="eastAsia"/>
            </w:rPr>
            <w:delText>鴟龜</w:delText>
          </w:r>
          <w:r w:rsidDel="0078297D">
            <w:rPr>
              <w:rFonts w:hint="eastAsia"/>
            </w:rPr>
            <w:delText>身上的金</w:delText>
          </w:r>
        </w:del>
      </w:ins>
      <w:ins w:id="17020" w:author="Administrator" w:date="2019-04-17T00:41:00Z">
        <w:del w:id="17021" w:author="簡新佳" w:date="2019-04-22T12:47:00Z">
          <w:r w:rsidDel="0078297D">
            <w:rPr>
              <w:rFonts w:hint="eastAsia"/>
            </w:rPr>
            <w:delText>鍊</w:delText>
          </w:r>
        </w:del>
      </w:ins>
      <w:ins w:id="17022" w:author="Administrator" w:date="2019-04-17T00:39:00Z">
        <w:del w:id="17023" w:author="簡新佳" w:date="2019-04-22T12:47:00Z">
          <w:r w:rsidDel="0078297D">
            <w:rPr>
              <w:rFonts w:hint="eastAsia"/>
            </w:rPr>
            <w:delText>子赫然漲大一倍，狠狠將其右腳給拖了下來。</w:delText>
          </w:r>
        </w:del>
      </w:ins>
    </w:p>
    <w:p w:rsidR="000F0075" w:rsidRDefault="00DB7E43">
      <w:pPr>
        <w:pStyle w:val="12"/>
        <w:spacing w:after="240"/>
        <w:ind w:leftChars="0" w:left="0"/>
        <w:rPr>
          <w:ins w:id="17024" w:author="Administrator" w:date="2019-04-17T00:44:00Z"/>
          <w:del w:id="17025" w:author="簡新佳" w:date="2019-04-22T12:47:00Z"/>
        </w:rPr>
        <w:pPrChange w:id="17026" w:author="Administrator" w:date="2019-04-07T15:09:00Z">
          <w:pPr>
            <w:pStyle w:val="12"/>
            <w:numPr>
              <w:numId w:val="1"/>
            </w:numPr>
            <w:spacing w:after="240"/>
            <w:ind w:leftChars="0" w:left="360" w:hanging="360"/>
            <w:outlineLvl w:val="0"/>
          </w:pPr>
        </w:pPrChange>
      </w:pPr>
      <w:ins w:id="17027" w:author="Administrator" w:date="2019-04-17T00:40:00Z">
        <w:del w:id="17028" w:author="簡新佳" w:date="2019-04-22T12:47:00Z">
          <w:r w:rsidDel="0078297D">
            <w:rPr>
              <w:rFonts w:hint="eastAsia"/>
            </w:rPr>
            <w:delText>而同一時間，其他四肢及頭顱身軀，也各自出現火</w:delText>
          </w:r>
        </w:del>
      </w:ins>
      <w:ins w:id="17029" w:author="Administrator" w:date="2019-04-17T00:41:00Z">
        <w:del w:id="17030" w:author="簡新佳" w:date="2019-04-22T12:47:00Z">
          <w:r w:rsidDel="0078297D">
            <w:rPr>
              <w:rFonts w:hint="eastAsia"/>
            </w:rPr>
            <w:delText>銬，水</w:delText>
          </w:r>
        </w:del>
      </w:ins>
      <w:ins w:id="17031" w:author="Administrator" w:date="2019-04-17T00:42:00Z">
        <w:del w:id="17032" w:author="簡新佳" w:date="2019-04-22T12:47:00Z">
          <w:r w:rsidDel="0078297D">
            <w:rPr>
              <w:rFonts w:hint="eastAsia"/>
            </w:rPr>
            <w:delText>刺</w:delText>
          </w:r>
        </w:del>
      </w:ins>
      <w:ins w:id="17033" w:author="Administrator" w:date="2019-04-17T00:41:00Z">
        <w:del w:id="17034" w:author="簡新佳" w:date="2019-04-22T12:47:00Z">
          <w:r w:rsidDel="0078297D">
            <w:rPr>
              <w:rFonts w:hint="eastAsia"/>
            </w:rPr>
            <w:delText>，</w:delText>
          </w:r>
        </w:del>
      </w:ins>
      <w:ins w:id="17035" w:author="Administrator" w:date="2019-04-17T00:42:00Z">
        <w:del w:id="17036" w:author="簡新佳" w:date="2019-04-22T12:47:00Z">
          <w:r w:rsidDel="0078297D">
            <w:rPr>
              <w:rFonts w:hint="eastAsia"/>
            </w:rPr>
            <w:delText>土碑</w:delText>
          </w:r>
        </w:del>
      </w:ins>
      <w:ins w:id="17037" w:author="Administrator" w:date="2019-04-17T00:41:00Z">
        <w:del w:id="17038" w:author="簡新佳" w:date="2019-04-22T12:47:00Z">
          <w:r w:rsidDel="0078297D">
            <w:rPr>
              <w:rFonts w:hint="eastAsia"/>
            </w:rPr>
            <w:delText>，</w:delText>
          </w:r>
        </w:del>
      </w:ins>
      <w:ins w:id="17039" w:author="Administrator" w:date="2019-04-17T00:42:00Z">
        <w:del w:id="17040" w:author="簡新佳" w:date="2019-04-22T12:47:00Z">
          <w:r w:rsidDel="0078297D">
            <w:rPr>
              <w:rFonts w:hint="eastAsia"/>
            </w:rPr>
            <w:delText>木繩四種巨大的</w:delText>
          </w:r>
        </w:del>
      </w:ins>
      <w:ins w:id="17041" w:author="Administrator" w:date="2019-04-17T00:43:00Z">
        <w:del w:id="17042" w:author="簡新佳" w:date="2019-04-22T12:47:00Z">
          <w:r w:rsidDel="0078297D">
            <w:rPr>
              <w:rFonts w:hint="eastAsia"/>
            </w:rPr>
            <w:delText>虛幻</w:delText>
          </w:r>
        </w:del>
      </w:ins>
      <w:ins w:id="17043" w:author="Administrator" w:date="2019-04-17T00:42:00Z">
        <w:del w:id="17044" w:author="簡新佳" w:date="2019-04-22T12:47:00Z">
          <w:r w:rsidDel="0078297D">
            <w:rPr>
              <w:rFonts w:hint="eastAsia"/>
            </w:rPr>
            <w:delText>刑具，牢牢</w:delText>
          </w:r>
        </w:del>
      </w:ins>
      <w:ins w:id="17045" w:author="Administrator" w:date="2019-04-17T00:43:00Z">
        <w:del w:id="17046" w:author="簡新佳" w:date="2019-04-22T12:47:00Z">
          <w:r w:rsidDel="0078297D">
            <w:rPr>
              <w:rFonts w:hint="eastAsia"/>
            </w:rPr>
            <w:delText>將</w:delText>
          </w:r>
          <w:r w:rsidRPr="003E206B" w:rsidDel="0078297D">
            <w:rPr>
              <w:rFonts w:hint="eastAsia"/>
            </w:rPr>
            <w:delText>鴟龜</w:delText>
          </w:r>
        </w:del>
      </w:ins>
      <w:ins w:id="17047" w:author="Administrator" w:date="2019-04-17T00:44:00Z">
        <w:del w:id="17048" w:author="簡新佳" w:date="2019-04-22T12:47:00Z">
          <w:r w:rsidDel="0078297D">
            <w:rPr>
              <w:rFonts w:hint="eastAsia"/>
            </w:rPr>
            <w:delText>困在其中，動彈不得。</w:delText>
          </w:r>
        </w:del>
      </w:ins>
    </w:p>
    <w:p w:rsidR="000F0075" w:rsidRDefault="00DB7E43">
      <w:pPr>
        <w:pStyle w:val="12"/>
        <w:spacing w:after="240"/>
        <w:ind w:leftChars="0" w:left="0"/>
        <w:rPr>
          <w:ins w:id="17049" w:author="Administrator" w:date="2019-04-16T23:40:00Z"/>
          <w:del w:id="17050" w:author="簡新佳" w:date="2019-04-22T12:47:00Z"/>
        </w:rPr>
        <w:pPrChange w:id="17051" w:author="Administrator" w:date="2019-04-07T15:09:00Z">
          <w:pPr>
            <w:pStyle w:val="12"/>
            <w:numPr>
              <w:numId w:val="1"/>
            </w:numPr>
            <w:spacing w:after="240"/>
            <w:ind w:leftChars="0" w:left="360" w:hanging="360"/>
            <w:outlineLvl w:val="0"/>
          </w:pPr>
        </w:pPrChange>
      </w:pPr>
      <w:ins w:id="17052" w:author="Administrator" w:date="2019-04-17T00:44:00Z">
        <w:del w:id="17053" w:author="簡新佳" w:date="2019-04-22T12:47:00Z">
          <w:r w:rsidDel="0078297D">
            <w:rPr>
              <w:rFonts w:hint="eastAsia"/>
            </w:rPr>
            <w:delText>跟著這還沒完，在其四週，</w:delText>
          </w:r>
        </w:del>
      </w:ins>
    </w:p>
    <w:p w:rsidR="000F0075" w:rsidRDefault="000F0075">
      <w:pPr>
        <w:pStyle w:val="12"/>
        <w:spacing w:after="240"/>
        <w:ind w:leftChars="0" w:left="0"/>
        <w:rPr>
          <w:ins w:id="17054" w:author="Administrator" w:date="2019-04-09T01:11:00Z"/>
        </w:rPr>
        <w:pPrChange w:id="17055" w:author="Administrator" w:date="2019-04-07T15:09:00Z">
          <w:pPr>
            <w:pStyle w:val="12"/>
            <w:numPr>
              <w:numId w:val="1"/>
            </w:numPr>
            <w:spacing w:after="240"/>
            <w:ind w:leftChars="0" w:left="360" w:hanging="360"/>
            <w:outlineLvl w:val="0"/>
          </w:pPr>
        </w:pPrChange>
      </w:pPr>
    </w:p>
    <w:p w:rsidR="000F0075" w:rsidRDefault="000F0075">
      <w:pPr>
        <w:pStyle w:val="12"/>
        <w:spacing w:after="240"/>
        <w:ind w:leftChars="0" w:left="0"/>
        <w:rPr>
          <w:ins w:id="17056" w:author="龍 Chris" w:date="2019-03-09T08:43:00Z"/>
        </w:rPr>
        <w:pPrChange w:id="17057" w:author="Administrator" w:date="2019-04-07T15:09:00Z">
          <w:pPr>
            <w:pStyle w:val="12"/>
            <w:numPr>
              <w:numId w:val="1"/>
            </w:numPr>
            <w:spacing w:after="240"/>
            <w:ind w:leftChars="0" w:left="360" w:hanging="360"/>
            <w:outlineLvl w:val="0"/>
          </w:pPr>
        </w:pPrChange>
      </w:pPr>
    </w:p>
    <w:p w:rsidR="00A77442" w:rsidRDefault="00A77442" w:rsidP="00813907">
      <w:pPr>
        <w:pStyle w:val="12"/>
        <w:numPr>
          <w:ilvl w:val="0"/>
          <w:numId w:val="1"/>
        </w:numPr>
        <w:spacing w:after="240"/>
        <w:ind w:leftChars="0"/>
        <w:outlineLvl w:val="0"/>
        <w:rPr>
          <w:ins w:id="17058" w:author="Administrator" w:date="2019-04-21T17:15:00Z"/>
        </w:rPr>
      </w:pPr>
      <w:ins w:id="17059" w:author="龍 Chris" w:date="2019-03-09T08:43:00Z">
        <w:r>
          <w:rPr>
            <w:rFonts w:hint="eastAsia"/>
          </w:rPr>
          <w:t>鎮鎮鎮、</w:t>
        </w:r>
      </w:ins>
      <w:ins w:id="17060" w:author="Administrator" w:date="2019-04-28T02:58:00Z">
        <w:r w:rsidR="00494091">
          <w:rPr>
            <w:rFonts w:hint="eastAsia"/>
          </w:rPr>
          <w:t>有種再</w:t>
        </w:r>
      </w:ins>
      <w:ins w:id="17061" w:author="龍 Chris" w:date="2019-03-09T08:43:00Z">
        <w:r>
          <w:rPr>
            <w:rFonts w:hint="eastAsia"/>
          </w:rPr>
          <w:t>鎮你媽老祖</w:t>
        </w:r>
      </w:ins>
      <w:ins w:id="17062" w:author="Administrator" w:date="2019-05-05T23:01:00Z">
        <w:r w:rsidR="00AF2E1A">
          <w:rPr>
            <w:rFonts w:hint="eastAsia"/>
          </w:rPr>
          <w:t>宗</w:t>
        </w:r>
      </w:ins>
      <w:ins w:id="17063" w:author="龍 Chris" w:date="2019-03-09T08:43:00Z">
        <w:r>
          <w:rPr>
            <w:rFonts w:hint="eastAsia"/>
          </w:rPr>
          <w:t>阿！</w:t>
        </w:r>
      </w:ins>
    </w:p>
    <w:p w:rsidR="000F0075" w:rsidRDefault="00F81944">
      <w:pPr>
        <w:pStyle w:val="12"/>
        <w:spacing w:after="240"/>
        <w:ind w:leftChars="0" w:left="0"/>
        <w:rPr>
          <w:ins w:id="17064" w:author="Administrator" w:date="2019-04-28T01:24:00Z"/>
        </w:rPr>
        <w:pPrChange w:id="17065" w:author="Administrator" w:date="2019-04-28T01:25:00Z">
          <w:pPr>
            <w:pStyle w:val="12"/>
            <w:numPr>
              <w:numId w:val="1"/>
            </w:numPr>
            <w:spacing w:after="240"/>
            <w:ind w:leftChars="0" w:left="360" w:hanging="360"/>
            <w:outlineLvl w:val="0"/>
          </w:pPr>
        </w:pPrChange>
      </w:pPr>
      <w:ins w:id="17066" w:author="Administrator" w:date="2019-04-28T01:25:00Z">
        <w:r>
          <w:rPr>
            <w:rFonts w:hint="eastAsia"/>
          </w:rPr>
          <w:t>數個時辰</w:t>
        </w:r>
      </w:ins>
      <w:ins w:id="17067" w:author="Administrator" w:date="2019-04-28T01:24:00Z">
        <w:r>
          <w:rPr>
            <w:rFonts w:hint="eastAsia"/>
          </w:rPr>
          <w:t>後，</w:t>
        </w:r>
      </w:ins>
      <w:ins w:id="17068" w:author="Administrator" w:date="2019-04-21T17:16:00Z">
        <w:r w:rsidR="00C23272">
          <w:rPr>
            <w:rFonts w:hint="eastAsia"/>
          </w:rPr>
          <w:t>那一聲聲的天雷</w:t>
        </w:r>
      </w:ins>
      <w:ins w:id="17069" w:author="Administrator" w:date="2019-04-28T01:24:00Z">
        <w:r>
          <w:rPr>
            <w:rFonts w:hint="eastAsia"/>
          </w:rPr>
          <w:t>仍在持續</w:t>
        </w:r>
      </w:ins>
      <w:ins w:id="17070" w:author="Administrator" w:date="2019-04-21T17:16:00Z">
        <w:r>
          <w:rPr>
            <w:rFonts w:hint="eastAsia"/>
          </w:rPr>
          <w:t>降落</w:t>
        </w:r>
      </w:ins>
      <w:ins w:id="17071" w:author="Administrator" w:date="2019-04-28T01:24:00Z">
        <w:r>
          <w:rPr>
            <w:rFonts w:hint="eastAsia"/>
          </w:rPr>
          <w:t>。</w:t>
        </w:r>
      </w:ins>
    </w:p>
    <w:p w:rsidR="000F0075" w:rsidRDefault="00ED6B42">
      <w:pPr>
        <w:pStyle w:val="12"/>
        <w:spacing w:after="240"/>
        <w:ind w:leftChars="0" w:left="0"/>
        <w:rPr>
          <w:ins w:id="17072" w:author="Administrator" w:date="2019-04-21T17:19:00Z"/>
        </w:rPr>
        <w:pPrChange w:id="17073" w:author="Administrator" w:date="2019-04-28T01:24:00Z">
          <w:pPr>
            <w:pStyle w:val="12"/>
            <w:numPr>
              <w:numId w:val="1"/>
            </w:numPr>
            <w:spacing w:after="240"/>
            <w:ind w:leftChars="0" w:left="360" w:hanging="360"/>
            <w:outlineLvl w:val="0"/>
          </w:pPr>
        </w:pPrChange>
      </w:pPr>
      <w:ins w:id="17074" w:author="Administrator" w:date="2019-04-21T17:16:00Z">
        <w:r>
          <w:rPr>
            <w:rFonts w:hint="eastAsia"/>
          </w:rPr>
          <w:t>方圓</w:t>
        </w:r>
      </w:ins>
      <w:ins w:id="17075" w:author="Administrator" w:date="2019-04-21T17:18:00Z">
        <w:r>
          <w:rPr>
            <w:rFonts w:hint="eastAsia"/>
          </w:rPr>
          <w:t>數十</w:t>
        </w:r>
      </w:ins>
      <w:ins w:id="17076" w:author="Administrator" w:date="2019-04-21T17:16:00Z">
        <w:r>
          <w:rPr>
            <w:rFonts w:hint="eastAsia"/>
          </w:rPr>
          <w:t>里之內，草木不</w:t>
        </w:r>
      </w:ins>
      <w:ins w:id="17077" w:author="Administrator" w:date="2019-04-21T17:17:00Z">
        <w:r>
          <w:rPr>
            <w:rFonts w:hint="eastAsia"/>
          </w:rPr>
          <w:t>生</w:t>
        </w:r>
      </w:ins>
      <w:ins w:id="17078" w:author="Administrator" w:date="2019-04-21T17:16:00Z">
        <w:r>
          <w:rPr>
            <w:rFonts w:hint="eastAsia"/>
          </w:rPr>
          <w:t>，寸土不留，</w:t>
        </w:r>
      </w:ins>
      <w:ins w:id="17079" w:author="Administrator" w:date="2019-04-21T17:17:00Z">
        <w:r>
          <w:rPr>
            <w:rFonts w:hint="eastAsia"/>
          </w:rPr>
          <w:t>哪怕</w:t>
        </w:r>
      </w:ins>
      <w:ins w:id="17080" w:author="Administrator" w:date="2019-04-21T17:18:00Z">
        <w:r>
          <w:rPr>
            <w:rFonts w:hint="eastAsia"/>
          </w:rPr>
          <w:t>遙</w:t>
        </w:r>
      </w:ins>
      <w:ins w:id="17081" w:author="Administrator" w:date="2019-04-21T17:17:00Z">
        <w:r>
          <w:rPr>
            <w:rFonts w:hint="eastAsia"/>
          </w:rPr>
          <w:t>遠</w:t>
        </w:r>
      </w:ins>
      <w:ins w:id="17082" w:author="Administrator" w:date="2019-04-21T17:18:00Z">
        <w:r>
          <w:rPr>
            <w:rFonts w:hint="eastAsia"/>
          </w:rPr>
          <w:t>至</w:t>
        </w:r>
      </w:ins>
      <w:ins w:id="17083" w:author="Administrator" w:date="2019-04-21T17:19:00Z">
        <w:r>
          <w:rPr>
            <w:rFonts w:hint="eastAsia"/>
          </w:rPr>
          <w:t>百</w:t>
        </w:r>
      </w:ins>
      <w:ins w:id="17084" w:author="Administrator" w:date="2019-04-21T17:17:00Z">
        <w:r>
          <w:rPr>
            <w:rFonts w:hint="eastAsia"/>
          </w:rPr>
          <w:t>里</w:t>
        </w:r>
      </w:ins>
      <w:ins w:id="17085" w:author="Administrator" w:date="2019-04-21T17:19:00Z">
        <w:r>
          <w:rPr>
            <w:rFonts w:hint="eastAsia"/>
          </w:rPr>
          <w:t>之外</w:t>
        </w:r>
      </w:ins>
      <w:ins w:id="17086" w:author="Administrator" w:date="2019-04-21T17:17:00Z">
        <w:r>
          <w:rPr>
            <w:rFonts w:hint="eastAsia"/>
          </w:rPr>
          <w:t>，都可以看</w:t>
        </w:r>
      </w:ins>
      <w:ins w:id="17087" w:author="Administrator" w:date="2019-04-21T17:19:00Z">
        <w:r>
          <w:rPr>
            <w:rFonts w:hint="eastAsia"/>
          </w:rPr>
          <w:t>得到此地的驚天之戰。</w:t>
        </w:r>
      </w:ins>
    </w:p>
    <w:p w:rsidR="000F0075" w:rsidRDefault="003B70CA">
      <w:pPr>
        <w:pStyle w:val="12"/>
        <w:spacing w:after="240"/>
        <w:ind w:leftChars="0" w:left="0"/>
        <w:rPr>
          <w:ins w:id="17088" w:author="Administrator" w:date="2019-04-28T01:25:00Z"/>
        </w:rPr>
        <w:pPrChange w:id="17089" w:author="Administrator" w:date="2019-04-21T17:19:00Z">
          <w:pPr>
            <w:pStyle w:val="12"/>
            <w:numPr>
              <w:numId w:val="1"/>
            </w:numPr>
            <w:spacing w:after="240"/>
            <w:ind w:leftChars="0" w:left="360" w:hanging="360"/>
            <w:outlineLvl w:val="0"/>
          </w:pPr>
        </w:pPrChange>
      </w:pPr>
      <w:ins w:id="17090" w:author="Administrator" w:date="2019-04-21T17:19:00Z">
        <w:r>
          <w:rPr>
            <w:rFonts w:hint="eastAsia"/>
          </w:rPr>
          <w:t>仙皇此時面無表情，但其</w:t>
        </w:r>
      </w:ins>
      <w:ins w:id="17091" w:author="Administrator" w:date="2019-04-21T19:07:00Z">
        <w:r>
          <w:rPr>
            <w:rFonts w:hint="eastAsia"/>
          </w:rPr>
          <w:t>骨</w:t>
        </w:r>
      </w:ins>
      <w:ins w:id="17092" w:author="Administrator" w:date="2019-04-21T17:19:00Z">
        <w:r w:rsidR="00ED6B42">
          <w:rPr>
            <w:rFonts w:hint="eastAsia"/>
          </w:rPr>
          <w:t>子裡</w:t>
        </w:r>
      </w:ins>
      <w:ins w:id="17093" w:author="Administrator" w:date="2019-04-21T19:07:00Z">
        <w:r>
          <w:rPr>
            <w:rFonts w:hint="eastAsia"/>
          </w:rPr>
          <w:t>卻</w:t>
        </w:r>
      </w:ins>
      <w:ins w:id="17094" w:author="Administrator" w:date="2019-04-21T17:20:00Z">
        <w:r w:rsidR="00F81944">
          <w:rPr>
            <w:rFonts w:hint="eastAsia"/>
          </w:rPr>
          <w:t>也</w:t>
        </w:r>
      </w:ins>
      <w:ins w:id="17095" w:author="Administrator" w:date="2019-04-28T01:25:00Z">
        <w:r w:rsidR="00F81944">
          <w:rPr>
            <w:rFonts w:hint="eastAsia"/>
          </w:rPr>
          <w:t>開始</w:t>
        </w:r>
      </w:ins>
      <w:ins w:id="17096" w:author="Administrator" w:date="2019-04-21T17:20:00Z">
        <w:r w:rsidR="00ED6B42">
          <w:rPr>
            <w:rFonts w:hint="eastAsia"/>
          </w:rPr>
          <w:t>著急</w:t>
        </w:r>
      </w:ins>
      <w:ins w:id="17097" w:author="Administrator" w:date="2019-04-28T01:25:00Z">
        <w:r w:rsidR="00F81944">
          <w:rPr>
            <w:rFonts w:hint="eastAsia"/>
          </w:rPr>
          <w:t>了</w:t>
        </w:r>
      </w:ins>
      <w:ins w:id="17098" w:author="Administrator" w:date="2019-04-21T17:20:00Z">
        <w:r w:rsidR="00ED6B42">
          <w:rPr>
            <w:rFonts w:hint="eastAsia"/>
          </w:rPr>
          <w:t>。</w:t>
        </w:r>
      </w:ins>
    </w:p>
    <w:p w:rsidR="000F0075" w:rsidRDefault="00F81944">
      <w:pPr>
        <w:pStyle w:val="12"/>
        <w:spacing w:after="240"/>
        <w:ind w:leftChars="0" w:left="0"/>
        <w:rPr>
          <w:ins w:id="17099" w:author="Administrator" w:date="2019-04-21T17:20:00Z"/>
        </w:rPr>
        <w:pPrChange w:id="17100" w:author="Administrator" w:date="2019-04-21T17:19:00Z">
          <w:pPr>
            <w:pStyle w:val="12"/>
            <w:numPr>
              <w:numId w:val="1"/>
            </w:numPr>
            <w:spacing w:after="240"/>
            <w:ind w:leftChars="0" w:left="360" w:hanging="360"/>
            <w:outlineLvl w:val="0"/>
          </w:pPr>
        </w:pPrChange>
      </w:pPr>
      <w:ins w:id="17101" w:author="Administrator" w:date="2019-04-28T01:25:00Z">
        <w:r>
          <w:rPr>
            <w:rFonts w:hint="eastAsia"/>
          </w:rPr>
          <w:t>他已無當初</w:t>
        </w:r>
      </w:ins>
      <w:ins w:id="17102" w:author="Administrator" w:date="2019-04-28T01:27:00Z">
        <w:r>
          <w:rPr>
            <w:rFonts w:hint="eastAsia"/>
          </w:rPr>
          <w:t>的笑容，取而代之的，是沉重的汗水滴落。</w:t>
        </w:r>
      </w:ins>
    </w:p>
    <w:p w:rsidR="000F0075" w:rsidRDefault="00ED6B42">
      <w:pPr>
        <w:pStyle w:val="12"/>
        <w:spacing w:after="240"/>
        <w:ind w:leftChars="0" w:left="0"/>
        <w:rPr>
          <w:ins w:id="17103" w:author="Administrator" w:date="2019-04-21T19:07:00Z"/>
        </w:rPr>
        <w:pPrChange w:id="17104" w:author="Administrator" w:date="2019-04-21T17:19:00Z">
          <w:pPr>
            <w:pStyle w:val="12"/>
            <w:numPr>
              <w:numId w:val="1"/>
            </w:numPr>
            <w:spacing w:after="240"/>
            <w:ind w:leftChars="0" w:left="360" w:hanging="360"/>
            <w:outlineLvl w:val="0"/>
          </w:pPr>
        </w:pPrChange>
      </w:pPr>
      <w:ins w:id="17105" w:author="Administrator" w:date="2019-04-21T17:20:00Z">
        <w:r>
          <w:rPr>
            <w:rFonts w:hint="eastAsia"/>
          </w:rPr>
          <w:t>這五行八封陣可說是他先祖耗費無數資源，集結無數</w:t>
        </w:r>
      </w:ins>
      <w:ins w:id="17106" w:author="Administrator" w:date="2019-04-21T17:21:00Z">
        <w:r>
          <w:rPr>
            <w:rFonts w:hint="eastAsia"/>
          </w:rPr>
          <w:t>人力，犧牲了數百件異寶，這才佈置完成。</w:t>
        </w:r>
      </w:ins>
    </w:p>
    <w:p w:rsidR="000F0075" w:rsidRDefault="003B70CA">
      <w:pPr>
        <w:pStyle w:val="12"/>
        <w:spacing w:after="240"/>
        <w:ind w:leftChars="0" w:left="0"/>
        <w:rPr>
          <w:ins w:id="17107" w:author="Administrator" w:date="2019-04-21T19:08:00Z"/>
        </w:rPr>
        <w:pPrChange w:id="17108" w:author="Administrator" w:date="2019-04-21T17:19:00Z">
          <w:pPr>
            <w:pStyle w:val="12"/>
            <w:numPr>
              <w:numId w:val="1"/>
            </w:numPr>
            <w:spacing w:after="240"/>
            <w:ind w:leftChars="0" w:left="360" w:hanging="360"/>
            <w:outlineLvl w:val="0"/>
          </w:pPr>
        </w:pPrChange>
      </w:pPr>
      <w:ins w:id="17109" w:author="Administrator" w:date="2019-04-21T19:09:00Z">
        <w:r>
          <w:rPr>
            <w:rFonts w:hint="eastAsia"/>
          </w:rPr>
          <w:t>甚至為了</w:t>
        </w:r>
      </w:ins>
      <w:ins w:id="17110" w:author="Administrator" w:date="2019-04-21T19:07:00Z">
        <w:r>
          <w:rPr>
            <w:rFonts w:hint="eastAsia"/>
          </w:rPr>
          <w:t>要引</w:t>
        </w:r>
        <w:r w:rsidRPr="003E206B">
          <w:rPr>
            <w:rFonts w:hint="eastAsia"/>
          </w:rPr>
          <w:t>鴟龜</w:t>
        </w:r>
        <w:r>
          <w:rPr>
            <w:rFonts w:hint="eastAsia"/>
          </w:rPr>
          <w:t>入</w:t>
        </w:r>
      </w:ins>
      <w:ins w:id="17111" w:author="Administrator" w:date="2019-04-21T19:09:00Z">
        <w:r>
          <w:rPr>
            <w:rFonts w:hint="eastAsia"/>
          </w:rPr>
          <w:t>陣</w:t>
        </w:r>
      </w:ins>
      <w:ins w:id="17112" w:author="Administrator" w:date="2019-04-21T19:07:00Z">
        <w:r>
          <w:rPr>
            <w:rFonts w:hint="eastAsia"/>
          </w:rPr>
          <w:t>，還</w:t>
        </w:r>
      </w:ins>
      <w:ins w:id="17113" w:author="Administrator" w:date="2019-04-21T19:08:00Z">
        <w:r>
          <w:rPr>
            <w:rFonts w:hint="eastAsia"/>
          </w:rPr>
          <w:t>因此</w:t>
        </w:r>
      </w:ins>
      <w:ins w:id="17114" w:author="Administrator" w:date="2019-04-21T19:07:00Z">
        <w:r>
          <w:rPr>
            <w:rFonts w:hint="eastAsia"/>
          </w:rPr>
          <w:t>和</w:t>
        </w:r>
      </w:ins>
      <w:ins w:id="17115" w:author="Administrator" w:date="2019-04-21T19:08:00Z">
        <w:r>
          <w:rPr>
            <w:rFonts w:hint="eastAsia"/>
          </w:rPr>
          <w:t>胭脂道人交惡。</w:t>
        </w:r>
      </w:ins>
    </w:p>
    <w:p w:rsidR="000F0075" w:rsidRDefault="003B70CA">
      <w:pPr>
        <w:pStyle w:val="12"/>
        <w:spacing w:after="240"/>
        <w:ind w:leftChars="0" w:left="0"/>
        <w:rPr>
          <w:ins w:id="17116" w:author="Administrator" w:date="2019-04-21T19:53:00Z"/>
        </w:rPr>
        <w:pPrChange w:id="17117" w:author="Administrator" w:date="2019-04-21T17:19:00Z">
          <w:pPr>
            <w:pStyle w:val="12"/>
            <w:numPr>
              <w:numId w:val="1"/>
            </w:numPr>
            <w:spacing w:after="240"/>
            <w:ind w:leftChars="0" w:left="360" w:hanging="360"/>
            <w:outlineLvl w:val="0"/>
          </w:pPr>
        </w:pPrChange>
      </w:pPr>
      <w:ins w:id="17118" w:author="Administrator" w:date="2019-04-21T19:08:00Z">
        <w:r>
          <w:rPr>
            <w:rFonts w:hint="eastAsia"/>
          </w:rPr>
          <w:t>可這些</w:t>
        </w:r>
      </w:ins>
      <w:ins w:id="17119" w:author="Administrator" w:date="2019-04-21T19:10:00Z">
        <w:r>
          <w:rPr>
            <w:rFonts w:hint="eastAsia"/>
          </w:rPr>
          <w:t>代價終究是有所回報</w:t>
        </w:r>
      </w:ins>
      <w:ins w:id="17120" w:author="Administrator" w:date="2019-04-21T19:53:00Z">
        <w:r w:rsidR="00682464">
          <w:rPr>
            <w:rFonts w:hint="eastAsia"/>
          </w:rPr>
          <w:t>的</w:t>
        </w:r>
      </w:ins>
      <w:ins w:id="17121" w:author="Administrator" w:date="2019-04-21T19:10:00Z">
        <w:r>
          <w:rPr>
            <w:rFonts w:hint="eastAsia"/>
          </w:rPr>
          <w:t>，</w:t>
        </w:r>
      </w:ins>
      <w:ins w:id="17122" w:author="Administrator" w:date="2019-04-21T19:53:00Z">
        <w:r w:rsidR="00682464">
          <w:rPr>
            <w:rFonts w:hint="eastAsia"/>
          </w:rPr>
          <w:t>東萊仙皇的先祖</w:t>
        </w:r>
      </w:ins>
      <w:ins w:id="17123" w:author="Administrator" w:date="2019-04-21T19:10:00Z">
        <w:r>
          <w:rPr>
            <w:rFonts w:hint="eastAsia"/>
          </w:rPr>
          <w:t>成功將</w:t>
        </w:r>
        <w:r w:rsidRPr="003E206B">
          <w:rPr>
            <w:rFonts w:hint="eastAsia"/>
          </w:rPr>
          <w:t>鴟龜</w:t>
        </w:r>
        <w:r>
          <w:rPr>
            <w:rFonts w:hint="eastAsia"/>
          </w:rPr>
          <w:t>封印在這</w:t>
        </w:r>
      </w:ins>
      <w:ins w:id="17124" w:author="Administrator" w:date="2019-04-21T19:54:00Z">
        <w:r w:rsidR="00682464">
          <w:rPr>
            <w:rFonts w:hint="eastAsia"/>
          </w:rPr>
          <w:t>山水</w:t>
        </w:r>
      </w:ins>
      <w:ins w:id="17125" w:author="Administrator" w:date="2019-04-21T19:10:00Z">
        <w:r>
          <w:rPr>
            <w:rFonts w:hint="eastAsia"/>
          </w:rPr>
          <w:t>大</w:t>
        </w:r>
      </w:ins>
      <w:ins w:id="17126" w:author="Administrator" w:date="2019-04-21T19:11:00Z">
        <w:r>
          <w:rPr>
            <w:rFonts w:hint="eastAsia"/>
          </w:rPr>
          <w:t>陸</w:t>
        </w:r>
      </w:ins>
      <w:ins w:id="17127" w:author="Administrator" w:date="2019-04-21T19:10:00Z">
        <w:r>
          <w:rPr>
            <w:rFonts w:hint="eastAsia"/>
          </w:rPr>
          <w:t>之上。</w:t>
        </w:r>
      </w:ins>
    </w:p>
    <w:p w:rsidR="000F0075" w:rsidRDefault="00682464">
      <w:pPr>
        <w:pStyle w:val="12"/>
        <w:spacing w:after="240"/>
        <w:ind w:leftChars="0" w:left="0"/>
        <w:rPr>
          <w:ins w:id="17128" w:author="Administrator" w:date="2019-04-21T19:54:00Z"/>
        </w:rPr>
        <w:pPrChange w:id="17129" w:author="Administrator" w:date="2019-04-21T17:19:00Z">
          <w:pPr>
            <w:pStyle w:val="12"/>
            <w:numPr>
              <w:numId w:val="1"/>
            </w:numPr>
            <w:spacing w:after="240"/>
            <w:ind w:leftChars="0" w:left="360" w:hanging="360"/>
            <w:outlineLvl w:val="0"/>
          </w:pPr>
        </w:pPrChange>
      </w:pPr>
      <w:ins w:id="17130" w:author="Administrator" w:date="2019-04-21T19:53:00Z">
        <w:r>
          <w:rPr>
            <w:rFonts w:hint="eastAsia"/>
          </w:rPr>
          <w:t>而建立的東萊國也因為莫名的氣運降臨</w:t>
        </w:r>
      </w:ins>
      <w:ins w:id="17131" w:author="Administrator" w:date="2019-04-21T19:54:00Z">
        <w:r>
          <w:rPr>
            <w:rFonts w:hint="eastAsia"/>
          </w:rPr>
          <w:t>順遂了無數的光陰。</w:t>
        </w:r>
      </w:ins>
    </w:p>
    <w:p w:rsidR="000F0075" w:rsidRDefault="00682464">
      <w:pPr>
        <w:pStyle w:val="12"/>
        <w:spacing w:after="240"/>
        <w:ind w:leftChars="0" w:left="0"/>
        <w:rPr>
          <w:ins w:id="17132" w:author="Administrator" w:date="2019-04-21T19:55:00Z"/>
        </w:rPr>
        <w:pPrChange w:id="17133" w:author="Administrator" w:date="2019-04-21T17:19:00Z">
          <w:pPr>
            <w:pStyle w:val="12"/>
            <w:numPr>
              <w:numId w:val="1"/>
            </w:numPr>
            <w:spacing w:after="240"/>
            <w:ind w:leftChars="0" w:left="360" w:hanging="360"/>
            <w:outlineLvl w:val="0"/>
          </w:pPr>
        </w:pPrChange>
      </w:pPr>
      <w:ins w:id="17134" w:author="Administrator" w:date="2019-04-21T19:54:00Z">
        <w:r>
          <w:rPr>
            <w:rFonts w:hint="eastAsia"/>
          </w:rPr>
          <w:t>可以說，東萊國可以在這山水大陸之上稱</w:t>
        </w:r>
      </w:ins>
      <w:ins w:id="17135" w:author="Administrator" w:date="2019-04-21T19:55:00Z">
        <w:r>
          <w:rPr>
            <w:rFonts w:hint="eastAsia"/>
          </w:rPr>
          <w:t>霸，有一半是因為這五行八封陣的間接影響。</w:t>
        </w:r>
      </w:ins>
    </w:p>
    <w:p w:rsidR="000F0075" w:rsidRDefault="00682464">
      <w:pPr>
        <w:pStyle w:val="12"/>
        <w:spacing w:after="240"/>
        <w:ind w:leftChars="0" w:left="0"/>
        <w:rPr>
          <w:ins w:id="17136" w:author="Administrator" w:date="2019-04-21T17:21:00Z"/>
        </w:rPr>
        <w:pPrChange w:id="17137" w:author="Administrator" w:date="2019-04-21T17:19:00Z">
          <w:pPr>
            <w:pStyle w:val="12"/>
            <w:numPr>
              <w:numId w:val="1"/>
            </w:numPr>
            <w:spacing w:after="240"/>
            <w:ind w:leftChars="0" w:left="360" w:hanging="360"/>
            <w:outlineLvl w:val="0"/>
          </w:pPr>
        </w:pPrChange>
      </w:pPr>
      <w:ins w:id="17138" w:author="Administrator" w:date="2019-04-21T19:55:00Z">
        <w:r>
          <w:rPr>
            <w:rFonts w:hint="eastAsia"/>
          </w:rPr>
          <w:lastRenderedPageBreak/>
          <w:t>而這五行八封陣</w:t>
        </w:r>
      </w:ins>
      <w:ins w:id="17139" w:author="Administrator" w:date="2019-04-21T19:56:00Z">
        <w:r>
          <w:rPr>
            <w:rFonts w:hint="eastAsia"/>
          </w:rPr>
          <w:t>的威力</w:t>
        </w:r>
      </w:ins>
      <w:ins w:id="17140" w:author="Administrator" w:date="2019-04-21T19:55:00Z">
        <w:r>
          <w:rPr>
            <w:rFonts w:hint="eastAsia"/>
          </w:rPr>
          <w:t>也的確</w:t>
        </w:r>
      </w:ins>
      <w:ins w:id="17141" w:author="Administrator" w:date="2019-04-21T19:56:00Z">
        <w:r>
          <w:rPr>
            <w:rFonts w:hint="eastAsia"/>
          </w:rPr>
          <w:t>無與倫比。</w:t>
        </w:r>
      </w:ins>
    </w:p>
    <w:p w:rsidR="000F0075" w:rsidRDefault="00ED6B42">
      <w:pPr>
        <w:pStyle w:val="12"/>
        <w:spacing w:after="240"/>
        <w:ind w:leftChars="0" w:left="0"/>
        <w:rPr>
          <w:ins w:id="17142" w:author="Administrator" w:date="2019-04-21T18:01:00Z"/>
        </w:rPr>
        <w:pPrChange w:id="17143" w:author="Administrator" w:date="2019-04-21T17:19:00Z">
          <w:pPr>
            <w:pStyle w:val="12"/>
            <w:numPr>
              <w:numId w:val="1"/>
            </w:numPr>
            <w:spacing w:after="240"/>
            <w:ind w:leftChars="0" w:left="360" w:hanging="360"/>
            <w:outlineLvl w:val="0"/>
          </w:pPr>
        </w:pPrChange>
      </w:pPr>
      <w:ins w:id="17144" w:author="Administrator" w:date="2019-04-21T17:21:00Z">
        <w:r>
          <w:rPr>
            <w:rFonts w:hint="eastAsia"/>
          </w:rPr>
          <w:t>別說是一般妖獸，哪怕是</w:t>
        </w:r>
      </w:ins>
      <w:ins w:id="17145" w:author="Administrator" w:date="2019-04-21T17:22:00Z">
        <w:r>
          <w:rPr>
            <w:rFonts w:hint="eastAsia"/>
          </w:rPr>
          <w:t>傳說中</w:t>
        </w:r>
      </w:ins>
      <w:ins w:id="17146" w:author="Administrator" w:date="2019-04-21T18:01:00Z">
        <w:r w:rsidR="000A14E8">
          <w:rPr>
            <w:rFonts w:hint="eastAsia"/>
          </w:rPr>
          <w:t>修為</w:t>
        </w:r>
      </w:ins>
      <w:ins w:id="17147" w:author="Administrator" w:date="2019-04-21T17:25:00Z">
        <w:r>
          <w:rPr>
            <w:rFonts w:hint="eastAsia"/>
          </w:rPr>
          <w:t>已達通天，甚至成聖的</w:t>
        </w:r>
      </w:ins>
      <w:ins w:id="17148" w:author="Administrator" w:date="2019-04-21T18:00:00Z">
        <w:r w:rsidR="000A14E8">
          <w:rPr>
            <w:rFonts w:hint="eastAsia"/>
          </w:rPr>
          <w:t>妖</w:t>
        </w:r>
      </w:ins>
      <w:ins w:id="17149" w:author="Administrator" w:date="2019-04-21T18:01:00Z">
        <w:r w:rsidR="000A14E8">
          <w:rPr>
            <w:rFonts w:hint="eastAsia"/>
          </w:rPr>
          <w:t>聖，也不見得能敵擋得住，</w:t>
        </w:r>
      </w:ins>
      <w:ins w:id="17150" w:author="Administrator" w:date="2019-04-21T18:09:00Z">
        <w:r w:rsidR="000A14E8">
          <w:rPr>
            <w:rFonts w:hint="eastAsia"/>
          </w:rPr>
          <w:t>皆</w:t>
        </w:r>
      </w:ins>
      <w:ins w:id="17151" w:author="Administrator" w:date="2019-04-21T18:01:00Z">
        <w:r w:rsidR="000A14E8">
          <w:rPr>
            <w:rFonts w:hint="eastAsia"/>
          </w:rPr>
          <w:t>在此</w:t>
        </w:r>
      </w:ins>
      <w:ins w:id="17152" w:author="Administrator" w:date="2019-04-21T18:09:00Z">
        <w:r w:rsidR="000A14E8">
          <w:rPr>
            <w:rFonts w:hint="eastAsia"/>
          </w:rPr>
          <w:t>八門盡開</w:t>
        </w:r>
      </w:ins>
      <w:ins w:id="17153" w:author="Administrator" w:date="2019-04-21T18:02:00Z">
        <w:r w:rsidR="000A14E8">
          <w:rPr>
            <w:rFonts w:hint="eastAsia"/>
          </w:rPr>
          <w:t>下</w:t>
        </w:r>
      </w:ins>
      <w:ins w:id="17154" w:author="Administrator" w:date="2019-04-21T18:01:00Z">
        <w:r w:rsidR="000A14E8">
          <w:rPr>
            <w:rFonts w:hint="eastAsia"/>
          </w:rPr>
          <w:t>化為烏有。</w:t>
        </w:r>
      </w:ins>
    </w:p>
    <w:p w:rsidR="000F0075" w:rsidRDefault="000A14E8">
      <w:pPr>
        <w:pStyle w:val="12"/>
        <w:spacing w:after="240"/>
        <w:ind w:leftChars="0" w:left="0"/>
        <w:rPr>
          <w:ins w:id="17155" w:author="Administrator" w:date="2019-04-21T18:05:00Z"/>
        </w:rPr>
        <w:pPrChange w:id="17156" w:author="Administrator" w:date="2019-04-21T17:19:00Z">
          <w:pPr>
            <w:pStyle w:val="12"/>
            <w:numPr>
              <w:numId w:val="1"/>
            </w:numPr>
            <w:spacing w:after="240"/>
            <w:ind w:leftChars="0" w:left="360" w:hanging="360"/>
            <w:outlineLvl w:val="0"/>
          </w:pPr>
        </w:pPrChange>
      </w:pPr>
      <w:ins w:id="17157" w:author="Administrator" w:date="2019-04-21T18:01:00Z">
        <w:r>
          <w:rPr>
            <w:rFonts w:hint="eastAsia"/>
          </w:rPr>
          <w:t>可</w:t>
        </w:r>
      </w:ins>
      <w:ins w:id="17158" w:author="Administrator" w:date="2019-04-21T18:02:00Z">
        <w:r>
          <w:rPr>
            <w:rFonts w:hint="eastAsia"/>
          </w:rPr>
          <w:t>這</w:t>
        </w:r>
        <w:r w:rsidRPr="003E206B">
          <w:rPr>
            <w:rFonts w:hint="eastAsia"/>
          </w:rPr>
          <w:t>鴟龜</w:t>
        </w:r>
        <w:r>
          <w:rPr>
            <w:rFonts w:hint="eastAsia"/>
          </w:rPr>
          <w:t>別說化為烏有，就算已成重傷，仍</w:t>
        </w:r>
      </w:ins>
      <w:ins w:id="17159" w:author="Administrator" w:date="2019-04-21T18:05:00Z">
        <w:r>
          <w:rPr>
            <w:rFonts w:hint="eastAsia"/>
          </w:rPr>
          <w:t>然</w:t>
        </w:r>
      </w:ins>
      <w:ins w:id="17160" w:author="Administrator" w:date="2019-04-21T18:03:00Z">
        <w:r>
          <w:rPr>
            <w:rFonts w:hint="eastAsia"/>
          </w:rPr>
          <w:t>死命</w:t>
        </w:r>
      </w:ins>
      <w:ins w:id="17161" w:author="Administrator" w:date="2019-04-21T18:05:00Z">
        <w:r>
          <w:rPr>
            <w:rFonts w:hint="eastAsia"/>
          </w:rPr>
          <w:t>地</w:t>
        </w:r>
      </w:ins>
      <w:ins w:id="17162" w:author="Administrator" w:date="2019-04-21T18:03:00Z">
        <w:r>
          <w:rPr>
            <w:rFonts w:hint="eastAsia"/>
          </w:rPr>
          <w:t>想要反抗，而且，這還是在牠被困在血色禁地內無數歲月，修為大減之後</w:t>
        </w:r>
      </w:ins>
      <w:ins w:id="17163" w:author="Administrator" w:date="2019-04-21T18:05:00Z">
        <w:r>
          <w:rPr>
            <w:rFonts w:hint="eastAsia"/>
          </w:rPr>
          <w:t>。</w:t>
        </w:r>
      </w:ins>
    </w:p>
    <w:p w:rsidR="000F0075" w:rsidRDefault="000A14E8">
      <w:pPr>
        <w:pStyle w:val="12"/>
        <w:spacing w:after="240"/>
        <w:ind w:leftChars="0" w:left="0"/>
        <w:rPr>
          <w:ins w:id="17164" w:author="Administrator" w:date="2019-04-21T18:06:00Z"/>
        </w:rPr>
        <w:pPrChange w:id="17165" w:author="Administrator" w:date="2019-04-21T17:19:00Z">
          <w:pPr>
            <w:pStyle w:val="12"/>
            <w:numPr>
              <w:numId w:val="1"/>
            </w:numPr>
            <w:spacing w:after="240"/>
            <w:ind w:leftChars="0" w:left="360" w:hanging="360"/>
            <w:outlineLvl w:val="0"/>
          </w:pPr>
        </w:pPrChange>
      </w:pPr>
      <w:ins w:id="17166" w:author="Administrator" w:date="2019-04-21T18:05:00Z">
        <w:r>
          <w:rPr>
            <w:rFonts w:hint="eastAsia"/>
          </w:rPr>
          <w:t>可想而之，若其全盛時期，怕就算有這</w:t>
        </w:r>
      </w:ins>
      <w:ins w:id="17167" w:author="Administrator" w:date="2019-04-21T18:06:00Z">
        <w:r>
          <w:rPr>
            <w:rFonts w:hint="eastAsia"/>
          </w:rPr>
          <w:t>五行八封陣，也不一定能滅殺掉牠。</w:t>
        </w:r>
      </w:ins>
    </w:p>
    <w:p w:rsidR="000F0075" w:rsidRDefault="000A14E8">
      <w:pPr>
        <w:pStyle w:val="12"/>
        <w:spacing w:after="240"/>
        <w:ind w:leftChars="0" w:left="0"/>
        <w:rPr>
          <w:ins w:id="17168" w:author="Administrator" w:date="2019-05-05T21:12:00Z"/>
        </w:rPr>
        <w:pPrChange w:id="17169" w:author="Administrator" w:date="2019-04-21T17:19:00Z">
          <w:pPr>
            <w:pStyle w:val="12"/>
            <w:numPr>
              <w:numId w:val="1"/>
            </w:numPr>
            <w:spacing w:after="240"/>
            <w:ind w:leftChars="0" w:left="360" w:hanging="360"/>
            <w:outlineLvl w:val="0"/>
          </w:pPr>
        </w:pPrChange>
      </w:pPr>
      <w:ins w:id="17170" w:author="Administrator" w:date="2019-04-21T18:06:00Z">
        <w:r>
          <w:rPr>
            <w:rFonts w:hint="eastAsia"/>
          </w:rPr>
          <w:t>此時</w:t>
        </w:r>
      </w:ins>
      <w:ins w:id="17171" w:author="Administrator" w:date="2019-04-21T18:08:00Z">
        <w:r>
          <w:rPr>
            <w:rFonts w:hint="eastAsia"/>
          </w:rPr>
          <w:t>八</w:t>
        </w:r>
      </w:ins>
      <w:ins w:id="17172" w:author="Administrator" w:date="2019-04-21T18:09:00Z">
        <w:r w:rsidR="00CB20A7">
          <w:rPr>
            <w:rFonts w:hint="eastAsia"/>
          </w:rPr>
          <w:t>門</w:t>
        </w:r>
      </w:ins>
      <w:ins w:id="17173" w:author="Administrator" w:date="2019-05-05T21:07:00Z">
        <w:r w:rsidR="00CB20A7">
          <w:rPr>
            <w:rFonts w:hint="eastAsia"/>
          </w:rPr>
          <w:t>已開了四門，除了</w:t>
        </w:r>
      </w:ins>
      <w:ins w:id="17174" w:author="Administrator" w:date="2019-05-05T21:11:00Z">
        <w:r w:rsidR="00CB20A7">
          <w:rPr>
            <w:rFonts w:hint="eastAsia"/>
          </w:rPr>
          <w:t>開門驚門之外</w:t>
        </w:r>
      </w:ins>
      <w:ins w:id="17175" w:author="Administrator" w:date="2019-05-05T21:12:00Z">
        <w:r w:rsidR="00CB20A7">
          <w:rPr>
            <w:rFonts w:hint="eastAsia"/>
          </w:rPr>
          <w:t>，生門景門也已打開。</w:t>
        </w:r>
      </w:ins>
    </w:p>
    <w:p w:rsidR="000F0075" w:rsidRDefault="00CB20A7">
      <w:pPr>
        <w:pStyle w:val="12"/>
        <w:spacing w:after="240"/>
        <w:ind w:leftChars="0" w:left="0"/>
        <w:rPr>
          <w:ins w:id="17176" w:author="Administrator" w:date="2019-05-05T21:12:00Z"/>
        </w:rPr>
        <w:pPrChange w:id="17177" w:author="Administrator" w:date="2019-04-21T17:19:00Z">
          <w:pPr>
            <w:pStyle w:val="12"/>
            <w:numPr>
              <w:numId w:val="1"/>
            </w:numPr>
            <w:spacing w:after="240"/>
            <w:ind w:leftChars="0" w:left="360" w:hanging="360"/>
            <w:outlineLvl w:val="0"/>
          </w:pPr>
        </w:pPrChange>
      </w:pPr>
      <w:ins w:id="17178" w:author="Administrator" w:date="2019-05-05T21:12:00Z">
        <w:r>
          <w:rPr>
            <w:rFonts w:hint="eastAsia"/>
          </w:rPr>
          <w:t>景門主火，其內乃是</w:t>
        </w:r>
      </w:ins>
      <w:ins w:id="17179" w:author="Administrator" w:date="2019-05-05T21:13:00Z">
        <w:r>
          <w:rPr>
            <w:rFonts w:hint="eastAsia"/>
          </w:rPr>
          <w:t>南離宮火，比起一般的烈燄，更為炙熱</w:t>
        </w:r>
      </w:ins>
      <w:ins w:id="17180" w:author="Administrator" w:date="2019-05-05T21:14:00Z">
        <w:r>
          <w:rPr>
            <w:rFonts w:hint="eastAsia"/>
          </w:rPr>
          <w:t>蒼白。</w:t>
        </w:r>
      </w:ins>
    </w:p>
    <w:p w:rsidR="000F0075" w:rsidRDefault="000A14E8">
      <w:pPr>
        <w:pStyle w:val="12"/>
        <w:spacing w:after="240"/>
        <w:ind w:leftChars="0" w:left="0"/>
        <w:rPr>
          <w:ins w:id="17181" w:author="Administrator" w:date="2019-04-21T18:16:00Z"/>
        </w:rPr>
        <w:pPrChange w:id="17182" w:author="Administrator" w:date="2019-04-21T17:19:00Z">
          <w:pPr>
            <w:pStyle w:val="12"/>
            <w:numPr>
              <w:numId w:val="1"/>
            </w:numPr>
            <w:spacing w:after="240"/>
            <w:ind w:leftChars="0" w:left="360" w:hanging="360"/>
            <w:outlineLvl w:val="0"/>
          </w:pPr>
        </w:pPrChange>
      </w:pPr>
      <w:ins w:id="17183" w:author="Administrator" w:date="2019-04-21T18:10:00Z">
        <w:r w:rsidRPr="003E206B">
          <w:rPr>
            <w:rFonts w:hint="eastAsia"/>
          </w:rPr>
          <w:t>鴟龜</w:t>
        </w:r>
        <w:r>
          <w:rPr>
            <w:rFonts w:hint="eastAsia"/>
          </w:rPr>
          <w:t>身處其中，不但上有</w:t>
        </w:r>
      </w:ins>
      <w:ins w:id="17184" w:author="Administrator" w:date="2019-04-21T19:57:00Z">
        <w:r w:rsidR="00682464">
          <w:rPr>
            <w:rFonts w:hint="eastAsia"/>
          </w:rPr>
          <w:t>紫色</w:t>
        </w:r>
      </w:ins>
      <w:ins w:id="17185" w:author="Administrator" w:date="2019-04-21T18:10:00Z">
        <w:r>
          <w:rPr>
            <w:rFonts w:hint="eastAsia"/>
          </w:rPr>
          <w:t>天雷滾滾劈落，下有</w:t>
        </w:r>
      </w:ins>
      <w:ins w:id="17186" w:author="Administrator" w:date="2019-04-21T18:12:00Z">
        <w:r w:rsidR="000E43E6">
          <w:rPr>
            <w:rFonts w:hint="eastAsia"/>
          </w:rPr>
          <w:t>無盡</w:t>
        </w:r>
      </w:ins>
      <w:ins w:id="17187" w:author="Administrator" w:date="2019-04-21T19:57:00Z">
        <w:r w:rsidR="00682464">
          <w:rPr>
            <w:rFonts w:hint="eastAsia"/>
          </w:rPr>
          <w:t>白色</w:t>
        </w:r>
      </w:ins>
      <w:ins w:id="17188" w:author="Administrator" w:date="2019-05-05T21:14:00Z">
        <w:r w:rsidR="00CB20A7">
          <w:rPr>
            <w:rFonts w:hint="eastAsia"/>
          </w:rPr>
          <w:t>離</w:t>
        </w:r>
      </w:ins>
      <w:ins w:id="17189" w:author="Administrator" w:date="2019-04-21T18:10:00Z">
        <w:r>
          <w:rPr>
            <w:rFonts w:hint="eastAsia"/>
          </w:rPr>
          <w:t>火</w:t>
        </w:r>
      </w:ins>
      <w:ins w:id="17190" w:author="Administrator" w:date="2019-04-21T18:12:00Z">
        <w:r w:rsidR="000E43E6">
          <w:rPr>
            <w:rFonts w:hint="eastAsia"/>
          </w:rPr>
          <w:t>熊熊</w:t>
        </w:r>
      </w:ins>
      <w:ins w:id="17191" w:author="Administrator" w:date="2019-04-21T18:10:00Z">
        <w:r>
          <w:rPr>
            <w:rFonts w:hint="eastAsia"/>
          </w:rPr>
          <w:t>冒出，</w:t>
        </w:r>
      </w:ins>
      <w:ins w:id="17192" w:author="Administrator" w:date="2019-04-21T18:12:00Z">
        <w:r w:rsidR="00CB20A7">
          <w:rPr>
            <w:rFonts w:hint="eastAsia"/>
          </w:rPr>
          <w:t>就連神魂也深受生</w:t>
        </w:r>
        <w:r w:rsidR="000E43E6">
          <w:rPr>
            <w:rFonts w:hint="eastAsia"/>
          </w:rPr>
          <w:t>門禁錮，</w:t>
        </w:r>
      </w:ins>
      <w:ins w:id="17193" w:author="Administrator" w:date="2019-04-21T18:13:00Z">
        <w:r w:rsidR="000E43E6">
          <w:rPr>
            <w:rFonts w:hint="eastAsia"/>
          </w:rPr>
          <w:t>眼神</w:t>
        </w:r>
      </w:ins>
      <w:ins w:id="17194" w:author="Administrator" w:date="2019-04-21T18:14:00Z">
        <w:r w:rsidR="000E43E6">
          <w:rPr>
            <w:rFonts w:hint="eastAsia"/>
          </w:rPr>
          <w:t>偶有掙</w:t>
        </w:r>
      </w:ins>
      <w:ins w:id="17195" w:author="Administrator" w:date="2019-04-21T18:15:00Z">
        <w:r w:rsidR="000E43E6">
          <w:rPr>
            <w:rFonts w:hint="eastAsia"/>
          </w:rPr>
          <w:t>扎</w:t>
        </w:r>
      </w:ins>
      <w:ins w:id="17196" w:author="Administrator" w:date="2019-04-21T18:13:00Z">
        <w:r w:rsidR="000E43E6">
          <w:rPr>
            <w:rFonts w:hint="eastAsia"/>
          </w:rPr>
          <w:t>，</w:t>
        </w:r>
      </w:ins>
      <w:ins w:id="17197" w:author="Administrator" w:date="2019-04-21T19:56:00Z">
        <w:r w:rsidR="00682464">
          <w:rPr>
            <w:rFonts w:hint="eastAsia"/>
          </w:rPr>
          <w:t>大半卻都十分</w:t>
        </w:r>
      </w:ins>
      <w:ins w:id="17198" w:author="Administrator" w:date="2019-04-21T19:57:00Z">
        <w:r w:rsidR="00682464">
          <w:rPr>
            <w:rFonts w:hint="eastAsia"/>
          </w:rPr>
          <w:t>迷濛，</w:t>
        </w:r>
      </w:ins>
      <w:ins w:id="17199" w:author="Administrator" w:date="2019-04-21T18:14:00Z">
        <w:r w:rsidR="000E43E6">
          <w:rPr>
            <w:rFonts w:hint="eastAsia"/>
          </w:rPr>
          <w:t>看起來</w:t>
        </w:r>
      </w:ins>
      <w:ins w:id="17200" w:author="Administrator" w:date="2019-04-21T18:16:00Z">
        <w:r w:rsidR="000E43E6">
          <w:rPr>
            <w:rFonts w:hint="eastAsia"/>
          </w:rPr>
          <w:t>危在旦夕。</w:t>
        </w:r>
      </w:ins>
    </w:p>
    <w:p w:rsidR="000F0075" w:rsidRDefault="000E43E6">
      <w:pPr>
        <w:pStyle w:val="12"/>
        <w:spacing w:after="240"/>
        <w:ind w:leftChars="0" w:left="0"/>
        <w:rPr>
          <w:ins w:id="17201" w:author="Administrator" w:date="2019-04-21T18:17:00Z"/>
        </w:rPr>
        <w:pPrChange w:id="17202" w:author="Administrator" w:date="2019-04-21T17:19:00Z">
          <w:pPr>
            <w:pStyle w:val="12"/>
            <w:numPr>
              <w:numId w:val="1"/>
            </w:numPr>
            <w:spacing w:after="240"/>
            <w:ind w:leftChars="0" w:left="360" w:hanging="360"/>
            <w:outlineLvl w:val="0"/>
          </w:pPr>
        </w:pPrChange>
      </w:pPr>
      <w:ins w:id="17203" w:author="Administrator" w:date="2019-04-21T18:16:00Z">
        <w:r>
          <w:rPr>
            <w:rFonts w:hint="eastAsia"/>
          </w:rPr>
          <w:t>可偏偏</w:t>
        </w:r>
      </w:ins>
      <w:ins w:id="17204" w:author="Administrator" w:date="2019-04-21T18:17:00Z">
        <w:r>
          <w:rPr>
            <w:rFonts w:hint="eastAsia"/>
          </w:rPr>
          <w:t>仙皇這也撐到了極限，表面看不出來，但內在五臟六腑全都苦不堪言。</w:t>
        </w:r>
      </w:ins>
    </w:p>
    <w:p w:rsidR="000F0075" w:rsidRDefault="000E43E6">
      <w:pPr>
        <w:pStyle w:val="12"/>
        <w:spacing w:after="240"/>
        <w:ind w:leftChars="0" w:left="0"/>
        <w:rPr>
          <w:ins w:id="17205" w:author="Administrator" w:date="2019-04-21T18:01:00Z"/>
        </w:rPr>
        <w:pPrChange w:id="17206" w:author="Administrator" w:date="2019-04-21T17:19:00Z">
          <w:pPr>
            <w:pStyle w:val="12"/>
            <w:numPr>
              <w:numId w:val="1"/>
            </w:numPr>
            <w:spacing w:after="240"/>
            <w:ind w:leftChars="0" w:left="360" w:hanging="360"/>
            <w:outlineLvl w:val="0"/>
          </w:pPr>
        </w:pPrChange>
      </w:pPr>
      <w:ins w:id="17207" w:author="Administrator" w:date="2019-04-21T18:19:00Z">
        <w:r>
          <w:rPr>
            <w:rFonts w:hint="eastAsia"/>
          </w:rPr>
          <w:t>五行八封陣的威力太大，一般來說操控的人至少要五人以上，修為更全都要通神境</w:t>
        </w:r>
      </w:ins>
      <w:ins w:id="17208" w:author="Administrator" w:date="2019-04-21T18:20:00Z">
        <w:r>
          <w:rPr>
            <w:rFonts w:hint="eastAsia"/>
          </w:rPr>
          <w:t>才行</w:t>
        </w:r>
      </w:ins>
      <w:ins w:id="17209" w:author="Administrator" w:date="2019-04-21T18:19:00Z">
        <w:r>
          <w:rPr>
            <w:rFonts w:hint="eastAsia"/>
          </w:rPr>
          <w:t>，</w:t>
        </w:r>
      </w:ins>
      <w:ins w:id="17210" w:author="Administrator" w:date="2019-04-21T18:20:00Z">
        <w:r>
          <w:rPr>
            <w:rFonts w:hint="eastAsia"/>
          </w:rPr>
          <w:t>仙皇雖然仗著修為</w:t>
        </w:r>
      </w:ins>
      <w:ins w:id="17211" w:author="Administrator" w:date="2019-04-21T18:21:00Z">
        <w:r>
          <w:rPr>
            <w:rFonts w:hint="eastAsia"/>
          </w:rPr>
          <w:t>高深，以一抵五，但也只能支持片刻，時間一拉長了，</w:t>
        </w:r>
      </w:ins>
      <w:ins w:id="17212" w:author="Administrator" w:date="2019-04-21T18:22:00Z">
        <w:r>
          <w:rPr>
            <w:rFonts w:hint="eastAsia"/>
          </w:rPr>
          <w:t>便是他也有些吃不消。</w:t>
        </w:r>
      </w:ins>
    </w:p>
    <w:p w:rsidR="000F0075" w:rsidRDefault="00682464">
      <w:pPr>
        <w:pStyle w:val="12"/>
        <w:spacing w:after="240"/>
        <w:ind w:leftChars="0" w:left="0"/>
        <w:rPr>
          <w:ins w:id="17213" w:author="Administrator" w:date="2019-04-21T20:00:00Z"/>
        </w:rPr>
        <w:pPrChange w:id="17214" w:author="Administrator" w:date="2019-04-21T17:19:00Z">
          <w:pPr>
            <w:pStyle w:val="12"/>
            <w:numPr>
              <w:numId w:val="1"/>
            </w:numPr>
            <w:spacing w:after="240"/>
            <w:ind w:leftChars="0" w:left="360" w:hanging="360"/>
            <w:outlineLvl w:val="0"/>
          </w:pPr>
        </w:pPrChange>
      </w:pPr>
      <w:ins w:id="17215" w:author="Administrator" w:date="2019-04-21T19:58:00Z">
        <w:r>
          <w:rPr>
            <w:rFonts w:hint="eastAsia"/>
          </w:rPr>
          <w:t>從他的方向看去，</w:t>
        </w:r>
        <w:r w:rsidRPr="003E206B">
          <w:rPr>
            <w:rFonts w:hint="eastAsia"/>
          </w:rPr>
          <w:t>鴟龜</w:t>
        </w:r>
        <w:r>
          <w:rPr>
            <w:rFonts w:hint="eastAsia"/>
          </w:rPr>
          <w:t>雖然被五花大綁困在陣內</w:t>
        </w:r>
      </w:ins>
      <w:ins w:id="17216" w:author="Administrator" w:date="2019-04-21T19:59:00Z">
        <w:r>
          <w:rPr>
            <w:rFonts w:hint="eastAsia"/>
          </w:rPr>
          <w:t>，可卻沒有</w:t>
        </w:r>
      </w:ins>
      <w:ins w:id="17217" w:author="Administrator" w:date="2019-04-28T01:28:00Z">
        <w:r w:rsidR="00F81944">
          <w:rPr>
            <w:rFonts w:hint="eastAsia"/>
          </w:rPr>
          <w:t>真正</w:t>
        </w:r>
      </w:ins>
      <w:ins w:id="17218" w:author="Administrator" w:date="2019-04-21T19:59:00Z">
        <w:r>
          <w:rPr>
            <w:rFonts w:hint="eastAsia"/>
          </w:rPr>
          <w:t>傷到筋骨，就連其背上的靈山，也仍在牠的</w:t>
        </w:r>
      </w:ins>
      <w:ins w:id="17219" w:author="Administrator" w:date="2019-04-21T20:00:00Z">
        <w:r>
          <w:rPr>
            <w:rFonts w:hint="eastAsia"/>
          </w:rPr>
          <w:t>龜殼</w:t>
        </w:r>
      </w:ins>
      <w:ins w:id="17220" w:author="Administrator" w:date="2019-04-21T19:59:00Z">
        <w:r>
          <w:rPr>
            <w:rFonts w:hint="eastAsia"/>
          </w:rPr>
          <w:t>保護之下，仍</w:t>
        </w:r>
      </w:ins>
      <w:ins w:id="17221" w:author="Administrator" w:date="2019-04-21T20:00:00Z">
        <w:r>
          <w:rPr>
            <w:rFonts w:hint="eastAsia"/>
          </w:rPr>
          <w:t>不至於碎裂。</w:t>
        </w:r>
      </w:ins>
    </w:p>
    <w:p w:rsidR="000F0075" w:rsidRDefault="00682464">
      <w:pPr>
        <w:pStyle w:val="12"/>
        <w:spacing w:after="240"/>
        <w:ind w:leftChars="0" w:left="0"/>
        <w:rPr>
          <w:ins w:id="17222" w:author="Administrator" w:date="2019-04-28T01:29:00Z"/>
        </w:rPr>
        <w:pPrChange w:id="17223" w:author="Administrator" w:date="2019-04-21T17:19:00Z">
          <w:pPr>
            <w:pStyle w:val="12"/>
            <w:numPr>
              <w:numId w:val="1"/>
            </w:numPr>
            <w:spacing w:after="240"/>
            <w:ind w:leftChars="0" w:left="360" w:hanging="360"/>
            <w:outlineLvl w:val="0"/>
          </w:pPr>
        </w:pPrChange>
      </w:pPr>
      <w:ins w:id="17224" w:author="Administrator" w:date="2019-04-21T20:00:00Z">
        <w:r>
          <w:rPr>
            <w:rFonts w:hint="eastAsia"/>
          </w:rPr>
          <w:t>唯有四肢跟頭顱，因為裸露在外，所以</w:t>
        </w:r>
      </w:ins>
      <w:ins w:id="17225" w:author="Administrator" w:date="2019-04-21T20:01:00Z">
        <w:r>
          <w:rPr>
            <w:rFonts w:hint="eastAsia"/>
          </w:rPr>
          <w:t>佈滿傷痕，但卻本能</w:t>
        </w:r>
      </w:ins>
      <w:ins w:id="17226" w:author="Administrator" w:date="2019-04-21T20:02:00Z">
        <w:r>
          <w:rPr>
            <w:rFonts w:hint="eastAsia"/>
          </w:rPr>
          <w:t>地</w:t>
        </w:r>
      </w:ins>
      <w:ins w:id="17227" w:author="Administrator" w:date="2019-04-28T01:28:00Z">
        <w:r w:rsidR="00F81944">
          <w:rPr>
            <w:rFonts w:hint="eastAsia"/>
          </w:rPr>
          <w:t>想</w:t>
        </w:r>
      </w:ins>
      <w:ins w:id="17228" w:author="Administrator" w:date="2019-04-21T20:01:00Z">
        <w:r>
          <w:rPr>
            <w:rFonts w:hint="eastAsia"/>
          </w:rPr>
          <w:t>往內縮，</w:t>
        </w:r>
      </w:ins>
      <w:ins w:id="17229" w:author="Administrator" w:date="2019-04-21T20:02:00Z">
        <w:r>
          <w:rPr>
            <w:rFonts w:hint="eastAsia"/>
          </w:rPr>
          <w:t>一旦被牠縮進去，怕是就連五行八封陣也拿牠沒辦法，除非仙皇願意永遠鎮守在此，不讓牠逃脫出去。</w:t>
        </w:r>
      </w:ins>
    </w:p>
    <w:p w:rsidR="000F0075" w:rsidRDefault="00F81944">
      <w:pPr>
        <w:pStyle w:val="12"/>
        <w:spacing w:after="240"/>
        <w:ind w:leftChars="0" w:left="0"/>
        <w:rPr>
          <w:ins w:id="17230" w:author="Administrator" w:date="2019-04-21T20:02:00Z"/>
        </w:rPr>
        <w:pPrChange w:id="17231" w:author="Administrator" w:date="2019-04-21T17:19:00Z">
          <w:pPr>
            <w:pStyle w:val="12"/>
            <w:numPr>
              <w:numId w:val="1"/>
            </w:numPr>
            <w:spacing w:after="240"/>
            <w:ind w:leftChars="0" w:left="360" w:hanging="360"/>
            <w:outlineLvl w:val="0"/>
          </w:pPr>
        </w:pPrChange>
      </w:pPr>
      <w:ins w:id="17232" w:author="Administrator" w:date="2019-04-28T01:29:00Z">
        <w:r>
          <w:rPr>
            <w:rFonts w:hint="eastAsia"/>
          </w:rPr>
          <w:t>「該死的，這老烏龜，到底有多硬！</w:t>
        </w:r>
      </w:ins>
      <w:ins w:id="17233" w:author="Administrator" w:date="2019-04-28T01:30:00Z">
        <w:r>
          <w:rPr>
            <w:rFonts w:hint="eastAsia"/>
          </w:rPr>
          <w:t>牠攻擊雖然不強，但防禦力實在太過變態…只有初時那幾門傷到了他，後來開的幾門，全都被他硬扛下來，甚至慢慢有些</w:t>
        </w:r>
      </w:ins>
      <w:ins w:id="17234" w:author="Administrator" w:date="2019-04-28T01:31:00Z">
        <w:r>
          <w:rPr>
            <w:rFonts w:hint="eastAsia"/>
          </w:rPr>
          <w:t>適應</w:t>
        </w:r>
      </w:ins>
      <w:ins w:id="17235" w:author="Administrator" w:date="2019-04-28T01:30:00Z">
        <w:r>
          <w:rPr>
            <w:rFonts w:hint="eastAsia"/>
          </w:rPr>
          <w:t>。再這樣下去…</w:t>
        </w:r>
      </w:ins>
      <w:ins w:id="17236" w:author="Administrator" w:date="2019-04-28T01:31:00Z">
        <w:r>
          <w:rPr>
            <w:rFonts w:hint="eastAsia"/>
          </w:rPr>
          <w:t>難道這五行八封陣會被牠給破去？！</w:t>
        </w:r>
      </w:ins>
      <w:ins w:id="17237" w:author="Administrator" w:date="2019-04-28T01:29:00Z">
        <w:r>
          <w:rPr>
            <w:rFonts w:hint="eastAsia"/>
          </w:rPr>
          <w:t>」</w:t>
        </w:r>
      </w:ins>
    </w:p>
    <w:p w:rsidR="000F0075" w:rsidRDefault="006915CD">
      <w:pPr>
        <w:pStyle w:val="12"/>
        <w:spacing w:after="240"/>
        <w:ind w:leftChars="0" w:left="0"/>
        <w:rPr>
          <w:ins w:id="17238" w:author="Administrator" w:date="2019-04-21T20:04:00Z"/>
        </w:rPr>
        <w:pPrChange w:id="17239" w:author="Administrator" w:date="2019-04-21T17:19:00Z">
          <w:pPr>
            <w:pStyle w:val="12"/>
            <w:numPr>
              <w:numId w:val="1"/>
            </w:numPr>
            <w:spacing w:after="240"/>
            <w:ind w:leftChars="0" w:left="360" w:hanging="360"/>
            <w:outlineLvl w:val="0"/>
          </w:pPr>
        </w:pPrChange>
      </w:pPr>
      <w:ins w:id="17240" w:author="Administrator" w:date="2019-04-21T20:03:00Z">
        <w:r>
          <w:rPr>
            <w:rFonts w:hint="eastAsia"/>
          </w:rPr>
          <w:t>想到這，仙皇心中一急，喉頭一股鹹味湧上，竟是耗力太大，自己先</w:t>
        </w:r>
      </w:ins>
      <w:ins w:id="17241" w:author="Administrator" w:date="2019-04-21T20:04:00Z">
        <w:r>
          <w:rPr>
            <w:rFonts w:hint="eastAsia"/>
          </w:rPr>
          <w:t>受了些許內傷</w:t>
        </w:r>
      </w:ins>
      <w:ins w:id="17242" w:author="Administrator" w:date="2019-04-21T20:06:00Z">
        <w:r>
          <w:rPr>
            <w:rFonts w:hint="eastAsia"/>
          </w:rPr>
          <w:t>，嘴角</w:t>
        </w:r>
      </w:ins>
      <w:ins w:id="17243" w:author="Administrator" w:date="2019-04-21T20:27:00Z">
        <w:r w:rsidR="002B2EB3">
          <w:rPr>
            <w:rFonts w:hint="eastAsia"/>
          </w:rPr>
          <w:t>流</w:t>
        </w:r>
      </w:ins>
      <w:ins w:id="17244" w:author="Administrator" w:date="2019-04-21T20:06:00Z">
        <w:r>
          <w:rPr>
            <w:rFonts w:hint="eastAsia"/>
          </w:rPr>
          <w:t>出一滴鮮血</w:t>
        </w:r>
      </w:ins>
      <w:ins w:id="17245" w:author="Administrator" w:date="2019-04-21T20:27:00Z">
        <w:r w:rsidR="002B2EB3">
          <w:rPr>
            <w:rFonts w:hint="eastAsia"/>
          </w:rPr>
          <w:t>滴落</w:t>
        </w:r>
      </w:ins>
      <w:ins w:id="17246" w:author="Administrator" w:date="2019-04-21T20:04:00Z">
        <w:r>
          <w:rPr>
            <w:rFonts w:hint="eastAsia"/>
          </w:rPr>
          <w:t>。</w:t>
        </w:r>
      </w:ins>
    </w:p>
    <w:p w:rsidR="000F0075" w:rsidRDefault="006915CD">
      <w:pPr>
        <w:pStyle w:val="12"/>
        <w:spacing w:after="240"/>
        <w:ind w:leftChars="0" w:left="0"/>
        <w:rPr>
          <w:ins w:id="17247" w:author="Administrator" w:date="2019-04-21T22:25:00Z"/>
        </w:rPr>
        <w:pPrChange w:id="17248" w:author="Administrator" w:date="2019-04-21T17:19:00Z">
          <w:pPr>
            <w:pStyle w:val="12"/>
            <w:numPr>
              <w:numId w:val="1"/>
            </w:numPr>
            <w:spacing w:after="240"/>
            <w:ind w:leftChars="0" w:left="360" w:hanging="360"/>
            <w:outlineLvl w:val="0"/>
          </w:pPr>
        </w:pPrChange>
      </w:pPr>
      <w:ins w:id="17249" w:author="Administrator" w:date="2019-04-21T20:04:00Z">
        <w:r>
          <w:rPr>
            <w:rFonts w:hint="eastAsia"/>
          </w:rPr>
          <w:t>這</w:t>
        </w:r>
      </w:ins>
      <w:ins w:id="17250" w:author="Administrator" w:date="2019-04-21T20:06:00Z">
        <w:r>
          <w:rPr>
            <w:rFonts w:hint="eastAsia"/>
          </w:rPr>
          <w:t>鮮血</w:t>
        </w:r>
      </w:ins>
      <w:ins w:id="17251" w:author="Administrator" w:date="2019-04-21T20:04:00Z">
        <w:r>
          <w:rPr>
            <w:rFonts w:hint="eastAsia"/>
          </w:rPr>
          <w:t>雖小，但</w:t>
        </w:r>
        <w:r w:rsidRPr="003E206B">
          <w:rPr>
            <w:rFonts w:hint="eastAsia"/>
          </w:rPr>
          <w:t>鴟龜</w:t>
        </w:r>
      </w:ins>
      <w:ins w:id="17252" w:author="Administrator" w:date="2019-04-28T01:28:00Z">
        <w:r w:rsidR="00F81944">
          <w:rPr>
            <w:rFonts w:hint="eastAsia"/>
          </w:rPr>
          <w:t>等了那麼久，</w:t>
        </w:r>
      </w:ins>
      <w:ins w:id="17253" w:author="Administrator" w:date="2019-04-21T20:04:00Z">
        <w:r>
          <w:rPr>
            <w:rFonts w:hint="eastAsia"/>
          </w:rPr>
          <w:t>怎會沒把握住這等機會，牠眼神猛</w:t>
        </w:r>
      </w:ins>
      <w:ins w:id="17254" w:author="Administrator" w:date="2019-04-21T20:05:00Z">
        <w:r>
          <w:rPr>
            <w:rFonts w:hint="eastAsia"/>
          </w:rPr>
          <w:t>地閃過一</w:t>
        </w:r>
      </w:ins>
      <w:ins w:id="17255" w:author="Administrator" w:date="2019-04-21T22:41:00Z">
        <w:r w:rsidR="00173196">
          <w:rPr>
            <w:rFonts w:hint="eastAsia"/>
          </w:rPr>
          <w:t>縷</w:t>
        </w:r>
      </w:ins>
      <w:ins w:id="17256" w:author="Administrator" w:date="2019-04-21T20:05:00Z">
        <w:r>
          <w:rPr>
            <w:rFonts w:hint="eastAsia"/>
          </w:rPr>
          <w:t>清明，跟著狠咬自己</w:t>
        </w:r>
      </w:ins>
      <w:ins w:id="17257" w:author="Administrator" w:date="2019-04-21T20:06:00Z">
        <w:r>
          <w:rPr>
            <w:rFonts w:hint="eastAsia"/>
          </w:rPr>
          <w:t>舌頭一口，噴出一</w:t>
        </w:r>
      </w:ins>
      <w:ins w:id="17258" w:author="Administrator" w:date="2019-04-21T20:26:00Z">
        <w:r w:rsidR="002B2EB3">
          <w:rPr>
            <w:rFonts w:hint="eastAsia"/>
          </w:rPr>
          <w:t>大口鮮血，</w:t>
        </w:r>
      </w:ins>
      <w:ins w:id="17259" w:author="Administrator" w:date="2019-04-21T20:27:00Z">
        <w:r w:rsidR="002B2EB3">
          <w:rPr>
            <w:rFonts w:hint="eastAsia"/>
          </w:rPr>
          <w:t>轉眼</w:t>
        </w:r>
      </w:ins>
      <w:ins w:id="17260" w:author="Administrator" w:date="2019-04-21T20:26:00Z">
        <w:r w:rsidR="002B2EB3">
          <w:rPr>
            <w:rFonts w:hint="eastAsia"/>
          </w:rPr>
          <w:t>化作血霧，穿過五行八封陣的</w:t>
        </w:r>
      </w:ins>
      <w:ins w:id="17261" w:author="Administrator" w:date="2019-04-21T22:25:00Z">
        <w:r w:rsidR="00EC6651">
          <w:rPr>
            <w:rFonts w:hint="eastAsia"/>
          </w:rPr>
          <w:t>封印，直接撲向那滴血珠，在仙皇臉色大變，來不及反應之前，已</w:t>
        </w:r>
      </w:ins>
      <w:ins w:id="17262" w:author="Administrator" w:date="2019-04-21T22:41:00Z">
        <w:r w:rsidR="00173196">
          <w:rPr>
            <w:rFonts w:hint="eastAsia"/>
          </w:rPr>
          <w:t>和那血滴</w:t>
        </w:r>
      </w:ins>
      <w:ins w:id="17263" w:author="Administrator" w:date="2019-04-21T22:25:00Z">
        <w:r w:rsidR="00EC6651">
          <w:rPr>
            <w:rFonts w:hint="eastAsia"/>
          </w:rPr>
          <w:t>融為一體，再也分不開來。</w:t>
        </w:r>
      </w:ins>
    </w:p>
    <w:p w:rsidR="000F0075" w:rsidRDefault="00EC6651">
      <w:pPr>
        <w:pStyle w:val="12"/>
        <w:spacing w:after="240"/>
        <w:ind w:leftChars="0" w:left="0"/>
        <w:rPr>
          <w:ins w:id="17264" w:author="Administrator" w:date="2019-04-21T22:41:00Z"/>
        </w:rPr>
        <w:pPrChange w:id="17265" w:author="Administrator" w:date="2019-04-21T17:19:00Z">
          <w:pPr>
            <w:pStyle w:val="12"/>
            <w:numPr>
              <w:numId w:val="1"/>
            </w:numPr>
            <w:spacing w:after="240"/>
            <w:ind w:leftChars="0" w:left="360" w:hanging="360"/>
            <w:outlineLvl w:val="0"/>
          </w:pPr>
        </w:pPrChange>
      </w:pPr>
      <w:ins w:id="17266" w:author="Administrator" w:date="2019-04-21T22:25:00Z">
        <w:r>
          <w:rPr>
            <w:rFonts w:hint="eastAsia"/>
          </w:rPr>
          <w:t>跟</w:t>
        </w:r>
      </w:ins>
      <w:ins w:id="17267" w:author="Administrator" w:date="2019-04-21T22:26:00Z">
        <w:r>
          <w:rPr>
            <w:rFonts w:hint="eastAsia"/>
          </w:rPr>
          <w:t>著</w:t>
        </w:r>
        <w:r w:rsidRPr="003E206B">
          <w:rPr>
            <w:rFonts w:hint="eastAsia"/>
          </w:rPr>
          <w:t>鴟龜</w:t>
        </w:r>
        <w:r>
          <w:rPr>
            <w:rFonts w:hint="eastAsia"/>
          </w:rPr>
          <w:t>口吐經文，一股悠久古老的波</w:t>
        </w:r>
      </w:ins>
      <w:ins w:id="17268" w:author="Administrator" w:date="2019-04-21T22:27:00Z">
        <w:r>
          <w:rPr>
            <w:rFonts w:hint="eastAsia"/>
          </w:rPr>
          <w:t>動</w:t>
        </w:r>
      </w:ins>
      <w:ins w:id="17269" w:author="Administrator" w:date="2019-04-21T22:26:00Z">
        <w:r>
          <w:rPr>
            <w:rFonts w:hint="eastAsia"/>
          </w:rPr>
          <w:t>從其龜甲上散發出來，在轉眼之間，其</w:t>
        </w:r>
        <w:r>
          <w:rPr>
            <w:rFonts w:hint="eastAsia"/>
          </w:rPr>
          <w:lastRenderedPageBreak/>
          <w:t>身上的氣息</w:t>
        </w:r>
      </w:ins>
      <w:ins w:id="17270" w:author="Administrator" w:date="2019-04-21T22:27:00Z">
        <w:r>
          <w:rPr>
            <w:rFonts w:hint="eastAsia"/>
          </w:rPr>
          <w:t>竟變得與仙皇身上一模一樣，就連仙皇自己也難以</w:t>
        </w:r>
      </w:ins>
      <w:ins w:id="17271" w:author="Administrator" w:date="2019-04-21T22:28:00Z">
        <w:r w:rsidR="00EE5B6C">
          <w:rPr>
            <w:rFonts w:hint="eastAsia"/>
          </w:rPr>
          <w:t>分辨出來！</w:t>
        </w:r>
      </w:ins>
    </w:p>
    <w:p w:rsidR="000F0075" w:rsidRDefault="00173196">
      <w:pPr>
        <w:pStyle w:val="12"/>
        <w:spacing w:after="240"/>
        <w:ind w:leftChars="0" w:left="0"/>
        <w:rPr>
          <w:ins w:id="17272" w:author="Administrator" w:date="2019-04-21T22:28:00Z"/>
        </w:rPr>
        <w:pPrChange w:id="17273" w:author="Administrator" w:date="2019-04-21T17:19:00Z">
          <w:pPr>
            <w:pStyle w:val="12"/>
            <w:numPr>
              <w:numId w:val="1"/>
            </w:numPr>
            <w:spacing w:after="240"/>
            <w:ind w:leftChars="0" w:left="360" w:hanging="360"/>
            <w:outlineLvl w:val="0"/>
          </w:pPr>
        </w:pPrChange>
      </w:pPr>
      <w:ins w:id="17274" w:author="Administrator" w:date="2019-04-21T22:41:00Z">
        <w:r>
          <w:rPr>
            <w:rFonts w:hint="eastAsia"/>
          </w:rPr>
          <w:t>居然是以彼之</w:t>
        </w:r>
      </w:ins>
      <w:ins w:id="17275" w:author="Administrator" w:date="2019-04-21T22:42:00Z">
        <w:r>
          <w:rPr>
            <w:rFonts w:hint="eastAsia"/>
          </w:rPr>
          <w:t>血，去模仿仙皇</w:t>
        </w:r>
      </w:ins>
      <w:ins w:id="17276" w:author="Administrator" w:date="2019-04-21T22:43:00Z">
        <w:r>
          <w:rPr>
            <w:rFonts w:hint="eastAsia"/>
          </w:rPr>
          <w:t>本人</w:t>
        </w:r>
      </w:ins>
      <w:ins w:id="17277" w:author="Administrator" w:date="2019-04-21T22:42:00Z">
        <w:r>
          <w:rPr>
            <w:rFonts w:hint="eastAsia"/>
          </w:rPr>
          <w:t>！</w:t>
        </w:r>
      </w:ins>
    </w:p>
    <w:p w:rsidR="000F0075" w:rsidRDefault="00173196">
      <w:pPr>
        <w:pStyle w:val="12"/>
        <w:spacing w:after="240"/>
        <w:ind w:leftChars="0" w:left="0"/>
        <w:rPr>
          <w:ins w:id="17278" w:author="Administrator" w:date="2019-04-21T22:44:00Z"/>
        </w:rPr>
        <w:pPrChange w:id="17279" w:author="Administrator" w:date="2019-04-21T17:19:00Z">
          <w:pPr>
            <w:pStyle w:val="12"/>
            <w:numPr>
              <w:numId w:val="1"/>
            </w:numPr>
            <w:spacing w:after="240"/>
            <w:ind w:leftChars="0" w:left="360" w:hanging="360"/>
            <w:outlineLvl w:val="0"/>
          </w:pPr>
        </w:pPrChange>
      </w:pPr>
      <w:ins w:id="17280" w:author="Administrator" w:date="2019-04-21T22:40:00Z">
        <w:r>
          <w:rPr>
            <w:rFonts w:hint="eastAsia"/>
          </w:rPr>
          <w:t>五行八封陣</w:t>
        </w:r>
      </w:ins>
      <w:ins w:id="17281" w:author="Administrator" w:date="2019-04-21T22:43:00Z">
        <w:r>
          <w:rPr>
            <w:rFonts w:hint="eastAsia"/>
          </w:rPr>
          <w:t>雖然厲害，但</w:t>
        </w:r>
      </w:ins>
      <w:ins w:id="17282" w:author="Administrator" w:date="2019-04-21T22:40:00Z">
        <w:r>
          <w:rPr>
            <w:rFonts w:hint="eastAsia"/>
          </w:rPr>
          <w:t>那些禁令</w:t>
        </w:r>
      </w:ins>
      <w:ins w:id="17283" w:author="Administrator" w:date="2019-04-21T22:43:00Z">
        <w:r>
          <w:rPr>
            <w:rFonts w:hint="eastAsia"/>
          </w:rPr>
          <w:t>可不會分辨彼此的差異</w:t>
        </w:r>
      </w:ins>
      <w:ins w:id="17284" w:author="Administrator" w:date="2019-04-21T22:40:00Z">
        <w:r>
          <w:rPr>
            <w:rFonts w:hint="eastAsia"/>
          </w:rPr>
          <w:t>，</w:t>
        </w:r>
      </w:ins>
      <w:ins w:id="17285" w:author="Administrator" w:date="2019-04-21T22:43:00Z">
        <w:r>
          <w:rPr>
            <w:rFonts w:hint="eastAsia"/>
          </w:rPr>
          <w:t>稍</w:t>
        </w:r>
      </w:ins>
      <w:ins w:id="17286" w:author="Administrator" w:date="2019-04-21T22:41:00Z">
        <w:r>
          <w:rPr>
            <w:rFonts w:hint="eastAsia"/>
          </w:rPr>
          <w:t>一</w:t>
        </w:r>
      </w:ins>
      <w:ins w:id="17287" w:author="Administrator" w:date="2019-04-21T22:43:00Z">
        <w:r>
          <w:rPr>
            <w:rFonts w:hint="eastAsia"/>
          </w:rPr>
          <w:t>微微</w:t>
        </w:r>
      </w:ins>
      <w:ins w:id="17288" w:author="Administrator" w:date="2019-04-21T22:41:00Z">
        <w:r>
          <w:rPr>
            <w:rFonts w:hint="eastAsia"/>
          </w:rPr>
          <w:t>頓</w:t>
        </w:r>
      </w:ins>
      <w:ins w:id="17289" w:author="Administrator" w:date="2019-04-21T22:43:00Z">
        <w:r>
          <w:rPr>
            <w:rFonts w:hint="eastAsia"/>
          </w:rPr>
          <w:t>了下</w:t>
        </w:r>
      </w:ins>
      <w:ins w:id="17290" w:author="Administrator" w:date="2019-04-21T22:41:00Z">
        <w:r>
          <w:rPr>
            <w:rFonts w:hint="eastAsia"/>
          </w:rPr>
          <w:t>，</w:t>
        </w:r>
      </w:ins>
      <w:ins w:id="17291" w:author="Administrator" w:date="2019-04-21T22:43:00Z">
        <w:r>
          <w:rPr>
            <w:rFonts w:hint="eastAsia"/>
          </w:rPr>
          <w:t>跟著便分出了一</w:t>
        </w:r>
      </w:ins>
      <w:ins w:id="17292" w:author="Administrator" w:date="2019-04-21T22:44:00Z">
        <w:r>
          <w:rPr>
            <w:rFonts w:hint="eastAsia"/>
          </w:rPr>
          <w:t>小</w:t>
        </w:r>
      </w:ins>
      <w:ins w:id="17293" w:author="Administrator" w:date="2019-04-21T22:43:00Z">
        <w:r>
          <w:rPr>
            <w:rFonts w:hint="eastAsia"/>
          </w:rPr>
          <w:t>半，朝著仙皇那</w:t>
        </w:r>
      </w:ins>
      <w:ins w:id="17294" w:author="Administrator" w:date="2019-04-21T22:49:00Z">
        <w:r>
          <w:rPr>
            <w:rFonts w:hint="eastAsia"/>
          </w:rPr>
          <w:t>包夾過去</w:t>
        </w:r>
      </w:ins>
      <w:ins w:id="17295" w:author="Administrator" w:date="2019-04-21T22:44:00Z">
        <w:r>
          <w:rPr>
            <w:rFonts w:hint="eastAsia"/>
          </w:rPr>
          <w:t>。</w:t>
        </w:r>
      </w:ins>
    </w:p>
    <w:p w:rsidR="000F0075" w:rsidRDefault="00173196">
      <w:pPr>
        <w:pStyle w:val="12"/>
        <w:spacing w:after="240"/>
        <w:ind w:leftChars="0" w:left="0"/>
        <w:rPr>
          <w:ins w:id="17296" w:author="Administrator" w:date="2019-04-21T22:47:00Z"/>
        </w:rPr>
        <w:pPrChange w:id="17297" w:author="Administrator" w:date="2019-04-21T17:19:00Z">
          <w:pPr>
            <w:pStyle w:val="12"/>
            <w:numPr>
              <w:numId w:val="1"/>
            </w:numPr>
            <w:spacing w:after="240"/>
            <w:ind w:leftChars="0" w:left="360" w:hanging="360"/>
            <w:outlineLvl w:val="0"/>
          </w:pPr>
        </w:pPrChange>
      </w:pPr>
      <w:ins w:id="17298" w:author="Administrator" w:date="2019-04-21T22:44:00Z">
        <w:r>
          <w:rPr>
            <w:rFonts w:hint="eastAsia"/>
          </w:rPr>
          <w:t>碩大的雷</w:t>
        </w:r>
      </w:ins>
      <w:ins w:id="17299" w:author="Administrator" w:date="2019-04-21T22:45:00Z">
        <w:r>
          <w:rPr>
            <w:rFonts w:hint="eastAsia"/>
          </w:rPr>
          <w:t>柱</w:t>
        </w:r>
      </w:ins>
      <w:ins w:id="17300" w:author="Administrator" w:date="2019-04-21T22:44:00Z">
        <w:r>
          <w:rPr>
            <w:rFonts w:hint="eastAsia"/>
          </w:rPr>
          <w:t>，</w:t>
        </w:r>
      </w:ins>
      <w:ins w:id="17301" w:author="Administrator" w:date="2019-04-21T22:45:00Z">
        <w:r>
          <w:rPr>
            <w:rFonts w:hint="eastAsia"/>
          </w:rPr>
          <w:t>在半空之中如無數分叉的樹枝，每</w:t>
        </w:r>
      </w:ins>
      <w:ins w:id="17302" w:author="Administrator" w:date="2019-04-21T22:46:00Z">
        <w:r>
          <w:rPr>
            <w:rFonts w:hint="eastAsia"/>
          </w:rPr>
          <w:t>一截都是數十丈粗細，霹靂啪啦向著仙皇頭頂降下，他又氣又怒，</w:t>
        </w:r>
      </w:ins>
      <w:ins w:id="17303" w:author="Administrator" w:date="2019-04-21T22:47:00Z">
        <w:r>
          <w:rPr>
            <w:rFonts w:hint="eastAsia"/>
          </w:rPr>
          <w:t>連忙倏地往旁邊一閃。</w:t>
        </w:r>
      </w:ins>
    </w:p>
    <w:p w:rsidR="000F0075" w:rsidRDefault="00173196">
      <w:pPr>
        <w:pStyle w:val="12"/>
        <w:spacing w:after="240"/>
        <w:ind w:leftChars="0" w:left="0"/>
        <w:rPr>
          <w:ins w:id="17304" w:author="Administrator" w:date="2019-04-21T22:48:00Z"/>
        </w:rPr>
        <w:pPrChange w:id="17305" w:author="Administrator" w:date="2019-04-21T17:19:00Z">
          <w:pPr>
            <w:pStyle w:val="12"/>
            <w:numPr>
              <w:numId w:val="1"/>
            </w:numPr>
            <w:spacing w:after="240"/>
            <w:ind w:leftChars="0" w:left="360" w:hanging="360"/>
            <w:outlineLvl w:val="0"/>
          </w:pPr>
        </w:pPrChange>
      </w:pPr>
      <w:ins w:id="17306" w:author="Administrator" w:date="2019-04-21T22:47:00Z">
        <w:r>
          <w:rPr>
            <w:rFonts w:hint="eastAsia"/>
          </w:rPr>
          <w:t>可任憑仙皇身</w:t>
        </w:r>
      </w:ins>
      <w:ins w:id="17307" w:author="Administrator" w:date="2019-04-21T22:48:00Z">
        <w:r>
          <w:rPr>
            <w:rFonts w:hint="eastAsia"/>
          </w:rPr>
          <w:t>影如何疑動，那些雷柱就像鎖定了他，一路轟隆過去。</w:t>
        </w:r>
      </w:ins>
    </w:p>
    <w:p w:rsidR="000F0075" w:rsidRDefault="00173196">
      <w:pPr>
        <w:pStyle w:val="12"/>
        <w:spacing w:after="240"/>
        <w:ind w:leftChars="0" w:left="0"/>
        <w:rPr>
          <w:ins w:id="17308" w:author="Administrator" w:date="2019-04-21T22:49:00Z"/>
        </w:rPr>
        <w:pPrChange w:id="17309" w:author="Administrator" w:date="2019-04-21T17:19:00Z">
          <w:pPr>
            <w:pStyle w:val="12"/>
            <w:numPr>
              <w:numId w:val="1"/>
            </w:numPr>
            <w:spacing w:after="240"/>
            <w:ind w:leftChars="0" w:left="360" w:hanging="360"/>
            <w:outlineLvl w:val="0"/>
          </w:pPr>
        </w:pPrChange>
      </w:pPr>
      <w:ins w:id="17310" w:author="Administrator" w:date="2019-04-21T22:48:00Z">
        <w:r>
          <w:rPr>
            <w:rFonts w:hint="eastAsia"/>
          </w:rPr>
          <w:t>更糟的是，</w:t>
        </w:r>
        <w:r w:rsidRPr="003E206B">
          <w:rPr>
            <w:rFonts w:hint="eastAsia"/>
          </w:rPr>
          <w:t>鴟龜</w:t>
        </w:r>
        <w:r>
          <w:rPr>
            <w:rFonts w:hint="eastAsia"/>
          </w:rPr>
          <w:t>腳底下的那些炎炎地火，也像感應</w:t>
        </w:r>
      </w:ins>
      <w:ins w:id="17311" w:author="Administrator" w:date="2019-04-21T22:49:00Z">
        <w:r>
          <w:rPr>
            <w:rFonts w:hint="eastAsia"/>
          </w:rPr>
          <w:t>到了甚麼，直接漫延開來，滾滾熱浪迎面將仙皇給捲入。</w:t>
        </w:r>
      </w:ins>
    </w:p>
    <w:p w:rsidR="000F0075" w:rsidRDefault="00173196">
      <w:pPr>
        <w:pStyle w:val="12"/>
        <w:spacing w:after="240"/>
        <w:ind w:leftChars="0" w:left="0"/>
        <w:rPr>
          <w:ins w:id="17312" w:author="Administrator" w:date="2019-04-21T22:51:00Z"/>
        </w:rPr>
        <w:pPrChange w:id="17313" w:author="Administrator" w:date="2019-04-21T17:19:00Z">
          <w:pPr>
            <w:pStyle w:val="12"/>
            <w:numPr>
              <w:numId w:val="1"/>
            </w:numPr>
            <w:spacing w:after="240"/>
            <w:ind w:leftChars="0" w:left="360" w:hanging="360"/>
            <w:outlineLvl w:val="0"/>
          </w:pPr>
        </w:pPrChange>
      </w:pPr>
      <w:ins w:id="17314" w:author="Administrator" w:date="2019-04-21T22:49:00Z">
        <w:r>
          <w:rPr>
            <w:rFonts w:hint="eastAsia"/>
          </w:rPr>
          <w:t>還不</w:t>
        </w:r>
      </w:ins>
      <w:ins w:id="17315" w:author="Administrator" w:date="2019-04-21T22:50:00Z">
        <w:r>
          <w:rPr>
            <w:rFonts w:hint="eastAsia"/>
          </w:rPr>
          <w:t>只這樣，那些金</w:t>
        </w:r>
        <w:r w:rsidR="008337B9">
          <w:rPr>
            <w:rFonts w:hint="eastAsia"/>
          </w:rPr>
          <w:t>鍊子，火銬，水刺，土</w:t>
        </w:r>
      </w:ins>
      <w:ins w:id="17316" w:author="Administrator" w:date="2019-04-21T22:52:00Z">
        <w:r w:rsidR="008337B9">
          <w:rPr>
            <w:rFonts w:hint="eastAsia"/>
          </w:rPr>
          <w:t>碑</w:t>
        </w:r>
      </w:ins>
      <w:ins w:id="17317" w:author="Administrator" w:date="2019-04-21T22:50:00Z">
        <w:r w:rsidR="008337B9">
          <w:rPr>
            <w:rFonts w:hint="eastAsia"/>
          </w:rPr>
          <w:t>，木繩等等，也都各自分出了一部份，要將仙皇給鎮壓在裡頭</w:t>
        </w:r>
      </w:ins>
      <w:ins w:id="17318" w:author="Administrator" w:date="2019-04-21T22:51:00Z">
        <w:r w:rsidR="008337B9">
          <w:rPr>
            <w:rFonts w:hint="eastAsia"/>
          </w:rPr>
          <w:t>。</w:t>
        </w:r>
      </w:ins>
    </w:p>
    <w:p w:rsidR="000F0075" w:rsidRDefault="008337B9">
      <w:pPr>
        <w:pStyle w:val="12"/>
        <w:spacing w:after="240"/>
        <w:ind w:leftChars="0" w:left="0"/>
        <w:rPr>
          <w:ins w:id="17319" w:author="Administrator" w:date="2019-04-21T22:52:00Z"/>
        </w:rPr>
        <w:pPrChange w:id="17320" w:author="Administrator" w:date="2019-04-21T17:19:00Z">
          <w:pPr>
            <w:pStyle w:val="12"/>
            <w:numPr>
              <w:numId w:val="1"/>
            </w:numPr>
            <w:spacing w:after="240"/>
            <w:ind w:leftChars="0" w:left="360" w:hanging="360"/>
            <w:outlineLvl w:val="0"/>
          </w:pPr>
        </w:pPrChange>
      </w:pPr>
      <w:ins w:id="17321" w:author="Administrator" w:date="2019-04-21T22:51:00Z">
        <w:r>
          <w:rPr>
            <w:rFonts w:hint="eastAsia"/>
          </w:rPr>
          <w:t>「哈哈哈…咳…怎麼，小輩，被自己的陣法困住的感受如何…」</w:t>
        </w:r>
        <w:r w:rsidRPr="003E206B">
          <w:rPr>
            <w:rFonts w:hint="eastAsia"/>
          </w:rPr>
          <w:t>鴟龜</w:t>
        </w:r>
      </w:ins>
      <w:ins w:id="17322" w:author="Administrator" w:date="2019-04-28T01:31:00Z">
        <w:r w:rsidR="00F81944">
          <w:rPr>
            <w:rFonts w:hint="eastAsia"/>
          </w:rPr>
          <w:t>被折</w:t>
        </w:r>
      </w:ins>
      <w:ins w:id="17323" w:author="Administrator" w:date="2019-04-28T01:32:00Z">
        <w:r w:rsidR="00F81944">
          <w:rPr>
            <w:rFonts w:hint="eastAsia"/>
          </w:rPr>
          <w:t>磨了大半天，此時終於一轉乾坤，</w:t>
        </w:r>
      </w:ins>
      <w:ins w:id="17324" w:author="Administrator" w:date="2019-04-21T22:51:00Z">
        <w:r w:rsidR="00F81944">
          <w:rPr>
            <w:rFonts w:hint="eastAsia"/>
          </w:rPr>
          <w:t>雖</w:t>
        </w:r>
      </w:ins>
      <w:ins w:id="17325" w:author="Administrator" w:date="2019-04-28T01:32:00Z">
        <w:r w:rsidR="00F81944">
          <w:rPr>
            <w:rFonts w:hint="eastAsia"/>
          </w:rPr>
          <w:t>仍</w:t>
        </w:r>
      </w:ins>
      <w:ins w:id="17326" w:author="Administrator" w:date="2019-04-21T22:51:00Z">
        <w:r>
          <w:rPr>
            <w:rFonts w:hint="eastAsia"/>
          </w:rPr>
          <w:t>被</w:t>
        </w:r>
      </w:ins>
      <w:ins w:id="17327" w:author="Administrator" w:date="2019-04-21T22:52:00Z">
        <w:r>
          <w:rPr>
            <w:rFonts w:hint="eastAsia"/>
          </w:rPr>
          <w:t>土碑壓得</w:t>
        </w:r>
      </w:ins>
      <w:ins w:id="17328" w:author="Administrator" w:date="2019-04-21T22:51:00Z">
        <w:r>
          <w:rPr>
            <w:rFonts w:hint="eastAsia"/>
          </w:rPr>
          <w:t>咳</w:t>
        </w:r>
      </w:ins>
      <w:ins w:id="17329" w:author="Administrator" w:date="2019-04-21T22:52:00Z">
        <w:r w:rsidR="00F81944">
          <w:rPr>
            <w:rFonts w:hint="eastAsia"/>
          </w:rPr>
          <w:t>出口鮮血，但</w:t>
        </w:r>
      </w:ins>
      <w:ins w:id="17330" w:author="Administrator" w:date="2019-04-28T01:32:00Z">
        <w:r w:rsidR="00F81944">
          <w:rPr>
            <w:rFonts w:hint="eastAsia"/>
          </w:rPr>
          <w:t>還是</w:t>
        </w:r>
      </w:ins>
      <w:ins w:id="17331" w:author="Administrator" w:date="2019-04-21T22:52:00Z">
        <w:r>
          <w:rPr>
            <w:rFonts w:hint="eastAsia"/>
          </w:rPr>
          <w:t>放聲大笑</w:t>
        </w:r>
      </w:ins>
      <w:ins w:id="17332" w:author="Administrator" w:date="2019-04-21T23:01:00Z">
        <w:r w:rsidR="005D0C98">
          <w:rPr>
            <w:rFonts w:hint="eastAsia"/>
          </w:rPr>
          <w:t>了幾聲</w:t>
        </w:r>
      </w:ins>
      <w:ins w:id="17333" w:author="Administrator" w:date="2019-04-21T22:52:00Z">
        <w:r>
          <w:rPr>
            <w:rFonts w:hint="eastAsia"/>
          </w:rPr>
          <w:t>。</w:t>
        </w:r>
      </w:ins>
    </w:p>
    <w:p w:rsidR="000F0075" w:rsidRDefault="008337B9">
      <w:pPr>
        <w:pStyle w:val="12"/>
        <w:spacing w:after="240"/>
        <w:ind w:leftChars="0" w:left="0"/>
        <w:rPr>
          <w:ins w:id="17334" w:author="Administrator" w:date="2019-04-21T23:11:00Z"/>
        </w:rPr>
        <w:pPrChange w:id="17335" w:author="Administrator" w:date="2019-04-21T17:19:00Z">
          <w:pPr>
            <w:pStyle w:val="12"/>
            <w:numPr>
              <w:numId w:val="1"/>
            </w:numPr>
            <w:spacing w:after="240"/>
            <w:ind w:leftChars="0" w:left="360" w:hanging="360"/>
            <w:outlineLvl w:val="0"/>
          </w:pPr>
        </w:pPrChange>
      </w:pPr>
      <w:ins w:id="17336" w:author="Administrator" w:date="2019-04-21T22:53:00Z">
        <w:r>
          <w:rPr>
            <w:rFonts w:hint="eastAsia"/>
          </w:rPr>
          <w:t>仙皇</w:t>
        </w:r>
      </w:ins>
      <w:ins w:id="17337" w:author="Administrator" w:date="2019-04-21T23:01:00Z">
        <w:r w:rsidR="005D0C98">
          <w:rPr>
            <w:rFonts w:hint="eastAsia"/>
          </w:rPr>
          <w:t>氣急敗壞，</w:t>
        </w:r>
      </w:ins>
      <w:ins w:id="17338" w:author="Administrator" w:date="2019-04-21T23:10:00Z">
        <w:r w:rsidR="005D0C98">
          <w:rPr>
            <w:rFonts w:hint="eastAsia"/>
          </w:rPr>
          <w:t>卻</w:t>
        </w:r>
      </w:ins>
      <w:ins w:id="17339" w:author="Administrator" w:date="2019-04-21T23:01:00Z">
        <w:r w:rsidR="005D0C98">
          <w:rPr>
            <w:rFonts w:hint="eastAsia"/>
          </w:rPr>
          <w:t>跟本沒</w:t>
        </w:r>
      </w:ins>
      <w:ins w:id="17340" w:author="Administrator" w:date="2019-04-21T23:10:00Z">
        <w:r w:rsidR="005D0C98">
          <w:rPr>
            <w:rFonts w:hint="eastAsia"/>
          </w:rPr>
          <w:t>空理牠，不斷的在</w:t>
        </w:r>
      </w:ins>
      <w:ins w:id="17341" w:author="Administrator" w:date="2019-04-21T23:11:00Z">
        <w:r w:rsidR="005D0C98">
          <w:rPr>
            <w:rFonts w:hint="eastAsia"/>
          </w:rPr>
          <w:t>空間中閃爍著移動身影。</w:t>
        </w:r>
      </w:ins>
    </w:p>
    <w:p w:rsidR="000F0075" w:rsidRDefault="005D0C98">
      <w:pPr>
        <w:pStyle w:val="12"/>
        <w:spacing w:after="240"/>
        <w:ind w:leftChars="0" w:left="0"/>
        <w:rPr>
          <w:ins w:id="17342" w:author="Administrator" w:date="2019-04-21T23:12:00Z"/>
        </w:rPr>
        <w:pPrChange w:id="17343" w:author="Administrator" w:date="2019-04-21T17:19:00Z">
          <w:pPr>
            <w:pStyle w:val="12"/>
            <w:numPr>
              <w:numId w:val="1"/>
            </w:numPr>
            <w:spacing w:after="240"/>
            <w:ind w:leftChars="0" w:left="360" w:hanging="360"/>
            <w:outlineLvl w:val="0"/>
          </w:pPr>
        </w:pPrChange>
      </w:pPr>
      <w:ins w:id="17344" w:author="Administrator" w:date="2019-04-21T23:11:00Z">
        <w:r>
          <w:rPr>
            <w:rFonts w:hint="eastAsia"/>
          </w:rPr>
          <w:t>他有心想要離開這裡，可是卻知道，</w:t>
        </w:r>
        <w:r w:rsidR="009355E4">
          <w:rPr>
            <w:rFonts w:hint="eastAsia"/>
          </w:rPr>
          <w:t>除非離開操控五行八封陣的範圍，否則在這陣法範圍內，自己都會被視作</w:t>
        </w:r>
      </w:ins>
      <w:ins w:id="17345" w:author="Administrator" w:date="2019-04-21T23:12:00Z">
        <w:r w:rsidR="009355E4">
          <w:rPr>
            <w:rFonts w:hint="eastAsia"/>
          </w:rPr>
          <w:t>封印對象，跟本無法避免。</w:t>
        </w:r>
      </w:ins>
    </w:p>
    <w:p w:rsidR="000F0075" w:rsidRDefault="009355E4">
      <w:pPr>
        <w:pStyle w:val="12"/>
        <w:spacing w:after="240"/>
        <w:ind w:leftChars="0" w:left="0"/>
        <w:rPr>
          <w:ins w:id="17346" w:author="Administrator" w:date="2019-04-21T23:13:00Z"/>
        </w:rPr>
        <w:pPrChange w:id="17347" w:author="Administrator" w:date="2019-04-21T17:19:00Z">
          <w:pPr>
            <w:pStyle w:val="12"/>
            <w:numPr>
              <w:numId w:val="1"/>
            </w:numPr>
            <w:spacing w:after="240"/>
            <w:ind w:leftChars="0" w:left="360" w:hanging="360"/>
            <w:outlineLvl w:val="0"/>
          </w:pPr>
        </w:pPrChange>
      </w:pPr>
      <w:ins w:id="17348" w:author="Administrator" w:date="2019-04-21T23:12:00Z">
        <w:r>
          <w:rPr>
            <w:rFonts w:hint="eastAsia"/>
          </w:rPr>
          <w:t>而要是就此離開，一旦陣法沒人操控，</w:t>
        </w:r>
      </w:ins>
      <w:ins w:id="17349" w:author="Administrator" w:date="2019-04-21T23:13:00Z">
        <w:r>
          <w:rPr>
            <w:rFonts w:hint="eastAsia"/>
          </w:rPr>
          <w:t>以</w:t>
        </w:r>
        <w:r w:rsidRPr="003E206B">
          <w:rPr>
            <w:rFonts w:hint="eastAsia"/>
          </w:rPr>
          <w:t>鴟龜</w:t>
        </w:r>
        <w:r>
          <w:rPr>
            <w:rFonts w:hint="eastAsia"/>
          </w:rPr>
          <w:t>的能耐，怕是不久就能破開，那麼一來，就真的再也無法將其封印，下場只會更慘。</w:t>
        </w:r>
      </w:ins>
    </w:p>
    <w:p w:rsidR="000F0075" w:rsidRDefault="009355E4">
      <w:pPr>
        <w:pStyle w:val="12"/>
        <w:spacing w:after="240"/>
        <w:ind w:leftChars="0" w:left="0"/>
        <w:rPr>
          <w:ins w:id="17350" w:author="Administrator" w:date="2019-04-21T23:14:00Z"/>
        </w:rPr>
        <w:pPrChange w:id="17351" w:author="Administrator" w:date="2019-04-21T17:19:00Z">
          <w:pPr>
            <w:pStyle w:val="12"/>
            <w:numPr>
              <w:numId w:val="1"/>
            </w:numPr>
            <w:spacing w:after="240"/>
            <w:ind w:leftChars="0" w:left="360" w:hanging="360"/>
            <w:outlineLvl w:val="0"/>
          </w:pPr>
        </w:pPrChange>
      </w:pPr>
      <w:ins w:id="17352" w:author="Administrator" w:date="2019-04-21T23:13:00Z">
        <w:r>
          <w:rPr>
            <w:rFonts w:hint="eastAsia"/>
          </w:rPr>
          <w:t>唯一之計，只有不斷閃躲，希望在陣法傷到自己之前，先將</w:t>
        </w:r>
        <w:r w:rsidRPr="003E206B">
          <w:rPr>
            <w:rFonts w:hint="eastAsia"/>
          </w:rPr>
          <w:t>鴟龜</w:t>
        </w:r>
        <w:r>
          <w:rPr>
            <w:rFonts w:hint="eastAsia"/>
          </w:rPr>
          <w:t>給封印進</w:t>
        </w:r>
      </w:ins>
      <w:ins w:id="17353" w:author="Administrator" w:date="2019-04-21T23:14:00Z">
        <w:r>
          <w:rPr>
            <w:rFonts w:hint="eastAsia"/>
          </w:rPr>
          <w:t>去。</w:t>
        </w:r>
      </w:ins>
    </w:p>
    <w:p w:rsidR="000F0075" w:rsidRDefault="00F81944">
      <w:pPr>
        <w:pStyle w:val="12"/>
        <w:spacing w:after="240"/>
        <w:ind w:leftChars="0" w:left="0"/>
        <w:rPr>
          <w:ins w:id="17354" w:author="Administrator" w:date="2019-04-21T23:14:00Z"/>
        </w:rPr>
        <w:pPrChange w:id="17355" w:author="Administrator" w:date="2019-04-21T17:19:00Z">
          <w:pPr>
            <w:pStyle w:val="12"/>
            <w:numPr>
              <w:numId w:val="1"/>
            </w:numPr>
            <w:spacing w:after="240"/>
            <w:ind w:leftChars="0" w:left="360" w:hanging="360"/>
            <w:outlineLvl w:val="0"/>
          </w:pPr>
        </w:pPrChange>
      </w:pPr>
      <w:ins w:id="17356" w:author="Administrator" w:date="2019-04-28T01:32:00Z">
        <w:r>
          <w:rPr>
            <w:rFonts w:hint="eastAsia"/>
          </w:rPr>
          <w:t>但</w:t>
        </w:r>
      </w:ins>
      <w:ins w:id="17357" w:author="Administrator" w:date="2019-04-21T23:14:00Z">
        <w:r w:rsidR="009355E4">
          <w:rPr>
            <w:rFonts w:hint="eastAsia"/>
          </w:rPr>
          <w:t>這說來容易，做起來卻是比登天還難，要是仙皇有本事躲得過連</w:t>
        </w:r>
        <w:r w:rsidR="009355E4" w:rsidRPr="003E206B">
          <w:rPr>
            <w:rFonts w:hint="eastAsia"/>
          </w:rPr>
          <w:t>鴟龜</w:t>
        </w:r>
        <w:r w:rsidR="009355E4">
          <w:rPr>
            <w:rFonts w:hint="eastAsia"/>
          </w:rPr>
          <w:t>都躲不了的五行八封陣，那就不用這麼大費周章的還要將其給封引起來了。</w:t>
        </w:r>
      </w:ins>
    </w:p>
    <w:p w:rsidR="000F0075" w:rsidRDefault="0050186D">
      <w:pPr>
        <w:pStyle w:val="12"/>
        <w:spacing w:after="240"/>
        <w:ind w:leftChars="0" w:left="0"/>
        <w:rPr>
          <w:ins w:id="17358" w:author="Administrator" w:date="2019-04-21T23:16:00Z"/>
        </w:rPr>
        <w:pPrChange w:id="17359" w:author="Administrator" w:date="2019-04-21T17:19:00Z">
          <w:pPr>
            <w:pStyle w:val="12"/>
            <w:numPr>
              <w:numId w:val="1"/>
            </w:numPr>
            <w:spacing w:after="240"/>
            <w:ind w:leftChars="0" w:left="360" w:hanging="360"/>
            <w:outlineLvl w:val="0"/>
          </w:pPr>
        </w:pPrChange>
      </w:pPr>
      <w:ins w:id="17360" w:author="Administrator" w:date="2019-04-21T23:15:00Z">
        <w:r>
          <w:rPr>
            <w:rFonts w:hint="eastAsia"/>
          </w:rPr>
          <w:t>果不其然，雖然仙皇每次的瞬移都無跡可尋，可漸漸地，</w:t>
        </w:r>
      </w:ins>
      <w:ins w:id="17361" w:author="Administrator" w:date="2019-04-21T23:16:00Z">
        <w:r>
          <w:rPr>
            <w:rFonts w:hint="eastAsia"/>
          </w:rPr>
          <w:t>陣法內的禁制卻越靠越進了。</w:t>
        </w:r>
      </w:ins>
    </w:p>
    <w:p w:rsidR="000F0075" w:rsidRDefault="000E0BBB">
      <w:pPr>
        <w:pStyle w:val="12"/>
        <w:spacing w:after="240"/>
        <w:ind w:leftChars="0" w:left="0"/>
        <w:rPr>
          <w:ins w:id="17362" w:author="Administrator" w:date="2019-04-28T02:33:00Z"/>
        </w:rPr>
        <w:pPrChange w:id="17363" w:author="Administrator" w:date="2019-04-21T17:19:00Z">
          <w:pPr>
            <w:pStyle w:val="12"/>
            <w:numPr>
              <w:numId w:val="1"/>
            </w:numPr>
            <w:spacing w:after="240"/>
            <w:ind w:leftChars="0" w:left="360" w:hanging="360"/>
            <w:outlineLvl w:val="0"/>
          </w:pPr>
        </w:pPrChange>
      </w:pPr>
      <w:ins w:id="17364" w:author="Administrator" w:date="2019-04-21T23:16:00Z">
        <w:r>
          <w:rPr>
            <w:rFonts w:hint="eastAsia"/>
          </w:rPr>
          <w:t>「</w:t>
        </w:r>
      </w:ins>
      <w:ins w:id="17365" w:author="Administrator" w:date="2019-05-05T22:32:00Z">
        <w:r>
          <w:rPr>
            <w:rFonts w:hint="eastAsia"/>
          </w:rPr>
          <w:t>無恥</w:t>
        </w:r>
      </w:ins>
      <w:ins w:id="17366" w:author="Administrator" w:date="2019-04-21T23:16:00Z">
        <w:r>
          <w:rPr>
            <w:rFonts w:hint="eastAsia"/>
          </w:rPr>
          <w:t>…</w:t>
        </w:r>
      </w:ins>
      <w:ins w:id="17367" w:author="Administrator" w:date="2019-05-05T22:32:00Z">
        <w:r>
          <w:rPr>
            <w:rFonts w:hint="eastAsia"/>
          </w:rPr>
          <w:t>無恥</w:t>
        </w:r>
      </w:ins>
      <w:ins w:id="17368" w:author="Administrator" w:date="2019-04-28T01:35:00Z">
        <w:r w:rsidR="00C90CD1">
          <w:rPr>
            <w:rFonts w:hint="eastAsia"/>
          </w:rPr>
          <w:t>！</w:t>
        </w:r>
      </w:ins>
      <w:ins w:id="17369" w:author="Administrator" w:date="2019-04-21T23:16:00Z">
        <w:r w:rsidR="0050186D">
          <w:rPr>
            <w:rFonts w:hint="eastAsia"/>
          </w:rPr>
          <w:t>這老烏龜怎麼如此狡猾，</w:t>
        </w:r>
      </w:ins>
      <w:ins w:id="17370" w:author="Administrator" w:date="2019-04-21T23:17:00Z">
        <w:r w:rsidR="000B6BE4">
          <w:rPr>
            <w:rFonts w:hint="eastAsia"/>
          </w:rPr>
          <w:t>居然拖我下水，</w:t>
        </w:r>
        <w:r w:rsidR="0050186D">
          <w:rPr>
            <w:rFonts w:hint="eastAsia"/>
          </w:rPr>
          <w:t>跟我比誰抗得久！」眼看禁制越來越近，仙皇</w:t>
        </w:r>
      </w:ins>
      <w:ins w:id="17371" w:author="Administrator" w:date="2019-04-28T01:49:00Z">
        <w:r w:rsidR="00A603FE">
          <w:rPr>
            <w:rFonts w:hint="eastAsia"/>
          </w:rPr>
          <w:t>再也忍不住，他第一次</w:t>
        </w:r>
      </w:ins>
      <w:ins w:id="17372" w:author="Administrator" w:date="2019-04-28T02:17:00Z">
        <w:r w:rsidR="000B6BE4">
          <w:rPr>
            <w:rFonts w:hint="eastAsia"/>
          </w:rPr>
          <w:t>有種</w:t>
        </w:r>
      </w:ins>
      <w:ins w:id="17373" w:author="Administrator" w:date="2019-04-28T02:38:00Z">
        <w:r w:rsidR="00C34896">
          <w:rPr>
            <w:rFonts w:hint="eastAsia"/>
          </w:rPr>
          <w:t>沉不住氣的衝動</w:t>
        </w:r>
      </w:ins>
      <w:ins w:id="17374" w:author="Administrator" w:date="2019-04-28T02:33:00Z">
        <w:r w:rsidR="00C34896">
          <w:rPr>
            <w:rFonts w:hint="eastAsia"/>
          </w:rPr>
          <w:t>。</w:t>
        </w:r>
      </w:ins>
    </w:p>
    <w:p w:rsidR="000F0075" w:rsidRDefault="00C34896">
      <w:pPr>
        <w:pStyle w:val="12"/>
        <w:spacing w:after="240"/>
        <w:ind w:leftChars="0" w:left="0"/>
        <w:rPr>
          <w:ins w:id="17375" w:author="Administrator" w:date="2019-04-28T02:57:00Z"/>
        </w:rPr>
        <w:pPrChange w:id="17376" w:author="Administrator" w:date="2019-04-21T17:19:00Z">
          <w:pPr>
            <w:pStyle w:val="12"/>
            <w:numPr>
              <w:numId w:val="1"/>
            </w:numPr>
            <w:spacing w:after="240"/>
            <w:ind w:leftChars="0" w:left="360" w:hanging="360"/>
            <w:outlineLvl w:val="0"/>
          </w:pPr>
        </w:pPrChange>
      </w:pPr>
      <w:ins w:id="17377" w:author="Administrator" w:date="2019-04-28T02:33:00Z">
        <w:r>
          <w:rPr>
            <w:rFonts w:hint="eastAsia"/>
          </w:rPr>
          <w:t>這</w:t>
        </w:r>
      </w:ins>
      <w:ins w:id="17378" w:author="Administrator" w:date="2019-04-28T02:43:00Z">
        <w:r w:rsidR="005C2DD2">
          <w:rPr>
            <w:rFonts w:hint="eastAsia"/>
          </w:rPr>
          <w:t>感覺</w:t>
        </w:r>
      </w:ins>
      <w:ins w:id="17379" w:author="Administrator" w:date="2019-04-28T02:33:00Z">
        <w:r>
          <w:rPr>
            <w:rFonts w:hint="eastAsia"/>
          </w:rPr>
          <w:t>自他</w:t>
        </w:r>
      </w:ins>
      <w:ins w:id="17380" w:author="Administrator" w:date="2019-04-28T02:38:00Z">
        <w:r>
          <w:rPr>
            <w:rFonts w:hint="eastAsia"/>
          </w:rPr>
          <w:t>當上仙皇以後，已經很久沒</w:t>
        </w:r>
      </w:ins>
      <w:ins w:id="17381" w:author="Administrator" w:date="2019-04-28T02:52:00Z">
        <w:r w:rsidR="005C2DD2">
          <w:rPr>
            <w:rFonts w:hint="eastAsia"/>
          </w:rPr>
          <w:t>如此強烈了，實在是</w:t>
        </w:r>
      </w:ins>
      <w:ins w:id="17382" w:author="Administrator" w:date="2019-04-28T02:53:00Z">
        <w:r w:rsidR="005C2DD2">
          <w:rPr>
            <w:rFonts w:hint="eastAsia"/>
          </w:rPr>
          <w:t>對方這種明明贏不了自己，可卻又打不死，</w:t>
        </w:r>
      </w:ins>
      <w:ins w:id="17383" w:author="Administrator" w:date="2019-04-28T02:55:00Z">
        <w:r w:rsidR="00494091">
          <w:rPr>
            <w:rFonts w:hint="eastAsia"/>
          </w:rPr>
          <w:t>龜著等自己沒力的方法，</w:t>
        </w:r>
      </w:ins>
      <w:ins w:id="17384" w:author="Administrator" w:date="2019-04-28T02:57:00Z">
        <w:r w:rsidR="00494091">
          <w:rPr>
            <w:rFonts w:hint="eastAsia"/>
          </w:rPr>
          <w:t>讓他感到抓狂。</w:t>
        </w:r>
      </w:ins>
    </w:p>
    <w:p w:rsidR="000F0075" w:rsidRDefault="00494091">
      <w:pPr>
        <w:pStyle w:val="12"/>
        <w:spacing w:after="240"/>
        <w:ind w:leftChars="0" w:left="0"/>
        <w:rPr>
          <w:ins w:id="17385" w:author="Administrator" w:date="2019-05-05T21:49:00Z"/>
        </w:rPr>
        <w:pPrChange w:id="17386" w:author="Administrator" w:date="2019-04-21T17:19:00Z">
          <w:pPr>
            <w:pStyle w:val="12"/>
            <w:numPr>
              <w:numId w:val="1"/>
            </w:numPr>
            <w:spacing w:after="240"/>
            <w:ind w:leftChars="0" w:left="360" w:hanging="360"/>
            <w:outlineLvl w:val="0"/>
          </w:pPr>
        </w:pPrChange>
      </w:pPr>
      <w:ins w:id="17387" w:author="Administrator" w:date="2019-04-28T02:57:00Z">
        <w:r>
          <w:rPr>
            <w:rFonts w:hint="eastAsia"/>
          </w:rPr>
          <w:t>「</w:t>
        </w:r>
      </w:ins>
      <w:ins w:id="17388" w:author="Administrator" w:date="2019-04-28T02:58:00Z">
        <w:r>
          <w:rPr>
            <w:rFonts w:hint="eastAsia"/>
          </w:rPr>
          <w:t>八門逆轉，生死交錯！」仙皇臉上青筋</w:t>
        </w:r>
      </w:ins>
      <w:ins w:id="17389" w:author="Administrator" w:date="2019-04-28T02:59:00Z">
        <w:r>
          <w:rPr>
            <w:rFonts w:hint="eastAsia"/>
          </w:rPr>
          <w:t>鼓起，咬牙噴出一口</w:t>
        </w:r>
      </w:ins>
      <w:ins w:id="17390" w:author="Administrator" w:date="2019-04-28T03:00:00Z">
        <w:r>
          <w:rPr>
            <w:rFonts w:hint="eastAsia"/>
          </w:rPr>
          <w:t>金色的</w:t>
        </w:r>
      </w:ins>
      <w:ins w:id="17391" w:author="Administrator" w:date="2019-04-28T02:59:00Z">
        <w:r>
          <w:rPr>
            <w:rFonts w:hint="eastAsia"/>
          </w:rPr>
          <w:t>鮮血，迅速</w:t>
        </w:r>
        <w:r>
          <w:rPr>
            <w:rFonts w:hint="eastAsia"/>
          </w:rPr>
          <w:lastRenderedPageBreak/>
          <w:t>融入八門之中，頓時原本就古璞厚</w:t>
        </w:r>
      </w:ins>
      <w:ins w:id="17392" w:author="Administrator" w:date="2019-04-28T03:00:00Z">
        <w:r>
          <w:rPr>
            <w:rFonts w:hint="eastAsia"/>
          </w:rPr>
          <w:t>重的八門，再添一股血肅之氣。</w:t>
        </w:r>
      </w:ins>
    </w:p>
    <w:p w:rsidR="000F0075" w:rsidRDefault="00E02900">
      <w:pPr>
        <w:pStyle w:val="12"/>
        <w:spacing w:after="240"/>
        <w:ind w:leftChars="0" w:left="0"/>
        <w:rPr>
          <w:ins w:id="17393" w:author="Administrator" w:date="2019-05-05T22:04:00Z"/>
        </w:rPr>
        <w:pPrChange w:id="17394" w:author="Administrator" w:date="2019-04-21T17:19:00Z">
          <w:pPr>
            <w:pStyle w:val="12"/>
            <w:numPr>
              <w:numId w:val="1"/>
            </w:numPr>
            <w:spacing w:after="240"/>
            <w:ind w:leftChars="0" w:left="360" w:hanging="360"/>
            <w:outlineLvl w:val="0"/>
          </w:pPr>
        </w:pPrChange>
      </w:pPr>
      <w:ins w:id="17395" w:author="Administrator" w:date="2019-05-05T21:49:00Z">
        <w:r>
          <w:rPr>
            <w:rFonts w:hint="eastAsia"/>
          </w:rPr>
          <w:t>而那些原本追著仙皇不放的</w:t>
        </w:r>
      </w:ins>
      <w:ins w:id="17396" w:author="Administrator" w:date="2019-05-05T22:04:00Z">
        <w:r w:rsidR="007A7B0D">
          <w:rPr>
            <w:rFonts w:hint="eastAsia"/>
          </w:rPr>
          <w:t>攻擊，也因此停滯了一下，似乎有些猶豫，不知道該不該再追擊下去。</w:t>
        </w:r>
      </w:ins>
    </w:p>
    <w:p w:rsidR="000F0075" w:rsidRDefault="007A7B0D">
      <w:pPr>
        <w:pStyle w:val="12"/>
        <w:spacing w:after="240"/>
        <w:ind w:leftChars="0" w:left="0"/>
        <w:rPr>
          <w:ins w:id="17397" w:author="Administrator" w:date="2019-04-28T03:00:00Z"/>
        </w:rPr>
        <w:pPrChange w:id="17398" w:author="Administrator" w:date="2019-04-21T17:19:00Z">
          <w:pPr>
            <w:pStyle w:val="12"/>
            <w:numPr>
              <w:numId w:val="1"/>
            </w:numPr>
            <w:spacing w:after="240"/>
            <w:ind w:leftChars="0" w:left="360" w:hanging="360"/>
            <w:outlineLvl w:val="0"/>
          </w:pPr>
        </w:pPrChange>
      </w:pPr>
      <w:ins w:id="17399" w:author="Administrator" w:date="2019-05-05T22:04:00Z">
        <w:r>
          <w:rPr>
            <w:rFonts w:hint="eastAsia"/>
          </w:rPr>
          <w:t>但</w:t>
        </w:r>
      </w:ins>
      <w:ins w:id="17400" w:author="Administrator" w:date="2019-05-05T22:05:00Z">
        <w:r w:rsidRPr="003E206B">
          <w:rPr>
            <w:rFonts w:hint="eastAsia"/>
          </w:rPr>
          <w:t>鴟龜</w:t>
        </w:r>
      </w:ins>
      <w:ins w:id="17401" w:author="Administrator" w:date="2019-05-05T22:10:00Z">
        <w:r>
          <w:rPr>
            <w:rFonts w:hint="eastAsia"/>
          </w:rPr>
          <w:t>可不是死在</w:t>
        </w:r>
      </w:ins>
      <w:ins w:id="17402" w:author="Administrator" w:date="2019-05-05T22:11:00Z">
        <w:r>
          <w:rPr>
            <w:rFonts w:hint="eastAsia"/>
          </w:rPr>
          <w:t>那裡，</w:t>
        </w:r>
      </w:ins>
      <w:ins w:id="17403" w:author="Administrator" w:date="2019-05-05T22:27:00Z">
        <w:r w:rsidR="000E0BBB">
          <w:rPr>
            <w:rFonts w:hint="eastAsia"/>
          </w:rPr>
          <w:t>牠雙眼一翻，口吐一道</w:t>
        </w:r>
      </w:ins>
      <w:ins w:id="17404" w:author="Administrator" w:date="2019-05-05T22:28:00Z">
        <w:r w:rsidR="000E0BBB">
          <w:rPr>
            <w:rFonts w:hint="eastAsia"/>
          </w:rPr>
          <w:t>酸霧，朝著八門中其中一道門打去，頓</w:t>
        </w:r>
        <w:r w:rsidR="00AF2E1A">
          <w:rPr>
            <w:rFonts w:hint="eastAsia"/>
          </w:rPr>
          <w:t>時</w:t>
        </w:r>
      </w:ins>
      <w:ins w:id="17405" w:author="Administrator" w:date="2019-05-05T22:29:00Z">
        <w:r w:rsidR="000E0BBB">
          <w:rPr>
            <w:rFonts w:hint="eastAsia"/>
          </w:rPr>
          <w:t>像是水入油鍋內一樣</w:t>
        </w:r>
      </w:ins>
      <w:ins w:id="17406" w:author="Administrator" w:date="2019-05-05T22:57:00Z">
        <w:r w:rsidR="00AF2E1A">
          <w:rPr>
            <w:rFonts w:hint="eastAsia"/>
          </w:rPr>
          <w:t>，</w:t>
        </w:r>
      </w:ins>
      <w:ins w:id="17407" w:author="Administrator" w:date="2019-05-05T22:29:00Z">
        <w:r w:rsidR="000E0BBB">
          <w:rPr>
            <w:rFonts w:hint="eastAsia"/>
          </w:rPr>
          <w:t>掀</w:t>
        </w:r>
      </w:ins>
      <w:ins w:id="17408" w:author="Administrator" w:date="2019-05-05T22:28:00Z">
        <w:r w:rsidR="000E0BBB">
          <w:rPr>
            <w:rFonts w:hint="eastAsia"/>
          </w:rPr>
          <w:t>起了八門封印</w:t>
        </w:r>
      </w:ins>
      <w:ins w:id="17409" w:author="Administrator" w:date="2019-05-05T22:29:00Z">
        <w:r w:rsidR="000E0BBB">
          <w:rPr>
            <w:rFonts w:hint="eastAsia"/>
          </w:rPr>
          <w:t>激烈的反應。</w:t>
        </w:r>
      </w:ins>
    </w:p>
    <w:p w:rsidR="000F0075" w:rsidRDefault="000E0BBB">
      <w:pPr>
        <w:pStyle w:val="12"/>
        <w:spacing w:after="240"/>
        <w:ind w:leftChars="0" w:left="0"/>
        <w:rPr>
          <w:ins w:id="17410" w:author="Administrator" w:date="2019-04-28T03:02:00Z"/>
        </w:rPr>
        <w:pPrChange w:id="17411" w:author="Administrator" w:date="2019-04-21T17:19:00Z">
          <w:pPr>
            <w:pStyle w:val="12"/>
            <w:numPr>
              <w:numId w:val="1"/>
            </w:numPr>
            <w:spacing w:after="240"/>
            <w:ind w:leftChars="0" w:left="360" w:hanging="360"/>
            <w:outlineLvl w:val="0"/>
          </w:pPr>
        </w:pPrChange>
      </w:pPr>
      <w:ins w:id="17412" w:author="Administrator" w:date="2019-05-05T22:29:00Z">
        <w:r>
          <w:rPr>
            <w:rFonts w:hint="eastAsia"/>
          </w:rPr>
          <w:t>不但</w:t>
        </w:r>
      </w:ins>
      <w:ins w:id="17413" w:author="Administrator" w:date="2019-05-05T22:58:00Z">
        <w:r w:rsidR="00AF2E1A">
          <w:rPr>
            <w:rFonts w:hint="eastAsia"/>
          </w:rPr>
          <w:t>原先攻擊</w:t>
        </w:r>
      </w:ins>
      <w:ins w:id="17414" w:author="Administrator" w:date="2019-05-05T22:29:00Z">
        <w:r>
          <w:rPr>
            <w:rFonts w:hint="eastAsia"/>
          </w:rPr>
          <w:t>更加</w:t>
        </w:r>
      </w:ins>
      <w:ins w:id="17415" w:author="Administrator" w:date="2019-04-28T03:00:00Z">
        <w:r w:rsidR="00494091">
          <w:rPr>
            <w:rFonts w:hint="eastAsia"/>
          </w:rPr>
          <w:t>凌</w:t>
        </w:r>
      </w:ins>
      <w:ins w:id="17416" w:author="Administrator" w:date="2019-04-28T03:01:00Z">
        <w:r w:rsidR="00494091">
          <w:rPr>
            <w:rFonts w:hint="eastAsia"/>
          </w:rPr>
          <w:t>厲，</w:t>
        </w:r>
      </w:ins>
      <w:ins w:id="17417" w:author="Administrator" w:date="2019-05-05T22:58:00Z">
        <w:r w:rsidR="00AF2E1A">
          <w:rPr>
            <w:rFonts w:hint="eastAsia"/>
          </w:rPr>
          <w:t>同時</w:t>
        </w:r>
      </w:ins>
      <w:ins w:id="17418" w:author="Administrator" w:date="2019-05-05T22:30:00Z">
        <w:r>
          <w:rPr>
            <w:rFonts w:hint="eastAsia"/>
          </w:rPr>
          <w:t>也將</w:t>
        </w:r>
      </w:ins>
      <w:ins w:id="17419" w:author="Administrator" w:date="2019-04-28T03:01:00Z">
        <w:r w:rsidR="00494091" w:rsidRPr="003E206B">
          <w:rPr>
            <w:rFonts w:hint="eastAsia"/>
          </w:rPr>
          <w:t>鴟龜</w:t>
        </w:r>
      </w:ins>
      <w:ins w:id="17420" w:author="Administrator" w:date="2019-05-05T22:30:00Z">
        <w:r>
          <w:rPr>
            <w:rFonts w:hint="eastAsia"/>
          </w:rPr>
          <w:t>神魂</w:t>
        </w:r>
      </w:ins>
      <w:ins w:id="17421" w:author="Administrator" w:date="2019-04-28T03:01:00Z">
        <w:r>
          <w:rPr>
            <w:rFonts w:hint="eastAsia"/>
          </w:rPr>
          <w:t>重新</w:t>
        </w:r>
      </w:ins>
      <w:ins w:id="17422" w:author="Administrator" w:date="2019-05-05T22:30:00Z">
        <w:r>
          <w:rPr>
            <w:rFonts w:hint="eastAsia"/>
          </w:rPr>
          <w:t>困入了</w:t>
        </w:r>
      </w:ins>
      <w:ins w:id="17423" w:author="Administrator" w:date="2019-04-28T03:01:00Z">
        <w:r w:rsidR="00CB20A7">
          <w:rPr>
            <w:rFonts w:hint="eastAsia"/>
          </w:rPr>
          <w:t>生</w:t>
        </w:r>
        <w:r w:rsidR="00494091">
          <w:rPr>
            <w:rFonts w:hint="eastAsia"/>
          </w:rPr>
          <w:t>門</w:t>
        </w:r>
      </w:ins>
      <w:ins w:id="17424" w:author="Administrator" w:date="2019-05-05T22:30:00Z">
        <w:r>
          <w:rPr>
            <w:rFonts w:hint="eastAsia"/>
          </w:rPr>
          <w:t>內的</w:t>
        </w:r>
      </w:ins>
      <w:ins w:id="17425" w:author="Administrator" w:date="2019-04-28T03:01:00Z">
        <w:r w:rsidR="00494091">
          <w:rPr>
            <w:rFonts w:hint="eastAsia"/>
          </w:rPr>
          <w:t>影響，停住了笑聲恢復成</w:t>
        </w:r>
      </w:ins>
      <w:ins w:id="17426" w:author="Administrator" w:date="2019-04-28T03:02:00Z">
        <w:r w:rsidR="00494091">
          <w:rPr>
            <w:rFonts w:hint="eastAsia"/>
          </w:rPr>
          <w:t>呆滯的模樣。</w:t>
        </w:r>
      </w:ins>
    </w:p>
    <w:p w:rsidR="000F0075" w:rsidRDefault="000E0BBB">
      <w:pPr>
        <w:pStyle w:val="12"/>
        <w:spacing w:after="240"/>
        <w:ind w:leftChars="0" w:left="0"/>
        <w:rPr>
          <w:ins w:id="17427" w:author="Administrator" w:date="2019-04-28T03:03:00Z"/>
        </w:rPr>
        <w:pPrChange w:id="17428" w:author="Administrator" w:date="2019-04-21T17:19:00Z">
          <w:pPr>
            <w:pStyle w:val="12"/>
            <w:numPr>
              <w:numId w:val="1"/>
            </w:numPr>
            <w:spacing w:after="240"/>
            <w:ind w:leftChars="0" w:left="360" w:hanging="360"/>
            <w:outlineLvl w:val="0"/>
          </w:pPr>
        </w:pPrChange>
      </w:pPr>
      <w:ins w:id="17429" w:author="Administrator" w:date="2019-04-28T03:02:00Z">
        <w:r>
          <w:rPr>
            <w:rFonts w:hint="eastAsia"/>
          </w:rPr>
          <w:t>可</w:t>
        </w:r>
      </w:ins>
      <w:ins w:id="17430" w:author="Administrator" w:date="2019-05-05T22:58:00Z">
        <w:r w:rsidR="00AF2E1A">
          <w:rPr>
            <w:rFonts w:hint="eastAsia"/>
          </w:rPr>
          <w:t>另一邊</w:t>
        </w:r>
      </w:ins>
      <w:ins w:id="17431" w:author="Administrator" w:date="2019-05-05T22:30:00Z">
        <w:r>
          <w:rPr>
            <w:rFonts w:hint="eastAsia"/>
          </w:rPr>
          <w:t>，那些</w:t>
        </w:r>
      </w:ins>
      <w:ins w:id="17432" w:author="Administrator" w:date="2019-04-28T03:02:00Z">
        <w:r w:rsidR="00494091">
          <w:rPr>
            <w:rFonts w:hint="eastAsia"/>
          </w:rPr>
          <w:t>攻擊中</w:t>
        </w:r>
      </w:ins>
      <w:ins w:id="17433" w:author="Administrator" w:date="2019-05-05T22:30:00Z">
        <w:r>
          <w:rPr>
            <w:rFonts w:hint="eastAsia"/>
          </w:rPr>
          <w:t>也</w:t>
        </w:r>
      </w:ins>
      <w:ins w:id="17434" w:author="Administrator" w:date="2019-04-28T03:02:00Z">
        <w:r w:rsidR="00494091">
          <w:rPr>
            <w:rFonts w:hint="eastAsia"/>
          </w:rPr>
          <w:t>分出一小半，</w:t>
        </w:r>
      </w:ins>
      <w:ins w:id="17435" w:author="Administrator" w:date="2019-05-05T22:30:00Z">
        <w:r>
          <w:rPr>
            <w:rFonts w:hint="eastAsia"/>
          </w:rPr>
          <w:t>不再猶豫</w:t>
        </w:r>
      </w:ins>
      <w:ins w:id="17436" w:author="Administrator" w:date="2019-04-28T03:02:00Z">
        <w:r w:rsidR="00494091">
          <w:rPr>
            <w:rFonts w:hint="eastAsia"/>
          </w:rPr>
          <w:t>朝著仙皇這裡打來，氣得他</w:t>
        </w:r>
      </w:ins>
      <w:ins w:id="17437" w:author="Administrator" w:date="2019-04-28T03:03:00Z">
        <w:r w:rsidR="00494091">
          <w:rPr>
            <w:rFonts w:hint="eastAsia"/>
          </w:rPr>
          <w:t>兩眼發直，直到那紫雷劈在了身外的護身氣勁上，這才繼續逃避開來。</w:t>
        </w:r>
      </w:ins>
    </w:p>
    <w:p w:rsidR="000F0075" w:rsidRDefault="00AF2E1A">
      <w:pPr>
        <w:pStyle w:val="12"/>
        <w:spacing w:after="240"/>
        <w:ind w:leftChars="0" w:left="0"/>
        <w:rPr>
          <w:ins w:id="17438" w:author="Administrator" w:date="2019-05-05T22:39:00Z"/>
        </w:rPr>
        <w:pPrChange w:id="17439" w:author="Administrator" w:date="2019-04-21T17:19:00Z">
          <w:pPr>
            <w:pStyle w:val="12"/>
            <w:numPr>
              <w:numId w:val="1"/>
            </w:numPr>
            <w:spacing w:after="240"/>
            <w:ind w:leftChars="0" w:left="360" w:hanging="360"/>
            <w:outlineLvl w:val="0"/>
          </w:pPr>
        </w:pPrChange>
      </w:pPr>
      <w:ins w:id="17440" w:author="Administrator" w:date="2019-04-28T03:03:00Z">
        <w:r>
          <w:rPr>
            <w:rFonts w:hint="eastAsia"/>
          </w:rPr>
          <w:t>「怎麼</w:t>
        </w:r>
      </w:ins>
      <w:ins w:id="17441" w:author="Administrator" w:date="2019-05-05T22:39:00Z">
        <w:r w:rsidR="00CD5C4E">
          <w:rPr>
            <w:rFonts w:hint="eastAsia"/>
          </w:rPr>
          <w:t>會</w:t>
        </w:r>
      </w:ins>
      <w:ins w:id="17442" w:author="Administrator" w:date="2019-05-05T22:40:00Z">
        <w:r w:rsidR="00CD5C4E">
          <w:rPr>
            <w:rFonts w:hint="eastAsia"/>
          </w:rPr>
          <w:t>這樣</w:t>
        </w:r>
      </w:ins>
      <w:ins w:id="17443" w:author="Administrator" w:date="2019-04-28T03:03:00Z">
        <w:r w:rsidR="00494091">
          <w:rPr>
            <w:rFonts w:hint="eastAsia"/>
          </w:rPr>
          <w:t>，那</w:t>
        </w:r>
      </w:ins>
      <w:ins w:id="17444" w:author="Administrator" w:date="2019-04-28T03:04:00Z">
        <w:r w:rsidR="00CD5C4E">
          <w:rPr>
            <w:rFonts w:hint="eastAsia"/>
          </w:rPr>
          <w:t>模仿本皇的術法</w:t>
        </w:r>
      </w:ins>
      <w:ins w:id="17445" w:author="Administrator" w:date="2019-05-05T22:40:00Z">
        <w:r w:rsidR="00CD5C4E">
          <w:rPr>
            <w:rFonts w:hint="eastAsia"/>
          </w:rPr>
          <w:t>到底是有多厲害</w:t>
        </w:r>
      </w:ins>
      <w:ins w:id="17446" w:author="Administrator" w:date="2019-04-28T03:04:00Z">
        <w:r w:rsidR="000E0BBB">
          <w:rPr>
            <w:rFonts w:hint="eastAsia"/>
          </w:rPr>
          <w:t>！」</w:t>
        </w:r>
      </w:ins>
      <w:ins w:id="17447" w:author="Administrator" w:date="2019-05-05T22:38:00Z">
        <w:r w:rsidR="00CD5C4E">
          <w:rPr>
            <w:rFonts w:hint="eastAsia"/>
          </w:rPr>
          <w:t>在</w:t>
        </w:r>
      </w:ins>
      <w:ins w:id="17448" w:author="Administrator" w:date="2019-04-28T03:04:00Z">
        <w:r w:rsidR="000E0BBB">
          <w:rPr>
            <w:rFonts w:hint="eastAsia"/>
          </w:rPr>
          <w:t>仙皇</w:t>
        </w:r>
      </w:ins>
      <w:ins w:id="17449" w:author="Administrator" w:date="2019-05-05T22:33:00Z">
        <w:r w:rsidR="000E0BBB">
          <w:rPr>
            <w:rFonts w:hint="eastAsia"/>
          </w:rPr>
          <w:t>目瞪口呆，</w:t>
        </w:r>
      </w:ins>
      <w:ins w:id="17450" w:author="Administrator" w:date="2019-04-28T03:04:00Z">
        <w:r w:rsidR="000E0BBB">
          <w:rPr>
            <w:rFonts w:hint="eastAsia"/>
          </w:rPr>
          <w:t>兩眼發</w:t>
        </w:r>
      </w:ins>
      <w:ins w:id="17451" w:author="Administrator" w:date="2019-05-05T22:38:00Z">
        <w:r w:rsidR="00CD5C4E">
          <w:rPr>
            <w:rFonts w:hint="eastAsia"/>
          </w:rPr>
          <w:t>紅的抓狂下，那</w:t>
        </w:r>
      </w:ins>
      <w:ins w:id="17452" w:author="Administrator" w:date="2019-05-05T22:39:00Z">
        <w:r w:rsidR="00CD5C4E">
          <w:rPr>
            <w:rFonts w:hint="eastAsia"/>
          </w:rPr>
          <w:t>八門封印徹底爆發開來。</w:t>
        </w:r>
      </w:ins>
    </w:p>
    <w:p w:rsidR="000F0075" w:rsidRDefault="00AF2E1A">
      <w:pPr>
        <w:pStyle w:val="12"/>
        <w:spacing w:after="240"/>
        <w:ind w:leftChars="0" w:left="0"/>
        <w:rPr>
          <w:ins w:id="17453" w:author="Administrator" w:date="2019-05-05T22:53:00Z"/>
        </w:rPr>
        <w:pPrChange w:id="17454" w:author="Administrator" w:date="2019-05-05T22:40:00Z">
          <w:pPr>
            <w:pStyle w:val="12"/>
            <w:numPr>
              <w:numId w:val="1"/>
            </w:numPr>
            <w:spacing w:after="240"/>
            <w:ind w:leftChars="0" w:left="360" w:hanging="360"/>
            <w:outlineLvl w:val="0"/>
          </w:pPr>
        </w:pPrChange>
      </w:pPr>
      <w:ins w:id="17455" w:author="Administrator" w:date="2019-05-05T22:59:00Z">
        <w:r>
          <w:rPr>
            <w:rFonts w:hint="eastAsia"/>
          </w:rPr>
          <w:t>方才</w:t>
        </w:r>
      </w:ins>
      <w:ins w:id="17456" w:author="Administrator" w:date="2019-05-05T22:40:00Z">
        <w:r w:rsidR="00CD5C4E">
          <w:rPr>
            <w:rFonts w:hint="eastAsia"/>
          </w:rPr>
          <w:t>仙皇</w:t>
        </w:r>
      </w:ins>
      <w:ins w:id="17457" w:author="Administrator" w:date="2019-05-05T22:59:00Z">
        <w:r>
          <w:rPr>
            <w:rFonts w:hint="eastAsia"/>
          </w:rPr>
          <w:t>可是</w:t>
        </w:r>
      </w:ins>
      <w:ins w:id="17458" w:author="Administrator" w:date="2019-04-28T03:06:00Z">
        <w:r w:rsidR="000C7EC7">
          <w:rPr>
            <w:rFonts w:hint="eastAsia"/>
          </w:rPr>
          <w:t>不惜精血</w:t>
        </w:r>
      </w:ins>
      <w:ins w:id="17459" w:author="Administrator" w:date="2019-04-28T03:05:00Z">
        <w:r w:rsidR="00494091">
          <w:rPr>
            <w:rFonts w:hint="eastAsia"/>
          </w:rPr>
          <w:t>施展的</w:t>
        </w:r>
      </w:ins>
      <w:ins w:id="17460" w:author="Administrator" w:date="2019-04-28T03:06:00Z">
        <w:r w:rsidR="000C7EC7">
          <w:rPr>
            <w:rFonts w:hint="eastAsia"/>
          </w:rPr>
          <w:t>獨門秘術，將陣法威力憑空增加了三成不止</w:t>
        </w:r>
      </w:ins>
      <w:ins w:id="17461" w:author="Administrator" w:date="2019-05-05T22:31:00Z">
        <w:r w:rsidR="000E0BBB">
          <w:rPr>
            <w:rFonts w:hint="eastAsia"/>
          </w:rPr>
          <w:t>，更提高了鎖定的準頭</w:t>
        </w:r>
      </w:ins>
      <w:ins w:id="17462" w:author="Administrator" w:date="2019-05-05T22:40:00Z">
        <w:r w:rsidR="00CD5C4E">
          <w:rPr>
            <w:rFonts w:hint="eastAsia"/>
          </w:rPr>
          <w:t>，可那</w:t>
        </w:r>
      </w:ins>
      <w:ins w:id="17463" w:author="Administrator" w:date="2019-05-05T22:41:00Z">
        <w:r w:rsidR="00CD5C4E" w:rsidRPr="003E206B">
          <w:rPr>
            <w:rFonts w:hint="eastAsia"/>
          </w:rPr>
          <w:t>鴟龜</w:t>
        </w:r>
        <w:r w:rsidR="00CD5C4E">
          <w:rPr>
            <w:rFonts w:hint="eastAsia"/>
          </w:rPr>
          <w:t>所模仿的氣息仍是成功騙過了陣法，讓</w:t>
        </w:r>
      </w:ins>
      <w:ins w:id="17464" w:author="Administrator" w:date="2019-05-05T22:42:00Z">
        <w:r w:rsidR="00CD5C4E">
          <w:rPr>
            <w:rFonts w:hint="eastAsia"/>
          </w:rPr>
          <w:t>仙皇與</w:t>
        </w:r>
        <w:r w:rsidR="00CD5C4E" w:rsidRPr="003E206B">
          <w:rPr>
            <w:rFonts w:hint="eastAsia"/>
          </w:rPr>
          <w:t>鴟龜</w:t>
        </w:r>
        <w:r w:rsidR="00CD5C4E" w:rsidRPr="00CD5C4E">
          <w:rPr>
            <w:rFonts w:hint="eastAsia"/>
          </w:rPr>
          <w:t>一損俱損，一榮俱榮</w:t>
        </w:r>
        <w:r w:rsidR="00CD5C4E">
          <w:rPr>
            <w:rFonts w:hint="eastAsia"/>
          </w:rPr>
          <w:t>。</w:t>
        </w:r>
      </w:ins>
    </w:p>
    <w:p w:rsidR="000F0075" w:rsidRDefault="00921A90">
      <w:pPr>
        <w:pStyle w:val="12"/>
        <w:spacing w:after="240"/>
        <w:ind w:leftChars="0" w:left="0"/>
        <w:rPr>
          <w:ins w:id="17465" w:author="Administrator" w:date="2019-05-05T22:42:00Z"/>
        </w:rPr>
        <w:pPrChange w:id="17466" w:author="Administrator" w:date="2019-05-05T22:40:00Z">
          <w:pPr>
            <w:pStyle w:val="12"/>
            <w:numPr>
              <w:numId w:val="1"/>
            </w:numPr>
            <w:spacing w:after="240"/>
            <w:ind w:leftChars="0" w:left="360" w:hanging="360"/>
            <w:outlineLvl w:val="0"/>
          </w:pPr>
        </w:pPrChange>
      </w:pPr>
      <w:ins w:id="17467" w:author="Administrator" w:date="2019-05-05T22:53:00Z">
        <w:r w:rsidRPr="003E206B">
          <w:rPr>
            <w:rFonts w:hint="eastAsia"/>
          </w:rPr>
          <w:t>鴟龜</w:t>
        </w:r>
        <w:r>
          <w:rPr>
            <w:rFonts w:hint="eastAsia"/>
          </w:rPr>
          <w:t>皮粗肉厚，身子更有萬丈之巨，那些攻勢打在他身上，雖然不好受，但一時三刻卻也剋不死</w:t>
        </w:r>
      </w:ins>
      <w:ins w:id="17468" w:author="Administrator" w:date="2019-05-05T22:54:00Z">
        <w:r>
          <w:rPr>
            <w:rFonts w:hint="eastAsia"/>
          </w:rPr>
          <w:t>牠</w:t>
        </w:r>
      </w:ins>
      <w:ins w:id="17469" w:author="Administrator" w:date="2019-05-05T22:55:00Z">
        <w:r>
          <w:rPr>
            <w:rFonts w:hint="eastAsia"/>
          </w:rPr>
          <w:t>；</w:t>
        </w:r>
      </w:ins>
      <w:ins w:id="17470" w:author="Administrator" w:date="2019-05-05T22:59:00Z">
        <w:r w:rsidR="00AF2E1A">
          <w:rPr>
            <w:rFonts w:hint="eastAsia"/>
          </w:rPr>
          <w:t>但</w:t>
        </w:r>
      </w:ins>
      <w:ins w:id="17471" w:author="Administrator" w:date="2019-05-05T22:54:00Z">
        <w:r>
          <w:rPr>
            <w:rFonts w:hint="eastAsia"/>
          </w:rPr>
          <w:t>仙皇本領再大，終究還未飛升成仙，在這八門封印的</w:t>
        </w:r>
      </w:ins>
      <w:ins w:id="17472" w:author="Administrator" w:date="2019-05-05T22:55:00Z">
        <w:r>
          <w:rPr>
            <w:rFonts w:hint="eastAsia"/>
          </w:rPr>
          <w:t>攻擊之下，就算躲過了大半，光幾次</w:t>
        </w:r>
      </w:ins>
      <w:ins w:id="17473" w:author="Administrator" w:date="2019-05-05T22:59:00Z">
        <w:r w:rsidR="00AF2E1A">
          <w:rPr>
            <w:rFonts w:hint="eastAsia"/>
          </w:rPr>
          <w:t>不得不</w:t>
        </w:r>
      </w:ins>
      <w:ins w:id="17474" w:author="Administrator" w:date="2019-05-05T22:55:00Z">
        <w:r>
          <w:rPr>
            <w:rFonts w:hint="eastAsia"/>
          </w:rPr>
          <w:t>硬扛</w:t>
        </w:r>
      </w:ins>
      <w:ins w:id="17475" w:author="Administrator" w:date="2019-05-05T22:59:00Z">
        <w:r w:rsidR="00AF2E1A">
          <w:rPr>
            <w:rFonts w:hint="eastAsia"/>
          </w:rPr>
          <w:t>下來</w:t>
        </w:r>
      </w:ins>
      <w:ins w:id="17476" w:author="Administrator" w:date="2019-05-05T22:55:00Z">
        <w:r>
          <w:rPr>
            <w:rFonts w:hint="eastAsia"/>
          </w:rPr>
          <w:t>，就讓他受了</w:t>
        </w:r>
      </w:ins>
      <w:ins w:id="17477" w:author="Administrator" w:date="2019-05-05T22:59:00Z">
        <w:r w:rsidR="00AF2E1A">
          <w:rPr>
            <w:rFonts w:hint="eastAsia"/>
          </w:rPr>
          <w:t>不少的</w:t>
        </w:r>
      </w:ins>
      <w:ins w:id="17478" w:author="Administrator" w:date="2019-05-05T22:55:00Z">
        <w:r>
          <w:rPr>
            <w:rFonts w:hint="eastAsia"/>
          </w:rPr>
          <w:t>傷</w:t>
        </w:r>
      </w:ins>
      <w:ins w:id="17479" w:author="Administrator" w:date="2019-05-05T23:00:00Z">
        <w:r w:rsidR="00AF2E1A">
          <w:rPr>
            <w:rFonts w:hint="eastAsia"/>
          </w:rPr>
          <w:t>勢</w:t>
        </w:r>
      </w:ins>
      <w:ins w:id="17480" w:author="Administrator" w:date="2019-05-05T22:55:00Z">
        <w:r>
          <w:rPr>
            <w:rFonts w:hint="eastAsia"/>
          </w:rPr>
          <w:t>。</w:t>
        </w:r>
      </w:ins>
    </w:p>
    <w:p w:rsidR="000F0075" w:rsidRDefault="00921A90">
      <w:pPr>
        <w:pStyle w:val="12"/>
        <w:spacing w:after="240"/>
        <w:ind w:leftChars="0" w:left="0"/>
        <w:rPr>
          <w:ins w:id="17481" w:author="Administrator" w:date="2019-05-05T22:49:00Z"/>
        </w:rPr>
        <w:pPrChange w:id="17482" w:author="Administrator" w:date="2019-04-21T17:19:00Z">
          <w:pPr>
            <w:pStyle w:val="12"/>
            <w:numPr>
              <w:numId w:val="1"/>
            </w:numPr>
            <w:spacing w:after="240"/>
            <w:ind w:leftChars="0" w:left="360" w:hanging="360"/>
            <w:outlineLvl w:val="0"/>
          </w:pPr>
        </w:pPrChange>
      </w:pPr>
      <w:ins w:id="17483" w:author="Administrator" w:date="2019-05-05T22:56:00Z">
        <w:r>
          <w:rPr>
            <w:rFonts w:hint="eastAsia"/>
          </w:rPr>
          <w:t>這麼一來，就算仙皇</w:t>
        </w:r>
      </w:ins>
      <w:ins w:id="17484" w:author="Administrator" w:date="2019-05-05T22:42:00Z">
        <w:r w:rsidR="00CD5C4E">
          <w:rPr>
            <w:rFonts w:hint="eastAsia"/>
          </w:rPr>
          <w:t>本領再怎麼通天，</w:t>
        </w:r>
      </w:ins>
      <w:ins w:id="17485" w:author="Administrator" w:date="2019-05-05T22:56:00Z">
        <w:r>
          <w:rPr>
            <w:rFonts w:hint="eastAsia"/>
          </w:rPr>
          <w:t>終究</w:t>
        </w:r>
      </w:ins>
      <w:ins w:id="17486" w:author="Administrator" w:date="2019-05-05T22:42:00Z">
        <w:r w:rsidR="00CD5C4E">
          <w:rPr>
            <w:rFonts w:hint="eastAsia"/>
          </w:rPr>
          <w:t>也支持不下去，</w:t>
        </w:r>
      </w:ins>
      <w:ins w:id="17487" w:author="Administrator" w:date="2019-05-05T22:56:00Z">
        <w:r>
          <w:rPr>
            <w:rFonts w:hint="eastAsia"/>
          </w:rPr>
          <w:t>在最後</w:t>
        </w:r>
      </w:ins>
      <w:ins w:id="17488" w:author="Administrator" w:date="2019-05-05T22:37:00Z">
        <w:r w:rsidR="00CD5C4E">
          <w:rPr>
            <w:rFonts w:hint="eastAsia"/>
          </w:rPr>
          <w:t>狂噴了</w:t>
        </w:r>
      </w:ins>
      <w:ins w:id="17489" w:author="Administrator" w:date="2019-05-05T22:56:00Z">
        <w:r>
          <w:rPr>
            <w:rFonts w:hint="eastAsia"/>
          </w:rPr>
          <w:t>幾</w:t>
        </w:r>
      </w:ins>
      <w:ins w:id="17490" w:author="Administrator" w:date="2019-05-05T22:37:00Z">
        <w:r w:rsidR="00CD5C4E">
          <w:rPr>
            <w:rFonts w:hint="eastAsia"/>
          </w:rPr>
          <w:t>口鮮血，氣息</w:t>
        </w:r>
      </w:ins>
      <w:ins w:id="17491" w:author="Administrator" w:date="2019-05-05T22:56:00Z">
        <w:r>
          <w:rPr>
            <w:rFonts w:hint="eastAsia"/>
          </w:rPr>
          <w:t>便</w:t>
        </w:r>
      </w:ins>
      <w:ins w:id="17492" w:author="Administrator" w:date="2019-05-05T22:37:00Z">
        <w:r w:rsidR="00CD5C4E">
          <w:rPr>
            <w:rFonts w:hint="eastAsia"/>
          </w:rPr>
          <w:t>急速</w:t>
        </w:r>
      </w:ins>
      <w:ins w:id="17493" w:author="Administrator" w:date="2019-05-05T22:38:00Z">
        <w:r w:rsidR="00CD5C4E">
          <w:rPr>
            <w:rFonts w:hint="eastAsia"/>
          </w:rPr>
          <w:t>萎靡下去。</w:t>
        </w:r>
      </w:ins>
    </w:p>
    <w:p w:rsidR="000F0075" w:rsidRDefault="00921A90">
      <w:pPr>
        <w:pStyle w:val="12"/>
        <w:spacing w:after="240"/>
        <w:ind w:leftChars="0" w:left="0"/>
        <w:rPr>
          <w:ins w:id="17494" w:author="Administrator" w:date="2019-05-05T23:00:00Z"/>
        </w:rPr>
        <w:pPrChange w:id="17495" w:author="Administrator" w:date="2019-04-21T17:19:00Z">
          <w:pPr>
            <w:pStyle w:val="12"/>
            <w:numPr>
              <w:numId w:val="1"/>
            </w:numPr>
            <w:spacing w:after="240"/>
            <w:ind w:leftChars="0" w:left="360" w:hanging="360"/>
            <w:outlineLvl w:val="0"/>
          </w:pPr>
        </w:pPrChange>
      </w:pPr>
      <w:ins w:id="17496" w:author="Administrator" w:date="2019-05-05T22:49:00Z">
        <w:r>
          <w:rPr>
            <w:rFonts w:hint="eastAsia"/>
          </w:rPr>
          <w:t>而隨著他的氣息衰減，那五行八封陣</w:t>
        </w:r>
      </w:ins>
      <w:ins w:id="17497" w:author="Administrator" w:date="2019-05-05T22:52:00Z">
        <w:r>
          <w:rPr>
            <w:rFonts w:hint="eastAsia"/>
          </w:rPr>
          <w:t>的攻勢</w:t>
        </w:r>
      </w:ins>
      <w:ins w:id="17498" w:author="Administrator" w:date="2019-05-05T22:49:00Z">
        <w:r>
          <w:rPr>
            <w:rFonts w:hint="eastAsia"/>
          </w:rPr>
          <w:t>同樣也</w:t>
        </w:r>
      </w:ins>
      <w:ins w:id="17499" w:author="Administrator" w:date="2019-05-05T22:56:00Z">
        <w:r>
          <w:rPr>
            <w:rFonts w:hint="eastAsia"/>
          </w:rPr>
          <w:t>和緩下來，</w:t>
        </w:r>
        <w:r w:rsidRPr="003E206B">
          <w:rPr>
            <w:rFonts w:hint="eastAsia"/>
          </w:rPr>
          <w:t>鴟龜</w:t>
        </w:r>
        <w:r>
          <w:rPr>
            <w:rFonts w:hint="eastAsia"/>
          </w:rPr>
          <w:t>原本灰濛的眼珠</w:t>
        </w:r>
      </w:ins>
      <w:ins w:id="17500" w:author="Administrator" w:date="2019-05-05T22:57:00Z">
        <w:r>
          <w:rPr>
            <w:rFonts w:hint="eastAsia"/>
          </w:rPr>
          <w:t>，</w:t>
        </w:r>
      </w:ins>
      <w:ins w:id="17501" w:author="Administrator" w:date="2019-05-05T23:00:00Z">
        <w:r w:rsidR="00AF2E1A">
          <w:rPr>
            <w:rFonts w:hint="eastAsia"/>
          </w:rPr>
          <w:t>重新又恢復了靈動。</w:t>
        </w:r>
      </w:ins>
    </w:p>
    <w:p w:rsidR="000F0075" w:rsidRDefault="00AF2E1A">
      <w:pPr>
        <w:pStyle w:val="12"/>
        <w:spacing w:after="240"/>
        <w:ind w:leftChars="0" w:left="0"/>
        <w:rPr>
          <w:ins w:id="17502" w:author="Administrator" w:date="2019-05-05T23:01:00Z"/>
        </w:rPr>
        <w:pPrChange w:id="17503" w:author="Administrator" w:date="2019-04-21T17:19:00Z">
          <w:pPr>
            <w:pStyle w:val="12"/>
            <w:numPr>
              <w:numId w:val="1"/>
            </w:numPr>
            <w:spacing w:after="240"/>
            <w:ind w:leftChars="0" w:left="360" w:hanging="360"/>
            <w:outlineLvl w:val="0"/>
          </w:pPr>
        </w:pPrChange>
      </w:pPr>
      <w:ins w:id="17504" w:author="Administrator" w:date="2019-05-05T23:00:00Z">
        <w:r>
          <w:rPr>
            <w:rFonts w:hint="eastAsia"/>
          </w:rPr>
          <w:t>牠哈哈一笑，笑聲中傳來</w:t>
        </w:r>
      </w:ins>
      <w:ins w:id="17505" w:author="Administrator" w:date="2019-05-05T23:01:00Z">
        <w:r>
          <w:rPr>
            <w:rFonts w:hint="eastAsia"/>
          </w:rPr>
          <w:t>一股快</w:t>
        </w:r>
      </w:ins>
      <w:ins w:id="17506" w:author="Administrator" w:date="2019-05-05T23:00:00Z">
        <w:r>
          <w:rPr>
            <w:rFonts w:hint="eastAsia"/>
          </w:rPr>
          <w:t>意，</w:t>
        </w:r>
      </w:ins>
    </w:p>
    <w:p w:rsidR="000F0075" w:rsidRDefault="00AF2E1A">
      <w:pPr>
        <w:pStyle w:val="12"/>
        <w:spacing w:after="240"/>
        <w:ind w:leftChars="0" w:left="0"/>
        <w:rPr>
          <w:ins w:id="17507" w:author="Administrator" w:date="2019-05-05T23:01:00Z"/>
        </w:rPr>
        <w:pPrChange w:id="17508" w:author="Administrator" w:date="2019-04-21T17:19:00Z">
          <w:pPr>
            <w:pStyle w:val="12"/>
            <w:numPr>
              <w:numId w:val="1"/>
            </w:numPr>
            <w:spacing w:after="240"/>
            <w:ind w:leftChars="0" w:left="360" w:hanging="360"/>
            <w:outlineLvl w:val="0"/>
          </w:pPr>
        </w:pPrChange>
      </w:pPr>
      <w:ins w:id="17509" w:author="Administrator" w:date="2019-05-05T23:00:00Z">
        <w:r>
          <w:rPr>
            <w:rFonts w:hint="eastAsia"/>
          </w:rPr>
          <w:t>「怎樣，小輩，鎮鎮鎮、</w:t>
        </w:r>
      </w:ins>
      <w:ins w:id="17510" w:author="Administrator" w:date="2019-05-05T23:01:00Z">
        <w:r>
          <w:rPr>
            <w:rFonts w:hint="eastAsia"/>
          </w:rPr>
          <w:t>有種再鎮你媽老祖宗阿！我就不信你撐得比我久！」</w:t>
        </w:r>
      </w:ins>
    </w:p>
    <w:p w:rsidR="000F0075" w:rsidRDefault="00DB2165">
      <w:pPr>
        <w:pStyle w:val="12"/>
        <w:spacing w:after="240"/>
        <w:ind w:leftChars="0" w:left="0"/>
        <w:rPr>
          <w:ins w:id="17511" w:author="Administrator" w:date="2019-05-05T23:16:00Z"/>
        </w:rPr>
        <w:pPrChange w:id="17512" w:author="Administrator" w:date="2019-04-21T17:19:00Z">
          <w:pPr>
            <w:pStyle w:val="12"/>
            <w:numPr>
              <w:numId w:val="1"/>
            </w:numPr>
            <w:spacing w:after="240"/>
            <w:ind w:leftChars="0" w:left="360" w:hanging="360"/>
            <w:outlineLvl w:val="0"/>
          </w:pPr>
        </w:pPrChange>
      </w:pPr>
      <w:ins w:id="17513" w:author="Administrator" w:date="2019-05-05T23:02:00Z">
        <w:r>
          <w:rPr>
            <w:rFonts w:hint="eastAsia"/>
          </w:rPr>
          <w:t>仙皇臉色難看，但卻</w:t>
        </w:r>
      </w:ins>
      <w:ins w:id="17514" w:author="Administrator" w:date="2019-05-05T23:16:00Z">
        <w:r w:rsidR="004A3443">
          <w:rPr>
            <w:rFonts w:hint="eastAsia"/>
          </w:rPr>
          <w:t>沒有說話，只是喘著氣看著</w:t>
        </w:r>
        <w:r w:rsidR="004A3443" w:rsidRPr="003E206B">
          <w:rPr>
            <w:rFonts w:hint="eastAsia"/>
          </w:rPr>
          <w:t>鴟龜</w:t>
        </w:r>
        <w:r w:rsidR="004A3443">
          <w:rPr>
            <w:rFonts w:hint="eastAsia"/>
          </w:rPr>
          <w:t>，後者又狂笑了幾聲後，跟著大吼一聲。</w:t>
        </w:r>
      </w:ins>
    </w:p>
    <w:p w:rsidR="000F0075" w:rsidRDefault="004A3443">
      <w:pPr>
        <w:pStyle w:val="12"/>
        <w:spacing w:after="240"/>
        <w:ind w:leftChars="0" w:left="0"/>
        <w:rPr>
          <w:ins w:id="17515" w:author="Administrator" w:date="2019-05-05T23:17:00Z"/>
        </w:rPr>
        <w:pPrChange w:id="17516" w:author="Administrator" w:date="2019-04-21T17:19:00Z">
          <w:pPr>
            <w:pStyle w:val="12"/>
            <w:numPr>
              <w:numId w:val="1"/>
            </w:numPr>
            <w:spacing w:after="240"/>
            <w:ind w:leftChars="0" w:left="360" w:hanging="360"/>
            <w:outlineLvl w:val="0"/>
          </w:pPr>
        </w:pPrChange>
      </w:pPr>
      <w:ins w:id="17517" w:author="Administrator" w:date="2019-05-05T23:16:00Z">
        <w:r>
          <w:rPr>
            <w:rFonts w:hint="eastAsia"/>
          </w:rPr>
          <w:t>一股驚</w:t>
        </w:r>
      </w:ins>
      <w:ins w:id="17518" w:author="Administrator" w:date="2019-05-05T23:17:00Z">
        <w:r>
          <w:rPr>
            <w:rFonts w:hint="eastAsia"/>
          </w:rPr>
          <w:t>天動地的氣息從其龜甲上傳開，原本困住</w:t>
        </w:r>
        <w:r w:rsidRPr="003E206B">
          <w:rPr>
            <w:rFonts w:hint="eastAsia"/>
          </w:rPr>
          <w:t>鴟龜</w:t>
        </w:r>
        <w:r>
          <w:rPr>
            <w:rFonts w:hint="eastAsia"/>
          </w:rPr>
          <w:t>的五行封印，再也無法承受住，碎裂開來。</w:t>
        </w:r>
      </w:ins>
    </w:p>
    <w:p w:rsidR="000F0075" w:rsidRDefault="004A3443">
      <w:pPr>
        <w:pStyle w:val="12"/>
        <w:spacing w:after="240"/>
        <w:ind w:leftChars="0" w:left="0"/>
        <w:rPr>
          <w:ins w:id="17519" w:author="Administrator" w:date="2019-05-05T23:19:00Z"/>
        </w:rPr>
        <w:pPrChange w:id="17520" w:author="Administrator" w:date="2019-04-21T17:19:00Z">
          <w:pPr>
            <w:pStyle w:val="12"/>
            <w:numPr>
              <w:numId w:val="1"/>
            </w:numPr>
            <w:spacing w:after="240"/>
            <w:ind w:leftChars="0" w:left="360" w:hanging="360"/>
            <w:outlineLvl w:val="0"/>
          </w:pPr>
        </w:pPrChange>
      </w:pPr>
      <w:ins w:id="17521" w:author="Administrator" w:date="2019-05-05T23:17:00Z">
        <w:r>
          <w:rPr>
            <w:rFonts w:hint="eastAsia"/>
          </w:rPr>
          <w:t>隨著那金鏈子崩解，</w:t>
        </w:r>
      </w:ins>
      <w:ins w:id="17522" w:author="Administrator" w:date="2019-05-05T23:18:00Z">
        <w:r>
          <w:rPr>
            <w:rFonts w:hint="eastAsia"/>
          </w:rPr>
          <w:t>水刺土碑散開，</w:t>
        </w:r>
        <w:r w:rsidRPr="003E206B">
          <w:rPr>
            <w:rFonts w:hint="eastAsia"/>
          </w:rPr>
          <w:t>鴟龜</w:t>
        </w:r>
        <w:r>
          <w:rPr>
            <w:rFonts w:hint="eastAsia"/>
          </w:rPr>
          <w:t>那遮天</w:t>
        </w:r>
      </w:ins>
      <w:ins w:id="17523" w:author="Administrator" w:date="2019-05-05T23:19:00Z">
        <w:r>
          <w:rPr>
            <w:rFonts w:hint="eastAsia"/>
          </w:rPr>
          <w:t>避日</w:t>
        </w:r>
      </w:ins>
      <w:ins w:id="17524" w:author="Administrator" w:date="2019-05-05T23:18:00Z">
        <w:r>
          <w:rPr>
            <w:rFonts w:hint="eastAsia"/>
          </w:rPr>
          <w:t>的頭顱</w:t>
        </w:r>
      </w:ins>
      <w:ins w:id="17525" w:author="Administrator" w:date="2019-05-07T01:50:00Z">
        <w:r w:rsidR="005C1567">
          <w:rPr>
            <w:rFonts w:hint="eastAsia"/>
          </w:rPr>
          <w:t>再度高高抬起，</w:t>
        </w:r>
      </w:ins>
      <w:ins w:id="17526" w:author="Administrator" w:date="2019-05-05T23:19:00Z">
        <w:r>
          <w:rPr>
            <w:rFonts w:hint="eastAsia"/>
          </w:rPr>
          <w:t>停在仙皇面前，居高臨下地看著後者，沉聲說道，</w:t>
        </w:r>
      </w:ins>
    </w:p>
    <w:p w:rsidR="000F0075" w:rsidRDefault="004A3443">
      <w:pPr>
        <w:pStyle w:val="12"/>
        <w:spacing w:after="240"/>
        <w:ind w:leftChars="0" w:left="0"/>
        <w:rPr>
          <w:ins w:id="17527" w:author="Administrator" w:date="2019-05-07T01:51:00Z"/>
        </w:rPr>
        <w:pPrChange w:id="17528" w:author="Administrator" w:date="2019-04-21T17:19:00Z">
          <w:pPr>
            <w:pStyle w:val="12"/>
            <w:numPr>
              <w:numId w:val="1"/>
            </w:numPr>
            <w:spacing w:after="240"/>
            <w:ind w:leftChars="0" w:left="360" w:hanging="360"/>
            <w:outlineLvl w:val="0"/>
          </w:pPr>
        </w:pPrChange>
      </w:pPr>
      <w:ins w:id="17529" w:author="Administrator" w:date="2019-05-05T23:19:00Z">
        <w:r>
          <w:rPr>
            <w:rFonts w:hint="eastAsia"/>
          </w:rPr>
          <w:lastRenderedPageBreak/>
          <w:t>「</w:t>
        </w:r>
        <w:r w:rsidR="005C1567">
          <w:rPr>
            <w:rFonts w:hint="eastAsia"/>
          </w:rPr>
          <w:t>說吧</w:t>
        </w:r>
      </w:ins>
      <w:ins w:id="17530" w:author="Administrator" w:date="2019-05-07T01:52:00Z">
        <w:r w:rsidR="005C1567">
          <w:rPr>
            <w:rFonts w:hint="eastAsia"/>
          </w:rPr>
          <w:t>…你</w:t>
        </w:r>
      </w:ins>
      <w:ins w:id="17531" w:author="Administrator" w:date="2019-05-07T01:53:00Z">
        <w:r w:rsidR="005C1567">
          <w:rPr>
            <w:rFonts w:hint="eastAsia"/>
          </w:rPr>
          <w:t>，</w:t>
        </w:r>
      </w:ins>
      <w:ins w:id="17532" w:author="Administrator" w:date="2019-05-05T23:19:00Z">
        <w:r>
          <w:rPr>
            <w:rFonts w:hint="eastAsia"/>
          </w:rPr>
          <w:t>想要怎麼死！」</w:t>
        </w:r>
      </w:ins>
    </w:p>
    <w:p w:rsidR="000F0075" w:rsidRDefault="005C1567">
      <w:pPr>
        <w:pStyle w:val="12"/>
        <w:spacing w:after="240"/>
        <w:ind w:leftChars="0" w:left="0"/>
        <w:rPr>
          <w:ins w:id="17533" w:author="Administrator" w:date="2019-05-07T01:52:00Z"/>
        </w:rPr>
        <w:pPrChange w:id="17534" w:author="Administrator" w:date="2019-04-21T17:19:00Z">
          <w:pPr>
            <w:pStyle w:val="12"/>
            <w:numPr>
              <w:numId w:val="1"/>
            </w:numPr>
            <w:spacing w:after="240"/>
            <w:ind w:leftChars="0" w:left="360" w:hanging="360"/>
            <w:outlineLvl w:val="0"/>
          </w:pPr>
        </w:pPrChange>
      </w:pPr>
      <w:ins w:id="17535" w:author="Administrator" w:date="2019-05-07T01:51:00Z">
        <w:r>
          <w:rPr>
            <w:rFonts w:hint="eastAsia"/>
          </w:rPr>
          <w:t>經歷這場廝殺後，</w:t>
        </w:r>
        <w:r w:rsidRPr="003E206B">
          <w:rPr>
            <w:rFonts w:hint="eastAsia"/>
          </w:rPr>
          <w:t>鴟龜</w:t>
        </w:r>
        <w:r>
          <w:rPr>
            <w:rFonts w:hint="eastAsia"/>
          </w:rPr>
          <w:t>對仙</w:t>
        </w:r>
      </w:ins>
      <w:ins w:id="17536" w:author="Administrator" w:date="2019-05-07T01:52:00Z">
        <w:r>
          <w:rPr>
            <w:rFonts w:hint="eastAsia"/>
          </w:rPr>
          <w:t>皇的態度，某程度</w:t>
        </w:r>
      </w:ins>
      <w:ins w:id="17537" w:author="Administrator" w:date="2019-05-07T01:53:00Z">
        <w:r>
          <w:rPr>
            <w:rFonts w:hint="eastAsia"/>
          </w:rPr>
          <w:t>上可說是</w:t>
        </w:r>
      </w:ins>
      <w:ins w:id="17538" w:author="Administrator" w:date="2019-05-07T01:52:00Z">
        <w:r>
          <w:rPr>
            <w:rFonts w:hint="eastAsia"/>
          </w:rPr>
          <w:t>認可了</w:t>
        </w:r>
      </w:ins>
      <w:ins w:id="17539" w:author="Administrator" w:date="2019-05-07T01:53:00Z">
        <w:r>
          <w:rPr>
            <w:rFonts w:hint="eastAsia"/>
          </w:rPr>
          <w:t>；畢竟要不是牠</w:t>
        </w:r>
      </w:ins>
      <w:ins w:id="17540" w:author="Administrator" w:date="2019-05-07T21:00:00Z">
        <w:r w:rsidR="0016275E">
          <w:rPr>
            <w:rFonts w:hint="eastAsia"/>
          </w:rPr>
          <w:t>底蘊深厚</w:t>
        </w:r>
      </w:ins>
      <w:ins w:id="17541" w:author="Administrator" w:date="2019-05-07T01:53:00Z">
        <w:r>
          <w:rPr>
            <w:rFonts w:hint="eastAsia"/>
          </w:rPr>
          <w:t>，還真有可能被這五行八封鎮給鎮壓下去</w:t>
        </w:r>
      </w:ins>
      <w:ins w:id="17542" w:author="Administrator" w:date="2019-05-07T01:54:00Z">
        <w:r>
          <w:rPr>
            <w:rFonts w:hint="eastAsia"/>
          </w:rPr>
          <w:t>，因此在牠滿是皺折滄桑的眼神裡，沒有怨氣，只有平靜的冷漠透露著。</w:t>
        </w:r>
      </w:ins>
    </w:p>
    <w:p w:rsidR="000F0075" w:rsidRDefault="0016275E">
      <w:pPr>
        <w:pStyle w:val="12"/>
        <w:spacing w:after="240"/>
        <w:ind w:leftChars="0" w:left="0"/>
        <w:rPr>
          <w:ins w:id="17543" w:author="Administrator" w:date="2019-05-07T01:55:00Z"/>
        </w:rPr>
        <w:pPrChange w:id="17544" w:author="Administrator" w:date="2019-04-21T17:19:00Z">
          <w:pPr>
            <w:pStyle w:val="12"/>
            <w:numPr>
              <w:numId w:val="1"/>
            </w:numPr>
            <w:spacing w:after="240"/>
            <w:ind w:leftChars="0" w:left="360" w:hanging="360"/>
            <w:outlineLvl w:val="0"/>
          </w:pPr>
        </w:pPrChange>
      </w:pPr>
      <w:ins w:id="17545" w:author="Administrator" w:date="2019-05-07T21:01:00Z">
        <w:r>
          <w:rPr>
            <w:rFonts w:hint="eastAsia"/>
          </w:rPr>
          <w:t>可</w:t>
        </w:r>
      </w:ins>
      <w:ins w:id="17546" w:author="Administrator" w:date="2019-05-07T01:52:00Z">
        <w:r w:rsidR="005C1567">
          <w:rPr>
            <w:rFonts w:hint="eastAsia"/>
          </w:rPr>
          <w:t>仙皇</w:t>
        </w:r>
      </w:ins>
      <w:ins w:id="17547" w:author="Administrator" w:date="2019-05-07T21:01:00Z">
        <w:r>
          <w:rPr>
            <w:rFonts w:hint="eastAsia"/>
          </w:rPr>
          <w:t>的眼神裡，</w:t>
        </w:r>
      </w:ins>
      <w:ins w:id="17548" w:author="Administrator" w:date="2019-05-07T01:52:00Z">
        <w:r w:rsidR="005C1567">
          <w:rPr>
            <w:rFonts w:hint="eastAsia"/>
          </w:rPr>
          <w:t>同樣</w:t>
        </w:r>
      </w:ins>
      <w:ins w:id="17549" w:author="Administrator" w:date="2019-05-07T01:54:00Z">
        <w:r w:rsidR="0045502B">
          <w:rPr>
            <w:rFonts w:hint="eastAsia"/>
          </w:rPr>
          <w:t>沒有因此失落，他收起了方才的</w:t>
        </w:r>
      </w:ins>
      <w:ins w:id="17550" w:author="Administrator" w:date="2019-05-07T01:55:00Z">
        <w:r>
          <w:rPr>
            <w:rFonts w:hint="eastAsia"/>
          </w:rPr>
          <w:t>怒火，靜靜地回</w:t>
        </w:r>
      </w:ins>
      <w:ins w:id="17551" w:author="Administrator" w:date="2019-05-07T21:03:00Z">
        <w:r>
          <w:rPr>
            <w:rFonts w:hint="eastAsia"/>
          </w:rPr>
          <w:t>望</w:t>
        </w:r>
      </w:ins>
      <w:ins w:id="17552" w:author="Administrator" w:date="2019-05-07T01:55:00Z">
        <w:r w:rsidR="0045502B">
          <w:rPr>
            <w:rFonts w:hint="eastAsia"/>
          </w:rPr>
          <w:t>著</w:t>
        </w:r>
        <w:r w:rsidR="0045502B" w:rsidRPr="003E206B">
          <w:rPr>
            <w:rFonts w:hint="eastAsia"/>
          </w:rPr>
          <w:t>鴟龜</w:t>
        </w:r>
        <w:r w:rsidR="0045502B">
          <w:rPr>
            <w:rFonts w:hint="eastAsia"/>
          </w:rPr>
          <w:t>，</w:t>
        </w:r>
      </w:ins>
    </w:p>
    <w:p w:rsidR="000F0075" w:rsidRDefault="0045502B">
      <w:pPr>
        <w:pStyle w:val="12"/>
        <w:spacing w:after="240"/>
        <w:ind w:leftChars="0" w:left="0"/>
        <w:rPr>
          <w:ins w:id="17553" w:author="龍 Chris" w:date="2019-03-09T08:43:00Z"/>
        </w:rPr>
        <w:pPrChange w:id="17554" w:author="Administrator" w:date="2019-04-21T17:19:00Z">
          <w:pPr>
            <w:pStyle w:val="12"/>
            <w:numPr>
              <w:numId w:val="1"/>
            </w:numPr>
            <w:spacing w:after="240"/>
            <w:ind w:leftChars="0" w:left="360" w:hanging="360"/>
            <w:outlineLvl w:val="0"/>
          </w:pPr>
        </w:pPrChange>
      </w:pPr>
      <w:ins w:id="17555" w:author="Administrator" w:date="2019-05-07T01:55:00Z">
        <w:r>
          <w:rPr>
            <w:rFonts w:hint="eastAsia"/>
          </w:rPr>
          <w:t>「我的命，永遠只會掌握在我自己的手裡！」</w:t>
        </w:r>
      </w:ins>
    </w:p>
    <w:p w:rsidR="00A77442" w:rsidRDefault="004A04A9" w:rsidP="00813907">
      <w:pPr>
        <w:pStyle w:val="12"/>
        <w:numPr>
          <w:ilvl w:val="0"/>
          <w:numId w:val="1"/>
        </w:numPr>
        <w:spacing w:after="240"/>
        <w:ind w:leftChars="0"/>
        <w:outlineLvl w:val="0"/>
        <w:rPr>
          <w:ins w:id="17556" w:author="Administrator" w:date="2019-05-11T14:37:00Z"/>
        </w:rPr>
      </w:pPr>
      <w:ins w:id="17557" w:author="龍 Chris" w:date="2019-03-09T08:52:00Z">
        <w:del w:id="17558" w:author="Administrator" w:date="2019-05-11T18:43:00Z">
          <w:r w:rsidDel="00C511C2">
            <w:rPr>
              <w:rFonts w:hint="eastAsia"/>
            </w:rPr>
            <w:delText>仙皇之所以為</w:delText>
          </w:r>
        </w:del>
      </w:ins>
      <w:ins w:id="17559" w:author="龍 Chris" w:date="2019-03-09T08:53:00Z">
        <w:r>
          <w:rPr>
            <w:rFonts w:hint="eastAsia"/>
          </w:rPr>
          <w:t>仙皇</w:t>
        </w:r>
      </w:ins>
      <w:ins w:id="17560" w:author="Administrator" w:date="2019-05-12T20:56:00Z">
        <w:r w:rsidR="00240508">
          <w:rPr>
            <w:rFonts w:hint="eastAsia"/>
          </w:rPr>
          <w:t>真正</w:t>
        </w:r>
      </w:ins>
      <w:ins w:id="17561" w:author="龍 Chris" w:date="2019-03-09T08:53:00Z">
        <w:r>
          <w:rPr>
            <w:rFonts w:hint="eastAsia"/>
          </w:rPr>
          <w:t>的底氣</w:t>
        </w:r>
      </w:ins>
    </w:p>
    <w:p w:rsidR="000F0075" w:rsidRDefault="00DE14C1">
      <w:pPr>
        <w:pStyle w:val="12"/>
        <w:spacing w:after="240"/>
        <w:ind w:leftChars="0" w:left="0"/>
        <w:rPr>
          <w:ins w:id="17562" w:author="Administrator" w:date="2019-05-11T14:41:00Z"/>
        </w:rPr>
        <w:pPrChange w:id="17563" w:author="Administrator" w:date="2019-05-11T14:37:00Z">
          <w:pPr>
            <w:pStyle w:val="12"/>
            <w:numPr>
              <w:numId w:val="1"/>
            </w:numPr>
            <w:spacing w:after="240"/>
            <w:ind w:leftChars="0" w:left="360" w:hanging="360"/>
            <w:outlineLvl w:val="0"/>
          </w:pPr>
        </w:pPrChange>
      </w:pPr>
      <w:ins w:id="17564" w:author="Administrator" w:date="2019-05-11T14:37:00Z">
        <w:r>
          <w:rPr>
            <w:rFonts w:hint="eastAsia"/>
          </w:rPr>
          <w:t>曾經，在這山水大陸之上，</w:t>
        </w:r>
      </w:ins>
      <w:ins w:id="17565" w:author="Administrator" w:date="2019-05-11T14:40:00Z">
        <w:r>
          <w:rPr>
            <w:rFonts w:hint="eastAsia"/>
          </w:rPr>
          <w:t>有一名</w:t>
        </w:r>
      </w:ins>
      <w:ins w:id="17566" w:author="Administrator" w:date="2019-05-11T14:41:00Z">
        <w:r>
          <w:rPr>
            <w:rFonts w:hint="eastAsia"/>
          </w:rPr>
          <w:t>男</w:t>
        </w:r>
      </w:ins>
      <w:ins w:id="17567" w:author="Administrator" w:date="2019-05-11T14:40:00Z">
        <w:r>
          <w:rPr>
            <w:rFonts w:hint="eastAsia"/>
          </w:rPr>
          <w:t>嬰</w:t>
        </w:r>
      </w:ins>
      <w:ins w:id="17568" w:author="Administrator" w:date="2019-05-11T14:41:00Z">
        <w:r>
          <w:rPr>
            <w:rFonts w:hint="eastAsia"/>
          </w:rPr>
          <w:t>，甫一出生，就受到了</w:t>
        </w:r>
      </w:ins>
      <w:ins w:id="17569" w:author="Administrator" w:date="2019-05-11T14:53:00Z">
        <w:r w:rsidR="00B2689C">
          <w:rPr>
            <w:rFonts w:hint="eastAsia"/>
          </w:rPr>
          <w:t>東萊國</w:t>
        </w:r>
      </w:ins>
      <w:ins w:id="17570" w:author="Administrator" w:date="2019-05-11T14:41:00Z">
        <w:r w:rsidR="00B2689C">
          <w:rPr>
            <w:rFonts w:hint="eastAsia"/>
          </w:rPr>
          <w:t>眾人的矚目</w:t>
        </w:r>
      </w:ins>
      <w:ins w:id="17571" w:author="Administrator" w:date="2019-05-11T14:53:00Z">
        <w:r w:rsidR="00B2689C">
          <w:rPr>
            <w:rFonts w:hint="eastAsia"/>
          </w:rPr>
          <w:t>，哪怕是山水</w:t>
        </w:r>
      </w:ins>
      <w:ins w:id="17572" w:author="Administrator" w:date="2019-05-11T14:54:00Z">
        <w:r w:rsidR="00B2689C">
          <w:rPr>
            <w:rFonts w:hint="eastAsia"/>
          </w:rPr>
          <w:t>大陸外之外，稍有能耐之人，也都知曉此事。</w:t>
        </w:r>
      </w:ins>
    </w:p>
    <w:p w:rsidR="000F0075" w:rsidRDefault="00DE14C1">
      <w:pPr>
        <w:pStyle w:val="12"/>
        <w:spacing w:after="240"/>
        <w:ind w:leftChars="0" w:left="0"/>
        <w:rPr>
          <w:ins w:id="17573" w:author="Administrator" w:date="2019-05-11T15:00:00Z"/>
        </w:rPr>
        <w:pPrChange w:id="17574" w:author="Administrator" w:date="2019-05-11T14:37:00Z">
          <w:pPr>
            <w:pStyle w:val="12"/>
            <w:numPr>
              <w:numId w:val="1"/>
            </w:numPr>
            <w:spacing w:after="240"/>
            <w:ind w:leftChars="0" w:left="360" w:hanging="360"/>
            <w:outlineLvl w:val="0"/>
          </w:pPr>
        </w:pPrChange>
      </w:pPr>
      <w:ins w:id="17575" w:author="Administrator" w:date="2019-05-11T14:41:00Z">
        <w:r>
          <w:rPr>
            <w:rFonts w:hint="eastAsia"/>
          </w:rPr>
          <w:t>原因無它，</w:t>
        </w:r>
      </w:ins>
      <w:ins w:id="17576" w:author="Administrator" w:date="2019-05-11T14:50:00Z">
        <w:r w:rsidR="00B2689C">
          <w:rPr>
            <w:rFonts w:hint="eastAsia"/>
          </w:rPr>
          <w:t>他的母親，乃是當</w:t>
        </w:r>
      </w:ins>
      <w:ins w:id="17577" w:author="Administrator" w:date="2019-05-11T14:55:00Z">
        <w:r w:rsidR="00B2689C">
          <w:rPr>
            <w:rFonts w:hint="eastAsia"/>
          </w:rPr>
          <w:t>時</w:t>
        </w:r>
      </w:ins>
      <w:ins w:id="17578" w:author="Administrator" w:date="2019-05-11T14:53:00Z">
        <w:r w:rsidR="00B2689C">
          <w:rPr>
            <w:rFonts w:hint="eastAsia"/>
          </w:rPr>
          <w:t>東萊國</w:t>
        </w:r>
      </w:ins>
      <w:ins w:id="17579" w:author="Administrator" w:date="2019-05-11T14:54:00Z">
        <w:r w:rsidR="00B2689C">
          <w:rPr>
            <w:rFonts w:hint="eastAsia"/>
          </w:rPr>
          <w:t>仙皇</w:t>
        </w:r>
      </w:ins>
      <w:ins w:id="17580" w:author="Administrator" w:date="2019-05-11T18:28:00Z">
        <w:r w:rsidR="00F42656">
          <w:rPr>
            <w:rFonts w:hint="eastAsia"/>
          </w:rPr>
          <w:t>最</w:t>
        </w:r>
      </w:ins>
      <w:ins w:id="17581" w:author="Administrator" w:date="2019-05-11T15:02:00Z">
        <w:r w:rsidR="00B2689C">
          <w:rPr>
            <w:rFonts w:hint="eastAsia"/>
          </w:rPr>
          <w:t>寵愛的側</w:t>
        </w:r>
      </w:ins>
      <w:ins w:id="17582" w:author="Administrator" w:date="2019-05-11T14:55:00Z">
        <w:r w:rsidR="00B2689C">
          <w:rPr>
            <w:rFonts w:hint="eastAsia"/>
          </w:rPr>
          <w:t>妃，而父親更是赫赫有名的東萊國仙皇。</w:t>
        </w:r>
      </w:ins>
    </w:p>
    <w:p w:rsidR="000F0075" w:rsidRDefault="00B2689C">
      <w:pPr>
        <w:pStyle w:val="12"/>
        <w:spacing w:after="240"/>
        <w:ind w:leftChars="0" w:left="0"/>
        <w:rPr>
          <w:ins w:id="17583" w:author="Administrator" w:date="2019-05-11T15:08:00Z"/>
        </w:rPr>
        <w:pPrChange w:id="17584" w:author="Administrator" w:date="2019-05-11T14:37:00Z">
          <w:pPr>
            <w:pStyle w:val="12"/>
            <w:numPr>
              <w:numId w:val="1"/>
            </w:numPr>
            <w:spacing w:after="240"/>
            <w:ind w:leftChars="0" w:left="360" w:hanging="360"/>
            <w:outlineLvl w:val="0"/>
          </w:pPr>
        </w:pPrChange>
      </w:pPr>
      <w:ins w:id="17585" w:author="Administrator" w:date="2019-05-11T15:00:00Z">
        <w:r>
          <w:rPr>
            <w:rFonts w:hint="eastAsia"/>
          </w:rPr>
          <w:t>他的出生，是</w:t>
        </w:r>
      </w:ins>
      <w:ins w:id="17586" w:author="Administrator" w:date="2019-05-11T15:08:00Z">
        <w:r>
          <w:rPr>
            <w:rFonts w:hint="eastAsia"/>
          </w:rPr>
          <w:t>父親東萊仙皇</w:t>
        </w:r>
      </w:ins>
      <w:ins w:id="17587" w:author="Administrator" w:date="2019-05-11T15:11:00Z">
        <w:r>
          <w:rPr>
            <w:rFonts w:hint="eastAsia"/>
          </w:rPr>
          <w:t>等</w:t>
        </w:r>
      </w:ins>
      <w:ins w:id="17588" w:author="Administrator" w:date="2019-05-11T15:12:00Z">
        <w:r>
          <w:rPr>
            <w:rFonts w:hint="eastAsia"/>
          </w:rPr>
          <w:t>待已久</w:t>
        </w:r>
      </w:ins>
      <w:ins w:id="17589" w:author="Administrator" w:date="2019-05-11T15:04:00Z">
        <w:r>
          <w:rPr>
            <w:rFonts w:hint="eastAsia"/>
          </w:rPr>
          <w:t>的</w:t>
        </w:r>
      </w:ins>
      <w:ins w:id="17590" w:author="Administrator" w:date="2019-05-11T15:02:00Z">
        <w:r>
          <w:rPr>
            <w:rFonts w:hint="eastAsia"/>
          </w:rPr>
          <w:t>期盼，也是</w:t>
        </w:r>
      </w:ins>
      <w:ins w:id="17591" w:author="Administrator" w:date="2019-05-11T15:05:00Z">
        <w:r>
          <w:rPr>
            <w:rFonts w:hint="eastAsia"/>
          </w:rPr>
          <w:t>身為</w:t>
        </w:r>
      </w:ins>
      <w:ins w:id="17592" w:author="Administrator" w:date="2019-05-11T15:04:00Z">
        <w:r>
          <w:rPr>
            <w:rFonts w:hint="eastAsia"/>
          </w:rPr>
          <w:t>側妃</w:t>
        </w:r>
      </w:ins>
      <w:ins w:id="17593" w:author="Administrator" w:date="2019-05-11T15:02:00Z">
        <w:r>
          <w:rPr>
            <w:rFonts w:hint="eastAsia"/>
          </w:rPr>
          <w:t>的</w:t>
        </w:r>
      </w:ins>
      <w:ins w:id="17594" w:author="Administrator" w:date="2019-05-11T15:05:00Z">
        <w:r>
          <w:rPr>
            <w:rFonts w:hint="eastAsia"/>
          </w:rPr>
          <w:t>母親</w:t>
        </w:r>
      </w:ins>
      <w:ins w:id="17595" w:author="Administrator" w:date="2019-05-11T15:08:00Z">
        <w:r>
          <w:rPr>
            <w:rFonts w:hint="eastAsia"/>
          </w:rPr>
          <w:t>，</w:t>
        </w:r>
      </w:ins>
      <w:ins w:id="17596" w:author="Administrator" w:date="2019-05-11T15:05:00Z">
        <w:r>
          <w:rPr>
            <w:rFonts w:hint="eastAsia"/>
          </w:rPr>
          <w:t>苦心</w:t>
        </w:r>
      </w:ins>
      <w:ins w:id="17597" w:author="Administrator" w:date="2019-05-11T15:07:00Z">
        <w:r>
          <w:rPr>
            <w:rFonts w:hint="eastAsia"/>
          </w:rPr>
          <w:t>積慮下</w:t>
        </w:r>
      </w:ins>
      <w:ins w:id="17598" w:author="Administrator" w:date="2019-05-11T15:08:00Z">
        <w:r>
          <w:rPr>
            <w:rFonts w:hint="eastAsia"/>
          </w:rPr>
          <w:t>才得到的機會。</w:t>
        </w:r>
      </w:ins>
    </w:p>
    <w:p w:rsidR="000F0075" w:rsidRDefault="00B2689C">
      <w:pPr>
        <w:pStyle w:val="12"/>
        <w:spacing w:after="240"/>
        <w:ind w:leftChars="0" w:left="0"/>
        <w:rPr>
          <w:ins w:id="17599" w:author="Administrator" w:date="2019-05-11T14:55:00Z"/>
        </w:rPr>
        <w:pPrChange w:id="17600" w:author="Administrator" w:date="2019-05-11T14:37:00Z">
          <w:pPr>
            <w:pStyle w:val="12"/>
            <w:numPr>
              <w:numId w:val="1"/>
            </w:numPr>
            <w:spacing w:after="240"/>
            <w:ind w:leftChars="0" w:left="360" w:hanging="360"/>
            <w:outlineLvl w:val="0"/>
          </w:pPr>
        </w:pPrChange>
      </w:pPr>
      <w:ins w:id="17601" w:author="Administrator" w:date="2019-05-11T15:08:00Z">
        <w:r>
          <w:rPr>
            <w:rFonts w:hint="eastAsia"/>
          </w:rPr>
          <w:t>可以說，一旦他長大成人，別說</w:t>
        </w:r>
      </w:ins>
      <w:ins w:id="17602" w:author="Administrator" w:date="2019-05-11T15:12:00Z">
        <w:r>
          <w:rPr>
            <w:rFonts w:hint="eastAsia"/>
          </w:rPr>
          <w:t>集三千寵愛於一身，就算是動搖到當時</w:t>
        </w:r>
      </w:ins>
      <w:ins w:id="17603" w:author="Administrator" w:date="2019-05-11T15:14:00Z">
        <w:r>
          <w:rPr>
            <w:rFonts w:hint="eastAsia"/>
          </w:rPr>
          <w:t>仙朝內的</w:t>
        </w:r>
      </w:ins>
      <w:ins w:id="17604" w:author="Administrator" w:date="2019-05-11T15:13:00Z">
        <w:r>
          <w:rPr>
            <w:rFonts w:hint="eastAsia"/>
          </w:rPr>
          <w:t>第一皇子</w:t>
        </w:r>
      </w:ins>
      <w:ins w:id="17605" w:author="Administrator" w:date="2019-05-11T15:14:00Z">
        <w:r>
          <w:rPr>
            <w:rFonts w:hint="eastAsia"/>
          </w:rPr>
          <w:t>地位，也不無可能。</w:t>
        </w:r>
      </w:ins>
    </w:p>
    <w:p w:rsidR="000F0075" w:rsidRDefault="00B2689C">
      <w:pPr>
        <w:pStyle w:val="12"/>
        <w:spacing w:after="240"/>
        <w:ind w:leftChars="0" w:left="0"/>
        <w:rPr>
          <w:ins w:id="17606" w:author="Administrator" w:date="2019-05-11T14:57:00Z"/>
        </w:rPr>
        <w:pPrChange w:id="17607" w:author="Administrator" w:date="2019-05-11T14:37:00Z">
          <w:pPr>
            <w:pStyle w:val="12"/>
            <w:numPr>
              <w:numId w:val="1"/>
            </w:numPr>
            <w:spacing w:after="240"/>
            <w:ind w:leftChars="0" w:left="360" w:hanging="360"/>
            <w:outlineLvl w:val="0"/>
          </w:pPr>
        </w:pPrChange>
      </w:pPr>
      <w:ins w:id="17608" w:author="Administrator" w:date="2019-05-11T15:14:00Z">
        <w:r>
          <w:rPr>
            <w:rFonts w:hint="eastAsia"/>
          </w:rPr>
          <w:t>因此，</w:t>
        </w:r>
      </w:ins>
      <w:ins w:id="17609" w:author="Administrator" w:date="2019-05-11T14:56:00Z">
        <w:r>
          <w:rPr>
            <w:rFonts w:hint="eastAsia"/>
          </w:rPr>
          <w:t>這樣的身份，這樣的背景，帶給他的，不只有榮華富貴，同時</w:t>
        </w:r>
      </w:ins>
      <w:ins w:id="17610" w:author="Administrator" w:date="2019-05-11T18:28:00Z">
        <w:r w:rsidR="00F42656">
          <w:rPr>
            <w:rFonts w:hint="eastAsia"/>
          </w:rPr>
          <w:t>也</w:t>
        </w:r>
      </w:ins>
      <w:ins w:id="17611" w:author="Administrator" w:date="2019-05-11T14:56:00Z">
        <w:r>
          <w:rPr>
            <w:rFonts w:hint="eastAsia"/>
          </w:rPr>
          <w:t>帶來了</w:t>
        </w:r>
      </w:ins>
      <w:ins w:id="17612" w:author="Administrator" w:date="2019-05-11T15:14:00Z">
        <w:r>
          <w:rPr>
            <w:rFonts w:hint="eastAsia"/>
          </w:rPr>
          <w:t>不少</w:t>
        </w:r>
      </w:ins>
      <w:ins w:id="17613" w:author="Administrator" w:date="2019-05-11T14:57:00Z">
        <w:r>
          <w:rPr>
            <w:rFonts w:hint="eastAsia"/>
          </w:rPr>
          <w:t>災害。</w:t>
        </w:r>
      </w:ins>
    </w:p>
    <w:p w:rsidR="000F0075" w:rsidRDefault="00B2689C">
      <w:pPr>
        <w:pStyle w:val="12"/>
        <w:spacing w:after="240"/>
        <w:ind w:leftChars="0" w:left="0"/>
        <w:rPr>
          <w:ins w:id="17614" w:author="Administrator" w:date="2019-05-11T15:22:00Z"/>
        </w:rPr>
        <w:pPrChange w:id="17615" w:author="Administrator" w:date="2019-05-11T14:37:00Z">
          <w:pPr>
            <w:pStyle w:val="12"/>
            <w:numPr>
              <w:numId w:val="1"/>
            </w:numPr>
            <w:spacing w:after="240"/>
            <w:ind w:leftChars="0" w:left="360" w:hanging="360"/>
            <w:outlineLvl w:val="0"/>
          </w:pPr>
        </w:pPrChange>
      </w:pPr>
      <w:ins w:id="17616" w:author="Administrator" w:date="2019-05-11T14:57:00Z">
        <w:r>
          <w:rPr>
            <w:rFonts w:hint="eastAsia"/>
          </w:rPr>
          <w:t>所有覬覦那位置的</w:t>
        </w:r>
      </w:ins>
      <w:ins w:id="17617" w:author="Administrator" w:date="2019-05-11T14:58:00Z">
        <w:r>
          <w:rPr>
            <w:rFonts w:hint="eastAsia"/>
          </w:rPr>
          <w:t>，不論是</w:t>
        </w:r>
      </w:ins>
      <w:ins w:id="17618" w:author="Administrator" w:date="2019-05-11T14:59:00Z">
        <w:r>
          <w:rPr>
            <w:rFonts w:hint="eastAsia"/>
          </w:rPr>
          <w:t>皇</w:t>
        </w:r>
      </w:ins>
      <w:ins w:id="17619" w:author="Administrator" w:date="2019-05-11T18:28:00Z">
        <w:r w:rsidR="00F42656">
          <w:rPr>
            <w:rFonts w:hint="eastAsia"/>
          </w:rPr>
          <w:t>子</w:t>
        </w:r>
      </w:ins>
      <w:ins w:id="17620" w:author="Administrator" w:date="2019-05-11T14:58:00Z">
        <w:r>
          <w:rPr>
            <w:rFonts w:hint="eastAsia"/>
          </w:rPr>
          <w:t>一</w:t>
        </w:r>
      </w:ins>
      <w:ins w:id="17621" w:author="Administrator" w:date="2019-05-11T14:59:00Z">
        <w:r>
          <w:rPr>
            <w:rFonts w:hint="eastAsia"/>
          </w:rPr>
          <w:t>脈，還是皇朝內的權貴，甚至外來勢</w:t>
        </w:r>
      </w:ins>
      <w:ins w:id="17622" w:author="Administrator" w:date="2019-05-11T15:00:00Z">
        <w:r>
          <w:rPr>
            <w:rFonts w:hint="eastAsia"/>
          </w:rPr>
          <w:t>力的奸細，</w:t>
        </w:r>
      </w:ins>
      <w:ins w:id="17623" w:author="Administrator" w:date="2019-05-11T15:20:00Z">
        <w:r>
          <w:rPr>
            <w:rFonts w:hint="eastAsia"/>
          </w:rPr>
          <w:t>從他出生起，就不斷地在</w:t>
        </w:r>
      </w:ins>
      <w:ins w:id="17624" w:author="Administrator" w:date="2019-05-11T15:21:00Z">
        <w:r>
          <w:rPr>
            <w:rFonts w:hint="eastAsia"/>
          </w:rPr>
          <w:t>計畫著，謀</w:t>
        </w:r>
      </w:ins>
      <w:ins w:id="17625" w:author="Administrator" w:date="2019-05-11T15:22:00Z">
        <w:r>
          <w:rPr>
            <w:rFonts w:hint="eastAsia"/>
          </w:rPr>
          <w:t>略著如何利用他，陷害他，甚至是殺害他。</w:t>
        </w:r>
      </w:ins>
    </w:p>
    <w:p w:rsidR="000F0075" w:rsidRDefault="00B2689C">
      <w:pPr>
        <w:pStyle w:val="12"/>
        <w:spacing w:after="240"/>
        <w:ind w:leftChars="0" w:left="0"/>
        <w:rPr>
          <w:ins w:id="17626" w:author="Administrator" w:date="2019-05-11T15:34:00Z"/>
        </w:rPr>
        <w:pPrChange w:id="17627" w:author="Administrator" w:date="2019-05-11T14:37:00Z">
          <w:pPr>
            <w:pStyle w:val="12"/>
            <w:numPr>
              <w:numId w:val="1"/>
            </w:numPr>
            <w:spacing w:after="240"/>
            <w:ind w:leftChars="0" w:left="360" w:hanging="360"/>
            <w:outlineLvl w:val="0"/>
          </w:pPr>
        </w:pPrChange>
      </w:pPr>
      <w:ins w:id="17628" w:author="Administrator" w:date="2019-05-11T15:32:00Z">
        <w:r>
          <w:rPr>
            <w:rFonts w:hint="eastAsia"/>
          </w:rPr>
          <w:t>若不是</w:t>
        </w:r>
      </w:ins>
      <w:ins w:id="17629" w:author="Administrator" w:date="2019-05-11T15:33:00Z">
        <w:r>
          <w:rPr>
            <w:rFonts w:hint="eastAsia"/>
          </w:rPr>
          <w:t>他的母親及天大機緣下所遇到的師尊在背後幫他一把，怕是</w:t>
        </w:r>
      </w:ins>
      <w:ins w:id="17630" w:author="Administrator" w:date="2019-05-11T15:34:00Z">
        <w:r>
          <w:rPr>
            <w:rFonts w:hint="eastAsia"/>
          </w:rPr>
          <w:t>那男嬰連長大成人的機會都沒有，就夭折殞落了。</w:t>
        </w:r>
      </w:ins>
    </w:p>
    <w:p w:rsidR="000F0075" w:rsidRDefault="00B2689C">
      <w:pPr>
        <w:pStyle w:val="12"/>
        <w:spacing w:after="240"/>
        <w:ind w:leftChars="0" w:left="0"/>
        <w:rPr>
          <w:ins w:id="17631" w:author="Administrator" w:date="2019-05-11T15:37:00Z"/>
        </w:rPr>
        <w:pPrChange w:id="17632" w:author="Administrator" w:date="2019-05-11T14:37:00Z">
          <w:pPr>
            <w:pStyle w:val="12"/>
            <w:numPr>
              <w:numId w:val="1"/>
            </w:numPr>
            <w:spacing w:after="240"/>
            <w:ind w:leftChars="0" w:left="360" w:hanging="360"/>
            <w:outlineLvl w:val="0"/>
          </w:pPr>
        </w:pPrChange>
      </w:pPr>
      <w:ins w:id="17633" w:author="Administrator" w:date="2019-05-11T15:34:00Z">
        <w:r>
          <w:rPr>
            <w:rFonts w:hint="eastAsia"/>
          </w:rPr>
          <w:t>可也就是在這樣成長的環境下，那男</w:t>
        </w:r>
      </w:ins>
      <w:ins w:id="17634" w:author="Administrator" w:date="2019-05-11T15:35:00Z">
        <w:r>
          <w:rPr>
            <w:rFonts w:hint="eastAsia"/>
          </w:rPr>
          <w:t>嬰成長</w:t>
        </w:r>
      </w:ins>
      <w:ins w:id="17635" w:author="Administrator" w:date="2019-05-11T18:28:00Z">
        <w:r w:rsidR="00F42656">
          <w:rPr>
            <w:rFonts w:hint="eastAsia"/>
          </w:rPr>
          <w:t>為</w:t>
        </w:r>
      </w:ins>
      <w:ins w:id="17636" w:author="Administrator" w:date="2019-05-11T15:35:00Z">
        <w:r>
          <w:rPr>
            <w:rFonts w:hint="eastAsia"/>
          </w:rPr>
          <w:t>一位凡事運籌帷幄於心，堅定不移的</w:t>
        </w:r>
      </w:ins>
      <w:ins w:id="17637" w:author="Administrator" w:date="2019-05-11T18:29:00Z">
        <w:r w:rsidR="00F42656">
          <w:rPr>
            <w:rFonts w:hint="eastAsia"/>
          </w:rPr>
          <w:t>梟雄</w:t>
        </w:r>
      </w:ins>
      <w:ins w:id="17638" w:author="Administrator" w:date="2019-05-11T15:35:00Z">
        <w:r>
          <w:rPr>
            <w:rFonts w:hint="eastAsia"/>
          </w:rPr>
          <w:t>，最終不惜一切代價，</w:t>
        </w:r>
      </w:ins>
      <w:ins w:id="17639" w:author="Administrator" w:date="2019-05-11T15:36:00Z">
        <w:r>
          <w:rPr>
            <w:rFonts w:hint="eastAsia"/>
          </w:rPr>
          <w:t>弒兄逆父，成功登上了東萊國內第一人的位置，</w:t>
        </w:r>
      </w:ins>
      <w:ins w:id="17640" w:author="Administrator" w:date="2019-05-11T15:37:00Z">
        <w:r>
          <w:rPr>
            <w:rFonts w:hint="eastAsia"/>
          </w:rPr>
          <w:t>樹立了東萊國近千年來的盛世輝煌。</w:t>
        </w:r>
      </w:ins>
    </w:p>
    <w:p w:rsidR="000F0075" w:rsidRDefault="00F42656">
      <w:pPr>
        <w:pStyle w:val="12"/>
        <w:spacing w:after="240"/>
        <w:ind w:leftChars="0" w:left="0"/>
        <w:rPr>
          <w:ins w:id="17641" w:author="Administrator" w:date="2019-05-11T18:31:00Z"/>
        </w:rPr>
        <w:pPrChange w:id="17642" w:author="Administrator" w:date="2019-05-11T14:37:00Z">
          <w:pPr>
            <w:pStyle w:val="12"/>
            <w:numPr>
              <w:numId w:val="1"/>
            </w:numPr>
            <w:spacing w:after="240"/>
            <w:ind w:leftChars="0" w:left="360" w:hanging="360"/>
            <w:outlineLvl w:val="0"/>
          </w:pPr>
        </w:pPrChange>
      </w:pPr>
      <w:ins w:id="17643" w:author="Administrator" w:date="2019-05-11T18:29:00Z">
        <w:r>
          <w:rPr>
            <w:rFonts w:hint="eastAsia"/>
          </w:rPr>
          <w:t>而如今，在仙皇眼前，面臨的是</w:t>
        </w:r>
      </w:ins>
      <w:ins w:id="17644" w:author="Administrator" w:date="2019-05-11T18:31:00Z">
        <w:r>
          <w:rPr>
            <w:rFonts w:hint="eastAsia"/>
          </w:rPr>
          <w:t>從</w:t>
        </w:r>
      </w:ins>
      <w:ins w:id="17645" w:author="Administrator" w:date="2019-05-11T18:30:00Z">
        <w:r>
          <w:rPr>
            <w:rFonts w:hint="eastAsia"/>
          </w:rPr>
          <w:t>登基之後，幾百年來，前所未有的危機；在他判斷中，哪怕是其師尊在此，甚至父皇再臨，也難以抗橫眼前這不知存活了多少萬年的</w:t>
        </w:r>
      </w:ins>
      <w:ins w:id="17646" w:author="Administrator" w:date="2019-05-11T18:31:00Z">
        <w:r w:rsidRPr="003E206B">
          <w:rPr>
            <w:rFonts w:hint="eastAsia"/>
          </w:rPr>
          <w:t>鴟龜</w:t>
        </w:r>
        <w:r>
          <w:rPr>
            <w:rFonts w:hint="eastAsia"/>
          </w:rPr>
          <w:t>老前輩。</w:t>
        </w:r>
      </w:ins>
    </w:p>
    <w:p w:rsidR="000F0075" w:rsidRDefault="00D04ED3">
      <w:pPr>
        <w:pStyle w:val="12"/>
        <w:spacing w:after="240"/>
        <w:ind w:leftChars="0" w:left="0"/>
        <w:rPr>
          <w:ins w:id="17647" w:author="Administrator" w:date="2019-05-11T18:32:00Z"/>
        </w:rPr>
        <w:pPrChange w:id="17648" w:author="Administrator" w:date="2019-05-11T14:37:00Z">
          <w:pPr>
            <w:pStyle w:val="12"/>
            <w:numPr>
              <w:numId w:val="1"/>
            </w:numPr>
            <w:spacing w:after="240"/>
            <w:ind w:leftChars="0" w:left="360" w:hanging="360"/>
            <w:outlineLvl w:val="0"/>
          </w:pPr>
        </w:pPrChange>
      </w:pPr>
      <w:ins w:id="17649" w:author="Administrator" w:date="2019-05-12T20:43:00Z">
        <w:r>
          <w:rPr>
            <w:rFonts w:hint="eastAsia"/>
          </w:rPr>
          <w:t>只是</w:t>
        </w:r>
      </w:ins>
      <w:ins w:id="17650" w:author="Administrator" w:date="2019-05-11T18:31:00Z">
        <w:r>
          <w:rPr>
            <w:rFonts w:hint="eastAsia"/>
          </w:rPr>
          <w:t>在他眼中，</w:t>
        </w:r>
        <w:r w:rsidR="00F42656">
          <w:rPr>
            <w:rFonts w:hint="eastAsia"/>
          </w:rPr>
          <w:t>始終看不</w:t>
        </w:r>
      </w:ins>
      <w:ins w:id="17651" w:author="Administrator" w:date="2019-05-11T18:32:00Z">
        <w:r w:rsidR="00F42656">
          <w:rPr>
            <w:rFonts w:hint="eastAsia"/>
          </w:rPr>
          <w:t>到</w:t>
        </w:r>
      </w:ins>
      <w:ins w:id="17652" w:author="Administrator" w:date="2019-05-11T18:31:00Z">
        <w:r w:rsidR="00F42656">
          <w:rPr>
            <w:rFonts w:hint="eastAsia"/>
          </w:rPr>
          <w:t>一絲</w:t>
        </w:r>
      </w:ins>
      <w:ins w:id="17653" w:author="Administrator" w:date="2019-05-11T18:32:00Z">
        <w:r w:rsidR="00F42656">
          <w:rPr>
            <w:rFonts w:hint="eastAsia"/>
          </w:rPr>
          <w:t>面臨死亡的</w:t>
        </w:r>
      </w:ins>
      <w:ins w:id="17654" w:author="Administrator" w:date="2019-05-11T18:31:00Z">
        <w:r w:rsidR="00F42656">
          <w:rPr>
            <w:rFonts w:hint="eastAsia"/>
          </w:rPr>
          <w:t>驚恐，甚至，就連</w:t>
        </w:r>
      </w:ins>
      <w:ins w:id="17655" w:author="Administrator" w:date="2019-05-11T18:32:00Z">
        <w:r w:rsidR="00F42656">
          <w:rPr>
            <w:rFonts w:hint="eastAsia"/>
          </w:rPr>
          <w:t>失敗的感覺，也不曾有過。</w:t>
        </w:r>
      </w:ins>
    </w:p>
    <w:p w:rsidR="000F0075" w:rsidRDefault="00D04ED3">
      <w:pPr>
        <w:pStyle w:val="12"/>
        <w:spacing w:after="240"/>
        <w:ind w:leftChars="0" w:left="0"/>
        <w:rPr>
          <w:ins w:id="17656" w:author="Administrator" w:date="2019-05-11T18:32:00Z"/>
        </w:rPr>
        <w:pPrChange w:id="17657" w:author="Administrator" w:date="2019-05-11T14:37:00Z">
          <w:pPr>
            <w:pStyle w:val="12"/>
            <w:numPr>
              <w:numId w:val="1"/>
            </w:numPr>
            <w:spacing w:after="240"/>
            <w:ind w:leftChars="0" w:left="360" w:hanging="360"/>
            <w:outlineLvl w:val="0"/>
          </w:pPr>
        </w:pPrChange>
      </w:pPr>
      <w:ins w:id="17658" w:author="Administrator" w:date="2019-05-11T18:32:00Z">
        <w:r>
          <w:rPr>
            <w:rFonts w:hint="eastAsia"/>
          </w:rPr>
          <w:lastRenderedPageBreak/>
          <w:t>面對這</w:t>
        </w:r>
      </w:ins>
      <w:ins w:id="17659" w:author="Administrator" w:date="2019-05-12T20:43:00Z">
        <w:r>
          <w:rPr>
            <w:rFonts w:hint="eastAsia"/>
          </w:rPr>
          <w:t>樣的敵人</w:t>
        </w:r>
      </w:ins>
      <w:ins w:id="17660" w:author="Administrator" w:date="2019-05-11T18:32:00Z">
        <w:r w:rsidR="00F42656">
          <w:rPr>
            <w:rFonts w:hint="eastAsia"/>
          </w:rPr>
          <w:t>，反倒是佔盡上風的</w:t>
        </w:r>
        <w:r w:rsidR="00F42656" w:rsidRPr="003E206B">
          <w:rPr>
            <w:rFonts w:hint="eastAsia"/>
          </w:rPr>
          <w:t>鴟龜</w:t>
        </w:r>
        <w:r w:rsidR="00F42656">
          <w:rPr>
            <w:rFonts w:hint="eastAsia"/>
          </w:rPr>
          <w:t>，有所遲疑了。</w:t>
        </w:r>
      </w:ins>
    </w:p>
    <w:p w:rsidR="000F0075" w:rsidRDefault="00F42656">
      <w:pPr>
        <w:pStyle w:val="12"/>
        <w:spacing w:after="240"/>
        <w:ind w:leftChars="0" w:left="0"/>
        <w:rPr>
          <w:ins w:id="17661" w:author="Administrator" w:date="2019-05-11T18:34:00Z"/>
        </w:rPr>
        <w:pPrChange w:id="17662" w:author="Administrator" w:date="2019-05-11T14:37:00Z">
          <w:pPr>
            <w:pStyle w:val="12"/>
            <w:numPr>
              <w:numId w:val="1"/>
            </w:numPr>
            <w:spacing w:after="240"/>
            <w:ind w:leftChars="0" w:left="360" w:hanging="360"/>
            <w:outlineLvl w:val="0"/>
          </w:pPr>
        </w:pPrChange>
      </w:pPr>
      <w:ins w:id="17663" w:author="Administrator" w:date="2019-05-11T18:32:00Z">
        <w:r>
          <w:rPr>
            <w:rFonts w:hint="eastAsia"/>
          </w:rPr>
          <w:t>「</w:t>
        </w:r>
      </w:ins>
      <w:ins w:id="17664" w:author="Administrator" w:date="2019-05-11T18:33:00Z">
        <w:r>
          <w:rPr>
            <w:rFonts w:hint="eastAsia"/>
          </w:rPr>
          <w:t>說吧…你還有甚麼後手…拿出來，讓你可以免於一死？」</w:t>
        </w:r>
        <w:r w:rsidRPr="003E206B">
          <w:rPr>
            <w:rFonts w:hint="eastAsia"/>
          </w:rPr>
          <w:t>鴟龜</w:t>
        </w:r>
        <w:r>
          <w:rPr>
            <w:rFonts w:hint="eastAsia"/>
          </w:rPr>
          <w:t>終究是活了數萬年了老狐狸了，他沒有懷疑對方是裝模作樣，而是直接尋問</w:t>
        </w:r>
      </w:ins>
      <w:ins w:id="17665" w:author="Administrator" w:date="2019-05-11T18:34:00Z">
        <w:r>
          <w:rPr>
            <w:rFonts w:hint="eastAsia"/>
          </w:rPr>
          <w:t>對方底牌。</w:t>
        </w:r>
      </w:ins>
    </w:p>
    <w:p w:rsidR="000F0075" w:rsidRDefault="00F42656">
      <w:pPr>
        <w:pStyle w:val="12"/>
        <w:spacing w:after="240"/>
        <w:ind w:leftChars="0" w:left="0"/>
        <w:rPr>
          <w:ins w:id="17666" w:author="Administrator" w:date="2019-05-11T18:34:00Z"/>
        </w:rPr>
        <w:pPrChange w:id="17667" w:author="Administrator" w:date="2019-05-11T14:37:00Z">
          <w:pPr>
            <w:pStyle w:val="12"/>
            <w:numPr>
              <w:numId w:val="1"/>
            </w:numPr>
            <w:spacing w:after="240"/>
            <w:ind w:leftChars="0" w:left="360" w:hanging="360"/>
            <w:outlineLvl w:val="0"/>
          </w:pPr>
        </w:pPrChange>
      </w:pPr>
      <w:ins w:id="17668" w:author="Administrator" w:date="2019-05-11T18:34:00Z">
        <w:r>
          <w:rPr>
            <w:rFonts w:hint="eastAsia"/>
          </w:rPr>
          <w:t>哪怕對方有可能是只唬嚨牠，但牠自信，不論是甚麼底牌，自己都有能力壓過去。</w:t>
        </w:r>
      </w:ins>
    </w:p>
    <w:p w:rsidR="000F0075" w:rsidRDefault="00F42656">
      <w:pPr>
        <w:pStyle w:val="12"/>
        <w:spacing w:after="240"/>
        <w:ind w:leftChars="0" w:left="0"/>
        <w:rPr>
          <w:ins w:id="17669" w:author="Administrator" w:date="2019-05-11T18:35:00Z"/>
        </w:rPr>
        <w:pPrChange w:id="17670" w:author="Administrator" w:date="2019-05-11T14:37:00Z">
          <w:pPr>
            <w:pStyle w:val="12"/>
            <w:numPr>
              <w:numId w:val="1"/>
            </w:numPr>
            <w:spacing w:after="240"/>
            <w:ind w:leftChars="0" w:left="360" w:hanging="360"/>
            <w:outlineLvl w:val="0"/>
          </w:pPr>
        </w:pPrChange>
      </w:pPr>
      <w:ins w:id="17671" w:author="Administrator" w:date="2019-05-11T18:35:00Z">
        <w:r>
          <w:rPr>
            <w:rFonts w:hint="eastAsia"/>
          </w:rPr>
          <w:t>畢竟，修仙之道，實力，勝於一切！</w:t>
        </w:r>
      </w:ins>
    </w:p>
    <w:p w:rsidR="000F0075" w:rsidRDefault="00F42656">
      <w:pPr>
        <w:pStyle w:val="12"/>
        <w:spacing w:after="240"/>
        <w:ind w:leftChars="0" w:left="0"/>
        <w:rPr>
          <w:ins w:id="17672" w:author="Administrator" w:date="2019-05-11T18:38:00Z"/>
        </w:rPr>
        <w:pPrChange w:id="17673" w:author="Administrator" w:date="2019-05-11T14:37:00Z">
          <w:pPr>
            <w:pStyle w:val="12"/>
            <w:numPr>
              <w:numId w:val="1"/>
            </w:numPr>
            <w:spacing w:after="240"/>
            <w:ind w:leftChars="0" w:left="360" w:hanging="360"/>
            <w:outlineLvl w:val="0"/>
          </w:pPr>
        </w:pPrChange>
      </w:pPr>
      <w:ins w:id="17674" w:author="Administrator" w:date="2019-05-11T18:35:00Z">
        <w:r>
          <w:rPr>
            <w:rFonts w:hint="eastAsia"/>
          </w:rPr>
          <w:t>「前輩實力果然非凡…即使晚輩耗盡前人的</w:t>
        </w:r>
      </w:ins>
      <w:ins w:id="17675" w:author="Administrator" w:date="2019-05-11T18:36:00Z">
        <w:r>
          <w:rPr>
            <w:rFonts w:hint="eastAsia"/>
          </w:rPr>
          <w:t>一切手段，也都鎮壓不了前輩；</w:t>
        </w:r>
      </w:ins>
      <w:ins w:id="17676" w:author="Administrator" w:date="2019-05-11T18:35:00Z">
        <w:r>
          <w:rPr>
            <w:rFonts w:hint="eastAsia"/>
          </w:rPr>
          <w:t>只不過</w:t>
        </w:r>
      </w:ins>
      <w:ins w:id="17677" w:author="Administrator" w:date="2019-05-11T18:36:00Z">
        <w:r>
          <w:rPr>
            <w:rFonts w:hint="eastAsia"/>
          </w:rPr>
          <w:t>，天下間萬物，皆有相生相剋之數。既然晚輩一切手段都制不</w:t>
        </w:r>
      </w:ins>
      <w:ins w:id="17678" w:author="Administrator" w:date="2019-05-11T18:37:00Z">
        <w:r>
          <w:rPr>
            <w:rFonts w:hint="eastAsia"/>
          </w:rPr>
          <w:t>住前輩，那麼，又何必由晚輩出手呢？」仙皇擦了擦嘴角的鮮血，又恢復一開始的</w:t>
        </w:r>
      </w:ins>
      <w:ins w:id="17679" w:author="Administrator" w:date="2019-05-11T18:38:00Z">
        <w:r>
          <w:rPr>
            <w:rFonts w:hint="eastAsia"/>
          </w:rPr>
          <w:t>淡然。</w:t>
        </w:r>
      </w:ins>
    </w:p>
    <w:p w:rsidR="000F0075" w:rsidRDefault="00C511C2">
      <w:pPr>
        <w:pStyle w:val="12"/>
        <w:spacing w:after="240"/>
        <w:ind w:leftChars="0" w:left="0"/>
        <w:rPr>
          <w:ins w:id="17680" w:author="Administrator" w:date="2019-05-11T18:39:00Z"/>
        </w:rPr>
        <w:pPrChange w:id="17681" w:author="Administrator" w:date="2019-05-11T14:37:00Z">
          <w:pPr>
            <w:pStyle w:val="12"/>
            <w:numPr>
              <w:numId w:val="1"/>
            </w:numPr>
            <w:spacing w:after="240"/>
            <w:ind w:leftChars="0" w:left="360" w:hanging="360"/>
            <w:outlineLvl w:val="0"/>
          </w:pPr>
        </w:pPrChange>
      </w:pPr>
      <w:ins w:id="17682" w:author="Administrator" w:date="2019-05-11T18:38:00Z">
        <w:r w:rsidRPr="003E206B">
          <w:rPr>
            <w:rFonts w:hint="eastAsia"/>
          </w:rPr>
          <w:t>鴟龜</w:t>
        </w:r>
        <w:r>
          <w:rPr>
            <w:rFonts w:hint="eastAsia"/>
          </w:rPr>
          <w:t>沒有說話，牠如山壑般深陷的眉頭，緊緊皺了起來，</w:t>
        </w:r>
      </w:ins>
      <w:ins w:id="17683" w:author="Administrator" w:date="2019-05-11T18:39:00Z">
        <w:r>
          <w:rPr>
            <w:rFonts w:hint="eastAsia"/>
          </w:rPr>
          <w:t>心中浮現一絲緊張。</w:t>
        </w:r>
      </w:ins>
    </w:p>
    <w:p w:rsidR="000F0075" w:rsidRDefault="00C511C2">
      <w:pPr>
        <w:pStyle w:val="12"/>
        <w:spacing w:after="240"/>
        <w:ind w:leftChars="0" w:left="0"/>
        <w:rPr>
          <w:ins w:id="17684" w:author="Administrator" w:date="2019-05-12T20:44:00Z"/>
        </w:rPr>
        <w:pPrChange w:id="17685" w:author="Administrator" w:date="2019-05-11T14:37:00Z">
          <w:pPr>
            <w:pStyle w:val="12"/>
            <w:numPr>
              <w:numId w:val="1"/>
            </w:numPr>
            <w:spacing w:after="240"/>
            <w:ind w:leftChars="0" w:left="360" w:hanging="360"/>
            <w:outlineLvl w:val="0"/>
          </w:pPr>
        </w:pPrChange>
      </w:pPr>
      <w:ins w:id="17686" w:author="Administrator" w:date="2019-05-11T18:39:00Z">
        <w:r>
          <w:rPr>
            <w:rFonts w:hint="eastAsia"/>
          </w:rPr>
          <w:t>「</w:t>
        </w:r>
      </w:ins>
      <w:ins w:id="17687" w:author="Administrator" w:date="2019-05-11T20:05:00Z">
        <w:r w:rsidR="00606C88">
          <w:rPr>
            <w:rFonts w:hint="eastAsia"/>
          </w:rPr>
          <w:t>儀</w:t>
        </w:r>
      </w:ins>
      <w:ins w:id="17688" w:author="Administrator" w:date="2019-05-11T18:44:00Z">
        <w:r>
          <w:rPr>
            <w:rFonts w:hint="eastAsia"/>
          </w:rPr>
          <w:t>天，出來吧。」仙皇</w:t>
        </w:r>
      </w:ins>
      <w:ins w:id="17689" w:author="Administrator" w:date="2019-05-11T18:45:00Z">
        <w:r>
          <w:rPr>
            <w:rFonts w:hint="eastAsia"/>
          </w:rPr>
          <w:t>沒有再費話，揮了揮手，朝身後呼喊了一聲。</w:t>
        </w:r>
      </w:ins>
    </w:p>
    <w:p w:rsidR="000F0075" w:rsidRDefault="00D04ED3">
      <w:pPr>
        <w:pStyle w:val="12"/>
        <w:spacing w:after="240"/>
        <w:ind w:leftChars="0" w:left="0"/>
        <w:rPr>
          <w:ins w:id="17690" w:author="Administrator" w:date="2019-05-11T18:59:00Z"/>
        </w:rPr>
        <w:pPrChange w:id="17691" w:author="Administrator" w:date="2019-05-11T14:37:00Z">
          <w:pPr>
            <w:pStyle w:val="12"/>
            <w:numPr>
              <w:numId w:val="1"/>
            </w:numPr>
            <w:spacing w:after="240"/>
            <w:ind w:leftChars="0" w:left="360" w:hanging="360"/>
            <w:outlineLvl w:val="0"/>
          </w:pPr>
        </w:pPrChange>
      </w:pPr>
      <w:ins w:id="17692" w:author="Administrator" w:date="2019-05-12T20:44:00Z">
        <w:r>
          <w:rPr>
            <w:rFonts w:hint="eastAsia"/>
          </w:rPr>
          <w:t>此話一出，</w:t>
        </w:r>
      </w:ins>
      <w:ins w:id="17693" w:author="Administrator" w:date="2019-05-11T18:45:00Z">
        <w:r w:rsidR="00240508">
          <w:rPr>
            <w:rFonts w:hint="eastAsia"/>
          </w:rPr>
          <w:t>一</w:t>
        </w:r>
      </w:ins>
      <w:ins w:id="17694" w:author="Administrator" w:date="2019-05-12T20:51:00Z">
        <w:r w:rsidR="00240508">
          <w:rPr>
            <w:rFonts w:hint="eastAsia"/>
          </w:rPr>
          <w:t>道身</w:t>
        </w:r>
      </w:ins>
      <w:ins w:id="17695" w:author="Administrator" w:date="2019-05-12T20:52:00Z">
        <w:r w:rsidR="00240508">
          <w:rPr>
            <w:rFonts w:hint="eastAsia"/>
          </w:rPr>
          <w:t>影</w:t>
        </w:r>
      </w:ins>
      <w:ins w:id="17696" w:author="Administrator" w:date="2019-05-11T18:45:00Z">
        <w:r w:rsidR="00C511C2">
          <w:rPr>
            <w:rFonts w:hint="eastAsia"/>
          </w:rPr>
          <w:t>，</w:t>
        </w:r>
      </w:ins>
      <w:ins w:id="17697" w:author="Administrator" w:date="2019-05-12T20:44:00Z">
        <w:r>
          <w:rPr>
            <w:rFonts w:hint="eastAsia"/>
          </w:rPr>
          <w:t>從遠</w:t>
        </w:r>
      </w:ins>
      <w:ins w:id="17698" w:author="Administrator" w:date="2019-05-12T20:46:00Z">
        <w:r w:rsidR="00240508">
          <w:rPr>
            <w:rFonts w:hint="eastAsia"/>
          </w:rPr>
          <w:t>方</w:t>
        </w:r>
      </w:ins>
      <w:ins w:id="17699" w:author="Administrator" w:date="2019-05-12T20:44:00Z">
        <w:r>
          <w:rPr>
            <w:rFonts w:hint="eastAsia"/>
          </w:rPr>
          <w:t>虛空</w:t>
        </w:r>
      </w:ins>
      <w:ins w:id="17700" w:author="Administrator" w:date="2019-05-12T20:46:00Z">
        <w:r w:rsidR="00240508">
          <w:rPr>
            <w:rFonts w:hint="eastAsia"/>
          </w:rPr>
          <w:t>中</w:t>
        </w:r>
      </w:ins>
      <w:ins w:id="17701" w:author="Administrator" w:date="2019-05-12T20:47:00Z">
        <w:r w:rsidR="00240508">
          <w:rPr>
            <w:rFonts w:hint="eastAsia"/>
          </w:rPr>
          <w:t>凌波</w:t>
        </w:r>
      </w:ins>
      <w:ins w:id="17702" w:author="Administrator" w:date="2019-05-12T20:46:00Z">
        <w:r w:rsidR="00240508">
          <w:rPr>
            <w:rFonts w:hint="eastAsia"/>
          </w:rPr>
          <w:t>微步</w:t>
        </w:r>
      </w:ins>
      <w:ins w:id="17703" w:author="Administrator" w:date="2019-05-12T20:44:00Z">
        <w:r>
          <w:rPr>
            <w:rFonts w:hint="eastAsia"/>
          </w:rPr>
          <w:t>而</w:t>
        </w:r>
        <w:r w:rsidR="00240508">
          <w:rPr>
            <w:rFonts w:hint="eastAsia"/>
          </w:rPr>
          <w:t>出</w:t>
        </w:r>
      </w:ins>
      <w:ins w:id="17704" w:author="Administrator" w:date="2019-05-12T20:45:00Z">
        <w:r>
          <w:rPr>
            <w:rFonts w:hint="eastAsia"/>
          </w:rPr>
          <w:t>，</w:t>
        </w:r>
      </w:ins>
      <w:ins w:id="17705" w:author="Administrator" w:date="2019-05-11T18:45:00Z">
        <w:r w:rsidR="00C511C2">
          <w:rPr>
            <w:rFonts w:hint="eastAsia"/>
          </w:rPr>
          <w:t>伴隨著</w:t>
        </w:r>
      </w:ins>
      <w:ins w:id="17706" w:author="Administrator" w:date="2019-05-12T20:46:00Z">
        <w:r w:rsidR="00240508">
          <w:rPr>
            <w:rFonts w:hint="eastAsia"/>
          </w:rPr>
          <w:t>那</w:t>
        </w:r>
      </w:ins>
      <w:ins w:id="17707" w:author="Administrator" w:date="2019-05-12T20:48:00Z">
        <w:r w:rsidR="00240508">
          <w:rPr>
            <w:rFonts w:hint="eastAsia"/>
          </w:rPr>
          <w:t>一履一步的輕盈，彷彿有</w:t>
        </w:r>
      </w:ins>
      <w:ins w:id="17708" w:author="Administrator" w:date="2019-05-11T18:45:00Z">
        <w:r w:rsidR="00C511C2">
          <w:rPr>
            <w:rFonts w:hint="eastAsia"/>
          </w:rPr>
          <w:t>花朵芬香，</w:t>
        </w:r>
      </w:ins>
      <w:ins w:id="17709" w:author="Administrator" w:date="2019-05-11T18:46:00Z">
        <w:r w:rsidR="00C511C2">
          <w:rPr>
            <w:rFonts w:hint="eastAsia"/>
          </w:rPr>
          <w:t>隱約甚至聽得見蟲鳥天籟，</w:t>
        </w:r>
      </w:ins>
      <w:ins w:id="17710" w:author="Administrator" w:date="2019-05-12T20:45:00Z">
        <w:r>
          <w:rPr>
            <w:rFonts w:hint="eastAsia"/>
          </w:rPr>
          <w:t>環繞在她的身旁</w:t>
        </w:r>
      </w:ins>
      <w:ins w:id="17711" w:author="Administrator" w:date="2019-05-11T18:59:00Z">
        <w:r w:rsidR="009550BA">
          <w:rPr>
            <w:rFonts w:hint="eastAsia"/>
          </w:rPr>
          <w:t>。</w:t>
        </w:r>
      </w:ins>
    </w:p>
    <w:p w:rsidR="000F0075" w:rsidRDefault="009550BA">
      <w:pPr>
        <w:pStyle w:val="12"/>
        <w:spacing w:after="240"/>
        <w:ind w:leftChars="0" w:left="0"/>
        <w:rPr>
          <w:ins w:id="17712" w:author="Administrator" w:date="2019-05-11T19:03:00Z"/>
        </w:rPr>
        <w:pPrChange w:id="17713" w:author="Administrator" w:date="2019-05-11T14:37:00Z">
          <w:pPr>
            <w:pStyle w:val="12"/>
            <w:numPr>
              <w:numId w:val="1"/>
            </w:numPr>
            <w:spacing w:after="240"/>
            <w:ind w:leftChars="0" w:left="360" w:hanging="360"/>
            <w:outlineLvl w:val="0"/>
          </w:pPr>
        </w:pPrChange>
      </w:pPr>
      <w:ins w:id="17714" w:author="Administrator" w:date="2019-05-11T19:00:00Z">
        <w:r>
          <w:rPr>
            <w:rFonts w:hint="eastAsia"/>
          </w:rPr>
          <w:t>那身影</w:t>
        </w:r>
      </w:ins>
      <w:ins w:id="17715" w:author="Administrator" w:date="2019-05-12T20:52:00Z">
        <w:r w:rsidR="00240508">
          <w:rPr>
            <w:rFonts w:hint="eastAsia"/>
          </w:rPr>
          <w:t>的</w:t>
        </w:r>
      </w:ins>
      <w:ins w:id="17716" w:author="Administrator" w:date="2019-05-11T19:00:00Z">
        <w:r>
          <w:rPr>
            <w:rFonts w:hint="eastAsia"/>
          </w:rPr>
          <w:t>身材凹凸有致，一襲白衫宮裝</w:t>
        </w:r>
      </w:ins>
      <w:ins w:id="17717" w:author="Administrator" w:date="2019-05-12T20:53:00Z">
        <w:r w:rsidR="00240508">
          <w:rPr>
            <w:rFonts w:hint="eastAsia"/>
          </w:rPr>
          <w:t>在其</w:t>
        </w:r>
      </w:ins>
      <w:ins w:id="17718" w:author="Administrator" w:date="2019-05-11T19:01:00Z">
        <w:r>
          <w:rPr>
            <w:rFonts w:hint="eastAsia"/>
          </w:rPr>
          <w:t>襯托之下，</w:t>
        </w:r>
      </w:ins>
      <w:ins w:id="17719" w:author="Administrator" w:date="2019-05-12T20:52:00Z">
        <w:r w:rsidR="00240508">
          <w:rPr>
            <w:rFonts w:hint="eastAsia"/>
          </w:rPr>
          <w:t>更顯貼服，</w:t>
        </w:r>
      </w:ins>
      <w:ins w:id="17720" w:author="Administrator" w:date="2019-05-12T20:53:00Z">
        <w:r w:rsidR="00240508">
          <w:rPr>
            <w:rFonts w:hint="eastAsia"/>
          </w:rPr>
          <w:t>可說</w:t>
        </w:r>
      </w:ins>
      <w:ins w:id="17721" w:author="Administrator" w:date="2019-05-11T19:01:00Z">
        <w:r>
          <w:rPr>
            <w:rFonts w:hint="eastAsia"/>
          </w:rPr>
          <w:t>是</w:t>
        </w:r>
        <w:r w:rsidRPr="009550BA">
          <w:rPr>
            <w:rFonts w:hint="eastAsia"/>
          </w:rPr>
          <w:t>增一分則太肥</w:t>
        </w:r>
        <w:r>
          <w:rPr>
            <w:rFonts w:hint="eastAsia"/>
          </w:rPr>
          <w:t>，</w:t>
        </w:r>
        <w:r w:rsidRPr="009550BA">
          <w:rPr>
            <w:rFonts w:hint="eastAsia"/>
          </w:rPr>
          <w:t>減一分則太瘦</w:t>
        </w:r>
        <w:r>
          <w:rPr>
            <w:rFonts w:hint="eastAsia"/>
          </w:rPr>
          <w:t>，尤其那</w:t>
        </w:r>
      </w:ins>
      <w:ins w:id="17722" w:author="Administrator" w:date="2019-05-11T19:02:00Z">
        <w:r>
          <w:rPr>
            <w:rFonts w:hint="eastAsia"/>
          </w:rPr>
          <w:t>瓜子</w:t>
        </w:r>
      </w:ins>
      <w:ins w:id="17723" w:author="Administrator" w:date="2019-05-11T19:03:00Z">
        <w:r>
          <w:rPr>
            <w:rFonts w:hint="eastAsia"/>
          </w:rPr>
          <w:t>兒形的</w:t>
        </w:r>
      </w:ins>
      <w:ins w:id="17724" w:author="Administrator" w:date="2019-05-11T19:02:00Z">
        <w:r>
          <w:rPr>
            <w:rFonts w:hint="eastAsia"/>
          </w:rPr>
          <w:t>臉蛋上，</w:t>
        </w:r>
      </w:ins>
      <w:ins w:id="17725" w:author="Administrator" w:date="2019-05-11T19:03:00Z">
        <w:r w:rsidR="00240508">
          <w:rPr>
            <w:rFonts w:hint="eastAsia"/>
          </w:rPr>
          <w:t>薄薄一層面紗照著，</w:t>
        </w:r>
      </w:ins>
      <w:ins w:id="17726" w:author="Administrator" w:date="2019-05-12T20:54:00Z">
        <w:r w:rsidR="00240508">
          <w:rPr>
            <w:rFonts w:hint="eastAsia"/>
          </w:rPr>
          <w:t>那種若隱若現，似有全無的遮掩，</w:t>
        </w:r>
      </w:ins>
      <w:ins w:id="17727" w:author="Administrator" w:date="2019-05-11T19:03:00Z">
        <w:r>
          <w:rPr>
            <w:rFonts w:hint="eastAsia"/>
          </w:rPr>
          <w:t>顯得神秘</w:t>
        </w:r>
      </w:ins>
      <w:ins w:id="17728" w:author="Administrator" w:date="2019-05-12T20:55:00Z">
        <w:r w:rsidR="00240508">
          <w:rPr>
            <w:rFonts w:hint="eastAsia"/>
          </w:rPr>
          <w:t>誘人</w:t>
        </w:r>
      </w:ins>
      <w:ins w:id="17729" w:author="Administrator" w:date="2019-05-11T19:03:00Z">
        <w:r>
          <w:rPr>
            <w:rFonts w:hint="eastAsia"/>
          </w:rPr>
          <w:t>。</w:t>
        </w:r>
      </w:ins>
    </w:p>
    <w:p w:rsidR="000F0075" w:rsidRDefault="009550BA">
      <w:pPr>
        <w:pStyle w:val="12"/>
        <w:spacing w:after="240"/>
        <w:ind w:leftChars="0" w:left="0"/>
        <w:rPr>
          <w:ins w:id="17730" w:author="Administrator" w:date="2019-05-11T20:01:00Z"/>
        </w:rPr>
        <w:pPrChange w:id="17731" w:author="Administrator" w:date="2019-05-11T14:37:00Z">
          <w:pPr>
            <w:pStyle w:val="12"/>
            <w:numPr>
              <w:numId w:val="1"/>
            </w:numPr>
            <w:spacing w:after="240"/>
            <w:ind w:leftChars="0" w:left="360" w:hanging="360"/>
            <w:outlineLvl w:val="0"/>
          </w:pPr>
        </w:pPrChange>
      </w:pPr>
      <w:ins w:id="17732" w:author="Administrator" w:date="2019-05-11T19:03:00Z">
        <w:r>
          <w:rPr>
            <w:rFonts w:hint="eastAsia"/>
          </w:rPr>
          <w:t>可面對</w:t>
        </w:r>
      </w:ins>
      <w:ins w:id="17733" w:author="Administrator" w:date="2019-05-11T19:04:00Z">
        <w:r>
          <w:rPr>
            <w:rFonts w:hint="eastAsia"/>
          </w:rPr>
          <w:t>這樣一名絕色，</w:t>
        </w:r>
      </w:ins>
      <w:ins w:id="17734" w:author="Administrator" w:date="2019-05-11T19:08:00Z">
        <w:r w:rsidR="004A32B5" w:rsidRPr="003E206B">
          <w:rPr>
            <w:rFonts w:hint="eastAsia"/>
          </w:rPr>
          <w:t>鴟龜</w:t>
        </w:r>
        <w:r w:rsidR="004A32B5">
          <w:rPr>
            <w:rFonts w:hint="eastAsia"/>
          </w:rPr>
          <w:t>的臉上卻比跟</w:t>
        </w:r>
      </w:ins>
      <w:ins w:id="17735" w:author="Administrator" w:date="2019-05-11T19:09:00Z">
        <w:r w:rsidR="004A32B5">
          <w:rPr>
            <w:rFonts w:hint="eastAsia"/>
          </w:rPr>
          <w:t>仙皇對戰還要驚恐；牠甚至不自覺得往後退了一步，</w:t>
        </w:r>
      </w:ins>
      <w:ins w:id="17736" w:author="Administrator" w:date="2019-05-11T20:01:00Z">
        <w:r w:rsidR="00606C88">
          <w:rPr>
            <w:rFonts w:hint="eastAsia"/>
          </w:rPr>
          <w:t>震得群山轟隆隆作響。</w:t>
        </w:r>
      </w:ins>
    </w:p>
    <w:p w:rsidR="000F0075" w:rsidRDefault="00606C88">
      <w:pPr>
        <w:pStyle w:val="12"/>
        <w:spacing w:after="240"/>
        <w:ind w:leftChars="0" w:left="0"/>
        <w:rPr>
          <w:ins w:id="17737" w:author="Administrator" w:date="2019-05-11T20:02:00Z"/>
        </w:rPr>
        <w:pPrChange w:id="17738" w:author="Administrator" w:date="2019-05-11T14:37:00Z">
          <w:pPr>
            <w:pStyle w:val="12"/>
            <w:numPr>
              <w:numId w:val="1"/>
            </w:numPr>
            <w:spacing w:after="240"/>
            <w:ind w:leftChars="0" w:left="360" w:hanging="360"/>
            <w:outlineLvl w:val="0"/>
          </w:pPr>
        </w:pPrChange>
      </w:pPr>
      <w:ins w:id="17739" w:author="Administrator" w:date="2019-05-11T20:01:00Z">
        <w:r>
          <w:rPr>
            <w:rFonts w:hint="eastAsia"/>
          </w:rPr>
          <w:t>「不…不可能！」</w:t>
        </w:r>
      </w:ins>
    </w:p>
    <w:p w:rsidR="000F0075" w:rsidRDefault="00606C88">
      <w:pPr>
        <w:pStyle w:val="12"/>
        <w:spacing w:after="240"/>
        <w:ind w:leftChars="0" w:left="0"/>
        <w:rPr>
          <w:ins w:id="17740" w:author="Administrator" w:date="2019-05-12T20:56:00Z"/>
        </w:rPr>
        <w:pPrChange w:id="17741" w:author="Administrator" w:date="2019-05-11T14:37:00Z">
          <w:pPr>
            <w:pStyle w:val="12"/>
            <w:numPr>
              <w:numId w:val="1"/>
            </w:numPr>
            <w:spacing w:after="240"/>
            <w:ind w:leftChars="0" w:left="360" w:hanging="360"/>
            <w:outlineLvl w:val="0"/>
          </w:pPr>
        </w:pPrChange>
      </w:pPr>
      <w:ins w:id="17742" w:author="Administrator" w:date="2019-05-11T20:04:00Z">
        <w:r>
          <w:rPr>
            <w:rFonts w:hint="eastAsia"/>
          </w:rPr>
          <w:t>「沒有甚麼不可能的…</w:t>
        </w:r>
      </w:ins>
      <w:ins w:id="17743" w:author="Administrator" w:date="2019-05-11T20:05:00Z">
        <w:r>
          <w:rPr>
            <w:rFonts w:hint="eastAsia"/>
          </w:rPr>
          <w:t>來，天兒，跟前輩</w:t>
        </w:r>
      </w:ins>
      <w:ins w:id="17744" w:author="Administrator" w:date="2019-05-11T20:06:00Z">
        <w:r>
          <w:rPr>
            <w:rFonts w:hint="eastAsia"/>
          </w:rPr>
          <w:t>問</w:t>
        </w:r>
      </w:ins>
      <w:ins w:id="17745" w:author="Administrator" w:date="2019-05-11T20:05:00Z">
        <w:r>
          <w:rPr>
            <w:rFonts w:hint="eastAsia"/>
          </w:rPr>
          <w:t>安。」</w:t>
        </w:r>
      </w:ins>
      <w:ins w:id="17746" w:author="Administrator" w:date="2019-05-11T20:07:00Z">
        <w:r>
          <w:rPr>
            <w:rFonts w:hint="eastAsia"/>
          </w:rPr>
          <w:t>仙皇</w:t>
        </w:r>
      </w:ins>
      <w:ins w:id="17747" w:author="Administrator" w:date="2019-05-11T21:32:00Z">
        <w:r w:rsidR="00240508">
          <w:rPr>
            <w:rFonts w:hint="eastAsia"/>
          </w:rPr>
          <w:t>臉上</w:t>
        </w:r>
      </w:ins>
      <w:ins w:id="17748" w:author="Administrator" w:date="2019-05-12T20:55:00Z">
        <w:r w:rsidR="00240508">
          <w:rPr>
            <w:rFonts w:hint="eastAsia"/>
          </w:rPr>
          <w:t>露出了</w:t>
        </w:r>
      </w:ins>
      <w:ins w:id="17749" w:author="Administrator" w:date="2019-05-11T21:32:00Z">
        <w:r w:rsidR="00013156">
          <w:rPr>
            <w:rFonts w:hint="eastAsia"/>
          </w:rPr>
          <w:t>柔和，輕聲</w:t>
        </w:r>
      </w:ins>
      <w:ins w:id="17750" w:author="Administrator" w:date="2019-05-11T21:33:00Z">
        <w:r w:rsidR="00240508">
          <w:rPr>
            <w:rFonts w:hint="eastAsia"/>
          </w:rPr>
          <w:t>對著那女修說道</w:t>
        </w:r>
      </w:ins>
      <w:ins w:id="17751" w:author="Administrator" w:date="2019-05-12T20:55:00Z">
        <w:r w:rsidR="00240508">
          <w:rPr>
            <w:rFonts w:hint="eastAsia"/>
          </w:rPr>
          <w:t>，同時眼神中一抹得意</w:t>
        </w:r>
      </w:ins>
      <w:ins w:id="17752" w:author="Administrator" w:date="2019-05-12T20:56:00Z">
        <w:r w:rsidR="00240508">
          <w:rPr>
            <w:rFonts w:hint="eastAsia"/>
          </w:rPr>
          <w:t>，轉頭看向</w:t>
        </w:r>
        <w:r w:rsidR="00240508" w:rsidRPr="003E206B">
          <w:rPr>
            <w:rFonts w:hint="eastAsia"/>
          </w:rPr>
          <w:t>鴟龜</w:t>
        </w:r>
        <w:r w:rsidR="00240508">
          <w:rPr>
            <w:rFonts w:hint="eastAsia"/>
          </w:rPr>
          <w:t>。</w:t>
        </w:r>
      </w:ins>
    </w:p>
    <w:p w:rsidR="000F0075" w:rsidRDefault="00240508">
      <w:pPr>
        <w:pStyle w:val="12"/>
        <w:spacing w:after="240"/>
        <w:ind w:leftChars="0" w:left="0"/>
        <w:rPr>
          <w:ins w:id="17753" w:author="Administrator" w:date="2019-05-12T20:56:00Z"/>
        </w:rPr>
        <w:pPrChange w:id="17754" w:author="Administrator" w:date="2019-05-11T14:37:00Z">
          <w:pPr>
            <w:pStyle w:val="12"/>
            <w:numPr>
              <w:numId w:val="1"/>
            </w:numPr>
            <w:spacing w:after="240"/>
            <w:ind w:leftChars="0" w:left="360" w:hanging="360"/>
            <w:outlineLvl w:val="0"/>
          </w:pPr>
        </w:pPrChange>
      </w:pPr>
      <w:ins w:id="17755" w:author="Administrator" w:date="2019-05-12T20:56:00Z">
        <w:r>
          <w:rPr>
            <w:rFonts w:hint="eastAsia"/>
          </w:rPr>
          <w:t>這，才是他的後手！</w:t>
        </w:r>
      </w:ins>
    </w:p>
    <w:p w:rsidR="000F0075" w:rsidRDefault="00240508">
      <w:pPr>
        <w:pStyle w:val="12"/>
        <w:spacing w:after="240"/>
        <w:ind w:leftChars="0" w:left="0"/>
        <w:rPr>
          <w:ins w:id="17756" w:author="Administrator" w:date="2019-05-12T20:55:00Z"/>
        </w:rPr>
        <w:pPrChange w:id="17757" w:author="Administrator" w:date="2019-05-11T14:37:00Z">
          <w:pPr>
            <w:pStyle w:val="12"/>
            <w:numPr>
              <w:numId w:val="1"/>
            </w:numPr>
            <w:spacing w:after="240"/>
            <w:ind w:leftChars="0" w:left="360" w:hanging="360"/>
            <w:outlineLvl w:val="0"/>
          </w:pPr>
        </w:pPrChange>
      </w:pPr>
      <w:ins w:id="17758" w:author="Administrator" w:date="2019-05-12T20:56:00Z">
        <w:r>
          <w:rPr>
            <w:rFonts w:hint="eastAsia"/>
          </w:rPr>
          <w:t>這，才是仙皇真正的底氣！</w:t>
        </w:r>
      </w:ins>
    </w:p>
    <w:p w:rsidR="000F0075" w:rsidRDefault="00240508">
      <w:pPr>
        <w:pStyle w:val="12"/>
        <w:spacing w:after="240"/>
        <w:ind w:leftChars="0" w:left="0"/>
        <w:rPr>
          <w:ins w:id="17759" w:author="Administrator" w:date="2019-05-12T20:58:00Z"/>
        </w:rPr>
        <w:pPrChange w:id="17760" w:author="Administrator" w:date="2019-05-11T14:37:00Z">
          <w:pPr>
            <w:pStyle w:val="12"/>
            <w:numPr>
              <w:numId w:val="1"/>
            </w:numPr>
            <w:spacing w:after="240"/>
            <w:ind w:leftChars="0" w:left="360" w:hanging="360"/>
            <w:outlineLvl w:val="0"/>
          </w:pPr>
        </w:pPrChange>
      </w:pPr>
      <w:ins w:id="17761" w:author="Administrator" w:date="2019-05-12T20:56:00Z">
        <w:r>
          <w:rPr>
            <w:rFonts w:hint="eastAsia"/>
          </w:rPr>
          <w:t>可以說，</w:t>
        </w:r>
        <w:r w:rsidR="00CD35EE">
          <w:rPr>
            <w:rFonts w:hint="eastAsia"/>
          </w:rPr>
          <w:t>從頭到尾，仙皇早已</w:t>
        </w:r>
      </w:ins>
      <w:ins w:id="17762" w:author="Administrator" w:date="2019-05-12T20:57:00Z">
        <w:r w:rsidR="00CD35EE">
          <w:rPr>
            <w:rFonts w:hint="eastAsia"/>
          </w:rPr>
          <w:t>立於不敗之地，他之所以要戰，不過是想證明自己的實力，</w:t>
        </w:r>
      </w:ins>
      <w:ins w:id="17763" w:author="Administrator" w:date="2019-05-12T20:58:00Z">
        <w:r w:rsidR="00CD35EE">
          <w:rPr>
            <w:rFonts w:hint="eastAsia"/>
          </w:rPr>
          <w:t>又或是想了解</w:t>
        </w:r>
        <w:r w:rsidR="00CD35EE" w:rsidRPr="003E206B">
          <w:rPr>
            <w:rFonts w:hint="eastAsia"/>
          </w:rPr>
          <w:t>鴟龜</w:t>
        </w:r>
        <w:r w:rsidR="00CD35EE">
          <w:rPr>
            <w:rFonts w:hint="eastAsia"/>
          </w:rPr>
          <w:t>的實力而已。</w:t>
        </w:r>
      </w:ins>
    </w:p>
    <w:p w:rsidR="000F0075" w:rsidRDefault="00CD35EE">
      <w:pPr>
        <w:pStyle w:val="12"/>
        <w:spacing w:after="240"/>
        <w:ind w:leftChars="0" w:left="0"/>
        <w:rPr>
          <w:ins w:id="17764" w:author="Administrator" w:date="2019-05-12T21:01:00Z"/>
        </w:rPr>
        <w:pPrChange w:id="17765" w:author="Administrator" w:date="2019-05-11T14:37:00Z">
          <w:pPr>
            <w:pStyle w:val="12"/>
            <w:numPr>
              <w:numId w:val="1"/>
            </w:numPr>
            <w:spacing w:after="240"/>
            <w:ind w:leftChars="0" w:left="360" w:hanging="360"/>
            <w:outlineLvl w:val="0"/>
          </w:pPr>
        </w:pPrChange>
      </w:pPr>
      <w:ins w:id="17766" w:author="Administrator" w:date="2019-05-12T20:58:00Z">
        <w:r>
          <w:rPr>
            <w:rFonts w:hint="eastAsia"/>
          </w:rPr>
          <w:t>但不管輸贏，他都有把握，能將這龐然大物，</w:t>
        </w:r>
      </w:ins>
      <w:ins w:id="17767" w:author="Administrator" w:date="2019-05-12T20:59:00Z">
        <w:r>
          <w:rPr>
            <w:rFonts w:hint="eastAsia"/>
          </w:rPr>
          <w:t>先祖們始終畏懼不已的</w:t>
        </w:r>
      </w:ins>
      <w:ins w:id="17768" w:author="Administrator" w:date="2019-05-12T21:01:00Z">
        <w:r>
          <w:rPr>
            <w:rFonts w:hint="eastAsia"/>
          </w:rPr>
          <w:t>鎮國聖獸，制得服服貼貼。</w:t>
        </w:r>
      </w:ins>
    </w:p>
    <w:p w:rsidR="000F0075" w:rsidRDefault="00CD35EE">
      <w:pPr>
        <w:pStyle w:val="12"/>
        <w:spacing w:after="240"/>
        <w:ind w:leftChars="0" w:left="0"/>
        <w:rPr>
          <w:ins w:id="17769" w:author="Administrator" w:date="2019-05-13T01:14:00Z"/>
        </w:rPr>
        <w:pPrChange w:id="17770" w:author="Administrator" w:date="2019-05-11T14:37:00Z">
          <w:pPr>
            <w:pStyle w:val="12"/>
            <w:numPr>
              <w:numId w:val="1"/>
            </w:numPr>
            <w:spacing w:after="240"/>
            <w:ind w:leftChars="0" w:left="360" w:hanging="360"/>
            <w:outlineLvl w:val="0"/>
          </w:pPr>
        </w:pPrChange>
      </w:pPr>
      <w:ins w:id="17771" w:author="Administrator" w:date="2019-05-12T21:04:00Z">
        <w:r>
          <w:rPr>
            <w:rFonts w:hint="eastAsia"/>
          </w:rPr>
          <w:t>哪怕最終不能將牠留下，也能平息這千萬年來的</w:t>
        </w:r>
      </w:ins>
      <w:ins w:id="17772" w:author="Administrator" w:date="2019-05-12T21:07:00Z">
        <w:r w:rsidR="000F0E8F">
          <w:rPr>
            <w:rFonts w:hint="eastAsia"/>
          </w:rPr>
          <w:t>怒火。</w:t>
        </w:r>
      </w:ins>
    </w:p>
    <w:p w:rsidR="000F0075" w:rsidRDefault="00450F87">
      <w:pPr>
        <w:pStyle w:val="12"/>
        <w:spacing w:after="240"/>
        <w:ind w:leftChars="0" w:left="0"/>
        <w:rPr>
          <w:ins w:id="17773" w:author="Administrator" w:date="2019-05-13T01:15:00Z"/>
        </w:rPr>
        <w:pPrChange w:id="17774" w:author="Administrator" w:date="2019-05-11T14:37:00Z">
          <w:pPr>
            <w:pStyle w:val="12"/>
            <w:numPr>
              <w:numId w:val="1"/>
            </w:numPr>
            <w:spacing w:after="240"/>
            <w:ind w:leftChars="0" w:left="360" w:hanging="360"/>
            <w:outlineLvl w:val="0"/>
          </w:pPr>
        </w:pPrChange>
      </w:pPr>
      <w:ins w:id="17775" w:author="Administrator" w:date="2019-05-13T01:14:00Z">
        <w:r>
          <w:rPr>
            <w:rFonts w:hint="eastAsia"/>
          </w:rPr>
          <w:lastRenderedPageBreak/>
          <w:t>只不過，他沒料到，</w:t>
        </w:r>
        <w:r w:rsidRPr="003E206B">
          <w:rPr>
            <w:rFonts w:hint="eastAsia"/>
          </w:rPr>
          <w:t>鴟龜</w:t>
        </w:r>
        <w:r>
          <w:rPr>
            <w:rFonts w:hint="eastAsia"/>
          </w:rPr>
          <w:t>的修為的確比他高出太多，憑</w:t>
        </w:r>
      </w:ins>
      <w:ins w:id="17776" w:author="Administrator" w:date="2019-05-13T01:15:00Z">
        <w:r>
          <w:rPr>
            <w:rFonts w:hint="eastAsia"/>
          </w:rPr>
          <w:t>藉著五行八封陣，自己最終仍難逃一敗。</w:t>
        </w:r>
      </w:ins>
    </w:p>
    <w:p w:rsidR="000F0075" w:rsidRDefault="00450F87">
      <w:pPr>
        <w:pStyle w:val="12"/>
        <w:spacing w:after="240"/>
        <w:ind w:leftChars="0" w:left="0"/>
        <w:rPr>
          <w:ins w:id="17777" w:author="Administrator" w:date="2019-05-13T01:18:00Z"/>
        </w:rPr>
        <w:pPrChange w:id="17778" w:author="Administrator" w:date="2019-05-11T14:37:00Z">
          <w:pPr>
            <w:pStyle w:val="12"/>
            <w:numPr>
              <w:numId w:val="1"/>
            </w:numPr>
            <w:spacing w:after="240"/>
            <w:ind w:leftChars="0" w:left="360" w:hanging="360"/>
            <w:outlineLvl w:val="0"/>
          </w:pPr>
        </w:pPrChange>
      </w:pPr>
      <w:ins w:id="17779" w:author="Administrator" w:date="2019-05-13T01:15:00Z">
        <w:r>
          <w:rPr>
            <w:rFonts w:hint="eastAsia"/>
          </w:rPr>
          <w:t>好在，也不是一無所獲，這場鬥法，在</w:t>
        </w:r>
      </w:ins>
      <w:ins w:id="17780" w:author="Administrator" w:date="2019-05-13T01:16:00Z">
        <w:r>
          <w:rPr>
            <w:rFonts w:hint="eastAsia"/>
          </w:rPr>
          <w:t>戰鬥中</w:t>
        </w:r>
      </w:ins>
      <w:ins w:id="17781" w:author="Administrator" w:date="2019-05-13T01:15:00Z">
        <w:r>
          <w:rPr>
            <w:rFonts w:hint="eastAsia"/>
          </w:rPr>
          <w:t>，他看到了比自己高</w:t>
        </w:r>
      </w:ins>
      <w:ins w:id="17782" w:author="Administrator" w:date="2019-05-13T01:18:00Z">
        <w:r>
          <w:rPr>
            <w:rFonts w:hint="eastAsia"/>
          </w:rPr>
          <w:t>更多</w:t>
        </w:r>
      </w:ins>
      <w:ins w:id="17783" w:author="Administrator" w:date="2019-05-13T01:16:00Z">
        <w:r>
          <w:rPr>
            <w:rFonts w:hint="eastAsia"/>
          </w:rPr>
          <w:t>層境界</w:t>
        </w:r>
      </w:ins>
      <w:ins w:id="17784" w:author="Administrator" w:date="2019-05-13T01:18:00Z">
        <w:r>
          <w:rPr>
            <w:rFonts w:hint="eastAsia"/>
          </w:rPr>
          <w:t>的可能</w:t>
        </w:r>
      </w:ins>
      <w:ins w:id="17785" w:author="Administrator" w:date="2019-05-13T01:16:00Z">
        <w:r>
          <w:rPr>
            <w:rFonts w:hint="eastAsia"/>
          </w:rPr>
          <w:t>，不論是對靈力的控制，還是對天地間法則的運用，雖不懂，但也有所啟示</w:t>
        </w:r>
      </w:ins>
      <w:ins w:id="17786" w:author="Administrator" w:date="2019-05-13T01:18:00Z">
        <w:r>
          <w:rPr>
            <w:rFonts w:hint="eastAsia"/>
          </w:rPr>
          <w:t>。</w:t>
        </w:r>
      </w:ins>
    </w:p>
    <w:p w:rsidR="000F0075" w:rsidRDefault="00450F87">
      <w:pPr>
        <w:pStyle w:val="12"/>
        <w:spacing w:after="240"/>
        <w:ind w:leftChars="0" w:left="0"/>
        <w:rPr>
          <w:ins w:id="17787" w:author="Administrator" w:date="2019-05-12T21:07:00Z"/>
        </w:rPr>
        <w:pPrChange w:id="17788" w:author="Administrator" w:date="2019-05-11T14:37:00Z">
          <w:pPr>
            <w:pStyle w:val="12"/>
            <w:numPr>
              <w:numId w:val="1"/>
            </w:numPr>
            <w:spacing w:after="240"/>
            <w:ind w:leftChars="0" w:left="360" w:hanging="360"/>
            <w:outlineLvl w:val="0"/>
          </w:pPr>
        </w:pPrChange>
      </w:pPr>
      <w:ins w:id="17789" w:author="Administrator" w:date="2019-05-13T01:16:00Z">
        <w:r>
          <w:rPr>
            <w:rFonts w:hint="eastAsia"/>
          </w:rPr>
          <w:t>這對</w:t>
        </w:r>
      </w:ins>
      <w:ins w:id="17790" w:author="Administrator" w:date="2019-05-13T01:17:00Z">
        <w:r>
          <w:rPr>
            <w:rFonts w:hint="eastAsia"/>
          </w:rPr>
          <w:t>於修為早就</w:t>
        </w:r>
      </w:ins>
      <w:ins w:id="17791" w:author="Administrator" w:date="2019-05-13T01:16:00Z">
        <w:r>
          <w:rPr>
            <w:rFonts w:hint="eastAsia"/>
          </w:rPr>
          <w:t>達到</w:t>
        </w:r>
      </w:ins>
      <w:ins w:id="17792" w:author="Administrator" w:date="2019-05-13T01:17:00Z">
        <w:r>
          <w:rPr>
            <w:rFonts w:hint="eastAsia"/>
          </w:rPr>
          <w:t>頂峰已久的他，無疑是</w:t>
        </w:r>
      </w:ins>
      <w:ins w:id="17793" w:author="Administrator" w:date="2019-05-13T01:18:00Z">
        <w:r>
          <w:rPr>
            <w:rFonts w:hint="eastAsia"/>
          </w:rPr>
          <w:t>場機緣，引領他，邁向更遠的</w:t>
        </w:r>
      </w:ins>
      <w:ins w:id="17794" w:author="Administrator" w:date="2019-05-13T01:19:00Z">
        <w:r>
          <w:rPr>
            <w:rFonts w:hint="eastAsia"/>
          </w:rPr>
          <w:t>彼岸前行。</w:t>
        </w:r>
      </w:ins>
    </w:p>
    <w:p w:rsidR="000F0075" w:rsidRDefault="00450F87">
      <w:pPr>
        <w:pStyle w:val="12"/>
        <w:spacing w:after="240"/>
        <w:ind w:leftChars="0" w:left="0"/>
        <w:rPr>
          <w:ins w:id="17795" w:author="Administrator" w:date="2019-05-11T21:33:00Z"/>
        </w:rPr>
        <w:pPrChange w:id="17796" w:author="Administrator" w:date="2019-05-11T14:37:00Z">
          <w:pPr>
            <w:pStyle w:val="12"/>
            <w:numPr>
              <w:numId w:val="1"/>
            </w:numPr>
            <w:spacing w:after="240"/>
            <w:ind w:leftChars="0" w:left="360" w:hanging="360"/>
            <w:outlineLvl w:val="0"/>
          </w:pPr>
        </w:pPrChange>
      </w:pPr>
      <w:ins w:id="17797" w:author="Administrator" w:date="2019-05-13T01:19:00Z">
        <w:r>
          <w:rPr>
            <w:rFonts w:hint="eastAsia"/>
          </w:rPr>
          <w:t>在他思考的同時，那</w:t>
        </w:r>
      </w:ins>
      <w:ins w:id="17798" w:author="Administrator" w:date="2019-05-12T21:07:00Z">
        <w:r w:rsidR="000F0E8F">
          <w:rPr>
            <w:rFonts w:hint="eastAsia"/>
          </w:rPr>
          <w:t>那女修已經來到</w:t>
        </w:r>
      </w:ins>
      <w:ins w:id="17799" w:author="Administrator" w:date="2019-05-13T01:19:00Z">
        <w:r>
          <w:rPr>
            <w:rFonts w:hint="eastAsia"/>
          </w:rPr>
          <w:t>兩人面前。</w:t>
        </w:r>
      </w:ins>
    </w:p>
    <w:p w:rsidR="000F0075" w:rsidRDefault="00013156">
      <w:pPr>
        <w:pStyle w:val="12"/>
        <w:spacing w:after="240"/>
        <w:ind w:leftChars="0" w:left="0"/>
        <w:rPr>
          <w:ins w:id="17800" w:author="Administrator" w:date="2019-05-11T21:40:00Z"/>
        </w:rPr>
        <w:pPrChange w:id="17801" w:author="Administrator" w:date="2019-05-11T14:37:00Z">
          <w:pPr>
            <w:pStyle w:val="12"/>
            <w:numPr>
              <w:numId w:val="1"/>
            </w:numPr>
            <w:spacing w:after="240"/>
            <w:ind w:leftChars="0" w:left="360" w:hanging="360"/>
            <w:outlineLvl w:val="0"/>
          </w:pPr>
        </w:pPrChange>
      </w:pPr>
      <w:ins w:id="17802" w:author="Administrator" w:date="2019-05-11T21:39:00Z">
        <w:r>
          <w:rPr>
            <w:rFonts w:hint="eastAsia"/>
          </w:rPr>
          <w:t>後者毫無</w:t>
        </w:r>
      </w:ins>
      <w:ins w:id="17803" w:author="Administrator" w:date="2019-05-11T21:40:00Z">
        <w:r w:rsidR="00450F87">
          <w:rPr>
            <w:rFonts w:hint="eastAsia"/>
          </w:rPr>
          <w:t>畏懼，</w:t>
        </w:r>
      </w:ins>
      <w:ins w:id="17804" w:author="Administrator" w:date="2019-05-13T01:19:00Z">
        <w:r w:rsidR="00450F87">
          <w:rPr>
            <w:rFonts w:hint="eastAsia"/>
          </w:rPr>
          <w:t>緩步</w:t>
        </w:r>
      </w:ins>
      <w:ins w:id="17805" w:author="Administrator" w:date="2019-05-11T21:40:00Z">
        <w:r>
          <w:rPr>
            <w:rFonts w:hint="eastAsia"/>
          </w:rPr>
          <w:t>朝著比她大上數百倍的</w:t>
        </w:r>
        <w:r w:rsidRPr="003E206B">
          <w:rPr>
            <w:rFonts w:hint="eastAsia"/>
          </w:rPr>
          <w:t>鴟龜</w:t>
        </w:r>
        <w:r>
          <w:rPr>
            <w:rFonts w:hint="eastAsia"/>
          </w:rPr>
          <w:t>頭顱，盈盈一拜，</w:t>
        </w:r>
      </w:ins>
    </w:p>
    <w:p w:rsidR="000F0075" w:rsidRDefault="00013156">
      <w:pPr>
        <w:pStyle w:val="12"/>
        <w:spacing w:after="240"/>
        <w:ind w:leftChars="0" w:left="0"/>
        <w:rPr>
          <w:ins w:id="17806" w:author="Administrator" w:date="2019-05-11T21:40:00Z"/>
        </w:rPr>
        <w:pPrChange w:id="17807" w:author="Administrator" w:date="2019-05-11T14:37:00Z">
          <w:pPr>
            <w:pStyle w:val="12"/>
            <w:numPr>
              <w:numId w:val="1"/>
            </w:numPr>
            <w:spacing w:after="240"/>
            <w:ind w:leftChars="0" w:left="360" w:hanging="360"/>
            <w:outlineLvl w:val="0"/>
          </w:pPr>
        </w:pPrChange>
      </w:pPr>
      <w:ins w:id="17808" w:author="Administrator" w:date="2019-05-11T21:40:00Z">
        <w:r>
          <w:rPr>
            <w:rFonts w:hint="eastAsia"/>
          </w:rPr>
          <w:t>「晚輩儀天，見過前輩…」</w:t>
        </w:r>
      </w:ins>
    </w:p>
    <w:p w:rsidR="000F0075" w:rsidRDefault="00013156">
      <w:pPr>
        <w:pStyle w:val="12"/>
        <w:spacing w:after="240"/>
        <w:ind w:leftChars="0" w:left="0"/>
        <w:rPr>
          <w:ins w:id="17809" w:author="Administrator" w:date="2019-05-11T21:41:00Z"/>
        </w:rPr>
        <w:pPrChange w:id="17810" w:author="Administrator" w:date="2019-05-11T14:37:00Z">
          <w:pPr>
            <w:pStyle w:val="12"/>
            <w:numPr>
              <w:numId w:val="1"/>
            </w:numPr>
            <w:spacing w:after="240"/>
            <w:ind w:leftChars="0" w:left="360" w:hanging="360"/>
            <w:outlineLvl w:val="0"/>
          </w:pPr>
        </w:pPrChange>
      </w:pPr>
      <w:ins w:id="17811" w:author="Administrator" w:date="2019-05-11T21:40:00Z">
        <w:r>
          <w:rPr>
            <w:rFonts w:hint="eastAsia"/>
          </w:rPr>
          <w:t>「妳</w:t>
        </w:r>
      </w:ins>
      <w:ins w:id="17812" w:author="Administrator" w:date="2019-05-11T21:41:00Z">
        <w:r>
          <w:rPr>
            <w:rFonts w:hint="eastAsia"/>
          </w:rPr>
          <w:t>…妳…」</w:t>
        </w:r>
        <w:r w:rsidRPr="003E206B">
          <w:rPr>
            <w:rFonts w:hint="eastAsia"/>
          </w:rPr>
          <w:t>鴟龜</w:t>
        </w:r>
        <w:r>
          <w:rPr>
            <w:rFonts w:hint="eastAsia"/>
          </w:rPr>
          <w:t>怔怔看著</w:t>
        </w:r>
      </w:ins>
      <w:ins w:id="17813" w:author="Administrator" w:date="2019-05-11T21:51:00Z">
        <w:r w:rsidR="00153E2B">
          <w:rPr>
            <w:rFonts w:hint="eastAsia"/>
          </w:rPr>
          <w:t>儀天</w:t>
        </w:r>
      </w:ins>
      <w:ins w:id="17814" w:author="Administrator" w:date="2019-05-11T21:41:00Z">
        <w:r>
          <w:rPr>
            <w:rFonts w:hint="eastAsia"/>
          </w:rPr>
          <w:t>，半晌說不出話來。</w:t>
        </w:r>
      </w:ins>
    </w:p>
    <w:p w:rsidR="000F0075" w:rsidRDefault="00013156">
      <w:pPr>
        <w:pStyle w:val="12"/>
        <w:spacing w:after="240"/>
        <w:ind w:leftChars="0" w:left="0"/>
        <w:rPr>
          <w:ins w:id="17815" w:author="Administrator" w:date="2019-05-11T21:50:00Z"/>
        </w:rPr>
        <w:pPrChange w:id="17816" w:author="Administrator" w:date="2019-05-11T14:37:00Z">
          <w:pPr>
            <w:pStyle w:val="12"/>
            <w:numPr>
              <w:numId w:val="1"/>
            </w:numPr>
            <w:spacing w:after="240"/>
            <w:ind w:leftChars="0" w:left="360" w:hanging="360"/>
            <w:outlineLvl w:val="0"/>
          </w:pPr>
        </w:pPrChange>
      </w:pPr>
      <w:ins w:id="17817" w:author="Administrator" w:date="2019-05-11T21:41:00Z">
        <w:r>
          <w:rPr>
            <w:rFonts w:hint="eastAsia"/>
          </w:rPr>
          <w:t>良久，</w:t>
        </w:r>
      </w:ins>
      <w:ins w:id="17818" w:author="Administrator" w:date="2019-05-13T01:20:00Z">
        <w:r w:rsidR="00450F87">
          <w:rPr>
            <w:rFonts w:hint="eastAsia"/>
          </w:rPr>
          <w:t>牠</w:t>
        </w:r>
      </w:ins>
      <w:ins w:id="17819" w:author="Administrator" w:date="2019-05-11T21:41:00Z">
        <w:r>
          <w:rPr>
            <w:rFonts w:hint="eastAsia"/>
          </w:rPr>
          <w:t>才嘆了口氣說，</w:t>
        </w:r>
      </w:ins>
      <w:ins w:id="17820" w:author="Administrator" w:date="2019-05-13T01:20:00Z">
        <w:r w:rsidR="00450F87">
          <w:rPr>
            <w:rFonts w:hint="eastAsia"/>
          </w:rPr>
          <w:t>兩行清淚，滾滾如瀑布般從巨洞中的</w:t>
        </w:r>
      </w:ins>
      <w:ins w:id="17821" w:author="Administrator" w:date="2019-05-13T01:21:00Z">
        <w:r w:rsidR="00450F87">
          <w:rPr>
            <w:rFonts w:hint="eastAsia"/>
          </w:rPr>
          <w:t>眼瞳中流洩下來，</w:t>
        </w:r>
      </w:ins>
      <w:ins w:id="17822" w:author="Administrator" w:date="2019-05-11T21:41:00Z">
        <w:r>
          <w:rPr>
            <w:rFonts w:hint="eastAsia"/>
          </w:rPr>
          <w:t>「仙姑…妳</w:t>
        </w:r>
      </w:ins>
      <w:ins w:id="17823" w:author="Administrator" w:date="2019-05-11T21:50:00Z">
        <w:r w:rsidR="00153E2B">
          <w:rPr>
            <w:rFonts w:hint="eastAsia"/>
          </w:rPr>
          <w:t>不</w:t>
        </w:r>
      </w:ins>
      <w:ins w:id="17824" w:author="Administrator" w:date="2019-05-11T22:08:00Z">
        <w:r w:rsidR="00763D74">
          <w:rPr>
            <w:rFonts w:hint="eastAsia"/>
          </w:rPr>
          <w:t>認</w:t>
        </w:r>
      </w:ins>
      <w:ins w:id="17825" w:author="Administrator" w:date="2019-05-11T21:50:00Z">
        <w:r w:rsidR="00153E2B">
          <w:rPr>
            <w:rFonts w:hint="eastAsia"/>
          </w:rPr>
          <w:t>得我了…」</w:t>
        </w:r>
      </w:ins>
    </w:p>
    <w:p w:rsidR="000F0075" w:rsidRDefault="00153E2B">
      <w:pPr>
        <w:pStyle w:val="12"/>
        <w:spacing w:after="240"/>
        <w:ind w:leftChars="0" w:left="0"/>
        <w:rPr>
          <w:ins w:id="17826" w:author="Administrator" w:date="2019-05-11T22:07:00Z"/>
        </w:rPr>
        <w:pPrChange w:id="17827" w:author="Administrator" w:date="2019-05-11T14:37:00Z">
          <w:pPr>
            <w:pStyle w:val="12"/>
            <w:numPr>
              <w:numId w:val="1"/>
            </w:numPr>
            <w:spacing w:after="240"/>
            <w:ind w:leftChars="0" w:left="360" w:hanging="360"/>
            <w:outlineLvl w:val="0"/>
          </w:pPr>
        </w:pPrChange>
      </w:pPr>
      <w:ins w:id="17828" w:author="Administrator" w:date="2019-05-11T21:51:00Z">
        <w:r>
          <w:rPr>
            <w:rFonts w:hint="eastAsia"/>
          </w:rPr>
          <w:t>儀天</w:t>
        </w:r>
      </w:ins>
      <w:ins w:id="17829" w:author="Administrator" w:date="2019-05-11T21:50:00Z">
        <w:r>
          <w:rPr>
            <w:rFonts w:hint="eastAsia"/>
          </w:rPr>
          <w:t>眼神閃過一絲</w:t>
        </w:r>
      </w:ins>
      <w:ins w:id="17830" w:author="Administrator" w:date="2019-05-11T22:01:00Z">
        <w:r w:rsidR="00450F87">
          <w:rPr>
            <w:rFonts w:hint="eastAsia"/>
          </w:rPr>
          <w:t>異</w:t>
        </w:r>
      </w:ins>
      <w:ins w:id="17831" w:author="Administrator" w:date="2019-05-13T01:21:00Z">
        <w:r w:rsidR="00450F87">
          <w:rPr>
            <w:rFonts w:hint="eastAsia"/>
          </w:rPr>
          <w:t>芒</w:t>
        </w:r>
      </w:ins>
      <w:ins w:id="17832" w:author="Administrator" w:date="2019-05-11T21:50:00Z">
        <w:r w:rsidR="00450F87">
          <w:rPr>
            <w:rFonts w:hint="eastAsia"/>
          </w:rPr>
          <w:t>，</w:t>
        </w:r>
      </w:ins>
      <w:ins w:id="17833" w:author="Administrator" w:date="2019-05-11T21:51:00Z">
        <w:r>
          <w:rPr>
            <w:rFonts w:hint="eastAsia"/>
          </w:rPr>
          <w:t>柔</w:t>
        </w:r>
      </w:ins>
      <w:ins w:id="17834" w:author="Administrator" w:date="2019-05-11T21:50:00Z">
        <w:r>
          <w:rPr>
            <w:rFonts w:hint="eastAsia"/>
          </w:rPr>
          <w:t>聲說道</w:t>
        </w:r>
      </w:ins>
      <w:ins w:id="17835" w:author="Administrator" w:date="2019-05-11T21:51:00Z">
        <w:r>
          <w:rPr>
            <w:rFonts w:hint="eastAsia"/>
          </w:rPr>
          <w:t>，「</w:t>
        </w:r>
      </w:ins>
      <w:ins w:id="17836" w:author="Administrator" w:date="2019-05-12T16:10:00Z">
        <w:r w:rsidR="00694174">
          <w:rPr>
            <w:rFonts w:hint="eastAsia"/>
          </w:rPr>
          <w:t>胭脂</w:t>
        </w:r>
      </w:ins>
      <w:ins w:id="17837" w:author="Administrator" w:date="2019-05-11T21:51:00Z">
        <w:r>
          <w:rPr>
            <w:rFonts w:hint="eastAsia"/>
          </w:rPr>
          <w:t>仙姑之事，晚輩</w:t>
        </w:r>
      </w:ins>
      <w:ins w:id="17838" w:author="Administrator" w:date="2019-05-11T21:52:00Z">
        <w:r>
          <w:rPr>
            <w:rFonts w:hint="eastAsia"/>
          </w:rPr>
          <w:t>從小</w:t>
        </w:r>
      </w:ins>
      <w:ins w:id="17839" w:author="Administrator" w:date="2019-05-11T22:04:00Z">
        <w:r w:rsidR="00763D74">
          <w:rPr>
            <w:rFonts w:hint="eastAsia"/>
          </w:rPr>
          <w:t>便聽</w:t>
        </w:r>
      </w:ins>
      <w:ins w:id="17840" w:author="Administrator" w:date="2019-05-11T22:01:00Z">
        <w:r w:rsidR="00763D74">
          <w:rPr>
            <w:rFonts w:hint="eastAsia"/>
          </w:rPr>
          <w:t>父親</w:t>
        </w:r>
      </w:ins>
      <w:ins w:id="17841" w:author="Administrator" w:date="2019-05-11T22:03:00Z">
        <w:r w:rsidR="00763D74">
          <w:rPr>
            <w:rFonts w:hint="eastAsia"/>
          </w:rPr>
          <w:t>提</w:t>
        </w:r>
      </w:ins>
      <w:ins w:id="17842" w:author="Administrator" w:date="2019-05-11T22:04:00Z">
        <w:r w:rsidR="00763D74">
          <w:rPr>
            <w:rFonts w:hint="eastAsia"/>
          </w:rPr>
          <w:t>起</w:t>
        </w:r>
      </w:ins>
      <w:ins w:id="17843" w:author="Administrator" w:date="2019-05-11T22:07:00Z">
        <w:r w:rsidR="00763D74">
          <w:rPr>
            <w:rFonts w:hint="eastAsia"/>
          </w:rPr>
          <w:t>，</w:t>
        </w:r>
      </w:ins>
      <w:ins w:id="17844" w:author="Administrator" w:date="2019-05-11T22:02:00Z">
        <w:r w:rsidR="00763D74">
          <w:rPr>
            <w:rFonts w:hint="eastAsia"/>
          </w:rPr>
          <w:t>仙姑為人風範</w:t>
        </w:r>
      </w:ins>
      <w:ins w:id="17845" w:author="Administrator" w:date="2019-05-11T22:05:00Z">
        <w:r w:rsidR="00763D74">
          <w:rPr>
            <w:rFonts w:hint="eastAsia"/>
          </w:rPr>
          <w:t>高雅</w:t>
        </w:r>
      </w:ins>
      <w:ins w:id="17846" w:author="Administrator" w:date="2019-05-11T22:02:00Z">
        <w:r w:rsidR="00763D74">
          <w:rPr>
            <w:rFonts w:hint="eastAsia"/>
          </w:rPr>
          <w:t>，晚輩甚是景仰</w:t>
        </w:r>
      </w:ins>
      <w:ins w:id="17847" w:author="Administrator" w:date="2019-05-11T22:07:00Z">
        <w:r w:rsidR="00763D74">
          <w:rPr>
            <w:rFonts w:hint="eastAsia"/>
          </w:rPr>
          <w:t>。</w:t>
        </w:r>
      </w:ins>
      <w:ins w:id="17848" w:author="Administrator" w:date="2019-05-11T22:02:00Z">
        <w:r w:rsidR="00763D74">
          <w:rPr>
            <w:rFonts w:hint="eastAsia"/>
          </w:rPr>
          <w:t>只可惜，晚輩</w:t>
        </w:r>
      </w:ins>
      <w:ins w:id="17849" w:author="Administrator" w:date="2019-05-11T22:03:00Z">
        <w:r w:rsidR="00763D74">
          <w:rPr>
            <w:rFonts w:hint="eastAsia"/>
          </w:rPr>
          <w:t>不是仙姑，</w:t>
        </w:r>
      </w:ins>
      <w:ins w:id="17850" w:author="Administrator" w:date="2019-05-11T22:05:00Z">
        <w:r w:rsidR="00763D74">
          <w:rPr>
            <w:rFonts w:hint="eastAsia"/>
          </w:rPr>
          <w:t>今天之前，</w:t>
        </w:r>
      </w:ins>
      <w:ins w:id="17851" w:author="Administrator" w:date="2019-05-11T22:06:00Z">
        <w:r w:rsidR="00763D74">
          <w:rPr>
            <w:rFonts w:hint="eastAsia"/>
          </w:rPr>
          <w:t>未曾</w:t>
        </w:r>
      </w:ins>
      <w:ins w:id="17852" w:author="Administrator" w:date="2019-05-11T22:07:00Z">
        <w:r w:rsidR="00763D74">
          <w:rPr>
            <w:rFonts w:hint="eastAsia"/>
          </w:rPr>
          <w:t>識得</w:t>
        </w:r>
      </w:ins>
      <w:ins w:id="17853" w:author="Administrator" w:date="2019-05-11T22:06:00Z">
        <w:r w:rsidR="00763D74">
          <w:rPr>
            <w:rFonts w:hint="eastAsia"/>
          </w:rPr>
          <w:t>前輩，</w:t>
        </w:r>
      </w:ins>
      <w:ins w:id="17854" w:author="Administrator" w:date="2019-05-11T22:08:00Z">
        <w:r w:rsidR="00763D74">
          <w:rPr>
            <w:rFonts w:hint="eastAsia"/>
          </w:rPr>
          <w:t>請</w:t>
        </w:r>
      </w:ins>
      <w:ins w:id="17855" w:author="Administrator" w:date="2019-05-11T22:07:00Z">
        <w:r w:rsidR="00763D74">
          <w:rPr>
            <w:rFonts w:hint="eastAsia"/>
          </w:rPr>
          <w:t>前輩見諒。」</w:t>
        </w:r>
      </w:ins>
    </w:p>
    <w:p w:rsidR="000F0075" w:rsidRDefault="00450F87">
      <w:pPr>
        <w:pStyle w:val="12"/>
        <w:spacing w:after="240"/>
        <w:ind w:leftChars="0" w:left="0"/>
        <w:rPr>
          <w:ins w:id="17856" w:author="Administrator" w:date="2019-05-12T16:11:00Z"/>
        </w:rPr>
        <w:pPrChange w:id="17857" w:author="Administrator" w:date="2019-05-11T14:37:00Z">
          <w:pPr>
            <w:pStyle w:val="12"/>
            <w:numPr>
              <w:numId w:val="1"/>
            </w:numPr>
            <w:spacing w:after="240"/>
            <w:ind w:leftChars="0" w:left="360" w:hanging="360"/>
            <w:outlineLvl w:val="0"/>
          </w:pPr>
        </w:pPrChange>
      </w:pPr>
      <w:ins w:id="17858" w:author="Administrator" w:date="2019-05-11T22:08:00Z">
        <w:r>
          <w:rPr>
            <w:rFonts w:hint="eastAsia"/>
          </w:rPr>
          <w:t>說完，又是</w:t>
        </w:r>
      </w:ins>
      <w:ins w:id="17859" w:author="Administrator" w:date="2019-05-13T01:21:00Z">
        <w:r>
          <w:rPr>
            <w:rFonts w:hint="eastAsia"/>
          </w:rPr>
          <w:t>再</w:t>
        </w:r>
      </w:ins>
      <w:ins w:id="17860" w:author="Administrator" w:date="2019-05-11T22:08:00Z">
        <w:r w:rsidR="00763D74">
          <w:rPr>
            <w:rFonts w:hint="eastAsia"/>
          </w:rPr>
          <w:t>拜，</w:t>
        </w:r>
      </w:ins>
      <w:ins w:id="17861" w:author="Administrator" w:date="2019-05-11T22:09:00Z">
        <w:r w:rsidR="00763D74">
          <w:rPr>
            <w:rFonts w:hint="eastAsia"/>
          </w:rPr>
          <w:t>這才緩緩站回仙皇的身後。</w:t>
        </w:r>
      </w:ins>
    </w:p>
    <w:p w:rsidR="000F0075" w:rsidRDefault="00694174">
      <w:pPr>
        <w:pStyle w:val="12"/>
        <w:spacing w:after="240"/>
        <w:ind w:leftChars="0" w:left="0"/>
        <w:rPr>
          <w:ins w:id="17862" w:author="Administrator" w:date="2019-05-11T22:09:00Z"/>
        </w:rPr>
        <w:pPrChange w:id="17863" w:author="Administrator" w:date="2019-05-11T14:37:00Z">
          <w:pPr>
            <w:pStyle w:val="12"/>
            <w:numPr>
              <w:numId w:val="1"/>
            </w:numPr>
            <w:spacing w:after="240"/>
            <w:ind w:leftChars="0" w:left="360" w:hanging="360"/>
            <w:outlineLvl w:val="0"/>
          </w:pPr>
        </w:pPrChange>
      </w:pPr>
      <w:ins w:id="17864" w:author="Administrator" w:date="2019-05-12T16:11:00Z">
        <w:r>
          <w:rPr>
            <w:rFonts w:hint="eastAsia"/>
          </w:rPr>
          <w:t>這</w:t>
        </w:r>
      </w:ins>
      <w:ins w:id="17865" w:author="Administrator" w:date="2019-05-12T16:12:00Z">
        <w:r>
          <w:rPr>
            <w:rFonts w:hint="eastAsia"/>
          </w:rPr>
          <w:t>幾句話，</w:t>
        </w:r>
      </w:ins>
      <w:ins w:id="17866" w:author="Administrator" w:date="2019-05-12T16:26:00Z">
        <w:r w:rsidR="004B6548">
          <w:rPr>
            <w:rFonts w:hint="eastAsia"/>
          </w:rPr>
          <w:t>說</w:t>
        </w:r>
      </w:ins>
      <w:ins w:id="17867" w:author="Administrator" w:date="2019-05-13T01:22:00Z">
        <w:r w:rsidR="00450F87">
          <w:rPr>
            <w:rFonts w:hint="eastAsia"/>
          </w:rPr>
          <w:t>起</w:t>
        </w:r>
      </w:ins>
      <w:ins w:id="17868" w:author="Administrator" w:date="2019-05-12T16:26:00Z">
        <w:r w:rsidR="004B6548">
          <w:rPr>
            <w:rFonts w:hint="eastAsia"/>
          </w:rPr>
          <w:t>來</w:t>
        </w:r>
      </w:ins>
      <w:ins w:id="17869" w:author="Administrator" w:date="2019-05-12T16:12:00Z">
        <w:r>
          <w:rPr>
            <w:rFonts w:hint="eastAsia"/>
          </w:rPr>
          <w:t>不</w:t>
        </w:r>
      </w:ins>
      <w:ins w:id="17870" w:author="Administrator" w:date="2019-05-12T16:11:00Z">
        <w:r w:rsidR="004B6548">
          <w:rPr>
            <w:rFonts w:hint="eastAsia"/>
          </w:rPr>
          <w:t>過短短</w:t>
        </w:r>
      </w:ins>
      <w:ins w:id="17871" w:author="Administrator" w:date="2019-05-12T16:26:00Z">
        <w:r w:rsidR="004B6548">
          <w:rPr>
            <w:rFonts w:hint="eastAsia"/>
          </w:rPr>
          <w:t>幾個</w:t>
        </w:r>
      </w:ins>
      <w:ins w:id="17872" w:author="Administrator" w:date="2019-05-12T16:11:00Z">
        <w:r>
          <w:rPr>
            <w:rFonts w:hint="eastAsia"/>
          </w:rPr>
          <w:t>呼吸，可在</w:t>
        </w:r>
      </w:ins>
      <w:ins w:id="17873" w:author="Administrator" w:date="2019-05-12T16:12:00Z">
        <w:r w:rsidRPr="003E206B">
          <w:rPr>
            <w:rFonts w:hint="eastAsia"/>
          </w:rPr>
          <w:t>鴟龜</w:t>
        </w:r>
      </w:ins>
      <w:ins w:id="17874" w:author="Administrator" w:date="2019-05-12T16:26:00Z">
        <w:r w:rsidR="004B6548">
          <w:rPr>
            <w:rFonts w:hint="eastAsia"/>
          </w:rPr>
          <w:t>耳中，卻是有如千年之久。</w:t>
        </w:r>
      </w:ins>
    </w:p>
    <w:p w:rsidR="000F0075" w:rsidRDefault="004B6548">
      <w:pPr>
        <w:pStyle w:val="12"/>
        <w:spacing w:after="240"/>
        <w:ind w:leftChars="0" w:left="0"/>
        <w:rPr>
          <w:ins w:id="17875" w:author="Administrator" w:date="2019-05-12T16:27:00Z"/>
        </w:rPr>
        <w:pPrChange w:id="17876" w:author="Administrator" w:date="2019-05-11T14:37:00Z">
          <w:pPr>
            <w:pStyle w:val="12"/>
            <w:numPr>
              <w:numId w:val="1"/>
            </w:numPr>
            <w:spacing w:after="240"/>
            <w:ind w:leftChars="0" w:left="360" w:hanging="360"/>
            <w:outlineLvl w:val="0"/>
          </w:pPr>
        </w:pPrChange>
      </w:pPr>
      <w:ins w:id="17877" w:author="Administrator" w:date="2019-05-12T16:26:00Z">
        <w:r>
          <w:rPr>
            <w:rFonts w:hint="eastAsia"/>
          </w:rPr>
          <w:t>牠</w:t>
        </w:r>
      </w:ins>
      <w:ins w:id="17878" w:author="Administrator" w:date="2019-05-11T22:09:00Z">
        <w:r w:rsidR="00763D74">
          <w:rPr>
            <w:rFonts w:hint="eastAsia"/>
          </w:rPr>
          <w:t>閉上了眼，</w:t>
        </w:r>
      </w:ins>
      <w:ins w:id="17879" w:author="Administrator" w:date="2019-05-12T16:26:00Z">
        <w:r>
          <w:rPr>
            <w:rFonts w:hint="eastAsia"/>
          </w:rPr>
          <w:t>恍</w:t>
        </w:r>
      </w:ins>
      <w:ins w:id="17880" w:author="Administrator" w:date="2019-05-12T16:27:00Z">
        <w:r>
          <w:rPr>
            <w:rFonts w:hint="eastAsia"/>
          </w:rPr>
          <w:t>惚間，似乎又聽到許久年前，那伊人，在牠耳邊所說的那句話。</w:t>
        </w:r>
      </w:ins>
    </w:p>
    <w:p w:rsidR="000F0075" w:rsidRDefault="004B6548">
      <w:pPr>
        <w:pStyle w:val="12"/>
        <w:spacing w:after="240"/>
        <w:ind w:leftChars="0" w:left="0"/>
        <w:rPr>
          <w:ins w:id="17881" w:author="Administrator" w:date="2019-05-12T16:29:00Z"/>
        </w:rPr>
        <w:pPrChange w:id="17882" w:author="Administrator" w:date="2019-05-11T14:37:00Z">
          <w:pPr>
            <w:pStyle w:val="12"/>
            <w:numPr>
              <w:numId w:val="1"/>
            </w:numPr>
            <w:spacing w:after="240"/>
            <w:ind w:leftChars="0" w:left="360" w:hanging="360"/>
            <w:outlineLvl w:val="0"/>
          </w:pPr>
        </w:pPrChange>
      </w:pPr>
      <w:ins w:id="17883" w:author="Administrator" w:date="2019-05-12T16:27:00Z">
        <w:r>
          <w:rPr>
            <w:rFonts w:hint="eastAsia"/>
          </w:rPr>
          <w:t>「小龜…對不起，看起來，我終究是</w:t>
        </w:r>
      </w:ins>
      <w:ins w:id="17884" w:author="Administrator" w:date="2019-05-12T16:29:00Z">
        <w:r>
          <w:rPr>
            <w:rFonts w:hint="eastAsia"/>
          </w:rPr>
          <w:t>無法繼續</w:t>
        </w:r>
      </w:ins>
      <w:ins w:id="17885" w:author="Administrator" w:date="2019-05-12T16:27:00Z">
        <w:r>
          <w:rPr>
            <w:rFonts w:hint="eastAsia"/>
          </w:rPr>
          <w:t>保護你</w:t>
        </w:r>
      </w:ins>
      <w:ins w:id="17886" w:author="Administrator" w:date="2019-05-12T16:28:00Z">
        <w:r>
          <w:rPr>
            <w:rFonts w:hint="eastAsia"/>
          </w:rPr>
          <w:t>了…不過你放心，就算是死，我也一定不會讓他們</w:t>
        </w:r>
      </w:ins>
      <w:ins w:id="17887" w:author="Administrator" w:date="2019-05-12T16:29:00Z">
        <w:r>
          <w:rPr>
            <w:rFonts w:hint="eastAsia"/>
          </w:rPr>
          <w:t>傷到你的…」</w:t>
        </w:r>
      </w:ins>
    </w:p>
    <w:p w:rsidR="000F0075" w:rsidRDefault="004B6548">
      <w:pPr>
        <w:pStyle w:val="12"/>
        <w:spacing w:after="240"/>
        <w:ind w:leftChars="0" w:left="0"/>
        <w:rPr>
          <w:ins w:id="17888" w:author="Administrator" w:date="2019-05-12T16:47:00Z"/>
        </w:rPr>
        <w:pPrChange w:id="17889" w:author="Administrator" w:date="2019-05-11T14:37:00Z">
          <w:pPr>
            <w:pStyle w:val="12"/>
            <w:numPr>
              <w:numId w:val="1"/>
            </w:numPr>
            <w:spacing w:after="240"/>
            <w:ind w:leftChars="0" w:left="360" w:hanging="360"/>
            <w:outlineLvl w:val="0"/>
          </w:pPr>
        </w:pPrChange>
      </w:pPr>
      <w:ins w:id="17890" w:author="Administrator" w:date="2019-05-12T16:29:00Z">
        <w:r>
          <w:rPr>
            <w:rFonts w:hint="eastAsia"/>
          </w:rPr>
          <w:t>當年那一句誓言，口口聲聲，</w:t>
        </w:r>
      </w:ins>
      <w:ins w:id="17891" w:author="Administrator" w:date="2019-05-12T16:30:00Z">
        <w:r>
          <w:rPr>
            <w:rFonts w:hint="eastAsia"/>
          </w:rPr>
          <w:t>依稀還在眼前，可如今，物換星移，眼前</w:t>
        </w:r>
      </w:ins>
      <w:ins w:id="17892" w:author="Administrator" w:date="2019-05-12T16:34:00Z">
        <w:r>
          <w:rPr>
            <w:rFonts w:hint="eastAsia"/>
          </w:rPr>
          <w:t>的</w:t>
        </w:r>
      </w:ins>
      <w:ins w:id="17893" w:author="Administrator" w:date="2019-05-12T16:30:00Z">
        <w:r>
          <w:rPr>
            <w:rFonts w:hint="eastAsia"/>
          </w:rPr>
          <w:t>伊人，仍是那樣</w:t>
        </w:r>
      </w:ins>
      <w:ins w:id="17894" w:author="Administrator" w:date="2019-05-12T16:34:00Z">
        <w:r>
          <w:rPr>
            <w:rFonts w:hint="eastAsia"/>
          </w:rPr>
          <w:t>溫文儒雅</w:t>
        </w:r>
      </w:ins>
      <w:ins w:id="17895" w:author="Administrator" w:date="2019-05-12T16:30:00Z">
        <w:r>
          <w:rPr>
            <w:rFonts w:hint="eastAsia"/>
          </w:rPr>
          <w:t>，那樣</w:t>
        </w:r>
      </w:ins>
      <w:ins w:id="17896" w:author="Administrator" w:date="2019-05-12T16:34:00Z">
        <w:r>
          <w:rPr>
            <w:rFonts w:hint="eastAsia"/>
          </w:rPr>
          <w:t>動人可親，可其</w:t>
        </w:r>
      </w:ins>
      <w:ins w:id="17897" w:author="Administrator" w:date="2019-05-12T16:37:00Z">
        <w:r w:rsidR="00240C1C">
          <w:rPr>
            <w:rFonts w:hint="eastAsia"/>
          </w:rPr>
          <w:t>內在</w:t>
        </w:r>
      </w:ins>
      <w:ins w:id="17898" w:author="Administrator" w:date="2019-05-12T16:34:00Z">
        <w:r>
          <w:rPr>
            <w:rFonts w:hint="eastAsia"/>
          </w:rPr>
          <w:t>，</w:t>
        </w:r>
      </w:ins>
      <w:ins w:id="17899" w:author="Administrator" w:date="2019-05-12T16:37:00Z">
        <w:r w:rsidR="00240C1C">
          <w:rPr>
            <w:rFonts w:hint="eastAsia"/>
          </w:rPr>
          <w:t>卻已經不再是那個</w:t>
        </w:r>
      </w:ins>
      <w:ins w:id="17900" w:author="Administrator" w:date="2019-05-12T16:47:00Z">
        <w:r w:rsidR="00240C1C">
          <w:rPr>
            <w:rFonts w:hint="eastAsia"/>
          </w:rPr>
          <w:t>會護著自己的人了。</w:t>
        </w:r>
      </w:ins>
    </w:p>
    <w:p w:rsidR="000F0075" w:rsidRDefault="00240C1C">
      <w:pPr>
        <w:pStyle w:val="12"/>
        <w:spacing w:after="240"/>
        <w:ind w:leftChars="0" w:left="0"/>
        <w:rPr>
          <w:ins w:id="17901" w:author="Administrator" w:date="2019-05-12T16:48:00Z"/>
        </w:rPr>
        <w:pPrChange w:id="17902" w:author="Administrator" w:date="2019-05-11T14:37:00Z">
          <w:pPr>
            <w:pStyle w:val="12"/>
            <w:numPr>
              <w:numId w:val="1"/>
            </w:numPr>
            <w:spacing w:after="240"/>
            <w:ind w:leftChars="0" w:left="360" w:hanging="360"/>
            <w:outlineLvl w:val="0"/>
          </w:pPr>
        </w:pPrChange>
      </w:pPr>
      <w:ins w:id="17903" w:author="Administrator" w:date="2019-05-12T16:47:00Z">
        <w:r w:rsidRPr="003E206B">
          <w:rPr>
            <w:rFonts w:hint="eastAsia"/>
          </w:rPr>
          <w:t>鴟龜</w:t>
        </w:r>
      </w:ins>
      <w:ins w:id="17904" w:author="Administrator" w:date="2019-05-11T22:09:00Z">
        <w:r w:rsidR="00763D74">
          <w:rPr>
            <w:rFonts w:hint="eastAsia"/>
          </w:rPr>
          <w:t>深深吸了口氣，</w:t>
        </w:r>
      </w:ins>
      <w:ins w:id="17905" w:author="Administrator" w:date="2019-05-12T17:22:00Z">
        <w:r w:rsidR="00156E77">
          <w:rPr>
            <w:rFonts w:hint="eastAsia"/>
          </w:rPr>
          <w:t>良久，才</w:t>
        </w:r>
      </w:ins>
      <w:ins w:id="17906" w:author="Administrator" w:date="2019-05-12T16:47:00Z">
        <w:r>
          <w:rPr>
            <w:rFonts w:hint="eastAsia"/>
          </w:rPr>
          <w:t>吐出沉重的氣息，</w:t>
        </w:r>
      </w:ins>
      <w:ins w:id="17907" w:author="Administrator" w:date="2019-05-12T16:48:00Z">
        <w:r w:rsidR="004B7E5F">
          <w:rPr>
            <w:rFonts w:hint="eastAsia"/>
          </w:rPr>
          <w:t>其</w:t>
        </w:r>
      </w:ins>
      <w:ins w:id="17908" w:author="Administrator" w:date="2019-05-12T17:19:00Z">
        <w:r w:rsidR="00156E77">
          <w:rPr>
            <w:rFonts w:hint="eastAsia"/>
          </w:rPr>
          <w:t>內</w:t>
        </w:r>
      </w:ins>
      <w:ins w:id="17909" w:author="Administrator" w:date="2019-05-12T16:48:00Z">
        <w:r w:rsidR="004B7E5F">
          <w:rPr>
            <w:rFonts w:hint="eastAsia"/>
          </w:rPr>
          <w:t>充滿著</w:t>
        </w:r>
        <w:r w:rsidR="00156E77">
          <w:rPr>
            <w:rFonts w:hint="eastAsia"/>
          </w:rPr>
          <w:t>灼</w:t>
        </w:r>
      </w:ins>
      <w:ins w:id="17910" w:author="Administrator" w:date="2019-05-12T17:19:00Z">
        <w:r w:rsidR="00156E77">
          <w:rPr>
            <w:rFonts w:hint="eastAsia"/>
          </w:rPr>
          <w:t>熱腐朽的氣息</w:t>
        </w:r>
      </w:ins>
      <w:ins w:id="17911" w:author="Administrator" w:date="2019-05-12T16:48:00Z">
        <w:r w:rsidR="004B7E5F">
          <w:rPr>
            <w:rFonts w:hint="eastAsia"/>
          </w:rPr>
          <w:t>，可卻已經傷</w:t>
        </w:r>
      </w:ins>
      <w:ins w:id="17912" w:author="Administrator" w:date="2019-05-12T17:02:00Z">
        <w:r w:rsidR="00AB2311">
          <w:rPr>
            <w:rFonts w:hint="eastAsia"/>
          </w:rPr>
          <w:t>不</w:t>
        </w:r>
      </w:ins>
      <w:ins w:id="17913" w:author="Administrator" w:date="2019-05-12T16:48:00Z">
        <w:r w:rsidR="004B7E5F">
          <w:rPr>
            <w:rFonts w:hint="eastAsia"/>
          </w:rPr>
          <w:t>到仙皇兩人半點。</w:t>
        </w:r>
      </w:ins>
    </w:p>
    <w:p w:rsidR="000F0075" w:rsidRDefault="00156E77">
      <w:pPr>
        <w:pStyle w:val="12"/>
        <w:spacing w:after="240"/>
        <w:ind w:leftChars="0" w:left="0"/>
        <w:rPr>
          <w:ins w:id="17914" w:author="Administrator" w:date="2019-05-12T17:02:00Z"/>
        </w:rPr>
        <w:pPrChange w:id="17915" w:author="Administrator" w:date="2019-05-11T14:37:00Z">
          <w:pPr>
            <w:pStyle w:val="12"/>
            <w:numPr>
              <w:numId w:val="1"/>
            </w:numPr>
            <w:spacing w:after="240"/>
            <w:ind w:leftChars="0" w:left="360" w:hanging="360"/>
            <w:outlineLvl w:val="0"/>
          </w:pPr>
        </w:pPrChange>
      </w:pPr>
      <w:ins w:id="17916" w:author="Administrator" w:date="2019-05-12T17:22:00Z">
        <w:r>
          <w:rPr>
            <w:rFonts w:hint="eastAsia"/>
          </w:rPr>
          <w:t>跟著，</w:t>
        </w:r>
      </w:ins>
      <w:ins w:id="17917" w:author="Administrator" w:date="2019-05-12T16:49:00Z">
        <w:r w:rsidR="004B7E5F">
          <w:rPr>
            <w:rFonts w:hint="eastAsia"/>
          </w:rPr>
          <w:t>牠再</w:t>
        </w:r>
      </w:ins>
      <w:ins w:id="17918" w:author="Administrator" w:date="2019-05-12T17:22:00Z">
        <w:r>
          <w:rPr>
            <w:rFonts w:hint="eastAsia"/>
          </w:rPr>
          <w:t>度</w:t>
        </w:r>
      </w:ins>
      <w:ins w:id="17919" w:author="Administrator" w:date="2019-05-12T16:49:00Z">
        <w:r w:rsidR="004B7E5F">
          <w:rPr>
            <w:rFonts w:hint="eastAsia"/>
          </w:rPr>
          <w:t>張開眼，</w:t>
        </w:r>
      </w:ins>
      <w:ins w:id="17920" w:author="Administrator" w:date="2019-05-13T01:22:00Z">
        <w:r w:rsidR="00450F87">
          <w:rPr>
            <w:rFonts w:hint="eastAsia"/>
          </w:rPr>
          <w:t>望向仙皇的深邃眼眸中，</w:t>
        </w:r>
      </w:ins>
      <w:ins w:id="17921" w:author="Administrator" w:date="2019-05-12T16:49:00Z">
        <w:r w:rsidR="004B7E5F">
          <w:rPr>
            <w:rFonts w:hint="eastAsia"/>
          </w:rPr>
          <w:t>透著無盡滄桑以及</w:t>
        </w:r>
      </w:ins>
      <w:ins w:id="17922" w:author="Administrator" w:date="2019-05-12T16:52:00Z">
        <w:r w:rsidR="004B7E5F">
          <w:rPr>
            <w:rFonts w:hint="eastAsia"/>
          </w:rPr>
          <w:t>落寞</w:t>
        </w:r>
      </w:ins>
      <w:ins w:id="17923" w:author="Administrator" w:date="2019-05-12T16:50:00Z">
        <w:r w:rsidR="004B7E5F">
          <w:rPr>
            <w:rFonts w:hint="eastAsia"/>
          </w:rPr>
          <w:t>，甚至…還有一點</w:t>
        </w:r>
      </w:ins>
      <w:ins w:id="17924" w:author="Administrator" w:date="2019-05-12T17:24:00Z">
        <w:r w:rsidR="003D33EC">
          <w:rPr>
            <w:rFonts w:hint="eastAsia"/>
          </w:rPr>
          <w:t>點</w:t>
        </w:r>
      </w:ins>
      <w:ins w:id="17925" w:author="Administrator" w:date="2019-05-12T17:02:00Z">
        <w:r w:rsidR="00AB2311">
          <w:rPr>
            <w:rFonts w:hint="eastAsia"/>
          </w:rPr>
          <w:t>妒嫉。</w:t>
        </w:r>
      </w:ins>
    </w:p>
    <w:p w:rsidR="000F0075" w:rsidRDefault="00096F16">
      <w:pPr>
        <w:pStyle w:val="12"/>
        <w:spacing w:after="240"/>
        <w:ind w:leftChars="0" w:left="0"/>
        <w:rPr>
          <w:ins w:id="17926" w:author="Administrator" w:date="2019-05-13T01:23:00Z"/>
        </w:rPr>
        <w:pPrChange w:id="17927" w:author="Administrator" w:date="2019-05-11T14:37:00Z">
          <w:pPr>
            <w:pStyle w:val="12"/>
            <w:numPr>
              <w:numId w:val="1"/>
            </w:numPr>
            <w:spacing w:after="240"/>
            <w:ind w:leftChars="0" w:left="360" w:hanging="360"/>
            <w:outlineLvl w:val="0"/>
          </w:pPr>
        </w:pPrChange>
      </w:pPr>
      <w:ins w:id="17928" w:author="Administrator" w:date="2019-05-12T18:32:00Z">
        <w:r>
          <w:rPr>
            <w:rFonts w:hint="eastAsia"/>
          </w:rPr>
          <w:t>在彼此的</w:t>
        </w:r>
      </w:ins>
      <w:ins w:id="17929" w:author="Administrator" w:date="2019-05-12T17:02:00Z">
        <w:r w:rsidR="00AB2311">
          <w:rPr>
            <w:rFonts w:hint="eastAsia"/>
          </w:rPr>
          <w:t>沉默中，</w:t>
        </w:r>
      </w:ins>
      <w:ins w:id="17930" w:author="Administrator" w:date="2019-05-12T18:32:00Z">
        <w:r w:rsidRPr="003E206B">
          <w:rPr>
            <w:rFonts w:hint="eastAsia"/>
          </w:rPr>
          <w:t>鴟龜</w:t>
        </w:r>
      </w:ins>
      <w:ins w:id="17931" w:author="Administrator" w:date="2019-05-12T17:02:00Z">
        <w:r w:rsidR="00AB2311">
          <w:rPr>
            <w:rFonts w:hint="eastAsia"/>
          </w:rPr>
          <w:t>沒有再開口，</w:t>
        </w:r>
      </w:ins>
      <w:ins w:id="17932" w:author="Administrator" w:date="2019-05-12T17:03:00Z">
        <w:r w:rsidR="00AB2311">
          <w:rPr>
            <w:rFonts w:hint="eastAsia"/>
          </w:rPr>
          <w:t>而是緩緩轉過身去，一步步</w:t>
        </w:r>
      </w:ins>
      <w:ins w:id="17933" w:author="Administrator" w:date="2019-05-12T17:04:00Z">
        <w:r w:rsidR="00AB2311">
          <w:rPr>
            <w:rFonts w:hint="eastAsia"/>
          </w:rPr>
          <w:t>往天邊踏空而</w:t>
        </w:r>
        <w:r>
          <w:rPr>
            <w:rFonts w:hint="eastAsia"/>
          </w:rPr>
          <w:t>行</w:t>
        </w:r>
      </w:ins>
      <w:ins w:id="17934" w:author="Administrator" w:date="2019-05-12T18:32:00Z">
        <w:r>
          <w:rPr>
            <w:rFonts w:hint="eastAsia"/>
          </w:rPr>
          <w:t>；</w:t>
        </w:r>
        <w:r>
          <w:rPr>
            <w:rFonts w:hint="eastAsia"/>
          </w:rPr>
          <w:lastRenderedPageBreak/>
          <w:t>而仙皇兩人同樣也沒有說話，只是目視著</w:t>
        </w:r>
        <w:r w:rsidRPr="003E206B">
          <w:rPr>
            <w:rFonts w:hint="eastAsia"/>
          </w:rPr>
          <w:t>鴟龜</w:t>
        </w:r>
        <w:r>
          <w:rPr>
            <w:rFonts w:hint="eastAsia"/>
          </w:rPr>
          <w:t>離開，唯</w:t>
        </w:r>
      </w:ins>
      <w:ins w:id="17935" w:author="Administrator" w:date="2019-05-13T01:23:00Z">
        <w:r w:rsidR="00450F87">
          <w:rPr>
            <w:rFonts w:hint="eastAsia"/>
          </w:rPr>
          <w:t>獨他的</w:t>
        </w:r>
      </w:ins>
      <w:ins w:id="17936" w:author="Administrator" w:date="2019-05-13T01:26:00Z">
        <w:r w:rsidR="0047420A">
          <w:rPr>
            <w:rFonts w:hint="eastAsia"/>
          </w:rPr>
          <w:t>表情</w:t>
        </w:r>
      </w:ins>
      <w:ins w:id="17937" w:author="Administrator" w:date="2019-05-13T01:23:00Z">
        <w:r w:rsidR="0047420A">
          <w:rPr>
            <w:rFonts w:hint="eastAsia"/>
          </w:rPr>
          <w:t>中</w:t>
        </w:r>
      </w:ins>
      <w:ins w:id="17938" w:author="Administrator" w:date="2019-05-13T01:26:00Z">
        <w:r w:rsidR="0047420A">
          <w:rPr>
            <w:rFonts w:hint="eastAsia"/>
          </w:rPr>
          <w:t>透</w:t>
        </w:r>
      </w:ins>
      <w:ins w:id="17939" w:author="Administrator" w:date="2019-05-13T01:23:00Z">
        <w:r w:rsidR="00450F87">
          <w:rPr>
            <w:rFonts w:hint="eastAsia"/>
          </w:rPr>
          <w:t>著</w:t>
        </w:r>
      </w:ins>
      <w:ins w:id="17940" w:author="Administrator" w:date="2019-05-12T18:32:00Z">
        <w:r>
          <w:rPr>
            <w:rFonts w:hint="eastAsia"/>
          </w:rPr>
          <w:t>一</w:t>
        </w:r>
      </w:ins>
      <w:ins w:id="17941" w:author="Administrator" w:date="2019-05-13T01:23:00Z">
        <w:r w:rsidR="00450F87">
          <w:rPr>
            <w:rFonts w:hint="eastAsia"/>
          </w:rPr>
          <w:t>縷</w:t>
        </w:r>
      </w:ins>
      <w:ins w:id="17942" w:author="Administrator" w:date="2019-05-12T18:32:00Z">
        <w:r w:rsidR="00450F87">
          <w:rPr>
            <w:rFonts w:hint="eastAsia"/>
          </w:rPr>
          <w:t>遺憾</w:t>
        </w:r>
        <w:r>
          <w:rPr>
            <w:rFonts w:hint="eastAsia"/>
          </w:rPr>
          <w:t>。</w:t>
        </w:r>
      </w:ins>
    </w:p>
    <w:p w:rsidR="000F0075" w:rsidRDefault="00450F87">
      <w:pPr>
        <w:pStyle w:val="12"/>
        <w:spacing w:after="240"/>
        <w:ind w:leftChars="0" w:left="0"/>
        <w:rPr>
          <w:ins w:id="17943" w:author="Administrator" w:date="2019-05-13T01:23:00Z"/>
        </w:rPr>
        <w:pPrChange w:id="17944" w:author="Administrator" w:date="2019-05-11T14:37:00Z">
          <w:pPr>
            <w:pStyle w:val="12"/>
            <w:numPr>
              <w:numId w:val="1"/>
            </w:numPr>
            <w:spacing w:after="240"/>
            <w:ind w:leftChars="0" w:left="360" w:hanging="360"/>
            <w:outlineLvl w:val="0"/>
          </w:pPr>
        </w:pPrChange>
      </w:pPr>
      <w:ins w:id="17945" w:author="Administrator" w:date="2019-05-13T01:23:00Z">
        <w:r>
          <w:rPr>
            <w:rFonts w:hint="eastAsia"/>
          </w:rPr>
          <w:t>「終究，沒能將攸關整個東萊國氣運的聖獸給留下來嗎？」</w:t>
        </w:r>
      </w:ins>
    </w:p>
    <w:p w:rsidR="000F0075" w:rsidRDefault="00450F87">
      <w:pPr>
        <w:pStyle w:val="12"/>
        <w:spacing w:after="240"/>
        <w:ind w:leftChars="0" w:left="0"/>
        <w:rPr>
          <w:ins w:id="17946" w:author="Administrator" w:date="2019-05-13T01:24:00Z"/>
        </w:rPr>
        <w:pPrChange w:id="17947" w:author="Administrator" w:date="2019-05-11T14:37:00Z">
          <w:pPr>
            <w:pStyle w:val="12"/>
            <w:numPr>
              <w:numId w:val="1"/>
            </w:numPr>
            <w:spacing w:after="240"/>
            <w:ind w:leftChars="0" w:left="360" w:hanging="360"/>
            <w:outlineLvl w:val="0"/>
          </w:pPr>
        </w:pPrChange>
      </w:pPr>
      <w:ins w:id="17948" w:author="Administrator" w:date="2019-05-13T01:23:00Z">
        <w:r>
          <w:rPr>
            <w:rFonts w:hint="eastAsia"/>
          </w:rPr>
          <w:t>仙皇的心中嘆了口</w:t>
        </w:r>
      </w:ins>
      <w:ins w:id="17949" w:author="Administrator" w:date="2019-05-13T01:24:00Z">
        <w:r>
          <w:rPr>
            <w:rFonts w:hint="eastAsia"/>
          </w:rPr>
          <w:t>氣，</w:t>
        </w:r>
      </w:ins>
      <w:ins w:id="17950" w:author="Administrator" w:date="2019-05-13T01:25:00Z">
        <w:r w:rsidR="0047420A">
          <w:rPr>
            <w:rFonts w:hint="eastAsia"/>
          </w:rPr>
          <w:t>很快的，又有一絲精芒</w:t>
        </w:r>
      </w:ins>
      <w:ins w:id="17951" w:author="Administrator" w:date="2019-05-13T01:26:00Z">
        <w:r w:rsidR="0047420A">
          <w:rPr>
            <w:rFonts w:hint="eastAsia"/>
          </w:rPr>
          <w:t>從</w:t>
        </w:r>
      </w:ins>
      <w:ins w:id="17952" w:author="Administrator" w:date="2019-05-13T01:25:00Z">
        <w:r w:rsidR="0047420A">
          <w:rPr>
            <w:rFonts w:hint="eastAsia"/>
          </w:rPr>
          <w:t>眼</w:t>
        </w:r>
      </w:ins>
      <w:ins w:id="17953" w:author="Administrator" w:date="2019-05-13T01:26:00Z">
        <w:r w:rsidR="0047420A">
          <w:rPr>
            <w:rFonts w:hint="eastAsia"/>
          </w:rPr>
          <w:t>神中閃過</w:t>
        </w:r>
      </w:ins>
      <w:ins w:id="17954" w:author="Administrator" w:date="2019-05-13T01:25:00Z">
        <w:r w:rsidR="0047420A">
          <w:rPr>
            <w:rFonts w:hint="eastAsia"/>
          </w:rPr>
          <w:t>，</w:t>
        </w:r>
      </w:ins>
    </w:p>
    <w:p w:rsidR="000F0075" w:rsidRDefault="00450F87">
      <w:pPr>
        <w:pStyle w:val="12"/>
        <w:spacing w:after="240"/>
        <w:ind w:leftChars="0" w:left="0"/>
        <w:rPr>
          <w:ins w:id="17955" w:author="Administrator" w:date="2019-05-12T17:04:00Z"/>
        </w:rPr>
        <w:pPrChange w:id="17956" w:author="Administrator" w:date="2019-05-11T14:37:00Z">
          <w:pPr>
            <w:pStyle w:val="12"/>
            <w:numPr>
              <w:numId w:val="1"/>
            </w:numPr>
            <w:spacing w:after="240"/>
            <w:ind w:leftChars="0" w:left="360" w:hanging="360"/>
            <w:outlineLvl w:val="0"/>
          </w:pPr>
        </w:pPrChange>
      </w:pPr>
      <w:ins w:id="17957" w:author="Administrator" w:date="2019-05-13T01:24:00Z">
        <w:r>
          <w:rPr>
            <w:rFonts w:hint="eastAsia"/>
          </w:rPr>
          <w:t>「不過那也不打緊，朕的實力能再有所提升，比甚麼都還來得有價值…這區區東萊國，遲早也不是</w:t>
        </w:r>
        <w:r w:rsidR="0047420A">
          <w:rPr>
            <w:rFonts w:hint="eastAsia"/>
          </w:rPr>
          <w:t>安居之地</w:t>
        </w:r>
      </w:ins>
      <w:ins w:id="17958" w:author="Administrator" w:date="2019-05-13T01:25:00Z">
        <w:r w:rsidR="0047420A">
          <w:rPr>
            <w:rFonts w:hint="eastAsia"/>
          </w:rPr>
          <w:t>…」</w:t>
        </w:r>
      </w:ins>
    </w:p>
    <w:p w:rsidR="000F0075" w:rsidRDefault="00096F16">
      <w:pPr>
        <w:pStyle w:val="12"/>
        <w:spacing w:after="240"/>
        <w:ind w:leftChars="0" w:left="0"/>
        <w:rPr>
          <w:ins w:id="17959" w:author="Administrator" w:date="2019-05-12T18:41:00Z"/>
        </w:rPr>
        <w:pPrChange w:id="17960" w:author="Administrator" w:date="2019-05-11T14:37:00Z">
          <w:pPr>
            <w:pStyle w:val="12"/>
            <w:numPr>
              <w:numId w:val="1"/>
            </w:numPr>
            <w:spacing w:after="240"/>
            <w:ind w:leftChars="0" w:left="360" w:hanging="360"/>
            <w:outlineLvl w:val="0"/>
          </w:pPr>
        </w:pPrChange>
      </w:pPr>
      <w:ins w:id="17961" w:author="Administrator" w:date="2019-05-12T18:33:00Z">
        <w:r>
          <w:rPr>
            <w:rFonts w:hint="eastAsia"/>
          </w:rPr>
          <w:t>隨著</w:t>
        </w:r>
        <w:r w:rsidRPr="003E206B">
          <w:rPr>
            <w:rFonts w:hint="eastAsia"/>
          </w:rPr>
          <w:t>鴟龜</w:t>
        </w:r>
      </w:ins>
      <w:ins w:id="17962" w:author="Administrator" w:date="2019-05-12T17:05:00Z">
        <w:r w:rsidR="00AB2311">
          <w:rPr>
            <w:rFonts w:hint="eastAsia"/>
          </w:rPr>
          <w:t>龐大的身軀，在</w:t>
        </w:r>
      </w:ins>
      <w:ins w:id="17963" w:author="Administrator" w:date="2019-05-12T17:06:00Z">
        <w:r w:rsidR="00AB2311">
          <w:rPr>
            <w:rFonts w:hint="eastAsia"/>
          </w:rPr>
          <w:t>穹蒼</w:t>
        </w:r>
      </w:ins>
      <w:ins w:id="17964" w:author="Administrator" w:date="2019-05-12T17:07:00Z">
        <w:r w:rsidR="00AB2311">
          <w:rPr>
            <w:rFonts w:hint="eastAsia"/>
          </w:rPr>
          <w:t>中的</w:t>
        </w:r>
      </w:ins>
      <w:ins w:id="17965" w:author="Administrator" w:date="2019-05-12T17:13:00Z">
        <w:r w:rsidR="00156E77">
          <w:rPr>
            <w:rFonts w:hint="eastAsia"/>
          </w:rPr>
          <w:t>白</w:t>
        </w:r>
      </w:ins>
      <w:ins w:id="17966" w:author="Administrator" w:date="2019-05-12T17:06:00Z">
        <w:r w:rsidR="00AB2311">
          <w:rPr>
            <w:rFonts w:hint="eastAsia"/>
          </w:rPr>
          <w:t>雲</w:t>
        </w:r>
      </w:ins>
      <w:ins w:id="17967" w:author="Administrator" w:date="2019-05-12T17:07:00Z">
        <w:r w:rsidR="00AB2311">
          <w:rPr>
            <w:rFonts w:hint="eastAsia"/>
          </w:rPr>
          <w:t>穿梭而過</w:t>
        </w:r>
      </w:ins>
      <w:ins w:id="17968" w:author="Administrator" w:date="2019-05-12T17:06:00Z">
        <w:r w:rsidR="00AB2311">
          <w:rPr>
            <w:rFonts w:hint="eastAsia"/>
          </w:rPr>
          <w:t>，</w:t>
        </w:r>
      </w:ins>
      <w:ins w:id="17969" w:author="Administrator" w:date="2019-05-12T18:45:00Z">
        <w:r w:rsidR="00DD2D0E">
          <w:rPr>
            <w:rFonts w:hint="eastAsia"/>
          </w:rPr>
          <w:t>遠</w:t>
        </w:r>
      </w:ins>
      <w:ins w:id="17970" w:author="Administrator" w:date="2019-05-12T18:39:00Z">
        <w:r>
          <w:rPr>
            <w:rFonts w:hint="eastAsia"/>
          </w:rPr>
          <w:t>遠看去，</w:t>
        </w:r>
      </w:ins>
      <w:ins w:id="17971" w:author="Administrator" w:date="2019-05-12T18:41:00Z">
        <w:r>
          <w:rPr>
            <w:rFonts w:hint="eastAsia"/>
          </w:rPr>
          <w:t>好像天地反轉，群山倒掛在半空，</w:t>
        </w:r>
      </w:ins>
      <w:ins w:id="17972" w:author="Administrator" w:date="2019-05-12T17:07:00Z">
        <w:r w:rsidR="00AB2311">
          <w:rPr>
            <w:rFonts w:hint="eastAsia"/>
          </w:rPr>
          <w:t>遮天避日</w:t>
        </w:r>
      </w:ins>
      <w:ins w:id="17973" w:author="Administrator" w:date="2019-05-12T17:12:00Z">
        <w:r w:rsidR="00AB2311">
          <w:rPr>
            <w:rFonts w:hint="eastAsia"/>
          </w:rPr>
          <w:t>，</w:t>
        </w:r>
      </w:ins>
      <w:ins w:id="17974" w:author="Administrator" w:date="2019-05-12T18:41:00Z">
        <w:r>
          <w:rPr>
            <w:rFonts w:hint="eastAsia"/>
          </w:rPr>
          <w:t>轟鳴</w:t>
        </w:r>
      </w:ins>
      <w:ins w:id="17975" w:author="Administrator" w:date="2019-05-12T18:45:00Z">
        <w:r w:rsidR="00DD2D0E">
          <w:rPr>
            <w:rFonts w:hint="eastAsia"/>
          </w:rPr>
          <w:t>前</w:t>
        </w:r>
      </w:ins>
      <w:ins w:id="17976" w:author="Administrator" w:date="2019-05-12T18:41:00Z">
        <w:r>
          <w:rPr>
            <w:rFonts w:hint="eastAsia"/>
          </w:rPr>
          <w:t>行。</w:t>
        </w:r>
      </w:ins>
    </w:p>
    <w:p w:rsidR="000F0075" w:rsidRDefault="003D33EC">
      <w:pPr>
        <w:pStyle w:val="12"/>
        <w:spacing w:after="240"/>
        <w:ind w:leftChars="0" w:left="0"/>
        <w:rPr>
          <w:ins w:id="17977" w:author="Administrator" w:date="2019-05-12T20:14:00Z"/>
        </w:rPr>
        <w:pPrChange w:id="17978" w:author="Administrator" w:date="2019-05-11T14:37:00Z">
          <w:pPr>
            <w:pStyle w:val="12"/>
            <w:numPr>
              <w:numId w:val="1"/>
            </w:numPr>
            <w:spacing w:after="240"/>
            <w:ind w:leftChars="0" w:left="360" w:hanging="360"/>
            <w:outlineLvl w:val="0"/>
          </w:pPr>
        </w:pPrChange>
      </w:pPr>
      <w:ins w:id="17979" w:author="Administrator" w:date="2019-05-12T17:28:00Z">
        <w:r>
          <w:rPr>
            <w:rFonts w:hint="eastAsia"/>
          </w:rPr>
          <w:t>千里之</w:t>
        </w:r>
      </w:ins>
      <w:ins w:id="17980" w:author="Administrator" w:date="2019-05-12T18:33:00Z">
        <w:r w:rsidR="00096F16">
          <w:rPr>
            <w:rFonts w:hint="eastAsia"/>
          </w:rPr>
          <w:t>內</w:t>
        </w:r>
      </w:ins>
      <w:ins w:id="17981" w:author="Administrator" w:date="2019-05-12T17:28:00Z">
        <w:r>
          <w:rPr>
            <w:rFonts w:hint="eastAsia"/>
          </w:rPr>
          <w:t>的</w:t>
        </w:r>
      </w:ins>
      <w:ins w:id="17982" w:author="Administrator" w:date="2019-05-12T18:35:00Z">
        <w:r w:rsidR="00096F16">
          <w:rPr>
            <w:rFonts w:hint="eastAsia"/>
          </w:rPr>
          <w:t>修士</w:t>
        </w:r>
      </w:ins>
      <w:ins w:id="17983" w:author="Administrator" w:date="2019-05-12T17:28:00Z">
        <w:r>
          <w:rPr>
            <w:rFonts w:hint="eastAsia"/>
          </w:rPr>
          <w:t>，都為這天地異象</w:t>
        </w:r>
      </w:ins>
      <w:ins w:id="17984" w:author="Administrator" w:date="2019-05-12T17:29:00Z">
        <w:r>
          <w:rPr>
            <w:rFonts w:hint="eastAsia"/>
          </w:rPr>
          <w:t>所震驚，紛紛跪</w:t>
        </w:r>
      </w:ins>
      <w:ins w:id="17985" w:author="Administrator" w:date="2019-05-12T17:30:00Z">
        <w:r>
          <w:rPr>
            <w:rFonts w:hint="eastAsia"/>
          </w:rPr>
          <w:t>拜下來</w:t>
        </w:r>
      </w:ins>
      <w:ins w:id="17986" w:author="Administrator" w:date="2019-05-12T18:36:00Z">
        <w:r w:rsidR="00096F16">
          <w:rPr>
            <w:rFonts w:hint="eastAsia"/>
          </w:rPr>
          <w:t>，磕頭祈安</w:t>
        </w:r>
      </w:ins>
      <w:ins w:id="17987" w:author="Administrator" w:date="2019-05-12T18:33:00Z">
        <w:r w:rsidR="00096F16">
          <w:rPr>
            <w:rFonts w:hint="eastAsia"/>
          </w:rPr>
          <w:t>；哪怕是千里之外</w:t>
        </w:r>
      </w:ins>
      <w:ins w:id="17988" w:author="Administrator" w:date="2019-05-12T18:34:00Z">
        <w:r w:rsidR="00096F16">
          <w:rPr>
            <w:rFonts w:hint="eastAsia"/>
          </w:rPr>
          <w:t>的</w:t>
        </w:r>
      </w:ins>
      <w:ins w:id="17989" w:author="Administrator" w:date="2019-05-12T18:36:00Z">
        <w:r w:rsidR="00096F16">
          <w:rPr>
            <w:rFonts w:hint="eastAsia"/>
          </w:rPr>
          <w:t>修士</w:t>
        </w:r>
      </w:ins>
      <w:ins w:id="17990" w:author="Administrator" w:date="2019-05-12T18:33:00Z">
        <w:r w:rsidR="00096F16">
          <w:rPr>
            <w:rFonts w:hint="eastAsia"/>
          </w:rPr>
          <w:t>，也</w:t>
        </w:r>
      </w:ins>
      <w:ins w:id="17991" w:author="Administrator" w:date="2019-05-12T18:34:00Z">
        <w:r w:rsidR="00096F16">
          <w:rPr>
            <w:rFonts w:hint="eastAsia"/>
          </w:rPr>
          <w:t>陷入不同程度的慌張，更</w:t>
        </w:r>
      </w:ins>
      <w:ins w:id="17992" w:author="Administrator" w:date="2019-05-12T18:35:00Z">
        <w:r w:rsidR="00096F16">
          <w:rPr>
            <w:rFonts w:hint="eastAsia"/>
          </w:rPr>
          <w:t>別提那些</w:t>
        </w:r>
      </w:ins>
      <w:ins w:id="17993" w:author="Administrator" w:date="2019-05-12T18:36:00Z">
        <w:r w:rsidR="00096F16">
          <w:rPr>
            <w:rFonts w:hint="eastAsia"/>
          </w:rPr>
          <w:t>凡人了，此時早</w:t>
        </w:r>
      </w:ins>
      <w:ins w:id="17994" w:author="Administrator" w:date="2019-05-12T18:38:00Z">
        <w:r w:rsidR="00096F16">
          <w:rPr>
            <w:rFonts w:hint="eastAsia"/>
          </w:rPr>
          <w:t>都已</w:t>
        </w:r>
      </w:ins>
      <w:ins w:id="17995" w:author="Administrator" w:date="2019-05-12T18:36:00Z">
        <w:r w:rsidR="00096F16">
          <w:rPr>
            <w:rFonts w:hint="eastAsia"/>
          </w:rPr>
          <w:t>關起門來，在家中被窩裡頌經唸</w:t>
        </w:r>
      </w:ins>
      <w:ins w:id="17996" w:author="Administrator" w:date="2019-05-12T18:37:00Z">
        <w:r w:rsidR="00096F16">
          <w:rPr>
            <w:rFonts w:hint="eastAsia"/>
          </w:rPr>
          <w:t>佛，</w:t>
        </w:r>
      </w:ins>
      <w:ins w:id="17997" w:author="Administrator" w:date="2019-05-12T18:38:00Z">
        <w:r w:rsidR="00096F16">
          <w:rPr>
            <w:rFonts w:hint="eastAsia"/>
          </w:rPr>
          <w:t>以為是</w:t>
        </w:r>
      </w:ins>
      <w:ins w:id="17998" w:author="Administrator" w:date="2019-05-12T20:14:00Z">
        <w:r w:rsidR="007D481F">
          <w:rPr>
            <w:rFonts w:hint="eastAsia"/>
          </w:rPr>
          <w:t>世界末日</w:t>
        </w:r>
      </w:ins>
      <w:ins w:id="17999" w:author="Administrator" w:date="2019-05-12T18:34:00Z">
        <w:r w:rsidR="00096F16">
          <w:rPr>
            <w:rFonts w:hint="eastAsia"/>
          </w:rPr>
          <w:t>。</w:t>
        </w:r>
      </w:ins>
    </w:p>
    <w:p w:rsidR="000F0075" w:rsidRDefault="007D481F">
      <w:pPr>
        <w:pStyle w:val="12"/>
        <w:spacing w:after="240"/>
        <w:ind w:leftChars="0" w:left="0"/>
        <w:rPr>
          <w:ins w:id="18000" w:author="Administrator" w:date="2019-05-12T20:26:00Z"/>
        </w:rPr>
        <w:pPrChange w:id="18001" w:author="Administrator" w:date="2019-05-11T14:37:00Z">
          <w:pPr>
            <w:pStyle w:val="12"/>
            <w:numPr>
              <w:numId w:val="1"/>
            </w:numPr>
            <w:spacing w:after="240"/>
            <w:ind w:leftChars="0" w:left="360" w:hanging="360"/>
            <w:outlineLvl w:val="0"/>
          </w:pPr>
        </w:pPrChange>
      </w:pPr>
      <w:ins w:id="18002" w:author="Administrator" w:date="2019-05-12T20:15:00Z">
        <w:r>
          <w:rPr>
            <w:rFonts w:hint="eastAsia"/>
          </w:rPr>
          <w:t>就在</w:t>
        </w:r>
        <w:r w:rsidRPr="003E206B">
          <w:rPr>
            <w:rFonts w:hint="eastAsia"/>
          </w:rPr>
          <w:t>鴟龜</w:t>
        </w:r>
        <w:r>
          <w:rPr>
            <w:rFonts w:hint="eastAsia"/>
          </w:rPr>
          <w:t>逐漸遠去，快要離開仙皇的面前時，</w:t>
        </w:r>
      </w:ins>
      <w:ins w:id="18003" w:author="Administrator" w:date="2019-05-12T20:16:00Z">
        <w:r>
          <w:rPr>
            <w:rFonts w:hint="eastAsia"/>
          </w:rPr>
          <w:t>後者</w:t>
        </w:r>
      </w:ins>
      <w:ins w:id="18004" w:author="Administrator" w:date="2019-05-12T20:20:00Z">
        <w:r>
          <w:rPr>
            <w:rFonts w:hint="eastAsia"/>
          </w:rPr>
          <w:t>突然</w:t>
        </w:r>
      </w:ins>
      <w:ins w:id="18005" w:author="Administrator" w:date="2019-05-12T20:16:00Z">
        <w:r>
          <w:rPr>
            <w:rFonts w:hint="eastAsia"/>
          </w:rPr>
          <w:t>像是想起甚麼，</w:t>
        </w:r>
      </w:ins>
      <w:ins w:id="18006" w:author="Administrator" w:date="2019-05-12T20:20:00Z">
        <w:r>
          <w:rPr>
            <w:rFonts w:hint="eastAsia"/>
          </w:rPr>
          <w:t>開口傳音了幾句</w:t>
        </w:r>
      </w:ins>
      <w:ins w:id="18007" w:author="Administrator" w:date="2019-05-12T20:26:00Z">
        <w:r w:rsidR="002726E7">
          <w:rPr>
            <w:rFonts w:hint="eastAsia"/>
          </w:rPr>
          <w:t>。</w:t>
        </w:r>
      </w:ins>
    </w:p>
    <w:p w:rsidR="000F0075" w:rsidRDefault="002726E7">
      <w:pPr>
        <w:pStyle w:val="12"/>
        <w:spacing w:after="240"/>
        <w:ind w:leftChars="0" w:left="0"/>
        <w:rPr>
          <w:ins w:id="18008" w:author="Administrator" w:date="2019-05-12T20:38:00Z"/>
        </w:rPr>
        <w:pPrChange w:id="18009" w:author="Administrator" w:date="2019-05-11T14:37:00Z">
          <w:pPr>
            <w:pStyle w:val="12"/>
            <w:numPr>
              <w:numId w:val="1"/>
            </w:numPr>
            <w:spacing w:after="240"/>
            <w:ind w:leftChars="0" w:left="360" w:hanging="360"/>
            <w:outlineLvl w:val="0"/>
          </w:pPr>
        </w:pPrChange>
      </w:pPr>
      <w:ins w:id="18010" w:author="Administrator" w:date="2019-05-12T20:26:00Z">
        <w:r w:rsidRPr="003E206B">
          <w:rPr>
            <w:rFonts w:hint="eastAsia"/>
          </w:rPr>
          <w:t>鴟龜</w:t>
        </w:r>
        <w:r>
          <w:rPr>
            <w:rFonts w:hint="eastAsia"/>
          </w:rPr>
          <w:t>臉上微微</w:t>
        </w:r>
      </w:ins>
      <w:ins w:id="18011" w:author="Administrator" w:date="2019-05-12T20:27:00Z">
        <w:r>
          <w:rPr>
            <w:rFonts w:hint="eastAsia"/>
          </w:rPr>
          <w:t>抽動</w:t>
        </w:r>
      </w:ins>
      <w:ins w:id="18012" w:author="Administrator" w:date="2019-05-12T20:38:00Z">
        <w:r w:rsidR="00D04ED3">
          <w:rPr>
            <w:rFonts w:hint="eastAsia"/>
          </w:rPr>
          <w:t>了</w:t>
        </w:r>
      </w:ins>
      <w:ins w:id="18013" w:author="Administrator" w:date="2019-05-12T20:27:00Z">
        <w:r>
          <w:rPr>
            <w:rFonts w:hint="eastAsia"/>
          </w:rPr>
          <w:t>下，最終還是哼了一聲，</w:t>
        </w:r>
      </w:ins>
      <w:ins w:id="18014" w:author="Administrator" w:date="2019-05-12T20:38:00Z">
        <w:r w:rsidR="00D04ED3">
          <w:rPr>
            <w:rFonts w:hint="eastAsia"/>
          </w:rPr>
          <w:t>這</w:t>
        </w:r>
      </w:ins>
      <w:ins w:id="18015" w:author="Administrator" w:date="2019-05-12T20:27:00Z">
        <w:r>
          <w:rPr>
            <w:rFonts w:hint="eastAsia"/>
          </w:rPr>
          <w:t>才對仙皇說道，「不用擔心，你那些</w:t>
        </w:r>
      </w:ins>
      <w:ins w:id="18016" w:author="Administrator" w:date="2019-05-13T01:29:00Z">
        <w:r w:rsidR="0047420A">
          <w:rPr>
            <w:rFonts w:hint="eastAsia"/>
          </w:rPr>
          <w:t>跳蚤般的</w:t>
        </w:r>
      </w:ins>
      <w:ins w:id="18017" w:author="Administrator" w:date="2019-05-12T20:27:00Z">
        <w:r w:rsidR="0047420A">
          <w:rPr>
            <w:rFonts w:hint="eastAsia"/>
          </w:rPr>
          <w:t>徒子徒孫，還沒死光</w:t>
        </w:r>
      </w:ins>
      <w:ins w:id="18018" w:author="Administrator" w:date="2019-05-13T01:29:00Z">
        <w:r w:rsidR="0047420A">
          <w:rPr>
            <w:rFonts w:hint="eastAsia"/>
          </w:rPr>
          <w:t>；哪天</w:t>
        </w:r>
      </w:ins>
      <w:ins w:id="18019" w:author="Administrator" w:date="2019-05-12T20:38:00Z">
        <w:r w:rsidR="00D04ED3">
          <w:rPr>
            <w:rFonts w:hint="eastAsia"/>
          </w:rPr>
          <w:t>我心情好了，自然會把他們給扔下</w:t>
        </w:r>
      </w:ins>
      <w:ins w:id="18020" w:author="Administrator" w:date="2019-05-13T01:30:00Z">
        <w:r w:rsidR="0047420A">
          <w:rPr>
            <w:rFonts w:hint="eastAsia"/>
          </w:rPr>
          <w:t>，屆時你再自己來領回去吧</w:t>
        </w:r>
      </w:ins>
      <w:ins w:id="18021" w:author="Administrator" w:date="2019-05-12T20:38:00Z">
        <w:r w:rsidR="00D04ED3">
          <w:rPr>
            <w:rFonts w:hint="eastAsia"/>
          </w:rPr>
          <w:t>。」</w:t>
        </w:r>
      </w:ins>
    </w:p>
    <w:p w:rsidR="000F0075" w:rsidRDefault="00D04ED3">
      <w:pPr>
        <w:pStyle w:val="12"/>
        <w:spacing w:after="240"/>
        <w:ind w:leftChars="0" w:left="0"/>
        <w:rPr>
          <w:ins w:id="18022" w:author="Administrator" w:date="2019-05-13T01:27:00Z"/>
        </w:rPr>
        <w:pPrChange w:id="18023" w:author="Administrator" w:date="2019-05-11T14:37:00Z">
          <w:pPr>
            <w:pStyle w:val="12"/>
            <w:numPr>
              <w:numId w:val="1"/>
            </w:numPr>
            <w:spacing w:after="240"/>
            <w:ind w:leftChars="0" w:left="360" w:hanging="360"/>
            <w:outlineLvl w:val="0"/>
          </w:pPr>
        </w:pPrChange>
      </w:pPr>
      <w:ins w:id="18024" w:author="Administrator" w:date="2019-05-12T20:38:00Z">
        <w:r>
          <w:rPr>
            <w:rFonts w:hint="eastAsia"/>
          </w:rPr>
          <w:t>聽到</w:t>
        </w:r>
        <w:r w:rsidRPr="003E206B">
          <w:rPr>
            <w:rFonts w:hint="eastAsia"/>
          </w:rPr>
          <w:t>鴟龜</w:t>
        </w:r>
        <w:r>
          <w:rPr>
            <w:rFonts w:hint="eastAsia"/>
          </w:rPr>
          <w:t>這麼說，仙皇</w:t>
        </w:r>
      </w:ins>
      <w:ins w:id="18025" w:author="Administrator" w:date="2019-05-12T20:39:00Z">
        <w:r w:rsidR="0047420A">
          <w:rPr>
            <w:rFonts w:hint="eastAsia"/>
          </w:rPr>
          <w:t>還</w:t>
        </w:r>
      </w:ins>
      <w:ins w:id="18026" w:author="Administrator" w:date="2019-05-13T01:27:00Z">
        <w:r w:rsidR="0047420A">
          <w:rPr>
            <w:rFonts w:hint="eastAsia"/>
          </w:rPr>
          <w:t>點</w:t>
        </w:r>
      </w:ins>
      <w:ins w:id="18027" w:author="Administrator" w:date="2019-05-12T20:39:00Z">
        <w:r w:rsidR="0047420A">
          <w:rPr>
            <w:rFonts w:hint="eastAsia"/>
          </w:rPr>
          <w:t>遲疑，想</w:t>
        </w:r>
      </w:ins>
      <w:ins w:id="18028" w:author="Administrator" w:date="2019-05-13T01:27:00Z">
        <w:r w:rsidR="0047420A">
          <w:rPr>
            <w:rFonts w:hint="eastAsia"/>
          </w:rPr>
          <w:t>再說</w:t>
        </w:r>
      </w:ins>
      <w:ins w:id="18029" w:author="Administrator" w:date="2019-05-12T20:39:00Z">
        <w:r>
          <w:rPr>
            <w:rFonts w:hint="eastAsia"/>
          </w:rPr>
          <w:t>些甚麼，但一旁的儀天卻開口低語幾句，</w:t>
        </w:r>
      </w:ins>
      <w:ins w:id="18030" w:author="Administrator" w:date="2019-05-13T01:27:00Z">
        <w:r w:rsidR="0047420A">
          <w:rPr>
            <w:rFonts w:hint="eastAsia"/>
          </w:rPr>
          <w:t>仙皇這才</w:t>
        </w:r>
      </w:ins>
      <w:ins w:id="18031" w:author="Administrator" w:date="2019-05-13T01:34:00Z">
        <w:r w:rsidR="0047420A">
          <w:rPr>
            <w:rFonts w:hint="eastAsia"/>
          </w:rPr>
          <w:t>點了點頭</w:t>
        </w:r>
      </w:ins>
      <w:ins w:id="18032" w:author="Administrator" w:date="2019-05-13T01:27:00Z">
        <w:r w:rsidR="0047420A">
          <w:rPr>
            <w:rFonts w:hint="eastAsia"/>
          </w:rPr>
          <w:t>。</w:t>
        </w:r>
      </w:ins>
    </w:p>
    <w:p w:rsidR="000F0075" w:rsidRDefault="0047420A">
      <w:pPr>
        <w:pStyle w:val="12"/>
        <w:spacing w:after="240"/>
        <w:ind w:leftChars="0" w:left="0"/>
        <w:rPr>
          <w:ins w:id="18033" w:author="Administrator" w:date="2019-05-13T01:28:00Z"/>
        </w:rPr>
        <w:pPrChange w:id="18034" w:author="Administrator" w:date="2019-05-11T14:37:00Z">
          <w:pPr>
            <w:pStyle w:val="12"/>
            <w:numPr>
              <w:numId w:val="1"/>
            </w:numPr>
            <w:spacing w:after="240"/>
            <w:ind w:leftChars="0" w:left="360" w:hanging="360"/>
            <w:outlineLvl w:val="0"/>
          </w:pPr>
        </w:pPrChange>
      </w:pPr>
      <w:ins w:id="18035" w:author="Administrator" w:date="2019-05-13T01:27:00Z">
        <w:r>
          <w:rPr>
            <w:rFonts w:hint="eastAsia"/>
          </w:rPr>
          <w:t>「也罷，那仙緣開啟的時</w:t>
        </w:r>
      </w:ins>
      <w:ins w:id="18036" w:author="Administrator" w:date="2019-05-13T01:28:00Z">
        <w:r>
          <w:rPr>
            <w:rFonts w:hint="eastAsia"/>
          </w:rPr>
          <w:t>機</w:t>
        </w:r>
      </w:ins>
      <w:ins w:id="18037" w:author="Administrator" w:date="2019-05-13T01:27:00Z">
        <w:r>
          <w:rPr>
            <w:rFonts w:hint="eastAsia"/>
          </w:rPr>
          <w:t>未到，</w:t>
        </w:r>
      </w:ins>
      <w:ins w:id="18038" w:author="Administrator" w:date="2019-05-13T01:28:00Z">
        <w:r>
          <w:rPr>
            <w:rFonts w:hint="eastAsia"/>
          </w:rPr>
          <w:t>讓他去外面闖闖，也許能提早</w:t>
        </w:r>
      </w:ins>
      <w:ins w:id="18039" w:author="Administrator" w:date="2019-05-13T01:34:00Z">
        <w:r>
          <w:rPr>
            <w:rFonts w:hint="eastAsia"/>
          </w:rPr>
          <w:t>將</w:t>
        </w:r>
      </w:ins>
      <w:ins w:id="18040" w:author="Administrator" w:date="2019-05-13T01:28:00Z">
        <w:r>
          <w:rPr>
            <w:rFonts w:hint="eastAsia"/>
          </w:rPr>
          <w:t>仙石之秘給開啟開來…」</w:t>
        </w:r>
      </w:ins>
    </w:p>
    <w:p w:rsidR="000F0075" w:rsidRDefault="0047420A">
      <w:pPr>
        <w:pStyle w:val="12"/>
        <w:spacing w:after="240"/>
        <w:ind w:leftChars="0" w:left="0"/>
        <w:rPr>
          <w:ins w:id="18041" w:author="Administrator" w:date="2019-05-13T01:31:00Z"/>
        </w:rPr>
        <w:pPrChange w:id="18042" w:author="Administrator" w:date="2019-05-11T14:37:00Z">
          <w:pPr>
            <w:pStyle w:val="12"/>
            <w:numPr>
              <w:numId w:val="1"/>
            </w:numPr>
            <w:spacing w:after="240"/>
            <w:ind w:leftChars="0" w:left="360" w:hanging="360"/>
            <w:outlineLvl w:val="0"/>
          </w:pPr>
        </w:pPrChange>
      </w:pPr>
      <w:ins w:id="18043" w:author="Administrator" w:date="2019-05-13T01:34:00Z">
        <w:r>
          <w:rPr>
            <w:rFonts w:hint="eastAsia"/>
          </w:rPr>
          <w:t>看著</w:t>
        </w:r>
      </w:ins>
      <w:ins w:id="18044" w:author="Administrator" w:date="2019-05-13T01:29:00Z">
        <w:r w:rsidRPr="003E206B">
          <w:rPr>
            <w:rFonts w:hint="eastAsia"/>
          </w:rPr>
          <w:t>鴟龜</w:t>
        </w:r>
        <w:r>
          <w:rPr>
            <w:rFonts w:hint="eastAsia"/>
          </w:rPr>
          <w:t>的背，</w:t>
        </w:r>
      </w:ins>
      <w:ins w:id="18045" w:author="Administrator" w:date="2019-05-13T01:34:00Z">
        <w:r>
          <w:rPr>
            <w:rFonts w:hint="eastAsia"/>
          </w:rPr>
          <w:t>仙皇</w:t>
        </w:r>
      </w:ins>
      <w:ins w:id="18046" w:author="Administrator" w:date="2019-05-13T01:29:00Z">
        <w:r>
          <w:rPr>
            <w:rFonts w:hint="eastAsia"/>
          </w:rPr>
          <w:t>好像隱約在注視著甚麼</w:t>
        </w:r>
      </w:ins>
      <w:ins w:id="18047" w:author="Administrator" w:date="2019-05-13T01:30:00Z">
        <w:r>
          <w:rPr>
            <w:rFonts w:hint="eastAsia"/>
          </w:rPr>
          <w:t>，但很快又搖搖頭轉過身去</w:t>
        </w:r>
      </w:ins>
      <w:ins w:id="18048" w:author="Administrator" w:date="2019-05-13T01:31:00Z">
        <w:r>
          <w:rPr>
            <w:rFonts w:hint="eastAsia"/>
          </w:rPr>
          <w:t>，一步步踏向虛空。</w:t>
        </w:r>
      </w:ins>
    </w:p>
    <w:p w:rsidR="000F0075" w:rsidRDefault="0047420A">
      <w:pPr>
        <w:pStyle w:val="12"/>
        <w:spacing w:after="240"/>
        <w:ind w:leftChars="0" w:left="0"/>
        <w:rPr>
          <w:ins w:id="18049" w:author="Administrator" w:date="2019-05-13T01:32:00Z"/>
        </w:rPr>
        <w:pPrChange w:id="18050" w:author="Administrator" w:date="2019-05-11T14:37:00Z">
          <w:pPr>
            <w:pStyle w:val="12"/>
            <w:numPr>
              <w:numId w:val="1"/>
            </w:numPr>
            <w:spacing w:after="240"/>
            <w:ind w:leftChars="0" w:left="360" w:hanging="360"/>
            <w:outlineLvl w:val="0"/>
          </w:pPr>
        </w:pPrChange>
      </w:pPr>
      <w:ins w:id="18051" w:author="Administrator" w:date="2019-05-13T01:34:00Z">
        <w:r>
          <w:rPr>
            <w:rFonts w:hint="eastAsia"/>
          </w:rPr>
          <w:t>從頭到尾，他沒有</w:t>
        </w:r>
      </w:ins>
      <w:ins w:id="18052" w:author="Administrator" w:date="2019-05-13T01:35:00Z">
        <w:r w:rsidR="00574D3D">
          <w:rPr>
            <w:rFonts w:hint="eastAsia"/>
          </w:rPr>
          <w:t>再理會儀天，可儀天卻跟</w:t>
        </w:r>
      </w:ins>
      <w:ins w:id="18053" w:author="Administrator" w:date="2019-05-13T01:31:00Z">
        <w:r>
          <w:rPr>
            <w:rFonts w:hint="eastAsia"/>
          </w:rPr>
          <w:t>在其後，亦步亦趨，沒有半點落下，也不敢逾</w:t>
        </w:r>
      </w:ins>
      <w:ins w:id="18054" w:author="Administrator" w:date="2019-05-13T01:32:00Z">
        <w:r>
          <w:rPr>
            <w:rFonts w:hint="eastAsia"/>
          </w:rPr>
          <w:t>越一絲一毫，很快的</w:t>
        </w:r>
      </w:ins>
      <w:ins w:id="18055" w:author="Administrator" w:date="2019-05-13T01:35:00Z">
        <w:r w:rsidR="00574D3D">
          <w:rPr>
            <w:rFonts w:hint="eastAsia"/>
          </w:rPr>
          <w:t>，兩人</w:t>
        </w:r>
      </w:ins>
      <w:ins w:id="18056" w:author="Administrator" w:date="2019-05-13T01:32:00Z">
        <w:r>
          <w:rPr>
            <w:rFonts w:hint="eastAsia"/>
          </w:rPr>
          <w:t>就消失在穹蒼之中，好</w:t>
        </w:r>
      </w:ins>
      <w:ins w:id="18057" w:author="Administrator" w:date="2019-05-13T01:35:00Z">
        <w:r w:rsidR="00574D3D">
          <w:rPr>
            <w:rFonts w:hint="eastAsia"/>
          </w:rPr>
          <w:t>似</w:t>
        </w:r>
      </w:ins>
      <w:ins w:id="18058" w:author="Administrator" w:date="2019-05-13T01:32:00Z">
        <w:r>
          <w:rPr>
            <w:rFonts w:hint="eastAsia"/>
          </w:rPr>
          <w:t>不曾</w:t>
        </w:r>
      </w:ins>
      <w:ins w:id="18059" w:author="Administrator" w:date="2019-05-13T01:35:00Z">
        <w:r w:rsidR="00574D3D">
          <w:rPr>
            <w:rFonts w:hint="eastAsia"/>
          </w:rPr>
          <w:t>來過</w:t>
        </w:r>
      </w:ins>
      <w:ins w:id="18060" w:author="Administrator" w:date="2019-05-13T01:32:00Z">
        <w:r>
          <w:rPr>
            <w:rFonts w:hint="eastAsia"/>
          </w:rPr>
          <w:t>。</w:t>
        </w:r>
      </w:ins>
    </w:p>
    <w:p w:rsidR="000F0075" w:rsidRDefault="00574D3D">
      <w:pPr>
        <w:pStyle w:val="12"/>
        <w:spacing w:after="240"/>
        <w:ind w:leftChars="0" w:left="0"/>
        <w:rPr>
          <w:ins w:id="18061" w:author="Administrator" w:date="2019-05-13T01:43:00Z"/>
        </w:rPr>
        <w:pPrChange w:id="18062" w:author="Administrator" w:date="2019-05-14T22:16:00Z">
          <w:pPr>
            <w:pStyle w:val="12"/>
            <w:numPr>
              <w:numId w:val="1"/>
            </w:numPr>
            <w:spacing w:after="240"/>
            <w:ind w:leftChars="0" w:left="360" w:hanging="360"/>
            <w:outlineLvl w:val="0"/>
          </w:pPr>
        </w:pPrChange>
      </w:pPr>
      <w:ins w:id="18063" w:author="Administrator" w:date="2019-05-13T01:35:00Z">
        <w:r>
          <w:rPr>
            <w:rFonts w:hint="eastAsia"/>
          </w:rPr>
          <w:t>唯</w:t>
        </w:r>
      </w:ins>
      <w:ins w:id="18064" w:author="Administrator" w:date="2019-05-13T01:37:00Z">
        <w:r>
          <w:rPr>
            <w:rFonts w:hint="eastAsia"/>
          </w:rPr>
          <w:t>獨血色禁地外，那整片胭脂山的東側，憑空凹陷了數千里大小</w:t>
        </w:r>
      </w:ins>
      <w:ins w:id="18065" w:author="Administrator" w:date="2019-05-13T01:38:00Z">
        <w:r>
          <w:rPr>
            <w:rFonts w:hint="eastAsia"/>
          </w:rPr>
          <w:t>坑洞，</w:t>
        </w:r>
      </w:ins>
      <w:ins w:id="18066" w:author="Administrator" w:date="2019-05-13T01:39:00Z">
        <w:r>
          <w:rPr>
            <w:rFonts w:hint="eastAsia"/>
          </w:rPr>
          <w:t>甚至延</w:t>
        </w:r>
      </w:ins>
      <w:ins w:id="18067" w:author="Administrator" w:date="2019-05-13T01:40:00Z">
        <w:r>
          <w:rPr>
            <w:rFonts w:hint="eastAsia"/>
          </w:rPr>
          <w:t>伸</w:t>
        </w:r>
      </w:ins>
      <w:ins w:id="18068" w:author="Administrator" w:date="2019-05-13T01:39:00Z">
        <w:r>
          <w:rPr>
            <w:rFonts w:hint="eastAsia"/>
          </w:rPr>
          <w:t>至海上，</w:t>
        </w:r>
      </w:ins>
      <w:ins w:id="18069" w:author="Administrator" w:date="2019-05-13T01:41:00Z">
        <w:r w:rsidR="002239B9">
          <w:rPr>
            <w:rFonts w:hint="eastAsia"/>
          </w:rPr>
          <w:t>此時雖然</w:t>
        </w:r>
      </w:ins>
      <w:ins w:id="18070" w:author="Administrator" w:date="2019-05-14T19:09:00Z">
        <w:r w:rsidR="002239B9">
          <w:rPr>
            <w:rFonts w:hint="eastAsia"/>
          </w:rPr>
          <w:t>還未發作，</w:t>
        </w:r>
      </w:ins>
      <w:ins w:id="18071" w:author="Administrator" w:date="2019-05-13T01:41:00Z">
        <w:r>
          <w:rPr>
            <w:rFonts w:hint="eastAsia"/>
          </w:rPr>
          <w:t>但</w:t>
        </w:r>
      </w:ins>
      <w:ins w:id="18072" w:author="Administrator" w:date="2019-05-14T19:09:00Z">
        <w:r w:rsidR="002239B9">
          <w:rPr>
            <w:rFonts w:hint="eastAsia"/>
          </w:rPr>
          <w:t>可以想見，這裡</w:t>
        </w:r>
      </w:ins>
      <w:ins w:id="18073" w:author="Administrator" w:date="2019-05-13T01:41:00Z">
        <w:r>
          <w:rPr>
            <w:rFonts w:hint="eastAsia"/>
          </w:rPr>
          <w:t>遲早</w:t>
        </w:r>
      </w:ins>
      <w:ins w:id="18074" w:author="Administrator" w:date="2019-05-13T01:42:00Z">
        <w:r>
          <w:rPr>
            <w:rFonts w:hint="eastAsia"/>
          </w:rPr>
          <w:t>成</w:t>
        </w:r>
      </w:ins>
      <w:ins w:id="18075" w:author="Administrator" w:date="2019-05-14T19:10:00Z">
        <w:r w:rsidR="002239B9">
          <w:rPr>
            <w:rFonts w:hint="eastAsia"/>
          </w:rPr>
          <w:t>為</w:t>
        </w:r>
      </w:ins>
      <w:ins w:id="18076" w:author="Administrator" w:date="2019-05-14T22:15:00Z">
        <w:r w:rsidR="00E919B0">
          <w:rPr>
            <w:rFonts w:hint="eastAsia"/>
          </w:rPr>
          <w:t>會被海水</w:t>
        </w:r>
      </w:ins>
      <w:ins w:id="18077" w:author="Administrator" w:date="2019-05-14T22:16:00Z">
        <w:r w:rsidR="00E919B0">
          <w:rPr>
            <w:rFonts w:hint="eastAsia"/>
          </w:rPr>
          <w:t>淹滿，禍患蒼生。</w:t>
        </w:r>
      </w:ins>
    </w:p>
    <w:p w:rsidR="000F0075" w:rsidRDefault="00E919B0">
      <w:pPr>
        <w:pStyle w:val="12"/>
        <w:spacing w:after="240"/>
        <w:ind w:leftChars="0" w:left="0"/>
        <w:rPr>
          <w:ins w:id="18078" w:author="龍 Chris" w:date="2019-03-09T08:42:00Z"/>
        </w:rPr>
        <w:pPrChange w:id="18079" w:author="Administrator" w:date="2019-05-11T14:37:00Z">
          <w:pPr>
            <w:pStyle w:val="12"/>
            <w:numPr>
              <w:numId w:val="1"/>
            </w:numPr>
            <w:spacing w:after="240"/>
            <w:ind w:leftChars="0" w:left="360" w:hanging="360"/>
            <w:outlineLvl w:val="0"/>
          </w:pPr>
        </w:pPrChange>
      </w:pPr>
      <w:ins w:id="18080" w:author="Administrator" w:date="2019-05-14T22:16:00Z">
        <w:r>
          <w:rPr>
            <w:rFonts w:hint="eastAsia"/>
          </w:rPr>
          <w:t>但終究，</w:t>
        </w:r>
      </w:ins>
      <w:ins w:id="18081" w:author="Administrator" w:date="2019-05-13T01:43:00Z">
        <w:r w:rsidR="00574D3D">
          <w:rPr>
            <w:rFonts w:hint="eastAsia"/>
          </w:rPr>
          <w:t>這</w:t>
        </w:r>
      </w:ins>
      <w:ins w:id="18082" w:author="Administrator" w:date="2019-05-13T01:45:00Z">
        <w:r w:rsidR="002D2B79">
          <w:rPr>
            <w:rFonts w:hint="eastAsia"/>
          </w:rPr>
          <w:t>場</w:t>
        </w:r>
      </w:ins>
      <w:ins w:id="18083" w:author="Administrator" w:date="2019-05-13T01:44:00Z">
        <w:r w:rsidR="00574D3D">
          <w:rPr>
            <w:rFonts w:hint="eastAsia"/>
          </w:rPr>
          <w:t>災難，</w:t>
        </w:r>
      </w:ins>
      <w:ins w:id="18084" w:author="Administrator" w:date="2019-05-13T01:46:00Z">
        <w:r w:rsidR="002D2B79">
          <w:rPr>
            <w:rFonts w:hint="eastAsia"/>
          </w:rPr>
          <w:t>伴隨著</w:t>
        </w:r>
        <w:r w:rsidR="002D2B79" w:rsidRPr="003E206B">
          <w:rPr>
            <w:rFonts w:hint="eastAsia"/>
          </w:rPr>
          <w:t>鴟龜</w:t>
        </w:r>
        <w:r w:rsidR="002D2B79">
          <w:rPr>
            <w:rFonts w:hint="eastAsia"/>
          </w:rPr>
          <w:t>與仙皇的離開，</w:t>
        </w:r>
      </w:ins>
      <w:ins w:id="18085" w:author="Administrator" w:date="2019-05-13T01:47:00Z">
        <w:r w:rsidR="002D2B79">
          <w:rPr>
            <w:rFonts w:hint="eastAsia"/>
          </w:rPr>
          <w:t>落幕</w:t>
        </w:r>
      </w:ins>
      <w:ins w:id="18086" w:author="Administrator" w:date="2019-05-14T22:23:00Z">
        <w:r w:rsidR="00DC4404">
          <w:rPr>
            <w:rFonts w:hint="eastAsia"/>
          </w:rPr>
          <w:t>了</w:t>
        </w:r>
      </w:ins>
      <w:ins w:id="18087" w:author="Administrator" w:date="2019-05-13T01:47:00Z">
        <w:r w:rsidR="002D2B79">
          <w:rPr>
            <w:rFonts w:hint="eastAsia"/>
          </w:rPr>
          <w:t>下來。</w:t>
        </w:r>
      </w:ins>
    </w:p>
    <w:p w:rsidR="002B0789" w:rsidRDefault="004A04A9">
      <w:pPr>
        <w:pStyle w:val="12"/>
        <w:numPr>
          <w:ilvl w:val="0"/>
          <w:numId w:val="1"/>
        </w:numPr>
        <w:spacing w:after="240"/>
        <w:ind w:leftChars="0"/>
        <w:outlineLvl w:val="0"/>
        <w:rPr>
          <w:ins w:id="18088" w:author="Administrator" w:date="2019-05-14T22:17:00Z"/>
        </w:rPr>
      </w:pPr>
      <w:ins w:id="18089" w:author="龍 Chris" w:date="2019-03-09T08:54:00Z">
        <w:r>
          <w:rPr>
            <w:rFonts w:hint="eastAsia"/>
          </w:rPr>
          <w:t>終於落幕</w:t>
        </w:r>
      </w:ins>
    </w:p>
    <w:p w:rsidR="000F0075" w:rsidRDefault="00DC4404">
      <w:pPr>
        <w:pStyle w:val="12"/>
        <w:spacing w:after="240"/>
        <w:ind w:leftChars="0" w:left="0"/>
        <w:rPr>
          <w:ins w:id="18090" w:author="Administrator" w:date="2019-05-14T22:25:00Z"/>
        </w:rPr>
        <w:pPrChange w:id="18091" w:author="Administrator" w:date="2019-05-14T22:20:00Z">
          <w:pPr>
            <w:pStyle w:val="12"/>
            <w:numPr>
              <w:numId w:val="1"/>
            </w:numPr>
            <w:spacing w:after="240"/>
            <w:ind w:leftChars="0" w:left="360" w:hanging="360"/>
            <w:outlineLvl w:val="0"/>
          </w:pPr>
        </w:pPrChange>
      </w:pPr>
      <w:ins w:id="18092" w:author="Administrator" w:date="2019-05-14T22:20:00Z">
        <w:r>
          <w:rPr>
            <w:rFonts w:hint="eastAsia"/>
          </w:rPr>
          <w:lastRenderedPageBreak/>
          <w:t>仙皇與</w:t>
        </w:r>
        <w:r w:rsidRPr="003E206B">
          <w:rPr>
            <w:rFonts w:hint="eastAsia"/>
          </w:rPr>
          <w:t>鴟龜</w:t>
        </w:r>
        <w:r>
          <w:rPr>
            <w:rFonts w:hint="eastAsia"/>
          </w:rPr>
          <w:t>的這場大戰</w:t>
        </w:r>
      </w:ins>
      <w:ins w:id="18093" w:author="Administrator" w:date="2019-05-14T22:23:00Z">
        <w:r w:rsidR="00CC1331">
          <w:rPr>
            <w:rFonts w:hint="eastAsia"/>
          </w:rPr>
          <w:t>過後，短短不到</w:t>
        </w:r>
      </w:ins>
      <w:ins w:id="18094" w:author="Administrator" w:date="2019-05-15T00:16:00Z">
        <w:r w:rsidR="00CC1331">
          <w:rPr>
            <w:rFonts w:hint="eastAsia"/>
          </w:rPr>
          <w:t>兩</w:t>
        </w:r>
      </w:ins>
      <w:ins w:id="18095" w:author="Administrator" w:date="2019-05-14T22:23:00Z">
        <w:r>
          <w:rPr>
            <w:rFonts w:hint="eastAsia"/>
          </w:rPr>
          <w:t>個月的時間，整個</w:t>
        </w:r>
      </w:ins>
      <w:ins w:id="18096" w:author="Administrator" w:date="2019-05-14T22:25:00Z">
        <w:r>
          <w:rPr>
            <w:rFonts w:hint="eastAsia"/>
          </w:rPr>
          <w:t>血色</w:t>
        </w:r>
      </w:ins>
      <w:ins w:id="18097" w:author="Administrator" w:date="2019-05-14T22:24:00Z">
        <w:r>
          <w:rPr>
            <w:rFonts w:hint="eastAsia"/>
          </w:rPr>
          <w:t>禁地被破，東萊國封印聖獸</w:t>
        </w:r>
      </w:ins>
      <w:ins w:id="18098" w:author="Administrator" w:date="2019-05-14T22:47:00Z">
        <w:r w:rsidR="00720DEB">
          <w:rPr>
            <w:rFonts w:hint="eastAsia"/>
          </w:rPr>
          <w:t>被逃</w:t>
        </w:r>
      </w:ins>
      <w:ins w:id="18099" w:author="Administrator" w:date="2019-05-14T22:24:00Z">
        <w:r>
          <w:rPr>
            <w:rFonts w:hint="eastAsia"/>
          </w:rPr>
          <w:t>的消息，傳遍了胭脂山山脈四面八方各個修仙</w:t>
        </w:r>
      </w:ins>
      <w:ins w:id="18100" w:author="Administrator" w:date="2019-05-14T22:25:00Z">
        <w:r>
          <w:rPr>
            <w:rFonts w:hint="eastAsia"/>
          </w:rPr>
          <w:t>界的大小門派。</w:t>
        </w:r>
      </w:ins>
    </w:p>
    <w:p w:rsidR="000F0075" w:rsidRDefault="00DC4404">
      <w:pPr>
        <w:pStyle w:val="12"/>
        <w:spacing w:after="240"/>
        <w:ind w:leftChars="0" w:left="0"/>
        <w:rPr>
          <w:ins w:id="18101" w:author="Administrator" w:date="2019-05-14T22:26:00Z"/>
        </w:rPr>
        <w:pPrChange w:id="18102" w:author="Administrator" w:date="2019-05-14T22:20:00Z">
          <w:pPr>
            <w:pStyle w:val="12"/>
            <w:numPr>
              <w:numId w:val="1"/>
            </w:numPr>
            <w:spacing w:after="240"/>
            <w:ind w:leftChars="0" w:left="360" w:hanging="360"/>
            <w:outlineLvl w:val="0"/>
          </w:pPr>
        </w:pPrChange>
      </w:pPr>
      <w:ins w:id="18103" w:author="Administrator" w:date="2019-05-14T22:25:00Z">
        <w:r>
          <w:rPr>
            <w:rFonts w:hint="eastAsia"/>
          </w:rPr>
          <w:t>與此同時，四派</w:t>
        </w:r>
      </w:ins>
      <w:ins w:id="18104" w:author="Administrator" w:date="2019-05-14T22:47:00Z">
        <w:r w:rsidR="00720DEB">
          <w:rPr>
            <w:rFonts w:hint="eastAsia"/>
          </w:rPr>
          <w:t>長老</w:t>
        </w:r>
      </w:ins>
      <w:ins w:id="18105" w:author="Administrator" w:date="2019-05-14T22:25:00Z">
        <w:r>
          <w:rPr>
            <w:rFonts w:hint="eastAsia"/>
          </w:rPr>
          <w:t>陣亡，</w:t>
        </w:r>
      </w:ins>
      <w:ins w:id="18106" w:author="Administrator" w:date="2019-05-14T22:26:00Z">
        <w:r>
          <w:rPr>
            <w:rFonts w:hint="eastAsia"/>
          </w:rPr>
          <w:t>太上老祖重傷的事情，也在極其隱秘的情況下被一些名門大派給知曉。</w:t>
        </w:r>
      </w:ins>
    </w:p>
    <w:p w:rsidR="000F0075" w:rsidRDefault="00720DEB">
      <w:pPr>
        <w:pStyle w:val="12"/>
        <w:spacing w:after="240"/>
        <w:ind w:leftChars="0" w:left="0"/>
        <w:rPr>
          <w:ins w:id="18107" w:author="Administrator" w:date="2019-05-14T22:59:00Z"/>
        </w:rPr>
        <w:pPrChange w:id="18108" w:author="Administrator" w:date="2019-05-14T22:20:00Z">
          <w:pPr>
            <w:pStyle w:val="12"/>
            <w:numPr>
              <w:numId w:val="1"/>
            </w:numPr>
            <w:spacing w:after="240"/>
            <w:ind w:leftChars="0" w:left="360" w:hanging="360"/>
            <w:outlineLvl w:val="0"/>
          </w:pPr>
        </w:pPrChange>
      </w:pPr>
      <w:ins w:id="18109" w:author="Administrator" w:date="2019-05-14T22:47:00Z">
        <w:r>
          <w:rPr>
            <w:rFonts w:hint="eastAsia"/>
          </w:rPr>
          <w:t>甚至乎，還引起了</w:t>
        </w:r>
      </w:ins>
      <w:ins w:id="18110" w:author="Administrator" w:date="2019-05-14T22:48:00Z">
        <w:r>
          <w:rPr>
            <w:rFonts w:hint="eastAsia"/>
          </w:rPr>
          <w:t>四派勢力範為內，一些</w:t>
        </w:r>
      </w:ins>
      <w:ins w:id="18111" w:author="Administrator" w:date="2019-05-14T22:54:00Z">
        <w:r>
          <w:rPr>
            <w:rFonts w:hint="eastAsia"/>
          </w:rPr>
          <w:t>想趁機撈些油水的</w:t>
        </w:r>
      </w:ins>
      <w:ins w:id="18112" w:author="Administrator" w:date="2019-05-14T22:59:00Z">
        <w:r w:rsidR="006654B9">
          <w:rPr>
            <w:rFonts w:hint="eastAsia"/>
          </w:rPr>
          <w:t>投機</w:t>
        </w:r>
      </w:ins>
      <w:ins w:id="18113" w:author="Administrator" w:date="2019-05-14T22:54:00Z">
        <w:r>
          <w:rPr>
            <w:rFonts w:hint="eastAsia"/>
          </w:rPr>
          <w:t>份子出沒。</w:t>
        </w:r>
      </w:ins>
    </w:p>
    <w:p w:rsidR="000F0075" w:rsidRDefault="006654B9">
      <w:pPr>
        <w:pStyle w:val="12"/>
        <w:spacing w:after="240"/>
        <w:ind w:leftChars="0" w:left="0"/>
        <w:rPr>
          <w:ins w:id="18114" w:author="Administrator" w:date="2019-05-14T22:54:00Z"/>
        </w:rPr>
        <w:pPrChange w:id="18115" w:author="Administrator" w:date="2019-05-14T22:20:00Z">
          <w:pPr>
            <w:pStyle w:val="12"/>
            <w:numPr>
              <w:numId w:val="1"/>
            </w:numPr>
            <w:spacing w:after="240"/>
            <w:ind w:leftChars="0" w:left="360" w:hanging="360"/>
            <w:outlineLvl w:val="0"/>
          </w:pPr>
        </w:pPrChange>
      </w:pPr>
      <w:ins w:id="18116" w:author="Administrator" w:date="2019-05-14T22:59:00Z">
        <w:r>
          <w:rPr>
            <w:rFonts w:hint="eastAsia"/>
          </w:rPr>
          <w:t>畢竟修仙界內，也不乏有利益薰心之人。</w:t>
        </w:r>
      </w:ins>
    </w:p>
    <w:p w:rsidR="000F0075" w:rsidRDefault="00720DEB">
      <w:pPr>
        <w:pStyle w:val="12"/>
        <w:spacing w:after="240"/>
        <w:ind w:leftChars="0" w:left="0"/>
        <w:rPr>
          <w:ins w:id="18117" w:author="Administrator" w:date="2019-05-14T23:00:00Z"/>
        </w:rPr>
        <w:pPrChange w:id="18118" w:author="Administrator" w:date="2019-05-14T22:20:00Z">
          <w:pPr>
            <w:pStyle w:val="12"/>
            <w:numPr>
              <w:numId w:val="1"/>
            </w:numPr>
            <w:spacing w:after="240"/>
            <w:ind w:leftChars="0" w:left="360" w:hanging="360"/>
            <w:outlineLvl w:val="0"/>
          </w:pPr>
        </w:pPrChange>
      </w:pPr>
      <w:ins w:id="18119" w:author="Administrator" w:date="2019-05-14T22:54:00Z">
        <w:r>
          <w:rPr>
            <w:rFonts w:hint="eastAsia"/>
          </w:rPr>
          <w:t>就連四派範圍外，靠得比較</w:t>
        </w:r>
      </w:ins>
      <w:ins w:id="18120" w:author="Administrator" w:date="2019-05-14T22:59:00Z">
        <w:r w:rsidR="006654B9">
          <w:rPr>
            <w:rFonts w:hint="eastAsia"/>
          </w:rPr>
          <w:t>近</w:t>
        </w:r>
      </w:ins>
      <w:ins w:id="18121" w:author="Administrator" w:date="2019-05-14T22:54:00Z">
        <w:r>
          <w:rPr>
            <w:rFonts w:hint="eastAsia"/>
          </w:rPr>
          <w:t>的幾</w:t>
        </w:r>
      </w:ins>
      <w:ins w:id="18122" w:author="Administrator" w:date="2019-05-14T22:55:00Z">
        <w:r>
          <w:rPr>
            <w:rFonts w:hint="eastAsia"/>
          </w:rPr>
          <w:t>個邪派，也起了蠢蠢欲動的心，紛紛派了幾個探子去打聽</w:t>
        </w:r>
      </w:ins>
      <w:ins w:id="18123" w:author="Administrator" w:date="2019-05-14T22:59:00Z">
        <w:r w:rsidR="006654B9">
          <w:rPr>
            <w:rFonts w:hint="eastAsia"/>
          </w:rPr>
          <w:t>打聽</w:t>
        </w:r>
      </w:ins>
      <w:ins w:id="18124" w:author="Administrator" w:date="2019-05-14T22:55:00Z">
        <w:r w:rsidR="006654B9">
          <w:rPr>
            <w:rFonts w:hint="eastAsia"/>
          </w:rPr>
          <w:t>消息</w:t>
        </w:r>
      </w:ins>
      <w:ins w:id="18125" w:author="Administrator" w:date="2019-05-14T23:00:00Z">
        <w:r w:rsidR="006654B9">
          <w:rPr>
            <w:rFonts w:hint="eastAsia"/>
          </w:rPr>
          <w:t>，看看是不是能趁機擴張地盤，將原本四派所佔領的一些地方給奪了下來。</w:t>
        </w:r>
      </w:ins>
    </w:p>
    <w:p w:rsidR="000F0075" w:rsidRDefault="006654B9">
      <w:pPr>
        <w:pStyle w:val="12"/>
        <w:spacing w:after="240"/>
        <w:ind w:leftChars="0" w:left="0"/>
        <w:rPr>
          <w:ins w:id="18126" w:author="Administrator" w:date="2019-05-14T23:04:00Z"/>
        </w:rPr>
        <w:pPrChange w:id="18127" w:author="Administrator" w:date="2019-05-14T22:20:00Z">
          <w:pPr>
            <w:pStyle w:val="12"/>
            <w:numPr>
              <w:numId w:val="1"/>
            </w:numPr>
            <w:spacing w:after="240"/>
            <w:ind w:leftChars="0" w:left="360" w:hanging="360"/>
            <w:outlineLvl w:val="0"/>
          </w:pPr>
        </w:pPrChange>
      </w:pPr>
      <w:ins w:id="18128" w:author="Administrator" w:date="2019-05-14T23:00:00Z">
        <w:r>
          <w:rPr>
            <w:rFonts w:hint="eastAsia"/>
          </w:rPr>
          <w:t>要知道，</w:t>
        </w:r>
      </w:ins>
      <w:ins w:id="18129" w:author="Administrator" w:date="2019-05-14T23:02:00Z">
        <w:r>
          <w:rPr>
            <w:rFonts w:hint="eastAsia"/>
          </w:rPr>
          <w:t>靠山吃山，靠水吃水，</w:t>
        </w:r>
      </w:ins>
      <w:ins w:id="18130" w:author="Administrator" w:date="2019-05-14T23:03:00Z">
        <w:r>
          <w:rPr>
            <w:rFonts w:hint="eastAsia"/>
          </w:rPr>
          <w:t>這句話不只是適用在凡人之上，就算是修仙之人，也同樣</w:t>
        </w:r>
      </w:ins>
      <w:ins w:id="18131" w:author="Administrator" w:date="2019-05-14T23:04:00Z">
        <w:r>
          <w:rPr>
            <w:rFonts w:hint="eastAsia"/>
          </w:rPr>
          <w:t>適用於此。</w:t>
        </w:r>
      </w:ins>
    </w:p>
    <w:p w:rsidR="000F0075" w:rsidRDefault="006654B9">
      <w:pPr>
        <w:pStyle w:val="12"/>
        <w:spacing w:after="240"/>
        <w:ind w:leftChars="0" w:left="0"/>
        <w:rPr>
          <w:ins w:id="18132" w:author="Administrator" w:date="2019-05-14T23:05:00Z"/>
        </w:rPr>
        <w:pPrChange w:id="18133" w:author="Administrator" w:date="2019-05-14T22:20:00Z">
          <w:pPr>
            <w:pStyle w:val="12"/>
            <w:numPr>
              <w:numId w:val="1"/>
            </w:numPr>
            <w:spacing w:after="240"/>
            <w:ind w:leftChars="0" w:left="360" w:hanging="360"/>
            <w:outlineLvl w:val="0"/>
          </w:pPr>
        </w:pPrChange>
      </w:pPr>
      <w:ins w:id="18134" w:author="Administrator" w:date="2019-05-14T23:04:00Z">
        <w:r>
          <w:rPr>
            <w:rFonts w:hint="eastAsia"/>
          </w:rPr>
          <w:t>四派雖然</w:t>
        </w:r>
      </w:ins>
      <w:ins w:id="18135" w:author="Administrator" w:date="2019-05-14T23:23:00Z">
        <w:r w:rsidR="00B93D57">
          <w:rPr>
            <w:rFonts w:hint="eastAsia"/>
          </w:rPr>
          <w:t>說大不大，說小不小</w:t>
        </w:r>
      </w:ins>
      <w:ins w:id="18136" w:author="Administrator" w:date="2019-05-14T23:04:00Z">
        <w:r>
          <w:rPr>
            <w:rFonts w:hint="eastAsia"/>
          </w:rPr>
          <w:t>，幾千年底</w:t>
        </w:r>
      </w:ins>
      <w:ins w:id="18137" w:author="Administrator" w:date="2019-05-14T23:05:00Z">
        <w:r>
          <w:rPr>
            <w:rFonts w:hint="eastAsia"/>
          </w:rPr>
          <w:t>蘊下來，也佔了不少寶地。</w:t>
        </w:r>
      </w:ins>
    </w:p>
    <w:p w:rsidR="000F0075" w:rsidRDefault="006654B9">
      <w:pPr>
        <w:pStyle w:val="12"/>
        <w:spacing w:after="240"/>
        <w:ind w:leftChars="0" w:left="0"/>
        <w:rPr>
          <w:ins w:id="18138" w:author="Administrator" w:date="2019-05-14T23:07:00Z"/>
        </w:rPr>
        <w:pPrChange w:id="18139" w:author="Administrator" w:date="2019-05-14T22:20:00Z">
          <w:pPr>
            <w:pStyle w:val="12"/>
            <w:numPr>
              <w:numId w:val="1"/>
            </w:numPr>
            <w:spacing w:after="240"/>
            <w:ind w:leftChars="0" w:left="360" w:hanging="360"/>
            <w:outlineLvl w:val="0"/>
          </w:pPr>
        </w:pPrChange>
      </w:pPr>
      <w:ins w:id="18140" w:author="Administrator" w:date="2019-05-14T23:05:00Z">
        <w:r>
          <w:rPr>
            <w:rFonts w:hint="eastAsia"/>
          </w:rPr>
          <w:t>這些寶地內不產凡塵的金銀珠寶，卻產修仙之人少不了的靈石</w:t>
        </w:r>
      </w:ins>
      <w:ins w:id="18141" w:author="Administrator" w:date="2019-05-14T23:06:00Z">
        <w:r>
          <w:rPr>
            <w:rFonts w:hint="eastAsia"/>
          </w:rPr>
          <w:t>或奇花異寶，此前被四派共同封印的血色禁地，就是其中一個寶地所</w:t>
        </w:r>
      </w:ins>
      <w:ins w:id="18142" w:author="Administrator" w:date="2019-05-14T23:07:00Z">
        <w:r>
          <w:rPr>
            <w:rFonts w:hint="eastAsia"/>
          </w:rPr>
          <w:t>在。</w:t>
        </w:r>
      </w:ins>
    </w:p>
    <w:p w:rsidR="000F0075" w:rsidRDefault="006654B9">
      <w:pPr>
        <w:pStyle w:val="12"/>
        <w:spacing w:after="240"/>
        <w:ind w:leftChars="0" w:left="0"/>
        <w:rPr>
          <w:ins w:id="18143" w:author="Administrator" w:date="2019-05-14T23:27:00Z"/>
        </w:rPr>
        <w:pPrChange w:id="18144" w:author="Administrator" w:date="2019-05-14T22:20:00Z">
          <w:pPr>
            <w:pStyle w:val="12"/>
            <w:numPr>
              <w:numId w:val="1"/>
            </w:numPr>
            <w:spacing w:after="240"/>
            <w:ind w:leftChars="0" w:left="360" w:hanging="360"/>
            <w:outlineLvl w:val="0"/>
          </w:pPr>
        </w:pPrChange>
      </w:pPr>
      <w:ins w:id="18145" w:author="Administrator" w:date="2019-05-14T23:07:00Z">
        <w:r>
          <w:rPr>
            <w:rFonts w:hint="eastAsia"/>
          </w:rPr>
          <w:t>而四派</w:t>
        </w:r>
      </w:ins>
      <w:ins w:id="18146" w:author="Administrator" w:date="2019-05-14T23:23:00Z">
        <w:r w:rsidR="00B93D57">
          <w:rPr>
            <w:rFonts w:hint="eastAsia"/>
          </w:rPr>
          <w:t>勢力範圍</w:t>
        </w:r>
      </w:ins>
      <w:ins w:id="18147" w:author="Administrator" w:date="2019-05-14T23:07:00Z">
        <w:r>
          <w:rPr>
            <w:rFonts w:hint="eastAsia"/>
          </w:rPr>
          <w:t>之外，</w:t>
        </w:r>
      </w:ins>
      <w:ins w:id="18148" w:author="Administrator" w:date="2019-05-14T23:26:00Z">
        <w:r w:rsidR="00B93D57">
          <w:rPr>
            <w:rFonts w:hint="eastAsia"/>
          </w:rPr>
          <w:t>本就存在</w:t>
        </w:r>
      </w:ins>
      <w:ins w:id="18149" w:author="Administrator" w:date="2019-05-14T23:07:00Z">
        <w:r>
          <w:rPr>
            <w:rFonts w:hint="eastAsia"/>
          </w:rPr>
          <w:t>一些大大小小的邪教邪派，雖然為數不多，但</w:t>
        </w:r>
      </w:ins>
      <w:ins w:id="18150" w:author="Administrator" w:date="2019-05-14T23:26:00Z">
        <w:r w:rsidR="00B93D57">
          <w:rPr>
            <w:rFonts w:hint="eastAsia"/>
          </w:rPr>
          <w:t>卻是</w:t>
        </w:r>
      </w:ins>
      <w:ins w:id="18151" w:author="Administrator" w:date="2019-05-14T23:27:00Z">
        <w:r w:rsidR="00B93D57">
          <w:rPr>
            <w:rFonts w:hint="eastAsia"/>
          </w:rPr>
          <w:t>與正道有別，彼此水火不融。</w:t>
        </w:r>
      </w:ins>
    </w:p>
    <w:p w:rsidR="000F0075" w:rsidRDefault="00B93D57">
      <w:pPr>
        <w:pStyle w:val="12"/>
        <w:spacing w:after="240"/>
        <w:ind w:leftChars="0" w:left="0"/>
        <w:rPr>
          <w:ins w:id="18152" w:author="Administrator" w:date="2019-05-14T23:29:00Z"/>
        </w:rPr>
        <w:pPrChange w:id="18153" w:author="Administrator" w:date="2019-05-14T22:20:00Z">
          <w:pPr>
            <w:pStyle w:val="12"/>
            <w:numPr>
              <w:numId w:val="1"/>
            </w:numPr>
            <w:spacing w:after="240"/>
            <w:ind w:leftChars="0" w:left="360" w:hanging="360"/>
            <w:outlineLvl w:val="0"/>
          </w:pPr>
        </w:pPrChange>
      </w:pPr>
      <w:ins w:id="18154" w:author="Administrator" w:date="2019-05-14T23:27:00Z">
        <w:r>
          <w:rPr>
            <w:rFonts w:hint="eastAsia"/>
          </w:rPr>
          <w:t>所謂的邪</w:t>
        </w:r>
      </w:ins>
      <w:ins w:id="18155" w:author="Administrator" w:date="2019-05-14T23:28:00Z">
        <w:r>
          <w:rPr>
            <w:rFonts w:hint="eastAsia"/>
          </w:rPr>
          <w:t>派，又或稱為邪道，其實</w:t>
        </w:r>
      </w:ins>
      <w:ins w:id="18156" w:author="Administrator" w:date="2019-05-14T23:31:00Z">
        <w:r w:rsidR="00B227BE">
          <w:rPr>
            <w:rFonts w:hint="eastAsia"/>
          </w:rPr>
          <w:t>功法在</w:t>
        </w:r>
      </w:ins>
      <w:ins w:id="18157" w:author="Administrator" w:date="2019-05-14T23:28:00Z">
        <w:r>
          <w:rPr>
            <w:rFonts w:hint="eastAsia"/>
          </w:rPr>
          <w:t>歸根</w:t>
        </w:r>
      </w:ins>
      <w:ins w:id="18158" w:author="Administrator" w:date="2019-05-14T23:29:00Z">
        <w:r>
          <w:rPr>
            <w:rFonts w:hint="eastAsia"/>
          </w:rPr>
          <w:t>究底上，與正道修仙人士並無太大差別。</w:t>
        </w:r>
      </w:ins>
    </w:p>
    <w:p w:rsidR="000F0075" w:rsidRDefault="00B93D57">
      <w:pPr>
        <w:pStyle w:val="12"/>
        <w:spacing w:after="240"/>
        <w:ind w:leftChars="0" w:left="0"/>
        <w:rPr>
          <w:ins w:id="18159" w:author="Administrator" w:date="2019-05-14T23:31:00Z"/>
        </w:rPr>
        <w:pPrChange w:id="18160" w:author="Administrator" w:date="2019-05-14T22:20:00Z">
          <w:pPr>
            <w:pStyle w:val="12"/>
            <w:numPr>
              <w:numId w:val="1"/>
            </w:numPr>
            <w:spacing w:after="240"/>
            <w:ind w:leftChars="0" w:left="360" w:hanging="360"/>
            <w:outlineLvl w:val="0"/>
          </w:pPr>
        </w:pPrChange>
      </w:pPr>
      <w:ins w:id="18161" w:author="Administrator" w:date="2019-05-14T23:29:00Z">
        <w:r>
          <w:rPr>
            <w:rFonts w:hint="eastAsia"/>
          </w:rPr>
          <w:t>否則，像是鬼屍門這樣以死人屍體為法器，或是動不動就施毒</w:t>
        </w:r>
        <w:r w:rsidR="00B227BE">
          <w:rPr>
            <w:rFonts w:hint="eastAsia"/>
          </w:rPr>
          <w:t>傷人的，早就被</w:t>
        </w:r>
      </w:ins>
      <w:ins w:id="18162" w:author="Administrator" w:date="2019-05-14T23:30:00Z">
        <w:r w:rsidR="00B227BE">
          <w:rPr>
            <w:rFonts w:hint="eastAsia"/>
          </w:rPr>
          <w:t>納入邪道，怎還能跟其他三派一起併稱四派</w:t>
        </w:r>
      </w:ins>
      <w:ins w:id="18163" w:author="Administrator" w:date="2019-05-14T23:31:00Z">
        <w:r w:rsidR="00B227BE">
          <w:rPr>
            <w:rFonts w:hint="eastAsia"/>
          </w:rPr>
          <w:t>之一。</w:t>
        </w:r>
      </w:ins>
    </w:p>
    <w:p w:rsidR="000F0075" w:rsidRDefault="00B227BE">
      <w:pPr>
        <w:pStyle w:val="12"/>
        <w:spacing w:after="240"/>
        <w:ind w:leftChars="0" w:left="0"/>
        <w:rPr>
          <w:ins w:id="18164" w:author="Administrator" w:date="2019-05-14T23:32:00Z"/>
        </w:rPr>
        <w:pPrChange w:id="18165" w:author="Administrator" w:date="2019-05-14T22:20:00Z">
          <w:pPr>
            <w:pStyle w:val="12"/>
            <w:numPr>
              <w:numId w:val="1"/>
            </w:numPr>
            <w:spacing w:after="240"/>
            <w:ind w:leftChars="0" w:left="360" w:hanging="360"/>
            <w:outlineLvl w:val="0"/>
          </w:pPr>
        </w:pPrChange>
      </w:pPr>
      <w:ins w:id="18166" w:author="Administrator" w:date="2019-05-14T23:31:00Z">
        <w:r>
          <w:rPr>
            <w:rFonts w:hint="eastAsia"/>
          </w:rPr>
          <w:t>可正道與邪道最大的差別，就在於正道不論</w:t>
        </w:r>
      </w:ins>
      <w:ins w:id="18167" w:author="Administrator" w:date="2019-05-14T23:32:00Z">
        <w:r>
          <w:rPr>
            <w:rFonts w:hint="eastAsia"/>
          </w:rPr>
          <w:t>功法再如何陰損，最終還是講求順天而行，</w:t>
        </w:r>
      </w:ins>
      <w:ins w:id="18168" w:author="Administrator" w:date="2019-05-14T23:35:00Z">
        <w:r>
          <w:rPr>
            <w:rFonts w:hint="eastAsia"/>
          </w:rPr>
          <w:t>為求利益，才</w:t>
        </w:r>
      </w:ins>
      <w:ins w:id="18169" w:author="Administrator" w:date="2019-05-14T23:36:00Z">
        <w:r>
          <w:rPr>
            <w:rFonts w:hint="eastAsia"/>
          </w:rPr>
          <w:t>會廝殺，而</w:t>
        </w:r>
      </w:ins>
      <w:ins w:id="18170" w:author="Administrator" w:date="2019-05-14T23:32:00Z">
        <w:r>
          <w:rPr>
            <w:rFonts w:hint="eastAsia"/>
          </w:rPr>
          <w:t>且不傷凡人</w:t>
        </w:r>
      </w:ins>
      <w:ins w:id="18171" w:author="Administrator" w:date="2019-05-14T23:36:00Z">
        <w:r>
          <w:rPr>
            <w:rFonts w:hint="eastAsia"/>
          </w:rPr>
          <w:t>，更不會莫名其妙的作些傷天害理之事</w:t>
        </w:r>
      </w:ins>
      <w:ins w:id="18172" w:author="Administrator" w:date="2019-05-14T23:32:00Z">
        <w:r>
          <w:rPr>
            <w:rFonts w:hint="eastAsia"/>
          </w:rPr>
          <w:t>。</w:t>
        </w:r>
      </w:ins>
    </w:p>
    <w:p w:rsidR="000F0075" w:rsidRDefault="00B227BE">
      <w:pPr>
        <w:pStyle w:val="12"/>
        <w:spacing w:after="240"/>
        <w:ind w:leftChars="0" w:left="0"/>
        <w:rPr>
          <w:ins w:id="18173" w:author="Administrator" w:date="2019-05-14T23:33:00Z"/>
        </w:rPr>
        <w:pPrChange w:id="18174" w:author="Administrator" w:date="2019-05-14T22:20:00Z">
          <w:pPr>
            <w:pStyle w:val="12"/>
            <w:numPr>
              <w:numId w:val="1"/>
            </w:numPr>
            <w:spacing w:after="240"/>
            <w:ind w:leftChars="0" w:left="360" w:hanging="360"/>
            <w:outlineLvl w:val="0"/>
          </w:pPr>
        </w:pPrChange>
      </w:pPr>
      <w:ins w:id="18175" w:author="Administrator" w:date="2019-05-14T23:32:00Z">
        <w:r>
          <w:rPr>
            <w:rFonts w:hint="eastAsia"/>
          </w:rPr>
          <w:t>但邪道</w:t>
        </w:r>
      </w:ins>
      <w:ins w:id="18176" w:author="Administrator" w:date="2019-05-14T23:33:00Z">
        <w:r>
          <w:rPr>
            <w:rFonts w:hint="eastAsia"/>
          </w:rPr>
          <w:t>可就不管這些了。</w:t>
        </w:r>
      </w:ins>
    </w:p>
    <w:p w:rsidR="000F0075" w:rsidRDefault="00B227BE">
      <w:pPr>
        <w:pStyle w:val="12"/>
        <w:spacing w:after="240"/>
        <w:ind w:leftChars="0" w:left="0"/>
        <w:rPr>
          <w:ins w:id="18177" w:author="Administrator" w:date="2019-05-14T23:37:00Z"/>
        </w:rPr>
        <w:pPrChange w:id="18178" w:author="Administrator" w:date="2019-05-14T22:20:00Z">
          <w:pPr>
            <w:pStyle w:val="12"/>
            <w:numPr>
              <w:numId w:val="1"/>
            </w:numPr>
            <w:spacing w:after="240"/>
            <w:ind w:leftChars="0" w:left="360" w:hanging="360"/>
            <w:outlineLvl w:val="0"/>
          </w:pPr>
        </w:pPrChange>
      </w:pPr>
      <w:ins w:id="18179" w:author="Administrator" w:date="2019-05-14T23:33:00Z">
        <w:r>
          <w:rPr>
            <w:rFonts w:hint="eastAsia"/>
          </w:rPr>
          <w:t>有些邪道專挑凡人殺害，吸取凡人怨氣，以此練功，增加自</w:t>
        </w:r>
      </w:ins>
      <w:ins w:id="18180" w:author="Administrator" w:date="2019-05-14T23:34:00Z">
        <w:r>
          <w:rPr>
            <w:rFonts w:hint="eastAsia"/>
          </w:rPr>
          <w:t>己修為，有些則是專走偏門，以一些</w:t>
        </w:r>
      </w:ins>
      <w:ins w:id="18181" w:author="Administrator" w:date="2019-05-14T23:39:00Z">
        <w:r>
          <w:rPr>
            <w:rFonts w:hint="eastAsia"/>
          </w:rPr>
          <w:t>歹毒</w:t>
        </w:r>
      </w:ins>
      <w:ins w:id="18182" w:author="Administrator" w:date="2019-05-14T23:34:00Z">
        <w:r>
          <w:rPr>
            <w:rFonts w:hint="eastAsia"/>
          </w:rPr>
          <w:t>邪術，</w:t>
        </w:r>
      </w:ins>
      <w:ins w:id="18183" w:author="Administrator" w:date="2019-05-14T23:35:00Z">
        <w:r>
          <w:rPr>
            <w:rFonts w:hint="eastAsia"/>
          </w:rPr>
          <w:t>大肆殺害</w:t>
        </w:r>
      </w:ins>
      <w:ins w:id="18184" w:author="Administrator" w:date="2019-05-14T23:37:00Z">
        <w:r>
          <w:rPr>
            <w:rFonts w:hint="eastAsia"/>
          </w:rPr>
          <w:t>同道，以求聲名遠播。</w:t>
        </w:r>
      </w:ins>
    </w:p>
    <w:p w:rsidR="000F0075" w:rsidRDefault="00B227BE">
      <w:pPr>
        <w:pStyle w:val="12"/>
        <w:spacing w:after="240"/>
        <w:ind w:leftChars="0" w:left="0"/>
        <w:rPr>
          <w:ins w:id="18185" w:author="Administrator" w:date="2019-05-14T23:40:00Z"/>
        </w:rPr>
        <w:pPrChange w:id="18186" w:author="Administrator" w:date="2019-05-14T22:20:00Z">
          <w:pPr>
            <w:pStyle w:val="12"/>
            <w:numPr>
              <w:numId w:val="1"/>
            </w:numPr>
            <w:spacing w:after="240"/>
            <w:ind w:leftChars="0" w:left="360" w:hanging="360"/>
            <w:outlineLvl w:val="0"/>
          </w:pPr>
        </w:pPrChange>
      </w:pPr>
      <w:ins w:id="18187" w:author="Administrator" w:date="2019-05-14T23:37:00Z">
        <w:r>
          <w:rPr>
            <w:rFonts w:hint="eastAsia"/>
          </w:rPr>
          <w:t>更有</w:t>
        </w:r>
      </w:ins>
      <w:ins w:id="18188" w:author="Administrator" w:date="2019-05-14T23:39:00Z">
        <w:r>
          <w:rPr>
            <w:rFonts w:hint="eastAsia"/>
          </w:rPr>
          <w:t>些</w:t>
        </w:r>
      </w:ins>
      <w:ins w:id="18189" w:author="Administrator" w:date="2019-05-14T23:38:00Z">
        <w:r>
          <w:rPr>
            <w:rFonts w:hint="eastAsia"/>
          </w:rPr>
          <w:t>佼佼者，建立邪宗邪派，以滅天下蒼生為謀，逆天行事為樂</w:t>
        </w:r>
      </w:ins>
      <w:ins w:id="18190" w:author="Administrator" w:date="2019-05-14T23:39:00Z">
        <w:r>
          <w:rPr>
            <w:rFonts w:hint="eastAsia"/>
          </w:rPr>
          <w:t>，聚起那些被正道追殺之人，</w:t>
        </w:r>
        <w:r w:rsidR="007307BC">
          <w:rPr>
            <w:rFonts w:hint="eastAsia"/>
          </w:rPr>
          <w:t>一</w:t>
        </w:r>
      </w:ins>
      <w:ins w:id="18191" w:author="Administrator" w:date="2019-05-14T23:40:00Z">
        <w:r w:rsidR="007307BC">
          <w:rPr>
            <w:rFonts w:hint="eastAsia"/>
          </w:rPr>
          <w:t>起團抱凝聚成足以跟正道抗橫的力量</w:t>
        </w:r>
      </w:ins>
      <w:ins w:id="18192" w:author="Administrator" w:date="2019-05-14T23:38:00Z">
        <w:r>
          <w:rPr>
            <w:rFonts w:hint="eastAsia"/>
          </w:rPr>
          <w:t>。</w:t>
        </w:r>
      </w:ins>
    </w:p>
    <w:p w:rsidR="000F0075" w:rsidRDefault="007307BC">
      <w:pPr>
        <w:pStyle w:val="12"/>
        <w:spacing w:after="240"/>
        <w:ind w:leftChars="0" w:left="0"/>
        <w:rPr>
          <w:ins w:id="18193" w:author="Administrator" w:date="2019-05-14T23:41:00Z"/>
        </w:rPr>
        <w:pPrChange w:id="18194" w:author="Administrator" w:date="2019-05-14T22:20:00Z">
          <w:pPr>
            <w:pStyle w:val="12"/>
            <w:numPr>
              <w:numId w:val="1"/>
            </w:numPr>
            <w:spacing w:after="240"/>
            <w:ind w:leftChars="0" w:left="360" w:hanging="360"/>
            <w:outlineLvl w:val="0"/>
          </w:pPr>
        </w:pPrChange>
      </w:pPr>
      <w:ins w:id="18195" w:author="Administrator" w:date="2019-05-14T23:40:00Z">
        <w:r>
          <w:rPr>
            <w:rFonts w:hint="eastAsia"/>
          </w:rPr>
          <w:lastRenderedPageBreak/>
          <w:t>對於這些邪派邪門，身為山水大陸之主的東萊國仙皇，一向是睜一隻眼</w:t>
        </w:r>
      </w:ins>
      <w:ins w:id="18196" w:author="Administrator" w:date="2019-05-14T23:41:00Z">
        <w:r>
          <w:rPr>
            <w:rFonts w:hint="eastAsia"/>
          </w:rPr>
          <w:t>閉一隻眼，只要不要太過誇張，他也就懶得去過問太多。</w:t>
        </w:r>
      </w:ins>
    </w:p>
    <w:p w:rsidR="000F0075" w:rsidRDefault="007307BC">
      <w:pPr>
        <w:pStyle w:val="12"/>
        <w:spacing w:after="240"/>
        <w:ind w:leftChars="0" w:left="0"/>
        <w:rPr>
          <w:ins w:id="18197" w:author="Administrator" w:date="2019-05-14T23:42:00Z"/>
        </w:rPr>
        <w:pPrChange w:id="18198" w:author="Administrator" w:date="2019-05-14T22:20:00Z">
          <w:pPr>
            <w:pStyle w:val="12"/>
            <w:numPr>
              <w:numId w:val="1"/>
            </w:numPr>
            <w:spacing w:after="240"/>
            <w:ind w:leftChars="0" w:left="360" w:hanging="360"/>
            <w:outlineLvl w:val="0"/>
          </w:pPr>
        </w:pPrChange>
      </w:pPr>
      <w:ins w:id="18199" w:author="Administrator" w:date="2019-05-14T23:41:00Z">
        <w:r>
          <w:rPr>
            <w:rFonts w:hint="eastAsia"/>
          </w:rPr>
          <w:t>這倒也不是他放縱邪道，而是在正邪之中，本就有相生相剋之</w:t>
        </w:r>
      </w:ins>
      <w:ins w:id="18200" w:author="Administrator" w:date="2019-05-14T23:42:00Z">
        <w:r>
          <w:rPr>
            <w:rFonts w:hint="eastAsia"/>
          </w:rPr>
          <w:t>數，他身為山水大陸的修仙界之主，很多事，他看得比其他人還長遠，自然知道何時該收，何時該放。</w:t>
        </w:r>
      </w:ins>
    </w:p>
    <w:p w:rsidR="000F0075" w:rsidRDefault="007307BC">
      <w:pPr>
        <w:pStyle w:val="12"/>
        <w:spacing w:after="240"/>
        <w:ind w:leftChars="0" w:left="0"/>
        <w:rPr>
          <w:ins w:id="18201" w:author="Administrator" w:date="2019-05-14T23:08:00Z"/>
        </w:rPr>
        <w:pPrChange w:id="18202" w:author="Administrator" w:date="2019-05-14T22:20:00Z">
          <w:pPr>
            <w:pStyle w:val="12"/>
            <w:numPr>
              <w:numId w:val="1"/>
            </w:numPr>
            <w:spacing w:after="240"/>
            <w:ind w:leftChars="0" w:left="360" w:hanging="360"/>
            <w:outlineLvl w:val="0"/>
          </w:pPr>
        </w:pPrChange>
      </w:pPr>
      <w:ins w:id="18203" w:author="Administrator" w:date="2019-05-14T23:42:00Z">
        <w:r>
          <w:rPr>
            <w:rFonts w:hint="eastAsia"/>
          </w:rPr>
          <w:t>不過，</w:t>
        </w:r>
      </w:ins>
      <w:ins w:id="18204" w:author="Administrator" w:date="2019-05-14T23:43:00Z">
        <w:r>
          <w:rPr>
            <w:rFonts w:hint="eastAsia"/>
          </w:rPr>
          <w:t>這次四派元氣大傷，那些旁邊的邪派等等，平常就</w:t>
        </w:r>
      </w:ins>
      <w:ins w:id="18205" w:author="Administrator" w:date="2019-05-14T23:07:00Z">
        <w:r w:rsidR="006654B9">
          <w:rPr>
            <w:rFonts w:hint="eastAsia"/>
          </w:rPr>
          <w:t>對</w:t>
        </w:r>
      </w:ins>
      <w:ins w:id="18206" w:author="Administrator" w:date="2019-05-14T23:43:00Z">
        <w:r>
          <w:rPr>
            <w:rFonts w:hint="eastAsia"/>
          </w:rPr>
          <w:t>四派佔領的</w:t>
        </w:r>
      </w:ins>
      <w:ins w:id="18207" w:author="Administrator" w:date="2019-05-14T23:07:00Z">
        <w:r w:rsidR="006654B9">
          <w:rPr>
            <w:rFonts w:hint="eastAsia"/>
          </w:rPr>
          <w:t>寶地羨慕</w:t>
        </w:r>
      </w:ins>
      <w:ins w:id="18208" w:author="Administrator" w:date="2019-05-14T23:08:00Z">
        <w:r w:rsidR="006654B9">
          <w:rPr>
            <w:rFonts w:hint="eastAsia"/>
          </w:rPr>
          <w:t>得眼巴巴的，此時自然是起了貪</w:t>
        </w:r>
      </w:ins>
      <w:ins w:id="18209" w:author="Administrator" w:date="2019-05-14T23:44:00Z">
        <w:r>
          <w:rPr>
            <w:rFonts w:hint="eastAsia"/>
          </w:rPr>
          <w:t>婪</w:t>
        </w:r>
      </w:ins>
      <w:ins w:id="18210" w:author="Administrator" w:date="2019-05-14T23:08:00Z">
        <w:r w:rsidR="006654B9">
          <w:rPr>
            <w:rFonts w:hint="eastAsia"/>
          </w:rPr>
          <w:t>之心</w:t>
        </w:r>
      </w:ins>
      <w:ins w:id="18211" w:author="Administrator" w:date="2019-05-14T23:44:00Z">
        <w:r>
          <w:rPr>
            <w:rFonts w:hint="eastAsia"/>
          </w:rPr>
          <w:t>，小動作頻繁起來了</w:t>
        </w:r>
      </w:ins>
      <w:ins w:id="18212" w:author="Administrator" w:date="2019-05-14T23:08:00Z">
        <w:r w:rsidR="006654B9">
          <w:rPr>
            <w:rFonts w:hint="eastAsia"/>
          </w:rPr>
          <w:t>。</w:t>
        </w:r>
      </w:ins>
    </w:p>
    <w:p w:rsidR="000F0075" w:rsidRDefault="007307BC">
      <w:pPr>
        <w:pStyle w:val="12"/>
        <w:spacing w:after="240"/>
        <w:ind w:leftChars="0" w:left="0"/>
        <w:rPr>
          <w:ins w:id="18213" w:author="Administrator" w:date="2019-05-14T23:09:00Z"/>
        </w:rPr>
        <w:pPrChange w:id="18214" w:author="Administrator" w:date="2019-05-14T22:20:00Z">
          <w:pPr>
            <w:pStyle w:val="12"/>
            <w:numPr>
              <w:numId w:val="1"/>
            </w:numPr>
            <w:spacing w:after="240"/>
            <w:ind w:leftChars="0" w:left="360" w:hanging="360"/>
            <w:outlineLvl w:val="0"/>
          </w:pPr>
        </w:pPrChange>
      </w:pPr>
      <w:ins w:id="18215" w:author="Administrator" w:date="2019-05-14T23:44:00Z">
        <w:r>
          <w:rPr>
            <w:rFonts w:hint="eastAsia"/>
          </w:rPr>
          <w:t>但</w:t>
        </w:r>
      </w:ins>
      <w:ins w:id="18216" w:author="Administrator" w:date="2019-05-14T23:08:00Z">
        <w:r w:rsidR="006654B9">
          <w:rPr>
            <w:rFonts w:hint="eastAsia"/>
          </w:rPr>
          <w:t>這些風風雨雨，也沒有持續多</w:t>
        </w:r>
      </w:ins>
      <w:ins w:id="18217" w:author="Administrator" w:date="2019-05-14T23:09:00Z">
        <w:r w:rsidR="006654B9">
          <w:rPr>
            <w:rFonts w:hint="eastAsia"/>
          </w:rPr>
          <w:t>久。</w:t>
        </w:r>
      </w:ins>
    </w:p>
    <w:p w:rsidR="000F0075" w:rsidRDefault="006654B9">
      <w:pPr>
        <w:pStyle w:val="12"/>
        <w:spacing w:after="240"/>
        <w:ind w:leftChars="0" w:left="0"/>
        <w:rPr>
          <w:ins w:id="18218" w:author="Administrator" w:date="2019-05-15T00:03:00Z"/>
        </w:rPr>
        <w:pPrChange w:id="18219" w:author="Administrator" w:date="2019-05-14T22:20:00Z">
          <w:pPr>
            <w:pStyle w:val="12"/>
            <w:numPr>
              <w:numId w:val="1"/>
            </w:numPr>
            <w:spacing w:after="240"/>
            <w:ind w:leftChars="0" w:left="360" w:hanging="360"/>
            <w:outlineLvl w:val="0"/>
          </w:pPr>
        </w:pPrChange>
      </w:pPr>
      <w:ins w:id="18220" w:author="Administrator" w:date="2019-05-14T23:09:00Z">
        <w:r>
          <w:rPr>
            <w:rFonts w:hint="eastAsia"/>
          </w:rPr>
          <w:t>隨著仙皇很快的</w:t>
        </w:r>
        <w:r w:rsidR="003D1901">
          <w:rPr>
            <w:rFonts w:hint="eastAsia"/>
          </w:rPr>
          <w:t>下令四派鎮壓聖獸有功，獎賞</w:t>
        </w:r>
      </w:ins>
      <w:ins w:id="18221" w:author="Administrator" w:date="2019-05-14T23:10:00Z">
        <w:r w:rsidR="003D1901">
          <w:rPr>
            <w:rFonts w:hint="eastAsia"/>
          </w:rPr>
          <w:t>仙</w:t>
        </w:r>
      </w:ins>
      <w:ins w:id="18222" w:author="Administrator" w:date="2019-05-14T23:09:00Z">
        <w:r w:rsidR="003D1901">
          <w:rPr>
            <w:rFonts w:hint="eastAsia"/>
          </w:rPr>
          <w:t>丹靈石</w:t>
        </w:r>
      </w:ins>
      <w:ins w:id="18223" w:author="Administrator" w:date="2019-05-14T23:10:00Z">
        <w:r w:rsidR="003D1901">
          <w:rPr>
            <w:rFonts w:hint="eastAsia"/>
          </w:rPr>
          <w:t>不少之外，</w:t>
        </w:r>
      </w:ins>
      <w:ins w:id="18224" w:author="Administrator" w:date="2019-05-14T23:44:00Z">
        <w:r w:rsidR="007307BC">
          <w:rPr>
            <w:rFonts w:hint="eastAsia"/>
          </w:rPr>
          <w:t>同時也親自出手相助，替四派太上長老治癒療傷</w:t>
        </w:r>
      </w:ins>
      <w:ins w:id="18225" w:author="Administrator" w:date="2019-05-14T23:45:00Z">
        <w:r w:rsidR="007307BC">
          <w:rPr>
            <w:rFonts w:hint="eastAsia"/>
          </w:rPr>
          <w:t>，</w:t>
        </w:r>
      </w:ins>
      <w:ins w:id="18226" w:author="Administrator" w:date="2019-05-14T23:57:00Z">
        <w:r w:rsidR="00461EAB">
          <w:rPr>
            <w:rFonts w:hint="eastAsia"/>
          </w:rPr>
          <w:t>最後</w:t>
        </w:r>
      </w:ins>
      <w:ins w:id="18227" w:author="Administrator" w:date="2019-05-14T23:45:00Z">
        <w:r w:rsidR="007307BC">
          <w:rPr>
            <w:rFonts w:hint="eastAsia"/>
          </w:rPr>
          <w:t>更宣佈</w:t>
        </w:r>
      </w:ins>
      <w:ins w:id="18228" w:author="Administrator" w:date="2019-05-15T00:00:00Z">
        <w:r w:rsidR="00461EAB">
          <w:rPr>
            <w:rFonts w:hint="eastAsia"/>
          </w:rPr>
          <w:t>原本入仙石的兩個名額，由四派共同</w:t>
        </w:r>
        <w:r w:rsidR="00B47E02">
          <w:rPr>
            <w:rFonts w:hint="eastAsia"/>
          </w:rPr>
          <w:t>進入</w:t>
        </w:r>
      </w:ins>
      <w:ins w:id="18229" w:author="Administrator" w:date="2019-05-15T00:02:00Z">
        <w:r w:rsidR="00B47E02">
          <w:rPr>
            <w:rFonts w:hint="eastAsia"/>
          </w:rPr>
          <w:t>之後，那些原本還想</w:t>
        </w:r>
      </w:ins>
      <w:ins w:id="18230" w:author="Administrator" w:date="2019-05-15T00:03:00Z">
        <w:r w:rsidR="00B47E02">
          <w:rPr>
            <w:rFonts w:hint="eastAsia"/>
          </w:rPr>
          <w:t>張望的邪派之人，全都打消了念頭。</w:t>
        </w:r>
      </w:ins>
    </w:p>
    <w:p w:rsidR="000F0075" w:rsidRDefault="00B47E02">
      <w:pPr>
        <w:pStyle w:val="12"/>
        <w:spacing w:after="240"/>
        <w:ind w:leftChars="0" w:left="0"/>
        <w:rPr>
          <w:ins w:id="18231" w:author="Administrator" w:date="2019-05-15T00:04:00Z"/>
        </w:rPr>
        <w:pPrChange w:id="18232" w:author="Administrator" w:date="2019-05-15T00:03:00Z">
          <w:pPr>
            <w:pStyle w:val="12"/>
            <w:numPr>
              <w:numId w:val="1"/>
            </w:numPr>
            <w:spacing w:after="240"/>
            <w:ind w:leftChars="0" w:left="360" w:hanging="360"/>
            <w:outlineLvl w:val="0"/>
          </w:pPr>
        </w:pPrChange>
      </w:pPr>
      <w:ins w:id="18233" w:author="Administrator" w:date="2019-05-15T00:03:00Z">
        <w:r>
          <w:rPr>
            <w:rFonts w:hint="eastAsia"/>
          </w:rPr>
          <w:t>因為這麼一來</w:t>
        </w:r>
      </w:ins>
      <w:ins w:id="18234" w:author="Administrator" w:date="2019-05-15T00:00:00Z">
        <w:r>
          <w:rPr>
            <w:rFonts w:hint="eastAsia"/>
          </w:rPr>
          <w:t>，</w:t>
        </w:r>
      </w:ins>
      <w:ins w:id="18235" w:author="Administrator" w:date="2019-05-15T00:03:00Z">
        <w:r>
          <w:rPr>
            <w:rFonts w:hint="eastAsia"/>
          </w:rPr>
          <w:t>雖然四派</w:t>
        </w:r>
      </w:ins>
      <w:ins w:id="18236" w:author="Administrator" w:date="2019-05-15T00:00:00Z">
        <w:r>
          <w:rPr>
            <w:rFonts w:hint="eastAsia"/>
          </w:rPr>
          <w:t>每一</w:t>
        </w:r>
      </w:ins>
      <w:ins w:id="18237" w:author="Administrator" w:date="2019-05-15T00:01:00Z">
        <w:r>
          <w:rPr>
            <w:rFonts w:hint="eastAsia"/>
          </w:rPr>
          <w:t>派都只</w:t>
        </w:r>
      </w:ins>
      <w:ins w:id="18238" w:author="Administrator" w:date="2019-05-15T00:03:00Z">
        <w:r>
          <w:rPr>
            <w:rFonts w:hint="eastAsia"/>
          </w:rPr>
          <w:t>能派出原本名額的一半之人，</w:t>
        </w:r>
      </w:ins>
      <w:ins w:id="18239" w:author="Administrator" w:date="2019-05-15T00:04:00Z">
        <w:r>
          <w:rPr>
            <w:rFonts w:hint="eastAsia"/>
          </w:rPr>
          <w:t>但既然四派都可以進去，也就沒必要再彼此廝殺了。</w:t>
        </w:r>
      </w:ins>
    </w:p>
    <w:p w:rsidR="000F0075" w:rsidRDefault="00B47E02">
      <w:pPr>
        <w:pStyle w:val="12"/>
        <w:spacing w:after="240"/>
        <w:ind w:leftChars="0" w:left="0"/>
        <w:rPr>
          <w:ins w:id="18240" w:author="Administrator" w:date="2019-05-15T00:15:00Z"/>
        </w:rPr>
        <w:pPrChange w:id="18241" w:author="Administrator" w:date="2019-05-15T00:03:00Z">
          <w:pPr>
            <w:pStyle w:val="12"/>
            <w:numPr>
              <w:numId w:val="1"/>
            </w:numPr>
            <w:spacing w:after="240"/>
            <w:ind w:leftChars="0" w:left="360" w:hanging="360"/>
            <w:outlineLvl w:val="0"/>
          </w:pPr>
        </w:pPrChange>
      </w:pPr>
      <w:ins w:id="18242" w:author="Administrator" w:date="2019-05-15T00:04:00Z">
        <w:r>
          <w:rPr>
            <w:rFonts w:hint="eastAsia"/>
          </w:rPr>
          <w:t>加上太上長老的恢復，哪怕四派弟子在這場試練之中</w:t>
        </w:r>
      </w:ins>
      <w:ins w:id="18243" w:author="Administrator" w:date="2019-05-15T00:05:00Z">
        <w:r>
          <w:rPr>
            <w:rFonts w:hint="eastAsia"/>
          </w:rPr>
          <w:t>近乎全滅，可只要底蘊還在，東山再起之日不遠，更</w:t>
        </w:r>
      </w:ins>
      <w:ins w:id="18244" w:author="Administrator" w:date="2019-05-15T00:15:00Z">
        <w:r w:rsidR="00B42E6B">
          <w:rPr>
            <w:rFonts w:hint="eastAsia"/>
          </w:rPr>
          <w:t>別提有機可趁了。</w:t>
        </w:r>
      </w:ins>
    </w:p>
    <w:p w:rsidR="000F0075" w:rsidRDefault="00B42E6B">
      <w:pPr>
        <w:pStyle w:val="12"/>
        <w:spacing w:after="240"/>
        <w:ind w:leftChars="0" w:left="0"/>
        <w:rPr>
          <w:ins w:id="18245" w:author="Administrator" w:date="2019-05-15T00:16:00Z"/>
        </w:rPr>
        <w:pPrChange w:id="18246" w:author="Administrator" w:date="2019-05-15T00:03:00Z">
          <w:pPr>
            <w:pStyle w:val="12"/>
            <w:numPr>
              <w:numId w:val="1"/>
            </w:numPr>
            <w:spacing w:after="240"/>
            <w:ind w:leftChars="0" w:left="360" w:hanging="360"/>
            <w:outlineLvl w:val="0"/>
          </w:pPr>
        </w:pPrChange>
      </w:pPr>
      <w:ins w:id="18247" w:author="Administrator" w:date="2019-05-15T00:15:00Z">
        <w:r>
          <w:rPr>
            <w:rFonts w:hint="eastAsia"/>
          </w:rPr>
          <w:t>因此雖然那些邪派恨得牙癢癢的，但還是</w:t>
        </w:r>
      </w:ins>
      <w:ins w:id="18248" w:author="Administrator" w:date="2019-05-15T00:16:00Z">
        <w:r>
          <w:rPr>
            <w:rFonts w:hint="eastAsia"/>
          </w:rPr>
          <w:t>把貪念給忍了下來。</w:t>
        </w:r>
      </w:ins>
    </w:p>
    <w:p w:rsidR="000F0075" w:rsidRDefault="00CC1331">
      <w:pPr>
        <w:pStyle w:val="12"/>
        <w:spacing w:after="240"/>
        <w:ind w:leftChars="0" w:left="0"/>
        <w:rPr>
          <w:ins w:id="18249" w:author="Administrator" w:date="2019-05-15T00:17:00Z"/>
        </w:rPr>
        <w:pPrChange w:id="18250" w:author="Administrator" w:date="2019-05-15T00:03:00Z">
          <w:pPr>
            <w:pStyle w:val="12"/>
            <w:numPr>
              <w:numId w:val="1"/>
            </w:numPr>
            <w:spacing w:after="240"/>
            <w:ind w:leftChars="0" w:left="360" w:hanging="360"/>
            <w:outlineLvl w:val="0"/>
          </w:pPr>
        </w:pPrChange>
      </w:pPr>
      <w:ins w:id="18251" w:author="Administrator" w:date="2019-05-15T00:16:00Z">
        <w:r>
          <w:rPr>
            <w:rFonts w:hint="eastAsia"/>
          </w:rPr>
          <w:t>而這段時間，</w:t>
        </w:r>
      </w:ins>
      <w:ins w:id="18252" w:author="Administrator" w:date="2019-05-15T00:17:00Z">
        <w:r>
          <w:rPr>
            <w:rFonts w:hint="eastAsia"/>
          </w:rPr>
          <w:t>胭脂山的東側的凹陷問題，也終於爆發了出來。</w:t>
        </w:r>
      </w:ins>
    </w:p>
    <w:p w:rsidR="000F0075" w:rsidRDefault="00CC1331">
      <w:pPr>
        <w:pStyle w:val="12"/>
        <w:spacing w:after="240"/>
        <w:ind w:leftChars="0" w:left="0"/>
        <w:rPr>
          <w:ins w:id="18253" w:author="Administrator" w:date="2019-05-15T00:18:00Z"/>
        </w:rPr>
        <w:pPrChange w:id="18254" w:author="Administrator" w:date="2019-05-15T00:03:00Z">
          <w:pPr>
            <w:pStyle w:val="12"/>
            <w:numPr>
              <w:numId w:val="1"/>
            </w:numPr>
            <w:spacing w:after="240"/>
            <w:ind w:leftChars="0" w:left="360" w:hanging="360"/>
            <w:outlineLvl w:val="0"/>
          </w:pPr>
        </w:pPrChange>
      </w:pPr>
      <w:ins w:id="18255" w:author="Administrator" w:date="2019-05-15T00:17:00Z">
        <w:r>
          <w:rPr>
            <w:rFonts w:hint="eastAsia"/>
          </w:rPr>
          <w:t>大量的海水倒灌，淹沒了整個胭脂山的東半部，不論</w:t>
        </w:r>
      </w:ins>
      <w:ins w:id="18256" w:author="Administrator" w:date="2019-05-15T00:18:00Z">
        <w:r>
          <w:rPr>
            <w:rFonts w:hint="eastAsia"/>
          </w:rPr>
          <w:t>是蟲鳥走獸，還是凡人修士，只要不會在水中呼吸的，留在原地，就只有死路一條。</w:t>
        </w:r>
      </w:ins>
    </w:p>
    <w:p w:rsidR="000F0075" w:rsidRDefault="00CC1331">
      <w:pPr>
        <w:pStyle w:val="12"/>
        <w:spacing w:after="240"/>
        <w:ind w:leftChars="0" w:left="0"/>
        <w:rPr>
          <w:ins w:id="18257" w:author="Administrator" w:date="2019-05-15T00:19:00Z"/>
        </w:rPr>
        <w:pPrChange w:id="18258" w:author="Administrator" w:date="2019-05-15T00:03:00Z">
          <w:pPr>
            <w:pStyle w:val="12"/>
            <w:numPr>
              <w:numId w:val="1"/>
            </w:numPr>
            <w:spacing w:after="240"/>
            <w:ind w:leftChars="0" w:left="360" w:hanging="360"/>
            <w:outlineLvl w:val="0"/>
          </w:pPr>
        </w:pPrChange>
      </w:pPr>
      <w:ins w:id="18259" w:author="Administrator" w:date="2019-05-15T00:18:00Z">
        <w:r>
          <w:rPr>
            <w:rFonts w:hint="eastAsia"/>
          </w:rPr>
          <w:t>而</w:t>
        </w:r>
      </w:ins>
      <w:ins w:id="18260" w:author="Administrator" w:date="2019-05-15T00:19:00Z">
        <w:r>
          <w:rPr>
            <w:rFonts w:hint="eastAsia"/>
          </w:rPr>
          <w:t>因此流離失所，無家可歸的損害，更是難以估計。</w:t>
        </w:r>
      </w:ins>
    </w:p>
    <w:p w:rsidR="000F0075" w:rsidRDefault="00CC1331">
      <w:pPr>
        <w:pStyle w:val="12"/>
        <w:spacing w:after="240"/>
        <w:ind w:leftChars="0" w:left="0"/>
        <w:rPr>
          <w:ins w:id="18261" w:author="Administrator" w:date="2019-05-15T00:22:00Z"/>
        </w:rPr>
        <w:pPrChange w:id="18262" w:author="Administrator" w:date="2019-05-14T22:20:00Z">
          <w:pPr>
            <w:pStyle w:val="12"/>
            <w:numPr>
              <w:numId w:val="1"/>
            </w:numPr>
            <w:spacing w:after="240"/>
            <w:ind w:leftChars="0" w:left="360" w:hanging="360"/>
            <w:outlineLvl w:val="0"/>
          </w:pPr>
        </w:pPrChange>
      </w:pPr>
      <w:ins w:id="18263" w:author="Administrator" w:date="2019-05-15T00:19:00Z">
        <w:r>
          <w:rPr>
            <w:rFonts w:hint="eastAsia"/>
          </w:rPr>
          <w:t>好在，對此仙皇跟東萊國境內</w:t>
        </w:r>
      </w:ins>
      <w:ins w:id="18264" w:author="Administrator" w:date="2019-05-15T00:20:00Z">
        <w:r>
          <w:rPr>
            <w:rFonts w:hint="eastAsia"/>
          </w:rPr>
          <w:t>的六大派早已有了對策，紛紛派出平常</w:t>
        </w:r>
      </w:ins>
      <w:ins w:id="18265" w:author="Administrator" w:date="2019-05-15T00:21:00Z">
        <w:r>
          <w:rPr>
            <w:rFonts w:hint="eastAsia"/>
          </w:rPr>
          <w:t>深居簡出的元嬰老怪等</w:t>
        </w:r>
        <w:r w:rsidR="003F1898">
          <w:rPr>
            <w:rFonts w:hint="eastAsia"/>
          </w:rPr>
          <w:t>，以</w:t>
        </w:r>
      </w:ins>
      <w:ins w:id="18266" w:author="Administrator" w:date="2019-05-15T00:23:00Z">
        <w:r w:rsidR="003F1898">
          <w:rPr>
            <w:rFonts w:hint="eastAsia"/>
          </w:rPr>
          <w:t>各種驚天動地的神通</w:t>
        </w:r>
      </w:ins>
      <w:ins w:id="18267" w:author="Administrator" w:date="2019-05-15T00:21:00Z">
        <w:r w:rsidR="003F1898">
          <w:rPr>
            <w:rFonts w:hint="eastAsia"/>
          </w:rPr>
          <w:t>，將大半生靈給</w:t>
        </w:r>
      </w:ins>
      <w:ins w:id="18268" w:author="Administrator" w:date="2019-05-15T00:22:00Z">
        <w:r w:rsidR="003F1898">
          <w:rPr>
            <w:rFonts w:hint="eastAsia"/>
          </w:rPr>
          <w:t>搬移到了他處。</w:t>
        </w:r>
      </w:ins>
    </w:p>
    <w:p w:rsidR="000F0075" w:rsidRDefault="003F1898">
      <w:pPr>
        <w:pStyle w:val="12"/>
        <w:spacing w:after="240"/>
        <w:ind w:leftChars="0" w:left="0"/>
        <w:rPr>
          <w:ins w:id="18269" w:author="Administrator" w:date="2019-05-15T00:22:00Z"/>
        </w:rPr>
        <w:pPrChange w:id="18270" w:author="Administrator" w:date="2019-05-14T22:20:00Z">
          <w:pPr>
            <w:pStyle w:val="12"/>
            <w:numPr>
              <w:numId w:val="1"/>
            </w:numPr>
            <w:spacing w:after="240"/>
            <w:ind w:leftChars="0" w:left="360" w:hanging="360"/>
            <w:outlineLvl w:val="0"/>
          </w:pPr>
        </w:pPrChange>
      </w:pPr>
      <w:ins w:id="18271" w:author="Administrator" w:date="2019-05-15T00:22:00Z">
        <w:r>
          <w:rPr>
            <w:rFonts w:hint="eastAsia"/>
          </w:rPr>
          <w:t>否則，以普通凡人的速度，恐怕再花上幾年，都逃不過被淹沒的範圍。</w:t>
        </w:r>
      </w:ins>
    </w:p>
    <w:p w:rsidR="000F0075" w:rsidRDefault="003F1898">
      <w:pPr>
        <w:pStyle w:val="12"/>
        <w:spacing w:after="240"/>
        <w:ind w:leftChars="0" w:left="0"/>
        <w:rPr>
          <w:ins w:id="18272" w:author="Administrator" w:date="2019-05-15T00:26:00Z"/>
        </w:rPr>
        <w:pPrChange w:id="18273" w:author="Administrator" w:date="2019-05-14T22:20:00Z">
          <w:pPr>
            <w:pStyle w:val="12"/>
            <w:numPr>
              <w:numId w:val="1"/>
            </w:numPr>
            <w:spacing w:after="240"/>
            <w:ind w:leftChars="0" w:left="360" w:hanging="360"/>
            <w:outlineLvl w:val="0"/>
          </w:pPr>
        </w:pPrChange>
      </w:pPr>
      <w:ins w:id="18274" w:author="Administrator" w:date="2019-05-15T00:22:00Z">
        <w:r>
          <w:rPr>
            <w:rFonts w:hint="eastAsia"/>
          </w:rPr>
          <w:t>而仙皇身邊的奇女子儀天，也親自出手</w:t>
        </w:r>
      </w:ins>
      <w:ins w:id="18275" w:author="Administrator" w:date="2019-05-15T00:23:00Z">
        <w:r>
          <w:rPr>
            <w:rFonts w:hint="eastAsia"/>
          </w:rPr>
          <w:t>，傳聞她以奪天造化之能，</w:t>
        </w:r>
      </w:ins>
      <w:ins w:id="18276" w:author="Administrator" w:date="2019-05-15T00:24:00Z">
        <w:r>
          <w:rPr>
            <w:rFonts w:hint="eastAsia"/>
          </w:rPr>
          <w:t>駕著</w:t>
        </w:r>
      </w:ins>
      <w:ins w:id="18277" w:author="Administrator" w:date="2019-05-15T00:27:00Z">
        <w:r>
          <w:rPr>
            <w:rFonts w:hint="eastAsia"/>
          </w:rPr>
          <w:t>白</w:t>
        </w:r>
      </w:ins>
      <w:ins w:id="18278" w:author="Administrator" w:date="2019-05-15T00:28:00Z">
        <w:r>
          <w:rPr>
            <w:rFonts w:hint="eastAsia"/>
          </w:rPr>
          <w:t>首赤足</w:t>
        </w:r>
      </w:ins>
      <w:ins w:id="18279" w:author="Administrator" w:date="2019-05-15T00:24:00Z">
        <w:r>
          <w:rPr>
            <w:rFonts w:hint="eastAsia"/>
          </w:rPr>
          <w:t>飛鳥，從西邊遙遠的群山之中，搬來幾座仙山</w:t>
        </w:r>
      </w:ins>
      <w:ins w:id="18280" w:author="Administrator" w:date="2019-05-15T00:25:00Z">
        <w:r>
          <w:rPr>
            <w:rFonts w:hint="eastAsia"/>
          </w:rPr>
          <w:t>，直接丟入海彎口交界之處，阻止了海水繼續入侵，</w:t>
        </w:r>
      </w:ins>
      <w:ins w:id="18281" w:author="Administrator" w:date="2019-05-15T00:26:00Z">
        <w:r>
          <w:rPr>
            <w:rFonts w:hint="eastAsia"/>
          </w:rPr>
          <w:t>行成了內海外海的奇觀。</w:t>
        </w:r>
      </w:ins>
    </w:p>
    <w:p w:rsidR="000F0075" w:rsidRDefault="003F1898">
      <w:pPr>
        <w:pStyle w:val="12"/>
        <w:spacing w:after="240"/>
        <w:ind w:leftChars="0" w:left="0"/>
        <w:rPr>
          <w:ins w:id="18282" w:author="Administrator" w:date="2019-05-26T00:33:00Z"/>
        </w:rPr>
        <w:pPrChange w:id="18283" w:author="Administrator" w:date="2019-05-14T22:20:00Z">
          <w:pPr>
            <w:pStyle w:val="12"/>
            <w:numPr>
              <w:numId w:val="1"/>
            </w:numPr>
            <w:spacing w:after="240"/>
            <w:ind w:leftChars="0" w:left="360" w:hanging="360"/>
            <w:outlineLvl w:val="0"/>
          </w:pPr>
        </w:pPrChange>
      </w:pPr>
      <w:ins w:id="18284" w:author="Administrator" w:date="2019-05-15T00:26:00Z">
        <w:r>
          <w:rPr>
            <w:rFonts w:hint="eastAsia"/>
          </w:rPr>
          <w:t>從此，山水大陸上的胭脂山脈東側，又多了一個</w:t>
        </w:r>
      </w:ins>
      <w:ins w:id="18285" w:author="Administrator" w:date="2019-05-15T00:27:00Z">
        <w:r w:rsidR="006708D2">
          <w:rPr>
            <w:rFonts w:hint="eastAsia"/>
          </w:rPr>
          <w:t>名叫</w:t>
        </w:r>
      </w:ins>
      <w:ins w:id="18286" w:author="Administrator" w:date="2019-05-26T00:15:00Z">
        <w:r w:rsidR="006708D2">
          <w:rPr>
            <w:rFonts w:hint="eastAsia"/>
          </w:rPr>
          <w:t>天龜</w:t>
        </w:r>
      </w:ins>
      <w:ins w:id="18287" w:author="Administrator" w:date="2019-05-15T00:27:00Z">
        <w:r>
          <w:rPr>
            <w:rFonts w:hint="eastAsia"/>
          </w:rPr>
          <w:t>湖的內海，</w:t>
        </w:r>
      </w:ins>
      <w:ins w:id="18288" w:author="Administrator" w:date="2019-05-15T00:28:00Z">
        <w:r>
          <w:rPr>
            <w:rFonts w:hint="eastAsia"/>
          </w:rPr>
          <w:t>及它背後關於儀天仙姑的傳說，</w:t>
        </w:r>
      </w:ins>
      <w:ins w:id="18289" w:author="Administrator" w:date="2019-05-15T00:29:00Z">
        <w:r>
          <w:rPr>
            <w:rFonts w:hint="eastAsia"/>
          </w:rPr>
          <w:t>這且就不在話下了。</w:t>
        </w:r>
      </w:ins>
    </w:p>
    <w:p w:rsidR="000F0075" w:rsidRDefault="00716D4B">
      <w:pPr>
        <w:pStyle w:val="12"/>
        <w:spacing w:after="240"/>
        <w:ind w:leftChars="0" w:left="0"/>
        <w:rPr>
          <w:ins w:id="18290" w:author="Administrator" w:date="2019-05-26T00:34:00Z"/>
        </w:rPr>
        <w:pPrChange w:id="18291" w:author="Administrator" w:date="2019-05-14T22:20:00Z">
          <w:pPr>
            <w:pStyle w:val="12"/>
            <w:numPr>
              <w:numId w:val="1"/>
            </w:numPr>
            <w:spacing w:after="240"/>
            <w:ind w:leftChars="0" w:left="360" w:hanging="360"/>
            <w:outlineLvl w:val="0"/>
          </w:pPr>
        </w:pPrChange>
      </w:pPr>
      <w:ins w:id="18292" w:author="Administrator" w:date="2019-05-26T00:33:00Z">
        <w:r>
          <w:rPr>
            <w:rFonts w:hint="eastAsia"/>
          </w:rPr>
          <w:lastRenderedPageBreak/>
          <w:t>另一方面，本應在鴟龜背上，靈山之中的李龍飛，此刻</w:t>
        </w:r>
      </w:ins>
      <w:ins w:id="18293" w:author="Administrator" w:date="2019-05-26T00:34:00Z">
        <w:r>
          <w:rPr>
            <w:rFonts w:hint="eastAsia"/>
          </w:rPr>
          <w:t>卻在一個奇異的地方。</w:t>
        </w:r>
      </w:ins>
    </w:p>
    <w:p w:rsidR="000F0075" w:rsidRDefault="00716D4B">
      <w:pPr>
        <w:pStyle w:val="12"/>
        <w:spacing w:after="240"/>
        <w:ind w:leftChars="0" w:left="0"/>
        <w:rPr>
          <w:ins w:id="18294" w:author="Administrator" w:date="2019-05-26T00:49:00Z"/>
        </w:rPr>
        <w:pPrChange w:id="18295" w:author="Administrator" w:date="2019-05-14T22:20:00Z">
          <w:pPr>
            <w:pStyle w:val="12"/>
            <w:numPr>
              <w:numId w:val="1"/>
            </w:numPr>
            <w:spacing w:after="240"/>
            <w:ind w:leftChars="0" w:left="360" w:hanging="360"/>
            <w:outlineLvl w:val="0"/>
          </w:pPr>
        </w:pPrChange>
      </w:pPr>
      <w:ins w:id="18296" w:author="Administrator" w:date="2019-05-26T00:34:00Z">
        <w:r>
          <w:rPr>
            <w:rFonts w:hint="eastAsia"/>
          </w:rPr>
          <w:t>這裡的天空</w:t>
        </w:r>
      </w:ins>
      <w:ins w:id="18297" w:author="Administrator" w:date="2019-05-26T00:40:00Z">
        <w:r w:rsidR="000026DF">
          <w:rPr>
            <w:rFonts w:hint="eastAsia"/>
          </w:rPr>
          <w:t>漆黑一片，可卻又跟</w:t>
        </w:r>
      </w:ins>
      <w:ins w:id="18298" w:author="Administrator" w:date="2019-05-26T00:44:00Z">
        <w:r w:rsidR="000026DF">
          <w:rPr>
            <w:rFonts w:hint="eastAsia"/>
          </w:rPr>
          <w:t>李龍飛記憶中的夜空不太相同，</w:t>
        </w:r>
      </w:ins>
      <w:ins w:id="18299" w:author="Administrator" w:date="2019-05-28T21:18:00Z">
        <w:r w:rsidR="00EB1576">
          <w:rPr>
            <w:rFonts w:hint="eastAsia"/>
          </w:rPr>
          <w:t>穹蒼</w:t>
        </w:r>
      </w:ins>
      <w:ins w:id="18300" w:author="Administrator" w:date="2019-05-26T00:45:00Z">
        <w:r w:rsidR="000026DF">
          <w:rPr>
            <w:rFonts w:hint="eastAsia"/>
          </w:rPr>
          <w:t>之中</w:t>
        </w:r>
      </w:ins>
      <w:ins w:id="18301" w:author="Administrator" w:date="2019-05-26T00:46:00Z">
        <w:r w:rsidR="000026DF">
          <w:rPr>
            <w:rFonts w:hint="eastAsia"/>
          </w:rPr>
          <w:t>沒有辦點星光，只有黝黑深邃的</w:t>
        </w:r>
      </w:ins>
      <w:ins w:id="18302" w:author="Administrator" w:date="2019-05-26T00:47:00Z">
        <w:r w:rsidR="000026DF">
          <w:rPr>
            <w:rFonts w:hint="eastAsia"/>
          </w:rPr>
          <w:t>黑幕籠罩四方，</w:t>
        </w:r>
      </w:ins>
      <w:ins w:id="18303" w:author="Administrator" w:date="2019-05-26T00:48:00Z">
        <w:r w:rsidR="000026DF">
          <w:rPr>
            <w:rFonts w:hint="eastAsia"/>
          </w:rPr>
          <w:t>若是看得久了，</w:t>
        </w:r>
      </w:ins>
      <w:ins w:id="18304" w:author="Administrator" w:date="2019-05-26T00:49:00Z">
        <w:r w:rsidR="000026DF">
          <w:rPr>
            <w:rFonts w:hint="eastAsia"/>
          </w:rPr>
          <w:t>甚至會有一種靈魂要被吸進去的錯覺。</w:t>
        </w:r>
      </w:ins>
    </w:p>
    <w:p w:rsidR="000F0075" w:rsidRDefault="000026DF">
      <w:pPr>
        <w:pStyle w:val="12"/>
        <w:spacing w:after="240"/>
        <w:ind w:leftChars="0" w:left="0"/>
        <w:rPr>
          <w:ins w:id="18305" w:author="Administrator" w:date="2019-05-26T01:04:00Z"/>
        </w:rPr>
        <w:pPrChange w:id="18306" w:author="Administrator" w:date="2019-05-14T22:20:00Z">
          <w:pPr>
            <w:pStyle w:val="12"/>
            <w:numPr>
              <w:numId w:val="1"/>
            </w:numPr>
            <w:spacing w:after="240"/>
            <w:ind w:leftChars="0" w:left="360" w:hanging="360"/>
            <w:outlineLvl w:val="0"/>
          </w:pPr>
        </w:pPrChange>
      </w:pPr>
      <w:ins w:id="18307" w:author="Administrator" w:date="2019-05-26T00:49:00Z">
        <w:r>
          <w:rPr>
            <w:rFonts w:hint="eastAsia"/>
          </w:rPr>
          <w:t>而大地上，草原上一片片的葉子，</w:t>
        </w:r>
      </w:ins>
      <w:ins w:id="18308" w:author="Administrator" w:date="2019-05-26T01:02:00Z">
        <w:r w:rsidR="006F7255">
          <w:rPr>
            <w:rFonts w:hint="eastAsia"/>
          </w:rPr>
          <w:t>閃爍著點點微光，好似一盞盞小</w:t>
        </w:r>
      </w:ins>
      <w:ins w:id="18309" w:author="Administrator" w:date="2019-05-26T01:03:00Z">
        <w:r w:rsidR="006F7255">
          <w:rPr>
            <w:rFonts w:hint="eastAsia"/>
          </w:rPr>
          <w:t>燈，在風中搖曳擺動，偶爾風吹得大了，甚至還飛了起來，在</w:t>
        </w:r>
      </w:ins>
      <w:ins w:id="18310" w:author="Administrator" w:date="2019-05-26T01:04:00Z">
        <w:r w:rsidR="006F7255">
          <w:rPr>
            <w:rFonts w:hint="eastAsia"/>
          </w:rPr>
          <w:t>整片空間中一閃一閃。</w:t>
        </w:r>
      </w:ins>
    </w:p>
    <w:p w:rsidR="000F0075" w:rsidRDefault="006F7255">
      <w:pPr>
        <w:pStyle w:val="12"/>
        <w:spacing w:after="240"/>
        <w:ind w:leftChars="0" w:left="0"/>
        <w:rPr>
          <w:ins w:id="18311" w:author="Administrator" w:date="2019-05-26T01:16:00Z"/>
        </w:rPr>
        <w:pPrChange w:id="18312" w:author="Administrator" w:date="2019-05-14T22:20:00Z">
          <w:pPr>
            <w:pStyle w:val="12"/>
            <w:numPr>
              <w:numId w:val="1"/>
            </w:numPr>
            <w:spacing w:after="240"/>
            <w:ind w:leftChars="0" w:left="360" w:hanging="360"/>
            <w:outlineLvl w:val="0"/>
          </w:pPr>
        </w:pPrChange>
      </w:pPr>
      <w:ins w:id="18313" w:author="Administrator" w:date="2019-05-26T01:04:00Z">
        <w:r>
          <w:rPr>
            <w:rFonts w:hint="eastAsia"/>
          </w:rPr>
          <w:t>幾個奇</w:t>
        </w:r>
      </w:ins>
      <w:ins w:id="18314" w:author="Administrator" w:date="2019-05-26T01:05:00Z">
        <w:r>
          <w:rPr>
            <w:rFonts w:hint="eastAsia"/>
          </w:rPr>
          <w:t>形怪狀的</w:t>
        </w:r>
      </w:ins>
      <w:ins w:id="18315" w:author="Administrator" w:date="2019-05-26T01:16:00Z">
        <w:r w:rsidR="00646748">
          <w:rPr>
            <w:rFonts w:hint="eastAsia"/>
          </w:rPr>
          <w:t>小形</w:t>
        </w:r>
      </w:ins>
      <w:ins w:id="18316" w:author="Administrator" w:date="2019-05-26T01:12:00Z">
        <w:r w:rsidR="00646748">
          <w:rPr>
            <w:rFonts w:hint="eastAsia"/>
          </w:rPr>
          <w:t>異獸</w:t>
        </w:r>
      </w:ins>
      <w:ins w:id="18317" w:author="Administrator" w:date="2019-05-26T01:13:00Z">
        <w:r w:rsidR="00646748">
          <w:rPr>
            <w:rFonts w:hint="eastAsia"/>
          </w:rPr>
          <w:t>跑了過來，將飄揚在半空中的葉子一口吞了下去，跟著歪著頭看著躺</w:t>
        </w:r>
      </w:ins>
      <w:ins w:id="18318" w:author="Administrator" w:date="2019-05-26T01:14:00Z">
        <w:r w:rsidR="00646748">
          <w:rPr>
            <w:rFonts w:hint="eastAsia"/>
          </w:rPr>
          <w:t>在</w:t>
        </w:r>
      </w:ins>
      <w:ins w:id="18319" w:author="Administrator" w:date="2019-05-26T01:13:00Z">
        <w:r w:rsidR="00646748">
          <w:rPr>
            <w:rFonts w:hint="eastAsia"/>
          </w:rPr>
          <w:t>地上的李龍飛。</w:t>
        </w:r>
      </w:ins>
    </w:p>
    <w:p w:rsidR="000F0075" w:rsidRDefault="00646748">
      <w:pPr>
        <w:pStyle w:val="12"/>
        <w:spacing w:after="240"/>
        <w:ind w:leftChars="0" w:left="0"/>
        <w:rPr>
          <w:ins w:id="18320" w:author="Administrator" w:date="2019-05-26T01:17:00Z"/>
        </w:rPr>
        <w:pPrChange w:id="18321" w:author="Administrator" w:date="2019-05-14T22:20:00Z">
          <w:pPr>
            <w:pStyle w:val="12"/>
            <w:numPr>
              <w:numId w:val="1"/>
            </w:numPr>
            <w:spacing w:after="240"/>
            <w:ind w:leftChars="0" w:left="360" w:hanging="360"/>
            <w:outlineLvl w:val="0"/>
          </w:pPr>
        </w:pPrChange>
      </w:pPr>
      <w:ins w:id="18322" w:author="Administrator" w:date="2019-05-26T01:16:00Z">
        <w:r>
          <w:rPr>
            <w:rFonts w:hint="eastAsia"/>
          </w:rPr>
          <w:t>其中一隻約莫兔子大小的異獸，前額三個</w:t>
        </w:r>
      </w:ins>
      <w:ins w:id="18323" w:author="Administrator" w:date="2019-05-26T01:17:00Z">
        <w:r>
          <w:rPr>
            <w:rFonts w:hint="eastAsia"/>
          </w:rPr>
          <w:t>像寶石的硬骨發著微弱光芒，靠進李龍飛的臉頰，有些好奇的嗅了嗅。</w:t>
        </w:r>
      </w:ins>
    </w:p>
    <w:p w:rsidR="000F0075" w:rsidRDefault="00646748">
      <w:pPr>
        <w:pStyle w:val="12"/>
        <w:spacing w:after="240"/>
        <w:ind w:leftChars="0" w:left="0"/>
        <w:rPr>
          <w:ins w:id="18324" w:author="Administrator" w:date="2019-05-26T01:23:00Z"/>
        </w:rPr>
        <w:pPrChange w:id="18325" w:author="Administrator" w:date="2019-05-14T22:20:00Z">
          <w:pPr>
            <w:pStyle w:val="12"/>
            <w:numPr>
              <w:numId w:val="1"/>
            </w:numPr>
            <w:spacing w:after="240"/>
            <w:ind w:leftChars="0" w:left="360" w:hanging="360"/>
            <w:outlineLvl w:val="0"/>
          </w:pPr>
        </w:pPrChange>
      </w:pPr>
      <w:ins w:id="18326" w:author="Administrator" w:date="2019-05-26T01:18:00Z">
        <w:r>
          <w:rPr>
            <w:rFonts w:hint="eastAsia"/>
          </w:rPr>
          <w:t>突然間，牠張開嘴來，原本小巧的嘴巴，竟像</w:t>
        </w:r>
      </w:ins>
      <w:ins w:id="18327" w:author="Administrator" w:date="2019-05-26T01:20:00Z">
        <w:r>
          <w:rPr>
            <w:rFonts w:hint="eastAsia"/>
          </w:rPr>
          <w:t>蛇類那樣，</w:t>
        </w:r>
      </w:ins>
      <w:ins w:id="18328" w:author="Administrator" w:date="2019-05-26T01:22:00Z">
        <w:r>
          <w:rPr>
            <w:rFonts w:hint="eastAsia"/>
          </w:rPr>
          <w:t>撕裂開來，整張嘴</w:t>
        </w:r>
      </w:ins>
      <w:ins w:id="18329" w:author="Administrator" w:date="2019-05-26T01:20:00Z">
        <w:r>
          <w:rPr>
            <w:rFonts w:hint="eastAsia"/>
          </w:rPr>
          <w:t>往</w:t>
        </w:r>
      </w:ins>
      <w:ins w:id="18330" w:author="Administrator" w:date="2019-05-26T01:21:00Z">
        <w:r>
          <w:rPr>
            <w:rFonts w:hint="eastAsia"/>
          </w:rPr>
          <w:t>眼角兩旁</w:t>
        </w:r>
      </w:ins>
      <w:ins w:id="18331" w:author="Administrator" w:date="2019-05-26T01:22:00Z">
        <w:r>
          <w:rPr>
            <w:rFonts w:hint="eastAsia"/>
          </w:rPr>
          <w:t>擴大數倍，朝著</w:t>
        </w:r>
      </w:ins>
      <w:ins w:id="18332" w:author="Administrator" w:date="2019-05-26T01:23:00Z">
        <w:r w:rsidR="00F9242C">
          <w:rPr>
            <w:rFonts w:hint="eastAsia"/>
          </w:rPr>
          <w:t>李龍飛的頭顱咬去。</w:t>
        </w:r>
      </w:ins>
    </w:p>
    <w:p w:rsidR="000F0075" w:rsidRDefault="00F9242C">
      <w:pPr>
        <w:pStyle w:val="12"/>
        <w:spacing w:after="240"/>
        <w:ind w:leftChars="0" w:left="0"/>
        <w:rPr>
          <w:ins w:id="18333" w:author="Administrator" w:date="2019-05-26T01:25:00Z"/>
        </w:rPr>
        <w:pPrChange w:id="18334" w:author="Administrator" w:date="2019-05-14T22:20:00Z">
          <w:pPr>
            <w:pStyle w:val="12"/>
            <w:numPr>
              <w:numId w:val="1"/>
            </w:numPr>
            <w:spacing w:after="240"/>
            <w:ind w:leftChars="0" w:left="360" w:hanging="360"/>
            <w:outlineLvl w:val="0"/>
          </w:pPr>
        </w:pPrChange>
      </w:pPr>
      <w:ins w:id="18335" w:author="Administrator" w:date="2019-05-26T01:23:00Z">
        <w:r>
          <w:rPr>
            <w:rFonts w:hint="eastAsia"/>
          </w:rPr>
          <w:t>李龍飛昏迷不醒，渾然不覺自己已經大難</w:t>
        </w:r>
      </w:ins>
      <w:ins w:id="18336" w:author="Administrator" w:date="2019-05-26T01:24:00Z">
        <w:r>
          <w:rPr>
            <w:rFonts w:hint="eastAsia"/>
          </w:rPr>
          <w:t>臨頭，靜靜地動也不動倒在那裡，眼看那兔子異獸就要將他的頭</w:t>
        </w:r>
      </w:ins>
      <w:ins w:id="18337" w:author="Administrator" w:date="2019-05-26T01:25:00Z">
        <w:r w:rsidR="009B6EE7">
          <w:rPr>
            <w:rFonts w:hint="eastAsia"/>
          </w:rPr>
          <w:t>顱咬掉時，</w:t>
        </w:r>
      </w:ins>
      <w:ins w:id="18338" w:author="Administrator" w:date="2019-05-27T01:01:00Z">
        <w:r w:rsidR="009B6EE7">
          <w:rPr>
            <w:rFonts w:hint="eastAsia"/>
          </w:rPr>
          <w:t>驀然</w:t>
        </w:r>
      </w:ins>
      <w:ins w:id="18339" w:author="Administrator" w:date="2019-05-26T01:25:00Z">
        <w:r>
          <w:rPr>
            <w:rFonts w:hint="eastAsia"/>
          </w:rPr>
          <w:t>，李龍飛的右手手腕上，一只玉鐲發出強烈光芒，跟著一條白龍虛影，張牙舞爪衝了出來。</w:t>
        </w:r>
      </w:ins>
    </w:p>
    <w:p w:rsidR="000F0075" w:rsidRDefault="00F9242C">
      <w:pPr>
        <w:pStyle w:val="12"/>
        <w:spacing w:after="240"/>
        <w:ind w:leftChars="0" w:left="0"/>
        <w:rPr>
          <w:ins w:id="18340" w:author="Administrator" w:date="2019-05-26T01:27:00Z"/>
        </w:rPr>
        <w:pPrChange w:id="18341" w:author="Administrator" w:date="2019-05-14T22:20:00Z">
          <w:pPr>
            <w:pStyle w:val="12"/>
            <w:numPr>
              <w:numId w:val="1"/>
            </w:numPr>
            <w:spacing w:after="240"/>
            <w:ind w:leftChars="0" w:left="360" w:hanging="360"/>
            <w:outlineLvl w:val="0"/>
          </w:pPr>
        </w:pPrChange>
      </w:pPr>
      <w:ins w:id="18342" w:author="Administrator" w:date="2019-05-26T01:25:00Z">
        <w:r>
          <w:rPr>
            <w:rFonts w:hint="eastAsia"/>
          </w:rPr>
          <w:t>那</w:t>
        </w:r>
      </w:ins>
      <w:ins w:id="18343" w:author="Administrator" w:date="2019-05-26T01:26:00Z">
        <w:r>
          <w:rPr>
            <w:rFonts w:hint="eastAsia"/>
          </w:rPr>
          <w:t>些</w:t>
        </w:r>
      </w:ins>
      <w:ins w:id="18344" w:author="Administrator" w:date="2019-05-26T01:25:00Z">
        <w:r>
          <w:rPr>
            <w:rFonts w:hint="eastAsia"/>
          </w:rPr>
          <w:t>兔</w:t>
        </w:r>
      </w:ins>
      <w:ins w:id="18345" w:author="Administrator" w:date="2019-05-26T01:26:00Z">
        <w:r>
          <w:rPr>
            <w:rFonts w:hint="eastAsia"/>
          </w:rPr>
          <w:t>子異獸被這突如其來的變</w:t>
        </w:r>
      </w:ins>
      <w:ins w:id="18346" w:author="Administrator" w:date="2019-05-26T01:27:00Z">
        <w:r>
          <w:rPr>
            <w:rFonts w:hint="eastAsia"/>
          </w:rPr>
          <w:t>故</w:t>
        </w:r>
      </w:ins>
      <w:ins w:id="18347" w:author="Administrator" w:date="2019-05-26T01:26:00Z">
        <w:r>
          <w:rPr>
            <w:rFonts w:hint="eastAsia"/>
          </w:rPr>
          <w:t>嚇得四散開來，而咬向李龍飛的那隻異獸更是撒了一屁股尿，</w:t>
        </w:r>
      </w:ins>
      <w:ins w:id="18348" w:author="Administrator" w:date="2019-05-26T01:27:00Z">
        <w:r>
          <w:rPr>
            <w:rFonts w:hint="eastAsia"/>
          </w:rPr>
          <w:t>發抖著不知所措。</w:t>
        </w:r>
      </w:ins>
    </w:p>
    <w:p w:rsidR="000F0075" w:rsidRDefault="00F9242C">
      <w:pPr>
        <w:pStyle w:val="12"/>
        <w:spacing w:after="240"/>
        <w:ind w:leftChars="0" w:left="0"/>
        <w:rPr>
          <w:ins w:id="18349" w:author="Administrator" w:date="2019-05-26T01:28:00Z"/>
        </w:rPr>
        <w:pPrChange w:id="18350" w:author="Administrator" w:date="2019-05-14T22:20:00Z">
          <w:pPr>
            <w:pStyle w:val="12"/>
            <w:numPr>
              <w:numId w:val="1"/>
            </w:numPr>
            <w:spacing w:after="240"/>
            <w:ind w:leftChars="0" w:left="360" w:hanging="360"/>
            <w:outlineLvl w:val="0"/>
          </w:pPr>
        </w:pPrChange>
      </w:pPr>
      <w:ins w:id="18351" w:author="Administrator" w:date="2019-05-26T01:27:00Z">
        <w:r>
          <w:rPr>
            <w:rFonts w:hint="eastAsia"/>
          </w:rPr>
          <w:t>那白龍狠狠將兔子異獸一口吞下，跟著意猶未盡地舔了舔嘴巴</w:t>
        </w:r>
      </w:ins>
      <w:ins w:id="18352" w:author="Administrator" w:date="2019-05-26T01:28:00Z">
        <w:r>
          <w:rPr>
            <w:rFonts w:hint="eastAsia"/>
          </w:rPr>
          <w:t>，這才回過頭來看向李龍飛。</w:t>
        </w:r>
      </w:ins>
    </w:p>
    <w:p w:rsidR="000F0075" w:rsidRDefault="00F9242C">
      <w:pPr>
        <w:pStyle w:val="12"/>
        <w:spacing w:after="240"/>
        <w:ind w:leftChars="0" w:left="0"/>
        <w:rPr>
          <w:ins w:id="18353" w:author="Administrator" w:date="2019-05-26T01:30:00Z"/>
        </w:rPr>
        <w:pPrChange w:id="18354" w:author="Administrator" w:date="2019-05-14T22:20:00Z">
          <w:pPr>
            <w:pStyle w:val="12"/>
            <w:numPr>
              <w:numId w:val="1"/>
            </w:numPr>
            <w:spacing w:after="240"/>
            <w:ind w:leftChars="0" w:left="360" w:hanging="360"/>
            <w:outlineLvl w:val="0"/>
          </w:pPr>
        </w:pPrChange>
      </w:pPr>
      <w:ins w:id="18355" w:author="Administrator" w:date="2019-05-26T01:28:00Z">
        <w:r>
          <w:rPr>
            <w:rFonts w:hint="eastAsia"/>
          </w:rPr>
          <w:t>「…這小子真麻煩…，死就死吧，居然跑到這來？」白龍望了天空一眼</w:t>
        </w:r>
      </w:ins>
      <w:ins w:id="18356" w:author="Administrator" w:date="2019-05-26T01:29:00Z">
        <w:r>
          <w:rPr>
            <w:rFonts w:hint="eastAsia"/>
          </w:rPr>
          <w:t>後，心裡發愁地想著，「以他的程度，想在這場試練中存活</w:t>
        </w:r>
      </w:ins>
      <w:ins w:id="18357" w:author="Administrator" w:date="2019-05-26T01:30:00Z">
        <w:r>
          <w:rPr>
            <w:rFonts w:hint="eastAsia"/>
          </w:rPr>
          <w:t>機乎不太可能…可若這樣死了，我豈不是又要被困在這鬼地方？」</w:t>
        </w:r>
      </w:ins>
    </w:p>
    <w:p w:rsidR="000F0075" w:rsidRDefault="00F9242C">
      <w:pPr>
        <w:pStyle w:val="12"/>
        <w:spacing w:after="240"/>
        <w:ind w:leftChars="0" w:left="0"/>
        <w:rPr>
          <w:ins w:id="18358" w:author="Administrator" w:date="2019-05-14T22:20:00Z"/>
        </w:rPr>
        <w:pPrChange w:id="18359" w:author="Administrator" w:date="2019-05-14T22:20:00Z">
          <w:pPr>
            <w:pStyle w:val="12"/>
            <w:numPr>
              <w:numId w:val="1"/>
            </w:numPr>
            <w:spacing w:after="240"/>
            <w:ind w:leftChars="0" w:left="360" w:hanging="360"/>
            <w:outlineLvl w:val="0"/>
          </w:pPr>
        </w:pPrChange>
      </w:pPr>
      <w:ins w:id="18360" w:author="Administrator" w:date="2019-05-26T01:30:00Z">
        <w:r>
          <w:rPr>
            <w:rFonts w:hint="eastAsia"/>
          </w:rPr>
          <w:t>「不成，還是想辦法助他</w:t>
        </w:r>
      </w:ins>
      <w:ins w:id="18361" w:author="Administrator" w:date="2019-05-26T01:31:00Z">
        <w:r>
          <w:rPr>
            <w:rFonts w:hint="eastAsia"/>
          </w:rPr>
          <w:t>離開這再說…」白龍喃喃自語說著，很快的，又消散在半空之中…」</w:t>
        </w:r>
      </w:ins>
    </w:p>
    <w:p w:rsidR="000F0075" w:rsidRDefault="00F9242C">
      <w:pPr>
        <w:pStyle w:val="12"/>
        <w:spacing w:after="240"/>
        <w:ind w:leftChars="0" w:left="0"/>
        <w:rPr>
          <w:ins w:id="18362" w:author="Administrator" w:date="2019-05-26T01:32:00Z"/>
        </w:rPr>
        <w:pPrChange w:id="18363" w:author="Administrator" w:date="2019-05-14T22:19:00Z">
          <w:pPr>
            <w:pStyle w:val="12"/>
            <w:numPr>
              <w:numId w:val="1"/>
            </w:numPr>
            <w:spacing w:after="240"/>
            <w:ind w:leftChars="0" w:left="360" w:hanging="360"/>
            <w:outlineLvl w:val="0"/>
          </w:pPr>
        </w:pPrChange>
      </w:pPr>
      <w:ins w:id="18364" w:author="Administrator" w:date="2019-05-26T01:32:00Z">
        <w:r>
          <w:rPr>
            <w:rFonts w:hint="eastAsia"/>
          </w:rPr>
          <w:t>※※※</w:t>
        </w:r>
      </w:ins>
    </w:p>
    <w:p w:rsidR="000F0075" w:rsidRDefault="009B4403">
      <w:pPr>
        <w:pStyle w:val="12"/>
        <w:spacing w:after="240"/>
        <w:ind w:leftChars="0" w:left="0"/>
        <w:rPr>
          <w:ins w:id="18365" w:author="Administrator" w:date="2019-05-26T00:30:00Z"/>
        </w:rPr>
        <w:pPrChange w:id="18366" w:author="Administrator" w:date="2019-05-14T22:19:00Z">
          <w:pPr>
            <w:pStyle w:val="12"/>
            <w:numPr>
              <w:numId w:val="1"/>
            </w:numPr>
            <w:spacing w:after="240"/>
            <w:ind w:leftChars="0" w:left="360" w:hanging="360"/>
            <w:outlineLvl w:val="0"/>
          </w:pPr>
        </w:pPrChange>
      </w:pPr>
      <w:ins w:id="18367" w:author="Administrator" w:date="2019-05-26T01:34:00Z">
        <w:r>
          <w:rPr>
            <w:rFonts w:hint="eastAsia"/>
          </w:rPr>
          <w:t>「唔…這…這是哪裡…」</w:t>
        </w:r>
      </w:ins>
      <w:ins w:id="18368" w:author="Administrator" w:date="2019-05-14T22:19:00Z">
        <w:r>
          <w:rPr>
            <w:rFonts w:hint="eastAsia"/>
          </w:rPr>
          <w:t>李龍飛醒來</w:t>
        </w:r>
        <w:r w:rsidR="00DC4404">
          <w:rPr>
            <w:rFonts w:hint="eastAsia"/>
          </w:rPr>
          <w:t>時，</w:t>
        </w:r>
      </w:ins>
      <w:ins w:id="18369" w:author="Administrator" w:date="2019-05-26T01:32:00Z">
        <w:r w:rsidR="00F9242C">
          <w:rPr>
            <w:rFonts w:hint="eastAsia"/>
          </w:rPr>
          <w:t>忍不住呻吟了一聲，他</w:t>
        </w:r>
      </w:ins>
      <w:ins w:id="18370" w:author="Administrator" w:date="2019-05-14T22:19:00Z">
        <w:r w:rsidR="00DC4404">
          <w:rPr>
            <w:rFonts w:hint="eastAsia"/>
          </w:rPr>
          <w:t>只覺得</w:t>
        </w:r>
      </w:ins>
      <w:ins w:id="18371" w:author="Administrator" w:date="2019-05-26T00:28:00Z">
        <w:r w:rsidR="00716D4B">
          <w:rPr>
            <w:rFonts w:hint="eastAsia"/>
          </w:rPr>
          <w:t>體</w:t>
        </w:r>
      </w:ins>
      <w:ins w:id="18372" w:author="Administrator" w:date="2019-05-26T00:16:00Z">
        <w:r>
          <w:rPr>
            <w:rFonts w:hint="eastAsia"/>
          </w:rPr>
          <w:t>內</w:t>
        </w:r>
        <w:r w:rsidR="006708D2">
          <w:rPr>
            <w:rFonts w:hint="eastAsia"/>
          </w:rPr>
          <w:t>靈氣流動</w:t>
        </w:r>
      </w:ins>
      <w:ins w:id="18373" w:author="Administrator" w:date="2019-05-26T00:28:00Z">
        <w:r w:rsidR="00716D4B">
          <w:rPr>
            <w:rFonts w:hint="eastAsia"/>
          </w:rPr>
          <w:t>紊亂</w:t>
        </w:r>
      </w:ins>
      <w:ins w:id="18374" w:author="Administrator" w:date="2019-05-26T00:29:00Z">
        <w:r w:rsidR="00716D4B">
          <w:rPr>
            <w:rFonts w:hint="eastAsia"/>
          </w:rPr>
          <w:t>不堪</w:t>
        </w:r>
      </w:ins>
      <w:ins w:id="18375" w:author="Administrator" w:date="2019-05-26T00:28:00Z">
        <w:r w:rsidR="00716D4B">
          <w:rPr>
            <w:rFonts w:hint="eastAsia"/>
          </w:rPr>
          <w:t>，</w:t>
        </w:r>
      </w:ins>
      <w:ins w:id="18376" w:author="Administrator" w:date="2019-05-26T01:33:00Z">
        <w:r>
          <w:rPr>
            <w:rFonts w:hint="eastAsia"/>
          </w:rPr>
          <w:t>全身動彈不得</w:t>
        </w:r>
      </w:ins>
      <w:ins w:id="18377" w:author="Administrator" w:date="2019-05-26T01:34:00Z">
        <w:r>
          <w:rPr>
            <w:rFonts w:hint="eastAsia"/>
          </w:rPr>
          <w:t>，</w:t>
        </w:r>
      </w:ins>
      <w:ins w:id="18378" w:author="Administrator" w:date="2019-05-26T00:29:00Z">
        <w:r w:rsidR="00716D4B">
          <w:rPr>
            <w:rFonts w:hint="eastAsia"/>
          </w:rPr>
          <w:t>若不是他體魄比一般修士強韌數倍</w:t>
        </w:r>
      </w:ins>
      <w:ins w:id="18379" w:author="Administrator" w:date="2019-05-26T00:30:00Z">
        <w:r w:rsidR="00716D4B">
          <w:rPr>
            <w:rFonts w:hint="eastAsia"/>
          </w:rPr>
          <w:t>，怕是早已成為一名廢人。</w:t>
        </w:r>
      </w:ins>
    </w:p>
    <w:p w:rsidR="000F0075" w:rsidRDefault="00716D4B">
      <w:pPr>
        <w:pStyle w:val="12"/>
        <w:spacing w:after="240"/>
        <w:ind w:leftChars="0" w:left="0"/>
        <w:rPr>
          <w:ins w:id="18380" w:author="Administrator" w:date="2019-05-26T01:34:00Z"/>
        </w:rPr>
        <w:pPrChange w:id="18381" w:author="Administrator" w:date="2019-05-14T22:19:00Z">
          <w:pPr>
            <w:pStyle w:val="12"/>
            <w:numPr>
              <w:numId w:val="1"/>
            </w:numPr>
            <w:spacing w:after="240"/>
            <w:ind w:leftChars="0" w:left="360" w:hanging="360"/>
            <w:outlineLvl w:val="0"/>
          </w:pPr>
        </w:pPrChange>
      </w:pPr>
      <w:ins w:id="18382" w:author="Administrator" w:date="2019-05-26T00:30:00Z">
        <w:r>
          <w:rPr>
            <w:rFonts w:hint="eastAsia"/>
          </w:rPr>
          <w:t>他努力</w:t>
        </w:r>
      </w:ins>
      <w:ins w:id="18383" w:author="Administrator" w:date="2019-05-26T01:34:00Z">
        <w:r w:rsidR="009B4403">
          <w:rPr>
            <w:rFonts w:hint="eastAsia"/>
          </w:rPr>
          <w:t>想要</w:t>
        </w:r>
      </w:ins>
      <w:ins w:id="18384" w:author="Administrator" w:date="2019-05-26T00:31:00Z">
        <w:r>
          <w:rPr>
            <w:rFonts w:hint="eastAsia"/>
          </w:rPr>
          <w:t>回想一切，但</w:t>
        </w:r>
      </w:ins>
      <w:ins w:id="18385" w:author="Administrator" w:date="2019-05-26T01:32:00Z">
        <w:r w:rsidR="00F9242C">
          <w:rPr>
            <w:rFonts w:hint="eastAsia"/>
          </w:rPr>
          <w:t>腦中一片混亂，</w:t>
        </w:r>
      </w:ins>
      <w:ins w:id="18386" w:author="Administrator" w:date="2019-05-26T01:34:00Z">
        <w:r w:rsidR="009B4403">
          <w:rPr>
            <w:rFonts w:hint="eastAsia"/>
          </w:rPr>
          <w:t>許多畫面片段閃過，但沒有一個是清楚的。</w:t>
        </w:r>
      </w:ins>
    </w:p>
    <w:p w:rsidR="000F0075" w:rsidRDefault="009B4403">
      <w:pPr>
        <w:pStyle w:val="12"/>
        <w:spacing w:after="240"/>
        <w:ind w:leftChars="0" w:left="0"/>
        <w:rPr>
          <w:ins w:id="18387" w:author="Administrator" w:date="2019-05-26T01:36:00Z"/>
        </w:rPr>
        <w:pPrChange w:id="18388" w:author="Administrator" w:date="2019-05-14T22:19:00Z">
          <w:pPr>
            <w:pStyle w:val="12"/>
            <w:numPr>
              <w:numId w:val="1"/>
            </w:numPr>
            <w:spacing w:after="240"/>
            <w:ind w:leftChars="0" w:left="360" w:hanging="360"/>
            <w:outlineLvl w:val="0"/>
          </w:pPr>
        </w:pPrChange>
      </w:pPr>
      <w:ins w:id="18389" w:author="Administrator" w:date="2019-05-26T01:35:00Z">
        <w:r>
          <w:rPr>
            <w:rFonts w:hint="eastAsia"/>
          </w:rPr>
          <w:lastRenderedPageBreak/>
          <w:t>所有的記憶，好像都失去了似的，腦中渾渾噩噩，只剩下一片空</w:t>
        </w:r>
      </w:ins>
      <w:ins w:id="18390" w:author="Administrator" w:date="2019-05-26T01:36:00Z">
        <w:r>
          <w:rPr>
            <w:rFonts w:hint="eastAsia"/>
          </w:rPr>
          <w:t>白在裡頭。</w:t>
        </w:r>
      </w:ins>
    </w:p>
    <w:p w:rsidR="000F0075" w:rsidRDefault="00757778">
      <w:pPr>
        <w:pStyle w:val="12"/>
        <w:spacing w:after="240"/>
        <w:ind w:leftChars="0" w:left="0"/>
        <w:rPr>
          <w:ins w:id="18391" w:author="Administrator" w:date="2019-05-26T01:37:00Z"/>
        </w:rPr>
        <w:pPrChange w:id="18392" w:author="Administrator" w:date="2019-05-14T22:19:00Z">
          <w:pPr>
            <w:pStyle w:val="12"/>
            <w:numPr>
              <w:numId w:val="1"/>
            </w:numPr>
            <w:spacing w:after="240"/>
            <w:ind w:leftChars="0" w:left="360" w:hanging="360"/>
            <w:outlineLvl w:val="0"/>
          </w:pPr>
        </w:pPrChange>
      </w:pPr>
      <w:ins w:id="18393" w:author="Administrator" w:date="2019-05-26T01:55:00Z">
        <w:r>
          <w:rPr>
            <w:rFonts w:hint="eastAsia"/>
          </w:rPr>
          <w:t>因此</w:t>
        </w:r>
      </w:ins>
      <w:ins w:id="18394" w:author="Administrator" w:date="2019-05-26T01:36:00Z">
        <w:r w:rsidR="009B4403">
          <w:rPr>
            <w:rFonts w:hint="eastAsia"/>
          </w:rPr>
          <w:t>哪怕他張開了眼，但卻只能茫然地看著眼前的漆黑天空，怔怔地</w:t>
        </w:r>
      </w:ins>
      <w:ins w:id="18395" w:author="Administrator" w:date="2019-05-26T01:37:00Z">
        <w:r w:rsidR="009B4403">
          <w:rPr>
            <w:rFonts w:hint="eastAsia"/>
          </w:rPr>
          <w:t>發呆不動，好像失去魂的傀儡，躺在那裡。</w:t>
        </w:r>
      </w:ins>
    </w:p>
    <w:p w:rsidR="000F0075" w:rsidRDefault="009B4403">
      <w:pPr>
        <w:pStyle w:val="12"/>
        <w:spacing w:after="240"/>
        <w:ind w:leftChars="0" w:left="0"/>
        <w:rPr>
          <w:ins w:id="18396" w:author="Administrator" w:date="2019-05-26T01:38:00Z"/>
        </w:rPr>
        <w:pPrChange w:id="18397" w:author="Administrator" w:date="2019-05-14T22:19:00Z">
          <w:pPr>
            <w:pStyle w:val="12"/>
            <w:numPr>
              <w:numId w:val="1"/>
            </w:numPr>
            <w:spacing w:after="240"/>
            <w:ind w:leftChars="0" w:left="360" w:hanging="360"/>
            <w:outlineLvl w:val="0"/>
          </w:pPr>
        </w:pPrChange>
      </w:pPr>
      <w:ins w:id="18398" w:author="Administrator" w:date="2019-05-26T01:37:00Z">
        <w:r>
          <w:rPr>
            <w:rFonts w:hint="eastAsia"/>
          </w:rPr>
          <w:t>若不是他胸口還有起伏，加上</w:t>
        </w:r>
      </w:ins>
      <w:ins w:id="18399" w:author="Administrator" w:date="2019-05-26T01:38:00Z">
        <w:r>
          <w:rPr>
            <w:rFonts w:hint="eastAsia"/>
          </w:rPr>
          <w:t>偶爾眼皮的眨動，遠遠看去，真像已經死掉的屍體。</w:t>
        </w:r>
      </w:ins>
    </w:p>
    <w:p w:rsidR="000F0075" w:rsidRDefault="009B4403">
      <w:pPr>
        <w:pStyle w:val="12"/>
        <w:spacing w:after="240"/>
        <w:ind w:leftChars="0" w:left="0"/>
        <w:rPr>
          <w:ins w:id="18400" w:author="Administrator" w:date="2019-05-26T01:41:00Z"/>
        </w:rPr>
        <w:pPrChange w:id="18401" w:author="Administrator" w:date="2019-05-14T22:19:00Z">
          <w:pPr>
            <w:pStyle w:val="12"/>
            <w:numPr>
              <w:numId w:val="1"/>
            </w:numPr>
            <w:spacing w:after="240"/>
            <w:ind w:leftChars="0" w:left="360" w:hanging="360"/>
            <w:outlineLvl w:val="0"/>
          </w:pPr>
        </w:pPrChange>
      </w:pPr>
      <w:ins w:id="18402" w:author="Administrator" w:date="2019-05-26T01:38:00Z">
        <w:r>
          <w:rPr>
            <w:rFonts w:hint="eastAsia"/>
          </w:rPr>
          <w:t>直到了大半天後，隨著他的身體機能</w:t>
        </w:r>
      </w:ins>
      <w:ins w:id="18403" w:author="Administrator" w:date="2019-05-26T01:39:00Z">
        <w:r>
          <w:rPr>
            <w:rFonts w:hint="eastAsia"/>
          </w:rPr>
          <w:t>恢復，加上饑餓的本能，</w:t>
        </w:r>
      </w:ins>
      <w:ins w:id="18404" w:author="Administrator" w:date="2019-05-26T01:41:00Z">
        <w:r>
          <w:rPr>
            <w:rFonts w:hint="eastAsia"/>
          </w:rPr>
          <w:t>這才真正讓他</w:t>
        </w:r>
      </w:ins>
      <w:ins w:id="18405" w:author="Administrator" w:date="2019-05-26T01:59:00Z">
        <w:r w:rsidR="00757778">
          <w:rPr>
            <w:rFonts w:hint="eastAsia"/>
          </w:rPr>
          <w:t>真正</w:t>
        </w:r>
      </w:ins>
      <w:ins w:id="18406" w:author="Administrator" w:date="2019-05-26T01:41:00Z">
        <w:r>
          <w:rPr>
            <w:rFonts w:hint="eastAsia"/>
          </w:rPr>
          <w:t>深吸了口氣後，腦袋運轉了起來。</w:t>
        </w:r>
      </w:ins>
    </w:p>
    <w:p w:rsidR="000F0075" w:rsidRDefault="009B4403">
      <w:pPr>
        <w:pStyle w:val="12"/>
        <w:spacing w:after="240"/>
        <w:ind w:leftChars="0" w:left="0"/>
        <w:rPr>
          <w:ins w:id="18407" w:author="Administrator" w:date="2019-05-26T01:55:00Z"/>
        </w:rPr>
        <w:pPrChange w:id="18408" w:author="Administrator" w:date="2019-05-14T22:19:00Z">
          <w:pPr>
            <w:pStyle w:val="12"/>
            <w:numPr>
              <w:numId w:val="1"/>
            </w:numPr>
            <w:spacing w:after="240"/>
            <w:ind w:leftChars="0" w:left="360" w:hanging="360"/>
            <w:outlineLvl w:val="0"/>
          </w:pPr>
        </w:pPrChange>
      </w:pPr>
      <w:ins w:id="18409" w:author="Administrator" w:date="2019-05-26T01:42:00Z">
        <w:r>
          <w:rPr>
            <w:rFonts w:hint="eastAsia"/>
          </w:rPr>
          <w:t>「靈山…禁</w:t>
        </w:r>
      </w:ins>
      <w:ins w:id="18410" w:author="Administrator" w:date="2019-05-26T01:43:00Z">
        <w:r w:rsidR="00F37903">
          <w:rPr>
            <w:rFonts w:hint="eastAsia"/>
          </w:rPr>
          <w:t>制…鴟龜…仙</w:t>
        </w:r>
        <w:r w:rsidR="00757778">
          <w:rPr>
            <w:rFonts w:hint="eastAsia"/>
          </w:rPr>
          <w:t>皇</w:t>
        </w:r>
        <w:r w:rsidR="00F37903">
          <w:rPr>
            <w:rFonts w:hint="eastAsia"/>
          </w:rPr>
          <w:t>…」在那饑餓的本能驅</w:t>
        </w:r>
      </w:ins>
      <w:ins w:id="18411" w:author="Administrator" w:date="2019-05-26T01:44:00Z">
        <w:r w:rsidR="00F37903">
          <w:rPr>
            <w:rFonts w:hint="eastAsia"/>
          </w:rPr>
          <w:t>使下，李龍飛眼中散渙的焦距，逐漸收回，跟著一幕幕記憶</w:t>
        </w:r>
      </w:ins>
      <w:ins w:id="18412" w:author="Administrator" w:date="2019-05-26T01:45:00Z">
        <w:r w:rsidR="00F37903">
          <w:rPr>
            <w:rFonts w:hint="eastAsia"/>
          </w:rPr>
          <w:t>，</w:t>
        </w:r>
      </w:ins>
      <w:ins w:id="18413" w:author="Administrator" w:date="2019-05-26T01:53:00Z">
        <w:r w:rsidR="00757778">
          <w:rPr>
            <w:rFonts w:hint="eastAsia"/>
          </w:rPr>
          <w:t>隨著呼吸的急促，</w:t>
        </w:r>
      </w:ins>
      <w:ins w:id="18414" w:author="Administrator" w:date="2019-05-26T01:54:00Z">
        <w:r w:rsidR="00757778">
          <w:rPr>
            <w:rFonts w:hint="eastAsia"/>
          </w:rPr>
          <w:t>湧現上來。</w:t>
        </w:r>
      </w:ins>
    </w:p>
    <w:p w:rsidR="000F0075" w:rsidRDefault="00757778">
      <w:pPr>
        <w:pStyle w:val="12"/>
        <w:spacing w:after="240"/>
        <w:ind w:leftChars="0" w:left="0"/>
        <w:rPr>
          <w:ins w:id="18415" w:author="Administrator" w:date="2019-05-26T02:21:00Z"/>
        </w:rPr>
        <w:pPrChange w:id="18416" w:author="Administrator" w:date="2019-05-14T22:19:00Z">
          <w:pPr>
            <w:pStyle w:val="12"/>
            <w:numPr>
              <w:numId w:val="1"/>
            </w:numPr>
            <w:spacing w:after="240"/>
            <w:ind w:leftChars="0" w:left="360" w:hanging="360"/>
            <w:outlineLvl w:val="0"/>
          </w:pPr>
        </w:pPrChange>
      </w:pPr>
      <w:ins w:id="18417" w:author="Administrator" w:date="2019-05-26T02:02:00Z">
        <w:r>
          <w:rPr>
            <w:rFonts w:hint="eastAsia"/>
          </w:rPr>
          <w:t>「我想起來了，我</w:t>
        </w:r>
      </w:ins>
      <w:ins w:id="18418" w:author="Administrator" w:date="2019-05-26T02:14:00Z">
        <w:r w:rsidR="00872E92">
          <w:rPr>
            <w:rFonts w:hint="eastAsia"/>
          </w:rPr>
          <w:t>在靈山之中，在那老烏龜的背上</w:t>
        </w:r>
      </w:ins>
      <w:ins w:id="18419" w:author="Administrator" w:date="2019-05-26T02:15:00Z">
        <w:r w:rsidR="00872E92">
          <w:rPr>
            <w:rFonts w:hint="eastAsia"/>
          </w:rPr>
          <w:t>…差一點…差一點就死在牠跟仙皇的對戰裡了…」</w:t>
        </w:r>
      </w:ins>
      <w:ins w:id="18420" w:author="Administrator" w:date="2019-05-26T02:18:00Z">
        <w:r w:rsidR="00872E92">
          <w:rPr>
            <w:rFonts w:hint="eastAsia"/>
          </w:rPr>
          <w:t>想到這，李龍飛本能地警惕起來，想要坐起來環顧四週，可這念頭才剛一動，就</w:t>
        </w:r>
      </w:ins>
      <w:ins w:id="18421" w:author="Administrator" w:date="2019-05-26T02:19:00Z">
        <w:r w:rsidR="00872E92">
          <w:rPr>
            <w:rFonts w:hint="eastAsia"/>
          </w:rPr>
          <w:t>覺得全身刺痛不堪，差點就將原本凝聚</w:t>
        </w:r>
      </w:ins>
      <w:ins w:id="18422" w:author="Administrator" w:date="2019-05-26T02:20:00Z">
        <w:r w:rsidR="00872E92">
          <w:rPr>
            <w:rFonts w:hint="eastAsia"/>
          </w:rPr>
          <w:t>起來的</w:t>
        </w:r>
      </w:ins>
      <w:ins w:id="18423" w:author="Administrator" w:date="2019-05-26T02:22:00Z">
        <w:r w:rsidR="00872E92">
          <w:rPr>
            <w:rFonts w:hint="eastAsia"/>
          </w:rPr>
          <w:t>意志</w:t>
        </w:r>
      </w:ins>
      <w:ins w:id="18424" w:author="Administrator" w:date="2019-05-26T02:20:00Z">
        <w:r w:rsidR="00872E92">
          <w:rPr>
            <w:rFonts w:hint="eastAsia"/>
          </w:rPr>
          <w:t>給</w:t>
        </w:r>
      </w:ins>
      <w:ins w:id="18425" w:author="Administrator" w:date="2019-05-26T02:21:00Z">
        <w:r w:rsidR="00872E92">
          <w:rPr>
            <w:rFonts w:hint="eastAsia"/>
          </w:rPr>
          <w:t>散亂開來。</w:t>
        </w:r>
      </w:ins>
    </w:p>
    <w:p w:rsidR="000F0075" w:rsidRDefault="00872E92">
      <w:pPr>
        <w:pStyle w:val="12"/>
        <w:spacing w:after="240"/>
        <w:ind w:leftChars="0" w:left="0"/>
        <w:rPr>
          <w:ins w:id="18426" w:author="Administrator" w:date="2019-05-26T02:26:00Z"/>
        </w:rPr>
        <w:pPrChange w:id="18427" w:author="Administrator" w:date="2019-05-14T22:19:00Z">
          <w:pPr>
            <w:pStyle w:val="12"/>
            <w:numPr>
              <w:numId w:val="1"/>
            </w:numPr>
            <w:spacing w:after="240"/>
            <w:ind w:leftChars="0" w:left="360" w:hanging="360"/>
            <w:outlineLvl w:val="0"/>
          </w:pPr>
        </w:pPrChange>
      </w:pPr>
      <w:ins w:id="18428" w:author="Administrator" w:date="2019-05-26T02:22:00Z">
        <w:r>
          <w:rPr>
            <w:rFonts w:hint="eastAsia"/>
          </w:rPr>
          <w:t>「呼…呼…」良久，</w:t>
        </w:r>
      </w:ins>
      <w:ins w:id="18429" w:author="Administrator" w:date="2019-05-26T02:26:00Z">
        <w:r w:rsidR="003C1BA6">
          <w:rPr>
            <w:rFonts w:hint="eastAsia"/>
          </w:rPr>
          <w:t>李龍才喘著氣，艱困地轉過頭去，查看自己四週的情況。</w:t>
        </w:r>
      </w:ins>
    </w:p>
    <w:p w:rsidR="000F0075" w:rsidRDefault="009B6EE7">
      <w:pPr>
        <w:pStyle w:val="12"/>
        <w:spacing w:after="240"/>
        <w:ind w:leftChars="0" w:left="0"/>
        <w:rPr>
          <w:ins w:id="18430" w:author="Administrator" w:date="2019-05-26T02:43:00Z"/>
        </w:rPr>
        <w:pPrChange w:id="18431" w:author="Administrator" w:date="2019-05-14T22:19:00Z">
          <w:pPr>
            <w:pStyle w:val="12"/>
            <w:numPr>
              <w:numId w:val="1"/>
            </w:numPr>
            <w:spacing w:after="240"/>
            <w:ind w:leftChars="0" w:left="360" w:hanging="360"/>
            <w:outlineLvl w:val="0"/>
          </w:pPr>
        </w:pPrChange>
      </w:pPr>
      <w:ins w:id="18432" w:author="Administrator" w:date="2019-05-26T02:28:00Z">
        <w:r>
          <w:rPr>
            <w:rFonts w:hint="eastAsia"/>
          </w:rPr>
          <w:t>當他發現到這裡的</w:t>
        </w:r>
      </w:ins>
      <w:ins w:id="18433" w:author="Administrator" w:date="2019-05-27T01:02:00Z">
        <w:r>
          <w:rPr>
            <w:rFonts w:hint="eastAsia"/>
          </w:rPr>
          <w:t>詭異</w:t>
        </w:r>
      </w:ins>
      <w:ins w:id="18434" w:author="Administrator" w:date="2019-05-26T02:28:00Z">
        <w:r w:rsidR="003C1BA6">
          <w:rPr>
            <w:rFonts w:hint="eastAsia"/>
          </w:rPr>
          <w:t>，以及不遠處幾隻</w:t>
        </w:r>
      </w:ins>
      <w:ins w:id="18435" w:author="Administrator" w:date="2019-05-26T02:29:00Z">
        <w:r w:rsidR="003C1BA6">
          <w:rPr>
            <w:rFonts w:hint="eastAsia"/>
          </w:rPr>
          <w:t>藏在黑暗</w:t>
        </w:r>
      </w:ins>
      <w:ins w:id="18436" w:author="Administrator" w:date="2019-05-26T02:43:00Z">
        <w:r w:rsidR="00DD0508">
          <w:rPr>
            <w:rFonts w:hint="eastAsia"/>
          </w:rPr>
          <w:t>之</w:t>
        </w:r>
      </w:ins>
      <w:ins w:id="18437" w:author="Administrator" w:date="2019-05-26T02:29:00Z">
        <w:r w:rsidR="003C1BA6">
          <w:rPr>
            <w:rFonts w:hint="eastAsia"/>
          </w:rPr>
          <w:t>中</w:t>
        </w:r>
      </w:ins>
      <w:ins w:id="18438" w:author="Administrator" w:date="2019-05-26T02:43:00Z">
        <w:r w:rsidR="00DD0508">
          <w:rPr>
            <w:rFonts w:hint="eastAsia"/>
          </w:rPr>
          <w:t>異獸之後，李龍飛不由得沉默了起來。</w:t>
        </w:r>
      </w:ins>
    </w:p>
    <w:p w:rsidR="000F0075" w:rsidRDefault="00DD0508">
      <w:pPr>
        <w:pStyle w:val="12"/>
        <w:spacing w:after="240"/>
        <w:ind w:leftChars="0" w:left="0"/>
        <w:rPr>
          <w:ins w:id="18439" w:author="Administrator" w:date="2019-05-26T02:45:00Z"/>
        </w:rPr>
        <w:pPrChange w:id="18440" w:author="Administrator" w:date="2019-05-14T22:19:00Z">
          <w:pPr>
            <w:pStyle w:val="12"/>
            <w:numPr>
              <w:numId w:val="1"/>
            </w:numPr>
            <w:spacing w:after="240"/>
            <w:ind w:leftChars="0" w:left="360" w:hanging="360"/>
            <w:outlineLvl w:val="0"/>
          </w:pPr>
        </w:pPrChange>
      </w:pPr>
      <w:ins w:id="18441" w:author="Administrator" w:date="2019-05-26T02:44:00Z">
        <w:r>
          <w:rPr>
            <w:rFonts w:hint="eastAsia"/>
          </w:rPr>
          <w:t>他在心中慢慢地將記憶中的一幕一幕串連起來，</w:t>
        </w:r>
      </w:ins>
      <w:ins w:id="18442" w:author="Administrator" w:date="2019-05-26T02:45:00Z">
        <w:r>
          <w:rPr>
            <w:rFonts w:hint="eastAsia"/>
          </w:rPr>
          <w:t>跟著思考了一下後，終於記起，自己曾經做過了甚麼。</w:t>
        </w:r>
      </w:ins>
    </w:p>
    <w:p w:rsidR="000F0075" w:rsidRDefault="00DD0508">
      <w:pPr>
        <w:pStyle w:val="12"/>
        <w:spacing w:after="240"/>
        <w:ind w:leftChars="0" w:left="0"/>
        <w:rPr>
          <w:ins w:id="18443" w:author="Administrator" w:date="2019-05-26T03:00:00Z"/>
        </w:rPr>
        <w:pPrChange w:id="18444" w:author="Administrator" w:date="2019-05-14T22:19:00Z">
          <w:pPr>
            <w:pStyle w:val="12"/>
            <w:numPr>
              <w:numId w:val="1"/>
            </w:numPr>
            <w:spacing w:after="240"/>
            <w:ind w:leftChars="0" w:left="360" w:hanging="360"/>
            <w:outlineLvl w:val="0"/>
          </w:pPr>
        </w:pPrChange>
      </w:pPr>
      <w:ins w:id="18445" w:author="Administrator" w:date="2019-05-26T02:45:00Z">
        <w:r>
          <w:rPr>
            <w:rFonts w:hint="eastAsia"/>
          </w:rPr>
          <w:t>「是</w:t>
        </w:r>
      </w:ins>
      <w:ins w:id="18446" w:author="Administrator" w:date="2019-05-26T02:56:00Z">
        <w:r w:rsidR="004738C4">
          <w:rPr>
            <w:rFonts w:hint="eastAsia"/>
          </w:rPr>
          <w:t>了</w:t>
        </w:r>
      </w:ins>
      <w:ins w:id="18447" w:author="Administrator" w:date="2019-05-26T02:45:00Z">
        <w:r>
          <w:rPr>
            <w:rFonts w:hint="eastAsia"/>
          </w:rPr>
          <w:t>…我逃進了</w:t>
        </w:r>
      </w:ins>
      <w:ins w:id="18448" w:author="Administrator" w:date="2019-05-26T02:54:00Z">
        <w:r>
          <w:rPr>
            <w:rFonts w:hint="eastAsia"/>
          </w:rPr>
          <w:t>山水界中…</w:t>
        </w:r>
      </w:ins>
      <w:ins w:id="18449" w:author="Administrator" w:date="2019-05-26T02:56:00Z">
        <w:r w:rsidR="004738C4">
          <w:rPr>
            <w:rFonts w:hint="eastAsia"/>
          </w:rPr>
          <w:t>所以這裡是…山水界</w:t>
        </w:r>
      </w:ins>
      <w:ins w:id="18450" w:author="Administrator" w:date="2019-05-26T22:57:00Z">
        <w:r w:rsidR="003E14D5">
          <w:rPr>
            <w:rFonts w:hint="eastAsia"/>
          </w:rPr>
          <w:t>的試練</w:t>
        </w:r>
      </w:ins>
      <w:ins w:id="18451" w:author="Administrator" w:date="2019-05-26T02:56:00Z">
        <w:r w:rsidR="004738C4">
          <w:rPr>
            <w:rFonts w:hint="eastAsia"/>
          </w:rPr>
          <w:t>嗎？</w:t>
        </w:r>
      </w:ins>
      <w:ins w:id="18452" w:author="Administrator" w:date="2019-05-26T02:54:00Z">
        <w:r>
          <w:rPr>
            <w:rFonts w:hint="eastAsia"/>
          </w:rPr>
          <w:t>」</w:t>
        </w:r>
      </w:ins>
      <w:ins w:id="18453" w:author="Administrator" w:date="2019-05-26T02:56:00Z">
        <w:r w:rsidR="004738C4">
          <w:rPr>
            <w:rFonts w:hint="eastAsia"/>
          </w:rPr>
          <w:t>李龍飛回憶起當時的情況，他在</w:t>
        </w:r>
      </w:ins>
      <w:ins w:id="18454" w:author="Administrator" w:date="2019-05-26T02:57:00Z">
        <w:r w:rsidR="004738C4">
          <w:rPr>
            <w:rFonts w:hint="eastAsia"/>
          </w:rPr>
          <w:t>靈山之中，眼看仙皇跟鴟龜的鬥法越來越激烈，初時鴟龜還有餘力保護</w:t>
        </w:r>
      </w:ins>
      <w:ins w:id="18455" w:author="Administrator" w:date="2019-05-26T03:00:00Z">
        <w:r w:rsidR="004738C4">
          <w:rPr>
            <w:rFonts w:hint="eastAsia"/>
          </w:rPr>
          <w:t>自己跟靈山中的那些妖獸，可是越到後面，那五行八封陣的威力越來越大。</w:t>
        </w:r>
      </w:ins>
    </w:p>
    <w:p w:rsidR="000F0075" w:rsidRDefault="004738C4">
      <w:pPr>
        <w:pStyle w:val="12"/>
        <w:spacing w:after="240"/>
        <w:ind w:leftChars="0" w:left="0"/>
        <w:rPr>
          <w:ins w:id="18456" w:author="Administrator" w:date="2019-05-26T22:57:00Z"/>
        </w:rPr>
        <w:pPrChange w:id="18457" w:author="Administrator" w:date="2019-05-14T22:19:00Z">
          <w:pPr>
            <w:pStyle w:val="12"/>
            <w:numPr>
              <w:numId w:val="1"/>
            </w:numPr>
            <w:spacing w:after="240"/>
            <w:ind w:leftChars="0" w:left="360" w:hanging="360"/>
            <w:outlineLvl w:val="0"/>
          </w:pPr>
        </w:pPrChange>
      </w:pPr>
      <w:ins w:id="18458" w:author="Administrator" w:date="2019-05-26T03:00:00Z">
        <w:r>
          <w:rPr>
            <w:rFonts w:hint="eastAsia"/>
          </w:rPr>
          <w:t>哪怕鴟龜不知道出於何</w:t>
        </w:r>
      </w:ins>
      <w:ins w:id="18459" w:author="Administrator" w:date="2019-05-26T03:01:00Z">
        <w:r>
          <w:rPr>
            <w:rFonts w:hint="eastAsia"/>
          </w:rPr>
          <w:t>種意圖，仍是分了小半力氣在保護靈山中的眾妖，可當牠自己也被八門鎮壓得分身乏術時，那些</w:t>
        </w:r>
      </w:ins>
      <w:ins w:id="18460" w:author="Administrator" w:date="2019-05-26T22:57:00Z">
        <w:r w:rsidR="003E14D5">
          <w:rPr>
            <w:rFonts w:hint="eastAsia"/>
          </w:rPr>
          <w:t>餘力終究是收了回去。</w:t>
        </w:r>
      </w:ins>
    </w:p>
    <w:p w:rsidR="000F0075" w:rsidRDefault="003E14D5">
      <w:pPr>
        <w:pStyle w:val="12"/>
        <w:spacing w:after="240"/>
        <w:ind w:leftChars="0" w:left="0"/>
        <w:rPr>
          <w:ins w:id="18461" w:author="Administrator" w:date="2019-05-26T22:59:00Z"/>
        </w:rPr>
        <w:pPrChange w:id="18462" w:author="Administrator" w:date="2019-05-14T22:19:00Z">
          <w:pPr>
            <w:pStyle w:val="12"/>
            <w:numPr>
              <w:numId w:val="1"/>
            </w:numPr>
            <w:spacing w:after="240"/>
            <w:ind w:leftChars="0" w:left="360" w:hanging="360"/>
            <w:outlineLvl w:val="0"/>
          </w:pPr>
        </w:pPrChange>
      </w:pPr>
      <w:ins w:id="18463" w:author="Administrator" w:date="2019-05-26T22:57:00Z">
        <w:r>
          <w:rPr>
            <w:rFonts w:hint="eastAsia"/>
          </w:rPr>
          <w:t>於是大半的</w:t>
        </w:r>
      </w:ins>
      <w:ins w:id="18464" w:author="Administrator" w:date="2019-05-26T22:58:00Z">
        <w:r>
          <w:rPr>
            <w:rFonts w:hint="eastAsia"/>
          </w:rPr>
          <w:t>靈山倒塌，裡頭的妖獸死的死，傷的傷，連同那些藏在不知何處的四派眾人，一起</w:t>
        </w:r>
      </w:ins>
      <w:ins w:id="18465" w:author="Administrator" w:date="2019-05-26T22:59:00Z">
        <w:r>
          <w:rPr>
            <w:rFonts w:hint="eastAsia"/>
          </w:rPr>
          <w:t>煙消雲散</w:t>
        </w:r>
      </w:ins>
      <w:ins w:id="18466" w:author="Administrator" w:date="2019-05-26T22:58:00Z">
        <w:r>
          <w:rPr>
            <w:rFonts w:hint="eastAsia"/>
          </w:rPr>
          <w:t>。</w:t>
        </w:r>
      </w:ins>
    </w:p>
    <w:p w:rsidR="000F0075" w:rsidRDefault="003E14D5">
      <w:pPr>
        <w:pStyle w:val="12"/>
        <w:spacing w:after="240"/>
        <w:ind w:leftChars="0" w:left="0"/>
        <w:rPr>
          <w:ins w:id="18467" w:author="Administrator" w:date="2019-05-26T23:00:00Z"/>
        </w:rPr>
        <w:pPrChange w:id="18468" w:author="Administrator" w:date="2019-05-14T22:19:00Z">
          <w:pPr>
            <w:pStyle w:val="12"/>
            <w:numPr>
              <w:numId w:val="1"/>
            </w:numPr>
            <w:spacing w:after="240"/>
            <w:ind w:leftChars="0" w:left="360" w:hanging="360"/>
            <w:outlineLvl w:val="0"/>
          </w:pPr>
        </w:pPrChange>
      </w:pPr>
      <w:ins w:id="18469" w:author="Administrator" w:date="2019-05-26T22:59:00Z">
        <w:r>
          <w:rPr>
            <w:rFonts w:hint="eastAsia"/>
          </w:rPr>
          <w:t>浩劫之下，餘生</w:t>
        </w:r>
      </w:ins>
      <w:ins w:id="18470" w:author="Administrator" w:date="2019-05-26T23:00:00Z">
        <w:r>
          <w:rPr>
            <w:rFonts w:hint="eastAsia"/>
          </w:rPr>
          <w:t>何其珍貴。</w:t>
        </w:r>
      </w:ins>
    </w:p>
    <w:p w:rsidR="000F0075" w:rsidRDefault="003E14D5">
      <w:pPr>
        <w:pStyle w:val="12"/>
        <w:spacing w:after="240"/>
        <w:ind w:leftChars="0" w:left="0"/>
        <w:rPr>
          <w:ins w:id="18471" w:author="Administrator" w:date="2019-05-26T23:00:00Z"/>
        </w:rPr>
        <w:pPrChange w:id="18472" w:author="Administrator" w:date="2019-05-14T22:19:00Z">
          <w:pPr>
            <w:pStyle w:val="12"/>
            <w:numPr>
              <w:numId w:val="1"/>
            </w:numPr>
            <w:spacing w:after="240"/>
            <w:ind w:leftChars="0" w:left="360" w:hanging="360"/>
            <w:outlineLvl w:val="0"/>
          </w:pPr>
        </w:pPrChange>
      </w:pPr>
      <w:ins w:id="18473" w:author="Administrator" w:date="2019-05-26T23:00:00Z">
        <w:r>
          <w:rPr>
            <w:rFonts w:hint="eastAsia"/>
          </w:rPr>
          <w:t>那些四派眾人雖早已昏迷，但在醒來之後，想必都是這樣的感想。</w:t>
        </w:r>
      </w:ins>
    </w:p>
    <w:p w:rsidR="000F0075" w:rsidRDefault="003E14D5">
      <w:pPr>
        <w:pStyle w:val="12"/>
        <w:spacing w:after="240"/>
        <w:ind w:leftChars="0" w:left="0"/>
        <w:rPr>
          <w:ins w:id="18474" w:author="龍 Chris" w:date="2019-03-09T08:54:00Z"/>
        </w:rPr>
        <w:pPrChange w:id="18475" w:author="Administrator" w:date="2019-05-14T22:19:00Z">
          <w:pPr>
            <w:pStyle w:val="12"/>
            <w:numPr>
              <w:numId w:val="1"/>
            </w:numPr>
            <w:spacing w:after="240"/>
            <w:ind w:leftChars="0" w:left="360" w:hanging="360"/>
            <w:outlineLvl w:val="0"/>
          </w:pPr>
        </w:pPrChange>
      </w:pPr>
      <w:ins w:id="18476" w:author="Administrator" w:date="2019-05-26T23:00:00Z">
        <w:r>
          <w:rPr>
            <w:rFonts w:hint="eastAsia"/>
          </w:rPr>
          <w:t>只是他們不知道的是，這些消失的人之中，唯一有一個，</w:t>
        </w:r>
      </w:ins>
      <w:ins w:id="18477" w:author="Administrator" w:date="2019-05-26T23:01:00Z">
        <w:r>
          <w:rPr>
            <w:rFonts w:hint="eastAsia"/>
          </w:rPr>
          <w:t>李龍飛，並不是死了，而是逃進了另一個世界之中。</w:t>
        </w:r>
      </w:ins>
    </w:p>
    <w:p w:rsidR="004A04A9" w:rsidRDefault="004A04A9" w:rsidP="00813907">
      <w:pPr>
        <w:pStyle w:val="12"/>
        <w:numPr>
          <w:ilvl w:val="0"/>
          <w:numId w:val="1"/>
        </w:numPr>
        <w:spacing w:after="240"/>
        <w:ind w:leftChars="0"/>
        <w:outlineLvl w:val="0"/>
        <w:rPr>
          <w:ins w:id="18478" w:author="Administrator" w:date="2019-05-26T23:02:00Z"/>
        </w:rPr>
      </w:pPr>
      <w:ins w:id="18479" w:author="龍 Chris" w:date="2019-03-09T08:54:00Z">
        <w:r>
          <w:rPr>
            <w:rFonts w:hint="eastAsia"/>
          </w:rPr>
          <w:lastRenderedPageBreak/>
          <w:t>我要築基！</w:t>
        </w:r>
      </w:ins>
    </w:p>
    <w:p w:rsidR="000F0075" w:rsidRDefault="003E14D5">
      <w:pPr>
        <w:pStyle w:val="12"/>
        <w:spacing w:after="240"/>
        <w:ind w:leftChars="0" w:left="0"/>
        <w:rPr>
          <w:ins w:id="18480" w:author="Administrator" w:date="2019-05-26T23:04:00Z"/>
        </w:rPr>
        <w:pPrChange w:id="18481" w:author="Administrator" w:date="2019-05-26T23:02:00Z">
          <w:pPr>
            <w:pStyle w:val="12"/>
            <w:numPr>
              <w:numId w:val="1"/>
            </w:numPr>
            <w:spacing w:after="240"/>
            <w:ind w:leftChars="0" w:left="360" w:hanging="360"/>
            <w:outlineLvl w:val="0"/>
          </w:pPr>
        </w:pPrChange>
      </w:pPr>
      <w:ins w:id="18482" w:author="Administrator" w:date="2019-05-26T23:02:00Z">
        <w:r>
          <w:rPr>
            <w:rFonts w:hint="eastAsia"/>
          </w:rPr>
          <w:t>在這片黑</w:t>
        </w:r>
      </w:ins>
      <w:ins w:id="18483" w:author="Administrator" w:date="2019-05-26T23:03:00Z">
        <w:r w:rsidR="00EB1576">
          <w:rPr>
            <w:rFonts w:hint="eastAsia"/>
          </w:rPr>
          <w:t>幕</w:t>
        </w:r>
      </w:ins>
      <w:ins w:id="18484" w:author="Administrator" w:date="2019-05-28T21:18:00Z">
        <w:r w:rsidR="00EB1576">
          <w:rPr>
            <w:rFonts w:hint="eastAsia"/>
          </w:rPr>
          <w:t>穹</w:t>
        </w:r>
      </w:ins>
      <w:ins w:id="18485" w:author="Administrator" w:date="2019-05-26T23:03:00Z">
        <w:r>
          <w:rPr>
            <w:rFonts w:hint="eastAsia"/>
          </w:rPr>
          <w:t>蒼之中，如果有人有足夠的修為，可以飛上九重天，破開天</w:t>
        </w:r>
      </w:ins>
      <w:ins w:id="18486" w:author="Administrator" w:date="2019-05-26T23:04:00Z">
        <w:r w:rsidR="00EB1576">
          <w:rPr>
            <w:rFonts w:hint="eastAsia"/>
          </w:rPr>
          <w:t>際，那他肯定能看到，在</w:t>
        </w:r>
      </w:ins>
      <w:ins w:id="18487" w:author="Administrator" w:date="2019-05-28T21:18:00Z">
        <w:r w:rsidR="00EB1576">
          <w:rPr>
            <w:rFonts w:hint="eastAsia"/>
          </w:rPr>
          <w:t>穹</w:t>
        </w:r>
      </w:ins>
      <w:ins w:id="18488" w:author="Administrator" w:date="2019-05-26T23:04:00Z">
        <w:r>
          <w:rPr>
            <w:rFonts w:hint="eastAsia"/>
          </w:rPr>
          <w:t>蒼之上，還有一</w:t>
        </w:r>
      </w:ins>
      <w:ins w:id="18489" w:author="龍 Chris" w:date="2019-06-05T14:40:00Z">
        <w:r w:rsidR="00287C77">
          <w:rPr>
            <w:rFonts w:hint="eastAsia"/>
          </w:rPr>
          <w:t>片虛無</w:t>
        </w:r>
      </w:ins>
      <w:ins w:id="18490" w:author="Administrator" w:date="2019-05-26T23:04:00Z">
        <w:del w:id="18491" w:author="龍 Chris" w:date="2019-06-05T14:40:00Z">
          <w:r w:rsidDel="00287C77">
            <w:rPr>
              <w:rFonts w:hint="eastAsia"/>
            </w:rPr>
            <w:delText>層</w:delText>
          </w:r>
        </w:del>
      </w:ins>
      <w:ins w:id="18492" w:author="龍 Chris" w:date="2019-06-05T14:40:00Z">
        <w:r w:rsidR="00287C77">
          <w:rPr>
            <w:rFonts w:hint="eastAsia"/>
          </w:rPr>
          <w:t>，像是天外天，籠罩著整個世界外圍</w:t>
        </w:r>
      </w:ins>
      <w:ins w:id="18493" w:author="Administrator" w:date="2019-05-26T23:04:00Z">
        <w:del w:id="18494" w:author="龍 Chris" w:date="2019-06-05T14:40:00Z">
          <w:r w:rsidDel="00287C77">
            <w:rPr>
              <w:rFonts w:hint="eastAsia"/>
            </w:rPr>
            <w:delText>天空</w:delText>
          </w:r>
        </w:del>
        <w:r>
          <w:rPr>
            <w:rFonts w:hint="eastAsia"/>
          </w:rPr>
          <w:t>。</w:t>
        </w:r>
      </w:ins>
    </w:p>
    <w:p w:rsidR="000F0075" w:rsidRDefault="003E14D5">
      <w:pPr>
        <w:pStyle w:val="12"/>
        <w:spacing w:after="240"/>
        <w:ind w:leftChars="0" w:left="0"/>
        <w:rPr>
          <w:ins w:id="18495" w:author="Administrator" w:date="2019-05-26T23:05:00Z"/>
        </w:rPr>
        <w:pPrChange w:id="18496" w:author="Administrator" w:date="2019-05-26T23:02:00Z">
          <w:pPr>
            <w:pStyle w:val="12"/>
            <w:numPr>
              <w:numId w:val="1"/>
            </w:numPr>
            <w:spacing w:after="240"/>
            <w:ind w:leftChars="0" w:left="360" w:hanging="360"/>
            <w:outlineLvl w:val="0"/>
          </w:pPr>
        </w:pPrChange>
      </w:pPr>
      <w:ins w:id="18497" w:author="Administrator" w:date="2019-05-26T23:04:00Z">
        <w:r>
          <w:rPr>
            <w:rFonts w:hint="eastAsia"/>
          </w:rPr>
          <w:t>而這</w:t>
        </w:r>
      </w:ins>
      <w:ins w:id="18498" w:author="龍 Chris" w:date="2019-06-05T14:40:00Z">
        <w:r w:rsidR="00287C77">
          <w:rPr>
            <w:rFonts w:hint="eastAsia"/>
          </w:rPr>
          <w:t>虛無之中</w:t>
        </w:r>
      </w:ins>
      <w:ins w:id="18499" w:author="Administrator" w:date="2019-05-26T23:04:00Z">
        <w:del w:id="18500" w:author="龍 Chris" w:date="2019-06-05T14:40:00Z">
          <w:r w:rsidDel="00287C77">
            <w:rPr>
              <w:rFonts w:hint="eastAsia"/>
            </w:rPr>
            <w:delText>天空中</w:delText>
          </w:r>
        </w:del>
        <w:r>
          <w:rPr>
            <w:rFonts w:hint="eastAsia"/>
          </w:rPr>
          <w:t>，</w:t>
        </w:r>
      </w:ins>
      <w:ins w:id="18501" w:author="龍 Chris" w:date="2019-06-05T14:40:00Z">
        <w:r w:rsidR="00287C77">
          <w:rPr>
            <w:rFonts w:hint="eastAsia"/>
          </w:rPr>
          <w:t>有</w:t>
        </w:r>
      </w:ins>
      <w:ins w:id="18502" w:author="Administrator" w:date="2019-05-26T23:04:00Z">
        <w:r>
          <w:rPr>
            <w:rFonts w:hint="eastAsia"/>
          </w:rPr>
          <w:t>一盞古燈，</w:t>
        </w:r>
      </w:ins>
      <w:ins w:id="18503" w:author="龍 Chris" w:date="2019-06-05T14:41:00Z">
        <w:r w:rsidR="00287C77">
          <w:rPr>
            <w:rFonts w:hint="eastAsia"/>
          </w:rPr>
          <w:t>期形狀類似李龍飛先前得到的那兩盞古燈，但卻放大無數倍，</w:t>
        </w:r>
      </w:ins>
      <w:ins w:id="18504" w:author="龍 Chris" w:date="2019-06-05T14:42:00Z">
        <w:r w:rsidR="00287C77">
          <w:rPr>
            <w:rFonts w:hint="eastAsia"/>
          </w:rPr>
          <w:t>有如一顆太陽，</w:t>
        </w:r>
      </w:ins>
      <w:ins w:id="18505" w:author="Administrator" w:date="2019-05-26T23:04:00Z">
        <w:r>
          <w:rPr>
            <w:rFonts w:hint="eastAsia"/>
          </w:rPr>
          <w:t>巨大無比，</w:t>
        </w:r>
      </w:ins>
      <w:ins w:id="18506" w:author="Administrator" w:date="2019-05-26T23:05:00Z">
        <w:r>
          <w:rPr>
            <w:rFonts w:hint="eastAsia"/>
          </w:rPr>
          <w:t>照耀著整個</w:t>
        </w:r>
      </w:ins>
      <w:ins w:id="18507" w:author="龍 Chris" w:date="2019-06-05T14:42:00Z">
        <w:r w:rsidR="00287C77">
          <w:rPr>
            <w:rFonts w:hint="eastAsia"/>
          </w:rPr>
          <w:t>虛無</w:t>
        </w:r>
      </w:ins>
      <w:ins w:id="18508" w:author="Administrator" w:date="2019-05-26T23:05:00Z">
        <w:r>
          <w:rPr>
            <w:rFonts w:hint="eastAsia"/>
          </w:rPr>
          <w:t>星空。</w:t>
        </w:r>
      </w:ins>
    </w:p>
    <w:p w:rsidR="000F0075" w:rsidRDefault="003E14D5">
      <w:pPr>
        <w:pStyle w:val="12"/>
        <w:spacing w:after="240"/>
        <w:ind w:leftChars="0" w:left="0"/>
        <w:rPr>
          <w:ins w:id="18509" w:author="Administrator" w:date="2019-05-26T23:06:00Z"/>
        </w:rPr>
        <w:pPrChange w:id="18510" w:author="Administrator" w:date="2019-05-26T23:02:00Z">
          <w:pPr>
            <w:pStyle w:val="12"/>
            <w:numPr>
              <w:numId w:val="1"/>
            </w:numPr>
            <w:spacing w:after="240"/>
            <w:ind w:leftChars="0" w:left="360" w:hanging="360"/>
            <w:outlineLvl w:val="0"/>
          </w:pPr>
        </w:pPrChange>
      </w:pPr>
      <w:ins w:id="18511" w:author="Administrator" w:date="2019-05-26T23:05:00Z">
        <w:r>
          <w:rPr>
            <w:rFonts w:hint="eastAsia"/>
          </w:rPr>
          <w:t>可是這</w:t>
        </w:r>
      </w:ins>
      <w:ins w:id="18512" w:author="龍 Chris" w:date="2019-06-05T14:42:00Z">
        <w:r w:rsidR="00287C77">
          <w:rPr>
            <w:rFonts w:hint="eastAsia"/>
          </w:rPr>
          <w:t>古燈的</w:t>
        </w:r>
      </w:ins>
      <w:ins w:id="18513" w:author="Administrator" w:date="2019-05-26T23:05:00Z">
        <w:del w:id="18514" w:author="龍 Chris" w:date="2019-06-05T14:42:00Z">
          <w:r w:rsidDel="00287C77">
            <w:rPr>
              <w:rFonts w:hint="eastAsia"/>
            </w:rPr>
            <w:delText>些</w:delText>
          </w:r>
        </w:del>
        <w:r>
          <w:rPr>
            <w:rFonts w:hint="eastAsia"/>
          </w:rPr>
          <w:t>燭火，卻好像被屏蔽似</w:t>
        </w:r>
      </w:ins>
      <w:ins w:id="18515" w:author="Administrator" w:date="2019-05-26T23:06:00Z">
        <w:r>
          <w:rPr>
            <w:rFonts w:hint="eastAsia"/>
          </w:rPr>
          <w:t>的，</w:t>
        </w:r>
      </w:ins>
      <w:ins w:id="18516" w:author="龍 Chris" w:date="2019-06-05T14:44:00Z">
        <w:r w:rsidR="00287C77">
          <w:rPr>
            <w:rFonts w:hint="eastAsia"/>
          </w:rPr>
          <w:t>盡數</w:t>
        </w:r>
      </w:ins>
      <w:ins w:id="18517" w:author="Administrator" w:date="2019-05-26T23:06:00Z">
        <w:r>
          <w:rPr>
            <w:rFonts w:hint="eastAsia"/>
          </w:rPr>
          <w:t>擋在</w:t>
        </w:r>
        <w:del w:id="18518" w:author="龍 Chris" w:date="2019-06-05T14:43:00Z">
          <w:r w:rsidDel="00287C77">
            <w:rPr>
              <w:rFonts w:hint="eastAsia"/>
            </w:rPr>
            <w:delText>了</w:delText>
          </w:r>
        </w:del>
        <w:r>
          <w:rPr>
            <w:rFonts w:hint="eastAsia"/>
          </w:rPr>
          <w:t>那黑幕之</w:t>
        </w:r>
        <w:r w:rsidR="00EC5D03">
          <w:rPr>
            <w:rFonts w:hint="eastAsia"/>
          </w:rPr>
          <w:t>外，無法</w:t>
        </w:r>
      </w:ins>
      <w:ins w:id="18519" w:author="龍 Chris" w:date="2019-06-05T14:43:00Z">
        <w:r w:rsidR="00287C77">
          <w:rPr>
            <w:rFonts w:hint="eastAsia"/>
          </w:rPr>
          <w:t>照</w:t>
        </w:r>
      </w:ins>
      <w:ins w:id="18520" w:author="Administrator" w:date="2019-05-26T23:06:00Z">
        <w:del w:id="18521" w:author="龍 Chris" w:date="2019-06-05T14:43:00Z">
          <w:r w:rsidR="00EC5D03" w:rsidDel="00287C77">
            <w:rPr>
              <w:rFonts w:hint="eastAsia"/>
            </w:rPr>
            <w:delText>照</w:delText>
          </w:r>
        </w:del>
        <w:r w:rsidR="00EC5D03">
          <w:rPr>
            <w:rFonts w:hint="eastAsia"/>
          </w:rPr>
          <w:t>進</w:t>
        </w:r>
        <w:del w:id="18522" w:author="龍 Chris" w:date="2019-06-05T14:44:00Z">
          <w:r w:rsidR="00EC5D03" w:rsidDel="00287C77">
            <w:rPr>
              <w:rFonts w:hint="eastAsia"/>
            </w:rPr>
            <w:delText>黑幕</w:delText>
          </w:r>
        </w:del>
        <w:r w:rsidR="00EC5D03">
          <w:rPr>
            <w:rFonts w:hint="eastAsia"/>
          </w:rPr>
          <w:t>裡頭的世界</w:t>
        </w:r>
      </w:ins>
      <w:ins w:id="18523" w:author="龍 Chris" w:date="2019-06-05T14:43:00Z">
        <w:r w:rsidR="00287C77">
          <w:rPr>
            <w:rFonts w:hint="eastAsia"/>
          </w:rPr>
          <w:t>，</w:t>
        </w:r>
      </w:ins>
      <w:ins w:id="18524" w:author="龍 Chris" w:date="2019-06-05T14:44:00Z">
        <w:r w:rsidR="00287C77">
          <w:rPr>
            <w:rFonts w:hint="eastAsia"/>
          </w:rPr>
          <w:t>自然</w:t>
        </w:r>
      </w:ins>
      <w:ins w:id="18525" w:author="龍 Chris" w:date="2019-06-05T14:43:00Z">
        <w:r w:rsidR="00287C77">
          <w:rPr>
            <w:rFonts w:hint="eastAsia"/>
          </w:rPr>
          <w:t>也無法點亮這世界</w:t>
        </w:r>
      </w:ins>
      <w:ins w:id="18526" w:author="龍 Chris" w:date="2019-06-05T14:45:00Z">
        <w:r w:rsidR="00287C77">
          <w:rPr>
            <w:rFonts w:hint="eastAsia"/>
          </w:rPr>
          <w:t>天空。</w:t>
        </w:r>
      </w:ins>
      <w:ins w:id="18527" w:author="Administrator" w:date="2019-05-26T23:06:00Z">
        <w:del w:id="18528" w:author="龍 Chris" w:date="2019-06-05T14:43:00Z">
          <w:r w:rsidR="00EC5D03" w:rsidDel="00287C77">
            <w:rPr>
              <w:rFonts w:hint="eastAsia"/>
            </w:rPr>
            <w:delText>。</w:delText>
          </w:r>
        </w:del>
      </w:ins>
    </w:p>
    <w:p w:rsidR="00287C77" w:rsidRDefault="00EC5D03">
      <w:pPr>
        <w:pStyle w:val="12"/>
        <w:spacing w:after="240"/>
        <w:ind w:leftChars="0" w:left="0"/>
        <w:rPr>
          <w:ins w:id="18529" w:author="龍 Chris" w:date="2019-06-05T14:47:00Z"/>
        </w:rPr>
      </w:pPr>
      <w:ins w:id="18530" w:author="Administrator" w:date="2019-05-26T23:06:00Z">
        <w:r>
          <w:rPr>
            <w:rFonts w:hint="eastAsia"/>
          </w:rPr>
          <w:t>而這</w:t>
        </w:r>
      </w:ins>
      <w:ins w:id="18531" w:author="龍 Chris" w:date="2019-06-05T14:45:00Z">
        <w:r w:rsidR="00287C77">
          <w:rPr>
            <w:rFonts w:hint="eastAsia"/>
          </w:rPr>
          <w:t>一</w:t>
        </w:r>
      </w:ins>
      <w:ins w:id="18532" w:author="Administrator" w:date="2019-05-26T23:06:00Z">
        <w:r>
          <w:rPr>
            <w:rFonts w:hint="eastAsia"/>
          </w:rPr>
          <w:t>些，李龍飛都</w:t>
        </w:r>
      </w:ins>
      <w:ins w:id="18533" w:author="龍 Chris" w:date="2019-06-05T14:45:00Z">
        <w:r w:rsidR="00287C77">
          <w:rPr>
            <w:rFonts w:hint="eastAsia"/>
          </w:rPr>
          <w:t>不</w:t>
        </w:r>
      </w:ins>
      <w:ins w:id="18534" w:author="Administrator" w:date="2019-05-26T23:06:00Z">
        <w:del w:id="18535" w:author="龍 Chris" w:date="2019-06-05T14:45:00Z">
          <w:r w:rsidDel="00287C77">
            <w:rPr>
              <w:rFonts w:hint="eastAsia"/>
            </w:rPr>
            <w:delText>尚未</w:delText>
          </w:r>
        </w:del>
        <w:r>
          <w:rPr>
            <w:rFonts w:hint="eastAsia"/>
          </w:rPr>
          <w:t>知道，他只知道，在他躺在</w:t>
        </w:r>
      </w:ins>
      <w:ins w:id="18536" w:author="龍 Chris" w:date="2019-06-05T14:46:00Z">
        <w:r w:rsidR="00287C77">
          <w:rPr>
            <w:rFonts w:hint="eastAsia"/>
          </w:rPr>
          <w:t>草</w:t>
        </w:r>
      </w:ins>
      <w:ins w:id="18537" w:author="Administrator" w:date="2019-05-26T23:06:00Z">
        <w:r>
          <w:rPr>
            <w:rFonts w:hint="eastAsia"/>
          </w:rPr>
          <w:t>地上，不知道過了多久時間，</w:t>
        </w:r>
      </w:ins>
      <w:ins w:id="18538" w:author="龍 Chris" w:date="2019-06-05T14:46:00Z">
        <w:r w:rsidR="00287C77">
          <w:rPr>
            <w:rFonts w:hint="eastAsia"/>
          </w:rPr>
          <w:t>天空</w:t>
        </w:r>
      </w:ins>
      <w:ins w:id="18539" w:author="龍 Chris" w:date="2019-06-05T14:47:00Z">
        <w:r w:rsidR="00287C77">
          <w:rPr>
            <w:rFonts w:hint="eastAsia"/>
          </w:rPr>
          <w:t>卻</w:t>
        </w:r>
      </w:ins>
      <w:ins w:id="18540" w:author="龍 Chris" w:date="2019-06-05T14:46:00Z">
        <w:r w:rsidR="00287C77">
          <w:rPr>
            <w:rFonts w:hint="eastAsia"/>
          </w:rPr>
          <w:t>始終是黑夜，</w:t>
        </w:r>
      </w:ins>
      <w:ins w:id="18541" w:author="龍 Chris" w:date="2019-06-05T14:47:00Z">
        <w:r w:rsidR="00287C77">
          <w:rPr>
            <w:rFonts w:hint="eastAsia"/>
          </w:rPr>
          <w:t>迎接不了白晝的到來。</w:t>
        </w:r>
      </w:ins>
    </w:p>
    <w:p w:rsidR="00287C77" w:rsidRDefault="00287C77">
      <w:pPr>
        <w:pStyle w:val="12"/>
        <w:spacing w:after="240"/>
        <w:ind w:leftChars="0" w:left="0"/>
        <w:rPr>
          <w:ins w:id="18542" w:author="龍 Chris" w:date="2019-06-05T14:49:00Z"/>
        </w:rPr>
      </w:pPr>
      <w:ins w:id="18543" w:author="龍 Chris" w:date="2019-06-05T14:47:00Z">
        <w:r>
          <w:rPr>
            <w:rFonts w:hint="eastAsia"/>
          </w:rPr>
          <w:t>而更慘的是，即使</w:t>
        </w:r>
      </w:ins>
      <w:ins w:id="18544" w:author="龍 Chris" w:date="2019-06-05T14:48:00Z">
        <w:r>
          <w:rPr>
            <w:rFonts w:hint="eastAsia"/>
          </w:rPr>
          <w:t>他</w:t>
        </w:r>
      </w:ins>
      <w:ins w:id="18545" w:author="龍 Chris" w:date="2019-06-05T14:47:00Z">
        <w:r>
          <w:rPr>
            <w:rFonts w:hint="eastAsia"/>
          </w:rPr>
          <w:t>已經清</w:t>
        </w:r>
      </w:ins>
      <w:ins w:id="18546" w:author="龍 Chris" w:date="2019-06-05T14:48:00Z">
        <w:r>
          <w:rPr>
            <w:rFonts w:hint="eastAsia"/>
          </w:rPr>
          <w:t>醒，可他的身體卻動彈不得，頂多只能稍稍為移動臉頰，眼角掃</w:t>
        </w:r>
      </w:ins>
      <w:ins w:id="18547" w:author="龍 Chris" w:date="2019-06-05T14:49:00Z">
        <w:r>
          <w:rPr>
            <w:rFonts w:hint="eastAsia"/>
          </w:rPr>
          <w:t>向四方。</w:t>
        </w:r>
      </w:ins>
    </w:p>
    <w:p w:rsidR="00F8406E" w:rsidRDefault="00287C77">
      <w:pPr>
        <w:pStyle w:val="12"/>
        <w:spacing w:after="240"/>
        <w:ind w:leftChars="0" w:left="0"/>
        <w:rPr>
          <w:ins w:id="18548" w:author="龍 Chris" w:date="2019-06-05T14:50:00Z"/>
        </w:rPr>
      </w:pPr>
      <w:ins w:id="18549" w:author="龍 Chris" w:date="2019-06-05T14:49:00Z">
        <w:r>
          <w:rPr>
            <w:rFonts w:hint="eastAsia"/>
          </w:rPr>
          <w:t>但就算這樣，每一次稍稍微的動彈，就讓他感受到劇烈的疼痛，然後不得不停下來喘息</w:t>
        </w:r>
      </w:ins>
      <w:ins w:id="18550" w:author="龍 Chris" w:date="2019-06-05T14:50:00Z">
        <w:r>
          <w:rPr>
            <w:rFonts w:hint="eastAsia"/>
          </w:rPr>
          <w:t>，</w:t>
        </w:r>
        <w:r w:rsidR="00F8406E">
          <w:rPr>
            <w:rFonts w:hint="eastAsia"/>
          </w:rPr>
          <w:t>直到那痛楚慢慢平復下來，才能繼續</w:t>
        </w:r>
      </w:ins>
      <w:ins w:id="18551" w:author="龍 Chris" w:date="2019-06-05T14:51:00Z">
        <w:r w:rsidR="00F8406E">
          <w:rPr>
            <w:rFonts w:hint="eastAsia"/>
          </w:rPr>
          <w:t>嘗試</w:t>
        </w:r>
      </w:ins>
      <w:ins w:id="18552" w:author="龍 Chris" w:date="2019-06-05T14:50:00Z">
        <w:r w:rsidR="00F8406E">
          <w:rPr>
            <w:rFonts w:hint="eastAsia"/>
          </w:rPr>
          <w:t>。</w:t>
        </w:r>
      </w:ins>
    </w:p>
    <w:p w:rsidR="00F8406E" w:rsidRDefault="00F8406E">
      <w:pPr>
        <w:pStyle w:val="12"/>
        <w:spacing w:after="240"/>
        <w:ind w:leftChars="0" w:left="0"/>
        <w:rPr>
          <w:ins w:id="18553" w:author="龍 Chris" w:date="2019-06-05T14:52:00Z"/>
        </w:rPr>
      </w:pPr>
      <w:ins w:id="18554" w:author="龍 Chris" w:date="2019-06-05T14:51:00Z">
        <w:r>
          <w:rPr>
            <w:rFonts w:hint="eastAsia"/>
          </w:rPr>
          <w:t>在這樣的情況下，也</w:t>
        </w:r>
      </w:ins>
      <w:ins w:id="18555" w:author="Administrator" w:date="2019-05-26T23:06:00Z">
        <w:r w:rsidR="00EC5D03">
          <w:rPr>
            <w:rFonts w:hint="eastAsia"/>
          </w:rPr>
          <w:t>不知道</w:t>
        </w:r>
      </w:ins>
      <w:ins w:id="18556" w:author="龍 Chris" w:date="2019-06-05T14:51:00Z">
        <w:r>
          <w:rPr>
            <w:rFonts w:hint="eastAsia"/>
          </w:rPr>
          <w:t>是</w:t>
        </w:r>
      </w:ins>
      <w:ins w:id="18557" w:author="Administrator" w:date="2019-05-26T23:06:00Z">
        <w:r w:rsidR="00EC5D03">
          <w:rPr>
            <w:rFonts w:hint="eastAsia"/>
          </w:rPr>
          <w:t>餓了多少日子</w:t>
        </w:r>
      </w:ins>
      <w:ins w:id="18558" w:author="Administrator" w:date="2019-05-26T23:07:00Z">
        <w:r w:rsidR="00EC5D03">
          <w:rPr>
            <w:rFonts w:hint="eastAsia"/>
          </w:rPr>
          <w:t>，終於，</w:t>
        </w:r>
      </w:ins>
      <w:ins w:id="18559" w:author="龍 Chris" w:date="2019-06-05T14:51:00Z">
        <w:r>
          <w:rPr>
            <w:rFonts w:hint="eastAsia"/>
          </w:rPr>
          <w:t>李龍飛在一次次嘗試之後，終於</w:t>
        </w:r>
      </w:ins>
      <w:ins w:id="18560" w:author="Administrator" w:date="2019-05-26T23:07:00Z">
        <w:del w:id="18561" w:author="龍 Chris" w:date="2019-06-05T14:51:00Z">
          <w:r w:rsidR="00EC5D03" w:rsidDel="00F8406E">
            <w:rPr>
              <w:rFonts w:hint="eastAsia"/>
            </w:rPr>
            <w:delText>他能</w:delText>
          </w:r>
        </w:del>
        <w:r w:rsidR="00EC5D03">
          <w:rPr>
            <w:rFonts w:hint="eastAsia"/>
          </w:rPr>
          <w:t>感受到，自己右手的小指頭，可以</w:t>
        </w:r>
      </w:ins>
      <w:ins w:id="18562" w:author="龍 Chris" w:date="2019-06-05T14:51:00Z">
        <w:r>
          <w:rPr>
            <w:rFonts w:hint="eastAsia"/>
          </w:rPr>
          <w:t>勉強</w:t>
        </w:r>
      </w:ins>
      <w:ins w:id="18563" w:author="Administrator" w:date="2019-05-26T23:07:00Z">
        <w:r w:rsidR="00EC5D03">
          <w:rPr>
            <w:rFonts w:hint="eastAsia"/>
          </w:rPr>
          <w:t>動了一下</w:t>
        </w:r>
      </w:ins>
      <w:ins w:id="18564" w:author="龍 Chris" w:date="2019-06-05T14:51:00Z">
        <w:r>
          <w:rPr>
            <w:rFonts w:hint="eastAsia"/>
          </w:rPr>
          <w:t>，心中忍不住歡呼起來</w:t>
        </w:r>
      </w:ins>
      <w:ins w:id="18565" w:author="Administrator" w:date="2019-05-26T23:07:00Z">
        <w:r w:rsidR="00EC5D03">
          <w:rPr>
            <w:rFonts w:hint="eastAsia"/>
          </w:rPr>
          <w:t>。</w:t>
        </w:r>
      </w:ins>
    </w:p>
    <w:p w:rsidR="000F0075" w:rsidRDefault="00F8406E">
      <w:pPr>
        <w:pStyle w:val="12"/>
        <w:spacing w:after="240"/>
        <w:ind w:leftChars="0" w:left="0"/>
        <w:rPr>
          <w:ins w:id="18566" w:author="Administrator" w:date="2019-05-26T23:07:00Z"/>
          <w:del w:id="18567" w:author="龍 Chris" w:date="2019-06-05T14:52:00Z"/>
        </w:rPr>
        <w:pPrChange w:id="18568" w:author="Administrator" w:date="2019-05-26T23:02:00Z">
          <w:pPr>
            <w:pStyle w:val="12"/>
            <w:numPr>
              <w:numId w:val="1"/>
            </w:numPr>
            <w:spacing w:after="240"/>
            <w:ind w:leftChars="0" w:left="360" w:hanging="360"/>
            <w:outlineLvl w:val="0"/>
          </w:pPr>
        </w:pPrChange>
      </w:pPr>
      <w:ins w:id="18569" w:author="龍 Chris" w:date="2019-06-05T14:52:00Z">
        <w:r>
          <w:rPr>
            <w:rFonts w:hint="eastAsia"/>
          </w:rPr>
          <w:t>跟著又過了不知道多久，在不斷的努力及肉體刺痛之後，</w:t>
        </w:r>
      </w:ins>
    </w:p>
    <w:p w:rsidR="000F0075" w:rsidRDefault="00EC5D03">
      <w:pPr>
        <w:pStyle w:val="12"/>
        <w:spacing w:after="240"/>
        <w:ind w:leftChars="0" w:left="0"/>
        <w:rPr>
          <w:ins w:id="18570" w:author="Administrator" w:date="2019-05-27T00:46:00Z"/>
        </w:rPr>
        <w:pPrChange w:id="18571" w:author="Administrator" w:date="2019-05-26T23:02:00Z">
          <w:pPr>
            <w:pStyle w:val="12"/>
            <w:numPr>
              <w:numId w:val="1"/>
            </w:numPr>
            <w:spacing w:after="240"/>
            <w:ind w:leftChars="0" w:left="360" w:hanging="360"/>
            <w:outlineLvl w:val="0"/>
          </w:pPr>
        </w:pPrChange>
      </w:pPr>
      <w:ins w:id="18572" w:author="Administrator" w:date="2019-05-26T23:07:00Z">
        <w:r>
          <w:rPr>
            <w:rFonts w:hint="eastAsia"/>
          </w:rPr>
          <w:t>隨著</w:t>
        </w:r>
      </w:ins>
      <w:ins w:id="18573" w:author="龍 Chris" w:date="2019-06-05T14:53:00Z">
        <w:r w:rsidR="00F8406E">
          <w:rPr>
            <w:rFonts w:hint="eastAsia"/>
          </w:rPr>
          <w:t>小</w:t>
        </w:r>
      </w:ins>
      <w:ins w:id="18574" w:author="龍 Chris" w:date="2019-06-05T14:52:00Z">
        <w:r w:rsidR="00F8406E">
          <w:rPr>
            <w:rFonts w:hint="eastAsia"/>
          </w:rPr>
          <w:t>手指</w:t>
        </w:r>
      </w:ins>
      <w:ins w:id="18575" w:author="龍 Chris" w:date="2019-06-05T14:53:00Z">
        <w:r w:rsidR="00F8406E">
          <w:rPr>
            <w:rFonts w:hint="eastAsia"/>
          </w:rPr>
          <w:t>的知覺恢復</w:t>
        </w:r>
      </w:ins>
      <w:ins w:id="18576" w:author="Administrator" w:date="2019-05-26T23:07:00Z">
        <w:del w:id="18577" w:author="龍 Chris" w:date="2019-06-05T14:52:00Z">
          <w:r w:rsidDel="00F8406E">
            <w:rPr>
              <w:rFonts w:hint="eastAsia"/>
            </w:rPr>
            <w:delText>這一個徵兆</w:delText>
          </w:r>
        </w:del>
        <w:r>
          <w:rPr>
            <w:rFonts w:hint="eastAsia"/>
          </w:rPr>
          <w:t>，很快的，是無</w:t>
        </w:r>
      </w:ins>
      <w:ins w:id="18578" w:author="Administrator" w:date="2019-05-26T23:08:00Z">
        <w:r>
          <w:rPr>
            <w:rFonts w:hint="eastAsia"/>
          </w:rPr>
          <w:t>名指跟食指，然後到整個手掌，跟著是握拳，雙拳，</w:t>
        </w:r>
      </w:ins>
      <w:ins w:id="18579" w:author="Administrator" w:date="2019-05-27T00:46:00Z">
        <w:r w:rsidR="00CC5848">
          <w:rPr>
            <w:rFonts w:hint="eastAsia"/>
          </w:rPr>
          <w:t>小臂，直到整隻手都能抬起。</w:t>
        </w:r>
      </w:ins>
    </w:p>
    <w:p w:rsidR="00F8406E" w:rsidRDefault="00CC5848">
      <w:pPr>
        <w:pStyle w:val="12"/>
        <w:spacing w:after="240"/>
        <w:ind w:leftChars="0" w:left="0"/>
        <w:rPr>
          <w:ins w:id="18580" w:author="龍 Chris" w:date="2019-06-05T14:54:00Z"/>
        </w:rPr>
      </w:pPr>
      <w:ins w:id="18581" w:author="Administrator" w:date="2019-05-27T00:46:00Z">
        <w:r>
          <w:rPr>
            <w:rFonts w:hint="eastAsia"/>
          </w:rPr>
          <w:t>這時，李龍飛才</w:t>
        </w:r>
      </w:ins>
      <w:ins w:id="18582" w:author="Administrator" w:date="2019-05-27T00:47:00Z">
        <w:r>
          <w:rPr>
            <w:rFonts w:hint="eastAsia"/>
          </w:rPr>
          <w:t>努力將自己翻起了身，艱難地看向四週</w:t>
        </w:r>
      </w:ins>
      <w:ins w:id="18583" w:author="龍 Chris" w:date="2019-06-05T14:53:00Z">
        <w:r w:rsidR="00F8406E">
          <w:rPr>
            <w:rFonts w:hint="eastAsia"/>
          </w:rPr>
          <w:t>及自己的情況</w:t>
        </w:r>
      </w:ins>
      <w:ins w:id="18584" w:author="Administrator" w:date="2019-05-27T00:47:00Z">
        <w:r>
          <w:rPr>
            <w:rFonts w:hint="eastAsia"/>
          </w:rPr>
          <w:t>。</w:t>
        </w:r>
      </w:ins>
    </w:p>
    <w:p w:rsidR="000F0075" w:rsidRDefault="00F8406E">
      <w:pPr>
        <w:pStyle w:val="12"/>
        <w:spacing w:after="240"/>
        <w:ind w:leftChars="0" w:left="0"/>
        <w:rPr>
          <w:ins w:id="18585" w:author="Administrator" w:date="2019-05-27T00:47:00Z"/>
        </w:rPr>
        <w:pPrChange w:id="18586" w:author="Administrator" w:date="2019-05-26T23:02:00Z">
          <w:pPr>
            <w:pStyle w:val="12"/>
            <w:numPr>
              <w:numId w:val="1"/>
            </w:numPr>
            <w:spacing w:after="240"/>
            <w:ind w:leftChars="0" w:left="360" w:hanging="360"/>
            <w:outlineLvl w:val="0"/>
          </w:pPr>
        </w:pPrChange>
      </w:pPr>
      <w:ins w:id="18587" w:author="龍 Chris" w:date="2019-06-05T14:54:00Z">
        <w:r>
          <w:rPr>
            <w:rFonts w:hint="eastAsia"/>
          </w:rPr>
          <w:t>這段期間</w:t>
        </w:r>
      </w:ins>
      <w:ins w:id="18588" w:author="龍 Chris" w:date="2019-06-05T14:55:00Z">
        <w:r>
          <w:rPr>
            <w:rFonts w:hint="eastAsia"/>
          </w:rPr>
          <w:t>內</w:t>
        </w:r>
      </w:ins>
      <w:ins w:id="18589" w:author="龍 Chris" w:date="2019-06-05T14:54:00Z">
        <w:r>
          <w:rPr>
            <w:rFonts w:hint="eastAsia"/>
          </w:rPr>
          <w:t>，他身上的流下的汗水跟血水，</w:t>
        </w:r>
      </w:ins>
      <w:ins w:id="18590" w:author="龍 Chris" w:date="2019-06-05T14:55:00Z">
        <w:r>
          <w:rPr>
            <w:rFonts w:hint="eastAsia"/>
          </w:rPr>
          <w:t>讓他變得</w:t>
        </w:r>
      </w:ins>
      <w:ins w:id="18591" w:author="龍 Chris" w:date="2019-06-05T14:54:00Z">
        <w:r>
          <w:rPr>
            <w:rFonts w:hint="eastAsia"/>
          </w:rPr>
          <w:t>汙穢</w:t>
        </w:r>
      </w:ins>
      <w:ins w:id="18592" w:author="龍 Chris" w:date="2019-06-05T14:57:00Z">
        <w:r>
          <w:rPr>
            <w:rFonts w:hint="eastAsia"/>
          </w:rPr>
          <w:t>髒臭不堪</w:t>
        </w:r>
      </w:ins>
      <w:ins w:id="18593" w:author="龍 Chris" w:date="2019-06-05T14:54:00Z">
        <w:r>
          <w:rPr>
            <w:rFonts w:hint="eastAsia"/>
          </w:rPr>
          <w:t>，</w:t>
        </w:r>
      </w:ins>
      <w:ins w:id="18594" w:author="龍 Chris" w:date="2019-06-05T14:55:00Z">
        <w:r>
          <w:rPr>
            <w:rFonts w:hint="eastAsia"/>
          </w:rPr>
          <w:t>整個身</w:t>
        </w:r>
      </w:ins>
      <w:ins w:id="18595" w:author="龍 Chris" w:date="2019-06-05T14:56:00Z">
        <w:r>
          <w:rPr>
            <w:rFonts w:hint="eastAsia"/>
          </w:rPr>
          <w:t>形</w:t>
        </w:r>
      </w:ins>
      <w:ins w:id="18596" w:author="龍 Chris" w:date="2019-06-05T14:55:00Z">
        <w:r>
          <w:rPr>
            <w:rFonts w:hint="eastAsia"/>
          </w:rPr>
          <w:t>更是因為飢餓，瘦了</w:t>
        </w:r>
      </w:ins>
      <w:ins w:id="18597" w:author="龍 Chris" w:date="2019-06-05T14:56:00Z">
        <w:r>
          <w:rPr>
            <w:rFonts w:hint="eastAsia"/>
          </w:rPr>
          <w:t>一大圈，可是強大的恢復力，終究讓他</w:t>
        </w:r>
      </w:ins>
      <w:ins w:id="18598" w:author="龍 Chris" w:date="2019-06-05T14:58:00Z">
        <w:r>
          <w:rPr>
            <w:rFonts w:hint="eastAsia"/>
          </w:rPr>
          <w:t>沒受到甚麼不可逆轉的傷害。</w:t>
        </w:r>
      </w:ins>
    </w:p>
    <w:p w:rsidR="00F8406E" w:rsidRDefault="00F8406E">
      <w:pPr>
        <w:pStyle w:val="12"/>
        <w:spacing w:after="240"/>
        <w:ind w:leftChars="0" w:left="0"/>
        <w:rPr>
          <w:ins w:id="18599" w:author="龍 Chris" w:date="2019-06-05T14:59:00Z"/>
        </w:rPr>
      </w:pPr>
      <w:ins w:id="18600" w:author="龍 Chris" w:date="2019-06-05T14:58:00Z">
        <w:r>
          <w:rPr>
            <w:rFonts w:hint="eastAsia"/>
          </w:rPr>
          <w:t>而在其四周，</w:t>
        </w:r>
      </w:ins>
      <w:ins w:id="18601" w:author="龍 Chris" w:date="2019-06-05T14:59:00Z">
        <w:r>
          <w:rPr>
            <w:rFonts w:hint="eastAsia"/>
          </w:rPr>
          <w:t>卻是一片</w:t>
        </w:r>
      </w:ins>
      <w:ins w:id="18602" w:author="Administrator" w:date="2019-05-27T00:47:00Z">
        <w:r w:rsidR="00CC5848">
          <w:rPr>
            <w:rFonts w:hint="eastAsia"/>
          </w:rPr>
          <w:t>荒蕪</w:t>
        </w:r>
      </w:ins>
      <w:ins w:id="18603" w:author="龍 Chris" w:date="2019-06-05T14:59:00Z">
        <w:r>
          <w:rPr>
            <w:rFonts w:hint="eastAsia"/>
          </w:rPr>
          <w:t>。</w:t>
        </w:r>
      </w:ins>
    </w:p>
    <w:p w:rsidR="000F0075" w:rsidRDefault="00F8406E">
      <w:pPr>
        <w:pStyle w:val="12"/>
        <w:spacing w:after="240"/>
        <w:ind w:leftChars="0" w:left="0"/>
        <w:rPr>
          <w:ins w:id="18604" w:author="Administrator" w:date="2019-05-27T00:48:00Z"/>
        </w:rPr>
        <w:pPrChange w:id="18605" w:author="Administrator" w:date="2019-05-26T23:02:00Z">
          <w:pPr>
            <w:pStyle w:val="12"/>
            <w:numPr>
              <w:numId w:val="1"/>
            </w:numPr>
            <w:spacing w:after="240"/>
            <w:ind w:leftChars="0" w:left="360" w:hanging="360"/>
            <w:outlineLvl w:val="0"/>
          </w:pPr>
        </w:pPrChange>
      </w:pPr>
      <w:ins w:id="18606" w:author="龍 Chris" w:date="2019-06-05T14:59:00Z">
        <w:r>
          <w:rPr>
            <w:rFonts w:hint="eastAsia"/>
          </w:rPr>
          <w:t>沒錯，</w:t>
        </w:r>
      </w:ins>
      <w:ins w:id="18607" w:author="Administrator" w:date="2019-05-27T00:47:00Z">
        <w:del w:id="18608" w:author="龍 Chris" w:date="2019-06-05T14:59:00Z">
          <w:r w:rsidR="00CC5848" w:rsidDel="00F8406E">
            <w:rPr>
              <w:rFonts w:hint="eastAsia"/>
            </w:rPr>
            <w:delText>，</w:delText>
          </w:r>
        </w:del>
        <w:r w:rsidR="00CC5848">
          <w:rPr>
            <w:rFonts w:hint="eastAsia"/>
          </w:rPr>
          <w:t>整片黑色草原給他的感覺就是一片荒</w:t>
        </w:r>
      </w:ins>
      <w:ins w:id="18609" w:author="Administrator" w:date="2019-05-27T00:48:00Z">
        <w:r w:rsidR="00CC5848">
          <w:rPr>
            <w:rFonts w:hint="eastAsia"/>
          </w:rPr>
          <w:t>蕪。</w:t>
        </w:r>
      </w:ins>
    </w:p>
    <w:p w:rsidR="000F0075" w:rsidRDefault="00CC5848">
      <w:pPr>
        <w:pStyle w:val="12"/>
        <w:spacing w:after="240"/>
        <w:ind w:leftChars="0" w:left="0"/>
        <w:rPr>
          <w:ins w:id="18610" w:author="Administrator" w:date="2019-05-27T00:48:00Z"/>
        </w:rPr>
        <w:pPrChange w:id="18611" w:author="Administrator" w:date="2019-05-26T23:02:00Z">
          <w:pPr>
            <w:pStyle w:val="12"/>
            <w:numPr>
              <w:numId w:val="1"/>
            </w:numPr>
            <w:spacing w:after="240"/>
            <w:ind w:leftChars="0" w:left="360" w:hanging="360"/>
            <w:outlineLvl w:val="0"/>
          </w:pPr>
        </w:pPrChange>
      </w:pPr>
      <w:ins w:id="18612" w:author="Administrator" w:date="2019-05-27T00:48:00Z">
        <w:r>
          <w:rPr>
            <w:rFonts w:hint="eastAsia"/>
          </w:rPr>
          <w:t>哪怕有不少葉光閃爍點點，可放眼望去，除了那些螢光之外，便是一片漆黑。</w:t>
        </w:r>
      </w:ins>
    </w:p>
    <w:p w:rsidR="000F0075" w:rsidRDefault="00CC5848">
      <w:pPr>
        <w:pStyle w:val="12"/>
        <w:spacing w:after="240"/>
        <w:ind w:leftChars="0" w:left="0"/>
        <w:rPr>
          <w:ins w:id="18613" w:author="Administrator" w:date="2019-05-27T00:50:00Z"/>
        </w:rPr>
        <w:pPrChange w:id="18614" w:author="Administrator" w:date="2019-05-26T23:02:00Z">
          <w:pPr>
            <w:pStyle w:val="12"/>
            <w:numPr>
              <w:numId w:val="1"/>
            </w:numPr>
            <w:spacing w:after="240"/>
            <w:ind w:leftChars="0" w:left="360" w:hanging="360"/>
            <w:outlineLvl w:val="0"/>
          </w:pPr>
        </w:pPrChange>
      </w:pPr>
      <w:ins w:id="18615" w:author="Administrator" w:date="2019-05-27T00:48:00Z">
        <w:r>
          <w:rPr>
            <w:rFonts w:hint="eastAsia"/>
          </w:rPr>
          <w:t>偶爾可以看到躲在</w:t>
        </w:r>
      </w:ins>
      <w:ins w:id="18616" w:author="Administrator" w:date="2019-05-27T00:49:00Z">
        <w:r>
          <w:rPr>
            <w:rFonts w:hint="eastAsia"/>
          </w:rPr>
          <w:t>黑暗之中的身影一閃而過，可是在暗夜無光，星月盡藏的情況下，那些身影的輪廓</w:t>
        </w:r>
      </w:ins>
      <w:ins w:id="18617" w:author="Administrator" w:date="2019-05-27T00:50:00Z">
        <w:r>
          <w:rPr>
            <w:rFonts w:hint="eastAsia"/>
          </w:rPr>
          <w:t>跟本看不清楚。</w:t>
        </w:r>
      </w:ins>
    </w:p>
    <w:p w:rsidR="00F04284" w:rsidRDefault="00CC5848">
      <w:pPr>
        <w:pStyle w:val="12"/>
        <w:spacing w:after="240"/>
        <w:ind w:leftChars="0" w:left="0"/>
        <w:rPr>
          <w:ins w:id="18618" w:author="龍 Chris" w:date="2019-06-06T20:54:00Z"/>
        </w:rPr>
      </w:pPr>
      <w:ins w:id="18619" w:author="Administrator" w:date="2019-05-27T00:50:00Z">
        <w:r>
          <w:rPr>
            <w:rFonts w:hint="eastAsia"/>
          </w:rPr>
          <w:t>好在，已經半步踏入築基的李龍飛，除了肉眼之外，靈識的範圍大小也比一般練</w:t>
        </w:r>
        <w:r>
          <w:rPr>
            <w:rFonts w:hint="eastAsia"/>
          </w:rPr>
          <w:lastRenderedPageBreak/>
          <w:t>氣修士大得多。</w:t>
        </w:r>
      </w:ins>
    </w:p>
    <w:p w:rsidR="00F04284" w:rsidRDefault="00F04284">
      <w:pPr>
        <w:pStyle w:val="12"/>
        <w:spacing w:after="240"/>
        <w:ind w:leftChars="0" w:left="0"/>
        <w:rPr>
          <w:ins w:id="18620" w:author="龍 Chris" w:date="2019-06-06T20:55:00Z"/>
        </w:rPr>
      </w:pPr>
      <w:ins w:id="18621" w:author="龍 Chris" w:date="2019-06-06T20:54:00Z">
        <w:r>
          <w:rPr>
            <w:rFonts w:hint="eastAsia"/>
          </w:rPr>
          <w:t>既然肉眼看</w:t>
        </w:r>
      </w:ins>
      <w:ins w:id="18622" w:author="龍 Chris" w:date="2019-06-06T20:55:00Z">
        <w:r>
          <w:rPr>
            <w:rFonts w:hint="eastAsia"/>
          </w:rPr>
          <w:t>不到，那便用靈識查探一番。</w:t>
        </w:r>
      </w:ins>
    </w:p>
    <w:p w:rsidR="000F0075" w:rsidRDefault="00F04284">
      <w:pPr>
        <w:pStyle w:val="12"/>
        <w:spacing w:after="240"/>
        <w:ind w:leftChars="0" w:left="0"/>
        <w:rPr>
          <w:ins w:id="18623" w:author="Administrator" w:date="2019-05-27T00:51:00Z"/>
          <w:del w:id="18624" w:author="龍 Chris" w:date="2019-06-06T20:55:00Z"/>
        </w:rPr>
        <w:pPrChange w:id="18625" w:author="Administrator" w:date="2019-05-26T23:02:00Z">
          <w:pPr>
            <w:pStyle w:val="12"/>
            <w:numPr>
              <w:numId w:val="1"/>
            </w:numPr>
            <w:spacing w:after="240"/>
            <w:ind w:leftChars="0" w:left="360" w:hanging="360"/>
            <w:outlineLvl w:val="0"/>
          </w:pPr>
        </w:pPrChange>
      </w:pPr>
      <w:ins w:id="18626" w:author="龍 Chris" w:date="2019-06-06T20:55:00Z">
        <w:r>
          <w:rPr>
            <w:rFonts w:hint="eastAsia"/>
          </w:rPr>
          <w:t>「疑？」</w:t>
        </w:r>
      </w:ins>
    </w:p>
    <w:p w:rsidR="000F0075" w:rsidRDefault="00F04284">
      <w:pPr>
        <w:pStyle w:val="12"/>
        <w:spacing w:after="240"/>
        <w:ind w:leftChars="0" w:left="0"/>
        <w:rPr>
          <w:ins w:id="18627" w:author="Administrator" w:date="2019-05-27T01:05:00Z"/>
        </w:rPr>
        <w:pPrChange w:id="18628" w:author="Administrator" w:date="2019-05-26T23:02:00Z">
          <w:pPr>
            <w:pStyle w:val="12"/>
            <w:numPr>
              <w:numId w:val="1"/>
            </w:numPr>
            <w:spacing w:after="240"/>
            <w:ind w:leftChars="0" w:left="360" w:hanging="360"/>
            <w:outlineLvl w:val="0"/>
          </w:pPr>
        </w:pPrChange>
      </w:pPr>
      <w:ins w:id="18629" w:author="龍 Chris" w:date="2019-06-06T20:55:00Z">
        <w:r>
          <w:rPr>
            <w:rFonts w:hint="eastAsia"/>
          </w:rPr>
          <w:t>可這</w:t>
        </w:r>
      </w:ins>
      <w:ins w:id="18630" w:author="Administrator" w:date="2019-05-27T00:51:00Z">
        <w:del w:id="18631" w:author="龍 Chris" w:date="2019-06-06T20:55:00Z">
          <w:r w:rsidR="00CC5848" w:rsidDel="00F04284">
            <w:rPr>
              <w:rFonts w:hint="eastAsia"/>
            </w:rPr>
            <w:delText>不過</w:delText>
          </w:r>
        </w:del>
      </w:ins>
      <w:ins w:id="18632" w:author="Administrator" w:date="2019-05-27T00:59:00Z">
        <w:del w:id="18633" w:author="龍 Chris" w:date="2019-06-06T20:55:00Z">
          <w:r w:rsidR="009B6EE7" w:rsidDel="00F04284">
            <w:rPr>
              <w:rFonts w:hint="eastAsia"/>
            </w:rPr>
            <w:delText>，</w:delText>
          </w:r>
        </w:del>
      </w:ins>
      <w:ins w:id="18634" w:author="Administrator" w:date="2019-05-27T01:02:00Z">
        <w:del w:id="18635" w:author="龍 Chris" w:date="2019-06-06T20:55:00Z">
          <w:r w:rsidR="009B6EE7" w:rsidDel="00F04284">
            <w:rPr>
              <w:rFonts w:hint="eastAsia"/>
            </w:rPr>
            <w:delText>這</w:delText>
          </w:r>
        </w:del>
        <w:r w:rsidR="009B6EE7">
          <w:rPr>
            <w:rFonts w:hint="eastAsia"/>
          </w:rPr>
          <w:t>麼一查之下，李龍飛頓時</w:t>
        </w:r>
      </w:ins>
      <w:ins w:id="18636" w:author="龍 Chris" w:date="2019-06-06T20:55:00Z">
        <w:r>
          <w:rPr>
            <w:rFonts w:hint="eastAsia"/>
          </w:rPr>
          <w:t>驚覺</w:t>
        </w:r>
      </w:ins>
      <w:ins w:id="18637" w:author="Administrator" w:date="2019-05-27T01:02:00Z">
        <w:del w:id="18638" w:author="龍 Chris" w:date="2019-06-06T20:55:00Z">
          <w:r w:rsidR="009B6EE7" w:rsidDel="00F04284">
            <w:rPr>
              <w:rFonts w:hint="eastAsia"/>
            </w:rPr>
            <w:delText>發現</w:delText>
          </w:r>
        </w:del>
        <w:r w:rsidR="009B6EE7">
          <w:rPr>
            <w:rFonts w:hint="eastAsia"/>
          </w:rPr>
          <w:t>，</w:t>
        </w:r>
      </w:ins>
      <w:ins w:id="18639" w:author="Administrator" w:date="2019-05-27T00:59:00Z">
        <w:r w:rsidR="009B6EE7">
          <w:rPr>
            <w:rFonts w:hint="eastAsia"/>
          </w:rPr>
          <w:t>此地</w:t>
        </w:r>
      </w:ins>
      <w:ins w:id="18640" w:author="Administrator" w:date="2019-05-27T01:02:00Z">
        <w:r w:rsidR="009B6EE7">
          <w:rPr>
            <w:rFonts w:hint="eastAsia"/>
          </w:rPr>
          <w:t>的</w:t>
        </w:r>
      </w:ins>
      <w:ins w:id="18641" w:author="龍 Chris" w:date="2019-06-06T20:56:00Z">
        <w:r>
          <w:rPr>
            <w:rFonts w:hint="eastAsia"/>
          </w:rPr>
          <w:t>空間</w:t>
        </w:r>
      </w:ins>
      <w:ins w:id="18642" w:author="Administrator" w:date="2019-05-27T01:02:00Z">
        <w:del w:id="18643" w:author="龍 Chris" w:date="2019-06-06T20:56:00Z">
          <w:r w:rsidR="009B6EE7" w:rsidDel="00F04284">
            <w:rPr>
              <w:rFonts w:hint="eastAsia"/>
            </w:rPr>
            <w:delText>天地</w:delText>
          </w:r>
        </w:del>
      </w:ins>
      <w:ins w:id="18644" w:author="Administrator" w:date="2019-05-27T01:03:00Z">
        <w:del w:id="18645" w:author="龍 Chris" w:date="2019-06-06T20:56:00Z">
          <w:r w:rsidR="009B6EE7" w:rsidDel="00F04284">
            <w:rPr>
              <w:rFonts w:hint="eastAsia"/>
            </w:rPr>
            <w:delText>規則</w:delText>
          </w:r>
        </w:del>
        <w:r w:rsidR="009B6EE7">
          <w:rPr>
            <w:rFonts w:hint="eastAsia"/>
          </w:rPr>
          <w:t>頗為神秘，</w:t>
        </w:r>
      </w:ins>
      <w:ins w:id="18646" w:author="Administrator" w:date="2019-05-27T01:05:00Z">
        <w:r w:rsidR="009B6EE7">
          <w:rPr>
            <w:rFonts w:hint="eastAsia"/>
          </w:rPr>
          <w:t>許多地方跟原本的世界不太一樣。</w:t>
        </w:r>
      </w:ins>
    </w:p>
    <w:p w:rsidR="000F0075" w:rsidRDefault="00F04284">
      <w:pPr>
        <w:pStyle w:val="12"/>
        <w:spacing w:after="240"/>
        <w:ind w:leftChars="0" w:left="0"/>
        <w:rPr>
          <w:ins w:id="18647" w:author="Administrator" w:date="2019-05-27T01:04:00Z"/>
        </w:rPr>
        <w:pPrChange w:id="18648" w:author="Administrator" w:date="2019-05-26T23:02:00Z">
          <w:pPr>
            <w:pStyle w:val="12"/>
            <w:numPr>
              <w:numId w:val="1"/>
            </w:numPr>
            <w:spacing w:after="240"/>
            <w:ind w:leftChars="0" w:left="360" w:hanging="360"/>
            <w:outlineLvl w:val="0"/>
          </w:pPr>
        </w:pPrChange>
      </w:pPr>
      <w:ins w:id="18649" w:author="龍 Chris" w:date="2019-06-06T20:56:00Z">
        <w:r>
          <w:rPr>
            <w:rFonts w:hint="eastAsia"/>
          </w:rPr>
          <w:t>其一，</w:t>
        </w:r>
      </w:ins>
      <w:ins w:id="18650" w:author="Administrator" w:date="2019-05-27T01:05:00Z">
        <w:del w:id="18651" w:author="龍 Chris" w:date="2019-06-06T20:56:00Z">
          <w:r w:rsidR="009B6EE7" w:rsidDel="00F04284">
            <w:rPr>
              <w:rFonts w:hint="eastAsia"/>
            </w:rPr>
            <w:delText>其一</w:delText>
          </w:r>
        </w:del>
        <w:del w:id="18652" w:author="龍 Chris" w:date="2019-06-05T14:59:00Z">
          <w:r w:rsidR="009B6EE7" w:rsidDel="00F8406E">
            <w:rPr>
              <w:rFonts w:hint="eastAsia"/>
            </w:rPr>
            <w:delText>便</w:delText>
          </w:r>
        </w:del>
        <w:r w:rsidR="009B6EE7">
          <w:rPr>
            <w:rFonts w:hint="eastAsia"/>
          </w:rPr>
          <w:t>是</w:t>
        </w:r>
      </w:ins>
      <w:ins w:id="18653" w:author="龍 Chris" w:date="2019-06-05T15:00:00Z">
        <w:r w:rsidR="00F8406E">
          <w:rPr>
            <w:rFonts w:hint="eastAsia"/>
          </w:rPr>
          <w:t>這裡</w:t>
        </w:r>
      </w:ins>
      <w:ins w:id="18654" w:author="Administrator" w:date="2019-05-27T01:03:00Z">
        <w:r w:rsidR="009B6EE7">
          <w:rPr>
            <w:rFonts w:hint="eastAsia"/>
          </w:rPr>
          <w:t>雖</w:t>
        </w:r>
        <w:del w:id="18655" w:author="龍 Chris" w:date="2019-06-05T15:00:00Z">
          <w:r w:rsidR="009B6EE7" w:rsidDel="00F8406E">
            <w:rPr>
              <w:rFonts w:hint="eastAsia"/>
            </w:rPr>
            <w:delText>然仍</w:delText>
          </w:r>
        </w:del>
        <w:r w:rsidR="009B6EE7">
          <w:rPr>
            <w:rFonts w:hint="eastAsia"/>
          </w:rPr>
          <w:t>有靈</w:t>
        </w:r>
      </w:ins>
      <w:ins w:id="18656" w:author="龍 Chris" w:date="2019-06-05T15:00:00Z">
        <w:r w:rsidR="00F61EF5">
          <w:rPr>
            <w:rFonts w:hint="eastAsia"/>
          </w:rPr>
          <w:t>氣</w:t>
        </w:r>
      </w:ins>
      <w:ins w:id="18657" w:author="Administrator" w:date="2019-05-27T01:03:00Z">
        <w:del w:id="18658" w:author="龍 Chris" w:date="2019-06-05T15:00:00Z">
          <w:r w:rsidR="009B6EE7" w:rsidDel="00F61EF5">
            <w:rPr>
              <w:rFonts w:hint="eastAsia"/>
            </w:rPr>
            <w:delText>氣</w:delText>
          </w:r>
        </w:del>
        <w:r w:rsidR="009B6EE7">
          <w:rPr>
            <w:rFonts w:hint="eastAsia"/>
          </w:rPr>
          <w:t>存在，可卻比原本外界</w:t>
        </w:r>
        <w:del w:id="18659" w:author="龍 Chris" w:date="2019-06-06T20:56:00Z">
          <w:r w:rsidR="009B6EE7" w:rsidDel="00F04284">
            <w:rPr>
              <w:rFonts w:hint="eastAsia"/>
            </w:rPr>
            <w:delText>來得</w:delText>
          </w:r>
        </w:del>
      </w:ins>
      <w:ins w:id="18660" w:author="Administrator" w:date="2019-05-27T01:04:00Z">
        <w:r w:rsidR="009B6EE7">
          <w:rPr>
            <w:rFonts w:hint="eastAsia"/>
          </w:rPr>
          <w:t>稀薄得多。</w:t>
        </w:r>
      </w:ins>
    </w:p>
    <w:p w:rsidR="000F0075" w:rsidRDefault="009B6EE7">
      <w:pPr>
        <w:pStyle w:val="12"/>
        <w:spacing w:after="240"/>
        <w:ind w:leftChars="0" w:left="0"/>
        <w:rPr>
          <w:ins w:id="18661" w:author="Administrator" w:date="2019-05-27T01:04:00Z"/>
        </w:rPr>
        <w:pPrChange w:id="18662" w:author="Administrator" w:date="2019-05-26T23:02:00Z">
          <w:pPr>
            <w:pStyle w:val="12"/>
            <w:numPr>
              <w:numId w:val="1"/>
            </w:numPr>
            <w:spacing w:after="240"/>
            <w:ind w:leftChars="0" w:left="360" w:hanging="360"/>
            <w:outlineLvl w:val="0"/>
          </w:pPr>
        </w:pPrChange>
      </w:pPr>
      <w:ins w:id="18663" w:author="Administrator" w:date="2019-05-27T01:04:00Z">
        <w:r>
          <w:rPr>
            <w:rFonts w:hint="eastAsia"/>
          </w:rPr>
          <w:t>若是以量來計算，怕是</w:t>
        </w:r>
      </w:ins>
      <w:ins w:id="18664" w:author="龍 Chris" w:date="2019-06-05T15:00:00Z">
        <w:r w:rsidR="00F61EF5">
          <w:rPr>
            <w:rFonts w:hint="eastAsia"/>
          </w:rPr>
          <w:t>連</w:t>
        </w:r>
      </w:ins>
      <w:ins w:id="18665" w:author="Administrator" w:date="2019-05-27T01:04:00Z">
        <w:del w:id="18666" w:author="龍 Chris" w:date="2019-06-05T15:00:00Z">
          <w:r w:rsidDel="00F61EF5">
            <w:rPr>
              <w:rFonts w:hint="eastAsia"/>
            </w:rPr>
            <w:delText>只有</w:delText>
          </w:r>
        </w:del>
        <w:r>
          <w:rPr>
            <w:rFonts w:hint="eastAsia"/>
          </w:rPr>
          <w:t>外界靈氣含量</w:t>
        </w:r>
      </w:ins>
      <w:ins w:id="18667" w:author="龍 Chris" w:date="2019-06-05T15:00:00Z">
        <w:r w:rsidR="00F61EF5">
          <w:rPr>
            <w:rFonts w:hint="eastAsia"/>
          </w:rPr>
          <w:t>的</w:t>
        </w:r>
      </w:ins>
      <w:ins w:id="18668" w:author="Administrator" w:date="2019-05-27T01:04:00Z">
        <w:r>
          <w:rPr>
            <w:rFonts w:hint="eastAsia"/>
          </w:rPr>
          <w:t>十分之一</w:t>
        </w:r>
      </w:ins>
      <w:ins w:id="18669" w:author="龍 Chris" w:date="2019-06-05T15:00:00Z">
        <w:r w:rsidR="00F61EF5">
          <w:rPr>
            <w:rFonts w:hint="eastAsia"/>
          </w:rPr>
          <w:t>都</w:t>
        </w:r>
      </w:ins>
      <w:ins w:id="18670" w:author="Administrator" w:date="2019-05-27T01:04:00Z">
        <w:r>
          <w:rPr>
            <w:rFonts w:hint="eastAsia"/>
          </w:rPr>
          <w:t>不到</w:t>
        </w:r>
      </w:ins>
      <w:ins w:id="18671" w:author="龍 Chris" w:date="2019-06-06T20:57:00Z">
        <w:r w:rsidR="00F04284">
          <w:rPr>
            <w:rFonts w:hint="eastAsia"/>
          </w:rPr>
          <w:t>，</w:t>
        </w:r>
      </w:ins>
      <w:ins w:id="18672" w:author="Administrator" w:date="2019-05-27T01:04:00Z">
        <w:del w:id="18673" w:author="龍 Chris" w:date="2019-06-06T20:57:00Z">
          <w:r w:rsidDel="00F04284">
            <w:rPr>
              <w:rFonts w:hint="eastAsia"/>
            </w:rPr>
            <w:delText>。</w:delText>
          </w:r>
        </w:del>
      </w:ins>
      <w:ins w:id="18674" w:author="龍 Chris" w:date="2019-06-06T20:56:00Z">
        <w:r w:rsidR="00F04284">
          <w:rPr>
            <w:rFonts w:hint="eastAsia"/>
          </w:rPr>
          <w:t>跟之前他進入</w:t>
        </w:r>
      </w:ins>
      <w:ins w:id="18675" w:author="龍 Chris" w:date="2019-06-06T20:57:00Z">
        <w:r w:rsidR="00F04284">
          <w:rPr>
            <w:rFonts w:hint="eastAsia"/>
          </w:rPr>
          <w:t>山水界中的情形完全不同。</w:t>
        </w:r>
      </w:ins>
    </w:p>
    <w:p w:rsidR="00F61EF5" w:rsidRDefault="00F61EF5">
      <w:pPr>
        <w:pStyle w:val="12"/>
        <w:spacing w:after="240"/>
        <w:ind w:leftChars="0" w:left="0"/>
        <w:rPr>
          <w:ins w:id="18676" w:author="龍 Chris" w:date="2019-06-05T15:01:00Z"/>
        </w:rPr>
      </w:pPr>
      <w:ins w:id="18677" w:author="龍 Chris" w:date="2019-06-05T15:00:00Z">
        <w:r>
          <w:rPr>
            <w:rFonts w:hint="eastAsia"/>
          </w:rPr>
          <w:t>這</w:t>
        </w:r>
      </w:ins>
      <w:ins w:id="18678" w:author="龍 Chris" w:date="2019-06-05T15:01:00Z">
        <w:r>
          <w:rPr>
            <w:rFonts w:hint="eastAsia"/>
          </w:rPr>
          <w:t>就讓</w:t>
        </w:r>
      </w:ins>
      <w:ins w:id="18679" w:author="龍 Chris" w:date="2019-06-05T15:00:00Z">
        <w:r>
          <w:rPr>
            <w:rFonts w:hint="eastAsia"/>
          </w:rPr>
          <w:t>李龍飛</w:t>
        </w:r>
      </w:ins>
      <w:ins w:id="18680" w:author="龍 Chris" w:date="2019-06-05T15:01:00Z">
        <w:r>
          <w:rPr>
            <w:rFonts w:hint="eastAsia"/>
          </w:rPr>
          <w:t>忍不住沉吟了下，心情整個沉了下去。</w:t>
        </w:r>
      </w:ins>
    </w:p>
    <w:p w:rsidR="006818EB" w:rsidRDefault="00F61EF5">
      <w:pPr>
        <w:pStyle w:val="12"/>
        <w:spacing w:after="240"/>
        <w:ind w:leftChars="0" w:left="0"/>
        <w:rPr>
          <w:ins w:id="18681" w:author="龍 Chris" w:date="2019-06-05T15:03:00Z"/>
        </w:rPr>
      </w:pPr>
      <w:ins w:id="18682" w:author="龍 Chris" w:date="2019-06-05T15:01:00Z">
        <w:r>
          <w:rPr>
            <w:rFonts w:hint="eastAsia"/>
          </w:rPr>
          <w:t>要知道，</w:t>
        </w:r>
      </w:ins>
      <w:ins w:id="18683" w:author="Administrator" w:date="2019-05-27T01:05:00Z">
        <w:del w:id="18684" w:author="龍 Chris" w:date="2019-06-05T15:01:00Z">
          <w:r w:rsidR="009B6EE7" w:rsidDel="00F61EF5">
            <w:rPr>
              <w:rFonts w:hint="eastAsia"/>
            </w:rPr>
            <w:delText>而</w:delText>
          </w:r>
        </w:del>
        <w:r w:rsidR="009B6EE7">
          <w:rPr>
            <w:rFonts w:hint="eastAsia"/>
          </w:rPr>
          <w:t>修士</w:t>
        </w:r>
      </w:ins>
      <w:ins w:id="18685" w:author="Administrator" w:date="2019-05-27T01:06:00Z">
        <w:r w:rsidR="009B6EE7">
          <w:rPr>
            <w:rFonts w:hint="eastAsia"/>
          </w:rPr>
          <w:t>體內的靈氣除了吸</w:t>
        </w:r>
      </w:ins>
      <w:ins w:id="18686" w:author="Administrator" w:date="2019-05-27T01:07:00Z">
        <w:r w:rsidR="009B6EE7">
          <w:rPr>
            <w:rFonts w:hint="eastAsia"/>
          </w:rPr>
          <w:t>納天地靈氣之外，就只有靠靈石靈丹等等才能補充</w:t>
        </w:r>
      </w:ins>
      <w:ins w:id="18687" w:author="龍 Chris" w:date="2019-06-05T15:01:00Z">
        <w:r>
          <w:rPr>
            <w:rFonts w:hint="eastAsia"/>
          </w:rPr>
          <w:t>，這裡的天地靈氣這麼稀少，</w:t>
        </w:r>
      </w:ins>
      <w:ins w:id="18688" w:author="龍 Chris" w:date="2019-06-05T15:02:00Z">
        <w:r>
          <w:rPr>
            <w:rFonts w:hint="eastAsia"/>
          </w:rPr>
          <w:t>便</w:t>
        </w:r>
      </w:ins>
      <w:ins w:id="18689" w:author="Administrator" w:date="2019-05-27T01:07:00Z">
        <w:del w:id="18690" w:author="龍 Chris" w:date="2019-06-05T15:01:00Z">
          <w:r w:rsidR="009B6EE7" w:rsidDel="00F61EF5">
            <w:rPr>
              <w:rFonts w:hint="eastAsia"/>
            </w:rPr>
            <w:delText>；</w:delText>
          </w:r>
        </w:del>
        <w:del w:id="18691" w:author="龍 Chris" w:date="2019-06-05T15:02:00Z">
          <w:r w:rsidR="009B6EE7" w:rsidDel="00F61EF5">
            <w:rPr>
              <w:rFonts w:hint="eastAsia"/>
            </w:rPr>
            <w:delText>這麼一來，</w:delText>
          </w:r>
        </w:del>
        <w:r w:rsidR="009B6EE7">
          <w:rPr>
            <w:rFonts w:hint="eastAsia"/>
          </w:rPr>
          <w:t>意謂著不管他要</w:t>
        </w:r>
      </w:ins>
      <w:ins w:id="18692" w:author="龍 Chris" w:date="2019-06-05T15:02:00Z">
        <w:r>
          <w:rPr>
            <w:rFonts w:hint="eastAsia"/>
          </w:rPr>
          <w:t>恢復傷勢，或是</w:t>
        </w:r>
      </w:ins>
      <w:ins w:id="18693" w:author="龍 Chris" w:date="2019-06-05T15:03:00Z">
        <w:r>
          <w:rPr>
            <w:rFonts w:hint="eastAsia"/>
          </w:rPr>
          <w:t>施法保命，都會更加困難得多。</w:t>
        </w:r>
      </w:ins>
      <w:ins w:id="18694" w:author="Administrator" w:date="2019-05-27T01:07:00Z">
        <w:del w:id="18695" w:author="龍 Chris" w:date="2019-06-05T15:02:00Z">
          <w:r w:rsidR="009B6EE7" w:rsidDel="00F61EF5">
            <w:rPr>
              <w:rFonts w:hint="eastAsia"/>
            </w:rPr>
            <w:delText>打坐修行，或是施放術</w:delText>
          </w:r>
        </w:del>
      </w:ins>
      <w:ins w:id="18696" w:author="Administrator" w:date="2019-05-27T01:08:00Z">
        <w:del w:id="18697" w:author="龍 Chris" w:date="2019-06-05T15:02:00Z">
          <w:r w:rsidR="009B6EE7" w:rsidDel="00F61EF5">
            <w:rPr>
              <w:rFonts w:hint="eastAsia"/>
            </w:rPr>
            <w:delText>法，都要比以往花更久的時間</w:delText>
          </w:r>
          <w:r w:rsidR="008E57C5" w:rsidDel="00F61EF5">
            <w:rPr>
              <w:rFonts w:hint="eastAsia"/>
            </w:rPr>
            <w:delText>恢復，或是消耗大量的靈石。</w:delText>
          </w:r>
        </w:del>
      </w:ins>
    </w:p>
    <w:p w:rsidR="000F0075" w:rsidRDefault="00F61EF5">
      <w:pPr>
        <w:pStyle w:val="12"/>
        <w:spacing w:after="240"/>
        <w:ind w:leftChars="0" w:left="0"/>
        <w:rPr>
          <w:ins w:id="18698" w:author="Administrator" w:date="2019-05-27T01:08:00Z"/>
        </w:rPr>
        <w:pPrChange w:id="18699" w:author="Administrator" w:date="2019-05-26T23:02:00Z">
          <w:pPr>
            <w:pStyle w:val="12"/>
            <w:numPr>
              <w:numId w:val="1"/>
            </w:numPr>
            <w:spacing w:after="240"/>
            <w:ind w:leftChars="0" w:left="360" w:hanging="360"/>
            <w:outlineLvl w:val="0"/>
          </w:pPr>
        </w:pPrChange>
      </w:pPr>
      <w:ins w:id="18700" w:author="龍 Chris" w:date="2019-06-05T15:03:00Z">
        <w:r>
          <w:rPr>
            <w:rFonts w:hint="eastAsia"/>
          </w:rPr>
          <w:t>更進一步來說，若是長時間待在這裡，對於修為的增長，或是</w:t>
        </w:r>
      </w:ins>
      <w:ins w:id="18701" w:author="龍 Chris" w:date="2019-06-06T20:59:00Z">
        <w:r w:rsidR="00F04284">
          <w:rPr>
            <w:rFonts w:hint="eastAsia"/>
          </w:rPr>
          <w:t>境界的突破，都要困難得多。</w:t>
        </w:r>
      </w:ins>
    </w:p>
    <w:p w:rsidR="000F0075" w:rsidRDefault="008E57C5">
      <w:pPr>
        <w:pStyle w:val="12"/>
        <w:spacing w:after="240"/>
        <w:ind w:leftChars="0" w:left="0"/>
        <w:rPr>
          <w:ins w:id="18702" w:author="Administrator" w:date="2019-05-27T01:09:00Z"/>
          <w:del w:id="18703" w:author="龍 Chris" w:date="2019-06-05T15:00:00Z"/>
        </w:rPr>
        <w:pPrChange w:id="18704" w:author="Administrator" w:date="2019-05-26T23:02:00Z">
          <w:pPr>
            <w:pStyle w:val="12"/>
            <w:numPr>
              <w:numId w:val="1"/>
            </w:numPr>
            <w:spacing w:after="240"/>
            <w:ind w:leftChars="0" w:left="360" w:hanging="360"/>
            <w:outlineLvl w:val="0"/>
          </w:pPr>
        </w:pPrChange>
      </w:pPr>
      <w:ins w:id="18705" w:author="Administrator" w:date="2019-05-27T01:08:00Z">
        <w:del w:id="18706" w:author="龍 Chris" w:date="2019-06-05T15:00:00Z">
          <w:r w:rsidDel="00F61EF5">
            <w:rPr>
              <w:rFonts w:hint="eastAsia"/>
            </w:rPr>
            <w:delText>這對正想要突破築基的李龍飛來說，無疑是</w:delText>
          </w:r>
        </w:del>
      </w:ins>
      <w:ins w:id="18707" w:author="Administrator" w:date="2019-05-27T01:09:00Z">
        <w:del w:id="18708" w:author="龍 Chris" w:date="2019-06-05T15:00:00Z">
          <w:r w:rsidDel="00F61EF5">
            <w:rPr>
              <w:rFonts w:hint="eastAsia"/>
            </w:rPr>
            <w:delText>雪上加霜。</w:delText>
          </w:r>
        </w:del>
      </w:ins>
    </w:p>
    <w:p w:rsidR="00F04284" w:rsidRDefault="008E57C5">
      <w:pPr>
        <w:pStyle w:val="12"/>
        <w:spacing w:after="240"/>
        <w:ind w:leftChars="0" w:left="0"/>
        <w:rPr>
          <w:ins w:id="18709" w:author="龍 Chris" w:date="2019-06-06T21:02:00Z"/>
        </w:rPr>
      </w:pPr>
      <w:ins w:id="18710" w:author="Administrator" w:date="2019-05-27T01:09:00Z">
        <w:r>
          <w:rPr>
            <w:rFonts w:hint="eastAsia"/>
          </w:rPr>
          <w:t>不過此時</w:t>
        </w:r>
      </w:ins>
      <w:ins w:id="18711" w:author="龍 Chris" w:date="2019-06-06T20:59:00Z">
        <w:r w:rsidR="00F04284">
          <w:rPr>
            <w:rFonts w:hint="eastAsia"/>
          </w:rPr>
          <w:t>李龍飛</w:t>
        </w:r>
      </w:ins>
      <w:ins w:id="18712" w:author="Administrator" w:date="2019-05-27T01:09:00Z">
        <w:del w:id="18713" w:author="龍 Chris" w:date="2019-06-06T20:59:00Z">
          <w:r w:rsidDel="00F04284">
            <w:rPr>
              <w:rFonts w:hint="eastAsia"/>
            </w:rPr>
            <w:delText>他</w:delText>
          </w:r>
        </w:del>
        <w:r>
          <w:rPr>
            <w:rFonts w:hint="eastAsia"/>
          </w:rPr>
          <w:t>也</w:t>
        </w:r>
      </w:ins>
      <w:ins w:id="18714" w:author="龍 Chris" w:date="2019-06-06T21:00:00Z">
        <w:r w:rsidR="00F04284">
          <w:rPr>
            <w:rFonts w:hint="eastAsia"/>
          </w:rPr>
          <w:t>別無他法</w:t>
        </w:r>
      </w:ins>
      <w:ins w:id="18715" w:author="Administrator" w:date="2019-05-27T01:09:00Z">
        <w:del w:id="18716" w:author="龍 Chris" w:date="2019-06-06T21:00:00Z">
          <w:r w:rsidDel="00F04284">
            <w:rPr>
              <w:rFonts w:hint="eastAsia"/>
            </w:rPr>
            <w:delText>顧不了那麼多</w:delText>
          </w:r>
        </w:del>
        <w:r>
          <w:rPr>
            <w:rFonts w:hint="eastAsia"/>
          </w:rPr>
          <w:t>，畢竟</w:t>
        </w:r>
      </w:ins>
      <w:ins w:id="18717" w:author="龍 Chris" w:date="2019-06-06T21:00:00Z">
        <w:r w:rsidR="00F04284">
          <w:rPr>
            <w:rFonts w:hint="eastAsia"/>
          </w:rPr>
          <w:t>都已經進來這裡了，當務之急，還是先想辦法把</w:t>
        </w:r>
      </w:ins>
      <w:ins w:id="18718" w:author="Administrator" w:date="2019-05-27T01:09:00Z">
        <w:del w:id="18719" w:author="龍 Chris" w:date="2019-06-06T21:00:00Z">
          <w:r w:rsidDel="00F04284">
            <w:rPr>
              <w:rFonts w:hint="eastAsia"/>
            </w:rPr>
            <w:delText>身受重</w:delText>
          </w:r>
        </w:del>
        <w:r>
          <w:rPr>
            <w:rFonts w:hint="eastAsia"/>
          </w:rPr>
          <w:t>傷</w:t>
        </w:r>
      </w:ins>
      <w:ins w:id="18720" w:author="龍 Chris" w:date="2019-06-06T21:00:00Z">
        <w:r w:rsidR="00F04284">
          <w:rPr>
            <w:rFonts w:hint="eastAsia"/>
          </w:rPr>
          <w:t>勢養好，跟著</w:t>
        </w:r>
      </w:ins>
      <w:ins w:id="18721" w:author="龍 Chris" w:date="2019-06-06T21:01:00Z">
        <w:r w:rsidR="00F04284">
          <w:rPr>
            <w:rFonts w:hint="eastAsia"/>
          </w:rPr>
          <w:t>再找機會離開</w:t>
        </w:r>
      </w:ins>
      <w:ins w:id="18722" w:author="龍 Chris" w:date="2019-06-06T21:02:00Z">
        <w:r w:rsidR="00F04284">
          <w:rPr>
            <w:rFonts w:hint="eastAsia"/>
          </w:rPr>
          <w:t>才行。</w:t>
        </w:r>
      </w:ins>
    </w:p>
    <w:p w:rsidR="000F0075" w:rsidRDefault="00F04284">
      <w:pPr>
        <w:pStyle w:val="12"/>
        <w:spacing w:after="240"/>
        <w:ind w:leftChars="0" w:left="0"/>
        <w:rPr>
          <w:ins w:id="18723" w:author="Administrator" w:date="2019-05-27T01:10:00Z"/>
        </w:rPr>
        <w:pPrChange w:id="18724" w:author="Administrator" w:date="2019-05-26T23:02:00Z">
          <w:pPr>
            <w:pStyle w:val="12"/>
            <w:numPr>
              <w:numId w:val="1"/>
            </w:numPr>
            <w:spacing w:after="240"/>
            <w:ind w:leftChars="0" w:left="360" w:hanging="360"/>
            <w:outlineLvl w:val="0"/>
          </w:pPr>
        </w:pPrChange>
      </w:pPr>
      <w:ins w:id="18725" w:author="龍 Chris" w:date="2019-06-06T21:02:00Z">
        <w:r>
          <w:rPr>
            <w:rFonts w:hint="eastAsia"/>
          </w:rPr>
          <w:t>否則，</w:t>
        </w:r>
      </w:ins>
      <w:ins w:id="18726" w:author="Administrator" w:date="2019-05-27T01:09:00Z">
        <w:del w:id="18727" w:author="龍 Chris" w:date="2019-06-06T21:02:00Z">
          <w:r w:rsidR="008E57C5" w:rsidDel="00F04284">
            <w:rPr>
              <w:rFonts w:hint="eastAsia"/>
            </w:rPr>
            <w:delText>，又</w:delText>
          </w:r>
        </w:del>
        <w:r w:rsidR="008E57C5">
          <w:rPr>
            <w:rFonts w:hint="eastAsia"/>
          </w:rPr>
          <w:t>處在異地，能活著保命就要偷笑了，</w:t>
        </w:r>
      </w:ins>
      <w:ins w:id="18728" w:author="龍 Chris" w:date="2019-06-06T21:02:00Z">
        <w:r>
          <w:rPr>
            <w:rFonts w:hint="eastAsia"/>
          </w:rPr>
          <w:t>突破境界</w:t>
        </w:r>
      </w:ins>
      <w:ins w:id="18729" w:author="Administrator" w:date="2019-05-27T01:09:00Z">
        <w:del w:id="18730" w:author="龍 Chris" w:date="2019-06-06T21:02:00Z">
          <w:r w:rsidR="008E57C5" w:rsidDel="00F04284">
            <w:rPr>
              <w:rFonts w:hint="eastAsia"/>
            </w:rPr>
            <w:delText>築基</w:delText>
          </w:r>
        </w:del>
        <w:r w:rsidR="008E57C5">
          <w:rPr>
            <w:rFonts w:hint="eastAsia"/>
          </w:rPr>
          <w:t>這事，</w:t>
        </w:r>
      </w:ins>
      <w:ins w:id="18731" w:author="龍 Chris" w:date="2019-06-06T21:03:00Z">
        <w:r>
          <w:rPr>
            <w:rFonts w:hint="eastAsia"/>
          </w:rPr>
          <w:t>怕</w:t>
        </w:r>
      </w:ins>
      <w:ins w:id="18732" w:author="Administrator" w:date="2019-05-27T01:09:00Z">
        <w:del w:id="18733" w:author="龍 Chris" w:date="2019-06-06T21:02:00Z">
          <w:r w:rsidR="008E57C5" w:rsidDel="00F04284">
            <w:rPr>
              <w:rFonts w:hint="eastAsia"/>
            </w:rPr>
            <w:delText>也</w:delText>
          </w:r>
        </w:del>
      </w:ins>
      <w:ins w:id="18734" w:author="Administrator" w:date="2019-05-27T01:10:00Z">
        <w:del w:id="18735" w:author="龍 Chris" w:date="2019-06-06T21:02:00Z">
          <w:r w:rsidR="008E57C5" w:rsidDel="00F04284">
            <w:rPr>
              <w:rFonts w:hint="eastAsia"/>
            </w:rPr>
            <w:delText>只能先</w:delText>
          </w:r>
        </w:del>
      </w:ins>
      <w:ins w:id="18736" w:author="Administrator" w:date="2019-05-27T01:34:00Z">
        <w:del w:id="18737" w:author="龍 Chris" w:date="2019-06-06T21:02:00Z">
          <w:r w:rsidR="00AA5688" w:rsidDel="00F04284">
            <w:rPr>
              <w:rFonts w:hint="eastAsia"/>
            </w:rPr>
            <w:delText>等傷養好了</w:delText>
          </w:r>
        </w:del>
      </w:ins>
      <w:ins w:id="18738" w:author="龍 Chris" w:date="2019-06-06T21:02:00Z">
        <w:r>
          <w:rPr>
            <w:rFonts w:hint="eastAsia"/>
          </w:rPr>
          <w:t>是</w:t>
        </w:r>
      </w:ins>
      <w:ins w:id="18739" w:author="龍 Chris" w:date="2019-06-06T21:03:00Z">
        <w:r>
          <w:rPr>
            <w:rFonts w:hint="eastAsia"/>
          </w:rPr>
          <w:t>連</w:t>
        </w:r>
      </w:ins>
      <w:ins w:id="18740" w:author="龍 Chris" w:date="2019-06-06T21:02:00Z">
        <w:r>
          <w:rPr>
            <w:rFonts w:hint="eastAsia"/>
          </w:rPr>
          <w:t>想都不敢想了</w:t>
        </w:r>
      </w:ins>
      <w:ins w:id="18741" w:author="Administrator" w:date="2019-05-27T01:34:00Z">
        <w:del w:id="18742" w:author="龍 Chris" w:date="2019-06-06T21:02:00Z">
          <w:r w:rsidR="00AA5688" w:rsidDel="00F04284">
            <w:rPr>
              <w:rFonts w:hint="eastAsia"/>
            </w:rPr>
            <w:delText>再說</w:delText>
          </w:r>
        </w:del>
      </w:ins>
      <w:ins w:id="18743" w:author="Administrator" w:date="2019-05-27T01:10:00Z">
        <w:r w:rsidR="008E57C5">
          <w:rPr>
            <w:rFonts w:hint="eastAsia"/>
          </w:rPr>
          <w:t>。</w:t>
        </w:r>
      </w:ins>
    </w:p>
    <w:p w:rsidR="000F0075" w:rsidRDefault="008E57C5">
      <w:pPr>
        <w:pStyle w:val="12"/>
        <w:spacing w:after="240"/>
        <w:ind w:leftChars="0" w:left="0"/>
        <w:rPr>
          <w:ins w:id="18744" w:author="Administrator" w:date="2019-05-27T01:11:00Z"/>
        </w:rPr>
        <w:pPrChange w:id="18745" w:author="Administrator" w:date="2019-05-26T23:02:00Z">
          <w:pPr>
            <w:pStyle w:val="12"/>
            <w:numPr>
              <w:numId w:val="1"/>
            </w:numPr>
            <w:spacing w:after="240"/>
            <w:ind w:leftChars="0" w:left="360" w:hanging="360"/>
            <w:outlineLvl w:val="0"/>
          </w:pPr>
        </w:pPrChange>
      </w:pPr>
      <w:ins w:id="18746" w:author="Administrator" w:date="2019-05-27T01:10:00Z">
        <w:r>
          <w:rPr>
            <w:rFonts w:hint="eastAsia"/>
          </w:rPr>
          <w:t>再來，相對於天地靈氣的稀少，</w:t>
        </w:r>
      </w:ins>
      <w:ins w:id="18747" w:author="龍 Chris" w:date="2019-06-06T21:04:00Z">
        <w:r w:rsidR="00F04284">
          <w:rPr>
            <w:rFonts w:hint="eastAsia"/>
          </w:rPr>
          <w:t>更要緊得是，</w:t>
        </w:r>
      </w:ins>
      <w:ins w:id="18748" w:author="Administrator" w:date="2019-05-27T01:10:00Z">
        <w:r>
          <w:rPr>
            <w:rFonts w:hint="eastAsia"/>
          </w:rPr>
          <w:t>這裡的空間中充斥著一股壓力，不管是一舉一動</w:t>
        </w:r>
      </w:ins>
      <w:ins w:id="18749" w:author="Administrator" w:date="2019-05-27T01:11:00Z">
        <w:r>
          <w:rPr>
            <w:rFonts w:hint="eastAsia"/>
          </w:rPr>
          <w:t>，都有如沉入水中，得花更多的力氣才能行動。</w:t>
        </w:r>
      </w:ins>
    </w:p>
    <w:p w:rsidR="000F0075" w:rsidRDefault="008E57C5">
      <w:pPr>
        <w:pStyle w:val="12"/>
        <w:spacing w:after="240"/>
        <w:ind w:leftChars="0" w:left="0"/>
        <w:rPr>
          <w:ins w:id="18750" w:author="Administrator" w:date="2019-05-27T01:15:00Z"/>
        </w:rPr>
        <w:pPrChange w:id="18751" w:author="Administrator" w:date="2019-05-26T23:02:00Z">
          <w:pPr>
            <w:pStyle w:val="12"/>
            <w:numPr>
              <w:numId w:val="1"/>
            </w:numPr>
            <w:spacing w:after="240"/>
            <w:ind w:leftChars="0" w:left="360" w:hanging="360"/>
            <w:outlineLvl w:val="0"/>
          </w:pPr>
        </w:pPrChange>
      </w:pPr>
      <w:ins w:id="18752" w:author="Administrator" w:date="2019-05-27T01:11:00Z">
        <w:r>
          <w:rPr>
            <w:rFonts w:hint="eastAsia"/>
          </w:rPr>
          <w:t>而且那壓力</w:t>
        </w:r>
      </w:ins>
      <w:ins w:id="18753" w:author="龍 Chris" w:date="2019-06-06T21:04:00Z">
        <w:r w:rsidR="000A4177">
          <w:rPr>
            <w:rFonts w:hint="eastAsia"/>
          </w:rPr>
          <w:t>來自四面八方，</w:t>
        </w:r>
      </w:ins>
      <w:ins w:id="18754" w:author="Administrator" w:date="2019-05-27T01:12:00Z">
        <w:r>
          <w:rPr>
            <w:rFonts w:hint="eastAsia"/>
          </w:rPr>
          <w:t>同樣</w:t>
        </w:r>
      </w:ins>
      <w:ins w:id="18755" w:author="龍 Chris" w:date="2019-06-06T21:04:00Z">
        <w:r w:rsidR="000A4177">
          <w:rPr>
            <w:rFonts w:hint="eastAsia"/>
          </w:rPr>
          <w:t>也</w:t>
        </w:r>
      </w:ins>
      <w:ins w:id="18756" w:author="Administrator" w:date="2019-05-27T01:12:00Z">
        <w:r>
          <w:rPr>
            <w:rFonts w:hint="eastAsia"/>
          </w:rPr>
          <w:t>作用在五藏六腑，就連靈識也被限縮了許多，</w:t>
        </w:r>
      </w:ins>
      <w:ins w:id="18757" w:author="龍 Chris" w:date="2019-06-06T21:04:00Z">
        <w:r w:rsidR="000A4177">
          <w:rPr>
            <w:rFonts w:hint="eastAsia"/>
          </w:rPr>
          <w:t>使得</w:t>
        </w:r>
      </w:ins>
      <w:ins w:id="18758" w:author="龍 Chris" w:date="2019-06-06T21:05:00Z">
        <w:r w:rsidR="000A4177">
          <w:rPr>
            <w:rFonts w:hint="eastAsia"/>
          </w:rPr>
          <w:t>他原先頗大的靈識</w:t>
        </w:r>
      </w:ins>
      <w:ins w:id="18759" w:author="Administrator" w:date="2019-05-27T01:14:00Z">
        <w:r>
          <w:rPr>
            <w:rFonts w:hint="eastAsia"/>
          </w:rPr>
          <w:t>只能作用到</w:t>
        </w:r>
        <w:del w:id="18760" w:author="龍 Chris" w:date="2019-06-06T21:05:00Z">
          <w:r w:rsidDel="000A4177">
            <w:rPr>
              <w:rFonts w:hint="eastAsia"/>
            </w:rPr>
            <w:delText>李龍飛</w:delText>
          </w:r>
        </w:del>
        <w:r>
          <w:rPr>
            <w:rFonts w:hint="eastAsia"/>
          </w:rPr>
          <w:t>周身</w:t>
        </w:r>
      </w:ins>
      <w:ins w:id="18761" w:author="龍 Chris" w:date="2019-06-06T21:05:00Z">
        <w:r w:rsidR="000A4177">
          <w:rPr>
            <w:rFonts w:hint="eastAsia"/>
          </w:rPr>
          <w:t>數</w:t>
        </w:r>
      </w:ins>
      <w:ins w:id="18762" w:author="Administrator" w:date="2019-05-27T01:14:00Z">
        <w:del w:id="18763" w:author="龍 Chris" w:date="2019-06-06T21:05:00Z">
          <w:r w:rsidDel="000A4177">
            <w:rPr>
              <w:rFonts w:hint="eastAsia"/>
            </w:rPr>
            <w:delText>數</w:delText>
          </w:r>
        </w:del>
        <w:r>
          <w:rPr>
            <w:rFonts w:hint="eastAsia"/>
          </w:rPr>
          <w:t>百尺</w:t>
        </w:r>
      </w:ins>
      <w:ins w:id="18764" w:author="龍 Chris" w:date="2019-06-06T21:05:00Z">
        <w:r w:rsidR="000A4177">
          <w:rPr>
            <w:rFonts w:hint="eastAsia"/>
          </w:rPr>
          <w:t>範圍</w:t>
        </w:r>
      </w:ins>
      <w:ins w:id="18765" w:author="Administrator" w:date="2019-05-27T01:15:00Z">
        <w:r>
          <w:rPr>
            <w:rFonts w:hint="eastAsia"/>
          </w:rPr>
          <w:t>而已。</w:t>
        </w:r>
      </w:ins>
    </w:p>
    <w:p w:rsidR="000F0075" w:rsidRDefault="000A4177">
      <w:pPr>
        <w:pStyle w:val="12"/>
        <w:spacing w:after="240"/>
        <w:ind w:leftChars="0" w:left="0"/>
        <w:rPr>
          <w:ins w:id="18766" w:author="Administrator" w:date="2019-05-27T01:17:00Z"/>
        </w:rPr>
        <w:pPrChange w:id="18767" w:author="Administrator" w:date="2019-05-26T23:02:00Z">
          <w:pPr>
            <w:pStyle w:val="12"/>
            <w:numPr>
              <w:numId w:val="1"/>
            </w:numPr>
            <w:spacing w:after="240"/>
            <w:ind w:leftChars="0" w:left="360" w:hanging="360"/>
            <w:outlineLvl w:val="0"/>
          </w:pPr>
        </w:pPrChange>
      </w:pPr>
      <w:ins w:id="18768" w:author="龍 Chris" w:date="2019-06-06T21:05:00Z">
        <w:r>
          <w:rPr>
            <w:rFonts w:hint="eastAsia"/>
          </w:rPr>
          <w:t>好在這些壓力</w:t>
        </w:r>
      </w:ins>
      <w:ins w:id="18769" w:author="龍 Chris" w:date="2019-06-06T21:06:00Z">
        <w:r>
          <w:rPr>
            <w:rFonts w:hint="eastAsia"/>
          </w:rPr>
          <w:t>雖大，但</w:t>
        </w:r>
      </w:ins>
      <w:ins w:id="18770" w:author="Administrator" w:date="2019-05-27T01:15:00Z">
        <w:del w:id="18771" w:author="龍 Chris" w:date="2019-06-06T21:05:00Z">
          <w:r w:rsidR="008E57C5" w:rsidDel="000A4177">
            <w:rPr>
              <w:rFonts w:hint="eastAsia"/>
            </w:rPr>
            <w:delText>不過</w:delText>
          </w:r>
        </w:del>
        <w:del w:id="18772" w:author="龍 Chris" w:date="2019-06-06T21:06:00Z">
          <w:r w:rsidR="008E57C5" w:rsidDel="000A4177">
            <w:rPr>
              <w:rFonts w:hint="eastAsia"/>
            </w:rPr>
            <w:delText>這</w:delText>
          </w:r>
        </w:del>
        <w:r w:rsidR="008E57C5">
          <w:rPr>
            <w:rFonts w:hint="eastAsia"/>
          </w:rPr>
          <w:t>對李龍飛的行動還是沒有</w:t>
        </w:r>
      </w:ins>
      <w:ins w:id="18773" w:author="龍 Chris" w:date="2019-06-06T21:06:00Z">
        <w:r>
          <w:rPr>
            <w:rFonts w:hint="eastAsia"/>
          </w:rPr>
          <w:t>太</w:t>
        </w:r>
      </w:ins>
      <w:ins w:id="18774" w:author="Administrator" w:date="2019-05-27T01:15:00Z">
        <w:r w:rsidR="008E57C5">
          <w:rPr>
            <w:rFonts w:hint="eastAsia"/>
          </w:rPr>
          <w:t>大</w:t>
        </w:r>
      </w:ins>
      <w:ins w:id="18775" w:author="龍 Chris" w:date="2019-06-06T21:06:00Z">
        <w:r>
          <w:rPr>
            <w:rFonts w:hint="eastAsia"/>
          </w:rPr>
          <w:t>阻</w:t>
        </w:r>
      </w:ins>
      <w:ins w:id="18776" w:author="Administrator" w:date="2019-05-27T01:15:00Z">
        <w:r w:rsidR="008E57C5">
          <w:rPr>
            <w:rFonts w:hint="eastAsia"/>
          </w:rPr>
          <w:t>礙，畢竟比起</w:t>
        </w:r>
        <w:del w:id="18777" w:author="龍 Chris" w:date="2019-06-06T21:06:00Z">
          <w:r w:rsidR="008E57C5" w:rsidDel="000A4177">
            <w:rPr>
              <w:rFonts w:hint="eastAsia"/>
            </w:rPr>
            <w:delText>他的</w:delText>
          </w:r>
        </w:del>
        <w:r w:rsidR="008E57C5">
          <w:rPr>
            <w:rFonts w:hint="eastAsia"/>
          </w:rPr>
          <w:t>修為，</w:t>
        </w:r>
      </w:ins>
      <w:ins w:id="18778" w:author="Administrator" w:date="2019-05-27T01:16:00Z">
        <w:r w:rsidR="008E57C5">
          <w:rPr>
            <w:rFonts w:hint="eastAsia"/>
          </w:rPr>
          <w:t>他的肉體</w:t>
        </w:r>
        <w:del w:id="18779" w:author="龍 Chris" w:date="2019-06-06T21:06:00Z">
          <w:r w:rsidR="008E57C5" w:rsidDel="000A4177">
            <w:rPr>
              <w:rFonts w:hint="eastAsia"/>
            </w:rPr>
            <w:delText>更</w:delText>
          </w:r>
        </w:del>
      </w:ins>
      <w:ins w:id="18780" w:author="龍 Chris" w:date="2019-06-06T21:06:00Z">
        <w:r>
          <w:rPr>
            <w:rFonts w:hint="eastAsia"/>
          </w:rPr>
          <w:t>才是其獨特的地方，遠</w:t>
        </w:r>
      </w:ins>
      <w:ins w:id="18781" w:author="Administrator" w:date="2019-05-27T01:16:00Z">
        <w:del w:id="18782" w:author="龍 Chris" w:date="2019-06-06T21:06:00Z">
          <w:r w:rsidR="008E57C5" w:rsidDel="000A4177">
            <w:rPr>
              <w:rFonts w:hint="eastAsia"/>
            </w:rPr>
            <w:delText>是</w:delText>
          </w:r>
        </w:del>
        <w:r w:rsidR="008E57C5">
          <w:rPr>
            <w:rFonts w:hint="eastAsia"/>
          </w:rPr>
          <w:t>遠勝</w:t>
        </w:r>
      </w:ins>
      <w:ins w:id="18783" w:author="龍 Chris" w:date="2019-06-06T21:06:00Z">
        <w:r>
          <w:rPr>
            <w:rFonts w:hint="eastAsia"/>
          </w:rPr>
          <w:t>過</w:t>
        </w:r>
      </w:ins>
      <w:ins w:id="18784" w:author="Administrator" w:date="2019-05-27T01:16:00Z">
        <w:del w:id="18785" w:author="龍 Chris" w:date="2019-06-06T21:06:00Z">
          <w:r w:rsidR="008E57C5" w:rsidDel="000A4177">
            <w:rPr>
              <w:rFonts w:hint="eastAsia"/>
            </w:rPr>
            <w:delText>於</w:delText>
          </w:r>
        </w:del>
        <w:r w:rsidR="008E57C5">
          <w:rPr>
            <w:rFonts w:hint="eastAsia"/>
          </w:rPr>
          <w:t>同輩</w:t>
        </w:r>
      </w:ins>
      <w:ins w:id="18786" w:author="龍 Chris" w:date="2019-06-06T21:06:00Z">
        <w:r>
          <w:rPr>
            <w:rFonts w:hint="eastAsia"/>
          </w:rPr>
          <w:t>練氣修士</w:t>
        </w:r>
      </w:ins>
      <w:ins w:id="18787" w:author="Administrator" w:date="2019-05-27T01:16:00Z">
        <w:r w:rsidR="008E57C5">
          <w:rPr>
            <w:rFonts w:hint="eastAsia"/>
          </w:rPr>
          <w:t>，</w:t>
        </w:r>
      </w:ins>
      <w:ins w:id="18788" w:author="龍 Chris" w:date="2019-06-06T21:06:00Z">
        <w:r>
          <w:rPr>
            <w:rFonts w:hint="eastAsia"/>
          </w:rPr>
          <w:t>只</w:t>
        </w:r>
      </w:ins>
      <w:ins w:id="18789" w:author="Administrator" w:date="2019-05-27T01:16:00Z">
        <w:del w:id="18790" w:author="龍 Chris" w:date="2019-06-06T21:06:00Z">
          <w:r w:rsidR="008E57C5" w:rsidDel="000A4177">
            <w:rPr>
              <w:rFonts w:hint="eastAsia"/>
            </w:rPr>
            <w:delText>已經</w:delText>
          </w:r>
        </w:del>
      </w:ins>
      <w:ins w:id="18791" w:author="Administrator" w:date="2019-05-27T01:17:00Z">
        <w:r w:rsidR="008E57C5">
          <w:rPr>
            <w:rFonts w:hint="eastAsia"/>
          </w:rPr>
          <w:t>差一步就肉身築基</w:t>
        </w:r>
      </w:ins>
      <w:ins w:id="18792" w:author="龍 Chris" w:date="2019-06-06T21:07:00Z">
        <w:r>
          <w:rPr>
            <w:rFonts w:hint="eastAsia"/>
          </w:rPr>
          <w:t>，自然是還頂得住</w:t>
        </w:r>
      </w:ins>
      <w:ins w:id="18793" w:author="Administrator" w:date="2019-05-27T01:17:00Z">
        <w:del w:id="18794" w:author="龍 Chris" w:date="2019-06-06T21:07:00Z">
          <w:r w:rsidR="008E57C5" w:rsidDel="000A4177">
            <w:rPr>
              <w:rFonts w:hint="eastAsia"/>
            </w:rPr>
            <w:delText>了</w:delText>
          </w:r>
        </w:del>
        <w:r w:rsidR="008E57C5">
          <w:rPr>
            <w:rFonts w:hint="eastAsia"/>
          </w:rPr>
          <w:t>。</w:t>
        </w:r>
      </w:ins>
    </w:p>
    <w:p w:rsidR="000F0075" w:rsidRDefault="000A4177">
      <w:pPr>
        <w:pStyle w:val="12"/>
        <w:spacing w:after="240"/>
        <w:ind w:leftChars="0" w:left="0"/>
        <w:rPr>
          <w:ins w:id="18795" w:author="Administrator" w:date="2019-05-27T01:18:00Z"/>
        </w:rPr>
        <w:pPrChange w:id="18796" w:author="Administrator" w:date="2019-05-26T23:02:00Z">
          <w:pPr>
            <w:pStyle w:val="12"/>
            <w:numPr>
              <w:numId w:val="1"/>
            </w:numPr>
            <w:spacing w:after="240"/>
            <w:ind w:leftChars="0" w:left="360" w:hanging="360"/>
            <w:outlineLvl w:val="0"/>
          </w:pPr>
        </w:pPrChange>
      </w:pPr>
      <w:ins w:id="18797" w:author="龍 Chris" w:date="2019-06-06T21:07:00Z">
        <w:r>
          <w:rPr>
            <w:rFonts w:hint="eastAsia"/>
          </w:rPr>
          <w:t>綜合以上兩點，</w:t>
        </w:r>
      </w:ins>
      <w:ins w:id="18798" w:author="Administrator" w:date="2019-05-27T01:17:00Z">
        <w:del w:id="18799" w:author="龍 Chris" w:date="2019-06-06T21:07:00Z">
          <w:r w:rsidR="008E57C5" w:rsidDel="000A4177">
            <w:rPr>
              <w:rFonts w:hint="eastAsia"/>
            </w:rPr>
            <w:delText>也就因為這樣，</w:delText>
          </w:r>
        </w:del>
        <w:r w:rsidR="008E57C5">
          <w:rPr>
            <w:rFonts w:hint="eastAsia"/>
          </w:rPr>
          <w:t>李龍飛</w:t>
        </w:r>
      </w:ins>
      <w:ins w:id="18800" w:author="龍 Chris" w:date="2019-06-06T21:07:00Z">
        <w:r>
          <w:rPr>
            <w:rFonts w:hint="eastAsia"/>
          </w:rPr>
          <w:t>在</w:t>
        </w:r>
      </w:ins>
      <w:ins w:id="18801" w:author="Administrator" w:date="2019-05-27T01:17:00Z">
        <w:r w:rsidR="008E57C5">
          <w:rPr>
            <w:rFonts w:hint="eastAsia"/>
          </w:rPr>
          <w:t>思索了一番後，沒有輕舉望動，而是</w:t>
        </w:r>
      </w:ins>
      <w:ins w:id="18802" w:author="Administrator" w:date="2019-05-27T01:18:00Z">
        <w:del w:id="18803" w:author="龍 Chris" w:date="2019-06-06T21:07:00Z">
          <w:r w:rsidR="008E57C5" w:rsidDel="000A4177">
            <w:rPr>
              <w:rFonts w:hint="eastAsia"/>
            </w:rPr>
            <w:delText>原地</w:delText>
          </w:r>
        </w:del>
        <w:r w:rsidR="008E57C5">
          <w:rPr>
            <w:rFonts w:hint="eastAsia"/>
          </w:rPr>
          <w:t>繼續</w:t>
        </w:r>
      </w:ins>
      <w:ins w:id="18804" w:author="龍 Chris" w:date="2019-06-06T21:07:00Z">
        <w:r>
          <w:rPr>
            <w:rFonts w:hint="eastAsia"/>
          </w:rPr>
          <w:t>坐</w:t>
        </w:r>
      </w:ins>
      <w:ins w:id="18805" w:author="Administrator" w:date="2019-05-27T01:18:00Z">
        <w:del w:id="18806" w:author="龍 Chris" w:date="2019-06-06T21:07:00Z">
          <w:r w:rsidR="008E57C5" w:rsidDel="000A4177">
            <w:rPr>
              <w:rFonts w:hint="eastAsia"/>
            </w:rPr>
            <w:delText>躺</w:delText>
          </w:r>
        </w:del>
      </w:ins>
      <w:ins w:id="18807" w:author="龍 Chris" w:date="2019-06-06T21:07:00Z">
        <w:r>
          <w:rPr>
            <w:rFonts w:hint="eastAsia"/>
          </w:rPr>
          <w:t>在原地</w:t>
        </w:r>
      </w:ins>
      <w:ins w:id="18808" w:author="Administrator" w:date="2019-05-27T01:18:00Z">
        <w:del w:id="18809" w:author="龍 Chris" w:date="2019-06-06T21:07:00Z">
          <w:r w:rsidR="008E57C5" w:rsidDel="000A4177">
            <w:rPr>
              <w:rFonts w:hint="eastAsia"/>
            </w:rPr>
            <w:delText>著</w:delText>
          </w:r>
        </w:del>
        <w:r w:rsidR="008E57C5">
          <w:rPr>
            <w:rFonts w:hint="eastAsia"/>
          </w:rPr>
          <w:t>療傷，同時吞了幾枚丹藥，加速傷勢的恢復。</w:t>
        </w:r>
      </w:ins>
    </w:p>
    <w:p w:rsidR="000A4177" w:rsidRPr="000A4177" w:rsidRDefault="000A4177">
      <w:pPr>
        <w:pStyle w:val="12"/>
        <w:spacing w:after="240"/>
        <w:ind w:leftChars="0" w:left="0"/>
        <w:rPr>
          <w:ins w:id="18810" w:author="龍 Chris" w:date="2019-06-06T21:09:00Z"/>
        </w:rPr>
      </w:pPr>
      <w:ins w:id="18811" w:author="龍 Chris" w:date="2019-06-06T21:09:00Z">
        <w:r>
          <w:rPr>
            <w:rFonts w:hint="eastAsia"/>
          </w:rPr>
          <w:t>很快的，在這日夜不分的</w:t>
        </w:r>
      </w:ins>
      <w:ins w:id="18812" w:author="龍 Chris" w:date="2019-06-06T21:10:00Z">
        <w:r>
          <w:rPr>
            <w:rFonts w:hint="eastAsia"/>
          </w:rPr>
          <w:t>世界裡時間又過去了幾天。</w:t>
        </w:r>
      </w:ins>
    </w:p>
    <w:p w:rsidR="000F0075" w:rsidRDefault="008E57C5">
      <w:pPr>
        <w:pStyle w:val="12"/>
        <w:spacing w:after="240"/>
        <w:ind w:leftChars="0" w:left="0"/>
        <w:rPr>
          <w:ins w:id="18813" w:author="Administrator" w:date="2019-05-27T01:26:00Z"/>
        </w:rPr>
        <w:pPrChange w:id="18814" w:author="Administrator" w:date="2019-05-26T23:02:00Z">
          <w:pPr>
            <w:pStyle w:val="12"/>
            <w:numPr>
              <w:numId w:val="1"/>
            </w:numPr>
            <w:spacing w:after="240"/>
            <w:ind w:leftChars="0" w:left="360" w:hanging="360"/>
            <w:outlineLvl w:val="0"/>
          </w:pPr>
        </w:pPrChange>
      </w:pPr>
      <w:ins w:id="18815" w:author="Administrator" w:date="2019-05-27T01:18:00Z">
        <w:r>
          <w:rPr>
            <w:rFonts w:hint="eastAsia"/>
          </w:rPr>
          <w:t>不得不說，</w:t>
        </w:r>
        <w:r w:rsidR="00EE155B">
          <w:rPr>
            <w:rFonts w:hint="eastAsia"/>
          </w:rPr>
          <w:t>練氣十</w:t>
        </w:r>
      </w:ins>
      <w:ins w:id="18816" w:author="Administrator" w:date="2019-05-27T01:19:00Z">
        <w:r w:rsidR="00EE155B">
          <w:rPr>
            <w:rFonts w:hint="eastAsia"/>
          </w:rPr>
          <w:t>五層的逆天恢復力</w:t>
        </w:r>
      </w:ins>
      <w:ins w:id="18817" w:author="Administrator" w:date="2019-05-27T01:20:00Z">
        <w:r w:rsidR="00EE155B">
          <w:rPr>
            <w:rFonts w:hint="eastAsia"/>
          </w:rPr>
          <w:t>實在十分可怕，雖然他傷重</w:t>
        </w:r>
      </w:ins>
      <w:ins w:id="18818" w:author="Administrator" w:date="2019-05-27T01:25:00Z">
        <w:r w:rsidR="00EE155B">
          <w:rPr>
            <w:rFonts w:hint="eastAsia"/>
          </w:rPr>
          <w:t>頗重，可在又靜</w:t>
        </w:r>
      </w:ins>
      <w:ins w:id="18819" w:author="龍 Chris" w:date="2019-06-06T21:09:00Z">
        <w:r w:rsidR="000A4177">
          <w:rPr>
            <w:rFonts w:hint="eastAsia"/>
          </w:rPr>
          <w:t>養</w:t>
        </w:r>
      </w:ins>
      <w:ins w:id="18820" w:author="Administrator" w:date="2019-05-27T01:25:00Z">
        <w:del w:id="18821" w:author="龍 Chris" w:date="2019-06-06T21:09:00Z">
          <w:r w:rsidR="00EE155B" w:rsidDel="000A4177">
            <w:rPr>
              <w:rFonts w:hint="eastAsia"/>
            </w:rPr>
            <w:delText>躺</w:delText>
          </w:r>
        </w:del>
        <w:r w:rsidR="00EE155B">
          <w:rPr>
            <w:rFonts w:hint="eastAsia"/>
          </w:rPr>
          <w:t>了幾天之</w:t>
        </w:r>
      </w:ins>
      <w:ins w:id="18822" w:author="Administrator" w:date="2019-05-27T01:26:00Z">
        <w:r w:rsidR="00EE155B">
          <w:rPr>
            <w:rFonts w:hint="eastAsia"/>
          </w:rPr>
          <w:t>後，終究是恢復了七七八八成，能自由的站起來行動了。</w:t>
        </w:r>
      </w:ins>
    </w:p>
    <w:p w:rsidR="006818EB" w:rsidRDefault="00EE155B">
      <w:pPr>
        <w:pStyle w:val="12"/>
        <w:spacing w:after="240"/>
        <w:ind w:leftChars="0" w:left="0"/>
        <w:rPr>
          <w:ins w:id="18823" w:author="龍 Chris" w:date="2019-06-06T21:31:00Z"/>
        </w:rPr>
      </w:pPr>
      <w:ins w:id="18824" w:author="Administrator" w:date="2019-05-27T01:26:00Z">
        <w:r>
          <w:rPr>
            <w:rFonts w:hint="eastAsia"/>
          </w:rPr>
          <w:lastRenderedPageBreak/>
          <w:t>這段期間，那些詭異的異獸也曾再靠過來幾次，但</w:t>
        </w:r>
      </w:ins>
      <w:ins w:id="18825" w:author="Administrator" w:date="2019-05-27T01:27:00Z">
        <w:r>
          <w:rPr>
            <w:rFonts w:hint="eastAsia"/>
          </w:rPr>
          <w:t>已經甦醒的李龍飛，雖還沒痊癒，在</w:t>
        </w:r>
      </w:ins>
      <w:ins w:id="18826" w:author="龍 Chris" w:date="2019-06-06T21:11:00Z">
        <w:r w:rsidR="000A4177">
          <w:rPr>
            <w:rFonts w:hint="eastAsia"/>
          </w:rPr>
          <w:t>面</w:t>
        </w:r>
      </w:ins>
      <w:ins w:id="18827" w:author="Administrator" w:date="2019-05-27T01:27:00Z">
        <w:r>
          <w:rPr>
            <w:rFonts w:hint="eastAsia"/>
          </w:rPr>
          <w:t>對</w:t>
        </w:r>
        <w:del w:id="18828" w:author="龍 Chris" w:date="2019-06-06T21:11:00Z">
          <w:r w:rsidDel="000A4177">
            <w:rPr>
              <w:rFonts w:hint="eastAsia"/>
            </w:rPr>
            <w:delText>付</w:delText>
          </w:r>
        </w:del>
        <w:r>
          <w:rPr>
            <w:rFonts w:hint="eastAsia"/>
          </w:rPr>
          <w:t>這些小異獸時，</w:t>
        </w:r>
      </w:ins>
      <w:ins w:id="18829" w:author="龍 Chris" w:date="2019-06-06T21:11:00Z">
        <w:r w:rsidR="000A4177">
          <w:rPr>
            <w:rFonts w:hint="eastAsia"/>
          </w:rPr>
          <w:t>初時雖</w:t>
        </w:r>
      </w:ins>
      <w:ins w:id="18830" w:author="龍 Chris" w:date="2019-06-06T21:12:00Z">
        <w:r w:rsidR="000A4177">
          <w:rPr>
            <w:rFonts w:hint="eastAsia"/>
          </w:rPr>
          <w:t>嚇了一跳，但最終</w:t>
        </w:r>
      </w:ins>
      <w:ins w:id="18831" w:author="Administrator" w:date="2019-05-27T01:27:00Z">
        <w:r>
          <w:rPr>
            <w:rFonts w:hint="eastAsia"/>
          </w:rPr>
          <w:t>也是</w:t>
        </w:r>
      </w:ins>
      <w:ins w:id="18832" w:author="Administrator" w:date="2019-05-27T01:28:00Z">
        <w:r w:rsidRPr="00EE155B">
          <w:rPr>
            <w:rFonts w:hint="eastAsia"/>
          </w:rPr>
          <w:t>遊刃有餘</w:t>
        </w:r>
      </w:ins>
      <w:ins w:id="18833" w:author="龍 Chris" w:date="2019-06-06T21:12:00Z">
        <w:r w:rsidR="000A4177">
          <w:rPr>
            <w:rFonts w:hint="eastAsia"/>
          </w:rPr>
          <w:t>，將其</w:t>
        </w:r>
      </w:ins>
      <w:ins w:id="18834" w:author="龍 Chris" w:date="2019-06-06T21:16:00Z">
        <w:r w:rsidR="00C2093A">
          <w:rPr>
            <w:rFonts w:hint="eastAsia"/>
          </w:rPr>
          <w:t>一一都消滅殆盡</w:t>
        </w:r>
      </w:ins>
      <w:ins w:id="18835" w:author="Administrator" w:date="2019-05-27T01:29:00Z">
        <w:r w:rsidR="00AA5688">
          <w:rPr>
            <w:rFonts w:hint="eastAsia"/>
          </w:rPr>
          <w:t>。</w:t>
        </w:r>
      </w:ins>
    </w:p>
    <w:p w:rsidR="000F0075" w:rsidRDefault="0052681B">
      <w:pPr>
        <w:pStyle w:val="12"/>
        <w:spacing w:after="240"/>
        <w:ind w:leftChars="0" w:left="0"/>
        <w:rPr>
          <w:ins w:id="18836" w:author="Administrator" w:date="2019-05-27T01:29:00Z"/>
        </w:rPr>
        <w:pPrChange w:id="18837" w:author="Administrator" w:date="2019-05-26T23:02:00Z">
          <w:pPr>
            <w:pStyle w:val="12"/>
            <w:numPr>
              <w:numId w:val="1"/>
            </w:numPr>
            <w:spacing w:after="240"/>
            <w:ind w:leftChars="0" w:left="360" w:hanging="360"/>
            <w:outlineLvl w:val="0"/>
          </w:pPr>
        </w:pPrChange>
      </w:pPr>
      <w:ins w:id="18838" w:author="龍 Chris" w:date="2019-06-06T21:31:00Z">
        <w:r>
          <w:rPr>
            <w:rFonts w:hint="eastAsia"/>
          </w:rPr>
          <w:t>只是，這卻讓他對這世界更加的感到</w:t>
        </w:r>
      </w:ins>
      <w:ins w:id="18839" w:author="龍 Chris" w:date="2019-06-06T21:32:00Z">
        <w:r>
          <w:rPr>
            <w:rFonts w:hint="eastAsia"/>
          </w:rPr>
          <w:t>不安。</w:t>
        </w:r>
      </w:ins>
    </w:p>
    <w:p w:rsidR="006818EB" w:rsidRDefault="00AA5688">
      <w:pPr>
        <w:pStyle w:val="12"/>
        <w:spacing w:after="240"/>
        <w:ind w:leftChars="0" w:left="0"/>
        <w:rPr>
          <w:ins w:id="18840" w:author="龍 Chris" w:date="2019-06-06T21:16:00Z"/>
        </w:rPr>
      </w:pPr>
      <w:ins w:id="18841" w:author="Administrator" w:date="2019-05-27T01:29:00Z">
        <w:r>
          <w:rPr>
            <w:rFonts w:hint="eastAsia"/>
          </w:rPr>
          <w:t>「這些異獸…並不是甚麼妖獸，跟普通野獸沒甚麼差別；可牠們的力氣</w:t>
        </w:r>
      </w:ins>
      <w:ins w:id="18842" w:author="Administrator" w:date="2019-05-27T01:30:00Z">
        <w:r>
          <w:rPr>
            <w:rFonts w:hint="eastAsia"/>
          </w:rPr>
          <w:t>與體</w:t>
        </w:r>
      </w:ins>
      <w:ins w:id="18843" w:author="Administrator" w:date="2019-05-27T01:31:00Z">
        <w:r>
          <w:rPr>
            <w:rFonts w:hint="eastAsia"/>
          </w:rPr>
          <w:t>魄，比起外界來說，卻更加的強韌有力。」李龍飛望著手中死</w:t>
        </w:r>
      </w:ins>
      <w:ins w:id="18844" w:author="Administrator" w:date="2019-05-27T01:32:00Z">
        <w:r>
          <w:rPr>
            <w:rFonts w:hint="eastAsia"/>
          </w:rPr>
          <w:t>去的兔形異獸，</w:t>
        </w:r>
        <w:del w:id="18845" w:author="龍 Chris" w:date="2019-06-06T21:27:00Z">
          <w:r w:rsidDel="0052681B">
            <w:rPr>
              <w:rFonts w:hint="eastAsia"/>
            </w:rPr>
            <w:delText>皺著眉</w:delText>
          </w:r>
        </w:del>
        <w:r>
          <w:rPr>
            <w:rFonts w:hint="eastAsia"/>
          </w:rPr>
          <w:t>自言自語</w:t>
        </w:r>
      </w:ins>
      <w:ins w:id="18846" w:author="龍 Chris" w:date="2019-06-06T21:27:00Z">
        <w:r w:rsidR="0052681B">
          <w:rPr>
            <w:rFonts w:hint="eastAsia"/>
          </w:rPr>
          <w:t>說</w:t>
        </w:r>
      </w:ins>
      <w:ins w:id="18847" w:author="Administrator" w:date="2019-05-27T01:32:00Z">
        <w:r>
          <w:rPr>
            <w:rFonts w:hint="eastAsia"/>
          </w:rPr>
          <w:t>著</w:t>
        </w:r>
      </w:ins>
      <w:ins w:id="18848" w:author="龍 Chris" w:date="2019-06-06T21:27:00Z">
        <w:r w:rsidR="0052681B">
          <w:rPr>
            <w:rFonts w:hint="eastAsia"/>
          </w:rPr>
          <w:t>，其眉宇間，隱隱透著一股</w:t>
        </w:r>
      </w:ins>
      <w:ins w:id="18849" w:author="龍 Chris" w:date="2019-06-06T21:41:00Z">
        <w:r w:rsidR="003F440D">
          <w:rPr>
            <w:rFonts w:hint="eastAsia"/>
          </w:rPr>
          <w:t>憂愁</w:t>
        </w:r>
      </w:ins>
      <w:ins w:id="18850" w:author="Administrator" w:date="2019-05-27T01:32:00Z">
        <w:r>
          <w:rPr>
            <w:rFonts w:hint="eastAsia"/>
          </w:rPr>
          <w:t>。</w:t>
        </w:r>
      </w:ins>
    </w:p>
    <w:p w:rsidR="00BC6896" w:rsidRDefault="00BC6896">
      <w:pPr>
        <w:pStyle w:val="12"/>
        <w:spacing w:after="240"/>
        <w:ind w:leftChars="0" w:left="0"/>
        <w:rPr>
          <w:ins w:id="18851" w:author="龍 Chris" w:date="2019-06-06T21:21:00Z"/>
        </w:rPr>
      </w:pPr>
      <w:ins w:id="18852" w:author="龍 Chris" w:date="2019-06-06T21:16:00Z">
        <w:r>
          <w:rPr>
            <w:rFonts w:hint="eastAsia"/>
          </w:rPr>
          <w:t>方才這</w:t>
        </w:r>
      </w:ins>
      <w:ins w:id="18853" w:author="龍 Chris" w:date="2019-06-06T21:17:00Z">
        <w:r>
          <w:rPr>
            <w:rFonts w:hint="eastAsia"/>
          </w:rPr>
          <w:t>群異獸突然包圍著他，雖然</w:t>
        </w:r>
      </w:ins>
      <w:ins w:id="18854" w:author="龍 Chris" w:date="2019-06-06T21:18:00Z">
        <w:r>
          <w:rPr>
            <w:rFonts w:hint="eastAsia"/>
          </w:rPr>
          <w:t>沒花他太多工夫，但對於其</w:t>
        </w:r>
      </w:ins>
      <w:ins w:id="18855" w:author="龍 Chris" w:date="2019-06-06T21:20:00Z">
        <w:r>
          <w:rPr>
            <w:rFonts w:hint="eastAsia"/>
          </w:rPr>
          <w:t>軀體的堅硬，卻感到</w:t>
        </w:r>
      </w:ins>
      <w:ins w:id="18856" w:author="龍 Chris" w:date="2019-06-06T21:21:00Z">
        <w:r>
          <w:rPr>
            <w:rFonts w:hint="eastAsia"/>
          </w:rPr>
          <w:t>訝異。</w:t>
        </w:r>
      </w:ins>
    </w:p>
    <w:p w:rsidR="000F0075" w:rsidRDefault="00BC6896">
      <w:pPr>
        <w:pStyle w:val="12"/>
        <w:spacing w:after="240"/>
        <w:ind w:leftChars="0" w:left="0"/>
        <w:rPr>
          <w:ins w:id="18857" w:author="Administrator" w:date="2019-05-27T01:32:00Z"/>
        </w:rPr>
        <w:pPrChange w:id="18858" w:author="Administrator" w:date="2019-05-26T23:02:00Z">
          <w:pPr>
            <w:pStyle w:val="12"/>
            <w:numPr>
              <w:numId w:val="1"/>
            </w:numPr>
            <w:spacing w:after="240"/>
            <w:ind w:leftChars="0" w:left="360" w:hanging="360"/>
            <w:outlineLvl w:val="0"/>
          </w:pPr>
        </w:pPrChange>
      </w:pPr>
      <w:ins w:id="18859" w:author="龍 Chris" w:date="2019-06-06T21:21:00Z">
        <w:r>
          <w:rPr>
            <w:rFonts w:hint="eastAsia"/>
          </w:rPr>
          <w:t>別的不說，這兔形異獸的皮膚</w:t>
        </w:r>
      </w:ins>
      <w:ins w:id="18860" w:author="龍 Chris" w:date="2019-06-06T21:22:00Z">
        <w:r>
          <w:rPr>
            <w:rFonts w:hint="eastAsia"/>
          </w:rPr>
          <w:t>之堅韌</w:t>
        </w:r>
      </w:ins>
      <w:ins w:id="18861" w:author="龍 Chris" w:date="2019-06-06T21:21:00Z">
        <w:r>
          <w:rPr>
            <w:rFonts w:hint="eastAsia"/>
          </w:rPr>
          <w:t>，怕是有</w:t>
        </w:r>
      </w:ins>
      <w:ins w:id="18862" w:author="龍 Chris" w:date="2019-06-06T21:26:00Z">
        <w:r>
          <w:rPr>
            <w:rFonts w:hint="eastAsia"/>
          </w:rPr>
          <w:t>妖丹二轉妖獸的程度</w:t>
        </w:r>
      </w:ins>
      <w:ins w:id="18863" w:author="龍 Chris" w:date="2019-06-06T21:23:00Z">
        <w:r>
          <w:rPr>
            <w:rFonts w:hint="eastAsia"/>
          </w:rPr>
          <w:t>，可</w:t>
        </w:r>
      </w:ins>
      <w:ins w:id="18864" w:author="龍 Chris" w:date="2019-06-06T21:26:00Z">
        <w:r>
          <w:rPr>
            <w:rFonts w:hint="eastAsia"/>
          </w:rPr>
          <w:t>卻</w:t>
        </w:r>
      </w:ins>
      <w:ins w:id="18865" w:author="龍 Chris" w:date="2019-06-06T21:23:00Z">
        <w:r>
          <w:rPr>
            <w:rFonts w:hint="eastAsia"/>
          </w:rPr>
          <w:t>妖氣的感覺上，卻只有妖丹一轉程度而已，</w:t>
        </w:r>
      </w:ins>
      <w:ins w:id="18866" w:author="龍 Chris" w:date="2019-06-06T21:24:00Z">
        <w:r>
          <w:rPr>
            <w:rFonts w:hint="eastAsia"/>
          </w:rPr>
          <w:t>這就讓人感到震驚了。</w:t>
        </w:r>
      </w:ins>
    </w:p>
    <w:p w:rsidR="000F0075" w:rsidRDefault="00AA5688">
      <w:pPr>
        <w:pStyle w:val="12"/>
        <w:spacing w:after="240"/>
        <w:ind w:leftChars="0" w:left="0"/>
        <w:rPr>
          <w:ins w:id="18867" w:author="Administrator" w:date="2019-05-27T01:34:00Z"/>
        </w:rPr>
        <w:pPrChange w:id="18868" w:author="Administrator" w:date="2019-05-26T23:02:00Z">
          <w:pPr>
            <w:pStyle w:val="12"/>
            <w:numPr>
              <w:numId w:val="1"/>
            </w:numPr>
            <w:spacing w:after="240"/>
            <w:ind w:leftChars="0" w:left="360" w:hanging="360"/>
            <w:outlineLvl w:val="0"/>
          </w:pPr>
        </w:pPrChange>
      </w:pPr>
      <w:ins w:id="18869" w:author="Administrator" w:date="2019-05-27T01:32:00Z">
        <w:r>
          <w:rPr>
            <w:rFonts w:hint="eastAsia"/>
          </w:rPr>
          <w:t>「看起來，這裡空</w:t>
        </w:r>
      </w:ins>
      <w:ins w:id="18870" w:author="Administrator" w:date="2019-05-27T01:33:00Z">
        <w:r>
          <w:rPr>
            <w:rFonts w:hint="eastAsia"/>
          </w:rPr>
          <w:t>間中充滿的壓力讓</w:t>
        </w:r>
        <w:del w:id="18871" w:author="簡新佳" w:date="2019-05-27T20:38:00Z">
          <w:r w:rsidDel="00704D0D">
            <w:rPr>
              <w:rFonts w:hint="eastAsia"/>
            </w:rPr>
            <w:delText>這些</w:delText>
          </w:r>
        </w:del>
        <w:r>
          <w:rPr>
            <w:rFonts w:hint="eastAsia"/>
          </w:rPr>
          <w:t>野獸</w:t>
        </w:r>
      </w:ins>
      <w:ins w:id="18872" w:author="簡新佳" w:date="2019-05-27T20:38:00Z">
        <w:r w:rsidR="00704D0D">
          <w:rPr>
            <w:rFonts w:hint="eastAsia"/>
          </w:rPr>
          <w:t>們</w:t>
        </w:r>
      </w:ins>
      <w:ins w:id="18873" w:author="Administrator" w:date="2019-05-27T01:33:00Z">
        <w:r>
          <w:rPr>
            <w:rFonts w:hint="eastAsia"/>
          </w:rPr>
          <w:t>產生了異變，以抵抗這股力量。」</w:t>
        </w:r>
      </w:ins>
    </w:p>
    <w:p w:rsidR="000F0075" w:rsidRDefault="00AA5688">
      <w:pPr>
        <w:pStyle w:val="12"/>
        <w:spacing w:after="240"/>
        <w:ind w:leftChars="0" w:left="0"/>
        <w:rPr>
          <w:ins w:id="18874" w:author="Administrator" w:date="2019-05-27T01:35:00Z"/>
        </w:rPr>
        <w:pPrChange w:id="18875" w:author="Administrator" w:date="2019-05-26T23:02:00Z">
          <w:pPr>
            <w:pStyle w:val="12"/>
            <w:numPr>
              <w:numId w:val="1"/>
            </w:numPr>
            <w:spacing w:after="240"/>
            <w:ind w:leftChars="0" w:left="360" w:hanging="360"/>
            <w:outlineLvl w:val="0"/>
          </w:pPr>
        </w:pPrChange>
      </w:pPr>
      <w:ins w:id="18876" w:author="Administrator" w:date="2019-05-27T01:34:00Z">
        <w:r>
          <w:rPr>
            <w:rFonts w:hint="eastAsia"/>
          </w:rPr>
          <w:t>「若是一隻普通的兔子都能異變成這樣了，那麼，已經修練</w:t>
        </w:r>
      </w:ins>
      <w:ins w:id="18877" w:author="Administrator" w:date="2019-05-27T01:35:00Z">
        <w:r>
          <w:rPr>
            <w:rFonts w:hint="eastAsia"/>
          </w:rPr>
          <w:t>出妖丹的</w:t>
        </w:r>
      </w:ins>
      <w:ins w:id="18878" w:author="Administrator" w:date="2019-05-27T01:34:00Z">
        <w:r>
          <w:rPr>
            <w:rFonts w:hint="eastAsia"/>
          </w:rPr>
          <w:t>妖獸</w:t>
        </w:r>
      </w:ins>
      <w:ins w:id="18879" w:author="Administrator" w:date="2019-05-27T01:35:00Z">
        <w:r>
          <w:rPr>
            <w:rFonts w:hint="eastAsia"/>
          </w:rPr>
          <w:t>，又會變得多可怕呢？」</w:t>
        </w:r>
      </w:ins>
    </w:p>
    <w:p w:rsidR="000F0075" w:rsidRDefault="00AA5688">
      <w:pPr>
        <w:pStyle w:val="12"/>
        <w:spacing w:after="240"/>
        <w:ind w:leftChars="0" w:left="0"/>
        <w:rPr>
          <w:ins w:id="18880" w:author="簡新佳" w:date="2019-05-27T21:14:00Z"/>
        </w:rPr>
        <w:pPrChange w:id="18881" w:author="Administrator" w:date="2019-05-26T23:02:00Z">
          <w:pPr>
            <w:pStyle w:val="12"/>
            <w:numPr>
              <w:numId w:val="1"/>
            </w:numPr>
            <w:spacing w:after="240"/>
            <w:ind w:leftChars="0" w:left="360" w:hanging="360"/>
            <w:outlineLvl w:val="0"/>
          </w:pPr>
        </w:pPrChange>
      </w:pPr>
      <w:ins w:id="18882" w:author="Administrator" w:date="2019-05-27T01:35:00Z">
        <w:del w:id="18883" w:author="簡新佳" w:date="2019-05-27T21:13:00Z">
          <w:r w:rsidDel="00B85F95">
            <w:rPr>
              <w:rFonts w:hint="eastAsia"/>
            </w:rPr>
            <w:delText>李龍飛</w:delText>
          </w:r>
        </w:del>
        <w:r>
          <w:rPr>
            <w:rFonts w:hint="eastAsia"/>
          </w:rPr>
          <w:t>想到這，</w:t>
        </w:r>
      </w:ins>
      <w:ins w:id="18884" w:author="簡新佳" w:date="2019-05-27T21:13:00Z">
        <w:r w:rsidR="00B85F95">
          <w:rPr>
            <w:rFonts w:hint="eastAsia"/>
          </w:rPr>
          <w:t>李龍飛</w:t>
        </w:r>
      </w:ins>
      <w:ins w:id="18885" w:author="Administrator" w:date="2019-05-27T01:35:00Z">
        <w:del w:id="18886" w:author="簡新佳" w:date="2019-05-27T21:13:00Z">
          <w:r w:rsidDel="00B85F95">
            <w:rPr>
              <w:rFonts w:hint="eastAsia"/>
            </w:rPr>
            <w:delText>背</w:delText>
          </w:r>
        </w:del>
      </w:ins>
      <w:ins w:id="18887" w:author="龍 Chris" w:date="2019-06-06T21:41:00Z">
        <w:r w:rsidR="003F440D">
          <w:rPr>
            <w:rFonts w:hint="eastAsia"/>
          </w:rPr>
          <w:t>背脊升起</w:t>
        </w:r>
      </w:ins>
      <w:ins w:id="18888" w:author="Administrator" w:date="2019-05-27T01:35:00Z">
        <w:del w:id="18889" w:author="龍 Chris" w:date="2019-06-06T21:41:00Z">
          <w:r w:rsidDel="003F440D">
            <w:rPr>
              <w:rFonts w:hint="eastAsia"/>
            </w:rPr>
            <w:delText>心</w:delText>
          </w:r>
        </w:del>
      </w:ins>
      <w:ins w:id="18890" w:author="簡新佳" w:date="2019-05-27T21:13:00Z">
        <w:del w:id="18891" w:author="龍 Chris" w:date="2019-06-06T21:41:00Z">
          <w:r w:rsidR="00B85F95" w:rsidDel="003F440D">
            <w:rPr>
              <w:rFonts w:hint="eastAsia"/>
            </w:rPr>
            <w:delText>底</w:delText>
          </w:r>
        </w:del>
      </w:ins>
      <w:ins w:id="18892" w:author="Administrator" w:date="2019-05-27T01:35:00Z">
        <w:r>
          <w:rPr>
            <w:rFonts w:hint="eastAsia"/>
          </w:rPr>
          <w:t>一</w:t>
        </w:r>
      </w:ins>
      <w:ins w:id="18893" w:author="簡新佳" w:date="2019-05-27T20:38:00Z">
        <w:r w:rsidR="00704D0D">
          <w:rPr>
            <w:rFonts w:hint="eastAsia"/>
          </w:rPr>
          <w:t>股惡</w:t>
        </w:r>
      </w:ins>
      <w:ins w:id="18894" w:author="Administrator" w:date="2019-05-27T01:35:00Z">
        <w:del w:id="18895" w:author="簡新佳" w:date="2019-05-27T20:38:00Z">
          <w:r w:rsidDel="00704D0D">
            <w:rPr>
              <w:rFonts w:hint="eastAsia"/>
            </w:rPr>
            <w:delText>陣</w:delText>
          </w:r>
        </w:del>
        <w:r>
          <w:rPr>
            <w:rFonts w:hint="eastAsia"/>
          </w:rPr>
          <w:t>寒</w:t>
        </w:r>
      </w:ins>
      <w:ins w:id="18896" w:author="簡新佳" w:date="2019-05-27T21:14:00Z">
        <w:del w:id="18897" w:author="龍 Chris" w:date="2019-06-06T21:41:00Z">
          <w:r w:rsidR="00B85F95" w:rsidDel="003F440D">
            <w:rPr>
              <w:rFonts w:hint="eastAsia"/>
            </w:rPr>
            <w:delText>升起</w:delText>
          </w:r>
        </w:del>
      </w:ins>
      <w:ins w:id="18898" w:author="Administrator" w:date="2019-05-27T01:35:00Z">
        <w:del w:id="18899" w:author="簡新佳" w:date="2019-05-27T20:38:00Z">
          <w:r w:rsidDel="00704D0D">
            <w:rPr>
              <w:rFonts w:hint="eastAsia"/>
            </w:rPr>
            <w:delText>意</w:delText>
          </w:r>
        </w:del>
        <w:r>
          <w:rPr>
            <w:rFonts w:hint="eastAsia"/>
          </w:rPr>
          <w:t>。</w:t>
        </w:r>
      </w:ins>
    </w:p>
    <w:p w:rsidR="000F0075" w:rsidRDefault="003F440D">
      <w:pPr>
        <w:pStyle w:val="12"/>
        <w:spacing w:after="240"/>
        <w:ind w:leftChars="0" w:left="0"/>
        <w:rPr>
          <w:ins w:id="18900" w:author="Administrator" w:date="2019-05-27T01:35:00Z"/>
          <w:del w:id="18901" w:author="簡新佳" w:date="2019-05-27T21:14:00Z"/>
        </w:rPr>
        <w:pPrChange w:id="18902" w:author="Administrator" w:date="2019-05-26T23:02:00Z">
          <w:pPr>
            <w:pStyle w:val="12"/>
            <w:numPr>
              <w:numId w:val="1"/>
            </w:numPr>
            <w:spacing w:after="240"/>
            <w:ind w:leftChars="0" w:left="360" w:hanging="360"/>
            <w:outlineLvl w:val="0"/>
          </w:pPr>
        </w:pPrChange>
      </w:pPr>
      <w:ins w:id="18903" w:author="龍 Chris" w:date="2019-06-06T21:44:00Z">
        <w:r>
          <w:rPr>
            <w:rFonts w:hint="eastAsia"/>
          </w:rPr>
          <w:t>「不成，我得想辦法快點築基，在這險境，唯有提升自己實力，才有機會活下去。」</w:t>
        </w:r>
      </w:ins>
      <w:ins w:id="18904" w:author="簡新佳" w:date="2019-05-27T21:14:00Z">
        <w:r w:rsidR="00B85F95">
          <w:rPr>
            <w:rFonts w:hint="eastAsia"/>
          </w:rPr>
          <w:t>他的眼眸中</w:t>
        </w:r>
      </w:ins>
      <w:ins w:id="18905" w:author="龍 Chris" w:date="2019-06-06T21:42:00Z">
        <w:r>
          <w:rPr>
            <w:rFonts w:hint="eastAsia"/>
          </w:rPr>
          <w:t>漸漸露出</w:t>
        </w:r>
      </w:ins>
      <w:ins w:id="18906" w:author="簡新佳" w:date="2019-05-27T21:14:00Z">
        <w:del w:id="18907" w:author="龍 Chris" w:date="2019-06-06T21:42:00Z">
          <w:r w:rsidR="00B85F95" w:rsidDel="003F440D">
            <w:rPr>
              <w:rFonts w:hint="eastAsia"/>
            </w:rPr>
            <w:delText>閃過</w:delText>
          </w:r>
        </w:del>
        <w:r w:rsidR="00B85F95">
          <w:rPr>
            <w:rFonts w:hint="eastAsia"/>
          </w:rPr>
          <w:t>一絲堅定，</w:t>
        </w:r>
      </w:ins>
      <w:ins w:id="18908" w:author="龍 Chris" w:date="2019-06-06T21:42:00Z">
        <w:r>
          <w:rPr>
            <w:rFonts w:hint="eastAsia"/>
          </w:rPr>
          <w:t>穩定心情</w:t>
        </w:r>
      </w:ins>
      <w:ins w:id="18909" w:author="簡新佳" w:date="2019-05-27T21:14:00Z">
        <w:r w:rsidR="00B85F95">
          <w:rPr>
            <w:rFonts w:hint="eastAsia"/>
          </w:rPr>
          <w:t>努力讓自己恢復速度更快一些，</w:t>
        </w:r>
      </w:ins>
    </w:p>
    <w:p w:rsidR="000F0075" w:rsidRDefault="00AA5688">
      <w:pPr>
        <w:pStyle w:val="12"/>
        <w:spacing w:after="240"/>
        <w:ind w:leftChars="0" w:left="0"/>
        <w:rPr>
          <w:ins w:id="18910" w:author="Administrator" w:date="2019-05-27T01:36:00Z"/>
          <w:del w:id="18911" w:author="龍 Chris" w:date="2019-06-06T21:44:00Z"/>
        </w:rPr>
        <w:pPrChange w:id="18912" w:author="龍 Chris" w:date="2019-06-06T21:44:00Z">
          <w:pPr>
            <w:pStyle w:val="12"/>
            <w:numPr>
              <w:numId w:val="1"/>
            </w:numPr>
            <w:spacing w:after="240"/>
            <w:ind w:leftChars="0" w:left="360" w:hanging="360"/>
            <w:outlineLvl w:val="0"/>
          </w:pPr>
        </w:pPrChange>
      </w:pPr>
      <w:ins w:id="18913" w:author="Administrator" w:date="2019-05-27T01:35:00Z">
        <w:del w:id="18914" w:author="龍 Chris" w:date="2019-06-06T21:44:00Z">
          <w:r w:rsidDel="003F440D">
            <w:rPr>
              <w:rFonts w:hint="eastAsia"/>
            </w:rPr>
            <w:delText>「不成，我得想辦法快點築基，在這險境，唯有提升自己實力，才有機會活下去。</w:delText>
          </w:r>
        </w:del>
      </w:ins>
      <w:ins w:id="18915" w:author="Administrator" w:date="2019-05-27T01:36:00Z">
        <w:del w:id="18916" w:author="龍 Chris" w:date="2019-06-06T21:44:00Z">
          <w:r w:rsidDel="003F440D">
            <w:rPr>
              <w:rFonts w:hint="eastAsia"/>
            </w:rPr>
            <w:delText>」</w:delText>
          </w:r>
        </w:del>
      </w:ins>
    </w:p>
    <w:p w:rsidR="000F0075" w:rsidRDefault="00704D0D">
      <w:pPr>
        <w:pStyle w:val="12"/>
        <w:spacing w:after="240"/>
        <w:ind w:leftChars="0" w:left="0"/>
        <w:rPr>
          <w:ins w:id="18917" w:author="簡新佳" w:date="2019-05-27T21:15:00Z"/>
        </w:rPr>
        <w:pPrChange w:id="18918" w:author="龍 Chris" w:date="2019-06-06T21:44:00Z">
          <w:pPr>
            <w:pStyle w:val="12"/>
            <w:numPr>
              <w:numId w:val="1"/>
            </w:numPr>
            <w:spacing w:after="240"/>
            <w:ind w:leftChars="0" w:left="360" w:hanging="360"/>
            <w:outlineLvl w:val="0"/>
          </w:pPr>
        </w:pPrChange>
      </w:pPr>
      <w:ins w:id="18919" w:author="簡新佳" w:date="2019-05-27T20:38:00Z">
        <w:r>
          <w:rPr>
            <w:rFonts w:hint="eastAsia"/>
          </w:rPr>
          <w:t>在看過仙皇跟鴟龜一戰之後，李龍飛</w:t>
        </w:r>
      </w:ins>
      <w:ins w:id="18920" w:author="簡新佳" w:date="2019-05-27T20:39:00Z">
        <w:r>
          <w:rPr>
            <w:rFonts w:hint="eastAsia"/>
          </w:rPr>
          <w:t>心底並沒有因此升起無力感，反而</w:t>
        </w:r>
      </w:ins>
      <w:ins w:id="18921" w:author="簡新佳" w:date="2019-05-27T20:45:00Z">
        <w:r>
          <w:rPr>
            <w:rFonts w:hint="eastAsia"/>
          </w:rPr>
          <w:t>激起了濃濃的豪情萬丈。</w:t>
        </w:r>
      </w:ins>
    </w:p>
    <w:p w:rsidR="000F0075" w:rsidRDefault="00B85F95">
      <w:pPr>
        <w:pStyle w:val="12"/>
        <w:spacing w:after="240"/>
        <w:ind w:leftChars="0" w:left="0"/>
        <w:rPr>
          <w:ins w:id="18922" w:author="簡新佳" w:date="2019-05-27T20:45:00Z"/>
        </w:rPr>
        <w:pPrChange w:id="18923" w:author="Administrator" w:date="2019-05-26T23:02:00Z">
          <w:pPr>
            <w:pStyle w:val="12"/>
            <w:numPr>
              <w:numId w:val="1"/>
            </w:numPr>
            <w:spacing w:after="240"/>
            <w:ind w:leftChars="0" w:left="360" w:hanging="360"/>
            <w:outlineLvl w:val="0"/>
          </w:pPr>
        </w:pPrChange>
      </w:pPr>
      <w:ins w:id="18924" w:author="簡新佳" w:date="2019-05-27T21:15:00Z">
        <w:r>
          <w:rPr>
            <w:rFonts w:hint="eastAsia"/>
          </w:rPr>
          <w:t>在逃進山水界前的</w:t>
        </w:r>
      </w:ins>
      <w:ins w:id="18925" w:author="龍 Chris" w:date="2019-06-06T21:46:00Z">
        <w:r w:rsidR="003F440D">
          <w:rPr>
            <w:rFonts w:hint="eastAsia"/>
          </w:rPr>
          <w:t>前</w:t>
        </w:r>
      </w:ins>
      <w:ins w:id="18926" w:author="簡新佳" w:date="2019-05-27T21:15:00Z">
        <w:del w:id="18927" w:author="龍 Chris" w:date="2019-06-06T21:46:00Z">
          <w:r w:rsidDel="003F440D">
            <w:rPr>
              <w:rFonts w:hint="eastAsia"/>
            </w:rPr>
            <w:delText>那</w:delText>
          </w:r>
        </w:del>
        <w:r>
          <w:rPr>
            <w:rFonts w:hint="eastAsia"/>
          </w:rPr>
          <w:t>一刻，他其實是</w:t>
        </w:r>
      </w:ins>
      <w:ins w:id="18928" w:author="簡新佳" w:date="2019-05-27T21:16:00Z">
        <w:r>
          <w:rPr>
            <w:rFonts w:hint="eastAsia"/>
          </w:rPr>
          <w:t>嘴角上揚的。</w:t>
        </w:r>
      </w:ins>
    </w:p>
    <w:p w:rsidR="000F0075" w:rsidRDefault="00704D0D">
      <w:pPr>
        <w:pStyle w:val="12"/>
        <w:spacing w:after="240"/>
        <w:ind w:leftChars="0" w:left="0"/>
        <w:rPr>
          <w:ins w:id="18929" w:author="簡新佳" w:date="2019-05-27T20:46:00Z"/>
        </w:rPr>
        <w:pPrChange w:id="18930" w:author="Administrator" w:date="2019-05-26T23:02:00Z">
          <w:pPr>
            <w:pStyle w:val="12"/>
            <w:numPr>
              <w:numId w:val="1"/>
            </w:numPr>
            <w:spacing w:after="240"/>
            <w:ind w:leftChars="0" w:left="360" w:hanging="360"/>
            <w:outlineLvl w:val="0"/>
          </w:pPr>
        </w:pPrChange>
      </w:pPr>
      <w:ins w:id="18931" w:author="簡新佳" w:date="2019-05-27T20:45:00Z">
        <w:r>
          <w:rPr>
            <w:rFonts w:hint="eastAsia"/>
          </w:rPr>
          <w:t>在那之前，他以報殺父之仇為目標，心中只是希望有朝</w:t>
        </w:r>
      </w:ins>
      <w:ins w:id="18932" w:author="簡新佳" w:date="2019-05-27T20:46:00Z">
        <w:r>
          <w:rPr>
            <w:rFonts w:hint="eastAsia"/>
          </w:rPr>
          <w:t>一日，可以手刃仇人，並將父親復活。</w:t>
        </w:r>
      </w:ins>
    </w:p>
    <w:p w:rsidR="000F0075" w:rsidRDefault="00B85F95">
      <w:pPr>
        <w:pStyle w:val="12"/>
        <w:spacing w:after="240"/>
        <w:ind w:leftChars="0" w:left="0"/>
        <w:rPr>
          <w:ins w:id="18933" w:author="簡新佳" w:date="2019-05-27T21:17:00Z"/>
        </w:rPr>
        <w:pPrChange w:id="18934" w:author="Administrator" w:date="2019-05-26T23:02:00Z">
          <w:pPr>
            <w:pStyle w:val="12"/>
            <w:numPr>
              <w:numId w:val="1"/>
            </w:numPr>
            <w:spacing w:after="240"/>
            <w:ind w:leftChars="0" w:left="360" w:hanging="360"/>
            <w:outlineLvl w:val="0"/>
          </w:pPr>
        </w:pPrChange>
      </w:pPr>
      <w:ins w:id="18935" w:author="簡新佳" w:date="2019-05-27T21:16:00Z">
        <w:r>
          <w:rPr>
            <w:rFonts w:hint="eastAsia"/>
          </w:rPr>
          <w:t>可所有人都告訴他這</w:t>
        </w:r>
      </w:ins>
      <w:ins w:id="18936" w:author="簡新佳" w:date="2019-05-27T21:17:00Z">
        <w:r>
          <w:rPr>
            <w:rFonts w:hint="eastAsia"/>
          </w:rPr>
          <w:t>不可行，這辦不到。</w:t>
        </w:r>
      </w:ins>
    </w:p>
    <w:p w:rsidR="000F0075" w:rsidRDefault="00B85F95">
      <w:pPr>
        <w:pStyle w:val="12"/>
        <w:spacing w:after="240"/>
        <w:ind w:leftChars="0" w:left="0"/>
        <w:rPr>
          <w:ins w:id="18937" w:author="簡新佳" w:date="2019-05-27T21:18:00Z"/>
        </w:rPr>
        <w:pPrChange w:id="18938" w:author="Administrator" w:date="2019-05-26T23:02:00Z">
          <w:pPr>
            <w:pStyle w:val="12"/>
            <w:numPr>
              <w:numId w:val="1"/>
            </w:numPr>
            <w:spacing w:after="240"/>
            <w:ind w:leftChars="0" w:left="360" w:hanging="360"/>
            <w:outlineLvl w:val="0"/>
          </w:pPr>
        </w:pPrChange>
      </w:pPr>
      <w:ins w:id="18939" w:author="簡新佳" w:date="2019-05-27T21:17:00Z">
        <w:r>
          <w:rPr>
            <w:rFonts w:hint="eastAsia"/>
          </w:rPr>
          <w:t>雖然他始終沒有放棄，但心底卻有個小小的聲音，不斷地詢問他，</w:t>
        </w:r>
      </w:ins>
    </w:p>
    <w:p w:rsidR="000F0075" w:rsidRDefault="00B85F95">
      <w:pPr>
        <w:pStyle w:val="12"/>
        <w:spacing w:after="240"/>
        <w:ind w:leftChars="0" w:left="0"/>
        <w:rPr>
          <w:ins w:id="18940" w:author="簡新佳" w:date="2019-05-27T21:17:00Z"/>
        </w:rPr>
        <w:pPrChange w:id="18941" w:author="Administrator" w:date="2019-05-26T23:02:00Z">
          <w:pPr>
            <w:pStyle w:val="12"/>
            <w:numPr>
              <w:numId w:val="1"/>
            </w:numPr>
            <w:spacing w:after="240"/>
            <w:ind w:leftChars="0" w:left="360" w:hanging="360"/>
            <w:outlineLvl w:val="0"/>
          </w:pPr>
        </w:pPrChange>
      </w:pPr>
      <w:ins w:id="18942" w:author="簡新佳" w:date="2019-05-27T21:17:00Z">
        <w:r>
          <w:rPr>
            <w:rFonts w:hint="eastAsia"/>
          </w:rPr>
          <w:t>「真的可以嗎？</w:t>
        </w:r>
      </w:ins>
      <w:ins w:id="18943" w:author="簡新佳" w:date="2019-05-27T21:18:00Z">
        <w:r>
          <w:rPr>
            <w:rFonts w:hint="eastAsia"/>
          </w:rPr>
          <w:t>」</w:t>
        </w:r>
      </w:ins>
    </w:p>
    <w:p w:rsidR="006818EB" w:rsidRDefault="00B85F95">
      <w:pPr>
        <w:pStyle w:val="12"/>
        <w:spacing w:after="240"/>
        <w:ind w:leftChars="0" w:left="0"/>
        <w:rPr>
          <w:ins w:id="18944" w:author="龍 Chris" w:date="2019-06-06T21:46:00Z"/>
        </w:rPr>
      </w:pPr>
      <w:ins w:id="18945" w:author="簡新佳" w:date="2019-05-27T21:17:00Z">
        <w:r>
          <w:rPr>
            <w:rFonts w:hint="eastAsia"/>
          </w:rPr>
          <w:t>「真的能把爹爹</w:t>
        </w:r>
      </w:ins>
      <w:ins w:id="18946" w:author="簡新佳" w:date="2019-05-27T21:18:00Z">
        <w:r>
          <w:rPr>
            <w:rFonts w:hint="eastAsia"/>
          </w:rPr>
          <w:t>救回來嗎？」</w:t>
        </w:r>
      </w:ins>
    </w:p>
    <w:p w:rsidR="000F0075" w:rsidRDefault="003F440D">
      <w:pPr>
        <w:pStyle w:val="12"/>
        <w:spacing w:after="240"/>
        <w:ind w:leftChars="0" w:left="0"/>
        <w:rPr>
          <w:ins w:id="18947" w:author="簡新佳" w:date="2019-05-27T21:18:00Z"/>
        </w:rPr>
        <w:pPrChange w:id="18948" w:author="Administrator" w:date="2019-05-26T23:02:00Z">
          <w:pPr>
            <w:pStyle w:val="12"/>
            <w:numPr>
              <w:numId w:val="1"/>
            </w:numPr>
            <w:spacing w:after="240"/>
            <w:ind w:leftChars="0" w:left="360" w:hanging="360"/>
            <w:outlineLvl w:val="0"/>
          </w:pPr>
        </w:pPrChange>
      </w:pPr>
      <w:ins w:id="18949" w:author="龍 Chris" w:date="2019-06-06T21:46:00Z">
        <w:r>
          <w:rPr>
            <w:rFonts w:hint="eastAsia"/>
          </w:rPr>
          <w:t>這</w:t>
        </w:r>
      </w:ins>
      <w:ins w:id="18950" w:author="龍 Chris" w:date="2019-06-06T21:49:00Z">
        <w:r>
          <w:rPr>
            <w:rFonts w:hint="eastAsia"/>
          </w:rPr>
          <w:t>也</w:t>
        </w:r>
      </w:ins>
      <w:ins w:id="18951" w:author="龍 Chris" w:date="2019-06-06T21:46:00Z">
        <w:r>
          <w:rPr>
            <w:rFonts w:hint="eastAsia"/>
          </w:rPr>
          <w:t>不能怪他心志不堅，</w:t>
        </w:r>
      </w:ins>
      <w:ins w:id="18952" w:author="龍 Chris" w:date="2019-06-06T21:47:00Z">
        <w:r>
          <w:rPr>
            <w:rFonts w:hint="eastAsia"/>
          </w:rPr>
          <w:t>而是越是在修</w:t>
        </w:r>
      </w:ins>
      <w:ins w:id="18953" w:author="龍 Chris" w:date="2019-06-06T21:48:00Z">
        <w:r>
          <w:rPr>
            <w:rFonts w:hint="eastAsia"/>
          </w:rPr>
          <w:t>仙界打滾，越是發現自己的渺小，同時也明白天道的不可逆。</w:t>
        </w:r>
      </w:ins>
    </w:p>
    <w:p w:rsidR="006818EB" w:rsidRDefault="003F440D">
      <w:pPr>
        <w:pStyle w:val="12"/>
        <w:spacing w:after="240"/>
        <w:ind w:leftChars="0" w:left="0"/>
        <w:rPr>
          <w:ins w:id="18954" w:author="龍 Chris" w:date="2019-06-06T21:49:00Z"/>
        </w:rPr>
      </w:pPr>
      <w:ins w:id="18955" w:author="龍 Chris" w:date="2019-06-06T21:49:00Z">
        <w:r>
          <w:rPr>
            <w:rFonts w:hint="eastAsia"/>
          </w:rPr>
          <w:lastRenderedPageBreak/>
          <w:t>但</w:t>
        </w:r>
      </w:ins>
      <w:ins w:id="18956" w:author="簡新佳" w:date="2019-05-27T20:46:00Z">
        <w:del w:id="18957" w:author="龍 Chris" w:date="2019-06-06T21:49:00Z">
          <w:r w:rsidR="00704D0D" w:rsidDel="003F440D">
            <w:rPr>
              <w:rFonts w:hint="eastAsia"/>
            </w:rPr>
            <w:delText>而</w:delText>
          </w:r>
        </w:del>
      </w:ins>
      <w:ins w:id="18958" w:author="簡新佳" w:date="2019-05-27T21:12:00Z">
        <w:del w:id="18959" w:author="龍 Chris" w:date="2019-06-06T21:49:00Z">
          <w:r w:rsidR="00B85F95" w:rsidDel="003F440D">
            <w:rPr>
              <w:rFonts w:hint="eastAsia"/>
            </w:rPr>
            <w:delText>在</w:delText>
          </w:r>
        </w:del>
      </w:ins>
      <w:ins w:id="18960" w:author="簡新佳" w:date="2019-05-27T21:18:00Z">
        <w:r w:rsidR="00B85F95">
          <w:rPr>
            <w:rFonts w:hint="eastAsia"/>
          </w:rPr>
          <w:t>見到鴟龜那驚天動地的</w:t>
        </w:r>
      </w:ins>
      <w:ins w:id="18961" w:author="簡新佳" w:date="2019-05-27T21:19:00Z">
        <w:r w:rsidR="00B85F95">
          <w:rPr>
            <w:rFonts w:hint="eastAsia"/>
          </w:rPr>
          <w:t>龐大身影</w:t>
        </w:r>
      </w:ins>
      <w:ins w:id="18962" w:author="簡新佳" w:date="2019-05-27T21:20:00Z">
        <w:r w:rsidR="00B85F95">
          <w:rPr>
            <w:rFonts w:hint="eastAsia"/>
          </w:rPr>
          <w:t>，翻天覆地的力量後</w:t>
        </w:r>
      </w:ins>
      <w:ins w:id="18963" w:author="簡新佳" w:date="2019-05-27T21:19:00Z">
        <w:r w:rsidR="00B85F95">
          <w:rPr>
            <w:rFonts w:hint="eastAsia"/>
          </w:rPr>
          <w:t>，他為之震驚，也不知為何有一些小小</w:t>
        </w:r>
      </w:ins>
      <w:ins w:id="18964" w:author="簡新佳" w:date="2019-05-27T21:48:00Z">
        <w:r w:rsidR="00426EE4">
          <w:rPr>
            <w:rFonts w:hint="eastAsia"/>
          </w:rPr>
          <w:t>的期盼</w:t>
        </w:r>
      </w:ins>
      <w:ins w:id="18965" w:author="簡新佳" w:date="2019-05-27T21:19:00Z">
        <w:r w:rsidR="00B85F95">
          <w:rPr>
            <w:rFonts w:hint="eastAsia"/>
          </w:rPr>
          <w:t>。</w:t>
        </w:r>
      </w:ins>
    </w:p>
    <w:p w:rsidR="000F0075" w:rsidRDefault="003F440D">
      <w:pPr>
        <w:pStyle w:val="12"/>
        <w:spacing w:after="240"/>
        <w:ind w:leftChars="0" w:left="0"/>
        <w:rPr>
          <w:ins w:id="18966" w:author="簡新佳" w:date="2019-05-27T21:19:00Z"/>
        </w:rPr>
        <w:pPrChange w:id="18967" w:author="Administrator" w:date="2019-05-26T23:02:00Z">
          <w:pPr>
            <w:pStyle w:val="12"/>
            <w:numPr>
              <w:numId w:val="1"/>
            </w:numPr>
            <w:spacing w:after="240"/>
            <w:ind w:leftChars="0" w:left="360" w:hanging="360"/>
            <w:outlineLvl w:val="0"/>
          </w:pPr>
        </w:pPrChange>
      </w:pPr>
      <w:ins w:id="18968" w:author="龍 Chris" w:date="2019-06-06T21:49:00Z">
        <w:r>
          <w:rPr>
            <w:rFonts w:hint="eastAsia"/>
          </w:rPr>
          <w:t>「如</w:t>
        </w:r>
      </w:ins>
      <w:ins w:id="18969" w:author="龍 Chris" w:date="2019-06-06T21:50:00Z">
        <w:r>
          <w:rPr>
            <w:rFonts w:hint="eastAsia"/>
          </w:rPr>
          <w:t>果我也擁有這樣的力量，也許就有機會救回爹爹了！」</w:t>
        </w:r>
      </w:ins>
    </w:p>
    <w:p w:rsidR="000F0075" w:rsidRDefault="00B85F95">
      <w:pPr>
        <w:pStyle w:val="12"/>
        <w:spacing w:after="240"/>
        <w:ind w:leftChars="0" w:left="0"/>
        <w:rPr>
          <w:ins w:id="18970" w:author="簡新佳" w:date="2019-05-27T21:49:00Z"/>
        </w:rPr>
        <w:pPrChange w:id="18971" w:author="Administrator" w:date="2019-05-26T23:02:00Z">
          <w:pPr>
            <w:pStyle w:val="12"/>
            <w:numPr>
              <w:numId w:val="1"/>
            </w:numPr>
            <w:spacing w:after="240"/>
            <w:ind w:leftChars="0" w:left="360" w:hanging="360"/>
            <w:outlineLvl w:val="0"/>
          </w:pPr>
        </w:pPrChange>
      </w:pPr>
      <w:ins w:id="18972" w:author="簡新佳" w:date="2019-05-27T21:19:00Z">
        <w:r>
          <w:rPr>
            <w:rFonts w:hint="eastAsia"/>
          </w:rPr>
          <w:t>跟著，仙皇的出現，更是以一己之力，</w:t>
        </w:r>
      </w:ins>
      <w:ins w:id="18973" w:author="簡新佳" w:date="2019-05-27T21:21:00Z">
        <w:r>
          <w:rPr>
            <w:rFonts w:hint="eastAsia"/>
          </w:rPr>
          <w:t>反正</w:t>
        </w:r>
      </w:ins>
      <w:ins w:id="18974" w:author="簡新佳" w:date="2019-05-27T21:20:00Z">
        <w:r>
          <w:rPr>
            <w:rFonts w:hint="eastAsia"/>
          </w:rPr>
          <w:t>撥亂，</w:t>
        </w:r>
      </w:ins>
      <w:ins w:id="18975" w:author="簡新佳" w:date="2019-05-27T21:48:00Z">
        <w:r w:rsidR="00426EE4">
          <w:rPr>
            <w:rFonts w:hint="eastAsia"/>
          </w:rPr>
          <w:t>那和鴟龜</w:t>
        </w:r>
      </w:ins>
      <w:ins w:id="18976" w:author="簡新佳" w:date="2019-05-27T21:49:00Z">
        <w:r w:rsidR="00426EE4">
          <w:rPr>
            <w:rFonts w:hint="eastAsia"/>
          </w:rPr>
          <w:t>龐大身軀</w:t>
        </w:r>
      </w:ins>
      <w:ins w:id="18977" w:author="簡新佳" w:date="2019-05-27T21:21:00Z">
        <w:r>
          <w:rPr>
            <w:rFonts w:hint="eastAsia"/>
          </w:rPr>
          <w:t>不成比例的身形，</w:t>
        </w:r>
      </w:ins>
      <w:ins w:id="18978" w:author="簡新佳" w:date="2019-05-27T21:49:00Z">
        <w:r w:rsidR="00426EE4">
          <w:rPr>
            <w:rFonts w:hint="eastAsia"/>
          </w:rPr>
          <w:t>卻能</w:t>
        </w:r>
      </w:ins>
      <w:ins w:id="18979" w:author="簡新佳" w:date="2019-05-27T21:21:00Z">
        <w:r>
          <w:rPr>
            <w:rFonts w:hint="eastAsia"/>
          </w:rPr>
          <w:t>將鴟龜</w:t>
        </w:r>
      </w:ins>
      <w:ins w:id="18980" w:author="簡新佳" w:date="2019-05-27T21:22:00Z">
        <w:r>
          <w:rPr>
            <w:rFonts w:hint="eastAsia"/>
          </w:rPr>
          <w:t>鎮壓得</w:t>
        </w:r>
      </w:ins>
      <w:ins w:id="18981" w:author="簡新佳" w:date="2019-05-27T21:49:00Z">
        <w:r w:rsidR="00426EE4">
          <w:rPr>
            <w:rFonts w:hint="eastAsia"/>
          </w:rPr>
          <w:t>差點喘不過氣來。</w:t>
        </w:r>
      </w:ins>
    </w:p>
    <w:p w:rsidR="000F0075" w:rsidRDefault="00426EE4">
      <w:pPr>
        <w:pStyle w:val="12"/>
        <w:spacing w:after="240"/>
        <w:ind w:leftChars="0" w:left="0"/>
        <w:rPr>
          <w:ins w:id="18982" w:author="簡新佳" w:date="2019-05-27T21:49:00Z"/>
        </w:rPr>
        <w:pPrChange w:id="18983" w:author="Administrator" w:date="2019-05-26T23:02:00Z">
          <w:pPr>
            <w:pStyle w:val="12"/>
            <w:numPr>
              <w:numId w:val="1"/>
            </w:numPr>
            <w:spacing w:after="240"/>
            <w:ind w:leftChars="0" w:left="360" w:hanging="360"/>
            <w:outlineLvl w:val="0"/>
          </w:pPr>
        </w:pPrChange>
      </w:pPr>
      <w:ins w:id="18984" w:author="簡新佳" w:date="2019-05-27T21:49:00Z">
        <w:r>
          <w:rPr>
            <w:rFonts w:hint="eastAsia"/>
          </w:rPr>
          <w:t>這一切的一切，在李龍飛眼裡，展現出了一個新的世界，新的高度。</w:t>
        </w:r>
      </w:ins>
    </w:p>
    <w:p w:rsidR="000F0075" w:rsidRDefault="00426EE4">
      <w:pPr>
        <w:pStyle w:val="12"/>
        <w:spacing w:after="240"/>
        <w:ind w:leftChars="0" w:left="0"/>
        <w:rPr>
          <w:ins w:id="18985" w:author="簡新佳" w:date="2019-05-27T21:51:00Z"/>
        </w:rPr>
        <w:pPrChange w:id="18986" w:author="Administrator" w:date="2019-05-26T23:02:00Z">
          <w:pPr>
            <w:pStyle w:val="12"/>
            <w:numPr>
              <w:numId w:val="1"/>
            </w:numPr>
            <w:spacing w:after="240"/>
            <w:ind w:leftChars="0" w:left="360" w:hanging="360"/>
            <w:outlineLvl w:val="0"/>
          </w:pPr>
        </w:pPrChange>
      </w:pPr>
      <w:ins w:id="18987" w:author="簡新佳" w:date="2019-05-27T21:49:00Z">
        <w:r>
          <w:rPr>
            <w:rFonts w:hint="eastAsia"/>
          </w:rPr>
          <w:t>因此，當他發現自</w:t>
        </w:r>
      </w:ins>
      <w:ins w:id="18988" w:author="簡新佳" w:date="2019-05-27T21:50:00Z">
        <w:r>
          <w:rPr>
            <w:rFonts w:hint="eastAsia"/>
          </w:rPr>
          <w:t>己身處的靈山所在地終究免不了被潑及遭殃時，他毅然而然決定拿出梵天石，踏入山水界裡，以九死一生的試煉，爭取</w:t>
        </w:r>
      </w:ins>
      <w:ins w:id="18989" w:author="簡新佳" w:date="2019-05-27T21:51:00Z">
        <w:r>
          <w:rPr>
            <w:rFonts w:hint="eastAsia"/>
          </w:rPr>
          <w:t>那一絲活下來的可能性。</w:t>
        </w:r>
      </w:ins>
    </w:p>
    <w:p w:rsidR="000F0075" w:rsidRDefault="00426EE4">
      <w:pPr>
        <w:pStyle w:val="12"/>
        <w:spacing w:after="240"/>
        <w:ind w:leftChars="0" w:left="0"/>
        <w:rPr>
          <w:ins w:id="18990" w:author="簡新佳" w:date="2019-05-27T21:52:00Z"/>
        </w:rPr>
        <w:pPrChange w:id="18991" w:author="Administrator" w:date="2019-05-26T23:02:00Z">
          <w:pPr>
            <w:pStyle w:val="12"/>
            <w:numPr>
              <w:numId w:val="1"/>
            </w:numPr>
            <w:spacing w:after="240"/>
            <w:ind w:leftChars="0" w:left="360" w:hanging="360"/>
            <w:outlineLvl w:val="0"/>
          </w:pPr>
        </w:pPrChange>
      </w:pPr>
      <w:ins w:id="18992" w:author="簡新佳" w:date="2019-05-27T21:51:00Z">
        <w:r>
          <w:rPr>
            <w:rFonts w:hint="eastAsia"/>
          </w:rPr>
          <w:t>而那可能性，</w:t>
        </w:r>
      </w:ins>
      <w:ins w:id="18993" w:author="簡新佳" w:date="2019-05-27T21:52:00Z">
        <w:r>
          <w:rPr>
            <w:rFonts w:hint="eastAsia"/>
          </w:rPr>
          <w:t>他堅信，仙皇可以，他也可以。</w:t>
        </w:r>
      </w:ins>
    </w:p>
    <w:p w:rsidR="000F0075" w:rsidRDefault="00426EE4">
      <w:pPr>
        <w:pStyle w:val="12"/>
        <w:spacing w:after="240"/>
        <w:ind w:leftChars="0" w:left="0"/>
        <w:rPr>
          <w:ins w:id="18994" w:author="簡新佳" w:date="2019-05-27T21:55:00Z"/>
        </w:rPr>
        <w:pPrChange w:id="18995" w:author="Administrator" w:date="2019-05-26T23:02:00Z">
          <w:pPr>
            <w:pStyle w:val="12"/>
            <w:numPr>
              <w:numId w:val="1"/>
            </w:numPr>
            <w:spacing w:after="240"/>
            <w:ind w:leftChars="0" w:left="360" w:hanging="360"/>
            <w:outlineLvl w:val="0"/>
          </w:pPr>
        </w:pPrChange>
      </w:pPr>
      <w:ins w:id="18996" w:author="簡新佳" w:date="2019-05-27T21:52:00Z">
        <w:r>
          <w:rPr>
            <w:rFonts w:hint="eastAsia"/>
          </w:rPr>
          <w:t>回到現</w:t>
        </w:r>
      </w:ins>
      <w:ins w:id="18997" w:author="龍 Chris" w:date="2019-06-06T21:50:00Z">
        <w:r w:rsidR="00C46826">
          <w:rPr>
            <w:rFonts w:hint="eastAsia"/>
          </w:rPr>
          <w:t>在</w:t>
        </w:r>
      </w:ins>
      <w:ins w:id="18998" w:author="簡新佳" w:date="2019-05-27T21:52:00Z">
        <w:del w:id="18999" w:author="龍 Chris" w:date="2019-06-06T21:50:00Z">
          <w:r w:rsidDel="00C46826">
            <w:rPr>
              <w:rFonts w:hint="eastAsia"/>
            </w:rPr>
            <w:delText>實</w:delText>
          </w:r>
        </w:del>
        <w:r>
          <w:rPr>
            <w:rFonts w:hint="eastAsia"/>
          </w:rPr>
          <w:t>，身處在這詭異的世界之中，李龍飛並不清楚這次的試煉</w:t>
        </w:r>
      </w:ins>
      <w:ins w:id="19000" w:author="簡新佳" w:date="2019-05-27T21:53:00Z">
        <w:r>
          <w:rPr>
            <w:rFonts w:hint="eastAsia"/>
          </w:rPr>
          <w:t>是甚麼，不過他記得</w:t>
        </w:r>
      </w:ins>
      <w:ins w:id="19001" w:author="簡新佳" w:date="2019-05-27T21:55:00Z">
        <w:r w:rsidR="00C303CE">
          <w:rPr>
            <w:rFonts w:hint="eastAsia"/>
          </w:rPr>
          <w:t>上一次的試煉，是萬萬年的無盡黑暗，那麼，比較起來，這次的試煉，</w:t>
        </w:r>
        <w:del w:id="19002" w:author="龍 Chris" w:date="2019-06-06T21:51:00Z">
          <w:r w:rsidR="00C303CE" w:rsidDel="00C46826">
            <w:rPr>
              <w:rFonts w:hint="eastAsia"/>
            </w:rPr>
            <w:delText>似乎簡單得多</w:delText>
          </w:r>
        </w:del>
      </w:ins>
      <w:ins w:id="19003" w:author="龍 Chris" w:date="2019-06-06T21:51:00Z">
        <w:r w:rsidR="00C46826">
          <w:rPr>
            <w:rFonts w:hint="eastAsia"/>
          </w:rPr>
          <w:t>似乎也還算可以</w:t>
        </w:r>
      </w:ins>
      <w:ins w:id="19004" w:author="簡新佳" w:date="2019-05-27T21:55:00Z">
        <w:r w:rsidR="00C303CE">
          <w:rPr>
            <w:rFonts w:hint="eastAsia"/>
          </w:rPr>
          <w:t>？</w:t>
        </w:r>
      </w:ins>
    </w:p>
    <w:p w:rsidR="000F0075" w:rsidRDefault="00C303CE">
      <w:pPr>
        <w:pStyle w:val="12"/>
        <w:spacing w:after="240"/>
        <w:ind w:leftChars="0" w:left="0"/>
        <w:rPr>
          <w:ins w:id="19005" w:author="簡新佳" w:date="2019-05-27T21:56:00Z"/>
        </w:rPr>
        <w:pPrChange w:id="19006" w:author="Administrator" w:date="2019-05-26T23:02:00Z">
          <w:pPr>
            <w:pStyle w:val="12"/>
            <w:numPr>
              <w:numId w:val="1"/>
            </w:numPr>
            <w:spacing w:after="240"/>
            <w:ind w:leftChars="0" w:left="360" w:hanging="360"/>
            <w:outlineLvl w:val="0"/>
          </w:pPr>
        </w:pPrChange>
      </w:pPr>
      <w:ins w:id="19007" w:author="簡新佳" w:date="2019-05-27T21:55:00Z">
        <w:r>
          <w:rPr>
            <w:rFonts w:hint="eastAsia"/>
          </w:rPr>
          <w:t>「畢竟</w:t>
        </w:r>
      </w:ins>
      <w:ins w:id="19008" w:author="龍 Chris" w:date="2019-06-06T21:51:00Z">
        <w:r w:rsidR="00C46826">
          <w:rPr>
            <w:rFonts w:hint="eastAsia"/>
          </w:rPr>
          <w:t>不過是些</w:t>
        </w:r>
      </w:ins>
      <w:ins w:id="19009" w:author="簡新佳" w:date="2019-05-27T21:55:00Z">
        <w:del w:id="19010" w:author="龍 Chris" w:date="2019-06-06T21:51:00Z">
          <w:r w:rsidDel="00C46826">
            <w:rPr>
              <w:rFonts w:hint="eastAsia"/>
            </w:rPr>
            <w:delText>這些</w:delText>
          </w:r>
        </w:del>
        <w:r>
          <w:rPr>
            <w:rFonts w:hint="eastAsia"/>
          </w:rPr>
          <w:t>異變</w:t>
        </w:r>
      </w:ins>
      <w:ins w:id="19011" w:author="龍 Chris" w:date="2019-06-06T21:51:00Z">
        <w:r w:rsidR="00C46826">
          <w:rPr>
            <w:rFonts w:hint="eastAsia"/>
          </w:rPr>
          <w:t>妖獸</w:t>
        </w:r>
      </w:ins>
      <w:ins w:id="19012" w:author="簡新佳" w:date="2019-05-27T21:55:00Z">
        <w:del w:id="19013" w:author="龍 Chris" w:date="2019-06-06T21:51:00Z">
          <w:r w:rsidDel="00C46826">
            <w:rPr>
              <w:rFonts w:hint="eastAsia"/>
            </w:rPr>
            <w:delText>兔子</w:delText>
          </w:r>
        </w:del>
        <w:r>
          <w:rPr>
            <w:rFonts w:hint="eastAsia"/>
          </w:rPr>
          <w:t>，</w:t>
        </w:r>
      </w:ins>
      <w:ins w:id="19014" w:author="龍 Chris" w:date="2019-06-06T21:51:00Z">
        <w:r w:rsidR="00C46826">
          <w:rPr>
            <w:rFonts w:hint="eastAsia"/>
          </w:rPr>
          <w:t>我躲著</w:t>
        </w:r>
      </w:ins>
      <w:ins w:id="19015" w:author="龍 Chris" w:date="2019-06-06T21:52:00Z">
        <w:r w:rsidR="00C46826">
          <w:rPr>
            <w:rFonts w:hint="eastAsia"/>
          </w:rPr>
          <w:t>它們</w:t>
        </w:r>
      </w:ins>
      <w:ins w:id="19016" w:author="龍 Chris" w:date="2019-06-06T21:51:00Z">
        <w:r w:rsidR="00C46826">
          <w:rPr>
            <w:rFonts w:hint="eastAsia"/>
          </w:rPr>
          <w:t>點，</w:t>
        </w:r>
      </w:ins>
      <w:ins w:id="19017" w:author="簡新佳" w:date="2019-05-27T21:55:00Z">
        <w:r>
          <w:rPr>
            <w:rFonts w:hint="eastAsia"/>
          </w:rPr>
          <w:t>也</w:t>
        </w:r>
      </w:ins>
      <w:ins w:id="19018" w:author="龍 Chris" w:date="2019-06-06T21:51:00Z">
        <w:r w:rsidR="00C46826">
          <w:rPr>
            <w:rFonts w:hint="eastAsia"/>
          </w:rPr>
          <w:t>就罷了</w:t>
        </w:r>
      </w:ins>
      <w:ins w:id="19019" w:author="簡新佳" w:date="2019-05-27T21:55:00Z">
        <w:del w:id="19020" w:author="龍 Chris" w:date="2019-06-06T21:51:00Z">
          <w:r w:rsidDel="00C46826">
            <w:rPr>
              <w:rFonts w:hint="eastAsia"/>
            </w:rPr>
            <w:delText>沒</w:delText>
          </w:r>
        </w:del>
      </w:ins>
      <w:ins w:id="19021" w:author="簡新佳" w:date="2019-05-27T21:56:00Z">
        <w:del w:id="19022" w:author="龍 Chris" w:date="2019-06-06T21:51:00Z">
          <w:r w:rsidDel="00C46826">
            <w:rPr>
              <w:rFonts w:hint="eastAsia"/>
            </w:rPr>
            <w:delText>甚麼大不了的嘛</w:delText>
          </w:r>
        </w:del>
        <w:r>
          <w:rPr>
            <w:rFonts w:hint="eastAsia"/>
          </w:rPr>
          <w:t>…」</w:t>
        </w:r>
      </w:ins>
      <w:ins w:id="19023" w:author="龍 Chris" w:date="2019-06-06T21:52:00Z">
        <w:r w:rsidR="00C46826">
          <w:rPr>
            <w:rFonts w:hint="eastAsia"/>
          </w:rPr>
          <w:t>李龍飛這樣安慰著自己。</w:t>
        </w:r>
      </w:ins>
    </w:p>
    <w:p w:rsidR="000F0075" w:rsidRDefault="00C46826">
      <w:pPr>
        <w:pStyle w:val="12"/>
        <w:spacing w:after="240"/>
        <w:ind w:leftChars="0" w:left="0"/>
        <w:rPr>
          <w:ins w:id="19024" w:author="簡新佳" w:date="2019-05-27T21:57:00Z"/>
          <w:del w:id="19025" w:author="Administrator" w:date="2019-06-01T20:18:00Z"/>
        </w:rPr>
        <w:pPrChange w:id="19026" w:author="Administrator" w:date="2019-05-26T23:02:00Z">
          <w:pPr>
            <w:pStyle w:val="12"/>
            <w:numPr>
              <w:numId w:val="1"/>
            </w:numPr>
            <w:spacing w:after="240"/>
            <w:ind w:leftChars="0" w:left="360" w:hanging="360"/>
            <w:outlineLvl w:val="0"/>
          </w:pPr>
        </w:pPrChange>
      </w:pPr>
      <w:ins w:id="19027" w:author="龍 Chris" w:date="2019-06-06T21:52:00Z">
        <w:r>
          <w:rPr>
            <w:rFonts w:hint="eastAsia"/>
          </w:rPr>
          <w:t>可他</w:t>
        </w:r>
      </w:ins>
      <w:ins w:id="19028" w:author="簡新佳" w:date="2019-05-27T21:56:00Z">
        <w:del w:id="19029" w:author="龍 Chris" w:date="2019-06-06T21:52:00Z">
          <w:r w:rsidR="00D31085" w:rsidDel="00C46826">
            <w:rPr>
              <w:rFonts w:hint="eastAsia"/>
            </w:rPr>
            <w:delText>李龍飛</w:delText>
          </w:r>
        </w:del>
        <w:r w:rsidR="00D31085">
          <w:rPr>
            <w:rFonts w:hint="eastAsia"/>
          </w:rPr>
          <w:t>心中</w:t>
        </w:r>
      </w:ins>
      <w:ins w:id="19030" w:author="龍 Chris" w:date="2019-06-06T21:52:00Z">
        <w:r>
          <w:rPr>
            <w:rFonts w:hint="eastAsia"/>
          </w:rPr>
          <w:t>的</w:t>
        </w:r>
      </w:ins>
      <w:ins w:id="19031" w:author="簡新佳" w:date="2019-05-27T21:56:00Z">
        <w:r w:rsidR="00D31085">
          <w:rPr>
            <w:rFonts w:hint="eastAsia"/>
          </w:rPr>
          <w:t>話尚未說完，突然地面傳</w:t>
        </w:r>
      </w:ins>
      <w:ins w:id="19032" w:author="簡新佳" w:date="2019-05-27T21:57:00Z">
        <w:r w:rsidR="00D31085">
          <w:rPr>
            <w:rFonts w:hint="eastAsia"/>
          </w:rPr>
          <w:t>來</w:t>
        </w:r>
      </w:ins>
      <w:ins w:id="19033" w:author="簡新佳" w:date="2019-05-27T21:56:00Z">
        <w:r w:rsidR="00D31085">
          <w:rPr>
            <w:rFonts w:hint="eastAsia"/>
          </w:rPr>
          <w:t>一陣</w:t>
        </w:r>
      </w:ins>
      <w:ins w:id="19034" w:author="簡新佳" w:date="2019-05-27T21:57:00Z">
        <w:r w:rsidR="00D31085">
          <w:rPr>
            <w:rFonts w:hint="eastAsia"/>
          </w:rPr>
          <w:t>晃動</w:t>
        </w:r>
      </w:ins>
      <w:ins w:id="19035" w:author="Administrator" w:date="2019-06-01T20:18:00Z">
        <w:r w:rsidR="00111F10">
          <w:rPr>
            <w:rFonts w:hint="eastAsia"/>
          </w:rPr>
          <w:t>，</w:t>
        </w:r>
      </w:ins>
      <w:ins w:id="19036" w:author="簡新佳" w:date="2019-05-27T21:57:00Z">
        <w:del w:id="19037" w:author="Administrator" w:date="2019-06-01T20:18:00Z">
          <w:r w:rsidR="00D31085" w:rsidDel="00111F10">
            <w:rPr>
              <w:rFonts w:hint="eastAsia"/>
            </w:rPr>
            <w:delText>。</w:delText>
          </w:r>
        </w:del>
      </w:ins>
    </w:p>
    <w:p w:rsidR="000F0075" w:rsidRDefault="00D31085">
      <w:pPr>
        <w:pStyle w:val="12"/>
        <w:spacing w:after="240"/>
        <w:ind w:leftChars="0" w:left="0"/>
        <w:rPr>
          <w:ins w:id="19038" w:author="Administrator" w:date="2019-06-01T20:18:00Z"/>
        </w:rPr>
        <w:pPrChange w:id="19039" w:author="Administrator" w:date="2019-05-26T23:02:00Z">
          <w:pPr>
            <w:pStyle w:val="12"/>
            <w:numPr>
              <w:numId w:val="1"/>
            </w:numPr>
            <w:spacing w:after="240"/>
            <w:ind w:leftChars="0" w:left="360" w:hanging="360"/>
            <w:outlineLvl w:val="0"/>
          </w:pPr>
        </w:pPrChange>
      </w:pPr>
      <w:ins w:id="19040" w:author="簡新佳" w:date="2019-05-27T21:57:00Z">
        <w:r>
          <w:rPr>
            <w:rFonts w:hint="eastAsia"/>
          </w:rPr>
          <w:t>跟著碰碰碰的聲音，從遠方，逐漸傳來。</w:t>
        </w:r>
      </w:ins>
    </w:p>
    <w:p w:rsidR="000F0075" w:rsidRDefault="00111F10">
      <w:pPr>
        <w:pStyle w:val="12"/>
        <w:spacing w:after="240"/>
        <w:ind w:leftChars="0" w:left="0"/>
        <w:rPr>
          <w:ins w:id="19041" w:author="Administrator" w:date="2019-06-01T20:20:00Z"/>
        </w:rPr>
        <w:pPrChange w:id="19042" w:author="Administrator" w:date="2019-05-26T23:02:00Z">
          <w:pPr>
            <w:pStyle w:val="12"/>
            <w:numPr>
              <w:numId w:val="1"/>
            </w:numPr>
            <w:spacing w:after="240"/>
            <w:ind w:leftChars="0" w:left="360" w:hanging="360"/>
            <w:outlineLvl w:val="0"/>
          </w:pPr>
        </w:pPrChange>
      </w:pPr>
      <w:ins w:id="19043" w:author="Administrator" w:date="2019-06-01T20:19:00Z">
        <w:del w:id="19044" w:author="龍 Chris" w:date="2019-06-06T21:54:00Z">
          <w:r w:rsidDel="00C46826">
            <w:rPr>
              <w:rFonts w:hint="eastAsia"/>
            </w:rPr>
            <w:delText>他</w:delText>
          </w:r>
        </w:del>
      </w:ins>
      <w:ins w:id="19045" w:author="Administrator" w:date="2019-06-01T20:18:00Z">
        <w:r>
          <w:rPr>
            <w:rFonts w:hint="eastAsia"/>
          </w:rPr>
          <w:t>雖然還沒完全恢復，但</w:t>
        </w:r>
      </w:ins>
      <w:ins w:id="19046" w:author="龍 Chris" w:date="2019-06-06T21:54:00Z">
        <w:r w:rsidR="00C46826">
          <w:rPr>
            <w:rFonts w:hint="eastAsia"/>
          </w:rPr>
          <w:t>他也恢復了</w:t>
        </w:r>
      </w:ins>
      <w:ins w:id="19047" w:author="Administrator" w:date="2019-06-01T20:18:00Z">
        <w:del w:id="19048" w:author="龍 Chris" w:date="2019-06-06T21:54:00Z">
          <w:r w:rsidDel="00C46826">
            <w:rPr>
              <w:rFonts w:hint="eastAsia"/>
            </w:rPr>
            <w:delText>多少也</w:delText>
          </w:r>
        </w:del>
      </w:ins>
      <w:ins w:id="19049" w:author="Administrator" w:date="2019-06-01T20:19:00Z">
        <w:del w:id="19050" w:author="龍 Chris" w:date="2019-06-06T21:54:00Z">
          <w:r w:rsidDel="00C46826">
            <w:rPr>
              <w:rFonts w:hint="eastAsia"/>
            </w:rPr>
            <w:delText>有</w:delText>
          </w:r>
        </w:del>
        <w:r>
          <w:rPr>
            <w:rFonts w:hint="eastAsia"/>
          </w:rPr>
          <w:t>七八成的戰力了，</w:t>
        </w:r>
      </w:ins>
      <w:ins w:id="19051" w:author="龍 Chris" w:date="2019-06-06T21:54:00Z">
        <w:r w:rsidR="00C46826">
          <w:rPr>
            <w:rFonts w:hint="eastAsia"/>
          </w:rPr>
          <w:t>遲疑了一會，李龍飛最終</w:t>
        </w:r>
      </w:ins>
      <w:ins w:id="19052" w:author="Administrator" w:date="2019-06-01T20:19:00Z">
        <w:del w:id="19053" w:author="龍 Chris" w:date="2019-06-06T21:55:00Z">
          <w:r w:rsidDel="00C46826">
            <w:rPr>
              <w:rFonts w:hint="eastAsia"/>
            </w:rPr>
            <w:delText>很快</w:delText>
          </w:r>
        </w:del>
      </w:ins>
      <w:ins w:id="19054" w:author="Administrator" w:date="2019-06-01T20:20:00Z">
        <w:del w:id="19055" w:author="龍 Chris" w:date="2019-06-06T21:55:00Z">
          <w:r w:rsidDel="00C46826">
            <w:rPr>
              <w:rFonts w:hint="eastAsia"/>
            </w:rPr>
            <w:delText>的</w:delText>
          </w:r>
        </w:del>
      </w:ins>
      <w:ins w:id="19056" w:author="龍 Chris" w:date="2019-06-06T21:55:00Z">
        <w:r w:rsidR="00C46826">
          <w:rPr>
            <w:rFonts w:hint="eastAsia"/>
          </w:rPr>
          <w:t>還是</w:t>
        </w:r>
      </w:ins>
      <w:ins w:id="19057" w:author="Administrator" w:date="2019-06-01T20:20:00Z">
        <w:del w:id="19058" w:author="龍 Chris" w:date="2019-06-06T21:55:00Z">
          <w:r w:rsidDel="00C46826">
            <w:rPr>
              <w:rFonts w:hint="eastAsia"/>
            </w:rPr>
            <w:delText>，便</w:delText>
          </w:r>
        </w:del>
        <w:r>
          <w:rPr>
            <w:rFonts w:hint="eastAsia"/>
          </w:rPr>
          <w:t>放出靈識，朝遠處探去。</w:t>
        </w:r>
      </w:ins>
    </w:p>
    <w:p w:rsidR="00C46826" w:rsidRDefault="00111F10">
      <w:pPr>
        <w:pStyle w:val="12"/>
        <w:spacing w:after="240"/>
        <w:ind w:leftChars="0" w:left="0"/>
        <w:rPr>
          <w:ins w:id="19059" w:author="龍 Chris" w:date="2019-06-06T21:57:00Z"/>
        </w:rPr>
      </w:pPr>
      <w:ins w:id="19060" w:author="Administrator" w:date="2019-06-01T20:20:00Z">
        <w:r>
          <w:rPr>
            <w:rFonts w:hint="eastAsia"/>
          </w:rPr>
          <w:t>這一探，</w:t>
        </w:r>
      </w:ins>
      <w:ins w:id="19061" w:author="龍 Chris" w:date="2019-06-06T21:55:00Z">
        <w:r w:rsidR="00C46826">
          <w:rPr>
            <w:rFonts w:hint="eastAsia"/>
          </w:rPr>
          <w:t>李龍飛</w:t>
        </w:r>
      </w:ins>
      <w:ins w:id="19062" w:author="Administrator" w:date="2019-06-01T20:21:00Z">
        <w:del w:id="19063" w:author="龍 Chris" w:date="2019-06-06T21:55:00Z">
          <w:r w:rsidDel="00C46826">
            <w:rPr>
              <w:rFonts w:hint="eastAsia"/>
            </w:rPr>
            <w:delText>他</w:delText>
          </w:r>
        </w:del>
        <w:r>
          <w:rPr>
            <w:rFonts w:hint="eastAsia"/>
          </w:rPr>
          <w:t>不由得大為吃驚，只見，遠方</w:t>
        </w:r>
      </w:ins>
      <w:ins w:id="19064" w:author="Administrator" w:date="2019-06-01T20:26:00Z">
        <w:r>
          <w:rPr>
            <w:rFonts w:hint="eastAsia"/>
          </w:rPr>
          <w:t>黑暗中，</w:t>
        </w:r>
      </w:ins>
      <w:ins w:id="19065" w:author="Administrator" w:date="2019-06-02T18:03:00Z">
        <w:del w:id="19066" w:author="龍 Chris" w:date="2019-06-06T21:55:00Z">
          <w:r w:rsidR="002C3FCC" w:rsidDel="00C46826">
            <w:delText>這一探，他不由得大為吃驚，只見，遠方黑暗中，</w:delText>
          </w:r>
        </w:del>
        <w:r w:rsidR="002C3FCC">
          <w:t>一隻數百尺大小的巨大甲蟲，正緩慢朝自己這走來。</w:t>
        </w:r>
      </w:ins>
    </w:p>
    <w:p w:rsidR="00C46826" w:rsidRDefault="00C46826">
      <w:pPr>
        <w:pStyle w:val="12"/>
        <w:spacing w:after="240"/>
        <w:ind w:leftChars="0" w:left="0"/>
        <w:rPr>
          <w:ins w:id="19067" w:author="龍 Chris" w:date="2019-06-06T21:57:00Z"/>
        </w:rPr>
      </w:pPr>
    </w:p>
    <w:p w:rsidR="000F0075" w:rsidRDefault="00C46826">
      <w:pPr>
        <w:pStyle w:val="12"/>
        <w:numPr>
          <w:ilvl w:val="0"/>
          <w:numId w:val="1"/>
        </w:numPr>
        <w:spacing w:after="240"/>
        <w:ind w:leftChars="0"/>
        <w:outlineLvl w:val="0"/>
        <w:rPr>
          <w:ins w:id="19068" w:author="Administrator" w:date="2019-06-02T19:03:00Z"/>
        </w:rPr>
        <w:pPrChange w:id="19069" w:author="龍 Chris" w:date="2019-06-06T21:57:00Z">
          <w:pPr>
            <w:spacing w:after="240"/>
            <w:ind w:left="360" w:hanging="360"/>
            <w:outlineLvl w:val="0"/>
          </w:pPr>
        </w:pPrChange>
      </w:pPr>
      <w:ins w:id="19070" w:author="龍 Chris" w:date="2019-06-06T21:57:00Z">
        <w:r>
          <w:rPr>
            <w:rFonts w:hint="eastAsia"/>
          </w:rPr>
          <w:t>異蟲</w:t>
        </w:r>
      </w:ins>
    </w:p>
    <w:p w:rsidR="000F0075" w:rsidRDefault="00F324E4">
      <w:pPr>
        <w:pStyle w:val="12"/>
        <w:spacing w:after="240"/>
        <w:ind w:leftChars="0" w:left="0"/>
        <w:rPr>
          <w:ins w:id="19071" w:author="Administrator" w:date="2019-06-02T18:03:00Z"/>
        </w:rPr>
        <w:pPrChange w:id="19072" w:author="Administrator" w:date="2019-06-02T18:03:00Z">
          <w:pPr>
            <w:spacing w:after="240"/>
            <w:ind w:left="360" w:hanging="360"/>
            <w:outlineLvl w:val="0"/>
          </w:pPr>
        </w:pPrChange>
      </w:pPr>
      <w:ins w:id="19073" w:author="龍 Chris" w:date="2019-06-06T21:58:00Z">
        <w:r>
          <w:rPr>
            <w:rFonts w:hint="eastAsia"/>
          </w:rPr>
          <w:t>那巨大甲蟲，</w:t>
        </w:r>
      </w:ins>
      <w:ins w:id="19074" w:author="Administrator" w:date="2019-06-02T19:03:00Z">
        <w:del w:id="19075" w:author="龍 Chris" w:date="2019-06-06T21:58:00Z">
          <w:r w:rsidR="00CE69AC" w:rsidDel="00F324E4">
            <w:rPr>
              <w:rFonts w:hint="eastAsia"/>
            </w:rPr>
            <w:delText>其</w:delText>
          </w:r>
        </w:del>
        <w:r w:rsidR="00CE69AC">
          <w:rPr>
            <w:rFonts w:hint="eastAsia"/>
          </w:rPr>
          <w:t>外表如一般毛蟲一</w:t>
        </w:r>
        <w:r w:rsidR="00842F59">
          <w:rPr>
            <w:rFonts w:hint="eastAsia"/>
          </w:rPr>
          <w:t>樣長</w:t>
        </w:r>
      </w:ins>
      <w:ins w:id="19076" w:author="Administrator" w:date="2019-06-07T18:33:00Z">
        <w:r w:rsidR="00842F59">
          <w:rPr>
            <w:rFonts w:hint="eastAsia"/>
          </w:rPr>
          <w:t>形</w:t>
        </w:r>
      </w:ins>
      <w:ins w:id="19077" w:author="Administrator" w:date="2019-06-02T19:03:00Z">
        <w:r w:rsidR="00CE69AC">
          <w:rPr>
            <w:rFonts w:hint="eastAsia"/>
          </w:rPr>
          <w:t>，可</w:t>
        </w:r>
        <w:r w:rsidR="00CE69AC">
          <w:t>身上</w:t>
        </w:r>
        <w:r w:rsidR="00842F59">
          <w:rPr>
            <w:rFonts w:hint="eastAsia"/>
          </w:rPr>
          <w:t>卻</w:t>
        </w:r>
      </w:ins>
      <w:ins w:id="19078" w:author="Administrator" w:date="2019-06-07T18:33:00Z">
        <w:r w:rsidR="00842F59">
          <w:rPr>
            <w:rFonts w:hint="eastAsia"/>
          </w:rPr>
          <w:t>披著</w:t>
        </w:r>
      </w:ins>
      <w:ins w:id="19079" w:author="Administrator" w:date="2019-06-02T19:03:00Z">
        <w:r w:rsidR="00CE69AC">
          <w:t>層層硬殼</w:t>
        </w:r>
      </w:ins>
      <w:ins w:id="19080" w:author="Administrator" w:date="2019-06-07T18:33:00Z">
        <w:r w:rsidR="00842F59">
          <w:rPr>
            <w:rFonts w:hint="eastAsia"/>
          </w:rPr>
          <w:t>如蝦子般</w:t>
        </w:r>
      </w:ins>
      <w:ins w:id="19081" w:author="Administrator" w:date="2019-06-02T19:03:00Z">
        <w:r w:rsidR="00CE69AC">
          <w:t>折疊覆蓋，</w:t>
        </w:r>
        <w:r w:rsidR="00CE69AC">
          <w:rPr>
            <w:rFonts w:hint="eastAsia"/>
          </w:rPr>
          <w:t>同時</w:t>
        </w:r>
        <w:r w:rsidR="00842F59">
          <w:t>腳下</w:t>
        </w:r>
        <w:r w:rsidR="00CE69AC">
          <w:t>蜈蚣般</w:t>
        </w:r>
      </w:ins>
      <w:ins w:id="19082" w:author="Administrator" w:date="2019-06-07T18:33:00Z">
        <w:r w:rsidR="00842F59">
          <w:rPr>
            <w:rFonts w:hint="eastAsia"/>
          </w:rPr>
          <w:t>的</w:t>
        </w:r>
      </w:ins>
      <w:ins w:id="19083" w:author="Administrator" w:date="2019-06-02T19:03:00Z">
        <w:r w:rsidR="00CE69AC">
          <w:t>多足</w:t>
        </w:r>
      </w:ins>
      <w:ins w:id="19084" w:author="Administrator" w:date="2019-06-07T18:33:00Z">
        <w:r w:rsidR="00842F59">
          <w:rPr>
            <w:rFonts w:hint="eastAsia"/>
          </w:rPr>
          <w:t>不斷發出</w:t>
        </w:r>
      </w:ins>
      <w:ins w:id="19085" w:author="Administrator" w:date="2019-06-07T18:34:00Z">
        <w:r w:rsidR="00842F59">
          <w:rPr>
            <w:rFonts w:hint="eastAsia"/>
          </w:rPr>
          <w:t>喀啦喀啦</w:t>
        </w:r>
      </w:ins>
      <w:ins w:id="19086" w:author="Administrator" w:date="2019-06-07T18:35:00Z">
        <w:r w:rsidR="00842F59">
          <w:rPr>
            <w:rFonts w:hint="eastAsia"/>
          </w:rPr>
          <w:t>的嚇人</w:t>
        </w:r>
      </w:ins>
      <w:ins w:id="19087" w:author="Administrator" w:date="2019-06-07T18:34:00Z">
        <w:r w:rsidR="00842F59">
          <w:rPr>
            <w:rFonts w:hint="eastAsia"/>
          </w:rPr>
          <w:t>聲響</w:t>
        </w:r>
      </w:ins>
      <w:ins w:id="19088" w:author="Administrator" w:date="2019-06-02T19:03:00Z">
        <w:r w:rsidR="00CE69AC">
          <w:t>，</w:t>
        </w:r>
        <w:r w:rsidR="00842F59">
          <w:rPr>
            <w:rFonts w:hint="eastAsia"/>
          </w:rPr>
          <w:t>前方</w:t>
        </w:r>
      </w:ins>
      <w:ins w:id="19089" w:author="Administrator" w:date="2019-06-07T18:35:00Z">
        <w:r w:rsidR="00842F59">
          <w:rPr>
            <w:rFonts w:hint="eastAsia"/>
          </w:rPr>
          <w:t>甚至還有</w:t>
        </w:r>
      </w:ins>
      <w:ins w:id="19090" w:author="Administrator" w:date="2019-06-07T18:34:00Z">
        <w:r w:rsidR="00842F59">
          <w:rPr>
            <w:rFonts w:hint="eastAsia"/>
          </w:rPr>
          <w:t>三四</w:t>
        </w:r>
      </w:ins>
      <w:ins w:id="19091" w:author="Administrator" w:date="2019-06-02T19:03:00Z">
        <w:r w:rsidR="00CE69AC">
          <w:rPr>
            <w:rFonts w:hint="eastAsia"/>
          </w:rPr>
          <w:t>隻銳利的刺</w:t>
        </w:r>
      </w:ins>
      <w:ins w:id="19092" w:author="Administrator" w:date="2019-06-02T19:04:00Z">
        <w:r w:rsidR="00CE69AC">
          <w:rPr>
            <w:rFonts w:hint="eastAsia"/>
          </w:rPr>
          <w:t>腳揮舞</w:t>
        </w:r>
      </w:ins>
      <w:ins w:id="19093" w:author="Administrator" w:date="2019-06-07T18:35:00Z">
        <w:r w:rsidR="00842F59">
          <w:rPr>
            <w:rFonts w:hint="eastAsia"/>
          </w:rPr>
          <w:t>著</w:t>
        </w:r>
      </w:ins>
      <w:ins w:id="19094" w:author="Administrator" w:date="2019-06-02T19:04:00Z">
        <w:r w:rsidR="00CE69AC">
          <w:rPr>
            <w:rFonts w:hint="eastAsia"/>
          </w:rPr>
          <w:t>。</w:t>
        </w:r>
      </w:ins>
    </w:p>
    <w:p w:rsidR="000F0075" w:rsidRDefault="00842F59">
      <w:pPr>
        <w:pStyle w:val="12"/>
        <w:spacing w:after="240"/>
        <w:ind w:leftChars="0" w:left="0"/>
        <w:rPr>
          <w:ins w:id="19095" w:author="Administrator" w:date="2019-06-07T15:42:00Z"/>
        </w:rPr>
        <w:pPrChange w:id="19096" w:author="Administrator" w:date="2019-06-02T18:03:00Z">
          <w:pPr>
            <w:spacing w:after="240"/>
            <w:ind w:left="360" w:hanging="360"/>
            <w:outlineLvl w:val="0"/>
          </w:pPr>
        </w:pPrChange>
      </w:pPr>
      <w:ins w:id="19097" w:author="Administrator" w:date="2019-06-07T18:35:00Z">
        <w:r>
          <w:rPr>
            <w:rFonts w:hint="eastAsia"/>
          </w:rPr>
          <w:t>饒是</w:t>
        </w:r>
      </w:ins>
      <w:ins w:id="19098" w:author="Administrator" w:date="2019-06-02T18:03:00Z">
        <w:r w:rsidR="002C3FCC">
          <w:t>李龍飛</w:t>
        </w:r>
      </w:ins>
      <w:ins w:id="19099" w:author="Administrator" w:date="2019-06-07T18:35:00Z">
        <w:r>
          <w:rPr>
            <w:rFonts w:hint="eastAsia"/>
          </w:rPr>
          <w:t>這幾年</w:t>
        </w:r>
      </w:ins>
      <w:ins w:id="19100" w:author="Administrator" w:date="2019-06-02T18:03:00Z">
        <w:r w:rsidR="002C3FCC">
          <w:t>見慣許多妖</w:t>
        </w:r>
        <w:r>
          <w:t>獸，可</w:t>
        </w:r>
      </w:ins>
      <w:ins w:id="19101" w:author="Administrator" w:date="2019-06-07T18:35:00Z">
        <w:r>
          <w:rPr>
            <w:rFonts w:hint="eastAsia"/>
          </w:rPr>
          <w:t>在看到</w:t>
        </w:r>
      </w:ins>
      <w:ins w:id="19102" w:author="Administrator" w:date="2019-06-02T18:03:00Z">
        <w:r w:rsidR="002C3FCC">
          <w:t>這醜陋的甲蟲</w:t>
        </w:r>
      </w:ins>
      <w:ins w:id="19103" w:author="Administrator" w:date="2019-06-07T18:35:00Z">
        <w:r>
          <w:rPr>
            <w:rFonts w:hint="eastAsia"/>
          </w:rPr>
          <w:t>時</w:t>
        </w:r>
      </w:ins>
      <w:ins w:id="19104" w:author="Administrator" w:date="2019-06-02T18:03:00Z">
        <w:r w:rsidR="002C3FCC">
          <w:t>，還是忍不住</w:t>
        </w:r>
      </w:ins>
      <w:ins w:id="19105" w:author="Administrator" w:date="2019-06-07T18:35:00Z">
        <w:r>
          <w:rPr>
            <w:rFonts w:hint="eastAsia"/>
          </w:rPr>
          <w:t>皺起</w:t>
        </w:r>
      </w:ins>
      <w:ins w:id="19106" w:author="Administrator" w:date="2019-06-02T18:03:00Z">
        <w:r>
          <w:t>眉</w:t>
        </w:r>
      </w:ins>
      <w:ins w:id="19107" w:author="Administrator" w:date="2019-06-07T18:35:00Z">
        <w:r>
          <w:rPr>
            <w:rFonts w:hint="eastAsia"/>
          </w:rPr>
          <w:t>來</w:t>
        </w:r>
      </w:ins>
      <w:ins w:id="19108" w:author="Administrator" w:date="2019-06-02T18:03:00Z">
        <w:r>
          <w:t>，</w:t>
        </w:r>
      </w:ins>
      <w:ins w:id="19109" w:author="Administrator" w:date="2019-06-07T18:35:00Z">
        <w:r>
          <w:rPr>
            <w:rFonts w:hint="eastAsia"/>
          </w:rPr>
          <w:t>而且那甲蟲</w:t>
        </w:r>
      </w:ins>
      <w:ins w:id="19110" w:author="Administrator" w:date="2019-06-02T18:03:00Z">
        <w:r>
          <w:t>背殼上，一顆顆巨大的綠色光點，</w:t>
        </w:r>
        <w:r w:rsidR="002C3FCC">
          <w:t>如一隻隻眼睛，散發出詭異的光芒，更讓人頭皮發麻。</w:t>
        </w:r>
      </w:ins>
    </w:p>
    <w:p w:rsidR="000F0075" w:rsidRDefault="00853CFB">
      <w:pPr>
        <w:pStyle w:val="12"/>
        <w:spacing w:after="240"/>
        <w:ind w:leftChars="0" w:left="0"/>
        <w:rPr>
          <w:ins w:id="19111" w:author="Administrator" w:date="2019-06-02T18:03:00Z"/>
        </w:rPr>
        <w:pPrChange w:id="19112" w:author="Administrator" w:date="2019-06-02T18:03:00Z">
          <w:pPr>
            <w:spacing w:after="240"/>
            <w:ind w:left="360" w:hanging="360"/>
            <w:outlineLvl w:val="0"/>
          </w:pPr>
        </w:pPrChange>
      </w:pPr>
      <w:ins w:id="19113" w:author="Administrator" w:date="2019-06-07T15:42:00Z">
        <w:r>
          <w:rPr>
            <w:rFonts w:hint="eastAsia"/>
          </w:rPr>
          <w:t>旁邊黑暗中，幾隻小形異獸早在那甲蟲靠近之前，就遠遠逃開，看</w:t>
        </w:r>
      </w:ins>
      <w:ins w:id="19114" w:author="Administrator" w:date="2019-06-07T15:43:00Z">
        <w:r>
          <w:rPr>
            <w:rFonts w:hint="eastAsia"/>
          </w:rPr>
          <w:t>得出來，此地</w:t>
        </w:r>
        <w:r>
          <w:rPr>
            <w:rFonts w:hint="eastAsia"/>
          </w:rPr>
          <w:lastRenderedPageBreak/>
          <w:t>的食物鏈中，這甲蟲的排名不是最高也是頗為前面。</w:t>
        </w:r>
      </w:ins>
    </w:p>
    <w:p w:rsidR="000F0075" w:rsidRDefault="002C3FCC">
      <w:pPr>
        <w:pStyle w:val="12"/>
        <w:spacing w:after="240"/>
        <w:ind w:leftChars="0" w:left="0"/>
        <w:rPr>
          <w:ins w:id="19115" w:author="Administrator" w:date="2019-06-07T15:43:00Z"/>
        </w:rPr>
        <w:pPrChange w:id="19116" w:author="Administrator" w:date="2019-06-02T18:03:00Z">
          <w:pPr>
            <w:pStyle w:val="12"/>
            <w:spacing w:after="240"/>
          </w:pPr>
        </w:pPrChange>
      </w:pPr>
      <w:ins w:id="19117" w:author="Administrator" w:date="2019-06-02T18:03:00Z">
        <w:r>
          <w:t>眼看牠行進的方向與自己所在會有所衝突，李龍飛</w:t>
        </w:r>
      </w:ins>
      <w:ins w:id="19118" w:author="Administrator" w:date="2019-06-07T15:43:00Z">
        <w:r w:rsidR="00853CFB">
          <w:rPr>
            <w:rFonts w:hint="eastAsia"/>
          </w:rPr>
          <w:t>雖然無懼也</w:t>
        </w:r>
      </w:ins>
      <w:ins w:id="19119" w:author="Administrator" w:date="2019-06-02T18:03:00Z">
        <w:r>
          <w:t>連忙往旁邊閃開</w:t>
        </w:r>
      </w:ins>
      <w:ins w:id="19120" w:author="Administrator" w:date="2019-06-07T15:43:00Z">
        <w:r w:rsidR="00853CFB">
          <w:rPr>
            <w:rFonts w:hint="eastAsia"/>
          </w:rPr>
          <w:t>。</w:t>
        </w:r>
      </w:ins>
    </w:p>
    <w:p w:rsidR="000F0075" w:rsidRDefault="00853CFB">
      <w:pPr>
        <w:pStyle w:val="12"/>
        <w:spacing w:after="240"/>
        <w:ind w:leftChars="0" w:left="0"/>
        <w:rPr>
          <w:ins w:id="19121" w:author="Administrator" w:date="2019-06-07T15:45:00Z"/>
        </w:rPr>
        <w:pPrChange w:id="19122" w:author="Administrator" w:date="2019-06-02T18:03:00Z">
          <w:pPr>
            <w:pStyle w:val="12"/>
            <w:spacing w:after="240"/>
          </w:pPr>
        </w:pPrChange>
      </w:pPr>
      <w:ins w:id="19123" w:author="Administrator" w:date="2019-06-07T15:44:00Z">
        <w:r>
          <w:rPr>
            <w:rFonts w:hint="eastAsia"/>
          </w:rPr>
          <w:t>畢竟</w:t>
        </w:r>
      </w:ins>
      <w:ins w:id="19124" w:author="Administrator" w:date="2019-06-07T15:45:00Z">
        <w:r>
          <w:rPr>
            <w:rFonts w:hint="eastAsia"/>
          </w:rPr>
          <w:t>若可以躲開麻煩，</w:t>
        </w:r>
      </w:ins>
      <w:ins w:id="19125" w:author="Administrator" w:date="2019-06-07T15:44:00Z">
        <w:r>
          <w:rPr>
            <w:rFonts w:hint="eastAsia"/>
          </w:rPr>
          <w:t>誰沒事會想</w:t>
        </w:r>
      </w:ins>
      <w:ins w:id="19126" w:author="Administrator" w:date="2019-06-07T15:45:00Z">
        <w:r>
          <w:rPr>
            <w:rFonts w:hint="eastAsia"/>
          </w:rPr>
          <w:t>招惹它？</w:t>
        </w:r>
      </w:ins>
    </w:p>
    <w:p w:rsidR="000F0075" w:rsidRDefault="00853CFB">
      <w:pPr>
        <w:pStyle w:val="12"/>
        <w:spacing w:after="240"/>
        <w:ind w:leftChars="0" w:left="0"/>
        <w:rPr>
          <w:ins w:id="19127" w:author="Administrator" w:date="2019-06-02T18:03:00Z"/>
        </w:rPr>
        <w:pPrChange w:id="19128" w:author="Administrator" w:date="2019-06-02T18:03:00Z">
          <w:pPr>
            <w:pStyle w:val="12"/>
            <w:spacing w:after="240"/>
          </w:pPr>
        </w:pPrChange>
      </w:pPr>
      <w:ins w:id="19129" w:author="Administrator" w:date="2019-06-07T15:46:00Z">
        <w:r>
          <w:rPr>
            <w:rFonts w:hint="eastAsia"/>
          </w:rPr>
          <w:t>就算是</w:t>
        </w:r>
      </w:ins>
      <w:ins w:id="19130" w:author="Administrator" w:date="2019-06-07T15:47:00Z">
        <w:r w:rsidR="001C1C57">
          <w:rPr>
            <w:rFonts w:hint="eastAsia"/>
          </w:rPr>
          <w:t>獅子，在不飢餓的情況下，也不會想去</w:t>
        </w:r>
      </w:ins>
      <w:ins w:id="19131" w:author="Administrator" w:date="2019-06-07T15:51:00Z">
        <w:r w:rsidR="001C1C57">
          <w:rPr>
            <w:rFonts w:hint="eastAsia"/>
          </w:rPr>
          <w:t>跟野牛搏鬥。</w:t>
        </w:r>
      </w:ins>
    </w:p>
    <w:p w:rsidR="000F0075" w:rsidRDefault="002C3FCC">
      <w:pPr>
        <w:pStyle w:val="12"/>
        <w:spacing w:after="240"/>
        <w:ind w:leftChars="0" w:left="0"/>
        <w:rPr>
          <w:ins w:id="19132" w:author="Administrator" w:date="2019-06-02T18:03:00Z"/>
        </w:rPr>
        <w:pPrChange w:id="19133" w:author="Administrator" w:date="2019-06-02T18:03:00Z">
          <w:pPr>
            <w:pStyle w:val="12"/>
            <w:spacing w:after="240"/>
          </w:pPr>
        </w:pPrChange>
      </w:pPr>
      <w:ins w:id="19134" w:author="Administrator" w:date="2019-06-02T18:03:00Z">
        <w:r>
          <w:t>可他一動，那巨大甲蟲的方向也跟著隨之調整，仍是往他而來，讓李龍飛愣了一下。</w:t>
        </w:r>
      </w:ins>
    </w:p>
    <w:p w:rsidR="000F0075" w:rsidRDefault="002C3FCC">
      <w:pPr>
        <w:pStyle w:val="12"/>
        <w:spacing w:after="240"/>
        <w:ind w:leftChars="0" w:left="0"/>
        <w:rPr>
          <w:ins w:id="19135" w:author="Administrator" w:date="2019-06-02T18:03:00Z"/>
        </w:rPr>
        <w:pPrChange w:id="19136" w:author="Administrator" w:date="2019-06-02T18:03:00Z">
          <w:pPr>
            <w:pStyle w:val="12"/>
            <w:spacing w:after="240"/>
          </w:pPr>
        </w:pPrChange>
      </w:pPr>
      <w:ins w:id="19137" w:author="Administrator" w:date="2019-06-02T18:03:00Z">
        <w:r>
          <w:t>「難道牠是衝著我來？」</w:t>
        </w:r>
      </w:ins>
    </w:p>
    <w:p w:rsidR="000F0075" w:rsidRDefault="002C3FCC">
      <w:pPr>
        <w:pStyle w:val="12"/>
        <w:spacing w:after="240"/>
        <w:ind w:leftChars="0" w:left="0"/>
        <w:rPr>
          <w:ins w:id="19138" w:author="Administrator" w:date="2019-06-02T18:04:00Z"/>
        </w:rPr>
        <w:pPrChange w:id="19139" w:author="Administrator" w:date="2019-06-02T18:04:00Z">
          <w:pPr>
            <w:pStyle w:val="12"/>
          </w:pPr>
        </w:pPrChange>
      </w:pPr>
      <w:ins w:id="19140" w:author="Administrator" w:date="2019-06-02T18:03:00Z">
        <w:r>
          <w:t>想到這，李龍飛趕忙再往其他方向試了試。</w:t>
        </w:r>
      </w:ins>
    </w:p>
    <w:p w:rsidR="000F0075" w:rsidRDefault="00842F59">
      <w:pPr>
        <w:pStyle w:val="12"/>
        <w:spacing w:after="240"/>
        <w:ind w:leftChars="0" w:left="0"/>
        <w:rPr>
          <w:ins w:id="19141" w:author="Administrator" w:date="2019-06-02T18:03:00Z"/>
        </w:rPr>
        <w:pPrChange w:id="19142" w:author="Administrator" w:date="2019-06-02T18:04:00Z">
          <w:pPr>
            <w:pStyle w:val="12"/>
          </w:pPr>
        </w:pPrChange>
      </w:pPr>
      <w:ins w:id="19143" w:author="Administrator" w:date="2019-06-02T18:03:00Z">
        <w:r>
          <w:t>果不其然，任憑他如何改變方向，甚至是嘗試往後</w:t>
        </w:r>
      </w:ins>
      <w:ins w:id="19144" w:author="Administrator" w:date="2019-06-07T18:37:00Z">
        <w:r>
          <w:rPr>
            <w:rFonts w:hint="eastAsia"/>
          </w:rPr>
          <w:t>躲藏起</w:t>
        </w:r>
      </w:ins>
      <w:ins w:id="19145" w:author="Administrator" w:date="2019-06-02T18:03:00Z">
        <w:r w:rsidR="002C3FCC">
          <w:t>來，那巨大甲蟲還是筆直朝著他走來。</w:t>
        </w:r>
      </w:ins>
    </w:p>
    <w:p w:rsidR="000F0075" w:rsidRDefault="002C3FCC">
      <w:pPr>
        <w:pStyle w:val="12"/>
        <w:spacing w:after="240"/>
        <w:ind w:leftChars="0" w:left="0"/>
        <w:rPr>
          <w:ins w:id="19146" w:author="Administrator" w:date="2019-06-07T18:37:00Z"/>
        </w:rPr>
        <w:pPrChange w:id="19147" w:author="Administrator" w:date="2019-06-02T18:04:00Z">
          <w:pPr>
            <w:pStyle w:val="12"/>
          </w:pPr>
        </w:pPrChange>
      </w:pPr>
      <w:ins w:id="19148" w:author="Administrator" w:date="2019-06-02T18:03:00Z">
        <w:r>
          <w:t>「嘿嘿嘿</w:t>
        </w:r>
        <w:r>
          <w:t>...</w:t>
        </w:r>
        <w:r>
          <w:t>想不到我</w:t>
        </w:r>
      </w:ins>
      <w:ins w:id="19149" w:author="Administrator" w:date="2019-06-02T18:04:00Z">
        <w:r>
          <w:rPr>
            <w:rFonts w:hint="eastAsia"/>
          </w:rPr>
          <w:t>淪落此地之</w:t>
        </w:r>
      </w:ins>
      <w:ins w:id="19150" w:author="Administrator" w:date="2019-06-02T18:05:00Z">
        <w:r>
          <w:rPr>
            <w:rFonts w:hint="eastAsia"/>
          </w:rPr>
          <w:t>後</w:t>
        </w:r>
      </w:ins>
      <w:ins w:id="19151" w:author="Administrator" w:date="2019-06-02T18:03:00Z">
        <w:r>
          <w:t>，</w:t>
        </w:r>
      </w:ins>
      <w:ins w:id="19152" w:author="Administrator" w:date="2019-06-02T18:05:00Z">
        <w:r>
          <w:rPr>
            <w:rFonts w:hint="eastAsia"/>
          </w:rPr>
          <w:t>竟</w:t>
        </w:r>
      </w:ins>
      <w:ins w:id="19153" w:author="Administrator" w:date="2019-06-02T18:03:00Z">
        <w:r>
          <w:t>連一只蟲子都</w:t>
        </w:r>
      </w:ins>
      <w:ins w:id="19154" w:author="Administrator" w:date="2019-06-02T18:05:00Z">
        <w:r>
          <w:rPr>
            <w:rFonts w:hint="eastAsia"/>
          </w:rPr>
          <w:t>敢</w:t>
        </w:r>
      </w:ins>
      <w:ins w:id="19155" w:author="Administrator" w:date="2019-06-02T18:03:00Z">
        <w:r>
          <w:t>看不起我？」</w:t>
        </w:r>
      </w:ins>
    </w:p>
    <w:p w:rsidR="000F0075" w:rsidRDefault="00842F59">
      <w:pPr>
        <w:pStyle w:val="12"/>
        <w:spacing w:after="240"/>
        <w:ind w:leftChars="0" w:left="0"/>
        <w:rPr>
          <w:ins w:id="19156" w:author="Administrator" w:date="2019-06-07T18:39:00Z"/>
        </w:rPr>
        <w:pPrChange w:id="19157" w:author="Administrator" w:date="2019-06-02T18:04:00Z">
          <w:pPr>
            <w:pStyle w:val="12"/>
          </w:pPr>
        </w:pPrChange>
      </w:pPr>
      <w:ins w:id="19158" w:author="Administrator" w:date="2019-06-07T18:37:00Z">
        <w:r>
          <w:rPr>
            <w:rFonts w:hint="eastAsia"/>
          </w:rPr>
          <w:t>雖然還沒弄清楚對方到</w:t>
        </w:r>
      </w:ins>
      <w:ins w:id="19159" w:author="Administrator" w:date="2019-06-07T18:38:00Z">
        <w:r>
          <w:rPr>
            <w:rFonts w:hint="eastAsia"/>
          </w:rPr>
          <w:t>底是如何確定自己方位，但想來不外乎是憑藉著氣味或是某些自己不知道的條件</w:t>
        </w:r>
      </w:ins>
      <w:ins w:id="19160" w:author="Administrator" w:date="2019-06-07T18:39:00Z">
        <w:r>
          <w:rPr>
            <w:rFonts w:hint="eastAsia"/>
          </w:rPr>
          <w:t>罷了。</w:t>
        </w:r>
      </w:ins>
    </w:p>
    <w:p w:rsidR="000F0075" w:rsidRDefault="00842F59">
      <w:pPr>
        <w:pStyle w:val="12"/>
        <w:spacing w:after="240"/>
        <w:ind w:leftChars="0" w:left="0"/>
        <w:rPr>
          <w:ins w:id="19161" w:author="Administrator" w:date="2019-06-07T18:40:00Z"/>
        </w:rPr>
        <w:pPrChange w:id="19162" w:author="Administrator" w:date="2019-06-02T18:04:00Z">
          <w:pPr>
            <w:pStyle w:val="12"/>
          </w:pPr>
        </w:pPrChange>
      </w:pPr>
      <w:ins w:id="19163" w:author="Administrator" w:date="2019-06-07T18:39:00Z">
        <w:r>
          <w:rPr>
            <w:rFonts w:hint="eastAsia"/>
          </w:rPr>
          <w:t>「鎖定我的方位又怎樣，真的以為我就怕你了？！」</w:t>
        </w:r>
      </w:ins>
      <w:ins w:id="19164" w:author="Administrator" w:date="2019-06-02T18:03:00Z">
        <w:r w:rsidR="002C3FCC">
          <w:t>先前被那兔子</w:t>
        </w:r>
        <w:r>
          <w:t>異獸攻擊時，李龍飛已經有些懊惱，此時再見到這巨蟲把自己當目標，</w:t>
        </w:r>
      </w:ins>
      <w:ins w:id="19165" w:author="Administrator" w:date="2019-06-07T18:40:00Z">
        <w:r>
          <w:rPr>
            <w:rFonts w:hint="eastAsia"/>
          </w:rPr>
          <w:t>就算</w:t>
        </w:r>
      </w:ins>
      <w:ins w:id="19166" w:author="Administrator" w:date="2019-06-02T18:03:00Z">
        <w:r w:rsidR="002C3FCC">
          <w:t>不知道原因，</w:t>
        </w:r>
      </w:ins>
      <w:ins w:id="19167" w:author="Administrator" w:date="2019-06-07T18:40:00Z">
        <w:r>
          <w:rPr>
            <w:rFonts w:hint="eastAsia"/>
          </w:rPr>
          <w:t>也猜得到一二了。</w:t>
        </w:r>
      </w:ins>
    </w:p>
    <w:p w:rsidR="000F0075" w:rsidRDefault="00842F59">
      <w:pPr>
        <w:pStyle w:val="12"/>
        <w:spacing w:after="240"/>
        <w:ind w:leftChars="0" w:left="0"/>
        <w:rPr>
          <w:ins w:id="19168" w:author="Administrator" w:date="2019-06-02T18:03:00Z"/>
        </w:rPr>
        <w:pPrChange w:id="19169" w:author="Administrator" w:date="2019-06-02T18:04:00Z">
          <w:pPr>
            <w:pStyle w:val="12"/>
          </w:pPr>
        </w:pPrChange>
      </w:pPr>
      <w:ins w:id="19170" w:author="Administrator" w:date="2019-06-07T18:40:00Z">
        <w:r>
          <w:rPr>
            <w:rFonts w:hint="eastAsia"/>
          </w:rPr>
          <w:t>畢竟</w:t>
        </w:r>
      </w:ins>
      <w:ins w:id="19171" w:author="Administrator" w:date="2019-06-02T18:03:00Z">
        <w:r>
          <w:t>在這荒野</w:t>
        </w:r>
      </w:ins>
      <w:ins w:id="19172" w:author="Administrator" w:date="2019-06-07T18:40:00Z">
        <w:r>
          <w:rPr>
            <w:rFonts w:hint="eastAsia"/>
          </w:rPr>
          <w:t>之上，除了雜草之外，沒有甚麼太多的生物，如此龐大的異蟲想要活下來，</w:t>
        </w:r>
      </w:ins>
      <w:ins w:id="19173" w:author="Administrator" w:date="2019-06-02T18:03:00Z">
        <w:r w:rsidR="002C3FCC">
          <w:t>其</w:t>
        </w:r>
      </w:ins>
      <w:ins w:id="19174" w:author="Administrator" w:date="2019-06-07T18:40:00Z">
        <w:r>
          <w:rPr>
            <w:rFonts w:hint="eastAsia"/>
          </w:rPr>
          <w:t>瞄準自己當</w:t>
        </w:r>
      </w:ins>
      <w:ins w:id="19175" w:author="Administrator" w:date="2019-06-02T18:03:00Z">
        <w:r>
          <w:t>目</w:t>
        </w:r>
      </w:ins>
      <w:ins w:id="19176" w:author="Administrator" w:date="2019-06-07T18:41:00Z">
        <w:r>
          <w:rPr>
            <w:rFonts w:hint="eastAsia"/>
          </w:rPr>
          <w:t>標</w:t>
        </w:r>
      </w:ins>
      <w:ins w:id="19177" w:author="Administrator" w:date="2019-06-02T18:03:00Z">
        <w:r w:rsidR="002C3FCC">
          <w:t>也</w:t>
        </w:r>
      </w:ins>
      <w:ins w:id="19178" w:author="Administrator" w:date="2019-06-07T18:41:00Z">
        <w:r>
          <w:rPr>
            <w:rFonts w:hint="eastAsia"/>
          </w:rPr>
          <w:t>就</w:t>
        </w:r>
      </w:ins>
      <w:ins w:id="19179" w:author="Administrator" w:date="2019-06-02T18:03:00Z">
        <w:r>
          <w:t>可想而知</w:t>
        </w:r>
        <w:r w:rsidR="002C3FCC">
          <w:t>。</w:t>
        </w:r>
      </w:ins>
    </w:p>
    <w:p w:rsidR="000F0075" w:rsidRDefault="002C3FCC">
      <w:pPr>
        <w:pStyle w:val="12"/>
        <w:spacing w:after="240"/>
        <w:ind w:leftChars="0" w:left="0"/>
        <w:rPr>
          <w:ins w:id="19180" w:author="Administrator" w:date="2019-06-02T18:05:00Z"/>
        </w:rPr>
        <w:pPrChange w:id="19181" w:author="Administrator" w:date="2019-06-02T18:04:00Z">
          <w:pPr>
            <w:pStyle w:val="12"/>
          </w:pPr>
        </w:pPrChange>
      </w:pPr>
      <w:ins w:id="19182" w:author="Administrator" w:date="2019-06-02T18:03:00Z">
        <w:r>
          <w:t>一念及此，李龍飛不再閃躲</w:t>
        </w:r>
      </w:ins>
      <w:ins w:id="19183" w:author="Administrator" w:date="2019-06-02T18:05:00Z">
        <w:r>
          <w:rPr>
            <w:rFonts w:hint="eastAsia"/>
          </w:rPr>
          <w:t>，從儲物袋中掏出一把飛劍，反過來往前衝去。</w:t>
        </w:r>
      </w:ins>
    </w:p>
    <w:p w:rsidR="000F0075" w:rsidRDefault="00DF5823">
      <w:pPr>
        <w:pStyle w:val="12"/>
        <w:spacing w:after="240"/>
        <w:ind w:leftChars="0" w:left="0"/>
        <w:rPr>
          <w:ins w:id="19184" w:author="Administrator" w:date="2019-06-02T18:26:00Z"/>
        </w:rPr>
        <w:pPrChange w:id="19185" w:author="Administrator" w:date="2019-06-02T18:04:00Z">
          <w:pPr>
            <w:pStyle w:val="12"/>
          </w:pPr>
        </w:pPrChange>
      </w:pPr>
      <w:ins w:id="19186" w:author="Administrator" w:date="2019-06-02T18:24:00Z">
        <w:r>
          <w:rPr>
            <w:rFonts w:hint="eastAsia"/>
          </w:rPr>
          <w:t>兩者的距離並不遠，很快的，</w:t>
        </w:r>
      </w:ins>
      <w:ins w:id="19187" w:author="Administrator" w:date="2019-06-02T18:26:00Z">
        <w:r>
          <w:rPr>
            <w:rFonts w:hint="eastAsia"/>
          </w:rPr>
          <w:t>就相遇在一起。</w:t>
        </w:r>
      </w:ins>
    </w:p>
    <w:p w:rsidR="000F0075" w:rsidRDefault="00DF5823">
      <w:pPr>
        <w:pStyle w:val="12"/>
        <w:spacing w:after="240"/>
        <w:ind w:leftChars="0" w:left="0"/>
        <w:rPr>
          <w:ins w:id="19188" w:author="Administrator" w:date="2019-06-02T18:29:00Z"/>
        </w:rPr>
        <w:pPrChange w:id="19189" w:author="Administrator" w:date="2019-06-02T18:04:00Z">
          <w:pPr>
            <w:pStyle w:val="12"/>
          </w:pPr>
        </w:pPrChange>
      </w:pPr>
      <w:ins w:id="19190" w:author="Administrator" w:date="2019-06-02T18:26:00Z">
        <w:r>
          <w:rPr>
            <w:rFonts w:hint="eastAsia"/>
          </w:rPr>
          <w:t>一千丈，五百丈，兩百</w:t>
        </w:r>
      </w:ins>
      <w:ins w:id="19191" w:author="Administrator" w:date="2019-06-02T18:28:00Z">
        <w:r>
          <w:rPr>
            <w:rFonts w:hint="eastAsia"/>
          </w:rPr>
          <w:t>丈</w:t>
        </w:r>
      </w:ins>
      <w:ins w:id="19192" w:author="Administrator" w:date="2019-06-02T18:26:00Z">
        <w:r>
          <w:rPr>
            <w:rFonts w:hint="eastAsia"/>
          </w:rPr>
          <w:t>，一百</w:t>
        </w:r>
      </w:ins>
      <w:ins w:id="19193" w:author="Administrator" w:date="2019-06-02T18:28:00Z">
        <w:r>
          <w:rPr>
            <w:rFonts w:hint="eastAsia"/>
          </w:rPr>
          <w:t>丈</w:t>
        </w:r>
      </w:ins>
      <w:ins w:id="19194" w:author="Administrator" w:date="2019-06-02T18:29:00Z">
        <w:r>
          <w:rPr>
            <w:rFonts w:hint="eastAsia"/>
          </w:rPr>
          <w:t>，</w:t>
        </w:r>
      </w:ins>
      <w:ins w:id="19195" w:author="Administrator" w:date="2019-06-02T18:28:00Z">
        <w:r>
          <w:rPr>
            <w:rFonts w:hint="eastAsia"/>
          </w:rPr>
          <w:t>直到</w:t>
        </w:r>
      </w:ins>
      <w:ins w:id="19196" w:author="Administrator" w:date="2019-06-02T18:29:00Z">
        <w:r>
          <w:rPr>
            <w:rFonts w:hint="eastAsia"/>
          </w:rPr>
          <w:t>中間再</w:t>
        </w:r>
      </w:ins>
      <w:ins w:id="19197" w:author="Administrator" w:date="2019-06-03T01:02:00Z">
        <w:r w:rsidR="00F2517F">
          <w:rPr>
            <w:rFonts w:hint="eastAsia"/>
          </w:rPr>
          <w:t>無</w:t>
        </w:r>
      </w:ins>
      <w:ins w:id="19198" w:author="Administrator" w:date="2019-06-02T18:29:00Z">
        <w:r w:rsidR="00F2517F">
          <w:rPr>
            <w:rFonts w:hint="eastAsia"/>
          </w:rPr>
          <w:t>黑暗阻</w:t>
        </w:r>
      </w:ins>
      <w:ins w:id="19199" w:author="Administrator" w:date="2019-06-03T01:02:00Z">
        <w:r w:rsidR="00F2517F">
          <w:rPr>
            <w:rFonts w:hint="eastAsia"/>
          </w:rPr>
          <w:t>隔</w:t>
        </w:r>
      </w:ins>
      <w:ins w:id="19200" w:author="Administrator" w:date="2019-06-02T18:29:00Z">
        <w:r>
          <w:rPr>
            <w:rFonts w:hint="eastAsia"/>
          </w:rPr>
          <w:t>。</w:t>
        </w:r>
      </w:ins>
    </w:p>
    <w:p w:rsidR="000F0075" w:rsidRDefault="00DF5823">
      <w:pPr>
        <w:pStyle w:val="12"/>
        <w:spacing w:after="240"/>
        <w:ind w:leftChars="0" w:left="0"/>
        <w:rPr>
          <w:ins w:id="19201" w:author="Administrator" w:date="2019-06-02T18:29:00Z"/>
        </w:rPr>
        <w:pPrChange w:id="19202" w:author="Administrator" w:date="2019-06-02T18:04:00Z">
          <w:pPr>
            <w:pStyle w:val="12"/>
          </w:pPr>
        </w:pPrChange>
      </w:pPr>
      <w:ins w:id="19203" w:author="Administrator" w:date="2019-06-02T18:29:00Z">
        <w:r>
          <w:rPr>
            <w:rFonts w:hint="eastAsia"/>
          </w:rPr>
          <w:t>在</w:t>
        </w:r>
      </w:ins>
      <w:ins w:id="19204" w:author="Administrator" w:date="2019-06-07T18:41:00Z">
        <w:r w:rsidR="00B465BF">
          <w:rPr>
            <w:rFonts w:hint="eastAsia"/>
          </w:rPr>
          <w:t>看清甲蟲的那</w:t>
        </w:r>
      </w:ins>
      <w:ins w:id="19205" w:author="Administrator" w:date="2019-06-02T18:29:00Z">
        <w:r>
          <w:rPr>
            <w:rFonts w:hint="eastAsia"/>
          </w:rPr>
          <w:t>一刻，</w:t>
        </w:r>
      </w:ins>
      <w:ins w:id="19206" w:author="Administrator" w:date="2019-06-07T18:41:00Z">
        <w:r w:rsidR="00B465BF">
          <w:rPr>
            <w:rFonts w:hint="eastAsia"/>
          </w:rPr>
          <w:t>雖然心中早有準備，可</w:t>
        </w:r>
      </w:ins>
      <w:ins w:id="19207" w:author="Administrator" w:date="2019-06-02T18:29:00Z">
        <w:r>
          <w:rPr>
            <w:rFonts w:hint="eastAsia"/>
          </w:rPr>
          <w:t>李龍飛</w:t>
        </w:r>
      </w:ins>
      <w:ins w:id="19208" w:author="Administrator" w:date="2019-06-07T18:41:00Z">
        <w:r w:rsidR="00B465BF">
          <w:rPr>
            <w:rFonts w:hint="eastAsia"/>
          </w:rPr>
          <w:t>還是</w:t>
        </w:r>
      </w:ins>
      <w:ins w:id="19209" w:author="Administrator" w:date="2019-06-02T18:29:00Z">
        <w:r>
          <w:rPr>
            <w:rFonts w:hint="eastAsia"/>
          </w:rPr>
          <w:t>有了一些後悔。</w:t>
        </w:r>
      </w:ins>
    </w:p>
    <w:p w:rsidR="000F0075" w:rsidRDefault="00F2517F">
      <w:pPr>
        <w:pStyle w:val="12"/>
        <w:spacing w:after="240"/>
        <w:ind w:leftChars="0" w:left="0"/>
        <w:rPr>
          <w:ins w:id="19210" w:author="Administrator" w:date="2019-06-02T18:35:00Z"/>
        </w:rPr>
        <w:pPrChange w:id="19211" w:author="Administrator" w:date="2019-06-02T18:04:00Z">
          <w:pPr>
            <w:pStyle w:val="12"/>
          </w:pPr>
        </w:pPrChange>
      </w:pPr>
      <w:ins w:id="19212" w:author="Administrator" w:date="2019-06-02T18:29:00Z">
        <w:r>
          <w:rPr>
            <w:rFonts w:hint="eastAsia"/>
          </w:rPr>
          <w:t>眼前</w:t>
        </w:r>
        <w:r w:rsidR="00DF5823">
          <w:rPr>
            <w:rFonts w:hint="eastAsia"/>
          </w:rPr>
          <w:t>巨大甲蟲，散發出來的</w:t>
        </w:r>
      </w:ins>
      <w:ins w:id="19213" w:author="Administrator" w:date="2019-06-02T18:30:00Z">
        <w:r w:rsidR="00DF5823">
          <w:rPr>
            <w:rFonts w:hint="eastAsia"/>
          </w:rPr>
          <w:t>妖氣不過練氣後期，可是肥胖</w:t>
        </w:r>
      </w:ins>
      <w:ins w:id="19214" w:author="Administrator" w:date="2019-06-02T18:32:00Z">
        <w:r w:rsidR="00DF5823">
          <w:rPr>
            <w:rFonts w:hint="eastAsia"/>
          </w:rPr>
          <w:t>的軀</w:t>
        </w:r>
      </w:ins>
      <w:ins w:id="19215" w:author="Administrator" w:date="2019-06-02T18:31:00Z">
        <w:r w:rsidR="00DF5823">
          <w:rPr>
            <w:rFonts w:hint="eastAsia"/>
          </w:rPr>
          <w:t>體</w:t>
        </w:r>
      </w:ins>
      <w:ins w:id="19216" w:author="Administrator" w:date="2019-06-02T18:30:00Z">
        <w:r w:rsidR="00DF5823">
          <w:rPr>
            <w:rFonts w:hint="eastAsia"/>
          </w:rPr>
          <w:t>，整整比他大了數倍</w:t>
        </w:r>
      </w:ins>
      <w:ins w:id="19217" w:author="Administrator" w:date="2019-06-02T18:32:00Z">
        <w:r w:rsidR="00DF5823">
          <w:rPr>
            <w:rFonts w:hint="eastAsia"/>
          </w:rPr>
          <w:t>不止，</w:t>
        </w:r>
      </w:ins>
      <w:ins w:id="19218" w:author="Administrator" w:date="2019-06-02T18:34:00Z">
        <w:r w:rsidR="00DF5823">
          <w:rPr>
            <w:rFonts w:hint="eastAsia"/>
          </w:rPr>
          <w:t>遠看還好，近看給人的</w:t>
        </w:r>
      </w:ins>
      <w:ins w:id="19219" w:author="Administrator" w:date="2019-06-02T18:35:00Z">
        <w:r w:rsidR="00711F52">
          <w:rPr>
            <w:rFonts w:hint="eastAsia"/>
          </w:rPr>
          <w:t>感覺</w:t>
        </w:r>
      </w:ins>
      <w:ins w:id="19220" w:author="Administrator" w:date="2019-06-02T18:34:00Z">
        <w:r w:rsidR="00711F52">
          <w:rPr>
            <w:rFonts w:hint="eastAsia"/>
          </w:rPr>
          <w:t>像座小山</w:t>
        </w:r>
      </w:ins>
      <w:ins w:id="19221" w:author="Administrator" w:date="2019-06-07T18:48:00Z">
        <w:r w:rsidR="00B465BF">
          <w:rPr>
            <w:rFonts w:hint="eastAsia"/>
          </w:rPr>
          <w:t>似的</w:t>
        </w:r>
      </w:ins>
      <w:ins w:id="19222" w:author="Administrator" w:date="2019-06-02T18:35:00Z">
        <w:r w:rsidR="00711F52">
          <w:rPr>
            <w:rFonts w:hint="eastAsia"/>
          </w:rPr>
          <w:t>壓迫。</w:t>
        </w:r>
      </w:ins>
    </w:p>
    <w:p w:rsidR="000F0075" w:rsidRDefault="00711F52">
      <w:pPr>
        <w:pStyle w:val="12"/>
        <w:spacing w:after="240"/>
        <w:ind w:leftChars="0" w:left="0"/>
        <w:rPr>
          <w:ins w:id="19223" w:author="Administrator" w:date="2019-06-02T18:36:00Z"/>
        </w:rPr>
        <w:pPrChange w:id="19224" w:author="Administrator" w:date="2019-06-02T18:04:00Z">
          <w:pPr>
            <w:pStyle w:val="12"/>
          </w:pPr>
        </w:pPrChange>
      </w:pPr>
      <w:ins w:id="19225" w:author="Administrator" w:date="2019-06-02T18:35:00Z">
        <w:r>
          <w:rPr>
            <w:rFonts w:hint="eastAsia"/>
          </w:rPr>
          <w:t>不過此時李龍飛已經箭在弦上，不得不發，他一咬牙，掐指操控飛劍，狠</w:t>
        </w:r>
      </w:ins>
      <w:ins w:id="19226" w:author="Administrator" w:date="2019-06-02T18:36:00Z">
        <w:r>
          <w:rPr>
            <w:rFonts w:hint="eastAsia"/>
          </w:rPr>
          <w:t>狠往甲蟲殼上散發綠芒的「眼睛」刺去。</w:t>
        </w:r>
      </w:ins>
    </w:p>
    <w:p w:rsidR="000F0075" w:rsidRDefault="00711F52">
      <w:pPr>
        <w:pStyle w:val="12"/>
        <w:spacing w:after="240"/>
        <w:ind w:leftChars="0" w:left="0"/>
        <w:rPr>
          <w:ins w:id="19227" w:author="Administrator" w:date="2019-06-02T18:50:00Z"/>
        </w:rPr>
        <w:pPrChange w:id="19228" w:author="Administrator" w:date="2019-06-02T18:04:00Z">
          <w:pPr>
            <w:pStyle w:val="12"/>
          </w:pPr>
        </w:pPrChange>
      </w:pPr>
      <w:ins w:id="19229" w:author="Administrator" w:date="2019-06-02T18:37:00Z">
        <w:r>
          <w:rPr>
            <w:rFonts w:hint="eastAsia"/>
          </w:rPr>
          <w:lastRenderedPageBreak/>
          <w:t>噹一聲，一股</w:t>
        </w:r>
      </w:ins>
      <w:ins w:id="19230" w:author="Administrator" w:date="2019-06-02T18:43:00Z">
        <w:r>
          <w:rPr>
            <w:rFonts w:hint="eastAsia"/>
          </w:rPr>
          <w:t>尖銳錚鳴的</w:t>
        </w:r>
      </w:ins>
      <w:ins w:id="19231" w:author="Administrator" w:date="2019-06-02T18:37:00Z">
        <w:r>
          <w:rPr>
            <w:rFonts w:hint="eastAsia"/>
          </w:rPr>
          <w:t>金屬</w:t>
        </w:r>
      </w:ins>
      <w:ins w:id="19232" w:author="Administrator" w:date="2019-06-02T18:38:00Z">
        <w:r>
          <w:rPr>
            <w:rFonts w:hint="eastAsia"/>
          </w:rPr>
          <w:t>利器碰撞</w:t>
        </w:r>
      </w:ins>
      <w:ins w:id="19233" w:author="Administrator" w:date="2019-06-02T18:50:00Z">
        <w:r w:rsidR="00482E31">
          <w:rPr>
            <w:rFonts w:hint="eastAsia"/>
          </w:rPr>
          <w:t>聲響起。</w:t>
        </w:r>
      </w:ins>
    </w:p>
    <w:p w:rsidR="000F0075" w:rsidRDefault="00482E31">
      <w:pPr>
        <w:pStyle w:val="12"/>
        <w:spacing w:after="240"/>
        <w:ind w:leftChars="0" w:left="0"/>
        <w:rPr>
          <w:ins w:id="19234" w:author="Administrator" w:date="2019-06-02T18:56:00Z"/>
        </w:rPr>
        <w:pPrChange w:id="19235" w:author="Administrator" w:date="2019-06-02T18:04:00Z">
          <w:pPr>
            <w:pStyle w:val="12"/>
          </w:pPr>
        </w:pPrChange>
      </w:pPr>
      <w:ins w:id="19236" w:author="Administrator" w:date="2019-06-02T18:54:00Z">
        <w:r>
          <w:rPr>
            <w:rFonts w:hint="eastAsia"/>
          </w:rPr>
          <w:t>飛劍刺在那綠色眼睛上面，劍鋒從其</w:t>
        </w:r>
      </w:ins>
      <w:ins w:id="19237" w:author="Administrator" w:date="2019-06-02T18:55:00Z">
        <w:r>
          <w:rPr>
            <w:rFonts w:hint="eastAsia"/>
          </w:rPr>
          <w:t>凸起處沿著圓弧往下劃開，激起一連串的火光，可卻只是</w:t>
        </w:r>
      </w:ins>
      <w:ins w:id="19238" w:author="Administrator" w:date="2019-06-02T18:56:00Z">
        <w:r>
          <w:rPr>
            <w:rFonts w:hint="eastAsia"/>
          </w:rPr>
          <w:t>留下一道深深的印痕，未能將其整個刺破！</w:t>
        </w:r>
      </w:ins>
    </w:p>
    <w:p w:rsidR="000F0075" w:rsidRDefault="00482E31">
      <w:pPr>
        <w:pStyle w:val="12"/>
        <w:spacing w:after="240"/>
        <w:ind w:leftChars="0" w:left="0"/>
        <w:rPr>
          <w:ins w:id="19239" w:author="Administrator" w:date="2019-06-02T18:56:00Z"/>
        </w:rPr>
        <w:pPrChange w:id="19240" w:author="Administrator" w:date="2019-06-02T18:04:00Z">
          <w:pPr>
            <w:pStyle w:val="12"/>
          </w:pPr>
        </w:pPrChange>
      </w:pPr>
      <w:ins w:id="19241" w:author="Administrator" w:date="2019-06-02T18:56:00Z">
        <w:r>
          <w:rPr>
            <w:rFonts w:hint="eastAsia"/>
          </w:rPr>
          <w:t>「這麼硬！」</w:t>
        </w:r>
      </w:ins>
    </w:p>
    <w:p w:rsidR="000F0075" w:rsidRDefault="00482E31">
      <w:pPr>
        <w:pStyle w:val="12"/>
        <w:spacing w:after="240"/>
        <w:ind w:leftChars="0" w:left="0"/>
        <w:rPr>
          <w:ins w:id="19242" w:author="Administrator" w:date="2019-06-02T18:57:00Z"/>
        </w:rPr>
        <w:pPrChange w:id="19243" w:author="Administrator" w:date="2019-06-02T18:04:00Z">
          <w:pPr>
            <w:pStyle w:val="12"/>
          </w:pPr>
        </w:pPrChange>
      </w:pPr>
      <w:ins w:id="19244" w:author="Administrator" w:date="2019-06-02T18:56:00Z">
        <w:r>
          <w:rPr>
            <w:rFonts w:hint="eastAsia"/>
          </w:rPr>
          <w:t>李龍飛有些吃驚，他雖然從之前的兔形異獸略為</w:t>
        </w:r>
      </w:ins>
      <w:ins w:id="19245" w:author="Administrator" w:date="2019-06-02T18:57:00Z">
        <w:r>
          <w:rPr>
            <w:rFonts w:hint="eastAsia"/>
          </w:rPr>
          <w:t>察覺，可沒想到這巨蟲甲殼卻比他想像的還要硬上數倍。</w:t>
        </w:r>
      </w:ins>
    </w:p>
    <w:p w:rsidR="000F0075" w:rsidRDefault="00DB6E84">
      <w:pPr>
        <w:pStyle w:val="12"/>
        <w:spacing w:after="240"/>
        <w:ind w:leftChars="0" w:left="0"/>
        <w:rPr>
          <w:ins w:id="19246" w:author="Administrator" w:date="2019-06-02T19:00:00Z"/>
        </w:rPr>
        <w:pPrChange w:id="19247" w:author="Administrator" w:date="2019-06-02T18:04:00Z">
          <w:pPr>
            <w:pStyle w:val="12"/>
          </w:pPr>
        </w:pPrChange>
      </w:pPr>
      <w:ins w:id="19248" w:author="Administrator" w:date="2019-06-02T18:57:00Z">
        <w:r>
          <w:rPr>
            <w:rFonts w:hint="eastAsia"/>
          </w:rPr>
          <w:t>那飛劍</w:t>
        </w:r>
        <w:r w:rsidR="00F2517F">
          <w:rPr>
            <w:rFonts w:hint="eastAsia"/>
          </w:rPr>
          <w:t>只是</w:t>
        </w:r>
      </w:ins>
      <w:ins w:id="19249" w:author="Administrator" w:date="2019-06-02T18:58:00Z">
        <w:r w:rsidR="00482E31">
          <w:rPr>
            <w:rFonts w:hint="eastAsia"/>
          </w:rPr>
          <w:t>寶來軒買來的普通下品</w:t>
        </w:r>
      </w:ins>
      <w:ins w:id="19250" w:author="Administrator" w:date="2019-06-02T18:59:00Z">
        <w:r w:rsidR="00482E31">
          <w:rPr>
            <w:rFonts w:hint="eastAsia"/>
          </w:rPr>
          <w:t>法器，可是</w:t>
        </w:r>
      </w:ins>
      <w:ins w:id="19251" w:author="Administrator" w:date="2019-06-07T19:16:00Z">
        <w:r>
          <w:rPr>
            <w:rFonts w:hint="eastAsia"/>
          </w:rPr>
          <w:t>在</w:t>
        </w:r>
      </w:ins>
      <w:ins w:id="19252" w:author="Administrator" w:date="2019-06-02T18:59:00Z">
        <w:r>
          <w:rPr>
            <w:rFonts w:hint="eastAsia"/>
          </w:rPr>
          <w:t>灌入他練氣十五層的靈氣之後，比起一般的中品法器威力</w:t>
        </w:r>
        <w:r w:rsidR="00482E31">
          <w:rPr>
            <w:rFonts w:hint="eastAsia"/>
          </w:rPr>
          <w:t>大上一些，照理說一劍刺死練氣後期的</w:t>
        </w:r>
      </w:ins>
      <w:ins w:id="19253" w:author="Administrator" w:date="2019-06-02T19:00:00Z">
        <w:r w:rsidR="00482E31">
          <w:rPr>
            <w:rFonts w:hint="eastAsia"/>
          </w:rPr>
          <w:t>妖獸</w:t>
        </w:r>
      </w:ins>
      <w:ins w:id="19254" w:author="Administrator" w:date="2019-06-02T18:59:00Z">
        <w:r w:rsidR="00482E31">
          <w:rPr>
            <w:rFonts w:hint="eastAsia"/>
          </w:rPr>
          <w:t>是不可能，但</w:t>
        </w:r>
      </w:ins>
      <w:ins w:id="19255" w:author="Administrator" w:date="2019-06-02T19:00:00Z">
        <w:r w:rsidR="00482E31">
          <w:rPr>
            <w:rFonts w:hint="eastAsia"/>
          </w:rPr>
          <w:t>連刺穿對方的表皮也做不</w:t>
        </w:r>
        <w:r w:rsidR="003630F8">
          <w:rPr>
            <w:rFonts w:hint="eastAsia"/>
          </w:rPr>
          <w:t>到實在是</w:t>
        </w:r>
      </w:ins>
      <w:ins w:id="19256" w:author="Administrator" w:date="2019-06-07T19:16:00Z">
        <w:r>
          <w:rPr>
            <w:rFonts w:hint="eastAsia"/>
          </w:rPr>
          <w:t>讓人</w:t>
        </w:r>
      </w:ins>
      <w:ins w:id="19257" w:author="Administrator" w:date="2019-06-02T19:00:00Z">
        <w:r>
          <w:rPr>
            <w:rFonts w:hint="eastAsia"/>
          </w:rPr>
          <w:t>太</w:t>
        </w:r>
        <w:r w:rsidR="003630F8">
          <w:rPr>
            <w:rFonts w:hint="eastAsia"/>
          </w:rPr>
          <w:t>不可思議！</w:t>
        </w:r>
      </w:ins>
    </w:p>
    <w:p w:rsidR="000F0075" w:rsidRDefault="003630F8">
      <w:pPr>
        <w:pStyle w:val="12"/>
        <w:spacing w:after="240"/>
        <w:ind w:leftChars="0" w:left="0"/>
        <w:rPr>
          <w:ins w:id="19258" w:author="Administrator" w:date="2019-06-02T19:01:00Z"/>
        </w:rPr>
        <w:pPrChange w:id="19259" w:author="Administrator" w:date="2019-06-02T18:04:00Z">
          <w:pPr>
            <w:pStyle w:val="12"/>
          </w:pPr>
        </w:pPrChange>
      </w:pPr>
      <w:ins w:id="19260" w:author="Administrator" w:date="2019-06-02T19:00:00Z">
        <w:r>
          <w:rPr>
            <w:rFonts w:hint="eastAsia"/>
          </w:rPr>
          <w:t>「不對，不只是牠的甲殼堅硬而已…這裡</w:t>
        </w:r>
      </w:ins>
      <w:ins w:id="19261" w:author="Administrator" w:date="2019-06-02T19:01:00Z">
        <w:r>
          <w:rPr>
            <w:rFonts w:hint="eastAsia"/>
          </w:rPr>
          <w:t>天地靈氣比外界稀薄許多，就算是同樣的術法操控，在這裡只能發揮十之一二！」</w:t>
        </w:r>
      </w:ins>
    </w:p>
    <w:p w:rsidR="000F0075" w:rsidRDefault="00DB6E84">
      <w:pPr>
        <w:pStyle w:val="12"/>
        <w:spacing w:after="240"/>
        <w:ind w:leftChars="0" w:left="0"/>
        <w:rPr>
          <w:ins w:id="19262" w:author="Administrator" w:date="2019-06-03T01:04:00Z"/>
        </w:rPr>
        <w:pPrChange w:id="19263" w:author="Administrator" w:date="2019-06-02T18:04:00Z">
          <w:pPr>
            <w:pStyle w:val="12"/>
          </w:pPr>
        </w:pPrChange>
      </w:pPr>
      <w:ins w:id="19264" w:author="Administrator" w:date="2019-06-07T19:16:00Z">
        <w:r>
          <w:rPr>
            <w:rFonts w:hint="eastAsia"/>
          </w:rPr>
          <w:t>李龍飛細思一下，</w:t>
        </w:r>
      </w:ins>
      <w:ins w:id="19265" w:author="Administrator" w:date="2019-06-07T19:18:00Z">
        <w:r>
          <w:rPr>
            <w:rFonts w:hint="eastAsia"/>
          </w:rPr>
          <w:t>察覺到自己的一絲異狀，在</w:t>
        </w:r>
      </w:ins>
      <w:ins w:id="19266" w:author="Administrator" w:date="2019-06-02T19:02:00Z">
        <w:r w:rsidR="00CE69AC">
          <w:rPr>
            <w:rFonts w:hint="eastAsia"/>
          </w:rPr>
          <w:t>避開那甲蟲</w:t>
        </w:r>
      </w:ins>
      <w:ins w:id="19267" w:author="Administrator" w:date="2019-06-03T01:03:00Z">
        <w:r w:rsidR="00F2517F">
          <w:rPr>
            <w:rFonts w:hint="eastAsia"/>
          </w:rPr>
          <w:t>怒氣沖沖反擊過來的</w:t>
        </w:r>
      </w:ins>
      <w:ins w:id="19268" w:author="Administrator" w:date="2019-06-03T01:04:00Z">
        <w:r w:rsidR="00F2517F">
          <w:rPr>
            <w:rFonts w:hint="eastAsia"/>
          </w:rPr>
          <w:t>觸角，</w:t>
        </w:r>
      </w:ins>
      <w:ins w:id="19269" w:author="Administrator" w:date="2019-06-07T19:18:00Z">
        <w:r>
          <w:rPr>
            <w:rFonts w:hint="eastAsia"/>
          </w:rPr>
          <w:t>連忙</w:t>
        </w:r>
      </w:ins>
      <w:ins w:id="19270" w:author="Administrator" w:date="2019-06-03T01:04:00Z">
        <w:r w:rsidR="00F2517F">
          <w:rPr>
            <w:rFonts w:hint="eastAsia"/>
          </w:rPr>
          <w:t>將下品飛劍收入儲物袋中，換上木癸寶劍在手，跟著狠狠往下一插。</w:t>
        </w:r>
      </w:ins>
    </w:p>
    <w:p w:rsidR="000F0075" w:rsidRDefault="00F2517F">
      <w:pPr>
        <w:pStyle w:val="12"/>
        <w:spacing w:after="240"/>
        <w:ind w:leftChars="0" w:left="0"/>
        <w:rPr>
          <w:ins w:id="19271" w:author="Administrator" w:date="2019-06-03T01:06:00Z"/>
        </w:rPr>
        <w:pPrChange w:id="19272" w:author="Administrator" w:date="2019-06-02T18:04:00Z">
          <w:pPr>
            <w:pStyle w:val="12"/>
          </w:pPr>
        </w:pPrChange>
      </w:pPr>
      <w:ins w:id="19273" w:author="Administrator" w:date="2019-06-03T01:05:00Z">
        <w:r>
          <w:rPr>
            <w:rFonts w:hint="eastAsia"/>
          </w:rPr>
          <w:t>噗一聲，大片的綠液從那綠眼內噴射出來，跟著李龍飛慘叫一聲，</w:t>
        </w:r>
      </w:ins>
      <w:ins w:id="19274" w:author="Administrator" w:date="2019-06-03T01:06:00Z">
        <w:r>
          <w:rPr>
            <w:rFonts w:hint="eastAsia"/>
          </w:rPr>
          <w:t>退了出去。</w:t>
        </w:r>
      </w:ins>
    </w:p>
    <w:p w:rsidR="000F0075" w:rsidRDefault="00F13402">
      <w:pPr>
        <w:pStyle w:val="12"/>
        <w:spacing w:after="240"/>
        <w:ind w:leftChars="0" w:left="0"/>
        <w:rPr>
          <w:ins w:id="19275" w:author="Administrator" w:date="2019-06-03T01:06:00Z"/>
        </w:rPr>
        <w:pPrChange w:id="19276" w:author="Administrator" w:date="2019-06-02T18:04:00Z">
          <w:pPr>
            <w:pStyle w:val="12"/>
          </w:pPr>
        </w:pPrChange>
      </w:pPr>
      <w:ins w:id="19277" w:author="Administrator" w:date="2019-06-03T01:06:00Z">
        <w:r>
          <w:rPr>
            <w:rFonts w:hint="eastAsia"/>
          </w:rPr>
          <w:t>「該死，這甲蟲的體液居然能腐蝕</w:t>
        </w:r>
        <w:r w:rsidR="00F2517F">
          <w:rPr>
            <w:rFonts w:hint="eastAsia"/>
          </w:rPr>
          <w:t>體表！」</w:t>
        </w:r>
      </w:ins>
    </w:p>
    <w:p w:rsidR="000F0075" w:rsidRDefault="00F2517F">
      <w:pPr>
        <w:pStyle w:val="12"/>
        <w:spacing w:after="240"/>
        <w:ind w:leftChars="0" w:left="0"/>
        <w:rPr>
          <w:ins w:id="19278" w:author="Administrator" w:date="2019-06-03T23:36:00Z"/>
        </w:rPr>
        <w:pPrChange w:id="19279" w:author="Administrator" w:date="2019-06-02T18:04:00Z">
          <w:pPr>
            <w:pStyle w:val="12"/>
          </w:pPr>
        </w:pPrChange>
      </w:pPr>
      <w:ins w:id="19280" w:author="Administrator" w:date="2019-06-03T01:06:00Z">
        <w:r>
          <w:rPr>
            <w:rFonts w:hint="eastAsia"/>
          </w:rPr>
          <w:t>也是他太過大意，</w:t>
        </w:r>
      </w:ins>
      <w:ins w:id="19281" w:author="Administrator" w:date="2019-06-03T01:07:00Z">
        <w:r>
          <w:rPr>
            <w:rFonts w:hint="eastAsia"/>
          </w:rPr>
          <w:t>心想用法力</w:t>
        </w:r>
      </w:ins>
      <w:ins w:id="19282" w:author="Administrator" w:date="2019-06-03T01:08:00Z">
        <w:r w:rsidR="00DB6E84">
          <w:rPr>
            <w:rFonts w:hint="eastAsia"/>
          </w:rPr>
          <w:t>操控飛劍不行，便改用手持的，</w:t>
        </w:r>
      </w:ins>
      <w:ins w:id="19283" w:author="Administrator" w:date="2019-06-07T19:18:00Z">
        <w:r w:rsidR="00DB6E84">
          <w:rPr>
            <w:rFonts w:hint="eastAsia"/>
          </w:rPr>
          <w:t>這才</w:t>
        </w:r>
      </w:ins>
      <w:ins w:id="19284" w:author="Administrator" w:date="2019-06-07T19:19:00Z">
        <w:r w:rsidR="00DB6E84">
          <w:rPr>
            <w:rFonts w:hint="eastAsia"/>
          </w:rPr>
          <w:t>因太過靠近</w:t>
        </w:r>
      </w:ins>
      <w:ins w:id="19285" w:author="Administrator" w:date="2019-06-03T01:08:00Z">
        <w:r w:rsidR="00F13402">
          <w:rPr>
            <w:rFonts w:hint="eastAsia"/>
          </w:rPr>
          <w:t>被那甲蟲的體液</w:t>
        </w:r>
      </w:ins>
      <w:ins w:id="19286" w:author="Administrator" w:date="2019-06-03T23:36:00Z">
        <w:r w:rsidR="00F13402">
          <w:rPr>
            <w:rFonts w:hint="eastAsia"/>
          </w:rPr>
          <w:t>濺灑一身。</w:t>
        </w:r>
      </w:ins>
    </w:p>
    <w:p w:rsidR="000F0075" w:rsidRDefault="00F13402">
      <w:pPr>
        <w:pStyle w:val="12"/>
        <w:spacing w:after="240"/>
        <w:ind w:leftChars="0" w:left="0"/>
        <w:rPr>
          <w:ins w:id="19287" w:author="Administrator" w:date="2019-06-07T19:19:00Z"/>
        </w:rPr>
        <w:pPrChange w:id="19288" w:author="Administrator" w:date="2019-06-02T18:04:00Z">
          <w:pPr>
            <w:pStyle w:val="12"/>
          </w:pPr>
        </w:pPrChange>
      </w:pPr>
      <w:ins w:id="19289" w:author="Administrator" w:date="2019-06-03T23:36:00Z">
        <w:r>
          <w:rPr>
            <w:rFonts w:hint="eastAsia"/>
          </w:rPr>
          <w:t>好在</w:t>
        </w:r>
      </w:ins>
      <w:ins w:id="19290" w:author="Administrator" w:date="2019-06-03T23:37:00Z">
        <w:r w:rsidR="00DB6E84">
          <w:rPr>
            <w:rFonts w:hint="eastAsia"/>
          </w:rPr>
          <w:t>綠液雖</w:t>
        </w:r>
      </w:ins>
      <w:ins w:id="19291" w:author="Administrator" w:date="2019-06-07T19:19:00Z">
        <w:r w:rsidR="00DB6E84">
          <w:rPr>
            <w:rFonts w:hint="eastAsia"/>
          </w:rPr>
          <w:t>有</w:t>
        </w:r>
      </w:ins>
      <w:ins w:id="19292" w:author="Administrator" w:date="2019-06-03T23:37:00Z">
        <w:r>
          <w:rPr>
            <w:rFonts w:hint="eastAsia"/>
          </w:rPr>
          <w:t>腐蝕性，但李龍飛</w:t>
        </w:r>
      </w:ins>
      <w:ins w:id="19293" w:author="Administrator" w:date="2019-06-07T19:19:00Z">
        <w:r w:rsidR="00DB6E84">
          <w:rPr>
            <w:rFonts w:hint="eastAsia"/>
          </w:rPr>
          <w:t>的</w:t>
        </w:r>
      </w:ins>
      <w:ins w:id="19294" w:author="Administrator" w:date="2019-06-03T23:37:00Z">
        <w:r>
          <w:rPr>
            <w:rFonts w:hint="eastAsia"/>
          </w:rPr>
          <w:t>反應</w:t>
        </w:r>
      </w:ins>
      <w:ins w:id="19295" w:author="Administrator" w:date="2019-06-07T19:19:00Z">
        <w:r w:rsidR="00DB6E84">
          <w:rPr>
            <w:rFonts w:hint="eastAsia"/>
          </w:rPr>
          <w:t>也不慢</w:t>
        </w:r>
      </w:ins>
      <w:ins w:id="19296" w:author="Administrator" w:date="2019-06-03T23:37:00Z">
        <w:r>
          <w:rPr>
            <w:rFonts w:hint="eastAsia"/>
          </w:rPr>
          <w:t>，只有</w:t>
        </w:r>
      </w:ins>
      <w:ins w:id="19297" w:author="Administrator" w:date="2019-06-07T19:19:00Z">
        <w:r w:rsidR="00DB6E84">
          <w:rPr>
            <w:rFonts w:hint="eastAsia"/>
          </w:rPr>
          <w:t>表皮</w:t>
        </w:r>
      </w:ins>
      <w:ins w:id="19298" w:author="Administrator" w:date="2019-06-03T23:37:00Z">
        <w:r>
          <w:rPr>
            <w:rFonts w:hint="eastAsia"/>
          </w:rPr>
          <w:t>沾</w:t>
        </w:r>
      </w:ins>
      <w:ins w:id="19299" w:author="Administrator" w:date="2019-06-03T23:38:00Z">
        <w:r>
          <w:rPr>
            <w:rFonts w:hint="eastAsia"/>
          </w:rPr>
          <w:t>染</w:t>
        </w:r>
      </w:ins>
      <w:ins w:id="19300" w:author="Administrator" w:date="2019-06-07T19:19:00Z">
        <w:r w:rsidR="00DB6E84">
          <w:rPr>
            <w:rFonts w:hint="eastAsia"/>
          </w:rPr>
          <w:t>了</w:t>
        </w:r>
      </w:ins>
      <w:ins w:id="19301" w:author="Administrator" w:date="2019-06-03T23:38:00Z">
        <w:r>
          <w:rPr>
            <w:rFonts w:hint="eastAsia"/>
          </w:rPr>
          <w:t>些，</w:t>
        </w:r>
      </w:ins>
      <w:ins w:id="19302" w:author="Administrator" w:date="2019-06-07T19:19:00Z">
        <w:r w:rsidR="00DB6E84">
          <w:rPr>
            <w:rFonts w:hint="eastAsia"/>
          </w:rPr>
          <w:t>其它口耳鼻要害全都避免開來。</w:t>
        </w:r>
      </w:ins>
    </w:p>
    <w:p w:rsidR="000F0075" w:rsidRDefault="00DB6E84">
      <w:pPr>
        <w:pStyle w:val="12"/>
        <w:spacing w:after="240"/>
        <w:ind w:leftChars="0" w:left="0"/>
        <w:rPr>
          <w:ins w:id="19303" w:author="Administrator" w:date="2019-06-03T23:38:00Z"/>
        </w:rPr>
        <w:pPrChange w:id="19304" w:author="Administrator" w:date="2019-06-02T18:04:00Z">
          <w:pPr>
            <w:pStyle w:val="12"/>
          </w:pPr>
        </w:pPrChange>
      </w:pPr>
      <w:ins w:id="19305" w:author="Administrator" w:date="2019-06-07T19:19:00Z">
        <w:r>
          <w:rPr>
            <w:rFonts w:hint="eastAsia"/>
          </w:rPr>
          <w:t>而皮膚上的那些傷</w:t>
        </w:r>
      </w:ins>
      <w:ins w:id="19306" w:author="Administrator" w:date="2019-06-07T19:20:00Z">
        <w:r>
          <w:rPr>
            <w:rFonts w:hint="eastAsia"/>
          </w:rPr>
          <w:t>勢，在他驚人的</w:t>
        </w:r>
      </w:ins>
      <w:ins w:id="19307" w:author="Administrator" w:date="2019-06-03T23:38:00Z">
        <w:r w:rsidR="00F13402">
          <w:rPr>
            <w:rFonts w:hint="eastAsia"/>
          </w:rPr>
          <w:t>恢復力</w:t>
        </w:r>
      </w:ins>
      <w:ins w:id="19308" w:author="Administrator" w:date="2019-06-07T19:20:00Z">
        <w:r>
          <w:rPr>
            <w:rFonts w:hint="eastAsia"/>
          </w:rPr>
          <w:t>下</w:t>
        </w:r>
      </w:ins>
      <w:ins w:id="19309" w:author="Administrator" w:date="2019-06-03T23:38:00Z">
        <w:r w:rsidR="00F13402">
          <w:rPr>
            <w:rFonts w:hint="eastAsia"/>
          </w:rPr>
          <w:t>，很快便沒</w:t>
        </w:r>
      </w:ins>
      <w:ins w:id="19310" w:author="Administrator" w:date="2019-06-07T19:20:00Z">
        <w:r>
          <w:rPr>
            <w:rFonts w:hint="eastAsia"/>
          </w:rPr>
          <w:t>了</w:t>
        </w:r>
      </w:ins>
      <w:ins w:id="19311" w:author="Administrator" w:date="2019-06-03T23:38:00Z">
        <w:r w:rsidR="00F13402">
          <w:rPr>
            <w:rFonts w:hint="eastAsia"/>
          </w:rPr>
          <w:t>大礙</w:t>
        </w:r>
      </w:ins>
      <w:ins w:id="19312" w:author="Administrator" w:date="2019-06-07T19:20:00Z">
        <w:r>
          <w:rPr>
            <w:rFonts w:hint="eastAsia"/>
          </w:rPr>
          <w:t>，只剩下衣衫破破爛爛而已</w:t>
        </w:r>
      </w:ins>
      <w:ins w:id="19313" w:author="Administrator" w:date="2019-06-03T23:38:00Z">
        <w:r w:rsidR="00F13402">
          <w:rPr>
            <w:rFonts w:hint="eastAsia"/>
          </w:rPr>
          <w:t>。</w:t>
        </w:r>
      </w:ins>
    </w:p>
    <w:p w:rsidR="000F0075" w:rsidRDefault="00F13402">
      <w:pPr>
        <w:pStyle w:val="12"/>
        <w:spacing w:after="240"/>
        <w:ind w:leftChars="0" w:left="0"/>
        <w:rPr>
          <w:ins w:id="19314" w:author="Administrator" w:date="2019-06-04T00:31:00Z"/>
        </w:rPr>
        <w:pPrChange w:id="19315" w:author="Administrator" w:date="2019-06-02T18:04:00Z">
          <w:pPr>
            <w:pStyle w:val="12"/>
          </w:pPr>
        </w:pPrChange>
      </w:pPr>
      <w:ins w:id="19316" w:author="Administrator" w:date="2019-06-03T23:38:00Z">
        <w:r>
          <w:rPr>
            <w:rFonts w:hint="eastAsia"/>
          </w:rPr>
          <w:t>可</w:t>
        </w:r>
      </w:ins>
      <w:ins w:id="19317" w:author="Administrator" w:date="2019-06-03T23:55:00Z">
        <w:r w:rsidR="00966559">
          <w:rPr>
            <w:rFonts w:hint="eastAsia"/>
          </w:rPr>
          <w:t>這麼一來，原本受傷不重的巨大甲蟲，便抓住了機會，趁機往後</w:t>
        </w:r>
      </w:ins>
      <w:ins w:id="19318" w:author="Administrator" w:date="2019-06-04T00:31:00Z">
        <w:r w:rsidR="00E820D1">
          <w:rPr>
            <w:rFonts w:hint="eastAsia"/>
          </w:rPr>
          <w:t>掙脫開來。</w:t>
        </w:r>
      </w:ins>
    </w:p>
    <w:p w:rsidR="000F0075" w:rsidRDefault="00DB6E84">
      <w:pPr>
        <w:pStyle w:val="12"/>
        <w:spacing w:after="240"/>
        <w:ind w:leftChars="0" w:left="0"/>
        <w:rPr>
          <w:ins w:id="19319" w:author="Administrator" w:date="2019-06-04T00:32:00Z"/>
        </w:rPr>
        <w:pPrChange w:id="19320" w:author="Administrator" w:date="2019-06-02T18:04:00Z">
          <w:pPr>
            <w:pStyle w:val="12"/>
          </w:pPr>
        </w:pPrChange>
      </w:pPr>
      <w:ins w:id="19321" w:author="Administrator" w:date="2019-06-07T19:20:00Z">
        <w:r>
          <w:rPr>
            <w:rFonts w:hint="eastAsia"/>
          </w:rPr>
          <w:t>但那甲蟲掙脫之後，卻不是往後逃跑，</w:t>
        </w:r>
      </w:ins>
      <w:ins w:id="19322" w:author="Administrator" w:date="2019-06-04T00:31:00Z">
        <w:r w:rsidR="00E820D1">
          <w:rPr>
            <w:rFonts w:hint="eastAsia"/>
          </w:rPr>
          <w:t>反而全身甲殼上的眼睛，由綠轉紅，散發出異樣的紅芒，跟著</w:t>
        </w:r>
      </w:ins>
      <w:ins w:id="19323" w:author="Administrator" w:date="2019-06-04T00:32:00Z">
        <w:r>
          <w:rPr>
            <w:rFonts w:hint="eastAsia"/>
          </w:rPr>
          <w:t>發狂似的</w:t>
        </w:r>
      </w:ins>
      <w:ins w:id="19324" w:author="Administrator" w:date="2019-06-07T19:20:00Z">
        <w:r>
          <w:rPr>
            <w:rFonts w:hint="eastAsia"/>
          </w:rPr>
          <w:t>向</w:t>
        </w:r>
      </w:ins>
      <w:ins w:id="19325" w:author="Administrator" w:date="2019-06-04T00:32:00Z">
        <w:r w:rsidR="00E820D1">
          <w:rPr>
            <w:rFonts w:hint="eastAsia"/>
          </w:rPr>
          <w:t>李龍飛這</w:t>
        </w:r>
      </w:ins>
      <w:ins w:id="19326" w:author="Administrator" w:date="2019-06-07T19:20:00Z">
        <w:r>
          <w:rPr>
            <w:rFonts w:hint="eastAsia"/>
          </w:rPr>
          <w:t>邊</w:t>
        </w:r>
      </w:ins>
      <w:ins w:id="19327" w:author="Administrator" w:date="2019-06-04T00:32:00Z">
        <w:r w:rsidR="00E820D1">
          <w:rPr>
            <w:rFonts w:hint="eastAsia"/>
          </w:rPr>
          <w:t>衝了過來。</w:t>
        </w:r>
      </w:ins>
    </w:p>
    <w:p w:rsidR="000F0075" w:rsidRDefault="00E820D1">
      <w:pPr>
        <w:pStyle w:val="12"/>
        <w:spacing w:after="240"/>
        <w:ind w:leftChars="0" w:left="0"/>
        <w:rPr>
          <w:ins w:id="19328" w:author="Administrator" w:date="2019-06-04T00:33:00Z"/>
        </w:rPr>
        <w:pPrChange w:id="19329" w:author="Administrator" w:date="2019-06-02T18:04:00Z">
          <w:pPr>
            <w:pStyle w:val="12"/>
          </w:pPr>
        </w:pPrChange>
      </w:pPr>
      <w:ins w:id="19330" w:author="Administrator" w:date="2019-06-04T00:32:00Z">
        <w:r>
          <w:rPr>
            <w:rFonts w:hint="eastAsia"/>
          </w:rPr>
          <w:t>「找死！」李龍飛</w:t>
        </w:r>
      </w:ins>
      <w:ins w:id="19331" w:author="Administrator" w:date="2019-06-07T19:21:00Z">
        <w:r w:rsidR="00DB6E84">
          <w:rPr>
            <w:rFonts w:hint="eastAsia"/>
          </w:rPr>
          <w:t>同樣也是心底有氣，他往後</w:t>
        </w:r>
      </w:ins>
      <w:ins w:id="19332" w:author="Administrator" w:date="2019-06-04T00:32:00Z">
        <w:r>
          <w:rPr>
            <w:rFonts w:hint="eastAsia"/>
          </w:rPr>
          <w:t>微微</w:t>
        </w:r>
      </w:ins>
      <w:ins w:id="19333" w:author="Administrator" w:date="2019-06-07T19:21:00Z">
        <w:r w:rsidR="00DB6E84">
          <w:rPr>
            <w:rFonts w:hint="eastAsia"/>
          </w:rPr>
          <w:t>飛退</w:t>
        </w:r>
      </w:ins>
      <w:ins w:id="19334" w:author="Administrator" w:date="2019-06-04T00:32:00Z">
        <w:r>
          <w:rPr>
            <w:rFonts w:hint="eastAsia"/>
          </w:rPr>
          <w:t>一頓，</w:t>
        </w:r>
      </w:ins>
      <w:ins w:id="19335" w:author="Administrator" w:date="2019-06-07T19:21:00Z">
        <w:r w:rsidR="00DB6E84">
          <w:rPr>
            <w:rFonts w:hint="eastAsia"/>
          </w:rPr>
          <w:t>腳滴溜溜在地上踩了一下，</w:t>
        </w:r>
      </w:ins>
      <w:ins w:id="19336" w:author="Administrator" w:date="2019-06-04T00:32:00Z">
        <w:r>
          <w:rPr>
            <w:rFonts w:hint="eastAsia"/>
          </w:rPr>
          <w:t>跟著</w:t>
        </w:r>
      </w:ins>
      <w:ins w:id="19337" w:author="Administrator" w:date="2019-06-07T19:21:00Z">
        <w:r w:rsidR="00DB6E84">
          <w:rPr>
            <w:rFonts w:hint="eastAsia"/>
          </w:rPr>
          <w:t>同樣</w:t>
        </w:r>
      </w:ins>
      <w:ins w:id="19338" w:author="Administrator" w:date="2019-06-04T00:32:00Z">
        <w:r>
          <w:rPr>
            <w:rFonts w:hint="eastAsia"/>
          </w:rPr>
          <w:t>發起狠來，</w:t>
        </w:r>
      </w:ins>
      <w:ins w:id="19339" w:author="Administrator" w:date="2019-06-04T00:33:00Z">
        <w:r>
          <w:rPr>
            <w:rFonts w:hint="eastAsia"/>
          </w:rPr>
          <w:t>持劍往前衝了過去。</w:t>
        </w:r>
      </w:ins>
    </w:p>
    <w:p w:rsidR="000F0075" w:rsidRDefault="00E820D1">
      <w:pPr>
        <w:pStyle w:val="12"/>
        <w:spacing w:after="240"/>
        <w:ind w:leftChars="0" w:left="0"/>
        <w:rPr>
          <w:ins w:id="19340" w:author="Administrator" w:date="2019-06-04T00:36:00Z"/>
        </w:rPr>
        <w:pPrChange w:id="19341" w:author="Administrator" w:date="2019-06-02T18:04:00Z">
          <w:pPr>
            <w:pStyle w:val="12"/>
          </w:pPr>
        </w:pPrChange>
      </w:pPr>
      <w:ins w:id="19342" w:author="Administrator" w:date="2019-06-04T00:33:00Z">
        <w:r>
          <w:rPr>
            <w:rFonts w:hint="eastAsia"/>
          </w:rPr>
          <w:t>「不過就是點酸液罷了，</w:t>
        </w:r>
      </w:ins>
      <w:ins w:id="19343" w:author="Administrator" w:date="2019-06-04T00:35:00Z">
        <w:r>
          <w:rPr>
            <w:rFonts w:hint="eastAsia"/>
          </w:rPr>
          <w:t>難道我還怕你了！」緊要關頭，李龍飛的那股脾氣也</w:t>
        </w:r>
      </w:ins>
      <w:ins w:id="19344" w:author="Administrator" w:date="2019-06-04T00:36:00Z">
        <w:r>
          <w:rPr>
            <w:rFonts w:hint="eastAsia"/>
          </w:rPr>
          <w:t>火上來了，不顧被酸液波到的危險，</w:t>
        </w:r>
      </w:ins>
      <w:ins w:id="19345" w:author="Administrator" w:date="2019-06-07T19:27:00Z">
        <w:r w:rsidR="00910911">
          <w:rPr>
            <w:rFonts w:hint="eastAsia"/>
          </w:rPr>
          <w:t>躍上去甲蟲的背上，一口氣</w:t>
        </w:r>
      </w:ins>
      <w:ins w:id="19346" w:author="Administrator" w:date="2019-06-04T00:36:00Z">
        <w:r>
          <w:rPr>
            <w:rFonts w:hint="eastAsia"/>
          </w:rPr>
          <w:t>朝著一個個的眼睛</w:t>
        </w:r>
        <w:r>
          <w:rPr>
            <w:rFonts w:hint="eastAsia"/>
          </w:rPr>
          <w:lastRenderedPageBreak/>
          <w:t>刺了下去。</w:t>
        </w:r>
      </w:ins>
    </w:p>
    <w:p w:rsidR="000F0075" w:rsidRDefault="00DB6E84">
      <w:pPr>
        <w:pStyle w:val="12"/>
        <w:spacing w:after="240"/>
        <w:ind w:leftChars="0" w:left="0"/>
        <w:rPr>
          <w:ins w:id="19347" w:author="Administrator" w:date="2019-06-04T00:38:00Z"/>
        </w:rPr>
        <w:pPrChange w:id="19348" w:author="Administrator" w:date="2019-06-02T18:04:00Z">
          <w:pPr>
            <w:pStyle w:val="12"/>
          </w:pPr>
        </w:pPrChange>
      </w:pPr>
      <w:ins w:id="19349" w:author="Administrator" w:date="2019-06-07T19:22:00Z">
        <w:r>
          <w:rPr>
            <w:rFonts w:hint="eastAsia"/>
          </w:rPr>
          <w:t>噗嗤</w:t>
        </w:r>
      </w:ins>
      <w:ins w:id="19350" w:author="Administrator" w:date="2019-06-04T00:36:00Z">
        <w:r w:rsidR="00E820D1">
          <w:rPr>
            <w:rFonts w:hint="eastAsia"/>
          </w:rPr>
          <w:t>幾聲，</w:t>
        </w:r>
      </w:ins>
      <w:ins w:id="19351" w:author="Administrator" w:date="2019-06-04T00:37:00Z">
        <w:r>
          <w:rPr>
            <w:rFonts w:hint="eastAsia"/>
          </w:rPr>
          <w:t>那甲蟲的體液噴在李龍飛身上</w:t>
        </w:r>
        <w:r w:rsidR="00E820D1">
          <w:rPr>
            <w:rFonts w:hint="eastAsia"/>
          </w:rPr>
          <w:t>，但</w:t>
        </w:r>
      </w:ins>
      <w:ins w:id="19352" w:author="Administrator" w:date="2019-06-07T19:23:00Z">
        <w:r>
          <w:rPr>
            <w:rFonts w:hint="eastAsia"/>
          </w:rPr>
          <w:t>有了心裡準備的李龍飛沒有退後，仍是手起劍落手起劍落地往下猛戳，</w:t>
        </w:r>
      </w:ins>
      <w:ins w:id="19353" w:author="Administrator" w:date="2019-06-04T00:37:00Z">
        <w:r w:rsidR="00E820D1">
          <w:rPr>
            <w:rFonts w:hint="eastAsia"/>
          </w:rPr>
          <w:t>最終</w:t>
        </w:r>
      </w:ins>
      <w:ins w:id="19354" w:author="Administrator" w:date="2019-06-07T19:23:00Z">
        <w:r>
          <w:rPr>
            <w:rFonts w:hint="eastAsia"/>
          </w:rPr>
          <w:t>那甲蟲在這</w:t>
        </w:r>
      </w:ins>
      <w:ins w:id="19355" w:author="Administrator" w:date="2019-06-07T19:24:00Z">
        <w:r>
          <w:rPr>
            <w:rFonts w:hint="eastAsia"/>
          </w:rPr>
          <w:t>樣兇猛攻勢之下，終於不</w:t>
        </w:r>
      </w:ins>
      <w:ins w:id="19356" w:author="Administrator" w:date="2019-06-04T00:37:00Z">
        <w:r>
          <w:rPr>
            <w:rFonts w:hint="eastAsia"/>
          </w:rPr>
          <w:t>敵</w:t>
        </w:r>
        <w:r w:rsidR="00E820D1">
          <w:rPr>
            <w:rFonts w:hint="eastAsia"/>
          </w:rPr>
          <w:t>木癸寶劍的鋒利，</w:t>
        </w:r>
      </w:ins>
      <w:ins w:id="19357" w:author="Administrator" w:date="2019-06-04T00:38:00Z">
        <w:r>
          <w:rPr>
            <w:rFonts w:hint="eastAsia"/>
          </w:rPr>
          <w:t>幾個巨大紅眼都被刺穿</w:t>
        </w:r>
        <w:r w:rsidR="00E820D1">
          <w:rPr>
            <w:rFonts w:hint="eastAsia"/>
          </w:rPr>
          <w:t>，</w:t>
        </w:r>
      </w:ins>
      <w:ins w:id="19358" w:author="Administrator" w:date="2019-06-07T19:25:00Z">
        <w:r>
          <w:rPr>
            <w:rFonts w:hint="eastAsia"/>
          </w:rPr>
          <w:t>酸</w:t>
        </w:r>
      </w:ins>
      <w:ins w:id="19359" w:author="Administrator" w:date="2019-06-07T19:24:00Z">
        <w:r>
          <w:rPr>
            <w:rFonts w:hint="eastAsia"/>
          </w:rPr>
          <w:t>液也</w:t>
        </w:r>
      </w:ins>
      <w:ins w:id="19360" w:author="Administrator" w:date="2019-06-07T19:25:00Z">
        <w:r>
          <w:rPr>
            <w:rFonts w:hint="eastAsia"/>
          </w:rPr>
          <w:t>盡數耗光，</w:t>
        </w:r>
      </w:ins>
      <w:ins w:id="19361" w:author="Administrator" w:date="2019-06-04T00:38:00Z">
        <w:r>
          <w:rPr>
            <w:rFonts w:hint="eastAsia"/>
          </w:rPr>
          <w:t>掙扎了</w:t>
        </w:r>
      </w:ins>
      <w:ins w:id="19362" w:author="Administrator" w:date="2019-06-07T19:25:00Z">
        <w:r>
          <w:rPr>
            <w:rFonts w:hint="eastAsia"/>
          </w:rPr>
          <w:t>一會</w:t>
        </w:r>
      </w:ins>
      <w:ins w:id="19363" w:author="Administrator" w:date="2019-06-04T00:38:00Z">
        <w:r w:rsidR="00E820D1">
          <w:rPr>
            <w:rFonts w:hint="eastAsia"/>
          </w:rPr>
          <w:t>，</w:t>
        </w:r>
      </w:ins>
      <w:ins w:id="19364" w:author="Administrator" w:date="2019-06-07T19:26:00Z">
        <w:r>
          <w:rPr>
            <w:rFonts w:hint="eastAsia"/>
          </w:rPr>
          <w:t>跟著動也不動地</w:t>
        </w:r>
      </w:ins>
      <w:ins w:id="19365" w:author="Administrator" w:date="2019-06-04T00:38:00Z">
        <w:r w:rsidR="00E820D1">
          <w:rPr>
            <w:rFonts w:hint="eastAsia"/>
          </w:rPr>
          <w:t>停了下來。</w:t>
        </w:r>
      </w:ins>
    </w:p>
    <w:p w:rsidR="000F0075" w:rsidRDefault="00E820D1">
      <w:pPr>
        <w:pStyle w:val="12"/>
        <w:spacing w:after="240"/>
        <w:ind w:leftChars="0" w:left="0"/>
        <w:rPr>
          <w:ins w:id="19366" w:author="Administrator" w:date="2019-06-07T19:27:00Z"/>
        </w:rPr>
        <w:pPrChange w:id="19367" w:author="Administrator" w:date="2019-06-02T18:04:00Z">
          <w:pPr>
            <w:pStyle w:val="12"/>
          </w:pPr>
        </w:pPrChange>
      </w:pPr>
      <w:ins w:id="19368" w:author="Administrator" w:date="2019-06-04T00:38:00Z">
        <w:r>
          <w:rPr>
            <w:rFonts w:hint="eastAsia"/>
          </w:rPr>
          <w:t>隨著巨大甲蟲停了下來，那些紅眼</w:t>
        </w:r>
      </w:ins>
      <w:ins w:id="19369" w:author="Administrator" w:date="2019-06-07T19:26:00Z">
        <w:r w:rsidR="00910911">
          <w:rPr>
            <w:rFonts w:hint="eastAsia"/>
          </w:rPr>
          <w:t>慢慢</w:t>
        </w:r>
      </w:ins>
      <w:ins w:id="19370" w:author="Administrator" w:date="2019-06-04T00:38:00Z">
        <w:r>
          <w:rPr>
            <w:rFonts w:hint="eastAsia"/>
          </w:rPr>
          <w:t>轉為綠色，</w:t>
        </w:r>
      </w:ins>
      <w:ins w:id="19371" w:author="Administrator" w:date="2019-06-04T00:39:00Z">
        <w:r w:rsidR="00910911">
          <w:rPr>
            <w:rFonts w:hint="eastAsia"/>
          </w:rPr>
          <w:t>跟著</w:t>
        </w:r>
      </w:ins>
      <w:ins w:id="19372" w:author="Administrator" w:date="2019-06-07T19:26:00Z">
        <w:r w:rsidR="00910911">
          <w:rPr>
            <w:rFonts w:hint="eastAsia"/>
          </w:rPr>
          <w:t>再</w:t>
        </w:r>
      </w:ins>
      <w:ins w:id="19373" w:author="Administrator" w:date="2019-06-07T19:27:00Z">
        <w:r w:rsidR="00910911">
          <w:rPr>
            <w:rFonts w:hint="eastAsia"/>
          </w:rPr>
          <w:t>化</w:t>
        </w:r>
      </w:ins>
      <w:ins w:id="19374" w:author="Administrator" w:date="2019-06-04T00:39:00Z">
        <w:r w:rsidR="00910911">
          <w:rPr>
            <w:rFonts w:hint="eastAsia"/>
          </w:rPr>
          <w:t>成灰色，徹底冰冷下來</w:t>
        </w:r>
      </w:ins>
      <w:ins w:id="19375" w:author="Administrator" w:date="2019-06-07T19:27:00Z">
        <w:r w:rsidR="00910911">
          <w:rPr>
            <w:rFonts w:hint="eastAsia"/>
          </w:rPr>
          <w:t>。</w:t>
        </w:r>
      </w:ins>
    </w:p>
    <w:p w:rsidR="000F0075" w:rsidRDefault="00910911">
      <w:pPr>
        <w:pStyle w:val="12"/>
        <w:spacing w:after="240"/>
        <w:ind w:leftChars="0" w:left="0"/>
        <w:rPr>
          <w:ins w:id="19376" w:author="Administrator" w:date="2019-06-07T19:28:00Z"/>
        </w:rPr>
        <w:pPrChange w:id="19377" w:author="Administrator" w:date="2019-06-02T18:04:00Z">
          <w:pPr>
            <w:pStyle w:val="12"/>
          </w:pPr>
        </w:pPrChange>
      </w:pPr>
      <w:ins w:id="19378" w:author="Administrator" w:date="2019-06-07T19:27:00Z">
        <w:r>
          <w:rPr>
            <w:rFonts w:hint="eastAsia"/>
          </w:rPr>
          <w:t>這時，李龍飛才氣喘噓噓，從甲蟲的背上爬了下來，</w:t>
        </w:r>
      </w:ins>
      <w:ins w:id="19379" w:author="Administrator" w:date="2019-06-07T19:28:00Z">
        <w:r>
          <w:rPr>
            <w:rFonts w:hint="eastAsia"/>
          </w:rPr>
          <w:t>倒在草地上喘息。</w:t>
        </w:r>
      </w:ins>
    </w:p>
    <w:p w:rsidR="000F0075" w:rsidRDefault="00910911">
      <w:pPr>
        <w:pStyle w:val="12"/>
        <w:spacing w:after="240"/>
        <w:ind w:leftChars="0" w:left="0"/>
        <w:rPr>
          <w:ins w:id="19380" w:author="Administrator" w:date="2019-06-04T00:40:00Z"/>
        </w:rPr>
        <w:pPrChange w:id="19381" w:author="Administrator" w:date="2019-06-02T18:04:00Z">
          <w:pPr>
            <w:pStyle w:val="12"/>
          </w:pPr>
        </w:pPrChange>
      </w:pPr>
      <w:ins w:id="19382" w:author="Administrator" w:date="2019-06-07T19:28:00Z">
        <w:r>
          <w:rPr>
            <w:rFonts w:hint="eastAsia"/>
          </w:rPr>
          <w:t>雖然</w:t>
        </w:r>
      </w:ins>
      <w:ins w:id="19383" w:author="Administrator" w:date="2019-06-07T19:29:00Z">
        <w:r>
          <w:rPr>
            <w:rFonts w:hint="eastAsia"/>
          </w:rPr>
          <w:t>成功擊殺了這巨大甲蟲，可他</w:t>
        </w:r>
      </w:ins>
      <w:ins w:id="19384" w:author="Administrator" w:date="2019-06-04T00:39:00Z">
        <w:r>
          <w:rPr>
            <w:rFonts w:hint="eastAsia"/>
          </w:rPr>
          <w:t>身上的衣服也全成了破</w:t>
        </w:r>
      </w:ins>
      <w:ins w:id="19385" w:author="Administrator" w:date="2019-06-07T19:29:00Z">
        <w:r>
          <w:rPr>
            <w:rFonts w:hint="eastAsia"/>
          </w:rPr>
          <w:t>布一塊</w:t>
        </w:r>
      </w:ins>
      <w:ins w:id="19386" w:author="Administrator" w:date="2019-06-04T00:39:00Z">
        <w:r w:rsidR="00E820D1">
          <w:rPr>
            <w:rFonts w:hint="eastAsia"/>
          </w:rPr>
          <w:t>，</w:t>
        </w:r>
      </w:ins>
      <w:ins w:id="19387" w:author="Administrator" w:date="2019-06-04T00:40:00Z">
        <w:r w:rsidR="00E820D1">
          <w:rPr>
            <w:rFonts w:hint="eastAsia"/>
          </w:rPr>
          <w:t>底下的皮膚</w:t>
        </w:r>
      </w:ins>
      <w:ins w:id="19388" w:author="Administrator" w:date="2019-06-07T19:29:00Z">
        <w:r>
          <w:rPr>
            <w:rFonts w:hint="eastAsia"/>
          </w:rPr>
          <w:t>更是</w:t>
        </w:r>
      </w:ins>
      <w:ins w:id="19389" w:author="Administrator" w:date="2019-06-04T00:40:00Z">
        <w:r w:rsidR="00E820D1">
          <w:rPr>
            <w:rFonts w:hint="eastAsia"/>
          </w:rPr>
          <w:t>紅紅腫腫，樣子狼狽不堪。</w:t>
        </w:r>
      </w:ins>
    </w:p>
    <w:p w:rsidR="000F0075" w:rsidRDefault="00E820D1">
      <w:pPr>
        <w:pStyle w:val="12"/>
        <w:spacing w:after="240"/>
        <w:ind w:leftChars="0" w:left="0"/>
        <w:rPr>
          <w:ins w:id="19390" w:author="Administrator" w:date="2019-06-04T00:41:00Z"/>
        </w:rPr>
        <w:pPrChange w:id="19391" w:author="Administrator" w:date="2019-06-02T18:04:00Z">
          <w:pPr>
            <w:pStyle w:val="12"/>
          </w:pPr>
        </w:pPrChange>
      </w:pPr>
      <w:ins w:id="19392" w:author="Administrator" w:date="2019-06-04T00:40:00Z">
        <w:r>
          <w:rPr>
            <w:rFonts w:hint="eastAsia"/>
          </w:rPr>
          <w:t>「這</w:t>
        </w:r>
      </w:ins>
      <w:ins w:id="19393" w:author="Administrator" w:date="2019-06-04T00:41:00Z">
        <w:r>
          <w:rPr>
            <w:rFonts w:hint="eastAsia"/>
          </w:rPr>
          <w:t>巨大</w:t>
        </w:r>
      </w:ins>
      <w:ins w:id="19394" w:author="Administrator" w:date="2019-06-04T00:40:00Z">
        <w:r>
          <w:rPr>
            <w:rFonts w:hint="eastAsia"/>
          </w:rPr>
          <w:t>甲蟲還真難纏…</w:t>
        </w:r>
      </w:ins>
      <w:ins w:id="19395" w:author="Administrator" w:date="2019-06-04T00:41:00Z">
        <w:r w:rsidR="00856EAD">
          <w:rPr>
            <w:rFonts w:hint="eastAsia"/>
          </w:rPr>
          <w:t>」李龍飛一</w:t>
        </w:r>
      </w:ins>
      <w:ins w:id="19396" w:author="Administrator" w:date="2019-06-07T22:44:00Z">
        <w:r w:rsidR="00856EAD">
          <w:rPr>
            <w:rFonts w:hint="eastAsia"/>
          </w:rPr>
          <w:t>邊</w:t>
        </w:r>
      </w:ins>
      <w:ins w:id="19397" w:author="Administrator" w:date="2019-06-04T00:41:00Z">
        <w:r w:rsidR="00856EAD">
          <w:rPr>
            <w:rFonts w:hint="eastAsia"/>
          </w:rPr>
          <w:t>抹去身上的體液，一</w:t>
        </w:r>
      </w:ins>
      <w:ins w:id="19398" w:author="Administrator" w:date="2019-06-07T22:44:00Z">
        <w:r w:rsidR="00856EAD">
          <w:rPr>
            <w:rFonts w:hint="eastAsia"/>
          </w:rPr>
          <w:t>邊</w:t>
        </w:r>
      </w:ins>
      <w:ins w:id="19399" w:author="Administrator" w:date="2019-06-07T19:30:00Z">
        <w:r w:rsidR="00910911">
          <w:rPr>
            <w:rFonts w:hint="eastAsia"/>
          </w:rPr>
          <w:t>施展術</w:t>
        </w:r>
      </w:ins>
      <w:ins w:id="19400" w:author="Administrator" w:date="2019-06-07T22:44:00Z">
        <w:r w:rsidR="00856EAD">
          <w:rPr>
            <w:rFonts w:hint="eastAsia"/>
          </w:rPr>
          <w:t>法造出清水洗淨</w:t>
        </w:r>
      </w:ins>
      <w:ins w:id="19401" w:author="Administrator" w:date="2019-06-07T19:33:00Z">
        <w:r w:rsidR="00910911">
          <w:rPr>
            <w:rFonts w:hint="eastAsia"/>
          </w:rPr>
          <w:t>身子</w:t>
        </w:r>
      </w:ins>
      <w:ins w:id="19402" w:author="Administrator" w:date="2019-06-07T19:30:00Z">
        <w:r w:rsidR="00910911">
          <w:rPr>
            <w:rFonts w:hint="eastAsia"/>
          </w:rPr>
          <w:t>，</w:t>
        </w:r>
      </w:ins>
      <w:ins w:id="19403" w:author="Administrator" w:date="2019-06-07T19:33:00Z">
        <w:r w:rsidR="00910911">
          <w:rPr>
            <w:rFonts w:hint="eastAsia"/>
          </w:rPr>
          <w:t>跟著</w:t>
        </w:r>
      </w:ins>
      <w:ins w:id="19404" w:author="Administrator" w:date="2019-06-04T00:41:00Z">
        <w:r w:rsidR="00856EAD">
          <w:rPr>
            <w:rFonts w:hint="eastAsia"/>
          </w:rPr>
          <w:t>從儲物袋中拿出衣服</w:t>
        </w:r>
      </w:ins>
      <w:ins w:id="19405" w:author="Administrator" w:date="2019-06-07T22:44:00Z">
        <w:r w:rsidR="00856EAD">
          <w:rPr>
            <w:rFonts w:hint="eastAsia"/>
          </w:rPr>
          <w:t>替</w:t>
        </w:r>
      </w:ins>
      <w:ins w:id="19406" w:author="Administrator" w:date="2019-06-04T00:41:00Z">
        <w:r>
          <w:rPr>
            <w:rFonts w:hint="eastAsia"/>
          </w:rPr>
          <w:t>換</w:t>
        </w:r>
      </w:ins>
      <w:ins w:id="19407" w:author="Administrator" w:date="2019-06-07T19:33:00Z">
        <w:r w:rsidR="00910911">
          <w:rPr>
            <w:rFonts w:hint="eastAsia"/>
          </w:rPr>
          <w:t>，忙了一會才</w:t>
        </w:r>
      </w:ins>
      <w:ins w:id="19408" w:author="Administrator" w:date="2019-06-07T20:58:00Z">
        <w:r w:rsidR="00336DA6">
          <w:rPr>
            <w:rFonts w:hint="eastAsia"/>
          </w:rPr>
          <w:t>徹底</w:t>
        </w:r>
      </w:ins>
      <w:ins w:id="19409" w:author="Administrator" w:date="2019-06-07T22:44:00Z">
        <w:r w:rsidR="00856EAD">
          <w:rPr>
            <w:rFonts w:hint="eastAsia"/>
          </w:rPr>
          <w:t>完事下來</w:t>
        </w:r>
      </w:ins>
      <w:ins w:id="19410" w:author="Administrator" w:date="2019-06-04T00:41:00Z">
        <w:r>
          <w:rPr>
            <w:rFonts w:hint="eastAsia"/>
          </w:rPr>
          <w:t>。</w:t>
        </w:r>
      </w:ins>
    </w:p>
    <w:p w:rsidR="000F0075" w:rsidRDefault="00856EAD">
      <w:pPr>
        <w:pStyle w:val="12"/>
        <w:spacing w:after="240"/>
        <w:ind w:leftChars="0" w:left="0"/>
        <w:rPr>
          <w:ins w:id="19411" w:author="Administrator" w:date="2019-06-04T00:43:00Z"/>
        </w:rPr>
        <w:pPrChange w:id="19412" w:author="Administrator" w:date="2019-06-02T18:04:00Z">
          <w:pPr>
            <w:pStyle w:val="12"/>
          </w:pPr>
        </w:pPrChange>
      </w:pPr>
      <w:ins w:id="19413" w:author="Administrator" w:date="2019-06-07T22:45:00Z">
        <w:r>
          <w:rPr>
            <w:rFonts w:hint="eastAsia"/>
          </w:rPr>
          <w:t>可</w:t>
        </w:r>
      </w:ins>
      <w:ins w:id="19414" w:author="Administrator" w:date="2019-06-04T00:41:00Z">
        <w:r w:rsidR="00E820D1">
          <w:rPr>
            <w:rFonts w:hint="eastAsia"/>
          </w:rPr>
          <w:t>他話還沒說完，就感覺到地面一陣震動，</w:t>
        </w:r>
      </w:ins>
      <w:ins w:id="19415" w:author="Administrator" w:date="2019-06-04T00:42:00Z">
        <w:r w:rsidR="00E820D1">
          <w:rPr>
            <w:rFonts w:hint="eastAsia"/>
          </w:rPr>
          <w:t>跟著</w:t>
        </w:r>
        <w:r w:rsidR="009732F0">
          <w:rPr>
            <w:rFonts w:hint="eastAsia"/>
          </w:rPr>
          <w:t>眼睛張大，看著遠方靈識掃過的地方</w:t>
        </w:r>
      </w:ins>
      <w:ins w:id="19416" w:author="Administrator" w:date="2019-06-04T00:43:00Z">
        <w:r w:rsidR="009732F0">
          <w:rPr>
            <w:rFonts w:hint="eastAsia"/>
          </w:rPr>
          <w:t>啞口無言，</w:t>
        </w:r>
      </w:ins>
    </w:p>
    <w:p w:rsidR="000F0075" w:rsidRDefault="009732F0">
      <w:pPr>
        <w:pStyle w:val="12"/>
        <w:spacing w:after="240"/>
        <w:ind w:leftChars="0" w:left="0"/>
        <w:rPr>
          <w:ins w:id="19417" w:author="Administrator" w:date="2019-06-08T01:21:00Z"/>
        </w:rPr>
        <w:pPrChange w:id="19418" w:author="Administrator" w:date="2019-06-02T18:04:00Z">
          <w:pPr>
            <w:pStyle w:val="12"/>
          </w:pPr>
        </w:pPrChange>
      </w:pPr>
      <w:ins w:id="19419" w:author="Administrator" w:date="2019-06-04T00:43:00Z">
        <w:r>
          <w:rPr>
            <w:rFonts w:hint="eastAsia"/>
          </w:rPr>
          <w:t>「不是吧…一隻兩隻還好…這特麼的一次來個</w:t>
        </w:r>
      </w:ins>
      <w:ins w:id="19420" w:author="Administrator" w:date="2019-06-04T00:44:00Z">
        <w:r>
          <w:rPr>
            <w:rFonts w:hint="eastAsia"/>
          </w:rPr>
          <w:t>數十隻</w:t>
        </w:r>
      </w:ins>
      <w:ins w:id="19421" w:author="Administrator" w:date="2019-06-08T01:34:00Z">
        <w:r w:rsidR="009F507A">
          <w:rPr>
            <w:rFonts w:hint="eastAsia"/>
          </w:rPr>
          <w:t>數百隻</w:t>
        </w:r>
      </w:ins>
      <w:ins w:id="19422" w:author="Administrator" w:date="2019-06-04T00:44:00Z">
        <w:r w:rsidR="004E1F54">
          <w:rPr>
            <w:rFonts w:hint="eastAsia"/>
          </w:rPr>
          <w:t>巨大</w:t>
        </w:r>
      </w:ins>
      <w:ins w:id="19423" w:author="Administrator" w:date="2019-06-08T11:44:00Z">
        <w:r w:rsidR="004E1F54">
          <w:rPr>
            <w:rFonts w:hint="eastAsia"/>
          </w:rPr>
          <w:t>甲</w:t>
        </w:r>
      </w:ins>
      <w:ins w:id="19424" w:author="Administrator" w:date="2019-06-04T00:44:00Z">
        <w:r w:rsidR="004E1F54">
          <w:rPr>
            <w:rFonts w:hint="eastAsia"/>
          </w:rPr>
          <w:t>蟲…</w:t>
        </w:r>
      </w:ins>
      <w:ins w:id="19425" w:author="Administrator" w:date="2019-06-08T11:45:00Z">
        <w:r w:rsidR="004E1F54">
          <w:rPr>
            <w:rFonts w:hint="eastAsia"/>
          </w:rPr>
          <w:t>是</w:t>
        </w:r>
      </w:ins>
      <w:ins w:id="19426" w:author="Administrator" w:date="2019-06-04T00:44:00Z">
        <w:r>
          <w:rPr>
            <w:rFonts w:hint="eastAsia"/>
          </w:rPr>
          <w:t>甚麼鬼阿！」</w:t>
        </w:r>
      </w:ins>
    </w:p>
    <w:p w:rsidR="000F0075" w:rsidRDefault="009F507A">
      <w:pPr>
        <w:pStyle w:val="12"/>
        <w:spacing w:after="240"/>
        <w:ind w:leftChars="0" w:left="0"/>
        <w:rPr>
          <w:ins w:id="19427" w:author="Administrator" w:date="2019-06-08T01:34:00Z"/>
        </w:rPr>
        <w:pPrChange w:id="19428" w:author="Administrator" w:date="2019-06-02T18:04:00Z">
          <w:pPr>
            <w:pStyle w:val="12"/>
          </w:pPr>
        </w:pPrChange>
      </w:pPr>
      <w:ins w:id="19429" w:author="Administrator" w:date="2019-06-08T01:32:00Z">
        <w:r>
          <w:rPr>
            <w:rFonts w:hint="eastAsia"/>
          </w:rPr>
          <w:t>就看到</w:t>
        </w:r>
      </w:ins>
      <w:ins w:id="19430" w:author="Administrator" w:date="2019-06-08T01:21:00Z">
        <w:r w:rsidR="00F9358B">
          <w:rPr>
            <w:rFonts w:hint="eastAsia"/>
          </w:rPr>
          <w:t>遠</w:t>
        </w:r>
      </w:ins>
      <w:ins w:id="19431" w:author="Administrator" w:date="2019-06-08T01:32:00Z">
        <w:r>
          <w:rPr>
            <w:rFonts w:hint="eastAsia"/>
          </w:rPr>
          <w:t>遠黑夜之中，突然</w:t>
        </w:r>
      </w:ins>
      <w:ins w:id="19432" w:author="Administrator" w:date="2019-06-08T01:33:00Z">
        <w:r>
          <w:rPr>
            <w:rFonts w:hint="eastAsia"/>
          </w:rPr>
          <w:t>冒出了許多</w:t>
        </w:r>
      </w:ins>
      <w:ins w:id="19433" w:author="Administrator" w:date="2019-06-08T01:34:00Z">
        <w:r>
          <w:rPr>
            <w:rFonts w:hint="eastAsia"/>
          </w:rPr>
          <w:t>紅色光點，雖然相距數十里，仍可以看得一清二楚。</w:t>
        </w:r>
      </w:ins>
    </w:p>
    <w:p w:rsidR="000F0075" w:rsidRDefault="009F507A">
      <w:pPr>
        <w:pStyle w:val="12"/>
        <w:spacing w:after="240"/>
        <w:ind w:leftChars="0" w:left="0"/>
        <w:rPr>
          <w:ins w:id="19434" w:author="Administrator" w:date="2019-06-08T11:46:00Z"/>
        </w:rPr>
        <w:pPrChange w:id="19435" w:author="Administrator" w:date="2019-06-02T18:04:00Z">
          <w:pPr>
            <w:pStyle w:val="12"/>
          </w:pPr>
        </w:pPrChange>
      </w:pPr>
      <w:ins w:id="19436" w:author="Administrator" w:date="2019-06-08T01:34:00Z">
        <w:r>
          <w:rPr>
            <w:rFonts w:hint="eastAsia"/>
          </w:rPr>
          <w:t>更要命的是，那些紅色光點後面，仍有數不</w:t>
        </w:r>
      </w:ins>
      <w:ins w:id="19437" w:author="Administrator" w:date="2019-06-08T01:35:00Z">
        <w:r>
          <w:rPr>
            <w:rFonts w:hint="eastAsia"/>
          </w:rPr>
          <w:t>盡的光</w:t>
        </w:r>
      </w:ins>
      <w:ins w:id="19438" w:author="Administrator" w:date="2019-06-08T11:44:00Z">
        <w:r w:rsidR="004E1F54">
          <w:rPr>
            <w:rFonts w:hint="eastAsia"/>
          </w:rPr>
          <w:t>紅綠光點在移動，整個</w:t>
        </w:r>
      </w:ins>
      <w:ins w:id="19439" w:author="Administrator" w:date="2019-06-08T11:46:00Z">
        <w:r w:rsidR="004E1F54">
          <w:rPr>
            <w:rFonts w:hint="eastAsia"/>
          </w:rPr>
          <w:t>紅綠光點看起來，就像是一片光海，浩浩蕩蕩，朝李龍飛這裡飄來。</w:t>
        </w:r>
      </w:ins>
    </w:p>
    <w:p w:rsidR="000F0075" w:rsidRDefault="004E1F54">
      <w:pPr>
        <w:pStyle w:val="12"/>
        <w:spacing w:after="240"/>
        <w:ind w:leftChars="0" w:left="0"/>
        <w:rPr>
          <w:ins w:id="19440" w:author="Administrator" w:date="2019-06-08T11:47:00Z"/>
        </w:rPr>
        <w:pPrChange w:id="19441" w:author="Administrator" w:date="2019-06-02T18:04:00Z">
          <w:pPr>
            <w:pStyle w:val="12"/>
          </w:pPr>
        </w:pPrChange>
      </w:pPr>
      <w:ins w:id="19442" w:author="Administrator" w:date="2019-06-08T11:47:00Z">
        <w:r>
          <w:rPr>
            <w:rFonts w:hint="eastAsia"/>
          </w:rPr>
          <w:t>哪怕李龍飛平時再怎麼倔強，這時也不敢有任何逞強，拔腿就往後跑去。</w:t>
        </w:r>
      </w:ins>
    </w:p>
    <w:p w:rsidR="000F0075" w:rsidRDefault="004E1F54">
      <w:pPr>
        <w:pStyle w:val="12"/>
        <w:spacing w:after="240"/>
        <w:ind w:leftChars="0" w:left="0"/>
        <w:rPr>
          <w:ins w:id="19443" w:author="Administrator" w:date="2019-06-02T18:31:00Z"/>
        </w:rPr>
        <w:pPrChange w:id="19444" w:author="Administrator" w:date="2019-06-02T18:04:00Z">
          <w:pPr>
            <w:pStyle w:val="12"/>
          </w:pPr>
        </w:pPrChange>
      </w:pPr>
      <w:ins w:id="19445" w:author="Administrator" w:date="2019-06-08T11:47:00Z">
        <w:r>
          <w:rPr>
            <w:rFonts w:hint="eastAsia"/>
          </w:rPr>
          <w:t>好在</w:t>
        </w:r>
      </w:ins>
      <w:ins w:id="19446" w:author="Administrator" w:date="2019-06-08T11:48:00Z">
        <w:r>
          <w:rPr>
            <w:rFonts w:hint="eastAsia"/>
          </w:rPr>
          <w:t>那些蟲海雖然數量</w:t>
        </w:r>
        <w:r w:rsidR="00806B6A">
          <w:rPr>
            <w:rFonts w:hint="eastAsia"/>
          </w:rPr>
          <w:t>龐大，但聚在一起後，似乎速度慢了許多，</w:t>
        </w:r>
      </w:ins>
      <w:ins w:id="19447" w:author="Administrator" w:date="2019-06-08T12:01:00Z">
        <w:r w:rsidR="00713898">
          <w:rPr>
            <w:rFonts w:hint="eastAsia"/>
          </w:rPr>
          <w:t>雖然沒有馬上</w:t>
        </w:r>
      </w:ins>
      <w:ins w:id="19448" w:author="Administrator" w:date="2019-06-08T12:02:00Z">
        <w:r w:rsidR="00713898">
          <w:rPr>
            <w:rFonts w:hint="eastAsia"/>
          </w:rPr>
          <w:t>落後</w:t>
        </w:r>
      </w:ins>
      <w:ins w:id="19449" w:author="Administrator" w:date="2019-06-08T12:01:00Z">
        <w:r w:rsidR="00713898">
          <w:rPr>
            <w:rFonts w:hint="eastAsia"/>
          </w:rPr>
          <w:t>，但距離卻被</w:t>
        </w:r>
      </w:ins>
      <w:ins w:id="19450" w:author="Administrator" w:date="2019-06-08T12:02:00Z">
        <w:r w:rsidR="00713898">
          <w:rPr>
            <w:rFonts w:hint="eastAsia"/>
          </w:rPr>
          <w:t>他</w:t>
        </w:r>
      </w:ins>
      <w:ins w:id="19451" w:author="Administrator" w:date="2019-06-08T12:01:00Z">
        <w:r w:rsidR="00713898">
          <w:rPr>
            <w:rFonts w:hint="eastAsia"/>
          </w:rPr>
          <w:t>遠遠拉開，而且越拉越遠。</w:t>
        </w:r>
      </w:ins>
    </w:p>
    <w:p w:rsidR="000F0075" w:rsidRDefault="00713898">
      <w:pPr>
        <w:pStyle w:val="12"/>
        <w:spacing w:after="240"/>
        <w:ind w:leftChars="0" w:left="0"/>
        <w:rPr>
          <w:del w:id="19452" w:author="Administrator" w:date="2019-06-02T18:05:00Z"/>
        </w:rPr>
        <w:pPrChange w:id="19453" w:author="Administrator" w:date="2019-05-26T23:02:00Z">
          <w:pPr>
            <w:pStyle w:val="12"/>
            <w:numPr>
              <w:numId w:val="1"/>
            </w:numPr>
            <w:spacing w:after="240"/>
            <w:ind w:leftChars="0" w:left="360" w:hanging="360"/>
            <w:outlineLvl w:val="0"/>
          </w:pPr>
        </w:pPrChange>
      </w:pPr>
      <w:ins w:id="19454" w:author="Administrator" w:date="2019-06-08T12:02:00Z">
        <w:r>
          <w:rPr>
            <w:rFonts w:hint="eastAsia"/>
          </w:rPr>
          <w:t>不過李龍飛也苦不堪言，他才剛經歷重傷癒合，身子還沒有完全恢復，又大戰一場，可以說十分</w:t>
        </w:r>
      </w:ins>
      <w:ins w:id="19455" w:author="Administrator" w:date="2019-06-08T12:03:00Z">
        <w:r>
          <w:rPr>
            <w:rFonts w:hint="eastAsia"/>
          </w:rPr>
          <w:t>疲累，加上這裡天地靈氣稀薄，雖有練氣十五層的底子恢復力，可是在沒有靈氣補充</w:t>
        </w:r>
      </w:ins>
      <w:ins w:id="19456" w:author="Administrator" w:date="2019-06-08T12:04:00Z">
        <w:r>
          <w:rPr>
            <w:rFonts w:hint="eastAsia"/>
          </w:rPr>
          <w:t>不夠快下</w:t>
        </w:r>
      </w:ins>
      <w:ins w:id="19457" w:author="Administrator" w:date="2019-06-08T12:03:00Z">
        <w:r>
          <w:rPr>
            <w:rFonts w:hint="eastAsia"/>
          </w:rPr>
          <w:t>，每</w:t>
        </w:r>
      </w:ins>
      <w:ins w:id="19458" w:author="Administrator" w:date="2019-06-08T12:04:00Z">
        <w:r>
          <w:rPr>
            <w:rFonts w:hint="eastAsia"/>
          </w:rPr>
          <w:t>消耗一分體力，便少一點恢復。</w:t>
        </w:r>
      </w:ins>
    </w:p>
    <w:p w:rsidR="000F0075" w:rsidRDefault="000F0075">
      <w:pPr>
        <w:pStyle w:val="12"/>
        <w:spacing w:after="240"/>
        <w:ind w:leftChars="0" w:left="0"/>
        <w:rPr>
          <w:ins w:id="19459" w:author="Administrator" w:date="2019-06-08T12:04:00Z"/>
        </w:rPr>
        <w:pPrChange w:id="19460" w:author="Administrator" w:date="2019-05-26T23:02:00Z">
          <w:pPr>
            <w:pStyle w:val="12"/>
            <w:numPr>
              <w:numId w:val="1"/>
            </w:numPr>
            <w:spacing w:after="240"/>
            <w:ind w:leftChars="0" w:left="360" w:hanging="360"/>
            <w:outlineLvl w:val="0"/>
          </w:pPr>
        </w:pPrChange>
      </w:pPr>
    </w:p>
    <w:p w:rsidR="000F0075" w:rsidRDefault="00713898">
      <w:pPr>
        <w:pStyle w:val="12"/>
        <w:spacing w:after="240"/>
        <w:ind w:leftChars="0" w:left="0"/>
        <w:rPr>
          <w:ins w:id="19461" w:author="Administrator" w:date="2019-06-08T12:11:00Z"/>
        </w:rPr>
        <w:pPrChange w:id="19462" w:author="Administrator" w:date="2019-05-26T23:02:00Z">
          <w:pPr>
            <w:pStyle w:val="12"/>
            <w:numPr>
              <w:numId w:val="1"/>
            </w:numPr>
            <w:spacing w:after="240"/>
            <w:ind w:leftChars="0" w:left="360" w:hanging="360"/>
            <w:outlineLvl w:val="0"/>
          </w:pPr>
        </w:pPrChange>
      </w:pPr>
      <w:ins w:id="19463" w:author="Administrator" w:date="2019-06-08T12:04:00Z">
        <w:r>
          <w:rPr>
            <w:rFonts w:hint="eastAsia"/>
          </w:rPr>
          <w:t>跑了近百里後，他已經感受到自己油</w:t>
        </w:r>
      </w:ins>
      <w:ins w:id="19464" w:author="Administrator" w:date="2019-06-08T12:05:00Z">
        <w:r>
          <w:rPr>
            <w:rFonts w:hint="eastAsia"/>
          </w:rPr>
          <w:t>盡燈</w:t>
        </w:r>
      </w:ins>
      <w:ins w:id="19465" w:author="Administrator" w:date="2019-06-08T12:04:00Z">
        <w:r>
          <w:rPr>
            <w:rFonts w:hint="eastAsia"/>
          </w:rPr>
          <w:t>枯</w:t>
        </w:r>
      </w:ins>
      <w:ins w:id="19466" w:author="Administrator" w:date="2019-06-08T12:05:00Z">
        <w:r>
          <w:rPr>
            <w:rFonts w:hint="eastAsia"/>
          </w:rPr>
          <w:t>，再也沒力氣</w:t>
        </w:r>
      </w:ins>
      <w:ins w:id="19467" w:author="Administrator" w:date="2019-06-08T12:08:00Z">
        <w:r>
          <w:rPr>
            <w:rFonts w:hint="eastAsia"/>
          </w:rPr>
          <w:t>像剛開始那樣</w:t>
        </w:r>
      </w:ins>
      <w:ins w:id="19468" w:author="Administrator" w:date="2019-06-08T12:05:00Z">
        <w:r>
          <w:rPr>
            <w:rFonts w:hint="eastAsia"/>
          </w:rPr>
          <w:t>拔</w:t>
        </w:r>
      </w:ins>
      <w:ins w:id="19469" w:author="Administrator" w:date="2019-06-08T12:08:00Z">
        <w:r>
          <w:rPr>
            <w:rFonts w:hint="eastAsia"/>
          </w:rPr>
          <w:t>腿狂奔，可是往後頭一</w:t>
        </w:r>
      </w:ins>
      <w:ins w:id="19470" w:author="Administrator" w:date="2019-06-08T12:09:00Z">
        <w:r>
          <w:rPr>
            <w:rFonts w:hint="eastAsia"/>
          </w:rPr>
          <w:t>看，只見那些光點蟲海，雖</w:t>
        </w:r>
      </w:ins>
      <w:ins w:id="19471" w:author="Administrator" w:date="2019-06-08T12:10:00Z">
        <w:r>
          <w:rPr>
            <w:rFonts w:hint="eastAsia"/>
          </w:rPr>
          <w:t>然已經看不見大半，可仍有幾</w:t>
        </w:r>
      </w:ins>
      <w:ins w:id="19472" w:author="Administrator" w:date="2019-06-08T12:14:00Z">
        <w:r w:rsidR="000800DC">
          <w:rPr>
            <w:rFonts w:hint="eastAsia"/>
          </w:rPr>
          <w:t>許</w:t>
        </w:r>
      </w:ins>
      <w:ins w:id="19473" w:author="Administrator" w:date="2019-06-08T12:20:00Z">
        <w:r w:rsidR="000800DC">
          <w:rPr>
            <w:rFonts w:hint="eastAsia"/>
          </w:rPr>
          <w:t>紅芒閃</w:t>
        </w:r>
      </w:ins>
      <w:ins w:id="19474" w:author="Administrator" w:date="2019-06-08T12:21:00Z">
        <w:r w:rsidR="000800DC">
          <w:rPr>
            <w:rFonts w:hint="eastAsia"/>
          </w:rPr>
          <w:t>呀閃</w:t>
        </w:r>
      </w:ins>
      <w:ins w:id="19475" w:author="Administrator" w:date="2019-06-08T12:10:00Z">
        <w:r>
          <w:rPr>
            <w:rFonts w:hint="eastAsia"/>
          </w:rPr>
          <w:t>，</w:t>
        </w:r>
      </w:ins>
      <w:ins w:id="19476" w:author="Administrator" w:date="2019-06-08T12:20:00Z">
        <w:r w:rsidR="000800DC">
          <w:rPr>
            <w:rFonts w:hint="eastAsia"/>
          </w:rPr>
          <w:t>好似星光在那</w:t>
        </w:r>
      </w:ins>
      <w:ins w:id="19477" w:author="Administrator" w:date="2019-06-08T12:14:00Z">
        <w:r w:rsidR="000800DC">
          <w:rPr>
            <w:rFonts w:hint="eastAsia"/>
          </w:rPr>
          <w:t>四處飄蕩</w:t>
        </w:r>
      </w:ins>
      <w:ins w:id="19478" w:author="Administrator" w:date="2019-06-08T12:11:00Z">
        <w:r>
          <w:rPr>
            <w:rFonts w:hint="eastAsia"/>
          </w:rPr>
          <w:t>。</w:t>
        </w:r>
      </w:ins>
    </w:p>
    <w:p w:rsidR="000F0075" w:rsidRDefault="000800DC">
      <w:pPr>
        <w:pStyle w:val="12"/>
        <w:spacing w:after="240"/>
        <w:ind w:leftChars="0" w:left="0"/>
        <w:rPr>
          <w:ins w:id="19479" w:author="Administrator" w:date="2019-06-08T12:23:00Z"/>
        </w:rPr>
        <w:pPrChange w:id="19480" w:author="Administrator" w:date="2019-05-26T23:02:00Z">
          <w:pPr>
            <w:pStyle w:val="12"/>
            <w:numPr>
              <w:numId w:val="1"/>
            </w:numPr>
            <w:spacing w:after="240"/>
            <w:ind w:leftChars="0" w:left="360" w:hanging="360"/>
            <w:outlineLvl w:val="0"/>
          </w:pPr>
        </w:pPrChange>
      </w:pPr>
      <w:ins w:id="19481" w:author="Administrator" w:date="2019-06-08T12:11:00Z">
        <w:r>
          <w:rPr>
            <w:rFonts w:hint="eastAsia"/>
          </w:rPr>
          <w:lastRenderedPageBreak/>
          <w:t>李龍飛當然不會蠢到以為那些</w:t>
        </w:r>
      </w:ins>
      <w:ins w:id="19482" w:author="Administrator" w:date="2019-06-08T12:12:00Z">
        <w:r>
          <w:rPr>
            <w:rFonts w:hint="eastAsia"/>
          </w:rPr>
          <w:t>紅芒是</w:t>
        </w:r>
      </w:ins>
      <w:ins w:id="19483" w:author="Administrator" w:date="2019-06-08T12:22:00Z">
        <w:r w:rsidR="00902AFC">
          <w:rPr>
            <w:rFonts w:hint="eastAsia"/>
          </w:rPr>
          <w:t>真的</w:t>
        </w:r>
      </w:ins>
      <w:ins w:id="19484" w:author="Administrator" w:date="2019-06-08T12:12:00Z">
        <w:r>
          <w:rPr>
            <w:rFonts w:hint="eastAsia"/>
          </w:rPr>
          <w:t>在「</w:t>
        </w:r>
      </w:ins>
      <w:ins w:id="19485" w:author="Administrator" w:date="2019-06-08T12:21:00Z">
        <w:r w:rsidR="00902AFC">
          <w:rPr>
            <w:rFonts w:hint="eastAsia"/>
          </w:rPr>
          <w:t>飄</w:t>
        </w:r>
      </w:ins>
      <w:ins w:id="19486" w:author="Administrator" w:date="2019-06-08T12:12:00Z">
        <w:r>
          <w:rPr>
            <w:rFonts w:hint="eastAsia"/>
          </w:rPr>
          <w:t>蕩」</w:t>
        </w:r>
      </w:ins>
      <w:ins w:id="19487" w:author="Administrator" w:date="2019-06-08T12:21:00Z">
        <w:r w:rsidR="00902AFC">
          <w:rPr>
            <w:rFonts w:hint="eastAsia"/>
          </w:rPr>
          <w:t>，</w:t>
        </w:r>
      </w:ins>
      <w:ins w:id="19488" w:author="Administrator" w:date="2019-06-08T12:22:00Z">
        <w:r w:rsidR="00902AFC">
          <w:rPr>
            <w:rFonts w:hint="eastAsia"/>
          </w:rPr>
          <w:t>肯定是因為距離隔著太遠，</w:t>
        </w:r>
      </w:ins>
      <w:ins w:id="19489" w:author="Administrator" w:date="2019-06-08T12:23:00Z">
        <w:r w:rsidR="00902AFC">
          <w:rPr>
            <w:rFonts w:hint="eastAsia"/>
          </w:rPr>
          <w:t>那些巨蟲有些找不到自己，所以才會散開來四處搜尋罷了。</w:t>
        </w:r>
      </w:ins>
    </w:p>
    <w:p w:rsidR="000F0075" w:rsidRDefault="00902AFC">
      <w:pPr>
        <w:pStyle w:val="12"/>
        <w:spacing w:after="240"/>
        <w:ind w:leftChars="0" w:left="0"/>
        <w:rPr>
          <w:ins w:id="19490" w:author="Administrator" w:date="2019-06-08T12:25:00Z"/>
        </w:rPr>
        <w:pPrChange w:id="19491" w:author="Administrator" w:date="2019-05-26T23:02:00Z">
          <w:pPr>
            <w:pStyle w:val="12"/>
            <w:numPr>
              <w:numId w:val="1"/>
            </w:numPr>
            <w:spacing w:after="240"/>
            <w:ind w:leftChars="0" w:left="360" w:hanging="360"/>
            <w:outlineLvl w:val="0"/>
          </w:pPr>
        </w:pPrChange>
      </w:pPr>
      <w:ins w:id="19492" w:author="Administrator" w:date="2019-06-08T12:23:00Z">
        <w:r>
          <w:rPr>
            <w:rFonts w:hint="eastAsia"/>
          </w:rPr>
          <w:t>不過這也</w:t>
        </w:r>
      </w:ins>
      <w:ins w:id="19493" w:author="Administrator" w:date="2019-06-08T12:24:00Z">
        <w:r>
          <w:rPr>
            <w:rFonts w:hint="eastAsia"/>
          </w:rPr>
          <w:t>能確定，那巨蟲對感測獵物的能力上，仍是會受到距離的限制，否則自己</w:t>
        </w:r>
      </w:ins>
      <w:ins w:id="19494" w:author="Administrator" w:date="2019-06-08T12:25:00Z">
        <w:r>
          <w:rPr>
            <w:rFonts w:hint="eastAsia"/>
          </w:rPr>
          <w:t>這樣跑下去，怕是還沒被追上，遲早就先累死了。</w:t>
        </w:r>
      </w:ins>
    </w:p>
    <w:p w:rsidR="000F0075" w:rsidRDefault="00902AFC">
      <w:pPr>
        <w:pStyle w:val="12"/>
        <w:spacing w:after="240"/>
        <w:ind w:leftChars="0" w:left="0"/>
        <w:rPr>
          <w:ins w:id="19495" w:author="Administrator" w:date="2019-06-08T12:28:00Z"/>
        </w:rPr>
        <w:pPrChange w:id="19496" w:author="Administrator" w:date="2019-05-26T23:02:00Z">
          <w:pPr>
            <w:pStyle w:val="12"/>
            <w:numPr>
              <w:numId w:val="1"/>
            </w:numPr>
            <w:spacing w:after="240"/>
            <w:ind w:leftChars="0" w:left="360" w:hanging="360"/>
            <w:outlineLvl w:val="0"/>
          </w:pPr>
        </w:pPrChange>
      </w:pPr>
      <w:ins w:id="19497" w:author="Administrator" w:date="2019-06-08T12:25:00Z">
        <w:r>
          <w:rPr>
            <w:rFonts w:hint="eastAsia"/>
          </w:rPr>
          <w:t>理解到這點，李龍飛又提振起精神，</w:t>
        </w:r>
      </w:ins>
      <w:ins w:id="19498" w:author="Administrator" w:date="2019-06-08T12:27:00Z">
        <w:r>
          <w:rPr>
            <w:rFonts w:hint="eastAsia"/>
          </w:rPr>
          <w:t>抬起有如綁了千斤重鉛塊的雙腳，繼</w:t>
        </w:r>
      </w:ins>
      <w:ins w:id="19499" w:author="Administrator" w:date="2019-06-08T12:28:00Z">
        <w:r>
          <w:rPr>
            <w:rFonts w:hint="eastAsia"/>
          </w:rPr>
          <w:t>續往前奔跑。</w:t>
        </w:r>
      </w:ins>
    </w:p>
    <w:p w:rsidR="000F0075" w:rsidRDefault="00902AFC">
      <w:pPr>
        <w:pStyle w:val="12"/>
        <w:spacing w:after="240"/>
        <w:ind w:leftChars="0" w:left="0"/>
        <w:rPr>
          <w:ins w:id="19500" w:author="Administrator" w:date="2019-06-08T12:29:00Z"/>
        </w:rPr>
        <w:pPrChange w:id="19501" w:author="Administrator" w:date="2019-05-26T23:02:00Z">
          <w:pPr>
            <w:pStyle w:val="12"/>
            <w:numPr>
              <w:numId w:val="1"/>
            </w:numPr>
            <w:spacing w:after="240"/>
            <w:ind w:leftChars="0" w:left="360" w:hanging="360"/>
            <w:outlineLvl w:val="0"/>
          </w:pPr>
        </w:pPrChange>
      </w:pPr>
      <w:ins w:id="19502" w:author="Administrator" w:date="2019-06-08T12:28:00Z">
        <w:r>
          <w:rPr>
            <w:rFonts w:hint="eastAsia"/>
          </w:rPr>
          <w:t>跑著跑著，總算在又跑出了數十里後，已經再也見不到那些紅芒，四週又恢</w:t>
        </w:r>
      </w:ins>
      <w:ins w:id="19503" w:author="Administrator" w:date="2019-06-08T12:29:00Z">
        <w:r>
          <w:rPr>
            <w:rFonts w:hint="eastAsia"/>
          </w:rPr>
          <w:t>復剛開始那種寧靜黑暗，李龍飛這才停了下來。</w:t>
        </w:r>
      </w:ins>
    </w:p>
    <w:p w:rsidR="000F0075" w:rsidRDefault="00902AFC">
      <w:pPr>
        <w:pStyle w:val="12"/>
        <w:spacing w:after="240"/>
        <w:ind w:leftChars="0" w:left="0"/>
        <w:rPr>
          <w:ins w:id="19504" w:author="Administrator" w:date="2019-06-08T12:34:00Z"/>
        </w:rPr>
        <w:pPrChange w:id="19505" w:author="Administrator" w:date="2019-05-26T23:02:00Z">
          <w:pPr>
            <w:pStyle w:val="12"/>
            <w:numPr>
              <w:numId w:val="1"/>
            </w:numPr>
            <w:spacing w:after="240"/>
            <w:ind w:leftChars="0" w:left="360" w:hanging="360"/>
            <w:outlineLvl w:val="0"/>
          </w:pPr>
        </w:pPrChange>
      </w:pPr>
      <w:ins w:id="19506" w:author="Administrator" w:date="2019-06-08T12:30:00Z">
        <w:r>
          <w:rPr>
            <w:rFonts w:hint="eastAsia"/>
          </w:rPr>
          <w:t>此刻他汗流夾背，身子四肢不斷地顫抖，嘴裡吐著大氣，強忍著想躺下去的欲</w:t>
        </w:r>
      </w:ins>
      <w:ins w:id="19507" w:author="Administrator" w:date="2019-06-08T12:31:00Z">
        <w:r>
          <w:rPr>
            <w:rFonts w:hint="eastAsia"/>
          </w:rPr>
          <w:t>望，從懷中掏出了一小</w:t>
        </w:r>
      </w:ins>
      <w:ins w:id="19508" w:author="Administrator" w:date="2019-06-08T12:32:00Z">
        <w:r w:rsidR="00AD405F">
          <w:rPr>
            <w:rFonts w:hint="eastAsia"/>
          </w:rPr>
          <w:t>瓶黃澄澄的靈液，</w:t>
        </w:r>
      </w:ins>
      <w:ins w:id="19509" w:author="Administrator" w:date="2019-06-08T12:34:00Z">
        <w:r w:rsidR="00AD405F">
          <w:rPr>
            <w:rFonts w:hint="eastAsia"/>
          </w:rPr>
          <w:t>拿在眼前晃了晃。</w:t>
        </w:r>
      </w:ins>
    </w:p>
    <w:p w:rsidR="000F0075" w:rsidRDefault="00AD405F">
      <w:pPr>
        <w:pStyle w:val="12"/>
        <w:spacing w:after="240"/>
        <w:ind w:leftChars="0" w:left="0"/>
        <w:rPr>
          <w:ins w:id="19510" w:author="Administrator" w:date="2019-06-08T12:39:00Z"/>
        </w:rPr>
        <w:pPrChange w:id="19511" w:author="Administrator" w:date="2019-05-26T23:02:00Z">
          <w:pPr>
            <w:pStyle w:val="12"/>
            <w:numPr>
              <w:numId w:val="1"/>
            </w:numPr>
            <w:spacing w:after="240"/>
            <w:ind w:leftChars="0" w:left="360" w:hanging="360"/>
            <w:outlineLvl w:val="0"/>
          </w:pPr>
        </w:pPrChange>
      </w:pPr>
      <w:ins w:id="19512" w:author="Administrator" w:date="2019-06-08T12:34:00Z">
        <w:r>
          <w:rPr>
            <w:rFonts w:hint="eastAsia"/>
          </w:rPr>
          <w:t>這靈液是他跟黃襄</w:t>
        </w:r>
      </w:ins>
      <w:ins w:id="19513" w:author="Administrator" w:date="2019-06-08T12:36:00Z">
        <w:r>
          <w:rPr>
            <w:rFonts w:hint="eastAsia"/>
          </w:rPr>
          <w:t>一起在那巨大蜂巢時找到的，</w:t>
        </w:r>
      </w:ins>
      <w:ins w:id="19514" w:author="Administrator" w:date="2019-06-08T12:38:00Z">
        <w:r>
          <w:rPr>
            <w:rFonts w:hint="eastAsia"/>
          </w:rPr>
          <w:t>原本兩人還只拿了</w:t>
        </w:r>
      </w:ins>
      <w:ins w:id="19515" w:author="Administrator" w:date="2019-06-08T12:37:00Z">
        <w:r>
          <w:rPr>
            <w:rFonts w:hint="eastAsia"/>
          </w:rPr>
          <w:t>三分之一，</w:t>
        </w:r>
      </w:ins>
      <w:ins w:id="19516" w:author="Administrator" w:date="2019-06-08T12:38:00Z">
        <w:r>
          <w:rPr>
            <w:rFonts w:hint="eastAsia"/>
          </w:rPr>
          <w:t>後來蜂后死了，蜂巢內也沒了守衛，他們自然不會</w:t>
        </w:r>
        <w:r w:rsidR="00E1164A">
          <w:rPr>
            <w:rFonts w:hint="eastAsia"/>
          </w:rPr>
          <w:t>放過這</w:t>
        </w:r>
      </w:ins>
      <w:ins w:id="19517" w:author="Administrator" w:date="2019-06-08T12:39:00Z">
        <w:r w:rsidR="00E1164A">
          <w:rPr>
            <w:rFonts w:hint="eastAsia"/>
          </w:rPr>
          <w:t>好機會，回頭又把剩下的蜜靈液給全裝出來。</w:t>
        </w:r>
      </w:ins>
    </w:p>
    <w:p w:rsidR="000F0075" w:rsidRDefault="00E1164A">
      <w:pPr>
        <w:pStyle w:val="12"/>
        <w:spacing w:after="240"/>
        <w:ind w:leftChars="0" w:left="0"/>
        <w:rPr>
          <w:ins w:id="19518" w:author="Administrator" w:date="2019-06-08T12:59:00Z"/>
        </w:rPr>
        <w:pPrChange w:id="19519" w:author="Administrator" w:date="2019-05-26T23:02:00Z">
          <w:pPr>
            <w:pStyle w:val="12"/>
            <w:numPr>
              <w:numId w:val="1"/>
            </w:numPr>
            <w:spacing w:after="240"/>
            <w:ind w:leftChars="0" w:left="360" w:hanging="360"/>
            <w:outlineLvl w:val="0"/>
          </w:pPr>
        </w:pPrChange>
      </w:pPr>
      <w:ins w:id="19520" w:author="Administrator" w:date="2019-06-08T12:39:00Z">
        <w:r>
          <w:rPr>
            <w:rFonts w:hint="eastAsia"/>
          </w:rPr>
          <w:t>可惜之後為了救黃襄等人時，李龍飛倉促之間沒有</w:t>
        </w:r>
      </w:ins>
      <w:ins w:id="19521" w:author="Administrator" w:date="2019-06-08T12:40:00Z">
        <w:r>
          <w:rPr>
            <w:rFonts w:hint="eastAsia"/>
          </w:rPr>
          <w:t>機會再將蜂巢內的寶物跟黃襄好好整裡</w:t>
        </w:r>
      </w:ins>
      <w:ins w:id="19522" w:author="Administrator" w:date="2019-06-08T12:58:00Z">
        <w:r w:rsidR="00066870">
          <w:rPr>
            <w:rFonts w:hint="eastAsia"/>
          </w:rPr>
          <w:t>分類</w:t>
        </w:r>
      </w:ins>
      <w:ins w:id="19523" w:author="Administrator" w:date="2019-06-08T12:40:00Z">
        <w:r>
          <w:rPr>
            <w:rFonts w:hint="eastAsia"/>
          </w:rPr>
          <w:t>，</w:t>
        </w:r>
      </w:ins>
      <w:ins w:id="19524" w:author="Administrator" w:date="2019-06-08T12:57:00Z">
        <w:r w:rsidR="00066870">
          <w:rPr>
            <w:rFonts w:hint="eastAsia"/>
          </w:rPr>
          <w:t>更在最後把</w:t>
        </w:r>
      </w:ins>
      <w:ins w:id="19525" w:author="Administrator" w:date="2019-06-08T12:58:00Z">
        <w:r w:rsidR="00066870">
          <w:rPr>
            <w:rFonts w:hint="eastAsia"/>
          </w:rPr>
          <w:t>兩人</w:t>
        </w:r>
      </w:ins>
      <w:ins w:id="19526" w:author="Administrator" w:date="2019-06-08T12:57:00Z">
        <w:r w:rsidR="00066870">
          <w:rPr>
            <w:rFonts w:hint="eastAsia"/>
          </w:rPr>
          <w:t>的</w:t>
        </w:r>
      </w:ins>
      <w:ins w:id="19527" w:author="Administrator" w:date="2019-06-08T12:40:00Z">
        <w:r>
          <w:rPr>
            <w:rFonts w:hint="eastAsia"/>
          </w:rPr>
          <w:t>儲物袋</w:t>
        </w:r>
      </w:ins>
      <w:ins w:id="19528" w:author="Administrator" w:date="2019-06-08T12:58:00Z">
        <w:r w:rsidR="00066870">
          <w:rPr>
            <w:rFonts w:hint="eastAsia"/>
          </w:rPr>
          <w:t>給調換，因此大半的寶物</w:t>
        </w:r>
      </w:ins>
      <w:ins w:id="19529" w:author="Administrator" w:date="2019-06-08T12:59:00Z">
        <w:r w:rsidR="00066870">
          <w:rPr>
            <w:rFonts w:hint="eastAsia"/>
          </w:rPr>
          <w:t>都送給了佳人，只有小半部還留在自己身上。</w:t>
        </w:r>
      </w:ins>
    </w:p>
    <w:p w:rsidR="000F0075" w:rsidRDefault="00066870">
      <w:pPr>
        <w:pStyle w:val="12"/>
        <w:spacing w:after="240"/>
        <w:ind w:leftChars="0" w:left="0"/>
        <w:rPr>
          <w:ins w:id="19530" w:author="Administrator" w:date="2019-06-08T13:00:00Z"/>
        </w:rPr>
        <w:pPrChange w:id="19531" w:author="Administrator" w:date="2019-05-26T23:02:00Z">
          <w:pPr>
            <w:pStyle w:val="12"/>
            <w:numPr>
              <w:numId w:val="1"/>
            </w:numPr>
            <w:spacing w:after="240"/>
            <w:ind w:leftChars="0" w:left="360" w:hanging="360"/>
            <w:outlineLvl w:val="0"/>
          </w:pPr>
        </w:pPrChange>
      </w:pPr>
      <w:ins w:id="19532" w:author="Administrator" w:date="2019-06-08T12:59:00Z">
        <w:r>
          <w:rPr>
            <w:rFonts w:hint="eastAsia"/>
          </w:rPr>
          <w:t>此時看到這蜜靈液，就想起佳人，也不知道黃襄等人有沒有安全逃離靈山</w:t>
        </w:r>
      </w:ins>
      <w:ins w:id="19533" w:author="Administrator" w:date="2019-06-08T13:00:00Z">
        <w:r>
          <w:rPr>
            <w:rFonts w:hint="eastAsia"/>
          </w:rPr>
          <w:t>。</w:t>
        </w:r>
      </w:ins>
    </w:p>
    <w:p w:rsidR="000F0075" w:rsidRDefault="00066870">
      <w:pPr>
        <w:pStyle w:val="12"/>
        <w:spacing w:after="240"/>
        <w:ind w:leftChars="0" w:left="0"/>
        <w:rPr>
          <w:ins w:id="19534" w:author="Administrator" w:date="2019-06-08T13:01:00Z"/>
        </w:rPr>
        <w:pPrChange w:id="19535" w:author="Administrator" w:date="2019-05-26T23:02:00Z">
          <w:pPr>
            <w:pStyle w:val="12"/>
            <w:numPr>
              <w:numId w:val="1"/>
            </w:numPr>
            <w:spacing w:after="240"/>
            <w:ind w:leftChars="0" w:left="360" w:hanging="360"/>
            <w:outlineLvl w:val="0"/>
          </w:pPr>
        </w:pPrChange>
      </w:pPr>
      <w:ins w:id="19536" w:author="Administrator" w:date="2019-06-08T13:00:00Z">
        <w:r>
          <w:rPr>
            <w:rFonts w:hint="eastAsia"/>
          </w:rPr>
          <w:t>「罷了，生死有數，各安天命吧…」嘆口氣，李龍飛不再追憶，</w:t>
        </w:r>
      </w:ins>
      <w:ins w:id="19537" w:author="Administrator" w:date="2019-06-08T12:34:00Z">
        <w:r w:rsidR="00AD405F">
          <w:rPr>
            <w:rFonts w:hint="eastAsia"/>
          </w:rPr>
          <w:t>打開</w:t>
        </w:r>
      </w:ins>
      <w:ins w:id="19538" w:author="Administrator" w:date="2019-06-08T13:00:00Z">
        <w:r>
          <w:rPr>
            <w:rFonts w:hint="eastAsia"/>
          </w:rPr>
          <w:t>蜜靈</w:t>
        </w:r>
      </w:ins>
      <w:ins w:id="19539" w:author="Administrator" w:date="2019-06-08T13:01:00Z">
        <w:r>
          <w:rPr>
            <w:rFonts w:hint="eastAsia"/>
          </w:rPr>
          <w:t>液</w:t>
        </w:r>
      </w:ins>
      <w:ins w:id="19540" w:author="Administrator" w:date="2019-06-08T12:34:00Z">
        <w:r w:rsidR="00AD405F">
          <w:rPr>
            <w:rFonts w:hint="eastAsia"/>
          </w:rPr>
          <w:t>喝了幾口。</w:t>
        </w:r>
      </w:ins>
    </w:p>
    <w:p w:rsidR="000F0075" w:rsidRDefault="00066870">
      <w:pPr>
        <w:pStyle w:val="12"/>
        <w:spacing w:after="240"/>
        <w:ind w:leftChars="0" w:left="0"/>
        <w:rPr>
          <w:ins w:id="19541" w:author="Administrator" w:date="2019-06-08T13:01:00Z"/>
        </w:rPr>
        <w:pPrChange w:id="19542" w:author="Administrator" w:date="2019-05-26T23:02:00Z">
          <w:pPr>
            <w:pStyle w:val="12"/>
            <w:numPr>
              <w:numId w:val="1"/>
            </w:numPr>
            <w:spacing w:after="240"/>
            <w:ind w:leftChars="0" w:left="360" w:hanging="360"/>
            <w:outlineLvl w:val="0"/>
          </w:pPr>
        </w:pPrChange>
      </w:pPr>
      <w:ins w:id="19543" w:author="Administrator" w:date="2019-06-08T13:01:00Z">
        <w:r>
          <w:rPr>
            <w:rFonts w:hint="eastAsia"/>
          </w:rPr>
          <w:t>那蜜靈液乃大補之物，比起吸收靈石內的靈氣，更能迅速恢復法力，在這</w:t>
        </w:r>
      </w:ins>
      <w:ins w:id="19544" w:author="Administrator" w:date="2019-06-08T13:02:00Z">
        <w:r>
          <w:rPr>
            <w:rFonts w:hint="eastAsia"/>
          </w:rPr>
          <w:t>當下使用，是最恰當的。</w:t>
        </w:r>
      </w:ins>
    </w:p>
    <w:p w:rsidR="000F0075" w:rsidRDefault="00066870">
      <w:pPr>
        <w:pStyle w:val="12"/>
        <w:spacing w:after="240"/>
        <w:ind w:leftChars="0" w:left="0"/>
        <w:rPr>
          <w:ins w:id="19545" w:author="Administrator" w:date="2019-06-08T12:12:00Z"/>
        </w:rPr>
        <w:pPrChange w:id="19546" w:author="Administrator" w:date="2019-05-26T23:02:00Z">
          <w:pPr>
            <w:pStyle w:val="12"/>
            <w:numPr>
              <w:numId w:val="1"/>
            </w:numPr>
            <w:spacing w:after="240"/>
            <w:ind w:leftChars="0" w:left="360" w:hanging="360"/>
            <w:outlineLvl w:val="0"/>
          </w:pPr>
        </w:pPrChange>
      </w:pPr>
      <w:ins w:id="19547" w:author="Administrator" w:date="2019-06-08T13:02:00Z">
        <w:r>
          <w:rPr>
            <w:rFonts w:hint="eastAsia"/>
          </w:rPr>
          <w:t>可當那裝著蜜</w:t>
        </w:r>
      </w:ins>
      <w:ins w:id="19548" w:author="Administrator" w:date="2019-06-08T12:32:00Z">
        <w:r w:rsidR="00AD405F">
          <w:rPr>
            <w:rFonts w:hint="eastAsia"/>
          </w:rPr>
          <w:t>靈液</w:t>
        </w:r>
      </w:ins>
      <w:ins w:id="19549" w:author="Administrator" w:date="2019-06-08T13:02:00Z">
        <w:r>
          <w:rPr>
            <w:rFonts w:hint="eastAsia"/>
          </w:rPr>
          <w:t>的瓶子一</w:t>
        </w:r>
      </w:ins>
      <w:ins w:id="19550" w:author="Administrator" w:date="2019-06-08T12:32:00Z">
        <w:r w:rsidR="00AD405F">
          <w:rPr>
            <w:rFonts w:hint="eastAsia"/>
          </w:rPr>
          <w:t>打開，一股甜而不膩，</w:t>
        </w:r>
      </w:ins>
      <w:ins w:id="19551" w:author="Administrator" w:date="2019-06-08T12:33:00Z">
        <w:r w:rsidR="00AD405F">
          <w:rPr>
            <w:rFonts w:hint="eastAsia"/>
          </w:rPr>
          <w:t>誘人心懸的香氣立刻飄散出來，跟著很快的附近黑暗之中，幾個小形異</w:t>
        </w:r>
      </w:ins>
      <w:ins w:id="19552" w:author="Administrator" w:date="2019-06-08T12:34:00Z">
        <w:r w:rsidR="00AD405F">
          <w:rPr>
            <w:rFonts w:hint="eastAsia"/>
          </w:rPr>
          <w:t>獸</w:t>
        </w:r>
      </w:ins>
      <w:ins w:id="19553" w:author="Administrator" w:date="2019-06-08T13:02:00Z">
        <w:r w:rsidR="004E5088">
          <w:rPr>
            <w:rFonts w:hint="eastAsia"/>
          </w:rPr>
          <w:t>便</w:t>
        </w:r>
      </w:ins>
      <w:ins w:id="19554" w:author="Administrator" w:date="2019-06-08T12:34:00Z">
        <w:r w:rsidR="00AD405F">
          <w:rPr>
            <w:rFonts w:hint="eastAsia"/>
          </w:rPr>
          <w:t>起了騷動</w:t>
        </w:r>
      </w:ins>
      <w:ins w:id="19555" w:author="Administrator" w:date="2019-06-08T13:02:00Z">
        <w:r w:rsidR="004E5088">
          <w:rPr>
            <w:rFonts w:hint="eastAsia"/>
          </w:rPr>
          <w:t>，甚至從黑暗中探出頭來</w:t>
        </w:r>
      </w:ins>
      <w:ins w:id="19556" w:author="Administrator" w:date="2019-06-08T12:34:00Z">
        <w:r w:rsidR="00AD405F">
          <w:rPr>
            <w:rFonts w:hint="eastAsia"/>
          </w:rPr>
          <w:t>。</w:t>
        </w:r>
      </w:ins>
    </w:p>
    <w:p w:rsidR="000F0075" w:rsidRDefault="009A734C">
      <w:pPr>
        <w:pStyle w:val="12"/>
        <w:spacing w:after="240"/>
        <w:ind w:leftChars="0" w:left="0"/>
        <w:rPr>
          <w:ins w:id="19557" w:author="Administrator" w:date="2019-06-08T13:03:00Z"/>
        </w:rPr>
        <w:pPrChange w:id="19558" w:author="Administrator" w:date="2019-05-26T23:02:00Z">
          <w:pPr>
            <w:pStyle w:val="12"/>
            <w:numPr>
              <w:numId w:val="1"/>
            </w:numPr>
            <w:spacing w:after="240"/>
            <w:ind w:leftChars="0" w:left="360" w:hanging="360"/>
            <w:outlineLvl w:val="0"/>
          </w:pPr>
        </w:pPrChange>
      </w:pPr>
      <w:ins w:id="19559" w:author="Administrator" w:date="2019-06-08T13:02:00Z">
        <w:r>
          <w:rPr>
            <w:rFonts w:hint="eastAsia"/>
          </w:rPr>
          <w:t>李龍飛愣了一下，明白自己做錯了甚麼，連</w:t>
        </w:r>
      </w:ins>
      <w:ins w:id="19560" w:author="Administrator" w:date="2019-06-08T13:03:00Z">
        <w:r>
          <w:rPr>
            <w:rFonts w:hint="eastAsia"/>
          </w:rPr>
          <w:t>忙三口併做兩口，將那整瓶蜜靈液給喝光，跟著把瓶口蓋了起來。</w:t>
        </w:r>
      </w:ins>
    </w:p>
    <w:p w:rsidR="000F0075" w:rsidRDefault="008056CF">
      <w:pPr>
        <w:pStyle w:val="12"/>
        <w:spacing w:after="240"/>
        <w:ind w:leftChars="0" w:left="0"/>
        <w:rPr>
          <w:ins w:id="19561" w:author="龍 Chris" w:date="2019-03-09T08:54:00Z"/>
        </w:rPr>
        <w:pPrChange w:id="19562" w:author="Administrator" w:date="2019-05-26T23:02:00Z">
          <w:pPr>
            <w:pStyle w:val="12"/>
            <w:numPr>
              <w:numId w:val="1"/>
            </w:numPr>
            <w:spacing w:after="240"/>
            <w:ind w:leftChars="0" w:left="360" w:hanging="360"/>
            <w:outlineLvl w:val="0"/>
          </w:pPr>
        </w:pPrChange>
      </w:pPr>
      <w:ins w:id="19563" w:author="Administrator" w:date="2019-06-08T13:03:00Z">
        <w:r>
          <w:rPr>
            <w:rFonts w:hint="eastAsia"/>
          </w:rPr>
          <w:t>只不過為時以晚，那股香氣已經引起</w:t>
        </w:r>
      </w:ins>
      <w:ins w:id="19564" w:author="Administrator" w:date="2019-06-08T13:04:00Z">
        <w:r>
          <w:rPr>
            <w:rFonts w:hint="eastAsia"/>
          </w:rPr>
          <w:t>黑暗中的異獸騷動，幾個小形異獸還不太敢靠近，可一隻常人</w:t>
        </w:r>
      </w:ins>
      <w:ins w:id="19565" w:author="Administrator" w:date="2019-06-08T13:49:00Z">
        <w:r w:rsidR="001D1934">
          <w:rPr>
            <w:rFonts w:hint="eastAsia"/>
          </w:rPr>
          <w:t>五六倍</w:t>
        </w:r>
      </w:ins>
      <w:ins w:id="19566" w:author="Administrator" w:date="2019-06-08T13:04:00Z">
        <w:r>
          <w:rPr>
            <w:rFonts w:hint="eastAsia"/>
          </w:rPr>
          <w:t>大小的熊形異獸，咆哮之間</w:t>
        </w:r>
      </w:ins>
      <w:ins w:id="19567" w:author="Administrator" w:date="2019-06-08T13:05:00Z">
        <w:r>
          <w:rPr>
            <w:rFonts w:hint="eastAsia"/>
          </w:rPr>
          <w:t>，已經靠了過來並站起身子虎視眈眈看著李龍飛了。</w:t>
        </w:r>
      </w:ins>
    </w:p>
    <w:p w:rsidR="00033487" w:rsidRDefault="001366D9" w:rsidP="00813907">
      <w:pPr>
        <w:pStyle w:val="12"/>
        <w:numPr>
          <w:ilvl w:val="0"/>
          <w:numId w:val="1"/>
        </w:numPr>
        <w:spacing w:after="240"/>
        <w:ind w:leftChars="0"/>
        <w:outlineLvl w:val="0"/>
        <w:rPr>
          <w:ins w:id="19568" w:author="Administrator" w:date="2019-06-08T13:34:00Z"/>
        </w:rPr>
      </w:pPr>
      <w:ins w:id="19569" w:author="Administrator" w:date="2019-06-08T16:35:00Z">
        <w:r>
          <w:rPr>
            <w:rFonts w:hint="eastAsia"/>
          </w:rPr>
          <w:t>熊獸</w:t>
        </w:r>
      </w:ins>
    </w:p>
    <w:p w:rsidR="000F0075" w:rsidRDefault="00033487">
      <w:pPr>
        <w:pStyle w:val="12"/>
        <w:spacing w:after="240"/>
        <w:ind w:leftChars="0" w:left="0"/>
        <w:rPr>
          <w:ins w:id="19570" w:author="Administrator" w:date="2019-06-08T13:36:00Z"/>
        </w:rPr>
        <w:pPrChange w:id="19571" w:author="Administrator" w:date="2019-06-08T13:35:00Z">
          <w:pPr>
            <w:pStyle w:val="12"/>
            <w:numPr>
              <w:numId w:val="1"/>
            </w:numPr>
            <w:spacing w:after="240"/>
            <w:ind w:leftChars="0" w:left="360" w:hanging="360"/>
            <w:outlineLvl w:val="0"/>
          </w:pPr>
        </w:pPrChange>
      </w:pPr>
      <w:ins w:id="19572" w:author="Administrator" w:date="2019-06-08T13:35:00Z">
        <w:r>
          <w:rPr>
            <w:rFonts w:hint="eastAsia"/>
          </w:rPr>
          <w:lastRenderedPageBreak/>
          <w:t>「呵…這可真是…一波未平，一波又起阿！」李龍飛在心裡苦笑，</w:t>
        </w:r>
      </w:ins>
      <w:ins w:id="19573" w:author="Administrator" w:date="2019-06-08T13:36:00Z">
        <w:r>
          <w:rPr>
            <w:rFonts w:hint="eastAsia"/>
          </w:rPr>
          <w:t>自己為了逃離巨蟲，耗盡了體力，這才以蜜靈液補充靈力，加速恢復。</w:t>
        </w:r>
      </w:ins>
    </w:p>
    <w:p w:rsidR="000F0075" w:rsidRDefault="00033487">
      <w:pPr>
        <w:pStyle w:val="12"/>
        <w:spacing w:after="240"/>
        <w:ind w:leftChars="0" w:left="0"/>
        <w:rPr>
          <w:ins w:id="19574" w:author="Administrator" w:date="2019-06-08T13:37:00Z"/>
        </w:rPr>
        <w:pPrChange w:id="19575" w:author="Administrator" w:date="2019-06-08T13:35:00Z">
          <w:pPr>
            <w:pStyle w:val="12"/>
            <w:numPr>
              <w:numId w:val="1"/>
            </w:numPr>
            <w:spacing w:after="240"/>
            <w:ind w:leftChars="0" w:left="360" w:hanging="360"/>
            <w:outlineLvl w:val="0"/>
          </w:pPr>
        </w:pPrChange>
      </w:pPr>
      <w:ins w:id="19576" w:author="Administrator" w:date="2019-06-08T13:36:00Z">
        <w:r>
          <w:rPr>
            <w:rFonts w:hint="eastAsia"/>
          </w:rPr>
          <w:t>可卻又因為蜜靈液的香氣，引來其他異獸，真不</w:t>
        </w:r>
      </w:ins>
      <w:ins w:id="19577" w:author="Administrator" w:date="2019-06-08T13:37:00Z">
        <w:r>
          <w:rPr>
            <w:rFonts w:hint="eastAsia"/>
          </w:rPr>
          <w:t>知道</w:t>
        </w:r>
      </w:ins>
      <w:ins w:id="19578" w:author="Administrator" w:date="2019-06-08T13:41:00Z">
        <w:r>
          <w:rPr>
            <w:rFonts w:hint="eastAsia"/>
          </w:rPr>
          <w:t>這</w:t>
        </w:r>
      </w:ins>
      <w:ins w:id="19579" w:author="Administrator" w:date="2019-06-08T13:37:00Z">
        <w:r>
          <w:rPr>
            <w:rFonts w:hint="eastAsia"/>
          </w:rPr>
          <w:t>倒底是雞生蛋，還是蛋生雞的蠢</w:t>
        </w:r>
      </w:ins>
      <w:ins w:id="19580" w:author="Administrator" w:date="2019-06-08T13:41:00Z">
        <w:r>
          <w:rPr>
            <w:rFonts w:hint="eastAsia"/>
          </w:rPr>
          <w:t>問題</w:t>
        </w:r>
      </w:ins>
      <w:ins w:id="19581" w:author="Administrator" w:date="2019-06-08T13:37:00Z">
        <w:r>
          <w:rPr>
            <w:rFonts w:hint="eastAsia"/>
          </w:rPr>
          <w:t>。</w:t>
        </w:r>
      </w:ins>
    </w:p>
    <w:p w:rsidR="000F0075" w:rsidRDefault="00033487">
      <w:pPr>
        <w:pStyle w:val="12"/>
        <w:spacing w:after="240"/>
        <w:ind w:leftChars="0" w:left="0"/>
        <w:rPr>
          <w:ins w:id="19582" w:author="Administrator" w:date="2019-06-08T13:43:00Z"/>
        </w:rPr>
        <w:pPrChange w:id="19583" w:author="Administrator" w:date="2019-06-08T13:35:00Z">
          <w:pPr>
            <w:pStyle w:val="12"/>
            <w:numPr>
              <w:numId w:val="1"/>
            </w:numPr>
            <w:spacing w:after="240"/>
            <w:ind w:leftChars="0" w:left="360" w:hanging="360"/>
            <w:outlineLvl w:val="0"/>
          </w:pPr>
        </w:pPrChange>
      </w:pPr>
      <w:ins w:id="19584" w:author="Administrator" w:date="2019-06-08T13:37:00Z">
        <w:r>
          <w:rPr>
            <w:rFonts w:hint="eastAsia"/>
          </w:rPr>
          <w:t>不過此刻已經容不下他再去思考這問題了，那熊形異獸一出現，旁邊幾隻</w:t>
        </w:r>
      </w:ins>
      <w:ins w:id="19585" w:author="Administrator" w:date="2019-06-08T13:42:00Z">
        <w:r>
          <w:rPr>
            <w:rFonts w:hint="eastAsia"/>
          </w:rPr>
          <w:t>異獸已經有自知知明的知難而退，唯有兩三隻鬃狗狀的異獸，遲疑了一下，似乎在思考能不能撿到便宜，而沒有</w:t>
        </w:r>
      </w:ins>
      <w:ins w:id="19586" w:author="Administrator" w:date="2019-06-08T13:43:00Z">
        <w:r>
          <w:rPr>
            <w:rFonts w:hint="eastAsia"/>
          </w:rPr>
          <w:t>離開。</w:t>
        </w:r>
      </w:ins>
    </w:p>
    <w:p w:rsidR="000F0075" w:rsidRDefault="00033487">
      <w:pPr>
        <w:pStyle w:val="12"/>
        <w:spacing w:after="240"/>
        <w:ind w:leftChars="0" w:left="0"/>
        <w:rPr>
          <w:ins w:id="19587" w:author="Administrator" w:date="2019-06-08T13:44:00Z"/>
        </w:rPr>
        <w:pPrChange w:id="19588" w:author="Administrator" w:date="2019-06-08T13:35:00Z">
          <w:pPr>
            <w:pStyle w:val="12"/>
            <w:numPr>
              <w:numId w:val="1"/>
            </w:numPr>
            <w:spacing w:after="240"/>
            <w:ind w:leftChars="0" w:left="360" w:hanging="360"/>
            <w:outlineLvl w:val="0"/>
          </w:pPr>
        </w:pPrChange>
      </w:pPr>
      <w:ins w:id="19589" w:author="Administrator" w:date="2019-06-08T13:43:00Z">
        <w:r>
          <w:rPr>
            <w:rFonts w:hint="eastAsia"/>
          </w:rPr>
          <w:t>不過牠們也沒有遲疑太久，因為很快的，李龍飛就看到那熊形異獸，衝</w:t>
        </w:r>
      </w:ins>
      <w:ins w:id="19590" w:author="Administrator" w:date="2019-06-08T13:44:00Z">
        <w:r>
          <w:rPr>
            <w:rFonts w:hint="eastAsia"/>
          </w:rPr>
          <w:t>著他們狂吼一聲，跟著一巴掌熊掌揮了過去，直接將一隻鬃狗異獸給擊飛十來尺。</w:t>
        </w:r>
      </w:ins>
    </w:p>
    <w:p w:rsidR="000F0075" w:rsidRDefault="001D1934">
      <w:pPr>
        <w:pStyle w:val="12"/>
        <w:spacing w:after="240"/>
        <w:ind w:leftChars="0" w:left="0"/>
        <w:rPr>
          <w:ins w:id="19591" w:author="Administrator" w:date="2019-06-08T13:46:00Z"/>
        </w:rPr>
        <w:pPrChange w:id="19592" w:author="Administrator" w:date="2019-06-08T13:35:00Z">
          <w:pPr>
            <w:pStyle w:val="12"/>
            <w:numPr>
              <w:numId w:val="1"/>
            </w:numPr>
            <w:spacing w:after="240"/>
            <w:ind w:leftChars="0" w:left="360" w:hanging="360"/>
            <w:outlineLvl w:val="0"/>
          </w:pPr>
        </w:pPrChange>
      </w:pPr>
      <w:ins w:id="19593" w:author="Administrator" w:date="2019-06-08T13:44:00Z">
        <w:r>
          <w:rPr>
            <w:rFonts w:hint="eastAsia"/>
          </w:rPr>
          <w:t>凹嗚凹嗚…剩下的</w:t>
        </w:r>
      </w:ins>
      <w:ins w:id="19594" w:author="Administrator" w:date="2019-06-08T13:45:00Z">
        <w:r>
          <w:rPr>
            <w:rFonts w:hint="eastAsia"/>
          </w:rPr>
          <w:t>鬃狗異獸見狀不敢反抗，低垂著尾慘叫幾聲後跑開，現場只留下</w:t>
        </w:r>
      </w:ins>
      <w:ins w:id="19595" w:author="Administrator" w:date="2019-06-08T13:46:00Z">
        <w:r>
          <w:rPr>
            <w:rFonts w:hint="eastAsia"/>
          </w:rPr>
          <w:t>那熊形異獸</w:t>
        </w:r>
      </w:ins>
      <w:ins w:id="19596" w:author="Administrator" w:date="2019-06-08T13:45:00Z">
        <w:r>
          <w:rPr>
            <w:rFonts w:hint="eastAsia"/>
          </w:rPr>
          <w:t>，</w:t>
        </w:r>
      </w:ins>
      <w:ins w:id="19597" w:author="Administrator" w:date="2019-06-08T13:46:00Z">
        <w:r>
          <w:rPr>
            <w:rFonts w:hint="eastAsia"/>
          </w:rPr>
          <w:t>跟被擊飛的鬃狗異獸躺在地上抽搐，當然，還包括李龍飛本人。</w:t>
        </w:r>
      </w:ins>
    </w:p>
    <w:p w:rsidR="000F0075" w:rsidRDefault="001D1934">
      <w:pPr>
        <w:pStyle w:val="12"/>
        <w:spacing w:after="240"/>
        <w:ind w:leftChars="0" w:left="0"/>
        <w:rPr>
          <w:ins w:id="19598" w:author="Administrator" w:date="2019-06-08T13:48:00Z"/>
        </w:rPr>
        <w:pPrChange w:id="19599" w:author="Administrator" w:date="2019-06-08T13:35:00Z">
          <w:pPr>
            <w:pStyle w:val="12"/>
            <w:numPr>
              <w:numId w:val="1"/>
            </w:numPr>
            <w:spacing w:after="240"/>
            <w:ind w:leftChars="0" w:left="360" w:hanging="360"/>
            <w:outlineLvl w:val="0"/>
          </w:pPr>
        </w:pPrChange>
      </w:pPr>
      <w:ins w:id="19600" w:author="Administrator" w:date="2019-06-08T13:47:00Z">
        <w:r>
          <w:rPr>
            <w:rFonts w:hint="eastAsia"/>
          </w:rPr>
          <w:t>「這可真是…」李龍飛無奈到了</w:t>
        </w:r>
      </w:ins>
      <w:ins w:id="19601" w:author="Administrator" w:date="2019-06-08T13:49:00Z">
        <w:r>
          <w:rPr>
            <w:rFonts w:hint="eastAsia"/>
          </w:rPr>
          <w:t>極</w:t>
        </w:r>
      </w:ins>
      <w:ins w:id="19602" w:author="Administrator" w:date="2019-06-08T13:47:00Z">
        <w:r>
          <w:rPr>
            <w:rFonts w:hint="eastAsia"/>
          </w:rPr>
          <w:t>點，也許是自己身形</w:t>
        </w:r>
      </w:ins>
      <w:ins w:id="19603" w:author="Administrator" w:date="2019-06-08T13:48:00Z">
        <w:r>
          <w:rPr>
            <w:rFonts w:hint="eastAsia"/>
          </w:rPr>
          <w:t>比起</w:t>
        </w:r>
      </w:ins>
      <w:ins w:id="19604" w:author="Administrator" w:date="2019-06-08T13:47:00Z">
        <w:r>
          <w:rPr>
            <w:rFonts w:hint="eastAsia"/>
          </w:rPr>
          <w:t>這些異獸看起來較瘦弱，</w:t>
        </w:r>
      </w:ins>
      <w:ins w:id="19605" w:author="Administrator" w:date="2019-06-08T13:48:00Z">
        <w:r>
          <w:rPr>
            <w:rFonts w:hint="eastAsia"/>
          </w:rPr>
          <w:t>怎麼來到這裡之後，每一隻碰到異獸的把自己當作任對方揉捏的獵物。</w:t>
        </w:r>
      </w:ins>
    </w:p>
    <w:p w:rsidR="000F0075" w:rsidRDefault="001D1934">
      <w:pPr>
        <w:pStyle w:val="12"/>
        <w:spacing w:after="240"/>
        <w:ind w:leftChars="0" w:left="0"/>
        <w:rPr>
          <w:ins w:id="19606" w:author="Administrator" w:date="2019-06-08T13:50:00Z"/>
        </w:rPr>
        <w:pPrChange w:id="19607" w:author="Administrator" w:date="2019-06-08T13:35:00Z">
          <w:pPr>
            <w:pStyle w:val="12"/>
            <w:numPr>
              <w:numId w:val="1"/>
            </w:numPr>
            <w:spacing w:after="240"/>
            <w:ind w:leftChars="0" w:left="360" w:hanging="360"/>
            <w:outlineLvl w:val="0"/>
          </w:pPr>
        </w:pPrChange>
      </w:pPr>
      <w:ins w:id="19608" w:author="Administrator" w:date="2019-06-08T13:49:00Z">
        <w:r>
          <w:rPr>
            <w:rFonts w:hint="eastAsia"/>
          </w:rPr>
          <w:t>怒極反靜之下，李龍飛沒有說話，而是直接掏出了那木癸寶劍，衝過去朝著那</w:t>
        </w:r>
      </w:ins>
      <w:ins w:id="19609" w:author="Administrator" w:date="2019-06-08T13:50:00Z">
        <w:r>
          <w:rPr>
            <w:rFonts w:hint="eastAsia"/>
          </w:rPr>
          <w:t>熊形異獸刺去。</w:t>
        </w:r>
      </w:ins>
    </w:p>
    <w:p w:rsidR="000F0075" w:rsidRDefault="001D1934">
      <w:pPr>
        <w:pStyle w:val="12"/>
        <w:spacing w:after="240"/>
        <w:ind w:leftChars="0" w:left="0"/>
        <w:rPr>
          <w:ins w:id="19610" w:author="Administrator" w:date="2019-06-08T14:26:00Z"/>
        </w:rPr>
        <w:pPrChange w:id="19611" w:author="Administrator" w:date="2019-06-08T13:35:00Z">
          <w:pPr>
            <w:pStyle w:val="12"/>
            <w:numPr>
              <w:numId w:val="1"/>
            </w:numPr>
            <w:spacing w:after="240"/>
            <w:ind w:leftChars="0" w:left="360" w:hanging="360"/>
            <w:outlineLvl w:val="0"/>
          </w:pPr>
        </w:pPrChange>
      </w:pPr>
      <w:ins w:id="19612" w:author="Administrator" w:date="2019-06-08T13:50:00Z">
        <w:r>
          <w:rPr>
            <w:rFonts w:hint="eastAsia"/>
          </w:rPr>
          <w:t>想不到熊形異獸身子雖大，可速度卻一點也不慢，</w:t>
        </w:r>
      </w:ins>
      <w:ins w:id="19613" w:author="Administrator" w:date="2019-06-08T13:59:00Z">
        <w:r w:rsidR="001078D2">
          <w:rPr>
            <w:rFonts w:hint="eastAsia"/>
          </w:rPr>
          <w:t>李龍飛</w:t>
        </w:r>
      </w:ins>
      <w:ins w:id="19614" w:author="Administrator" w:date="2019-06-08T13:50:00Z">
        <w:r>
          <w:rPr>
            <w:rFonts w:hint="eastAsia"/>
          </w:rPr>
          <w:t>甫一</w:t>
        </w:r>
      </w:ins>
      <w:ins w:id="19615" w:author="Administrator" w:date="2019-06-08T13:59:00Z">
        <w:r w:rsidR="001078D2">
          <w:rPr>
            <w:rFonts w:hint="eastAsia"/>
          </w:rPr>
          <w:t>衝過去，牠已經</w:t>
        </w:r>
      </w:ins>
      <w:ins w:id="19616" w:author="Administrator" w:date="2019-06-08T14:24:00Z">
        <w:r w:rsidR="00AD44C9">
          <w:rPr>
            <w:rFonts w:hint="eastAsia"/>
          </w:rPr>
          <w:t>往旁邊一躲，跟著就是一巴掌熊掌揮過來，快得連李龍飛都看不清楚，身子已經</w:t>
        </w:r>
      </w:ins>
      <w:ins w:id="19617" w:author="Administrator" w:date="2019-06-08T14:26:00Z">
        <w:r w:rsidR="00AD44C9">
          <w:rPr>
            <w:rFonts w:hint="eastAsia"/>
          </w:rPr>
          <w:t>被大力擊飛出去。</w:t>
        </w:r>
      </w:ins>
    </w:p>
    <w:p w:rsidR="000F0075" w:rsidRDefault="00AD44C9">
      <w:pPr>
        <w:pStyle w:val="12"/>
        <w:spacing w:after="240"/>
        <w:ind w:leftChars="0" w:left="0"/>
        <w:rPr>
          <w:ins w:id="19618" w:author="Administrator" w:date="2019-06-08T14:36:00Z"/>
        </w:rPr>
        <w:pPrChange w:id="19619" w:author="Administrator" w:date="2019-06-08T13:35:00Z">
          <w:pPr>
            <w:pStyle w:val="12"/>
            <w:numPr>
              <w:numId w:val="1"/>
            </w:numPr>
            <w:spacing w:after="240"/>
            <w:ind w:leftChars="0" w:left="360" w:hanging="360"/>
            <w:outlineLvl w:val="0"/>
          </w:pPr>
        </w:pPrChange>
      </w:pPr>
      <w:ins w:id="19620" w:author="Administrator" w:date="2019-06-08T14:31:00Z">
        <w:r>
          <w:rPr>
            <w:rFonts w:hint="eastAsia"/>
          </w:rPr>
          <w:t>「咳…這</w:t>
        </w:r>
      </w:ins>
      <w:ins w:id="19621" w:author="Administrator" w:date="2019-06-08T14:32:00Z">
        <w:r>
          <w:rPr>
            <w:rFonts w:hint="eastAsia"/>
          </w:rPr>
          <w:t>啥鬼勞子熊…</w:t>
        </w:r>
      </w:ins>
      <w:ins w:id="19622" w:author="Administrator" w:date="2019-06-08T14:33:00Z">
        <w:r>
          <w:rPr>
            <w:rFonts w:hint="eastAsia"/>
          </w:rPr>
          <w:t>怎麼力氣大成這樣…</w:t>
        </w:r>
      </w:ins>
      <w:ins w:id="19623" w:author="Administrator" w:date="2019-06-08T14:31:00Z">
        <w:r>
          <w:rPr>
            <w:rFonts w:hint="eastAsia"/>
          </w:rPr>
          <w:t>」</w:t>
        </w:r>
      </w:ins>
      <w:ins w:id="19624" w:author="Administrator" w:date="2019-06-08T14:34:00Z">
        <w:r>
          <w:rPr>
            <w:rFonts w:hint="eastAsia"/>
          </w:rPr>
          <w:t>李龍飛雖被擊飛出去，可</w:t>
        </w:r>
      </w:ins>
      <w:ins w:id="19625" w:author="Administrator" w:date="2019-06-08T14:35:00Z">
        <w:r>
          <w:rPr>
            <w:rFonts w:hint="eastAsia"/>
          </w:rPr>
          <w:t>只</w:t>
        </w:r>
        <w:r w:rsidR="006E3BCF">
          <w:rPr>
            <w:rFonts w:hint="eastAsia"/>
          </w:rPr>
          <w:t>傷擊皮肉，沒有危害到五臟內</w:t>
        </w:r>
      </w:ins>
      <w:ins w:id="19626" w:author="Administrator" w:date="2019-06-08T14:36:00Z">
        <w:r w:rsidR="006E3BCF">
          <w:rPr>
            <w:rFonts w:hint="eastAsia"/>
          </w:rPr>
          <w:t>腑，可饒是這樣，也夠叫他喝上一壺了。</w:t>
        </w:r>
      </w:ins>
    </w:p>
    <w:p w:rsidR="000F0075" w:rsidRDefault="006E3BCF">
      <w:pPr>
        <w:pStyle w:val="12"/>
        <w:spacing w:after="240"/>
        <w:ind w:leftChars="0" w:left="0"/>
        <w:rPr>
          <w:ins w:id="19627" w:author="Administrator" w:date="2019-06-08T14:44:00Z"/>
        </w:rPr>
        <w:pPrChange w:id="19628" w:author="Administrator" w:date="2019-06-08T13:35:00Z">
          <w:pPr>
            <w:pStyle w:val="12"/>
            <w:numPr>
              <w:numId w:val="1"/>
            </w:numPr>
            <w:spacing w:after="240"/>
            <w:ind w:leftChars="0" w:left="360" w:hanging="360"/>
            <w:outlineLvl w:val="0"/>
          </w:pPr>
        </w:pPrChange>
      </w:pPr>
      <w:ins w:id="19629" w:author="Administrator" w:date="2019-06-08T14:36:00Z">
        <w:r>
          <w:rPr>
            <w:rFonts w:hint="eastAsia"/>
          </w:rPr>
          <w:t>「別的不說，力氣大</w:t>
        </w:r>
      </w:ins>
      <w:ins w:id="19630" w:author="Administrator" w:date="2019-06-08T14:43:00Z">
        <w:r>
          <w:rPr>
            <w:rFonts w:hint="eastAsia"/>
          </w:rPr>
          <w:t>成這樣</w:t>
        </w:r>
      </w:ins>
      <w:ins w:id="19631" w:author="Administrator" w:date="2019-06-08T14:36:00Z">
        <w:r>
          <w:rPr>
            <w:rFonts w:hint="eastAsia"/>
          </w:rPr>
          <w:t>，怕是</w:t>
        </w:r>
      </w:ins>
      <w:ins w:id="19632" w:author="Administrator" w:date="2019-06-08T14:37:00Z">
        <w:r>
          <w:rPr>
            <w:rFonts w:hint="eastAsia"/>
          </w:rPr>
          <w:t>練氣大圓滿都</w:t>
        </w:r>
      </w:ins>
      <w:ins w:id="19633" w:author="Administrator" w:date="2019-06-08T14:43:00Z">
        <w:r>
          <w:rPr>
            <w:rFonts w:hint="eastAsia"/>
          </w:rPr>
          <w:t>不夠他打</w:t>
        </w:r>
      </w:ins>
      <w:ins w:id="19634" w:author="Administrator" w:date="2019-06-08T14:37:00Z">
        <w:r>
          <w:rPr>
            <w:rFonts w:hint="eastAsia"/>
          </w:rPr>
          <w:t>，這裡的異獸雖然變態，但這熊</w:t>
        </w:r>
      </w:ins>
      <w:ins w:id="19635" w:author="Administrator" w:date="2019-06-08T14:38:00Z">
        <w:r>
          <w:rPr>
            <w:rFonts w:hint="eastAsia"/>
          </w:rPr>
          <w:t>的力氣</w:t>
        </w:r>
      </w:ins>
      <w:ins w:id="19636" w:author="Administrator" w:date="2019-06-08T14:37:00Z">
        <w:r>
          <w:rPr>
            <w:rFonts w:hint="eastAsia"/>
          </w:rPr>
          <w:t>恐怕是變態中的變態了…」</w:t>
        </w:r>
      </w:ins>
      <w:ins w:id="19637" w:author="Administrator" w:date="2019-06-08T14:39:00Z">
        <w:r>
          <w:rPr>
            <w:rFonts w:hint="eastAsia"/>
          </w:rPr>
          <w:t>李龍飛捂著左手臂，看著其上腫了一大塊</w:t>
        </w:r>
      </w:ins>
      <w:ins w:id="19638" w:author="Administrator" w:date="2019-06-08T14:44:00Z">
        <w:r>
          <w:rPr>
            <w:rFonts w:hint="eastAsia"/>
          </w:rPr>
          <w:t>，有些駭然地望向那熊形異獸。</w:t>
        </w:r>
      </w:ins>
    </w:p>
    <w:p w:rsidR="000F0075" w:rsidRDefault="006E3BCF">
      <w:pPr>
        <w:pStyle w:val="12"/>
        <w:spacing w:after="240"/>
        <w:ind w:leftChars="0" w:left="0"/>
        <w:rPr>
          <w:ins w:id="19639" w:author="Administrator" w:date="2019-06-08T14:45:00Z"/>
        </w:rPr>
        <w:pPrChange w:id="19640" w:author="Administrator" w:date="2019-06-08T13:35:00Z">
          <w:pPr>
            <w:pStyle w:val="12"/>
            <w:numPr>
              <w:numId w:val="1"/>
            </w:numPr>
            <w:spacing w:after="240"/>
            <w:ind w:leftChars="0" w:left="360" w:hanging="360"/>
            <w:outlineLvl w:val="0"/>
          </w:pPr>
        </w:pPrChange>
      </w:pPr>
      <w:ins w:id="19641" w:author="Administrator" w:date="2019-06-08T14:44:00Z">
        <w:r>
          <w:rPr>
            <w:rFonts w:hint="eastAsia"/>
          </w:rPr>
          <w:t>也是因為他雖只有練氣</w:t>
        </w:r>
      </w:ins>
      <w:ins w:id="19642" w:author="Administrator" w:date="2019-06-08T14:45:00Z">
        <w:r w:rsidR="003E7209">
          <w:rPr>
            <w:rFonts w:hint="eastAsia"/>
          </w:rPr>
          <w:t>修為</w:t>
        </w:r>
      </w:ins>
      <w:ins w:id="19643" w:author="Administrator" w:date="2019-06-08T14:44:00Z">
        <w:r>
          <w:rPr>
            <w:rFonts w:hint="eastAsia"/>
          </w:rPr>
          <w:t>，但練氣十五層底子的肉體</w:t>
        </w:r>
      </w:ins>
      <w:ins w:id="19644" w:author="Administrator" w:date="2019-06-08T14:45:00Z">
        <w:r>
          <w:rPr>
            <w:rFonts w:hint="eastAsia"/>
          </w:rPr>
          <w:t>根基實在雄厚，否則怕是換做其他練氣大圓滿被這一擊打到，</w:t>
        </w:r>
        <w:r w:rsidR="003E7209">
          <w:rPr>
            <w:rFonts w:hint="eastAsia"/>
          </w:rPr>
          <w:t>直接內臟爆裂都有可能。</w:t>
        </w:r>
      </w:ins>
    </w:p>
    <w:p w:rsidR="000F0075" w:rsidRDefault="003E7209">
      <w:pPr>
        <w:pStyle w:val="12"/>
        <w:spacing w:after="240"/>
        <w:ind w:leftChars="0" w:left="0"/>
        <w:rPr>
          <w:ins w:id="19645" w:author="Administrator" w:date="2019-06-08T14:47:00Z"/>
        </w:rPr>
        <w:pPrChange w:id="19646" w:author="Administrator" w:date="2019-06-08T13:35:00Z">
          <w:pPr>
            <w:pStyle w:val="12"/>
            <w:numPr>
              <w:numId w:val="1"/>
            </w:numPr>
            <w:spacing w:after="240"/>
            <w:ind w:leftChars="0" w:left="360" w:hanging="360"/>
            <w:outlineLvl w:val="0"/>
          </w:pPr>
        </w:pPrChange>
      </w:pPr>
      <w:ins w:id="19647" w:author="Administrator" w:date="2019-06-08T14:45:00Z">
        <w:r>
          <w:rPr>
            <w:rFonts w:hint="eastAsia"/>
          </w:rPr>
          <w:t>那</w:t>
        </w:r>
      </w:ins>
      <w:ins w:id="19648" w:author="Administrator" w:date="2019-06-08T14:46:00Z">
        <w:r>
          <w:rPr>
            <w:rFonts w:hint="eastAsia"/>
          </w:rPr>
          <w:t>熊形異獸一擊之後，見李龍飛沒倒下去，也是愣了一下，可很快的，牠便又衝了過來，朝著李龍飛</w:t>
        </w:r>
      </w:ins>
      <w:ins w:id="19649" w:author="Administrator" w:date="2019-06-08T14:47:00Z">
        <w:r>
          <w:rPr>
            <w:rFonts w:hint="eastAsia"/>
          </w:rPr>
          <w:t>猛力一撲。</w:t>
        </w:r>
      </w:ins>
    </w:p>
    <w:p w:rsidR="000F0075" w:rsidRDefault="003E7209">
      <w:pPr>
        <w:pStyle w:val="12"/>
        <w:spacing w:after="240"/>
        <w:ind w:leftChars="0" w:left="0"/>
        <w:rPr>
          <w:ins w:id="19650" w:author="Administrator" w:date="2019-06-08T14:48:00Z"/>
        </w:rPr>
        <w:pPrChange w:id="19651" w:author="Administrator" w:date="2019-06-08T13:35:00Z">
          <w:pPr>
            <w:pStyle w:val="12"/>
            <w:numPr>
              <w:numId w:val="1"/>
            </w:numPr>
            <w:spacing w:after="240"/>
            <w:ind w:leftChars="0" w:left="360" w:hanging="360"/>
            <w:outlineLvl w:val="0"/>
          </w:pPr>
        </w:pPrChange>
      </w:pPr>
      <w:ins w:id="19652" w:author="Administrator" w:date="2019-06-08T14:47:00Z">
        <w:r>
          <w:rPr>
            <w:rFonts w:hint="eastAsia"/>
          </w:rPr>
          <w:t>這次李龍飛學乖了，他不正面迎擊，而是轉身避了開來，想看清楚那熊形異獸的身影再</w:t>
        </w:r>
      </w:ins>
      <w:ins w:id="19653" w:author="Administrator" w:date="2019-06-08T14:48:00Z">
        <w:r>
          <w:rPr>
            <w:rFonts w:hint="eastAsia"/>
          </w:rPr>
          <w:t>進行反擊。</w:t>
        </w:r>
      </w:ins>
    </w:p>
    <w:p w:rsidR="000F0075" w:rsidRDefault="003E7209">
      <w:pPr>
        <w:pStyle w:val="12"/>
        <w:spacing w:after="240"/>
        <w:ind w:leftChars="0" w:left="0"/>
        <w:rPr>
          <w:ins w:id="19654" w:author="Administrator" w:date="2019-06-08T14:49:00Z"/>
        </w:rPr>
        <w:pPrChange w:id="19655" w:author="Administrator" w:date="2019-06-08T13:35:00Z">
          <w:pPr>
            <w:pStyle w:val="12"/>
            <w:numPr>
              <w:numId w:val="1"/>
            </w:numPr>
            <w:spacing w:after="240"/>
            <w:ind w:leftChars="0" w:left="360" w:hanging="360"/>
            <w:outlineLvl w:val="0"/>
          </w:pPr>
        </w:pPrChange>
      </w:pPr>
      <w:ins w:id="19656" w:author="Administrator" w:date="2019-06-08T14:48:00Z">
        <w:r>
          <w:rPr>
            <w:rFonts w:hint="eastAsia"/>
          </w:rPr>
          <w:t>可那熊形異獸明明朝著自己直線撲來，在李龍飛往側邊一閃之後，竟不可思</w:t>
        </w:r>
      </w:ins>
      <w:ins w:id="19657" w:author="Administrator" w:date="2019-06-08T14:49:00Z">
        <w:r>
          <w:rPr>
            <w:rFonts w:hint="eastAsia"/>
          </w:rPr>
          <w:t>議地</w:t>
        </w:r>
        <w:r>
          <w:rPr>
            <w:rFonts w:hint="eastAsia"/>
          </w:rPr>
          <w:lastRenderedPageBreak/>
          <w:t>在半空中轉了個彎，跟著又追了上來。</w:t>
        </w:r>
      </w:ins>
    </w:p>
    <w:p w:rsidR="000F0075" w:rsidRDefault="003E7209">
      <w:pPr>
        <w:pStyle w:val="12"/>
        <w:spacing w:after="240"/>
        <w:ind w:leftChars="0" w:left="0"/>
        <w:rPr>
          <w:ins w:id="19658" w:author="Administrator" w:date="2019-06-08T14:50:00Z"/>
        </w:rPr>
        <w:pPrChange w:id="19659" w:author="Administrator" w:date="2019-06-08T13:35:00Z">
          <w:pPr>
            <w:pStyle w:val="12"/>
            <w:numPr>
              <w:numId w:val="1"/>
            </w:numPr>
            <w:spacing w:after="240"/>
            <w:ind w:leftChars="0" w:left="360" w:hanging="360"/>
            <w:outlineLvl w:val="0"/>
          </w:pPr>
        </w:pPrChange>
      </w:pPr>
      <w:ins w:id="19660" w:author="Administrator" w:date="2019-06-08T14:49:00Z">
        <w:r>
          <w:rPr>
            <w:rFonts w:hint="eastAsia"/>
          </w:rPr>
          <w:t>危急之刻，李龍飛顧不得去管為甚麼，只</w:t>
        </w:r>
      </w:ins>
      <w:ins w:id="19661" w:author="Administrator" w:date="2019-06-08T14:50:00Z">
        <w:r>
          <w:rPr>
            <w:rFonts w:hint="eastAsia"/>
          </w:rPr>
          <w:t>能舉起右手臂往前一檔。</w:t>
        </w:r>
      </w:ins>
    </w:p>
    <w:p w:rsidR="000F0075" w:rsidRDefault="003E7209">
      <w:pPr>
        <w:pStyle w:val="12"/>
        <w:spacing w:after="240"/>
        <w:ind w:leftChars="0" w:left="0"/>
        <w:rPr>
          <w:ins w:id="19662" w:author="Administrator" w:date="2019-06-08T14:52:00Z"/>
        </w:rPr>
        <w:pPrChange w:id="19663" w:author="Administrator" w:date="2019-06-08T13:35:00Z">
          <w:pPr>
            <w:pStyle w:val="12"/>
            <w:numPr>
              <w:numId w:val="1"/>
            </w:numPr>
            <w:spacing w:after="240"/>
            <w:ind w:leftChars="0" w:left="360" w:hanging="360"/>
            <w:outlineLvl w:val="0"/>
          </w:pPr>
        </w:pPrChange>
      </w:pPr>
      <w:ins w:id="19664" w:author="Administrator" w:date="2019-06-08T14:50:00Z">
        <w:r>
          <w:rPr>
            <w:rFonts w:hint="eastAsia"/>
          </w:rPr>
          <w:t>碰一聲，李龍飛再次飛了出去，這次飛了</w:t>
        </w:r>
      </w:ins>
      <w:ins w:id="19665" w:author="Administrator" w:date="2019-06-08T14:51:00Z">
        <w:r>
          <w:rPr>
            <w:rFonts w:hint="eastAsia"/>
          </w:rPr>
          <w:t>十多尺遠，直到翻</w:t>
        </w:r>
      </w:ins>
      <w:ins w:id="19666" w:author="Administrator" w:date="2019-06-08T14:52:00Z">
        <w:r>
          <w:rPr>
            <w:rFonts w:hint="eastAsia"/>
          </w:rPr>
          <w:t>滾了三四圈，這才止住退勢，不再</w:t>
        </w:r>
      </w:ins>
      <w:ins w:id="19667" w:author="Administrator" w:date="2019-06-08T14:53:00Z">
        <w:r>
          <w:rPr>
            <w:rFonts w:hint="eastAsia"/>
          </w:rPr>
          <w:t>飛</w:t>
        </w:r>
      </w:ins>
      <w:ins w:id="19668" w:author="Administrator" w:date="2019-06-08T14:56:00Z">
        <w:r w:rsidR="00FF510F">
          <w:rPr>
            <w:rFonts w:hint="eastAsia"/>
          </w:rPr>
          <w:t>了</w:t>
        </w:r>
      </w:ins>
      <w:ins w:id="19669" w:author="Administrator" w:date="2019-06-08T14:53:00Z">
        <w:r>
          <w:rPr>
            <w:rFonts w:hint="eastAsia"/>
          </w:rPr>
          <w:t>出去</w:t>
        </w:r>
      </w:ins>
      <w:ins w:id="19670" w:author="Administrator" w:date="2019-06-08T14:52:00Z">
        <w:r>
          <w:rPr>
            <w:rFonts w:hint="eastAsia"/>
          </w:rPr>
          <w:t>。</w:t>
        </w:r>
      </w:ins>
    </w:p>
    <w:p w:rsidR="000F0075" w:rsidRDefault="00FF510F">
      <w:pPr>
        <w:pStyle w:val="12"/>
        <w:spacing w:after="240"/>
        <w:ind w:leftChars="0" w:left="0"/>
        <w:rPr>
          <w:ins w:id="19671" w:author="Administrator" w:date="2019-06-08T15:00:00Z"/>
        </w:rPr>
        <w:pPrChange w:id="19672" w:author="Administrator" w:date="2019-06-08T13:35:00Z">
          <w:pPr>
            <w:pStyle w:val="12"/>
            <w:numPr>
              <w:numId w:val="1"/>
            </w:numPr>
            <w:spacing w:after="240"/>
            <w:ind w:leftChars="0" w:left="360" w:hanging="360"/>
            <w:outlineLvl w:val="0"/>
          </w:pPr>
        </w:pPrChange>
      </w:pPr>
      <w:ins w:id="19673" w:author="Administrator" w:date="2019-06-08T14:59:00Z">
        <w:r>
          <w:rPr>
            <w:rFonts w:hint="eastAsia"/>
          </w:rPr>
          <w:t>不過那熊形異獸可沒就這樣放過他，李龍飛尚未起身，只感覺到一股壓力，從</w:t>
        </w:r>
      </w:ins>
      <w:ins w:id="19674" w:author="Administrator" w:date="2019-06-08T15:00:00Z">
        <w:r>
          <w:rPr>
            <w:rFonts w:hint="eastAsia"/>
          </w:rPr>
          <w:t>上往下，挾持著凜凜風壓，迎面撲殺下來。</w:t>
        </w:r>
      </w:ins>
    </w:p>
    <w:p w:rsidR="000F0075" w:rsidRDefault="00FF510F">
      <w:pPr>
        <w:pStyle w:val="12"/>
        <w:spacing w:after="240"/>
        <w:ind w:leftChars="0" w:left="0"/>
        <w:rPr>
          <w:ins w:id="19675" w:author="Administrator" w:date="2019-06-08T15:02:00Z"/>
        </w:rPr>
        <w:pPrChange w:id="19676" w:author="Administrator" w:date="2019-06-08T13:35:00Z">
          <w:pPr>
            <w:pStyle w:val="12"/>
            <w:numPr>
              <w:numId w:val="1"/>
            </w:numPr>
            <w:spacing w:after="240"/>
            <w:ind w:leftChars="0" w:left="360" w:hanging="360"/>
            <w:outlineLvl w:val="0"/>
          </w:pPr>
        </w:pPrChange>
      </w:pPr>
      <w:ins w:id="19677" w:author="Administrator" w:date="2019-06-08T15:01:00Z">
        <w:r>
          <w:rPr>
            <w:rFonts w:hint="eastAsia"/>
          </w:rPr>
          <w:t>倉猝之下不及起身，李龍飛只得順勢滾</w:t>
        </w:r>
      </w:ins>
      <w:ins w:id="19678" w:author="Administrator" w:date="2019-06-08T15:02:00Z">
        <w:r>
          <w:rPr>
            <w:rFonts w:hint="eastAsia"/>
          </w:rPr>
          <w:t>向一旁。</w:t>
        </w:r>
      </w:ins>
    </w:p>
    <w:p w:rsidR="000F0075" w:rsidRDefault="00FF510F">
      <w:pPr>
        <w:pStyle w:val="12"/>
        <w:spacing w:after="240"/>
        <w:ind w:leftChars="0" w:left="0"/>
        <w:rPr>
          <w:ins w:id="19679" w:author="Administrator" w:date="2019-06-08T15:08:00Z"/>
        </w:rPr>
        <w:pPrChange w:id="19680" w:author="Administrator" w:date="2019-06-08T13:35:00Z">
          <w:pPr>
            <w:pStyle w:val="12"/>
            <w:numPr>
              <w:numId w:val="1"/>
            </w:numPr>
            <w:spacing w:after="240"/>
            <w:ind w:leftChars="0" w:left="360" w:hanging="360"/>
            <w:outlineLvl w:val="0"/>
          </w:pPr>
        </w:pPrChange>
      </w:pPr>
      <w:ins w:id="19681" w:author="Administrator" w:date="2019-06-08T15:02:00Z">
        <w:r>
          <w:rPr>
            <w:rFonts w:hint="eastAsia"/>
          </w:rPr>
          <w:t>但那</w:t>
        </w:r>
      </w:ins>
      <w:ins w:id="19682" w:author="Administrator" w:date="2019-06-08T15:03:00Z">
        <w:r>
          <w:rPr>
            <w:rFonts w:hint="eastAsia"/>
          </w:rPr>
          <w:t>殺機並不停止，只聽到碰碰碰碰幾聲，</w:t>
        </w:r>
      </w:ins>
      <w:ins w:id="19683" w:author="Administrator" w:date="2019-06-08T15:07:00Z">
        <w:r w:rsidR="00E44E1B">
          <w:rPr>
            <w:rFonts w:hint="eastAsia"/>
          </w:rPr>
          <w:t>李龍飛臉頰旁的草地一一被擊出一個個深坑，隨著他的翻滾一路追殺</w:t>
        </w:r>
      </w:ins>
      <w:ins w:id="19684" w:author="Administrator" w:date="2019-06-08T15:08:00Z">
        <w:r w:rsidR="00E44E1B">
          <w:rPr>
            <w:rFonts w:hint="eastAsia"/>
          </w:rPr>
          <w:t>下去。</w:t>
        </w:r>
      </w:ins>
    </w:p>
    <w:p w:rsidR="000F0075" w:rsidRDefault="00E44E1B">
      <w:pPr>
        <w:pStyle w:val="12"/>
        <w:spacing w:after="240"/>
        <w:ind w:leftChars="0" w:left="0"/>
        <w:rPr>
          <w:ins w:id="19685" w:author="Administrator" w:date="2019-06-08T15:20:00Z"/>
        </w:rPr>
        <w:pPrChange w:id="19686" w:author="Administrator" w:date="2019-06-08T13:35:00Z">
          <w:pPr>
            <w:pStyle w:val="12"/>
            <w:numPr>
              <w:numId w:val="1"/>
            </w:numPr>
            <w:spacing w:after="240"/>
            <w:ind w:leftChars="0" w:left="360" w:hanging="360"/>
            <w:outlineLvl w:val="0"/>
          </w:pPr>
        </w:pPrChange>
      </w:pPr>
      <w:ins w:id="19687" w:author="Administrator" w:date="2019-06-08T15:08:00Z">
        <w:r>
          <w:rPr>
            <w:rFonts w:hint="eastAsia"/>
          </w:rPr>
          <w:t>「去你的！」李龍飛心下彆扭，他</w:t>
        </w:r>
      </w:ins>
      <w:ins w:id="19688" w:author="Administrator" w:date="2019-06-08T15:17:00Z">
        <w:r>
          <w:rPr>
            <w:rFonts w:hint="eastAsia"/>
          </w:rPr>
          <w:t>整個人</w:t>
        </w:r>
      </w:ins>
      <w:ins w:id="19689" w:author="Administrator" w:date="2019-06-08T15:08:00Z">
        <w:r>
          <w:rPr>
            <w:rFonts w:hint="eastAsia"/>
          </w:rPr>
          <w:t>猛然</w:t>
        </w:r>
      </w:ins>
      <w:ins w:id="19690" w:author="Administrator" w:date="2019-06-08T15:17:00Z">
        <w:r>
          <w:rPr>
            <w:rFonts w:hint="eastAsia"/>
          </w:rPr>
          <w:t>從地上</w:t>
        </w:r>
      </w:ins>
      <w:ins w:id="19691" w:author="Administrator" w:date="2019-06-08T15:08:00Z">
        <w:r>
          <w:rPr>
            <w:rFonts w:hint="eastAsia"/>
          </w:rPr>
          <w:t>一彈，</w:t>
        </w:r>
      </w:ins>
      <w:ins w:id="19692" w:author="Administrator" w:date="2019-06-08T15:19:00Z">
        <w:r w:rsidR="00FA4EA1">
          <w:rPr>
            <w:rFonts w:hint="eastAsia"/>
          </w:rPr>
          <w:t>像一條泥鰍似地彎</w:t>
        </w:r>
      </w:ins>
      <w:ins w:id="19693" w:author="Administrator" w:date="2019-06-08T15:20:00Z">
        <w:r w:rsidR="00FA4EA1">
          <w:rPr>
            <w:rFonts w:hint="eastAsia"/>
          </w:rPr>
          <w:t>曲，跟著</w:t>
        </w:r>
      </w:ins>
      <w:ins w:id="19694" w:author="Administrator" w:date="2019-06-08T15:17:00Z">
        <w:r w:rsidR="00FA4EA1">
          <w:rPr>
            <w:rFonts w:hint="eastAsia"/>
          </w:rPr>
          <w:t>手中的木癸寶劍</w:t>
        </w:r>
        <w:r>
          <w:rPr>
            <w:rFonts w:hint="eastAsia"/>
          </w:rPr>
          <w:t>反</w:t>
        </w:r>
      </w:ins>
      <w:ins w:id="19695" w:author="Administrator" w:date="2019-06-08T15:20:00Z">
        <w:r w:rsidR="00FA4EA1">
          <w:rPr>
            <w:rFonts w:hint="eastAsia"/>
          </w:rPr>
          <w:t>手</w:t>
        </w:r>
      </w:ins>
      <w:ins w:id="19696" w:author="Administrator" w:date="2019-06-08T15:17:00Z">
        <w:r>
          <w:rPr>
            <w:rFonts w:hint="eastAsia"/>
          </w:rPr>
          <w:t>著朝熊形異獸</w:t>
        </w:r>
        <w:r w:rsidR="00FA4EA1">
          <w:rPr>
            <w:rFonts w:hint="eastAsia"/>
          </w:rPr>
          <w:t>刺去</w:t>
        </w:r>
      </w:ins>
      <w:ins w:id="19697" w:author="Administrator" w:date="2019-06-08T15:20:00Z">
        <w:r w:rsidR="00FA4EA1">
          <w:rPr>
            <w:rFonts w:hint="eastAsia"/>
          </w:rPr>
          <w:t>。</w:t>
        </w:r>
      </w:ins>
    </w:p>
    <w:p w:rsidR="000F0075" w:rsidRDefault="00FA4EA1">
      <w:pPr>
        <w:pStyle w:val="12"/>
        <w:spacing w:after="240"/>
        <w:ind w:leftChars="0" w:left="0"/>
        <w:rPr>
          <w:ins w:id="19698" w:author="Administrator" w:date="2019-06-08T15:41:00Z"/>
        </w:rPr>
        <w:pPrChange w:id="19699" w:author="Administrator" w:date="2019-06-08T13:35:00Z">
          <w:pPr>
            <w:pStyle w:val="12"/>
            <w:numPr>
              <w:numId w:val="1"/>
            </w:numPr>
            <w:spacing w:after="240"/>
            <w:ind w:leftChars="0" w:left="360" w:hanging="360"/>
            <w:outlineLvl w:val="0"/>
          </w:pPr>
        </w:pPrChange>
      </w:pPr>
      <w:ins w:id="19700" w:author="Administrator" w:date="2019-06-08T15:20:00Z">
        <w:r>
          <w:rPr>
            <w:rFonts w:hint="eastAsia"/>
          </w:rPr>
          <w:t>那熊形異獸正要再次閃躲，突然間一股</w:t>
        </w:r>
      </w:ins>
      <w:ins w:id="19701" w:author="Administrator" w:date="2019-06-08T15:39:00Z">
        <w:r w:rsidR="005E0D3C">
          <w:rPr>
            <w:rFonts w:hint="eastAsia"/>
          </w:rPr>
          <w:t>龐大</w:t>
        </w:r>
      </w:ins>
      <w:ins w:id="19702" w:author="Administrator" w:date="2019-06-08T15:40:00Z">
        <w:r w:rsidR="00A93FA8">
          <w:rPr>
            <w:rFonts w:hint="eastAsia"/>
          </w:rPr>
          <w:t>靈</w:t>
        </w:r>
      </w:ins>
      <w:ins w:id="19703" w:author="Administrator" w:date="2019-06-08T15:41:00Z">
        <w:r w:rsidR="00A93FA8">
          <w:rPr>
            <w:rFonts w:hint="eastAsia"/>
          </w:rPr>
          <w:t>識</w:t>
        </w:r>
      </w:ins>
      <w:ins w:id="19704" w:author="Administrator" w:date="2019-06-08T15:39:00Z">
        <w:r w:rsidR="005E0D3C">
          <w:rPr>
            <w:rFonts w:hint="eastAsia"/>
          </w:rPr>
          <w:t>從對方身上往自己</w:t>
        </w:r>
      </w:ins>
      <w:ins w:id="19705" w:author="Administrator" w:date="2019-06-08T15:40:00Z">
        <w:r w:rsidR="005E0D3C">
          <w:rPr>
            <w:rFonts w:hint="eastAsia"/>
          </w:rPr>
          <w:t>鎮</w:t>
        </w:r>
        <w:r w:rsidR="00A93FA8">
          <w:rPr>
            <w:rFonts w:hint="eastAsia"/>
          </w:rPr>
          <w:t>壓</w:t>
        </w:r>
        <w:r w:rsidR="005E0D3C">
          <w:rPr>
            <w:rFonts w:hint="eastAsia"/>
          </w:rPr>
          <w:t>過來，同時</w:t>
        </w:r>
      </w:ins>
      <w:ins w:id="19706" w:author="Administrator" w:date="2019-06-08T15:41:00Z">
        <w:r w:rsidR="00A93FA8">
          <w:rPr>
            <w:rFonts w:hint="eastAsia"/>
          </w:rPr>
          <w:t>牠的</w:t>
        </w:r>
      </w:ins>
      <w:ins w:id="19707" w:author="Administrator" w:date="2019-06-08T15:40:00Z">
        <w:r w:rsidR="005E0D3C">
          <w:rPr>
            <w:rFonts w:hint="eastAsia"/>
          </w:rPr>
          <w:t>心神</w:t>
        </w:r>
      </w:ins>
      <w:ins w:id="19708" w:author="Administrator" w:date="2019-06-08T15:41:00Z">
        <w:r w:rsidR="00A93FA8">
          <w:rPr>
            <w:rFonts w:hint="eastAsia"/>
          </w:rPr>
          <w:t>因此而</w:t>
        </w:r>
      </w:ins>
      <w:ins w:id="19709" w:author="Administrator" w:date="2019-06-08T15:40:00Z">
        <w:r w:rsidR="005E0D3C">
          <w:rPr>
            <w:rFonts w:hint="eastAsia"/>
          </w:rPr>
          <w:t>恍惚了一瞬間</w:t>
        </w:r>
      </w:ins>
      <w:ins w:id="19710" w:author="Administrator" w:date="2019-06-08T15:41:00Z">
        <w:r w:rsidR="00A93FA8">
          <w:rPr>
            <w:rFonts w:hint="eastAsia"/>
          </w:rPr>
          <w:t>。</w:t>
        </w:r>
      </w:ins>
    </w:p>
    <w:p w:rsidR="000F0075" w:rsidRDefault="00A93FA8">
      <w:pPr>
        <w:pStyle w:val="12"/>
        <w:spacing w:after="240"/>
        <w:ind w:leftChars="0" w:left="0"/>
        <w:rPr>
          <w:ins w:id="19711" w:author="Administrator" w:date="2019-06-08T15:42:00Z"/>
        </w:rPr>
        <w:pPrChange w:id="19712" w:author="Administrator" w:date="2019-06-08T13:35:00Z">
          <w:pPr>
            <w:pStyle w:val="12"/>
            <w:numPr>
              <w:numId w:val="1"/>
            </w:numPr>
            <w:spacing w:after="240"/>
            <w:ind w:leftChars="0" w:left="360" w:hanging="360"/>
            <w:outlineLvl w:val="0"/>
          </w:pPr>
        </w:pPrChange>
      </w:pPr>
      <w:ins w:id="19713" w:author="Administrator" w:date="2019-06-08T15:41:00Z">
        <w:r>
          <w:rPr>
            <w:rFonts w:hint="eastAsia"/>
          </w:rPr>
          <w:t>這一瞬間不過短短不到一個呼吸，</w:t>
        </w:r>
      </w:ins>
      <w:ins w:id="19714" w:author="Administrator" w:date="2019-06-08T15:42:00Z">
        <w:r>
          <w:rPr>
            <w:rFonts w:hint="eastAsia"/>
          </w:rPr>
          <w:t>可這已經足夠李龍飛擊殺此異獸了。</w:t>
        </w:r>
      </w:ins>
    </w:p>
    <w:p w:rsidR="000F0075" w:rsidRDefault="00A93FA8">
      <w:pPr>
        <w:pStyle w:val="12"/>
        <w:spacing w:after="240"/>
        <w:ind w:leftChars="0" w:left="0"/>
        <w:rPr>
          <w:ins w:id="19715" w:author="Administrator" w:date="2019-06-08T15:43:00Z"/>
        </w:rPr>
        <w:pPrChange w:id="19716" w:author="Administrator" w:date="2019-06-08T13:35:00Z">
          <w:pPr>
            <w:pStyle w:val="12"/>
            <w:numPr>
              <w:numId w:val="1"/>
            </w:numPr>
            <w:spacing w:after="240"/>
            <w:ind w:leftChars="0" w:left="360" w:hanging="360"/>
            <w:outlineLvl w:val="0"/>
          </w:pPr>
        </w:pPrChange>
      </w:pPr>
      <w:ins w:id="19717" w:author="Administrator" w:date="2019-06-08T15:42:00Z">
        <w:r>
          <w:rPr>
            <w:rFonts w:hint="eastAsia"/>
          </w:rPr>
          <w:t>只見他雙手持握住木癸寶劍，由下往上</w:t>
        </w:r>
      </w:ins>
      <w:ins w:id="19718" w:author="Administrator" w:date="2019-06-08T15:46:00Z">
        <w:r>
          <w:rPr>
            <w:rFonts w:hint="eastAsia"/>
          </w:rPr>
          <w:t>刺入其</w:t>
        </w:r>
      </w:ins>
      <w:ins w:id="19719" w:author="Administrator" w:date="2019-06-08T15:47:00Z">
        <w:r>
          <w:rPr>
            <w:rFonts w:hint="eastAsia"/>
          </w:rPr>
          <w:t>站立而漏出的腹部，</w:t>
        </w:r>
      </w:ins>
      <w:ins w:id="19720" w:author="Administrator" w:date="2019-06-08T15:42:00Z">
        <w:r>
          <w:rPr>
            <w:rFonts w:hint="eastAsia"/>
          </w:rPr>
          <w:t>拼了命地</w:t>
        </w:r>
      </w:ins>
      <w:ins w:id="19721" w:author="Administrator" w:date="2019-06-08T15:43:00Z">
        <w:r>
          <w:rPr>
            <w:rFonts w:hint="eastAsia"/>
          </w:rPr>
          <w:t>劃破一條深深的血痕。</w:t>
        </w:r>
      </w:ins>
    </w:p>
    <w:p w:rsidR="000F0075" w:rsidRDefault="00A93FA8">
      <w:pPr>
        <w:pStyle w:val="12"/>
        <w:spacing w:after="240"/>
        <w:ind w:leftChars="0" w:left="0"/>
        <w:rPr>
          <w:ins w:id="19722" w:author="Administrator" w:date="2019-06-08T15:48:00Z"/>
        </w:rPr>
        <w:pPrChange w:id="19723" w:author="Administrator" w:date="2019-06-08T13:35:00Z">
          <w:pPr>
            <w:pStyle w:val="12"/>
            <w:numPr>
              <w:numId w:val="1"/>
            </w:numPr>
            <w:spacing w:after="240"/>
            <w:ind w:leftChars="0" w:left="360" w:hanging="360"/>
            <w:outlineLvl w:val="0"/>
          </w:pPr>
        </w:pPrChange>
      </w:pPr>
      <w:ins w:id="19724" w:author="Administrator" w:date="2019-06-08T15:44:00Z">
        <w:r>
          <w:rPr>
            <w:rFonts w:hint="eastAsia"/>
          </w:rPr>
          <w:t>唰啦，</w:t>
        </w:r>
      </w:ins>
      <w:ins w:id="19725" w:author="Administrator" w:date="2019-06-08T15:46:00Z">
        <w:r>
          <w:rPr>
            <w:rFonts w:hint="eastAsia"/>
          </w:rPr>
          <w:t>一聲如厚重皮革撕開的聲音傳來，跟著那熊形異獸的內臟</w:t>
        </w:r>
      </w:ins>
      <w:ins w:id="19726" w:author="Administrator" w:date="2019-06-08T15:48:00Z">
        <w:r>
          <w:rPr>
            <w:rFonts w:hint="eastAsia"/>
          </w:rPr>
          <w:t>就如瀑布般地噴灑滾落下來。</w:t>
        </w:r>
      </w:ins>
    </w:p>
    <w:p w:rsidR="000F0075" w:rsidRDefault="00A93FA8">
      <w:pPr>
        <w:pStyle w:val="12"/>
        <w:spacing w:after="240"/>
        <w:ind w:leftChars="0" w:left="0"/>
        <w:rPr>
          <w:ins w:id="19727" w:author="Administrator" w:date="2019-06-08T15:51:00Z"/>
        </w:rPr>
        <w:pPrChange w:id="19728" w:author="Administrator" w:date="2019-06-08T13:35:00Z">
          <w:pPr>
            <w:pStyle w:val="12"/>
            <w:numPr>
              <w:numId w:val="1"/>
            </w:numPr>
            <w:spacing w:after="240"/>
            <w:ind w:leftChars="0" w:left="360" w:hanging="360"/>
            <w:outlineLvl w:val="0"/>
          </w:pPr>
        </w:pPrChange>
      </w:pPr>
      <w:ins w:id="19729" w:author="Administrator" w:date="2019-06-08T15:48:00Z">
        <w:r>
          <w:rPr>
            <w:rFonts w:hint="eastAsia"/>
          </w:rPr>
          <w:t>熊形異獸哀嚎一聲，</w:t>
        </w:r>
      </w:ins>
      <w:ins w:id="19730" w:author="Administrator" w:date="2019-06-08T15:49:00Z">
        <w:r>
          <w:rPr>
            <w:rFonts w:hint="eastAsia"/>
          </w:rPr>
          <w:t>驚</w:t>
        </w:r>
      </w:ins>
      <w:ins w:id="19731" w:author="Administrator" w:date="2019-06-08T15:48:00Z">
        <w:r>
          <w:rPr>
            <w:rFonts w:hint="eastAsia"/>
          </w:rPr>
          <w:t>痛得</w:t>
        </w:r>
      </w:ins>
      <w:ins w:id="19732" w:author="Administrator" w:date="2019-06-08T15:49:00Z">
        <w:r w:rsidR="00E068CD">
          <w:rPr>
            <w:rFonts w:hint="eastAsia"/>
          </w:rPr>
          <w:t>本能就</w:t>
        </w:r>
      </w:ins>
      <w:ins w:id="19733" w:author="Administrator" w:date="2019-06-08T15:51:00Z">
        <w:r w:rsidR="00E068CD">
          <w:rPr>
            <w:rFonts w:hint="eastAsia"/>
          </w:rPr>
          <w:t>想</w:t>
        </w:r>
      </w:ins>
      <w:ins w:id="19734" w:author="Administrator" w:date="2019-06-08T15:48:00Z">
        <w:r>
          <w:rPr>
            <w:rFonts w:hint="eastAsia"/>
          </w:rPr>
          <w:t>轉身跑開，可卻換李龍飛不肯</w:t>
        </w:r>
      </w:ins>
      <w:ins w:id="19735" w:author="Administrator" w:date="2019-06-08T15:49:00Z">
        <w:r>
          <w:rPr>
            <w:rFonts w:hint="eastAsia"/>
          </w:rPr>
          <w:t>罷手，衝上去一陣</w:t>
        </w:r>
      </w:ins>
      <w:ins w:id="19736" w:author="Administrator" w:date="2019-06-08T15:50:00Z">
        <w:r>
          <w:rPr>
            <w:rFonts w:hint="eastAsia"/>
          </w:rPr>
          <w:t>刺砍之後，終於</w:t>
        </w:r>
        <w:r w:rsidR="00E068CD">
          <w:rPr>
            <w:rFonts w:hint="eastAsia"/>
          </w:rPr>
          <w:t>將其</w:t>
        </w:r>
      </w:ins>
      <w:ins w:id="19737" w:author="Administrator" w:date="2019-06-08T15:51:00Z">
        <w:r w:rsidR="00E068CD">
          <w:rPr>
            <w:rFonts w:hint="eastAsia"/>
          </w:rPr>
          <w:t>斬殺在地。</w:t>
        </w:r>
      </w:ins>
    </w:p>
    <w:p w:rsidR="000F0075" w:rsidRDefault="00E068CD">
      <w:pPr>
        <w:pStyle w:val="12"/>
        <w:spacing w:after="240"/>
        <w:ind w:leftChars="0" w:left="0"/>
        <w:rPr>
          <w:ins w:id="19738" w:author="Administrator" w:date="2019-06-08T15:54:00Z"/>
        </w:rPr>
        <w:pPrChange w:id="19739" w:author="Administrator" w:date="2019-06-08T13:35:00Z">
          <w:pPr>
            <w:pStyle w:val="12"/>
            <w:numPr>
              <w:numId w:val="1"/>
            </w:numPr>
            <w:spacing w:after="240"/>
            <w:ind w:leftChars="0" w:left="360" w:hanging="360"/>
            <w:outlineLvl w:val="0"/>
          </w:pPr>
        </w:pPrChange>
      </w:pPr>
      <w:ins w:id="19740" w:author="Administrator" w:date="2019-06-08T15:51:00Z">
        <w:r>
          <w:rPr>
            <w:rFonts w:hint="eastAsia"/>
          </w:rPr>
          <w:t>「呼呼…看起來，這裡的異獸每個都有每個獨特的地方…這</w:t>
        </w:r>
      </w:ins>
      <w:ins w:id="19741" w:author="Administrator" w:date="2019-06-08T15:52:00Z">
        <w:r>
          <w:rPr>
            <w:rFonts w:hint="eastAsia"/>
          </w:rPr>
          <w:t>熊形異獸雖然力氣頗大，可防禦力卻比那巨形甲蟲弱了許多</w:t>
        </w:r>
      </w:ins>
      <w:ins w:id="19742" w:author="Administrator" w:date="2019-06-08T15:53:00Z">
        <w:r>
          <w:rPr>
            <w:rFonts w:hint="eastAsia"/>
          </w:rPr>
          <w:t>。」李龍飛</w:t>
        </w:r>
      </w:ins>
      <w:ins w:id="19743" w:author="Administrator" w:date="2019-06-08T15:54:00Z">
        <w:r>
          <w:rPr>
            <w:rFonts w:hint="eastAsia"/>
          </w:rPr>
          <w:t>看著地上的異獸屍體，若有所思想著。</w:t>
        </w:r>
      </w:ins>
    </w:p>
    <w:p w:rsidR="000F0075" w:rsidRDefault="00E068CD">
      <w:pPr>
        <w:pStyle w:val="12"/>
        <w:spacing w:after="240"/>
        <w:ind w:leftChars="0" w:left="0"/>
        <w:rPr>
          <w:ins w:id="19744" w:author="Administrator" w:date="2019-06-08T15:55:00Z"/>
        </w:rPr>
        <w:pPrChange w:id="19745" w:author="Administrator" w:date="2019-06-08T13:35:00Z">
          <w:pPr>
            <w:pStyle w:val="12"/>
            <w:numPr>
              <w:numId w:val="1"/>
            </w:numPr>
            <w:spacing w:after="240"/>
            <w:ind w:leftChars="0" w:left="360" w:hanging="360"/>
            <w:outlineLvl w:val="0"/>
          </w:pPr>
        </w:pPrChange>
      </w:pPr>
      <w:ins w:id="19746" w:author="Administrator" w:date="2019-06-08T15:55:00Z">
        <w:r>
          <w:rPr>
            <w:rFonts w:hint="eastAsia"/>
          </w:rPr>
          <w:t>要是早知如此，他一開始也不會吃了那麼大的虧，直接以一招換一招，跟對方拼誰先倒下就好了。</w:t>
        </w:r>
      </w:ins>
    </w:p>
    <w:p w:rsidR="000F0075" w:rsidRDefault="00E068CD">
      <w:pPr>
        <w:pStyle w:val="12"/>
        <w:spacing w:after="240"/>
        <w:ind w:leftChars="0" w:left="0"/>
        <w:rPr>
          <w:ins w:id="19747" w:author="Administrator" w:date="2019-06-08T15:54:00Z"/>
        </w:rPr>
        <w:pPrChange w:id="19748" w:author="Administrator" w:date="2019-06-08T13:35:00Z">
          <w:pPr>
            <w:pStyle w:val="12"/>
            <w:numPr>
              <w:numId w:val="1"/>
            </w:numPr>
            <w:spacing w:after="240"/>
            <w:ind w:leftChars="0" w:left="360" w:hanging="360"/>
            <w:outlineLvl w:val="0"/>
          </w:pPr>
        </w:pPrChange>
      </w:pPr>
      <w:ins w:id="19749" w:author="Administrator" w:date="2019-06-08T15:57:00Z">
        <w:r>
          <w:rPr>
            <w:rFonts w:hint="eastAsia"/>
          </w:rPr>
          <w:t>不過事後</w:t>
        </w:r>
      </w:ins>
      <w:ins w:id="19750" w:author="Administrator" w:date="2019-06-08T15:58:00Z">
        <w:r>
          <w:rPr>
            <w:rFonts w:hint="eastAsia"/>
          </w:rPr>
          <w:t>檢討誰都</w:t>
        </w:r>
      </w:ins>
      <w:ins w:id="19751" w:author="Administrator" w:date="2019-06-08T16:05:00Z">
        <w:r>
          <w:rPr>
            <w:rFonts w:hint="eastAsia"/>
          </w:rPr>
          <w:t>會，下一次遇到的異獸是怎樣，卻</w:t>
        </w:r>
      </w:ins>
      <w:ins w:id="19752" w:author="Administrator" w:date="2019-06-08T16:06:00Z">
        <w:r>
          <w:rPr>
            <w:rFonts w:hint="eastAsia"/>
          </w:rPr>
          <w:t>又</w:t>
        </w:r>
        <w:r w:rsidR="007051CE">
          <w:rPr>
            <w:rFonts w:hint="eastAsia"/>
          </w:rPr>
          <w:t>說不上來了。</w:t>
        </w:r>
      </w:ins>
    </w:p>
    <w:p w:rsidR="000F0075" w:rsidRDefault="007051CE">
      <w:pPr>
        <w:pStyle w:val="12"/>
        <w:spacing w:after="240"/>
        <w:ind w:leftChars="0" w:left="0"/>
        <w:rPr>
          <w:ins w:id="19753" w:author="Administrator" w:date="2019-06-08T16:06:00Z"/>
        </w:rPr>
        <w:pPrChange w:id="19754" w:author="Administrator" w:date="2019-06-08T13:35:00Z">
          <w:pPr>
            <w:pStyle w:val="12"/>
            <w:numPr>
              <w:numId w:val="1"/>
            </w:numPr>
            <w:spacing w:after="240"/>
            <w:ind w:leftChars="0" w:left="360" w:hanging="360"/>
            <w:outlineLvl w:val="0"/>
          </w:pPr>
        </w:pPrChange>
      </w:pPr>
      <w:ins w:id="19755" w:author="Administrator" w:date="2019-06-08T16:06:00Z">
        <w:r>
          <w:rPr>
            <w:rFonts w:hint="eastAsia"/>
          </w:rPr>
          <w:t>但有了這兩次的</w:t>
        </w:r>
      </w:ins>
      <w:ins w:id="19756" w:author="Administrator" w:date="2019-06-08T15:54:00Z">
        <w:r w:rsidR="00E068CD">
          <w:rPr>
            <w:rFonts w:hint="eastAsia"/>
          </w:rPr>
          <w:t>經驗，</w:t>
        </w:r>
      </w:ins>
      <w:ins w:id="19757" w:author="Administrator" w:date="2019-06-08T16:06:00Z">
        <w:r>
          <w:rPr>
            <w:rFonts w:hint="eastAsia"/>
          </w:rPr>
          <w:t>李龍飛也知道此地大意不得。</w:t>
        </w:r>
      </w:ins>
    </w:p>
    <w:p w:rsidR="000F0075" w:rsidRDefault="007051CE">
      <w:pPr>
        <w:pStyle w:val="12"/>
        <w:spacing w:after="240"/>
        <w:ind w:leftChars="0" w:left="0"/>
        <w:rPr>
          <w:ins w:id="19758" w:author="Administrator" w:date="2019-06-08T16:08:00Z"/>
        </w:rPr>
        <w:pPrChange w:id="19759" w:author="Administrator" w:date="2019-06-08T13:35:00Z">
          <w:pPr>
            <w:pStyle w:val="12"/>
            <w:numPr>
              <w:numId w:val="1"/>
            </w:numPr>
            <w:spacing w:after="240"/>
            <w:ind w:leftChars="0" w:left="360" w:hanging="360"/>
            <w:outlineLvl w:val="0"/>
          </w:pPr>
        </w:pPrChange>
      </w:pPr>
      <w:ins w:id="19760" w:author="Administrator" w:date="2019-06-08T16:06:00Z">
        <w:r>
          <w:rPr>
            <w:rFonts w:hint="eastAsia"/>
          </w:rPr>
          <w:t>他不再</w:t>
        </w:r>
      </w:ins>
      <w:ins w:id="19761" w:author="Administrator" w:date="2019-06-08T15:54:00Z">
        <w:r w:rsidR="00E068CD">
          <w:rPr>
            <w:rFonts w:hint="eastAsia"/>
          </w:rPr>
          <w:t>急著</w:t>
        </w:r>
      </w:ins>
      <w:ins w:id="19762" w:author="Administrator" w:date="2019-06-08T16:06:00Z">
        <w:r>
          <w:rPr>
            <w:rFonts w:hint="eastAsia"/>
          </w:rPr>
          <w:t>拿出蜜靈液恢復靈力與體力，而是</w:t>
        </w:r>
      </w:ins>
      <w:ins w:id="19763" w:author="Administrator" w:date="2019-06-08T16:07:00Z">
        <w:r>
          <w:rPr>
            <w:rFonts w:hint="eastAsia"/>
          </w:rPr>
          <w:t>盤腿坐下調養一些時刻，直到體內</w:t>
        </w:r>
        <w:r>
          <w:rPr>
            <w:rFonts w:hint="eastAsia"/>
          </w:rPr>
          <w:lastRenderedPageBreak/>
          <w:t>的靈力體力又恢復到七八成以後，</w:t>
        </w:r>
      </w:ins>
      <w:ins w:id="19764" w:author="Administrator" w:date="2019-06-08T16:08:00Z">
        <w:r>
          <w:rPr>
            <w:rFonts w:hint="eastAsia"/>
          </w:rPr>
          <w:t>這才站起來打量四週。</w:t>
        </w:r>
      </w:ins>
    </w:p>
    <w:p w:rsidR="000F0075" w:rsidRDefault="007051CE">
      <w:pPr>
        <w:pStyle w:val="12"/>
        <w:spacing w:after="240"/>
        <w:ind w:leftChars="0" w:left="0"/>
        <w:rPr>
          <w:ins w:id="19765" w:author="Administrator" w:date="2019-06-08T16:12:00Z"/>
        </w:rPr>
        <w:pPrChange w:id="19766" w:author="Administrator" w:date="2019-06-08T13:35:00Z">
          <w:pPr>
            <w:pStyle w:val="12"/>
            <w:numPr>
              <w:numId w:val="1"/>
            </w:numPr>
            <w:spacing w:after="240"/>
            <w:ind w:leftChars="0" w:left="360" w:hanging="360"/>
            <w:outlineLvl w:val="0"/>
          </w:pPr>
        </w:pPrChange>
      </w:pPr>
      <w:ins w:id="19767" w:author="Administrator" w:date="2019-06-08T16:08:00Z">
        <w:r>
          <w:rPr>
            <w:rFonts w:hint="eastAsia"/>
          </w:rPr>
          <w:t>方才跟那熊形異獸廝殺完</w:t>
        </w:r>
      </w:ins>
      <w:ins w:id="19768" w:author="Administrator" w:date="2019-06-08T16:11:00Z">
        <w:r>
          <w:rPr>
            <w:rFonts w:hint="eastAsia"/>
          </w:rPr>
          <w:t>後，幾隻小形異獸曾靠了過來打</w:t>
        </w:r>
      </w:ins>
      <w:ins w:id="19769" w:author="Administrator" w:date="2019-06-08T16:14:00Z">
        <w:r>
          <w:rPr>
            <w:rFonts w:hint="eastAsia"/>
          </w:rPr>
          <w:t>量</w:t>
        </w:r>
      </w:ins>
      <w:ins w:id="19770" w:author="Administrator" w:date="2019-06-08T16:11:00Z">
        <w:r>
          <w:rPr>
            <w:rFonts w:hint="eastAsia"/>
          </w:rPr>
          <w:t>自己一番</w:t>
        </w:r>
      </w:ins>
      <w:ins w:id="19771" w:author="Administrator" w:date="2019-06-08T16:12:00Z">
        <w:r>
          <w:rPr>
            <w:rFonts w:hint="eastAsia"/>
          </w:rPr>
          <w:t>。</w:t>
        </w:r>
      </w:ins>
    </w:p>
    <w:p w:rsidR="000F0075" w:rsidRDefault="007051CE">
      <w:pPr>
        <w:pStyle w:val="12"/>
        <w:spacing w:after="240"/>
        <w:ind w:leftChars="0" w:left="0"/>
        <w:rPr>
          <w:ins w:id="19772" w:author="Administrator" w:date="2019-06-08T16:26:00Z"/>
        </w:rPr>
        <w:pPrChange w:id="19773" w:author="Administrator" w:date="2019-06-08T13:35:00Z">
          <w:pPr>
            <w:pStyle w:val="12"/>
            <w:numPr>
              <w:numId w:val="1"/>
            </w:numPr>
            <w:spacing w:after="240"/>
            <w:ind w:leftChars="0" w:left="360" w:hanging="360"/>
            <w:outlineLvl w:val="0"/>
          </w:pPr>
        </w:pPrChange>
      </w:pPr>
      <w:ins w:id="19774" w:author="Administrator" w:date="2019-06-08T16:12:00Z">
        <w:r>
          <w:rPr>
            <w:rFonts w:hint="eastAsia"/>
          </w:rPr>
          <w:t>好在</w:t>
        </w:r>
      </w:ins>
      <w:ins w:id="19775" w:author="Administrator" w:date="2019-06-08T16:25:00Z">
        <w:r w:rsidR="006514DD">
          <w:rPr>
            <w:rFonts w:hint="eastAsia"/>
          </w:rPr>
          <w:t>這次傷勢不重</w:t>
        </w:r>
      </w:ins>
      <w:ins w:id="19776" w:author="Administrator" w:date="2019-06-08T16:08:00Z">
        <w:r>
          <w:rPr>
            <w:rFonts w:hint="eastAsia"/>
          </w:rPr>
          <w:t>，</w:t>
        </w:r>
      </w:ins>
      <w:ins w:id="19777" w:author="Administrator" w:date="2019-06-08T16:14:00Z">
        <w:r>
          <w:rPr>
            <w:rFonts w:hint="eastAsia"/>
          </w:rPr>
          <w:t>那些異獸在看到自己無機可趁後，</w:t>
        </w:r>
      </w:ins>
      <w:ins w:id="19778" w:author="Administrator" w:date="2019-06-08T16:25:00Z">
        <w:r w:rsidR="006514DD">
          <w:rPr>
            <w:rFonts w:hint="eastAsia"/>
          </w:rPr>
          <w:t>紛紛散了開來，等到確定四週沒太多</w:t>
        </w:r>
      </w:ins>
      <w:ins w:id="19779" w:author="Administrator" w:date="2019-06-08T16:26:00Z">
        <w:r w:rsidR="006514DD">
          <w:rPr>
            <w:rFonts w:hint="eastAsia"/>
          </w:rPr>
          <w:t>威脅後，李龍飛才沉吟了下，起身將那熊形異獸的屍體收了起來。</w:t>
        </w:r>
      </w:ins>
    </w:p>
    <w:p w:rsidR="000F0075" w:rsidRDefault="006514DD">
      <w:pPr>
        <w:pStyle w:val="12"/>
        <w:spacing w:after="240"/>
        <w:ind w:leftChars="0" w:left="0"/>
        <w:rPr>
          <w:ins w:id="19780" w:author="Administrator" w:date="2019-06-08T16:27:00Z"/>
        </w:rPr>
        <w:pPrChange w:id="19781" w:author="Administrator" w:date="2019-06-08T13:35:00Z">
          <w:pPr>
            <w:pStyle w:val="12"/>
            <w:numPr>
              <w:numId w:val="1"/>
            </w:numPr>
            <w:spacing w:after="240"/>
            <w:ind w:leftChars="0" w:left="360" w:hanging="360"/>
            <w:outlineLvl w:val="0"/>
          </w:pPr>
        </w:pPrChange>
      </w:pPr>
      <w:ins w:id="19782" w:author="Administrator" w:date="2019-06-08T16:26:00Z">
        <w:r>
          <w:rPr>
            <w:rFonts w:hint="eastAsia"/>
          </w:rPr>
          <w:t>這熊形異獸力氣頗大，雖然只有妖丹二轉左右的修為，可難保有甚麼奇特的地方，收起屍體</w:t>
        </w:r>
      </w:ins>
      <w:ins w:id="19783" w:author="Administrator" w:date="2019-06-08T16:27:00Z">
        <w:r>
          <w:rPr>
            <w:rFonts w:hint="eastAsia"/>
          </w:rPr>
          <w:t>，也許之後用得上。</w:t>
        </w:r>
      </w:ins>
    </w:p>
    <w:p w:rsidR="000F0075" w:rsidRDefault="006514DD">
      <w:pPr>
        <w:pStyle w:val="12"/>
        <w:spacing w:after="240"/>
        <w:ind w:leftChars="0" w:left="0"/>
        <w:rPr>
          <w:ins w:id="19784" w:author="Administrator" w:date="2019-06-08T16:27:00Z"/>
        </w:rPr>
        <w:pPrChange w:id="19785" w:author="Administrator" w:date="2019-06-08T13:35:00Z">
          <w:pPr>
            <w:pStyle w:val="12"/>
            <w:numPr>
              <w:numId w:val="1"/>
            </w:numPr>
            <w:spacing w:after="240"/>
            <w:ind w:leftChars="0" w:left="360" w:hanging="360"/>
            <w:outlineLvl w:val="0"/>
          </w:pPr>
        </w:pPrChange>
      </w:pPr>
      <w:ins w:id="19786" w:author="Administrator" w:date="2019-06-08T16:27:00Z">
        <w:r>
          <w:rPr>
            <w:rFonts w:hint="eastAsia"/>
          </w:rPr>
          <w:t>想到這，李龍飛就有些惆悵，方才沒有先將那巨蟲屍體給收起來。</w:t>
        </w:r>
      </w:ins>
    </w:p>
    <w:p w:rsidR="000F0075" w:rsidRDefault="006514DD">
      <w:pPr>
        <w:pStyle w:val="12"/>
        <w:spacing w:after="240"/>
        <w:ind w:leftChars="0" w:left="0"/>
        <w:rPr>
          <w:ins w:id="19787" w:author="Administrator" w:date="2019-06-08T16:28:00Z"/>
        </w:rPr>
        <w:pPrChange w:id="19788" w:author="Administrator" w:date="2019-06-08T13:35:00Z">
          <w:pPr>
            <w:pStyle w:val="12"/>
            <w:numPr>
              <w:numId w:val="1"/>
            </w:numPr>
            <w:spacing w:after="240"/>
            <w:ind w:leftChars="0" w:left="360" w:hanging="360"/>
            <w:outlineLvl w:val="0"/>
          </w:pPr>
        </w:pPrChange>
      </w:pPr>
      <w:ins w:id="19789" w:author="Administrator" w:date="2019-06-08T16:27:00Z">
        <w:r>
          <w:rPr>
            <w:rFonts w:hint="eastAsia"/>
          </w:rPr>
          <w:t>那巨蟲的殼如此堅硬，若是拿來</w:t>
        </w:r>
      </w:ins>
      <w:ins w:id="19790" w:author="Administrator" w:date="2019-06-08T16:28:00Z">
        <w:r>
          <w:rPr>
            <w:rFonts w:hint="eastAsia"/>
          </w:rPr>
          <w:t>製成法寶，應該是個不錯的選擇；不過在那種情況下，逃都來不及了，哪還會想要去收起巨蟲屍體呢。</w:t>
        </w:r>
      </w:ins>
    </w:p>
    <w:p w:rsidR="000F0075" w:rsidRDefault="006514DD">
      <w:pPr>
        <w:pStyle w:val="12"/>
        <w:spacing w:after="240"/>
        <w:ind w:leftChars="0" w:left="0"/>
        <w:rPr>
          <w:ins w:id="19791" w:author="Administrator" w:date="2019-06-08T16:32:00Z"/>
        </w:rPr>
        <w:pPrChange w:id="19792" w:author="Administrator" w:date="2019-06-08T13:35:00Z">
          <w:pPr>
            <w:pStyle w:val="12"/>
            <w:numPr>
              <w:numId w:val="1"/>
            </w:numPr>
            <w:spacing w:after="240"/>
            <w:ind w:leftChars="0" w:left="360" w:hanging="360"/>
            <w:outlineLvl w:val="0"/>
          </w:pPr>
        </w:pPrChange>
      </w:pPr>
      <w:ins w:id="19793" w:author="Administrator" w:date="2019-06-08T16:28:00Z">
        <w:r>
          <w:rPr>
            <w:rFonts w:hint="eastAsia"/>
          </w:rPr>
          <w:t>再說了，那巨蟲那麼大，自己的儲物袋</w:t>
        </w:r>
      </w:ins>
      <w:ins w:id="19794" w:author="Administrator" w:date="2019-06-08T16:31:00Z">
        <w:r>
          <w:rPr>
            <w:rFonts w:hint="eastAsia"/>
          </w:rPr>
          <w:t>想來也裝不下，除非將其大卸八塊，不過在這恐怕也不好處理</w:t>
        </w:r>
      </w:ins>
      <w:ins w:id="19795" w:author="Administrator" w:date="2019-06-08T16:32:00Z">
        <w:r>
          <w:rPr>
            <w:rFonts w:hint="eastAsia"/>
          </w:rPr>
          <w:t>。</w:t>
        </w:r>
      </w:ins>
    </w:p>
    <w:p w:rsidR="000F0075" w:rsidRDefault="006514DD">
      <w:pPr>
        <w:pStyle w:val="12"/>
        <w:spacing w:after="240"/>
        <w:ind w:leftChars="0" w:left="0"/>
        <w:rPr>
          <w:ins w:id="19796" w:author="Administrator" w:date="2019-06-08T16:32:00Z"/>
        </w:rPr>
        <w:pPrChange w:id="19797" w:author="Administrator" w:date="2019-06-08T13:35:00Z">
          <w:pPr>
            <w:pStyle w:val="12"/>
            <w:numPr>
              <w:numId w:val="1"/>
            </w:numPr>
            <w:spacing w:after="240"/>
            <w:ind w:leftChars="0" w:left="360" w:hanging="360"/>
            <w:outlineLvl w:val="0"/>
          </w:pPr>
        </w:pPrChange>
      </w:pPr>
      <w:ins w:id="19798" w:author="Administrator" w:date="2019-06-08T16:32:00Z">
        <w:r>
          <w:rPr>
            <w:rFonts w:hint="eastAsia"/>
          </w:rPr>
          <w:t>總之，想來想去，還是先保命要緊。</w:t>
        </w:r>
      </w:ins>
    </w:p>
    <w:p w:rsidR="000F0075" w:rsidRDefault="006514DD">
      <w:pPr>
        <w:pStyle w:val="12"/>
        <w:spacing w:after="240"/>
        <w:ind w:leftChars="0" w:left="0"/>
        <w:rPr>
          <w:ins w:id="19799" w:author="Administrator" w:date="2019-06-08T16:33:00Z"/>
        </w:rPr>
        <w:pPrChange w:id="19800" w:author="Administrator" w:date="2019-06-08T13:35:00Z">
          <w:pPr>
            <w:pStyle w:val="12"/>
            <w:numPr>
              <w:numId w:val="1"/>
            </w:numPr>
            <w:spacing w:after="240"/>
            <w:ind w:leftChars="0" w:left="360" w:hanging="360"/>
            <w:outlineLvl w:val="0"/>
          </w:pPr>
        </w:pPrChange>
      </w:pPr>
      <w:ins w:id="19801" w:author="Administrator" w:date="2019-06-08T16:32:00Z">
        <w:r>
          <w:rPr>
            <w:rFonts w:hint="eastAsia"/>
          </w:rPr>
          <w:t>收起了那熊形異獸的屍體，李龍飛這次小心翼翼拿出了一小瓶蜜</w:t>
        </w:r>
      </w:ins>
      <w:ins w:id="19802" w:author="Administrator" w:date="2019-06-08T16:33:00Z">
        <w:r>
          <w:rPr>
            <w:rFonts w:hint="eastAsia"/>
          </w:rPr>
          <w:t>靈液，快速打開喝完之後，將其瓶子狠狠往遠處一丟。</w:t>
        </w:r>
      </w:ins>
    </w:p>
    <w:p w:rsidR="000F0075" w:rsidRDefault="006514DD">
      <w:pPr>
        <w:pStyle w:val="12"/>
        <w:spacing w:after="240"/>
        <w:ind w:leftChars="0" w:left="0"/>
        <w:rPr>
          <w:ins w:id="19803" w:author="Administrator" w:date="2019-06-08T16:35:00Z"/>
        </w:rPr>
        <w:pPrChange w:id="19804" w:author="Administrator" w:date="2019-06-08T13:35:00Z">
          <w:pPr>
            <w:pStyle w:val="12"/>
            <w:numPr>
              <w:numId w:val="1"/>
            </w:numPr>
            <w:spacing w:after="240"/>
            <w:ind w:leftChars="0" w:left="360" w:hanging="360"/>
            <w:outlineLvl w:val="0"/>
          </w:pPr>
        </w:pPrChange>
      </w:pPr>
      <w:ins w:id="19805" w:author="Administrator" w:date="2019-06-08T16:33:00Z">
        <w:r>
          <w:rPr>
            <w:rFonts w:hint="eastAsia"/>
          </w:rPr>
          <w:t>果然，隨著那瓶子內的剩於</w:t>
        </w:r>
      </w:ins>
      <w:ins w:id="19806" w:author="Administrator" w:date="2019-06-08T16:34:00Z">
        <w:r>
          <w:rPr>
            <w:rFonts w:hint="eastAsia"/>
          </w:rPr>
          <w:t>的蜜靈液</w:t>
        </w:r>
      </w:ins>
      <w:ins w:id="19807" w:author="Administrator" w:date="2019-06-08T16:33:00Z">
        <w:r>
          <w:rPr>
            <w:rFonts w:hint="eastAsia"/>
          </w:rPr>
          <w:t>香氣散開，</w:t>
        </w:r>
      </w:ins>
      <w:ins w:id="19808" w:author="Administrator" w:date="2019-06-08T16:34:00Z">
        <w:r>
          <w:rPr>
            <w:rFonts w:hint="eastAsia"/>
          </w:rPr>
          <w:t>黑暗中又有群異獸</w:t>
        </w:r>
      </w:ins>
      <w:ins w:id="19809" w:author="Administrator" w:date="2019-06-08T16:35:00Z">
        <w:r w:rsidR="001366D9">
          <w:rPr>
            <w:rFonts w:hint="eastAsia"/>
          </w:rPr>
          <w:t>騷動起來。</w:t>
        </w:r>
      </w:ins>
    </w:p>
    <w:p w:rsidR="000F0075" w:rsidRDefault="001366D9">
      <w:pPr>
        <w:pStyle w:val="12"/>
        <w:spacing w:after="240"/>
        <w:ind w:leftChars="0" w:left="0"/>
        <w:rPr>
          <w:ins w:id="19810" w:author="Administrator" w:date="2019-06-08T16:35:00Z"/>
        </w:rPr>
        <w:pPrChange w:id="19811" w:author="Administrator" w:date="2019-06-08T13:35:00Z">
          <w:pPr>
            <w:pStyle w:val="12"/>
            <w:numPr>
              <w:numId w:val="1"/>
            </w:numPr>
            <w:spacing w:after="240"/>
            <w:ind w:leftChars="0" w:left="360" w:hanging="360"/>
            <w:outlineLvl w:val="0"/>
          </w:pPr>
        </w:pPrChange>
      </w:pPr>
      <w:ins w:id="19812" w:author="Administrator" w:date="2019-06-08T16:35:00Z">
        <w:r>
          <w:rPr>
            <w:rFonts w:hint="eastAsia"/>
          </w:rPr>
          <w:t>不過還未等他們反應過來，李龍飛已經遠遠離開了這裡，朝著遠處跑去。</w:t>
        </w:r>
      </w:ins>
    </w:p>
    <w:p w:rsidR="000F0075" w:rsidRDefault="001366D9">
      <w:pPr>
        <w:pStyle w:val="12"/>
        <w:spacing w:after="240"/>
        <w:ind w:leftChars="0" w:left="0"/>
        <w:rPr>
          <w:ins w:id="19813" w:author="Administrator" w:date="2019-06-08T17:01:00Z"/>
        </w:rPr>
        <w:pPrChange w:id="19814" w:author="Administrator" w:date="2019-06-08T13:35:00Z">
          <w:pPr>
            <w:pStyle w:val="12"/>
            <w:numPr>
              <w:numId w:val="1"/>
            </w:numPr>
            <w:spacing w:after="240"/>
            <w:ind w:leftChars="0" w:left="360" w:hanging="360"/>
            <w:outlineLvl w:val="0"/>
          </w:pPr>
        </w:pPrChange>
      </w:pPr>
      <w:ins w:id="19815" w:author="Administrator" w:date="2019-06-08T16:37:00Z">
        <w:r>
          <w:rPr>
            <w:rFonts w:hint="eastAsia"/>
          </w:rPr>
          <w:t>這草原十分龐大，</w:t>
        </w:r>
      </w:ins>
      <w:ins w:id="19816" w:author="Administrator" w:date="2019-06-08T17:00:00Z">
        <w:r w:rsidR="001168AF">
          <w:rPr>
            <w:rFonts w:hint="eastAsia"/>
          </w:rPr>
          <w:t>即使李龍飛連續跑了幾天，估計也跑了有數百</w:t>
        </w:r>
      </w:ins>
      <w:ins w:id="19817" w:author="Administrator" w:date="2019-06-08T17:01:00Z">
        <w:r w:rsidR="001168AF">
          <w:rPr>
            <w:rFonts w:hint="eastAsia"/>
          </w:rPr>
          <w:t>里，仍然不見盡頭。</w:t>
        </w:r>
      </w:ins>
    </w:p>
    <w:p w:rsidR="000F0075" w:rsidRDefault="002D736E">
      <w:pPr>
        <w:pStyle w:val="12"/>
        <w:spacing w:after="240"/>
        <w:ind w:leftChars="0" w:left="0"/>
        <w:rPr>
          <w:ins w:id="19818" w:author="Administrator" w:date="2019-06-08T17:58:00Z"/>
        </w:rPr>
        <w:pPrChange w:id="19819" w:author="Administrator" w:date="2019-06-08T13:35:00Z">
          <w:pPr>
            <w:pStyle w:val="12"/>
            <w:numPr>
              <w:numId w:val="1"/>
            </w:numPr>
            <w:spacing w:after="240"/>
            <w:ind w:leftChars="0" w:left="360" w:hanging="360"/>
            <w:outlineLvl w:val="0"/>
          </w:pPr>
        </w:pPrChange>
      </w:pPr>
      <w:ins w:id="19820" w:author="Administrator" w:date="2019-06-08T17:06:00Z">
        <w:r>
          <w:rPr>
            <w:rFonts w:hint="eastAsia"/>
          </w:rPr>
          <w:t>這段期間，李龍飛又陸續</w:t>
        </w:r>
      </w:ins>
      <w:ins w:id="19821" w:author="Administrator" w:date="2019-06-08T17:12:00Z">
        <w:r w:rsidR="009263ED">
          <w:rPr>
            <w:rFonts w:hint="eastAsia"/>
          </w:rPr>
          <w:t>擊殺了幾隻把他當獵物的異獸</w:t>
        </w:r>
      </w:ins>
      <w:ins w:id="19822" w:author="Administrator" w:date="2019-06-08T17:13:00Z">
        <w:r w:rsidR="009263ED">
          <w:rPr>
            <w:rFonts w:hint="eastAsia"/>
          </w:rPr>
          <w:t>，其中有</w:t>
        </w:r>
      </w:ins>
      <w:ins w:id="19823" w:author="Administrator" w:date="2019-06-08T17:35:00Z">
        <w:r w:rsidR="00F74DC6">
          <w:rPr>
            <w:rFonts w:hint="eastAsia"/>
          </w:rPr>
          <w:t>像之前的兔形異獸，也有像之前的熊形異獸，</w:t>
        </w:r>
      </w:ins>
      <w:ins w:id="19824" w:author="Administrator" w:date="2019-06-08T17:36:00Z">
        <w:r w:rsidR="00F74DC6">
          <w:rPr>
            <w:rFonts w:hint="eastAsia"/>
          </w:rPr>
          <w:t>更有幾種之前沒見過的，或蛇或豹，甚至有巨大如牛，卻獨角</w:t>
        </w:r>
      </w:ins>
      <w:ins w:id="19825" w:author="Administrator" w:date="2019-06-08T17:37:00Z">
        <w:r w:rsidR="00F74DC6">
          <w:rPr>
            <w:rFonts w:hint="eastAsia"/>
          </w:rPr>
          <w:t>三眼的異獸。</w:t>
        </w:r>
      </w:ins>
    </w:p>
    <w:p w:rsidR="000F0075" w:rsidRDefault="00C42651">
      <w:pPr>
        <w:pStyle w:val="12"/>
        <w:spacing w:after="240"/>
        <w:ind w:leftChars="0" w:left="0"/>
        <w:rPr>
          <w:ins w:id="19826" w:author="Administrator" w:date="2019-06-08T18:00:00Z"/>
        </w:rPr>
        <w:pPrChange w:id="19827" w:author="Administrator" w:date="2019-06-08T13:35:00Z">
          <w:pPr>
            <w:pStyle w:val="12"/>
            <w:numPr>
              <w:numId w:val="1"/>
            </w:numPr>
            <w:spacing w:after="240"/>
            <w:ind w:leftChars="0" w:left="360" w:hanging="360"/>
            <w:outlineLvl w:val="0"/>
          </w:pPr>
        </w:pPrChange>
      </w:pPr>
      <w:ins w:id="19828" w:author="Administrator" w:date="2019-06-08T17:58:00Z">
        <w:r>
          <w:rPr>
            <w:rFonts w:hint="eastAsia"/>
          </w:rPr>
          <w:t>而這些異獸也各有天賦</w:t>
        </w:r>
      </w:ins>
      <w:ins w:id="19829" w:author="Administrator" w:date="2019-06-08T18:00:00Z">
        <w:r>
          <w:rPr>
            <w:rFonts w:hint="eastAsia"/>
          </w:rPr>
          <w:t>。</w:t>
        </w:r>
      </w:ins>
    </w:p>
    <w:p w:rsidR="000F0075" w:rsidRDefault="00C42651">
      <w:pPr>
        <w:pStyle w:val="12"/>
        <w:spacing w:after="240"/>
        <w:ind w:leftChars="0" w:left="0"/>
        <w:rPr>
          <w:ins w:id="19830" w:author="Administrator" w:date="2019-06-08T18:02:00Z"/>
        </w:rPr>
        <w:pPrChange w:id="19831" w:author="Administrator" w:date="2019-06-08T13:35:00Z">
          <w:pPr>
            <w:pStyle w:val="12"/>
            <w:numPr>
              <w:numId w:val="1"/>
            </w:numPr>
            <w:spacing w:after="240"/>
            <w:ind w:leftChars="0" w:left="360" w:hanging="360"/>
            <w:outlineLvl w:val="0"/>
          </w:pPr>
        </w:pPrChange>
      </w:pPr>
      <w:ins w:id="19832" w:author="Administrator" w:date="2019-06-08T18:00:00Z">
        <w:r>
          <w:rPr>
            <w:rFonts w:hint="eastAsia"/>
          </w:rPr>
          <w:t>有的力大無比，有的速度快如閃電，而那</w:t>
        </w:r>
      </w:ins>
      <w:ins w:id="19833" w:author="Administrator" w:date="2019-06-08T18:01:00Z">
        <w:r>
          <w:rPr>
            <w:rFonts w:hint="eastAsia"/>
          </w:rPr>
          <w:t>蛇形異獸，光是滴下來的毒液，便將草地腐蝕了一個大坑洞，即使先前李龍飛能擋得住巨大甲</w:t>
        </w:r>
      </w:ins>
      <w:ins w:id="19834" w:author="Administrator" w:date="2019-06-08T18:02:00Z">
        <w:r>
          <w:rPr>
            <w:rFonts w:hint="eastAsia"/>
          </w:rPr>
          <w:t>蟲的酸液，也不敢被這種毒液給沾上。</w:t>
        </w:r>
      </w:ins>
    </w:p>
    <w:p w:rsidR="000F0075" w:rsidRDefault="00C42651">
      <w:pPr>
        <w:pStyle w:val="12"/>
        <w:spacing w:after="240"/>
        <w:ind w:leftChars="0" w:left="0"/>
        <w:rPr>
          <w:ins w:id="19835" w:author="Administrator" w:date="2019-06-08T17:37:00Z"/>
        </w:rPr>
        <w:pPrChange w:id="19836" w:author="Administrator" w:date="2019-06-08T13:35:00Z">
          <w:pPr>
            <w:pStyle w:val="12"/>
            <w:numPr>
              <w:numId w:val="1"/>
            </w:numPr>
            <w:spacing w:after="240"/>
            <w:ind w:leftChars="0" w:left="360" w:hanging="360"/>
            <w:outlineLvl w:val="0"/>
          </w:pPr>
        </w:pPrChange>
      </w:pPr>
      <w:ins w:id="19837" w:author="Administrator" w:date="2019-06-08T18:02:00Z">
        <w:r>
          <w:rPr>
            <w:rFonts w:hint="eastAsia"/>
          </w:rPr>
          <w:t>好在那蛇形異獸速度不快，李龍飛這才能</w:t>
        </w:r>
      </w:ins>
      <w:ins w:id="19838" w:author="Administrator" w:date="2019-06-08T18:03:00Z">
        <w:r>
          <w:rPr>
            <w:rFonts w:hint="eastAsia"/>
          </w:rPr>
          <w:t>繞到後面，</w:t>
        </w:r>
      </w:ins>
      <w:ins w:id="19839" w:author="Administrator" w:date="2019-06-08T18:02:00Z">
        <w:r>
          <w:rPr>
            <w:rFonts w:hint="eastAsia"/>
          </w:rPr>
          <w:t>以</w:t>
        </w:r>
      </w:ins>
      <w:ins w:id="19840" w:author="Administrator" w:date="2019-06-08T18:03:00Z">
        <w:r>
          <w:rPr>
            <w:rFonts w:hint="eastAsia"/>
          </w:rPr>
          <w:t>木癸寶劍將牠的頭給斬下。</w:t>
        </w:r>
      </w:ins>
    </w:p>
    <w:p w:rsidR="000F0075" w:rsidRDefault="00C42651">
      <w:pPr>
        <w:pStyle w:val="12"/>
        <w:spacing w:after="240"/>
        <w:ind w:leftChars="0" w:left="0"/>
        <w:rPr>
          <w:ins w:id="19841" w:author="Administrator" w:date="2019-06-08T17:37:00Z"/>
        </w:rPr>
        <w:pPrChange w:id="19842" w:author="Administrator" w:date="2019-06-08T13:35:00Z">
          <w:pPr>
            <w:pStyle w:val="12"/>
            <w:numPr>
              <w:numId w:val="1"/>
            </w:numPr>
            <w:spacing w:after="240"/>
            <w:ind w:leftChars="0" w:left="360" w:hanging="360"/>
            <w:outlineLvl w:val="0"/>
          </w:pPr>
        </w:pPrChange>
      </w:pPr>
      <w:ins w:id="19843" w:author="Administrator" w:date="2019-06-08T18:03:00Z">
        <w:r>
          <w:rPr>
            <w:rFonts w:hint="eastAsia"/>
          </w:rPr>
          <w:t>而說起來，</w:t>
        </w:r>
      </w:ins>
      <w:ins w:id="19844" w:author="Administrator" w:date="2019-06-08T17:37:00Z">
        <w:r w:rsidR="00F74DC6">
          <w:rPr>
            <w:rFonts w:hint="eastAsia"/>
          </w:rPr>
          <w:t>那會呼朋引伴的巨蟲異獸，倒是沒再見過。</w:t>
        </w:r>
      </w:ins>
    </w:p>
    <w:p w:rsidR="000F0075" w:rsidRDefault="00C42651">
      <w:pPr>
        <w:pStyle w:val="12"/>
        <w:spacing w:after="240"/>
        <w:ind w:leftChars="0" w:left="0"/>
        <w:rPr>
          <w:ins w:id="19845" w:author="Administrator" w:date="2019-06-08T17:38:00Z"/>
        </w:rPr>
        <w:pPrChange w:id="19846" w:author="Administrator" w:date="2019-06-08T13:35:00Z">
          <w:pPr>
            <w:pStyle w:val="12"/>
            <w:numPr>
              <w:numId w:val="1"/>
            </w:numPr>
            <w:spacing w:after="240"/>
            <w:ind w:leftChars="0" w:left="360" w:hanging="360"/>
            <w:outlineLvl w:val="0"/>
          </w:pPr>
        </w:pPrChange>
      </w:pPr>
      <w:ins w:id="19847" w:author="Administrator" w:date="2019-06-08T18:03:00Z">
        <w:r>
          <w:rPr>
            <w:rFonts w:hint="eastAsia"/>
          </w:rPr>
          <w:lastRenderedPageBreak/>
          <w:t>看</w:t>
        </w:r>
      </w:ins>
      <w:ins w:id="19848" w:author="Administrator" w:date="2019-06-08T17:37:00Z">
        <w:r w:rsidR="00F74DC6">
          <w:rPr>
            <w:rFonts w:hint="eastAsia"/>
          </w:rPr>
          <w:t>來那些巨蟲平時都一起行動，</w:t>
        </w:r>
      </w:ins>
      <w:ins w:id="19849" w:author="Administrator" w:date="2019-06-08T17:38:00Z">
        <w:r w:rsidR="00F74DC6">
          <w:rPr>
            <w:rFonts w:hint="eastAsia"/>
          </w:rPr>
          <w:t>被李龍飛擊殺的那隻應該是偶然落單罷了。</w:t>
        </w:r>
      </w:ins>
    </w:p>
    <w:p w:rsidR="000F0075" w:rsidRDefault="00F74DC6">
      <w:pPr>
        <w:pStyle w:val="12"/>
        <w:spacing w:after="240"/>
        <w:ind w:leftChars="0" w:left="0"/>
        <w:rPr>
          <w:ins w:id="19850" w:author="Administrator" w:date="2019-06-08T18:04:00Z"/>
        </w:rPr>
        <w:pPrChange w:id="19851" w:author="Administrator" w:date="2019-06-08T13:35:00Z">
          <w:pPr>
            <w:pStyle w:val="12"/>
            <w:numPr>
              <w:numId w:val="1"/>
            </w:numPr>
            <w:spacing w:after="240"/>
            <w:ind w:leftChars="0" w:left="360" w:hanging="360"/>
            <w:outlineLvl w:val="0"/>
          </w:pPr>
        </w:pPrChange>
      </w:pPr>
      <w:ins w:id="19852" w:author="Administrator" w:date="2019-06-08T17:38:00Z">
        <w:r>
          <w:rPr>
            <w:rFonts w:hint="eastAsia"/>
          </w:rPr>
          <w:t>這一日，李龍飛</w:t>
        </w:r>
      </w:ins>
      <w:ins w:id="19853" w:author="Administrator" w:date="2019-06-08T17:45:00Z">
        <w:r w:rsidR="00B667D3">
          <w:rPr>
            <w:rFonts w:hint="eastAsia"/>
          </w:rPr>
          <w:t>在漫無目地的行走路上，再次感受到</w:t>
        </w:r>
      </w:ins>
      <w:ins w:id="19854" w:author="Administrator" w:date="2019-06-08T17:46:00Z">
        <w:r w:rsidR="00B667D3">
          <w:rPr>
            <w:rFonts w:hint="eastAsia"/>
          </w:rPr>
          <w:t>自己被幾隻</w:t>
        </w:r>
      </w:ins>
      <w:ins w:id="19855" w:author="Administrator" w:date="2019-06-08T18:04:00Z">
        <w:r w:rsidR="00C42651">
          <w:rPr>
            <w:rFonts w:hint="eastAsia"/>
          </w:rPr>
          <w:t>豺狼狀的</w:t>
        </w:r>
      </w:ins>
      <w:ins w:id="19856" w:author="Administrator" w:date="2019-06-08T17:46:00Z">
        <w:r w:rsidR="00B667D3">
          <w:rPr>
            <w:rFonts w:hint="eastAsia"/>
          </w:rPr>
          <w:t>異獸盯上</w:t>
        </w:r>
      </w:ins>
      <w:ins w:id="19857" w:author="Administrator" w:date="2019-06-08T18:04:00Z">
        <w:r w:rsidR="00C42651">
          <w:rPr>
            <w:rFonts w:hint="eastAsia"/>
          </w:rPr>
          <w:t>。</w:t>
        </w:r>
      </w:ins>
    </w:p>
    <w:p w:rsidR="000F0075" w:rsidRDefault="00B667D3">
      <w:pPr>
        <w:pStyle w:val="12"/>
        <w:spacing w:after="240"/>
        <w:ind w:leftChars="0" w:left="0"/>
        <w:rPr>
          <w:ins w:id="19858" w:author="Administrator" w:date="2019-06-08T17:53:00Z"/>
        </w:rPr>
        <w:pPrChange w:id="19859" w:author="Administrator" w:date="2019-06-08T13:35:00Z">
          <w:pPr>
            <w:pStyle w:val="12"/>
            <w:numPr>
              <w:numId w:val="1"/>
            </w:numPr>
            <w:spacing w:after="240"/>
            <w:ind w:leftChars="0" w:left="360" w:hanging="360"/>
            <w:outlineLvl w:val="0"/>
          </w:pPr>
        </w:pPrChange>
      </w:pPr>
      <w:ins w:id="19860" w:author="Administrator" w:date="2019-06-08T17:53:00Z">
        <w:r>
          <w:rPr>
            <w:rFonts w:hint="eastAsia"/>
          </w:rPr>
          <w:t>正</w:t>
        </w:r>
      </w:ins>
      <w:ins w:id="19861" w:author="Administrator" w:date="2019-06-08T18:04:00Z">
        <w:r w:rsidR="00C42651">
          <w:rPr>
            <w:rFonts w:hint="eastAsia"/>
          </w:rPr>
          <w:t>當他</w:t>
        </w:r>
      </w:ins>
      <w:ins w:id="19862" w:author="Administrator" w:date="2019-06-08T17:53:00Z">
        <w:r>
          <w:rPr>
            <w:rFonts w:hint="eastAsia"/>
          </w:rPr>
          <w:t>想大開殺戒時，突然間，他靈識感受的範圍內，察覺到有些</w:t>
        </w:r>
      </w:ins>
      <w:ins w:id="19863" w:author="Administrator" w:date="2019-06-08T18:04:00Z">
        <w:r w:rsidR="00C42651">
          <w:rPr>
            <w:rFonts w:hint="eastAsia"/>
          </w:rPr>
          <w:t>異樣</w:t>
        </w:r>
      </w:ins>
      <w:ins w:id="19864" w:author="Administrator" w:date="2019-06-08T17:53:00Z">
        <w:r>
          <w:rPr>
            <w:rFonts w:hint="eastAsia"/>
          </w:rPr>
          <w:t>。</w:t>
        </w:r>
      </w:ins>
    </w:p>
    <w:p w:rsidR="000F0075" w:rsidRDefault="00B667D3">
      <w:pPr>
        <w:pStyle w:val="12"/>
        <w:spacing w:after="240"/>
        <w:ind w:leftChars="0" w:left="0"/>
        <w:rPr>
          <w:ins w:id="19865" w:author="Administrator" w:date="2019-06-08T17:54:00Z"/>
        </w:rPr>
        <w:pPrChange w:id="19866" w:author="Administrator" w:date="2019-06-08T13:35:00Z">
          <w:pPr>
            <w:pStyle w:val="12"/>
            <w:numPr>
              <w:numId w:val="1"/>
            </w:numPr>
            <w:spacing w:after="240"/>
            <w:ind w:leftChars="0" w:left="360" w:hanging="360"/>
            <w:outlineLvl w:val="0"/>
          </w:pPr>
        </w:pPrChange>
      </w:pPr>
      <w:ins w:id="19867" w:author="Administrator" w:date="2019-06-08T17:53:00Z">
        <w:r>
          <w:rPr>
            <w:rFonts w:hint="eastAsia"/>
          </w:rPr>
          <w:t>只見</w:t>
        </w:r>
      </w:ins>
      <w:ins w:id="19868" w:author="Administrator" w:date="2019-06-08T17:54:00Z">
        <w:r>
          <w:rPr>
            <w:rFonts w:hint="eastAsia"/>
          </w:rPr>
          <w:t>遠處，幾隻犬形異獸，分別</w:t>
        </w:r>
      </w:ins>
      <w:ins w:id="19869" w:author="Administrator" w:date="2019-06-08T18:04:00Z">
        <w:r w:rsidR="00C42651">
          <w:rPr>
            <w:rFonts w:hint="eastAsia"/>
          </w:rPr>
          <w:t>埋伏</w:t>
        </w:r>
      </w:ins>
      <w:ins w:id="19870" w:author="Administrator" w:date="2019-06-08T17:54:00Z">
        <w:r>
          <w:rPr>
            <w:rFonts w:hint="eastAsia"/>
          </w:rPr>
          <w:t>包抄而來，將自己跟</w:t>
        </w:r>
        <w:r w:rsidR="00C42651">
          <w:rPr>
            <w:rFonts w:hint="eastAsia"/>
          </w:rPr>
          <w:t>盯上自己的那些異獸，團團包圍在內。</w:t>
        </w:r>
      </w:ins>
    </w:p>
    <w:p w:rsidR="000F0075" w:rsidRDefault="00C42651">
      <w:pPr>
        <w:pStyle w:val="12"/>
        <w:spacing w:after="240"/>
        <w:ind w:leftChars="0" w:left="0"/>
        <w:rPr>
          <w:ins w:id="19871" w:author="Administrator" w:date="2019-06-08T18:05:00Z"/>
        </w:rPr>
        <w:pPrChange w:id="19872" w:author="Administrator" w:date="2019-06-08T13:35:00Z">
          <w:pPr>
            <w:pStyle w:val="12"/>
            <w:numPr>
              <w:numId w:val="1"/>
            </w:numPr>
            <w:spacing w:after="240"/>
            <w:ind w:leftChars="0" w:left="360" w:hanging="360"/>
            <w:outlineLvl w:val="0"/>
          </w:pPr>
        </w:pPrChange>
      </w:pPr>
      <w:ins w:id="19873" w:author="Administrator" w:date="2019-06-08T17:54:00Z">
        <w:r>
          <w:rPr>
            <w:rFonts w:hint="eastAsia"/>
          </w:rPr>
          <w:t>原本正要</w:t>
        </w:r>
      </w:ins>
      <w:ins w:id="19874" w:author="Administrator" w:date="2019-06-08T17:55:00Z">
        <w:r>
          <w:rPr>
            <w:rFonts w:hint="eastAsia"/>
          </w:rPr>
          <w:t>獵補李龍飛的那些</w:t>
        </w:r>
      </w:ins>
      <w:ins w:id="19875" w:author="Administrator" w:date="2019-06-08T18:04:00Z">
        <w:r>
          <w:rPr>
            <w:rFonts w:hint="eastAsia"/>
          </w:rPr>
          <w:t>豺狼</w:t>
        </w:r>
      </w:ins>
      <w:ins w:id="19876" w:author="Administrator" w:date="2019-06-08T17:55:00Z">
        <w:r>
          <w:rPr>
            <w:rFonts w:hint="eastAsia"/>
          </w:rPr>
          <w:t>異獸</w:t>
        </w:r>
      </w:ins>
      <w:ins w:id="19877" w:author="Administrator" w:date="2019-06-08T18:04:00Z">
        <w:r w:rsidR="00E51ACA">
          <w:rPr>
            <w:rFonts w:hint="eastAsia"/>
          </w:rPr>
          <w:t>還在觀察著</w:t>
        </w:r>
      </w:ins>
      <w:ins w:id="19878" w:author="Administrator" w:date="2019-06-08T18:05:00Z">
        <w:r w:rsidR="00E51ACA">
          <w:rPr>
            <w:rFonts w:hint="eastAsia"/>
          </w:rPr>
          <w:t>他，卻殊不知自己卻早已成為了別人眼中的獵物。</w:t>
        </w:r>
      </w:ins>
    </w:p>
    <w:p w:rsidR="000F0075" w:rsidRDefault="00E51ACA">
      <w:pPr>
        <w:pStyle w:val="12"/>
        <w:spacing w:after="240"/>
        <w:ind w:leftChars="0" w:left="0"/>
        <w:rPr>
          <w:ins w:id="19879" w:author="Administrator" w:date="2019-06-08T18:07:00Z"/>
        </w:rPr>
        <w:pPrChange w:id="19880" w:author="Administrator" w:date="2019-06-08T13:35:00Z">
          <w:pPr>
            <w:pStyle w:val="12"/>
            <w:numPr>
              <w:numId w:val="1"/>
            </w:numPr>
            <w:spacing w:after="240"/>
            <w:ind w:leftChars="0" w:left="360" w:hanging="360"/>
            <w:outlineLvl w:val="0"/>
          </w:pPr>
        </w:pPrChange>
      </w:pPr>
      <w:ins w:id="19881" w:author="Administrator" w:date="2019-06-08T18:05:00Z">
        <w:r>
          <w:rPr>
            <w:rFonts w:hint="eastAsia"/>
          </w:rPr>
          <w:t>很快的，那些犬形異獸完成好包圍網後，</w:t>
        </w:r>
      </w:ins>
      <w:ins w:id="19882" w:author="Administrator" w:date="2019-06-08T18:06:00Z">
        <w:r>
          <w:rPr>
            <w:rFonts w:hint="eastAsia"/>
          </w:rPr>
          <w:t>蜂擁而上，頓時將豺狼異獸們</w:t>
        </w:r>
      </w:ins>
      <w:ins w:id="19883" w:author="Administrator" w:date="2019-06-08T18:07:00Z">
        <w:r>
          <w:rPr>
            <w:rFonts w:hint="eastAsia"/>
          </w:rPr>
          <w:t>襲擊個措手不及。</w:t>
        </w:r>
      </w:ins>
    </w:p>
    <w:p w:rsidR="000F0075" w:rsidRDefault="00E51ACA">
      <w:pPr>
        <w:pStyle w:val="12"/>
        <w:spacing w:after="240"/>
        <w:ind w:leftChars="0" w:left="0"/>
        <w:rPr>
          <w:ins w:id="19884" w:author="Administrator" w:date="2019-06-08T18:07:00Z"/>
        </w:rPr>
        <w:pPrChange w:id="19885" w:author="Administrator" w:date="2019-06-08T13:35:00Z">
          <w:pPr>
            <w:pStyle w:val="12"/>
            <w:numPr>
              <w:numId w:val="1"/>
            </w:numPr>
            <w:spacing w:after="240"/>
            <w:ind w:leftChars="0" w:left="360" w:hanging="360"/>
            <w:outlineLvl w:val="0"/>
          </w:pPr>
        </w:pPrChange>
      </w:pPr>
      <w:ins w:id="19886" w:author="Administrator" w:date="2019-06-08T18:07:00Z">
        <w:r>
          <w:rPr>
            <w:rFonts w:hint="eastAsia"/>
          </w:rPr>
          <w:t>李龍飛在包圍網的中間，冷眼觀看這一切，並不緊張。</w:t>
        </w:r>
      </w:ins>
    </w:p>
    <w:p w:rsidR="000F0075" w:rsidRDefault="00E51ACA">
      <w:pPr>
        <w:pStyle w:val="12"/>
        <w:spacing w:after="240"/>
        <w:ind w:leftChars="0" w:left="0"/>
        <w:rPr>
          <w:ins w:id="19887" w:author="Administrator" w:date="2019-06-08T18:07:00Z"/>
        </w:rPr>
        <w:pPrChange w:id="19888" w:author="Administrator" w:date="2019-06-08T13:35:00Z">
          <w:pPr>
            <w:pStyle w:val="12"/>
            <w:numPr>
              <w:numId w:val="1"/>
            </w:numPr>
            <w:spacing w:after="240"/>
            <w:ind w:leftChars="0" w:left="360" w:hanging="360"/>
            <w:outlineLvl w:val="0"/>
          </w:pPr>
        </w:pPrChange>
      </w:pPr>
      <w:ins w:id="19889" w:author="Administrator" w:date="2019-06-08T18:07:00Z">
        <w:r>
          <w:rPr>
            <w:rFonts w:hint="eastAsia"/>
          </w:rPr>
          <w:t>這倒也不是他大膽，而是這些犬形異獸在這幾天裡，他也殺過幾隻。</w:t>
        </w:r>
      </w:ins>
    </w:p>
    <w:p w:rsidR="000F0075" w:rsidRDefault="00E51ACA">
      <w:pPr>
        <w:pStyle w:val="12"/>
        <w:spacing w:after="240"/>
        <w:ind w:leftChars="0" w:left="0"/>
        <w:rPr>
          <w:ins w:id="19890" w:author="Administrator" w:date="2019-06-08T18:09:00Z"/>
        </w:rPr>
        <w:pPrChange w:id="19891" w:author="Administrator" w:date="2019-06-08T13:35:00Z">
          <w:pPr>
            <w:pStyle w:val="12"/>
            <w:numPr>
              <w:numId w:val="1"/>
            </w:numPr>
            <w:spacing w:after="240"/>
            <w:ind w:leftChars="0" w:left="360" w:hanging="360"/>
            <w:outlineLvl w:val="0"/>
          </w:pPr>
        </w:pPrChange>
      </w:pPr>
      <w:ins w:id="19892" w:author="Administrator" w:date="2019-06-08T18:07:00Z">
        <w:r>
          <w:rPr>
            <w:rFonts w:hint="eastAsia"/>
          </w:rPr>
          <w:t>除了嗅覺出奇的</w:t>
        </w:r>
      </w:ins>
      <w:ins w:id="19893" w:author="Administrator" w:date="2019-06-08T18:08:00Z">
        <w:r>
          <w:rPr>
            <w:rFonts w:hint="eastAsia"/>
          </w:rPr>
          <w:t>靈敏，追蹤他追蹤了數百里都沒跟丟之外，其他方面也就一般般罷</w:t>
        </w:r>
      </w:ins>
      <w:ins w:id="19894" w:author="Administrator" w:date="2019-06-08T18:09:00Z">
        <w:r>
          <w:rPr>
            <w:rFonts w:hint="eastAsia"/>
          </w:rPr>
          <w:t>了。</w:t>
        </w:r>
      </w:ins>
    </w:p>
    <w:p w:rsidR="000F0075" w:rsidRDefault="00E51ACA">
      <w:pPr>
        <w:pStyle w:val="12"/>
        <w:spacing w:after="240"/>
        <w:ind w:leftChars="0" w:left="0"/>
        <w:rPr>
          <w:ins w:id="19895" w:author="Administrator" w:date="2019-06-08T18:09:00Z"/>
        </w:rPr>
        <w:pPrChange w:id="19896" w:author="Administrator" w:date="2019-06-08T13:35:00Z">
          <w:pPr>
            <w:pStyle w:val="12"/>
            <w:numPr>
              <w:numId w:val="1"/>
            </w:numPr>
            <w:spacing w:after="240"/>
            <w:ind w:leftChars="0" w:left="360" w:hanging="360"/>
            <w:outlineLvl w:val="0"/>
          </w:pPr>
        </w:pPrChange>
      </w:pPr>
      <w:ins w:id="19897" w:author="Administrator" w:date="2019-06-08T18:09:00Z">
        <w:r>
          <w:rPr>
            <w:rFonts w:hint="eastAsia"/>
          </w:rPr>
          <w:t>就算此時數目眾多，有二三十隻，但自己若是想殺光牠們，也不是甚麼難事</w:t>
        </w:r>
      </w:ins>
      <w:ins w:id="19898" w:author="Administrator" w:date="2019-06-08T18:08:00Z">
        <w:r>
          <w:rPr>
            <w:rFonts w:hint="eastAsia"/>
          </w:rPr>
          <w:t>。</w:t>
        </w:r>
      </w:ins>
    </w:p>
    <w:p w:rsidR="000F0075" w:rsidRDefault="00E51ACA">
      <w:pPr>
        <w:pStyle w:val="12"/>
        <w:spacing w:after="240"/>
        <w:ind w:leftChars="0" w:left="0"/>
        <w:rPr>
          <w:ins w:id="19899" w:author="Administrator" w:date="2019-06-08T18:10:00Z"/>
        </w:rPr>
        <w:pPrChange w:id="19900" w:author="Administrator" w:date="2019-06-08T13:35:00Z">
          <w:pPr>
            <w:pStyle w:val="12"/>
            <w:numPr>
              <w:numId w:val="1"/>
            </w:numPr>
            <w:spacing w:after="240"/>
            <w:ind w:leftChars="0" w:left="360" w:hanging="360"/>
            <w:outlineLvl w:val="0"/>
          </w:pPr>
        </w:pPrChange>
      </w:pPr>
      <w:ins w:id="19901" w:author="Administrator" w:date="2019-06-08T18:09:00Z">
        <w:r>
          <w:rPr>
            <w:rFonts w:hint="eastAsia"/>
          </w:rPr>
          <w:t>倒是之前這些犬形異獸雖然有組織，可卻不像這次有這麼聰明的包</w:t>
        </w:r>
      </w:ins>
      <w:ins w:id="19902" w:author="Administrator" w:date="2019-06-08T18:10:00Z">
        <w:r>
          <w:rPr>
            <w:rFonts w:hint="eastAsia"/>
          </w:rPr>
          <w:t>圍方式。</w:t>
        </w:r>
      </w:ins>
    </w:p>
    <w:p w:rsidR="000F0075" w:rsidRDefault="00E51ACA">
      <w:pPr>
        <w:pStyle w:val="12"/>
        <w:spacing w:after="240"/>
        <w:ind w:leftChars="0" w:left="0"/>
        <w:rPr>
          <w:ins w:id="19903" w:author="Administrator" w:date="2019-06-08T18:10:00Z"/>
        </w:rPr>
        <w:pPrChange w:id="19904" w:author="Administrator" w:date="2019-06-08T13:35:00Z">
          <w:pPr>
            <w:pStyle w:val="12"/>
            <w:numPr>
              <w:numId w:val="1"/>
            </w:numPr>
            <w:spacing w:after="240"/>
            <w:ind w:leftChars="0" w:left="360" w:hanging="360"/>
            <w:outlineLvl w:val="0"/>
          </w:pPr>
        </w:pPrChange>
      </w:pPr>
      <w:ins w:id="19905" w:author="Administrator" w:date="2019-06-08T18:10:00Z">
        <w:r>
          <w:rPr>
            <w:rFonts w:hint="eastAsia"/>
          </w:rPr>
          <w:t>這種螳螂捕蟬，黃雀在後的行為，李龍飛在異獸上還未曾見過。</w:t>
        </w:r>
      </w:ins>
    </w:p>
    <w:p w:rsidR="000F0075" w:rsidRDefault="00E51ACA">
      <w:pPr>
        <w:pStyle w:val="12"/>
        <w:spacing w:after="240"/>
        <w:ind w:leftChars="0" w:left="0"/>
        <w:rPr>
          <w:ins w:id="19906" w:author="Administrator" w:date="2019-06-08T18:11:00Z"/>
        </w:rPr>
        <w:pPrChange w:id="19907" w:author="Administrator" w:date="2019-06-08T13:35:00Z">
          <w:pPr>
            <w:pStyle w:val="12"/>
            <w:numPr>
              <w:numId w:val="1"/>
            </w:numPr>
            <w:spacing w:after="240"/>
            <w:ind w:leftChars="0" w:left="360" w:hanging="360"/>
            <w:outlineLvl w:val="0"/>
          </w:pPr>
        </w:pPrChange>
      </w:pPr>
      <w:ins w:id="19908" w:author="Administrator" w:date="2019-06-08T18:10:00Z">
        <w:r>
          <w:rPr>
            <w:rFonts w:hint="eastAsia"/>
          </w:rPr>
          <w:t>唯一的可能是，這些犬形異獸的背後，恐怕是有其他生物指使</w:t>
        </w:r>
      </w:ins>
      <w:ins w:id="19909" w:author="Administrator" w:date="2019-06-08T18:11:00Z">
        <w:r>
          <w:rPr>
            <w:rFonts w:hint="eastAsia"/>
          </w:rPr>
          <w:t>的。</w:t>
        </w:r>
      </w:ins>
    </w:p>
    <w:p w:rsidR="000F0075" w:rsidRDefault="00E51ACA">
      <w:pPr>
        <w:pStyle w:val="12"/>
        <w:spacing w:after="240"/>
        <w:ind w:leftChars="0" w:left="0"/>
        <w:rPr>
          <w:ins w:id="19910" w:author="Administrator" w:date="2019-06-08T18:11:00Z"/>
        </w:rPr>
        <w:pPrChange w:id="19911" w:author="Administrator" w:date="2019-06-08T13:35:00Z">
          <w:pPr>
            <w:pStyle w:val="12"/>
            <w:numPr>
              <w:numId w:val="1"/>
            </w:numPr>
            <w:spacing w:after="240"/>
            <w:ind w:leftChars="0" w:left="360" w:hanging="360"/>
            <w:outlineLvl w:val="0"/>
          </w:pPr>
        </w:pPrChange>
      </w:pPr>
      <w:ins w:id="19912" w:author="Administrator" w:date="2019-06-08T18:11:00Z">
        <w:r>
          <w:rPr>
            <w:rFonts w:hint="eastAsia"/>
          </w:rPr>
          <w:t>想到這，李龍飛不動聲色，靜靜地看站在那想知道是誰率領著這些犬形異獸。</w:t>
        </w:r>
      </w:ins>
    </w:p>
    <w:p w:rsidR="000F0075" w:rsidRDefault="00E51ACA">
      <w:pPr>
        <w:pStyle w:val="12"/>
        <w:spacing w:after="240"/>
        <w:ind w:leftChars="0" w:left="0"/>
        <w:rPr>
          <w:ins w:id="19913" w:author="Administrator" w:date="2019-06-08T18:12:00Z"/>
        </w:rPr>
        <w:pPrChange w:id="19914" w:author="Administrator" w:date="2019-06-08T13:35:00Z">
          <w:pPr>
            <w:pStyle w:val="12"/>
            <w:numPr>
              <w:numId w:val="1"/>
            </w:numPr>
            <w:spacing w:after="240"/>
            <w:ind w:leftChars="0" w:left="360" w:hanging="360"/>
            <w:outlineLvl w:val="0"/>
          </w:pPr>
        </w:pPrChange>
      </w:pPr>
      <w:ins w:id="19915" w:author="Administrator" w:date="2019-06-08T18:11:00Z">
        <w:r>
          <w:rPr>
            <w:rFonts w:hint="eastAsia"/>
          </w:rPr>
          <w:t>哪怕敵友不明，但在這片草原上，已經走了</w:t>
        </w:r>
      </w:ins>
      <w:ins w:id="19916" w:author="Administrator" w:date="2019-06-08T18:12:00Z">
        <w:r>
          <w:rPr>
            <w:rFonts w:hint="eastAsia"/>
          </w:rPr>
          <w:t>十幾天仍找不到一點方向感的李龍飛來說，此時若有一個能溝通的人出現，不管怎樣都是好的。</w:t>
        </w:r>
      </w:ins>
    </w:p>
    <w:p w:rsidR="000F0075" w:rsidRDefault="00E51ACA">
      <w:pPr>
        <w:pStyle w:val="12"/>
        <w:spacing w:after="240"/>
        <w:ind w:leftChars="0" w:left="0"/>
        <w:rPr>
          <w:ins w:id="19917" w:author="Administrator" w:date="2019-06-08T18:17:00Z"/>
        </w:rPr>
        <w:pPrChange w:id="19918" w:author="Administrator" w:date="2019-06-08T13:35:00Z">
          <w:pPr>
            <w:pStyle w:val="12"/>
            <w:numPr>
              <w:numId w:val="1"/>
            </w:numPr>
            <w:spacing w:after="240"/>
            <w:ind w:leftChars="0" w:left="360" w:hanging="360"/>
            <w:outlineLvl w:val="0"/>
          </w:pPr>
        </w:pPrChange>
      </w:pPr>
      <w:ins w:id="19919" w:author="Administrator" w:date="2019-06-08T18:12:00Z">
        <w:r>
          <w:rPr>
            <w:rFonts w:hint="eastAsia"/>
          </w:rPr>
          <w:t>果然，在</w:t>
        </w:r>
      </w:ins>
      <w:ins w:id="19920" w:author="Administrator" w:date="2019-06-08T18:16:00Z">
        <w:r w:rsidR="00815099">
          <w:rPr>
            <w:rFonts w:hint="eastAsia"/>
          </w:rPr>
          <w:t>成功</w:t>
        </w:r>
      </w:ins>
      <w:ins w:id="19921" w:author="Administrator" w:date="2019-06-08T18:12:00Z">
        <w:r>
          <w:rPr>
            <w:rFonts w:hint="eastAsia"/>
          </w:rPr>
          <w:t>包圍</w:t>
        </w:r>
      </w:ins>
      <w:ins w:id="19922" w:author="Administrator" w:date="2019-06-08T18:16:00Z">
        <w:r w:rsidR="00815099">
          <w:rPr>
            <w:rFonts w:hint="eastAsia"/>
          </w:rPr>
          <w:t>襲擊</w:t>
        </w:r>
      </w:ins>
      <w:ins w:id="19923" w:author="Administrator" w:date="2019-06-08T18:13:00Z">
        <w:r>
          <w:rPr>
            <w:rFonts w:hint="eastAsia"/>
          </w:rPr>
          <w:t>那些豺狼異獸後，</w:t>
        </w:r>
      </w:ins>
      <w:ins w:id="19924" w:author="Administrator" w:date="2019-06-08T18:16:00Z">
        <w:r w:rsidR="00815099">
          <w:rPr>
            <w:rFonts w:hint="eastAsia"/>
          </w:rPr>
          <w:t>犬形異獸並不死戰，而是</w:t>
        </w:r>
      </w:ins>
      <w:ins w:id="19925" w:author="Administrator" w:date="2019-06-08T18:17:00Z">
        <w:r w:rsidR="00815099">
          <w:rPr>
            <w:rFonts w:hint="eastAsia"/>
          </w:rPr>
          <w:t>以困住對方為主。</w:t>
        </w:r>
      </w:ins>
    </w:p>
    <w:p w:rsidR="000F0075" w:rsidRDefault="00815099">
      <w:pPr>
        <w:pStyle w:val="12"/>
        <w:spacing w:after="240"/>
        <w:ind w:leftChars="0" w:left="0"/>
        <w:rPr>
          <w:ins w:id="19926" w:author="Administrator" w:date="2019-06-08T18:13:00Z"/>
        </w:rPr>
        <w:pPrChange w:id="19927" w:author="Administrator" w:date="2019-06-08T13:35:00Z">
          <w:pPr>
            <w:pStyle w:val="12"/>
            <w:numPr>
              <w:numId w:val="1"/>
            </w:numPr>
            <w:spacing w:after="240"/>
            <w:ind w:leftChars="0" w:left="360" w:hanging="360"/>
            <w:outlineLvl w:val="0"/>
          </w:pPr>
        </w:pPrChange>
      </w:pPr>
      <w:ins w:id="19928" w:author="Administrator" w:date="2019-06-08T18:17:00Z">
        <w:r>
          <w:rPr>
            <w:rFonts w:hint="eastAsia"/>
          </w:rPr>
          <w:t>跟著</w:t>
        </w:r>
      </w:ins>
      <w:ins w:id="19929" w:author="Administrator" w:date="2019-06-08T18:13:00Z">
        <w:r w:rsidR="00E51ACA">
          <w:rPr>
            <w:rFonts w:hint="eastAsia"/>
          </w:rPr>
          <w:t>很快的，幾個呼喊聲從遠至近</w:t>
        </w:r>
      </w:ins>
      <w:ins w:id="19930" w:author="Administrator" w:date="2019-06-08T18:17:00Z">
        <w:r>
          <w:rPr>
            <w:rFonts w:hint="eastAsia"/>
          </w:rPr>
          <w:t>，</w:t>
        </w:r>
      </w:ins>
      <w:ins w:id="19931" w:author="Administrator" w:date="2019-06-08T18:13:00Z">
        <w:r w:rsidR="00E51ACA">
          <w:rPr>
            <w:rFonts w:hint="eastAsia"/>
          </w:rPr>
          <w:t>慢慢傳來。</w:t>
        </w:r>
      </w:ins>
    </w:p>
    <w:p w:rsidR="000F0075" w:rsidRDefault="00E51ACA">
      <w:pPr>
        <w:pStyle w:val="12"/>
        <w:spacing w:after="240"/>
        <w:ind w:leftChars="0" w:left="0"/>
        <w:rPr>
          <w:ins w:id="19932" w:author="Administrator" w:date="2019-06-08T18:18:00Z"/>
        </w:rPr>
        <w:pPrChange w:id="19933" w:author="Administrator" w:date="2019-06-08T13:35:00Z">
          <w:pPr>
            <w:pStyle w:val="12"/>
            <w:numPr>
              <w:numId w:val="1"/>
            </w:numPr>
            <w:spacing w:after="240"/>
            <w:ind w:leftChars="0" w:left="360" w:hanging="360"/>
            <w:outlineLvl w:val="0"/>
          </w:pPr>
        </w:pPrChange>
      </w:pPr>
      <w:ins w:id="19934" w:author="Administrator" w:date="2019-06-08T18:13:00Z">
        <w:r>
          <w:rPr>
            <w:rFonts w:hint="eastAsia"/>
          </w:rPr>
          <w:t>同時咻咻幾隻利箭，</w:t>
        </w:r>
      </w:ins>
      <w:ins w:id="19935" w:author="Administrator" w:date="2019-06-08T18:15:00Z">
        <w:r>
          <w:rPr>
            <w:rFonts w:hint="eastAsia"/>
          </w:rPr>
          <w:t>呼嘯間</w:t>
        </w:r>
        <w:r w:rsidR="00815099">
          <w:rPr>
            <w:rFonts w:hint="eastAsia"/>
          </w:rPr>
          <w:t>朝著那些豺狼</w:t>
        </w:r>
      </w:ins>
      <w:ins w:id="19936" w:author="Administrator" w:date="2019-06-08T18:16:00Z">
        <w:r w:rsidR="00815099">
          <w:rPr>
            <w:rFonts w:hint="eastAsia"/>
          </w:rPr>
          <w:t>異獸射去，穿透牠們的身子，</w:t>
        </w:r>
      </w:ins>
      <w:ins w:id="19937" w:author="Administrator" w:date="2019-06-08T18:17:00Z">
        <w:r w:rsidR="00815099">
          <w:rPr>
            <w:rFonts w:hint="eastAsia"/>
          </w:rPr>
          <w:t>帶起一蓬蓬的血花，灑落</w:t>
        </w:r>
      </w:ins>
      <w:ins w:id="19938" w:author="Administrator" w:date="2019-06-08T18:18:00Z">
        <w:r w:rsidR="00815099">
          <w:rPr>
            <w:rFonts w:hint="eastAsia"/>
          </w:rPr>
          <w:t>在地。</w:t>
        </w:r>
      </w:ins>
    </w:p>
    <w:p w:rsidR="000F0075" w:rsidRDefault="00815099">
      <w:pPr>
        <w:pStyle w:val="12"/>
        <w:spacing w:after="240"/>
        <w:ind w:leftChars="0" w:left="0"/>
        <w:rPr>
          <w:ins w:id="19939" w:author="Administrator" w:date="2019-06-08T18:20:00Z"/>
        </w:rPr>
        <w:pPrChange w:id="19940" w:author="Administrator" w:date="2019-06-08T13:35:00Z">
          <w:pPr>
            <w:pStyle w:val="12"/>
            <w:numPr>
              <w:numId w:val="1"/>
            </w:numPr>
            <w:spacing w:after="240"/>
            <w:ind w:leftChars="0" w:left="360" w:hanging="360"/>
            <w:outlineLvl w:val="0"/>
          </w:pPr>
        </w:pPrChange>
      </w:pPr>
      <w:ins w:id="19941" w:author="Administrator" w:date="2019-06-08T18:18:00Z">
        <w:r>
          <w:rPr>
            <w:rFonts w:hint="eastAsia"/>
          </w:rPr>
          <w:lastRenderedPageBreak/>
          <w:t>李龍飛看著那些利箭，</w:t>
        </w:r>
      </w:ins>
      <w:ins w:id="19942" w:author="Administrator" w:date="2019-06-08T18:19:00Z">
        <w:r>
          <w:rPr>
            <w:rFonts w:hint="eastAsia"/>
          </w:rPr>
          <w:t>其骨架是用兇獸的</w:t>
        </w:r>
      </w:ins>
      <w:ins w:id="19943" w:author="Administrator" w:date="2019-06-08T18:20:00Z">
        <w:r>
          <w:rPr>
            <w:rFonts w:hint="eastAsia"/>
          </w:rPr>
          <w:t>骨頭做的，同時尖端還發黑，看得出是塗有劇毒。</w:t>
        </w:r>
      </w:ins>
    </w:p>
    <w:p w:rsidR="000F0075" w:rsidRDefault="00815099">
      <w:pPr>
        <w:pStyle w:val="12"/>
        <w:spacing w:after="240"/>
        <w:ind w:leftChars="0" w:left="0"/>
        <w:rPr>
          <w:ins w:id="19944" w:author="Administrator" w:date="2019-06-08T18:21:00Z"/>
        </w:rPr>
        <w:pPrChange w:id="19945" w:author="Administrator" w:date="2019-06-08T13:35:00Z">
          <w:pPr>
            <w:pStyle w:val="12"/>
            <w:numPr>
              <w:numId w:val="1"/>
            </w:numPr>
            <w:spacing w:after="240"/>
            <w:ind w:leftChars="0" w:left="360" w:hanging="360"/>
            <w:outlineLvl w:val="0"/>
          </w:pPr>
        </w:pPrChange>
      </w:pPr>
      <w:ins w:id="19946" w:author="Administrator" w:date="2019-06-08T18:20:00Z">
        <w:r>
          <w:rPr>
            <w:rFonts w:hint="eastAsia"/>
          </w:rPr>
          <w:t>這讓他</w:t>
        </w:r>
      </w:ins>
      <w:ins w:id="19947" w:author="Administrator" w:date="2019-06-08T18:18:00Z">
        <w:r>
          <w:rPr>
            <w:rFonts w:hint="eastAsia"/>
          </w:rPr>
          <w:t>有些摸不準自己在這等對方包圍是好是壞</w:t>
        </w:r>
      </w:ins>
      <w:ins w:id="19948" w:author="Administrator" w:date="2019-06-08T18:21:00Z">
        <w:r>
          <w:rPr>
            <w:rFonts w:hint="eastAsia"/>
          </w:rPr>
          <w:t>。</w:t>
        </w:r>
      </w:ins>
    </w:p>
    <w:p w:rsidR="000F0075" w:rsidRDefault="00815099">
      <w:pPr>
        <w:pStyle w:val="12"/>
        <w:spacing w:after="240"/>
        <w:ind w:leftChars="0" w:left="0"/>
        <w:rPr>
          <w:ins w:id="19949" w:author="Administrator" w:date="2019-06-08T18:18:00Z"/>
        </w:rPr>
        <w:pPrChange w:id="19950" w:author="Administrator" w:date="2019-06-08T13:35:00Z">
          <w:pPr>
            <w:pStyle w:val="12"/>
            <w:numPr>
              <w:numId w:val="1"/>
            </w:numPr>
            <w:spacing w:after="240"/>
            <w:ind w:leftChars="0" w:left="360" w:hanging="360"/>
            <w:outlineLvl w:val="0"/>
          </w:pPr>
        </w:pPrChange>
      </w:pPr>
      <w:ins w:id="19951" w:author="Administrator" w:date="2019-06-08T18:18:00Z">
        <w:r>
          <w:rPr>
            <w:rFonts w:hint="eastAsia"/>
          </w:rPr>
          <w:t>畢竟從這利箭的粗細大小</w:t>
        </w:r>
      </w:ins>
      <w:ins w:id="19952" w:author="Administrator" w:date="2019-06-08T18:21:00Z">
        <w:r>
          <w:rPr>
            <w:rFonts w:hint="eastAsia"/>
          </w:rPr>
          <w:t>及毒性</w:t>
        </w:r>
      </w:ins>
      <w:ins w:id="19953" w:author="Administrator" w:date="2019-06-08T18:18:00Z">
        <w:r>
          <w:rPr>
            <w:rFonts w:hint="eastAsia"/>
          </w:rPr>
          <w:t>來看，恐怕自己也不見得能擋住太多隻。</w:t>
        </w:r>
      </w:ins>
    </w:p>
    <w:p w:rsidR="000F0075" w:rsidRDefault="00815099">
      <w:pPr>
        <w:pStyle w:val="12"/>
        <w:spacing w:after="240"/>
        <w:ind w:leftChars="0" w:left="0"/>
        <w:rPr>
          <w:ins w:id="19954" w:author="Administrator" w:date="2019-06-08T18:19:00Z"/>
        </w:rPr>
        <w:pPrChange w:id="19955" w:author="Administrator" w:date="2019-06-08T13:35:00Z">
          <w:pPr>
            <w:pStyle w:val="12"/>
            <w:numPr>
              <w:numId w:val="1"/>
            </w:numPr>
            <w:spacing w:after="240"/>
            <w:ind w:leftChars="0" w:left="360" w:hanging="360"/>
            <w:outlineLvl w:val="0"/>
          </w:pPr>
        </w:pPrChange>
      </w:pPr>
      <w:ins w:id="19956" w:author="Administrator" w:date="2019-06-08T18:18:00Z">
        <w:r>
          <w:rPr>
            <w:rFonts w:hint="eastAsia"/>
          </w:rPr>
          <w:t>若是</w:t>
        </w:r>
      </w:ins>
      <w:ins w:id="19957" w:author="Administrator" w:date="2019-06-08T18:19:00Z">
        <w:r>
          <w:rPr>
            <w:rFonts w:hint="eastAsia"/>
          </w:rPr>
          <w:t>對方帶著惡意的話，可能自己的要不好受了。</w:t>
        </w:r>
      </w:ins>
    </w:p>
    <w:p w:rsidR="000F0075" w:rsidRDefault="00815099">
      <w:pPr>
        <w:pStyle w:val="12"/>
        <w:spacing w:after="240"/>
        <w:ind w:leftChars="0" w:left="0"/>
        <w:rPr>
          <w:ins w:id="19958" w:author="Administrator" w:date="2019-06-08T18:22:00Z"/>
        </w:rPr>
        <w:pPrChange w:id="19959" w:author="Administrator" w:date="2019-06-08T13:35:00Z">
          <w:pPr>
            <w:pStyle w:val="12"/>
            <w:numPr>
              <w:numId w:val="1"/>
            </w:numPr>
            <w:spacing w:after="240"/>
            <w:ind w:leftChars="0" w:left="360" w:hanging="360"/>
            <w:outlineLvl w:val="0"/>
          </w:pPr>
        </w:pPrChange>
      </w:pPr>
      <w:ins w:id="19960" w:author="Administrator" w:date="2019-06-08T18:21:00Z">
        <w:r>
          <w:rPr>
            <w:rFonts w:hint="eastAsia"/>
          </w:rPr>
          <w:t>但事以至此，此時想逃也來不及了，只好等著對方將豺狼異獸都殺</w:t>
        </w:r>
      </w:ins>
      <w:ins w:id="19961" w:author="Administrator" w:date="2019-06-08T18:22:00Z">
        <w:r>
          <w:rPr>
            <w:rFonts w:hint="eastAsia"/>
          </w:rPr>
          <w:t>光，再來做些決定。</w:t>
        </w:r>
      </w:ins>
    </w:p>
    <w:p w:rsidR="000F0075" w:rsidRDefault="004A04A9">
      <w:pPr>
        <w:pStyle w:val="12"/>
        <w:spacing w:after="240"/>
        <w:ind w:leftChars="0" w:left="0"/>
        <w:rPr>
          <w:ins w:id="19962" w:author="Administrator" w:date="2019-06-08T13:34:00Z"/>
        </w:rPr>
        <w:pPrChange w:id="19963" w:author="Administrator" w:date="2019-06-08T13:35:00Z">
          <w:pPr>
            <w:pStyle w:val="12"/>
            <w:numPr>
              <w:numId w:val="1"/>
            </w:numPr>
            <w:spacing w:after="240"/>
            <w:ind w:leftChars="0" w:left="360" w:hanging="360"/>
            <w:outlineLvl w:val="0"/>
          </w:pPr>
        </w:pPrChange>
      </w:pPr>
      <w:ins w:id="19964" w:author="龍 Chris" w:date="2019-03-09T08:55:00Z">
        <w:del w:id="19965" w:author="Administrator" w:date="2019-06-08T13:34:00Z">
          <w:r w:rsidDel="00033487">
            <w:rPr>
              <w:rFonts w:hint="eastAsia"/>
            </w:rPr>
            <w:delText>古道天威現</w:delText>
          </w:r>
        </w:del>
      </w:ins>
    </w:p>
    <w:p w:rsidR="00033487" w:rsidRDefault="00F00008" w:rsidP="00033487">
      <w:pPr>
        <w:pStyle w:val="12"/>
        <w:numPr>
          <w:ilvl w:val="0"/>
          <w:numId w:val="1"/>
        </w:numPr>
        <w:spacing w:after="240"/>
        <w:ind w:leftChars="0"/>
        <w:outlineLvl w:val="0"/>
        <w:rPr>
          <w:ins w:id="19966" w:author="Administrator" w:date="2019-06-08T18:27:00Z"/>
        </w:rPr>
      </w:pPr>
      <w:ins w:id="19967" w:author="Administrator" w:date="2019-06-09T17:38:00Z">
        <w:r>
          <w:rPr>
            <w:rFonts w:hint="eastAsia"/>
          </w:rPr>
          <w:t>怪人</w:t>
        </w:r>
      </w:ins>
    </w:p>
    <w:p w:rsidR="000F0075" w:rsidRDefault="00E76E92">
      <w:pPr>
        <w:pStyle w:val="12"/>
        <w:spacing w:after="240"/>
        <w:ind w:leftChars="0" w:left="0"/>
        <w:rPr>
          <w:ins w:id="19968" w:author="Administrator" w:date="2019-06-09T13:49:00Z"/>
        </w:rPr>
        <w:pPrChange w:id="19969" w:author="Administrator" w:date="2019-06-08T18:27:00Z">
          <w:pPr>
            <w:pStyle w:val="12"/>
            <w:numPr>
              <w:numId w:val="1"/>
            </w:numPr>
            <w:spacing w:after="240"/>
            <w:ind w:leftChars="0" w:left="360" w:hanging="360"/>
            <w:outlineLvl w:val="0"/>
          </w:pPr>
        </w:pPrChange>
      </w:pPr>
      <w:ins w:id="19970" w:author="Administrator" w:date="2019-06-08T18:27:00Z">
        <w:r>
          <w:rPr>
            <w:rFonts w:hint="eastAsia"/>
          </w:rPr>
          <w:t>嚴</w:t>
        </w:r>
      </w:ins>
      <w:ins w:id="19971" w:author="Administrator" w:date="2019-06-08T19:16:00Z">
        <w:r w:rsidR="00412623">
          <w:rPr>
            <w:rFonts w:hint="eastAsia"/>
          </w:rPr>
          <w:t>狩</w:t>
        </w:r>
      </w:ins>
      <w:ins w:id="19972" w:author="Administrator" w:date="2019-06-08T18:27:00Z">
        <w:r>
          <w:rPr>
            <w:rFonts w:hint="eastAsia"/>
          </w:rPr>
          <w:t>是這片草原上</w:t>
        </w:r>
      </w:ins>
      <w:ins w:id="19973" w:author="Administrator" w:date="2019-06-09T13:47:00Z">
        <w:r w:rsidR="00CD24C3">
          <w:rPr>
            <w:rFonts w:hint="eastAsia"/>
          </w:rPr>
          <w:t>頂尖獵</w:t>
        </w:r>
      </w:ins>
      <w:ins w:id="19974" w:author="Administrator" w:date="2019-06-10T11:02:00Z">
        <w:r w:rsidR="00CD24C3">
          <w:rPr>
            <w:rFonts w:hint="eastAsia"/>
          </w:rPr>
          <w:t>手</w:t>
        </w:r>
      </w:ins>
      <w:ins w:id="19975" w:author="Administrator" w:date="2019-06-09T13:47:00Z">
        <w:r w:rsidR="00B56B03">
          <w:rPr>
            <w:rFonts w:hint="eastAsia"/>
          </w:rPr>
          <w:t>，身為族中男子，到了八歲之後都會開</w:t>
        </w:r>
      </w:ins>
      <w:ins w:id="19976" w:author="Administrator" w:date="2019-06-09T13:48:00Z">
        <w:r w:rsidR="00B56B03">
          <w:rPr>
            <w:rFonts w:hint="eastAsia"/>
          </w:rPr>
          <w:t>始學習授獵的技巧，九歲拿弓，十歲馴犬，到了十一歲，要跟著父執輩們一起出去「實際</w:t>
        </w:r>
      </w:ins>
      <w:ins w:id="19977" w:author="Administrator" w:date="2019-06-09T13:49:00Z">
        <w:r w:rsidR="00B56B03">
          <w:rPr>
            <w:rFonts w:hint="eastAsia"/>
          </w:rPr>
          <w:t>狩</w:t>
        </w:r>
      </w:ins>
      <w:ins w:id="19978" w:author="Administrator" w:date="2019-06-09T13:48:00Z">
        <w:r w:rsidR="00B56B03">
          <w:rPr>
            <w:rFonts w:hint="eastAsia"/>
          </w:rPr>
          <w:t>獵」</w:t>
        </w:r>
      </w:ins>
      <w:ins w:id="19979" w:author="Administrator" w:date="2019-06-08T18:27:00Z">
        <w:r>
          <w:rPr>
            <w:rFonts w:hint="eastAsia"/>
          </w:rPr>
          <w:t>，</w:t>
        </w:r>
      </w:ins>
      <w:ins w:id="19980" w:author="Administrator" w:date="2019-06-09T13:49:00Z">
        <w:r w:rsidR="00B56B03">
          <w:rPr>
            <w:rFonts w:hint="eastAsia"/>
          </w:rPr>
          <w:t>直到十四歲成年之後，還要通過重重考驗，才能算是一名成功的獵手。</w:t>
        </w:r>
      </w:ins>
    </w:p>
    <w:p w:rsidR="000F0075" w:rsidRDefault="00B56B03">
      <w:pPr>
        <w:pStyle w:val="12"/>
        <w:spacing w:after="240"/>
        <w:ind w:leftChars="0" w:left="0"/>
        <w:rPr>
          <w:ins w:id="19981" w:author="Administrator" w:date="2019-06-09T13:51:00Z"/>
        </w:rPr>
        <w:pPrChange w:id="19982" w:author="Administrator" w:date="2019-06-08T18:27:00Z">
          <w:pPr>
            <w:pStyle w:val="12"/>
            <w:numPr>
              <w:numId w:val="1"/>
            </w:numPr>
            <w:spacing w:after="240"/>
            <w:ind w:leftChars="0" w:left="360" w:hanging="360"/>
            <w:outlineLvl w:val="0"/>
          </w:pPr>
        </w:pPrChange>
      </w:pPr>
      <w:ins w:id="19983" w:author="Administrator" w:date="2019-06-09T13:49:00Z">
        <w:r>
          <w:rPr>
            <w:rFonts w:hint="eastAsia"/>
          </w:rPr>
          <w:t>而如今，已經十八歲的他，被喻為</w:t>
        </w:r>
      </w:ins>
      <w:ins w:id="19984" w:author="Administrator" w:date="2019-06-09T13:50:00Z">
        <w:r>
          <w:rPr>
            <w:rFonts w:hint="eastAsia"/>
          </w:rPr>
          <w:t>族中最出色的三大</w:t>
        </w:r>
      </w:ins>
      <w:ins w:id="19985" w:author="Administrator" w:date="2019-06-10T11:03:00Z">
        <w:r w:rsidR="00CD24C3">
          <w:rPr>
            <w:rFonts w:hint="eastAsia"/>
          </w:rPr>
          <w:t>獵手</w:t>
        </w:r>
      </w:ins>
      <w:ins w:id="19986" w:author="Administrator" w:date="2019-06-09T13:50:00Z">
        <w:r>
          <w:rPr>
            <w:rFonts w:hint="eastAsia"/>
          </w:rPr>
          <w:t>之一，他能</w:t>
        </w:r>
      </w:ins>
      <w:ins w:id="19987" w:author="Administrator" w:date="2019-06-10T00:49:00Z">
        <w:r w:rsidR="00B95875">
          <w:rPr>
            <w:rFonts w:hint="eastAsia"/>
          </w:rPr>
          <w:t>在</w:t>
        </w:r>
      </w:ins>
      <w:ins w:id="19988" w:author="Administrator" w:date="2019-06-09T13:50:00Z">
        <w:r>
          <w:rPr>
            <w:rFonts w:hint="eastAsia"/>
          </w:rPr>
          <w:t>每</w:t>
        </w:r>
      </w:ins>
      <w:ins w:id="19989" w:author="Administrator" w:date="2019-06-10T00:49:00Z">
        <w:r w:rsidR="00B95875">
          <w:rPr>
            <w:rFonts w:hint="eastAsia"/>
          </w:rPr>
          <w:t>次</w:t>
        </w:r>
      </w:ins>
      <w:ins w:id="19990" w:author="Administrator" w:date="2019-06-09T13:50:00Z">
        <w:r>
          <w:rPr>
            <w:rFonts w:hint="eastAsia"/>
          </w:rPr>
          <w:t>眨眼</w:t>
        </w:r>
      </w:ins>
      <w:ins w:id="19991" w:author="Administrator" w:date="2019-06-10T00:49:00Z">
        <w:r w:rsidR="00B95875">
          <w:rPr>
            <w:rFonts w:hint="eastAsia"/>
          </w:rPr>
          <w:t>之間</w:t>
        </w:r>
      </w:ins>
      <w:ins w:id="19992" w:author="Administrator" w:date="2019-06-09T13:50:00Z">
        <w:r w:rsidR="00B95875">
          <w:rPr>
            <w:rFonts w:hint="eastAsia"/>
          </w:rPr>
          <w:t>就射出三隻</w:t>
        </w:r>
      </w:ins>
      <w:ins w:id="19993" w:author="Administrator" w:date="2019-06-10T00:49:00Z">
        <w:r w:rsidR="00B95875">
          <w:rPr>
            <w:rFonts w:hint="eastAsia"/>
          </w:rPr>
          <w:t>箭矢</w:t>
        </w:r>
      </w:ins>
      <w:ins w:id="19994" w:author="Administrator" w:date="2019-06-09T13:50:00Z">
        <w:r>
          <w:rPr>
            <w:rFonts w:hint="eastAsia"/>
          </w:rPr>
          <w:t>，更能駕馭二</w:t>
        </w:r>
      </w:ins>
      <w:ins w:id="19995" w:author="Administrator" w:date="2019-06-09T13:51:00Z">
        <w:r>
          <w:rPr>
            <w:rFonts w:hint="eastAsia"/>
          </w:rPr>
          <w:t>十多隻「獵犬」，即使是他的父親嚴泰，對他的表現也只有點頭滿意而已。</w:t>
        </w:r>
      </w:ins>
    </w:p>
    <w:p w:rsidR="000F0075" w:rsidRDefault="00B56B03">
      <w:pPr>
        <w:pStyle w:val="12"/>
        <w:spacing w:after="240"/>
        <w:ind w:leftChars="0" w:left="0"/>
        <w:rPr>
          <w:ins w:id="19996" w:author="Administrator" w:date="2019-06-09T13:53:00Z"/>
        </w:rPr>
        <w:pPrChange w:id="19997" w:author="Administrator" w:date="2019-06-08T18:27:00Z">
          <w:pPr>
            <w:pStyle w:val="12"/>
            <w:numPr>
              <w:numId w:val="1"/>
            </w:numPr>
            <w:spacing w:after="240"/>
            <w:ind w:leftChars="0" w:left="360" w:hanging="360"/>
            <w:outlineLvl w:val="0"/>
          </w:pPr>
        </w:pPrChange>
      </w:pPr>
      <w:ins w:id="19998" w:author="Administrator" w:date="2019-06-09T13:51:00Z">
        <w:r>
          <w:rPr>
            <w:rFonts w:hint="eastAsia"/>
          </w:rPr>
          <w:t>而今天，他照慣例來到</w:t>
        </w:r>
      </w:ins>
      <w:ins w:id="19999" w:author="Administrator" w:date="2019-06-09T13:52:00Z">
        <w:r>
          <w:rPr>
            <w:rFonts w:hint="eastAsia"/>
          </w:rPr>
          <w:t>這大草原上進行一月一期的狩獵，可是卻遇到從</w:t>
        </w:r>
      </w:ins>
      <w:ins w:id="20000" w:author="Administrator" w:date="2019-06-09T13:53:00Z">
        <w:r>
          <w:rPr>
            <w:rFonts w:hint="eastAsia"/>
          </w:rPr>
          <w:t>未有的情況。</w:t>
        </w:r>
      </w:ins>
    </w:p>
    <w:p w:rsidR="000F0075" w:rsidRDefault="00B56B03">
      <w:pPr>
        <w:pStyle w:val="12"/>
        <w:spacing w:after="240"/>
        <w:ind w:leftChars="0" w:left="0"/>
        <w:rPr>
          <w:ins w:id="20001" w:author="Administrator" w:date="2019-06-09T13:54:00Z"/>
        </w:rPr>
        <w:pPrChange w:id="20002" w:author="Administrator" w:date="2019-06-08T18:27:00Z">
          <w:pPr>
            <w:pStyle w:val="12"/>
            <w:numPr>
              <w:numId w:val="1"/>
            </w:numPr>
            <w:spacing w:after="240"/>
            <w:ind w:leftChars="0" w:left="360" w:hanging="360"/>
            <w:outlineLvl w:val="0"/>
          </w:pPr>
        </w:pPrChange>
      </w:pPr>
      <w:ins w:id="20003" w:author="Administrator" w:date="2019-06-09T13:53:00Z">
        <w:r>
          <w:rPr>
            <w:rFonts w:hint="eastAsia"/>
          </w:rPr>
          <w:t>一名看起來跟自己很相似的「異獸」，可身子卻單薄許多，同時皮膚輪</w:t>
        </w:r>
      </w:ins>
      <w:ins w:id="20004" w:author="Administrator" w:date="2019-06-09T13:54:00Z">
        <w:r>
          <w:rPr>
            <w:rFonts w:hint="eastAsia"/>
          </w:rPr>
          <w:t>廓也不太一樣，被自己的獵犬團團圍繞著。</w:t>
        </w:r>
      </w:ins>
    </w:p>
    <w:p w:rsidR="000F0075" w:rsidRDefault="00B56B03">
      <w:pPr>
        <w:pStyle w:val="12"/>
        <w:spacing w:after="240"/>
        <w:ind w:leftChars="0" w:left="0"/>
        <w:rPr>
          <w:ins w:id="20005" w:author="Administrator" w:date="2019-06-09T13:55:00Z"/>
        </w:rPr>
        <w:pPrChange w:id="20006" w:author="Administrator" w:date="2019-06-08T18:27:00Z">
          <w:pPr>
            <w:pStyle w:val="12"/>
            <w:numPr>
              <w:numId w:val="1"/>
            </w:numPr>
            <w:spacing w:after="240"/>
            <w:ind w:leftChars="0" w:left="360" w:hanging="360"/>
            <w:outlineLvl w:val="0"/>
          </w:pPr>
        </w:pPrChange>
      </w:pPr>
      <w:ins w:id="20007" w:author="Administrator" w:date="2019-06-09T13:54:00Z">
        <w:r>
          <w:rPr>
            <w:rFonts w:hint="eastAsia"/>
          </w:rPr>
          <w:t>在沒有他指示的情況下，這些獵犬很聽話的只是張著嘴露出</w:t>
        </w:r>
      </w:ins>
      <w:ins w:id="20008" w:author="Administrator" w:date="2019-06-09T13:55:00Z">
        <w:r>
          <w:rPr>
            <w:rFonts w:hint="eastAsia"/>
          </w:rPr>
          <w:t>獠牙滴著口水低吼著，而沒有自出攻擊。</w:t>
        </w:r>
      </w:ins>
    </w:p>
    <w:p w:rsidR="000F0075" w:rsidRDefault="00B56B03">
      <w:pPr>
        <w:pStyle w:val="12"/>
        <w:spacing w:after="240"/>
        <w:ind w:leftChars="0" w:left="0"/>
        <w:rPr>
          <w:ins w:id="20009" w:author="Administrator" w:date="2019-06-09T13:57:00Z"/>
        </w:rPr>
        <w:pPrChange w:id="20010" w:author="Administrator" w:date="2019-06-08T18:27:00Z">
          <w:pPr>
            <w:pStyle w:val="12"/>
            <w:numPr>
              <w:numId w:val="1"/>
            </w:numPr>
            <w:spacing w:after="240"/>
            <w:ind w:leftChars="0" w:left="360" w:hanging="360"/>
            <w:outlineLvl w:val="0"/>
          </w:pPr>
        </w:pPrChange>
      </w:pPr>
      <w:ins w:id="20011" w:author="Administrator" w:date="2019-06-09T13:56:00Z">
        <w:r>
          <w:rPr>
            <w:rFonts w:hint="eastAsia"/>
          </w:rPr>
          <w:t>「那邊的</w:t>
        </w:r>
      </w:ins>
      <w:ins w:id="20012" w:author="Administrator" w:date="2019-06-09T17:18:00Z">
        <w:r w:rsidR="00314A4B">
          <w:rPr>
            <w:rFonts w:hint="eastAsia"/>
          </w:rPr>
          <w:t>人站住</w:t>
        </w:r>
      </w:ins>
      <w:ins w:id="20013" w:author="Administrator" w:date="2019-06-09T13:56:00Z">
        <w:r>
          <w:rPr>
            <w:rFonts w:hint="eastAsia"/>
          </w:rPr>
          <w:t>，</w:t>
        </w:r>
      </w:ins>
      <w:ins w:id="20014" w:author="Administrator" w:date="2019-06-09T17:18:00Z">
        <w:r w:rsidR="00314A4B">
          <w:rPr>
            <w:rFonts w:hint="eastAsia"/>
          </w:rPr>
          <w:t>我是骨卡族的嚴狩，</w:t>
        </w:r>
      </w:ins>
      <w:ins w:id="20015" w:author="Administrator" w:date="2019-06-09T13:56:00Z">
        <w:r>
          <w:rPr>
            <w:rFonts w:hint="eastAsia"/>
          </w:rPr>
          <w:t>你是甚麼人！聽得懂我說的話嗎？」雖然這麼做被族內的人看到了肯定會很愚蠢，可是嚴狩還是朝著那頭「</w:t>
        </w:r>
      </w:ins>
      <w:ins w:id="20016" w:author="Administrator" w:date="2019-06-09T13:57:00Z">
        <w:r>
          <w:rPr>
            <w:rFonts w:hint="eastAsia"/>
          </w:rPr>
          <w:t>異獸」喊了喊話。</w:t>
        </w:r>
      </w:ins>
    </w:p>
    <w:p w:rsidR="000F0075" w:rsidRDefault="007F7F9B">
      <w:pPr>
        <w:pStyle w:val="12"/>
        <w:spacing w:after="240"/>
        <w:ind w:leftChars="0" w:left="0"/>
        <w:rPr>
          <w:ins w:id="20017" w:author="Administrator" w:date="2019-06-09T13:58:00Z"/>
        </w:rPr>
        <w:pPrChange w:id="20018" w:author="Administrator" w:date="2019-06-08T18:27:00Z">
          <w:pPr>
            <w:pStyle w:val="12"/>
            <w:numPr>
              <w:numId w:val="1"/>
            </w:numPr>
            <w:spacing w:after="240"/>
            <w:ind w:leftChars="0" w:left="360" w:hanging="360"/>
            <w:outlineLvl w:val="0"/>
          </w:pPr>
        </w:pPrChange>
      </w:pPr>
      <w:ins w:id="20019" w:author="Administrator" w:date="2019-06-09T17:34:00Z">
        <w:r>
          <w:rPr>
            <w:rFonts w:hint="eastAsia"/>
          </w:rPr>
          <w:t>再說</w:t>
        </w:r>
      </w:ins>
      <w:ins w:id="20020" w:author="Administrator" w:date="2019-06-09T13:57:00Z">
        <w:r>
          <w:rPr>
            <w:rFonts w:hint="eastAsia"/>
          </w:rPr>
          <w:t>李龍飛</w:t>
        </w:r>
      </w:ins>
      <w:ins w:id="20021" w:author="Administrator" w:date="2019-06-09T17:34:00Z">
        <w:r>
          <w:rPr>
            <w:rFonts w:hint="eastAsia"/>
          </w:rPr>
          <w:t>那</w:t>
        </w:r>
      </w:ins>
      <w:ins w:id="20022" w:author="Administrator" w:date="2019-06-09T13:57:00Z">
        <w:r w:rsidR="00B56B03">
          <w:rPr>
            <w:rFonts w:hint="eastAsia"/>
          </w:rPr>
          <w:t>邊，</w:t>
        </w:r>
        <w:r w:rsidR="008D1A79">
          <w:rPr>
            <w:rFonts w:hint="eastAsia"/>
          </w:rPr>
          <w:t>在那些</w:t>
        </w:r>
      </w:ins>
      <w:ins w:id="20023" w:author="Administrator" w:date="2019-06-09T13:58:00Z">
        <w:r w:rsidR="008D1A79">
          <w:rPr>
            <w:rFonts w:hint="eastAsia"/>
          </w:rPr>
          <w:t>豺狼異獸都被殺死之後，見到原本包圍著豺狼異獸的犬形異獸，改為包圍自己。</w:t>
        </w:r>
      </w:ins>
    </w:p>
    <w:p w:rsidR="000F0075" w:rsidRDefault="008D1A79">
      <w:pPr>
        <w:pStyle w:val="12"/>
        <w:spacing w:after="240"/>
        <w:ind w:leftChars="0" w:left="0"/>
        <w:rPr>
          <w:ins w:id="20024" w:author="Administrator" w:date="2019-06-09T13:59:00Z"/>
        </w:rPr>
        <w:pPrChange w:id="20025" w:author="Administrator" w:date="2019-06-08T18:27:00Z">
          <w:pPr>
            <w:pStyle w:val="12"/>
            <w:numPr>
              <w:numId w:val="1"/>
            </w:numPr>
            <w:spacing w:after="240"/>
            <w:ind w:leftChars="0" w:left="360" w:hanging="360"/>
            <w:outlineLvl w:val="0"/>
          </w:pPr>
        </w:pPrChange>
      </w:pPr>
      <w:ins w:id="20026" w:author="Administrator" w:date="2019-06-09T13:58:00Z">
        <w:r>
          <w:rPr>
            <w:rFonts w:hint="eastAsia"/>
          </w:rPr>
          <w:t>他雖然無所畏懼，但還是不動聲色地將木癸寶</w:t>
        </w:r>
      </w:ins>
      <w:ins w:id="20027" w:author="Administrator" w:date="2019-06-09T13:59:00Z">
        <w:r>
          <w:rPr>
            <w:rFonts w:hint="eastAsia"/>
          </w:rPr>
          <w:t>劍藏在了袖裡。</w:t>
        </w:r>
      </w:ins>
    </w:p>
    <w:p w:rsidR="000F0075" w:rsidRDefault="008D1A79">
      <w:pPr>
        <w:pStyle w:val="12"/>
        <w:spacing w:after="240"/>
        <w:ind w:leftChars="0" w:left="0"/>
        <w:rPr>
          <w:ins w:id="20028" w:author="Administrator" w:date="2019-06-09T13:59:00Z"/>
        </w:rPr>
        <w:pPrChange w:id="20029" w:author="Administrator" w:date="2019-06-08T18:27:00Z">
          <w:pPr>
            <w:pStyle w:val="12"/>
            <w:numPr>
              <w:numId w:val="1"/>
            </w:numPr>
            <w:spacing w:after="240"/>
            <w:ind w:leftChars="0" w:left="360" w:hanging="360"/>
            <w:outlineLvl w:val="0"/>
          </w:pPr>
        </w:pPrChange>
      </w:pPr>
      <w:ins w:id="20030" w:author="Administrator" w:date="2019-06-09T13:59:00Z">
        <w:r>
          <w:rPr>
            <w:rFonts w:hint="eastAsia"/>
          </w:rPr>
          <w:t>如果這些犬形異獸的指使者跟他想的不一樣的話，他並不介意多殺死一隻「異獸」</w:t>
        </w:r>
      </w:ins>
      <w:ins w:id="20031" w:author="Administrator" w:date="2019-06-09T14:00:00Z">
        <w:r>
          <w:rPr>
            <w:rFonts w:hint="eastAsia"/>
          </w:rPr>
          <w:t>，</w:t>
        </w:r>
        <w:r>
          <w:rPr>
            <w:rFonts w:hint="eastAsia"/>
          </w:rPr>
          <w:lastRenderedPageBreak/>
          <w:t>但可能的話，他還是覺得這些犬形異獸的指使者應該是可以溝通的。</w:t>
        </w:r>
      </w:ins>
    </w:p>
    <w:p w:rsidR="000F0075" w:rsidRDefault="008D1A79">
      <w:pPr>
        <w:pStyle w:val="12"/>
        <w:spacing w:after="240"/>
        <w:ind w:leftChars="0" w:left="0"/>
        <w:rPr>
          <w:ins w:id="20032" w:author="Administrator" w:date="2019-06-09T14:01:00Z"/>
        </w:rPr>
        <w:pPrChange w:id="20033" w:author="Administrator" w:date="2019-06-08T18:27:00Z">
          <w:pPr>
            <w:pStyle w:val="12"/>
            <w:numPr>
              <w:numId w:val="1"/>
            </w:numPr>
            <w:spacing w:after="240"/>
            <w:ind w:leftChars="0" w:left="360" w:hanging="360"/>
            <w:outlineLvl w:val="0"/>
          </w:pPr>
        </w:pPrChange>
      </w:pPr>
      <w:ins w:id="20034" w:author="Administrator" w:date="2019-06-09T14:00:00Z">
        <w:r>
          <w:rPr>
            <w:rFonts w:hint="eastAsia"/>
          </w:rPr>
          <w:t>畢竟從那箭矢的</w:t>
        </w:r>
      </w:ins>
      <w:ins w:id="20035" w:author="Administrator" w:date="2019-06-09T14:01:00Z">
        <w:r>
          <w:rPr>
            <w:rFonts w:hint="eastAsia"/>
          </w:rPr>
          <w:t>發現，犬形異獸背後的指使者是</w:t>
        </w:r>
      </w:ins>
      <w:ins w:id="20036" w:author="Administrator" w:date="2019-06-09T14:11:00Z">
        <w:r>
          <w:rPr>
            <w:rFonts w:hint="eastAsia"/>
          </w:rPr>
          <w:t>人族</w:t>
        </w:r>
      </w:ins>
      <w:ins w:id="20037" w:author="Administrator" w:date="2019-06-09T14:01:00Z">
        <w:r>
          <w:rPr>
            <w:rFonts w:hint="eastAsia"/>
          </w:rPr>
          <w:t>的機會應該大得多。</w:t>
        </w:r>
      </w:ins>
    </w:p>
    <w:p w:rsidR="000F0075" w:rsidRDefault="008D1A79">
      <w:pPr>
        <w:pStyle w:val="12"/>
        <w:spacing w:after="240"/>
        <w:ind w:leftChars="0" w:left="0"/>
        <w:rPr>
          <w:ins w:id="20038" w:author="Administrator" w:date="2019-06-09T14:02:00Z"/>
        </w:rPr>
        <w:pPrChange w:id="20039" w:author="Administrator" w:date="2019-06-08T18:27:00Z">
          <w:pPr>
            <w:pStyle w:val="12"/>
            <w:numPr>
              <w:numId w:val="1"/>
            </w:numPr>
            <w:spacing w:after="240"/>
            <w:ind w:leftChars="0" w:left="360" w:hanging="360"/>
            <w:outlineLvl w:val="0"/>
          </w:pPr>
        </w:pPrChange>
      </w:pPr>
      <w:ins w:id="20040" w:author="Administrator" w:date="2019-06-09T14:01:00Z">
        <w:r>
          <w:rPr>
            <w:rFonts w:hint="eastAsia"/>
          </w:rPr>
          <w:t>很</w:t>
        </w:r>
      </w:ins>
      <w:ins w:id="20041" w:author="Administrator" w:date="2019-06-09T14:02:00Z">
        <w:r w:rsidR="00B40B23">
          <w:rPr>
            <w:rFonts w:hint="eastAsia"/>
          </w:rPr>
          <w:t>快的，他就看到一個高大粗曠的「</w:t>
        </w:r>
      </w:ins>
      <w:ins w:id="20042" w:author="Administrator" w:date="2019-06-10T19:16:00Z">
        <w:r w:rsidR="00B40B23">
          <w:rPr>
            <w:rFonts w:hint="eastAsia"/>
          </w:rPr>
          <w:t>怪人</w:t>
        </w:r>
      </w:ins>
      <w:ins w:id="20043" w:author="Administrator" w:date="2019-06-09T14:02:00Z">
        <w:r>
          <w:rPr>
            <w:rFonts w:hint="eastAsia"/>
          </w:rPr>
          <w:t>」，從黑暗深處走了出來。</w:t>
        </w:r>
      </w:ins>
    </w:p>
    <w:p w:rsidR="000F0075" w:rsidRDefault="00B40B23">
      <w:pPr>
        <w:pStyle w:val="12"/>
        <w:spacing w:after="240"/>
        <w:ind w:leftChars="0" w:left="0"/>
        <w:rPr>
          <w:ins w:id="20044" w:author="Administrator" w:date="2019-06-09T14:03:00Z"/>
        </w:rPr>
        <w:pPrChange w:id="20045" w:author="Administrator" w:date="2019-06-08T18:27:00Z">
          <w:pPr>
            <w:pStyle w:val="12"/>
            <w:numPr>
              <w:numId w:val="1"/>
            </w:numPr>
            <w:spacing w:after="240"/>
            <w:ind w:leftChars="0" w:left="360" w:hanging="360"/>
            <w:outlineLvl w:val="0"/>
          </w:pPr>
        </w:pPrChange>
      </w:pPr>
      <w:ins w:id="20046" w:author="Administrator" w:date="2019-06-09T14:02:00Z">
        <w:r>
          <w:rPr>
            <w:rFonts w:hint="eastAsia"/>
          </w:rPr>
          <w:t>之所以說他是「</w:t>
        </w:r>
      </w:ins>
      <w:ins w:id="20047" w:author="Administrator" w:date="2019-06-10T19:16:00Z">
        <w:r>
          <w:rPr>
            <w:rFonts w:hint="eastAsia"/>
          </w:rPr>
          <w:t>怪人</w:t>
        </w:r>
      </w:ins>
      <w:ins w:id="20048" w:author="Administrator" w:date="2019-06-09T14:02:00Z">
        <w:r w:rsidR="008D1A79">
          <w:rPr>
            <w:rFonts w:hint="eastAsia"/>
          </w:rPr>
          <w:t>」，</w:t>
        </w:r>
      </w:ins>
      <w:ins w:id="20049" w:author="Administrator" w:date="2019-06-09T14:03:00Z">
        <w:r w:rsidR="008D1A79">
          <w:rPr>
            <w:rFonts w:hint="eastAsia"/>
          </w:rPr>
          <w:t>是因為他至少外表還是人形。</w:t>
        </w:r>
      </w:ins>
    </w:p>
    <w:p w:rsidR="000F0075" w:rsidRDefault="008D1A79">
      <w:pPr>
        <w:pStyle w:val="12"/>
        <w:spacing w:after="240"/>
        <w:ind w:leftChars="0" w:left="0"/>
        <w:rPr>
          <w:ins w:id="20050" w:author="Administrator" w:date="2019-06-09T14:04:00Z"/>
        </w:rPr>
        <w:pPrChange w:id="20051" w:author="Administrator" w:date="2019-06-08T18:27:00Z">
          <w:pPr>
            <w:pStyle w:val="12"/>
            <w:numPr>
              <w:numId w:val="1"/>
            </w:numPr>
            <w:spacing w:after="240"/>
            <w:ind w:leftChars="0" w:left="360" w:hanging="360"/>
            <w:outlineLvl w:val="0"/>
          </w:pPr>
        </w:pPrChange>
      </w:pPr>
      <w:ins w:id="20052" w:author="Administrator" w:date="2019-06-09T14:03:00Z">
        <w:r>
          <w:rPr>
            <w:rFonts w:hint="eastAsia"/>
          </w:rPr>
          <w:t>可是除了外表是人形之外，其他的一切，都跟李龍飛想像中的人族差了很多。</w:t>
        </w:r>
      </w:ins>
    </w:p>
    <w:p w:rsidR="000F0075" w:rsidRDefault="008D1A79">
      <w:pPr>
        <w:pStyle w:val="12"/>
        <w:spacing w:after="240"/>
        <w:ind w:leftChars="0" w:left="0"/>
        <w:rPr>
          <w:ins w:id="20053" w:author="Administrator" w:date="2019-06-09T14:08:00Z"/>
        </w:rPr>
        <w:pPrChange w:id="20054" w:author="Administrator" w:date="2019-06-08T18:27:00Z">
          <w:pPr>
            <w:pStyle w:val="12"/>
            <w:numPr>
              <w:numId w:val="1"/>
            </w:numPr>
            <w:spacing w:after="240"/>
            <w:ind w:leftChars="0" w:left="360" w:hanging="360"/>
            <w:outlineLvl w:val="0"/>
          </w:pPr>
        </w:pPrChange>
      </w:pPr>
      <w:ins w:id="20055" w:author="Administrator" w:date="2019-06-09T14:04:00Z">
        <w:r>
          <w:rPr>
            <w:rFonts w:hint="eastAsia"/>
          </w:rPr>
          <w:t>他的身高有</w:t>
        </w:r>
      </w:ins>
      <w:ins w:id="20056" w:author="Administrator" w:date="2019-06-09T14:06:00Z">
        <w:r>
          <w:rPr>
            <w:rFonts w:hint="eastAsia"/>
          </w:rPr>
          <w:t>十尺</w:t>
        </w:r>
      </w:ins>
      <w:ins w:id="20057" w:author="Administrator" w:date="2019-06-09T14:04:00Z">
        <w:r>
          <w:rPr>
            <w:rFonts w:hint="eastAsia"/>
          </w:rPr>
          <w:t>多，腰圍至少</w:t>
        </w:r>
      </w:ins>
      <w:ins w:id="20058" w:author="Administrator" w:date="2019-06-09T14:06:00Z">
        <w:r>
          <w:rPr>
            <w:rFonts w:hint="eastAsia"/>
          </w:rPr>
          <w:t>六十吋，</w:t>
        </w:r>
      </w:ins>
      <w:ins w:id="20059" w:author="Administrator" w:date="2019-06-09T14:07:00Z">
        <w:r>
          <w:rPr>
            <w:rFonts w:hint="eastAsia"/>
          </w:rPr>
          <w:t>而他的身子兩側，各</w:t>
        </w:r>
      </w:ins>
      <w:ins w:id="20060" w:author="Administrator" w:date="2019-06-09T14:08:00Z">
        <w:r>
          <w:rPr>
            <w:rFonts w:hint="eastAsia"/>
          </w:rPr>
          <w:t>長出兩隻雙手，同時手臂上還長滿的粗毛。</w:t>
        </w:r>
      </w:ins>
    </w:p>
    <w:p w:rsidR="000F0075" w:rsidRDefault="008D1A79">
      <w:pPr>
        <w:pStyle w:val="12"/>
        <w:spacing w:after="240"/>
        <w:ind w:leftChars="0" w:left="0"/>
        <w:rPr>
          <w:ins w:id="20061" w:author="Administrator" w:date="2019-06-09T14:10:00Z"/>
        </w:rPr>
        <w:pPrChange w:id="20062" w:author="Administrator" w:date="2019-06-08T18:27:00Z">
          <w:pPr>
            <w:pStyle w:val="12"/>
            <w:numPr>
              <w:numId w:val="1"/>
            </w:numPr>
            <w:spacing w:after="240"/>
            <w:ind w:leftChars="0" w:left="360" w:hanging="360"/>
            <w:outlineLvl w:val="0"/>
          </w:pPr>
        </w:pPrChange>
      </w:pPr>
      <w:ins w:id="20063" w:author="Administrator" w:date="2019-06-09T14:08:00Z">
        <w:r>
          <w:rPr>
            <w:rFonts w:hint="eastAsia"/>
          </w:rPr>
          <w:t>但這還不是最奇怪的，最奇怪的是，</w:t>
        </w:r>
      </w:ins>
      <w:ins w:id="20064" w:author="Administrator" w:date="2019-06-09T14:09:00Z">
        <w:r>
          <w:rPr>
            <w:rFonts w:hint="eastAsia"/>
          </w:rPr>
          <w:t>那人族的臉孔中，長著兩雙眼睛，一上一下，其中上眼睜開時下眼就閉上，下眼張開時，上眼又關上，好像是</w:t>
        </w:r>
      </w:ins>
      <w:ins w:id="20065" w:author="Administrator" w:date="2019-06-09T14:10:00Z">
        <w:r>
          <w:rPr>
            <w:rFonts w:hint="eastAsia"/>
          </w:rPr>
          <w:t>尋常人的眨眼，但卻是輪流交替，絕不同時，讓人看了好生奇異。</w:t>
        </w:r>
      </w:ins>
    </w:p>
    <w:p w:rsidR="000F0075" w:rsidRDefault="008D1A79">
      <w:pPr>
        <w:pStyle w:val="12"/>
        <w:spacing w:after="240"/>
        <w:ind w:leftChars="0" w:left="0"/>
        <w:rPr>
          <w:ins w:id="20066" w:author="Administrator" w:date="2019-06-09T14:12:00Z"/>
        </w:rPr>
        <w:pPrChange w:id="20067" w:author="Administrator" w:date="2019-06-08T18:27:00Z">
          <w:pPr>
            <w:pStyle w:val="12"/>
            <w:numPr>
              <w:numId w:val="1"/>
            </w:numPr>
            <w:spacing w:after="240"/>
            <w:ind w:leftChars="0" w:left="360" w:hanging="360"/>
            <w:outlineLvl w:val="0"/>
          </w:pPr>
        </w:pPrChange>
      </w:pPr>
      <w:ins w:id="20068" w:author="Administrator" w:date="2019-06-09T14:10:00Z">
        <w:r>
          <w:rPr>
            <w:rFonts w:hint="eastAsia"/>
          </w:rPr>
          <w:t>除</w:t>
        </w:r>
      </w:ins>
      <w:ins w:id="20069" w:author="Administrator" w:date="2019-06-09T14:11:00Z">
        <w:r>
          <w:rPr>
            <w:rFonts w:hint="eastAsia"/>
          </w:rPr>
          <w:t>此之外，</w:t>
        </w:r>
        <w:r w:rsidR="00542016">
          <w:rPr>
            <w:rFonts w:hint="eastAsia"/>
          </w:rPr>
          <w:t>他的耳朵還特別</w:t>
        </w:r>
      </w:ins>
      <w:ins w:id="20070" w:author="Administrator" w:date="2019-06-09T14:12:00Z">
        <w:r w:rsidR="00542016">
          <w:rPr>
            <w:rFonts w:hint="eastAsia"/>
          </w:rPr>
          <w:t>挺</w:t>
        </w:r>
      </w:ins>
      <w:ins w:id="20071" w:author="Administrator" w:date="2019-06-09T14:11:00Z">
        <w:r w:rsidR="00542016">
          <w:rPr>
            <w:rFonts w:hint="eastAsia"/>
          </w:rPr>
          <w:t>，高過頭顱，</w:t>
        </w:r>
      </w:ins>
      <w:ins w:id="20072" w:author="Administrator" w:date="2019-06-09T14:12:00Z">
        <w:r w:rsidR="00542016">
          <w:rPr>
            <w:rFonts w:hint="eastAsia"/>
          </w:rPr>
          <w:t>細細長長，末端還</w:t>
        </w:r>
      </w:ins>
      <w:ins w:id="20073" w:author="Administrator" w:date="2019-06-09T14:11:00Z">
        <w:r w:rsidR="00542016">
          <w:rPr>
            <w:rFonts w:hint="eastAsia"/>
          </w:rPr>
          <w:t>尖尖</w:t>
        </w:r>
      </w:ins>
      <w:ins w:id="20074" w:author="Administrator" w:date="2019-06-09T14:12:00Z">
        <w:r w:rsidR="00542016">
          <w:rPr>
            <w:rFonts w:hint="eastAsia"/>
          </w:rPr>
          <w:t>的</w:t>
        </w:r>
      </w:ins>
      <w:ins w:id="20075" w:author="Administrator" w:date="2019-06-09T14:14:00Z">
        <w:r w:rsidR="00542016">
          <w:rPr>
            <w:rFonts w:hint="eastAsia"/>
          </w:rPr>
          <w:t>發出淡淡的微光</w:t>
        </w:r>
      </w:ins>
      <w:ins w:id="20076" w:author="Administrator" w:date="2019-06-09T14:12:00Z">
        <w:r w:rsidR="00542016">
          <w:rPr>
            <w:rFonts w:hint="eastAsia"/>
          </w:rPr>
          <w:t>，感覺起來有</w:t>
        </w:r>
      </w:ins>
      <w:ins w:id="20077" w:author="Administrator" w:date="2019-06-09T14:14:00Z">
        <w:r w:rsidR="00542016">
          <w:rPr>
            <w:rFonts w:hint="eastAsia"/>
          </w:rPr>
          <w:t>種</w:t>
        </w:r>
      </w:ins>
      <w:ins w:id="20078" w:author="Administrator" w:date="2019-06-09T14:12:00Z">
        <w:r w:rsidR="00542016">
          <w:rPr>
            <w:rFonts w:hint="eastAsia"/>
          </w:rPr>
          <w:t>獨特的美感。</w:t>
        </w:r>
      </w:ins>
    </w:p>
    <w:p w:rsidR="000F0075" w:rsidRDefault="00542016">
      <w:pPr>
        <w:pStyle w:val="12"/>
        <w:spacing w:after="240"/>
        <w:ind w:leftChars="0" w:left="0"/>
        <w:rPr>
          <w:ins w:id="20079" w:author="Administrator" w:date="2019-06-09T14:21:00Z"/>
        </w:rPr>
        <w:pPrChange w:id="20080" w:author="Administrator" w:date="2019-06-08T18:27:00Z">
          <w:pPr>
            <w:pStyle w:val="12"/>
            <w:numPr>
              <w:numId w:val="1"/>
            </w:numPr>
            <w:spacing w:after="240"/>
            <w:ind w:leftChars="0" w:left="360" w:hanging="360"/>
            <w:outlineLvl w:val="0"/>
          </w:pPr>
        </w:pPrChange>
      </w:pPr>
      <w:ins w:id="20081" w:author="Administrator" w:date="2019-06-09T14:13:00Z">
        <w:r>
          <w:rPr>
            <w:rFonts w:hint="eastAsia"/>
          </w:rPr>
          <w:t>突然間，</w:t>
        </w:r>
      </w:ins>
      <w:ins w:id="20082" w:author="Administrator" w:date="2019-06-09T14:15:00Z">
        <w:r>
          <w:rPr>
            <w:rFonts w:hint="eastAsia"/>
          </w:rPr>
          <w:t>那怪人朝著他喊了一句話，可那話裡的腔調</w:t>
        </w:r>
      </w:ins>
      <w:ins w:id="20083" w:author="Administrator" w:date="2019-06-09T14:20:00Z">
        <w:r>
          <w:rPr>
            <w:rFonts w:hint="eastAsia"/>
          </w:rPr>
          <w:t>捲曲</w:t>
        </w:r>
      </w:ins>
      <w:ins w:id="20084" w:author="Administrator" w:date="2019-06-09T14:21:00Z">
        <w:r w:rsidRPr="00542016">
          <w:rPr>
            <w:rFonts w:hint="eastAsia"/>
          </w:rPr>
          <w:t>拗口</w:t>
        </w:r>
        <w:r>
          <w:rPr>
            <w:rFonts w:hint="eastAsia"/>
          </w:rPr>
          <w:t>，聽了半天也聽不出是甚麼話，</w:t>
        </w:r>
      </w:ins>
      <w:ins w:id="20085" w:author="Administrator" w:date="2019-06-09T14:34:00Z">
        <w:r w:rsidR="004B3DC9">
          <w:rPr>
            <w:rFonts w:hint="eastAsia"/>
          </w:rPr>
          <w:t>讓李龍飛</w:t>
        </w:r>
      </w:ins>
      <w:ins w:id="20086" w:author="Administrator" w:date="2019-06-09T14:21:00Z">
        <w:r>
          <w:rPr>
            <w:rFonts w:hint="eastAsia"/>
          </w:rPr>
          <w:t>只</w:t>
        </w:r>
        <w:r w:rsidR="00637E34">
          <w:rPr>
            <w:rFonts w:hint="eastAsia"/>
          </w:rPr>
          <w:t>得悶著臉往前靠進，想要聽清楚些。</w:t>
        </w:r>
      </w:ins>
    </w:p>
    <w:p w:rsidR="000F0075" w:rsidRDefault="00637E34">
      <w:pPr>
        <w:pStyle w:val="12"/>
        <w:spacing w:after="240"/>
        <w:ind w:leftChars="0" w:left="0"/>
        <w:rPr>
          <w:ins w:id="20087" w:author="Administrator" w:date="2019-06-09T15:36:00Z"/>
        </w:rPr>
        <w:pPrChange w:id="20088" w:author="Administrator" w:date="2019-06-08T18:27:00Z">
          <w:pPr>
            <w:pStyle w:val="12"/>
            <w:numPr>
              <w:numId w:val="1"/>
            </w:numPr>
            <w:spacing w:after="240"/>
            <w:ind w:leftChars="0" w:left="360" w:hanging="360"/>
            <w:outlineLvl w:val="0"/>
          </w:pPr>
        </w:pPrChange>
      </w:pPr>
      <w:ins w:id="20089" w:author="Administrator" w:date="2019-06-09T14:21:00Z">
        <w:r>
          <w:rPr>
            <w:rFonts w:hint="eastAsia"/>
          </w:rPr>
          <w:t>但</w:t>
        </w:r>
      </w:ins>
      <w:ins w:id="20090" w:author="Administrator" w:date="2019-06-09T14:22:00Z">
        <w:r>
          <w:rPr>
            <w:rFonts w:hint="eastAsia"/>
          </w:rPr>
          <w:t>李龍飛剛一往前動，原本已經有些蹲下的犬形異獸又紛紛站了起來，同時張大了嘴咆哮</w:t>
        </w:r>
      </w:ins>
      <w:ins w:id="20091" w:author="Administrator" w:date="2019-06-09T14:35:00Z">
        <w:r w:rsidR="004B3DC9">
          <w:rPr>
            <w:rFonts w:hint="eastAsia"/>
          </w:rPr>
          <w:t>，</w:t>
        </w:r>
      </w:ins>
      <w:ins w:id="20092" w:author="Administrator" w:date="2019-06-09T15:35:00Z">
        <w:r w:rsidR="007A3406">
          <w:rPr>
            <w:rFonts w:hint="eastAsia"/>
          </w:rPr>
          <w:t>而那怪人同樣也</w:t>
        </w:r>
      </w:ins>
      <w:ins w:id="20093" w:author="Administrator" w:date="2019-06-09T15:36:00Z">
        <w:r w:rsidR="007A3406">
          <w:rPr>
            <w:rFonts w:hint="eastAsia"/>
          </w:rPr>
          <w:t>抬起了弓，</w:t>
        </w:r>
        <w:r w:rsidR="00A83027">
          <w:rPr>
            <w:rFonts w:hint="eastAsia"/>
          </w:rPr>
          <w:t>搭起了</w:t>
        </w:r>
      </w:ins>
      <w:ins w:id="20094" w:author="Administrator" w:date="2019-06-09T15:37:00Z">
        <w:r w:rsidR="00A83027">
          <w:rPr>
            <w:rFonts w:hint="eastAsia"/>
          </w:rPr>
          <w:t>箭矢</w:t>
        </w:r>
      </w:ins>
      <w:ins w:id="20095" w:author="Administrator" w:date="2019-06-09T15:36:00Z">
        <w:r w:rsidR="007A3406">
          <w:rPr>
            <w:rFonts w:hint="eastAsia"/>
          </w:rPr>
          <w:t>瞄著他滿臉戒備。</w:t>
        </w:r>
      </w:ins>
    </w:p>
    <w:p w:rsidR="000F0075" w:rsidRDefault="00A83027">
      <w:pPr>
        <w:pStyle w:val="12"/>
        <w:spacing w:after="240"/>
        <w:ind w:leftChars="0" w:left="0"/>
        <w:rPr>
          <w:ins w:id="20096" w:author="Administrator" w:date="2019-06-09T15:41:00Z"/>
        </w:rPr>
        <w:pPrChange w:id="20097" w:author="Administrator" w:date="2019-06-08T18:27:00Z">
          <w:pPr>
            <w:pStyle w:val="12"/>
            <w:numPr>
              <w:numId w:val="1"/>
            </w:numPr>
            <w:spacing w:after="240"/>
            <w:ind w:leftChars="0" w:left="360" w:hanging="360"/>
            <w:outlineLvl w:val="0"/>
          </w:pPr>
        </w:pPrChange>
      </w:pPr>
      <w:ins w:id="20098" w:author="Administrator" w:date="2019-06-09T15:39:00Z">
        <w:r>
          <w:rPr>
            <w:rFonts w:hint="eastAsia"/>
          </w:rPr>
          <w:t>無奈之下，李龍飛只得退後一步，同時收起了</w:t>
        </w:r>
      </w:ins>
      <w:ins w:id="20099" w:author="Administrator" w:date="2019-06-09T15:40:00Z">
        <w:r>
          <w:rPr>
            <w:rFonts w:hint="eastAsia"/>
          </w:rPr>
          <w:t>木癸寶劍，</w:t>
        </w:r>
      </w:ins>
      <w:ins w:id="20100" w:author="Administrator" w:date="2019-06-09T15:39:00Z">
        <w:r>
          <w:rPr>
            <w:rFonts w:hint="eastAsia"/>
          </w:rPr>
          <w:t>抬起了雙手，讓對方看仔細自己並沒有</w:t>
        </w:r>
      </w:ins>
      <w:ins w:id="20101" w:author="Administrator" w:date="2019-06-09T15:41:00Z">
        <w:r>
          <w:rPr>
            <w:rFonts w:hint="eastAsia"/>
          </w:rPr>
          <w:t>惡意，這才讓那怪人把弓緩緩放下。</w:t>
        </w:r>
      </w:ins>
    </w:p>
    <w:p w:rsidR="000F0075" w:rsidRDefault="00A83027">
      <w:pPr>
        <w:pStyle w:val="12"/>
        <w:spacing w:after="240"/>
        <w:ind w:leftChars="0" w:left="0"/>
        <w:rPr>
          <w:ins w:id="20102" w:author="Administrator" w:date="2019-06-09T17:06:00Z"/>
        </w:rPr>
        <w:pPrChange w:id="20103" w:author="Administrator" w:date="2019-06-08T18:27:00Z">
          <w:pPr>
            <w:pStyle w:val="12"/>
            <w:numPr>
              <w:numId w:val="1"/>
            </w:numPr>
            <w:spacing w:after="240"/>
            <w:ind w:leftChars="0" w:left="360" w:hanging="360"/>
            <w:outlineLvl w:val="0"/>
          </w:pPr>
        </w:pPrChange>
      </w:pPr>
      <w:ins w:id="20104" w:author="Administrator" w:date="2019-06-09T15:41:00Z">
        <w:r>
          <w:rPr>
            <w:rFonts w:hint="eastAsia"/>
          </w:rPr>
          <w:t>兩人就這樣</w:t>
        </w:r>
      </w:ins>
      <w:ins w:id="20105" w:author="Administrator" w:date="2019-06-09T16:41:00Z">
        <w:r w:rsidR="00430DA3">
          <w:rPr>
            <w:rFonts w:hint="eastAsia"/>
          </w:rPr>
          <w:t>彼此對望</w:t>
        </w:r>
      </w:ins>
      <w:ins w:id="20106" w:author="Administrator" w:date="2019-06-09T15:41:00Z">
        <w:r>
          <w:rPr>
            <w:rFonts w:hint="eastAsia"/>
          </w:rPr>
          <w:t>僵持了一陣子</w:t>
        </w:r>
      </w:ins>
      <w:ins w:id="20107" w:author="Administrator" w:date="2019-06-09T15:42:00Z">
        <w:r>
          <w:rPr>
            <w:rFonts w:hint="eastAsia"/>
          </w:rPr>
          <w:t>，</w:t>
        </w:r>
      </w:ins>
      <w:ins w:id="20108" w:author="Administrator" w:date="2019-06-09T16:41:00Z">
        <w:r w:rsidR="00430DA3">
          <w:rPr>
            <w:rFonts w:hint="eastAsia"/>
          </w:rPr>
          <w:t>突然間，遠處傳來一陣</w:t>
        </w:r>
      </w:ins>
      <w:ins w:id="20109" w:author="Administrator" w:date="2019-06-09T17:06:00Z">
        <w:r w:rsidR="00952BDF">
          <w:rPr>
            <w:rFonts w:hint="eastAsia"/>
          </w:rPr>
          <w:t>奇怪的</w:t>
        </w:r>
      </w:ins>
      <w:ins w:id="20110" w:author="Administrator" w:date="2019-06-09T16:41:00Z">
        <w:r w:rsidR="00430DA3">
          <w:rPr>
            <w:rFonts w:hint="eastAsia"/>
          </w:rPr>
          <w:t>嚎</w:t>
        </w:r>
      </w:ins>
      <w:ins w:id="20111" w:author="Administrator" w:date="2019-06-09T17:06:00Z">
        <w:r w:rsidR="00952BDF">
          <w:rPr>
            <w:rFonts w:hint="eastAsia"/>
          </w:rPr>
          <w:t>叫</w:t>
        </w:r>
      </w:ins>
      <w:ins w:id="20112" w:author="Administrator" w:date="2019-06-09T16:41:00Z">
        <w:r w:rsidR="00430DA3">
          <w:rPr>
            <w:rFonts w:hint="eastAsia"/>
          </w:rPr>
          <w:t>聲。</w:t>
        </w:r>
      </w:ins>
    </w:p>
    <w:p w:rsidR="000F0075" w:rsidRDefault="00952BDF">
      <w:pPr>
        <w:pStyle w:val="12"/>
        <w:spacing w:after="240"/>
        <w:ind w:leftChars="0" w:left="0"/>
        <w:rPr>
          <w:ins w:id="20113" w:author="Administrator" w:date="2019-06-09T16:41:00Z"/>
        </w:rPr>
        <w:pPrChange w:id="20114" w:author="Administrator" w:date="2019-06-08T18:27:00Z">
          <w:pPr>
            <w:pStyle w:val="12"/>
            <w:numPr>
              <w:numId w:val="1"/>
            </w:numPr>
            <w:spacing w:after="240"/>
            <w:ind w:leftChars="0" w:left="360" w:hanging="360"/>
            <w:outlineLvl w:val="0"/>
          </w:pPr>
        </w:pPrChange>
      </w:pPr>
      <w:ins w:id="20115" w:author="Administrator" w:date="2019-06-09T17:06:00Z">
        <w:r>
          <w:rPr>
            <w:rFonts w:hint="eastAsia"/>
          </w:rPr>
          <w:t>那聲音似狼似虎，又有些像野牛的</w:t>
        </w:r>
      </w:ins>
      <w:ins w:id="20116" w:author="Administrator" w:date="2019-06-09T17:07:00Z">
        <w:r>
          <w:rPr>
            <w:rFonts w:hint="eastAsia"/>
          </w:rPr>
          <w:t>哞叫。</w:t>
        </w:r>
      </w:ins>
    </w:p>
    <w:p w:rsidR="000F0075" w:rsidRDefault="00430DA3">
      <w:pPr>
        <w:pStyle w:val="12"/>
        <w:spacing w:after="240"/>
        <w:ind w:leftChars="0" w:left="0"/>
        <w:rPr>
          <w:ins w:id="20117" w:author="Administrator" w:date="2019-06-09T17:08:00Z"/>
        </w:rPr>
        <w:pPrChange w:id="20118" w:author="Administrator" w:date="2019-06-08T18:27:00Z">
          <w:pPr>
            <w:pStyle w:val="12"/>
            <w:numPr>
              <w:numId w:val="1"/>
            </w:numPr>
            <w:spacing w:after="240"/>
            <w:ind w:leftChars="0" w:left="360" w:hanging="360"/>
            <w:outlineLvl w:val="0"/>
          </w:pPr>
        </w:pPrChange>
      </w:pPr>
      <w:ins w:id="20119" w:author="Administrator" w:date="2019-06-09T16:41:00Z">
        <w:r>
          <w:rPr>
            <w:rFonts w:hint="eastAsia"/>
          </w:rPr>
          <w:t>李龍飛心中一動，</w:t>
        </w:r>
      </w:ins>
      <w:ins w:id="20120" w:author="Administrator" w:date="2019-06-09T16:42:00Z">
        <w:r>
          <w:rPr>
            <w:rFonts w:hint="eastAsia"/>
          </w:rPr>
          <w:t>他是聽過這聲音的，在這幾次被異獸攻擊的</w:t>
        </w:r>
      </w:ins>
      <w:ins w:id="20121" w:author="Administrator" w:date="2019-06-09T16:43:00Z">
        <w:r>
          <w:rPr>
            <w:rFonts w:hint="eastAsia"/>
          </w:rPr>
          <w:t>情形中，其中一次就有</w:t>
        </w:r>
      </w:ins>
      <w:ins w:id="20122" w:author="Administrator" w:date="2019-06-09T17:07:00Z">
        <w:r w:rsidR="00952BDF">
          <w:rPr>
            <w:rFonts w:hint="eastAsia"/>
          </w:rPr>
          <w:t>這聲音出現，那時原本圍在他四週的幾隻異獸在聽到這叫聲後，居然</w:t>
        </w:r>
      </w:ins>
      <w:ins w:id="20123" w:author="Administrator" w:date="2019-06-09T17:08:00Z">
        <w:r w:rsidR="00952BDF">
          <w:rPr>
            <w:rFonts w:hint="eastAsia"/>
          </w:rPr>
          <w:t>回頭就跑，那瑟瑟縮縮模樣至今仍記憶猶新。</w:t>
        </w:r>
      </w:ins>
    </w:p>
    <w:p w:rsidR="000F0075" w:rsidRDefault="00B40B23">
      <w:pPr>
        <w:pStyle w:val="12"/>
        <w:spacing w:after="240"/>
        <w:ind w:leftChars="0" w:left="0"/>
        <w:rPr>
          <w:ins w:id="20124" w:author="Administrator" w:date="2019-06-09T17:09:00Z"/>
        </w:rPr>
        <w:pPrChange w:id="20125" w:author="Administrator" w:date="2019-06-08T18:27:00Z">
          <w:pPr>
            <w:pStyle w:val="12"/>
            <w:numPr>
              <w:numId w:val="1"/>
            </w:numPr>
            <w:spacing w:after="240"/>
            <w:ind w:leftChars="0" w:left="360" w:hanging="360"/>
            <w:outlineLvl w:val="0"/>
          </w:pPr>
        </w:pPrChange>
      </w:pPr>
      <w:ins w:id="20126" w:author="Administrator" w:date="2019-06-09T17:08:00Z">
        <w:r>
          <w:rPr>
            <w:rFonts w:hint="eastAsia"/>
          </w:rPr>
          <w:t>只見那怪人聽到這叫聲，</w:t>
        </w:r>
      </w:ins>
      <w:ins w:id="20127" w:author="Administrator" w:date="2019-06-10T19:17:00Z">
        <w:r>
          <w:rPr>
            <w:rFonts w:hint="eastAsia"/>
          </w:rPr>
          <w:t>先</w:t>
        </w:r>
      </w:ins>
      <w:ins w:id="20128" w:author="Administrator" w:date="2019-06-09T17:08:00Z">
        <w:r w:rsidR="00952BDF">
          <w:rPr>
            <w:rFonts w:hint="eastAsia"/>
          </w:rPr>
          <w:t>是臉色一變，同時四週的那些犬形異獸，雖然沒有跑走，但也一陣慌</w:t>
        </w:r>
      </w:ins>
      <w:ins w:id="20129" w:author="Administrator" w:date="2019-06-09T17:09:00Z">
        <w:r w:rsidR="00952BDF">
          <w:rPr>
            <w:rFonts w:hint="eastAsia"/>
          </w:rPr>
          <w:t>亂</w:t>
        </w:r>
      </w:ins>
      <w:ins w:id="20130" w:author="Administrator" w:date="2019-06-09T17:11:00Z">
        <w:r w:rsidR="00314A4B">
          <w:rPr>
            <w:rFonts w:hint="eastAsia"/>
          </w:rPr>
          <w:t>四脂</w:t>
        </w:r>
      </w:ins>
      <w:ins w:id="20131" w:author="Administrator" w:date="2019-06-09T17:09:00Z">
        <w:r w:rsidR="00952BDF">
          <w:rPr>
            <w:rFonts w:hint="eastAsia"/>
          </w:rPr>
          <w:t>發抖，包圍著李龍飛的陣形不攻自破散了開來。</w:t>
        </w:r>
      </w:ins>
    </w:p>
    <w:p w:rsidR="000F0075" w:rsidRDefault="00B95875">
      <w:pPr>
        <w:pStyle w:val="12"/>
        <w:spacing w:after="240"/>
        <w:ind w:leftChars="0" w:left="0"/>
        <w:rPr>
          <w:ins w:id="20132" w:author="Administrator" w:date="2019-06-10T19:17:00Z"/>
        </w:rPr>
        <w:pPrChange w:id="20133" w:author="Administrator" w:date="2019-06-08T18:27:00Z">
          <w:pPr>
            <w:pStyle w:val="12"/>
            <w:numPr>
              <w:numId w:val="1"/>
            </w:numPr>
            <w:spacing w:after="240"/>
            <w:ind w:leftChars="0" w:left="360" w:hanging="360"/>
            <w:outlineLvl w:val="0"/>
          </w:pPr>
        </w:pPrChange>
      </w:pPr>
      <w:ins w:id="20134" w:author="Administrator" w:date="2019-06-10T00:51:00Z">
        <w:r>
          <w:rPr>
            <w:rFonts w:hint="eastAsia"/>
          </w:rPr>
          <w:t>嗶</w:t>
        </w:r>
      </w:ins>
      <w:ins w:id="20135" w:author="Administrator" w:date="2019-06-10T00:50:00Z">
        <w:r>
          <w:rPr>
            <w:rFonts w:hint="eastAsia"/>
          </w:rPr>
          <w:t>─</w:t>
        </w:r>
      </w:ins>
      <w:ins w:id="20136" w:author="Administrator" w:date="2019-06-09T17:10:00Z">
        <w:r w:rsidR="00952BDF">
          <w:rPr>
            <w:rFonts w:hint="eastAsia"/>
          </w:rPr>
          <w:t>那怪人</w:t>
        </w:r>
      </w:ins>
      <w:ins w:id="20137" w:author="Administrator" w:date="2019-06-09T17:12:00Z">
        <w:r w:rsidR="00314A4B">
          <w:rPr>
            <w:rFonts w:hint="eastAsia"/>
          </w:rPr>
          <w:t>抬起其中一隻右手，</w:t>
        </w:r>
      </w:ins>
      <w:ins w:id="20138" w:author="Administrator" w:date="2019-06-09T17:10:00Z">
        <w:r w:rsidR="00952BDF">
          <w:rPr>
            <w:rFonts w:hint="eastAsia"/>
          </w:rPr>
          <w:t>雙指放在嘴唇</w:t>
        </w:r>
      </w:ins>
      <w:ins w:id="20139" w:author="Administrator" w:date="2019-06-09T17:12:00Z">
        <w:r w:rsidR="00314A4B">
          <w:rPr>
            <w:rFonts w:hint="eastAsia"/>
          </w:rPr>
          <w:t>少</w:t>
        </w:r>
      </w:ins>
      <w:ins w:id="20140" w:author="Administrator" w:date="2019-06-09T17:10:00Z">
        <w:r w:rsidR="00952BDF">
          <w:rPr>
            <w:rFonts w:hint="eastAsia"/>
          </w:rPr>
          <w:t>，</w:t>
        </w:r>
      </w:ins>
      <w:ins w:id="20141" w:author="Administrator" w:date="2019-06-09T17:12:00Z">
        <w:r w:rsidR="00314A4B">
          <w:rPr>
            <w:rFonts w:hint="eastAsia"/>
          </w:rPr>
          <w:t>吹</w:t>
        </w:r>
      </w:ins>
      <w:ins w:id="20142" w:author="Administrator" w:date="2019-06-09T17:10:00Z">
        <w:r w:rsidR="00952BDF">
          <w:rPr>
            <w:rFonts w:hint="eastAsia"/>
          </w:rPr>
          <w:t>了個</w:t>
        </w:r>
      </w:ins>
      <w:ins w:id="20143" w:author="Administrator" w:date="2019-06-10T00:50:00Z">
        <w:r>
          <w:rPr>
            <w:rFonts w:hint="eastAsia"/>
          </w:rPr>
          <w:t>長</w:t>
        </w:r>
      </w:ins>
      <w:ins w:id="20144" w:author="Administrator" w:date="2019-06-09T17:10:00Z">
        <w:r w:rsidR="00952BDF">
          <w:rPr>
            <w:rFonts w:hint="eastAsia"/>
          </w:rPr>
          <w:t>哨，跟著那些犬形</w:t>
        </w:r>
      </w:ins>
      <w:ins w:id="20145" w:author="Administrator" w:date="2019-06-09T17:11:00Z">
        <w:r w:rsidR="00952BDF">
          <w:rPr>
            <w:rFonts w:hint="eastAsia"/>
          </w:rPr>
          <w:t>異獸</w:t>
        </w:r>
      </w:ins>
      <w:ins w:id="20146" w:author="Administrator" w:date="2019-06-09T17:12:00Z">
        <w:r w:rsidR="00314A4B">
          <w:rPr>
            <w:rFonts w:hint="eastAsia"/>
          </w:rPr>
          <w:t>便</w:t>
        </w:r>
      </w:ins>
      <w:ins w:id="20147" w:author="Administrator" w:date="2019-06-09T17:11:00Z">
        <w:r w:rsidR="00952BDF">
          <w:rPr>
            <w:rFonts w:hint="eastAsia"/>
          </w:rPr>
          <w:t>如獲大赦一般，</w:t>
        </w:r>
        <w:r w:rsidR="00314A4B">
          <w:rPr>
            <w:rFonts w:hint="eastAsia"/>
          </w:rPr>
          <w:t>夾著尾巴</w:t>
        </w:r>
      </w:ins>
      <w:ins w:id="20148" w:author="Administrator" w:date="2019-06-09T17:12:00Z">
        <w:r w:rsidR="00314A4B">
          <w:rPr>
            <w:rFonts w:hint="eastAsia"/>
          </w:rPr>
          <w:t>跑回了怪人的身邊，</w:t>
        </w:r>
      </w:ins>
      <w:ins w:id="20149" w:author="Administrator" w:date="2019-06-09T17:35:00Z">
        <w:r w:rsidR="007F7F9B">
          <w:rPr>
            <w:rFonts w:hint="eastAsia"/>
          </w:rPr>
          <w:t>隨著</w:t>
        </w:r>
      </w:ins>
      <w:ins w:id="20150" w:author="Administrator" w:date="2019-06-10T00:51:00Z">
        <w:r>
          <w:rPr>
            <w:rFonts w:hint="eastAsia"/>
          </w:rPr>
          <w:t>主人</w:t>
        </w:r>
      </w:ins>
      <w:ins w:id="20151" w:author="Administrator" w:date="2019-06-09T17:35:00Z">
        <w:r w:rsidR="007F7F9B">
          <w:rPr>
            <w:rFonts w:hint="eastAsia"/>
          </w:rPr>
          <w:t>有條有序地</w:t>
        </w:r>
      </w:ins>
      <w:ins w:id="20152" w:author="Administrator" w:date="2019-06-10T19:17:00Z">
        <w:r w:rsidR="00B40B23">
          <w:rPr>
            <w:rFonts w:hint="eastAsia"/>
          </w:rPr>
          <w:t>要</w:t>
        </w:r>
      </w:ins>
      <w:ins w:id="20153" w:author="Administrator" w:date="2019-06-09T17:35:00Z">
        <w:r w:rsidR="007F7F9B">
          <w:rPr>
            <w:rFonts w:hint="eastAsia"/>
          </w:rPr>
          <w:t>往</w:t>
        </w:r>
      </w:ins>
      <w:ins w:id="20154" w:author="Administrator" w:date="2019-06-09T17:12:00Z">
        <w:r w:rsidR="00314A4B">
          <w:rPr>
            <w:rFonts w:hint="eastAsia"/>
          </w:rPr>
          <w:t>遠處</w:t>
        </w:r>
      </w:ins>
      <w:ins w:id="20155" w:author="Administrator" w:date="2019-06-09T17:35:00Z">
        <w:r w:rsidR="007F7F9B">
          <w:rPr>
            <w:rFonts w:hint="eastAsia"/>
          </w:rPr>
          <w:t>撤</w:t>
        </w:r>
      </w:ins>
      <w:ins w:id="20156" w:author="Administrator" w:date="2019-06-09T17:12:00Z">
        <w:r w:rsidR="00314A4B">
          <w:rPr>
            <w:rFonts w:hint="eastAsia"/>
          </w:rPr>
          <w:t>去。</w:t>
        </w:r>
      </w:ins>
    </w:p>
    <w:p w:rsidR="000F0075" w:rsidRDefault="00B40B23">
      <w:pPr>
        <w:pStyle w:val="12"/>
        <w:spacing w:after="240"/>
        <w:ind w:leftChars="0" w:left="0"/>
        <w:rPr>
          <w:ins w:id="20157" w:author="Administrator" w:date="2019-06-09T17:12:00Z"/>
        </w:rPr>
        <w:pPrChange w:id="20158" w:author="Administrator" w:date="2019-06-08T18:27:00Z">
          <w:pPr>
            <w:pStyle w:val="12"/>
            <w:numPr>
              <w:numId w:val="1"/>
            </w:numPr>
            <w:spacing w:after="240"/>
            <w:ind w:leftChars="0" w:left="360" w:hanging="360"/>
            <w:outlineLvl w:val="0"/>
          </w:pPr>
        </w:pPrChange>
      </w:pPr>
      <w:ins w:id="20159" w:author="Administrator" w:date="2019-06-10T19:17:00Z">
        <w:r>
          <w:rPr>
            <w:rFonts w:hint="eastAsia"/>
          </w:rPr>
          <w:lastRenderedPageBreak/>
          <w:t>李龍飛有些想要跟上去，但想到方才對方的舉動，又怕給對方誤會，於是站在那裡</w:t>
        </w:r>
      </w:ins>
      <w:ins w:id="20160" w:author="Administrator" w:date="2019-06-10T19:18:00Z">
        <w:r>
          <w:rPr>
            <w:rFonts w:hint="eastAsia"/>
          </w:rPr>
          <w:t>，躊躇不前。</w:t>
        </w:r>
      </w:ins>
    </w:p>
    <w:p w:rsidR="000F0075" w:rsidRDefault="00B40B23">
      <w:pPr>
        <w:pStyle w:val="12"/>
        <w:spacing w:after="240"/>
        <w:ind w:leftChars="0" w:left="0"/>
        <w:rPr>
          <w:ins w:id="20161" w:author="Administrator" w:date="2019-06-10T19:18:00Z"/>
        </w:rPr>
        <w:pPrChange w:id="20162" w:author="Administrator" w:date="2019-06-08T18:27:00Z">
          <w:pPr>
            <w:pStyle w:val="12"/>
            <w:numPr>
              <w:numId w:val="1"/>
            </w:numPr>
            <w:spacing w:after="240"/>
            <w:ind w:leftChars="0" w:left="360" w:hanging="360"/>
            <w:outlineLvl w:val="0"/>
          </w:pPr>
        </w:pPrChange>
      </w:pPr>
      <w:ins w:id="20163" w:author="Administrator" w:date="2019-06-10T19:18:00Z">
        <w:r>
          <w:rPr>
            <w:rFonts w:hint="eastAsia"/>
          </w:rPr>
          <w:t>好在在那怪人</w:t>
        </w:r>
      </w:ins>
      <w:ins w:id="20164" w:author="Administrator" w:date="2019-06-09T17:35:00Z">
        <w:r>
          <w:rPr>
            <w:rFonts w:hint="eastAsia"/>
          </w:rPr>
          <w:t>即將消失在李龍飛視線範圍時，</w:t>
        </w:r>
      </w:ins>
      <w:ins w:id="20165" w:author="Administrator" w:date="2019-06-09T17:36:00Z">
        <w:r w:rsidR="007F7F9B">
          <w:rPr>
            <w:rFonts w:hint="eastAsia"/>
          </w:rPr>
          <w:t>猶豫了下，</w:t>
        </w:r>
      </w:ins>
      <w:ins w:id="20166" w:author="Administrator" w:date="2019-06-10T00:51:00Z">
        <w:r>
          <w:rPr>
            <w:rFonts w:hint="eastAsia"/>
          </w:rPr>
          <w:t>似乎</w:t>
        </w:r>
        <w:r w:rsidR="00B95875">
          <w:rPr>
            <w:rFonts w:hint="eastAsia"/>
          </w:rPr>
          <w:t>思考</w:t>
        </w:r>
      </w:ins>
      <w:ins w:id="20167" w:author="Administrator" w:date="2019-06-10T19:18:00Z">
        <w:r>
          <w:rPr>
            <w:rFonts w:hint="eastAsia"/>
          </w:rPr>
          <w:t>了些</w:t>
        </w:r>
      </w:ins>
      <w:ins w:id="20168" w:author="Administrator" w:date="2019-06-10T00:51:00Z">
        <w:r w:rsidR="00B95875">
          <w:rPr>
            <w:rFonts w:hint="eastAsia"/>
          </w:rPr>
          <w:t>甚麼，</w:t>
        </w:r>
      </w:ins>
      <w:ins w:id="20169" w:author="Administrator" w:date="2019-06-09T17:36:00Z">
        <w:r w:rsidR="007F7F9B">
          <w:rPr>
            <w:rFonts w:hint="eastAsia"/>
          </w:rPr>
          <w:t>最終轉過頭來，對著</w:t>
        </w:r>
      </w:ins>
      <w:ins w:id="20170" w:author="Administrator" w:date="2019-06-10T00:51:00Z">
        <w:r w:rsidR="00B95875">
          <w:rPr>
            <w:rFonts w:hint="eastAsia"/>
          </w:rPr>
          <w:t>李龍飛</w:t>
        </w:r>
      </w:ins>
      <w:ins w:id="20171" w:author="Administrator" w:date="2019-06-10T00:52:00Z">
        <w:r w:rsidR="00B95875">
          <w:rPr>
            <w:rFonts w:hint="eastAsia"/>
          </w:rPr>
          <w:t>又大</w:t>
        </w:r>
      </w:ins>
      <w:ins w:id="20172" w:author="Administrator" w:date="2019-06-09T17:36:00Z">
        <w:r w:rsidR="007F7F9B">
          <w:rPr>
            <w:rFonts w:hint="eastAsia"/>
          </w:rPr>
          <w:t>喊了一句，跟著招了招手，</w:t>
        </w:r>
      </w:ins>
      <w:ins w:id="20173" w:author="Administrator" w:date="2019-06-10T19:18:00Z">
        <w:r>
          <w:rPr>
            <w:rFonts w:hint="eastAsia"/>
          </w:rPr>
          <w:t>示意他一起過來。</w:t>
        </w:r>
      </w:ins>
    </w:p>
    <w:p w:rsidR="000F0075" w:rsidRDefault="00B40B23">
      <w:pPr>
        <w:pStyle w:val="12"/>
        <w:spacing w:after="240"/>
        <w:ind w:leftChars="0" w:left="0"/>
        <w:rPr>
          <w:ins w:id="20174" w:author="Administrator" w:date="2019-06-09T17:36:00Z"/>
        </w:rPr>
        <w:pPrChange w:id="20175" w:author="Administrator" w:date="2019-06-08T18:27:00Z">
          <w:pPr>
            <w:pStyle w:val="12"/>
            <w:numPr>
              <w:numId w:val="1"/>
            </w:numPr>
            <w:spacing w:after="240"/>
            <w:ind w:leftChars="0" w:left="360" w:hanging="360"/>
            <w:outlineLvl w:val="0"/>
          </w:pPr>
        </w:pPrChange>
      </w:pPr>
      <w:ins w:id="20176" w:author="Administrator" w:date="2019-06-10T19:18:00Z">
        <w:r>
          <w:rPr>
            <w:rFonts w:hint="eastAsia"/>
          </w:rPr>
          <w:t>李龍飛心頭</w:t>
        </w:r>
      </w:ins>
      <w:ins w:id="20177" w:author="Administrator" w:date="2019-06-10T19:20:00Z">
        <w:r>
          <w:rPr>
            <w:rFonts w:hint="eastAsia"/>
          </w:rPr>
          <w:t>微微</w:t>
        </w:r>
      </w:ins>
      <w:ins w:id="20178" w:author="Administrator" w:date="2019-06-10T19:18:00Z">
        <w:r>
          <w:rPr>
            <w:rFonts w:hint="eastAsia"/>
          </w:rPr>
          <w:t>一鬆，</w:t>
        </w:r>
      </w:ins>
      <w:ins w:id="20179" w:author="Administrator" w:date="2019-06-09T17:36:00Z">
        <w:r>
          <w:rPr>
            <w:rFonts w:hint="eastAsia"/>
          </w:rPr>
          <w:t>這才</w:t>
        </w:r>
      </w:ins>
      <w:ins w:id="20180" w:author="Administrator" w:date="2019-06-10T19:19:00Z">
        <w:r>
          <w:rPr>
            <w:rFonts w:hint="eastAsia"/>
          </w:rPr>
          <w:t>邁開腳步，往前跟上</w:t>
        </w:r>
      </w:ins>
      <w:ins w:id="20181" w:author="Administrator" w:date="2019-06-09T17:36:00Z">
        <w:r w:rsidR="007F7F9B">
          <w:rPr>
            <w:rFonts w:hint="eastAsia"/>
          </w:rPr>
          <w:t>。</w:t>
        </w:r>
      </w:ins>
    </w:p>
    <w:p w:rsidR="000F0075" w:rsidRDefault="00B40B23">
      <w:pPr>
        <w:pStyle w:val="12"/>
        <w:spacing w:after="240"/>
        <w:ind w:leftChars="0" w:left="0"/>
        <w:rPr>
          <w:ins w:id="20182" w:author="Administrator" w:date="2019-06-10T19:20:00Z"/>
        </w:rPr>
        <w:pPrChange w:id="20183" w:author="Administrator" w:date="2019-06-08T18:27:00Z">
          <w:pPr>
            <w:pStyle w:val="12"/>
            <w:numPr>
              <w:numId w:val="1"/>
            </w:numPr>
            <w:spacing w:after="240"/>
            <w:ind w:leftChars="0" w:left="360" w:hanging="360"/>
            <w:outlineLvl w:val="0"/>
          </w:pPr>
        </w:pPrChange>
      </w:pPr>
      <w:ins w:id="20184" w:author="Administrator" w:date="2019-06-10T19:19:00Z">
        <w:r>
          <w:rPr>
            <w:rFonts w:hint="eastAsia"/>
          </w:rPr>
          <w:t>眼見李龍飛跟上，那怪人沒有</w:t>
        </w:r>
      </w:ins>
      <w:ins w:id="20185" w:author="Administrator" w:date="2019-06-10T19:20:00Z">
        <w:r>
          <w:rPr>
            <w:rFonts w:hint="eastAsia"/>
          </w:rPr>
          <w:t>再多解釋，轉身就往前跑去。</w:t>
        </w:r>
      </w:ins>
    </w:p>
    <w:p w:rsidR="000F0075" w:rsidRDefault="007F7F9B">
      <w:pPr>
        <w:pStyle w:val="12"/>
        <w:spacing w:after="240"/>
        <w:ind w:leftChars="0" w:left="0"/>
        <w:rPr>
          <w:ins w:id="20186" w:author="Administrator" w:date="2019-06-10T19:21:00Z"/>
        </w:rPr>
        <w:pPrChange w:id="20187" w:author="Administrator" w:date="2019-06-08T18:27:00Z">
          <w:pPr>
            <w:pStyle w:val="12"/>
            <w:numPr>
              <w:numId w:val="1"/>
            </w:numPr>
            <w:spacing w:after="240"/>
            <w:ind w:leftChars="0" w:left="360" w:hanging="360"/>
            <w:outlineLvl w:val="0"/>
          </w:pPr>
        </w:pPrChange>
      </w:pPr>
      <w:ins w:id="20188" w:author="Administrator" w:date="2019-06-09T17:36:00Z">
        <w:r>
          <w:rPr>
            <w:rFonts w:hint="eastAsia"/>
          </w:rPr>
          <w:t>李龍飛</w:t>
        </w:r>
      </w:ins>
      <w:ins w:id="20189" w:author="Administrator" w:date="2019-06-10T19:20:00Z">
        <w:r w:rsidR="00B40B23">
          <w:rPr>
            <w:rFonts w:hint="eastAsia"/>
          </w:rPr>
          <w:t>同樣也</w:t>
        </w:r>
      </w:ins>
      <w:ins w:id="20190" w:author="Administrator" w:date="2019-06-10T00:52:00Z">
        <w:r w:rsidR="00B95875">
          <w:rPr>
            <w:rFonts w:hint="eastAsia"/>
          </w:rPr>
          <w:t>隨</w:t>
        </w:r>
      </w:ins>
      <w:ins w:id="20191" w:author="Administrator" w:date="2019-06-10T19:20:00Z">
        <w:r w:rsidR="00B40B23">
          <w:rPr>
            <w:rFonts w:hint="eastAsia"/>
          </w:rPr>
          <w:t>著奔跑，卻越跑越是</w:t>
        </w:r>
      </w:ins>
      <w:ins w:id="20192" w:author="Administrator" w:date="2019-06-10T19:21:00Z">
        <w:r w:rsidR="00B40B23">
          <w:rPr>
            <w:rFonts w:hint="eastAsia"/>
          </w:rPr>
          <w:t>驚奇。</w:t>
        </w:r>
      </w:ins>
    </w:p>
    <w:p w:rsidR="000F0075" w:rsidRDefault="00B40B23">
      <w:pPr>
        <w:pStyle w:val="12"/>
        <w:spacing w:after="240"/>
        <w:ind w:leftChars="0" w:left="0"/>
        <w:rPr>
          <w:ins w:id="20193" w:author="Administrator" w:date="2019-06-10T19:22:00Z"/>
        </w:rPr>
        <w:pPrChange w:id="20194" w:author="Administrator" w:date="2019-06-08T18:27:00Z">
          <w:pPr>
            <w:pStyle w:val="12"/>
            <w:numPr>
              <w:numId w:val="1"/>
            </w:numPr>
            <w:spacing w:after="240"/>
            <w:ind w:leftChars="0" w:left="360" w:hanging="360"/>
            <w:outlineLvl w:val="0"/>
          </w:pPr>
        </w:pPrChange>
      </w:pPr>
      <w:ins w:id="20195" w:author="Administrator" w:date="2019-06-10T19:21:00Z">
        <w:r>
          <w:rPr>
            <w:rFonts w:hint="eastAsia"/>
          </w:rPr>
          <w:t>在他來看，這怪人雖然手長腳長，可是身上的氣息</w:t>
        </w:r>
      </w:ins>
      <w:ins w:id="20196" w:author="Administrator" w:date="2019-06-10T19:22:00Z">
        <w:r>
          <w:rPr>
            <w:rFonts w:hint="eastAsia"/>
          </w:rPr>
          <w:t>卻</w:t>
        </w:r>
      </w:ins>
      <w:ins w:id="20197" w:author="Administrator" w:date="2019-06-10T19:21:00Z">
        <w:r>
          <w:rPr>
            <w:rFonts w:hint="eastAsia"/>
          </w:rPr>
          <w:t>沒有任何修為波動，</w:t>
        </w:r>
      </w:ins>
      <w:ins w:id="20198" w:author="Administrator" w:date="2019-06-10T19:22:00Z">
        <w:r>
          <w:rPr>
            <w:rFonts w:hint="eastAsia"/>
          </w:rPr>
          <w:t>但長時間跑下來，速度比起一般練氣後期修士，可說是只快不慢。</w:t>
        </w:r>
      </w:ins>
    </w:p>
    <w:p w:rsidR="000F0075" w:rsidRDefault="00B40B23">
      <w:pPr>
        <w:pStyle w:val="12"/>
        <w:spacing w:after="240"/>
        <w:ind w:leftChars="0" w:left="0"/>
        <w:rPr>
          <w:ins w:id="20199" w:author="Administrator" w:date="2019-06-10T19:23:00Z"/>
        </w:rPr>
        <w:pPrChange w:id="20200" w:author="Administrator" w:date="2019-06-08T18:27:00Z">
          <w:pPr>
            <w:pStyle w:val="12"/>
            <w:numPr>
              <w:numId w:val="1"/>
            </w:numPr>
            <w:spacing w:after="240"/>
            <w:ind w:leftChars="0" w:left="360" w:hanging="360"/>
            <w:outlineLvl w:val="0"/>
          </w:pPr>
        </w:pPrChange>
      </w:pPr>
      <w:ins w:id="20201" w:author="Administrator" w:date="2019-06-10T19:22:00Z">
        <w:r>
          <w:rPr>
            <w:rFonts w:hint="eastAsia"/>
          </w:rPr>
          <w:t>而自己哪怕有練氣十五層的</w:t>
        </w:r>
      </w:ins>
      <w:ins w:id="20202" w:author="Administrator" w:date="2019-06-10T19:23:00Z">
        <w:r>
          <w:rPr>
            <w:rFonts w:hint="eastAsia"/>
          </w:rPr>
          <w:t>肉身底子，可若不搭配上修為運轉，光靠肉身的速度，恐怕還不如對方。</w:t>
        </w:r>
      </w:ins>
    </w:p>
    <w:p w:rsidR="000F0075" w:rsidRDefault="00B40B23">
      <w:pPr>
        <w:pStyle w:val="12"/>
        <w:spacing w:after="240"/>
        <w:ind w:leftChars="0" w:left="0"/>
        <w:rPr>
          <w:ins w:id="20203" w:author="Administrator" w:date="2019-06-10T19:24:00Z"/>
        </w:rPr>
        <w:pPrChange w:id="20204" w:author="Administrator" w:date="2019-06-08T18:27:00Z">
          <w:pPr>
            <w:pStyle w:val="12"/>
            <w:numPr>
              <w:numId w:val="1"/>
            </w:numPr>
            <w:spacing w:after="240"/>
            <w:ind w:leftChars="0" w:left="360" w:hanging="360"/>
            <w:outlineLvl w:val="0"/>
          </w:pPr>
        </w:pPrChange>
      </w:pPr>
      <w:ins w:id="20205" w:author="Administrator" w:date="2019-06-10T19:23:00Z">
        <w:r>
          <w:rPr>
            <w:rFonts w:hint="eastAsia"/>
          </w:rPr>
          <w:t>當然，如果配上修為，要比這怪人快上兩倍也不是甚麼困難，但是在這天地靈氣稀薄的環</w:t>
        </w:r>
      </w:ins>
      <w:ins w:id="20206" w:author="Administrator" w:date="2019-06-10T19:24:00Z">
        <w:r>
          <w:rPr>
            <w:rFonts w:hint="eastAsia"/>
          </w:rPr>
          <w:t>境下，要維持長時間的快速前行，最終必定會耗光體內的靈氣。</w:t>
        </w:r>
      </w:ins>
    </w:p>
    <w:p w:rsidR="000F0075" w:rsidRDefault="00823A80">
      <w:pPr>
        <w:pStyle w:val="12"/>
        <w:spacing w:after="240"/>
        <w:ind w:leftChars="0" w:left="0"/>
        <w:rPr>
          <w:ins w:id="20207" w:author="Administrator" w:date="2019-06-10T19:26:00Z"/>
        </w:rPr>
        <w:pPrChange w:id="20208" w:author="Administrator" w:date="2019-06-08T18:27:00Z">
          <w:pPr>
            <w:pStyle w:val="12"/>
            <w:numPr>
              <w:numId w:val="1"/>
            </w:numPr>
            <w:spacing w:after="240"/>
            <w:ind w:leftChars="0" w:left="360" w:hanging="360"/>
            <w:outlineLvl w:val="0"/>
          </w:pPr>
        </w:pPrChange>
      </w:pPr>
      <w:ins w:id="20209" w:author="Administrator" w:date="2019-06-10T19:24:00Z">
        <w:r>
          <w:rPr>
            <w:rFonts w:hint="eastAsia"/>
          </w:rPr>
          <w:t>而更讓他嘖嘖稱奇的是，一旁的</w:t>
        </w:r>
      </w:ins>
      <w:ins w:id="20210" w:author="Administrator" w:date="2019-06-10T19:25:00Z">
        <w:r>
          <w:rPr>
            <w:rFonts w:hint="eastAsia"/>
          </w:rPr>
          <w:t>那些犬形異獸，之前遇上時雖速度不慢，但絕對不像現在這樣能長時間維持高速奔跑</w:t>
        </w:r>
      </w:ins>
      <w:ins w:id="20211" w:author="Administrator" w:date="2019-06-10T19:26:00Z">
        <w:r>
          <w:rPr>
            <w:rFonts w:hint="eastAsia"/>
          </w:rPr>
          <w:t>。</w:t>
        </w:r>
      </w:ins>
    </w:p>
    <w:p w:rsidR="000F0075" w:rsidRDefault="00823A80">
      <w:pPr>
        <w:pStyle w:val="12"/>
        <w:spacing w:after="240"/>
        <w:ind w:leftChars="0" w:left="0"/>
        <w:rPr>
          <w:ins w:id="20212" w:author="Administrator" w:date="2019-06-10T19:26:00Z"/>
        </w:rPr>
        <w:pPrChange w:id="20213" w:author="Administrator" w:date="2019-06-08T18:27:00Z">
          <w:pPr>
            <w:pStyle w:val="12"/>
            <w:numPr>
              <w:numId w:val="1"/>
            </w:numPr>
            <w:spacing w:after="240"/>
            <w:ind w:leftChars="0" w:left="360" w:hanging="360"/>
            <w:outlineLvl w:val="0"/>
          </w:pPr>
        </w:pPrChange>
      </w:pPr>
      <w:ins w:id="20214" w:author="Administrator" w:date="2019-06-10T19:26:00Z">
        <w:r>
          <w:rPr>
            <w:rFonts w:hint="eastAsia"/>
          </w:rPr>
          <w:t>看起來，這怪人除了肉身強度強得驚人之外，對於馴養這些異獸們，也是很有一套。</w:t>
        </w:r>
      </w:ins>
    </w:p>
    <w:p w:rsidR="000F0075" w:rsidRDefault="00823A80">
      <w:pPr>
        <w:pStyle w:val="12"/>
        <w:spacing w:after="240"/>
        <w:ind w:leftChars="0" w:left="0"/>
        <w:rPr>
          <w:ins w:id="20215" w:author="Administrator" w:date="2019-06-10T19:28:00Z"/>
        </w:rPr>
        <w:pPrChange w:id="20216" w:author="Administrator" w:date="2019-06-08T18:27:00Z">
          <w:pPr>
            <w:pStyle w:val="12"/>
            <w:numPr>
              <w:numId w:val="1"/>
            </w:numPr>
            <w:spacing w:after="240"/>
            <w:ind w:leftChars="0" w:left="360" w:hanging="360"/>
            <w:outlineLvl w:val="0"/>
          </w:pPr>
        </w:pPrChange>
      </w:pPr>
      <w:ins w:id="20217" w:author="Administrator" w:date="2019-06-10T19:26:00Z">
        <w:r>
          <w:rPr>
            <w:rFonts w:hint="eastAsia"/>
          </w:rPr>
          <w:t>很快的，</w:t>
        </w:r>
      </w:ins>
      <w:ins w:id="20218" w:author="Administrator" w:date="2019-06-10T19:27:00Z">
        <w:r>
          <w:rPr>
            <w:rFonts w:hint="eastAsia"/>
          </w:rPr>
          <w:t>兩人便奔跑</w:t>
        </w:r>
      </w:ins>
      <w:ins w:id="20219" w:author="Administrator" w:date="2019-06-10T19:28:00Z">
        <w:r>
          <w:rPr>
            <w:rFonts w:hint="eastAsia"/>
          </w:rPr>
          <w:t>近</w:t>
        </w:r>
      </w:ins>
      <w:ins w:id="20220" w:author="Administrator" w:date="2019-06-10T19:29:00Z">
        <w:r>
          <w:rPr>
            <w:rFonts w:hint="eastAsia"/>
          </w:rPr>
          <w:t>數個時辰</w:t>
        </w:r>
      </w:ins>
      <w:ins w:id="20221" w:author="Administrator" w:date="2019-06-10T19:28:00Z">
        <w:r>
          <w:rPr>
            <w:rFonts w:hint="eastAsia"/>
          </w:rPr>
          <w:t>。</w:t>
        </w:r>
      </w:ins>
    </w:p>
    <w:p w:rsidR="000F0075" w:rsidRDefault="00823A80">
      <w:pPr>
        <w:pStyle w:val="12"/>
        <w:spacing w:after="240"/>
        <w:ind w:leftChars="0" w:left="0"/>
        <w:rPr>
          <w:ins w:id="20222" w:author="Administrator" w:date="2019-06-10T19:30:00Z"/>
        </w:rPr>
        <w:pPrChange w:id="20223" w:author="Administrator" w:date="2019-06-08T18:27:00Z">
          <w:pPr>
            <w:pStyle w:val="12"/>
            <w:numPr>
              <w:numId w:val="1"/>
            </w:numPr>
            <w:spacing w:after="240"/>
            <w:ind w:leftChars="0" w:left="360" w:hanging="360"/>
            <w:outlineLvl w:val="0"/>
          </w:pPr>
        </w:pPrChange>
      </w:pPr>
      <w:ins w:id="20224" w:author="Administrator" w:date="2019-06-10T19:28:00Z">
        <w:r>
          <w:rPr>
            <w:rFonts w:hint="eastAsia"/>
          </w:rPr>
          <w:t>那怪人帶著李龍飛及這群</w:t>
        </w:r>
      </w:ins>
      <w:ins w:id="20225" w:author="Administrator" w:date="2019-06-10T19:29:00Z">
        <w:r>
          <w:rPr>
            <w:rFonts w:hint="eastAsia"/>
          </w:rPr>
          <w:t>犬獸，足足跑了近百里路，直到</w:t>
        </w:r>
      </w:ins>
      <w:ins w:id="20226" w:author="Administrator" w:date="2019-06-10T19:30:00Z">
        <w:r>
          <w:rPr>
            <w:rFonts w:hint="eastAsia"/>
          </w:rPr>
          <w:t>其中一條犬形異獸撐不下去了，這才停下來休息一會。</w:t>
        </w:r>
      </w:ins>
    </w:p>
    <w:p w:rsidR="000F0075" w:rsidRDefault="00823A80">
      <w:pPr>
        <w:pStyle w:val="12"/>
        <w:spacing w:after="240"/>
        <w:ind w:leftChars="0" w:left="0"/>
        <w:rPr>
          <w:ins w:id="20227" w:author="Administrator" w:date="2019-06-10T19:31:00Z"/>
        </w:rPr>
        <w:pPrChange w:id="20228" w:author="Administrator" w:date="2019-06-08T18:27:00Z">
          <w:pPr>
            <w:pStyle w:val="12"/>
            <w:numPr>
              <w:numId w:val="1"/>
            </w:numPr>
            <w:spacing w:after="240"/>
            <w:ind w:leftChars="0" w:left="360" w:hanging="360"/>
            <w:outlineLvl w:val="0"/>
          </w:pPr>
        </w:pPrChange>
      </w:pPr>
      <w:ins w:id="20229" w:author="Administrator" w:date="2019-06-10T19:30:00Z">
        <w:r>
          <w:rPr>
            <w:rFonts w:hint="eastAsia"/>
          </w:rPr>
          <w:t>李龍飛看</w:t>
        </w:r>
      </w:ins>
      <w:ins w:id="20230" w:author="Administrator" w:date="2019-06-10T19:31:00Z">
        <w:r>
          <w:rPr>
            <w:rFonts w:hint="eastAsia"/>
          </w:rPr>
          <w:t>向四週，雖然他分不清楚正確方向，可是卻隱隱感覺此地是之前他來的地方。</w:t>
        </w:r>
      </w:ins>
    </w:p>
    <w:p w:rsidR="000F0075" w:rsidRDefault="00823A80">
      <w:pPr>
        <w:pStyle w:val="12"/>
        <w:spacing w:after="240"/>
        <w:ind w:leftChars="0" w:left="0"/>
        <w:rPr>
          <w:ins w:id="20231" w:author="Administrator" w:date="2019-06-10T19:31:00Z"/>
        </w:rPr>
        <w:pPrChange w:id="20232" w:author="Administrator" w:date="2019-06-08T18:27:00Z">
          <w:pPr>
            <w:pStyle w:val="12"/>
            <w:numPr>
              <w:numId w:val="1"/>
            </w:numPr>
            <w:spacing w:after="240"/>
            <w:ind w:leftChars="0" w:left="360" w:hanging="360"/>
            <w:outlineLvl w:val="0"/>
          </w:pPr>
        </w:pPrChange>
      </w:pPr>
      <w:ins w:id="20233" w:author="Administrator" w:date="2019-06-10T19:31:00Z">
        <w:r>
          <w:rPr>
            <w:rFonts w:hint="eastAsia"/>
          </w:rPr>
          <w:t>「看起來…我又跑了回來…」</w:t>
        </w:r>
      </w:ins>
    </w:p>
    <w:p w:rsidR="000F0075" w:rsidRDefault="00823A80">
      <w:pPr>
        <w:pStyle w:val="12"/>
        <w:spacing w:after="240"/>
        <w:ind w:leftChars="0" w:left="0"/>
        <w:rPr>
          <w:ins w:id="20234" w:author="Administrator" w:date="2019-06-10T19:32:00Z"/>
        </w:rPr>
        <w:pPrChange w:id="20235" w:author="Administrator" w:date="2019-06-08T18:27:00Z">
          <w:pPr>
            <w:pStyle w:val="12"/>
            <w:numPr>
              <w:numId w:val="1"/>
            </w:numPr>
            <w:spacing w:after="240"/>
            <w:ind w:leftChars="0" w:left="360" w:hanging="360"/>
            <w:outlineLvl w:val="0"/>
          </w:pPr>
        </w:pPrChange>
      </w:pPr>
      <w:ins w:id="20236" w:author="Administrator" w:date="2019-06-10T19:32:00Z">
        <w:r>
          <w:rPr>
            <w:rFonts w:hint="eastAsia"/>
          </w:rPr>
          <w:t>無奈中</w:t>
        </w:r>
      </w:ins>
      <w:ins w:id="20237" w:author="Administrator" w:date="2019-06-10T19:31:00Z">
        <w:r>
          <w:rPr>
            <w:rFonts w:hint="eastAsia"/>
          </w:rPr>
          <w:t>，</w:t>
        </w:r>
      </w:ins>
      <w:ins w:id="20238" w:author="Administrator" w:date="2019-06-10T19:32:00Z">
        <w:r>
          <w:rPr>
            <w:rFonts w:hint="eastAsia"/>
          </w:rPr>
          <w:t>李龍飛苦笑起來。</w:t>
        </w:r>
      </w:ins>
    </w:p>
    <w:p w:rsidR="000F0075" w:rsidRDefault="00823A80">
      <w:pPr>
        <w:pStyle w:val="12"/>
        <w:spacing w:after="240"/>
        <w:ind w:leftChars="0" w:left="0"/>
        <w:rPr>
          <w:ins w:id="20239" w:author="Administrator" w:date="2019-06-10T19:33:00Z"/>
        </w:rPr>
        <w:pPrChange w:id="20240" w:author="Administrator" w:date="2019-06-08T18:27:00Z">
          <w:pPr>
            <w:pStyle w:val="12"/>
            <w:numPr>
              <w:numId w:val="1"/>
            </w:numPr>
            <w:spacing w:after="240"/>
            <w:ind w:leftChars="0" w:left="360" w:hanging="360"/>
            <w:outlineLvl w:val="0"/>
          </w:pPr>
        </w:pPrChange>
      </w:pPr>
      <w:ins w:id="20241" w:author="Administrator" w:date="2019-06-10T19:32:00Z">
        <w:r>
          <w:rPr>
            <w:rFonts w:hint="eastAsia"/>
          </w:rPr>
          <w:t>那怪人跑了這麼久，臉上仍是臉不紅氣不喘，他很是好奇地看著李龍飛，跟著</w:t>
        </w:r>
      </w:ins>
      <w:ins w:id="20242" w:author="Administrator" w:date="2019-06-10T19:33:00Z">
        <w:r>
          <w:rPr>
            <w:rFonts w:hint="eastAsia"/>
          </w:rPr>
          <w:t>做了一個讓他嚇一跳的動作。</w:t>
        </w:r>
      </w:ins>
    </w:p>
    <w:p w:rsidR="000F0075" w:rsidRDefault="00823A80">
      <w:pPr>
        <w:pStyle w:val="12"/>
        <w:spacing w:after="240"/>
        <w:ind w:leftChars="0" w:left="0"/>
        <w:rPr>
          <w:ins w:id="20243" w:author="Administrator" w:date="2019-06-10T19:33:00Z"/>
        </w:rPr>
        <w:pPrChange w:id="20244" w:author="Administrator" w:date="2019-06-08T18:27:00Z">
          <w:pPr>
            <w:pStyle w:val="12"/>
            <w:numPr>
              <w:numId w:val="1"/>
            </w:numPr>
            <w:spacing w:after="240"/>
            <w:ind w:leftChars="0" w:left="360" w:hanging="360"/>
            <w:outlineLvl w:val="0"/>
          </w:pPr>
        </w:pPrChange>
      </w:pPr>
      <w:ins w:id="20245" w:author="Administrator" w:date="2019-06-10T19:33:00Z">
        <w:r>
          <w:rPr>
            <w:rFonts w:hint="eastAsia"/>
          </w:rPr>
          <w:t>他居然彎下腰將臉往李龍飛身上湊了過去聞一聞。</w:t>
        </w:r>
      </w:ins>
    </w:p>
    <w:p w:rsidR="000F0075" w:rsidRDefault="00823A80">
      <w:pPr>
        <w:pStyle w:val="12"/>
        <w:spacing w:after="240"/>
        <w:ind w:leftChars="0" w:left="0"/>
        <w:rPr>
          <w:ins w:id="20246" w:author="Administrator" w:date="2019-06-10T19:35:00Z"/>
        </w:rPr>
        <w:pPrChange w:id="20247" w:author="Administrator" w:date="2019-06-08T18:27:00Z">
          <w:pPr>
            <w:pStyle w:val="12"/>
            <w:numPr>
              <w:numId w:val="1"/>
            </w:numPr>
            <w:spacing w:after="240"/>
            <w:ind w:leftChars="0" w:left="360" w:hanging="360"/>
            <w:outlineLvl w:val="0"/>
          </w:pPr>
        </w:pPrChange>
      </w:pPr>
      <w:ins w:id="20248" w:author="Administrator" w:date="2019-06-10T19:34:00Z">
        <w:r>
          <w:rPr>
            <w:rFonts w:hint="eastAsia"/>
          </w:rPr>
          <w:lastRenderedPageBreak/>
          <w:t>「不是吧，這是怎麼了…難不成這怪</w:t>
        </w:r>
      </w:ins>
      <w:ins w:id="20249" w:author="Administrator" w:date="2019-06-10T19:35:00Z">
        <w:r w:rsidR="00163F41">
          <w:rPr>
            <w:rFonts w:hint="eastAsia"/>
          </w:rPr>
          <w:t>人跟狗一樣，是靠鼻子來認人的？」</w:t>
        </w:r>
      </w:ins>
    </w:p>
    <w:p w:rsidR="000F0075" w:rsidRDefault="00163F41">
      <w:pPr>
        <w:pStyle w:val="12"/>
        <w:spacing w:after="240"/>
        <w:ind w:leftChars="0" w:left="0"/>
        <w:rPr>
          <w:ins w:id="20250" w:author="Administrator" w:date="2019-06-10T19:36:00Z"/>
        </w:rPr>
        <w:pPrChange w:id="20251" w:author="Administrator" w:date="2019-06-08T18:27:00Z">
          <w:pPr>
            <w:pStyle w:val="12"/>
            <w:numPr>
              <w:numId w:val="1"/>
            </w:numPr>
            <w:spacing w:after="240"/>
            <w:ind w:leftChars="0" w:left="360" w:hanging="360"/>
            <w:outlineLvl w:val="0"/>
          </w:pPr>
        </w:pPrChange>
      </w:pPr>
      <w:ins w:id="20252" w:author="Administrator" w:date="2019-06-10T19:35:00Z">
        <w:r>
          <w:rPr>
            <w:rFonts w:hint="eastAsia"/>
          </w:rPr>
          <w:t>李龍飛有些無言，如果是靠鼻子</w:t>
        </w:r>
      </w:ins>
      <w:ins w:id="20253" w:author="Administrator" w:date="2019-06-10T19:36:00Z">
        <w:r>
          <w:rPr>
            <w:rFonts w:hint="eastAsia"/>
          </w:rPr>
          <w:t>認人，那難到那四隻眼睛是長假的嗎？</w:t>
        </w:r>
      </w:ins>
    </w:p>
    <w:p w:rsidR="000F0075" w:rsidRDefault="00163F41">
      <w:pPr>
        <w:pStyle w:val="12"/>
        <w:spacing w:after="240"/>
        <w:ind w:leftChars="0" w:left="0"/>
        <w:rPr>
          <w:ins w:id="20254" w:author="Administrator" w:date="2019-06-10T19:36:00Z"/>
        </w:rPr>
        <w:pPrChange w:id="20255" w:author="Administrator" w:date="2019-06-08T18:27:00Z">
          <w:pPr>
            <w:pStyle w:val="12"/>
            <w:numPr>
              <w:numId w:val="1"/>
            </w:numPr>
            <w:spacing w:after="240"/>
            <w:ind w:leftChars="0" w:left="360" w:hanging="360"/>
            <w:outlineLvl w:val="0"/>
          </w:pPr>
        </w:pPrChange>
      </w:pPr>
      <w:ins w:id="20256" w:author="Administrator" w:date="2019-06-10T19:36:00Z">
        <w:r>
          <w:rPr>
            <w:rFonts w:hint="eastAsia"/>
          </w:rPr>
          <w:t>好在，那怪人只是稍為聞了一下，跟著就遠離開來。</w:t>
        </w:r>
      </w:ins>
    </w:p>
    <w:p w:rsidR="000F0075" w:rsidRDefault="00163F41">
      <w:pPr>
        <w:pStyle w:val="12"/>
        <w:spacing w:after="240"/>
        <w:ind w:leftChars="0" w:left="0"/>
        <w:rPr>
          <w:ins w:id="20257" w:author="Administrator" w:date="2019-06-10T19:38:00Z"/>
        </w:rPr>
        <w:pPrChange w:id="20258" w:author="Administrator" w:date="2019-06-08T18:27:00Z">
          <w:pPr>
            <w:pStyle w:val="12"/>
            <w:numPr>
              <w:numId w:val="1"/>
            </w:numPr>
            <w:spacing w:after="240"/>
            <w:ind w:leftChars="0" w:left="360" w:hanging="360"/>
            <w:outlineLvl w:val="0"/>
          </w:pPr>
        </w:pPrChange>
      </w:pPr>
      <w:ins w:id="20259" w:author="Administrator" w:date="2019-06-10T19:37:00Z">
        <w:r>
          <w:rPr>
            <w:rFonts w:hint="eastAsia"/>
          </w:rPr>
          <w:t>「你身上有股香味，很香很好聞。」嚴</w:t>
        </w:r>
      </w:ins>
      <w:ins w:id="20260" w:author="Administrator" w:date="2019-06-10T19:38:00Z">
        <w:r>
          <w:rPr>
            <w:rFonts w:hint="eastAsia"/>
          </w:rPr>
          <w:t>狩指了指李龍飛，開口說道。</w:t>
        </w:r>
      </w:ins>
    </w:p>
    <w:p w:rsidR="000F0075" w:rsidRDefault="00163F41">
      <w:pPr>
        <w:pStyle w:val="12"/>
        <w:spacing w:after="240"/>
        <w:ind w:leftChars="0" w:left="0"/>
        <w:rPr>
          <w:ins w:id="20261" w:author="Administrator" w:date="2019-06-10T19:40:00Z"/>
        </w:rPr>
        <w:pPrChange w:id="20262" w:author="Administrator" w:date="2019-06-08T18:27:00Z">
          <w:pPr>
            <w:pStyle w:val="12"/>
            <w:numPr>
              <w:numId w:val="1"/>
            </w:numPr>
            <w:spacing w:after="240"/>
            <w:ind w:leftChars="0" w:left="360" w:hanging="360"/>
            <w:outlineLvl w:val="0"/>
          </w:pPr>
        </w:pPrChange>
      </w:pPr>
      <w:ins w:id="20263" w:author="Administrator" w:date="2019-06-10T19:38:00Z">
        <w:r>
          <w:rPr>
            <w:rFonts w:hint="eastAsia"/>
          </w:rPr>
          <w:t>「你在說甚麼</w:t>
        </w:r>
      </w:ins>
      <w:ins w:id="20264" w:author="Administrator" w:date="2019-06-10T19:39:00Z">
        <w:r w:rsidRPr="00163F41">
          <w:rPr>
            <w:rFonts w:hint="eastAsia"/>
          </w:rPr>
          <w:t>嘰哩呱啦</w:t>
        </w:r>
        <w:r>
          <w:rPr>
            <w:rFonts w:hint="eastAsia"/>
          </w:rPr>
          <w:t>，我半句</w:t>
        </w:r>
      </w:ins>
      <w:ins w:id="20265" w:author="Administrator" w:date="2019-06-10T19:40:00Z">
        <w:r>
          <w:rPr>
            <w:rFonts w:hint="eastAsia"/>
          </w:rPr>
          <w:t>都聽不懂。」李龍飛嘆了口氣，搖搖頭表示自己不知道。</w:t>
        </w:r>
      </w:ins>
    </w:p>
    <w:p w:rsidR="000F0075" w:rsidRDefault="00163F41">
      <w:pPr>
        <w:pStyle w:val="12"/>
        <w:spacing w:after="240"/>
        <w:ind w:leftChars="0" w:left="0"/>
        <w:rPr>
          <w:ins w:id="20266" w:author="Administrator" w:date="2019-06-10T19:41:00Z"/>
        </w:rPr>
        <w:pPrChange w:id="20267" w:author="Administrator" w:date="2019-06-08T18:27:00Z">
          <w:pPr>
            <w:pStyle w:val="12"/>
            <w:numPr>
              <w:numId w:val="1"/>
            </w:numPr>
            <w:spacing w:after="240"/>
            <w:ind w:leftChars="0" w:left="360" w:hanging="360"/>
            <w:outlineLvl w:val="0"/>
          </w:pPr>
        </w:pPrChange>
      </w:pPr>
      <w:ins w:id="20268" w:author="Administrator" w:date="2019-06-10T19:40:00Z">
        <w:r>
          <w:rPr>
            <w:rFonts w:hint="eastAsia"/>
          </w:rPr>
          <w:t>「你是</w:t>
        </w:r>
      </w:ins>
      <w:ins w:id="20269" w:author="Administrator" w:date="2019-06-10T19:41:00Z">
        <w:r>
          <w:rPr>
            <w:rFonts w:hint="eastAsia"/>
          </w:rPr>
          <w:t>土塔族人嗎？還是烏爾巴曼人？</w:t>
        </w:r>
      </w:ins>
      <w:ins w:id="20270" w:author="Administrator" w:date="2019-07-21T17:53:00Z">
        <w:r w:rsidR="007353F1">
          <w:rPr>
            <w:rFonts w:hint="eastAsia"/>
          </w:rPr>
          <w:t>總之，你應該不是血口族人吧？</w:t>
        </w:r>
      </w:ins>
      <w:ins w:id="20271" w:author="Administrator" w:date="2019-06-10T19:41:00Z">
        <w:r>
          <w:rPr>
            <w:rFonts w:hint="eastAsia"/>
          </w:rPr>
          <w:t>」嚴狩又換了一兩種語言，可是李龍飛還是一句都聽不懂。</w:t>
        </w:r>
      </w:ins>
    </w:p>
    <w:p w:rsidR="000F0075" w:rsidRDefault="00163F41">
      <w:pPr>
        <w:pStyle w:val="12"/>
        <w:spacing w:after="240"/>
        <w:ind w:leftChars="0" w:left="0"/>
        <w:rPr>
          <w:ins w:id="20272" w:author="Administrator" w:date="2019-06-10T19:15:00Z"/>
        </w:rPr>
        <w:pPrChange w:id="20273" w:author="Administrator" w:date="2019-06-08T18:27:00Z">
          <w:pPr>
            <w:pStyle w:val="12"/>
            <w:numPr>
              <w:numId w:val="1"/>
            </w:numPr>
            <w:spacing w:after="240"/>
            <w:ind w:leftChars="0" w:left="360" w:hanging="360"/>
            <w:outlineLvl w:val="0"/>
          </w:pPr>
        </w:pPrChange>
      </w:pPr>
      <w:ins w:id="20274" w:author="Administrator" w:date="2019-06-10T19:42:00Z">
        <w:r>
          <w:rPr>
            <w:rFonts w:hint="eastAsia"/>
          </w:rPr>
          <w:t>末了，嚴狩只能悶著氣，看向天空，滿腹的無奈</w:t>
        </w:r>
      </w:ins>
      <w:ins w:id="20275" w:author="Administrator" w:date="2019-06-10T19:43:00Z">
        <w:r>
          <w:rPr>
            <w:rFonts w:hint="eastAsia"/>
          </w:rPr>
          <w:t>，</w:t>
        </w:r>
      </w:ins>
      <w:ins w:id="20276" w:author="Administrator" w:date="2019-06-10T19:42:00Z">
        <w:r>
          <w:rPr>
            <w:rFonts w:hint="eastAsia"/>
          </w:rPr>
          <w:t>而</w:t>
        </w:r>
      </w:ins>
      <w:ins w:id="20277" w:author="Administrator" w:date="2019-06-10T19:43:00Z">
        <w:r>
          <w:rPr>
            <w:rFonts w:hint="eastAsia"/>
          </w:rPr>
          <w:t>李龍飛同樣也是無可奈何，看著旁邊已經對他放下</w:t>
        </w:r>
      </w:ins>
      <w:ins w:id="20278" w:author="Administrator" w:date="2019-06-10T19:44:00Z">
        <w:r>
          <w:rPr>
            <w:rFonts w:hint="eastAsia"/>
          </w:rPr>
          <w:t>心防，搖著尾巴靠過來的犬獸</w:t>
        </w:r>
      </w:ins>
      <w:ins w:id="20279" w:author="Administrator" w:date="2019-06-10T19:45:00Z">
        <w:r w:rsidR="00733202">
          <w:rPr>
            <w:rFonts w:hint="eastAsia"/>
          </w:rPr>
          <w:t>，伸出手摸摸牠們的頭。</w:t>
        </w:r>
      </w:ins>
    </w:p>
    <w:p w:rsidR="000F0075" w:rsidRDefault="000F0075">
      <w:pPr>
        <w:pStyle w:val="12"/>
        <w:spacing w:after="240"/>
        <w:ind w:leftChars="0" w:left="0"/>
        <w:rPr>
          <w:ins w:id="20280" w:author="Administrator" w:date="2019-06-10T19:15:00Z"/>
        </w:rPr>
        <w:pPrChange w:id="20281" w:author="Administrator" w:date="2019-06-08T18:27:00Z">
          <w:pPr>
            <w:pStyle w:val="12"/>
            <w:numPr>
              <w:numId w:val="1"/>
            </w:numPr>
            <w:spacing w:after="240"/>
            <w:ind w:leftChars="0" w:left="360" w:hanging="360"/>
            <w:outlineLvl w:val="0"/>
          </w:pPr>
        </w:pPrChange>
      </w:pPr>
    </w:p>
    <w:p w:rsidR="00B40B23" w:rsidRDefault="00B40B23" w:rsidP="00B40B23">
      <w:pPr>
        <w:pStyle w:val="12"/>
        <w:numPr>
          <w:ilvl w:val="0"/>
          <w:numId w:val="1"/>
        </w:numPr>
        <w:spacing w:after="240"/>
        <w:ind w:leftChars="0"/>
        <w:outlineLvl w:val="0"/>
        <w:rPr>
          <w:ins w:id="20282" w:author="Administrator" w:date="2019-06-09T14:22:00Z"/>
        </w:rPr>
      </w:pPr>
      <w:ins w:id="20283" w:author="Administrator" w:date="2019-06-10T19:15:00Z">
        <w:r>
          <w:rPr>
            <w:rFonts w:hint="eastAsia"/>
          </w:rPr>
          <w:t>骨卡族村</w:t>
        </w:r>
      </w:ins>
    </w:p>
    <w:p w:rsidR="000F0075" w:rsidRDefault="00B95875">
      <w:pPr>
        <w:pStyle w:val="12"/>
        <w:spacing w:after="240"/>
        <w:ind w:leftChars="0" w:left="0"/>
        <w:rPr>
          <w:ins w:id="20284" w:author="Administrator" w:date="2019-06-10T00:55:00Z"/>
        </w:rPr>
        <w:pPrChange w:id="20285" w:author="Administrator" w:date="2019-06-08T18:27:00Z">
          <w:pPr>
            <w:pStyle w:val="12"/>
            <w:numPr>
              <w:numId w:val="1"/>
            </w:numPr>
            <w:spacing w:after="240"/>
            <w:ind w:leftChars="0" w:left="360" w:hanging="360"/>
            <w:outlineLvl w:val="0"/>
          </w:pPr>
        </w:pPrChange>
      </w:pPr>
      <w:ins w:id="20286" w:author="Administrator" w:date="2019-06-10T00:54:00Z">
        <w:r>
          <w:rPr>
            <w:rFonts w:hint="eastAsia"/>
          </w:rPr>
          <w:t>這片草原上，沒有日夜之分，或</w:t>
        </w:r>
        <w:r w:rsidR="00A474BE">
          <w:rPr>
            <w:rFonts w:hint="eastAsia"/>
          </w:rPr>
          <w:t>者</w:t>
        </w:r>
        <w:r>
          <w:rPr>
            <w:rFonts w:hint="eastAsia"/>
          </w:rPr>
          <w:t>應該說，在某一段時間</w:t>
        </w:r>
      </w:ins>
      <w:ins w:id="20287" w:author="Administrator" w:date="2019-06-10T01:25:00Z">
        <w:r w:rsidR="00A474BE">
          <w:rPr>
            <w:rFonts w:hint="eastAsia"/>
          </w:rPr>
          <w:t>內</w:t>
        </w:r>
      </w:ins>
      <w:ins w:id="20288" w:author="Administrator" w:date="2019-06-10T00:54:00Z">
        <w:r>
          <w:rPr>
            <w:rFonts w:hint="eastAsia"/>
          </w:rPr>
          <w:t>，</w:t>
        </w:r>
      </w:ins>
      <w:ins w:id="20289" w:author="Administrator" w:date="2019-06-10T00:55:00Z">
        <w:r>
          <w:rPr>
            <w:rFonts w:hint="eastAsia"/>
          </w:rPr>
          <w:t>只有白天，或是</w:t>
        </w:r>
      </w:ins>
      <w:ins w:id="20290" w:author="Administrator" w:date="2019-06-10T01:25:00Z">
        <w:r w:rsidR="00A474BE">
          <w:rPr>
            <w:rFonts w:hint="eastAsia"/>
          </w:rPr>
          <w:t>只有</w:t>
        </w:r>
      </w:ins>
      <w:ins w:id="20291" w:author="Administrator" w:date="2019-06-10T00:55:00Z">
        <w:r>
          <w:rPr>
            <w:rFonts w:hint="eastAsia"/>
          </w:rPr>
          <w:t>黑夜。</w:t>
        </w:r>
      </w:ins>
    </w:p>
    <w:p w:rsidR="000F0075" w:rsidRDefault="00B95875">
      <w:pPr>
        <w:pStyle w:val="12"/>
        <w:spacing w:after="240"/>
        <w:ind w:leftChars="0" w:left="0"/>
        <w:rPr>
          <w:ins w:id="20292" w:author="Administrator" w:date="2019-06-10T00:56:00Z"/>
        </w:rPr>
        <w:pPrChange w:id="20293" w:author="Administrator" w:date="2019-06-08T18:27:00Z">
          <w:pPr>
            <w:pStyle w:val="12"/>
            <w:numPr>
              <w:numId w:val="1"/>
            </w:numPr>
            <w:spacing w:after="240"/>
            <w:ind w:leftChars="0" w:left="360" w:hanging="360"/>
            <w:outlineLvl w:val="0"/>
          </w:pPr>
        </w:pPrChange>
      </w:pPr>
      <w:ins w:id="20294" w:author="Administrator" w:date="2019-06-10T00:55:00Z">
        <w:r>
          <w:rPr>
            <w:rFonts w:hint="eastAsia"/>
          </w:rPr>
          <w:t>骨卡族</w:t>
        </w:r>
      </w:ins>
      <w:ins w:id="20295" w:author="Administrator" w:date="2019-06-10T02:23:00Z">
        <w:r w:rsidR="002D31C3">
          <w:rPr>
            <w:rFonts w:hint="eastAsia"/>
          </w:rPr>
          <w:t>便居</w:t>
        </w:r>
      </w:ins>
      <w:ins w:id="20296" w:author="Administrator" w:date="2019-06-10T02:24:00Z">
        <w:r w:rsidR="002D31C3">
          <w:rPr>
            <w:rFonts w:hint="eastAsia"/>
          </w:rPr>
          <w:t>住在</w:t>
        </w:r>
      </w:ins>
      <w:ins w:id="20297" w:author="Administrator" w:date="2019-06-10T00:55:00Z">
        <w:r>
          <w:rPr>
            <w:rFonts w:hint="eastAsia"/>
          </w:rPr>
          <w:t>這草原的東</w:t>
        </w:r>
      </w:ins>
      <w:ins w:id="20298" w:author="Administrator" w:date="2019-06-10T00:56:00Z">
        <w:r>
          <w:rPr>
            <w:rFonts w:hint="eastAsia"/>
          </w:rPr>
          <w:t>南方，如果</w:t>
        </w:r>
        <w:r w:rsidR="00A474BE">
          <w:rPr>
            <w:rFonts w:hint="eastAsia"/>
          </w:rPr>
          <w:t>說</w:t>
        </w:r>
        <w:r>
          <w:rPr>
            <w:rFonts w:hint="eastAsia"/>
          </w:rPr>
          <w:t>有人真能從上往下，看到這整片草原全貌的話。</w:t>
        </w:r>
      </w:ins>
    </w:p>
    <w:p w:rsidR="000F0075" w:rsidRDefault="00B95875">
      <w:pPr>
        <w:pStyle w:val="12"/>
        <w:spacing w:after="240"/>
        <w:ind w:leftChars="0" w:left="0"/>
        <w:rPr>
          <w:ins w:id="20299" w:author="Administrator" w:date="2019-06-10T01:09:00Z"/>
        </w:rPr>
        <w:pPrChange w:id="20300" w:author="Administrator" w:date="2019-06-08T18:27:00Z">
          <w:pPr>
            <w:pStyle w:val="12"/>
            <w:numPr>
              <w:numId w:val="1"/>
            </w:numPr>
            <w:spacing w:after="240"/>
            <w:ind w:leftChars="0" w:left="360" w:hanging="360"/>
            <w:outlineLvl w:val="0"/>
          </w:pPr>
        </w:pPrChange>
      </w:pPr>
      <w:ins w:id="20301" w:author="Administrator" w:date="2019-06-10T00:59:00Z">
        <w:r>
          <w:rPr>
            <w:rFonts w:hint="eastAsia"/>
          </w:rPr>
          <w:t>在</w:t>
        </w:r>
      </w:ins>
      <w:ins w:id="20302" w:author="Administrator" w:date="2019-06-10T01:01:00Z">
        <w:r w:rsidR="003C5CDE">
          <w:rPr>
            <w:rFonts w:hint="eastAsia"/>
          </w:rPr>
          <w:t>骨卡族的</w:t>
        </w:r>
      </w:ins>
      <w:ins w:id="20303" w:author="Administrator" w:date="2019-06-10T02:24:00Z">
        <w:r w:rsidR="002D31C3">
          <w:rPr>
            <w:rFonts w:hint="eastAsia"/>
          </w:rPr>
          <w:t>村子</w:t>
        </w:r>
      </w:ins>
      <w:ins w:id="20304" w:author="Administrator" w:date="2019-06-10T01:01:00Z">
        <w:r w:rsidR="003C5CDE">
          <w:rPr>
            <w:rFonts w:hint="eastAsia"/>
          </w:rPr>
          <w:t>四週，</w:t>
        </w:r>
      </w:ins>
      <w:ins w:id="20305" w:author="Administrator" w:date="2019-06-10T01:02:00Z">
        <w:r w:rsidR="003C5CDE">
          <w:rPr>
            <w:rFonts w:hint="eastAsia"/>
          </w:rPr>
          <w:t>有一</w:t>
        </w:r>
      </w:ins>
      <w:ins w:id="20306" w:author="Administrator" w:date="2019-06-10T01:26:00Z">
        <w:r w:rsidR="00A474BE">
          <w:rPr>
            <w:rFonts w:hint="eastAsia"/>
          </w:rPr>
          <w:t>圈</w:t>
        </w:r>
      </w:ins>
      <w:ins w:id="20307" w:author="Administrator" w:date="2019-06-10T01:02:00Z">
        <w:r w:rsidR="003C5CDE">
          <w:rPr>
            <w:rFonts w:hint="eastAsia"/>
          </w:rPr>
          <w:t>圈獸骨製成的</w:t>
        </w:r>
      </w:ins>
      <w:ins w:id="20308" w:author="Administrator" w:date="2019-06-10T01:08:00Z">
        <w:r w:rsidR="003C5CDE">
          <w:rPr>
            <w:rFonts w:hint="eastAsia"/>
          </w:rPr>
          <w:t>的柵欄，雖然不大，但</w:t>
        </w:r>
      </w:ins>
      <w:ins w:id="20309" w:author="Administrator" w:date="2019-06-10T01:09:00Z">
        <w:r w:rsidR="003C5CDE">
          <w:rPr>
            <w:rFonts w:hint="eastAsia"/>
          </w:rPr>
          <w:t>也</w:t>
        </w:r>
      </w:ins>
      <w:ins w:id="20310" w:author="Administrator" w:date="2019-06-10T02:06:00Z">
        <w:r w:rsidR="00A55D07">
          <w:rPr>
            <w:rFonts w:hint="eastAsia"/>
          </w:rPr>
          <w:t>恰恰</w:t>
        </w:r>
      </w:ins>
      <w:ins w:id="20311" w:author="Administrator" w:date="2019-06-10T01:09:00Z">
        <w:r w:rsidR="003C5CDE">
          <w:rPr>
            <w:rFonts w:hint="eastAsia"/>
          </w:rPr>
          <w:t>好把整個骨卡族數千人的居住地都給圍了起來。</w:t>
        </w:r>
      </w:ins>
    </w:p>
    <w:p w:rsidR="000F0075" w:rsidRDefault="00A474BE">
      <w:pPr>
        <w:pStyle w:val="12"/>
        <w:spacing w:after="240"/>
        <w:ind w:leftChars="0" w:left="0"/>
        <w:rPr>
          <w:ins w:id="20312" w:author="Administrator" w:date="2019-06-10T01:31:00Z"/>
        </w:rPr>
        <w:pPrChange w:id="20313" w:author="Administrator" w:date="2019-06-08T18:27:00Z">
          <w:pPr>
            <w:pStyle w:val="12"/>
            <w:numPr>
              <w:numId w:val="1"/>
            </w:numPr>
            <w:spacing w:after="240"/>
            <w:ind w:leftChars="0" w:left="360" w:hanging="360"/>
            <w:outlineLvl w:val="0"/>
          </w:pPr>
        </w:pPrChange>
      </w:pPr>
      <w:ins w:id="20314" w:author="Administrator" w:date="2019-06-10T01:27:00Z">
        <w:r>
          <w:rPr>
            <w:rFonts w:hint="eastAsia"/>
          </w:rPr>
          <w:t>在這獸骨柵欄內，幾個骨卡族的孩童正在玩耍，旁邊</w:t>
        </w:r>
      </w:ins>
      <w:ins w:id="20315" w:author="Administrator" w:date="2019-06-10T01:29:00Z">
        <w:r>
          <w:rPr>
            <w:rFonts w:hint="eastAsia"/>
          </w:rPr>
          <w:t>還有兩三名老人，正用著大甕熬煮東西，吹煙</w:t>
        </w:r>
      </w:ins>
      <w:ins w:id="20316" w:author="Administrator" w:date="2019-06-10T01:30:00Z">
        <w:r>
          <w:rPr>
            <w:rFonts w:hint="eastAsia"/>
          </w:rPr>
          <w:t>滾滾</w:t>
        </w:r>
      </w:ins>
      <w:ins w:id="20317" w:author="Administrator" w:date="2019-06-10T01:29:00Z">
        <w:r>
          <w:rPr>
            <w:rFonts w:hint="eastAsia"/>
          </w:rPr>
          <w:t>，</w:t>
        </w:r>
      </w:ins>
      <w:ins w:id="20318" w:author="Administrator" w:date="2019-06-10T01:31:00Z">
        <w:r>
          <w:rPr>
            <w:rFonts w:hint="eastAsia"/>
          </w:rPr>
          <w:t>透露著一股安寧。</w:t>
        </w:r>
      </w:ins>
    </w:p>
    <w:p w:rsidR="000F0075" w:rsidRDefault="00B247C4">
      <w:pPr>
        <w:pStyle w:val="12"/>
        <w:spacing w:after="240"/>
        <w:ind w:leftChars="0" w:left="0"/>
        <w:rPr>
          <w:ins w:id="20319" w:author="Administrator" w:date="2019-06-10T01:36:00Z"/>
        </w:rPr>
        <w:pPrChange w:id="20320" w:author="Administrator" w:date="2019-06-08T18:27:00Z">
          <w:pPr>
            <w:pStyle w:val="12"/>
            <w:numPr>
              <w:numId w:val="1"/>
            </w:numPr>
            <w:spacing w:after="240"/>
            <w:ind w:leftChars="0" w:left="360" w:hanging="360"/>
            <w:outlineLvl w:val="0"/>
          </w:pPr>
        </w:pPrChange>
      </w:pPr>
      <w:ins w:id="20321" w:author="Administrator" w:date="2019-06-10T01:32:00Z">
        <w:r>
          <w:rPr>
            <w:rFonts w:hint="eastAsia"/>
          </w:rPr>
          <w:t>而在那些孩童旁邊，一隻豹子狀的異獸，</w:t>
        </w:r>
      </w:ins>
      <w:ins w:id="20322" w:author="Administrator" w:date="2019-06-10T01:33:00Z">
        <w:r>
          <w:rPr>
            <w:rFonts w:hint="eastAsia"/>
          </w:rPr>
          <w:t>鬃</w:t>
        </w:r>
      </w:ins>
      <w:ins w:id="20323" w:author="Administrator" w:date="2019-06-10T01:35:00Z">
        <w:r>
          <w:rPr>
            <w:rFonts w:hint="eastAsia"/>
          </w:rPr>
          <w:t>如倒刺，</w:t>
        </w:r>
      </w:ins>
      <w:ins w:id="20324" w:author="Administrator" w:date="2019-06-10T01:32:00Z">
        <w:r>
          <w:rPr>
            <w:rFonts w:hint="eastAsia"/>
          </w:rPr>
          <w:t>利牙</w:t>
        </w:r>
      </w:ins>
      <w:ins w:id="20325" w:author="Administrator" w:date="2019-06-10T01:35:00Z">
        <w:r>
          <w:rPr>
            <w:rFonts w:hint="eastAsia"/>
          </w:rPr>
          <w:t>突出，</w:t>
        </w:r>
      </w:ins>
      <w:ins w:id="20326" w:author="Administrator" w:date="2019-06-10T01:36:00Z">
        <w:r>
          <w:rPr>
            <w:rFonts w:hint="eastAsia"/>
          </w:rPr>
          <w:t>安安靜靜趴在一旁動也不動地看守著。</w:t>
        </w:r>
      </w:ins>
    </w:p>
    <w:p w:rsidR="000F0075" w:rsidRDefault="00B247C4">
      <w:pPr>
        <w:pStyle w:val="12"/>
        <w:spacing w:after="240"/>
        <w:ind w:leftChars="0" w:left="0"/>
        <w:rPr>
          <w:ins w:id="20327" w:author="Administrator" w:date="2019-06-10T02:04:00Z"/>
        </w:rPr>
        <w:pPrChange w:id="20328" w:author="Administrator" w:date="2019-06-08T18:27:00Z">
          <w:pPr>
            <w:pStyle w:val="12"/>
            <w:numPr>
              <w:numId w:val="1"/>
            </w:numPr>
            <w:spacing w:after="240"/>
            <w:ind w:leftChars="0" w:left="360" w:hanging="360"/>
            <w:outlineLvl w:val="0"/>
          </w:pPr>
        </w:pPrChange>
      </w:pPr>
      <w:ins w:id="20329" w:author="Administrator" w:date="2019-06-10T01:36:00Z">
        <w:r>
          <w:rPr>
            <w:rFonts w:hint="eastAsia"/>
          </w:rPr>
          <w:t>可若是</w:t>
        </w:r>
      </w:ins>
      <w:ins w:id="20330" w:author="Administrator" w:date="2019-06-10T01:38:00Z">
        <w:r>
          <w:rPr>
            <w:rFonts w:hint="eastAsia"/>
          </w:rPr>
          <w:t>再仔細看去，那些孩童玩耍的遊戲，竟是</w:t>
        </w:r>
      </w:ins>
      <w:ins w:id="20331" w:author="Administrator" w:date="2019-06-10T01:39:00Z">
        <w:r>
          <w:rPr>
            <w:rFonts w:hint="eastAsia"/>
          </w:rPr>
          <w:t>各種搏鬥的技巧，舉凡摔跤</w:t>
        </w:r>
      </w:ins>
      <w:ins w:id="20332" w:author="Administrator" w:date="2019-06-10T01:42:00Z">
        <w:r w:rsidR="00E40BAC">
          <w:rPr>
            <w:rFonts w:hint="eastAsia"/>
          </w:rPr>
          <w:t>掙脫，打擊格擋等等，甚至以木枝代棍，</w:t>
        </w:r>
      </w:ins>
      <w:ins w:id="20333" w:author="Administrator" w:date="2019-06-10T01:45:00Z">
        <w:r w:rsidR="00E40BAC">
          <w:rPr>
            <w:rFonts w:hint="eastAsia"/>
          </w:rPr>
          <w:t>雙臂為刀，</w:t>
        </w:r>
      </w:ins>
      <w:ins w:id="20334" w:author="Administrator" w:date="2019-06-10T01:49:00Z">
        <w:r w:rsidR="00E40BAC">
          <w:rPr>
            <w:rFonts w:hint="eastAsia"/>
          </w:rPr>
          <w:t>彼此纏鬥</w:t>
        </w:r>
      </w:ins>
      <w:ins w:id="20335" w:author="Administrator" w:date="2019-06-10T02:04:00Z">
        <w:r w:rsidR="00A55D07">
          <w:rPr>
            <w:rFonts w:hint="eastAsia"/>
          </w:rPr>
          <w:t>在一起。</w:t>
        </w:r>
      </w:ins>
    </w:p>
    <w:p w:rsidR="000F0075" w:rsidRDefault="00A55D07">
      <w:pPr>
        <w:pStyle w:val="12"/>
        <w:spacing w:after="240"/>
        <w:ind w:leftChars="0" w:left="0"/>
        <w:rPr>
          <w:ins w:id="20336" w:author="Administrator" w:date="2019-06-10T02:12:00Z"/>
        </w:rPr>
        <w:pPrChange w:id="20337" w:author="Administrator" w:date="2019-06-08T18:27:00Z">
          <w:pPr>
            <w:pStyle w:val="12"/>
            <w:numPr>
              <w:numId w:val="1"/>
            </w:numPr>
            <w:spacing w:after="240"/>
            <w:ind w:leftChars="0" w:left="360" w:hanging="360"/>
            <w:outlineLvl w:val="0"/>
          </w:pPr>
        </w:pPrChange>
      </w:pPr>
      <w:ins w:id="20338" w:author="Administrator" w:date="2019-06-10T02:05:00Z">
        <w:r>
          <w:rPr>
            <w:rFonts w:hint="eastAsia"/>
          </w:rPr>
          <w:t>其中幾名長得較壯的童稚，</w:t>
        </w:r>
      </w:ins>
      <w:ins w:id="20339" w:author="Administrator" w:date="2019-06-10T02:08:00Z">
        <w:r>
          <w:rPr>
            <w:rFonts w:hint="eastAsia"/>
          </w:rPr>
          <w:t>其</w:t>
        </w:r>
      </w:ins>
      <w:ins w:id="20340" w:author="Administrator" w:date="2019-06-10T02:05:00Z">
        <w:r>
          <w:rPr>
            <w:rFonts w:hint="eastAsia"/>
          </w:rPr>
          <w:t>肉身</w:t>
        </w:r>
      </w:ins>
      <w:ins w:id="20341" w:author="Administrator" w:date="2019-06-10T02:06:00Z">
        <w:r>
          <w:rPr>
            <w:rFonts w:hint="eastAsia"/>
          </w:rPr>
          <w:t>力氣</w:t>
        </w:r>
      </w:ins>
      <w:ins w:id="20342" w:author="Administrator" w:date="2019-06-10T02:08:00Z">
        <w:r>
          <w:rPr>
            <w:rFonts w:hint="eastAsia"/>
          </w:rPr>
          <w:t>居然</w:t>
        </w:r>
      </w:ins>
      <w:ins w:id="20343" w:author="Administrator" w:date="2019-06-10T02:06:00Z">
        <w:r>
          <w:rPr>
            <w:rFonts w:hint="eastAsia"/>
          </w:rPr>
          <w:t>已經堪比</w:t>
        </w:r>
      </w:ins>
      <w:ins w:id="20344" w:author="Administrator" w:date="2019-06-10T02:07:00Z">
        <w:r>
          <w:rPr>
            <w:rFonts w:hint="eastAsia"/>
          </w:rPr>
          <w:t>練氣一二層的修士，</w:t>
        </w:r>
      </w:ins>
      <w:ins w:id="20345" w:author="Administrator" w:date="2019-06-10T02:08:00Z">
        <w:r>
          <w:rPr>
            <w:rFonts w:hint="eastAsia"/>
          </w:rPr>
          <w:t>若是有外界的</w:t>
        </w:r>
      </w:ins>
      <w:ins w:id="20346" w:author="Administrator" w:date="2019-06-10T02:10:00Z">
        <w:r>
          <w:rPr>
            <w:rFonts w:hint="eastAsia"/>
          </w:rPr>
          <w:t>修</w:t>
        </w:r>
      </w:ins>
      <w:ins w:id="20347" w:author="Administrator" w:date="2019-06-10T02:11:00Z">
        <w:r>
          <w:rPr>
            <w:rFonts w:hint="eastAsia"/>
          </w:rPr>
          <w:t>士</w:t>
        </w:r>
      </w:ins>
      <w:ins w:id="20348" w:author="Administrator" w:date="2019-06-10T02:08:00Z">
        <w:r>
          <w:rPr>
            <w:rFonts w:hint="eastAsia"/>
          </w:rPr>
          <w:t>看到了，</w:t>
        </w:r>
      </w:ins>
      <w:ins w:id="20349" w:author="Administrator" w:date="2019-06-10T02:10:00Z">
        <w:r>
          <w:rPr>
            <w:rFonts w:hint="eastAsia"/>
          </w:rPr>
          <w:t>怕是會</w:t>
        </w:r>
      </w:ins>
      <w:ins w:id="20350" w:author="Administrator" w:date="2019-06-10T02:11:00Z">
        <w:r>
          <w:rPr>
            <w:rFonts w:hint="eastAsia"/>
          </w:rPr>
          <w:t>想盡辦法將這樣的奇才招納進宗門來。</w:t>
        </w:r>
      </w:ins>
    </w:p>
    <w:p w:rsidR="000F0075" w:rsidRDefault="00D75D50">
      <w:pPr>
        <w:pStyle w:val="12"/>
        <w:spacing w:after="240"/>
        <w:ind w:leftChars="0" w:left="0"/>
        <w:rPr>
          <w:ins w:id="20351" w:author="Administrator" w:date="2019-06-10T02:13:00Z"/>
        </w:rPr>
        <w:pPrChange w:id="20352" w:author="Administrator" w:date="2019-06-08T18:27:00Z">
          <w:pPr>
            <w:pStyle w:val="12"/>
            <w:numPr>
              <w:numId w:val="1"/>
            </w:numPr>
            <w:spacing w:after="240"/>
            <w:ind w:leftChars="0" w:left="360" w:hanging="360"/>
            <w:outlineLvl w:val="0"/>
          </w:pPr>
        </w:pPrChange>
      </w:pPr>
      <w:ins w:id="20353" w:author="Administrator" w:date="2019-06-10T02:12:00Z">
        <w:r>
          <w:rPr>
            <w:rFonts w:hint="eastAsia"/>
          </w:rPr>
          <w:t>而在村子的正中間，一</w:t>
        </w:r>
      </w:ins>
      <w:ins w:id="20354" w:author="Administrator" w:date="2019-07-21T20:39:00Z">
        <w:r>
          <w:rPr>
            <w:rFonts w:hint="eastAsia"/>
          </w:rPr>
          <w:t>具</w:t>
        </w:r>
      </w:ins>
      <w:ins w:id="20355" w:author="Administrator" w:date="2019-06-10T02:12:00Z">
        <w:r w:rsidR="00A55D07">
          <w:rPr>
            <w:rFonts w:hint="eastAsia"/>
          </w:rPr>
          <w:t>巨大的異獸骨骸，</w:t>
        </w:r>
        <w:r w:rsidR="00ED5E91">
          <w:rPr>
            <w:rFonts w:hint="eastAsia"/>
          </w:rPr>
          <w:t>散發出強</w:t>
        </w:r>
      </w:ins>
      <w:ins w:id="20356" w:author="Administrator" w:date="2019-06-10T02:13:00Z">
        <w:r w:rsidR="00ED5E91">
          <w:rPr>
            <w:rFonts w:hint="eastAsia"/>
          </w:rPr>
          <w:t>烈的威壓，鎮守著這個</w:t>
        </w:r>
      </w:ins>
      <w:ins w:id="20357" w:author="Administrator" w:date="2019-06-10T02:14:00Z">
        <w:r w:rsidR="00ED5E91">
          <w:rPr>
            <w:rFonts w:hint="eastAsia"/>
          </w:rPr>
          <w:t>村子，</w:t>
        </w:r>
      </w:ins>
      <w:ins w:id="20358" w:author="Administrator" w:date="2019-06-10T02:24:00Z">
        <w:r w:rsidR="002D31C3">
          <w:rPr>
            <w:rFonts w:hint="eastAsia"/>
          </w:rPr>
          <w:t>也</w:t>
        </w:r>
      </w:ins>
      <w:ins w:id="20359" w:author="Administrator" w:date="2019-06-10T02:14:00Z">
        <w:r w:rsidR="00ED5E91">
          <w:rPr>
            <w:rFonts w:hint="eastAsia"/>
          </w:rPr>
          <w:t>保護著這裡的人們</w:t>
        </w:r>
      </w:ins>
      <w:ins w:id="20360" w:author="Administrator" w:date="2019-06-10T02:13:00Z">
        <w:r w:rsidR="00ED5E91">
          <w:rPr>
            <w:rFonts w:hint="eastAsia"/>
          </w:rPr>
          <w:t>。</w:t>
        </w:r>
      </w:ins>
    </w:p>
    <w:p w:rsidR="000F0075" w:rsidRDefault="00ED5E91">
      <w:pPr>
        <w:pStyle w:val="12"/>
        <w:spacing w:after="240"/>
        <w:ind w:leftChars="0" w:left="0"/>
        <w:rPr>
          <w:ins w:id="20361" w:author="Administrator" w:date="2019-06-10T02:16:00Z"/>
        </w:rPr>
        <w:pPrChange w:id="20362" w:author="Administrator" w:date="2019-06-08T18:27:00Z">
          <w:pPr>
            <w:pStyle w:val="12"/>
            <w:numPr>
              <w:numId w:val="1"/>
            </w:numPr>
            <w:spacing w:after="240"/>
            <w:ind w:leftChars="0" w:left="360" w:hanging="360"/>
            <w:outlineLvl w:val="0"/>
          </w:pPr>
        </w:pPrChange>
      </w:pPr>
      <w:ins w:id="20363" w:author="Administrator" w:date="2019-06-10T02:13:00Z">
        <w:r>
          <w:rPr>
            <w:rFonts w:hint="eastAsia"/>
          </w:rPr>
          <w:lastRenderedPageBreak/>
          <w:t>骨骸</w:t>
        </w:r>
      </w:ins>
      <w:ins w:id="20364" w:author="Administrator" w:date="2019-06-10T02:14:00Z">
        <w:r>
          <w:rPr>
            <w:rFonts w:hint="eastAsia"/>
          </w:rPr>
          <w:t>的外觀像是一隻巨虎，可卻長有雙</w:t>
        </w:r>
      </w:ins>
      <w:ins w:id="20365" w:author="Administrator" w:date="2019-06-10T02:15:00Z">
        <w:r>
          <w:rPr>
            <w:rFonts w:hint="eastAsia"/>
          </w:rPr>
          <w:t>首</w:t>
        </w:r>
      </w:ins>
      <w:ins w:id="20366" w:author="Administrator" w:date="2019-06-10T02:14:00Z">
        <w:r>
          <w:rPr>
            <w:rFonts w:hint="eastAsia"/>
          </w:rPr>
          <w:t>，</w:t>
        </w:r>
      </w:ins>
      <w:ins w:id="20367" w:author="Administrator" w:date="2019-06-10T02:15:00Z">
        <w:r>
          <w:rPr>
            <w:rFonts w:hint="eastAsia"/>
          </w:rPr>
          <w:t>每顆頭顱的眼</w:t>
        </w:r>
      </w:ins>
      <w:ins w:id="20368" w:author="Administrator" w:date="2019-06-10T02:16:00Z">
        <w:r>
          <w:rPr>
            <w:rFonts w:hint="eastAsia"/>
          </w:rPr>
          <w:t>眸</w:t>
        </w:r>
      </w:ins>
      <w:ins w:id="20369" w:author="Administrator" w:date="2019-06-10T02:15:00Z">
        <w:r>
          <w:rPr>
            <w:rFonts w:hint="eastAsia"/>
          </w:rPr>
          <w:t>內，</w:t>
        </w:r>
      </w:ins>
      <w:ins w:id="20370" w:author="Administrator" w:date="2019-06-10T02:16:00Z">
        <w:r>
          <w:rPr>
            <w:rFonts w:hint="eastAsia"/>
          </w:rPr>
          <w:t>那空洞的漆黑中，好似有點點星光在閃爍著，可是仔細看去，卻又甚麼都沒有。</w:t>
        </w:r>
      </w:ins>
    </w:p>
    <w:p w:rsidR="000F0075" w:rsidRDefault="002D31C3">
      <w:pPr>
        <w:pStyle w:val="12"/>
        <w:spacing w:after="240"/>
        <w:ind w:leftChars="0" w:left="0"/>
        <w:rPr>
          <w:ins w:id="20371" w:author="Administrator" w:date="2019-06-10T02:25:00Z"/>
        </w:rPr>
        <w:pPrChange w:id="20372" w:author="Administrator" w:date="2019-06-08T18:27:00Z">
          <w:pPr>
            <w:pStyle w:val="12"/>
            <w:numPr>
              <w:numId w:val="1"/>
            </w:numPr>
            <w:spacing w:after="240"/>
            <w:ind w:leftChars="0" w:left="360" w:hanging="360"/>
            <w:outlineLvl w:val="0"/>
          </w:pPr>
        </w:pPrChange>
      </w:pPr>
      <w:ins w:id="20373" w:author="Administrator" w:date="2019-06-10T02:27:00Z">
        <w:r>
          <w:rPr>
            <w:rFonts w:hint="eastAsia"/>
          </w:rPr>
          <w:t>除此之外，</w:t>
        </w:r>
      </w:ins>
      <w:ins w:id="20374" w:author="Administrator" w:date="2019-06-10T02:16:00Z">
        <w:r w:rsidR="00ED5E91">
          <w:rPr>
            <w:rFonts w:hint="eastAsia"/>
          </w:rPr>
          <w:t>在村子的後方，</w:t>
        </w:r>
      </w:ins>
      <w:ins w:id="20375" w:author="Administrator" w:date="2019-06-10T02:17:00Z">
        <w:r w:rsidR="00ED5E91">
          <w:rPr>
            <w:rFonts w:hint="eastAsia"/>
          </w:rPr>
          <w:t>還有一個</w:t>
        </w:r>
      </w:ins>
      <w:ins w:id="20376" w:author="Administrator" w:date="2019-06-10T02:26:00Z">
        <w:r>
          <w:rPr>
            <w:rFonts w:hint="eastAsia"/>
          </w:rPr>
          <w:t>個</w:t>
        </w:r>
      </w:ins>
      <w:ins w:id="20377" w:author="Administrator" w:date="2019-06-10T02:17:00Z">
        <w:r w:rsidR="00ED5E91">
          <w:rPr>
            <w:rFonts w:hint="eastAsia"/>
          </w:rPr>
          <w:t>柵欄圍成的小圈，圈內飼養著各種奇特的異獸，</w:t>
        </w:r>
      </w:ins>
      <w:ins w:id="20378" w:author="Administrator" w:date="2019-06-10T02:18:00Z">
        <w:r>
          <w:rPr>
            <w:rFonts w:hint="eastAsia"/>
          </w:rPr>
          <w:t>供整個骨卡族做日常生活各種</w:t>
        </w:r>
      </w:ins>
      <w:ins w:id="20379" w:author="Administrator" w:date="2019-06-10T02:25:00Z">
        <w:r>
          <w:rPr>
            <w:rFonts w:hint="eastAsia"/>
          </w:rPr>
          <w:t>需</w:t>
        </w:r>
      </w:ins>
      <w:ins w:id="20380" w:author="Administrator" w:date="2019-06-10T02:18:00Z">
        <w:r w:rsidR="00ED5E91">
          <w:rPr>
            <w:rFonts w:hint="eastAsia"/>
          </w:rPr>
          <w:t>求所用。</w:t>
        </w:r>
      </w:ins>
    </w:p>
    <w:p w:rsidR="000F0075" w:rsidRDefault="002D31C3">
      <w:pPr>
        <w:pStyle w:val="12"/>
        <w:spacing w:after="240"/>
        <w:ind w:leftChars="0" w:left="0"/>
        <w:rPr>
          <w:ins w:id="20381" w:author="Administrator" w:date="2019-06-10T02:18:00Z"/>
        </w:rPr>
        <w:pPrChange w:id="20382" w:author="Administrator" w:date="2019-06-08T18:27:00Z">
          <w:pPr>
            <w:pStyle w:val="12"/>
            <w:numPr>
              <w:numId w:val="1"/>
            </w:numPr>
            <w:spacing w:after="240"/>
            <w:ind w:leftChars="0" w:left="360" w:hanging="360"/>
            <w:outlineLvl w:val="0"/>
          </w:pPr>
        </w:pPrChange>
      </w:pPr>
      <w:ins w:id="20383" w:author="Administrator" w:date="2019-06-10T02:25:00Z">
        <w:r>
          <w:rPr>
            <w:rFonts w:hint="eastAsia"/>
          </w:rPr>
          <w:t>不管是製皮拔毛，或是擠奶運貨，就連嚴狩狩獵</w:t>
        </w:r>
      </w:ins>
      <w:ins w:id="20384" w:author="Administrator" w:date="2019-06-10T02:26:00Z">
        <w:r>
          <w:rPr>
            <w:rFonts w:hint="eastAsia"/>
          </w:rPr>
          <w:t>所駕馭的犬獸，也是從這裡面帶出去的。</w:t>
        </w:r>
      </w:ins>
    </w:p>
    <w:p w:rsidR="000F0075" w:rsidRDefault="002D31C3">
      <w:pPr>
        <w:pStyle w:val="12"/>
        <w:spacing w:after="240"/>
        <w:ind w:leftChars="0" w:left="0"/>
        <w:rPr>
          <w:ins w:id="20385" w:author="Administrator" w:date="2019-06-10T02:21:00Z"/>
        </w:rPr>
        <w:pPrChange w:id="20386" w:author="Administrator" w:date="2019-06-08T18:27:00Z">
          <w:pPr>
            <w:pStyle w:val="12"/>
            <w:numPr>
              <w:numId w:val="1"/>
            </w:numPr>
            <w:spacing w:after="240"/>
            <w:ind w:leftChars="0" w:left="360" w:hanging="360"/>
            <w:outlineLvl w:val="0"/>
          </w:pPr>
        </w:pPrChange>
      </w:pPr>
      <w:ins w:id="20387" w:author="Administrator" w:date="2019-06-10T02:27:00Z">
        <w:r>
          <w:rPr>
            <w:rFonts w:hint="eastAsia"/>
          </w:rPr>
          <w:t>而</w:t>
        </w:r>
      </w:ins>
      <w:ins w:id="20388" w:author="Administrator" w:date="2019-06-10T02:18:00Z">
        <w:r w:rsidR="00ED5E91">
          <w:rPr>
            <w:rFonts w:hint="eastAsia"/>
          </w:rPr>
          <w:t>再過去，小圈後面，</w:t>
        </w:r>
      </w:ins>
      <w:ins w:id="20389" w:author="Administrator" w:date="2019-06-10T02:19:00Z">
        <w:r w:rsidR="00ED5E91">
          <w:rPr>
            <w:rFonts w:hint="eastAsia"/>
          </w:rPr>
          <w:t>居然</w:t>
        </w:r>
      </w:ins>
      <w:ins w:id="20390" w:author="Administrator" w:date="2019-06-10T02:21:00Z">
        <w:r w:rsidR="00ED5E91">
          <w:rPr>
            <w:rFonts w:hint="eastAsia"/>
          </w:rPr>
          <w:t>還</w:t>
        </w:r>
      </w:ins>
      <w:ins w:id="20391" w:author="Administrator" w:date="2019-06-10T02:19:00Z">
        <w:r w:rsidR="00ED5E91">
          <w:rPr>
            <w:rFonts w:hint="eastAsia"/>
          </w:rPr>
          <w:t>有一片湖泊，</w:t>
        </w:r>
      </w:ins>
      <w:ins w:id="20392" w:author="Administrator" w:date="2019-06-10T02:20:00Z">
        <w:r w:rsidR="00ED5E91">
          <w:rPr>
            <w:rFonts w:hint="eastAsia"/>
          </w:rPr>
          <w:t>湖泊表面散發出陣陣寒氣，身體稍</w:t>
        </w:r>
      </w:ins>
      <w:ins w:id="20393" w:author="Administrator" w:date="2019-06-10T02:21:00Z">
        <w:r w:rsidR="00ED5E91">
          <w:rPr>
            <w:rFonts w:hint="eastAsia"/>
          </w:rPr>
          <w:t>虛</w:t>
        </w:r>
      </w:ins>
      <w:ins w:id="20394" w:author="Administrator" w:date="2019-06-10T02:20:00Z">
        <w:r w:rsidR="00ED5E91">
          <w:rPr>
            <w:rFonts w:hint="eastAsia"/>
          </w:rPr>
          <w:t>的人靠近了，都會忍不住打了個冷顫。</w:t>
        </w:r>
      </w:ins>
    </w:p>
    <w:p w:rsidR="000F0075" w:rsidRDefault="00ED5E91">
      <w:pPr>
        <w:pStyle w:val="12"/>
        <w:spacing w:after="240"/>
        <w:ind w:leftChars="0" w:left="0"/>
        <w:rPr>
          <w:ins w:id="20395" w:author="Administrator" w:date="2019-06-10T02:22:00Z"/>
        </w:rPr>
        <w:pPrChange w:id="20396" w:author="Administrator" w:date="2019-06-08T18:27:00Z">
          <w:pPr>
            <w:pStyle w:val="12"/>
            <w:numPr>
              <w:numId w:val="1"/>
            </w:numPr>
            <w:spacing w:after="240"/>
            <w:ind w:leftChars="0" w:left="360" w:hanging="360"/>
            <w:outlineLvl w:val="0"/>
          </w:pPr>
        </w:pPrChange>
      </w:pPr>
      <w:ins w:id="20397" w:author="Administrator" w:date="2019-06-10T02:21:00Z">
        <w:r>
          <w:rPr>
            <w:rFonts w:hint="eastAsia"/>
          </w:rPr>
          <w:t>這片湖泊，同樣也是骨卡族的領地，只不過，平常除非有特殊需求，否則村</w:t>
        </w:r>
      </w:ins>
      <w:ins w:id="20398" w:author="Administrator" w:date="2019-06-10T02:22:00Z">
        <w:r>
          <w:rPr>
            <w:rFonts w:hint="eastAsia"/>
          </w:rPr>
          <w:t>裡的人都不會想要靠過來這裡。</w:t>
        </w:r>
      </w:ins>
    </w:p>
    <w:p w:rsidR="000F0075" w:rsidRDefault="002D31C3">
      <w:pPr>
        <w:pStyle w:val="12"/>
        <w:spacing w:after="240"/>
        <w:ind w:leftChars="0" w:left="0"/>
        <w:rPr>
          <w:ins w:id="20399" w:author="Administrator" w:date="2019-06-10T10:47:00Z"/>
        </w:rPr>
        <w:pPrChange w:id="20400" w:author="Administrator" w:date="2019-06-08T18:27:00Z">
          <w:pPr>
            <w:pStyle w:val="12"/>
            <w:numPr>
              <w:numId w:val="1"/>
            </w:numPr>
            <w:spacing w:after="240"/>
            <w:ind w:leftChars="0" w:left="360" w:hanging="360"/>
            <w:outlineLvl w:val="0"/>
          </w:pPr>
        </w:pPrChange>
      </w:pPr>
      <w:ins w:id="20401" w:author="Administrator" w:date="2019-06-10T02:27:00Z">
        <w:r>
          <w:rPr>
            <w:rFonts w:hint="eastAsia"/>
          </w:rPr>
          <w:t>嚴泰坐在</w:t>
        </w:r>
      </w:ins>
      <w:ins w:id="20402" w:author="Administrator" w:date="2019-06-10T02:28:00Z">
        <w:r>
          <w:rPr>
            <w:rFonts w:hint="eastAsia"/>
          </w:rPr>
          <w:t>一間矮房的門邊，看著自己老婆熬煮晚餐，同時偶爾對著那些玩耍的孩童斥喝教導著。</w:t>
        </w:r>
      </w:ins>
    </w:p>
    <w:p w:rsidR="000F0075" w:rsidRDefault="003F7C20">
      <w:pPr>
        <w:pStyle w:val="12"/>
        <w:spacing w:after="240"/>
        <w:ind w:leftChars="0" w:left="0"/>
        <w:rPr>
          <w:ins w:id="20403" w:author="Administrator" w:date="2019-06-10T10:49:00Z"/>
        </w:rPr>
        <w:pPrChange w:id="20404" w:author="Administrator" w:date="2019-06-08T18:27:00Z">
          <w:pPr>
            <w:pStyle w:val="12"/>
            <w:numPr>
              <w:numId w:val="1"/>
            </w:numPr>
            <w:spacing w:after="240"/>
            <w:ind w:leftChars="0" w:left="360" w:hanging="360"/>
            <w:outlineLvl w:val="0"/>
          </w:pPr>
        </w:pPrChange>
      </w:pPr>
      <w:ins w:id="20405" w:author="Administrator" w:date="2019-06-10T10:47:00Z">
        <w:r>
          <w:rPr>
            <w:rFonts w:hint="eastAsia"/>
          </w:rPr>
          <w:t>「嚴</w:t>
        </w:r>
      </w:ins>
      <w:ins w:id="20406" w:author="Administrator" w:date="2019-06-10T10:48:00Z">
        <w:r>
          <w:rPr>
            <w:rFonts w:hint="eastAsia"/>
          </w:rPr>
          <w:t>格，速度再快一點，腳步再穩一點，否則遇上比你力氣大的</w:t>
        </w:r>
      </w:ins>
      <w:ins w:id="20407" w:author="Administrator" w:date="2019-06-10T10:49:00Z">
        <w:r>
          <w:rPr>
            <w:rFonts w:hint="eastAsia"/>
          </w:rPr>
          <w:t>異獸，你要怎麼辦？」</w:t>
        </w:r>
      </w:ins>
    </w:p>
    <w:p w:rsidR="000F0075" w:rsidRDefault="003F7C20">
      <w:pPr>
        <w:pStyle w:val="12"/>
        <w:spacing w:after="240"/>
        <w:ind w:leftChars="0" w:left="0"/>
        <w:rPr>
          <w:ins w:id="20408" w:author="Administrator" w:date="2019-06-10T10:50:00Z"/>
        </w:rPr>
        <w:pPrChange w:id="20409" w:author="Administrator" w:date="2019-06-08T18:27:00Z">
          <w:pPr>
            <w:pStyle w:val="12"/>
            <w:numPr>
              <w:numId w:val="1"/>
            </w:numPr>
            <w:spacing w:after="240"/>
            <w:ind w:leftChars="0" w:left="360" w:hanging="360"/>
            <w:outlineLvl w:val="0"/>
          </w:pPr>
        </w:pPrChange>
      </w:pPr>
      <w:ins w:id="20410" w:author="Administrator" w:date="2019-06-10T10:49:00Z">
        <w:r>
          <w:rPr>
            <w:rFonts w:hint="eastAsia"/>
          </w:rPr>
          <w:t>「喀魯爾，你速度比嚴格慢，就不要跟他拼快，用力氣壓制他，一口氣將他</w:t>
        </w:r>
      </w:ins>
      <w:ins w:id="20411" w:author="Administrator" w:date="2019-06-10T10:50:00Z">
        <w:r>
          <w:rPr>
            <w:rFonts w:hint="eastAsia"/>
          </w:rPr>
          <w:t>擊倒…」</w:t>
        </w:r>
      </w:ins>
    </w:p>
    <w:p w:rsidR="000F0075" w:rsidRDefault="003F7C20">
      <w:pPr>
        <w:pStyle w:val="12"/>
        <w:spacing w:after="240"/>
        <w:ind w:leftChars="0" w:left="0"/>
        <w:rPr>
          <w:ins w:id="20412" w:author="Administrator" w:date="2019-06-10T10:54:00Z"/>
        </w:rPr>
        <w:pPrChange w:id="20413" w:author="Administrator" w:date="2019-06-08T18:27:00Z">
          <w:pPr>
            <w:pStyle w:val="12"/>
            <w:numPr>
              <w:numId w:val="1"/>
            </w:numPr>
            <w:spacing w:after="240"/>
            <w:ind w:leftChars="0" w:left="360" w:hanging="360"/>
            <w:outlineLvl w:val="0"/>
          </w:pPr>
        </w:pPrChange>
      </w:pPr>
      <w:ins w:id="20414" w:author="Administrator" w:date="2019-06-10T10:50:00Z">
        <w:r>
          <w:rPr>
            <w:rFonts w:hint="eastAsia"/>
          </w:rPr>
          <w:t>諸如此類的話，不時從這老人口中傳出，偶爾</w:t>
        </w:r>
      </w:ins>
      <w:ins w:id="20415" w:author="Administrator" w:date="2019-06-10T10:51:00Z">
        <w:r>
          <w:rPr>
            <w:rFonts w:hint="eastAsia"/>
          </w:rPr>
          <w:t>也帶著幾句稱讚，</w:t>
        </w:r>
      </w:ins>
      <w:ins w:id="20416" w:author="Administrator" w:date="2019-06-10T10:53:00Z">
        <w:r>
          <w:rPr>
            <w:rFonts w:hint="eastAsia"/>
          </w:rPr>
          <w:t>讓那些博鬥中的孩童</w:t>
        </w:r>
      </w:ins>
      <w:ins w:id="20417" w:author="Administrator" w:date="2019-06-10T10:54:00Z">
        <w:r>
          <w:rPr>
            <w:rFonts w:hint="eastAsia"/>
          </w:rPr>
          <w:t>臉上浮現興奮的紅暈。</w:t>
        </w:r>
      </w:ins>
    </w:p>
    <w:p w:rsidR="000F0075" w:rsidRDefault="00CD24C3">
      <w:pPr>
        <w:pStyle w:val="12"/>
        <w:spacing w:after="240"/>
        <w:ind w:leftChars="0" w:left="0"/>
        <w:rPr>
          <w:ins w:id="20418" w:author="Administrator" w:date="2019-06-10T11:02:00Z"/>
        </w:rPr>
        <w:pPrChange w:id="20419" w:author="Administrator" w:date="2019-06-08T18:27:00Z">
          <w:pPr>
            <w:pStyle w:val="12"/>
            <w:numPr>
              <w:numId w:val="1"/>
            </w:numPr>
            <w:spacing w:after="240"/>
            <w:ind w:leftChars="0" w:left="360" w:hanging="360"/>
            <w:outlineLvl w:val="0"/>
          </w:pPr>
        </w:pPrChange>
      </w:pPr>
      <w:ins w:id="20420" w:author="Administrator" w:date="2019-06-10T11:02:00Z">
        <w:r>
          <w:rPr>
            <w:rFonts w:hint="eastAsia"/>
          </w:rPr>
          <w:t>看著眼前這些孩童，嚴泰眼神中也有些自豪。</w:t>
        </w:r>
      </w:ins>
    </w:p>
    <w:p w:rsidR="000F0075" w:rsidRDefault="00CD24C3">
      <w:pPr>
        <w:pStyle w:val="12"/>
        <w:spacing w:after="240"/>
        <w:ind w:leftChars="0" w:left="0"/>
        <w:rPr>
          <w:ins w:id="20421" w:author="Administrator" w:date="2019-06-10T11:05:00Z"/>
        </w:rPr>
        <w:pPrChange w:id="20422" w:author="Administrator" w:date="2019-06-08T18:27:00Z">
          <w:pPr>
            <w:pStyle w:val="12"/>
            <w:numPr>
              <w:numId w:val="1"/>
            </w:numPr>
            <w:spacing w:after="240"/>
            <w:ind w:leftChars="0" w:left="360" w:hanging="360"/>
            <w:outlineLvl w:val="0"/>
          </w:pPr>
        </w:pPrChange>
      </w:pPr>
      <w:ins w:id="20423" w:author="Administrator" w:date="2019-06-10T11:02:00Z">
        <w:r>
          <w:rPr>
            <w:rFonts w:hint="eastAsia"/>
          </w:rPr>
          <w:t>身為村中老一輩的獵手，</w:t>
        </w:r>
      </w:ins>
      <w:ins w:id="20424" w:author="Administrator" w:date="2019-06-10T11:03:00Z">
        <w:r>
          <w:rPr>
            <w:rFonts w:hint="eastAsia"/>
          </w:rPr>
          <w:t>嚴泰年輕時也曾是人人</w:t>
        </w:r>
      </w:ins>
      <w:ins w:id="20425" w:author="Administrator" w:date="2019-06-10T11:04:00Z">
        <w:r>
          <w:rPr>
            <w:rFonts w:hint="eastAsia"/>
          </w:rPr>
          <w:t>稱羡的對象，不過年紀大了，體力終於是追不上</w:t>
        </w:r>
      </w:ins>
      <w:ins w:id="20426" w:author="Administrator" w:date="2019-06-10T11:05:00Z">
        <w:r>
          <w:rPr>
            <w:rFonts w:hint="eastAsia"/>
          </w:rPr>
          <w:t>時光</w:t>
        </w:r>
      </w:ins>
      <w:ins w:id="20427" w:author="Administrator" w:date="2019-06-10T11:04:00Z">
        <w:r>
          <w:rPr>
            <w:rFonts w:hint="eastAsia"/>
          </w:rPr>
          <w:t>，於是嚴泰自然而然的從第一線退了下來，留在村子裡</w:t>
        </w:r>
      </w:ins>
      <w:ins w:id="20428" w:author="Administrator" w:date="2019-06-10T11:05:00Z">
        <w:r>
          <w:rPr>
            <w:rFonts w:hint="eastAsia"/>
          </w:rPr>
          <w:t>教導孩童。</w:t>
        </w:r>
      </w:ins>
    </w:p>
    <w:p w:rsidR="000F0075" w:rsidRDefault="00CD24C3">
      <w:pPr>
        <w:pStyle w:val="12"/>
        <w:spacing w:after="240"/>
        <w:ind w:leftChars="0" w:left="0"/>
        <w:rPr>
          <w:ins w:id="20429" w:author="Administrator" w:date="2019-06-10T11:06:00Z"/>
        </w:rPr>
        <w:pPrChange w:id="20430" w:author="Administrator" w:date="2019-06-08T18:27:00Z">
          <w:pPr>
            <w:pStyle w:val="12"/>
            <w:numPr>
              <w:numId w:val="1"/>
            </w:numPr>
            <w:spacing w:after="240"/>
            <w:ind w:leftChars="0" w:left="360" w:hanging="360"/>
            <w:outlineLvl w:val="0"/>
          </w:pPr>
        </w:pPrChange>
      </w:pPr>
      <w:ins w:id="20431" w:author="Administrator" w:date="2019-06-10T11:05:00Z">
        <w:r>
          <w:rPr>
            <w:rFonts w:hint="eastAsia"/>
          </w:rPr>
          <w:t>別看他已經老了，但眼光仍是獨到，誰誰誰有甚麼優點或缺點，他看幾眼就知道，也正因為這樣，他的兒子，嚴狩</w:t>
        </w:r>
      </w:ins>
      <w:ins w:id="20432" w:author="Administrator" w:date="2019-06-10T11:06:00Z">
        <w:r>
          <w:rPr>
            <w:rFonts w:hint="eastAsia"/>
          </w:rPr>
          <w:t>，在他的調教下，才成為村中的三大獵手之一。</w:t>
        </w:r>
      </w:ins>
    </w:p>
    <w:p w:rsidR="000F0075" w:rsidRDefault="00CD24C3">
      <w:pPr>
        <w:pStyle w:val="12"/>
        <w:spacing w:after="240"/>
        <w:ind w:leftChars="0" w:left="0"/>
        <w:rPr>
          <w:ins w:id="20433" w:author="Administrator" w:date="2019-06-10T11:06:00Z"/>
        </w:rPr>
        <w:pPrChange w:id="20434" w:author="Administrator" w:date="2019-06-08T18:27:00Z">
          <w:pPr>
            <w:pStyle w:val="12"/>
            <w:numPr>
              <w:numId w:val="1"/>
            </w:numPr>
            <w:spacing w:after="240"/>
            <w:ind w:leftChars="0" w:left="360" w:hanging="360"/>
            <w:outlineLvl w:val="0"/>
          </w:pPr>
        </w:pPrChange>
      </w:pPr>
      <w:ins w:id="20435" w:author="Administrator" w:date="2019-06-10T11:06:00Z">
        <w:r>
          <w:rPr>
            <w:rFonts w:hint="eastAsia"/>
          </w:rPr>
          <w:t>此時他指導著眼前這些孩童，一邊用眼角餘光瞄向村口。</w:t>
        </w:r>
      </w:ins>
    </w:p>
    <w:p w:rsidR="000F0075" w:rsidRDefault="00CD24C3">
      <w:pPr>
        <w:pStyle w:val="12"/>
        <w:spacing w:after="240"/>
        <w:ind w:leftChars="0" w:left="0"/>
        <w:rPr>
          <w:ins w:id="20436" w:author="Administrator" w:date="2019-06-10T11:07:00Z"/>
        </w:rPr>
        <w:pPrChange w:id="20437" w:author="Administrator" w:date="2019-06-08T18:27:00Z">
          <w:pPr>
            <w:pStyle w:val="12"/>
            <w:numPr>
              <w:numId w:val="1"/>
            </w:numPr>
            <w:spacing w:after="240"/>
            <w:ind w:leftChars="0" w:left="360" w:hanging="360"/>
            <w:outlineLvl w:val="0"/>
          </w:pPr>
        </w:pPrChange>
      </w:pPr>
      <w:ins w:id="20438" w:author="Administrator" w:date="2019-06-10T11:06:00Z">
        <w:r>
          <w:rPr>
            <w:rFonts w:hint="eastAsia"/>
          </w:rPr>
          <w:t>嚴</w:t>
        </w:r>
      </w:ins>
      <w:ins w:id="20439" w:author="Administrator" w:date="2019-06-10T11:07:00Z">
        <w:r>
          <w:rPr>
            <w:rFonts w:hint="eastAsia"/>
          </w:rPr>
          <w:t>狩出去狩獵已經過十天了，算一算，也該是回來的時後。</w:t>
        </w:r>
      </w:ins>
    </w:p>
    <w:p w:rsidR="000F0075" w:rsidRDefault="00CD24C3">
      <w:pPr>
        <w:pStyle w:val="12"/>
        <w:spacing w:after="240"/>
        <w:ind w:leftChars="0" w:left="0"/>
        <w:rPr>
          <w:ins w:id="20440" w:author="Administrator" w:date="2019-06-10T11:10:00Z"/>
        </w:rPr>
        <w:pPrChange w:id="20441" w:author="Administrator" w:date="2019-06-08T18:27:00Z">
          <w:pPr>
            <w:pStyle w:val="12"/>
            <w:numPr>
              <w:numId w:val="1"/>
            </w:numPr>
            <w:spacing w:after="240"/>
            <w:ind w:leftChars="0" w:left="360" w:hanging="360"/>
            <w:outlineLvl w:val="0"/>
          </w:pPr>
        </w:pPrChange>
      </w:pPr>
      <w:ins w:id="20442" w:author="Administrator" w:date="2019-06-10T11:07:00Z">
        <w:r>
          <w:rPr>
            <w:rFonts w:hint="eastAsia"/>
          </w:rPr>
          <w:t>突然間，那豹子狀的異獸像察覺到了甚麼，站了起來，高興的往村口</w:t>
        </w:r>
      </w:ins>
      <w:ins w:id="20443" w:author="Administrator" w:date="2019-06-10T11:08:00Z">
        <w:r>
          <w:rPr>
            <w:rFonts w:hint="eastAsia"/>
          </w:rPr>
          <w:t>衝去</w:t>
        </w:r>
      </w:ins>
      <w:ins w:id="20444" w:author="Administrator" w:date="2019-06-10T11:10:00Z">
        <w:r>
          <w:rPr>
            <w:rFonts w:hint="eastAsia"/>
          </w:rPr>
          <w:t>，</w:t>
        </w:r>
      </w:ins>
      <w:ins w:id="20445" w:author="Administrator" w:date="2019-06-10T11:08:00Z">
        <w:r>
          <w:rPr>
            <w:rFonts w:hint="eastAsia"/>
          </w:rPr>
          <w:t>跟著幾聲咆哮</w:t>
        </w:r>
      </w:ins>
      <w:ins w:id="20446" w:author="Administrator" w:date="2019-06-10T11:10:00Z">
        <w:r>
          <w:rPr>
            <w:rFonts w:hint="eastAsia"/>
          </w:rPr>
          <w:t>夾雜著斥喝聲便</w:t>
        </w:r>
      </w:ins>
      <w:ins w:id="20447" w:author="Administrator" w:date="2019-06-10T11:08:00Z">
        <w:r>
          <w:rPr>
            <w:rFonts w:hint="eastAsia"/>
          </w:rPr>
          <w:t>傳</w:t>
        </w:r>
      </w:ins>
      <w:ins w:id="20448" w:author="Administrator" w:date="2019-06-10T11:10:00Z">
        <w:r>
          <w:rPr>
            <w:rFonts w:hint="eastAsia"/>
          </w:rPr>
          <w:t>了過</w:t>
        </w:r>
      </w:ins>
      <w:ins w:id="20449" w:author="Administrator" w:date="2019-06-10T11:08:00Z">
        <w:r>
          <w:rPr>
            <w:rFonts w:hint="eastAsia"/>
          </w:rPr>
          <w:t>來。</w:t>
        </w:r>
      </w:ins>
    </w:p>
    <w:p w:rsidR="000F0075" w:rsidRDefault="00CD24C3">
      <w:pPr>
        <w:pStyle w:val="12"/>
        <w:spacing w:after="240"/>
        <w:ind w:leftChars="0" w:left="0"/>
        <w:rPr>
          <w:ins w:id="20450" w:author="Administrator" w:date="2019-06-10T11:12:00Z"/>
        </w:rPr>
        <w:pPrChange w:id="20451" w:author="Administrator" w:date="2019-06-08T18:27:00Z">
          <w:pPr>
            <w:pStyle w:val="12"/>
            <w:numPr>
              <w:numId w:val="1"/>
            </w:numPr>
            <w:spacing w:after="240"/>
            <w:ind w:leftChars="0" w:left="360" w:hanging="360"/>
            <w:outlineLvl w:val="0"/>
          </w:pPr>
        </w:pPrChange>
      </w:pPr>
      <w:ins w:id="20452" w:author="Administrator" w:date="2019-06-10T11:10:00Z">
        <w:r>
          <w:rPr>
            <w:rFonts w:hint="eastAsia"/>
          </w:rPr>
          <w:t>嚴</w:t>
        </w:r>
      </w:ins>
      <w:ins w:id="20453" w:author="Administrator" w:date="2019-06-10T11:11:00Z">
        <w:r>
          <w:rPr>
            <w:rFonts w:hint="eastAsia"/>
          </w:rPr>
          <w:t>泰</w:t>
        </w:r>
      </w:ins>
      <w:ins w:id="20454" w:author="Administrator" w:date="2019-06-10T11:10:00Z">
        <w:r>
          <w:rPr>
            <w:rFonts w:hint="eastAsia"/>
          </w:rPr>
          <w:t>有些納悶地往外看，</w:t>
        </w:r>
      </w:ins>
      <w:ins w:id="20455" w:author="Administrator" w:date="2019-06-10T11:11:00Z">
        <w:r>
          <w:rPr>
            <w:rFonts w:hint="eastAsia"/>
          </w:rPr>
          <w:t>只見自己那高大的兒子正在村子口卸下狩獵而來的</w:t>
        </w:r>
      </w:ins>
      <w:ins w:id="20456" w:author="Administrator" w:date="2019-06-10T11:12:00Z">
        <w:r>
          <w:rPr>
            <w:rFonts w:hint="eastAsia"/>
          </w:rPr>
          <w:t>異獸</w:t>
        </w:r>
        <w:r w:rsidR="00EA5C79">
          <w:rPr>
            <w:rFonts w:hint="eastAsia"/>
          </w:rPr>
          <w:lastRenderedPageBreak/>
          <w:t>屍體</w:t>
        </w:r>
      </w:ins>
      <w:ins w:id="20457" w:author="Administrator" w:date="2019-06-10T11:11:00Z">
        <w:r>
          <w:rPr>
            <w:rFonts w:hint="eastAsia"/>
          </w:rPr>
          <w:t>，</w:t>
        </w:r>
      </w:ins>
      <w:ins w:id="20458" w:author="Administrator" w:date="2019-06-10T11:12:00Z">
        <w:r w:rsidR="00EA5C79">
          <w:rPr>
            <w:rFonts w:hint="eastAsia"/>
          </w:rPr>
          <w:t>幾個婦女主動的靠上去幫忙將它們拿走。</w:t>
        </w:r>
      </w:ins>
    </w:p>
    <w:p w:rsidR="000F0075" w:rsidRDefault="00EA5C79">
      <w:pPr>
        <w:pStyle w:val="12"/>
        <w:spacing w:after="240"/>
        <w:ind w:leftChars="0" w:left="0"/>
        <w:rPr>
          <w:ins w:id="20459" w:author="Administrator" w:date="2019-06-10T11:13:00Z"/>
        </w:rPr>
        <w:pPrChange w:id="20460" w:author="Administrator" w:date="2019-06-08T18:27:00Z">
          <w:pPr>
            <w:pStyle w:val="12"/>
            <w:numPr>
              <w:numId w:val="1"/>
            </w:numPr>
            <w:spacing w:after="240"/>
            <w:ind w:leftChars="0" w:left="360" w:hanging="360"/>
            <w:outlineLvl w:val="0"/>
          </w:pPr>
        </w:pPrChange>
      </w:pPr>
      <w:ins w:id="20461" w:author="Administrator" w:date="2019-06-10T11:12:00Z">
        <w:r>
          <w:rPr>
            <w:rFonts w:hint="eastAsia"/>
          </w:rPr>
          <w:t>一些膽子大的孩童，還</w:t>
        </w:r>
      </w:ins>
      <w:ins w:id="20462" w:author="Administrator" w:date="2019-06-10T11:13:00Z">
        <w:r>
          <w:rPr>
            <w:rFonts w:hint="eastAsia"/>
          </w:rPr>
          <w:t>撿起幾根牙刺類的骨頭，在那邊比畫玩耍著。</w:t>
        </w:r>
      </w:ins>
    </w:p>
    <w:p w:rsidR="000F0075" w:rsidRDefault="00EA5C79">
      <w:pPr>
        <w:pStyle w:val="12"/>
        <w:spacing w:after="240"/>
        <w:ind w:leftChars="0" w:left="0"/>
        <w:rPr>
          <w:ins w:id="20463" w:author="Administrator" w:date="2019-06-10T11:17:00Z"/>
        </w:rPr>
        <w:pPrChange w:id="20464" w:author="Administrator" w:date="2019-06-08T18:27:00Z">
          <w:pPr>
            <w:pStyle w:val="12"/>
            <w:numPr>
              <w:numId w:val="1"/>
            </w:numPr>
            <w:spacing w:after="240"/>
            <w:ind w:leftChars="0" w:left="360" w:hanging="360"/>
            <w:outlineLvl w:val="0"/>
          </w:pPr>
        </w:pPrChange>
      </w:pPr>
      <w:ins w:id="20465" w:author="Administrator" w:date="2019-06-10T11:13:00Z">
        <w:r>
          <w:rPr>
            <w:rFonts w:hint="eastAsia"/>
          </w:rPr>
          <w:t>這些異獸屍體，肉可以吃，</w:t>
        </w:r>
      </w:ins>
      <w:ins w:id="20466" w:author="Administrator" w:date="2019-06-10T11:14:00Z">
        <w:r>
          <w:rPr>
            <w:rFonts w:hint="eastAsia"/>
          </w:rPr>
          <w:t>骨可以做建材，</w:t>
        </w:r>
      </w:ins>
      <w:ins w:id="20467" w:author="Administrator" w:date="2019-06-10T11:15:00Z">
        <w:r>
          <w:rPr>
            <w:rFonts w:hint="eastAsia"/>
          </w:rPr>
          <w:t>牙刺等用來製箭製斧，</w:t>
        </w:r>
      </w:ins>
      <w:ins w:id="20468" w:author="Administrator" w:date="2019-06-10T11:14:00Z">
        <w:r>
          <w:rPr>
            <w:rFonts w:hint="eastAsia"/>
          </w:rPr>
          <w:t>毛跟皮加工</w:t>
        </w:r>
      </w:ins>
      <w:ins w:id="20469" w:author="Administrator" w:date="2019-06-10T11:15:00Z">
        <w:r>
          <w:rPr>
            <w:rFonts w:hint="eastAsia"/>
          </w:rPr>
          <w:t>則能</w:t>
        </w:r>
      </w:ins>
      <w:ins w:id="20470" w:author="Administrator" w:date="2019-06-10T11:14:00Z">
        <w:r>
          <w:rPr>
            <w:rFonts w:hint="eastAsia"/>
          </w:rPr>
          <w:t>了</w:t>
        </w:r>
      </w:ins>
      <w:ins w:id="20471" w:author="Administrator" w:date="2019-06-10T11:15:00Z">
        <w:r>
          <w:rPr>
            <w:rFonts w:hint="eastAsia"/>
          </w:rPr>
          <w:t>當線當布使用，</w:t>
        </w:r>
      </w:ins>
      <w:ins w:id="20472" w:author="Administrator" w:date="2019-06-10T11:16:00Z">
        <w:r>
          <w:rPr>
            <w:rFonts w:hint="eastAsia"/>
          </w:rPr>
          <w:t>就連其中的內臟都可以熬煮後增加血氣</w:t>
        </w:r>
      </w:ins>
      <w:ins w:id="20473" w:author="Administrator" w:date="2019-06-10T11:17:00Z">
        <w:r>
          <w:rPr>
            <w:rFonts w:hint="eastAsia"/>
          </w:rPr>
          <w:t>，可說是一身是寶，半點都不能浪廢。</w:t>
        </w:r>
      </w:ins>
    </w:p>
    <w:p w:rsidR="000F0075" w:rsidRDefault="00EA5C79">
      <w:pPr>
        <w:pStyle w:val="12"/>
        <w:spacing w:after="240"/>
        <w:ind w:leftChars="0" w:left="0"/>
        <w:rPr>
          <w:ins w:id="20474" w:author="Administrator" w:date="2019-06-10T11:22:00Z"/>
        </w:rPr>
        <w:pPrChange w:id="20475" w:author="Administrator" w:date="2019-06-08T18:27:00Z">
          <w:pPr>
            <w:pStyle w:val="12"/>
            <w:numPr>
              <w:numId w:val="1"/>
            </w:numPr>
            <w:spacing w:after="240"/>
            <w:ind w:leftChars="0" w:left="360" w:hanging="360"/>
            <w:outlineLvl w:val="0"/>
          </w:pPr>
        </w:pPrChange>
      </w:pPr>
      <w:ins w:id="20476" w:author="Administrator" w:date="2019-06-10T11:17:00Z">
        <w:r>
          <w:rPr>
            <w:rFonts w:hint="eastAsia"/>
          </w:rPr>
          <w:t>只是在異獸屍體之外，</w:t>
        </w:r>
      </w:ins>
      <w:ins w:id="20477" w:author="Administrator" w:date="2019-06-10T11:18:00Z">
        <w:r>
          <w:rPr>
            <w:rFonts w:hint="eastAsia"/>
          </w:rPr>
          <w:t>嚴狩的後頭，還跟著一個活生生的「異獸」，站在那</w:t>
        </w:r>
      </w:ins>
      <w:ins w:id="20478" w:author="Administrator" w:date="2019-06-10T11:23:00Z">
        <w:r w:rsidR="00B77A45">
          <w:rPr>
            <w:rFonts w:hint="eastAsia"/>
          </w:rPr>
          <w:t>興致</w:t>
        </w:r>
      </w:ins>
      <w:ins w:id="20479" w:author="Administrator" w:date="2019-06-10T11:19:00Z">
        <w:r>
          <w:rPr>
            <w:rFonts w:hint="eastAsia"/>
          </w:rPr>
          <w:t>富饒地</w:t>
        </w:r>
      </w:ins>
      <w:ins w:id="20480" w:author="Administrator" w:date="2019-06-10T11:22:00Z">
        <w:r w:rsidR="00B77A45">
          <w:rPr>
            <w:rFonts w:hint="eastAsia"/>
          </w:rPr>
          <w:t>看著村子裡的一切。</w:t>
        </w:r>
      </w:ins>
    </w:p>
    <w:p w:rsidR="000F0075" w:rsidRDefault="00B77A45">
      <w:pPr>
        <w:pStyle w:val="12"/>
        <w:spacing w:after="240"/>
        <w:ind w:leftChars="0" w:left="0"/>
        <w:rPr>
          <w:ins w:id="20481" w:author="Administrator" w:date="2019-06-10T11:26:00Z"/>
        </w:rPr>
        <w:pPrChange w:id="20482" w:author="Administrator" w:date="2019-06-08T18:27:00Z">
          <w:pPr>
            <w:pStyle w:val="12"/>
            <w:numPr>
              <w:numId w:val="1"/>
            </w:numPr>
            <w:spacing w:after="240"/>
            <w:ind w:leftChars="0" w:left="360" w:hanging="360"/>
            <w:outlineLvl w:val="0"/>
          </w:pPr>
        </w:pPrChange>
      </w:pPr>
      <w:ins w:id="20483" w:author="Administrator" w:date="2019-06-10T11:25:00Z">
        <w:r>
          <w:rPr>
            <w:rFonts w:hint="eastAsia"/>
          </w:rPr>
          <w:t>「那是甚麼？」</w:t>
        </w:r>
      </w:ins>
    </w:p>
    <w:p w:rsidR="000F0075" w:rsidRDefault="00670D84">
      <w:pPr>
        <w:pStyle w:val="12"/>
        <w:spacing w:after="240"/>
        <w:ind w:leftChars="0" w:left="0"/>
        <w:rPr>
          <w:ins w:id="20484" w:author="Administrator" w:date="2019-06-10T17:55:00Z"/>
        </w:rPr>
        <w:pPrChange w:id="20485" w:author="Administrator" w:date="2019-06-08T18:27:00Z">
          <w:pPr>
            <w:pStyle w:val="12"/>
            <w:numPr>
              <w:numId w:val="1"/>
            </w:numPr>
            <w:spacing w:after="240"/>
            <w:ind w:leftChars="0" w:left="360" w:hanging="360"/>
            <w:outlineLvl w:val="0"/>
          </w:pPr>
        </w:pPrChange>
      </w:pPr>
      <w:ins w:id="20486" w:author="Administrator" w:date="2019-06-10T11:26:00Z">
        <w:r>
          <w:rPr>
            <w:rFonts w:hint="eastAsia"/>
          </w:rPr>
          <w:t>嚴泰皺起眉頭，有些不解地看向嚴狩</w:t>
        </w:r>
      </w:ins>
      <w:ins w:id="20487" w:author="Administrator" w:date="2019-06-10T17:55:00Z">
        <w:r>
          <w:rPr>
            <w:rFonts w:hint="eastAsia"/>
          </w:rPr>
          <w:t>。</w:t>
        </w:r>
      </w:ins>
    </w:p>
    <w:p w:rsidR="000F0075" w:rsidRDefault="00B77A45">
      <w:pPr>
        <w:pStyle w:val="12"/>
        <w:spacing w:after="240"/>
        <w:ind w:leftChars="0" w:left="0"/>
        <w:rPr>
          <w:ins w:id="20488" w:author="Administrator" w:date="2019-06-10T11:26:00Z"/>
        </w:rPr>
        <w:pPrChange w:id="20489" w:author="Administrator" w:date="2019-06-08T18:27:00Z">
          <w:pPr>
            <w:pStyle w:val="12"/>
            <w:numPr>
              <w:numId w:val="1"/>
            </w:numPr>
            <w:spacing w:after="240"/>
            <w:ind w:leftChars="0" w:left="360" w:hanging="360"/>
            <w:outlineLvl w:val="0"/>
          </w:pPr>
        </w:pPrChange>
      </w:pPr>
      <w:ins w:id="20490" w:author="Administrator" w:date="2019-06-10T11:26:00Z">
        <w:r>
          <w:rPr>
            <w:rFonts w:hint="eastAsia"/>
          </w:rPr>
          <w:t>後者有些遲疑，想了一下才說，</w:t>
        </w:r>
      </w:ins>
    </w:p>
    <w:p w:rsidR="000F0075" w:rsidRDefault="00B77A45">
      <w:pPr>
        <w:pStyle w:val="12"/>
        <w:spacing w:after="240"/>
        <w:ind w:leftChars="0" w:left="0"/>
        <w:rPr>
          <w:ins w:id="20491" w:author="Administrator" w:date="2019-06-10T11:26:00Z"/>
        </w:rPr>
        <w:pPrChange w:id="20492" w:author="Administrator" w:date="2019-06-08T18:27:00Z">
          <w:pPr>
            <w:pStyle w:val="12"/>
            <w:numPr>
              <w:numId w:val="1"/>
            </w:numPr>
            <w:spacing w:after="240"/>
            <w:ind w:leftChars="0" w:left="360" w:hanging="360"/>
            <w:outlineLvl w:val="0"/>
          </w:pPr>
        </w:pPrChange>
      </w:pPr>
      <w:ins w:id="20493" w:author="Administrator" w:date="2019-06-10T11:26:00Z">
        <w:r>
          <w:rPr>
            <w:rFonts w:hint="eastAsia"/>
          </w:rPr>
          <w:t>「</w:t>
        </w:r>
      </w:ins>
      <w:ins w:id="20494" w:author="Administrator" w:date="2019-06-15T22:45:00Z">
        <w:r w:rsidR="009F6A8A">
          <w:rPr>
            <w:rFonts w:hint="eastAsia"/>
          </w:rPr>
          <w:t>異族人</w:t>
        </w:r>
      </w:ins>
      <w:ins w:id="20495" w:author="Administrator" w:date="2019-06-10T11:26:00Z">
        <w:r>
          <w:rPr>
            <w:rFonts w:hint="eastAsia"/>
          </w:rPr>
          <w:t>？」</w:t>
        </w:r>
      </w:ins>
    </w:p>
    <w:p w:rsidR="000F0075" w:rsidRDefault="00670D84">
      <w:pPr>
        <w:pStyle w:val="12"/>
        <w:spacing w:after="240"/>
        <w:ind w:leftChars="0" w:left="0"/>
        <w:rPr>
          <w:ins w:id="20496" w:author="Administrator" w:date="2019-06-10T17:55:00Z"/>
        </w:rPr>
        <w:pPrChange w:id="20497" w:author="Administrator" w:date="2019-06-08T18:27:00Z">
          <w:pPr>
            <w:pStyle w:val="12"/>
            <w:numPr>
              <w:numId w:val="1"/>
            </w:numPr>
            <w:spacing w:after="240"/>
            <w:ind w:leftChars="0" w:left="360" w:hanging="360"/>
            <w:outlineLvl w:val="0"/>
          </w:pPr>
        </w:pPrChange>
      </w:pPr>
      <w:ins w:id="20498" w:author="Administrator" w:date="2019-06-10T17:55:00Z">
        <w:r>
          <w:rPr>
            <w:rFonts w:hint="eastAsia"/>
          </w:rPr>
          <w:t>「</w:t>
        </w:r>
      </w:ins>
      <w:ins w:id="20499" w:author="Administrator" w:date="2019-06-15T22:46:00Z">
        <w:r w:rsidR="009F6A8A">
          <w:rPr>
            <w:rFonts w:hint="eastAsia"/>
          </w:rPr>
          <w:t>異族人</w:t>
        </w:r>
      </w:ins>
      <w:ins w:id="20500" w:author="Administrator" w:date="2019-06-10T17:55:00Z">
        <w:r>
          <w:rPr>
            <w:rFonts w:hint="eastAsia"/>
          </w:rPr>
          <w:t>？你帶了一個</w:t>
        </w:r>
      </w:ins>
      <w:ins w:id="20501" w:author="Administrator" w:date="2019-06-15T22:46:00Z">
        <w:r w:rsidR="009F6A8A">
          <w:rPr>
            <w:rFonts w:hint="eastAsia"/>
          </w:rPr>
          <w:t>異族人</w:t>
        </w:r>
      </w:ins>
      <w:ins w:id="20502" w:author="Administrator" w:date="2019-06-10T17:55:00Z">
        <w:r>
          <w:rPr>
            <w:rFonts w:hint="eastAsia"/>
          </w:rPr>
          <w:t>回來幹麻？」</w:t>
        </w:r>
      </w:ins>
    </w:p>
    <w:p w:rsidR="000F0075" w:rsidRDefault="00670D84">
      <w:pPr>
        <w:pStyle w:val="12"/>
        <w:spacing w:after="240"/>
        <w:ind w:leftChars="0" w:left="0"/>
        <w:rPr>
          <w:ins w:id="20503" w:author="Administrator" w:date="2019-06-10T17:59:00Z"/>
        </w:rPr>
        <w:pPrChange w:id="20504" w:author="Administrator" w:date="2019-06-08T18:27:00Z">
          <w:pPr>
            <w:pStyle w:val="12"/>
            <w:numPr>
              <w:numId w:val="1"/>
            </w:numPr>
            <w:spacing w:after="240"/>
            <w:ind w:leftChars="0" w:left="360" w:hanging="360"/>
            <w:outlineLvl w:val="0"/>
          </w:pPr>
        </w:pPrChange>
      </w:pPr>
      <w:ins w:id="20505" w:author="Administrator" w:date="2019-06-10T17:55:00Z">
        <w:r>
          <w:rPr>
            <w:rFonts w:hint="eastAsia"/>
          </w:rPr>
          <w:t>嚴泰有些不解，雖然說他知道</w:t>
        </w:r>
      </w:ins>
      <w:ins w:id="20506" w:author="Administrator" w:date="2019-06-10T17:56:00Z">
        <w:r>
          <w:rPr>
            <w:rFonts w:hint="eastAsia"/>
          </w:rPr>
          <w:t>這片草原之上，除了他們骨卡族外，還有一些其他異族，可除非侵犯到彼此的獵場，否則都不會</w:t>
        </w:r>
      </w:ins>
      <w:ins w:id="20507" w:author="Administrator" w:date="2019-06-10T17:59:00Z">
        <w:r>
          <w:rPr>
            <w:rFonts w:hint="eastAsia"/>
          </w:rPr>
          <w:t>有所往來。</w:t>
        </w:r>
      </w:ins>
    </w:p>
    <w:p w:rsidR="000F0075" w:rsidRDefault="00670D84">
      <w:pPr>
        <w:pStyle w:val="12"/>
        <w:spacing w:after="240"/>
        <w:ind w:leftChars="0" w:left="0"/>
        <w:rPr>
          <w:ins w:id="20508" w:author="Administrator" w:date="2019-06-10T18:01:00Z"/>
        </w:rPr>
        <w:pPrChange w:id="20509" w:author="Administrator" w:date="2019-06-08T18:27:00Z">
          <w:pPr>
            <w:pStyle w:val="12"/>
            <w:numPr>
              <w:numId w:val="1"/>
            </w:numPr>
            <w:spacing w:after="240"/>
            <w:ind w:leftChars="0" w:left="360" w:hanging="360"/>
            <w:outlineLvl w:val="0"/>
          </w:pPr>
        </w:pPrChange>
      </w:pPr>
      <w:ins w:id="20510" w:author="Administrator" w:date="2019-06-10T17:59:00Z">
        <w:r>
          <w:rPr>
            <w:rFonts w:hint="eastAsia"/>
          </w:rPr>
          <w:t>如今，這看起來十分「瘦弱」的異族人，無</w:t>
        </w:r>
      </w:ins>
      <w:ins w:id="20511" w:author="Administrator" w:date="2019-06-10T18:00:00Z">
        <w:r>
          <w:rPr>
            <w:rFonts w:hint="eastAsia"/>
          </w:rPr>
          <w:t>緣無故來到骨卡族的地盤上，</w:t>
        </w:r>
      </w:ins>
      <w:ins w:id="20512" w:author="Administrator" w:date="2019-06-10T18:01:00Z">
        <w:r>
          <w:rPr>
            <w:rFonts w:hint="eastAsia"/>
          </w:rPr>
          <w:t>怎能不叫他意外。</w:t>
        </w:r>
      </w:ins>
    </w:p>
    <w:p w:rsidR="000F0075" w:rsidRDefault="00670D84">
      <w:pPr>
        <w:pStyle w:val="12"/>
        <w:spacing w:after="240"/>
        <w:ind w:leftChars="0" w:left="0"/>
        <w:rPr>
          <w:ins w:id="20513" w:author="Administrator" w:date="2019-06-10T18:03:00Z"/>
        </w:rPr>
        <w:pPrChange w:id="20514" w:author="Administrator" w:date="2019-06-08T18:27:00Z">
          <w:pPr>
            <w:pStyle w:val="12"/>
            <w:numPr>
              <w:numId w:val="1"/>
            </w:numPr>
            <w:spacing w:after="240"/>
            <w:ind w:leftChars="0" w:left="360" w:hanging="360"/>
            <w:outlineLvl w:val="0"/>
          </w:pPr>
        </w:pPrChange>
      </w:pPr>
      <w:ins w:id="20515" w:author="Administrator" w:date="2019-06-10T18:01:00Z">
        <w:r>
          <w:rPr>
            <w:rFonts w:hint="eastAsia"/>
          </w:rPr>
          <w:t>「爹…這異族人，好像跟其他附近的</w:t>
        </w:r>
      </w:ins>
      <w:ins w:id="20516" w:author="Administrator" w:date="2019-06-10T18:02:00Z">
        <w:r>
          <w:rPr>
            <w:rFonts w:hint="eastAsia"/>
          </w:rPr>
          <w:t>異族都不一樣，而且他身上，有種奇怪的味道，讓我</w:t>
        </w:r>
      </w:ins>
      <w:ins w:id="20517" w:author="Administrator" w:date="2019-06-10T18:03:00Z">
        <w:r>
          <w:rPr>
            <w:rFonts w:hint="eastAsia"/>
          </w:rPr>
          <w:t>忍不住想多留他一會。」</w:t>
        </w:r>
      </w:ins>
    </w:p>
    <w:p w:rsidR="000F0075" w:rsidRDefault="00670D84">
      <w:pPr>
        <w:pStyle w:val="12"/>
        <w:spacing w:after="240"/>
        <w:ind w:leftChars="0" w:left="0"/>
        <w:rPr>
          <w:ins w:id="20518" w:author="Administrator" w:date="2019-06-10T18:07:00Z"/>
        </w:rPr>
        <w:pPrChange w:id="20519" w:author="Administrator" w:date="2019-06-08T18:27:00Z">
          <w:pPr>
            <w:pStyle w:val="12"/>
            <w:numPr>
              <w:numId w:val="1"/>
            </w:numPr>
            <w:spacing w:after="240"/>
            <w:ind w:leftChars="0" w:left="360" w:hanging="360"/>
            <w:outlineLvl w:val="0"/>
          </w:pPr>
        </w:pPrChange>
      </w:pPr>
      <w:ins w:id="20520" w:author="Administrator" w:date="2019-06-10T18:03:00Z">
        <w:r>
          <w:rPr>
            <w:rFonts w:hint="eastAsia"/>
          </w:rPr>
          <w:t>「奇怪的味道？」</w:t>
        </w:r>
      </w:ins>
    </w:p>
    <w:p w:rsidR="000F0075" w:rsidRDefault="00670D84">
      <w:pPr>
        <w:pStyle w:val="12"/>
        <w:spacing w:after="240"/>
        <w:ind w:leftChars="0" w:left="0"/>
        <w:rPr>
          <w:ins w:id="20521" w:author="Administrator" w:date="2019-06-10T18:03:00Z"/>
        </w:rPr>
        <w:pPrChange w:id="20522" w:author="Administrator" w:date="2019-06-08T18:27:00Z">
          <w:pPr>
            <w:pStyle w:val="12"/>
            <w:numPr>
              <w:numId w:val="1"/>
            </w:numPr>
            <w:spacing w:after="240"/>
            <w:ind w:leftChars="0" w:left="360" w:hanging="360"/>
            <w:outlineLvl w:val="0"/>
          </w:pPr>
        </w:pPrChange>
      </w:pPr>
      <w:ins w:id="20523" w:author="Administrator" w:date="2019-06-10T18:03:00Z">
        <w:r>
          <w:rPr>
            <w:rFonts w:hint="eastAsia"/>
          </w:rPr>
          <w:t>嚴泰朝</w:t>
        </w:r>
      </w:ins>
      <w:ins w:id="20524" w:author="Administrator" w:date="2019-06-10T18:10:00Z">
        <w:r w:rsidR="00F24DDB">
          <w:rPr>
            <w:rFonts w:hint="eastAsia"/>
          </w:rPr>
          <w:t>著</w:t>
        </w:r>
      </w:ins>
      <w:ins w:id="20525" w:author="Administrator" w:date="2019-06-10T18:03:00Z">
        <w:r>
          <w:rPr>
            <w:rFonts w:hint="eastAsia"/>
          </w:rPr>
          <w:t>李龍飛方向看去，後者</w:t>
        </w:r>
      </w:ins>
      <w:ins w:id="20526" w:author="Administrator" w:date="2019-06-10T18:10:00Z">
        <w:r w:rsidR="00F24DDB">
          <w:rPr>
            <w:rFonts w:hint="eastAsia"/>
          </w:rPr>
          <w:t>此刻</w:t>
        </w:r>
      </w:ins>
      <w:ins w:id="20527" w:author="Administrator" w:date="2019-06-10T18:03:00Z">
        <w:r>
          <w:rPr>
            <w:rFonts w:hint="eastAsia"/>
          </w:rPr>
          <w:t>正好對上眼來，露出淺淺的微笑。</w:t>
        </w:r>
      </w:ins>
    </w:p>
    <w:p w:rsidR="000F0075" w:rsidRDefault="00670D84">
      <w:pPr>
        <w:pStyle w:val="12"/>
        <w:spacing w:after="240"/>
        <w:ind w:leftChars="0" w:left="0"/>
        <w:rPr>
          <w:ins w:id="20528" w:author="Administrator" w:date="2019-06-10T17:55:00Z"/>
        </w:rPr>
        <w:pPrChange w:id="20529" w:author="Administrator" w:date="2019-06-08T18:27:00Z">
          <w:pPr>
            <w:pStyle w:val="12"/>
            <w:numPr>
              <w:numId w:val="1"/>
            </w:numPr>
            <w:spacing w:after="240"/>
            <w:ind w:leftChars="0" w:left="360" w:hanging="360"/>
            <w:outlineLvl w:val="0"/>
          </w:pPr>
        </w:pPrChange>
      </w:pPr>
      <w:ins w:id="20530" w:author="Administrator" w:date="2019-06-10T18:03:00Z">
        <w:r>
          <w:rPr>
            <w:rFonts w:hint="eastAsia"/>
          </w:rPr>
          <w:t>「唔…的確，他身上有種淡淡的</w:t>
        </w:r>
      </w:ins>
      <w:ins w:id="20531" w:author="Administrator" w:date="2019-06-10T18:04:00Z">
        <w:r>
          <w:rPr>
            <w:rFonts w:hint="eastAsia"/>
          </w:rPr>
          <w:t>香味，這種香味，跟</w:t>
        </w:r>
        <w:r w:rsidR="00F24DDB">
          <w:rPr>
            <w:rFonts w:hint="eastAsia"/>
          </w:rPr>
          <w:t>大祭師身上的味</w:t>
        </w:r>
      </w:ins>
      <w:ins w:id="20532" w:author="Administrator" w:date="2019-06-10T18:08:00Z">
        <w:r w:rsidR="00F24DDB">
          <w:rPr>
            <w:rFonts w:hint="eastAsia"/>
          </w:rPr>
          <w:t>道</w:t>
        </w:r>
      </w:ins>
      <w:ins w:id="20533" w:author="Administrator" w:date="2019-06-10T18:04:00Z">
        <w:r w:rsidR="00F24DDB">
          <w:rPr>
            <w:rFonts w:hint="eastAsia"/>
          </w:rPr>
          <w:t>有些類似，說不</w:t>
        </w:r>
      </w:ins>
      <w:ins w:id="20534" w:author="Administrator" w:date="2019-06-10T18:08:00Z">
        <w:r w:rsidR="00F24DDB">
          <w:rPr>
            <w:rFonts w:hint="eastAsia"/>
          </w:rPr>
          <w:t>準，</w:t>
        </w:r>
      </w:ins>
      <w:ins w:id="20535" w:author="Administrator" w:date="2019-06-15T23:16:00Z">
        <w:r w:rsidR="00BC433F">
          <w:rPr>
            <w:rFonts w:hint="eastAsia"/>
          </w:rPr>
          <w:t>也許真的和大祭師有關</w:t>
        </w:r>
      </w:ins>
      <w:ins w:id="20536" w:author="Administrator" w:date="2019-06-10T18:07:00Z">
        <w:r w:rsidR="00F24DDB">
          <w:rPr>
            <w:rFonts w:hint="eastAsia"/>
          </w:rPr>
          <w:t>…」</w:t>
        </w:r>
      </w:ins>
    </w:p>
    <w:p w:rsidR="000F0075" w:rsidRDefault="00F24DDB">
      <w:pPr>
        <w:pStyle w:val="12"/>
        <w:spacing w:after="240"/>
        <w:ind w:leftChars="0" w:left="0"/>
        <w:rPr>
          <w:ins w:id="20537" w:author="Administrator" w:date="2019-06-10T18:13:00Z"/>
        </w:rPr>
        <w:pPrChange w:id="20538" w:author="Administrator" w:date="2019-06-08T18:27:00Z">
          <w:pPr>
            <w:pStyle w:val="12"/>
            <w:numPr>
              <w:numId w:val="1"/>
            </w:numPr>
            <w:spacing w:after="240"/>
            <w:ind w:leftChars="0" w:left="360" w:hanging="360"/>
            <w:outlineLvl w:val="0"/>
          </w:pPr>
        </w:pPrChange>
      </w:pPr>
      <w:ins w:id="20539" w:author="Administrator" w:date="2019-06-10T18:07:00Z">
        <w:r>
          <w:rPr>
            <w:rFonts w:hint="eastAsia"/>
          </w:rPr>
          <w:t>嚴泰</w:t>
        </w:r>
      </w:ins>
      <w:ins w:id="20540" w:author="Administrator" w:date="2019-06-10T18:12:00Z">
        <w:r>
          <w:rPr>
            <w:rFonts w:hint="eastAsia"/>
          </w:rPr>
          <w:t>湊上前去，稍微聞了一聞，</w:t>
        </w:r>
      </w:ins>
      <w:ins w:id="20541" w:author="Administrator" w:date="2019-06-10T18:14:00Z">
        <w:r>
          <w:rPr>
            <w:rFonts w:hint="eastAsia"/>
          </w:rPr>
          <w:t>也</w:t>
        </w:r>
      </w:ins>
      <w:ins w:id="20542" w:author="Administrator" w:date="2019-06-10T18:13:00Z">
        <w:r>
          <w:rPr>
            <w:rFonts w:hint="eastAsia"/>
          </w:rPr>
          <w:t>點點頭說道。</w:t>
        </w:r>
      </w:ins>
    </w:p>
    <w:p w:rsidR="000F0075" w:rsidRDefault="00F24DDB">
      <w:pPr>
        <w:pStyle w:val="12"/>
        <w:spacing w:after="240"/>
        <w:ind w:leftChars="0" w:left="0"/>
        <w:rPr>
          <w:ins w:id="20543" w:author="Administrator" w:date="2019-06-10T18:16:00Z"/>
        </w:rPr>
        <w:pPrChange w:id="20544" w:author="Administrator" w:date="2019-06-08T18:27:00Z">
          <w:pPr>
            <w:pStyle w:val="12"/>
            <w:numPr>
              <w:numId w:val="1"/>
            </w:numPr>
            <w:spacing w:after="240"/>
            <w:ind w:leftChars="0" w:left="360" w:hanging="360"/>
            <w:outlineLvl w:val="0"/>
          </w:pPr>
        </w:pPrChange>
      </w:pPr>
      <w:ins w:id="20545" w:author="Administrator" w:date="2019-06-10T18:14:00Z">
        <w:r>
          <w:rPr>
            <w:rFonts w:hint="eastAsia"/>
          </w:rPr>
          <w:t>李龍飛</w:t>
        </w:r>
      </w:ins>
      <w:ins w:id="20546" w:author="Administrator" w:date="2019-06-10T18:15:00Z">
        <w:r>
          <w:rPr>
            <w:rFonts w:hint="eastAsia"/>
          </w:rPr>
          <w:t>聽不懂他們所說的話，只看到這明顯比嚴狩年長</w:t>
        </w:r>
      </w:ins>
      <w:ins w:id="20547" w:author="Administrator" w:date="2019-06-10T18:16:00Z">
        <w:r>
          <w:rPr>
            <w:rFonts w:hint="eastAsia"/>
          </w:rPr>
          <w:t>的「怪人」，靠過來在自己身上嗅了嗅，雖然有那麼一點不安，可終究還是忍了下來沒有躲開。</w:t>
        </w:r>
      </w:ins>
    </w:p>
    <w:p w:rsidR="000F0075" w:rsidRDefault="00F24DDB">
      <w:pPr>
        <w:pStyle w:val="12"/>
        <w:spacing w:after="240"/>
        <w:ind w:leftChars="0" w:left="0"/>
        <w:rPr>
          <w:ins w:id="20548" w:author="Administrator" w:date="2019-06-10T18:31:00Z"/>
        </w:rPr>
        <w:pPrChange w:id="20549" w:author="Administrator" w:date="2019-06-08T18:27:00Z">
          <w:pPr>
            <w:pStyle w:val="12"/>
            <w:numPr>
              <w:numId w:val="1"/>
            </w:numPr>
            <w:spacing w:after="240"/>
            <w:ind w:leftChars="0" w:left="360" w:hanging="360"/>
            <w:outlineLvl w:val="0"/>
          </w:pPr>
        </w:pPrChange>
      </w:pPr>
      <w:ins w:id="20550" w:author="Administrator" w:date="2019-06-10T18:16:00Z">
        <w:r>
          <w:rPr>
            <w:rFonts w:hint="eastAsia"/>
          </w:rPr>
          <w:t>這多虧了</w:t>
        </w:r>
      </w:ins>
      <w:ins w:id="20551" w:author="Administrator" w:date="2019-06-10T18:17:00Z">
        <w:r>
          <w:rPr>
            <w:rFonts w:hint="eastAsia"/>
          </w:rPr>
          <w:t>先前一路走來，嚴狩與他之間雖</w:t>
        </w:r>
      </w:ins>
      <w:ins w:id="20552" w:author="Administrator" w:date="2019-06-10T18:31:00Z">
        <w:r w:rsidR="00175A7D">
          <w:rPr>
            <w:rFonts w:hint="eastAsia"/>
          </w:rPr>
          <w:t>然</w:t>
        </w:r>
      </w:ins>
      <w:ins w:id="20553" w:author="Administrator" w:date="2019-06-10T18:17:00Z">
        <w:r>
          <w:rPr>
            <w:rFonts w:hint="eastAsia"/>
          </w:rPr>
          <w:t>彼此語言不通，但</w:t>
        </w:r>
      </w:ins>
      <w:ins w:id="20554" w:author="Administrator" w:date="2019-06-10T18:31:00Z">
        <w:r w:rsidR="00175A7D">
          <w:rPr>
            <w:rFonts w:hint="eastAsia"/>
          </w:rPr>
          <w:t>卻</w:t>
        </w:r>
      </w:ins>
      <w:ins w:id="20555" w:author="Administrator" w:date="2019-06-10T18:17:00Z">
        <w:r>
          <w:rPr>
            <w:rFonts w:hint="eastAsia"/>
          </w:rPr>
          <w:t>合作殺了一兩隻</w:t>
        </w:r>
      </w:ins>
      <w:ins w:id="20556" w:author="Administrator" w:date="2019-06-10T18:18:00Z">
        <w:r>
          <w:rPr>
            <w:rFonts w:hint="eastAsia"/>
          </w:rPr>
          <w:t>異</w:t>
        </w:r>
        <w:r w:rsidR="00652769">
          <w:rPr>
            <w:rFonts w:hint="eastAsia"/>
          </w:rPr>
          <w:t>獸，有了一點基楚的信任感。</w:t>
        </w:r>
      </w:ins>
    </w:p>
    <w:p w:rsidR="000F0075" w:rsidRDefault="00175A7D">
      <w:pPr>
        <w:pStyle w:val="12"/>
        <w:spacing w:after="240"/>
        <w:ind w:leftChars="0" w:left="0"/>
        <w:rPr>
          <w:ins w:id="20557" w:author="Administrator" w:date="2019-06-10T18:18:00Z"/>
        </w:rPr>
        <w:pPrChange w:id="20558" w:author="Administrator" w:date="2019-06-08T18:27:00Z">
          <w:pPr>
            <w:pStyle w:val="12"/>
            <w:numPr>
              <w:numId w:val="1"/>
            </w:numPr>
            <w:spacing w:after="240"/>
            <w:ind w:leftChars="0" w:left="360" w:hanging="360"/>
            <w:outlineLvl w:val="0"/>
          </w:pPr>
        </w:pPrChange>
      </w:pPr>
      <w:ins w:id="20559" w:author="Administrator" w:date="2019-06-10T18:31:00Z">
        <w:r>
          <w:rPr>
            <w:rFonts w:hint="eastAsia"/>
          </w:rPr>
          <w:lastRenderedPageBreak/>
          <w:t>而且就算這裡的怪人都長</w:t>
        </w:r>
      </w:ins>
      <w:ins w:id="20560" w:author="Administrator" w:date="2019-06-10T18:32:00Z">
        <w:r>
          <w:rPr>
            <w:rFonts w:hint="eastAsia"/>
          </w:rPr>
          <w:t>有四眼四臂，可行為舉止上，還稱得上是「</w:t>
        </w:r>
      </w:ins>
      <w:ins w:id="20561" w:author="Administrator" w:date="2019-06-10T18:33:00Z">
        <w:r>
          <w:rPr>
            <w:rFonts w:hint="eastAsia"/>
          </w:rPr>
          <w:t>有文明</w:t>
        </w:r>
      </w:ins>
      <w:ins w:id="20562" w:author="Administrator" w:date="2019-06-10T18:32:00Z">
        <w:r>
          <w:rPr>
            <w:rFonts w:hint="eastAsia"/>
          </w:rPr>
          <w:t>」</w:t>
        </w:r>
      </w:ins>
      <w:ins w:id="20563" w:author="Administrator" w:date="2019-06-10T18:33:00Z">
        <w:r>
          <w:rPr>
            <w:rFonts w:hint="eastAsia"/>
          </w:rPr>
          <w:t>，所以倒也沒有特別的可怕。</w:t>
        </w:r>
      </w:ins>
    </w:p>
    <w:p w:rsidR="000F0075" w:rsidRDefault="00652769">
      <w:pPr>
        <w:pStyle w:val="12"/>
        <w:spacing w:after="240"/>
        <w:ind w:leftChars="0" w:left="0"/>
        <w:rPr>
          <w:ins w:id="20564" w:author="Administrator" w:date="2019-06-10T18:20:00Z"/>
        </w:rPr>
        <w:pPrChange w:id="20565" w:author="Administrator" w:date="2019-06-08T18:27:00Z">
          <w:pPr>
            <w:pStyle w:val="12"/>
            <w:numPr>
              <w:numId w:val="1"/>
            </w:numPr>
            <w:spacing w:after="240"/>
            <w:ind w:leftChars="0" w:left="360" w:hanging="360"/>
            <w:outlineLvl w:val="0"/>
          </w:pPr>
        </w:pPrChange>
      </w:pPr>
      <w:ins w:id="20566" w:author="Administrator" w:date="2019-06-10T18:18:00Z">
        <w:r>
          <w:rPr>
            <w:rFonts w:hint="eastAsia"/>
          </w:rPr>
          <w:t>在他</w:t>
        </w:r>
      </w:ins>
      <w:ins w:id="20567" w:author="Administrator" w:date="2019-06-10T18:33:00Z">
        <w:r w:rsidR="00175A7D">
          <w:rPr>
            <w:rFonts w:hint="eastAsia"/>
          </w:rPr>
          <w:t>推測</w:t>
        </w:r>
      </w:ins>
      <w:ins w:id="20568" w:author="Administrator" w:date="2019-06-10T18:18:00Z">
        <w:r>
          <w:rPr>
            <w:rFonts w:hint="eastAsia"/>
          </w:rPr>
          <w:t>，這些怪人很可能是這裡的原住民，因為</w:t>
        </w:r>
      </w:ins>
      <w:ins w:id="20569" w:author="Administrator" w:date="2019-06-10T18:33:00Z">
        <w:r w:rsidR="00175A7D">
          <w:rPr>
            <w:rFonts w:hint="eastAsia"/>
          </w:rPr>
          <w:t>長</w:t>
        </w:r>
      </w:ins>
      <w:ins w:id="20570" w:author="Administrator" w:date="2019-06-10T18:18:00Z">
        <w:r>
          <w:rPr>
            <w:rFonts w:hint="eastAsia"/>
          </w:rPr>
          <w:t>時間生存在這古怪的世界裡，自然而然進化成這</w:t>
        </w:r>
      </w:ins>
      <w:ins w:id="20571" w:author="Administrator" w:date="2019-06-10T18:19:00Z">
        <w:r>
          <w:rPr>
            <w:rFonts w:hint="eastAsia"/>
          </w:rPr>
          <w:t>種</w:t>
        </w:r>
      </w:ins>
      <w:ins w:id="20572" w:author="Administrator" w:date="2019-06-10T18:20:00Z">
        <w:r>
          <w:rPr>
            <w:rFonts w:hint="eastAsia"/>
          </w:rPr>
          <w:t>奇特的模樣。</w:t>
        </w:r>
      </w:ins>
    </w:p>
    <w:p w:rsidR="000F0075" w:rsidRDefault="00652769">
      <w:pPr>
        <w:pStyle w:val="12"/>
        <w:spacing w:after="240"/>
        <w:ind w:leftChars="0" w:left="0"/>
        <w:rPr>
          <w:ins w:id="20573" w:author="Administrator" w:date="2019-06-10T18:21:00Z"/>
        </w:rPr>
        <w:pPrChange w:id="20574" w:author="Administrator" w:date="2019-06-08T18:27:00Z">
          <w:pPr>
            <w:pStyle w:val="12"/>
            <w:numPr>
              <w:numId w:val="1"/>
            </w:numPr>
            <w:spacing w:after="240"/>
            <w:ind w:leftChars="0" w:left="360" w:hanging="360"/>
            <w:outlineLvl w:val="0"/>
          </w:pPr>
        </w:pPrChange>
      </w:pPr>
      <w:ins w:id="20575" w:author="Administrator" w:date="2019-06-10T18:20:00Z">
        <w:r>
          <w:rPr>
            <w:rFonts w:hint="eastAsia"/>
          </w:rPr>
          <w:t>就好比那些異獸，應該也是從</w:t>
        </w:r>
      </w:ins>
      <w:ins w:id="20576" w:author="Administrator" w:date="2019-06-10T18:21:00Z">
        <w:r>
          <w:rPr>
            <w:rFonts w:hint="eastAsia"/>
          </w:rPr>
          <w:t>普通野獸變化而來。</w:t>
        </w:r>
      </w:ins>
    </w:p>
    <w:p w:rsidR="000F0075" w:rsidRDefault="00652769">
      <w:pPr>
        <w:pStyle w:val="12"/>
        <w:spacing w:after="240"/>
        <w:ind w:leftChars="0" w:left="0"/>
        <w:rPr>
          <w:ins w:id="20577" w:author="Administrator" w:date="2019-06-10T18:22:00Z"/>
        </w:rPr>
        <w:pPrChange w:id="20578" w:author="Administrator" w:date="2019-06-08T18:27:00Z">
          <w:pPr>
            <w:pStyle w:val="12"/>
            <w:numPr>
              <w:numId w:val="1"/>
            </w:numPr>
            <w:spacing w:after="240"/>
            <w:ind w:leftChars="0" w:left="360" w:hanging="360"/>
            <w:outlineLvl w:val="0"/>
          </w:pPr>
        </w:pPrChange>
      </w:pPr>
      <w:ins w:id="20579" w:author="Administrator" w:date="2019-06-10T18:21:00Z">
        <w:r>
          <w:rPr>
            <w:rFonts w:hint="eastAsia"/>
          </w:rPr>
          <w:t>這麼說，這山水界</w:t>
        </w:r>
      </w:ins>
      <w:ins w:id="20580" w:author="Administrator" w:date="2019-06-10T18:22:00Z">
        <w:r>
          <w:rPr>
            <w:rFonts w:hint="eastAsia"/>
          </w:rPr>
          <w:t>試練</w:t>
        </w:r>
      </w:ins>
      <w:ins w:id="20581" w:author="Administrator" w:date="2019-06-10T18:21:00Z">
        <w:r>
          <w:rPr>
            <w:rFonts w:hint="eastAsia"/>
          </w:rPr>
          <w:t>中的生物，最初可能</w:t>
        </w:r>
      </w:ins>
      <w:ins w:id="20582" w:author="Administrator" w:date="2019-06-10T18:34:00Z">
        <w:r w:rsidR="00175A7D">
          <w:rPr>
            <w:rFonts w:hint="eastAsia"/>
          </w:rPr>
          <w:t>是和</w:t>
        </w:r>
      </w:ins>
      <w:ins w:id="20583" w:author="Administrator" w:date="2019-06-10T18:21:00Z">
        <w:r>
          <w:rPr>
            <w:rFonts w:hint="eastAsia"/>
          </w:rPr>
          <w:t>外界互通</w:t>
        </w:r>
      </w:ins>
      <w:ins w:id="20584" w:author="Administrator" w:date="2019-06-10T18:34:00Z">
        <w:r w:rsidR="00175A7D">
          <w:rPr>
            <w:rFonts w:hint="eastAsia"/>
          </w:rPr>
          <w:t>有無</w:t>
        </w:r>
      </w:ins>
      <w:ins w:id="20585" w:author="Administrator" w:date="2019-06-10T18:21:00Z">
        <w:r>
          <w:rPr>
            <w:rFonts w:hint="eastAsia"/>
          </w:rPr>
          <w:t>的</w:t>
        </w:r>
      </w:ins>
      <w:ins w:id="20586" w:author="Administrator" w:date="2019-06-10T18:34:00Z">
        <w:r w:rsidR="00175A7D">
          <w:rPr>
            <w:rFonts w:hint="eastAsia"/>
          </w:rPr>
          <w:t>，後來不知道甚麼原因，斷絕了來往，加上這裡的空間壓力詭異，所以才慢慢演變成這</w:t>
        </w:r>
      </w:ins>
      <w:ins w:id="20587" w:author="Administrator" w:date="2019-06-10T18:35:00Z">
        <w:r w:rsidR="00175A7D">
          <w:rPr>
            <w:rFonts w:hint="eastAsia"/>
          </w:rPr>
          <w:t>副德性。</w:t>
        </w:r>
      </w:ins>
    </w:p>
    <w:p w:rsidR="000F0075" w:rsidRDefault="00175A7D">
      <w:pPr>
        <w:pStyle w:val="12"/>
        <w:spacing w:after="240"/>
        <w:ind w:leftChars="0" w:left="0"/>
        <w:rPr>
          <w:ins w:id="20588" w:author="Administrator" w:date="2019-06-10T18:35:00Z"/>
        </w:rPr>
        <w:pPrChange w:id="20589" w:author="Administrator" w:date="2019-06-08T18:27:00Z">
          <w:pPr>
            <w:pStyle w:val="12"/>
            <w:numPr>
              <w:numId w:val="1"/>
            </w:numPr>
            <w:spacing w:after="240"/>
            <w:ind w:leftChars="0" w:left="360" w:hanging="360"/>
            <w:outlineLvl w:val="0"/>
          </w:pPr>
        </w:pPrChange>
      </w:pPr>
      <w:ins w:id="20590" w:author="Administrator" w:date="2019-06-10T18:35:00Z">
        <w:r>
          <w:rPr>
            <w:rFonts w:hint="eastAsia"/>
          </w:rPr>
          <w:t>不得不說，古人書上所說，生之命，</w:t>
        </w:r>
      </w:ins>
      <w:ins w:id="20591" w:author="Administrator" w:date="2019-06-10T18:36:00Z">
        <w:r>
          <w:rPr>
            <w:rFonts w:hint="eastAsia"/>
          </w:rPr>
          <w:t>必然而然，尋之出口這句話，是很有道理的。</w:t>
        </w:r>
      </w:ins>
    </w:p>
    <w:p w:rsidR="000F0075" w:rsidRDefault="00175A7D">
      <w:pPr>
        <w:pStyle w:val="12"/>
        <w:spacing w:after="240"/>
        <w:ind w:leftChars="0" w:left="0"/>
        <w:rPr>
          <w:ins w:id="20592" w:author="Administrator" w:date="2019-06-10T18:24:00Z"/>
        </w:rPr>
        <w:pPrChange w:id="20593" w:author="Administrator" w:date="2019-06-08T18:27:00Z">
          <w:pPr>
            <w:pStyle w:val="12"/>
            <w:numPr>
              <w:numId w:val="1"/>
            </w:numPr>
            <w:spacing w:after="240"/>
            <w:ind w:leftChars="0" w:left="360" w:hanging="360"/>
            <w:outlineLvl w:val="0"/>
          </w:pPr>
        </w:pPrChange>
      </w:pPr>
      <w:ins w:id="20594" w:author="Administrator" w:date="2019-06-10T18:36:00Z">
        <w:r>
          <w:rPr>
            <w:rFonts w:hint="eastAsia"/>
          </w:rPr>
          <w:t>不過</w:t>
        </w:r>
      </w:ins>
      <w:ins w:id="20595" w:author="Administrator" w:date="2019-06-10T18:23:00Z">
        <w:r w:rsidR="00652769">
          <w:rPr>
            <w:rFonts w:hint="eastAsia"/>
          </w:rPr>
          <w:t>話說回來，先前兩次試練</w:t>
        </w:r>
      </w:ins>
      <w:ins w:id="20596" w:author="Administrator" w:date="2019-06-10T18:24:00Z">
        <w:r w:rsidR="00652769">
          <w:rPr>
            <w:rFonts w:hint="eastAsia"/>
          </w:rPr>
          <w:t>都通過得莫名其妙，這一次，看起來</w:t>
        </w:r>
      </w:ins>
      <w:ins w:id="20597" w:author="Administrator" w:date="2019-06-10T18:37:00Z">
        <w:r>
          <w:rPr>
            <w:rFonts w:hint="eastAsia"/>
          </w:rPr>
          <w:t>卻</w:t>
        </w:r>
      </w:ins>
      <w:ins w:id="20598" w:author="Administrator" w:date="2019-06-10T18:24:00Z">
        <w:r w:rsidR="00652769">
          <w:rPr>
            <w:rFonts w:hint="eastAsia"/>
          </w:rPr>
          <w:t>沒有那麼好</w:t>
        </w:r>
      </w:ins>
      <w:ins w:id="20599" w:author="Administrator" w:date="2019-06-10T18:37:00Z">
        <w:r>
          <w:rPr>
            <w:rFonts w:hint="eastAsia"/>
          </w:rPr>
          <w:t>運</w:t>
        </w:r>
      </w:ins>
      <w:ins w:id="20600" w:author="Administrator" w:date="2019-06-10T18:24:00Z">
        <w:r w:rsidR="00652769">
          <w:rPr>
            <w:rFonts w:hint="eastAsia"/>
          </w:rPr>
          <w:t>。</w:t>
        </w:r>
      </w:ins>
    </w:p>
    <w:p w:rsidR="000F0075" w:rsidRDefault="00652769">
      <w:pPr>
        <w:pStyle w:val="12"/>
        <w:spacing w:after="240"/>
        <w:ind w:leftChars="0" w:left="0"/>
        <w:rPr>
          <w:ins w:id="20601" w:author="Administrator" w:date="2019-06-10T18:26:00Z"/>
        </w:rPr>
        <w:pPrChange w:id="20602" w:author="Administrator" w:date="2019-06-08T18:27:00Z">
          <w:pPr>
            <w:pStyle w:val="12"/>
            <w:numPr>
              <w:numId w:val="1"/>
            </w:numPr>
            <w:spacing w:after="240"/>
            <w:ind w:leftChars="0" w:left="360" w:hanging="360"/>
            <w:outlineLvl w:val="0"/>
          </w:pPr>
        </w:pPrChange>
      </w:pPr>
      <w:ins w:id="20603" w:author="Administrator" w:date="2019-06-10T18:24:00Z">
        <w:r>
          <w:rPr>
            <w:rFonts w:hint="eastAsia"/>
          </w:rPr>
          <w:t>在不</w:t>
        </w:r>
      </w:ins>
      <w:ins w:id="20604" w:author="Administrator" w:date="2019-06-10T18:25:00Z">
        <w:r>
          <w:rPr>
            <w:rFonts w:hint="eastAsia"/>
          </w:rPr>
          <w:t>知道試練的目標下，想要通過這次試練，可以說是困難重重，</w:t>
        </w:r>
      </w:ins>
      <w:ins w:id="20605" w:author="Administrator" w:date="2019-06-10T18:26:00Z">
        <w:r>
          <w:rPr>
            <w:rFonts w:hint="eastAsia"/>
          </w:rPr>
          <w:t>最終要花多少時間，又會不會跟本過不了，對李龍飛來說，都是個問題。</w:t>
        </w:r>
      </w:ins>
    </w:p>
    <w:p w:rsidR="000F0075" w:rsidRDefault="00652769">
      <w:pPr>
        <w:pStyle w:val="12"/>
        <w:spacing w:after="240"/>
        <w:ind w:leftChars="0" w:left="0"/>
        <w:rPr>
          <w:ins w:id="20606" w:author="Administrator" w:date="2019-06-10T18:27:00Z"/>
        </w:rPr>
        <w:pPrChange w:id="20607" w:author="Administrator" w:date="2019-06-08T18:27:00Z">
          <w:pPr>
            <w:pStyle w:val="12"/>
            <w:numPr>
              <w:numId w:val="1"/>
            </w:numPr>
            <w:spacing w:after="240"/>
            <w:ind w:leftChars="0" w:left="360" w:hanging="360"/>
            <w:outlineLvl w:val="0"/>
          </w:pPr>
        </w:pPrChange>
      </w:pPr>
      <w:ins w:id="20608" w:author="Administrator" w:date="2019-06-10T18:26:00Z">
        <w:r>
          <w:rPr>
            <w:rFonts w:hint="eastAsia"/>
          </w:rPr>
          <w:t>好在如果照前一次試練情況來看，這山水界中的試練時間，可能與外界</w:t>
        </w:r>
      </w:ins>
      <w:ins w:id="20609" w:author="Administrator" w:date="2019-06-10T18:27:00Z">
        <w:r>
          <w:rPr>
            <w:rFonts w:hint="eastAsia"/>
          </w:rPr>
          <w:t>流動速度不太一樣，如果真的是這樣，那麼就算多花一點時間，只要最終出去了，應該也沒有大礙。</w:t>
        </w:r>
      </w:ins>
    </w:p>
    <w:p w:rsidR="000F0075" w:rsidRDefault="00652769">
      <w:pPr>
        <w:pStyle w:val="12"/>
        <w:spacing w:after="240"/>
        <w:ind w:leftChars="0" w:left="0"/>
        <w:rPr>
          <w:ins w:id="20610" w:author="Administrator" w:date="2019-06-10T11:08:00Z"/>
        </w:rPr>
        <w:pPrChange w:id="20611" w:author="Administrator" w:date="2019-06-08T18:27:00Z">
          <w:pPr>
            <w:pStyle w:val="12"/>
            <w:numPr>
              <w:numId w:val="1"/>
            </w:numPr>
            <w:spacing w:after="240"/>
            <w:ind w:leftChars="0" w:left="360" w:hanging="360"/>
            <w:outlineLvl w:val="0"/>
          </w:pPr>
        </w:pPrChange>
      </w:pPr>
      <w:ins w:id="20612" w:author="Administrator" w:date="2019-06-10T18:27:00Z">
        <w:r>
          <w:rPr>
            <w:rFonts w:hint="eastAsia"/>
          </w:rPr>
          <w:t>這麼一來，</w:t>
        </w:r>
      </w:ins>
      <w:ins w:id="20613" w:author="Administrator" w:date="2019-06-10T18:28:00Z">
        <w:r>
          <w:rPr>
            <w:rFonts w:hint="eastAsia"/>
          </w:rPr>
          <w:t>李龍飛反倒是沒有那麼心急，而是</w:t>
        </w:r>
      </w:ins>
      <w:ins w:id="20614" w:author="Administrator" w:date="2019-06-10T18:29:00Z">
        <w:r w:rsidR="00175A7D">
          <w:rPr>
            <w:rFonts w:hint="eastAsia"/>
          </w:rPr>
          <w:t>乾脆隨著這怪人回到村落，</w:t>
        </w:r>
      </w:ins>
      <w:ins w:id="20615" w:author="Administrator" w:date="2019-06-10T18:28:00Z">
        <w:r>
          <w:rPr>
            <w:rFonts w:hint="eastAsia"/>
          </w:rPr>
          <w:t>沉住氣</w:t>
        </w:r>
      </w:ins>
      <w:ins w:id="20616" w:author="Administrator" w:date="2019-06-10T18:52:00Z">
        <w:r w:rsidR="00DF286D">
          <w:rPr>
            <w:rFonts w:hint="eastAsia"/>
          </w:rPr>
          <w:t>先找地方落腳，跟著才</w:t>
        </w:r>
      </w:ins>
      <w:ins w:id="20617" w:author="Administrator" w:date="2019-06-10T18:28:00Z">
        <w:r>
          <w:rPr>
            <w:rFonts w:hint="eastAsia"/>
          </w:rPr>
          <w:t>來</w:t>
        </w:r>
      </w:ins>
      <w:ins w:id="20618" w:author="Administrator" w:date="2019-06-10T18:29:00Z">
        <w:r w:rsidR="00DF286D">
          <w:rPr>
            <w:rFonts w:hint="eastAsia"/>
          </w:rPr>
          <w:t>找</w:t>
        </w:r>
      </w:ins>
      <w:ins w:id="20619" w:author="Administrator" w:date="2019-06-10T18:52:00Z">
        <w:r w:rsidR="00DF286D">
          <w:rPr>
            <w:rFonts w:hint="eastAsia"/>
          </w:rPr>
          <w:t>通過試練</w:t>
        </w:r>
      </w:ins>
      <w:ins w:id="20620" w:author="Administrator" w:date="2019-06-10T18:29:00Z">
        <w:r w:rsidR="00175A7D">
          <w:rPr>
            <w:rFonts w:hint="eastAsia"/>
          </w:rPr>
          <w:t>的可能性。</w:t>
        </w:r>
      </w:ins>
    </w:p>
    <w:p w:rsidR="000F0075" w:rsidRDefault="00DF286D">
      <w:pPr>
        <w:pStyle w:val="12"/>
        <w:spacing w:after="240"/>
        <w:ind w:leftChars="0" w:left="0"/>
        <w:rPr>
          <w:ins w:id="20621" w:author="Administrator" w:date="2019-06-10T18:56:00Z"/>
        </w:rPr>
        <w:pPrChange w:id="20622" w:author="Administrator" w:date="2019-06-08T18:27:00Z">
          <w:pPr>
            <w:pStyle w:val="12"/>
            <w:numPr>
              <w:numId w:val="1"/>
            </w:numPr>
            <w:spacing w:after="240"/>
            <w:ind w:leftChars="0" w:left="360" w:hanging="360"/>
            <w:outlineLvl w:val="0"/>
          </w:pPr>
        </w:pPrChange>
      </w:pPr>
      <w:ins w:id="20623" w:author="Administrator" w:date="2019-06-10T18:54:00Z">
        <w:r>
          <w:rPr>
            <w:rFonts w:hint="eastAsia"/>
          </w:rPr>
          <w:t>嚴泰</w:t>
        </w:r>
      </w:ins>
      <w:ins w:id="20624" w:author="Administrator" w:date="2019-06-10T18:55:00Z">
        <w:r>
          <w:rPr>
            <w:rFonts w:hint="eastAsia"/>
          </w:rPr>
          <w:t>跟著又</w:t>
        </w:r>
      </w:ins>
      <w:ins w:id="20625" w:author="Administrator" w:date="2019-06-10T18:56:00Z">
        <w:r>
          <w:rPr>
            <w:rFonts w:hint="eastAsia"/>
          </w:rPr>
          <w:t>問了嚴狩幾句，</w:t>
        </w:r>
      </w:ins>
      <w:ins w:id="20626" w:author="Administrator" w:date="2019-06-10T18:54:00Z">
        <w:r>
          <w:rPr>
            <w:rFonts w:hint="eastAsia"/>
          </w:rPr>
          <w:t>在了解這次</w:t>
        </w:r>
      </w:ins>
      <w:ins w:id="20627" w:author="Administrator" w:date="2019-06-10T18:56:00Z">
        <w:r>
          <w:rPr>
            <w:rFonts w:hint="eastAsia"/>
          </w:rPr>
          <w:t>的</w:t>
        </w:r>
      </w:ins>
      <w:ins w:id="20628" w:author="Administrator" w:date="2019-06-10T18:54:00Z">
        <w:r>
          <w:rPr>
            <w:rFonts w:hint="eastAsia"/>
          </w:rPr>
          <w:t>授</w:t>
        </w:r>
      </w:ins>
      <w:ins w:id="20629" w:author="Administrator" w:date="2019-06-10T18:55:00Z">
        <w:r>
          <w:rPr>
            <w:rFonts w:hint="eastAsia"/>
          </w:rPr>
          <w:t>獵經過後</w:t>
        </w:r>
      </w:ins>
      <w:ins w:id="20630" w:author="Administrator" w:date="2019-06-10T18:56:00Z">
        <w:r>
          <w:rPr>
            <w:rFonts w:hint="eastAsia"/>
          </w:rPr>
          <w:t>，嚴泰</w:t>
        </w:r>
      </w:ins>
      <w:ins w:id="20631" w:author="Administrator" w:date="2019-06-10T19:01:00Z">
        <w:r>
          <w:rPr>
            <w:rFonts w:hint="eastAsia"/>
          </w:rPr>
          <w:t>便</w:t>
        </w:r>
      </w:ins>
      <w:ins w:id="20632" w:author="Administrator" w:date="2019-06-10T18:56:00Z">
        <w:r>
          <w:rPr>
            <w:rFonts w:hint="eastAsia"/>
          </w:rPr>
          <w:t>安排了人帶著李龍飛住進了一間</w:t>
        </w:r>
      </w:ins>
      <w:ins w:id="20633" w:author="Administrator" w:date="2019-06-10T18:57:00Z">
        <w:r>
          <w:rPr>
            <w:rFonts w:hint="eastAsia"/>
          </w:rPr>
          <w:t>陋房裡面</w:t>
        </w:r>
      </w:ins>
      <w:ins w:id="20634" w:author="Administrator" w:date="2019-06-10T18:56:00Z">
        <w:r>
          <w:rPr>
            <w:rFonts w:hint="eastAsia"/>
          </w:rPr>
          <w:t>。</w:t>
        </w:r>
      </w:ins>
    </w:p>
    <w:p w:rsidR="000F0075" w:rsidRDefault="00DF286D">
      <w:pPr>
        <w:pStyle w:val="12"/>
        <w:spacing w:after="240"/>
        <w:ind w:leftChars="0" w:left="0"/>
        <w:rPr>
          <w:ins w:id="20635" w:author="Administrator" w:date="2019-06-10T18:59:00Z"/>
        </w:rPr>
        <w:pPrChange w:id="20636" w:author="Administrator" w:date="2019-06-08T18:27:00Z">
          <w:pPr>
            <w:pStyle w:val="12"/>
            <w:numPr>
              <w:numId w:val="1"/>
            </w:numPr>
            <w:spacing w:after="240"/>
            <w:ind w:leftChars="0" w:left="360" w:hanging="360"/>
            <w:outlineLvl w:val="0"/>
          </w:pPr>
        </w:pPrChange>
      </w:pPr>
      <w:ins w:id="20637" w:author="Administrator" w:date="2019-06-10T18:56:00Z">
        <w:r>
          <w:rPr>
            <w:rFonts w:hint="eastAsia"/>
          </w:rPr>
          <w:t>說是</w:t>
        </w:r>
      </w:ins>
      <w:ins w:id="20638" w:author="Administrator" w:date="2019-06-10T18:57:00Z">
        <w:r>
          <w:rPr>
            <w:rFonts w:hint="eastAsia"/>
          </w:rPr>
          <w:t>陋</w:t>
        </w:r>
      </w:ins>
      <w:ins w:id="20639" w:author="Administrator" w:date="2019-06-10T18:56:00Z">
        <w:r>
          <w:rPr>
            <w:rFonts w:hint="eastAsia"/>
          </w:rPr>
          <w:t>房</w:t>
        </w:r>
      </w:ins>
      <w:ins w:id="20640" w:author="Administrator" w:date="2019-06-10T18:57:00Z">
        <w:r>
          <w:rPr>
            <w:rFonts w:hint="eastAsia"/>
          </w:rPr>
          <w:t>也不全然，</w:t>
        </w:r>
      </w:ins>
      <w:ins w:id="20641" w:author="Administrator" w:date="2019-06-10T18:58:00Z">
        <w:r>
          <w:rPr>
            <w:rFonts w:hint="eastAsia"/>
          </w:rPr>
          <w:t>只是跟外界的房子相比，</w:t>
        </w:r>
      </w:ins>
      <w:ins w:id="20642" w:author="Administrator" w:date="2019-06-10T18:59:00Z">
        <w:r>
          <w:rPr>
            <w:rFonts w:hint="eastAsia"/>
          </w:rPr>
          <w:t>這裡的房子可就簡單得多。</w:t>
        </w:r>
      </w:ins>
    </w:p>
    <w:p w:rsidR="000F0075" w:rsidRDefault="00DF286D">
      <w:pPr>
        <w:pStyle w:val="12"/>
        <w:spacing w:after="240"/>
        <w:ind w:leftChars="0" w:left="0"/>
        <w:rPr>
          <w:ins w:id="20643" w:author="Administrator" w:date="2019-06-10T19:09:00Z"/>
        </w:rPr>
        <w:pPrChange w:id="20644" w:author="Administrator" w:date="2019-06-08T18:27:00Z">
          <w:pPr>
            <w:pStyle w:val="12"/>
            <w:numPr>
              <w:numId w:val="1"/>
            </w:numPr>
            <w:spacing w:after="240"/>
            <w:ind w:leftChars="0" w:left="360" w:hanging="360"/>
            <w:outlineLvl w:val="0"/>
          </w:pPr>
        </w:pPrChange>
      </w:pPr>
      <w:ins w:id="20645" w:author="Administrator" w:date="2019-06-10T19:01:00Z">
        <w:r>
          <w:rPr>
            <w:rFonts w:hint="eastAsia"/>
          </w:rPr>
          <w:t>幾根獸骨堆疊起來的枝架，用泥巴塗抹</w:t>
        </w:r>
      </w:ins>
      <w:ins w:id="20646" w:author="Administrator" w:date="2019-06-10T19:02:00Z">
        <w:r>
          <w:rPr>
            <w:rFonts w:hint="eastAsia"/>
          </w:rPr>
          <w:t>曬乾，再鋪上一層層乾</w:t>
        </w:r>
      </w:ins>
      <w:ins w:id="20647" w:author="Administrator" w:date="2019-06-10T19:04:00Z">
        <w:r>
          <w:rPr>
            <w:rFonts w:hint="eastAsia"/>
          </w:rPr>
          <w:t>枯的野草，</w:t>
        </w:r>
      </w:ins>
      <w:ins w:id="20648" w:author="Administrator" w:date="2019-06-10T19:06:00Z">
        <w:r w:rsidR="00FC50D8">
          <w:rPr>
            <w:rFonts w:hint="eastAsia"/>
          </w:rPr>
          <w:t>就算是幾間比較大的屋子，也頂多是</w:t>
        </w:r>
      </w:ins>
      <w:ins w:id="20649" w:author="Administrator" w:date="2019-06-10T19:07:00Z">
        <w:r w:rsidR="00FC50D8">
          <w:rPr>
            <w:rFonts w:hint="eastAsia"/>
          </w:rPr>
          <w:t>蓋上異獸的皮毛</w:t>
        </w:r>
      </w:ins>
      <w:ins w:id="20650" w:author="Administrator" w:date="2019-06-10T19:09:00Z">
        <w:r w:rsidR="00FC50D8">
          <w:rPr>
            <w:rFonts w:hint="eastAsia"/>
          </w:rPr>
          <w:t>當裝飾</w:t>
        </w:r>
      </w:ins>
      <w:ins w:id="20651" w:author="Administrator" w:date="2019-06-10T19:07:00Z">
        <w:r w:rsidR="00FC50D8">
          <w:rPr>
            <w:rFonts w:hint="eastAsia"/>
          </w:rPr>
          <w:t>而已。</w:t>
        </w:r>
      </w:ins>
    </w:p>
    <w:p w:rsidR="000F0075" w:rsidRDefault="00FC50D8">
      <w:pPr>
        <w:pStyle w:val="12"/>
        <w:spacing w:after="240"/>
        <w:ind w:leftChars="0" w:left="0"/>
        <w:rPr>
          <w:ins w:id="20652" w:author="Administrator" w:date="2019-06-10T19:13:00Z"/>
        </w:rPr>
        <w:pPrChange w:id="20653" w:author="Administrator" w:date="2019-06-08T18:27:00Z">
          <w:pPr>
            <w:pStyle w:val="12"/>
            <w:numPr>
              <w:numId w:val="1"/>
            </w:numPr>
            <w:spacing w:after="240"/>
            <w:ind w:leftChars="0" w:left="360" w:hanging="360"/>
            <w:outlineLvl w:val="0"/>
          </w:pPr>
        </w:pPrChange>
      </w:pPr>
      <w:ins w:id="20654" w:author="Administrator" w:date="2019-06-10T19:09:00Z">
        <w:r>
          <w:rPr>
            <w:rFonts w:hint="eastAsia"/>
          </w:rPr>
          <w:t>看得出來，這裡</w:t>
        </w:r>
      </w:ins>
      <w:ins w:id="20655" w:author="Administrator" w:date="2019-06-10T19:10:00Z">
        <w:r>
          <w:rPr>
            <w:rFonts w:hint="eastAsia"/>
          </w:rPr>
          <w:t>的物資十分缺乏</w:t>
        </w:r>
      </w:ins>
      <w:ins w:id="20656" w:author="Administrator" w:date="2019-06-10T19:12:00Z">
        <w:r>
          <w:rPr>
            <w:rFonts w:hint="eastAsia"/>
          </w:rPr>
          <w:t>，只能就現有的</w:t>
        </w:r>
      </w:ins>
      <w:ins w:id="20657" w:author="Administrator" w:date="2019-06-10T19:13:00Z">
        <w:r>
          <w:rPr>
            <w:rFonts w:hint="eastAsia"/>
          </w:rPr>
          <w:t>材料</w:t>
        </w:r>
      </w:ins>
      <w:ins w:id="20658" w:author="Administrator" w:date="2019-06-10T19:12:00Z">
        <w:r>
          <w:rPr>
            <w:rFonts w:hint="eastAsia"/>
          </w:rPr>
          <w:t>建</w:t>
        </w:r>
      </w:ins>
      <w:ins w:id="20659" w:author="Administrator" w:date="2019-06-10T19:13:00Z">
        <w:r>
          <w:rPr>
            <w:rFonts w:hint="eastAsia"/>
          </w:rPr>
          <w:t>築而已。</w:t>
        </w:r>
      </w:ins>
    </w:p>
    <w:p w:rsidR="000F0075" w:rsidRDefault="00FC50D8">
      <w:pPr>
        <w:pStyle w:val="12"/>
        <w:spacing w:after="240"/>
        <w:ind w:leftChars="0" w:left="0"/>
        <w:rPr>
          <w:ins w:id="20660" w:author="Administrator" w:date="2019-06-10T21:00:00Z"/>
        </w:rPr>
        <w:pPrChange w:id="20661" w:author="Administrator" w:date="2019-06-08T18:27:00Z">
          <w:pPr>
            <w:pStyle w:val="12"/>
            <w:numPr>
              <w:numId w:val="1"/>
            </w:numPr>
            <w:spacing w:after="240"/>
            <w:ind w:leftChars="0" w:left="360" w:hanging="360"/>
            <w:outlineLvl w:val="0"/>
          </w:pPr>
        </w:pPrChange>
      </w:pPr>
      <w:ins w:id="20662" w:author="Administrator" w:date="2019-06-10T19:13:00Z">
        <w:r>
          <w:rPr>
            <w:rFonts w:hint="eastAsia"/>
          </w:rPr>
          <w:t>李龍飛坐在</w:t>
        </w:r>
      </w:ins>
      <w:ins w:id="20663" w:author="Administrator" w:date="2019-06-10T19:52:00Z">
        <w:r w:rsidR="00495ACD">
          <w:rPr>
            <w:rFonts w:hint="eastAsia"/>
          </w:rPr>
          <w:t>屋子裡，</w:t>
        </w:r>
      </w:ins>
      <w:ins w:id="20664" w:author="Administrator" w:date="2019-06-10T20:58:00Z">
        <w:r w:rsidR="007F1FE9">
          <w:rPr>
            <w:rFonts w:hint="eastAsia"/>
          </w:rPr>
          <w:t>感受著這裡的貧瘠，可卻意外的不覺得有甚麼難受，甚</w:t>
        </w:r>
      </w:ins>
      <w:ins w:id="20665" w:author="Administrator" w:date="2019-06-10T20:59:00Z">
        <w:r w:rsidR="007F1FE9">
          <w:rPr>
            <w:rFonts w:hint="eastAsia"/>
          </w:rPr>
          <w:t>至比較起來，這裡比之前在赤劍宗內，還要來讓他</w:t>
        </w:r>
      </w:ins>
      <w:ins w:id="20666" w:author="Administrator" w:date="2019-06-10T20:58:00Z">
        <w:r w:rsidR="007F1FE9">
          <w:rPr>
            <w:rFonts w:hint="eastAsia"/>
          </w:rPr>
          <w:t>安心</w:t>
        </w:r>
      </w:ins>
      <w:ins w:id="20667" w:author="Administrator" w:date="2019-06-10T20:59:00Z">
        <w:r w:rsidR="007F1FE9">
          <w:rPr>
            <w:rFonts w:hint="eastAsia"/>
          </w:rPr>
          <w:t>許多</w:t>
        </w:r>
      </w:ins>
      <w:ins w:id="20668" w:author="Administrator" w:date="2019-06-10T21:00:00Z">
        <w:r w:rsidR="007F1FE9">
          <w:rPr>
            <w:rFonts w:hint="eastAsia"/>
          </w:rPr>
          <w:t>。</w:t>
        </w:r>
      </w:ins>
    </w:p>
    <w:p w:rsidR="000F0075" w:rsidRDefault="007F1FE9">
      <w:pPr>
        <w:pStyle w:val="12"/>
        <w:spacing w:after="240"/>
        <w:ind w:leftChars="0" w:left="0"/>
        <w:rPr>
          <w:ins w:id="20669" w:author="Administrator" w:date="2019-06-10T21:00:00Z"/>
        </w:rPr>
        <w:pPrChange w:id="20670" w:author="Administrator" w:date="2019-06-08T18:27:00Z">
          <w:pPr>
            <w:pStyle w:val="12"/>
            <w:numPr>
              <w:numId w:val="1"/>
            </w:numPr>
            <w:spacing w:after="240"/>
            <w:ind w:leftChars="0" w:left="360" w:hanging="360"/>
            <w:outlineLvl w:val="0"/>
          </w:pPr>
        </w:pPrChange>
      </w:pPr>
      <w:ins w:id="20671" w:author="Administrator" w:date="2019-06-10T20:59:00Z">
        <w:r>
          <w:rPr>
            <w:rFonts w:hint="eastAsia"/>
          </w:rPr>
          <w:t>也許是因為這裡的</w:t>
        </w:r>
      </w:ins>
      <w:ins w:id="20672" w:author="Administrator" w:date="2019-06-10T21:00:00Z">
        <w:r>
          <w:rPr>
            <w:rFonts w:hint="eastAsia"/>
          </w:rPr>
          <w:t>環境，有種農村般簡樸的自然吧。</w:t>
        </w:r>
      </w:ins>
    </w:p>
    <w:p w:rsidR="000F0075" w:rsidRDefault="007F1FE9">
      <w:pPr>
        <w:pStyle w:val="12"/>
        <w:spacing w:after="240"/>
        <w:ind w:leftChars="0" w:left="0"/>
        <w:rPr>
          <w:ins w:id="20673" w:author="Administrator" w:date="2019-06-10T21:01:00Z"/>
        </w:rPr>
        <w:pPrChange w:id="20674" w:author="Administrator" w:date="2019-06-08T18:27:00Z">
          <w:pPr>
            <w:pStyle w:val="12"/>
            <w:numPr>
              <w:numId w:val="1"/>
            </w:numPr>
            <w:spacing w:after="240"/>
            <w:ind w:leftChars="0" w:left="360" w:hanging="360"/>
            <w:outlineLvl w:val="0"/>
          </w:pPr>
        </w:pPrChange>
      </w:pPr>
      <w:ins w:id="20675" w:author="Administrator" w:date="2019-06-10T21:00:00Z">
        <w:r>
          <w:rPr>
            <w:rFonts w:hint="eastAsia"/>
          </w:rPr>
          <w:t>不過他很明白，能在這片草原上建立起這樣一個不算小的村落，</w:t>
        </w:r>
      </w:ins>
      <w:ins w:id="20676" w:author="Administrator" w:date="2019-06-10T21:01:00Z">
        <w:r>
          <w:rPr>
            <w:rFonts w:hint="eastAsia"/>
          </w:rPr>
          <w:t>裡頭的怪人們肯定實力不弱。</w:t>
        </w:r>
      </w:ins>
    </w:p>
    <w:p w:rsidR="000F0075" w:rsidRDefault="007F1FE9">
      <w:pPr>
        <w:pStyle w:val="12"/>
        <w:spacing w:after="240"/>
        <w:ind w:leftChars="0" w:left="0"/>
        <w:rPr>
          <w:ins w:id="20677" w:author="Administrator" w:date="2019-06-10T21:05:00Z"/>
        </w:rPr>
        <w:pPrChange w:id="20678" w:author="Administrator" w:date="2019-06-08T18:27:00Z">
          <w:pPr>
            <w:pStyle w:val="12"/>
            <w:numPr>
              <w:numId w:val="1"/>
            </w:numPr>
            <w:spacing w:after="240"/>
            <w:ind w:leftChars="0" w:left="360" w:hanging="360"/>
            <w:outlineLvl w:val="0"/>
          </w:pPr>
        </w:pPrChange>
      </w:pPr>
      <w:ins w:id="20679" w:author="Administrator" w:date="2019-06-10T21:03:00Z">
        <w:r>
          <w:rPr>
            <w:rFonts w:hint="eastAsia"/>
          </w:rPr>
          <w:lastRenderedPageBreak/>
          <w:t>站起身來，李龍飛看到屋門</w:t>
        </w:r>
      </w:ins>
      <w:ins w:id="20680" w:author="Administrator" w:date="2019-06-10T21:04:00Z">
        <w:r>
          <w:rPr>
            <w:rFonts w:hint="eastAsia"/>
          </w:rPr>
          <w:t>旁邊，有幾個個頭「只」有跟自己一樣高的孩童，正張著</w:t>
        </w:r>
      </w:ins>
      <w:ins w:id="20681" w:author="Administrator" w:date="2019-06-10T21:07:00Z">
        <w:r>
          <w:rPr>
            <w:rFonts w:hint="eastAsia"/>
          </w:rPr>
          <w:t>十幾</w:t>
        </w:r>
      </w:ins>
      <w:ins w:id="20682" w:author="Administrator" w:date="2019-06-10T21:06:00Z">
        <w:r>
          <w:rPr>
            <w:rFonts w:hint="eastAsia"/>
          </w:rPr>
          <w:t>雙</w:t>
        </w:r>
      </w:ins>
      <w:ins w:id="20683" w:author="Administrator" w:date="2019-06-10T21:04:00Z">
        <w:r>
          <w:rPr>
            <w:rFonts w:hint="eastAsia"/>
          </w:rPr>
          <w:t>眼睛，</w:t>
        </w:r>
      </w:ins>
      <w:ins w:id="20684" w:author="Administrator" w:date="2019-06-10T21:05:00Z">
        <w:r>
          <w:rPr>
            <w:rFonts w:hint="eastAsia"/>
          </w:rPr>
          <w:t>眼巴巴地好奇盯著自己。</w:t>
        </w:r>
      </w:ins>
    </w:p>
    <w:p w:rsidR="000F0075" w:rsidRDefault="007F1FE9">
      <w:pPr>
        <w:pStyle w:val="12"/>
        <w:spacing w:after="240"/>
        <w:ind w:leftChars="0" w:left="0"/>
        <w:rPr>
          <w:ins w:id="20685" w:author="Administrator" w:date="2019-06-10T21:07:00Z"/>
        </w:rPr>
        <w:pPrChange w:id="20686" w:author="Administrator" w:date="2019-06-08T18:27:00Z">
          <w:pPr>
            <w:pStyle w:val="12"/>
            <w:numPr>
              <w:numId w:val="1"/>
            </w:numPr>
            <w:spacing w:after="240"/>
            <w:ind w:leftChars="0" w:left="360" w:hanging="360"/>
            <w:outlineLvl w:val="0"/>
          </w:pPr>
        </w:pPrChange>
      </w:pPr>
      <w:ins w:id="20687" w:author="Administrator" w:date="2019-06-10T21:06:00Z">
        <w:r>
          <w:rPr>
            <w:rFonts w:hint="eastAsia"/>
          </w:rPr>
          <w:t>這些孩童見到自己看過去，連忙一哄而散，只有</w:t>
        </w:r>
      </w:ins>
      <w:ins w:id="20688" w:author="Administrator" w:date="2019-06-10T21:07:00Z">
        <w:r>
          <w:rPr>
            <w:rFonts w:hint="eastAsia"/>
          </w:rPr>
          <w:t>一兩</w:t>
        </w:r>
      </w:ins>
      <w:ins w:id="20689" w:author="Administrator" w:date="2019-06-10T21:06:00Z">
        <w:r>
          <w:rPr>
            <w:rFonts w:hint="eastAsia"/>
          </w:rPr>
          <w:t>個</w:t>
        </w:r>
      </w:ins>
      <w:ins w:id="20690" w:author="Administrator" w:date="2019-06-10T21:07:00Z">
        <w:r>
          <w:rPr>
            <w:rFonts w:hint="eastAsia"/>
          </w:rPr>
          <w:t>膽子較大的，還躲在門後張望著。</w:t>
        </w:r>
      </w:ins>
    </w:p>
    <w:p w:rsidR="000F0075" w:rsidRDefault="007F1FE9">
      <w:pPr>
        <w:pStyle w:val="12"/>
        <w:spacing w:after="240"/>
        <w:ind w:leftChars="0" w:left="0"/>
        <w:rPr>
          <w:ins w:id="20691" w:author="Administrator" w:date="2019-06-10T21:09:00Z"/>
        </w:rPr>
        <w:pPrChange w:id="20692" w:author="Administrator" w:date="2019-06-08T18:27:00Z">
          <w:pPr>
            <w:pStyle w:val="12"/>
            <w:numPr>
              <w:numId w:val="1"/>
            </w:numPr>
            <w:spacing w:after="240"/>
            <w:ind w:leftChars="0" w:left="360" w:hanging="360"/>
            <w:outlineLvl w:val="0"/>
          </w:pPr>
        </w:pPrChange>
      </w:pPr>
      <w:ins w:id="20693" w:author="Administrator" w:date="2019-06-10T21:08:00Z">
        <w:r>
          <w:rPr>
            <w:rFonts w:hint="eastAsia"/>
          </w:rPr>
          <w:t>看到他們的模樣，李龍飛笑了起來，他</w:t>
        </w:r>
        <w:r w:rsidR="002C2D5C">
          <w:rPr>
            <w:rFonts w:hint="eastAsia"/>
          </w:rPr>
          <w:t>的表情溫和下來，回想起以前在自在道時跟其他同門師弟們</w:t>
        </w:r>
      </w:ins>
      <w:ins w:id="20694" w:author="Administrator" w:date="2019-06-10T21:09:00Z">
        <w:r w:rsidR="002C2D5C">
          <w:rPr>
            <w:rFonts w:hint="eastAsia"/>
          </w:rPr>
          <w:t>玩在一起的時光。</w:t>
        </w:r>
      </w:ins>
    </w:p>
    <w:p w:rsidR="000F0075" w:rsidRDefault="002C2D5C">
      <w:pPr>
        <w:pStyle w:val="12"/>
        <w:spacing w:after="240"/>
        <w:ind w:leftChars="0" w:left="0"/>
        <w:rPr>
          <w:ins w:id="20695" w:author="Administrator" w:date="2019-06-10T21:10:00Z"/>
        </w:rPr>
        <w:pPrChange w:id="20696" w:author="Administrator" w:date="2019-06-08T18:27:00Z">
          <w:pPr>
            <w:pStyle w:val="12"/>
            <w:numPr>
              <w:numId w:val="1"/>
            </w:numPr>
            <w:spacing w:after="240"/>
            <w:ind w:leftChars="0" w:left="360" w:hanging="360"/>
            <w:outlineLvl w:val="0"/>
          </w:pPr>
        </w:pPrChange>
      </w:pPr>
      <w:ins w:id="20697" w:author="Administrator" w:date="2019-06-10T21:09:00Z">
        <w:r>
          <w:rPr>
            <w:rFonts w:hint="eastAsia"/>
          </w:rPr>
          <w:t>這些孩子就跟當時的自己一樣</w:t>
        </w:r>
      </w:ins>
      <w:ins w:id="20698" w:author="Administrator" w:date="2019-06-10T21:10:00Z">
        <w:r>
          <w:rPr>
            <w:rFonts w:hint="eastAsia"/>
          </w:rPr>
          <w:t>，總是對</w:t>
        </w:r>
      </w:ins>
      <w:ins w:id="20699" w:author="Administrator" w:date="2019-06-10T21:16:00Z">
        <w:r>
          <w:rPr>
            <w:rFonts w:hint="eastAsia"/>
          </w:rPr>
          <w:t>著</w:t>
        </w:r>
      </w:ins>
      <w:ins w:id="20700" w:author="Administrator" w:date="2019-06-10T21:10:00Z">
        <w:r>
          <w:rPr>
            <w:rFonts w:hint="eastAsia"/>
          </w:rPr>
          <w:t>新奇的事</w:t>
        </w:r>
      </w:ins>
      <w:ins w:id="20701" w:author="Administrator" w:date="2019-06-10T21:16:00Z">
        <w:r>
          <w:rPr>
            <w:rFonts w:hint="eastAsia"/>
          </w:rPr>
          <w:t>物感到</w:t>
        </w:r>
      </w:ins>
      <w:ins w:id="20702" w:author="Administrator" w:date="2019-06-10T21:10:00Z">
        <w:r>
          <w:rPr>
            <w:rFonts w:hint="eastAsia"/>
          </w:rPr>
          <w:t>興趣，</w:t>
        </w:r>
      </w:ins>
      <w:ins w:id="20703" w:author="Administrator" w:date="2019-06-10T21:16:00Z">
        <w:r>
          <w:rPr>
            <w:rFonts w:hint="eastAsia"/>
          </w:rPr>
          <w:t>而且</w:t>
        </w:r>
      </w:ins>
      <w:ins w:id="20704" w:author="Administrator" w:date="2019-06-10T21:10:00Z">
        <w:r>
          <w:rPr>
            <w:rFonts w:hint="eastAsia"/>
          </w:rPr>
          <w:t>在修練之餘，</w:t>
        </w:r>
      </w:ins>
      <w:ins w:id="20705" w:author="Administrator" w:date="2019-06-10T21:16:00Z">
        <w:r>
          <w:rPr>
            <w:rFonts w:hint="eastAsia"/>
          </w:rPr>
          <w:t>也</w:t>
        </w:r>
      </w:ins>
      <w:ins w:id="20706" w:author="Administrator" w:date="2019-06-10T21:10:00Z">
        <w:r>
          <w:rPr>
            <w:rFonts w:hint="eastAsia"/>
          </w:rPr>
          <w:t>不忘著</w:t>
        </w:r>
      </w:ins>
      <w:ins w:id="20707" w:author="Administrator" w:date="2019-06-10T21:27:00Z">
        <w:r w:rsidR="006D3D97">
          <w:rPr>
            <w:rFonts w:hint="eastAsia"/>
          </w:rPr>
          <w:t>要</w:t>
        </w:r>
      </w:ins>
      <w:ins w:id="20708" w:author="Administrator" w:date="2019-06-10T21:10:00Z">
        <w:r>
          <w:rPr>
            <w:rFonts w:hint="eastAsia"/>
          </w:rPr>
          <w:t>玩耍。</w:t>
        </w:r>
      </w:ins>
    </w:p>
    <w:p w:rsidR="000F0075" w:rsidRDefault="006D3D97">
      <w:pPr>
        <w:pStyle w:val="12"/>
        <w:spacing w:after="240"/>
        <w:ind w:leftChars="0" w:left="0"/>
        <w:rPr>
          <w:ins w:id="20709" w:author="Administrator" w:date="2019-06-10T21:34:00Z"/>
        </w:rPr>
        <w:pPrChange w:id="20710" w:author="Administrator" w:date="2019-06-08T18:27:00Z">
          <w:pPr>
            <w:pStyle w:val="12"/>
            <w:numPr>
              <w:numId w:val="1"/>
            </w:numPr>
            <w:spacing w:after="240"/>
            <w:ind w:leftChars="0" w:left="360" w:hanging="360"/>
            <w:outlineLvl w:val="0"/>
          </w:pPr>
        </w:pPrChange>
      </w:pPr>
      <w:ins w:id="20711" w:author="Administrator" w:date="2019-06-10T21:31:00Z">
        <w:r>
          <w:rPr>
            <w:rFonts w:hint="eastAsia"/>
          </w:rPr>
          <w:t>李龍飛走上前去，對著其中一名看起來比較瘦小，可眼神裡卻流露出機靈的</w:t>
        </w:r>
      </w:ins>
      <w:ins w:id="20712" w:author="Administrator" w:date="2019-06-10T21:32:00Z">
        <w:r>
          <w:rPr>
            <w:rFonts w:hint="eastAsia"/>
          </w:rPr>
          <w:t>童</w:t>
        </w:r>
      </w:ins>
      <w:ins w:id="20713" w:author="Administrator" w:date="2019-06-10T21:34:00Z">
        <w:r>
          <w:rPr>
            <w:rFonts w:hint="eastAsia"/>
          </w:rPr>
          <w:t>稚</w:t>
        </w:r>
      </w:ins>
      <w:ins w:id="20714" w:author="Administrator" w:date="2019-06-10T21:32:00Z">
        <w:r>
          <w:rPr>
            <w:rFonts w:hint="eastAsia"/>
          </w:rPr>
          <w:t>招了招手</w:t>
        </w:r>
      </w:ins>
      <w:ins w:id="20715" w:author="Administrator" w:date="2019-06-10T21:34:00Z">
        <w:r>
          <w:rPr>
            <w:rFonts w:hint="eastAsia"/>
          </w:rPr>
          <w:t>。</w:t>
        </w:r>
      </w:ins>
    </w:p>
    <w:p w:rsidR="000F0075" w:rsidRDefault="006D3D97">
      <w:pPr>
        <w:pStyle w:val="12"/>
        <w:spacing w:after="240"/>
        <w:ind w:leftChars="0" w:left="0"/>
        <w:rPr>
          <w:ins w:id="20716" w:author="Administrator" w:date="2019-06-10T21:37:00Z"/>
        </w:rPr>
        <w:pPrChange w:id="20717" w:author="Administrator" w:date="2019-06-08T18:27:00Z">
          <w:pPr>
            <w:pStyle w:val="12"/>
            <w:numPr>
              <w:numId w:val="1"/>
            </w:numPr>
            <w:spacing w:after="240"/>
            <w:ind w:leftChars="0" w:left="360" w:hanging="360"/>
            <w:outlineLvl w:val="0"/>
          </w:pPr>
        </w:pPrChange>
      </w:pPr>
      <w:ins w:id="20718" w:author="Administrator" w:date="2019-06-10T21:32:00Z">
        <w:r>
          <w:rPr>
            <w:rFonts w:hint="eastAsia"/>
          </w:rPr>
          <w:t>那</w:t>
        </w:r>
      </w:ins>
      <w:ins w:id="20719" w:author="Administrator" w:date="2019-06-10T21:37:00Z">
        <w:r>
          <w:rPr>
            <w:rFonts w:hint="eastAsia"/>
          </w:rPr>
          <w:t>孩童先是遲疑了一下，最終還是大膽地走進了門，怯生生來到李龍飛的面前。</w:t>
        </w:r>
      </w:ins>
    </w:p>
    <w:p w:rsidR="000F0075" w:rsidRDefault="000E100F">
      <w:pPr>
        <w:pStyle w:val="12"/>
        <w:spacing w:after="240"/>
        <w:ind w:leftChars="0" w:left="0"/>
        <w:rPr>
          <w:ins w:id="20720" w:author="Administrator" w:date="2019-06-10T21:50:00Z"/>
        </w:rPr>
        <w:pPrChange w:id="20721" w:author="Administrator" w:date="2019-06-08T18:27:00Z">
          <w:pPr>
            <w:pStyle w:val="12"/>
            <w:numPr>
              <w:numId w:val="1"/>
            </w:numPr>
            <w:spacing w:after="240"/>
            <w:ind w:leftChars="0" w:left="360" w:hanging="360"/>
            <w:outlineLvl w:val="0"/>
          </w:pPr>
        </w:pPrChange>
      </w:pPr>
      <w:ins w:id="20722" w:author="Administrator" w:date="2019-06-10T21:40:00Z">
        <w:r>
          <w:rPr>
            <w:rFonts w:hint="eastAsia"/>
          </w:rPr>
          <w:t>伸出手像變魔術般，李龍飛從儲物袋中掏出一顆</w:t>
        </w:r>
      </w:ins>
      <w:ins w:id="20723" w:author="Administrator" w:date="2019-06-10T21:48:00Z">
        <w:r>
          <w:rPr>
            <w:rFonts w:hint="eastAsia"/>
          </w:rPr>
          <w:t>丹藥</w:t>
        </w:r>
      </w:ins>
      <w:ins w:id="20724" w:author="Administrator" w:date="2019-06-10T21:40:00Z">
        <w:r>
          <w:rPr>
            <w:rFonts w:hint="eastAsia"/>
          </w:rPr>
          <w:t>，</w:t>
        </w:r>
      </w:ins>
      <w:ins w:id="20725" w:author="Administrator" w:date="2019-06-10T21:47:00Z">
        <w:r>
          <w:rPr>
            <w:rFonts w:hint="eastAsia"/>
          </w:rPr>
          <w:t>那是</w:t>
        </w:r>
      </w:ins>
      <w:ins w:id="20726" w:author="Administrator" w:date="2019-06-10T21:49:00Z">
        <w:r>
          <w:rPr>
            <w:rFonts w:hint="eastAsia"/>
          </w:rPr>
          <w:t>練氣修士服用，最基本的</w:t>
        </w:r>
      </w:ins>
      <w:ins w:id="20727" w:author="Administrator" w:date="2019-06-10T21:50:00Z">
        <w:r>
          <w:rPr>
            <w:rFonts w:hint="eastAsia"/>
          </w:rPr>
          <w:t>大補丸。</w:t>
        </w:r>
      </w:ins>
    </w:p>
    <w:p w:rsidR="000F0075" w:rsidRDefault="000E100F">
      <w:pPr>
        <w:pStyle w:val="12"/>
        <w:spacing w:after="240"/>
        <w:ind w:leftChars="0" w:left="0"/>
        <w:rPr>
          <w:ins w:id="20728" w:author="Administrator" w:date="2019-06-10T21:51:00Z"/>
        </w:rPr>
        <w:pPrChange w:id="20729" w:author="Administrator" w:date="2019-06-08T18:27:00Z">
          <w:pPr>
            <w:pStyle w:val="12"/>
            <w:numPr>
              <w:numId w:val="1"/>
            </w:numPr>
            <w:spacing w:after="240"/>
            <w:ind w:leftChars="0" w:left="360" w:hanging="360"/>
            <w:outlineLvl w:val="0"/>
          </w:pPr>
        </w:pPrChange>
      </w:pPr>
      <w:ins w:id="20730" w:author="Administrator" w:date="2019-06-10T21:50:00Z">
        <w:r>
          <w:rPr>
            <w:rFonts w:hint="eastAsia"/>
          </w:rPr>
          <w:t>這種丹藥對修為增加不大，主要是活</w:t>
        </w:r>
        <w:r w:rsidR="001C044C">
          <w:rPr>
            <w:rFonts w:hint="eastAsia"/>
          </w:rPr>
          <w:t>絡筋骨，增加血氣而已</w:t>
        </w:r>
      </w:ins>
      <w:ins w:id="20731" w:author="Administrator" w:date="2019-06-10T21:51:00Z">
        <w:r w:rsidR="001C044C">
          <w:rPr>
            <w:rFonts w:hint="eastAsia"/>
          </w:rPr>
          <w:t>。</w:t>
        </w:r>
      </w:ins>
    </w:p>
    <w:p w:rsidR="000F0075" w:rsidRDefault="001C044C">
      <w:pPr>
        <w:pStyle w:val="12"/>
        <w:spacing w:after="240"/>
        <w:ind w:leftChars="0" w:left="0"/>
        <w:rPr>
          <w:ins w:id="20732" w:author="Administrator" w:date="2019-06-10T21:52:00Z"/>
        </w:rPr>
        <w:pPrChange w:id="20733" w:author="Administrator" w:date="2019-06-08T18:27:00Z">
          <w:pPr>
            <w:pStyle w:val="12"/>
            <w:numPr>
              <w:numId w:val="1"/>
            </w:numPr>
            <w:spacing w:after="240"/>
            <w:ind w:leftChars="0" w:left="360" w:hanging="360"/>
            <w:outlineLvl w:val="0"/>
          </w:pPr>
        </w:pPrChange>
      </w:pPr>
      <w:ins w:id="20734" w:author="Administrator" w:date="2019-06-10T21:51:00Z">
        <w:r>
          <w:rPr>
            <w:rFonts w:hint="eastAsia"/>
          </w:rPr>
          <w:t>可對已經達到練氣大圓滿的李龍飛來說，這丹藥就算吃再多，也毫無作用，甚至還可能因為丹藥裡的雜質，而傷了身體</w:t>
        </w:r>
      </w:ins>
      <w:ins w:id="20735" w:author="Administrator" w:date="2019-06-10T21:52:00Z">
        <w:r>
          <w:rPr>
            <w:rFonts w:hint="eastAsia"/>
          </w:rPr>
          <w:t>，</w:t>
        </w:r>
      </w:ins>
      <w:ins w:id="20736" w:author="Administrator" w:date="2019-06-10T21:51:00Z">
        <w:r>
          <w:rPr>
            <w:rFonts w:hint="eastAsia"/>
          </w:rPr>
          <w:t>但</w:t>
        </w:r>
      </w:ins>
      <w:ins w:id="20737" w:author="Administrator" w:date="2019-06-10T21:52:00Z">
        <w:r>
          <w:rPr>
            <w:rFonts w:hint="eastAsia"/>
          </w:rPr>
          <w:t>對這裡的孩童來說，應該有不小的幫助才是。</w:t>
        </w:r>
      </w:ins>
    </w:p>
    <w:p w:rsidR="000F0075" w:rsidRDefault="001C044C">
      <w:pPr>
        <w:pStyle w:val="12"/>
        <w:spacing w:after="240"/>
        <w:ind w:leftChars="0" w:left="0"/>
        <w:rPr>
          <w:ins w:id="20738" w:author="Administrator" w:date="2019-06-10T21:53:00Z"/>
        </w:rPr>
        <w:pPrChange w:id="20739" w:author="Administrator" w:date="2019-06-08T18:27:00Z">
          <w:pPr>
            <w:pStyle w:val="12"/>
            <w:numPr>
              <w:numId w:val="1"/>
            </w:numPr>
            <w:spacing w:after="240"/>
            <w:ind w:leftChars="0" w:left="360" w:hanging="360"/>
            <w:outlineLvl w:val="0"/>
          </w:pPr>
        </w:pPrChange>
      </w:pPr>
      <w:ins w:id="20740" w:author="Administrator" w:date="2019-06-10T21:52:00Z">
        <w:r>
          <w:rPr>
            <w:rFonts w:hint="eastAsia"/>
          </w:rPr>
          <w:t>那孩童看到丹藥，先是疑惑了下，最終還是沒能忍住那香氣，捏起藥丸，放到眼前看了</w:t>
        </w:r>
      </w:ins>
      <w:ins w:id="20741" w:author="Administrator" w:date="2019-06-10T21:53:00Z">
        <w:r>
          <w:rPr>
            <w:rFonts w:hint="eastAsia"/>
          </w:rPr>
          <w:t>一看。</w:t>
        </w:r>
      </w:ins>
    </w:p>
    <w:p w:rsidR="000F0075" w:rsidRDefault="001C044C">
      <w:pPr>
        <w:pStyle w:val="12"/>
        <w:spacing w:after="240"/>
        <w:ind w:leftChars="0" w:left="0"/>
        <w:rPr>
          <w:ins w:id="20742" w:author="Administrator" w:date="2019-06-10T21:53:00Z"/>
        </w:rPr>
        <w:pPrChange w:id="20743" w:author="Administrator" w:date="2019-06-08T18:27:00Z">
          <w:pPr>
            <w:pStyle w:val="12"/>
            <w:numPr>
              <w:numId w:val="1"/>
            </w:numPr>
            <w:spacing w:after="240"/>
            <w:ind w:leftChars="0" w:left="360" w:hanging="360"/>
            <w:outlineLvl w:val="0"/>
          </w:pPr>
        </w:pPrChange>
      </w:pPr>
      <w:ins w:id="20744" w:author="Administrator" w:date="2019-06-10T21:53:00Z">
        <w:r>
          <w:rPr>
            <w:rFonts w:hint="eastAsia"/>
          </w:rPr>
          <w:t>李龍飛怕他沒服過丹藥，指了指那大補丸，跟著張開嘴，又指了指嘴巴，示意他吞下去。</w:t>
        </w:r>
      </w:ins>
    </w:p>
    <w:p w:rsidR="000F0075" w:rsidRDefault="001C044C">
      <w:pPr>
        <w:pStyle w:val="12"/>
        <w:spacing w:after="240"/>
        <w:ind w:leftChars="0" w:left="0"/>
        <w:rPr>
          <w:ins w:id="20745" w:author="Administrator" w:date="2019-06-10T21:56:00Z"/>
        </w:rPr>
        <w:pPrChange w:id="20746" w:author="Administrator" w:date="2019-06-08T18:27:00Z">
          <w:pPr>
            <w:pStyle w:val="12"/>
            <w:numPr>
              <w:numId w:val="1"/>
            </w:numPr>
            <w:spacing w:after="240"/>
            <w:ind w:leftChars="0" w:left="360" w:hanging="360"/>
            <w:outlineLvl w:val="0"/>
          </w:pPr>
        </w:pPrChange>
      </w:pPr>
      <w:ins w:id="20747" w:author="Administrator" w:date="2019-06-10T21:53:00Z">
        <w:r>
          <w:rPr>
            <w:rFonts w:hint="eastAsia"/>
          </w:rPr>
          <w:t>其他的孩</w:t>
        </w:r>
      </w:ins>
      <w:ins w:id="20748" w:author="Administrator" w:date="2019-06-10T21:54:00Z">
        <w:r>
          <w:rPr>
            <w:rFonts w:hint="eastAsia"/>
          </w:rPr>
          <w:t>童躲在門後，又是緊張，又是期待地看著兩</w:t>
        </w:r>
        <w:r w:rsidR="00FF7E6E">
          <w:rPr>
            <w:rFonts w:hint="eastAsia"/>
          </w:rPr>
          <w:t>人</w:t>
        </w:r>
      </w:ins>
      <w:ins w:id="20749" w:author="Administrator" w:date="2019-06-10T22:05:00Z">
        <w:r w:rsidR="00FF7E6E">
          <w:rPr>
            <w:rFonts w:hint="eastAsia"/>
          </w:rPr>
          <w:t>，</w:t>
        </w:r>
      </w:ins>
      <w:ins w:id="20750" w:author="Administrator" w:date="2019-06-10T21:54:00Z">
        <w:r>
          <w:rPr>
            <w:rFonts w:hint="eastAsia"/>
          </w:rPr>
          <w:t>最終，那孩童像是下定決心，</w:t>
        </w:r>
      </w:ins>
      <w:ins w:id="20751" w:author="Administrator" w:date="2019-06-10T21:56:00Z">
        <w:r>
          <w:rPr>
            <w:rFonts w:hint="eastAsia"/>
          </w:rPr>
          <w:t>將丹藥丟入嘴中，閉上眼，吞了下去。</w:t>
        </w:r>
      </w:ins>
    </w:p>
    <w:p w:rsidR="000F0075" w:rsidRDefault="001C044C">
      <w:pPr>
        <w:pStyle w:val="12"/>
        <w:spacing w:after="240"/>
        <w:ind w:leftChars="0" w:left="0"/>
        <w:rPr>
          <w:ins w:id="20752" w:author="Administrator" w:date="2019-06-10T21:58:00Z"/>
        </w:rPr>
        <w:pPrChange w:id="20753" w:author="Administrator" w:date="2019-06-08T18:27:00Z">
          <w:pPr>
            <w:pStyle w:val="12"/>
            <w:numPr>
              <w:numId w:val="1"/>
            </w:numPr>
            <w:spacing w:after="240"/>
            <w:ind w:leftChars="0" w:left="360" w:hanging="360"/>
            <w:outlineLvl w:val="0"/>
          </w:pPr>
        </w:pPrChange>
      </w:pPr>
      <w:ins w:id="20754" w:author="Administrator" w:date="2019-06-10T21:56:00Z">
        <w:r>
          <w:rPr>
            <w:rFonts w:hint="eastAsia"/>
          </w:rPr>
          <w:t>起初他表情還有些遲疑，但跟著</w:t>
        </w:r>
      </w:ins>
      <w:ins w:id="20755" w:author="Administrator" w:date="2019-06-10T21:57:00Z">
        <w:r>
          <w:rPr>
            <w:rFonts w:hint="eastAsia"/>
          </w:rPr>
          <w:t>他眼睛越睜越大，到後來，他滿臉通紅，興奮地</w:t>
        </w:r>
      </w:ins>
      <w:ins w:id="20756" w:author="Administrator" w:date="2019-06-10T21:58:00Z">
        <w:r>
          <w:rPr>
            <w:rFonts w:hint="eastAsia"/>
          </w:rPr>
          <w:t>看著李龍飛又看看自己，然後咻一聲跑了出去，嘴裡瓜拉瓜拉地</w:t>
        </w:r>
      </w:ins>
      <w:ins w:id="20757" w:author="Administrator" w:date="2019-06-10T22:05:00Z">
        <w:r w:rsidR="00FF7E6E">
          <w:rPr>
            <w:rFonts w:hint="eastAsia"/>
          </w:rPr>
          <w:t>亂</w:t>
        </w:r>
      </w:ins>
      <w:ins w:id="20758" w:author="Administrator" w:date="2019-06-10T21:58:00Z">
        <w:r>
          <w:rPr>
            <w:rFonts w:hint="eastAsia"/>
          </w:rPr>
          <w:t>叫著。</w:t>
        </w:r>
      </w:ins>
    </w:p>
    <w:p w:rsidR="000F0075" w:rsidRDefault="001C044C">
      <w:pPr>
        <w:pStyle w:val="12"/>
        <w:spacing w:after="240"/>
        <w:ind w:leftChars="0" w:left="0"/>
        <w:rPr>
          <w:ins w:id="20759" w:author="Administrator" w:date="2019-06-10T22:01:00Z"/>
        </w:rPr>
        <w:pPrChange w:id="20760" w:author="Administrator" w:date="2019-06-08T18:27:00Z">
          <w:pPr>
            <w:pStyle w:val="12"/>
            <w:numPr>
              <w:numId w:val="1"/>
            </w:numPr>
            <w:spacing w:after="240"/>
            <w:ind w:leftChars="0" w:left="360" w:hanging="360"/>
            <w:outlineLvl w:val="0"/>
          </w:pPr>
        </w:pPrChange>
      </w:pPr>
      <w:ins w:id="20761" w:author="Administrator" w:date="2019-06-10T21:58:00Z">
        <w:r>
          <w:rPr>
            <w:rFonts w:hint="eastAsia"/>
          </w:rPr>
          <w:t>那些門外的孩童</w:t>
        </w:r>
      </w:ins>
      <w:ins w:id="20762" w:author="Administrator" w:date="2019-06-10T22:00:00Z">
        <w:r>
          <w:rPr>
            <w:rFonts w:hint="eastAsia"/>
          </w:rPr>
          <w:t>看得是一頭霧水，幾個人七嘴八舌的，紛紛站在那</w:t>
        </w:r>
      </w:ins>
      <w:ins w:id="20763" w:author="Administrator" w:date="2019-06-10T22:01:00Z">
        <w:r>
          <w:rPr>
            <w:rFonts w:hint="eastAsia"/>
          </w:rPr>
          <w:t>議論著。</w:t>
        </w:r>
      </w:ins>
    </w:p>
    <w:p w:rsidR="000F0075" w:rsidRDefault="00260EF6">
      <w:pPr>
        <w:pStyle w:val="12"/>
        <w:spacing w:after="240"/>
        <w:ind w:leftChars="0" w:left="0"/>
        <w:rPr>
          <w:ins w:id="20764" w:author="Administrator" w:date="2019-06-08T13:34:00Z"/>
        </w:rPr>
        <w:pPrChange w:id="20765" w:author="Administrator" w:date="2019-06-08T18:27:00Z">
          <w:pPr>
            <w:pStyle w:val="12"/>
            <w:numPr>
              <w:numId w:val="1"/>
            </w:numPr>
            <w:spacing w:after="240"/>
            <w:ind w:leftChars="0" w:left="360" w:hanging="360"/>
            <w:outlineLvl w:val="0"/>
          </w:pPr>
        </w:pPrChange>
      </w:pPr>
      <w:ins w:id="20766" w:author="Administrator" w:date="2019-06-13T01:50:00Z">
        <w:r>
          <w:rPr>
            <w:rFonts w:hint="eastAsia"/>
          </w:rPr>
          <w:t>想不到，過了一會</w:t>
        </w:r>
      </w:ins>
      <w:ins w:id="20767" w:author="Administrator" w:date="2019-06-10T22:01:00Z">
        <w:r w:rsidR="00FF7E6E">
          <w:rPr>
            <w:rFonts w:hint="eastAsia"/>
          </w:rPr>
          <w:t>，</w:t>
        </w:r>
      </w:ins>
      <w:ins w:id="20768" w:author="Administrator" w:date="2019-06-13T01:50:00Z">
        <w:r>
          <w:rPr>
            <w:rFonts w:hint="eastAsia"/>
          </w:rPr>
          <w:t>那</w:t>
        </w:r>
      </w:ins>
      <w:ins w:id="20769" w:author="Administrator" w:date="2019-06-10T22:01:00Z">
        <w:r>
          <w:rPr>
            <w:rFonts w:hint="eastAsia"/>
          </w:rPr>
          <w:t>吞下丹藥</w:t>
        </w:r>
      </w:ins>
      <w:ins w:id="20770" w:author="Administrator" w:date="2019-06-13T01:50:00Z">
        <w:r>
          <w:rPr>
            <w:rFonts w:hint="eastAsia"/>
          </w:rPr>
          <w:t>的</w:t>
        </w:r>
      </w:ins>
      <w:ins w:id="20771" w:author="Administrator" w:date="2019-06-10T22:01:00Z">
        <w:r w:rsidR="00FF7E6E">
          <w:rPr>
            <w:rFonts w:hint="eastAsia"/>
          </w:rPr>
          <w:t>孩子又跑了回來，</w:t>
        </w:r>
      </w:ins>
      <w:ins w:id="20772" w:author="Administrator" w:date="2019-06-13T01:50:00Z">
        <w:r>
          <w:rPr>
            <w:rFonts w:hint="eastAsia"/>
          </w:rPr>
          <w:t>這次</w:t>
        </w:r>
      </w:ins>
      <w:ins w:id="20773" w:author="Administrator" w:date="2019-06-13T01:51:00Z">
        <w:r>
          <w:rPr>
            <w:rFonts w:hint="eastAsia"/>
          </w:rPr>
          <w:t>還</w:t>
        </w:r>
      </w:ins>
      <w:ins w:id="20774" w:author="Administrator" w:date="2019-06-10T22:02:00Z">
        <w:r w:rsidR="00FF7E6E">
          <w:rPr>
            <w:rFonts w:hint="eastAsia"/>
          </w:rPr>
          <w:t>帶著嚴</w:t>
        </w:r>
      </w:ins>
      <w:ins w:id="20775" w:author="Administrator" w:date="2019-06-10T22:03:00Z">
        <w:r w:rsidR="00FF7E6E">
          <w:rPr>
            <w:rFonts w:hint="eastAsia"/>
          </w:rPr>
          <w:t>泰</w:t>
        </w:r>
      </w:ins>
      <w:ins w:id="20776" w:author="Administrator" w:date="2019-06-10T22:06:00Z">
        <w:r w:rsidR="00FF7E6E">
          <w:rPr>
            <w:rFonts w:hint="eastAsia"/>
          </w:rPr>
          <w:t>嚴狩，</w:t>
        </w:r>
      </w:ins>
      <w:ins w:id="20777" w:author="Administrator" w:date="2019-06-13T01:51:00Z">
        <w:r>
          <w:rPr>
            <w:rFonts w:hint="eastAsia"/>
          </w:rPr>
          <w:t>恭恭靜靜地</w:t>
        </w:r>
      </w:ins>
      <w:ins w:id="20778" w:author="Administrator" w:date="2019-06-10T22:06:00Z">
        <w:r w:rsidR="00FF7E6E">
          <w:rPr>
            <w:rFonts w:hint="eastAsia"/>
          </w:rPr>
          <w:t>來到李龍飛的屋前</w:t>
        </w:r>
      </w:ins>
      <w:ins w:id="20779" w:author="Administrator" w:date="2019-06-13T01:51:00Z">
        <w:r>
          <w:rPr>
            <w:rFonts w:hint="eastAsia"/>
          </w:rPr>
          <w:t>，著實讓他搞不清楚狀</w:t>
        </w:r>
        <w:r w:rsidR="00D42687">
          <w:rPr>
            <w:rFonts w:hint="eastAsia"/>
          </w:rPr>
          <w:t>況</w:t>
        </w:r>
      </w:ins>
      <w:ins w:id="20780" w:author="Administrator" w:date="2019-06-10T22:06:00Z">
        <w:r w:rsidR="00FF7E6E">
          <w:rPr>
            <w:rFonts w:hint="eastAsia"/>
          </w:rPr>
          <w:t>。</w:t>
        </w:r>
      </w:ins>
    </w:p>
    <w:p w:rsidR="009B6F21" w:rsidRDefault="00DA2433" w:rsidP="00E76E92">
      <w:pPr>
        <w:pStyle w:val="12"/>
        <w:numPr>
          <w:ilvl w:val="0"/>
          <w:numId w:val="1"/>
        </w:numPr>
        <w:spacing w:after="240"/>
        <w:ind w:leftChars="0"/>
        <w:outlineLvl w:val="0"/>
        <w:rPr>
          <w:ins w:id="20781" w:author="Administrator" w:date="2019-06-10T22:12:00Z"/>
        </w:rPr>
      </w:pPr>
      <w:ins w:id="20782" w:author="Administrator" w:date="2019-06-10T22:12:00Z">
        <w:r>
          <w:rPr>
            <w:rFonts w:hint="eastAsia"/>
          </w:rPr>
          <w:lastRenderedPageBreak/>
          <w:t>迎為上賓</w:t>
        </w:r>
      </w:ins>
    </w:p>
    <w:p w:rsidR="000F0075" w:rsidRDefault="00DA2433">
      <w:pPr>
        <w:pStyle w:val="12"/>
        <w:spacing w:after="240"/>
        <w:ind w:leftChars="0" w:left="0"/>
        <w:rPr>
          <w:ins w:id="20783" w:author="Administrator" w:date="2019-06-10T22:31:00Z"/>
        </w:rPr>
        <w:pPrChange w:id="20784" w:author="Administrator" w:date="2019-06-10T22:18:00Z">
          <w:pPr>
            <w:pStyle w:val="12"/>
            <w:numPr>
              <w:numId w:val="1"/>
            </w:numPr>
            <w:spacing w:after="240"/>
            <w:ind w:leftChars="0" w:left="360" w:hanging="360"/>
            <w:outlineLvl w:val="0"/>
          </w:pPr>
        </w:pPrChange>
      </w:pPr>
      <w:ins w:id="20785" w:author="Administrator" w:date="2019-06-10T22:13:00Z">
        <w:r>
          <w:rPr>
            <w:rFonts w:hint="eastAsia"/>
          </w:rPr>
          <w:t>事實上</w:t>
        </w:r>
      </w:ins>
      <w:ins w:id="20786" w:author="Administrator" w:date="2019-06-10T22:14:00Z">
        <w:r>
          <w:rPr>
            <w:rFonts w:hint="eastAsia"/>
          </w:rPr>
          <w:t>，嚴泰不</w:t>
        </w:r>
      </w:ins>
      <w:ins w:id="20787" w:author="Administrator" w:date="2019-06-10T22:15:00Z">
        <w:r>
          <w:rPr>
            <w:rFonts w:hint="eastAsia"/>
          </w:rPr>
          <w:t>只是</w:t>
        </w:r>
      </w:ins>
      <w:ins w:id="20788" w:author="Administrator" w:date="2019-06-10T22:18:00Z">
        <w:r>
          <w:rPr>
            <w:rFonts w:hint="eastAsia"/>
          </w:rPr>
          <w:t>嚴狩的父親，</w:t>
        </w:r>
      </w:ins>
      <w:ins w:id="20789" w:author="Administrator" w:date="2019-06-10T22:19:00Z">
        <w:r>
          <w:rPr>
            <w:rFonts w:hint="eastAsia"/>
          </w:rPr>
          <w:t>更是</w:t>
        </w:r>
      </w:ins>
      <w:ins w:id="20790" w:author="Administrator" w:date="2019-06-10T22:18:00Z">
        <w:r>
          <w:rPr>
            <w:rFonts w:hint="eastAsia"/>
          </w:rPr>
          <w:t>骨卡村裡的</w:t>
        </w:r>
      </w:ins>
      <w:ins w:id="20791" w:author="Administrator" w:date="2019-06-10T22:25:00Z">
        <w:r w:rsidRPr="00DA2433">
          <w:rPr>
            <w:rFonts w:hint="eastAsia"/>
          </w:rPr>
          <w:t>耆老</w:t>
        </w:r>
      </w:ins>
      <w:ins w:id="20792" w:author="Administrator" w:date="2019-06-10T22:19:00Z">
        <w:r>
          <w:rPr>
            <w:rFonts w:hint="eastAsia"/>
          </w:rPr>
          <w:t>之一</w:t>
        </w:r>
      </w:ins>
      <w:ins w:id="20793" w:author="Administrator" w:date="2019-06-10T22:25:00Z">
        <w:r>
          <w:rPr>
            <w:rFonts w:hint="eastAsia"/>
          </w:rPr>
          <w:t>，否則怎能</w:t>
        </w:r>
      </w:ins>
      <w:ins w:id="20794" w:author="Administrator" w:date="2019-06-10T22:31:00Z">
        <w:r w:rsidR="004C2CA8">
          <w:rPr>
            <w:rFonts w:hint="eastAsia"/>
          </w:rPr>
          <w:t>隨便安排出一間空房給李龍飛住</w:t>
        </w:r>
      </w:ins>
      <w:ins w:id="20795" w:author="Administrator" w:date="2019-06-10T23:05:00Z">
        <w:r w:rsidR="004C2CA8">
          <w:rPr>
            <w:rFonts w:hint="eastAsia"/>
          </w:rPr>
          <w:t>。</w:t>
        </w:r>
      </w:ins>
    </w:p>
    <w:p w:rsidR="000F0075" w:rsidRDefault="00DA2433">
      <w:pPr>
        <w:pStyle w:val="12"/>
        <w:spacing w:after="240"/>
        <w:ind w:leftChars="0" w:left="0"/>
        <w:rPr>
          <w:ins w:id="20796" w:author="Administrator" w:date="2019-06-10T23:06:00Z"/>
        </w:rPr>
        <w:pPrChange w:id="20797" w:author="Administrator" w:date="2019-06-10T22:18:00Z">
          <w:pPr>
            <w:pStyle w:val="12"/>
            <w:numPr>
              <w:numId w:val="1"/>
            </w:numPr>
            <w:spacing w:after="240"/>
            <w:ind w:leftChars="0" w:left="360" w:hanging="360"/>
            <w:outlineLvl w:val="0"/>
          </w:pPr>
        </w:pPrChange>
      </w:pPr>
      <w:ins w:id="20798" w:author="Administrator" w:date="2019-06-10T22:31:00Z">
        <w:r>
          <w:rPr>
            <w:rFonts w:hint="eastAsia"/>
          </w:rPr>
          <w:t>在安頓好李龍飛後，嚴泰本來正和其他</w:t>
        </w:r>
      </w:ins>
      <w:ins w:id="20799" w:author="Administrator" w:date="2019-06-10T22:32:00Z">
        <w:r w:rsidR="004926D4" w:rsidRPr="00DA2433">
          <w:rPr>
            <w:rFonts w:hint="eastAsia"/>
          </w:rPr>
          <w:t>耆老</w:t>
        </w:r>
      </w:ins>
      <w:ins w:id="20800" w:author="Administrator" w:date="2019-06-10T23:05:00Z">
        <w:r w:rsidR="004C2CA8">
          <w:rPr>
            <w:rFonts w:hint="eastAsia"/>
          </w:rPr>
          <w:t>在房內</w:t>
        </w:r>
      </w:ins>
      <w:ins w:id="20801" w:author="Administrator" w:date="2019-06-14T22:19:00Z">
        <w:r w:rsidR="00DB68A5">
          <w:rPr>
            <w:rFonts w:hint="eastAsia"/>
          </w:rPr>
          <w:t>嚴肅</w:t>
        </w:r>
      </w:ins>
      <w:ins w:id="20802" w:author="Administrator" w:date="2019-06-10T22:32:00Z">
        <w:r w:rsidR="004926D4">
          <w:rPr>
            <w:rFonts w:hint="eastAsia"/>
          </w:rPr>
          <w:t>討論著最近其他部落的一些舉動，</w:t>
        </w:r>
      </w:ins>
      <w:ins w:id="20803" w:author="Administrator" w:date="2019-06-10T23:05:00Z">
        <w:r w:rsidR="004C2CA8">
          <w:rPr>
            <w:rFonts w:hint="eastAsia"/>
          </w:rPr>
          <w:t>突然間，他聽到</w:t>
        </w:r>
      </w:ins>
      <w:ins w:id="20804" w:author="Administrator" w:date="2019-06-10T23:06:00Z">
        <w:r w:rsidR="004C2CA8">
          <w:rPr>
            <w:rFonts w:hint="eastAsia"/>
          </w:rPr>
          <w:t>房外有急促的腳步聲傳來。</w:t>
        </w:r>
      </w:ins>
    </w:p>
    <w:p w:rsidR="000F0075" w:rsidRDefault="004C2CA8">
      <w:pPr>
        <w:pStyle w:val="12"/>
        <w:spacing w:after="240"/>
        <w:ind w:leftChars="0" w:left="0"/>
        <w:rPr>
          <w:ins w:id="20805" w:author="Administrator" w:date="2019-06-10T23:06:00Z"/>
        </w:rPr>
        <w:pPrChange w:id="20806" w:author="Administrator" w:date="2019-06-10T22:18:00Z">
          <w:pPr>
            <w:pStyle w:val="12"/>
            <w:numPr>
              <w:numId w:val="1"/>
            </w:numPr>
            <w:spacing w:after="240"/>
            <w:ind w:leftChars="0" w:left="360" w:hanging="360"/>
            <w:outlineLvl w:val="0"/>
          </w:pPr>
        </w:pPrChange>
      </w:pPr>
      <w:ins w:id="20807" w:author="Administrator" w:date="2019-06-10T23:06:00Z">
        <w:r>
          <w:rPr>
            <w:rFonts w:hint="eastAsia"/>
          </w:rPr>
          <w:t>尚未等他出去察看，就聽到嚴狩興奮的聲音傳來，</w:t>
        </w:r>
      </w:ins>
    </w:p>
    <w:p w:rsidR="000F0075" w:rsidRDefault="004C2CA8">
      <w:pPr>
        <w:pStyle w:val="12"/>
        <w:spacing w:after="240"/>
        <w:ind w:leftChars="0" w:left="0"/>
        <w:rPr>
          <w:ins w:id="20808" w:author="Administrator" w:date="2019-06-10T23:08:00Z"/>
        </w:rPr>
        <w:pPrChange w:id="20809" w:author="Administrator" w:date="2019-06-10T22:18:00Z">
          <w:pPr>
            <w:pStyle w:val="12"/>
            <w:numPr>
              <w:numId w:val="1"/>
            </w:numPr>
            <w:spacing w:after="240"/>
            <w:ind w:leftChars="0" w:left="360" w:hanging="360"/>
            <w:outlineLvl w:val="0"/>
          </w:pPr>
        </w:pPrChange>
      </w:pPr>
      <w:ins w:id="20810" w:author="Administrator" w:date="2019-06-10T23:06:00Z">
        <w:r>
          <w:rPr>
            <w:rFonts w:hint="eastAsia"/>
          </w:rPr>
          <w:t>「</w:t>
        </w:r>
      </w:ins>
      <w:ins w:id="20811" w:author="Administrator" w:date="2019-06-10T23:14:00Z">
        <w:r>
          <w:rPr>
            <w:rFonts w:hint="eastAsia"/>
          </w:rPr>
          <w:t>爹</w:t>
        </w:r>
      </w:ins>
      <w:ins w:id="20812" w:author="Administrator" w:date="2019-06-10T23:07:00Z">
        <w:r>
          <w:rPr>
            <w:rFonts w:hint="eastAsia"/>
          </w:rPr>
          <w:t>，你快來看，嚴格他突破淬</w:t>
        </w:r>
      </w:ins>
      <w:ins w:id="20813" w:author="Administrator" w:date="2019-06-10T23:08:00Z">
        <w:r>
          <w:rPr>
            <w:rFonts w:hint="eastAsia"/>
          </w:rPr>
          <w:t>肉境了！」</w:t>
        </w:r>
      </w:ins>
    </w:p>
    <w:p w:rsidR="000F0075" w:rsidRDefault="004C2CA8">
      <w:pPr>
        <w:pStyle w:val="12"/>
        <w:spacing w:after="240"/>
        <w:ind w:leftChars="0" w:left="0"/>
        <w:rPr>
          <w:ins w:id="20814" w:author="Administrator" w:date="2019-06-10T23:08:00Z"/>
        </w:rPr>
        <w:pPrChange w:id="20815" w:author="Administrator" w:date="2019-06-10T22:18:00Z">
          <w:pPr>
            <w:pStyle w:val="12"/>
            <w:numPr>
              <w:numId w:val="1"/>
            </w:numPr>
            <w:spacing w:after="240"/>
            <w:ind w:leftChars="0" w:left="360" w:hanging="360"/>
            <w:outlineLvl w:val="0"/>
          </w:pPr>
        </w:pPrChange>
      </w:pPr>
      <w:ins w:id="20816" w:author="Administrator" w:date="2019-06-10T23:08:00Z">
        <w:r>
          <w:rPr>
            <w:rFonts w:hint="eastAsia"/>
          </w:rPr>
          <w:t>「嗯？</w:t>
        </w:r>
      </w:ins>
      <w:ins w:id="20817" w:author="Administrator" w:date="2019-06-10T23:14:00Z">
        <w:r>
          <w:rPr>
            <w:rFonts w:hint="eastAsia"/>
          </w:rPr>
          <w:t>各位</w:t>
        </w:r>
      </w:ins>
      <w:ins w:id="20818" w:author="Administrator" w:date="2019-06-10T23:09:00Z">
        <w:r>
          <w:rPr>
            <w:rFonts w:hint="eastAsia"/>
          </w:rPr>
          <w:t>長老，請</w:t>
        </w:r>
      </w:ins>
      <w:ins w:id="20819" w:author="Administrator" w:date="2019-06-10T23:15:00Z">
        <w:r>
          <w:rPr>
            <w:rFonts w:hint="eastAsia"/>
          </w:rPr>
          <w:t>容許</w:t>
        </w:r>
      </w:ins>
      <w:ins w:id="20820" w:author="Administrator" w:date="2019-06-10T23:09:00Z">
        <w:r>
          <w:rPr>
            <w:rFonts w:hint="eastAsia"/>
          </w:rPr>
          <w:t>我</w:t>
        </w:r>
      </w:ins>
      <w:ins w:id="20821" w:author="Administrator" w:date="2019-06-10T23:14:00Z">
        <w:r>
          <w:rPr>
            <w:rFonts w:hint="eastAsia"/>
          </w:rPr>
          <w:t>暫時</w:t>
        </w:r>
      </w:ins>
      <w:ins w:id="20822" w:author="Administrator" w:date="2019-06-10T23:09:00Z">
        <w:r>
          <w:rPr>
            <w:rFonts w:hint="eastAsia"/>
          </w:rPr>
          <w:t>先</w:t>
        </w:r>
      </w:ins>
      <w:ins w:id="20823" w:author="Administrator" w:date="2019-06-10T23:14:00Z">
        <w:r>
          <w:rPr>
            <w:rFonts w:hint="eastAsia"/>
          </w:rPr>
          <w:t>離開</w:t>
        </w:r>
      </w:ins>
      <w:ins w:id="20824" w:author="Administrator" w:date="2019-06-10T23:09:00Z">
        <w:r>
          <w:rPr>
            <w:rFonts w:hint="eastAsia"/>
          </w:rPr>
          <w:t>一下，晚點</w:t>
        </w:r>
      </w:ins>
      <w:ins w:id="20825" w:author="Administrator" w:date="2019-06-10T23:14:00Z">
        <w:r>
          <w:rPr>
            <w:rFonts w:hint="eastAsia"/>
          </w:rPr>
          <w:t>我</w:t>
        </w:r>
      </w:ins>
      <w:ins w:id="20826" w:author="Administrator" w:date="2019-06-10T23:10:00Z">
        <w:r>
          <w:rPr>
            <w:rFonts w:hint="eastAsia"/>
          </w:rPr>
          <w:t>再找各位</w:t>
        </w:r>
      </w:ins>
      <w:ins w:id="20827" w:author="Administrator" w:date="2019-06-10T23:14:00Z">
        <w:r>
          <w:rPr>
            <w:rFonts w:hint="eastAsia"/>
          </w:rPr>
          <w:t>聊聊</w:t>
        </w:r>
      </w:ins>
      <w:ins w:id="20828" w:author="Administrator" w:date="2019-06-10T23:10:00Z">
        <w:r>
          <w:rPr>
            <w:rFonts w:hint="eastAsia"/>
          </w:rPr>
          <w:t>。</w:t>
        </w:r>
      </w:ins>
      <w:ins w:id="20829" w:author="Administrator" w:date="2019-06-10T23:08:00Z">
        <w:r>
          <w:rPr>
            <w:rFonts w:hint="eastAsia"/>
          </w:rPr>
          <w:t>」</w:t>
        </w:r>
      </w:ins>
    </w:p>
    <w:p w:rsidR="000F0075" w:rsidRDefault="004C2CA8">
      <w:pPr>
        <w:pStyle w:val="12"/>
        <w:spacing w:after="240"/>
        <w:ind w:leftChars="0" w:left="0"/>
        <w:rPr>
          <w:ins w:id="20830" w:author="Administrator" w:date="2019-06-10T23:10:00Z"/>
        </w:rPr>
        <w:pPrChange w:id="20831" w:author="Administrator" w:date="2019-06-10T22:18:00Z">
          <w:pPr>
            <w:pStyle w:val="12"/>
            <w:numPr>
              <w:numId w:val="1"/>
            </w:numPr>
            <w:spacing w:after="240"/>
            <w:ind w:leftChars="0" w:left="360" w:hanging="360"/>
            <w:outlineLvl w:val="0"/>
          </w:pPr>
        </w:pPrChange>
      </w:pPr>
      <w:ins w:id="20832" w:author="Administrator" w:date="2019-06-10T23:08:00Z">
        <w:r>
          <w:rPr>
            <w:rFonts w:hint="eastAsia"/>
          </w:rPr>
          <w:t>嚴泰雖然對自己兒子打斷正事有些</w:t>
        </w:r>
      </w:ins>
      <w:ins w:id="20833" w:author="Administrator" w:date="2019-06-10T23:43:00Z">
        <w:r w:rsidR="00872C84">
          <w:rPr>
            <w:rFonts w:hint="eastAsia"/>
          </w:rPr>
          <w:t>不滿</w:t>
        </w:r>
      </w:ins>
      <w:ins w:id="20834" w:author="Administrator" w:date="2019-06-10T23:08:00Z">
        <w:r>
          <w:rPr>
            <w:rFonts w:hint="eastAsia"/>
          </w:rPr>
          <w:t>，可事關</w:t>
        </w:r>
      </w:ins>
      <w:ins w:id="20835" w:author="Administrator" w:date="2019-06-10T23:09:00Z">
        <w:r>
          <w:rPr>
            <w:rFonts w:hint="eastAsia"/>
          </w:rPr>
          <w:t>到</w:t>
        </w:r>
      </w:ins>
      <w:ins w:id="20836" w:author="Administrator" w:date="2019-06-10T23:08:00Z">
        <w:r>
          <w:rPr>
            <w:rFonts w:hint="eastAsia"/>
          </w:rPr>
          <w:t>自己孫子</w:t>
        </w:r>
      </w:ins>
      <w:ins w:id="20837" w:author="Administrator" w:date="2019-06-10T23:09:00Z">
        <w:r>
          <w:rPr>
            <w:rFonts w:hint="eastAsia"/>
          </w:rPr>
          <w:t>，嘴角還是忍不住微微上揚。</w:t>
        </w:r>
      </w:ins>
    </w:p>
    <w:p w:rsidR="000F0075" w:rsidRDefault="004C2CA8">
      <w:pPr>
        <w:pStyle w:val="12"/>
        <w:spacing w:after="240"/>
        <w:ind w:leftChars="0" w:left="0"/>
        <w:rPr>
          <w:ins w:id="20838" w:author="Administrator" w:date="2019-06-10T23:16:00Z"/>
        </w:rPr>
        <w:pPrChange w:id="20839" w:author="Administrator" w:date="2019-06-10T22:18:00Z">
          <w:pPr>
            <w:pStyle w:val="12"/>
            <w:numPr>
              <w:numId w:val="1"/>
            </w:numPr>
            <w:spacing w:after="240"/>
            <w:ind w:leftChars="0" w:left="360" w:hanging="360"/>
            <w:outlineLvl w:val="0"/>
          </w:pPr>
        </w:pPrChange>
      </w:pPr>
      <w:ins w:id="20840" w:author="Administrator" w:date="2019-06-10T23:10:00Z">
        <w:r>
          <w:rPr>
            <w:rFonts w:hint="eastAsia"/>
          </w:rPr>
          <w:t>「呵呵…嚴老</w:t>
        </w:r>
      </w:ins>
      <w:ins w:id="20841" w:author="Administrator" w:date="2019-06-10T23:15:00Z">
        <w:r>
          <w:rPr>
            <w:rFonts w:hint="eastAsia"/>
          </w:rPr>
          <w:t>就別跟我們客氣了，嚴格那孩子那麼快就突破淬肉境，看起來</w:t>
        </w:r>
      </w:ins>
      <w:ins w:id="20842" w:author="Administrator" w:date="2019-06-10T23:16:00Z">
        <w:r w:rsidR="003C0FA9">
          <w:rPr>
            <w:rFonts w:hint="eastAsia"/>
          </w:rPr>
          <w:t>咱村裡很快就會出現第二個嚴狩了。」</w:t>
        </w:r>
      </w:ins>
    </w:p>
    <w:p w:rsidR="000F0075" w:rsidRDefault="003C0FA9">
      <w:pPr>
        <w:pStyle w:val="12"/>
        <w:spacing w:after="240"/>
        <w:ind w:leftChars="0" w:left="0"/>
        <w:rPr>
          <w:ins w:id="20843" w:author="Administrator" w:date="2019-06-10T23:20:00Z"/>
        </w:rPr>
        <w:pPrChange w:id="20844" w:author="Administrator" w:date="2019-06-10T22:18:00Z">
          <w:pPr>
            <w:pStyle w:val="12"/>
            <w:numPr>
              <w:numId w:val="1"/>
            </w:numPr>
            <w:spacing w:after="240"/>
            <w:ind w:leftChars="0" w:left="360" w:hanging="360"/>
            <w:outlineLvl w:val="0"/>
          </w:pPr>
        </w:pPrChange>
      </w:pPr>
      <w:ins w:id="20845" w:author="Administrator" w:date="2019-06-10T23:16:00Z">
        <w:r>
          <w:rPr>
            <w:rFonts w:hint="eastAsia"/>
          </w:rPr>
          <w:t>「是阿是阿…</w:t>
        </w:r>
      </w:ins>
      <w:ins w:id="20846" w:author="Administrator" w:date="2019-06-10T23:17:00Z">
        <w:r>
          <w:rPr>
            <w:rFonts w:hint="eastAsia"/>
          </w:rPr>
          <w:t>嚴格去年才突破淬皮境，今年又再次突破淬</w:t>
        </w:r>
      </w:ins>
      <w:ins w:id="20847" w:author="Administrator" w:date="2019-06-10T23:18:00Z">
        <w:r>
          <w:rPr>
            <w:rFonts w:hint="eastAsia"/>
          </w:rPr>
          <w:t>肉境，</w:t>
        </w:r>
      </w:ins>
      <w:ins w:id="20848" w:author="Administrator" w:date="2019-06-10T23:20:00Z">
        <w:r>
          <w:rPr>
            <w:rFonts w:hint="eastAsia"/>
          </w:rPr>
          <w:t>嚴家血統真是優秀阿</w:t>
        </w:r>
      </w:ins>
      <w:ins w:id="20849" w:author="Administrator" w:date="2019-06-10T23:19:00Z">
        <w:r>
          <w:rPr>
            <w:rFonts w:hint="eastAsia"/>
          </w:rPr>
          <w:t>！」</w:t>
        </w:r>
      </w:ins>
    </w:p>
    <w:p w:rsidR="000F0075" w:rsidRDefault="003C0FA9">
      <w:pPr>
        <w:pStyle w:val="12"/>
        <w:spacing w:after="240"/>
        <w:ind w:leftChars="0" w:left="0"/>
        <w:rPr>
          <w:ins w:id="20850" w:author="Administrator" w:date="2019-06-10T23:20:00Z"/>
        </w:rPr>
        <w:pPrChange w:id="20851" w:author="Administrator" w:date="2019-06-10T22:18:00Z">
          <w:pPr>
            <w:pStyle w:val="12"/>
            <w:numPr>
              <w:numId w:val="1"/>
            </w:numPr>
            <w:spacing w:after="240"/>
            <w:ind w:leftChars="0" w:left="360" w:hanging="360"/>
            <w:outlineLvl w:val="0"/>
          </w:pPr>
        </w:pPrChange>
      </w:pPr>
      <w:ins w:id="20852" w:author="Administrator" w:date="2019-06-10T23:20:00Z">
        <w:r>
          <w:rPr>
            <w:rFonts w:hint="eastAsia"/>
          </w:rPr>
          <w:t>「嚴老恭喜了阿…」</w:t>
        </w:r>
      </w:ins>
    </w:p>
    <w:p w:rsidR="000F0075" w:rsidRDefault="003C0FA9">
      <w:pPr>
        <w:pStyle w:val="12"/>
        <w:spacing w:after="240"/>
        <w:ind w:leftChars="0" w:left="0"/>
        <w:rPr>
          <w:ins w:id="20853" w:author="Administrator" w:date="2019-06-10T23:22:00Z"/>
        </w:rPr>
        <w:pPrChange w:id="20854" w:author="Administrator" w:date="2019-06-10T22:18:00Z">
          <w:pPr>
            <w:pStyle w:val="12"/>
            <w:numPr>
              <w:numId w:val="1"/>
            </w:numPr>
            <w:spacing w:after="240"/>
            <w:ind w:leftChars="0" w:left="360" w:hanging="360"/>
            <w:outlineLvl w:val="0"/>
          </w:pPr>
        </w:pPrChange>
      </w:pPr>
      <w:ins w:id="20855" w:author="Administrator" w:date="2019-06-10T23:20:00Z">
        <w:r>
          <w:rPr>
            <w:rFonts w:hint="eastAsia"/>
          </w:rPr>
          <w:t>其他的</w:t>
        </w:r>
      </w:ins>
      <w:ins w:id="20856" w:author="Administrator" w:date="2019-06-10T23:21:00Z">
        <w:r w:rsidRPr="00DA2433">
          <w:rPr>
            <w:rFonts w:hint="eastAsia"/>
          </w:rPr>
          <w:t>耆老</w:t>
        </w:r>
        <w:r>
          <w:rPr>
            <w:rFonts w:hint="eastAsia"/>
          </w:rPr>
          <w:t>雖</w:t>
        </w:r>
      </w:ins>
      <w:ins w:id="20857" w:author="Administrator" w:date="2019-06-10T23:24:00Z">
        <w:r>
          <w:rPr>
            <w:rFonts w:hint="eastAsia"/>
          </w:rPr>
          <w:t>然都很</w:t>
        </w:r>
      </w:ins>
      <w:ins w:id="20858" w:author="Administrator" w:date="2019-06-10T23:21:00Z">
        <w:r>
          <w:rPr>
            <w:rFonts w:hint="eastAsia"/>
          </w:rPr>
          <w:t>羨慕，但同樣</w:t>
        </w:r>
      </w:ins>
      <w:ins w:id="20859" w:author="Administrator" w:date="2019-06-10T23:31:00Z">
        <w:r w:rsidR="00CB3590">
          <w:rPr>
            <w:rFonts w:hint="eastAsia"/>
          </w:rPr>
          <w:t>都</w:t>
        </w:r>
      </w:ins>
      <w:ins w:id="20860" w:author="Administrator" w:date="2019-06-10T23:24:00Z">
        <w:r>
          <w:rPr>
            <w:rFonts w:hint="eastAsia"/>
          </w:rPr>
          <w:t>是</w:t>
        </w:r>
      </w:ins>
      <w:ins w:id="20861" w:author="Administrator" w:date="2019-06-10T23:21:00Z">
        <w:r>
          <w:rPr>
            <w:rFonts w:hint="eastAsia"/>
          </w:rPr>
          <w:t>骨卡村的人，心中也</w:t>
        </w:r>
      </w:ins>
      <w:ins w:id="20862" w:author="Administrator" w:date="2019-06-10T23:22:00Z">
        <w:r>
          <w:rPr>
            <w:rFonts w:hint="eastAsia"/>
          </w:rPr>
          <w:t>滿是欣喜地</w:t>
        </w:r>
      </w:ins>
      <w:ins w:id="20863" w:author="Administrator" w:date="2019-06-10T23:24:00Z">
        <w:r>
          <w:rPr>
            <w:rFonts w:hint="eastAsia"/>
          </w:rPr>
          <w:t>道賀</w:t>
        </w:r>
      </w:ins>
      <w:ins w:id="20864" w:author="Administrator" w:date="2019-06-10T23:22:00Z">
        <w:r>
          <w:rPr>
            <w:rFonts w:hint="eastAsia"/>
          </w:rPr>
          <w:t>著。</w:t>
        </w:r>
      </w:ins>
    </w:p>
    <w:p w:rsidR="000F0075" w:rsidRDefault="00DB68A5">
      <w:pPr>
        <w:pStyle w:val="12"/>
        <w:spacing w:after="240"/>
        <w:ind w:leftChars="0" w:left="0"/>
        <w:rPr>
          <w:ins w:id="20865" w:author="Administrator" w:date="2019-06-14T22:19:00Z"/>
        </w:rPr>
        <w:pPrChange w:id="20866" w:author="Administrator" w:date="2019-06-10T22:18:00Z">
          <w:pPr>
            <w:pStyle w:val="12"/>
            <w:numPr>
              <w:numId w:val="1"/>
            </w:numPr>
            <w:spacing w:after="240"/>
            <w:ind w:leftChars="0" w:left="360" w:hanging="360"/>
            <w:outlineLvl w:val="0"/>
          </w:pPr>
        </w:pPrChange>
      </w:pPr>
      <w:ins w:id="20867" w:author="Administrator" w:date="2019-06-14T22:19:00Z">
        <w:r>
          <w:rPr>
            <w:rFonts w:hint="eastAsia"/>
          </w:rPr>
          <w:t>「哪裡哪裡，不過</w:t>
        </w:r>
      </w:ins>
      <w:ins w:id="20868" w:author="Administrator" w:date="2019-06-14T22:20:00Z">
        <w:r>
          <w:rPr>
            <w:rFonts w:hint="eastAsia"/>
          </w:rPr>
          <w:t>是略有小成而已…呵呵…」嚴泰一邊客氣地回應，一邊心底喜孜孜地樂著。</w:t>
        </w:r>
      </w:ins>
    </w:p>
    <w:p w:rsidR="000F0075" w:rsidRDefault="00DB68A5">
      <w:pPr>
        <w:pStyle w:val="12"/>
        <w:spacing w:after="240"/>
        <w:ind w:leftChars="0" w:left="0"/>
        <w:rPr>
          <w:ins w:id="20869" w:author="Administrator" w:date="2019-06-10T23:34:00Z"/>
        </w:rPr>
        <w:pPrChange w:id="20870" w:author="Administrator" w:date="2019-06-10T22:18:00Z">
          <w:pPr>
            <w:pStyle w:val="12"/>
            <w:numPr>
              <w:numId w:val="1"/>
            </w:numPr>
            <w:spacing w:after="240"/>
            <w:ind w:leftChars="0" w:left="360" w:hanging="360"/>
            <w:outlineLvl w:val="0"/>
          </w:pPr>
        </w:pPrChange>
      </w:pPr>
      <w:ins w:id="20871" w:author="Administrator" w:date="2019-06-10T23:22:00Z">
        <w:r>
          <w:rPr>
            <w:rFonts w:hint="eastAsia"/>
          </w:rPr>
          <w:t>很快的，嚴泰</w:t>
        </w:r>
        <w:r w:rsidR="003C0FA9">
          <w:rPr>
            <w:rFonts w:hint="eastAsia"/>
          </w:rPr>
          <w:t>送走了</w:t>
        </w:r>
      </w:ins>
      <w:ins w:id="20872" w:author="Administrator" w:date="2019-06-10T23:24:00Z">
        <w:r w:rsidR="003C0FA9">
          <w:rPr>
            <w:rFonts w:hint="eastAsia"/>
          </w:rPr>
          <w:t>他們，</w:t>
        </w:r>
      </w:ins>
      <w:ins w:id="20873" w:author="Administrator" w:date="2019-06-14T22:21:00Z">
        <w:r>
          <w:rPr>
            <w:rFonts w:hint="eastAsia"/>
          </w:rPr>
          <w:t>這才</w:t>
        </w:r>
      </w:ins>
      <w:ins w:id="20874" w:author="Administrator" w:date="2019-06-10T23:24:00Z">
        <w:r w:rsidR="003C0FA9">
          <w:rPr>
            <w:rFonts w:hint="eastAsia"/>
          </w:rPr>
          <w:t>將</w:t>
        </w:r>
      </w:ins>
      <w:ins w:id="20875" w:author="Administrator" w:date="2019-06-10T23:31:00Z">
        <w:r w:rsidR="00CB3590">
          <w:rPr>
            <w:rFonts w:hint="eastAsia"/>
          </w:rPr>
          <w:t>兒子跟孫子帶進</w:t>
        </w:r>
      </w:ins>
      <w:ins w:id="20876" w:author="Administrator" w:date="2019-06-10T23:34:00Z">
        <w:r w:rsidR="00CB3590">
          <w:rPr>
            <w:rFonts w:hint="eastAsia"/>
          </w:rPr>
          <w:t>了屋內</w:t>
        </w:r>
      </w:ins>
      <w:ins w:id="20877" w:author="Administrator" w:date="2019-06-10T23:32:00Z">
        <w:r w:rsidR="00CB3590">
          <w:rPr>
            <w:rFonts w:hint="eastAsia"/>
          </w:rPr>
          <w:t>。</w:t>
        </w:r>
      </w:ins>
    </w:p>
    <w:p w:rsidR="000F0075" w:rsidRDefault="00CB3590">
      <w:pPr>
        <w:pStyle w:val="12"/>
        <w:spacing w:after="240"/>
        <w:ind w:leftChars="0" w:left="0"/>
        <w:rPr>
          <w:ins w:id="20878" w:author="Administrator" w:date="2019-06-10T23:37:00Z"/>
        </w:rPr>
        <w:pPrChange w:id="20879" w:author="Administrator" w:date="2019-06-10T22:18:00Z">
          <w:pPr>
            <w:pStyle w:val="12"/>
            <w:numPr>
              <w:numId w:val="1"/>
            </w:numPr>
            <w:spacing w:after="240"/>
            <w:ind w:leftChars="0" w:left="360" w:hanging="360"/>
            <w:outlineLvl w:val="0"/>
          </w:pPr>
        </w:pPrChange>
      </w:pPr>
      <w:ins w:id="20880" w:author="Administrator" w:date="2019-06-10T23:34:00Z">
        <w:r>
          <w:rPr>
            <w:rFonts w:hint="eastAsia"/>
          </w:rPr>
          <w:t>果然，剛才還只有淬皮境大圓滿的</w:t>
        </w:r>
      </w:ins>
      <w:ins w:id="20881" w:author="Administrator" w:date="2019-06-10T23:35:00Z">
        <w:r>
          <w:rPr>
            <w:rFonts w:hint="eastAsia"/>
          </w:rPr>
          <w:t>嚴格，</w:t>
        </w:r>
      </w:ins>
      <w:ins w:id="20882" w:author="Administrator" w:date="2019-06-10T23:37:00Z">
        <w:r>
          <w:rPr>
            <w:rFonts w:hint="eastAsia"/>
          </w:rPr>
          <w:t>此時已經突破淬肉境，實力整整提升了不只一籌。</w:t>
        </w:r>
      </w:ins>
    </w:p>
    <w:p w:rsidR="000F0075" w:rsidRDefault="00CB3590">
      <w:pPr>
        <w:pStyle w:val="12"/>
        <w:spacing w:after="240"/>
        <w:ind w:leftChars="0" w:left="0"/>
        <w:rPr>
          <w:ins w:id="20883" w:author="Administrator" w:date="2019-06-10T23:38:00Z"/>
        </w:rPr>
        <w:pPrChange w:id="20884" w:author="Administrator" w:date="2019-06-10T22:18:00Z">
          <w:pPr>
            <w:pStyle w:val="12"/>
            <w:numPr>
              <w:numId w:val="1"/>
            </w:numPr>
            <w:spacing w:after="240"/>
            <w:ind w:leftChars="0" w:left="360" w:hanging="360"/>
            <w:outlineLvl w:val="0"/>
          </w:pPr>
        </w:pPrChange>
      </w:pPr>
      <w:ins w:id="20885" w:author="Administrator" w:date="2019-06-10T23:37:00Z">
        <w:r>
          <w:rPr>
            <w:rFonts w:hint="eastAsia"/>
          </w:rPr>
          <w:t>原本就以速度見常的他，此時就算在同</w:t>
        </w:r>
      </w:ins>
      <w:ins w:id="20886" w:author="Administrator" w:date="2019-06-10T23:38:00Z">
        <w:r>
          <w:rPr>
            <w:rFonts w:hint="eastAsia"/>
          </w:rPr>
          <w:t>年齡中，力氣也是數一數而的強了。</w:t>
        </w:r>
      </w:ins>
    </w:p>
    <w:p w:rsidR="000F0075" w:rsidRDefault="00CB3590">
      <w:pPr>
        <w:pStyle w:val="12"/>
        <w:spacing w:after="240"/>
        <w:ind w:leftChars="0" w:left="0"/>
        <w:rPr>
          <w:ins w:id="20887" w:author="Administrator" w:date="2019-06-10T23:38:00Z"/>
        </w:rPr>
        <w:pPrChange w:id="20888" w:author="Administrator" w:date="2019-06-10T22:18:00Z">
          <w:pPr>
            <w:pStyle w:val="12"/>
            <w:numPr>
              <w:numId w:val="1"/>
            </w:numPr>
            <w:spacing w:after="240"/>
            <w:ind w:leftChars="0" w:left="360" w:hanging="360"/>
            <w:outlineLvl w:val="0"/>
          </w:pPr>
        </w:pPrChange>
      </w:pPr>
      <w:ins w:id="20889" w:author="Administrator" w:date="2019-06-10T23:38:00Z">
        <w:r>
          <w:rPr>
            <w:rFonts w:hint="eastAsia"/>
          </w:rPr>
          <w:t>這讓嚴泰喜出望外，用力地拍了拍嚴格的肩讚道，</w:t>
        </w:r>
      </w:ins>
    </w:p>
    <w:p w:rsidR="000F0075" w:rsidRDefault="00CB3590">
      <w:pPr>
        <w:pStyle w:val="12"/>
        <w:spacing w:after="240"/>
        <w:ind w:leftChars="0" w:left="0"/>
        <w:rPr>
          <w:ins w:id="20890" w:author="Administrator" w:date="2019-06-10T23:39:00Z"/>
        </w:rPr>
        <w:pPrChange w:id="20891" w:author="Administrator" w:date="2019-06-10T22:18:00Z">
          <w:pPr>
            <w:pStyle w:val="12"/>
            <w:numPr>
              <w:numId w:val="1"/>
            </w:numPr>
            <w:spacing w:after="240"/>
            <w:ind w:leftChars="0" w:left="360" w:hanging="360"/>
            <w:outlineLvl w:val="0"/>
          </w:pPr>
        </w:pPrChange>
      </w:pPr>
      <w:ins w:id="20892" w:author="Administrator" w:date="2019-06-10T23:38:00Z">
        <w:r>
          <w:rPr>
            <w:rFonts w:hint="eastAsia"/>
          </w:rPr>
          <w:t>「好！好</w:t>
        </w:r>
      </w:ins>
      <w:ins w:id="20893" w:author="Administrator" w:date="2019-06-10T23:39:00Z">
        <w:r>
          <w:rPr>
            <w:rFonts w:hint="eastAsia"/>
          </w:rPr>
          <w:t>！果然是我嚴家的男孩，這麼快就突破淬肉境，比起你爹當年，也不遑多讓了！」</w:t>
        </w:r>
      </w:ins>
    </w:p>
    <w:p w:rsidR="000F0075" w:rsidRDefault="00BA4F98">
      <w:pPr>
        <w:pStyle w:val="12"/>
        <w:spacing w:after="240"/>
        <w:ind w:leftChars="0" w:left="0"/>
        <w:rPr>
          <w:ins w:id="20894" w:author="Administrator" w:date="2019-06-10T23:40:00Z"/>
        </w:rPr>
        <w:pPrChange w:id="20895" w:author="Administrator" w:date="2019-06-10T22:18:00Z">
          <w:pPr>
            <w:pStyle w:val="12"/>
            <w:numPr>
              <w:numId w:val="1"/>
            </w:numPr>
            <w:spacing w:after="240"/>
            <w:ind w:leftChars="0" w:left="360" w:hanging="360"/>
            <w:outlineLvl w:val="0"/>
          </w:pPr>
        </w:pPrChange>
      </w:pPr>
      <w:ins w:id="20896" w:author="Administrator" w:date="2019-06-10T23:40:00Z">
        <w:r>
          <w:rPr>
            <w:rFonts w:hint="eastAsia"/>
          </w:rPr>
          <w:t>出乎意料的，</w:t>
        </w:r>
      </w:ins>
      <w:ins w:id="20897" w:author="Administrator" w:date="2019-06-11T22:07:00Z">
        <w:r>
          <w:rPr>
            <w:rFonts w:hint="eastAsia"/>
          </w:rPr>
          <w:t>本來</w:t>
        </w:r>
      </w:ins>
      <w:ins w:id="20898" w:author="Administrator" w:date="2019-06-10T23:40:00Z">
        <w:r w:rsidR="00CB3590">
          <w:rPr>
            <w:rFonts w:hint="eastAsia"/>
          </w:rPr>
          <w:t>個性有些浮躁的嚴格，</w:t>
        </w:r>
      </w:ins>
      <w:ins w:id="20899" w:author="Administrator" w:date="2019-06-11T22:07:00Z">
        <w:r>
          <w:rPr>
            <w:rFonts w:hint="eastAsia"/>
          </w:rPr>
          <w:t>此時</w:t>
        </w:r>
      </w:ins>
      <w:ins w:id="20900" w:author="Administrator" w:date="2019-06-10T23:40:00Z">
        <w:r w:rsidR="00CB3590">
          <w:rPr>
            <w:rFonts w:hint="eastAsia"/>
          </w:rPr>
          <w:t>居然沒有太過得意，而是有些不好意思地說，</w:t>
        </w:r>
      </w:ins>
    </w:p>
    <w:p w:rsidR="000F0075" w:rsidRDefault="00CB3590">
      <w:pPr>
        <w:pStyle w:val="12"/>
        <w:spacing w:after="240"/>
        <w:ind w:leftChars="0" w:left="0"/>
        <w:rPr>
          <w:ins w:id="20901" w:author="Administrator" w:date="2019-06-10T23:41:00Z"/>
        </w:rPr>
        <w:pPrChange w:id="20902" w:author="Administrator" w:date="2019-06-10T22:18:00Z">
          <w:pPr>
            <w:pStyle w:val="12"/>
            <w:numPr>
              <w:numId w:val="1"/>
            </w:numPr>
            <w:spacing w:after="240"/>
            <w:ind w:leftChars="0" w:left="360" w:hanging="360"/>
            <w:outlineLvl w:val="0"/>
          </w:pPr>
        </w:pPrChange>
      </w:pPr>
      <w:ins w:id="20903" w:author="Administrator" w:date="2019-06-10T23:40:00Z">
        <w:r>
          <w:rPr>
            <w:rFonts w:hint="eastAsia"/>
          </w:rPr>
          <w:lastRenderedPageBreak/>
          <w:t>「爺爺…</w:t>
        </w:r>
      </w:ins>
      <w:ins w:id="20904" w:author="Administrator" w:date="2019-06-10T23:41:00Z">
        <w:r>
          <w:rPr>
            <w:rFonts w:hint="eastAsia"/>
          </w:rPr>
          <w:t>這…這不是我自己的努力？」</w:t>
        </w:r>
      </w:ins>
    </w:p>
    <w:p w:rsidR="000F0075" w:rsidRDefault="00CB3590">
      <w:pPr>
        <w:pStyle w:val="12"/>
        <w:spacing w:after="240"/>
        <w:ind w:leftChars="0" w:left="0"/>
        <w:rPr>
          <w:ins w:id="20905" w:author="Administrator" w:date="2019-06-10T23:41:00Z"/>
        </w:rPr>
        <w:pPrChange w:id="20906" w:author="Administrator" w:date="2019-06-10T22:18:00Z">
          <w:pPr>
            <w:pStyle w:val="12"/>
            <w:numPr>
              <w:numId w:val="1"/>
            </w:numPr>
            <w:spacing w:after="240"/>
            <w:ind w:leftChars="0" w:left="360" w:hanging="360"/>
            <w:outlineLvl w:val="0"/>
          </w:pPr>
        </w:pPrChange>
      </w:pPr>
      <w:ins w:id="20907" w:author="Administrator" w:date="2019-06-10T23:41:00Z">
        <w:r>
          <w:rPr>
            <w:rFonts w:hint="eastAsia"/>
          </w:rPr>
          <w:t>「不是你的努力？難不成，</w:t>
        </w:r>
        <w:r w:rsidR="00872C84">
          <w:rPr>
            <w:rFonts w:hint="eastAsia"/>
          </w:rPr>
          <w:t>是祖靈的賜予？」</w:t>
        </w:r>
      </w:ins>
    </w:p>
    <w:p w:rsidR="000F0075" w:rsidRDefault="00872C84">
      <w:pPr>
        <w:pStyle w:val="12"/>
        <w:spacing w:after="240"/>
        <w:ind w:leftChars="0" w:left="0"/>
        <w:rPr>
          <w:ins w:id="20908" w:author="Administrator" w:date="2019-06-10T23:42:00Z"/>
        </w:rPr>
        <w:pPrChange w:id="20909" w:author="Administrator" w:date="2019-06-10T22:18:00Z">
          <w:pPr>
            <w:pStyle w:val="12"/>
            <w:numPr>
              <w:numId w:val="1"/>
            </w:numPr>
            <w:spacing w:after="240"/>
            <w:ind w:leftChars="0" w:left="360" w:hanging="360"/>
            <w:outlineLvl w:val="0"/>
          </w:pPr>
        </w:pPrChange>
      </w:pPr>
      <w:ins w:id="20910" w:author="Administrator" w:date="2019-06-10T23:41:00Z">
        <w:r>
          <w:rPr>
            <w:rFonts w:hint="eastAsia"/>
          </w:rPr>
          <w:t>嚴泰沒有太過在意，反而</w:t>
        </w:r>
      </w:ins>
      <w:ins w:id="20911" w:author="Administrator" w:date="2019-06-10T23:42:00Z">
        <w:r>
          <w:rPr>
            <w:rFonts w:hint="eastAsia"/>
          </w:rPr>
          <w:t>開懷的樂笑著。</w:t>
        </w:r>
      </w:ins>
    </w:p>
    <w:p w:rsidR="000F0075" w:rsidRDefault="00872C84">
      <w:pPr>
        <w:pStyle w:val="12"/>
        <w:spacing w:after="240"/>
        <w:ind w:leftChars="0" w:left="0"/>
        <w:rPr>
          <w:ins w:id="20912" w:author="Administrator" w:date="2019-06-10T23:42:00Z"/>
        </w:rPr>
        <w:pPrChange w:id="20913" w:author="Administrator" w:date="2019-06-10T22:18:00Z">
          <w:pPr>
            <w:pStyle w:val="12"/>
            <w:numPr>
              <w:numId w:val="1"/>
            </w:numPr>
            <w:spacing w:after="240"/>
            <w:ind w:leftChars="0" w:left="360" w:hanging="360"/>
            <w:outlineLvl w:val="0"/>
          </w:pPr>
        </w:pPrChange>
      </w:pPr>
      <w:ins w:id="20914" w:author="Administrator" w:date="2019-06-10T23:42:00Z">
        <w:r>
          <w:rPr>
            <w:rFonts w:hint="eastAsia"/>
          </w:rPr>
          <w:t>「爹爹…是那個</w:t>
        </w:r>
      </w:ins>
      <w:ins w:id="20915" w:author="Administrator" w:date="2019-06-15T22:45:00Z">
        <w:r w:rsidR="009F6A8A">
          <w:rPr>
            <w:rFonts w:hint="eastAsia"/>
          </w:rPr>
          <w:t>異族人</w:t>
        </w:r>
      </w:ins>
      <w:ins w:id="20916" w:author="Administrator" w:date="2019-06-10T23:42:00Z">
        <w:r>
          <w:rPr>
            <w:rFonts w:hint="eastAsia"/>
          </w:rPr>
          <w:t>…」</w:t>
        </w:r>
      </w:ins>
    </w:p>
    <w:p w:rsidR="000F0075" w:rsidRDefault="00872C84">
      <w:pPr>
        <w:pStyle w:val="12"/>
        <w:spacing w:after="240"/>
        <w:ind w:leftChars="0" w:left="0"/>
        <w:rPr>
          <w:ins w:id="20917" w:author="Administrator" w:date="2019-06-10T23:44:00Z"/>
        </w:rPr>
        <w:pPrChange w:id="20918" w:author="Administrator" w:date="2019-06-10T22:18:00Z">
          <w:pPr>
            <w:pStyle w:val="12"/>
            <w:numPr>
              <w:numId w:val="1"/>
            </w:numPr>
            <w:spacing w:after="240"/>
            <w:ind w:leftChars="0" w:left="360" w:hanging="360"/>
            <w:outlineLvl w:val="0"/>
          </w:pPr>
        </w:pPrChange>
      </w:pPr>
      <w:ins w:id="20919" w:author="Administrator" w:date="2019-06-10T23:42:00Z">
        <w:r>
          <w:rPr>
            <w:rFonts w:hint="eastAsia"/>
          </w:rPr>
          <w:t>嚴狩看出了嚴格的</w:t>
        </w:r>
      </w:ins>
      <w:ins w:id="20920" w:author="Administrator" w:date="2019-06-10T23:43:00Z">
        <w:r>
          <w:rPr>
            <w:rFonts w:hint="eastAsia"/>
          </w:rPr>
          <w:t>尷尬，出面</w:t>
        </w:r>
      </w:ins>
      <w:ins w:id="20921" w:author="Administrator" w:date="2019-06-10T23:44:00Z">
        <w:r>
          <w:rPr>
            <w:rFonts w:hint="eastAsia"/>
          </w:rPr>
          <w:t>解釋著。</w:t>
        </w:r>
      </w:ins>
    </w:p>
    <w:p w:rsidR="000F0075" w:rsidRDefault="00872C84">
      <w:pPr>
        <w:pStyle w:val="12"/>
        <w:spacing w:after="240"/>
        <w:ind w:leftChars="0" w:left="0"/>
        <w:rPr>
          <w:ins w:id="20922" w:author="Administrator" w:date="2019-06-10T23:44:00Z"/>
        </w:rPr>
        <w:pPrChange w:id="20923" w:author="Administrator" w:date="2019-06-10T22:18:00Z">
          <w:pPr>
            <w:pStyle w:val="12"/>
            <w:numPr>
              <w:numId w:val="1"/>
            </w:numPr>
            <w:spacing w:after="240"/>
            <w:ind w:leftChars="0" w:left="360" w:hanging="360"/>
            <w:outlineLvl w:val="0"/>
          </w:pPr>
        </w:pPrChange>
      </w:pPr>
      <w:ins w:id="20924" w:author="Administrator" w:date="2019-06-10T23:44:00Z">
        <w:r>
          <w:rPr>
            <w:rFonts w:hint="eastAsia"/>
          </w:rPr>
          <w:t>「</w:t>
        </w:r>
      </w:ins>
      <w:ins w:id="20925" w:author="Administrator" w:date="2019-06-15T22:45:00Z">
        <w:r w:rsidR="009F6A8A">
          <w:rPr>
            <w:rFonts w:hint="eastAsia"/>
          </w:rPr>
          <w:t>異族人</w:t>
        </w:r>
      </w:ins>
      <w:ins w:id="20926" w:author="Administrator" w:date="2019-06-10T23:44:00Z">
        <w:r>
          <w:rPr>
            <w:rFonts w:hint="eastAsia"/>
          </w:rPr>
          <w:t>？你是甚麼意思？」</w:t>
        </w:r>
      </w:ins>
    </w:p>
    <w:p w:rsidR="000F0075" w:rsidRDefault="00872C84">
      <w:pPr>
        <w:pStyle w:val="12"/>
        <w:spacing w:after="240"/>
        <w:ind w:leftChars="0" w:left="0"/>
        <w:rPr>
          <w:ins w:id="20927" w:author="Administrator" w:date="2019-06-10T23:32:00Z"/>
        </w:rPr>
        <w:pPrChange w:id="20928" w:author="Administrator" w:date="2019-06-10T22:18:00Z">
          <w:pPr>
            <w:pStyle w:val="12"/>
            <w:numPr>
              <w:numId w:val="1"/>
            </w:numPr>
            <w:spacing w:after="240"/>
            <w:ind w:leftChars="0" w:left="360" w:hanging="360"/>
            <w:outlineLvl w:val="0"/>
          </w:pPr>
        </w:pPrChange>
      </w:pPr>
      <w:ins w:id="20929" w:author="Administrator" w:date="2019-06-10T23:44:00Z">
        <w:r>
          <w:rPr>
            <w:rFonts w:hint="eastAsia"/>
          </w:rPr>
          <w:t>嚴泰愣了一下，這才斂起笑意，</w:t>
        </w:r>
      </w:ins>
      <w:ins w:id="20930" w:author="Administrator" w:date="2019-06-10T23:45:00Z">
        <w:r>
          <w:rPr>
            <w:rFonts w:hint="eastAsia"/>
          </w:rPr>
          <w:t>有些嚴肅地說道。</w:t>
        </w:r>
      </w:ins>
    </w:p>
    <w:p w:rsidR="000F0075" w:rsidRDefault="00872C84">
      <w:pPr>
        <w:pStyle w:val="12"/>
        <w:spacing w:after="240"/>
        <w:ind w:leftChars="0" w:left="0"/>
        <w:rPr>
          <w:ins w:id="20931" w:author="Administrator" w:date="2019-06-11T23:41:00Z"/>
        </w:rPr>
        <w:pPrChange w:id="20932" w:author="Administrator" w:date="2019-06-10T22:18:00Z">
          <w:pPr>
            <w:pStyle w:val="12"/>
            <w:numPr>
              <w:numId w:val="1"/>
            </w:numPr>
            <w:spacing w:after="240"/>
            <w:ind w:leftChars="0" w:left="360" w:hanging="360"/>
            <w:outlineLvl w:val="0"/>
          </w:pPr>
        </w:pPrChange>
      </w:pPr>
      <w:ins w:id="20933" w:author="Administrator" w:date="2019-06-10T23:45:00Z">
        <w:r>
          <w:rPr>
            <w:rFonts w:hint="eastAsia"/>
          </w:rPr>
          <w:t>嚴格看著嚴狩，</w:t>
        </w:r>
      </w:ins>
      <w:ins w:id="20934" w:author="Administrator" w:date="2019-06-10T23:46:00Z">
        <w:r>
          <w:rPr>
            <w:rFonts w:hint="eastAsia"/>
          </w:rPr>
          <w:t>一五一十地將方才李龍飛做的事情一一說清，跟著又</w:t>
        </w:r>
      </w:ins>
      <w:ins w:id="20935" w:author="Administrator" w:date="2019-06-11T22:08:00Z">
        <w:r w:rsidR="00BA4F98">
          <w:rPr>
            <w:rFonts w:hint="eastAsia"/>
          </w:rPr>
          <w:t>取出了</w:t>
        </w:r>
      </w:ins>
      <w:ins w:id="20936" w:author="Administrator" w:date="2019-06-11T23:40:00Z">
        <w:r w:rsidR="006B403B">
          <w:rPr>
            <w:rFonts w:hint="eastAsia"/>
          </w:rPr>
          <w:t>一點</w:t>
        </w:r>
      </w:ins>
      <w:ins w:id="20937" w:author="Administrator" w:date="2019-06-11T23:41:00Z">
        <w:r w:rsidR="006B403B">
          <w:rPr>
            <w:rFonts w:hint="eastAsia"/>
          </w:rPr>
          <w:t>丹藥捏碎的粉末，湊給了嚴泰聞。</w:t>
        </w:r>
      </w:ins>
    </w:p>
    <w:p w:rsidR="000F0075" w:rsidRDefault="006B403B">
      <w:pPr>
        <w:pStyle w:val="12"/>
        <w:spacing w:after="240"/>
        <w:ind w:leftChars="0" w:left="0"/>
        <w:rPr>
          <w:ins w:id="20938" w:author="Administrator" w:date="2019-06-11T23:46:00Z"/>
        </w:rPr>
        <w:pPrChange w:id="20939" w:author="Administrator" w:date="2019-06-10T22:18:00Z">
          <w:pPr>
            <w:pStyle w:val="12"/>
            <w:numPr>
              <w:numId w:val="1"/>
            </w:numPr>
            <w:spacing w:after="240"/>
            <w:ind w:leftChars="0" w:left="360" w:hanging="360"/>
            <w:outlineLvl w:val="0"/>
          </w:pPr>
        </w:pPrChange>
      </w:pPr>
      <w:ins w:id="20940" w:author="Administrator" w:date="2019-06-11T23:42:00Z">
        <w:r>
          <w:rPr>
            <w:rFonts w:hint="eastAsia"/>
          </w:rPr>
          <w:t>「</w:t>
        </w:r>
      </w:ins>
      <w:ins w:id="20941" w:author="Administrator" w:date="2019-06-11T23:56:00Z">
        <w:r w:rsidR="00436CDC">
          <w:rPr>
            <w:rFonts w:hint="eastAsia"/>
          </w:rPr>
          <w:t>這…這是</w:t>
        </w:r>
      </w:ins>
      <w:ins w:id="20942" w:author="Administrator" w:date="2019-06-11T23:42:00Z">
        <w:r>
          <w:rPr>
            <w:rFonts w:hint="eastAsia"/>
          </w:rPr>
          <w:t>大祭師才能</w:t>
        </w:r>
      </w:ins>
      <w:ins w:id="20943" w:author="Administrator" w:date="2019-06-11T23:45:00Z">
        <w:r>
          <w:rPr>
            <w:rFonts w:hint="eastAsia"/>
          </w:rPr>
          <w:t>煉製的</w:t>
        </w:r>
      </w:ins>
      <w:ins w:id="20944" w:author="Administrator" w:date="2019-06-11T23:46:00Z">
        <w:r>
          <w:rPr>
            <w:rFonts w:hint="eastAsia"/>
          </w:rPr>
          <w:t>聖藥…這異族人，究竟是從哪裡</w:t>
        </w:r>
      </w:ins>
      <w:ins w:id="20945" w:author="Administrator" w:date="2019-06-11T23:56:00Z">
        <w:r w:rsidR="00436CDC">
          <w:rPr>
            <w:rFonts w:hint="eastAsia"/>
          </w:rPr>
          <w:t>得</w:t>
        </w:r>
      </w:ins>
      <w:ins w:id="20946" w:author="Administrator" w:date="2019-06-11T23:46:00Z">
        <w:r>
          <w:rPr>
            <w:rFonts w:hint="eastAsia"/>
          </w:rPr>
          <w:t>來的！」</w:t>
        </w:r>
      </w:ins>
    </w:p>
    <w:p w:rsidR="000F0075" w:rsidRDefault="006B403B">
      <w:pPr>
        <w:pStyle w:val="12"/>
        <w:spacing w:after="240"/>
        <w:ind w:leftChars="0" w:left="0"/>
        <w:rPr>
          <w:ins w:id="20947" w:author="Administrator" w:date="2019-06-11T23:54:00Z"/>
        </w:rPr>
        <w:pPrChange w:id="20948" w:author="Administrator" w:date="2019-06-10T22:18:00Z">
          <w:pPr>
            <w:pStyle w:val="12"/>
            <w:numPr>
              <w:numId w:val="1"/>
            </w:numPr>
            <w:spacing w:after="240"/>
            <w:ind w:leftChars="0" w:left="360" w:hanging="360"/>
            <w:outlineLvl w:val="0"/>
          </w:pPr>
        </w:pPrChange>
      </w:pPr>
      <w:ins w:id="20949" w:author="Administrator" w:date="2019-06-11T23:46:00Z">
        <w:r>
          <w:rPr>
            <w:rFonts w:hint="eastAsia"/>
          </w:rPr>
          <w:t>嚴泰一聞之後，</w:t>
        </w:r>
      </w:ins>
      <w:ins w:id="20950" w:author="Administrator" w:date="2019-06-11T23:50:00Z">
        <w:r>
          <w:rPr>
            <w:rFonts w:hint="eastAsia"/>
          </w:rPr>
          <w:t>臉色詫異，差一點</w:t>
        </w:r>
      </w:ins>
      <w:ins w:id="20951" w:author="Administrator" w:date="2019-06-11T23:53:00Z">
        <w:r w:rsidR="00436CDC">
          <w:rPr>
            <w:rFonts w:hint="eastAsia"/>
          </w:rPr>
          <w:t>失聲叫了出來，跟著又仔細舔了舔那些粉末，這才</w:t>
        </w:r>
      </w:ins>
      <w:ins w:id="20952" w:author="Administrator" w:date="2019-06-12T00:09:00Z">
        <w:r w:rsidR="00116314">
          <w:rPr>
            <w:rFonts w:hint="eastAsia"/>
          </w:rPr>
          <w:t>興奮</w:t>
        </w:r>
      </w:ins>
      <w:ins w:id="20953" w:author="Administrator" w:date="2019-06-11T23:53:00Z">
        <w:r w:rsidR="00436CDC">
          <w:rPr>
            <w:rFonts w:hint="eastAsia"/>
          </w:rPr>
          <w:t>點點</w:t>
        </w:r>
      </w:ins>
      <w:ins w:id="20954" w:author="Administrator" w:date="2019-06-11T23:54:00Z">
        <w:r w:rsidR="00436CDC">
          <w:rPr>
            <w:rFonts w:hint="eastAsia"/>
          </w:rPr>
          <w:t>說道。</w:t>
        </w:r>
      </w:ins>
    </w:p>
    <w:p w:rsidR="000F0075" w:rsidRDefault="00436CDC">
      <w:pPr>
        <w:pStyle w:val="12"/>
        <w:spacing w:after="240"/>
        <w:ind w:leftChars="0" w:left="0"/>
        <w:rPr>
          <w:ins w:id="20955" w:author="Administrator" w:date="2019-06-12T00:09:00Z"/>
        </w:rPr>
        <w:pPrChange w:id="20956" w:author="Administrator" w:date="2019-06-10T22:18:00Z">
          <w:pPr>
            <w:pStyle w:val="12"/>
            <w:numPr>
              <w:numId w:val="1"/>
            </w:numPr>
            <w:spacing w:after="240"/>
            <w:ind w:leftChars="0" w:left="360" w:hanging="360"/>
            <w:outlineLvl w:val="0"/>
          </w:pPr>
        </w:pPrChange>
      </w:pPr>
      <w:ins w:id="20957" w:author="Administrator" w:date="2019-06-11T23:56:00Z">
        <w:r>
          <w:rPr>
            <w:rFonts w:hint="eastAsia"/>
          </w:rPr>
          <w:t>嚴狩</w:t>
        </w:r>
      </w:ins>
      <w:ins w:id="20958" w:author="Administrator" w:date="2019-06-12T00:09:00Z">
        <w:r w:rsidR="00116314">
          <w:rPr>
            <w:rFonts w:hint="eastAsia"/>
          </w:rPr>
          <w:t>聽完</w:t>
        </w:r>
      </w:ins>
      <w:ins w:id="20959" w:author="Administrator" w:date="2019-06-11T23:56:00Z">
        <w:r>
          <w:rPr>
            <w:rFonts w:hint="eastAsia"/>
          </w:rPr>
          <w:t>也滿臉</w:t>
        </w:r>
      </w:ins>
      <w:ins w:id="20960" w:author="Administrator" w:date="2019-06-12T00:09:00Z">
        <w:r w:rsidR="00116314">
          <w:rPr>
            <w:rFonts w:hint="eastAsia"/>
          </w:rPr>
          <w:t>恍然大悟</w:t>
        </w:r>
      </w:ins>
      <w:ins w:id="20961" w:author="Administrator" w:date="2019-06-11T23:56:00Z">
        <w:r>
          <w:rPr>
            <w:rFonts w:hint="eastAsia"/>
          </w:rPr>
          <w:t>，</w:t>
        </w:r>
      </w:ins>
      <w:ins w:id="20962" w:author="Administrator" w:date="2019-06-13T01:17:00Z">
        <w:r w:rsidR="00A029C3">
          <w:rPr>
            <w:rFonts w:hint="eastAsia"/>
          </w:rPr>
          <w:t>臉上滿是激動，</w:t>
        </w:r>
      </w:ins>
      <w:ins w:id="20963" w:author="Administrator" w:date="2019-06-11T23:57:00Z">
        <w:r>
          <w:rPr>
            <w:rFonts w:hint="eastAsia"/>
          </w:rPr>
          <w:t>他終於</w:t>
        </w:r>
      </w:ins>
      <w:ins w:id="20964" w:author="Administrator" w:date="2019-06-12T00:09:00Z">
        <w:r w:rsidR="00116314">
          <w:rPr>
            <w:rFonts w:hint="eastAsia"/>
          </w:rPr>
          <w:t>明白</w:t>
        </w:r>
      </w:ins>
      <w:ins w:id="20965" w:author="Administrator" w:date="2019-06-11T23:57:00Z">
        <w:r>
          <w:rPr>
            <w:rFonts w:hint="eastAsia"/>
          </w:rPr>
          <w:t>，為甚麼</w:t>
        </w:r>
      </w:ins>
      <w:ins w:id="20966" w:author="Administrator" w:date="2019-06-11T23:58:00Z">
        <w:r>
          <w:rPr>
            <w:rFonts w:hint="eastAsia"/>
          </w:rPr>
          <w:t>他總覺得這個異族人身的有種奇特的香</w:t>
        </w:r>
      </w:ins>
      <w:ins w:id="20967" w:author="Administrator" w:date="2019-06-11T23:59:00Z">
        <w:r>
          <w:rPr>
            <w:rFonts w:hint="eastAsia"/>
          </w:rPr>
          <w:t>氣，原來是因為他身上</w:t>
        </w:r>
      </w:ins>
      <w:ins w:id="20968" w:author="Administrator" w:date="2019-06-12T00:09:00Z">
        <w:r w:rsidR="00116314">
          <w:rPr>
            <w:rFonts w:hint="eastAsia"/>
          </w:rPr>
          <w:t>的這些「聖藥」。</w:t>
        </w:r>
      </w:ins>
    </w:p>
    <w:p w:rsidR="000F0075" w:rsidRDefault="00116314">
      <w:pPr>
        <w:pStyle w:val="12"/>
        <w:spacing w:after="240"/>
        <w:ind w:leftChars="0" w:left="0"/>
        <w:rPr>
          <w:ins w:id="20969" w:author="Administrator" w:date="2019-06-12T00:10:00Z"/>
        </w:rPr>
        <w:pPrChange w:id="20970" w:author="Administrator" w:date="2019-06-10T22:18:00Z">
          <w:pPr>
            <w:pStyle w:val="12"/>
            <w:numPr>
              <w:numId w:val="1"/>
            </w:numPr>
            <w:spacing w:after="240"/>
            <w:ind w:leftChars="0" w:left="360" w:hanging="360"/>
            <w:outlineLvl w:val="0"/>
          </w:pPr>
        </w:pPrChange>
      </w:pPr>
      <w:ins w:id="20971" w:author="Administrator" w:date="2019-06-12T00:09:00Z">
        <w:r>
          <w:rPr>
            <w:rFonts w:hint="eastAsia"/>
          </w:rPr>
          <w:t>這聖藥在他</w:t>
        </w:r>
      </w:ins>
      <w:ins w:id="20972" w:author="Administrator" w:date="2019-06-12T00:10:00Z">
        <w:r>
          <w:rPr>
            <w:rFonts w:hint="eastAsia"/>
          </w:rPr>
          <w:t>小時，嚴泰曾替他去向大祭師求過幾次，服用之後對肉體</w:t>
        </w:r>
      </w:ins>
      <w:ins w:id="20973" w:author="Administrator" w:date="2019-06-13T01:17:00Z">
        <w:r w:rsidR="00A029C3">
          <w:rPr>
            <w:rFonts w:hint="eastAsia"/>
          </w:rPr>
          <w:t>修練</w:t>
        </w:r>
      </w:ins>
      <w:ins w:id="20974" w:author="Administrator" w:date="2019-06-12T00:10:00Z">
        <w:r>
          <w:rPr>
            <w:rFonts w:hint="eastAsia"/>
          </w:rPr>
          <w:t>十分有幫助，所以印象</w:t>
        </w:r>
      </w:ins>
      <w:ins w:id="20975" w:author="Administrator" w:date="2019-06-13T01:17:00Z">
        <w:r w:rsidR="00A029C3">
          <w:rPr>
            <w:rFonts w:hint="eastAsia"/>
          </w:rPr>
          <w:t>很是</w:t>
        </w:r>
      </w:ins>
      <w:ins w:id="20976" w:author="Administrator" w:date="2019-06-12T00:10:00Z">
        <w:r>
          <w:rPr>
            <w:rFonts w:hint="eastAsia"/>
          </w:rPr>
          <w:t>深刻。</w:t>
        </w:r>
      </w:ins>
    </w:p>
    <w:p w:rsidR="000F0075" w:rsidRDefault="00A029C3">
      <w:pPr>
        <w:pStyle w:val="12"/>
        <w:spacing w:after="240"/>
        <w:ind w:leftChars="0" w:left="0"/>
        <w:rPr>
          <w:ins w:id="20977" w:author="Administrator" w:date="2019-06-13T01:45:00Z"/>
        </w:rPr>
        <w:pPrChange w:id="20978" w:author="Administrator" w:date="2019-06-10T22:18:00Z">
          <w:pPr>
            <w:pStyle w:val="12"/>
            <w:numPr>
              <w:numId w:val="1"/>
            </w:numPr>
            <w:spacing w:after="240"/>
            <w:ind w:leftChars="0" w:left="360" w:hanging="360"/>
            <w:outlineLvl w:val="0"/>
          </w:pPr>
        </w:pPrChange>
      </w:pPr>
      <w:ins w:id="20979" w:author="Administrator" w:date="2019-06-13T01:17:00Z">
        <w:r>
          <w:rPr>
            <w:rFonts w:hint="eastAsia"/>
          </w:rPr>
          <w:t>可在</w:t>
        </w:r>
      </w:ins>
      <w:ins w:id="20980" w:author="Administrator" w:date="2019-06-12T00:10:00Z">
        <w:r w:rsidR="00116314">
          <w:rPr>
            <w:rFonts w:hint="eastAsia"/>
          </w:rPr>
          <w:t>大祭師失</w:t>
        </w:r>
      </w:ins>
      <w:ins w:id="20981" w:author="Administrator" w:date="2019-06-12T00:11:00Z">
        <w:r w:rsidR="00116314">
          <w:rPr>
            <w:rFonts w:hint="eastAsia"/>
          </w:rPr>
          <w:t>蹤後，</w:t>
        </w:r>
      </w:ins>
      <w:ins w:id="20982" w:author="Administrator" w:date="2019-06-13T01:44:00Z">
        <w:r w:rsidR="00E870C4">
          <w:rPr>
            <w:rFonts w:hint="eastAsia"/>
          </w:rPr>
          <w:t>那聖藥就無人能練，而</w:t>
        </w:r>
      </w:ins>
      <w:ins w:id="20983" w:author="Administrator" w:date="2019-06-13T01:45:00Z">
        <w:r w:rsidR="00E870C4">
          <w:rPr>
            <w:rFonts w:hint="eastAsia"/>
          </w:rPr>
          <w:t>骨卡族，也或多或少，因此慢慢勢衰了下來。</w:t>
        </w:r>
      </w:ins>
    </w:p>
    <w:p w:rsidR="000F0075" w:rsidRDefault="00E870C4">
      <w:pPr>
        <w:pStyle w:val="12"/>
        <w:spacing w:after="240"/>
        <w:ind w:leftChars="0" w:left="0"/>
        <w:rPr>
          <w:ins w:id="20984" w:author="Administrator" w:date="2019-06-13T01:46:00Z"/>
        </w:rPr>
        <w:pPrChange w:id="20985" w:author="Administrator" w:date="2019-06-10T22:18:00Z">
          <w:pPr>
            <w:pStyle w:val="12"/>
            <w:numPr>
              <w:numId w:val="1"/>
            </w:numPr>
            <w:spacing w:after="240"/>
            <w:ind w:leftChars="0" w:left="360" w:hanging="360"/>
            <w:outlineLvl w:val="0"/>
          </w:pPr>
        </w:pPrChange>
      </w:pPr>
      <w:ins w:id="20986" w:author="Administrator" w:date="2019-06-13T01:45:00Z">
        <w:r>
          <w:rPr>
            <w:rFonts w:hint="eastAsia"/>
          </w:rPr>
          <w:t>雖說不至於有滅族危機，可在這片草原大地上，眾多</w:t>
        </w:r>
      </w:ins>
      <w:ins w:id="20987" w:author="Administrator" w:date="2019-06-13T01:46:00Z">
        <w:r>
          <w:rPr>
            <w:rFonts w:hint="eastAsia"/>
          </w:rPr>
          <w:t>部落裡，如果實力不強，很容易就被並吞取代。</w:t>
        </w:r>
      </w:ins>
    </w:p>
    <w:p w:rsidR="000F0075" w:rsidRDefault="00E870C4">
      <w:pPr>
        <w:pStyle w:val="12"/>
        <w:spacing w:after="240"/>
        <w:ind w:leftChars="0" w:left="0"/>
        <w:rPr>
          <w:ins w:id="20988" w:author="Administrator" w:date="2019-06-13T01:47:00Z"/>
        </w:rPr>
        <w:pPrChange w:id="20989" w:author="Administrator" w:date="2019-06-10T22:18:00Z">
          <w:pPr>
            <w:pStyle w:val="12"/>
            <w:numPr>
              <w:numId w:val="1"/>
            </w:numPr>
            <w:spacing w:after="240"/>
            <w:ind w:leftChars="0" w:left="360" w:hanging="360"/>
            <w:outlineLvl w:val="0"/>
          </w:pPr>
        </w:pPrChange>
      </w:pPr>
      <w:ins w:id="20990" w:author="Administrator" w:date="2019-06-13T01:46:00Z">
        <w:r>
          <w:rPr>
            <w:rFonts w:hint="eastAsia"/>
          </w:rPr>
          <w:t>運氣好的，只是被併族而已，運氣不好的，整族成為他人的奴隸，也</w:t>
        </w:r>
      </w:ins>
      <w:ins w:id="20991" w:author="Administrator" w:date="2019-06-13T01:47:00Z">
        <w:r w:rsidR="00C66BA6">
          <w:rPr>
            <w:rFonts w:hint="eastAsia"/>
          </w:rPr>
          <w:t>常有所見。</w:t>
        </w:r>
      </w:ins>
    </w:p>
    <w:p w:rsidR="000F0075" w:rsidRDefault="00C66BA6">
      <w:pPr>
        <w:pStyle w:val="12"/>
        <w:spacing w:after="240"/>
        <w:ind w:leftChars="0" w:left="0"/>
        <w:rPr>
          <w:ins w:id="20992" w:author="Administrator" w:date="2019-06-13T01:48:00Z"/>
        </w:rPr>
        <w:pPrChange w:id="20993" w:author="Administrator" w:date="2019-06-10T22:18:00Z">
          <w:pPr>
            <w:pStyle w:val="12"/>
            <w:numPr>
              <w:numId w:val="1"/>
            </w:numPr>
            <w:spacing w:after="240"/>
            <w:ind w:leftChars="0" w:left="360" w:hanging="360"/>
            <w:outlineLvl w:val="0"/>
          </w:pPr>
        </w:pPrChange>
      </w:pPr>
      <w:ins w:id="20994" w:author="Administrator" w:date="2019-06-13T01:47:00Z">
        <w:r>
          <w:rPr>
            <w:rFonts w:hint="eastAsia"/>
          </w:rPr>
          <w:t>嚴狩沒想到自己只是隨意地帶了一個</w:t>
        </w:r>
      </w:ins>
      <w:ins w:id="20995" w:author="Administrator" w:date="2019-06-15T22:45:00Z">
        <w:r w:rsidR="009F6A8A">
          <w:rPr>
            <w:rFonts w:hint="eastAsia"/>
          </w:rPr>
          <w:t>異族人</w:t>
        </w:r>
      </w:ins>
      <w:ins w:id="20996" w:author="Administrator" w:date="2019-06-13T01:47:00Z">
        <w:r>
          <w:rPr>
            <w:rFonts w:hint="eastAsia"/>
          </w:rPr>
          <w:t>來，居然就帶來了一顆聖藥，如果那</w:t>
        </w:r>
      </w:ins>
      <w:ins w:id="20997" w:author="Administrator" w:date="2019-06-15T22:45:00Z">
        <w:r w:rsidR="009F6A8A">
          <w:rPr>
            <w:rFonts w:hint="eastAsia"/>
          </w:rPr>
          <w:t>異族人</w:t>
        </w:r>
      </w:ins>
      <w:ins w:id="20998" w:author="Administrator" w:date="2019-06-13T01:47:00Z">
        <w:r>
          <w:rPr>
            <w:rFonts w:hint="eastAsia"/>
          </w:rPr>
          <w:t>身上還</w:t>
        </w:r>
      </w:ins>
      <w:ins w:id="20999" w:author="Administrator" w:date="2019-06-13T01:48:00Z">
        <w:r>
          <w:rPr>
            <w:rFonts w:hint="eastAsia"/>
          </w:rPr>
          <w:t>有更多，那豈不是…</w:t>
        </w:r>
      </w:ins>
    </w:p>
    <w:p w:rsidR="000F0075" w:rsidRDefault="00C66BA6">
      <w:pPr>
        <w:pStyle w:val="12"/>
        <w:spacing w:after="240"/>
        <w:ind w:leftChars="0" w:left="0"/>
        <w:rPr>
          <w:ins w:id="21000" w:author="Administrator" w:date="2019-06-13T01:49:00Z"/>
        </w:rPr>
        <w:pPrChange w:id="21001" w:author="Administrator" w:date="2019-06-10T22:18:00Z">
          <w:pPr>
            <w:pStyle w:val="12"/>
            <w:numPr>
              <w:numId w:val="1"/>
            </w:numPr>
            <w:spacing w:after="240"/>
            <w:ind w:leftChars="0" w:left="360" w:hanging="360"/>
            <w:outlineLvl w:val="0"/>
          </w:pPr>
        </w:pPrChange>
      </w:pPr>
      <w:ins w:id="21002" w:author="Administrator" w:date="2019-06-13T01:48:00Z">
        <w:r>
          <w:rPr>
            <w:rFonts w:hint="eastAsia"/>
          </w:rPr>
          <w:t>想到這，嚴狩連忙看向父親，只見嚴泰同樣也想到此事，兩人立刻帶著嚴格往李龍飛暫住的方向</w:t>
        </w:r>
      </w:ins>
      <w:ins w:id="21003" w:author="Administrator" w:date="2019-06-13T01:49:00Z">
        <w:r>
          <w:rPr>
            <w:rFonts w:hint="eastAsia"/>
          </w:rPr>
          <w:t>奔去。</w:t>
        </w:r>
      </w:ins>
    </w:p>
    <w:p w:rsidR="000F0075" w:rsidRDefault="00664C3B">
      <w:pPr>
        <w:pStyle w:val="12"/>
        <w:spacing w:after="240"/>
        <w:ind w:leftChars="0" w:left="0"/>
        <w:rPr>
          <w:ins w:id="21004" w:author="Administrator" w:date="2019-06-14T22:01:00Z"/>
        </w:rPr>
        <w:pPrChange w:id="21005" w:author="Administrator" w:date="2019-06-10T22:18:00Z">
          <w:pPr>
            <w:pStyle w:val="12"/>
            <w:numPr>
              <w:numId w:val="1"/>
            </w:numPr>
            <w:spacing w:after="240"/>
            <w:ind w:leftChars="0" w:left="360" w:hanging="360"/>
            <w:outlineLvl w:val="0"/>
          </w:pPr>
        </w:pPrChange>
      </w:pPr>
      <w:ins w:id="21006" w:author="Administrator" w:date="2019-06-14T22:01:00Z">
        <w:r>
          <w:rPr>
            <w:rFonts w:hint="eastAsia"/>
          </w:rPr>
          <w:t>這才有了現在李龍飛面前的一幕。</w:t>
        </w:r>
      </w:ins>
    </w:p>
    <w:p w:rsidR="000F0075" w:rsidRDefault="00664C3B">
      <w:pPr>
        <w:pStyle w:val="12"/>
        <w:spacing w:after="240"/>
        <w:ind w:leftChars="0" w:left="0"/>
        <w:rPr>
          <w:ins w:id="21007" w:author="Administrator" w:date="2019-06-14T22:04:00Z"/>
        </w:rPr>
        <w:pPrChange w:id="21008" w:author="Administrator" w:date="2019-06-10T22:18:00Z">
          <w:pPr>
            <w:pStyle w:val="12"/>
            <w:numPr>
              <w:numId w:val="1"/>
            </w:numPr>
            <w:spacing w:after="240"/>
            <w:ind w:leftChars="0" w:left="360" w:hanging="360"/>
            <w:outlineLvl w:val="0"/>
          </w:pPr>
        </w:pPrChange>
      </w:pPr>
      <w:ins w:id="21009" w:author="Administrator" w:date="2019-06-14T22:02:00Z">
        <w:r>
          <w:rPr>
            <w:rFonts w:hint="eastAsia"/>
          </w:rPr>
          <w:lastRenderedPageBreak/>
          <w:t>先前李龍飛被嚴</w:t>
        </w:r>
      </w:ins>
      <w:ins w:id="21010" w:author="Administrator" w:date="2019-06-14T22:03:00Z">
        <w:r>
          <w:rPr>
            <w:rFonts w:hint="eastAsia"/>
          </w:rPr>
          <w:t>狩帶回來時，嚴泰雖然同意他的留下，但那也只是因為他是其兒子所帶回來的「</w:t>
        </w:r>
      </w:ins>
      <w:ins w:id="21011" w:author="Administrator" w:date="2019-06-14T22:07:00Z">
        <w:r>
          <w:rPr>
            <w:rFonts w:hint="eastAsia"/>
          </w:rPr>
          <w:t>異</w:t>
        </w:r>
      </w:ins>
      <w:ins w:id="21012" w:author="Administrator" w:date="2019-06-14T22:04:00Z">
        <w:r>
          <w:rPr>
            <w:rFonts w:hint="eastAsia"/>
          </w:rPr>
          <w:t>族人」而已。</w:t>
        </w:r>
      </w:ins>
    </w:p>
    <w:p w:rsidR="000F0075" w:rsidRDefault="00664C3B">
      <w:pPr>
        <w:pStyle w:val="12"/>
        <w:spacing w:after="240"/>
        <w:ind w:leftChars="0" w:left="0"/>
        <w:rPr>
          <w:ins w:id="21013" w:author="Administrator" w:date="2019-06-14T22:06:00Z"/>
        </w:rPr>
        <w:pPrChange w:id="21014" w:author="Administrator" w:date="2019-06-10T22:18:00Z">
          <w:pPr>
            <w:pStyle w:val="12"/>
            <w:numPr>
              <w:numId w:val="1"/>
            </w:numPr>
            <w:spacing w:after="240"/>
            <w:ind w:leftChars="0" w:left="360" w:hanging="360"/>
            <w:outlineLvl w:val="0"/>
          </w:pPr>
        </w:pPrChange>
      </w:pPr>
      <w:ins w:id="21015" w:author="Administrator" w:date="2019-06-14T22:05:00Z">
        <w:r>
          <w:rPr>
            <w:rFonts w:hint="eastAsia"/>
          </w:rPr>
          <w:t>就好像孩子</w:t>
        </w:r>
      </w:ins>
      <w:ins w:id="21016" w:author="Administrator" w:date="2019-06-14T22:06:00Z">
        <w:r>
          <w:rPr>
            <w:rFonts w:hint="eastAsia"/>
          </w:rPr>
          <w:t>想養寵物</w:t>
        </w:r>
      </w:ins>
      <w:ins w:id="21017" w:author="Administrator" w:date="2019-06-14T22:05:00Z">
        <w:r>
          <w:rPr>
            <w:rFonts w:hint="eastAsia"/>
          </w:rPr>
          <w:t>，當父親的</w:t>
        </w:r>
      </w:ins>
      <w:ins w:id="21018" w:author="Administrator" w:date="2019-06-14T22:06:00Z">
        <w:r>
          <w:rPr>
            <w:rFonts w:hint="eastAsia"/>
          </w:rPr>
          <w:t>願意讓那寵物留下，但卻不是因為喜歡那寵物本身的原因。</w:t>
        </w:r>
      </w:ins>
    </w:p>
    <w:p w:rsidR="000F0075" w:rsidRDefault="00664C3B">
      <w:pPr>
        <w:pStyle w:val="12"/>
        <w:spacing w:after="240"/>
        <w:ind w:leftChars="0" w:left="0"/>
        <w:rPr>
          <w:ins w:id="21019" w:author="Administrator" w:date="2019-06-14T22:08:00Z"/>
        </w:rPr>
        <w:pPrChange w:id="21020" w:author="Administrator" w:date="2019-06-10T22:18:00Z">
          <w:pPr>
            <w:pStyle w:val="12"/>
            <w:numPr>
              <w:numId w:val="1"/>
            </w:numPr>
            <w:spacing w:after="240"/>
            <w:ind w:leftChars="0" w:left="360" w:hanging="360"/>
            <w:outlineLvl w:val="0"/>
          </w:pPr>
        </w:pPrChange>
      </w:pPr>
      <w:ins w:id="21021" w:author="Administrator" w:date="2019-06-14T22:06:00Z">
        <w:r>
          <w:rPr>
            <w:rFonts w:hint="eastAsia"/>
          </w:rPr>
          <w:t>可如今發現</w:t>
        </w:r>
      </w:ins>
      <w:ins w:id="21022" w:author="Administrator" w:date="2019-06-14T22:07:00Z">
        <w:r>
          <w:rPr>
            <w:rFonts w:hint="eastAsia"/>
          </w:rPr>
          <w:t>這異族人身上有了聖藥，那麼，</w:t>
        </w:r>
      </w:ins>
      <w:ins w:id="21023" w:author="Administrator" w:date="2019-06-14T22:17:00Z">
        <w:r w:rsidR="00DB68A5">
          <w:rPr>
            <w:rFonts w:hint="eastAsia"/>
          </w:rPr>
          <w:t>將</w:t>
        </w:r>
      </w:ins>
      <w:ins w:id="21024" w:author="Administrator" w:date="2019-06-14T22:07:00Z">
        <w:r>
          <w:rPr>
            <w:rFonts w:hint="eastAsia"/>
          </w:rPr>
          <w:t>異族人留下的意義，就</w:t>
        </w:r>
      </w:ins>
      <w:ins w:id="21025" w:author="Administrator" w:date="2019-06-14T22:17:00Z">
        <w:r w:rsidR="00DB68A5">
          <w:rPr>
            <w:rFonts w:hint="eastAsia"/>
          </w:rPr>
          <w:t>變得</w:t>
        </w:r>
      </w:ins>
      <w:ins w:id="21026" w:author="Administrator" w:date="2019-06-14T22:07:00Z">
        <w:r>
          <w:rPr>
            <w:rFonts w:hint="eastAsia"/>
          </w:rPr>
          <w:t>不同凡</w:t>
        </w:r>
      </w:ins>
      <w:ins w:id="21027" w:author="Administrator" w:date="2019-06-14T22:08:00Z">
        <w:r>
          <w:rPr>
            <w:rFonts w:hint="eastAsia"/>
          </w:rPr>
          <w:t>響了。</w:t>
        </w:r>
      </w:ins>
    </w:p>
    <w:p w:rsidR="000F0075" w:rsidRDefault="00664C3B">
      <w:pPr>
        <w:pStyle w:val="12"/>
        <w:spacing w:after="240"/>
        <w:ind w:leftChars="0" w:left="0"/>
        <w:rPr>
          <w:ins w:id="21028" w:author="Administrator" w:date="2019-06-14T22:09:00Z"/>
        </w:rPr>
        <w:pPrChange w:id="21029" w:author="Administrator" w:date="2019-06-10T22:18:00Z">
          <w:pPr>
            <w:pStyle w:val="12"/>
            <w:numPr>
              <w:numId w:val="1"/>
            </w:numPr>
            <w:spacing w:after="240"/>
            <w:ind w:leftChars="0" w:left="360" w:hanging="360"/>
            <w:outlineLvl w:val="0"/>
          </w:pPr>
        </w:pPrChange>
      </w:pPr>
      <w:ins w:id="21030" w:author="Administrator" w:date="2019-06-14T22:08:00Z">
        <w:r>
          <w:rPr>
            <w:rFonts w:hint="eastAsia"/>
          </w:rPr>
          <w:t>嚴泰看著李龍飛，</w:t>
        </w:r>
      </w:ins>
      <w:ins w:id="21031" w:author="Administrator" w:date="2019-06-14T22:09:00Z">
        <w:r>
          <w:rPr>
            <w:rFonts w:hint="eastAsia"/>
          </w:rPr>
          <w:t>拉著他的手</w:t>
        </w:r>
      </w:ins>
      <w:ins w:id="21032" w:author="Administrator" w:date="2019-06-14T22:08:00Z">
        <w:r>
          <w:rPr>
            <w:rFonts w:hint="eastAsia"/>
          </w:rPr>
          <w:t>嘰哩瓜啦講了一串話，直到</w:t>
        </w:r>
      </w:ins>
      <w:ins w:id="21033" w:author="Administrator" w:date="2019-06-14T22:09:00Z">
        <w:r>
          <w:rPr>
            <w:rFonts w:hint="eastAsia"/>
          </w:rPr>
          <w:t>看到他滿臉疑惑，這才想起對方聽不懂自己語言這件事情。</w:t>
        </w:r>
      </w:ins>
    </w:p>
    <w:p w:rsidR="000F0075" w:rsidRDefault="00664C3B">
      <w:pPr>
        <w:pStyle w:val="12"/>
        <w:spacing w:after="240"/>
        <w:ind w:leftChars="0" w:left="0"/>
        <w:rPr>
          <w:ins w:id="21034" w:author="Administrator" w:date="2019-06-14T22:18:00Z"/>
        </w:rPr>
        <w:pPrChange w:id="21035" w:author="Administrator" w:date="2019-06-10T22:18:00Z">
          <w:pPr>
            <w:pStyle w:val="12"/>
            <w:numPr>
              <w:numId w:val="1"/>
            </w:numPr>
            <w:spacing w:after="240"/>
            <w:ind w:leftChars="0" w:left="360" w:hanging="360"/>
            <w:outlineLvl w:val="0"/>
          </w:pPr>
        </w:pPrChange>
      </w:pPr>
      <w:ins w:id="21036" w:author="Administrator" w:date="2019-06-14T22:09:00Z">
        <w:r>
          <w:rPr>
            <w:rFonts w:hint="eastAsia"/>
          </w:rPr>
          <w:t>無奈中，嚴泰看向</w:t>
        </w:r>
      </w:ins>
      <w:ins w:id="21037" w:author="Administrator" w:date="2019-06-14T22:10:00Z">
        <w:r>
          <w:rPr>
            <w:rFonts w:hint="eastAsia"/>
          </w:rPr>
          <w:t>嚴狩，後者搖搖頭，表示自己也無能為力，</w:t>
        </w:r>
      </w:ins>
      <w:ins w:id="21038" w:author="Administrator" w:date="2019-06-14T22:18:00Z">
        <w:r w:rsidR="00DB68A5">
          <w:rPr>
            <w:rFonts w:hint="eastAsia"/>
          </w:rPr>
          <w:t>這就讓嚴泰更加的著急了。</w:t>
        </w:r>
      </w:ins>
    </w:p>
    <w:p w:rsidR="000F0075" w:rsidRDefault="00DB68A5">
      <w:pPr>
        <w:pStyle w:val="12"/>
        <w:spacing w:after="240"/>
        <w:ind w:leftChars="0" w:left="0"/>
        <w:rPr>
          <w:ins w:id="21039" w:author="Administrator" w:date="2019-06-14T22:30:00Z"/>
        </w:rPr>
        <w:pPrChange w:id="21040" w:author="Administrator" w:date="2019-06-10T22:18:00Z">
          <w:pPr>
            <w:pStyle w:val="12"/>
            <w:numPr>
              <w:numId w:val="1"/>
            </w:numPr>
            <w:spacing w:after="240"/>
            <w:ind w:leftChars="0" w:left="360" w:hanging="360"/>
            <w:outlineLvl w:val="0"/>
          </w:pPr>
        </w:pPrChange>
      </w:pPr>
      <w:ins w:id="21041" w:author="Administrator" w:date="2019-06-14T22:18:00Z">
        <w:r>
          <w:rPr>
            <w:rFonts w:hint="eastAsia"/>
          </w:rPr>
          <w:t>若</w:t>
        </w:r>
      </w:ins>
      <w:ins w:id="21042" w:author="Administrator" w:date="2019-06-14T22:24:00Z">
        <w:r>
          <w:rPr>
            <w:rFonts w:hint="eastAsia"/>
          </w:rPr>
          <w:t>在</w:t>
        </w:r>
      </w:ins>
      <w:ins w:id="21043" w:author="Administrator" w:date="2019-06-14T22:18:00Z">
        <w:r>
          <w:rPr>
            <w:rFonts w:hint="eastAsia"/>
          </w:rPr>
          <w:t>平時，</w:t>
        </w:r>
      </w:ins>
      <w:ins w:id="21044" w:author="Administrator" w:date="2019-06-14T22:26:00Z">
        <w:r>
          <w:rPr>
            <w:rFonts w:hint="eastAsia"/>
          </w:rPr>
          <w:t>也許他還不會那麼急迫地了</w:t>
        </w:r>
      </w:ins>
      <w:ins w:id="21045" w:author="Administrator" w:date="2019-06-14T22:27:00Z">
        <w:r>
          <w:rPr>
            <w:rFonts w:hint="eastAsia"/>
          </w:rPr>
          <w:t>解</w:t>
        </w:r>
        <w:r w:rsidR="00AC521E">
          <w:rPr>
            <w:rFonts w:hint="eastAsia"/>
          </w:rPr>
          <w:t>李龍飛</w:t>
        </w:r>
        <w:r>
          <w:rPr>
            <w:rFonts w:hint="eastAsia"/>
          </w:rPr>
          <w:t>聖藥</w:t>
        </w:r>
      </w:ins>
      <w:ins w:id="21046" w:author="Administrator" w:date="2019-06-14T22:28:00Z">
        <w:r w:rsidR="00AC521E">
          <w:rPr>
            <w:rFonts w:hint="eastAsia"/>
          </w:rPr>
          <w:t>的來源</w:t>
        </w:r>
      </w:ins>
      <w:ins w:id="21047" w:author="Administrator" w:date="2019-06-14T22:27:00Z">
        <w:r w:rsidR="00AC521E">
          <w:rPr>
            <w:rFonts w:hint="eastAsia"/>
          </w:rPr>
          <w:t>，</w:t>
        </w:r>
      </w:ins>
      <w:ins w:id="21048" w:author="Administrator" w:date="2019-06-14T22:28:00Z">
        <w:r w:rsidR="00AC521E">
          <w:rPr>
            <w:rFonts w:hint="eastAsia"/>
          </w:rPr>
          <w:t>可現在，骨卡族卻面臨著一些困境，</w:t>
        </w:r>
      </w:ins>
      <w:ins w:id="21049" w:author="Administrator" w:date="2019-06-14T23:03:00Z">
        <w:r w:rsidR="009F42A9">
          <w:rPr>
            <w:rFonts w:hint="eastAsia"/>
          </w:rPr>
          <w:t>而</w:t>
        </w:r>
      </w:ins>
      <w:ins w:id="21050" w:author="Administrator" w:date="2019-06-14T22:28:00Z">
        <w:r w:rsidR="00AC521E">
          <w:rPr>
            <w:rFonts w:hint="eastAsia"/>
          </w:rPr>
          <w:t>這困境</w:t>
        </w:r>
      </w:ins>
      <w:ins w:id="21051" w:author="Administrator" w:date="2019-06-14T23:03:00Z">
        <w:r w:rsidR="009F42A9">
          <w:rPr>
            <w:rFonts w:hint="eastAsia"/>
          </w:rPr>
          <w:t>，</w:t>
        </w:r>
      </w:ins>
      <w:ins w:id="21052" w:author="Administrator" w:date="2019-06-14T22:28:00Z">
        <w:r w:rsidR="00AC521E">
          <w:rPr>
            <w:rFonts w:hint="eastAsia"/>
          </w:rPr>
          <w:t>正是</w:t>
        </w:r>
      </w:ins>
      <w:ins w:id="21053" w:author="Administrator" w:date="2019-06-14T22:29:00Z">
        <w:r w:rsidR="00AC521E">
          <w:rPr>
            <w:rFonts w:hint="eastAsia"/>
          </w:rPr>
          <w:t>方才讓他和其他</w:t>
        </w:r>
      </w:ins>
      <w:ins w:id="21054" w:author="Administrator" w:date="2019-06-14T22:30:00Z">
        <w:r w:rsidR="00AC521E" w:rsidRPr="00DA2433">
          <w:rPr>
            <w:rFonts w:hint="eastAsia"/>
          </w:rPr>
          <w:t>耆老</w:t>
        </w:r>
      </w:ins>
      <w:ins w:id="21055" w:author="Administrator" w:date="2019-06-14T23:03:00Z">
        <w:r w:rsidR="009F42A9">
          <w:rPr>
            <w:rFonts w:hint="eastAsia"/>
          </w:rPr>
          <w:t>聚在一起</w:t>
        </w:r>
      </w:ins>
      <w:ins w:id="21056" w:author="Administrator" w:date="2019-06-14T22:30:00Z">
        <w:r w:rsidR="00AC521E">
          <w:rPr>
            <w:rFonts w:hint="eastAsia"/>
          </w:rPr>
          <w:t>討論的原因。</w:t>
        </w:r>
      </w:ins>
    </w:p>
    <w:p w:rsidR="000F0075" w:rsidRDefault="009F42A9">
      <w:pPr>
        <w:pStyle w:val="12"/>
        <w:spacing w:after="240"/>
        <w:ind w:leftChars="0" w:left="0"/>
        <w:rPr>
          <w:ins w:id="21057" w:author="Administrator" w:date="2019-06-14T23:06:00Z"/>
        </w:rPr>
        <w:pPrChange w:id="21058" w:author="Administrator" w:date="2019-06-10T22:18:00Z">
          <w:pPr>
            <w:pStyle w:val="12"/>
            <w:numPr>
              <w:numId w:val="1"/>
            </w:numPr>
            <w:spacing w:after="240"/>
            <w:ind w:leftChars="0" w:left="360" w:hanging="360"/>
            <w:outlineLvl w:val="0"/>
          </w:pPr>
        </w:pPrChange>
      </w:pPr>
      <w:ins w:id="21059" w:author="Administrator" w:date="2019-06-14T23:04:00Z">
        <w:r>
          <w:rPr>
            <w:rFonts w:hint="eastAsia"/>
          </w:rPr>
          <w:t>嚴泰和嚴狩面面相覷，卻捉破頭無解的同時，本來躲在後面還有些怯生的嚴格，突然走向前一步，對著</w:t>
        </w:r>
      </w:ins>
      <w:ins w:id="21060" w:author="Administrator" w:date="2019-06-14T23:06:00Z">
        <w:r>
          <w:rPr>
            <w:rFonts w:hint="eastAsia"/>
          </w:rPr>
          <w:t>李龍飛指了指，跟著說了一句話，</w:t>
        </w:r>
      </w:ins>
    </w:p>
    <w:p w:rsidR="000F0075" w:rsidRDefault="009F42A9">
      <w:pPr>
        <w:pStyle w:val="12"/>
        <w:spacing w:after="240"/>
        <w:ind w:leftChars="0" w:left="0"/>
        <w:rPr>
          <w:ins w:id="21061" w:author="Administrator" w:date="2019-06-14T23:06:00Z"/>
        </w:rPr>
        <w:pPrChange w:id="21062" w:author="Administrator" w:date="2019-06-10T22:18:00Z">
          <w:pPr>
            <w:pStyle w:val="12"/>
            <w:numPr>
              <w:numId w:val="1"/>
            </w:numPr>
            <w:spacing w:after="240"/>
            <w:ind w:leftChars="0" w:left="360" w:hanging="360"/>
            <w:outlineLvl w:val="0"/>
          </w:pPr>
        </w:pPrChange>
      </w:pPr>
      <w:ins w:id="21063" w:author="Administrator" w:date="2019-06-14T23:06:00Z">
        <w:r>
          <w:rPr>
            <w:rFonts w:hint="eastAsia"/>
          </w:rPr>
          <w:t>「你…」</w:t>
        </w:r>
      </w:ins>
    </w:p>
    <w:p w:rsidR="000F0075" w:rsidRDefault="009F42A9">
      <w:pPr>
        <w:pStyle w:val="12"/>
        <w:spacing w:after="240"/>
        <w:ind w:leftChars="0" w:left="0"/>
        <w:rPr>
          <w:ins w:id="21064" w:author="Administrator" w:date="2019-06-14T23:07:00Z"/>
        </w:rPr>
        <w:pPrChange w:id="21065" w:author="Administrator" w:date="2019-06-10T22:18:00Z">
          <w:pPr>
            <w:pStyle w:val="12"/>
            <w:numPr>
              <w:numId w:val="1"/>
            </w:numPr>
            <w:spacing w:after="240"/>
            <w:ind w:leftChars="0" w:left="360" w:hanging="360"/>
            <w:outlineLvl w:val="0"/>
          </w:pPr>
        </w:pPrChange>
      </w:pPr>
      <w:ins w:id="21066" w:author="Administrator" w:date="2019-06-14T23:07:00Z">
        <w:r>
          <w:rPr>
            <w:rFonts w:hint="eastAsia"/>
          </w:rPr>
          <w:t>「你？」</w:t>
        </w:r>
      </w:ins>
    </w:p>
    <w:p w:rsidR="000F0075" w:rsidRDefault="009F42A9">
      <w:pPr>
        <w:pStyle w:val="12"/>
        <w:spacing w:after="240"/>
        <w:ind w:leftChars="0" w:left="0"/>
        <w:rPr>
          <w:ins w:id="21067" w:author="Administrator" w:date="2019-06-14T23:09:00Z"/>
        </w:rPr>
        <w:pPrChange w:id="21068" w:author="Administrator" w:date="2019-06-10T22:18:00Z">
          <w:pPr>
            <w:pStyle w:val="12"/>
            <w:numPr>
              <w:numId w:val="1"/>
            </w:numPr>
            <w:spacing w:after="240"/>
            <w:ind w:leftChars="0" w:left="360" w:hanging="360"/>
            <w:outlineLvl w:val="0"/>
          </w:pPr>
        </w:pPrChange>
      </w:pPr>
      <w:ins w:id="21069" w:author="Administrator" w:date="2019-06-14T23:07:00Z">
        <w:r>
          <w:rPr>
            <w:rFonts w:hint="eastAsia"/>
          </w:rPr>
          <w:t>李龍飛雖然聽不懂對方說的話，</w:t>
        </w:r>
      </w:ins>
      <w:ins w:id="21070" w:author="Administrator" w:date="2019-06-14T23:12:00Z">
        <w:r>
          <w:rPr>
            <w:rFonts w:hint="eastAsia"/>
          </w:rPr>
          <w:t>但</w:t>
        </w:r>
      </w:ins>
      <w:ins w:id="21071" w:author="Administrator" w:date="2019-06-14T23:07:00Z">
        <w:r>
          <w:rPr>
            <w:rFonts w:hint="eastAsia"/>
          </w:rPr>
          <w:t>還是本能</w:t>
        </w:r>
      </w:ins>
      <w:ins w:id="21072" w:author="Administrator" w:date="2019-06-14T23:08:00Z">
        <w:r>
          <w:rPr>
            <w:rFonts w:hint="eastAsia"/>
          </w:rPr>
          <w:t>的照著</w:t>
        </w:r>
      </w:ins>
      <w:ins w:id="21073" w:author="Administrator" w:date="2019-06-14T23:09:00Z">
        <w:r>
          <w:rPr>
            <w:rFonts w:hint="eastAsia"/>
          </w:rPr>
          <w:t>對方所說的話重覆一次。</w:t>
        </w:r>
      </w:ins>
    </w:p>
    <w:p w:rsidR="000F0075" w:rsidRDefault="009F42A9">
      <w:pPr>
        <w:pStyle w:val="12"/>
        <w:spacing w:after="240"/>
        <w:ind w:leftChars="0" w:left="0"/>
        <w:rPr>
          <w:ins w:id="21074" w:author="Administrator" w:date="2019-06-14T23:30:00Z"/>
        </w:rPr>
        <w:pPrChange w:id="21075" w:author="Administrator" w:date="2019-06-10T22:18:00Z">
          <w:pPr>
            <w:pStyle w:val="12"/>
            <w:numPr>
              <w:numId w:val="1"/>
            </w:numPr>
            <w:spacing w:after="240"/>
            <w:ind w:leftChars="0" w:left="360" w:hanging="360"/>
            <w:outlineLvl w:val="0"/>
          </w:pPr>
        </w:pPrChange>
      </w:pPr>
      <w:ins w:id="21076" w:author="Administrator" w:date="2019-06-14T23:12:00Z">
        <w:r>
          <w:rPr>
            <w:rFonts w:hint="eastAsia"/>
          </w:rPr>
          <w:t>「對阿！我怎麼沒</w:t>
        </w:r>
      </w:ins>
      <w:ins w:id="21077" w:author="Administrator" w:date="2019-06-14T23:14:00Z">
        <w:r w:rsidR="00944C1C">
          <w:rPr>
            <w:rFonts w:hint="eastAsia"/>
          </w:rPr>
          <w:t>有</w:t>
        </w:r>
      </w:ins>
      <w:ins w:id="21078" w:author="Administrator" w:date="2019-06-14T23:12:00Z">
        <w:r>
          <w:rPr>
            <w:rFonts w:hint="eastAsia"/>
          </w:rPr>
          <w:t>想到！」嚴泰</w:t>
        </w:r>
      </w:ins>
      <w:ins w:id="21079" w:author="Administrator" w:date="2019-06-14T23:13:00Z">
        <w:r>
          <w:rPr>
            <w:rFonts w:hint="eastAsia"/>
          </w:rPr>
          <w:t>見狀，</w:t>
        </w:r>
      </w:ins>
      <w:ins w:id="21080" w:author="Administrator" w:date="2019-06-14T23:14:00Z">
        <w:r w:rsidR="00944C1C">
          <w:rPr>
            <w:rFonts w:hint="eastAsia"/>
          </w:rPr>
          <w:t>撫掌一拍，</w:t>
        </w:r>
      </w:ins>
      <w:ins w:id="21081" w:author="Administrator" w:date="2019-06-14T23:29:00Z">
        <w:r w:rsidR="003518C6">
          <w:rPr>
            <w:rFonts w:hint="eastAsia"/>
          </w:rPr>
          <w:t>靈光一</w:t>
        </w:r>
      </w:ins>
      <w:ins w:id="21082" w:author="Administrator" w:date="2019-06-14T23:30:00Z">
        <w:r w:rsidR="003518C6">
          <w:rPr>
            <w:rFonts w:hint="eastAsia"/>
          </w:rPr>
          <w:t>閃，「既然這異族人聽不懂我們說的話，那我們教他就好了嘛！」</w:t>
        </w:r>
      </w:ins>
    </w:p>
    <w:p w:rsidR="000F0075" w:rsidRDefault="003518C6">
      <w:pPr>
        <w:pStyle w:val="12"/>
        <w:spacing w:after="240"/>
        <w:ind w:leftChars="0" w:left="0"/>
        <w:rPr>
          <w:ins w:id="21083" w:author="Administrator" w:date="2019-06-14T23:31:00Z"/>
        </w:rPr>
        <w:pPrChange w:id="21084" w:author="Administrator" w:date="2019-06-10T22:18:00Z">
          <w:pPr>
            <w:pStyle w:val="12"/>
            <w:numPr>
              <w:numId w:val="1"/>
            </w:numPr>
            <w:spacing w:after="240"/>
            <w:ind w:leftChars="0" w:left="360" w:hanging="360"/>
            <w:outlineLvl w:val="0"/>
          </w:pPr>
        </w:pPrChange>
      </w:pPr>
      <w:ins w:id="21085" w:author="Administrator" w:date="2019-06-14T23:31:00Z">
        <w:r>
          <w:rPr>
            <w:rFonts w:hint="eastAsia"/>
          </w:rPr>
          <w:t>說完，他轉頭看向嚴狩，拍了拍他的肩說，「兒子</w:t>
        </w:r>
      </w:ins>
      <w:ins w:id="21086" w:author="Administrator" w:date="2019-06-14T23:48:00Z">
        <w:r w:rsidR="00FD2AEB">
          <w:rPr>
            <w:rFonts w:hint="eastAsia"/>
          </w:rPr>
          <w:t>阿</w:t>
        </w:r>
      </w:ins>
      <w:ins w:id="21087" w:author="Administrator" w:date="2019-06-14T23:31:00Z">
        <w:r>
          <w:rPr>
            <w:rFonts w:hint="eastAsia"/>
          </w:rPr>
          <w:t>，這事就交給你了！」</w:t>
        </w:r>
      </w:ins>
    </w:p>
    <w:p w:rsidR="000F0075" w:rsidRDefault="003518C6">
      <w:pPr>
        <w:pStyle w:val="12"/>
        <w:spacing w:after="240"/>
        <w:ind w:leftChars="0" w:left="0"/>
        <w:rPr>
          <w:ins w:id="21088" w:author="Administrator" w:date="2019-06-14T23:31:00Z"/>
        </w:rPr>
        <w:pPrChange w:id="21089" w:author="Administrator" w:date="2019-06-10T22:18:00Z">
          <w:pPr>
            <w:pStyle w:val="12"/>
            <w:numPr>
              <w:numId w:val="1"/>
            </w:numPr>
            <w:spacing w:after="240"/>
            <w:ind w:leftChars="0" w:left="360" w:hanging="360"/>
            <w:outlineLvl w:val="0"/>
          </w:pPr>
        </w:pPrChange>
      </w:pPr>
      <w:ins w:id="21090" w:author="Administrator" w:date="2019-06-14T23:31:00Z">
        <w:r>
          <w:rPr>
            <w:rFonts w:hint="eastAsia"/>
          </w:rPr>
          <w:t>嚴狩眼睛張大，愣在那裡反問，「</w:t>
        </w:r>
      </w:ins>
      <w:ins w:id="21091" w:author="Administrator" w:date="2019-06-14T23:32:00Z">
        <w:r>
          <w:rPr>
            <w:rFonts w:hint="eastAsia"/>
          </w:rPr>
          <w:t>交</w:t>
        </w:r>
      </w:ins>
      <w:ins w:id="21092" w:author="Administrator" w:date="2019-06-14T23:31:00Z">
        <w:r>
          <w:rPr>
            <w:rFonts w:hint="eastAsia"/>
          </w:rPr>
          <w:t>給我？為甚麼</w:t>
        </w:r>
      </w:ins>
      <w:ins w:id="21093" w:author="Administrator" w:date="2019-06-14T23:32:00Z">
        <w:r>
          <w:rPr>
            <w:rFonts w:hint="eastAsia"/>
          </w:rPr>
          <w:t>是我</w:t>
        </w:r>
      </w:ins>
      <w:ins w:id="21094" w:author="Administrator" w:date="2019-06-14T23:31:00Z">
        <w:r>
          <w:rPr>
            <w:rFonts w:hint="eastAsia"/>
          </w:rPr>
          <w:t>？」</w:t>
        </w:r>
      </w:ins>
    </w:p>
    <w:p w:rsidR="000F0075" w:rsidRDefault="003518C6">
      <w:pPr>
        <w:pStyle w:val="12"/>
        <w:spacing w:after="240"/>
        <w:ind w:leftChars="0" w:left="0"/>
        <w:rPr>
          <w:ins w:id="21095" w:author="Administrator" w:date="2019-06-14T23:49:00Z"/>
        </w:rPr>
        <w:pPrChange w:id="21096" w:author="Administrator" w:date="2019-06-10T22:18:00Z">
          <w:pPr>
            <w:pStyle w:val="12"/>
            <w:numPr>
              <w:numId w:val="1"/>
            </w:numPr>
            <w:spacing w:after="240"/>
            <w:ind w:leftChars="0" w:left="360" w:hanging="360"/>
            <w:outlineLvl w:val="0"/>
          </w:pPr>
        </w:pPrChange>
      </w:pPr>
      <w:ins w:id="21097" w:author="Administrator" w:date="2019-06-14T23:31:00Z">
        <w:r>
          <w:rPr>
            <w:rFonts w:hint="eastAsia"/>
          </w:rPr>
          <w:t>嚴泰</w:t>
        </w:r>
      </w:ins>
      <w:ins w:id="21098" w:author="Administrator" w:date="2019-06-14T23:32:00Z">
        <w:r>
          <w:rPr>
            <w:rFonts w:hint="eastAsia"/>
          </w:rPr>
          <w:t>哈哈一笑說道，「人是你帶回來了，當然交給你</w:t>
        </w:r>
      </w:ins>
      <w:ins w:id="21099" w:author="Administrator" w:date="2019-06-14T23:33:00Z">
        <w:r>
          <w:rPr>
            <w:rFonts w:hint="eastAsia"/>
          </w:rPr>
          <w:t>…</w:t>
        </w:r>
      </w:ins>
      <w:ins w:id="21100" w:author="Administrator" w:date="2019-06-14T23:49:00Z">
        <w:r w:rsidR="00FD2AEB">
          <w:rPr>
            <w:rFonts w:hint="eastAsia"/>
          </w:rPr>
          <w:t>」</w:t>
        </w:r>
      </w:ins>
    </w:p>
    <w:p w:rsidR="000F0075" w:rsidRDefault="00FD2AEB">
      <w:pPr>
        <w:pStyle w:val="12"/>
        <w:spacing w:after="240"/>
        <w:ind w:leftChars="0" w:left="0"/>
        <w:rPr>
          <w:ins w:id="21101" w:author="Administrator" w:date="2019-06-14T23:49:00Z"/>
        </w:rPr>
        <w:pPrChange w:id="21102" w:author="Administrator" w:date="2019-06-10T22:18:00Z">
          <w:pPr>
            <w:pStyle w:val="12"/>
            <w:numPr>
              <w:numId w:val="1"/>
            </w:numPr>
            <w:spacing w:after="240"/>
            <w:ind w:leftChars="0" w:left="360" w:hanging="360"/>
            <w:outlineLvl w:val="0"/>
          </w:pPr>
        </w:pPrChange>
      </w:pPr>
      <w:ins w:id="21103" w:author="Administrator" w:date="2019-06-14T23:49:00Z">
        <w:r>
          <w:rPr>
            <w:rFonts w:hint="eastAsia"/>
          </w:rPr>
          <w:t>跟著又</w:t>
        </w:r>
      </w:ins>
      <w:ins w:id="21104" w:author="Administrator" w:date="2019-06-14T23:54:00Z">
        <w:r>
          <w:rPr>
            <w:rFonts w:hint="eastAsia"/>
          </w:rPr>
          <w:t>板起臉孔，</w:t>
        </w:r>
      </w:ins>
      <w:ins w:id="21105" w:author="Administrator" w:date="2019-06-14T23:49:00Z">
        <w:r>
          <w:rPr>
            <w:rFonts w:hint="eastAsia"/>
          </w:rPr>
          <w:t>嚴肅</w:t>
        </w:r>
      </w:ins>
      <w:ins w:id="21106" w:author="Administrator" w:date="2019-06-14T23:54:00Z">
        <w:r>
          <w:rPr>
            <w:rFonts w:hint="eastAsia"/>
          </w:rPr>
          <w:t>地說</w:t>
        </w:r>
      </w:ins>
      <w:ins w:id="21107" w:author="Administrator" w:date="2019-06-14T23:49:00Z">
        <w:r>
          <w:rPr>
            <w:rFonts w:hint="eastAsia"/>
          </w:rPr>
          <w:t>，「</w:t>
        </w:r>
      </w:ins>
      <w:ins w:id="21108" w:author="Administrator" w:date="2019-06-14T23:33:00Z">
        <w:r w:rsidR="003518C6">
          <w:rPr>
            <w:rFonts w:hint="eastAsia"/>
          </w:rPr>
          <w:t>別推辭了，這事，對你對我，對整個骨卡族都好！</w:t>
        </w:r>
      </w:ins>
      <w:ins w:id="21109" w:author="Administrator" w:date="2019-06-14T23:49:00Z">
        <w:r>
          <w:rPr>
            <w:rFonts w:hint="eastAsia"/>
          </w:rPr>
          <w:t>你可要好好地教！</w:t>
        </w:r>
      </w:ins>
      <w:ins w:id="21110" w:author="Administrator" w:date="2019-06-14T23:33:00Z">
        <w:r w:rsidR="003518C6">
          <w:rPr>
            <w:rFonts w:hint="eastAsia"/>
          </w:rPr>
          <w:t>」</w:t>
        </w:r>
      </w:ins>
    </w:p>
    <w:p w:rsidR="000F0075" w:rsidRDefault="00FD2AEB">
      <w:pPr>
        <w:pStyle w:val="12"/>
        <w:spacing w:after="240"/>
        <w:ind w:leftChars="0" w:left="0"/>
        <w:rPr>
          <w:ins w:id="21111" w:author="Administrator" w:date="2019-06-14T23:54:00Z"/>
        </w:rPr>
        <w:pPrChange w:id="21112" w:author="Administrator" w:date="2019-06-10T22:18:00Z">
          <w:pPr>
            <w:pStyle w:val="12"/>
            <w:numPr>
              <w:numId w:val="1"/>
            </w:numPr>
            <w:spacing w:after="240"/>
            <w:ind w:leftChars="0" w:left="360" w:hanging="360"/>
            <w:outlineLvl w:val="0"/>
          </w:pPr>
        </w:pPrChange>
      </w:pPr>
      <w:ins w:id="21113" w:author="Administrator" w:date="2019-06-14T23:54:00Z">
        <w:r>
          <w:rPr>
            <w:rFonts w:hint="eastAsia"/>
          </w:rPr>
          <w:t>可憐那嚴狩只得苦著臉，看了看父親，再看了看兒子那憋著笑的神情，嘆口氣點點頭答應了。</w:t>
        </w:r>
      </w:ins>
    </w:p>
    <w:p w:rsidR="000F0075" w:rsidRDefault="00FD2AEB">
      <w:pPr>
        <w:pStyle w:val="12"/>
        <w:spacing w:after="240"/>
        <w:ind w:leftChars="0" w:left="0"/>
        <w:rPr>
          <w:ins w:id="21114" w:author="Administrator" w:date="2019-06-14T23:58:00Z"/>
        </w:rPr>
        <w:pPrChange w:id="21115" w:author="Administrator" w:date="2019-06-10T22:18:00Z">
          <w:pPr>
            <w:pStyle w:val="12"/>
            <w:numPr>
              <w:numId w:val="1"/>
            </w:numPr>
            <w:spacing w:after="240"/>
            <w:ind w:leftChars="0" w:left="360" w:hanging="360"/>
            <w:outlineLvl w:val="0"/>
          </w:pPr>
        </w:pPrChange>
      </w:pPr>
      <w:ins w:id="21116" w:author="Administrator" w:date="2019-06-14T23:58:00Z">
        <w:r>
          <w:rPr>
            <w:rFonts w:hint="eastAsia"/>
          </w:rPr>
          <w:t>接下來的日子裡，很快的，李龍飛便了解到了對方的用意。</w:t>
        </w:r>
      </w:ins>
    </w:p>
    <w:p w:rsidR="000F0075" w:rsidRDefault="00FD2AEB">
      <w:pPr>
        <w:pStyle w:val="12"/>
        <w:spacing w:after="240"/>
        <w:ind w:leftChars="0" w:left="0"/>
        <w:rPr>
          <w:ins w:id="21117" w:author="Administrator" w:date="2019-06-14T23:59:00Z"/>
        </w:rPr>
        <w:pPrChange w:id="21118" w:author="Administrator" w:date="2019-06-10T22:18:00Z">
          <w:pPr>
            <w:pStyle w:val="12"/>
            <w:numPr>
              <w:numId w:val="1"/>
            </w:numPr>
            <w:spacing w:after="240"/>
            <w:ind w:leftChars="0" w:left="360" w:hanging="360"/>
            <w:outlineLvl w:val="0"/>
          </w:pPr>
        </w:pPrChange>
      </w:pPr>
      <w:ins w:id="21119" w:author="Administrator" w:date="2019-06-14T23:58:00Z">
        <w:r>
          <w:rPr>
            <w:rFonts w:hint="eastAsia"/>
          </w:rPr>
          <w:lastRenderedPageBreak/>
          <w:t>雖說這不是他原先預料到的情況，但能學會這些異族的</w:t>
        </w:r>
      </w:ins>
      <w:ins w:id="21120" w:author="Administrator" w:date="2019-06-14T23:59:00Z">
        <w:r>
          <w:rPr>
            <w:rFonts w:hint="eastAsia"/>
          </w:rPr>
          <w:t>語言，對他來說，也是個好處。</w:t>
        </w:r>
      </w:ins>
    </w:p>
    <w:p w:rsidR="000F0075" w:rsidRDefault="00FD2AEB">
      <w:pPr>
        <w:pStyle w:val="12"/>
        <w:spacing w:after="240"/>
        <w:ind w:leftChars="0" w:left="0"/>
        <w:rPr>
          <w:ins w:id="21121" w:author="Administrator" w:date="2019-06-15T00:01:00Z"/>
        </w:rPr>
        <w:pPrChange w:id="21122" w:author="Administrator" w:date="2019-06-10T22:18:00Z">
          <w:pPr>
            <w:pStyle w:val="12"/>
            <w:numPr>
              <w:numId w:val="1"/>
            </w:numPr>
            <w:spacing w:after="240"/>
            <w:ind w:leftChars="0" w:left="360" w:hanging="360"/>
            <w:outlineLvl w:val="0"/>
          </w:pPr>
        </w:pPrChange>
      </w:pPr>
      <w:ins w:id="21123" w:author="Administrator" w:date="2019-06-14T23:59:00Z">
        <w:r>
          <w:rPr>
            <w:rFonts w:hint="eastAsia"/>
          </w:rPr>
          <w:t>畢竟身處在這試練世界中，</w:t>
        </w:r>
      </w:ins>
      <w:ins w:id="21124" w:author="Administrator" w:date="2019-06-15T00:01:00Z">
        <w:r w:rsidR="00C759A0">
          <w:rPr>
            <w:rFonts w:hint="eastAsia"/>
          </w:rPr>
          <w:t>能多了解一些情況，對於通過試練，也多一些把握。</w:t>
        </w:r>
      </w:ins>
    </w:p>
    <w:p w:rsidR="000F0075" w:rsidRDefault="00C759A0">
      <w:pPr>
        <w:pStyle w:val="12"/>
        <w:spacing w:after="240"/>
        <w:ind w:leftChars="0" w:left="0"/>
        <w:rPr>
          <w:ins w:id="21125" w:author="Administrator" w:date="2019-06-15T00:02:00Z"/>
        </w:rPr>
        <w:pPrChange w:id="21126" w:author="Administrator" w:date="2019-06-10T22:18:00Z">
          <w:pPr>
            <w:pStyle w:val="12"/>
            <w:numPr>
              <w:numId w:val="1"/>
            </w:numPr>
            <w:spacing w:after="240"/>
            <w:ind w:leftChars="0" w:left="360" w:hanging="360"/>
            <w:outlineLvl w:val="0"/>
          </w:pPr>
        </w:pPrChange>
      </w:pPr>
      <w:ins w:id="21127" w:author="Administrator" w:date="2019-06-15T00:02:00Z">
        <w:r>
          <w:rPr>
            <w:rFonts w:hint="eastAsia"/>
          </w:rPr>
          <w:t>當然，為何會突然教他語言，這事還是一頭霧水，但想來，</w:t>
        </w:r>
      </w:ins>
      <w:ins w:id="21128" w:author="Administrator" w:date="2019-06-15T00:03:00Z">
        <w:r>
          <w:rPr>
            <w:rFonts w:hint="eastAsia"/>
          </w:rPr>
          <w:t>跟方才拿那丹藥給那孩童吃，有很大的關係。</w:t>
        </w:r>
      </w:ins>
    </w:p>
    <w:p w:rsidR="000F0075" w:rsidRDefault="00C759A0">
      <w:pPr>
        <w:pStyle w:val="12"/>
        <w:spacing w:after="240"/>
        <w:ind w:leftChars="0" w:left="0"/>
        <w:rPr>
          <w:ins w:id="21129" w:author="Administrator" w:date="2019-06-15T00:07:00Z"/>
        </w:rPr>
        <w:pPrChange w:id="21130" w:author="Administrator" w:date="2019-06-10T22:18:00Z">
          <w:pPr>
            <w:pStyle w:val="12"/>
            <w:numPr>
              <w:numId w:val="1"/>
            </w:numPr>
            <w:spacing w:after="240"/>
            <w:ind w:leftChars="0" w:left="360" w:hanging="360"/>
            <w:outlineLvl w:val="0"/>
          </w:pPr>
        </w:pPrChange>
      </w:pPr>
      <w:ins w:id="21131" w:author="Administrator" w:date="2019-06-15T00:01:00Z">
        <w:r>
          <w:rPr>
            <w:rFonts w:hint="eastAsia"/>
          </w:rPr>
          <w:t>而且，</w:t>
        </w:r>
      </w:ins>
      <w:ins w:id="21132" w:author="Administrator" w:date="2019-06-15T00:06:00Z">
        <w:r>
          <w:rPr>
            <w:rFonts w:hint="eastAsia"/>
          </w:rPr>
          <w:t>除了教他</w:t>
        </w:r>
      </w:ins>
      <w:ins w:id="21133" w:author="Administrator" w:date="2019-06-15T00:07:00Z">
        <w:r>
          <w:rPr>
            <w:rFonts w:hint="eastAsia"/>
          </w:rPr>
          <w:t>語言之外，嚴泰還將他的住處，改為安排在另一個骨屋裡頭。</w:t>
        </w:r>
      </w:ins>
    </w:p>
    <w:p w:rsidR="000F0075" w:rsidRDefault="00C759A0">
      <w:pPr>
        <w:pStyle w:val="12"/>
        <w:spacing w:after="240"/>
        <w:ind w:leftChars="0" w:left="0"/>
        <w:rPr>
          <w:ins w:id="21134" w:author="Administrator" w:date="2019-06-15T00:10:00Z"/>
        </w:rPr>
        <w:pPrChange w:id="21135" w:author="Administrator" w:date="2019-06-10T22:18:00Z">
          <w:pPr>
            <w:pStyle w:val="12"/>
            <w:numPr>
              <w:numId w:val="1"/>
            </w:numPr>
            <w:spacing w:after="240"/>
            <w:ind w:leftChars="0" w:left="360" w:hanging="360"/>
            <w:outlineLvl w:val="0"/>
          </w:pPr>
        </w:pPrChange>
      </w:pPr>
      <w:ins w:id="21136" w:author="Administrator" w:date="2019-06-15T00:07:00Z">
        <w:r>
          <w:rPr>
            <w:rFonts w:hint="eastAsia"/>
          </w:rPr>
          <w:t>這骨屋雖仍是簡陋，可比起原本的</w:t>
        </w:r>
      </w:ins>
      <w:ins w:id="21137" w:author="Administrator" w:date="2019-06-15T00:08:00Z">
        <w:r>
          <w:rPr>
            <w:rFonts w:hint="eastAsia"/>
          </w:rPr>
          <w:t>那間，卻</w:t>
        </w:r>
      </w:ins>
      <w:ins w:id="21138" w:author="Administrator" w:date="2019-06-15T00:10:00Z">
        <w:r w:rsidR="00A351F0">
          <w:rPr>
            <w:rFonts w:hint="eastAsia"/>
          </w:rPr>
          <w:t>精緻了許多。</w:t>
        </w:r>
      </w:ins>
    </w:p>
    <w:p w:rsidR="000F0075" w:rsidRDefault="00A351F0">
      <w:pPr>
        <w:pStyle w:val="12"/>
        <w:spacing w:after="240"/>
        <w:ind w:leftChars="0" w:left="0"/>
        <w:rPr>
          <w:ins w:id="21139" w:author="Administrator" w:date="2019-06-15T00:16:00Z"/>
        </w:rPr>
        <w:pPrChange w:id="21140" w:author="Administrator" w:date="2019-06-10T22:18:00Z">
          <w:pPr>
            <w:pStyle w:val="12"/>
            <w:numPr>
              <w:numId w:val="1"/>
            </w:numPr>
            <w:spacing w:after="240"/>
            <w:ind w:leftChars="0" w:left="360" w:hanging="360"/>
            <w:outlineLvl w:val="0"/>
          </w:pPr>
        </w:pPrChange>
      </w:pPr>
      <w:ins w:id="21141" w:author="Administrator" w:date="2019-06-15T00:10:00Z">
        <w:r>
          <w:rPr>
            <w:rFonts w:hint="eastAsia"/>
          </w:rPr>
          <w:t>不但四面牆壁都用</w:t>
        </w:r>
      </w:ins>
      <w:ins w:id="21142" w:author="Administrator" w:date="2019-06-15T00:15:00Z">
        <w:r>
          <w:rPr>
            <w:rFonts w:hint="eastAsia"/>
          </w:rPr>
          <w:t>泥</w:t>
        </w:r>
      </w:ins>
      <w:ins w:id="21143" w:author="Administrator" w:date="2019-06-15T00:16:00Z">
        <w:r>
          <w:rPr>
            <w:rFonts w:hint="eastAsia"/>
          </w:rPr>
          <w:t>土仔仔細細敷好，還以獸皮獸骨裝飾原本空蕩蕩的四週。</w:t>
        </w:r>
      </w:ins>
    </w:p>
    <w:p w:rsidR="000F0075" w:rsidRDefault="00A351F0">
      <w:pPr>
        <w:pStyle w:val="12"/>
        <w:spacing w:after="240"/>
        <w:ind w:leftChars="0" w:left="0"/>
        <w:rPr>
          <w:ins w:id="21144" w:author="Administrator" w:date="2019-06-15T00:25:00Z"/>
        </w:rPr>
        <w:pPrChange w:id="21145" w:author="Administrator" w:date="2019-06-10T22:18:00Z">
          <w:pPr>
            <w:pStyle w:val="12"/>
            <w:numPr>
              <w:numId w:val="1"/>
            </w:numPr>
            <w:spacing w:after="240"/>
            <w:ind w:leftChars="0" w:left="360" w:hanging="360"/>
            <w:outlineLvl w:val="0"/>
          </w:pPr>
        </w:pPrChange>
      </w:pPr>
      <w:ins w:id="21146" w:author="Administrator" w:date="2019-06-15T00:16:00Z">
        <w:r>
          <w:rPr>
            <w:rFonts w:hint="eastAsia"/>
          </w:rPr>
          <w:t>裡頭的</w:t>
        </w:r>
      </w:ins>
      <w:ins w:id="21147" w:author="Administrator" w:date="2019-06-15T00:21:00Z">
        <w:r w:rsidR="00D7140F">
          <w:rPr>
            <w:rFonts w:hint="eastAsia"/>
          </w:rPr>
          <w:t>擺設，也跟之前有很大的不同，不但以獸骨搭建了一張床，還不知道從哪找來幾個大石頭，雕塑成兩張桌椅，</w:t>
        </w:r>
      </w:ins>
      <w:ins w:id="21148" w:author="Administrator" w:date="2019-06-15T00:25:00Z">
        <w:r w:rsidR="00D7140F">
          <w:rPr>
            <w:rFonts w:hint="eastAsia"/>
          </w:rPr>
          <w:t>看起來地位不同。</w:t>
        </w:r>
      </w:ins>
    </w:p>
    <w:p w:rsidR="000F0075" w:rsidRDefault="00BC433F">
      <w:pPr>
        <w:pStyle w:val="12"/>
        <w:spacing w:after="240"/>
        <w:ind w:leftChars="0" w:left="0"/>
        <w:rPr>
          <w:ins w:id="21149" w:author="Administrator" w:date="2019-06-15T00:26:00Z"/>
        </w:rPr>
        <w:pPrChange w:id="21150" w:author="Administrator" w:date="2019-06-10T22:18:00Z">
          <w:pPr>
            <w:pStyle w:val="12"/>
            <w:numPr>
              <w:numId w:val="1"/>
            </w:numPr>
            <w:spacing w:after="240"/>
            <w:ind w:leftChars="0" w:left="360" w:hanging="360"/>
            <w:outlineLvl w:val="0"/>
          </w:pPr>
        </w:pPrChange>
      </w:pPr>
      <w:ins w:id="21151" w:author="Administrator" w:date="2019-06-15T23:20:00Z">
        <w:r>
          <w:rPr>
            <w:rFonts w:hint="eastAsia"/>
          </w:rPr>
          <w:t>眼看</w:t>
        </w:r>
      </w:ins>
      <w:ins w:id="21152" w:author="Administrator" w:date="2019-06-15T00:25:00Z">
        <w:r w:rsidR="00D7140F">
          <w:rPr>
            <w:rFonts w:hint="eastAsia"/>
          </w:rPr>
          <w:t>這些異族人將自己迎為上賓，</w:t>
        </w:r>
      </w:ins>
      <w:ins w:id="21153" w:author="Administrator" w:date="2019-06-15T00:26:00Z">
        <w:r w:rsidR="00D7140F">
          <w:rPr>
            <w:rFonts w:hint="eastAsia"/>
          </w:rPr>
          <w:t>李龍飛再怎麼蠢，也都應該聯想到了甚麼，更何況他本就不笨，將這裡的情況思索一番後，很快就有了答案。</w:t>
        </w:r>
      </w:ins>
    </w:p>
    <w:p w:rsidR="000F0075" w:rsidRDefault="00BC433F">
      <w:pPr>
        <w:pStyle w:val="12"/>
        <w:spacing w:after="240"/>
        <w:ind w:leftChars="0" w:left="0"/>
        <w:rPr>
          <w:ins w:id="21154" w:author="Administrator" w:date="2019-06-15T00:46:00Z"/>
        </w:rPr>
        <w:pPrChange w:id="21155" w:author="Administrator" w:date="2019-06-10T22:18:00Z">
          <w:pPr>
            <w:pStyle w:val="12"/>
            <w:numPr>
              <w:numId w:val="1"/>
            </w:numPr>
            <w:spacing w:after="240"/>
            <w:ind w:leftChars="0" w:left="360" w:hanging="360"/>
            <w:outlineLvl w:val="0"/>
          </w:pPr>
        </w:pPrChange>
      </w:pPr>
      <w:ins w:id="21156" w:author="Administrator" w:date="2019-06-15T00:26:00Z">
        <w:r>
          <w:rPr>
            <w:rFonts w:hint="eastAsia"/>
          </w:rPr>
          <w:t>「看</w:t>
        </w:r>
      </w:ins>
      <w:ins w:id="21157" w:author="Administrator" w:date="2019-06-15T23:20:00Z">
        <w:r>
          <w:rPr>
            <w:rFonts w:hint="eastAsia"/>
          </w:rPr>
          <w:t>樣子</w:t>
        </w:r>
      </w:ins>
      <w:ins w:id="21158" w:author="Administrator" w:date="2019-06-15T00:26:00Z">
        <w:r w:rsidR="00D7140F">
          <w:rPr>
            <w:rFonts w:hint="eastAsia"/>
          </w:rPr>
          <w:t>，這</w:t>
        </w:r>
      </w:ins>
      <w:ins w:id="21159" w:author="Administrator" w:date="2019-06-15T00:27:00Z">
        <w:r w:rsidR="00D7140F">
          <w:rPr>
            <w:rFonts w:hint="eastAsia"/>
          </w:rPr>
          <w:t>裡的丹藥極為稀少，</w:t>
        </w:r>
      </w:ins>
      <w:ins w:id="21160" w:author="Administrator" w:date="2019-06-15T00:46:00Z">
        <w:r w:rsidR="00BE4E33">
          <w:rPr>
            <w:rFonts w:hint="eastAsia"/>
          </w:rPr>
          <w:t>稀少到在外界只是簡單的練丹期丹藥，在這都是珍貴不可得的東西。」</w:t>
        </w:r>
      </w:ins>
    </w:p>
    <w:p w:rsidR="000F0075" w:rsidRDefault="00BE4E33">
      <w:pPr>
        <w:pStyle w:val="12"/>
        <w:spacing w:after="240"/>
        <w:ind w:leftChars="0" w:left="0"/>
        <w:rPr>
          <w:ins w:id="21161" w:author="Administrator" w:date="2019-06-16T00:45:00Z"/>
        </w:rPr>
        <w:pPrChange w:id="21162" w:author="Administrator" w:date="2019-06-10T22:18:00Z">
          <w:pPr>
            <w:pStyle w:val="12"/>
            <w:numPr>
              <w:numId w:val="1"/>
            </w:numPr>
            <w:spacing w:after="240"/>
            <w:ind w:leftChars="0" w:left="360" w:hanging="360"/>
            <w:outlineLvl w:val="0"/>
          </w:pPr>
        </w:pPrChange>
      </w:pPr>
      <w:ins w:id="21163" w:author="Administrator" w:date="2019-06-15T00:47:00Z">
        <w:r>
          <w:rPr>
            <w:rFonts w:hint="eastAsia"/>
          </w:rPr>
          <w:t>「</w:t>
        </w:r>
      </w:ins>
      <w:ins w:id="21164" w:author="Administrator" w:date="2019-06-15T01:44:00Z">
        <w:r w:rsidR="0070213F">
          <w:rPr>
            <w:rFonts w:hint="eastAsia"/>
          </w:rPr>
          <w:t>這</w:t>
        </w:r>
      </w:ins>
      <w:ins w:id="21165" w:author="Administrator" w:date="2019-06-15T02:09:00Z">
        <w:r w:rsidR="002C03D3">
          <w:rPr>
            <w:rFonts w:hint="eastAsia"/>
          </w:rPr>
          <w:t>樣的話</w:t>
        </w:r>
      </w:ins>
      <w:ins w:id="21166" w:author="Administrator" w:date="2019-06-15T01:44:00Z">
        <w:r w:rsidR="0070213F">
          <w:rPr>
            <w:rFonts w:hint="eastAsia"/>
          </w:rPr>
          <w:t>，</w:t>
        </w:r>
      </w:ins>
      <w:ins w:id="21167" w:author="Administrator" w:date="2019-06-15T01:46:00Z">
        <w:r w:rsidR="0070213F">
          <w:rPr>
            <w:rFonts w:hint="eastAsia"/>
          </w:rPr>
          <w:t>我身上這些丹藥，將會是我在這裡</w:t>
        </w:r>
      </w:ins>
      <w:ins w:id="21168" w:author="Administrator" w:date="2019-06-15T01:47:00Z">
        <w:r w:rsidR="0070213F">
          <w:rPr>
            <w:rFonts w:hint="eastAsia"/>
          </w:rPr>
          <w:t>最大的</w:t>
        </w:r>
        <w:r w:rsidR="002C03D3">
          <w:rPr>
            <w:rFonts w:hint="eastAsia"/>
          </w:rPr>
          <w:t>倚仗</w:t>
        </w:r>
      </w:ins>
      <w:ins w:id="21169" w:author="Administrator" w:date="2019-06-15T02:09:00Z">
        <w:r w:rsidR="002C03D3">
          <w:rPr>
            <w:rFonts w:hint="eastAsia"/>
          </w:rPr>
          <w:t>。</w:t>
        </w:r>
      </w:ins>
      <w:ins w:id="21170" w:author="Administrator" w:date="2019-06-15T01:47:00Z">
        <w:r w:rsidR="0070213F">
          <w:rPr>
            <w:rFonts w:hint="eastAsia"/>
          </w:rPr>
          <w:t>運用得好，怕是能</w:t>
        </w:r>
      </w:ins>
      <w:ins w:id="21171" w:author="Administrator" w:date="2019-06-15T02:09:00Z">
        <w:r w:rsidR="002C03D3">
          <w:rPr>
            <w:rFonts w:hint="eastAsia"/>
          </w:rPr>
          <w:t>在這裡</w:t>
        </w:r>
      </w:ins>
      <w:ins w:id="21172" w:author="Administrator" w:date="2019-06-15T02:15:00Z">
        <w:r w:rsidR="00B91C14">
          <w:rPr>
            <w:rFonts w:hint="eastAsia"/>
          </w:rPr>
          <w:t>順利通過試練</w:t>
        </w:r>
      </w:ins>
      <w:ins w:id="21173" w:author="Administrator" w:date="2019-06-15T02:10:00Z">
        <w:r w:rsidR="002C03D3">
          <w:rPr>
            <w:rFonts w:hint="eastAsia"/>
          </w:rPr>
          <w:t>，最不濟，也可以</w:t>
        </w:r>
      </w:ins>
      <w:ins w:id="21174" w:author="Administrator" w:date="2019-06-15T02:14:00Z">
        <w:r w:rsidR="002C03D3">
          <w:rPr>
            <w:rFonts w:hint="eastAsia"/>
          </w:rPr>
          <w:t>助我</w:t>
        </w:r>
      </w:ins>
      <w:ins w:id="21175" w:author="Administrator" w:date="2019-06-15T02:15:00Z">
        <w:r w:rsidR="00B91C14">
          <w:rPr>
            <w:rFonts w:hint="eastAsia"/>
          </w:rPr>
          <w:t>在這呼風喚雨一段時間。」李龍飛想清楚後，</w:t>
        </w:r>
      </w:ins>
      <w:ins w:id="21176" w:author="Administrator" w:date="2019-06-16T00:45:00Z">
        <w:r w:rsidR="00D061D6">
          <w:rPr>
            <w:rFonts w:hint="eastAsia"/>
          </w:rPr>
          <w:t>雙眼一閃，心底更有明悟。</w:t>
        </w:r>
      </w:ins>
    </w:p>
    <w:p w:rsidR="000F0075" w:rsidRDefault="00D061D6">
      <w:pPr>
        <w:pStyle w:val="12"/>
        <w:spacing w:after="240"/>
        <w:ind w:leftChars="0" w:left="0"/>
        <w:rPr>
          <w:ins w:id="21177" w:author="Administrator" w:date="2019-06-16T01:06:00Z"/>
        </w:rPr>
        <w:pPrChange w:id="21178" w:author="Administrator" w:date="2019-06-10T22:18:00Z">
          <w:pPr>
            <w:pStyle w:val="12"/>
            <w:numPr>
              <w:numId w:val="1"/>
            </w:numPr>
            <w:spacing w:after="240"/>
            <w:ind w:leftChars="0" w:left="360" w:hanging="360"/>
            <w:outlineLvl w:val="0"/>
          </w:pPr>
        </w:pPrChange>
      </w:pPr>
      <w:ins w:id="21179" w:author="Administrator" w:date="2019-06-16T00:53:00Z">
        <w:r>
          <w:rPr>
            <w:rFonts w:hint="eastAsia"/>
          </w:rPr>
          <w:t>「這煉丹一途，我之</w:t>
        </w:r>
      </w:ins>
      <w:ins w:id="21180" w:author="Administrator" w:date="2019-06-16T00:54:00Z">
        <w:r>
          <w:rPr>
            <w:rFonts w:hint="eastAsia"/>
          </w:rPr>
          <w:t>前就試過，也不知道是沒有天份，還是還沒找到</w:t>
        </w:r>
      </w:ins>
      <w:ins w:id="21181" w:author="Administrator" w:date="2019-06-16T00:55:00Z">
        <w:r>
          <w:rPr>
            <w:rFonts w:hint="eastAsia"/>
          </w:rPr>
          <w:t>訣竅，</w:t>
        </w:r>
      </w:ins>
      <w:ins w:id="21182" w:author="Administrator" w:date="2019-06-16T01:03:00Z">
        <w:r>
          <w:rPr>
            <w:rFonts w:hint="eastAsia"/>
          </w:rPr>
          <w:t>始終學不會。不過這不打緊，先前</w:t>
        </w:r>
      </w:ins>
      <w:ins w:id="21183" w:author="Administrator" w:date="2019-06-16T01:05:00Z">
        <w:r>
          <w:rPr>
            <w:rFonts w:hint="eastAsia"/>
          </w:rPr>
          <w:t>在血色試</w:t>
        </w:r>
      </w:ins>
      <w:ins w:id="21184" w:author="Administrator" w:date="2019-06-16T01:06:00Z">
        <w:r>
          <w:rPr>
            <w:rFonts w:hint="eastAsia"/>
          </w:rPr>
          <w:t>煉中，</w:t>
        </w:r>
      </w:ins>
      <w:ins w:id="21185" w:author="Administrator" w:date="2019-06-16T21:05:00Z">
        <w:r w:rsidR="00087DCB">
          <w:rPr>
            <w:rFonts w:hint="eastAsia"/>
          </w:rPr>
          <w:t>搜括到</w:t>
        </w:r>
      </w:ins>
      <w:ins w:id="21186" w:author="Administrator" w:date="2019-06-16T01:06:00Z">
        <w:r>
          <w:rPr>
            <w:rFonts w:hint="eastAsia"/>
          </w:rPr>
          <w:t>的丹藥，應該還剩不少。」</w:t>
        </w:r>
      </w:ins>
    </w:p>
    <w:p w:rsidR="000F0075" w:rsidRDefault="00C55DA1">
      <w:pPr>
        <w:pStyle w:val="12"/>
        <w:spacing w:after="240"/>
        <w:ind w:leftChars="0" w:left="0"/>
        <w:rPr>
          <w:ins w:id="21187" w:author="Administrator" w:date="2019-06-16T01:14:00Z"/>
        </w:rPr>
        <w:pPrChange w:id="21188" w:author="Administrator" w:date="2019-06-10T22:18:00Z">
          <w:pPr>
            <w:pStyle w:val="12"/>
            <w:numPr>
              <w:numId w:val="1"/>
            </w:numPr>
            <w:spacing w:after="240"/>
            <w:ind w:leftChars="0" w:left="360" w:hanging="360"/>
            <w:outlineLvl w:val="0"/>
          </w:pPr>
        </w:pPrChange>
      </w:pPr>
      <w:ins w:id="21189" w:author="Administrator" w:date="2019-06-16T01:14:00Z">
        <w:r>
          <w:rPr>
            <w:rFonts w:hint="eastAsia"/>
          </w:rPr>
          <w:t>在</w:t>
        </w:r>
      </w:ins>
      <w:ins w:id="21190" w:author="Administrator" w:date="2019-06-16T21:05:00Z">
        <w:r w:rsidR="00087DCB">
          <w:rPr>
            <w:rFonts w:hint="eastAsia"/>
          </w:rPr>
          <w:t>血色</w:t>
        </w:r>
      </w:ins>
      <w:ins w:id="21191" w:author="Administrator" w:date="2019-06-16T01:14:00Z">
        <w:r>
          <w:rPr>
            <w:rFonts w:hint="eastAsia"/>
          </w:rPr>
          <w:t>試煉之中，</w:t>
        </w:r>
      </w:ins>
      <w:ins w:id="21192" w:author="Administrator" w:date="2019-06-16T21:05:00Z">
        <w:r w:rsidR="00087DCB">
          <w:rPr>
            <w:rFonts w:hint="eastAsia"/>
          </w:rPr>
          <w:t>李龍飛不斷在逃命</w:t>
        </w:r>
      </w:ins>
      <w:ins w:id="21193" w:author="Administrator" w:date="2019-06-16T21:06:00Z">
        <w:r w:rsidR="00087DCB">
          <w:rPr>
            <w:rFonts w:hint="eastAsia"/>
          </w:rPr>
          <w:t>，</w:t>
        </w:r>
      </w:ins>
      <w:ins w:id="21194" w:author="Administrator" w:date="2019-06-16T01:14:00Z">
        <w:r>
          <w:rPr>
            <w:rFonts w:hint="eastAsia"/>
          </w:rPr>
          <w:t>沒</w:t>
        </w:r>
      </w:ins>
      <w:ins w:id="21195" w:author="Administrator" w:date="2019-06-16T01:17:00Z">
        <w:r>
          <w:rPr>
            <w:rFonts w:hint="eastAsia"/>
          </w:rPr>
          <w:t>機會</w:t>
        </w:r>
      </w:ins>
      <w:ins w:id="21196" w:author="Administrator" w:date="2019-06-16T01:14:00Z">
        <w:r>
          <w:rPr>
            <w:rFonts w:hint="eastAsia"/>
          </w:rPr>
          <w:t>查看自己收獲，</w:t>
        </w:r>
      </w:ins>
      <w:ins w:id="21197" w:author="Administrator" w:date="2019-06-16T01:15:00Z">
        <w:r>
          <w:rPr>
            <w:rFonts w:hint="eastAsia"/>
          </w:rPr>
          <w:t>來這到這裡後，</w:t>
        </w:r>
      </w:ins>
      <w:ins w:id="21198" w:author="Administrator" w:date="2019-06-16T21:06:00Z">
        <w:r w:rsidR="00087DCB">
          <w:rPr>
            <w:rFonts w:hint="eastAsia"/>
          </w:rPr>
          <w:t>也是</w:t>
        </w:r>
      </w:ins>
      <w:ins w:id="21199" w:author="Administrator" w:date="2019-06-16T01:15:00Z">
        <w:r>
          <w:rPr>
            <w:rFonts w:hint="eastAsia"/>
          </w:rPr>
          <w:t>整日提心掉膽，也沒心思確認</w:t>
        </w:r>
      </w:ins>
      <w:ins w:id="21200" w:author="Administrator" w:date="2019-06-16T01:16:00Z">
        <w:r>
          <w:rPr>
            <w:rFonts w:hint="eastAsia"/>
          </w:rPr>
          <w:t>，如今</w:t>
        </w:r>
      </w:ins>
      <w:ins w:id="21201" w:author="Administrator" w:date="2019-06-16T21:06:00Z">
        <w:r w:rsidR="00087DCB">
          <w:rPr>
            <w:rFonts w:hint="eastAsia"/>
          </w:rPr>
          <w:t>在這相對安全的地方，</w:t>
        </w:r>
      </w:ins>
      <w:ins w:id="21202" w:author="Administrator" w:date="2019-06-16T01:17:00Z">
        <w:r>
          <w:rPr>
            <w:rFonts w:hint="eastAsia"/>
          </w:rPr>
          <w:t>總算有時間慢慢看看了。</w:t>
        </w:r>
      </w:ins>
    </w:p>
    <w:p w:rsidR="000F0075" w:rsidRDefault="00D061D6">
      <w:pPr>
        <w:pStyle w:val="12"/>
        <w:spacing w:after="240"/>
        <w:ind w:leftChars="0" w:left="0"/>
        <w:rPr>
          <w:ins w:id="21203" w:author="Administrator" w:date="2019-06-16T21:04:00Z"/>
        </w:rPr>
        <w:pPrChange w:id="21204" w:author="Administrator" w:date="2019-06-10T22:18:00Z">
          <w:pPr>
            <w:pStyle w:val="12"/>
            <w:numPr>
              <w:numId w:val="1"/>
            </w:numPr>
            <w:spacing w:after="240"/>
            <w:ind w:leftChars="0" w:left="360" w:hanging="360"/>
            <w:outlineLvl w:val="0"/>
          </w:pPr>
        </w:pPrChange>
      </w:pPr>
      <w:ins w:id="21205" w:author="Administrator" w:date="2019-06-16T01:06:00Z">
        <w:r>
          <w:rPr>
            <w:rFonts w:hint="eastAsia"/>
          </w:rPr>
          <w:t>李龍飛</w:t>
        </w:r>
      </w:ins>
      <w:ins w:id="21206" w:author="Administrator" w:date="2019-06-16T21:06:00Z">
        <w:r w:rsidR="00087DCB">
          <w:rPr>
            <w:rFonts w:hint="eastAsia"/>
          </w:rPr>
          <w:t>靈識掃過屋外一輪，確定沒甚麼人在外面後，</w:t>
        </w:r>
      </w:ins>
      <w:ins w:id="21207" w:author="Administrator" w:date="2019-06-16T01:06:00Z">
        <w:r>
          <w:rPr>
            <w:rFonts w:hint="eastAsia"/>
          </w:rPr>
          <w:t>打開</w:t>
        </w:r>
      </w:ins>
      <w:ins w:id="21208" w:author="Administrator" w:date="2019-06-16T21:06:00Z">
        <w:r w:rsidR="00087DCB">
          <w:rPr>
            <w:rFonts w:hint="eastAsia"/>
          </w:rPr>
          <w:t>幾個</w:t>
        </w:r>
      </w:ins>
      <w:ins w:id="21209" w:author="Administrator" w:date="2019-06-16T01:06:00Z">
        <w:r>
          <w:rPr>
            <w:rFonts w:hint="eastAsia"/>
          </w:rPr>
          <w:t>儲物袋，</w:t>
        </w:r>
      </w:ins>
      <w:ins w:id="21210" w:author="Administrator" w:date="2019-06-16T20:41:00Z">
        <w:r w:rsidR="0016589D">
          <w:rPr>
            <w:rFonts w:hint="eastAsia"/>
          </w:rPr>
          <w:t>將</w:t>
        </w:r>
      </w:ins>
      <w:ins w:id="21211" w:author="Administrator" w:date="2019-06-16T20:39:00Z">
        <w:r w:rsidR="0016589D">
          <w:rPr>
            <w:rFonts w:hint="eastAsia"/>
          </w:rPr>
          <w:t>從血色試</w:t>
        </w:r>
      </w:ins>
      <w:ins w:id="21212" w:author="Administrator" w:date="2019-06-16T20:40:00Z">
        <w:r w:rsidR="0016589D">
          <w:rPr>
            <w:rFonts w:hint="eastAsia"/>
          </w:rPr>
          <w:t>練裡得來收獲倒了出來</w:t>
        </w:r>
      </w:ins>
      <w:ins w:id="21213" w:author="Administrator" w:date="2019-06-16T20:41:00Z">
        <w:r w:rsidR="0016589D">
          <w:rPr>
            <w:rFonts w:hint="eastAsia"/>
          </w:rPr>
          <w:t>，很快的</w:t>
        </w:r>
      </w:ins>
      <w:ins w:id="21214" w:author="Administrator" w:date="2019-06-16T21:03:00Z">
        <w:r w:rsidR="00087DCB">
          <w:rPr>
            <w:rFonts w:hint="eastAsia"/>
          </w:rPr>
          <w:t>，一堆滿滿的</w:t>
        </w:r>
      </w:ins>
      <w:ins w:id="21215" w:author="Administrator" w:date="2019-06-16T21:04:00Z">
        <w:r w:rsidR="00087DCB">
          <w:rPr>
            <w:rFonts w:hint="eastAsia"/>
          </w:rPr>
          <w:t>珍奇異寶便灑落在眼前，有如小山一般，堆得頗高。</w:t>
        </w:r>
      </w:ins>
    </w:p>
    <w:p w:rsidR="000F0075" w:rsidRDefault="00087DCB">
      <w:pPr>
        <w:pStyle w:val="12"/>
        <w:spacing w:after="240"/>
        <w:ind w:leftChars="0" w:left="0"/>
        <w:rPr>
          <w:ins w:id="21216" w:author="Administrator" w:date="2019-06-16T21:08:00Z"/>
        </w:rPr>
        <w:pPrChange w:id="21217" w:author="Administrator" w:date="2019-06-10T22:18:00Z">
          <w:pPr>
            <w:pStyle w:val="12"/>
            <w:numPr>
              <w:numId w:val="1"/>
            </w:numPr>
            <w:spacing w:after="240"/>
            <w:ind w:leftChars="0" w:left="360" w:hanging="360"/>
            <w:outlineLvl w:val="0"/>
          </w:pPr>
        </w:pPrChange>
      </w:pPr>
      <w:ins w:id="21218" w:author="Administrator" w:date="2019-06-16T21:06:00Z">
        <w:r>
          <w:rPr>
            <w:rFonts w:hint="eastAsia"/>
          </w:rPr>
          <w:t>這些</w:t>
        </w:r>
      </w:ins>
      <w:ins w:id="21219" w:author="Administrator" w:date="2019-06-16T21:07:00Z">
        <w:r>
          <w:rPr>
            <w:rFonts w:hint="eastAsia"/>
          </w:rPr>
          <w:t>珍奇異寶除了從蜂巢內搜括而來之外，還有不少是從一些四派弟子的屍體上拿到，要不是已經分了</w:t>
        </w:r>
      </w:ins>
      <w:ins w:id="21220" w:author="Administrator" w:date="2019-06-16T21:08:00Z">
        <w:r>
          <w:rPr>
            <w:rFonts w:hint="eastAsia"/>
          </w:rPr>
          <w:t>大</w:t>
        </w:r>
      </w:ins>
      <w:ins w:id="21221" w:author="Administrator" w:date="2019-06-16T21:07:00Z">
        <w:r>
          <w:rPr>
            <w:rFonts w:hint="eastAsia"/>
          </w:rPr>
          <w:t>半給</w:t>
        </w:r>
      </w:ins>
      <w:ins w:id="21222" w:author="Administrator" w:date="2019-06-16T21:08:00Z">
        <w:r>
          <w:rPr>
            <w:rFonts w:hint="eastAsia"/>
          </w:rPr>
          <w:t>黃襄，怕是</w:t>
        </w:r>
      </w:ins>
      <w:ins w:id="21223" w:author="Administrator" w:date="2019-06-16T21:09:00Z">
        <w:r>
          <w:rPr>
            <w:rFonts w:hint="eastAsia"/>
          </w:rPr>
          <w:t>還</w:t>
        </w:r>
      </w:ins>
      <w:ins w:id="21224" w:author="Administrator" w:date="2019-06-16T21:08:00Z">
        <w:r>
          <w:rPr>
            <w:rFonts w:hint="eastAsia"/>
          </w:rPr>
          <w:t>會有更多。</w:t>
        </w:r>
      </w:ins>
    </w:p>
    <w:p w:rsidR="000F0075" w:rsidRDefault="00087DCB">
      <w:pPr>
        <w:pStyle w:val="12"/>
        <w:spacing w:after="240"/>
        <w:ind w:leftChars="0" w:left="0"/>
        <w:rPr>
          <w:ins w:id="21225" w:author="Administrator" w:date="2019-06-16T18:42:00Z"/>
        </w:rPr>
        <w:pPrChange w:id="21226" w:author="Administrator" w:date="2019-06-10T22:18:00Z">
          <w:pPr>
            <w:pStyle w:val="12"/>
            <w:numPr>
              <w:numId w:val="1"/>
            </w:numPr>
            <w:spacing w:after="240"/>
            <w:ind w:leftChars="0" w:left="360" w:hanging="360"/>
            <w:outlineLvl w:val="0"/>
          </w:pPr>
        </w:pPrChange>
      </w:pPr>
      <w:ins w:id="21227" w:author="Administrator" w:date="2019-06-16T21:09:00Z">
        <w:r>
          <w:rPr>
            <w:rFonts w:hint="eastAsia"/>
          </w:rPr>
          <w:t>李龍飛</w:t>
        </w:r>
      </w:ins>
      <w:ins w:id="21228" w:author="Administrator" w:date="2019-06-16T01:27:00Z">
        <w:r w:rsidR="00FD59A8">
          <w:rPr>
            <w:rFonts w:hint="eastAsia"/>
          </w:rPr>
          <w:t>將靈識</w:t>
        </w:r>
      </w:ins>
      <w:ins w:id="21229" w:author="Administrator" w:date="2019-06-16T01:48:00Z">
        <w:r w:rsidR="00FB6237">
          <w:rPr>
            <w:rFonts w:hint="eastAsia"/>
          </w:rPr>
          <w:t>仔細</w:t>
        </w:r>
      </w:ins>
      <w:ins w:id="21230" w:author="Administrator" w:date="2019-06-16T21:09:00Z">
        <w:r>
          <w:rPr>
            <w:rFonts w:hint="eastAsia"/>
          </w:rPr>
          <w:t>掃過小山</w:t>
        </w:r>
      </w:ins>
      <w:ins w:id="21231" w:author="Administrator" w:date="2019-06-16T01:48:00Z">
        <w:r w:rsidR="00FB6237">
          <w:rPr>
            <w:rFonts w:hint="eastAsia"/>
          </w:rPr>
          <w:t>，</w:t>
        </w:r>
      </w:ins>
      <w:ins w:id="21232" w:author="Administrator" w:date="2019-06-16T02:04:00Z">
        <w:r w:rsidR="00FB6237">
          <w:rPr>
            <w:rFonts w:hint="eastAsia"/>
          </w:rPr>
          <w:t>很快的，就被裡頭的</w:t>
        </w:r>
      </w:ins>
      <w:ins w:id="21233" w:author="Administrator" w:date="2019-06-16T18:42:00Z">
        <w:r w:rsidR="00581325">
          <w:rPr>
            <w:rFonts w:hint="eastAsia"/>
          </w:rPr>
          <w:t>東西給驚</w:t>
        </w:r>
      </w:ins>
      <w:ins w:id="21234" w:author="Administrator" w:date="2019-06-16T18:45:00Z">
        <w:r w:rsidR="00581325">
          <w:rPr>
            <w:rFonts w:hint="eastAsia"/>
          </w:rPr>
          <w:t>喜住了</w:t>
        </w:r>
      </w:ins>
      <w:ins w:id="21235" w:author="Administrator" w:date="2019-06-16T18:42:00Z">
        <w:r w:rsidR="00581325">
          <w:rPr>
            <w:rFonts w:hint="eastAsia"/>
          </w:rPr>
          <w:t>。</w:t>
        </w:r>
      </w:ins>
    </w:p>
    <w:p w:rsidR="000F0075" w:rsidRDefault="00581325">
      <w:pPr>
        <w:pStyle w:val="12"/>
        <w:spacing w:after="240"/>
        <w:ind w:leftChars="0" w:left="0"/>
        <w:rPr>
          <w:ins w:id="21236" w:author="Administrator" w:date="2019-06-16T18:52:00Z"/>
        </w:rPr>
        <w:pPrChange w:id="21237" w:author="Administrator" w:date="2019-06-10T22:18:00Z">
          <w:pPr>
            <w:pStyle w:val="12"/>
            <w:numPr>
              <w:numId w:val="1"/>
            </w:numPr>
            <w:spacing w:after="240"/>
            <w:ind w:leftChars="0" w:left="360" w:hanging="360"/>
            <w:outlineLvl w:val="0"/>
          </w:pPr>
        </w:pPrChange>
      </w:pPr>
      <w:ins w:id="21238" w:author="Administrator" w:date="2019-06-16T18:44:00Z">
        <w:r>
          <w:rPr>
            <w:rFonts w:hint="eastAsia"/>
          </w:rPr>
          <w:lastRenderedPageBreak/>
          <w:t>首先，</w:t>
        </w:r>
      </w:ins>
      <w:ins w:id="21239" w:author="Administrator" w:date="2019-06-16T18:45:00Z">
        <w:r>
          <w:rPr>
            <w:rFonts w:hint="eastAsia"/>
          </w:rPr>
          <w:t>光是</w:t>
        </w:r>
      </w:ins>
      <w:ins w:id="21240" w:author="Administrator" w:date="2019-06-16T18:46:00Z">
        <w:r>
          <w:rPr>
            <w:rFonts w:hint="eastAsia"/>
          </w:rPr>
          <w:t>中</w:t>
        </w:r>
      </w:ins>
      <w:ins w:id="21241" w:author="Administrator" w:date="2019-06-16T18:45:00Z">
        <w:r>
          <w:rPr>
            <w:rFonts w:hint="eastAsia"/>
          </w:rPr>
          <w:t>品靈石</w:t>
        </w:r>
      </w:ins>
      <w:ins w:id="21242" w:author="Administrator" w:date="2019-06-16T18:46:00Z">
        <w:r>
          <w:rPr>
            <w:rFonts w:hint="eastAsia"/>
          </w:rPr>
          <w:t>便有數百顆，同時先前</w:t>
        </w:r>
      </w:ins>
      <w:ins w:id="21243" w:author="Administrator" w:date="2019-06-16T18:52:00Z">
        <w:r w:rsidR="004F7A8F">
          <w:rPr>
            <w:rFonts w:hint="eastAsia"/>
          </w:rPr>
          <w:t>許多</w:t>
        </w:r>
      </w:ins>
      <w:ins w:id="21244" w:author="Administrator" w:date="2019-06-16T18:46:00Z">
        <w:r>
          <w:rPr>
            <w:rFonts w:hint="eastAsia"/>
          </w:rPr>
          <w:t>在</w:t>
        </w:r>
      </w:ins>
      <w:ins w:id="21245" w:author="Administrator" w:date="2019-06-16T18:52:00Z">
        <w:r w:rsidR="004F7A8F">
          <w:rPr>
            <w:rFonts w:hint="eastAsia"/>
          </w:rPr>
          <w:t>蜂巢內摘的草藥，都還在裡頭沒拿出去。</w:t>
        </w:r>
      </w:ins>
    </w:p>
    <w:p w:rsidR="000F0075" w:rsidRDefault="004F7A8F">
      <w:pPr>
        <w:pStyle w:val="12"/>
        <w:spacing w:after="240"/>
        <w:ind w:leftChars="0" w:left="0"/>
        <w:rPr>
          <w:ins w:id="21246" w:author="Administrator" w:date="2019-06-16T18:57:00Z"/>
        </w:rPr>
        <w:pPrChange w:id="21247" w:author="Administrator" w:date="2019-06-10T22:18:00Z">
          <w:pPr>
            <w:pStyle w:val="12"/>
            <w:numPr>
              <w:numId w:val="1"/>
            </w:numPr>
            <w:spacing w:after="240"/>
            <w:ind w:leftChars="0" w:left="360" w:hanging="360"/>
            <w:outlineLvl w:val="0"/>
          </w:pPr>
        </w:pPrChange>
      </w:pPr>
      <w:ins w:id="21248" w:author="Administrator" w:date="2019-06-16T18:53:00Z">
        <w:r>
          <w:rPr>
            <w:rFonts w:hint="eastAsia"/>
          </w:rPr>
          <w:t>甚麼紫雲草、</w:t>
        </w:r>
      </w:ins>
      <w:ins w:id="21249" w:author="Administrator" w:date="2019-06-16T18:56:00Z">
        <w:r>
          <w:rPr>
            <w:rFonts w:hint="eastAsia"/>
          </w:rPr>
          <w:t>三色花</w:t>
        </w:r>
      </w:ins>
      <w:ins w:id="21250" w:author="Administrator" w:date="2019-06-16T18:53:00Z">
        <w:r>
          <w:rPr>
            <w:rFonts w:hint="eastAsia"/>
          </w:rPr>
          <w:t>、鼠仙花等等，都有數十朵之多</w:t>
        </w:r>
      </w:ins>
      <w:ins w:id="21251" w:author="Administrator" w:date="2019-06-16T18:56:00Z">
        <w:r>
          <w:rPr>
            <w:rFonts w:hint="eastAsia"/>
          </w:rPr>
          <w:t>，其他還有三光堇、</w:t>
        </w:r>
      </w:ins>
      <w:ins w:id="21252" w:author="Administrator" w:date="2019-06-16T18:57:00Z">
        <w:r>
          <w:rPr>
            <w:rFonts w:hint="eastAsia"/>
          </w:rPr>
          <w:t>馬尾草</w:t>
        </w:r>
      </w:ins>
      <w:ins w:id="21253" w:author="Administrator" w:date="2019-06-16T18:56:00Z">
        <w:r>
          <w:rPr>
            <w:rFonts w:hint="eastAsia"/>
          </w:rPr>
          <w:t>等，也不在少數</w:t>
        </w:r>
      </w:ins>
      <w:ins w:id="21254" w:author="Administrator" w:date="2019-06-16T18:57:00Z">
        <w:r>
          <w:rPr>
            <w:rFonts w:hint="eastAsia"/>
          </w:rPr>
          <w:t>。</w:t>
        </w:r>
      </w:ins>
    </w:p>
    <w:p w:rsidR="000F0075" w:rsidRDefault="0016589D">
      <w:pPr>
        <w:pStyle w:val="12"/>
        <w:spacing w:after="240"/>
        <w:ind w:leftChars="0" w:left="0"/>
        <w:rPr>
          <w:ins w:id="21255" w:author="Administrator" w:date="2019-06-16T19:03:00Z"/>
        </w:rPr>
        <w:pPrChange w:id="21256" w:author="Administrator" w:date="2019-06-10T22:18:00Z">
          <w:pPr>
            <w:pStyle w:val="12"/>
            <w:numPr>
              <w:numId w:val="1"/>
            </w:numPr>
            <w:spacing w:after="240"/>
            <w:ind w:leftChars="0" w:left="360" w:hanging="360"/>
            <w:outlineLvl w:val="0"/>
          </w:pPr>
        </w:pPrChange>
      </w:pPr>
      <w:ins w:id="21257" w:author="Administrator" w:date="2019-06-16T20:32:00Z">
        <w:r>
          <w:rPr>
            <w:rFonts w:hint="eastAsia"/>
          </w:rPr>
          <w:t>不過</w:t>
        </w:r>
      </w:ins>
      <w:ins w:id="21258" w:author="Administrator" w:date="2019-06-16T18:57:00Z">
        <w:r w:rsidR="004F7A8F">
          <w:rPr>
            <w:rFonts w:hint="eastAsia"/>
          </w:rPr>
          <w:t>真正讓他眼光注目的，是一株</w:t>
        </w:r>
      </w:ins>
      <w:ins w:id="21259" w:author="Administrator" w:date="2019-06-16T19:02:00Z">
        <w:r w:rsidR="004F7A8F">
          <w:rPr>
            <w:rFonts w:hint="eastAsia"/>
          </w:rPr>
          <w:t>暗黃色澤，狀如</w:t>
        </w:r>
        <w:r w:rsidR="00926AF0">
          <w:rPr>
            <w:rFonts w:hint="eastAsia"/>
          </w:rPr>
          <w:t>樹根</w:t>
        </w:r>
      </w:ins>
      <w:ins w:id="21260" w:author="Administrator" w:date="2019-06-16T19:03:00Z">
        <w:r w:rsidR="00926AF0">
          <w:rPr>
            <w:rFonts w:hint="eastAsia"/>
          </w:rPr>
          <w:t>的木薯。</w:t>
        </w:r>
      </w:ins>
    </w:p>
    <w:p w:rsidR="000F0075" w:rsidRDefault="00926AF0">
      <w:pPr>
        <w:pStyle w:val="12"/>
        <w:spacing w:after="240"/>
        <w:ind w:leftChars="0" w:left="0"/>
        <w:rPr>
          <w:ins w:id="21261" w:author="Administrator" w:date="2019-06-16T19:20:00Z"/>
        </w:rPr>
        <w:pPrChange w:id="21262" w:author="Administrator" w:date="2019-06-10T22:18:00Z">
          <w:pPr>
            <w:pStyle w:val="12"/>
            <w:numPr>
              <w:numId w:val="1"/>
            </w:numPr>
            <w:spacing w:after="240"/>
            <w:ind w:leftChars="0" w:left="360" w:hanging="360"/>
            <w:outlineLvl w:val="0"/>
          </w:pPr>
        </w:pPrChange>
      </w:pPr>
      <w:ins w:id="21263" w:author="Administrator" w:date="2019-06-16T19:03:00Z">
        <w:r>
          <w:rPr>
            <w:rFonts w:hint="eastAsia"/>
          </w:rPr>
          <w:t>「</w:t>
        </w:r>
        <w:r w:rsidRPr="00926AF0">
          <w:rPr>
            <w:rFonts w:hint="eastAsia"/>
          </w:rPr>
          <w:t>黃木蔘</w:t>
        </w:r>
        <w:r>
          <w:rPr>
            <w:rFonts w:hint="eastAsia"/>
          </w:rPr>
          <w:t>！居然是</w:t>
        </w:r>
        <w:r w:rsidRPr="00926AF0">
          <w:rPr>
            <w:rFonts w:hint="eastAsia"/>
          </w:rPr>
          <w:t>黃木蔘</w:t>
        </w:r>
      </w:ins>
      <w:ins w:id="21264" w:author="Administrator" w:date="2019-06-16T19:18:00Z">
        <w:r w:rsidR="00B36DDF">
          <w:rPr>
            <w:rFonts w:hint="eastAsia"/>
          </w:rPr>
          <w:t>！」</w:t>
        </w:r>
      </w:ins>
      <w:ins w:id="21265" w:author="Administrator" w:date="2019-06-16T19:03:00Z">
        <w:r>
          <w:rPr>
            <w:rFonts w:hint="eastAsia"/>
          </w:rPr>
          <w:t>李龍飛心中大喜</w:t>
        </w:r>
      </w:ins>
      <w:ins w:id="21266" w:author="Administrator" w:date="2019-06-16T19:04:00Z">
        <w:r>
          <w:rPr>
            <w:rFonts w:hint="eastAsia"/>
          </w:rPr>
          <w:t>過望，</w:t>
        </w:r>
      </w:ins>
      <w:ins w:id="21267" w:author="Administrator" w:date="2019-06-16T19:18:00Z">
        <w:r w:rsidR="00B36DDF">
          <w:rPr>
            <w:rFonts w:hint="eastAsia"/>
          </w:rPr>
          <w:t>先前</w:t>
        </w:r>
      </w:ins>
      <w:ins w:id="21268" w:author="Administrator" w:date="2019-06-16T19:04:00Z">
        <w:r>
          <w:rPr>
            <w:rFonts w:hint="eastAsia"/>
          </w:rPr>
          <w:t>他</w:t>
        </w:r>
      </w:ins>
      <w:ins w:id="21269" w:author="Administrator" w:date="2019-06-16T19:19:00Z">
        <w:r w:rsidR="00B36DDF">
          <w:rPr>
            <w:rFonts w:hint="eastAsia"/>
          </w:rPr>
          <w:t>在蜂巢內也曾找尋過黃木蔘的蹤影，可惜都沒找到，想不到現在卻出現</w:t>
        </w:r>
      </w:ins>
      <w:ins w:id="21270" w:author="Administrator" w:date="2019-06-16T19:20:00Z">
        <w:r w:rsidR="00B36DDF">
          <w:rPr>
            <w:rFonts w:hint="eastAsia"/>
          </w:rPr>
          <w:t>在自己儲物袋中。</w:t>
        </w:r>
      </w:ins>
    </w:p>
    <w:p w:rsidR="000F0075" w:rsidRDefault="0016589D">
      <w:pPr>
        <w:pStyle w:val="12"/>
        <w:spacing w:after="240"/>
        <w:ind w:leftChars="0" w:left="0"/>
        <w:rPr>
          <w:ins w:id="21271" w:author="Administrator" w:date="2019-06-16T19:21:00Z"/>
        </w:rPr>
        <w:pPrChange w:id="21272" w:author="Administrator" w:date="2019-06-10T22:18:00Z">
          <w:pPr>
            <w:pStyle w:val="12"/>
            <w:numPr>
              <w:numId w:val="1"/>
            </w:numPr>
            <w:spacing w:after="240"/>
            <w:ind w:leftChars="0" w:left="360" w:hanging="360"/>
            <w:outlineLvl w:val="0"/>
          </w:pPr>
        </w:pPrChange>
      </w:pPr>
      <w:ins w:id="21273" w:author="Administrator" w:date="2019-06-16T20:33:00Z">
        <w:r>
          <w:rPr>
            <w:rFonts w:hint="eastAsia"/>
          </w:rPr>
          <w:t>側頭</w:t>
        </w:r>
      </w:ins>
      <w:ins w:id="21274" w:author="Administrator" w:date="2019-06-16T19:20:00Z">
        <w:r w:rsidR="00B36DDF">
          <w:rPr>
            <w:rFonts w:hint="eastAsia"/>
          </w:rPr>
          <w:t>一想，恐怕是哪個四派弟子發現了它，收為己有，爾後又不幸死在蜂巢之中，被他和黃襄撿了個便宜</w:t>
        </w:r>
      </w:ins>
      <w:ins w:id="21275" w:author="Administrator" w:date="2019-06-16T19:21:00Z">
        <w:r w:rsidR="00B36DDF">
          <w:rPr>
            <w:rFonts w:hint="eastAsia"/>
          </w:rPr>
          <w:t>拿走儲物袋，所以才在這時發現。</w:t>
        </w:r>
      </w:ins>
    </w:p>
    <w:p w:rsidR="000F0075" w:rsidRDefault="0016589D">
      <w:pPr>
        <w:pStyle w:val="12"/>
        <w:spacing w:after="240"/>
        <w:ind w:leftChars="0" w:left="0"/>
        <w:rPr>
          <w:ins w:id="21276" w:author="Administrator" w:date="2019-06-14T23:34:00Z"/>
        </w:rPr>
        <w:pPrChange w:id="21277" w:author="Administrator" w:date="2019-06-10T22:18:00Z">
          <w:pPr>
            <w:pStyle w:val="12"/>
            <w:numPr>
              <w:numId w:val="1"/>
            </w:numPr>
            <w:spacing w:after="240"/>
            <w:ind w:leftChars="0" w:left="360" w:hanging="360"/>
            <w:outlineLvl w:val="0"/>
          </w:pPr>
        </w:pPrChange>
      </w:pPr>
      <w:ins w:id="21278" w:author="Administrator" w:date="2019-06-16T20:32:00Z">
        <w:r>
          <w:rPr>
            <w:rFonts w:hint="eastAsia"/>
          </w:rPr>
          <w:t>李龍飛拿起黃木蔘，仔細</w:t>
        </w:r>
      </w:ins>
      <w:ins w:id="21279" w:author="Administrator" w:date="2019-06-16T20:33:00Z">
        <w:r>
          <w:rPr>
            <w:rFonts w:hint="eastAsia"/>
          </w:rPr>
          <w:t>將它與</w:t>
        </w:r>
      </w:ins>
      <w:ins w:id="21280" w:author="Administrator" w:date="2019-06-16T20:34:00Z">
        <w:r>
          <w:rPr>
            <w:rFonts w:hint="eastAsia"/>
          </w:rPr>
          <w:t>丹道入門玉簡上的介紹比對一</w:t>
        </w:r>
      </w:ins>
      <w:ins w:id="21281" w:author="Administrator" w:date="2019-06-16T20:35:00Z">
        <w:r>
          <w:rPr>
            <w:rFonts w:hint="eastAsia"/>
          </w:rPr>
          <w:t>番，確認不是自己看錯之後，滿心</w:t>
        </w:r>
      </w:ins>
      <w:ins w:id="21282" w:author="Administrator" w:date="2019-06-16T20:37:00Z">
        <w:r>
          <w:rPr>
            <w:rFonts w:hint="eastAsia"/>
          </w:rPr>
          <w:t>歡喜地收藏起來，跟著才繼續</w:t>
        </w:r>
      </w:ins>
      <w:ins w:id="21283" w:author="Administrator" w:date="2019-06-16T20:38:00Z">
        <w:r>
          <w:rPr>
            <w:rFonts w:hint="eastAsia"/>
          </w:rPr>
          <w:t>檢視</w:t>
        </w:r>
      </w:ins>
      <w:ins w:id="21284" w:author="Administrator" w:date="2019-06-16T20:37:00Z">
        <w:r>
          <w:rPr>
            <w:rFonts w:hint="eastAsia"/>
          </w:rPr>
          <w:t>其他物品</w:t>
        </w:r>
      </w:ins>
    </w:p>
    <w:p w:rsidR="000F0075" w:rsidRDefault="0016589D">
      <w:pPr>
        <w:pStyle w:val="12"/>
        <w:spacing w:after="240"/>
        <w:ind w:leftChars="0" w:left="0"/>
        <w:rPr>
          <w:ins w:id="21285" w:author="Administrator" w:date="2019-06-16T21:10:00Z"/>
        </w:rPr>
        <w:pPrChange w:id="21286" w:author="Administrator" w:date="2019-06-10T22:18:00Z">
          <w:pPr>
            <w:pStyle w:val="12"/>
            <w:numPr>
              <w:numId w:val="1"/>
            </w:numPr>
            <w:spacing w:after="240"/>
            <w:ind w:leftChars="0" w:left="360" w:hanging="360"/>
            <w:outlineLvl w:val="0"/>
          </w:pPr>
        </w:pPrChange>
      </w:pPr>
      <w:ins w:id="21287" w:author="Administrator" w:date="2019-06-16T20:38:00Z">
        <w:r>
          <w:rPr>
            <w:rFonts w:hint="eastAsia"/>
          </w:rPr>
          <w:t>除了藥草之外，</w:t>
        </w:r>
      </w:ins>
      <w:ins w:id="21288" w:author="Administrator" w:date="2019-06-16T21:10:00Z">
        <w:r w:rsidR="00087DCB">
          <w:rPr>
            <w:rFonts w:hint="eastAsia"/>
          </w:rPr>
          <w:t>那幾個四派弟子上得來的儲物袋裡，也裝了滿滿的法器。</w:t>
        </w:r>
      </w:ins>
    </w:p>
    <w:p w:rsidR="000F0075" w:rsidRDefault="00087DCB">
      <w:pPr>
        <w:pStyle w:val="12"/>
        <w:spacing w:after="240"/>
        <w:ind w:leftChars="0" w:left="0"/>
        <w:rPr>
          <w:ins w:id="21289" w:author="Administrator" w:date="2019-06-16T21:12:00Z"/>
        </w:rPr>
        <w:pPrChange w:id="21290" w:author="Administrator" w:date="2019-06-10T22:18:00Z">
          <w:pPr>
            <w:pStyle w:val="12"/>
            <w:numPr>
              <w:numId w:val="1"/>
            </w:numPr>
            <w:spacing w:after="240"/>
            <w:ind w:leftChars="0" w:left="360" w:hanging="360"/>
            <w:outlineLvl w:val="0"/>
          </w:pPr>
        </w:pPrChange>
      </w:pPr>
      <w:ins w:id="21291" w:author="Administrator" w:date="2019-06-16T21:11:00Z">
        <w:r>
          <w:rPr>
            <w:rFonts w:hint="eastAsia"/>
          </w:rPr>
          <w:t>下品法器就不用多說了，沒有上百件，也有</w:t>
        </w:r>
      </w:ins>
      <w:ins w:id="21292" w:author="Administrator" w:date="2019-06-16T21:12:00Z">
        <w:r>
          <w:rPr>
            <w:rFonts w:hint="eastAsia"/>
          </w:rPr>
          <w:t>數十</w:t>
        </w:r>
      </w:ins>
      <w:ins w:id="21293" w:author="Administrator" w:date="2019-06-16T21:11:00Z">
        <w:r>
          <w:rPr>
            <w:rFonts w:hint="eastAsia"/>
          </w:rPr>
          <w:t>件之多，而中品法器算算也有十</w:t>
        </w:r>
      </w:ins>
      <w:ins w:id="21294" w:author="Administrator" w:date="2019-06-16T21:12:00Z">
        <w:r>
          <w:rPr>
            <w:rFonts w:hint="eastAsia"/>
          </w:rPr>
          <w:t>多</w:t>
        </w:r>
      </w:ins>
      <w:ins w:id="21295" w:author="Administrator" w:date="2019-06-16T21:11:00Z">
        <w:r>
          <w:rPr>
            <w:rFonts w:hint="eastAsia"/>
          </w:rPr>
          <w:t>把，不管是</w:t>
        </w:r>
      </w:ins>
      <w:ins w:id="21296" w:author="Administrator" w:date="2019-06-16T21:12:00Z">
        <w:r>
          <w:rPr>
            <w:rFonts w:hint="eastAsia"/>
          </w:rPr>
          <w:t>攻擊還是防禦都有。</w:t>
        </w:r>
      </w:ins>
    </w:p>
    <w:p w:rsidR="000F0075" w:rsidRDefault="00087DCB">
      <w:pPr>
        <w:pStyle w:val="12"/>
        <w:spacing w:after="240"/>
        <w:ind w:leftChars="0" w:left="0"/>
        <w:rPr>
          <w:ins w:id="21297" w:author="Administrator" w:date="2019-06-16T21:20:00Z"/>
        </w:rPr>
        <w:pPrChange w:id="21298" w:author="Administrator" w:date="2019-06-10T22:18:00Z">
          <w:pPr>
            <w:pStyle w:val="12"/>
            <w:numPr>
              <w:numId w:val="1"/>
            </w:numPr>
            <w:spacing w:after="240"/>
            <w:ind w:leftChars="0" w:left="360" w:hanging="360"/>
            <w:outlineLvl w:val="0"/>
          </w:pPr>
        </w:pPrChange>
      </w:pPr>
      <w:ins w:id="21299" w:author="Administrator" w:date="2019-06-16T21:12:00Z">
        <w:r>
          <w:rPr>
            <w:rFonts w:hint="eastAsia"/>
          </w:rPr>
          <w:t>但</w:t>
        </w:r>
      </w:ins>
      <w:ins w:id="21300" w:author="Administrator" w:date="2019-06-16T21:13:00Z">
        <w:r>
          <w:rPr>
            <w:rFonts w:hint="eastAsia"/>
          </w:rPr>
          <w:t>最叫他驚喜的，是裡頭還有</w:t>
        </w:r>
      </w:ins>
      <w:ins w:id="21301" w:author="Administrator" w:date="2019-06-16T21:14:00Z">
        <w:r>
          <w:rPr>
            <w:rFonts w:hint="eastAsia"/>
          </w:rPr>
          <w:t>兩把上品法器，且品質都</w:t>
        </w:r>
      </w:ins>
      <w:ins w:id="21302" w:author="Administrator" w:date="2019-06-16T21:20:00Z">
        <w:r>
          <w:rPr>
            <w:rFonts w:hint="eastAsia"/>
          </w:rPr>
          <w:t>跟木癸寶劍差不了多少。</w:t>
        </w:r>
      </w:ins>
    </w:p>
    <w:p w:rsidR="000F0075" w:rsidRDefault="00087DCB">
      <w:pPr>
        <w:pStyle w:val="12"/>
        <w:spacing w:after="240"/>
        <w:ind w:leftChars="0" w:left="0"/>
        <w:rPr>
          <w:ins w:id="21303" w:author="Administrator" w:date="2019-06-16T22:07:00Z"/>
        </w:rPr>
        <w:pPrChange w:id="21304" w:author="Administrator" w:date="2019-06-10T22:18:00Z">
          <w:pPr>
            <w:pStyle w:val="12"/>
            <w:numPr>
              <w:numId w:val="1"/>
            </w:numPr>
            <w:spacing w:after="240"/>
            <w:ind w:leftChars="0" w:left="360" w:hanging="360"/>
            <w:outlineLvl w:val="0"/>
          </w:pPr>
        </w:pPrChange>
      </w:pPr>
      <w:ins w:id="21305" w:author="Administrator" w:date="2019-06-16T21:20:00Z">
        <w:r>
          <w:rPr>
            <w:rFonts w:hint="eastAsia"/>
          </w:rPr>
          <w:t>其中一把，乃是一條</w:t>
        </w:r>
      </w:ins>
      <w:ins w:id="21306" w:author="Administrator" w:date="2019-06-16T21:23:00Z">
        <w:r w:rsidR="00A377F4">
          <w:rPr>
            <w:rFonts w:hint="eastAsia"/>
          </w:rPr>
          <w:t>紫色</w:t>
        </w:r>
      </w:ins>
      <w:ins w:id="21307" w:author="Administrator" w:date="2019-06-16T21:20:00Z">
        <w:r>
          <w:rPr>
            <w:rFonts w:hint="eastAsia"/>
          </w:rPr>
          <w:t>鞭子，</w:t>
        </w:r>
      </w:ins>
      <w:ins w:id="21308" w:author="Administrator" w:date="2019-06-16T21:24:00Z">
        <w:r w:rsidR="00A377F4">
          <w:rPr>
            <w:rFonts w:hint="eastAsia"/>
          </w:rPr>
          <w:t>鞭身</w:t>
        </w:r>
      </w:ins>
      <w:ins w:id="21309" w:author="Administrator" w:date="2019-06-16T21:25:00Z">
        <w:r w:rsidR="00A377F4">
          <w:rPr>
            <w:rFonts w:hint="eastAsia"/>
          </w:rPr>
          <w:t>上</w:t>
        </w:r>
      </w:ins>
      <w:ins w:id="21310" w:author="Administrator" w:date="2019-06-16T21:22:00Z">
        <w:r w:rsidR="00A377F4">
          <w:rPr>
            <w:rFonts w:hint="eastAsia"/>
          </w:rPr>
          <w:t>散發出</w:t>
        </w:r>
      </w:ins>
      <w:ins w:id="21311" w:author="Administrator" w:date="2019-06-16T22:06:00Z">
        <w:r w:rsidR="00DB37CC">
          <w:rPr>
            <w:rFonts w:hint="eastAsia"/>
          </w:rPr>
          <w:t>陣陣雷光</w:t>
        </w:r>
      </w:ins>
      <w:ins w:id="21312" w:author="Administrator" w:date="2019-06-16T21:25:00Z">
        <w:r w:rsidR="00A377F4">
          <w:rPr>
            <w:rFonts w:hint="eastAsia"/>
          </w:rPr>
          <w:t>，隱隱</w:t>
        </w:r>
      </w:ins>
      <w:ins w:id="21313" w:author="Administrator" w:date="2019-06-16T22:06:00Z">
        <w:r w:rsidR="00DB37CC">
          <w:rPr>
            <w:rFonts w:hint="eastAsia"/>
          </w:rPr>
          <w:t>似乎有條雷龍在內跳</w:t>
        </w:r>
      </w:ins>
      <w:ins w:id="21314" w:author="Administrator" w:date="2019-06-16T22:07:00Z">
        <w:r w:rsidR="00DB37CC">
          <w:rPr>
            <w:rFonts w:hint="eastAsia"/>
          </w:rPr>
          <w:t>躍著。</w:t>
        </w:r>
      </w:ins>
    </w:p>
    <w:p w:rsidR="000F0075" w:rsidRDefault="00DB37CC">
      <w:pPr>
        <w:pStyle w:val="12"/>
        <w:spacing w:after="240"/>
        <w:ind w:leftChars="0" w:left="0"/>
        <w:rPr>
          <w:ins w:id="21315" w:author="Administrator" w:date="2019-06-16T22:14:00Z"/>
        </w:rPr>
        <w:pPrChange w:id="21316" w:author="Administrator" w:date="2019-06-10T22:18:00Z">
          <w:pPr>
            <w:pStyle w:val="12"/>
            <w:numPr>
              <w:numId w:val="1"/>
            </w:numPr>
            <w:spacing w:after="240"/>
            <w:ind w:leftChars="0" w:left="360" w:hanging="360"/>
            <w:outlineLvl w:val="0"/>
          </w:pPr>
        </w:pPrChange>
      </w:pPr>
      <w:ins w:id="21317" w:author="Administrator" w:date="2019-06-16T22:07:00Z">
        <w:r>
          <w:rPr>
            <w:rFonts w:hint="eastAsia"/>
          </w:rPr>
          <w:t>李龍飛拿起鞭子，一</w:t>
        </w:r>
      </w:ins>
      <w:ins w:id="21318" w:author="Administrator" w:date="2019-06-16T22:16:00Z">
        <w:r w:rsidR="0061307A">
          <w:rPr>
            <w:rFonts w:hint="eastAsia"/>
          </w:rPr>
          <w:t>陣</w:t>
        </w:r>
      </w:ins>
      <w:ins w:id="21319" w:author="Administrator" w:date="2019-06-16T22:13:00Z">
        <w:r w:rsidR="0061307A">
          <w:rPr>
            <w:rFonts w:hint="eastAsia"/>
          </w:rPr>
          <w:t>刺麻感便隨著手</w:t>
        </w:r>
      </w:ins>
      <w:ins w:id="21320" w:author="Administrator" w:date="2019-06-16T22:14:00Z">
        <w:r w:rsidR="0061307A">
          <w:rPr>
            <w:rFonts w:hint="eastAsia"/>
          </w:rPr>
          <w:t>臂湧現</w:t>
        </w:r>
      </w:ins>
      <w:ins w:id="21321" w:author="Administrator" w:date="2019-06-16T22:13:00Z">
        <w:r w:rsidR="0061307A">
          <w:rPr>
            <w:rFonts w:hint="eastAsia"/>
          </w:rPr>
          <w:t>上來</w:t>
        </w:r>
      </w:ins>
      <w:ins w:id="21322" w:author="Administrator" w:date="2019-06-16T22:14:00Z">
        <w:r w:rsidR="0061307A">
          <w:rPr>
            <w:rFonts w:hint="eastAsia"/>
          </w:rPr>
          <w:t>，他冷哼一聲，運起</w:t>
        </w:r>
      </w:ins>
      <w:ins w:id="21323" w:author="Administrator" w:date="2019-06-16T22:17:00Z">
        <w:r w:rsidR="0061307A">
          <w:rPr>
            <w:rFonts w:hint="eastAsia"/>
          </w:rPr>
          <w:t>體內</w:t>
        </w:r>
      </w:ins>
      <w:ins w:id="21324" w:author="Administrator" w:date="2019-06-16T22:14:00Z">
        <w:r w:rsidR="0061307A">
          <w:rPr>
            <w:rFonts w:hint="eastAsia"/>
          </w:rPr>
          <w:t>靈</w:t>
        </w:r>
      </w:ins>
      <w:ins w:id="21325" w:author="Administrator" w:date="2019-06-16T22:17:00Z">
        <w:r w:rsidR="0061307A">
          <w:rPr>
            <w:rFonts w:hint="eastAsia"/>
          </w:rPr>
          <w:t>力</w:t>
        </w:r>
      </w:ins>
      <w:ins w:id="21326" w:author="Administrator" w:date="2019-06-16T22:14:00Z">
        <w:r w:rsidR="0061307A">
          <w:rPr>
            <w:rFonts w:hint="eastAsia"/>
          </w:rPr>
          <w:t>鎮壓下去，很快的，便將那</w:t>
        </w:r>
      </w:ins>
      <w:ins w:id="21327" w:author="Administrator" w:date="2019-06-16T22:16:00Z">
        <w:r w:rsidR="0061307A">
          <w:rPr>
            <w:rFonts w:hint="eastAsia"/>
          </w:rPr>
          <w:t>股</w:t>
        </w:r>
      </w:ins>
      <w:ins w:id="21328" w:author="Administrator" w:date="2019-06-16T22:14:00Z">
        <w:r w:rsidR="0061307A">
          <w:rPr>
            <w:rFonts w:hint="eastAsia"/>
          </w:rPr>
          <w:t>電弧給驅散開來。</w:t>
        </w:r>
      </w:ins>
    </w:p>
    <w:p w:rsidR="000F0075" w:rsidRDefault="0061307A">
      <w:pPr>
        <w:pStyle w:val="12"/>
        <w:spacing w:after="240"/>
        <w:ind w:leftChars="0" w:left="0"/>
        <w:rPr>
          <w:ins w:id="21329" w:author="Administrator" w:date="2019-06-16T22:17:00Z"/>
        </w:rPr>
        <w:pPrChange w:id="21330" w:author="Administrator" w:date="2019-06-10T22:18:00Z">
          <w:pPr>
            <w:pStyle w:val="12"/>
            <w:numPr>
              <w:numId w:val="1"/>
            </w:numPr>
            <w:spacing w:after="240"/>
            <w:ind w:leftChars="0" w:left="360" w:hanging="360"/>
            <w:outlineLvl w:val="0"/>
          </w:pPr>
        </w:pPrChange>
      </w:pPr>
      <w:ins w:id="21331" w:author="Administrator" w:date="2019-06-16T22:17:00Z">
        <w:r>
          <w:rPr>
            <w:rFonts w:hint="eastAsia"/>
          </w:rPr>
          <w:t>那鞭子嗡嗡低鳴了幾聲，似乎有些不滿，但</w:t>
        </w:r>
      </w:ins>
      <w:ins w:id="21332" w:author="User" w:date="2019-06-22T09:03:00Z">
        <w:r w:rsidR="00257DCA">
          <w:rPr>
            <w:rFonts w:hint="eastAsia"/>
          </w:rPr>
          <w:t>不一會</w:t>
        </w:r>
      </w:ins>
      <w:ins w:id="21333" w:author="Administrator" w:date="2019-06-16T22:17:00Z">
        <w:del w:id="21334" w:author="User" w:date="2019-06-22T09:03:00Z">
          <w:r w:rsidDel="00257DCA">
            <w:rPr>
              <w:rFonts w:hint="eastAsia"/>
            </w:rPr>
            <w:delText>很快的</w:delText>
          </w:r>
        </w:del>
        <w:r>
          <w:rPr>
            <w:rFonts w:hint="eastAsia"/>
          </w:rPr>
          <w:t>就安靜下來，不再有任何的不適</w:t>
        </w:r>
      </w:ins>
      <w:ins w:id="21335" w:author="Administrator" w:date="2019-06-16T22:20:00Z">
        <w:r w:rsidR="002C213F">
          <w:rPr>
            <w:rFonts w:hint="eastAsia"/>
          </w:rPr>
          <w:t>，反而與他的手臂有融為一體的感覺。</w:t>
        </w:r>
      </w:ins>
    </w:p>
    <w:p w:rsidR="000F0075" w:rsidRDefault="0061307A">
      <w:pPr>
        <w:pStyle w:val="12"/>
        <w:spacing w:after="240"/>
        <w:ind w:leftChars="0" w:left="0"/>
        <w:rPr>
          <w:ins w:id="21336" w:author="Administrator" w:date="2019-06-16T22:18:00Z"/>
        </w:rPr>
        <w:pPrChange w:id="21337" w:author="Administrator" w:date="2019-06-10T22:18:00Z">
          <w:pPr>
            <w:pStyle w:val="12"/>
            <w:numPr>
              <w:numId w:val="1"/>
            </w:numPr>
            <w:spacing w:after="240"/>
            <w:ind w:leftChars="0" w:left="360" w:hanging="360"/>
            <w:outlineLvl w:val="0"/>
          </w:pPr>
        </w:pPrChange>
      </w:pPr>
      <w:ins w:id="21338" w:author="Administrator" w:date="2019-06-16T22:17:00Z">
        <w:r>
          <w:rPr>
            <w:rFonts w:hint="eastAsia"/>
          </w:rPr>
          <w:t>李龍飛</w:t>
        </w:r>
      </w:ins>
      <w:ins w:id="21339" w:author="Administrator" w:date="2019-06-16T22:18:00Z">
        <w:r>
          <w:rPr>
            <w:rFonts w:hint="eastAsia"/>
          </w:rPr>
          <w:t>臉色一喜，拿起紫鞭滿意地笑道，「果然不錯，就叫你雷公鞭吧！」</w:t>
        </w:r>
      </w:ins>
    </w:p>
    <w:p w:rsidR="000F0075" w:rsidRDefault="0061307A">
      <w:pPr>
        <w:pStyle w:val="12"/>
        <w:spacing w:after="240"/>
        <w:ind w:leftChars="0" w:left="0"/>
        <w:rPr>
          <w:ins w:id="21340" w:author="Administrator" w:date="2019-06-10T22:06:00Z"/>
        </w:rPr>
        <w:pPrChange w:id="21341" w:author="Administrator" w:date="2019-06-10T22:18:00Z">
          <w:pPr>
            <w:pStyle w:val="12"/>
            <w:numPr>
              <w:numId w:val="1"/>
            </w:numPr>
            <w:spacing w:after="240"/>
            <w:ind w:leftChars="0" w:left="360" w:hanging="360"/>
            <w:outlineLvl w:val="0"/>
          </w:pPr>
        </w:pPrChange>
      </w:pPr>
      <w:ins w:id="21342" w:author="Administrator" w:date="2019-06-16T22:18:00Z">
        <w:r>
          <w:rPr>
            <w:rFonts w:hint="eastAsia"/>
          </w:rPr>
          <w:t>跟著，他轉頭看向另一件上品法器，那是一雙</w:t>
        </w:r>
      </w:ins>
      <w:ins w:id="21343" w:author="Administrator" w:date="2019-06-16T22:19:00Z">
        <w:r>
          <w:rPr>
            <w:rFonts w:hint="eastAsia"/>
          </w:rPr>
          <w:t>白色</w:t>
        </w:r>
      </w:ins>
      <w:ins w:id="21344" w:author="Administrator" w:date="2019-06-16T22:18:00Z">
        <w:r>
          <w:rPr>
            <w:rFonts w:hint="eastAsia"/>
          </w:rPr>
          <w:t>靴子，</w:t>
        </w:r>
      </w:ins>
      <w:ins w:id="21345" w:author="Administrator" w:date="2019-06-16T22:21:00Z">
        <w:r w:rsidR="002C213F">
          <w:rPr>
            <w:rFonts w:hint="eastAsia"/>
          </w:rPr>
          <w:t>通體銀白，看起來像用某種特殊獸皮所做，摸上去柔軟帶著極強的韌性，</w:t>
        </w:r>
      </w:ins>
      <w:ins w:id="21346" w:author="Administrator" w:date="2019-06-16T22:22:00Z">
        <w:r w:rsidR="002C213F">
          <w:rPr>
            <w:rFonts w:hint="eastAsia"/>
          </w:rPr>
          <w:t>而且鞋身還刻著一道道的符文，看起來十分特別。</w:t>
        </w:r>
      </w:ins>
    </w:p>
    <w:p w:rsidR="00E76E92" w:rsidRDefault="00783A21" w:rsidP="00E76E92">
      <w:pPr>
        <w:pStyle w:val="12"/>
        <w:numPr>
          <w:ilvl w:val="0"/>
          <w:numId w:val="1"/>
        </w:numPr>
        <w:spacing w:after="240"/>
        <w:ind w:leftChars="0"/>
        <w:outlineLvl w:val="0"/>
        <w:rPr>
          <w:ins w:id="21347" w:author="Administrator" w:date="2019-06-16T23:03:00Z"/>
        </w:rPr>
      </w:pPr>
      <w:ins w:id="21348" w:author="Administrator" w:date="2019-06-16T22:23:00Z">
        <w:r>
          <w:rPr>
            <w:rFonts w:hint="eastAsia"/>
          </w:rPr>
          <w:t>風行靴與</w:t>
        </w:r>
        <w:del w:id="21349" w:author="User" w:date="2019-06-22T09:45:00Z">
          <w:r w:rsidDel="001E1D4A">
            <w:rPr>
              <w:rFonts w:hint="eastAsia"/>
            </w:rPr>
            <w:delText>洗髓</w:delText>
          </w:r>
        </w:del>
      </w:ins>
      <w:ins w:id="21350" w:author="User" w:date="2019-06-22T09:45:00Z">
        <w:r w:rsidR="001E1D4A">
          <w:rPr>
            <w:rFonts w:hint="eastAsia"/>
          </w:rPr>
          <w:t>奇丹</w:t>
        </w:r>
      </w:ins>
      <w:ins w:id="21351" w:author="Administrator" w:date="2019-06-16T22:23:00Z">
        <w:del w:id="21352" w:author="User" w:date="2019-06-22T09:45:00Z">
          <w:r w:rsidDel="001E1D4A">
            <w:rPr>
              <w:rFonts w:hint="eastAsia"/>
            </w:rPr>
            <w:delText>丹</w:delText>
          </w:r>
        </w:del>
      </w:ins>
    </w:p>
    <w:p w:rsidR="000F0075" w:rsidRDefault="00345F06">
      <w:pPr>
        <w:pStyle w:val="12"/>
        <w:spacing w:after="240"/>
        <w:ind w:leftChars="0" w:left="0"/>
        <w:rPr>
          <w:ins w:id="21353" w:author="Administrator" w:date="2019-06-16T23:05:00Z"/>
        </w:rPr>
        <w:pPrChange w:id="21354" w:author="Administrator" w:date="2019-06-16T23:03:00Z">
          <w:pPr>
            <w:pStyle w:val="12"/>
            <w:numPr>
              <w:numId w:val="1"/>
            </w:numPr>
            <w:spacing w:after="240"/>
            <w:ind w:leftChars="0" w:left="360" w:hanging="360"/>
            <w:outlineLvl w:val="0"/>
          </w:pPr>
        </w:pPrChange>
      </w:pPr>
      <w:ins w:id="21355" w:author="Administrator" w:date="2019-06-16T23:03:00Z">
        <w:r>
          <w:rPr>
            <w:rFonts w:hint="eastAsia"/>
          </w:rPr>
          <w:t>「這靴子…？」李龍飛看</w:t>
        </w:r>
      </w:ins>
      <w:ins w:id="21356" w:author="Administrator" w:date="2019-06-16T23:04:00Z">
        <w:r>
          <w:rPr>
            <w:rFonts w:hint="eastAsia"/>
          </w:rPr>
          <w:t>著那靴子，心中有些好奇，他脫下自己的鞋子換上，跟著輕</w:t>
        </w:r>
      </w:ins>
      <w:ins w:id="21357" w:author="Administrator" w:date="2019-06-16T23:05:00Z">
        <w:r>
          <w:rPr>
            <w:rFonts w:hint="eastAsia"/>
          </w:rPr>
          <w:t>輕往前一跑。</w:t>
        </w:r>
      </w:ins>
    </w:p>
    <w:p w:rsidR="000F0075" w:rsidRDefault="00345F06">
      <w:pPr>
        <w:pStyle w:val="12"/>
        <w:spacing w:after="240"/>
        <w:ind w:leftChars="0" w:left="0"/>
        <w:rPr>
          <w:ins w:id="21358" w:author="Administrator" w:date="2019-07-14T22:49:00Z"/>
        </w:rPr>
        <w:pPrChange w:id="21359" w:author="Administrator" w:date="2019-06-16T23:03:00Z">
          <w:pPr>
            <w:pStyle w:val="12"/>
            <w:numPr>
              <w:numId w:val="1"/>
            </w:numPr>
            <w:spacing w:after="240"/>
            <w:ind w:leftChars="0" w:left="360" w:hanging="360"/>
            <w:outlineLvl w:val="0"/>
          </w:pPr>
        </w:pPrChange>
      </w:pPr>
      <w:ins w:id="21360" w:author="Administrator" w:date="2019-06-16T23:05:00Z">
        <w:r>
          <w:rPr>
            <w:rFonts w:hint="eastAsia"/>
          </w:rPr>
          <w:lastRenderedPageBreak/>
          <w:t>碰</w:t>
        </w:r>
      </w:ins>
      <w:ins w:id="21361" w:author="Administrator" w:date="2019-07-14T22:49:00Z">
        <w:r w:rsidR="00862288">
          <w:rPr>
            <w:rFonts w:hint="eastAsia"/>
          </w:rPr>
          <w:t>！</w:t>
        </w:r>
      </w:ins>
    </w:p>
    <w:p w:rsidR="000F0075" w:rsidRDefault="00314267">
      <w:pPr>
        <w:pStyle w:val="12"/>
        <w:spacing w:after="240"/>
        <w:ind w:leftChars="0" w:left="0"/>
        <w:rPr>
          <w:ins w:id="21362" w:author="簡新佳" w:date="2019-06-17T21:24:00Z"/>
        </w:rPr>
        <w:pPrChange w:id="21363" w:author="Administrator" w:date="2019-06-16T23:03:00Z">
          <w:pPr>
            <w:pStyle w:val="12"/>
            <w:numPr>
              <w:numId w:val="1"/>
            </w:numPr>
            <w:spacing w:after="240"/>
            <w:ind w:leftChars="0" w:left="360" w:hanging="360"/>
            <w:outlineLvl w:val="0"/>
          </w:pPr>
        </w:pPrChange>
      </w:pPr>
      <w:ins w:id="21364" w:author="簡新佳" w:date="2019-06-17T21:24:00Z">
        <w:del w:id="21365" w:author="Administrator" w:date="2019-07-14T22:49:00Z">
          <w:r w:rsidDel="00862288">
            <w:rPr>
              <w:rFonts w:hint="eastAsia"/>
            </w:rPr>
            <w:delText>，</w:delText>
          </w:r>
        </w:del>
        <w:r>
          <w:rPr>
            <w:rFonts w:hint="eastAsia"/>
          </w:rPr>
          <w:t>一道狂風吹過，</w:t>
        </w:r>
      </w:ins>
      <w:ins w:id="21366" w:author="Administrator" w:date="2019-07-14T22:49:00Z">
        <w:r w:rsidR="00862288">
          <w:rPr>
            <w:rFonts w:hint="eastAsia"/>
          </w:rPr>
          <w:t>跟著</w:t>
        </w:r>
      </w:ins>
      <w:ins w:id="21367" w:author="Administrator" w:date="2019-06-16T23:05:00Z">
        <w:del w:id="21368" w:author="簡新佳" w:date="2019-06-17T21:24:00Z">
          <w:r w:rsidR="00345F06" w:rsidDel="00314267">
            <w:rPr>
              <w:rFonts w:hint="eastAsia"/>
            </w:rPr>
            <w:delText>，</w:delText>
          </w:r>
        </w:del>
        <w:r w:rsidR="00345F06">
          <w:rPr>
            <w:rFonts w:hint="eastAsia"/>
          </w:rPr>
          <w:t>那骨屋</w:t>
        </w:r>
      </w:ins>
      <w:ins w:id="21369" w:author="Administrator" w:date="2019-06-16T23:06:00Z">
        <w:r w:rsidR="00345F06">
          <w:rPr>
            <w:rFonts w:hint="eastAsia"/>
          </w:rPr>
          <w:t>其中一面牆</w:t>
        </w:r>
      </w:ins>
      <w:ins w:id="21370" w:author="Administrator" w:date="2019-07-14T22:49:00Z">
        <w:r w:rsidR="00862288">
          <w:rPr>
            <w:rFonts w:hint="eastAsia"/>
          </w:rPr>
          <w:t>像被甚麼</w:t>
        </w:r>
      </w:ins>
      <w:ins w:id="21371" w:author="Administrator" w:date="2019-06-16T23:05:00Z">
        <w:r w:rsidR="00345F06">
          <w:rPr>
            <w:rFonts w:hint="eastAsia"/>
          </w:rPr>
          <w:t>撞了一個凹痕，</w:t>
        </w:r>
      </w:ins>
      <w:ins w:id="21372" w:author="Administrator" w:date="2019-06-16T23:08:00Z">
        <w:r w:rsidR="00345F06">
          <w:rPr>
            <w:rFonts w:hint="eastAsia"/>
          </w:rPr>
          <w:t>發出了</w:t>
        </w:r>
      </w:ins>
      <w:ins w:id="21373" w:author="Administrator" w:date="2019-07-14T22:49:00Z">
        <w:r w:rsidR="00862288">
          <w:rPr>
            <w:rFonts w:hint="eastAsia"/>
          </w:rPr>
          <w:t>一聲</w:t>
        </w:r>
      </w:ins>
      <w:ins w:id="21374" w:author="Administrator" w:date="2019-06-16T23:08:00Z">
        <w:r w:rsidR="00345F06">
          <w:rPr>
            <w:rFonts w:hint="eastAsia"/>
          </w:rPr>
          <w:t>巨響</w:t>
        </w:r>
      </w:ins>
      <w:ins w:id="21375" w:author="簡新佳" w:date="2019-06-17T21:24:00Z">
        <w:r>
          <w:rPr>
            <w:rFonts w:hint="eastAsia"/>
          </w:rPr>
          <w:t>。</w:t>
        </w:r>
      </w:ins>
    </w:p>
    <w:p w:rsidR="000F0075" w:rsidRDefault="00862288">
      <w:pPr>
        <w:pStyle w:val="12"/>
        <w:spacing w:after="240"/>
        <w:ind w:leftChars="0" w:left="0"/>
        <w:rPr>
          <w:ins w:id="21376" w:author="Administrator" w:date="2019-07-14T22:52:00Z"/>
        </w:rPr>
        <w:pPrChange w:id="21377" w:author="Administrator" w:date="2019-06-16T23:03:00Z">
          <w:pPr>
            <w:pStyle w:val="12"/>
            <w:numPr>
              <w:numId w:val="1"/>
            </w:numPr>
            <w:spacing w:after="240"/>
            <w:ind w:leftChars="0" w:left="360" w:hanging="360"/>
            <w:outlineLvl w:val="0"/>
          </w:pPr>
        </w:pPrChange>
      </w:pPr>
      <w:ins w:id="21378" w:author="Administrator" w:date="2019-07-14T22:51:00Z">
        <w:r>
          <w:rPr>
            <w:rFonts w:hint="eastAsia"/>
          </w:rPr>
          <w:t>而在</w:t>
        </w:r>
      </w:ins>
      <w:ins w:id="21379" w:author="簡新佳" w:date="2019-06-17T21:25:00Z">
        <w:r w:rsidR="00314267">
          <w:rPr>
            <w:rFonts w:hint="eastAsia"/>
          </w:rPr>
          <w:t>凹痕前，李龍飛整個人</w:t>
        </w:r>
      </w:ins>
      <w:ins w:id="21380" w:author="簡新佳" w:date="2019-06-17T21:26:00Z">
        <w:r w:rsidR="00314267">
          <w:rPr>
            <w:rFonts w:hint="eastAsia"/>
          </w:rPr>
          <w:t>呈</w:t>
        </w:r>
      </w:ins>
      <w:ins w:id="21381" w:author="Administrator" w:date="2019-07-14T22:51:00Z">
        <w:r>
          <w:rPr>
            <w:rFonts w:hint="eastAsia"/>
          </w:rPr>
          <w:t>現</w:t>
        </w:r>
      </w:ins>
      <w:ins w:id="21382" w:author="簡新佳" w:date="2019-06-17T21:26:00Z">
        <w:r w:rsidR="00314267">
          <w:rPr>
            <w:rFonts w:hint="eastAsia"/>
          </w:rPr>
          <w:t>大字狀</w:t>
        </w:r>
      </w:ins>
      <w:ins w:id="21383" w:author="Administrator" w:date="2019-07-14T22:51:00Z">
        <w:r>
          <w:rPr>
            <w:rFonts w:hint="eastAsia"/>
          </w:rPr>
          <w:t>，</w:t>
        </w:r>
      </w:ins>
      <w:ins w:id="21384" w:author="簡新佳" w:date="2019-06-17T21:26:00Z">
        <w:r w:rsidR="00314267">
          <w:rPr>
            <w:rFonts w:hint="eastAsia"/>
          </w:rPr>
          <w:t>從</w:t>
        </w:r>
      </w:ins>
      <w:ins w:id="21385" w:author="簡新佳" w:date="2019-06-17T21:25:00Z">
        <w:r w:rsidR="00314267">
          <w:rPr>
            <w:rFonts w:hint="eastAsia"/>
          </w:rPr>
          <w:t>牆</w:t>
        </w:r>
      </w:ins>
      <w:ins w:id="21386" w:author="簡新佳" w:date="2019-06-17T21:26:00Z">
        <w:r w:rsidR="00314267">
          <w:rPr>
            <w:rFonts w:hint="eastAsia"/>
          </w:rPr>
          <w:t>上彈了回來，</w:t>
        </w:r>
      </w:ins>
      <w:ins w:id="21387" w:author="Administrator" w:date="2019-07-14T22:52:00Z">
        <w:r>
          <w:rPr>
            <w:rFonts w:hint="eastAsia"/>
          </w:rPr>
          <w:t>倒在地上，面上的</w:t>
        </w:r>
      </w:ins>
      <w:ins w:id="21388" w:author="簡新佳" w:date="2019-06-17T21:26:00Z">
        <w:r w:rsidR="00314267">
          <w:rPr>
            <w:rFonts w:hint="eastAsia"/>
          </w:rPr>
          <w:t>痛</w:t>
        </w:r>
      </w:ins>
      <w:ins w:id="21389" w:author="Administrator" w:date="2019-07-14T22:52:00Z">
        <w:r>
          <w:rPr>
            <w:rFonts w:hint="eastAsia"/>
          </w:rPr>
          <w:t>楚</w:t>
        </w:r>
      </w:ins>
      <w:ins w:id="21390" w:author="簡新佳" w:date="2019-06-17T21:26:00Z">
        <w:del w:id="21391" w:author="Administrator" w:date="2019-07-14T22:52:00Z">
          <w:r w:rsidR="00314267" w:rsidDel="00862288">
            <w:rPr>
              <w:rFonts w:hint="eastAsia"/>
            </w:rPr>
            <w:delText>得他</w:delText>
          </w:r>
        </w:del>
        <w:r w:rsidR="00314267">
          <w:rPr>
            <w:rFonts w:hint="eastAsia"/>
          </w:rPr>
          <w:t>差點</w:t>
        </w:r>
      </w:ins>
      <w:ins w:id="21392" w:author="Administrator" w:date="2019-07-14T22:52:00Z">
        <w:r>
          <w:rPr>
            <w:rFonts w:hint="eastAsia"/>
          </w:rPr>
          <w:t>讓他</w:t>
        </w:r>
      </w:ins>
      <w:ins w:id="21393" w:author="簡新佳" w:date="2019-06-17T21:26:00Z">
        <w:r w:rsidR="00314267">
          <w:rPr>
            <w:rFonts w:hint="eastAsia"/>
          </w:rPr>
          <w:t>飆淚</w:t>
        </w:r>
      </w:ins>
      <w:ins w:id="21394" w:author="Administrator" w:date="2019-07-14T22:52:00Z">
        <w:r>
          <w:rPr>
            <w:rFonts w:hint="eastAsia"/>
          </w:rPr>
          <w:t>。</w:t>
        </w:r>
      </w:ins>
    </w:p>
    <w:p w:rsidR="000F0075" w:rsidRDefault="00314267">
      <w:pPr>
        <w:pStyle w:val="12"/>
        <w:spacing w:after="240"/>
        <w:ind w:leftChars="0" w:left="0"/>
        <w:rPr>
          <w:ins w:id="21395" w:author="Administrator" w:date="2019-06-16T23:06:00Z"/>
        </w:rPr>
        <w:pPrChange w:id="21396" w:author="Administrator" w:date="2019-06-16T23:03:00Z">
          <w:pPr>
            <w:pStyle w:val="12"/>
            <w:numPr>
              <w:numId w:val="1"/>
            </w:numPr>
            <w:spacing w:after="240"/>
            <w:ind w:leftChars="0" w:left="360" w:hanging="360"/>
            <w:outlineLvl w:val="0"/>
          </w:pPr>
        </w:pPrChange>
      </w:pPr>
      <w:ins w:id="21397" w:author="簡新佳" w:date="2019-06-17T21:25:00Z">
        <w:del w:id="21398" w:author="Administrator" w:date="2019-07-14T22:52:00Z">
          <w:r w:rsidDel="00862288">
            <w:rPr>
              <w:rFonts w:hint="eastAsia"/>
            </w:rPr>
            <w:delText>，</w:delText>
          </w:r>
        </w:del>
      </w:ins>
      <w:ins w:id="21399" w:author="Administrator" w:date="2019-06-16T23:08:00Z">
        <w:del w:id="21400" w:author="簡新佳" w:date="2019-06-17T21:24:00Z">
          <w:r w:rsidR="00345F06" w:rsidDel="00314267">
            <w:rPr>
              <w:rFonts w:hint="eastAsia"/>
            </w:rPr>
            <w:delText>，</w:delText>
          </w:r>
        </w:del>
      </w:ins>
      <w:ins w:id="21401" w:author="簡新佳" w:date="2019-06-17T21:26:00Z">
        <w:r>
          <w:rPr>
            <w:rFonts w:hint="eastAsia"/>
          </w:rPr>
          <w:t>這還是他只</w:t>
        </w:r>
      </w:ins>
      <w:ins w:id="21402" w:author="Administrator" w:date="2019-06-16T23:05:00Z">
        <w:del w:id="21403" w:author="簡新佳" w:date="2019-06-17T21:26:00Z">
          <w:r w:rsidR="00345F06" w:rsidDel="00314267">
            <w:rPr>
              <w:rFonts w:hint="eastAsia"/>
            </w:rPr>
            <w:delText>要不是</w:delText>
          </w:r>
        </w:del>
      </w:ins>
      <w:ins w:id="21404" w:author="Administrator" w:date="2019-06-16T23:06:00Z">
        <w:del w:id="21405" w:author="簡新佳" w:date="2019-06-17T21:26:00Z">
          <w:r w:rsidR="00345F06" w:rsidDel="00314267">
            <w:rPr>
              <w:rFonts w:hint="eastAsia"/>
            </w:rPr>
            <w:delText>李龍飛方才只</w:delText>
          </w:r>
        </w:del>
        <w:r w:rsidR="00345F06">
          <w:rPr>
            <w:rFonts w:hint="eastAsia"/>
          </w:rPr>
          <w:t>用了三分力，</w:t>
        </w:r>
      </w:ins>
      <w:ins w:id="21406" w:author="簡新佳" w:date="2019-06-17T21:26:00Z">
        <w:r>
          <w:rPr>
            <w:rFonts w:hint="eastAsia"/>
          </w:rPr>
          <w:t>否則，</w:t>
        </w:r>
      </w:ins>
      <w:ins w:id="21407" w:author="Administrator" w:date="2019-06-16T23:06:00Z">
        <w:r w:rsidR="00345F06">
          <w:rPr>
            <w:rFonts w:hint="eastAsia"/>
          </w:rPr>
          <w:t>怕是此時</w:t>
        </w:r>
      </w:ins>
      <w:ins w:id="21408" w:author="簡新佳" w:date="2019-06-17T21:26:00Z">
        <w:r>
          <w:rPr>
            <w:rFonts w:hint="eastAsia"/>
          </w:rPr>
          <w:t>已經</w:t>
        </w:r>
      </w:ins>
      <w:ins w:id="21409" w:author="Administrator" w:date="2019-06-16T23:06:00Z">
        <w:r w:rsidR="00345F06">
          <w:rPr>
            <w:rFonts w:hint="eastAsia"/>
          </w:rPr>
          <w:t>直接</w:t>
        </w:r>
        <w:del w:id="21410" w:author="簡新佳" w:date="2019-06-17T21:26:00Z">
          <w:r w:rsidR="00345F06" w:rsidDel="00314267">
            <w:rPr>
              <w:rFonts w:hint="eastAsia"/>
            </w:rPr>
            <w:delText>被</w:delText>
          </w:r>
        </w:del>
        <w:r w:rsidR="00345F06">
          <w:rPr>
            <w:rFonts w:hint="eastAsia"/>
          </w:rPr>
          <w:t>撞穿一個洞來。</w:t>
        </w:r>
      </w:ins>
    </w:p>
    <w:p w:rsidR="000F0075" w:rsidRDefault="00345F06">
      <w:pPr>
        <w:pStyle w:val="12"/>
        <w:spacing w:after="240"/>
        <w:ind w:leftChars="0" w:left="0"/>
        <w:rPr>
          <w:ins w:id="21411" w:author="Administrator" w:date="2019-06-16T23:11:00Z"/>
        </w:rPr>
        <w:pPrChange w:id="21412" w:author="Administrator" w:date="2019-06-16T23:03:00Z">
          <w:pPr>
            <w:pStyle w:val="12"/>
            <w:numPr>
              <w:numId w:val="1"/>
            </w:numPr>
            <w:spacing w:after="240"/>
            <w:ind w:leftChars="0" w:left="360" w:hanging="360"/>
            <w:outlineLvl w:val="0"/>
          </w:pPr>
        </w:pPrChange>
      </w:pPr>
      <w:ins w:id="21413" w:author="Administrator" w:date="2019-06-16T23:08:00Z">
        <w:r>
          <w:rPr>
            <w:rFonts w:hint="eastAsia"/>
          </w:rPr>
          <w:t>也幸好他先前已經察探過外面沒人，否則</w:t>
        </w:r>
      </w:ins>
      <w:ins w:id="21414" w:author="Administrator" w:date="2019-06-16T23:06:00Z">
        <w:r>
          <w:rPr>
            <w:rFonts w:hint="eastAsia"/>
          </w:rPr>
          <w:t>房外的</w:t>
        </w:r>
      </w:ins>
      <w:ins w:id="21415" w:author="Administrator" w:date="2019-06-16T23:07:00Z">
        <w:r>
          <w:rPr>
            <w:rFonts w:hint="eastAsia"/>
          </w:rPr>
          <w:t>骨卡族人</w:t>
        </w:r>
      </w:ins>
      <w:ins w:id="21416" w:author="Administrator" w:date="2019-06-16T23:11:00Z">
        <w:r>
          <w:rPr>
            <w:rFonts w:hint="eastAsia"/>
          </w:rPr>
          <w:t>聽到了，肯定會想過來確認發生了甚麼事情。</w:t>
        </w:r>
      </w:ins>
    </w:p>
    <w:p w:rsidR="000F0075" w:rsidRDefault="00345F06">
      <w:pPr>
        <w:pStyle w:val="12"/>
        <w:spacing w:after="240"/>
        <w:ind w:leftChars="0" w:left="0"/>
        <w:rPr>
          <w:ins w:id="21417" w:author="Administrator" w:date="2019-07-14T22:55:00Z"/>
        </w:rPr>
        <w:pPrChange w:id="21418" w:author="Administrator" w:date="2019-06-16T23:03:00Z">
          <w:pPr>
            <w:pStyle w:val="12"/>
            <w:numPr>
              <w:numId w:val="1"/>
            </w:numPr>
            <w:spacing w:after="240"/>
            <w:ind w:leftChars="0" w:left="360" w:hanging="360"/>
            <w:outlineLvl w:val="0"/>
          </w:pPr>
        </w:pPrChange>
      </w:pPr>
      <w:ins w:id="21419" w:author="Administrator" w:date="2019-06-16T23:11:00Z">
        <w:r>
          <w:rPr>
            <w:rFonts w:hint="eastAsia"/>
          </w:rPr>
          <w:t>李龍飛揉揉撞紅的鼻子，</w:t>
        </w:r>
      </w:ins>
      <w:ins w:id="21420" w:author="Administrator" w:date="2019-06-16T23:18:00Z">
        <w:r w:rsidR="00862288">
          <w:rPr>
            <w:rFonts w:hint="eastAsia"/>
          </w:rPr>
          <w:t>忍著痛歡喜地看著腳</w:t>
        </w:r>
      </w:ins>
      <w:ins w:id="21421" w:author="Administrator" w:date="2019-07-14T22:55:00Z">
        <w:r w:rsidR="00862288">
          <w:rPr>
            <w:rFonts w:hint="eastAsia"/>
          </w:rPr>
          <w:t>上</w:t>
        </w:r>
      </w:ins>
      <w:ins w:id="21422" w:author="Administrator" w:date="2019-06-16T23:18:00Z">
        <w:r w:rsidR="00827974">
          <w:rPr>
            <w:rFonts w:hint="eastAsia"/>
          </w:rPr>
          <w:t>的靴子，</w:t>
        </w:r>
      </w:ins>
      <w:ins w:id="21423" w:author="Administrator" w:date="2019-07-14T22:55:00Z">
        <w:r w:rsidR="00862288">
          <w:rPr>
            <w:rFonts w:hint="eastAsia"/>
          </w:rPr>
          <w:t>嘴角忍不住得意地上揚著。</w:t>
        </w:r>
      </w:ins>
    </w:p>
    <w:p w:rsidR="000F0075" w:rsidRDefault="00862288">
      <w:pPr>
        <w:pStyle w:val="12"/>
        <w:spacing w:after="240"/>
        <w:ind w:leftChars="0" w:left="0"/>
        <w:rPr>
          <w:ins w:id="21424" w:author="Administrator" w:date="2019-06-16T23:21:00Z"/>
        </w:rPr>
        <w:pPrChange w:id="21425" w:author="Administrator" w:date="2019-06-16T23:03:00Z">
          <w:pPr>
            <w:pStyle w:val="12"/>
            <w:numPr>
              <w:numId w:val="1"/>
            </w:numPr>
            <w:spacing w:after="240"/>
            <w:ind w:leftChars="0" w:left="360" w:hanging="360"/>
            <w:outlineLvl w:val="0"/>
          </w:pPr>
        </w:pPrChange>
      </w:pPr>
      <w:ins w:id="21426" w:author="Administrator" w:date="2019-06-16T23:18:00Z">
        <w:r>
          <w:rPr>
            <w:rFonts w:hint="eastAsia"/>
          </w:rPr>
          <w:t>方才他只</w:t>
        </w:r>
        <w:r w:rsidR="00827974">
          <w:rPr>
            <w:rFonts w:hint="eastAsia"/>
          </w:rPr>
          <w:t>覺</w:t>
        </w:r>
      </w:ins>
      <w:ins w:id="21427" w:author="Administrator" w:date="2019-07-14T22:55:00Z">
        <w:r>
          <w:rPr>
            <w:rFonts w:hint="eastAsia"/>
          </w:rPr>
          <w:t>得</w:t>
        </w:r>
      </w:ins>
      <w:ins w:id="21428" w:author="Administrator" w:date="2019-06-16T23:18:00Z">
        <w:r w:rsidR="00827974">
          <w:rPr>
            <w:rFonts w:hint="eastAsia"/>
          </w:rPr>
          <w:t>自己身輕如燕，</w:t>
        </w:r>
      </w:ins>
      <w:ins w:id="21429" w:author="Administrator" w:date="2019-06-16T23:21:00Z">
        <w:r w:rsidR="00827974">
          <w:rPr>
            <w:rFonts w:hint="eastAsia"/>
          </w:rPr>
          <w:t>行動</w:t>
        </w:r>
      </w:ins>
      <w:ins w:id="21430" w:author="Administrator" w:date="2019-06-16T23:20:00Z">
        <w:r w:rsidR="00827974">
          <w:rPr>
            <w:rFonts w:hint="eastAsia"/>
          </w:rPr>
          <w:t>比平常快上一倍，</w:t>
        </w:r>
      </w:ins>
      <w:ins w:id="21431" w:author="Administrator" w:date="2019-07-14T22:56:00Z">
        <w:r>
          <w:rPr>
            <w:rFonts w:hint="eastAsia"/>
          </w:rPr>
          <w:t>一時間竟</w:t>
        </w:r>
      </w:ins>
      <w:ins w:id="21432" w:author="Administrator" w:date="2019-06-16T23:20:00Z">
        <w:r w:rsidR="00827974">
          <w:rPr>
            <w:rFonts w:hint="eastAsia"/>
          </w:rPr>
          <w:t>控制不住</w:t>
        </w:r>
      </w:ins>
      <w:ins w:id="21433" w:author="Administrator" w:date="2019-06-16T23:21:00Z">
        <w:r w:rsidR="00827974">
          <w:rPr>
            <w:rFonts w:hint="eastAsia"/>
          </w:rPr>
          <w:t>速度，</w:t>
        </w:r>
      </w:ins>
      <w:ins w:id="21434" w:author="Administrator" w:date="2019-07-14T22:56:00Z">
        <w:r>
          <w:rPr>
            <w:rFonts w:hint="eastAsia"/>
          </w:rPr>
          <w:t>這才一頭</w:t>
        </w:r>
      </w:ins>
      <w:ins w:id="21435" w:author="Administrator" w:date="2019-06-16T23:21:00Z">
        <w:r w:rsidR="00827974">
          <w:rPr>
            <w:rFonts w:hint="eastAsia"/>
          </w:rPr>
          <w:t>撞上牆壁。</w:t>
        </w:r>
      </w:ins>
    </w:p>
    <w:p w:rsidR="000F0075" w:rsidRDefault="00827974">
      <w:pPr>
        <w:pStyle w:val="12"/>
        <w:spacing w:after="240"/>
        <w:ind w:leftChars="0" w:left="0"/>
        <w:rPr>
          <w:ins w:id="21436" w:author="Administrator" w:date="2019-06-16T23:26:00Z"/>
        </w:rPr>
        <w:pPrChange w:id="21437" w:author="Administrator" w:date="2019-06-16T23:03:00Z">
          <w:pPr>
            <w:pStyle w:val="12"/>
            <w:numPr>
              <w:numId w:val="1"/>
            </w:numPr>
            <w:spacing w:after="240"/>
            <w:ind w:leftChars="0" w:left="360" w:hanging="360"/>
            <w:outlineLvl w:val="0"/>
          </w:pPr>
        </w:pPrChange>
      </w:pPr>
      <w:ins w:id="21438" w:author="Administrator" w:date="2019-06-16T23:23:00Z">
        <w:r>
          <w:rPr>
            <w:rFonts w:hint="eastAsia"/>
          </w:rPr>
          <w:t>此時</w:t>
        </w:r>
      </w:ins>
      <w:ins w:id="21439" w:author="Administrator" w:date="2019-06-16T23:22:00Z">
        <w:r>
          <w:rPr>
            <w:rFonts w:hint="eastAsia"/>
          </w:rPr>
          <w:t>再</w:t>
        </w:r>
      </w:ins>
      <w:ins w:id="21440" w:author="Administrator" w:date="2019-06-16T23:23:00Z">
        <w:r>
          <w:rPr>
            <w:rFonts w:hint="eastAsia"/>
          </w:rPr>
          <w:t>將靈氣灌入靴子上，那靴上的符文頓時亮起銀光，環繞成一圈，</w:t>
        </w:r>
      </w:ins>
      <w:ins w:id="21441" w:author="Administrator" w:date="2019-06-16T23:25:00Z">
        <w:r>
          <w:rPr>
            <w:rFonts w:hint="eastAsia"/>
          </w:rPr>
          <w:t>像極了閃閃發亮的</w:t>
        </w:r>
      </w:ins>
      <w:ins w:id="21442" w:author="Administrator" w:date="2019-06-16T23:27:00Z">
        <w:r>
          <w:rPr>
            <w:rFonts w:hint="eastAsia"/>
          </w:rPr>
          <w:t>星鏈</w:t>
        </w:r>
      </w:ins>
      <w:ins w:id="21443" w:author="Administrator" w:date="2019-06-16T23:25:00Z">
        <w:r>
          <w:rPr>
            <w:rFonts w:hint="eastAsia"/>
          </w:rPr>
          <w:t>，掛在腳</w:t>
        </w:r>
      </w:ins>
      <w:ins w:id="21444" w:author="Administrator" w:date="2019-06-16T23:26:00Z">
        <w:r>
          <w:rPr>
            <w:rFonts w:hint="eastAsia"/>
          </w:rPr>
          <w:t>踝</w:t>
        </w:r>
      </w:ins>
      <w:ins w:id="21445" w:author="Administrator" w:date="2019-06-16T23:25:00Z">
        <w:r>
          <w:rPr>
            <w:rFonts w:hint="eastAsia"/>
          </w:rPr>
          <w:t>處</w:t>
        </w:r>
      </w:ins>
      <w:ins w:id="21446" w:author="Administrator" w:date="2019-06-16T23:26:00Z">
        <w:r>
          <w:rPr>
            <w:rFonts w:hint="eastAsia"/>
          </w:rPr>
          <w:t>引人注目</w:t>
        </w:r>
      </w:ins>
      <w:ins w:id="21447" w:author="Administrator" w:date="2019-06-16T23:25:00Z">
        <w:r>
          <w:rPr>
            <w:rFonts w:hint="eastAsia"/>
          </w:rPr>
          <w:t>。</w:t>
        </w:r>
      </w:ins>
    </w:p>
    <w:p w:rsidR="000F0075" w:rsidRDefault="00827974">
      <w:pPr>
        <w:pStyle w:val="12"/>
        <w:spacing w:after="240"/>
        <w:ind w:leftChars="0" w:left="0"/>
        <w:rPr>
          <w:ins w:id="21448" w:author="Administrator" w:date="2019-06-16T23:47:00Z"/>
        </w:rPr>
        <w:pPrChange w:id="21449" w:author="Administrator" w:date="2019-06-16T23:03:00Z">
          <w:pPr>
            <w:pStyle w:val="12"/>
            <w:numPr>
              <w:numId w:val="1"/>
            </w:numPr>
            <w:spacing w:after="240"/>
            <w:ind w:leftChars="0" w:left="360" w:hanging="360"/>
            <w:outlineLvl w:val="0"/>
          </w:pPr>
        </w:pPrChange>
      </w:pPr>
      <w:ins w:id="21450" w:author="Administrator" w:date="2019-06-16T23:27:00Z">
        <w:r>
          <w:rPr>
            <w:rFonts w:hint="eastAsia"/>
          </w:rPr>
          <w:t>「太好了，這</w:t>
        </w:r>
      </w:ins>
      <w:ins w:id="21451" w:author="Administrator" w:date="2019-06-16T23:28:00Z">
        <w:r>
          <w:rPr>
            <w:rFonts w:hint="eastAsia"/>
          </w:rPr>
          <w:t>靴子比起一般上品法器</w:t>
        </w:r>
      </w:ins>
      <w:ins w:id="21452" w:author="簡新佳" w:date="2019-06-17T21:27:00Z">
        <w:r w:rsidR="00314267">
          <w:rPr>
            <w:rFonts w:hint="eastAsia"/>
          </w:rPr>
          <w:t>還出色</w:t>
        </w:r>
      </w:ins>
      <w:ins w:id="21453" w:author="Administrator" w:date="2019-06-16T23:28:00Z">
        <w:r>
          <w:rPr>
            <w:rFonts w:hint="eastAsia"/>
          </w:rPr>
          <w:t>，</w:t>
        </w:r>
      </w:ins>
      <w:ins w:id="21454" w:author="簡新佳" w:date="2019-06-17T21:27:00Z">
        <w:r w:rsidR="00314267">
          <w:rPr>
            <w:rFonts w:hint="eastAsia"/>
          </w:rPr>
          <w:t>甚至就連木癸寶劍也沒這麼</w:t>
        </w:r>
      </w:ins>
      <w:ins w:id="21455" w:author="Administrator" w:date="2019-06-16T23:28:00Z">
        <w:del w:id="21456" w:author="簡新佳" w:date="2019-06-17T21:27:00Z">
          <w:r w:rsidDel="00314267">
            <w:rPr>
              <w:rFonts w:hint="eastAsia"/>
            </w:rPr>
            <w:delText>更加</w:delText>
          </w:r>
        </w:del>
      </w:ins>
      <w:ins w:id="21457" w:author="Administrator" w:date="2019-06-16T23:45:00Z">
        <w:r w:rsidR="00973C35">
          <w:rPr>
            <w:rFonts w:hint="eastAsia"/>
          </w:rPr>
          <w:t>厲害，難道</w:t>
        </w:r>
      </w:ins>
      <w:ins w:id="21458" w:author="簡新佳" w:date="2019-06-17T21:27:00Z">
        <w:r w:rsidR="00314267">
          <w:rPr>
            <w:rFonts w:hint="eastAsia"/>
          </w:rPr>
          <w:t>這</w:t>
        </w:r>
      </w:ins>
      <w:ins w:id="21459" w:author="Administrator" w:date="2019-06-16T23:45:00Z">
        <w:r w:rsidR="00973C35">
          <w:rPr>
            <w:rFonts w:hint="eastAsia"/>
          </w:rPr>
          <w:t>是…</w:t>
        </w:r>
      </w:ins>
      <w:ins w:id="21460" w:author="Administrator" w:date="2019-06-16T23:46:00Z">
        <w:r w:rsidR="00973C35">
          <w:rPr>
            <w:rFonts w:hint="eastAsia"/>
          </w:rPr>
          <w:t>偽</w:t>
        </w:r>
      </w:ins>
      <w:ins w:id="21461" w:author="Administrator" w:date="2019-06-16T23:45:00Z">
        <w:r w:rsidR="00973C35">
          <w:rPr>
            <w:rFonts w:hint="eastAsia"/>
          </w:rPr>
          <w:t>法</w:t>
        </w:r>
      </w:ins>
      <w:ins w:id="21462" w:author="Administrator" w:date="2019-06-16T23:46:00Z">
        <w:r w:rsidR="00973C35">
          <w:rPr>
            <w:rFonts w:hint="eastAsia"/>
          </w:rPr>
          <w:t>寶</w:t>
        </w:r>
      </w:ins>
      <w:ins w:id="21463" w:author="Administrator" w:date="2019-06-16T23:45:00Z">
        <w:r w:rsidR="00973C35">
          <w:rPr>
            <w:rFonts w:hint="eastAsia"/>
          </w:rPr>
          <w:t>？」</w:t>
        </w:r>
      </w:ins>
    </w:p>
    <w:p w:rsidR="000F0075" w:rsidRDefault="00862288">
      <w:pPr>
        <w:pStyle w:val="12"/>
        <w:spacing w:after="240"/>
        <w:ind w:leftChars="0" w:left="0"/>
        <w:rPr>
          <w:ins w:id="21464" w:author="Administrator" w:date="2019-06-16T23:48:00Z"/>
        </w:rPr>
        <w:pPrChange w:id="21465" w:author="Administrator" w:date="2019-06-16T23:03:00Z">
          <w:pPr>
            <w:pStyle w:val="12"/>
            <w:numPr>
              <w:numId w:val="1"/>
            </w:numPr>
            <w:spacing w:after="240"/>
            <w:ind w:leftChars="0" w:left="360" w:hanging="360"/>
            <w:outlineLvl w:val="0"/>
          </w:pPr>
        </w:pPrChange>
      </w:pPr>
      <w:ins w:id="21466" w:author="Administrator" w:date="2019-07-14T22:56:00Z">
        <w:r>
          <w:rPr>
            <w:rFonts w:hint="eastAsia"/>
          </w:rPr>
          <w:t>感覺自己的身體靈活許多，</w:t>
        </w:r>
      </w:ins>
      <w:ins w:id="21467" w:author="Administrator" w:date="2019-06-16T23:47:00Z">
        <w:r w:rsidR="00973C35">
          <w:rPr>
            <w:rFonts w:hint="eastAsia"/>
          </w:rPr>
          <w:t>李龍飛又驚又喜，簡直</w:t>
        </w:r>
      </w:ins>
      <w:ins w:id="21468" w:author="Administrator" w:date="2019-06-16T23:48:00Z">
        <w:r w:rsidR="00973C35">
          <w:rPr>
            <w:rFonts w:hint="eastAsia"/>
          </w:rPr>
          <w:t>不敢相信自己的好運。</w:t>
        </w:r>
      </w:ins>
    </w:p>
    <w:p w:rsidR="000F0075" w:rsidRDefault="009C4009">
      <w:pPr>
        <w:pStyle w:val="12"/>
        <w:spacing w:after="240"/>
        <w:ind w:leftChars="0" w:left="0"/>
        <w:rPr>
          <w:ins w:id="21469" w:author="Administrator" w:date="2019-06-16T23:49:00Z"/>
        </w:rPr>
        <w:pPrChange w:id="21470" w:author="Administrator" w:date="2019-06-16T23:03:00Z">
          <w:pPr>
            <w:pStyle w:val="12"/>
            <w:numPr>
              <w:numId w:val="1"/>
            </w:numPr>
            <w:spacing w:after="240"/>
            <w:ind w:leftChars="0" w:left="360" w:hanging="360"/>
            <w:outlineLvl w:val="0"/>
          </w:pPr>
        </w:pPrChange>
      </w:pPr>
      <w:ins w:id="21471" w:author="Administrator" w:date="2019-06-16T23:48:00Z">
        <w:r>
          <w:rPr>
            <w:rFonts w:hint="eastAsia"/>
          </w:rPr>
          <w:t>眾所皆知，</w:t>
        </w:r>
      </w:ins>
      <w:ins w:id="21472" w:author="Administrator" w:date="2019-07-07T21:50:00Z">
        <w:r>
          <w:rPr>
            <w:rFonts w:hint="eastAsia"/>
          </w:rPr>
          <w:t>所謂</w:t>
        </w:r>
      </w:ins>
      <w:ins w:id="21473" w:author="Administrator" w:date="2019-06-16T23:48:00Z">
        <w:r w:rsidR="00973C35">
          <w:rPr>
            <w:rFonts w:hint="eastAsia"/>
          </w:rPr>
          <w:t>的法寶，乃是在法器之後，結丹修士才能使用的寶物。</w:t>
        </w:r>
      </w:ins>
    </w:p>
    <w:p w:rsidR="000F0075" w:rsidRDefault="00973C35">
      <w:pPr>
        <w:pStyle w:val="12"/>
        <w:spacing w:after="240"/>
        <w:ind w:leftChars="0" w:left="0"/>
        <w:rPr>
          <w:ins w:id="21474" w:author="Administrator" w:date="2019-06-16T23:50:00Z"/>
        </w:rPr>
        <w:pPrChange w:id="21475" w:author="Administrator" w:date="2019-06-16T23:03:00Z">
          <w:pPr>
            <w:pStyle w:val="12"/>
            <w:numPr>
              <w:numId w:val="1"/>
            </w:numPr>
            <w:spacing w:after="240"/>
            <w:ind w:leftChars="0" w:left="360" w:hanging="360"/>
            <w:outlineLvl w:val="0"/>
          </w:pPr>
        </w:pPrChange>
      </w:pPr>
      <w:ins w:id="21476" w:author="Administrator" w:date="2019-06-16T23:49:00Z">
        <w:r>
          <w:rPr>
            <w:rFonts w:hint="eastAsia"/>
          </w:rPr>
          <w:t>就算是實力超群的築基修士，頂多</w:t>
        </w:r>
      </w:ins>
      <w:ins w:id="21477" w:author="Administrator" w:date="2019-06-16T23:50:00Z">
        <w:r>
          <w:rPr>
            <w:rFonts w:hint="eastAsia"/>
          </w:rPr>
          <w:t>也只能使用上品法器，想要動用法寶，那根本是</w:t>
        </w:r>
      </w:ins>
      <w:ins w:id="21478" w:author="Administrator" w:date="2019-06-16T23:58:00Z">
        <w:r w:rsidR="00323DEB">
          <w:rPr>
            <w:rFonts w:hint="eastAsia"/>
          </w:rPr>
          <w:t>像小孩舞大刀的情形一樣</w:t>
        </w:r>
      </w:ins>
      <w:ins w:id="21479" w:author="Administrator" w:date="2019-06-17T00:01:00Z">
        <w:r w:rsidR="00323DEB">
          <w:rPr>
            <w:rFonts w:hint="eastAsia"/>
          </w:rPr>
          <w:t>，吃力不討好</w:t>
        </w:r>
      </w:ins>
      <w:ins w:id="21480" w:author="Administrator" w:date="2019-06-16T23:50:00Z">
        <w:r>
          <w:rPr>
            <w:rFonts w:hint="eastAsia"/>
          </w:rPr>
          <w:t>。</w:t>
        </w:r>
      </w:ins>
    </w:p>
    <w:p w:rsidR="000F0075" w:rsidRDefault="00973C35">
      <w:pPr>
        <w:pStyle w:val="12"/>
        <w:spacing w:after="240"/>
        <w:ind w:leftChars="0" w:left="0"/>
        <w:rPr>
          <w:ins w:id="21481" w:author="Administrator" w:date="2019-07-14T22:57:00Z"/>
        </w:rPr>
        <w:pPrChange w:id="21482" w:author="Administrator" w:date="2019-06-16T23:03:00Z">
          <w:pPr>
            <w:pStyle w:val="12"/>
            <w:numPr>
              <w:numId w:val="1"/>
            </w:numPr>
            <w:spacing w:after="240"/>
            <w:ind w:leftChars="0" w:left="360" w:hanging="360"/>
            <w:outlineLvl w:val="0"/>
          </w:pPr>
        </w:pPrChange>
      </w:pPr>
      <w:ins w:id="21483" w:author="Administrator" w:date="2019-06-16T23:50:00Z">
        <w:r>
          <w:rPr>
            <w:rFonts w:hint="eastAsia"/>
          </w:rPr>
          <w:t>原因在於</w:t>
        </w:r>
      </w:ins>
      <w:ins w:id="21484" w:author="Administrator" w:date="2019-07-14T22:57:00Z">
        <w:r w:rsidR="00862288">
          <w:rPr>
            <w:rFonts w:hint="eastAsia"/>
          </w:rPr>
          <w:t>法器跨到法寶這一層級，所需要的法力不再只是量的多寡而已，還需要精純的質變化。</w:t>
        </w:r>
      </w:ins>
    </w:p>
    <w:p w:rsidR="000F0075" w:rsidRDefault="00862288">
      <w:pPr>
        <w:pStyle w:val="12"/>
        <w:spacing w:after="240"/>
        <w:ind w:leftChars="0" w:left="0"/>
        <w:rPr>
          <w:ins w:id="21485" w:author="Administrator" w:date="2019-07-14T22:58:00Z"/>
        </w:rPr>
        <w:pPrChange w:id="21486" w:author="Administrator" w:date="2019-06-16T23:03:00Z">
          <w:pPr>
            <w:pStyle w:val="12"/>
            <w:numPr>
              <w:numId w:val="1"/>
            </w:numPr>
            <w:spacing w:after="240"/>
            <w:ind w:leftChars="0" w:left="360" w:hanging="360"/>
            <w:outlineLvl w:val="0"/>
          </w:pPr>
        </w:pPrChange>
      </w:pPr>
      <w:ins w:id="21487" w:author="Administrator" w:date="2019-07-14T22:57:00Z">
        <w:r>
          <w:rPr>
            <w:rFonts w:hint="eastAsia"/>
          </w:rPr>
          <w:t>若不是以結</w:t>
        </w:r>
      </w:ins>
      <w:ins w:id="21488" w:author="Administrator" w:date="2019-07-14T22:58:00Z">
        <w:r>
          <w:rPr>
            <w:rFonts w:hint="eastAsia"/>
          </w:rPr>
          <w:t>丹修士的精純法力操控，那法寶也難以發揮出十成十的效力。</w:t>
        </w:r>
      </w:ins>
    </w:p>
    <w:p w:rsidR="000F0075" w:rsidRDefault="00862288">
      <w:pPr>
        <w:pStyle w:val="12"/>
        <w:spacing w:after="240"/>
        <w:ind w:leftChars="0" w:left="0"/>
        <w:rPr>
          <w:ins w:id="21489" w:author="Administrator" w:date="2019-06-16T23:54:00Z"/>
        </w:rPr>
        <w:pPrChange w:id="21490" w:author="Administrator" w:date="2019-06-16T23:03:00Z">
          <w:pPr>
            <w:pStyle w:val="12"/>
            <w:numPr>
              <w:numId w:val="1"/>
            </w:numPr>
            <w:spacing w:after="240"/>
            <w:ind w:leftChars="0" w:left="360" w:hanging="360"/>
            <w:outlineLvl w:val="0"/>
          </w:pPr>
        </w:pPrChange>
      </w:pPr>
      <w:ins w:id="21491" w:author="Administrator" w:date="2019-07-14T22:58:00Z">
        <w:r>
          <w:rPr>
            <w:rFonts w:hint="eastAsia"/>
          </w:rPr>
          <w:t>這就像是沙子聚積再多，也比不上以一</w:t>
        </w:r>
      </w:ins>
      <w:ins w:id="21492" w:author="Administrator" w:date="2019-07-14T22:59:00Z">
        <w:r>
          <w:rPr>
            <w:rFonts w:hint="eastAsia"/>
          </w:rPr>
          <w:t>顆石頭砸人來得痛的原理一樣。</w:t>
        </w:r>
      </w:ins>
    </w:p>
    <w:p w:rsidR="000F0075" w:rsidRDefault="00973C35">
      <w:pPr>
        <w:pStyle w:val="12"/>
        <w:spacing w:after="240"/>
        <w:ind w:leftChars="0" w:left="0"/>
        <w:rPr>
          <w:ins w:id="21493" w:author="Administrator" w:date="2019-06-16T23:56:00Z"/>
        </w:rPr>
        <w:pPrChange w:id="21494" w:author="Administrator" w:date="2019-06-16T23:03:00Z">
          <w:pPr>
            <w:pStyle w:val="12"/>
            <w:numPr>
              <w:numId w:val="1"/>
            </w:numPr>
            <w:spacing w:after="240"/>
            <w:ind w:leftChars="0" w:left="360" w:hanging="360"/>
            <w:outlineLvl w:val="0"/>
          </w:pPr>
        </w:pPrChange>
      </w:pPr>
      <w:ins w:id="21495" w:author="Administrator" w:date="2019-06-16T23:54:00Z">
        <w:r>
          <w:rPr>
            <w:rFonts w:hint="eastAsia"/>
          </w:rPr>
          <w:t>而築基修士沒有金丹，</w:t>
        </w:r>
      </w:ins>
      <w:ins w:id="21496" w:author="Administrator" w:date="2019-07-20T13:17:00Z">
        <w:r w:rsidR="00547549">
          <w:rPr>
            <w:rFonts w:hint="eastAsia"/>
          </w:rPr>
          <w:t>靈氣轉化而成的</w:t>
        </w:r>
      </w:ins>
      <w:ins w:id="21497" w:author="Administrator" w:date="2019-07-14T22:59:00Z">
        <w:r w:rsidR="00862288">
          <w:rPr>
            <w:rFonts w:hint="eastAsia"/>
          </w:rPr>
          <w:t>法力</w:t>
        </w:r>
      </w:ins>
      <w:ins w:id="21498" w:author="Administrator" w:date="2019-07-20T13:17:00Z">
        <w:r w:rsidR="00547549">
          <w:rPr>
            <w:rFonts w:hint="eastAsia"/>
          </w:rPr>
          <w:t>便</w:t>
        </w:r>
      </w:ins>
      <w:ins w:id="21499" w:author="Administrator" w:date="2019-07-14T22:59:00Z">
        <w:r w:rsidR="00862288">
          <w:rPr>
            <w:rFonts w:hint="eastAsia"/>
          </w:rPr>
          <w:t>不夠精純</w:t>
        </w:r>
      </w:ins>
      <w:ins w:id="21500" w:author="Administrator" w:date="2019-06-16T23:55:00Z">
        <w:r>
          <w:rPr>
            <w:rFonts w:hint="eastAsia"/>
          </w:rPr>
          <w:t>，就算是</w:t>
        </w:r>
        <w:r w:rsidR="00323DEB">
          <w:rPr>
            <w:rFonts w:hint="eastAsia"/>
          </w:rPr>
          <w:t>偶然得到的法寶，也只能</w:t>
        </w:r>
      </w:ins>
      <w:ins w:id="21501" w:author="Administrator" w:date="2019-06-16T23:56:00Z">
        <w:r w:rsidR="00323DEB">
          <w:rPr>
            <w:rFonts w:hint="eastAsia"/>
          </w:rPr>
          <w:t>望之興嘆而已。</w:t>
        </w:r>
      </w:ins>
    </w:p>
    <w:p w:rsidR="000F0075" w:rsidRDefault="00323DEB">
      <w:pPr>
        <w:pStyle w:val="12"/>
        <w:spacing w:after="240"/>
        <w:ind w:leftChars="0" w:left="0"/>
        <w:rPr>
          <w:ins w:id="21502" w:author="Administrator" w:date="2019-06-16T23:48:00Z"/>
        </w:rPr>
        <w:pPrChange w:id="21503" w:author="Administrator" w:date="2019-06-16T23:03:00Z">
          <w:pPr>
            <w:pStyle w:val="12"/>
            <w:numPr>
              <w:numId w:val="1"/>
            </w:numPr>
            <w:spacing w:after="240"/>
            <w:ind w:leftChars="0" w:left="360" w:hanging="360"/>
            <w:outlineLvl w:val="0"/>
          </w:pPr>
        </w:pPrChange>
      </w:pPr>
      <w:ins w:id="21504" w:author="Administrator" w:date="2019-06-16T23:56:00Z">
        <w:r>
          <w:rPr>
            <w:rFonts w:hint="eastAsia"/>
          </w:rPr>
          <w:t>當然，有些</w:t>
        </w:r>
      </w:ins>
      <w:ins w:id="21505" w:author="Administrator" w:date="2019-06-17T00:11:00Z">
        <w:r w:rsidR="00065DE5">
          <w:rPr>
            <w:rFonts w:hint="eastAsia"/>
          </w:rPr>
          <w:t>特殊</w:t>
        </w:r>
      </w:ins>
      <w:ins w:id="21506" w:author="Administrator" w:date="2019-06-16T23:56:00Z">
        <w:r>
          <w:rPr>
            <w:rFonts w:hint="eastAsia"/>
          </w:rPr>
          <w:t>法寶</w:t>
        </w:r>
      </w:ins>
      <w:ins w:id="21507" w:author="Administrator" w:date="2019-06-16T23:57:00Z">
        <w:r>
          <w:rPr>
            <w:rFonts w:hint="eastAsia"/>
          </w:rPr>
          <w:t>不需要</w:t>
        </w:r>
      </w:ins>
      <w:ins w:id="21508" w:author="Administrator" w:date="2019-07-14T23:00:00Z">
        <w:r w:rsidR="00890BC2">
          <w:rPr>
            <w:rFonts w:hint="eastAsia"/>
          </w:rPr>
          <w:t>精純的</w:t>
        </w:r>
      </w:ins>
      <w:ins w:id="21509" w:author="Administrator" w:date="2019-07-14T22:59:00Z">
        <w:r w:rsidR="00890BC2">
          <w:rPr>
            <w:rFonts w:hint="eastAsia"/>
          </w:rPr>
          <w:t>法力操控</w:t>
        </w:r>
      </w:ins>
      <w:ins w:id="21510" w:author="Administrator" w:date="2019-06-16T23:57:00Z">
        <w:r>
          <w:rPr>
            <w:rFonts w:hint="eastAsia"/>
          </w:rPr>
          <w:t>，使用起來較為方便，</w:t>
        </w:r>
      </w:ins>
      <w:ins w:id="21511" w:author="Administrator" w:date="2019-06-17T00:01:00Z">
        <w:r>
          <w:rPr>
            <w:rFonts w:hint="eastAsia"/>
          </w:rPr>
          <w:t>但威力上小了很多，</w:t>
        </w:r>
      </w:ins>
      <w:ins w:id="21512" w:author="Administrator" w:date="2019-06-17T00:02:00Z">
        <w:r w:rsidR="00547549">
          <w:rPr>
            <w:rFonts w:hint="eastAsia"/>
          </w:rPr>
          <w:t>消耗的</w:t>
        </w:r>
      </w:ins>
      <w:ins w:id="21513" w:author="Administrator" w:date="2019-07-20T13:17:00Z">
        <w:r w:rsidR="00547549">
          <w:rPr>
            <w:rFonts w:hint="eastAsia"/>
          </w:rPr>
          <w:t>法</w:t>
        </w:r>
      </w:ins>
      <w:ins w:id="21514" w:author="Administrator" w:date="2019-06-17T00:02:00Z">
        <w:r w:rsidR="00890BC2">
          <w:rPr>
            <w:rFonts w:hint="eastAsia"/>
          </w:rPr>
          <w:t>力又</w:t>
        </w:r>
      </w:ins>
      <w:ins w:id="21515" w:author="Administrator" w:date="2019-07-14T23:00:00Z">
        <w:r w:rsidR="00890BC2">
          <w:rPr>
            <w:rFonts w:hint="eastAsia"/>
          </w:rPr>
          <w:t>多</w:t>
        </w:r>
      </w:ins>
      <w:ins w:id="21516" w:author="Administrator" w:date="2019-06-17T00:02:00Z">
        <w:r>
          <w:rPr>
            <w:rFonts w:hint="eastAsia"/>
          </w:rPr>
          <w:t>，</w:t>
        </w:r>
      </w:ins>
      <w:ins w:id="21517" w:author="Administrator" w:date="2019-06-17T00:04:00Z">
        <w:r>
          <w:rPr>
            <w:rFonts w:hint="eastAsia"/>
          </w:rPr>
          <w:t>所以除非是萬不得已，築基修士還不如</w:t>
        </w:r>
      </w:ins>
      <w:ins w:id="21518" w:author="Administrator" w:date="2019-06-17T00:05:00Z">
        <w:r w:rsidR="00065DE5">
          <w:rPr>
            <w:rFonts w:hint="eastAsia"/>
          </w:rPr>
          <w:t>使用</w:t>
        </w:r>
      </w:ins>
      <w:ins w:id="21519" w:author="Administrator" w:date="2019-06-17T00:04:00Z">
        <w:r>
          <w:rPr>
            <w:rFonts w:hint="eastAsia"/>
          </w:rPr>
          <w:t>上品法器</w:t>
        </w:r>
      </w:ins>
      <w:ins w:id="21520" w:author="Administrator" w:date="2019-06-17T00:05:00Z">
        <w:r w:rsidR="00065DE5">
          <w:rPr>
            <w:rFonts w:hint="eastAsia"/>
          </w:rPr>
          <w:t>來</w:t>
        </w:r>
        <w:r w:rsidR="00065DE5">
          <w:rPr>
            <w:rFonts w:hint="eastAsia"/>
          </w:rPr>
          <w:lastRenderedPageBreak/>
          <w:t>得有用得多。</w:t>
        </w:r>
      </w:ins>
    </w:p>
    <w:p w:rsidR="000F0075" w:rsidRDefault="007B567B">
      <w:pPr>
        <w:pStyle w:val="12"/>
        <w:spacing w:after="240"/>
        <w:ind w:leftChars="0" w:left="0"/>
        <w:rPr>
          <w:ins w:id="21521" w:author="Administrator" w:date="2019-06-17T00:25:00Z"/>
        </w:rPr>
        <w:pPrChange w:id="21522" w:author="Administrator" w:date="2019-06-16T23:03:00Z">
          <w:pPr>
            <w:pStyle w:val="12"/>
            <w:numPr>
              <w:numId w:val="1"/>
            </w:numPr>
            <w:spacing w:after="240"/>
            <w:ind w:leftChars="0" w:left="360" w:hanging="360"/>
            <w:outlineLvl w:val="0"/>
          </w:pPr>
        </w:pPrChange>
      </w:pPr>
      <w:ins w:id="21523" w:author="Administrator" w:date="2019-06-17T00:20:00Z">
        <w:r>
          <w:rPr>
            <w:rFonts w:hint="eastAsia"/>
          </w:rPr>
          <w:t>而</w:t>
        </w:r>
      </w:ins>
      <w:ins w:id="21524" w:author="Administrator" w:date="2019-06-17T00:24:00Z">
        <w:r>
          <w:rPr>
            <w:rFonts w:hint="eastAsia"/>
          </w:rPr>
          <w:t>偽法寶，就是一種介於法寶與法器之間，獨特稀少的寶物</w:t>
        </w:r>
      </w:ins>
      <w:ins w:id="21525" w:author="Administrator" w:date="2019-06-17T00:25:00Z">
        <w:r>
          <w:rPr>
            <w:rFonts w:hint="eastAsia"/>
          </w:rPr>
          <w:t>。</w:t>
        </w:r>
      </w:ins>
    </w:p>
    <w:p w:rsidR="000F0075" w:rsidRDefault="007B567B">
      <w:pPr>
        <w:pStyle w:val="12"/>
        <w:spacing w:after="240"/>
        <w:ind w:leftChars="0" w:left="0"/>
        <w:rPr>
          <w:ins w:id="21526" w:author="Administrator" w:date="2019-06-17T00:27:00Z"/>
        </w:rPr>
        <w:pPrChange w:id="21527" w:author="Administrator" w:date="2019-06-16T23:03:00Z">
          <w:pPr>
            <w:pStyle w:val="12"/>
            <w:numPr>
              <w:numId w:val="1"/>
            </w:numPr>
            <w:spacing w:after="240"/>
            <w:ind w:leftChars="0" w:left="360" w:hanging="360"/>
            <w:outlineLvl w:val="0"/>
          </w:pPr>
        </w:pPrChange>
      </w:pPr>
      <w:ins w:id="21528" w:author="Administrator" w:date="2019-06-17T00:25:00Z">
        <w:r>
          <w:rPr>
            <w:rFonts w:hint="eastAsia"/>
          </w:rPr>
          <w:t>簡單說，偽法寶</w:t>
        </w:r>
      </w:ins>
      <w:ins w:id="21529" w:author="Administrator" w:date="2019-07-14T23:00:00Z">
        <w:r w:rsidR="00890BC2">
          <w:rPr>
            <w:rFonts w:hint="eastAsia"/>
          </w:rPr>
          <w:t>所需要的法力不需要那麼精純，</w:t>
        </w:r>
      </w:ins>
      <w:ins w:id="21530" w:author="Administrator" w:date="2019-06-17T00:25:00Z">
        <w:r>
          <w:rPr>
            <w:rFonts w:hint="eastAsia"/>
          </w:rPr>
          <w:t>消耗也沒有特</w:t>
        </w:r>
      </w:ins>
      <w:ins w:id="21531" w:author="Administrator" w:date="2019-06-17T00:26:00Z">
        <w:r>
          <w:rPr>
            <w:rFonts w:hint="eastAsia"/>
          </w:rPr>
          <w:t>殊法寶那樣來得多，可是威力上，卻遠遠超過</w:t>
        </w:r>
      </w:ins>
      <w:ins w:id="21532" w:author="Administrator" w:date="2019-06-17T00:27:00Z">
        <w:r>
          <w:rPr>
            <w:rFonts w:hint="eastAsia"/>
          </w:rPr>
          <w:t>上品法器，達到法寶威能的三分之一左右。</w:t>
        </w:r>
      </w:ins>
    </w:p>
    <w:p w:rsidR="000F0075" w:rsidRDefault="007B567B">
      <w:pPr>
        <w:pStyle w:val="12"/>
        <w:spacing w:after="240"/>
        <w:ind w:leftChars="0" w:left="0"/>
        <w:rPr>
          <w:ins w:id="21533" w:author="Administrator" w:date="2019-06-16T23:45:00Z"/>
        </w:rPr>
        <w:pPrChange w:id="21534" w:author="Administrator" w:date="2019-06-16T23:03:00Z">
          <w:pPr>
            <w:pStyle w:val="12"/>
            <w:numPr>
              <w:numId w:val="1"/>
            </w:numPr>
            <w:spacing w:after="240"/>
            <w:ind w:leftChars="0" w:left="360" w:hanging="360"/>
            <w:outlineLvl w:val="0"/>
          </w:pPr>
        </w:pPrChange>
      </w:pPr>
      <w:ins w:id="21535" w:author="Administrator" w:date="2019-06-17T00:28:00Z">
        <w:r>
          <w:rPr>
            <w:rFonts w:hint="eastAsia"/>
          </w:rPr>
          <w:t>可偽法寶的稀少度，遠遠大於法寶，甚至在煉製上，也比一般法寶困難得多。</w:t>
        </w:r>
      </w:ins>
    </w:p>
    <w:p w:rsidR="000F0075" w:rsidRDefault="007B567B">
      <w:pPr>
        <w:pStyle w:val="12"/>
        <w:spacing w:after="240"/>
        <w:ind w:leftChars="0" w:left="0"/>
        <w:rPr>
          <w:ins w:id="21536" w:author="Administrator" w:date="2019-06-17T00:31:00Z"/>
        </w:rPr>
        <w:pPrChange w:id="21537" w:author="Administrator" w:date="2019-06-16T23:03:00Z">
          <w:pPr>
            <w:pStyle w:val="12"/>
            <w:numPr>
              <w:numId w:val="1"/>
            </w:numPr>
            <w:spacing w:after="240"/>
            <w:ind w:leftChars="0" w:left="360" w:hanging="360"/>
            <w:outlineLvl w:val="0"/>
          </w:pPr>
        </w:pPrChange>
      </w:pPr>
      <w:ins w:id="21538" w:author="Administrator" w:date="2019-06-17T00:29:00Z">
        <w:r>
          <w:rPr>
            <w:rFonts w:hint="eastAsia"/>
          </w:rPr>
          <w:t>其最根本的原因，就是偽法寶的材料，非得是</w:t>
        </w:r>
      </w:ins>
      <w:ins w:id="21539" w:author="Administrator" w:date="2019-06-17T00:32:00Z">
        <w:r w:rsidR="00C33FE6">
          <w:rPr>
            <w:rFonts w:hint="eastAsia"/>
          </w:rPr>
          <w:t>幾種</w:t>
        </w:r>
      </w:ins>
      <w:ins w:id="21540" w:author="Administrator" w:date="2019-06-17T00:30:00Z">
        <w:r>
          <w:rPr>
            <w:rFonts w:hint="eastAsia"/>
          </w:rPr>
          <w:t>妖丹</w:t>
        </w:r>
      </w:ins>
      <w:ins w:id="21541" w:author="Administrator" w:date="2019-06-22T22:24:00Z">
        <w:r w:rsidR="004D0367">
          <w:rPr>
            <w:rFonts w:hint="eastAsia"/>
          </w:rPr>
          <w:t>八</w:t>
        </w:r>
      </w:ins>
      <w:ins w:id="21542" w:author="Administrator" w:date="2019-06-17T00:31:00Z">
        <w:r w:rsidR="00C33FE6">
          <w:rPr>
            <w:rFonts w:hint="eastAsia"/>
          </w:rPr>
          <w:t>轉</w:t>
        </w:r>
      </w:ins>
      <w:ins w:id="21543" w:author="Administrator" w:date="2019-06-17T00:30:00Z">
        <w:r>
          <w:rPr>
            <w:rFonts w:hint="eastAsia"/>
          </w:rPr>
          <w:t>以上的</w:t>
        </w:r>
      </w:ins>
      <w:ins w:id="21544" w:author="Administrator" w:date="2019-06-17T00:32:00Z">
        <w:r w:rsidR="00C33FE6">
          <w:rPr>
            <w:rFonts w:hint="eastAsia"/>
          </w:rPr>
          <w:t>特定</w:t>
        </w:r>
      </w:ins>
      <w:ins w:id="21545" w:author="Administrator" w:date="2019-06-17T00:30:00Z">
        <w:r>
          <w:rPr>
            <w:rFonts w:hint="eastAsia"/>
          </w:rPr>
          <w:t>妖獸屍骨才</w:t>
        </w:r>
        <w:r w:rsidR="00C33FE6">
          <w:rPr>
            <w:rFonts w:hint="eastAsia"/>
          </w:rPr>
          <w:t>行</w:t>
        </w:r>
      </w:ins>
      <w:ins w:id="21546" w:author="Administrator" w:date="2019-06-17T00:31:00Z">
        <w:r w:rsidR="00C33FE6">
          <w:rPr>
            <w:rFonts w:hint="eastAsia"/>
          </w:rPr>
          <w:t>。</w:t>
        </w:r>
      </w:ins>
    </w:p>
    <w:p w:rsidR="000F0075" w:rsidRDefault="00C33FE6">
      <w:pPr>
        <w:pStyle w:val="12"/>
        <w:spacing w:after="240"/>
        <w:ind w:leftChars="0" w:left="0"/>
        <w:rPr>
          <w:ins w:id="21547" w:author="Administrator" w:date="2019-07-20T13:19:00Z"/>
        </w:rPr>
        <w:pPrChange w:id="21548" w:author="Administrator" w:date="2019-06-16T23:03:00Z">
          <w:pPr>
            <w:pStyle w:val="12"/>
            <w:numPr>
              <w:numId w:val="1"/>
            </w:numPr>
            <w:spacing w:after="240"/>
            <w:ind w:leftChars="0" w:left="360" w:hanging="360"/>
            <w:outlineLvl w:val="0"/>
          </w:pPr>
        </w:pPrChange>
      </w:pPr>
      <w:ins w:id="21549" w:author="Administrator" w:date="2019-06-17T00:31:00Z">
        <w:r>
          <w:rPr>
            <w:rFonts w:hint="eastAsia"/>
          </w:rPr>
          <w:t>而且光有這些屍骨</w:t>
        </w:r>
      </w:ins>
      <w:ins w:id="21550" w:author="Administrator" w:date="2019-06-17T00:32:00Z">
        <w:r>
          <w:rPr>
            <w:rFonts w:hint="eastAsia"/>
          </w:rPr>
          <w:t>還不行，還得配上煉器</w:t>
        </w:r>
      </w:ins>
      <w:ins w:id="21551" w:author="Administrator" w:date="2019-06-17T00:33:00Z">
        <w:r>
          <w:rPr>
            <w:rFonts w:hint="eastAsia"/>
          </w:rPr>
          <w:t>技術為大師級以上，加上以原材料的妖獸精魂為引，融入偽法寶之中，再用特殊的</w:t>
        </w:r>
      </w:ins>
      <w:ins w:id="21552" w:author="Administrator" w:date="2019-06-17T00:34:00Z">
        <w:r>
          <w:rPr>
            <w:rFonts w:hint="eastAsia"/>
          </w:rPr>
          <w:t>祕術，</w:t>
        </w:r>
      </w:ins>
      <w:ins w:id="21553" w:author="簡新佳" w:date="2019-06-17T21:28:00Z">
        <w:r w:rsidR="00314267">
          <w:rPr>
            <w:rFonts w:hint="eastAsia"/>
          </w:rPr>
          <w:t>將其</w:t>
        </w:r>
      </w:ins>
      <w:ins w:id="21554" w:author="Administrator" w:date="2019-07-20T13:17:00Z">
        <w:r w:rsidR="00547549">
          <w:rPr>
            <w:rFonts w:hint="eastAsia"/>
          </w:rPr>
          <w:t>煉</w:t>
        </w:r>
      </w:ins>
      <w:ins w:id="21555" w:author="Administrator" w:date="2019-07-20T13:18:00Z">
        <w:r w:rsidR="00547549">
          <w:rPr>
            <w:rFonts w:hint="eastAsia"/>
          </w:rPr>
          <w:t>制成</w:t>
        </w:r>
      </w:ins>
      <w:ins w:id="21556" w:author="簡新佳" w:date="2019-06-17T21:28:00Z">
        <w:r w:rsidR="00314267">
          <w:rPr>
            <w:rFonts w:hint="eastAsia"/>
          </w:rPr>
          <w:t>驅動</w:t>
        </w:r>
      </w:ins>
      <w:ins w:id="21557" w:author="簡新佳" w:date="2019-06-17T21:29:00Z">
        <w:del w:id="21558" w:author="Administrator" w:date="2019-07-20T13:18:00Z">
          <w:r w:rsidR="00314267" w:rsidDel="00547549">
            <w:rPr>
              <w:rFonts w:hint="eastAsia"/>
            </w:rPr>
            <w:delText>成</w:delText>
          </w:r>
        </w:del>
      </w:ins>
      <w:ins w:id="21559" w:author="簡新佳" w:date="2019-06-17T21:28:00Z">
        <w:r w:rsidR="00314267">
          <w:rPr>
            <w:rFonts w:hint="eastAsia"/>
          </w:rPr>
          <w:t>偽法寶</w:t>
        </w:r>
      </w:ins>
      <w:ins w:id="21560" w:author="簡新佳" w:date="2019-06-17T21:29:00Z">
        <w:r w:rsidR="00314267">
          <w:rPr>
            <w:rFonts w:hint="eastAsia"/>
          </w:rPr>
          <w:t>的靈氣</w:t>
        </w:r>
      </w:ins>
      <w:ins w:id="21561" w:author="Administrator" w:date="2019-07-20T13:18:00Z">
        <w:r w:rsidR="00547549">
          <w:rPr>
            <w:rFonts w:hint="eastAsia"/>
          </w:rPr>
          <w:t>轉換中心，以修士體內的靈氣為</w:t>
        </w:r>
      </w:ins>
      <w:ins w:id="21562" w:author="簡新佳" w:date="2019-06-17T21:29:00Z">
        <w:r w:rsidR="00314267">
          <w:rPr>
            <w:rFonts w:hint="eastAsia"/>
          </w:rPr>
          <w:t>動力來源，</w:t>
        </w:r>
      </w:ins>
      <w:ins w:id="21563" w:author="Administrator" w:date="2019-07-20T13:18:00Z">
        <w:r w:rsidR="00547549">
          <w:rPr>
            <w:rFonts w:hint="eastAsia"/>
          </w:rPr>
          <w:t>直接</w:t>
        </w:r>
      </w:ins>
      <w:ins w:id="21564" w:author="Administrator" w:date="2019-07-20T13:19:00Z">
        <w:r w:rsidR="00547549">
          <w:rPr>
            <w:rFonts w:hint="eastAsia"/>
          </w:rPr>
          <w:t>形成操控偽法寶的精純法力，以此克服掉法力不夠精純的問題。</w:t>
        </w:r>
      </w:ins>
    </w:p>
    <w:p w:rsidR="000F0075" w:rsidRDefault="00547549">
      <w:pPr>
        <w:pStyle w:val="12"/>
        <w:spacing w:after="240"/>
        <w:ind w:leftChars="0" w:left="0"/>
        <w:rPr>
          <w:ins w:id="21565" w:author="Administrator" w:date="2019-06-17T00:35:00Z"/>
        </w:rPr>
        <w:pPrChange w:id="21566" w:author="Administrator" w:date="2019-06-16T23:03:00Z">
          <w:pPr>
            <w:pStyle w:val="12"/>
            <w:numPr>
              <w:numId w:val="1"/>
            </w:numPr>
            <w:spacing w:after="240"/>
            <w:ind w:leftChars="0" w:left="360" w:hanging="360"/>
            <w:outlineLvl w:val="0"/>
          </w:pPr>
        </w:pPrChange>
      </w:pPr>
      <w:ins w:id="21567" w:author="Administrator" w:date="2019-07-20T13:19:00Z">
        <w:r>
          <w:rPr>
            <w:rFonts w:hint="eastAsia"/>
          </w:rPr>
          <w:t>而種</w:t>
        </w:r>
      </w:ins>
      <w:ins w:id="21568" w:author="Administrator" w:date="2019-07-20T13:20:00Z">
        <w:r>
          <w:rPr>
            <w:rFonts w:hint="eastAsia"/>
          </w:rPr>
          <w:t>煉器技術，哪怕是大師級的煉器師，也只有</w:t>
        </w:r>
      </w:ins>
      <w:ins w:id="21569" w:author="Administrator" w:date="2019-06-17T00:35:00Z">
        <w:r w:rsidR="00C33FE6">
          <w:rPr>
            <w:rFonts w:hint="eastAsia"/>
          </w:rPr>
          <w:t>一絲</w:t>
        </w:r>
      </w:ins>
      <w:ins w:id="21570" w:author="Administrator" w:date="2019-06-17T00:34:00Z">
        <w:r w:rsidR="00C33FE6">
          <w:rPr>
            <w:rFonts w:hint="eastAsia"/>
          </w:rPr>
          <w:t>機會</w:t>
        </w:r>
        <w:del w:id="21571" w:author="簡新佳" w:date="2019-06-17T21:29:00Z">
          <w:r w:rsidR="00C33FE6" w:rsidDel="00314267">
            <w:rPr>
              <w:rFonts w:hint="eastAsia"/>
            </w:rPr>
            <w:delText>煉</w:delText>
          </w:r>
        </w:del>
      </w:ins>
      <w:ins w:id="21572" w:author="簡新佳" w:date="2019-06-17T21:29:00Z">
        <w:r w:rsidR="00314267">
          <w:rPr>
            <w:rFonts w:hint="eastAsia"/>
          </w:rPr>
          <w:t>煉製</w:t>
        </w:r>
      </w:ins>
      <w:ins w:id="21573" w:author="Administrator" w:date="2019-06-17T00:34:00Z">
        <w:del w:id="21574" w:author="簡新佳" w:date="2019-06-17T21:29:00Z">
          <w:r w:rsidR="00C33FE6" w:rsidDel="00314267">
            <w:rPr>
              <w:rFonts w:hint="eastAsia"/>
            </w:rPr>
            <w:delText>製</w:delText>
          </w:r>
        </w:del>
        <w:r>
          <w:rPr>
            <w:rFonts w:hint="eastAsia"/>
          </w:rPr>
          <w:t>成功</w:t>
        </w:r>
      </w:ins>
      <w:ins w:id="21575" w:author="Administrator" w:date="2019-07-20T13:20:00Z">
        <w:r>
          <w:rPr>
            <w:rFonts w:hint="eastAsia"/>
          </w:rPr>
          <w:t>，</w:t>
        </w:r>
      </w:ins>
      <w:ins w:id="21576" w:author="Administrator" w:date="2019-06-17T00:34:00Z">
        <w:r w:rsidR="00C33FE6">
          <w:rPr>
            <w:rFonts w:hint="eastAsia"/>
          </w:rPr>
          <w:t>一旦煉成，哪怕是築基修士，</w:t>
        </w:r>
      </w:ins>
      <w:ins w:id="21577" w:author="Administrator" w:date="2019-06-17T00:35:00Z">
        <w:r w:rsidR="00C33FE6">
          <w:rPr>
            <w:rFonts w:hint="eastAsia"/>
          </w:rPr>
          <w:t>使用之後，</w:t>
        </w:r>
      </w:ins>
      <w:ins w:id="21578" w:author="Administrator" w:date="2019-06-17T00:34:00Z">
        <w:r w:rsidR="00C33FE6">
          <w:rPr>
            <w:rFonts w:hint="eastAsia"/>
          </w:rPr>
          <w:t>也能有媲美</w:t>
        </w:r>
      </w:ins>
      <w:ins w:id="21579" w:author="Administrator" w:date="2019-06-17T00:35:00Z">
        <w:r w:rsidR="00C33FE6">
          <w:rPr>
            <w:rFonts w:hint="eastAsia"/>
          </w:rPr>
          <w:t>結丹老怪的小神通，其珍貴性，不可言喻。</w:t>
        </w:r>
      </w:ins>
    </w:p>
    <w:p w:rsidR="000F0075" w:rsidRDefault="00C33FE6">
      <w:pPr>
        <w:pStyle w:val="12"/>
        <w:spacing w:after="240"/>
        <w:ind w:leftChars="0" w:left="0"/>
        <w:rPr>
          <w:ins w:id="21580" w:author="Administrator" w:date="2019-06-17T00:37:00Z"/>
        </w:rPr>
        <w:pPrChange w:id="21581" w:author="Administrator" w:date="2019-06-16T23:03:00Z">
          <w:pPr>
            <w:pStyle w:val="12"/>
            <w:numPr>
              <w:numId w:val="1"/>
            </w:numPr>
            <w:spacing w:after="240"/>
            <w:ind w:leftChars="0" w:left="360" w:hanging="360"/>
            <w:outlineLvl w:val="0"/>
          </w:pPr>
        </w:pPrChange>
      </w:pPr>
      <w:ins w:id="21582" w:author="Administrator" w:date="2019-06-17T00:35:00Z">
        <w:r>
          <w:rPr>
            <w:rFonts w:hint="eastAsia"/>
          </w:rPr>
          <w:t>一般來說，</w:t>
        </w:r>
      </w:ins>
      <w:ins w:id="21583" w:author="Administrator" w:date="2019-06-17T00:36:00Z">
        <w:r>
          <w:rPr>
            <w:rFonts w:hint="eastAsia"/>
          </w:rPr>
          <w:t>這樣的偽法寶，除非是大門大派的核心弟子，否則是不可能見到的，就不知道是哪一個倒霉鬼，帶了這樣的稀世珍品進入試煉，最後還允落在內，便宜了李</w:t>
        </w:r>
      </w:ins>
      <w:ins w:id="21584" w:author="Administrator" w:date="2019-06-17T00:37:00Z">
        <w:r>
          <w:rPr>
            <w:rFonts w:hint="eastAsia"/>
          </w:rPr>
          <w:t>龍飛。</w:t>
        </w:r>
      </w:ins>
    </w:p>
    <w:p w:rsidR="000F0075" w:rsidRDefault="00C33FE6">
      <w:pPr>
        <w:pStyle w:val="12"/>
        <w:spacing w:after="240"/>
        <w:ind w:leftChars="0" w:left="0"/>
        <w:rPr>
          <w:ins w:id="21585" w:author="Administrator" w:date="2019-06-17T00:38:00Z"/>
        </w:rPr>
        <w:pPrChange w:id="21586" w:author="Administrator" w:date="2019-06-16T23:03:00Z">
          <w:pPr>
            <w:pStyle w:val="12"/>
            <w:numPr>
              <w:numId w:val="1"/>
            </w:numPr>
            <w:spacing w:after="240"/>
            <w:ind w:leftChars="0" w:left="360" w:hanging="360"/>
            <w:outlineLvl w:val="0"/>
          </w:pPr>
        </w:pPrChange>
      </w:pPr>
      <w:ins w:id="21587" w:author="Administrator" w:date="2019-06-17T00:37:00Z">
        <w:r>
          <w:rPr>
            <w:rFonts w:hint="eastAsia"/>
          </w:rPr>
          <w:t>總之，李龍飛穿上這靴子，雖然</w:t>
        </w:r>
      </w:ins>
      <w:ins w:id="21588" w:author="Administrator" w:date="2019-06-17T00:38:00Z">
        <w:r>
          <w:rPr>
            <w:rFonts w:hint="eastAsia"/>
          </w:rPr>
          <w:t>礙於修為</w:t>
        </w:r>
      </w:ins>
      <w:ins w:id="21589" w:author="Administrator" w:date="2019-06-17T00:37:00Z">
        <w:r>
          <w:rPr>
            <w:rFonts w:hint="eastAsia"/>
          </w:rPr>
          <w:t>只能</w:t>
        </w:r>
      </w:ins>
      <w:ins w:id="21590" w:author="Administrator" w:date="2019-06-17T00:38:00Z">
        <w:r>
          <w:rPr>
            <w:rFonts w:hint="eastAsia"/>
          </w:rPr>
          <w:t>發揮百分之五十的實力，可卻已經讓他的速度足足加了一倍有餘。</w:t>
        </w:r>
      </w:ins>
    </w:p>
    <w:p w:rsidR="000F0075" w:rsidRDefault="00C33FE6">
      <w:pPr>
        <w:pStyle w:val="12"/>
        <w:spacing w:after="240"/>
        <w:ind w:leftChars="0" w:left="0"/>
        <w:rPr>
          <w:ins w:id="21591" w:author="Administrator" w:date="2019-06-17T00:39:00Z"/>
        </w:rPr>
        <w:pPrChange w:id="21592" w:author="Administrator" w:date="2019-06-16T23:03:00Z">
          <w:pPr>
            <w:pStyle w:val="12"/>
            <w:numPr>
              <w:numId w:val="1"/>
            </w:numPr>
            <w:spacing w:after="240"/>
            <w:ind w:leftChars="0" w:left="360" w:hanging="360"/>
            <w:outlineLvl w:val="0"/>
          </w:pPr>
        </w:pPrChange>
      </w:pPr>
      <w:ins w:id="21593" w:author="Administrator" w:date="2019-06-17T00:38:00Z">
        <w:r>
          <w:rPr>
            <w:rFonts w:hint="eastAsia"/>
          </w:rPr>
          <w:t>這讓他對這靴子愛不釋手，馬上取名叫風行</w:t>
        </w:r>
      </w:ins>
      <w:ins w:id="21594" w:author="Administrator" w:date="2019-06-17T00:40:00Z">
        <w:r>
          <w:rPr>
            <w:rFonts w:hint="eastAsia"/>
          </w:rPr>
          <w:t>靴</w:t>
        </w:r>
      </w:ins>
      <w:ins w:id="21595" w:author="Administrator" w:date="2019-06-17T00:38:00Z">
        <w:r>
          <w:rPr>
            <w:rFonts w:hint="eastAsia"/>
          </w:rPr>
          <w:t>後穿上</w:t>
        </w:r>
      </w:ins>
      <w:ins w:id="21596" w:author="Administrator" w:date="2019-06-17T00:39:00Z">
        <w:r>
          <w:rPr>
            <w:rFonts w:hint="eastAsia"/>
          </w:rPr>
          <w:t>在房內試走了好幾圈。</w:t>
        </w:r>
      </w:ins>
    </w:p>
    <w:p w:rsidR="000F0075" w:rsidRDefault="00C33FE6">
      <w:pPr>
        <w:pStyle w:val="12"/>
        <w:spacing w:after="240"/>
        <w:ind w:leftChars="0" w:left="0"/>
        <w:rPr>
          <w:ins w:id="21597" w:author="Administrator" w:date="2019-06-17T00:41:00Z"/>
        </w:rPr>
        <w:pPrChange w:id="21598" w:author="Administrator" w:date="2019-06-16T23:03:00Z">
          <w:pPr>
            <w:pStyle w:val="12"/>
            <w:numPr>
              <w:numId w:val="1"/>
            </w:numPr>
            <w:spacing w:after="240"/>
            <w:ind w:leftChars="0" w:left="360" w:hanging="360"/>
            <w:outlineLvl w:val="0"/>
          </w:pPr>
        </w:pPrChange>
      </w:pPr>
      <w:ins w:id="21599" w:author="Administrator" w:date="2019-06-17T00:39:00Z">
        <w:r>
          <w:rPr>
            <w:rFonts w:hint="eastAsia"/>
          </w:rPr>
          <w:t>直到</w:t>
        </w:r>
      </w:ins>
      <w:ins w:id="21600" w:author="Administrator" w:date="2019-06-17T00:40:00Z">
        <w:r>
          <w:rPr>
            <w:rFonts w:hint="eastAsia"/>
          </w:rPr>
          <w:t>李龍飛體內靈氣因為動用風行靴消耗了一大半後，這才停下來冷靜一會繼續</w:t>
        </w:r>
      </w:ins>
      <w:ins w:id="21601" w:author="Administrator" w:date="2019-06-17T00:42:00Z">
        <w:r w:rsidR="0073194D">
          <w:rPr>
            <w:rFonts w:hint="eastAsia"/>
          </w:rPr>
          <w:t>查</w:t>
        </w:r>
      </w:ins>
      <w:ins w:id="21602" w:author="Administrator" w:date="2019-06-17T00:40:00Z">
        <w:r>
          <w:rPr>
            <w:rFonts w:hint="eastAsia"/>
          </w:rPr>
          <w:t>看那</w:t>
        </w:r>
      </w:ins>
      <w:ins w:id="21603" w:author="Administrator" w:date="2019-06-17T00:41:00Z">
        <w:r>
          <w:rPr>
            <w:rFonts w:hint="eastAsia"/>
          </w:rPr>
          <w:t>堆寶物。</w:t>
        </w:r>
      </w:ins>
    </w:p>
    <w:p w:rsidR="000F0075" w:rsidRDefault="0073194D">
      <w:pPr>
        <w:pStyle w:val="12"/>
        <w:spacing w:after="240"/>
        <w:ind w:leftChars="0" w:left="0"/>
        <w:rPr>
          <w:ins w:id="21604" w:author="Administrator" w:date="2019-06-17T00:43:00Z"/>
        </w:rPr>
        <w:pPrChange w:id="21605" w:author="Administrator" w:date="2019-06-16T23:03:00Z">
          <w:pPr>
            <w:pStyle w:val="12"/>
            <w:numPr>
              <w:numId w:val="1"/>
            </w:numPr>
            <w:spacing w:after="240"/>
            <w:ind w:leftChars="0" w:left="360" w:hanging="360"/>
            <w:outlineLvl w:val="0"/>
          </w:pPr>
        </w:pPrChange>
      </w:pPr>
      <w:ins w:id="21606" w:author="Administrator" w:date="2019-06-17T00:41:00Z">
        <w:r>
          <w:rPr>
            <w:rFonts w:hint="eastAsia"/>
          </w:rPr>
          <w:t>看完了草藥及寶物，最後</w:t>
        </w:r>
      </w:ins>
      <w:ins w:id="21607" w:author="簡新佳" w:date="2019-06-17T21:30:00Z">
        <w:r w:rsidR="00314267">
          <w:rPr>
            <w:rFonts w:hint="eastAsia"/>
          </w:rPr>
          <w:t>則是</w:t>
        </w:r>
      </w:ins>
      <w:ins w:id="21608" w:author="Administrator" w:date="2019-06-17T00:42:00Z">
        <w:r>
          <w:rPr>
            <w:rFonts w:hint="eastAsia"/>
          </w:rPr>
          <w:t>他</w:t>
        </w:r>
        <w:del w:id="21609" w:author="簡新佳" w:date="2019-06-17T21:30:00Z">
          <w:r w:rsidDel="00314267">
            <w:rPr>
              <w:rFonts w:hint="eastAsia"/>
            </w:rPr>
            <w:delText>又</w:delText>
          </w:r>
        </w:del>
        <w:r>
          <w:rPr>
            <w:rFonts w:hint="eastAsia"/>
          </w:rPr>
          <w:t>滿心期待地</w:t>
        </w:r>
      </w:ins>
      <w:ins w:id="21610" w:author="簡新佳" w:date="2019-06-17T21:30:00Z">
        <w:r w:rsidR="00314267">
          <w:rPr>
            <w:rFonts w:hint="eastAsia"/>
          </w:rPr>
          <w:t>，也最迫切需要的</w:t>
        </w:r>
      </w:ins>
      <w:ins w:id="21611" w:author="Administrator" w:date="2019-06-17T00:42:00Z">
        <w:del w:id="21612" w:author="簡新佳" w:date="2019-06-17T21:30:00Z">
          <w:r w:rsidDel="00314267">
            <w:rPr>
              <w:rFonts w:hint="eastAsia"/>
            </w:rPr>
            <w:delText>確認裡頭的</w:delText>
          </w:r>
        </w:del>
        <w:r>
          <w:rPr>
            <w:rFonts w:hint="eastAsia"/>
          </w:rPr>
          <w:t>丹藥靈</w:t>
        </w:r>
      </w:ins>
      <w:ins w:id="21613" w:author="Administrator" w:date="2019-06-17T00:43:00Z">
        <w:r>
          <w:rPr>
            <w:rFonts w:hint="eastAsia"/>
          </w:rPr>
          <w:t>膏等等。</w:t>
        </w:r>
      </w:ins>
    </w:p>
    <w:p w:rsidR="000F0075" w:rsidRDefault="0073194D">
      <w:pPr>
        <w:pStyle w:val="12"/>
        <w:spacing w:after="240"/>
        <w:ind w:leftChars="0" w:left="0"/>
        <w:rPr>
          <w:ins w:id="21614" w:author="簡新佳" w:date="2019-06-17T21:31:00Z"/>
        </w:rPr>
        <w:pPrChange w:id="21615" w:author="Administrator" w:date="2019-06-16T23:03:00Z">
          <w:pPr>
            <w:pStyle w:val="12"/>
            <w:numPr>
              <w:numId w:val="1"/>
            </w:numPr>
            <w:spacing w:after="240"/>
            <w:ind w:leftChars="0" w:left="360" w:hanging="360"/>
            <w:outlineLvl w:val="0"/>
          </w:pPr>
        </w:pPrChange>
      </w:pPr>
      <w:ins w:id="21616" w:author="Administrator" w:date="2019-06-17T00:43:00Z">
        <w:r>
          <w:rPr>
            <w:rFonts w:hint="eastAsia"/>
          </w:rPr>
          <w:t>只見</w:t>
        </w:r>
        <w:r w:rsidR="00906C68">
          <w:rPr>
            <w:rFonts w:hint="eastAsia"/>
          </w:rPr>
          <w:t>一瓶又一瓶的</w:t>
        </w:r>
      </w:ins>
      <w:ins w:id="21617" w:author="簡新佳" w:date="2019-06-17T21:30:00Z">
        <w:r w:rsidR="00314267">
          <w:rPr>
            <w:rFonts w:hint="eastAsia"/>
          </w:rPr>
          <w:t>丹藥拿出，紅的黃的，大的</w:t>
        </w:r>
      </w:ins>
      <w:ins w:id="21618" w:author="簡新佳" w:date="2019-06-17T21:31:00Z">
        <w:r w:rsidR="00314267">
          <w:rPr>
            <w:rFonts w:hint="eastAsia"/>
          </w:rPr>
          <w:t>小的，零零總總少說有三四十瓶。</w:t>
        </w:r>
      </w:ins>
    </w:p>
    <w:p w:rsidR="000F0075" w:rsidRDefault="00CF13F8">
      <w:pPr>
        <w:pStyle w:val="12"/>
        <w:spacing w:after="240"/>
        <w:ind w:leftChars="0" w:left="0"/>
        <w:rPr>
          <w:ins w:id="21619" w:author="簡新佳" w:date="2019-06-17T21:43:00Z"/>
        </w:rPr>
        <w:pPrChange w:id="21620" w:author="Administrator" w:date="2019-06-16T23:03:00Z">
          <w:pPr>
            <w:pStyle w:val="12"/>
            <w:numPr>
              <w:numId w:val="1"/>
            </w:numPr>
            <w:spacing w:after="240"/>
            <w:ind w:leftChars="0" w:left="360" w:hanging="360"/>
            <w:outlineLvl w:val="0"/>
          </w:pPr>
        </w:pPrChange>
      </w:pPr>
      <w:ins w:id="21621" w:author="簡新佳" w:date="2019-06-17T21:44:00Z">
        <w:r>
          <w:rPr>
            <w:rFonts w:hint="eastAsia"/>
          </w:rPr>
          <w:t>在</w:t>
        </w:r>
      </w:ins>
      <w:ins w:id="21622" w:author="簡新佳" w:date="2019-06-17T21:31:00Z">
        <w:r w:rsidR="006A7896">
          <w:rPr>
            <w:rFonts w:hint="eastAsia"/>
          </w:rPr>
          <w:t>丹</w:t>
        </w:r>
      </w:ins>
      <w:ins w:id="21623" w:author="簡新佳" w:date="2019-06-17T21:40:00Z">
        <w:r w:rsidR="006A7896">
          <w:rPr>
            <w:rFonts w:hint="eastAsia"/>
          </w:rPr>
          <w:t>道</w:t>
        </w:r>
      </w:ins>
      <w:ins w:id="21624" w:author="簡新佳" w:date="2019-06-17T21:44:00Z">
        <w:r>
          <w:rPr>
            <w:rFonts w:hint="eastAsia"/>
          </w:rPr>
          <w:t>上</w:t>
        </w:r>
      </w:ins>
      <w:ins w:id="21625" w:author="簡新佳" w:date="2019-06-17T21:40:00Z">
        <w:r w:rsidR="006A7896">
          <w:rPr>
            <w:rFonts w:hint="eastAsia"/>
          </w:rPr>
          <w:t>的</w:t>
        </w:r>
      </w:ins>
      <w:ins w:id="21626" w:author="簡新佳" w:date="2019-06-17T21:41:00Z">
        <w:r w:rsidR="006A7896">
          <w:rPr>
            <w:rFonts w:hint="eastAsia"/>
          </w:rPr>
          <w:t>造詣</w:t>
        </w:r>
      </w:ins>
      <w:ins w:id="21627" w:author="簡新佳" w:date="2019-06-17T21:44:00Z">
        <w:r>
          <w:rPr>
            <w:rFonts w:hint="eastAsia"/>
          </w:rPr>
          <w:t>，李龍飛</w:t>
        </w:r>
      </w:ins>
      <w:ins w:id="21628" w:author="簡新佳" w:date="2019-06-17T21:40:00Z">
        <w:r w:rsidR="006A7896">
          <w:rPr>
            <w:rFonts w:hint="eastAsia"/>
          </w:rPr>
          <w:t>始終還沒開竅，</w:t>
        </w:r>
      </w:ins>
      <w:ins w:id="21629" w:author="簡新佳" w:date="2019-06-17T21:41:00Z">
        <w:r w:rsidR="006A7896">
          <w:rPr>
            <w:rFonts w:hint="eastAsia"/>
          </w:rPr>
          <w:t>丹藥的辨識自然也</w:t>
        </w:r>
      </w:ins>
      <w:ins w:id="21630" w:author="簡新佳" w:date="2019-06-17T21:40:00Z">
        <w:r w:rsidR="006A7896">
          <w:rPr>
            <w:rFonts w:hint="eastAsia"/>
          </w:rPr>
          <w:t>不</w:t>
        </w:r>
      </w:ins>
      <w:ins w:id="21631" w:author="簡新佳" w:date="2019-06-17T21:41:00Z">
        <w:r w:rsidR="006A7896">
          <w:rPr>
            <w:rFonts w:hint="eastAsia"/>
          </w:rPr>
          <w:t>算熟稔，</w:t>
        </w:r>
      </w:ins>
      <w:ins w:id="21632" w:author="簡新佳" w:date="2019-06-17T21:31:00Z">
        <w:r w:rsidR="00675D68">
          <w:rPr>
            <w:rFonts w:hint="eastAsia"/>
          </w:rPr>
          <w:t>只得</w:t>
        </w:r>
      </w:ins>
      <w:ins w:id="21633" w:author="簡新佳" w:date="2019-06-17T21:43:00Z">
        <w:r w:rsidR="00675D68">
          <w:rPr>
            <w:rFonts w:hint="eastAsia"/>
          </w:rPr>
          <w:t>繼續拿出丹道入門等玉簡一個個對照起來。</w:t>
        </w:r>
      </w:ins>
    </w:p>
    <w:p w:rsidR="000F0075" w:rsidRDefault="00CF13F8">
      <w:pPr>
        <w:pStyle w:val="12"/>
        <w:spacing w:after="240"/>
        <w:ind w:leftChars="0" w:left="0"/>
        <w:rPr>
          <w:ins w:id="21634" w:author="簡新佳" w:date="2019-06-17T22:00:00Z"/>
        </w:rPr>
        <w:pPrChange w:id="21635" w:author="簡新佳" w:date="2019-06-17T22:00:00Z">
          <w:pPr>
            <w:pStyle w:val="12"/>
            <w:numPr>
              <w:numId w:val="1"/>
            </w:numPr>
            <w:spacing w:after="240"/>
            <w:ind w:leftChars="0" w:left="360" w:hanging="360"/>
            <w:outlineLvl w:val="0"/>
          </w:pPr>
        </w:pPrChange>
      </w:pPr>
      <w:ins w:id="21636" w:author="簡新佳" w:date="2019-06-17T21:47:00Z">
        <w:r>
          <w:rPr>
            <w:rFonts w:hint="eastAsia"/>
          </w:rPr>
          <w:t>這麼一比對，就花了大半天的時間，</w:t>
        </w:r>
      </w:ins>
      <w:ins w:id="21637" w:author="簡新佳" w:date="2019-06-17T22:00:00Z">
        <w:r w:rsidR="000C3721">
          <w:rPr>
            <w:rFonts w:hint="eastAsia"/>
          </w:rPr>
          <w:t>雖說這裡沒有日夜陰晴之分，但還是</w:t>
        </w:r>
      </w:ins>
      <w:ins w:id="21638" w:author="簡新佳" w:date="2019-06-17T22:01:00Z">
        <w:r w:rsidR="000C3721">
          <w:rPr>
            <w:rFonts w:hint="eastAsia"/>
          </w:rPr>
          <w:t>能知道</w:t>
        </w:r>
      </w:ins>
      <w:ins w:id="21639" w:author="簡新佳" w:date="2019-06-17T21:47:00Z">
        <w:r>
          <w:rPr>
            <w:rFonts w:hint="eastAsia"/>
          </w:rPr>
          <w:t>足足</w:t>
        </w:r>
      </w:ins>
      <w:ins w:id="21640" w:author="簡新佳" w:date="2019-06-17T22:01:00Z">
        <w:r w:rsidR="000C3721">
          <w:rPr>
            <w:rFonts w:hint="eastAsia"/>
          </w:rPr>
          <w:t>費了</w:t>
        </w:r>
      </w:ins>
      <w:ins w:id="21641" w:author="簡新佳" w:date="2019-06-17T21:47:00Z">
        <w:r>
          <w:rPr>
            <w:rFonts w:hint="eastAsia"/>
          </w:rPr>
          <w:t>三四個時辰，才</w:t>
        </w:r>
      </w:ins>
      <w:ins w:id="21642" w:author="簡新佳" w:date="2019-06-17T21:48:00Z">
        <w:r>
          <w:rPr>
            <w:rFonts w:hint="eastAsia"/>
          </w:rPr>
          <w:t>將所有丹藥比對</w:t>
        </w:r>
      </w:ins>
      <w:ins w:id="21643" w:author="簡新佳" w:date="2019-06-17T21:47:00Z">
        <w:r>
          <w:rPr>
            <w:rFonts w:hint="eastAsia"/>
          </w:rPr>
          <w:t>完</w:t>
        </w:r>
      </w:ins>
      <w:ins w:id="21644" w:author="簡新佳" w:date="2019-06-17T21:48:00Z">
        <w:r>
          <w:rPr>
            <w:rFonts w:hint="eastAsia"/>
          </w:rPr>
          <w:t>成</w:t>
        </w:r>
      </w:ins>
      <w:ins w:id="21645" w:author="簡新佳" w:date="2019-06-17T21:47:00Z">
        <w:r>
          <w:rPr>
            <w:rFonts w:hint="eastAsia"/>
          </w:rPr>
          <w:t>。</w:t>
        </w:r>
      </w:ins>
    </w:p>
    <w:p w:rsidR="000F0075" w:rsidRDefault="000C3721">
      <w:pPr>
        <w:pStyle w:val="12"/>
        <w:spacing w:after="240"/>
        <w:ind w:leftChars="0" w:left="0"/>
        <w:rPr>
          <w:ins w:id="21646" w:author="Administrator" w:date="2019-06-18T00:52:00Z"/>
        </w:rPr>
        <w:pPrChange w:id="21647" w:author="簡新佳" w:date="2019-06-17T22:00:00Z">
          <w:pPr>
            <w:pStyle w:val="12"/>
            <w:numPr>
              <w:numId w:val="1"/>
            </w:numPr>
            <w:spacing w:after="240"/>
            <w:ind w:leftChars="0" w:left="360" w:hanging="360"/>
            <w:outlineLvl w:val="0"/>
          </w:pPr>
        </w:pPrChange>
      </w:pPr>
      <w:ins w:id="21648" w:author="簡新佳" w:date="2019-06-17T22:01:00Z">
        <w:r>
          <w:rPr>
            <w:rFonts w:hint="eastAsia"/>
          </w:rPr>
          <w:lastRenderedPageBreak/>
          <w:t>可</w:t>
        </w:r>
      </w:ins>
      <w:ins w:id="21649" w:author="簡新佳" w:date="2019-06-17T22:02:00Z">
        <w:r>
          <w:rPr>
            <w:rFonts w:hint="eastAsia"/>
          </w:rPr>
          <w:t>李龍飛卻一點也不覺得累，反而越比對越是興</w:t>
        </w:r>
      </w:ins>
      <w:ins w:id="21650" w:author="簡新佳" w:date="2019-06-17T22:03:00Z">
        <w:r>
          <w:rPr>
            <w:rFonts w:hint="eastAsia"/>
          </w:rPr>
          <w:t>奮，因為</w:t>
        </w:r>
      </w:ins>
      <w:ins w:id="21651" w:author="Administrator" w:date="2019-06-18T00:49:00Z">
        <w:r w:rsidR="009A3E6D">
          <w:rPr>
            <w:rFonts w:hint="eastAsia"/>
          </w:rPr>
          <w:t>除了大量的練氣期丹藥之外，</w:t>
        </w:r>
      </w:ins>
      <w:ins w:id="21652" w:author="Administrator" w:date="2019-06-18T00:50:00Z">
        <w:r w:rsidR="009A3E6D">
          <w:rPr>
            <w:rFonts w:hint="eastAsia"/>
          </w:rPr>
          <w:t>居然還有不少是築基修士才用得上的丹藥，更有一些丹道入門上也沒記載，可</w:t>
        </w:r>
      </w:ins>
      <w:ins w:id="21653" w:author="Administrator" w:date="2019-06-18T00:51:00Z">
        <w:r w:rsidR="009A3E6D">
          <w:rPr>
            <w:rFonts w:hint="eastAsia"/>
          </w:rPr>
          <w:t>一聞就知道非比尋常的神</w:t>
        </w:r>
      </w:ins>
      <w:ins w:id="21654" w:author="Administrator" w:date="2019-06-18T00:52:00Z">
        <w:r w:rsidR="009A3E6D">
          <w:rPr>
            <w:rFonts w:hint="eastAsia"/>
          </w:rPr>
          <w:t>祕藥丸。</w:t>
        </w:r>
      </w:ins>
    </w:p>
    <w:p w:rsidR="000F0075" w:rsidRDefault="009A3E6D">
      <w:pPr>
        <w:pStyle w:val="12"/>
        <w:spacing w:after="240"/>
        <w:ind w:leftChars="0" w:left="0"/>
        <w:rPr>
          <w:ins w:id="21655" w:author="Administrator" w:date="2019-06-18T01:09:00Z"/>
        </w:rPr>
        <w:pPrChange w:id="21656" w:author="簡新佳" w:date="2019-06-17T22:00:00Z">
          <w:pPr>
            <w:pStyle w:val="12"/>
            <w:numPr>
              <w:numId w:val="1"/>
            </w:numPr>
            <w:spacing w:after="240"/>
            <w:ind w:leftChars="0" w:left="360" w:hanging="360"/>
            <w:outlineLvl w:val="0"/>
          </w:pPr>
        </w:pPrChange>
      </w:pPr>
      <w:ins w:id="21657" w:author="Administrator" w:date="2019-06-18T00:52:00Z">
        <w:r>
          <w:rPr>
            <w:rFonts w:hint="eastAsia"/>
          </w:rPr>
          <w:t>「這是</w:t>
        </w:r>
      </w:ins>
      <w:ins w:id="21658" w:author="Administrator" w:date="2019-06-18T00:53:00Z">
        <w:r>
          <w:rPr>
            <w:rFonts w:hint="eastAsia"/>
          </w:rPr>
          <w:t>補</w:t>
        </w:r>
      </w:ins>
      <w:ins w:id="21659" w:author="Administrator" w:date="2019-06-18T01:08:00Z">
        <w:r>
          <w:rPr>
            <w:rFonts w:hint="eastAsia"/>
          </w:rPr>
          <w:t>元</w:t>
        </w:r>
      </w:ins>
      <w:ins w:id="21660" w:author="Administrator" w:date="2019-06-18T00:53:00Z">
        <w:r>
          <w:rPr>
            <w:rFonts w:hint="eastAsia"/>
          </w:rPr>
          <w:t>丹，雖然我已經用不上了，可</w:t>
        </w:r>
      </w:ins>
      <w:ins w:id="21661" w:author="Administrator" w:date="2019-06-18T01:09:00Z">
        <w:r w:rsidR="00B0305F">
          <w:rPr>
            <w:rFonts w:hint="eastAsia"/>
          </w:rPr>
          <w:t>這裡居然有數十顆，真是收獲不淺！」</w:t>
        </w:r>
      </w:ins>
    </w:p>
    <w:p w:rsidR="000F0075" w:rsidRDefault="00B0305F">
      <w:pPr>
        <w:pStyle w:val="12"/>
        <w:spacing w:after="240"/>
        <w:ind w:leftChars="0" w:left="0"/>
        <w:rPr>
          <w:ins w:id="21662" w:author="Administrator" w:date="2019-06-18T01:11:00Z"/>
        </w:rPr>
        <w:pPrChange w:id="21663" w:author="簡新佳" w:date="2019-06-17T22:00:00Z">
          <w:pPr>
            <w:pStyle w:val="12"/>
            <w:numPr>
              <w:numId w:val="1"/>
            </w:numPr>
            <w:spacing w:after="240"/>
            <w:ind w:leftChars="0" w:left="360" w:hanging="360"/>
            <w:outlineLvl w:val="0"/>
          </w:pPr>
        </w:pPrChange>
      </w:pPr>
      <w:ins w:id="21664" w:author="Administrator" w:date="2019-06-18T01:10:00Z">
        <w:r>
          <w:rPr>
            <w:rFonts w:hint="eastAsia"/>
          </w:rPr>
          <w:t>「</w:t>
        </w:r>
        <w:r w:rsidRPr="00B0305F">
          <w:rPr>
            <w:rFonts w:hint="eastAsia"/>
          </w:rPr>
          <w:t>續命丹</w:t>
        </w:r>
        <w:r>
          <w:rPr>
            <w:rFonts w:hint="eastAsia"/>
          </w:rPr>
          <w:t>！這五顆</w:t>
        </w:r>
        <w:r w:rsidRPr="00B0305F">
          <w:rPr>
            <w:rFonts w:hint="eastAsia"/>
          </w:rPr>
          <w:t>續命丹</w:t>
        </w:r>
        <w:r>
          <w:rPr>
            <w:rFonts w:hint="eastAsia"/>
          </w:rPr>
          <w:t>，足以抵得上一小片靈仙芝草了，</w:t>
        </w:r>
      </w:ins>
      <w:ins w:id="21665" w:author="Administrator" w:date="2019-06-18T01:11:00Z">
        <w:r w:rsidR="008C0F6E">
          <w:rPr>
            <w:rFonts w:hint="eastAsia"/>
          </w:rPr>
          <w:t>正好</w:t>
        </w:r>
      </w:ins>
      <w:ins w:id="21666" w:author="Administrator" w:date="2019-06-20T22:42:00Z">
        <w:r w:rsidR="008C0F6E">
          <w:rPr>
            <w:rFonts w:hint="eastAsia"/>
          </w:rPr>
          <w:t>留在緊急時後服用</w:t>
        </w:r>
      </w:ins>
      <w:ins w:id="21667" w:author="Administrator" w:date="2019-06-18T01:16:00Z">
        <w:r>
          <w:rPr>
            <w:rFonts w:hint="eastAsia"/>
          </w:rPr>
          <w:t>…</w:t>
        </w:r>
      </w:ins>
      <w:ins w:id="21668" w:author="Administrator" w:date="2019-06-18T01:11:00Z">
        <w:r>
          <w:rPr>
            <w:rFonts w:hint="eastAsia"/>
          </w:rPr>
          <w:t>」</w:t>
        </w:r>
      </w:ins>
    </w:p>
    <w:p w:rsidR="000F0075" w:rsidRDefault="00B0305F">
      <w:pPr>
        <w:pStyle w:val="12"/>
        <w:spacing w:after="240"/>
        <w:ind w:leftChars="0" w:left="0"/>
        <w:rPr>
          <w:ins w:id="21669" w:author="Administrator" w:date="2019-06-18T01:12:00Z"/>
        </w:rPr>
        <w:pPrChange w:id="21670" w:author="簡新佳" w:date="2019-06-17T22:00:00Z">
          <w:pPr>
            <w:pStyle w:val="12"/>
            <w:numPr>
              <w:numId w:val="1"/>
            </w:numPr>
            <w:spacing w:after="240"/>
            <w:ind w:leftChars="0" w:left="360" w:hanging="360"/>
            <w:outlineLvl w:val="0"/>
          </w:pPr>
        </w:pPrChange>
      </w:pPr>
      <w:ins w:id="21671" w:author="Administrator" w:date="2019-06-18T01:11:00Z">
        <w:r>
          <w:rPr>
            <w:rFonts w:hint="eastAsia"/>
          </w:rPr>
          <w:t>「</w:t>
        </w:r>
      </w:ins>
      <w:ins w:id="21672" w:author="Administrator" w:date="2019-06-20T22:42:00Z">
        <w:r w:rsidR="008C0F6E">
          <w:rPr>
            <w:rFonts w:hint="eastAsia"/>
          </w:rPr>
          <w:t>定顏丹？</w:t>
        </w:r>
      </w:ins>
      <w:ins w:id="21673" w:author="Administrator" w:date="2019-06-18T01:11:00Z">
        <w:r>
          <w:rPr>
            <w:rFonts w:hint="eastAsia"/>
          </w:rPr>
          <w:t>居然連定顏丹都有，而且還有三顆，</w:t>
        </w:r>
      </w:ins>
      <w:ins w:id="21674" w:author="Administrator" w:date="2019-06-18T01:12:00Z">
        <w:r w:rsidR="008C0F6E">
          <w:rPr>
            <w:rFonts w:hint="eastAsia"/>
          </w:rPr>
          <w:t>可惜襄兒不在，不然給她服下，她一定會很開心</w:t>
        </w:r>
      </w:ins>
      <w:ins w:id="21675" w:author="Administrator" w:date="2019-06-20T22:42:00Z">
        <w:r w:rsidR="008C0F6E">
          <w:rPr>
            <w:rFonts w:hint="eastAsia"/>
          </w:rPr>
          <w:t>…</w:t>
        </w:r>
      </w:ins>
      <w:ins w:id="21676" w:author="Administrator" w:date="2019-06-18T01:12:00Z">
        <w:r>
          <w:rPr>
            <w:rFonts w:hint="eastAsia"/>
          </w:rPr>
          <w:t>」</w:t>
        </w:r>
      </w:ins>
    </w:p>
    <w:p w:rsidR="000F0075" w:rsidRDefault="00B0305F">
      <w:pPr>
        <w:pStyle w:val="12"/>
        <w:spacing w:after="240"/>
        <w:ind w:leftChars="0" w:left="0"/>
        <w:rPr>
          <w:ins w:id="21677" w:author="Administrator" w:date="2019-06-18T01:17:00Z"/>
        </w:rPr>
        <w:pPrChange w:id="21678" w:author="簡新佳" w:date="2019-06-17T22:00:00Z">
          <w:pPr>
            <w:pStyle w:val="12"/>
            <w:numPr>
              <w:numId w:val="1"/>
            </w:numPr>
            <w:spacing w:after="240"/>
            <w:ind w:leftChars="0" w:left="360" w:hanging="360"/>
            <w:outlineLvl w:val="0"/>
          </w:pPr>
        </w:pPrChange>
      </w:pPr>
      <w:ins w:id="21679" w:author="Administrator" w:date="2019-06-18T01:12:00Z">
        <w:r>
          <w:rPr>
            <w:rFonts w:hint="eastAsia"/>
          </w:rPr>
          <w:t>「</w:t>
        </w:r>
      </w:ins>
      <w:ins w:id="21680" w:author="Administrator" w:date="2019-06-18T01:15:00Z">
        <w:r>
          <w:rPr>
            <w:rFonts w:hint="eastAsia"/>
          </w:rPr>
          <w:t>至於這歸元丹、通神丹，</w:t>
        </w:r>
      </w:ins>
      <w:ins w:id="21681" w:author="Administrator" w:date="2019-06-18T01:16:00Z">
        <w:r>
          <w:rPr>
            <w:rFonts w:hint="eastAsia"/>
          </w:rPr>
          <w:t>更是築基期使用的丹藥，看來若是有機會突破築基，至少夠我修練</w:t>
        </w:r>
      </w:ins>
      <w:ins w:id="21682" w:author="Administrator" w:date="2019-06-18T01:17:00Z">
        <w:r>
          <w:rPr>
            <w:rFonts w:hint="eastAsia"/>
          </w:rPr>
          <w:t>一陣子了…」</w:t>
        </w:r>
      </w:ins>
    </w:p>
    <w:p w:rsidR="000F0075" w:rsidRDefault="00B0305F">
      <w:pPr>
        <w:pStyle w:val="12"/>
        <w:spacing w:after="240"/>
        <w:ind w:leftChars="0" w:left="0"/>
        <w:rPr>
          <w:ins w:id="21683" w:author="Administrator" w:date="2019-06-18T01:17:00Z"/>
        </w:rPr>
        <w:pPrChange w:id="21684" w:author="簡新佳" w:date="2019-06-17T22:00:00Z">
          <w:pPr>
            <w:pStyle w:val="12"/>
            <w:numPr>
              <w:numId w:val="1"/>
            </w:numPr>
            <w:spacing w:after="240"/>
            <w:ind w:leftChars="0" w:left="360" w:hanging="360"/>
            <w:outlineLvl w:val="0"/>
          </w:pPr>
        </w:pPrChange>
      </w:pPr>
      <w:ins w:id="21685" w:author="Administrator" w:date="2019-06-18T01:17:00Z">
        <w:r>
          <w:rPr>
            <w:rFonts w:hint="eastAsia"/>
          </w:rPr>
          <w:t>「最後這些嘛…」</w:t>
        </w:r>
      </w:ins>
    </w:p>
    <w:p w:rsidR="000F0075" w:rsidRDefault="00B0305F">
      <w:pPr>
        <w:pStyle w:val="12"/>
        <w:spacing w:after="240"/>
        <w:ind w:leftChars="0" w:left="0"/>
        <w:rPr>
          <w:ins w:id="21686" w:author="Administrator" w:date="2019-06-18T01:17:00Z"/>
        </w:rPr>
        <w:pPrChange w:id="21687" w:author="簡新佳" w:date="2019-06-17T22:00:00Z">
          <w:pPr>
            <w:pStyle w:val="12"/>
            <w:numPr>
              <w:numId w:val="1"/>
            </w:numPr>
            <w:spacing w:after="240"/>
            <w:ind w:leftChars="0" w:left="360" w:hanging="360"/>
            <w:outlineLvl w:val="0"/>
          </w:pPr>
        </w:pPrChange>
      </w:pPr>
      <w:ins w:id="21688" w:author="Administrator" w:date="2019-06-18T01:17:00Z">
        <w:r>
          <w:rPr>
            <w:rFonts w:hint="eastAsia"/>
          </w:rPr>
          <w:t>李龍飛看向</w:t>
        </w:r>
      </w:ins>
      <w:ins w:id="21689" w:author="Administrator" w:date="2019-06-18T01:26:00Z">
        <w:r w:rsidR="007E161F">
          <w:rPr>
            <w:rFonts w:hint="eastAsia"/>
          </w:rPr>
          <w:t>剩下的</w:t>
        </w:r>
      </w:ins>
      <w:ins w:id="21690" w:author="Administrator" w:date="2019-06-18T01:17:00Z">
        <w:r>
          <w:rPr>
            <w:rFonts w:hint="eastAsia"/>
          </w:rPr>
          <w:t>三個瓶子，裡頭</w:t>
        </w:r>
      </w:ins>
      <w:ins w:id="21691" w:author="Administrator" w:date="2019-06-18T01:26:00Z">
        <w:r w:rsidR="007E161F">
          <w:rPr>
            <w:rFonts w:hint="eastAsia"/>
          </w:rPr>
          <w:t>分別</w:t>
        </w:r>
      </w:ins>
      <w:ins w:id="21692" w:author="Administrator" w:date="2019-06-18T01:17:00Z">
        <w:r>
          <w:rPr>
            <w:rFonts w:hint="eastAsia"/>
          </w:rPr>
          <w:t>裝著三種</w:t>
        </w:r>
      </w:ins>
      <w:ins w:id="21693" w:author="Administrator" w:date="2019-06-18T01:18:00Z">
        <w:r>
          <w:rPr>
            <w:rFonts w:hint="eastAsia"/>
          </w:rPr>
          <w:t>分辨不出來的</w:t>
        </w:r>
      </w:ins>
      <w:ins w:id="21694" w:author="Administrator" w:date="2019-06-18T01:17:00Z">
        <w:r>
          <w:rPr>
            <w:rFonts w:hint="eastAsia"/>
          </w:rPr>
          <w:t>丹藥。</w:t>
        </w:r>
      </w:ins>
    </w:p>
    <w:p w:rsidR="000F0075" w:rsidRDefault="00B0305F">
      <w:pPr>
        <w:pStyle w:val="12"/>
        <w:spacing w:after="240"/>
        <w:ind w:leftChars="0" w:left="0"/>
        <w:rPr>
          <w:ins w:id="21695" w:author="簡新佳" w:date="2019-06-17T21:53:00Z"/>
        </w:rPr>
        <w:pPrChange w:id="21696" w:author="簡新佳" w:date="2019-06-17T22:00:00Z">
          <w:pPr>
            <w:pStyle w:val="12"/>
            <w:numPr>
              <w:numId w:val="1"/>
            </w:numPr>
            <w:spacing w:after="240"/>
            <w:ind w:leftChars="0" w:left="360" w:hanging="360"/>
            <w:outlineLvl w:val="0"/>
          </w:pPr>
        </w:pPrChange>
      </w:pPr>
      <w:ins w:id="21697" w:author="Administrator" w:date="2019-06-18T01:18:00Z">
        <w:r>
          <w:rPr>
            <w:rFonts w:hint="eastAsia"/>
          </w:rPr>
          <w:t>一個是無色無臭，顏色略帶土黃的藥丸，總共四</w:t>
        </w:r>
      </w:ins>
      <w:ins w:id="21698" w:author="Administrator" w:date="2019-06-18T01:19:00Z">
        <w:r>
          <w:rPr>
            <w:rFonts w:hint="eastAsia"/>
          </w:rPr>
          <w:t>枚，也不知是何作用。</w:t>
        </w:r>
      </w:ins>
    </w:p>
    <w:p w:rsidR="000F0075" w:rsidRDefault="00A412CD">
      <w:pPr>
        <w:pStyle w:val="12"/>
        <w:spacing w:after="240"/>
        <w:ind w:leftChars="0" w:left="0"/>
        <w:rPr>
          <w:ins w:id="21699" w:author="Administrator" w:date="2019-06-18T01:22:00Z"/>
        </w:rPr>
        <w:pPrChange w:id="21700" w:author="Administrator" w:date="2019-06-16T23:03:00Z">
          <w:pPr>
            <w:pStyle w:val="12"/>
            <w:numPr>
              <w:numId w:val="1"/>
            </w:numPr>
            <w:spacing w:after="240"/>
            <w:ind w:leftChars="0" w:left="360" w:hanging="360"/>
            <w:outlineLvl w:val="0"/>
          </w:pPr>
        </w:pPrChange>
      </w:pPr>
      <w:ins w:id="21701" w:author="Administrator" w:date="2019-06-18T01:20:00Z">
        <w:r>
          <w:rPr>
            <w:rFonts w:hint="eastAsia"/>
          </w:rPr>
          <w:t>另一</w:t>
        </w:r>
      </w:ins>
      <w:ins w:id="21702" w:author="Administrator" w:date="2019-07-20T16:47:00Z">
        <w:r>
          <w:rPr>
            <w:rFonts w:hint="eastAsia"/>
          </w:rPr>
          <w:t>種</w:t>
        </w:r>
      </w:ins>
      <w:ins w:id="21703" w:author="Administrator" w:date="2019-06-18T01:20:00Z">
        <w:r w:rsidR="007E161F">
          <w:rPr>
            <w:rFonts w:hint="eastAsia"/>
          </w:rPr>
          <w:t>則</w:t>
        </w:r>
      </w:ins>
      <w:ins w:id="21704" w:author="Administrator" w:date="2019-07-20T16:48:00Z">
        <w:r>
          <w:rPr>
            <w:rFonts w:hint="eastAsia"/>
          </w:rPr>
          <w:t>是十來罐</w:t>
        </w:r>
      </w:ins>
      <w:ins w:id="21705" w:author="Administrator" w:date="2019-06-18T01:20:00Z">
        <w:r w:rsidR="007E161F">
          <w:rPr>
            <w:rFonts w:hint="eastAsia"/>
          </w:rPr>
          <w:t>裝著</w:t>
        </w:r>
      </w:ins>
      <w:ins w:id="21706" w:author="Administrator" w:date="2019-06-18T01:21:00Z">
        <w:r w:rsidR="007E161F">
          <w:rPr>
            <w:rFonts w:hint="eastAsia"/>
          </w:rPr>
          <w:t>帶有清香，</w:t>
        </w:r>
      </w:ins>
      <w:ins w:id="21707" w:author="Administrator" w:date="2019-06-18T01:22:00Z">
        <w:r w:rsidR="00890BC2">
          <w:rPr>
            <w:rFonts w:hint="eastAsia"/>
          </w:rPr>
          <w:t>乳白透光的</w:t>
        </w:r>
      </w:ins>
      <w:ins w:id="21708" w:author="Administrator" w:date="2019-07-14T23:02:00Z">
        <w:r w:rsidR="00890BC2">
          <w:rPr>
            <w:rFonts w:hint="eastAsia"/>
          </w:rPr>
          <w:t>液態藥汁</w:t>
        </w:r>
      </w:ins>
      <w:ins w:id="21709" w:author="Administrator" w:date="2019-06-18T01:22:00Z">
        <w:r w:rsidR="007E161F">
          <w:rPr>
            <w:rFonts w:hint="eastAsia"/>
          </w:rPr>
          <w:t>，看起來</w:t>
        </w:r>
      </w:ins>
      <w:ins w:id="21710" w:author="Administrator" w:date="2019-06-20T22:42:00Z">
        <w:r w:rsidR="008C0F6E">
          <w:rPr>
            <w:rFonts w:hint="eastAsia"/>
          </w:rPr>
          <w:t>也</w:t>
        </w:r>
      </w:ins>
      <w:ins w:id="21711" w:author="Administrator" w:date="2019-06-18T01:22:00Z">
        <w:r w:rsidR="007E161F">
          <w:rPr>
            <w:rFonts w:hint="eastAsia"/>
          </w:rPr>
          <w:t>很是不凡。</w:t>
        </w:r>
      </w:ins>
    </w:p>
    <w:p w:rsidR="000F0075" w:rsidRDefault="007E161F">
      <w:pPr>
        <w:pStyle w:val="12"/>
        <w:spacing w:after="240"/>
        <w:ind w:leftChars="0" w:left="0"/>
        <w:rPr>
          <w:ins w:id="21712" w:author="Administrator" w:date="2019-06-18T01:29:00Z"/>
        </w:rPr>
        <w:pPrChange w:id="21713" w:author="Administrator" w:date="2019-06-16T23:03:00Z">
          <w:pPr>
            <w:pStyle w:val="12"/>
            <w:numPr>
              <w:numId w:val="1"/>
            </w:numPr>
            <w:spacing w:after="240"/>
            <w:ind w:leftChars="0" w:left="360" w:hanging="360"/>
            <w:outlineLvl w:val="0"/>
          </w:pPr>
        </w:pPrChange>
      </w:pPr>
      <w:ins w:id="21714" w:author="Administrator" w:date="2019-06-18T01:26:00Z">
        <w:r>
          <w:rPr>
            <w:rFonts w:hint="eastAsia"/>
          </w:rPr>
          <w:t>但最</w:t>
        </w:r>
      </w:ins>
      <w:ins w:id="21715" w:author="Administrator" w:date="2019-06-18T01:28:00Z">
        <w:r>
          <w:rPr>
            <w:rFonts w:hint="eastAsia"/>
          </w:rPr>
          <w:t>叫</w:t>
        </w:r>
      </w:ins>
      <w:ins w:id="21716" w:author="Administrator" w:date="2019-06-18T01:26:00Z">
        <w:r>
          <w:rPr>
            <w:rFonts w:hint="eastAsia"/>
          </w:rPr>
          <w:t>他心動的，則是最後一個紫檀</w:t>
        </w:r>
      </w:ins>
      <w:ins w:id="21717" w:author="Administrator" w:date="2019-06-20T22:45:00Z">
        <w:r w:rsidR="008C0F6E">
          <w:rPr>
            <w:rFonts w:hint="eastAsia"/>
          </w:rPr>
          <w:t>靈</w:t>
        </w:r>
      </w:ins>
      <w:ins w:id="21718" w:author="Administrator" w:date="2019-06-18T01:26:00Z">
        <w:r>
          <w:rPr>
            <w:rFonts w:hint="eastAsia"/>
          </w:rPr>
          <w:t>木盒裝的</w:t>
        </w:r>
      </w:ins>
      <w:ins w:id="21719" w:author="Administrator" w:date="2019-06-18T01:27:00Z">
        <w:r>
          <w:rPr>
            <w:rFonts w:hint="eastAsia"/>
          </w:rPr>
          <w:t>丹藥，小小一顆，黑不隆冬的，一點也不起眼，可散發出來的香味，卻讓他心底直噗通噗通跳動，彷彿有</w:t>
        </w:r>
      </w:ins>
      <w:ins w:id="21720" w:author="Administrator" w:date="2019-06-18T01:28:00Z">
        <w:r>
          <w:rPr>
            <w:rFonts w:hint="eastAsia"/>
          </w:rPr>
          <w:t>個聲音呼喚他</w:t>
        </w:r>
      </w:ins>
      <w:ins w:id="21721" w:author="Administrator" w:date="2019-06-18T01:29:00Z">
        <w:r>
          <w:rPr>
            <w:rFonts w:hint="eastAsia"/>
          </w:rPr>
          <w:t>趕快</w:t>
        </w:r>
      </w:ins>
      <w:ins w:id="21722" w:author="Administrator" w:date="2019-06-18T01:28:00Z">
        <w:r>
          <w:rPr>
            <w:rFonts w:hint="eastAsia"/>
          </w:rPr>
          <w:t>吃下去</w:t>
        </w:r>
      </w:ins>
      <w:ins w:id="21723" w:author="Administrator" w:date="2019-06-18T01:29:00Z">
        <w:r>
          <w:rPr>
            <w:rFonts w:hint="eastAsia"/>
          </w:rPr>
          <w:t>，不吃不可</w:t>
        </w:r>
      </w:ins>
      <w:ins w:id="21724" w:author="Administrator" w:date="2019-06-18T01:28:00Z">
        <w:r>
          <w:rPr>
            <w:rFonts w:hint="eastAsia"/>
          </w:rPr>
          <w:t>。</w:t>
        </w:r>
      </w:ins>
    </w:p>
    <w:p w:rsidR="000F0075" w:rsidRDefault="007E161F">
      <w:pPr>
        <w:pStyle w:val="12"/>
        <w:spacing w:after="240"/>
        <w:ind w:leftChars="0" w:left="0"/>
        <w:rPr>
          <w:ins w:id="21725" w:author="Administrator" w:date="2019-06-18T01:31:00Z"/>
        </w:rPr>
        <w:pPrChange w:id="21726" w:author="Administrator" w:date="2019-06-16T23:03:00Z">
          <w:pPr>
            <w:pStyle w:val="12"/>
            <w:numPr>
              <w:numId w:val="1"/>
            </w:numPr>
            <w:spacing w:after="240"/>
            <w:ind w:leftChars="0" w:left="360" w:hanging="360"/>
            <w:outlineLvl w:val="0"/>
          </w:pPr>
        </w:pPrChange>
      </w:pPr>
      <w:ins w:id="21727" w:author="Administrator" w:date="2019-06-18T01:29:00Z">
        <w:r>
          <w:rPr>
            <w:rFonts w:hint="eastAsia"/>
          </w:rPr>
          <w:t>「這是甚麼丹藥…怎麼會這麼</w:t>
        </w:r>
      </w:ins>
      <w:ins w:id="21728" w:author="Administrator" w:date="2019-06-18T01:31:00Z">
        <w:r w:rsidR="00B041C3">
          <w:rPr>
            <w:rFonts w:hint="eastAsia"/>
          </w:rPr>
          <w:t>誘人</w:t>
        </w:r>
      </w:ins>
      <w:ins w:id="21729" w:author="Administrator" w:date="2019-06-18T01:29:00Z">
        <w:r w:rsidR="00B041C3">
          <w:rPr>
            <w:rFonts w:hint="eastAsia"/>
          </w:rPr>
          <w:t>？要不是我</w:t>
        </w:r>
      </w:ins>
      <w:ins w:id="21730" w:author="Administrator" w:date="2019-06-18T01:30:00Z">
        <w:r w:rsidR="00B041C3">
          <w:rPr>
            <w:rFonts w:hint="eastAsia"/>
          </w:rPr>
          <w:t>剛剛只打開一小縫，怕是這香味傳出去，那些異族人都會吸</w:t>
        </w:r>
      </w:ins>
      <w:ins w:id="21731" w:author="Administrator" w:date="2019-06-18T01:31:00Z">
        <w:r w:rsidR="00B041C3">
          <w:rPr>
            <w:rFonts w:hint="eastAsia"/>
          </w:rPr>
          <w:t>引過來…」</w:t>
        </w:r>
      </w:ins>
    </w:p>
    <w:p w:rsidR="000F0075" w:rsidRDefault="008C0F6E">
      <w:pPr>
        <w:pStyle w:val="12"/>
        <w:spacing w:after="240"/>
        <w:ind w:leftChars="0" w:left="0"/>
        <w:rPr>
          <w:ins w:id="21732" w:author="Administrator" w:date="2019-06-20T22:45:00Z"/>
        </w:rPr>
        <w:pPrChange w:id="21733" w:author="Administrator" w:date="2019-06-16T23:03:00Z">
          <w:pPr>
            <w:pStyle w:val="12"/>
            <w:numPr>
              <w:numId w:val="1"/>
            </w:numPr>
            <w:spacing w:after="240"/>
            <w:ind w:leftChars="0" w:left="360" w:hanging="360"/>
            <w:outlineLvl w:val="0"/>
          </w:pPr>
        </w:pPrChange>
      </w:pPr>
      <w:ins w:id="21734" w:author="Administrator" w:date="2019-06-20T22:44:00Z">
        <w:r>
          <w:rPr>
            <w:rFonts w:hint="eastAsia"/>
          </w:rPr>
          <w:t>「難道是築基丹？」李龍飛有些詫異，拿起丹道入門仔細比對，確認這的確不是築基丹後，這才又</w:t>
        </w:r>
      </w:ins>
      <w:ins w:id="21735" w:author="Administrator" w:date="2019-06-20T22:45:00Z">
        <w:r>
          <w:rPr>
            <w:rFonts w:hint="eastAsia"/>
          </w:rPr>
          <w:t>將盒子蓋了起來。</w:t>
        </w:r>
      </w:ins>
    </w:p>
    <w:p w:rsidR="000F0075" w:rsidRDefault="008C0F6E">
      <w:pPr>
        <w:pStyle w:val="12"/>
        <w:spacing w:after="240"/>
        <w:ind w:leftChars="0" w:left="0"/>
        <w:rPr>
          <w:ins w:id="21736" w:author="Administrator" w:date="2019-06-20T22:48:00Z"/>
        </w:rPr>
        <w:pPrChange w:id="21737" w:author="Administrator" w:date="2019-06-16T23:03:00Z">
          <w:pPr>
            <w:pStyle w:val="12"/>
            <w:numPr>
              <w:numId w:val="1"/>
            </w:numPr>
            <w:spacing w:after="240"/>
            <w:ind w:leftChars="0" w:left="360" w:hanging="360"/>
            <w:outlineLvl w:val="0"/>
          </w:pPr>
        </w:pPrChange>
      </w:pPr>
      <w:ins w:id="21738" w:author="Administrator" w:date="2019-06-20T22:46:00Z">
        <w:r>
          <w:rPr>
            <w:rFonts w:hint="eastAsia"/>
          </w:rPr>
          <w:t>只</w:t>
        </w:r>
      </w:ins>
      <w:ins w:id="21739" w:author="Administrator" w:date="2019-06-20T22:45:00Z">
        <w:r>
          <w:rPr>
            <w:rFonts w:hint="eastAsia"/>
          </w:rPr>
          <w:t>是</w:t>
        </w:r>
      </w:ins>
      <w:ins w:id="21740" w:author="Administrator" w:date="2019-06-20T22:46:00Z">
        <w:r>
          <w:rPr>
            <w:rFonts w:hint="eastAsia"/>
          </w:rPr>
          <w:t>在他蓋起盒子之際，仍是忍不住好奇心與</w:t>
        </w:r>
      </w:ins>
      <w:ins w:id="21741" w:author="Administrator" w:date="2019-06-20T22:47:00Z">
        <w:r>
          <w:rPr>
            <w:rFonts w:hint="eastAsia"/>
          </w:rPr>
          <w:t>誘惑，偷偷沾了一點木盒上丹藥</w:t>
        </w:r>
      </w:ins>
      <w:ins w:id="21742" w:author="Administrator" w:date="2019-06-20T22:48:00Z">
        <w:r>
          <w:rPr>
            <w:rFonts w:hint="eastAsia"/>
          </w:rPr>
          <w:t>碰撞所留</w:t>
        </w:r>
      </w:ins>
      <w:ins w:id="21743" w:author="Administrator" w:date="2019-06-20T22:47:00Z">
        <w:r>
          <w:rPr>
            <w:rFonts w:hint="eastAsia"/>
          </w:rPr>
          <w:t>下的粉末</w:t>
        </w:r>
      </w:ins>
      <w:ins w:id="21744" w:author="Administrator" w:date="2019-06-20T22:48:00Z">
        <w:r>
          <w:rPr>
            <w:rFonts w:hint="eastAsia"/>
          </w:rPr>
          <w:t>。</w:t>
        </w:r>
      </w:ins>
    </w:p>
    <w:p w:rsidR="000F0075" w:rsidRDefault="008C0F6E">
      <w:pPr>
        <w:pStyle w:val="12"/>
        <w:spacing w:after="240"/>
        <w:ind w:leftChars="0" w:left="0"/>
        <w:rPr>
          <w:ins w:id="21745" w:author="Administrator" w:date="2019-06-20T22:50:00Z"/>
        </w:rPr>
        <w:pPrChange w:id="21746" w:author="Administrator" w:date="2019-06-16T23:03:00Z">
          <w:pPr>
            <w:pStyle w:val="12"/>
            <w:numPr>
              <w:numId w:val="1"/>
            </w:numPr>
            <w:spacing w:after="240"/>
            <w:ind w:leftChars="0" w:left="360" w:hanging="360"/>
            <w:outlineLvl w:val="0"/>
          </w:pPr>
        </w:pPrChange>
      </w:pPr>
      <w:ins w:id="21747" w:author="Administrator" w:date="2019-06-20T22:48:00Z">
        <w:r>
          <w:rPr>
            <w:rFonts w:hint="eastAsia"/>
          </w:rPr>
          <w:t>這一嚐，</w:t>
        </w:r>
        <w:r w:rsidR="00F64654">
          <w:rPr>
            <w:rFonts w:hint="eastAsia"/>
          </w:rPr>
          <w:t>只覺得</w:t>
        </w:r>
      </w:ins>
      <w:ins w:id="21748" w:author="Administrator" w:date="2019-06-20T22:49:00Z">
        <w:r w:rsidR="00F64654">
          <w:rPr>
            <w:rFonts w:hint="eastAsia"/>
          </w:rPr>
          <w:t>遍體舒暢，全身上下十萬八千個毛孔，彷彿都在</w:t>
        </w:r>
      </w:ins>
      <w:ins w:id="21749" w:author="Administrator" w:date="2019-06-20T22:50:00Z">
        <w:r w:rsidR="00F64654">
          <w:rPr>
            <w:rFonts w:hint="eastAsia"/>
          </w:rPr>
          <w:t>雀躍歡呼，渴望著更多這樣的粉末。</w:t>
        </w:r>
      </w:ins>
    </w:p>
    <w:p w:rsidR="000F0075" w:rsidRDefault="00F64654">
      <w:pPr>
        <w:pStyle w:val="12"/>
        <w:spacing w:after="240"/>
        <w:ind w:leftChars="0" w:left="0"/>
        <w:rPr>
          <w:ins w:id="21750" w:author="Administrator" w:date="2019-06-21T00:00:00Z"/>
        </w:rPr>
        <w:pPrChange w:id="21751" w:author="Administrator" w:date="2019-06-16T23:03:00Z">
          <w:pPr>
            <w:pStyle w:val="12"/>
            <w:numPr>
              <w:numId w:val="1"/>
            </w:numPr>
            <w:spacing w:after="240"/>
            <w:ind w:leftChars="0" w:left="360" w:hanging="360"/>
            <w:outlineLvl w:val="0"/>
          </w:pPr>
        </w:pPrChange>
      </w:pPr>
      <w:ins w:id="21752" w:author="Administrator" w:date="2019-06-20T22:50:00Z">
        <w:r>
          <w:rPr>
            <w:rFonts w:hint="eastAsia"/>
          </w:rPr>
          <w:t>這</w:t>
        </w:r>
      </w:ins>
      <w:ins w:id="21753" w:author="Administrator" w:date="2019-06-20T22:51:00Z">
        <w:r>
          <w:rPr>
            <w:rFonts w:hint="eastAsia"/>
          </w:rPr>
          <w:t>到底是甚麼丹藥，李龍飛大吃一</w:t>
        </w:r>
        <w:r w:rsidR="00373405">
          <w:rPr>
            <w:rFonts w:hint="eastAsia"/>
          </w:rPr>
          <w:t>驚</w:t>
        </w:r>
      </w:ins>
      <w:ins w:id="21754" w:author="Administrator" w:date="2019-06-21T00:01:00Z">
        <w:r w:rsidR="00373405">
          <w:rPr>
            <w:rFonts w:hint="eastAsia"/>
          </w:rPr>
          <w:t>，</w:t>
        </w:r>
      </w:ins>
      <w:ins w:id="21755" w:author="Administrator" w:date="2019-06-20T22:51:00Z">
        <w:r>
          <w:rPr>
            <w:rFonts w:hint="eastAsia"/>
          </w:rPr>
          <w:t>這藥效哪怕是玉簡上所描述的築基丹，</w:t>
        </w:r>
      </w:ins>
      <w:ins w:id="21756" w:author="Administrator" w:date="2019-06-21T00:00:00Z">
        <w:r w:rsidR="00373405">
          <w:rPr>
            <w:rFonts w:hint="eastAsia"/>
          </w:rPr>
          <w:t>似乎也比不上？</w:t>
        </w:r>
      </w:ins>
    </w:p>
    <w:p w:rsidR="000F0075" w:rsidRDefault="00373405">
      <w:pPr>
        <w:pStyle w:val="12"/>
        <w:spacing w:after="240"/>
        <w:ind w:leftChars="0" w:left="0"/>
        <w:rPr>
          <w:ins w:id="21757" w:author="Administrator" w:date="2019-06-21T00:00:00Z"/>
        </w:rPr>
        <w:pPrChange w:id="21758" w:author="Administrator" w:date="2019-06-16T23:03:00Z">
          <w:pPr>
            <w:pStyle w:val="12"/>
            <w:numPr>
              <w:numId w:val="1"/>
            </w:numPr>
            <w:spacing w:after="240"/>
            <w:ind w:leftChars="0" w:left="360" w:hanging="360"/>
            <w:outlineLvl w:val="0"/>
          </w:pPr>
        </w:pPrChange>
      </w:pPr>
      <w:ins w:id="21759" w:author="Administrator" w:date="2019-06-21T00:00:00Z">
        <w:r>
          <w:rPr>
            <w:rFonts w:hint="eastAsia"/>
          </w:rPr>
          <w:t>難不成，這丹藥比築基丹還好不成？</w:t>
        </w:r>
      </w:ins>
    </w:p>
    <w:p w:rsidR="000F0075" w:rsidRDefault="00373405">
      <w:pPr>
        <w:pStyle w:val="12"/>
        <w:spacing w:after="240"/>
        <w:ind w:leftChars="0" w:left="0"/>
        <w:rPr>
          <w:ins w:id="21760" w:author="Administrator" w:date="2019-06-21T00:01:00Z"/>
        </w:rPr>
        <w:pPrChange w:id="21761" w:author="Administrator" w:date="2019-06-16T23:03:00Z">
          <w:pPr>
            <w:pStyle w:val="12"/>
            <w:numPr>
              <w:numId w:val="1"/>
            </w:numPr>
            <w:spacing w:after="240"/>
            <w:ind w:leftChars="0" w:left="360" w:hanging="360"/>
            <w:outlineLvl w:val="0"/>
          </w:pPr>
        </w:pPrChange>
      </w:pPr>
      <w:ins w:id="21762" w:author="Administrator" w:date="2019-06-21T00:01:00Z">
        <w:r>
          <w:rPr>
            <w:rFonts w:hint="eastAsia"/>
          </w:rPr>
          <w:lastRenderedPageBreak/>
          <w:t>李龍飛忍不住興起立刻將其服下的衝動，不過思索一番後，還是強行忍住了。</w:t>
        </w:r>
      </w:ins>
    </w:p>
    <w:p w:rsidR="000F0075" w:rsidRDefault="00373405">
      <w:pPr>
        <w:pStyle w:val="12"/>
        <w:spacing w:after="240"/>
        <w:ind w:leftChars="0" w:left="0"/>
        <w:rPr>
          <w:ins w:id="21763" w:author="Administrator" w:date="2019-06-21T00:02:00Z"/>
        </w:rPr>
        <w:pPrChange w:id="21764" w:author="Administrator" w:date="2019-06-16T23:03:00Z">
          <w:pPr>
            <w:pStyle w:val="12"/>
            <w:numPr>
              <w:numId w:val="1"/>
            </w:numPr>
            <w:spacing w:after="240"/>
            <w:ind w:leftChars="0" w:left="360" w:hanging="360"/>
            <w:outlineLvl w:val="0"/>
          </w:pPr>
        </w:pPrChange>
      </w:pPr>
      <w:ins w:id="21765" w:author="Administrator" w:date="2019-06-21T00:01:00Z">
        <w:r>
          <w:rPr>
            <w:rFonts w:hint="eastAsia"/>
          </w:rPr>
          <w:t>理由有幾個，除了</w:t>
        </w:r>
      </w:ins>
      <w:ins w:id="21766" w:author="Administrator" w:date="2019-06-21T00:02:00Z">
        <w:r>
          <w:rPr>
            <w:rFonts w:hint="eastAsia"/>
          </w:rPr>
          <w:t>還不知道其功用外，最重要的，如果這丹藥真的堪比築基，那萬一服用後，就開始築基的話，在這個骨屋內，可不是件好事。</w:t>
        </w:r>
      </w:ins>
    </w:p>
    <w:p w:rsidR="000F0075" w:rsidRDefault="00257DCA">
      <w:pPr>
        <w:pStyle w:val="12"/>
        <w:spacing w:after="240"/>
        <w:ind w:leftChars="0" w:left="0"/>
        <w:rPr>
          <w:ins w:id="21767" w:author="User" w:date="2019-06-22T09:10:00Z"/>
        </w:rPr>
        <w:pPrChange w:id="21768" w:author="Administrator" w:date="2019-06-16T23:03:00Z">
          <w:pPr>
            <w:pStyle w:val="12"/>
            <w:numPr>
              <w:numId w:val="1"/>
            </w:numPr>
            <w:spacing w:after="240"/>
            <w:ind w:leftChars="0" w:left="360" w:hanging="360"/>
            <w:outlineLvl w:val="0"/>
          </w:pPr>
        </w:pPrChange>
      </w:pPr>
      <w:ins w:id="21769" w:author="User" w:date="2019-06-22T09:05:00Z">
        <w:r>
          <w:rPr>
            <w:rFonts w:hint="eastAsia"/>
          </w:rPr>
          <w:t>雖然這裡的異族對自己似乎不錯，可是身為外人，李龍飛心底還是有一絲</w:t>
        </w:r>
      </w:ins>
      <w:ins w:id="21770" w:author="User" w:date="2019-06-22T09:08:00Z">
        <w:r>
          <w:rPr>
            <w:rFonts w:hint="eastAsia"/>
          </w:rPr>
          <w:t>堤防，這倒不是他</w:t>
        </w:r>
      </w:ins>
      <w:ins w:id="21771" w:author="User" w:date="2019-06-22T09:09:00Z">
        <w:r>
          <w:rPr>
            <w:rFonts w:hint="eastAsia"/>
          </w:rPr>
          <w:t>多疑，而是在經歷過一連串的歷鍊後，他已經比平常同</w:t>
        </w:r>
      </w:ins>
      <w:ins w:id="21772" w:author="User" w:date="2019-06-22T09:10:00Z">
        <w:r>
          <w:rPr>
            <w:rFonts w:hint="eastAsia"/>
          </w:rPr>
          <w:t>輩來得心細許多。</w:t>
        </w:r>
      </w:ins>
    </w:p>
    <w:p w:rsidR="000F0075" w:rsidRDefault="0071224F">
      <w:pPr>
        <w:pStyle w:val="12"/>
        <w:spacing w:after="240"/>
        <w:ind w:leftChars="0" w:left="0"/>
        <w:rPr>
          <w:ins w:id="21773" w:author="User" w:date="2019-06-22T09:35:00Z"/>
        </w:rPr>
        <w:pPrChange w:id="21774" w:author="Administrator" w:date="2019-06-16T23:03:00Z">
          <w:pPr>
            <w:pStyle w:val="12"/>
            <w:numPr>
              <w:numId w:val="1"/>
            </w:numPr>
            <w:spacing w:after="240"/>
            <w:ind w:leftChars="0" w:left="360" w:hanging="360"/>
            <w:outlineLvl w:val="0"/>
          </w:pPr>
        </w:pPrChange>
      </w:pPr>
      <w:ins w:id="21775" w:author="User" w:date="2019-06-22T09:13:00Z">
        <w:r>
          <w:rPr>
            <w:rFonts w:hint="eastAsia"/>
          </w:rPr>
          <w:t>不管是當</w:t>
        </w:r>
      </w:ins>
      <w:ins w:id="21776" w:author="User" w:date="2019-06-22T09:14:00Z">
        <w:r>
          <w:rPr>
            <w:rFonts w:hint="eastAsia"/>
          </w:rPr>
          <w:t>初離家遠尋仙人，還是</w:t>
        </w:r>
      </w:ins>
      <w:ins w:id="21777" w:author="User" w:date="2019-06-22T09:16:00Z">
        <w:r>
          <w:rPr>
            <w:rFonts w:hint="eastAsia"/>
          </w:rPr>
          <w:t>入門後</w:t>
        </w:r>
      </w:ins>
      <w:ins w:id="21778" w:author="User" w:date="2019-06-22T09:14:00Z">
        <w:r>
          <w:rPr>
            <w:rFonts w:hint="eastAsia"/>
          </w:rPr>
          <w:t>所發生的種種欺壓，</w:t>
        </w:r>
      </w:ins>
      <w:ins w:id="21779" w:author="User" w:date="2019-06-22T09:38:00Z">
        <w:r w:rsidR="002066D8">
          <w:rPr>
            <w:rFonts w:hint="eastAsia"/>
          </w:rPr>
          <w:t>以</w:t>
        </w:r>
      </w:ins>
      <w:ins w:id="21780" w:author="User" w:date="2019-06-22T09:18:00Z">
        <w:r>
          <w:rPr>
            <w:rFonts w:hint="eastAsia"/>
          </w:rPr>
          <w:t>及</w:t>
        </w:r>
      </w:ins>
      <w:ins w:id="21781" w:author="User" w:date="2019-06-22T09:14:00Z">
        <w:r>
          <w:rPr>
            <w:rFonts w:hint="eastAsia"/>
          </w:rPr>
          <w:t>最後</w:t>
        </w:r>
      </w:ins>
      <w:ins w:id="21782" w:author="User" w:date="2019-06-22T09:16:00Z">
        <w:r>
          <w:rPr>
            <w:rFonts w:hint="eastAsia"/>
          </w:rPr>
          <w:t>一連串的宗門劇變，</w:t>
        </w:r>
      </w:ins>
      <w:ins w:id="21783" w:author="User" w:date="2019-06-22T09:18:00Z">
        <w:r>
          <w:rPr>
            <w:rFonts w:hint="eastAsia"/>
          </w:rPr>
          <w:t>逃亡暫居他宗之下，</w:t>
        </w:r>
      </w:ins>
      <w:ins w:id="21784" w:author="User" w:date="2019-06-22T09:23:00Z">
        <w:r>
          <w:rPr>
            <w:rFonts w:hint="eastAsia"/>
          </w:rPr>
          <w:t>一路走來若是他少了點</w:t>
        </w:r>
      </w:ins>
      <w:ins w:id="21785" w:author="User" w:date="2019-06-22T09:31:00Z">
        <w:r w:rsidR="00D162E5">
          <w:rPr>
            <w:rFonts w:hint="eastAsia"/>
          </w:rPr>
          <w:t>運氣</w:t>
        </w:r>
      </w:ins>
      <w:ins w:id="21786" w:author="User" w:date="2019-06-22T09:23:00Z">
        <w:r>
          <w:rPr>
            <w:rFonts w:hint="eastAsia"/>
          </w:rPr>
          <w:t>，或是說</w:t>
        </w:r>
        <w:r w:rsidR="00D162E5">
          <w:rPr>
            <w:rFonts w:hint="eastAsia"/>
          </w:rPr>
          <w:t>敵人</w:t>
        </w:r>
        <w:r>
          <w:rPr>
            <w:rFonts w:hint="eastAsia"/>
          </w:rPr>
          <w:t>多了些</w:t>
        </w:r>
      </w:ins>
      <w:ins w:id="21787" w:author="User" w:date="2019-06-22T09:35:00Z">
        <w:r w:rsidR="002066D8">
          <w:rPr>
            <w:rFonts w:hint="eastAsia"/>
          </w:rPr>
          <w:t>氣運，那麼今天自己怕是已經死上好幾次了。</w:t>
        </w:r>
      </w:ins>
    </w:p>
    <w:p w:rsidR="000F0075" w:rsidRDefault="002066D8">
      <w:pPr>
        <w:pStyle w:val="12"/>
        <w:spacing w:after="240"/>
        <w:ind w:leftChars="0" w:left="0"/>
        <w:rPr>
          <w:ins w:id="21788" w:author="User" w:date="2019-06-22T09:40:00Z"/>
        </w:rPr>
        <w:pPrChange w:id="21789" w:author="Administrator" w:date="2019-06-16T23:03:00Z">
          <w:pPr>
            <w:pStyle w:val="12"/>
            <w:numPr>
              <w:numId w:val="1"/>
            </w:numPr>
            <w:spacing w:after="240"/>
            <w:ind w:leftChars="0" w:left="360" w:hanging="360"/>
            <w:outlineLvl w:val="0"/>
          </w:pPr>
        </w:pPrChange>
      </w:pPr>
      <w:ins w:id="21790" w:author="User" w:date="2019-06-22T09:38:00Z">
        <w:r>
          <w:rPr>
            <w:rFonts w:hint="eastAsia"/>
          </w:rPr>
          <w:t>而他在這過程中，也</w:t>
        </w:r>
      </w:ins>
      <w:ins w:id="21791" w:author="User" w:date="2019-06-22T09:39:00Z">
        <w:r>
          <w:rPr>
            <w:rFonts w:hint="eastAsia"/>
          </w:rPr>
          <w:t>早已長大，不再是當初剛踏出家門的青</w:t>
        </w:r>
      </w:ins>
      <w:ins w:id="21792" w:author="User" w:date="2019-06-22T09:40:00Z">
        <w:r>
          <w:rPr>
            <w:rFonts w:hint="eastAsia"/>
          </w:rPr>
          <w:t>澀少年。</w:t>
        </w:r>
      </w:ins>
    </w:p>
    <w:p w:rsidR="000F0075" w:rsidRDefault="002066D8">
      <w:pPr>
        <w:pStyle w:val="12"/>
        <w:spacing w:after="240"/>
        <w:ind w:leftChars="0" w:left="0"/>
        <w:rPr>
          <w:ins w:id="21793" w:author="User" w:date="2019-06-22T09:42:00Z"/>
        </w:rPr>
        <w:pPrChange w:id="21794" w:author="Administrator" w:date="2019-06-16T23:03:00Z">
          <w:pPr>
            <w:pStyle w:val="12"/>
            <w:numPr>
              <w:numId w:val="1"/>
            </w:numPr>
            <w:spacing w:after="240"/>
            <w:ind w:leftChars="0" w:left="360" w:hanging="360"/>
            <w:outlineLvl w:val="0"/>
          </w:pPr>
        </w:pPrChange>
      </w:pPr>
      <w:ins w:id="21795" w:author="User" w:date="2019-06-22T09:40:00Z">
        <w:r>
          <w:rPr>
            <w:rFonts w:hint="eastAsia"/>
          </w:rPr>
          <w:t>在他身上，有著同輩難得一見的滄桑跟謹慎，還有一</w:t>
        </w:r>
      </w:ins>
      <w:ins w:id="21796" w:author="User" w:date="2019-06-22T09:41:00Z">
        <w:r>
          <w:rPr>
            <w:rFonts w:hint="eastAsia"/>
          </w:rPr>
          <w:t>絲剛毅果斷跟堅忍不拔的韌性，</w:t>
        </w:r>
      </w:ins>
      <w:ins w:id="21797" w:author="User" w:date="2019-06-22T09:42:00Z">
        <w:r>
          <w:rPr>
            <w:rFonts w:hint="eastAsia"/>
          </w:rPr>
          <w:t>即使是他娘親李四娘，此時再見到他，怕也是會認不出來，簡直判若兩人。</w:t>
        </w:r>
      </w:ins>
    </w:p>
    <w:p w:rsidR="000F0075" w:rsidRDefault="002066D8">
      <w:pPr>
        <w:pStyle w:val="12"/>
        <w:spacing w:after="240"/>
        <w:ind w:leftChars="0" w:left="0"/>
        <w:rPr>
          <w:ins w:id="21798" w:author="Administrator" w:date="2019-06-18T01:28:00Z"/>
        </w:rPr>
        <w:pPrChange w:id="21799" w:author="Administrator" w:date="2019-06-16T23:03:00Z">
          <w:pPr>
            <w:pStyle w:val="12"/>
            <w:numPr>
              <w:numId w:val="1"/>
            </w:numPr>
            <w:spacing w:after="240"/>
            <w:ind w:leftChars="0" w:left="360" w:hanging="360"/>
            <w:outlineLvl w:val="0"/>
          </w:pPr>
        </w:pPrChange>
      </w:pPr>
      <w:ins w:id="21800" w:author="User" w:date="2019-06-22T09:42:00Z">
        <w:r>
          <w:rPr>
            <w:rFonts w:hint="eastAsia"/>
          </w:rPr>
          <w:t>只不過，在這外表之下，</w:t>
        </w:r>
      </w:ins>
      <w:ins w:id="21801" w:author="User" w:date="2019-06-22T09:43:00Z">
        <w:r>
          <w:rPr>
            <w:rFonts w:hint="eastAsia"/>
          </w:rPr>
          <w:t>藏著的還是那個倔強、天真、有些</w:t>
        </w:r>
      </w:ins>
      <w:ins w:id="21802" w:author="User" w:date="2019-06-22T09:44:00Z">
        <w:r>
          <w:rPr>
            <w:rFonts w:hint="eastAsia"/>
          </w:rPr>
          <w:t>太傻的少年，但這一切，怕是只能在最親的人面前才顯露出來了。</w:t>
        </w:r>
      </w:ins>
      <w:ins w:id="21803" w:author="Administrator" w:date="2019-06-21T00:02:00Z">
        <w:del w:id="21804" w:author="User" w:date="2019-06-22T09:05:00Z">
          <w:r w:rsidR="0072400E" w:rsidDel="00257DCA">
            <w:rPr>
              <w:rFonts w:hint="eastAsia"/>
            </w:rPr>
            <w:delText>雖說</w:delText>
          </w:r>
        </w:del>
      </w:ins>
    </w:p>
    <w:p w:rsidR="000F0075" w:rsidRDefault="002066D8">
      <w:pPr>
        <w:pStyle w:val="12"/>
        <w:spacing w:after="240"/>
        <w:ind w:leftChars="0" w:left="0"/>
        <w:rPr>
          <w:ins w:id="21805" w:author="User" w:date="2019-06-22T09:45:00Z"/>
        </w:rPr>
        <w:pPrChange w:id="21806" w:author="Administrator" w:date="2019-06-16T23:03:00Z">
          <w:pPr>
            <w:pStyle w:val="12"/>
            <w:numPr>
              <w:numId w:val="1"/>
            </w:numPr>
            <w:spacing w:after="240"/>
            <w:ind w:leftChars="0" w:left="360" w:hanging="360"/>
            <w:outlineLvl w:val="0"/>
          </w:pPr>
        </w:pPrChange>
      </w:pPr>
      <w:ins w:id="21807" w:author="User" w:date="2019-06-22T09:44:00Z">
        <w:r>
          <w:rPr>
            <w:rFonts w:hint="eastAsia"/>
          </w:rPr>
          <w:t>不管如何，在這試練之地，在這異族村</w:t>
        </w:r>
      </w:ins>
      <w:ins w:id="21808" w:author="User" w:date="2019-06-22T09:45:00Z">
        <w:r>
          <w:rPr>
            <w:rFonts w:hint="eastAsia"/>
          </w:rPr>
          <w:t>裡，李龍飛可不想把自己的命運賭在他人手中。</w:t>
        </w:r>
      </w:ins>
    </w:p>
    <w:p w:rsidR="000F0075" w:rsidRDefault="002066D8">
      <w:pPr>
        <w:pStyle w:val="12"/>
        <w:spacing w:after="240"/>
        <w:ind w:leftChars="0" w:left="0"/>
        <w:rPr>
          <w:ins w:id="21809" w:author="User" w:date="2019-06-22T09:46:00Z"/>
        </w:rPr>
        <w:pPrChange w:id="21810" w:author="Administrator" w:date="2019-06-16T23:03:00Z">
          <w:pPr>
            <w:pStyle w:val="12"/>
            <w:numPr>
              <w:numId w:val="1"/>
            </w:numPr>
            <w:spacing w:after="240"/>
            <w:ind w:leftChars="0" w:left="360" w:hanging="360"/>
            <w:outlineLvl w:val="0"/>
          </w:pPr>
        </w:pPrChange>
      </w:pPr>
      <w:ins w:id="21811" w:author="User" w:date="2019-06-22T09:45:00Z">
        <w:r>
          <w:rPr>
            <w:rFonts w:hint="eastAsia"/>
          </w:rPr>
          <w:t>「得找個</w:t>
        </w:r>
        <w:r w:rsidR="001E1D4A">
          <w:rPr>
            <w:rFonts w:hint="eastAsia"/>
          </w:rPr>
          <w:t>絕對安全的地方，再來將這丹藥給服用下去。」</w:t>
        </w:r>
      </w:ins>
    </w:p>
    <w:p w:rsidR="000F0075" w:rsidRDefault="001E1D4A">
      <w:pPr>
        <w:pStyle w:val="12"/>
        <w:spacing w:after="240"/>
        <w:ind w:leftChars="0" w:left="0"/>
        <w:rPr>
          <w:ins w:id="21812" w:author="User" w:date="2019-06-22T09:49:00Z"/>
        </w:rPr>
        <w:pPrChange w:id="21813" w:author="Administrator" w:date="2019-06-16T23:03:00Z">
          <w:pPr>
            <w:pStyle w:val="12"/>
            <w:numPr>
              <w:numId w:val="1"/>
            </w:numPr>
            <w:spacing w:after="240"/>
            <w:ind w:leftChars="0" w:left="360" w:hanging="360"/>
            <w:outlineLvl w:val="0"/>
          </w:pPr>
        </w:pPrChange>
      </w:pPr>
      <w:ins w:id="21814" w:author="User" w:date="2019-06-22T09:46:00Z">
        <w:r>
          <w:rPr>
            <w:rFonts w:hint="eastAsia"/>
          </w:rPr>
          <w:t>收起那三種不知名的丹藥，李龍飛將其他丹藥分門別類收好，</w:t>
        </w:r>
      </w:ins>
      <w:ins w:id="21815" w:author="User" w:date="2019-06-22T09:47:00Z">
        <w:r>
          <w:rPr>
            <w:rFonts w:hint="eastAsia"/>
          </w:rPr>
          <w:t>同時將身上的物品裝在兩個儲物袋中，分別掛在腰間跟懷中。</w:t>
        </w:r>
      </w:ins>
    </w:p>
    <w:p w:rsidR="000F0075" w:rsidRDefault="001E1D4A">
      <w:pPr>
        <w:pStyle w:val="12"/>
        <w:spacing w:after="240"/>
        <w:ind w:leftChars="0" w:left="0"/>
        <w:rPr>
          <w:ins w:id="21816" w:author="User" w:date="2019-06-22T09:47:00Z"/>
        </w:rPr>
        <w:pPrChange w:id="21817" w:author="Administrator" w:date="2019-06-16T23:03:00Z">
          <w:pPr>
            <w:pStyle w:val="12"/>
            <w:numPr>
              <w:numId w:val="1"/>
            </w:numPr>
            <w:spacing w:after="240"/>
            <w:ind w:leftChars="0" w:left="360" w:hanging="360"/>
            <w:outlineLvl w:val="0"/>
          </w:pPr>
        </w:pPrChange>
      </w:pPr>
      <w:ins w:id="21818" w:author="User" w:date="2019-06-22T09:49:00Z">
        <w:r>
          <w:rPr>
            <w:rFonts w:hint="eastAsia"/>
          </w:rPr>
          <w:t>腰間上的那個儲物袋中，放著平常常用的法器跟一般丹藥，如果有需求，可</w:t>
        </w:r>
      </w:ins>
      <w:ins w:id="21819" w:author="User" w:date="2019-06-22T09:50:00Z">
        <w:r>
          <w:rPr>
            <w:rFonts w:hint="eastAsia"/>
          </w:rPr>
          <w:t>以把上拿出，不需要</w:t>
        </w:r>
      </w:ins>
      <w:ins w:id="21820" w:author="User" w:date="2019-06-22T09:51:00Z">
        <w:r>
          <w:rPr>
            <w:rFonts w:hint="eastAsia"/>
          </w:rPr>
          <w:t>再從懷</w:t>
        </w:r>
      </w:ins>
      <w:ins w:id="21821" w:author="User" w:date="2019-06-22T09:52:00Z">
        <w:r>
          <w:rPr>
            <w:rFonts w:hint="eastAsia"/>
          </w:rPr>
          <w:t>中掏出，</w:t>
        </w:r>
      </w:ins>
      <w:ins w:id="21822" w:author="User" w:date="2019-06-22T09:51:00Z">
        <w:r>
          <w:rPr>
            <w:rFonts w:hint="eastAsia"/>
          </w:rPr>
          <w:t>多一道手續。</w:t>
        </w:r>
      </w:ins>
    </w:p>
    <w:p w:rsidR="000F0075" w:rsidRDefault="001E1D4A">
      <w:pPr>
        <w:pStyle w:val="12"/>
        <w:spacing w:after="240"/>
        <w:ind w:leftChars="0" w:left="0"/>
        <w:rPr>
          <w:ins w:id="21823" w:author="User" w:date="2019-06-22T09:51:00Z"/>
        </w:rPr>
        <w:pPrChange w:id="21824" w:author="Administrator" w:date="2019-06-16T23:03:00Z">
          <w:pPr>
            <w:pStyle w:val="12"/>
            <w:numPr>
              <w:numId w:val="1"/>
            </w:numPr>
            <w:spacing w:after="240"/>
            <w:ind w:leftChars="0" w:left="360" w:hanging="360"/>
            <w:outlineLvl w:val="0"/>
          </w:pPr>
        </w:pPrChange>
      </w:pPr>
      <w:ins w:id="21825" w:author="User" w:date="2019-06-22T09:51:00Z">
        <w:r>
          <w:rPr>
            <w:rFonts w:hint="eastAsia"/>
          </w:rPr>
          <w:t>而</w:t>
        </w:r>
      </w:ins>
      <w:ins w:id="21826" w:author="User" w:date="2019-06-22T09:52:00Z">
        <w:r>
          <w:rPr>
            <w:rFonts w:hint="eastAsia"/>
          </w:rPr>
          <w:t>懷中那個儲物袋，則收著那三種奇丹，還有兩把上品法器，及幾種比較珍貴的丹藥，貼身帶著。</w:t>
        </w:r>
      </w:ins>
    </w:p>
    <w:p w:rsidR="000F0075" w:rsidRDefault="001E1D4A">
      <w:pPr>
        <w:pStyle w:val="12"/>
        <w:spacing w:after="240"/>
        <w:ind w:leftChars="0" w:left="0"/>
        <w:rPr>
          <w:ins w:id="21827" w:author="User" w:date="2019-06-22T09:53:00Z"/>
        </w:rPr>
        <w:pPrChange w:id="21828" w:author="Administrator" w:date="2019-06-16T23:03:00Z">
          <w:pPr>
            <w:pStyle w:val="12"/>
            <w:numPr>
              <w:numId w:val="1"/>
            </w:numPr>
            <w:spacing w:after="240"/>
            <w:ind w:leftChars="0" w:left="360" w:hanging="360"/>
            <w:outlineLvl w:val="0"/>
          </w:pPr>
        </w:pPrChange>
      </w:pPr>
      <w:ins w:id="21829" w:author="User" w:date="2019-06-22T09:47:00Z">
        <w:r>
          <w:rPr>
            <w:rFonts w:hint="eastAsia"/>
          </w:rPr>
          <w:t>這是為了避免</w:t>
        </w:r>
      </w:ins>
      <w:ins w:id="21830" w:author="User" w:date="2019-06-22T09:53:00Z">
        <w:r>
          <w:rPr>
            <w:rFonts w:hint="eastAsia"/>
          </w:rPr>
          <w:t>在異族人面前</w:t>
        </w:r>
      </w:ins>
      <w:ins w:id="21831" w:author="User" w:date="2019-06-22T09:47:00Z">
        <w:r>
          <w:rPr>
            <w:rFonts w:hint="eastAsia"/>
          </w:rPr>
          <w:t>一次顯露太</w:t>
        </w:r>
      </w:ins>
      <w:ins w:id="21832" w:author="User" w:date="2019-06-22T09:48:00Z">
        <w:r>
          <w:rPr>
            <w:rFonts w:hint="eastAsia"/>
          </w:rPr>
          <w:t>多，</w:t>
        </w:r>
      </w:ins>
      <w:ins w:id="21833" w:author="User" w:date="2019-06-22T09:53:00Z">
        <w:r>
          <w:rPr>
            <w:rFonts w:hint="eastAsia"/>
          </w:rPr>
          <w:t>引來不好的念頭。</w:t>
        </w:r>
      </w:ins>
    </w:p>
    <w:p w:rsidR="000F0075" w:rsidRDefault="00323726">
      <w:pPr>
        <w:pStyle w:val="12"/>
        <w:spacing w:after="240"/>
        <w:ind w:leftChars="0" w:left="0"/>
        <w:rPr>
          <w:ins w:id="21834" w:author="User" w:date="2019-06-22T10:15:00Z"/>
        </w:rPr>
        <w:pPrChange w:id="21835" w:author="Administrator" w:date="2019-06-16T23:03:00Z">
          <w:pPr>
            <w:pStyle w:val="12"/>
            <w:numPr>
              <w:numId w:val="1"/>
            </w:numPr>
            <w:spacing w:after="240"/>
            <w:ind w:leftChars="0" w:left="360" w:hanging="360"/>
            <w:outlineLvl w:val="0"/>
          </w:pPr>
        </w:pPrChange>
      </w:pPr>
      <w:ins w:id="21836" w:author="User" w:date="2019-06-22T10:13:00Z">
        <w:r>
          <w:rPr>
            <w:rFonts w:hint="eastAsia"/>
          </w:rPr>
          <w:t>做完了這些，李龍飛又繼續</w:t>
        </w:r>
      </w:ins>
      <w:ins w:id="21837" w:author="User" w:date="2019-06-22T10:14:00Z">
        <w:r>
          <w:rPr>
            <w:rFonts w:hint="eastAsia"/>
          </w:rPr>
          <w:t>學習異族語言及修練</w:t>
        </w:r>
      </w:ins>
      <w:ins w:id="21838" w:author="User" w:date="2019-06-22T10:15:00Z">
        <w:r>
          <w:rPr>
            <w:rFonts w:hint="eastAsia"/>
          </w:rPr>
          <w:t>自己。</w:t>
        </w:r>
      </w:ins>
    </w:p>
    <w:p w:rsidR="000F0075" w:rsidRDefault="00323726">
      <w:pPr>
        <w:pStyle w:val="12"/>
        <w:spacing w:after="240"/>
        <w:ind w:leftChars="0" w:left="0"/>
        <w:rPr>
          <w:ins w:id="21839" w:author="User" w:date="2019-06-22T10:16:00Z"/>
        </w:rPr>
        <w:pPrChange w:id="21840" w:author="Administrator" w:date="2019-07-20T01:57:00Z">
          <w:pPr>
            <w:pStyle w:val="12"/>
            <w:numPr>
              <w:numId w:val="1"/>
            </w:numPr>
            <w:spacing w:after="240"/>
            <w:ind w:leftChars="0" w:left="360" w:hanging="360"/>
            <w:outlineLvl w:val="0"/>
          </w:pPr>
        </w:pPrChange>
      </w:pPr>
      <w:ins w:id="21841" w:author="User" w:date="2019-06-22T10:15:00Z">
        <w:r>
          <w:rPr>
            <w:rFonts w:hint="eastAsia"/>
          </w:rPr>
          <w:t>雖說他早已練氣大圓滿，難以突破大境界的瓶頸，可是多一份修練，</w:t>
        </w:r>
      </w:ins>
      <w:ins w:id="21842" w:author="User" w:date="2019-06-22T10:16:00Z">
        <w:r w:rsidR="005D0A57">
          <w:rPr>
            <w:rFonts w:hint="eastAsia"/>
          </w:rPr>
          <w:t>修為還是會多一點進展，哪怕只有微乎其微，但滴水穿石，積沙成塔，對於修仙之人，這種日課還是必需的。</w:t>
        </w:r>
      </w:ins>
    </w:p>
    <w:p w:rsidR="000F0075" w:rsidRDefault="005D0A57">
      <w:pPr>
        <w:pStyle w:val="12"/>
        <w:spacing w:after="240"/>
        <w:ind w:leftChars="0" w:left="0"/>
        <w:rPr>
          <w:ins w:id="21843" w:author="User" w:date="2019-06-22T10:24:00Z"/>
          <w:del w:id="21844" w:author="Administrator" w:date="2019-07-14T23:03:00Z"/>
        </w:rPr>
        <w:pPrChange w:id="21845" w:author="Administrator" w:date="2019-07-20T01:57:00Z">
          <w:pPr>
            <w:pStyle w:val="12"/>
            <w:numPr>
              <w:numId w:val="1"/>
            </w:numPr>
            <w:spacing w:after="240"/>
            <w:ind w:leftChars="0" w:left="360" w:hanging="360"/>
            <w:outlineLvl w:val="0"/>
          </w:pPr>
        </w:pPrChange>
      </w:pPr>
      <w:ins w:id="21846" w:author="User" w:date="2019-06-22T10:17:00Z">
        <w:r>
          <w:rPr>
            <w:rFonts w:hint="eastAsia"/>
          </w:rPr>
          <w:lastRenderedPageBreak/>
          <w:t>除此之外，在明白丹藥在這的重要性後，即使</w:t>
        </w:r>
      </w:ins>
      <w:ins w:id="21847" w:author="User" w:date="2019-06-22T10:18:00Z">
        <w:r>
          <w:rPr>
            <w:rFonts w:hint="eastAsia"/>
          </w:rPr>
          <w:t>記不起來</w:t>
        </w:r>
      </w:ins>
      <w:ins w:id="21848" w:author="User" w:date="2019-06-22T10:17:00Z">
        <w:r>
          <w:rPr>
            <w:rFonts w:hint="eastAsia"/>
          </w:rPr>
          <w:t>，他也仍就每日抽空一點時間</w:t>
        </w:r>
      </w:ins>
      <w:ins w:id="21849" w:author="User" w:date="2019-06-22T10:18:00Z">
        <w:r>
          <w:rPr>
            <w:rFonts w:hint="eastAsia"/>
          </w:rPr>
          <w:t>了解</w:t>
        </w:r>
      </w:ins>
      <w:ins w:id="21850" w:author="Administrator" w:date="2019-07-20T11:29:00Z">
        <w:r w:rsidR="00E0693C">
          <w:rPr>
            <w:rFonts w:hint="eastAsia"/>
          </w:rPr>
          <w:t>藥書上的記載。</w:t>
        </w:r>
      </w:ins>
      <w:ins w:id="21851" w:author="User" w:date="2019-06-22T10:18:00Z">
        <w:del w:id="21852" w:author="Administrator" w:date="2019-07-20T11:29:00Z">
          <w:r w:rsidDel="00E0693C">
            <w:rPr>
              <w:rFonts w:hint="eastAsia"/>
            </w:rPr>
            <w:delText>。</w:delText>
          </w:r>
        </w:del>
      </w:ins>
    </w:p>
    <w:p w:rsidR="000F0075" w:rsidRDefault="005D0A57">
      <w:pPr>
        <w:pStyle w:val="12"/>
        <w:spacing w:after="240"/>
        <w:ind w:leftChars="0" w:left="0"/>
        <w:rPr>
          <w:ins w:id="21853" w:author="User" w:date="2019-06-22T10:49:00Z"/>
          <w:del w:id="21854" w:author="Administrator" w:date="2019-07-14T23:02:00Z"/>
        </w:rPr>
        <w:pPrChange w:id="21855" w:author="Administrator" w:date="2019-07-20T01:57:00Z">
          <w:pPr>
            <w:pStyle w:val="12"/>
            <w:numPr>
              <w:numId w:val="1"/>
            </w:numPr>
            <w:spacing w:after="240"/>
            <w:ind w:leftChars="0" w:left="360" w:hanging="360"/>
            <w:outlineLvl w:val="0"/>
          </w:pPr>
        </w:pPrChange>
      </w:pPr>
      <w:ins w:id="21856" w:author="User" w:date="2019-06-22T10:24:00Z">
        <w:del w:id="21857" w:author="Administrator" w:date="2019-07-14T23:03:00Z">
          <w:r w:rsidDel="00890BC2">
            <w:rPr>
              <w:rFonts w:hint="eastAsia"/>
            </w:rPr>
            <w:delText>可今</w:delText>
          </w:r>
        </w:del>
      </w:ins>
      <w:ins w:id="21858" w:author="User" w:date="2019-06-22T10:49:00Z">
        <w:del w:id="21859" w:author="Administrator" w:date="2019-07-14T23:03:00Z">
          <w:r w:rsidR="001D3CB2" w:rsidDel="00890BC2">
            <w:rPr>
              <w:rFonts w:hint="eastAsia"/>
            </w:rPr>
            <w:delText>日</w:delText>
          </w:r>
        </w:del>
      </w:ins>
      <w:ins w:id="21860" w:author="User" w:date="2019-06-22T10:48:00Z">
        <w:del w:id="21861" w:author="Administrator" w:date="2019-07-14T23:03:00Z">
          <w:r w:rsidR="001D3CB2" w:rsidDel="00890BC2">
            <w:rPr>
              <w:rFonts w:hint="eastAsia"/>
            </w:rPr>
            <w:delText>正當</w:delText>
          </w:r>
        </w:del>
      </w:ins>
      <w:ins w:id="21862" w:author="User" w:date="2019-06-22T10:49:00Z">
        <w:del w:id="21863" w:author="Administrator" w:date="2019-07-14T23:03:00Z">
          <w:r w:rsidR="001D3CB2" w:rsidDel="00890BC2">
            <w:rPr>
              <w:rFonts w:hint="eastAsia"/>
            </w:rPr>
            <w:delText>他打算繼續修練之時，突然間，門外傳來一陣敲門聲。</w:delText>
          </w:r>
        </w:del>
      </w:ins>
    </w:p>
    <w:p w:rsidR="000F0075" w:rsidRDefault="000F0075">
      <w:pPr>
        <w:pStyle w:val="12"/>
        <w:spacing w:after="240"/>
        <w:ind w:leftChars="0" w:left="0"/>
        <w:rPr>
          <w:ins w:id="21864" w:author="User" w:date="2019-06-22T10:18:00Z"/>
          <w:del w:id="21865" w:author="Administrator" w:date="2019-07-20T01:57:00Z"/>
        </w:rPr>
        <w:pPrChange w:id="21866" w:author="Administrator" w:date="2019-07-20T01:57:00Z">
          <w:pPr>
            <w:pStyle w:val="12"/>
            <w:numPr>
              <w:numId w:val="1"/>
            </w:numPr>
            <w:spacing w:after="240"/>
            <w:ind w:leftChars="0" w:left="360" w:hanging="360"/>
            <w:outlineLvl w:val="0"/>
          </w:pPr>
        </w:pPrChange>
      </w:pPr>
    </w:p>
    <w:p w:rsidR="000F0075" w:rsidRDefault="000F0075">
      <w:pPr>
        <w:pStyle w:val="12"/>
        <w:spacing w:after="240"/>
        <w:ind w:leftChars="0" w:left="360"/>
        <w:rPr>
          <w:ins w:id="21867" w:author="龍 Chris" w:date="2019-03-09T08:55:00Z"/>
          <w:del w:id="21868" w:author="Administrator" w:date="2019-07-20T01:57:00Z"/>
        </w:rPr>
        <w:pPrChange w:id="21869" w:author="Administrator" w:date="2019-07-20T01:57:00Z">
          <w:pPr>
            <w:pStyle w:val="12"/>
            <w:numPr>
              <w:numId w:val="1"/>
            </w:numPr>
            <w:spacing w:after="240"/>
            <w:ind w:leftChars="0" w:left="360" w:hanging="360"/>
            <w:outlineLvl w:val="0"/>
          </w:pPr>
        </w:pPrChange>
      </w:pPr>
    </w:p>
    <w:p w:rsidR="000F0075" w:rsidRDefault="000F0075">
      <w:pPr>
        <w:pStyle w:val="12"/>
        <w:spacing w:after="240"/>
        <w:ind w:leftChars="0" w:left="0"/>
        <w:rPr>
          <w:ins w:id="21870" w:author="Administrator" w:date="2019-07-20T01:57:00Z"/>
        </w:rPr>
        <w:pPrChange w:id="21871" w:author="Administrator" w:date="2019-07-20T01:57:00Z">
          <w:pPr>
            <w:pStyle w:val="12"/>
            <w:numPr>
              <w:numId w:val="1"/>
            </w:numPr>
            <w:spacing w:after="240"/>
            <w:ind w:leftChars="0" w:left="360" w:hanging="360"/>
            <w:outlineLvl w:val="0"/>
          </w:pPr>
        </w:pPrChange>
      </w:pPr>
    </w:p>
    <w:p w:rsidR="004F6450" w:rsidRDefault="00D90E47" w:rsidP="004F6450">
      <w:pPr>
        <w:pStyle w:val="12"/>
        <w:numPr>
          <w:ilvl w:val="0"/>
          <w:numId w:val="1"/>
        </w:numPr>
        <w:spacing w:after="240"/>
        <w:ind w:leftChars="0"/>
        <w:outlineLvl w:val="0"/>
        <w:rPr>
          <w:ins w:id="21872" w:author="Administrator" w:date="2019-07-20T11:29:00Z"/>
        </w:rPr>
      </w:pPr>
      <w:ins w:id="21873" w:author="Administrator" w:date="2019-07-20T15:37:00Z">
        <w:r>
          <w:rPr>
            <w:rFonts w:hint="eastAsia"/>
          </w:rPr>
          <w:t>凝</w:t>
        </w:r>
      </w:ins>
      <w:ins w:id="21874" w:author="Administrator" w:date="2019-07-20T22:22:00Z">
        <w:r w:rsidR="004429F1">
          <w:rPr>
            <w:rFonts w:hint="eastAsia"/>
          </w:rPr>
          <w:t>靈訣</w:t>
        </w:r>
      </w:ins>
      <w:ins w:id="21875" w:author="Administrator" w:date="2019-07-21T21:17:00Z">
        <w:r w:rsidR="00E17B2D">
          <w:rPr>
            <w:rFonts w:hint="eastAsia"/>
          </w:rPr>
          <w:t>與骨卡祖地</w:t>
        </w:r>
      </w:ins>
    </w:p>
    <w:p w:rsidR="000F0075" w:rsidRDefault="006843E2">
      <w:pPr>
        <w:pStyle w:val="12"/>
        <w:spacing w:after="240"/>
        <w:ind w:leftChars="0" w:left="0"/>
        <w:rPr>
          <w:ins w:id="21876" w:author="Administrator" w:date="2019-07-20T11:32:00Z"/>
        </w:rPr>
        <w:pPrChange w:id="21877" w:author="Administrator" w:date="2019-07-20T11:32:00Z">
          <w:pPr>
            <w:pStyle w:val="12"/>
            <w:numPr>
              <w:numId w:val="1"/>
            </w:numPr>
            <w:spacing w:after="240"/>
            <w:ind w:leftChars="0" w:left="360" w:hanging="360"/>
            <w:outlineLvl w:val="0"/>
          </w:pPr>
        </w:pPrChange>
      </w:pPr>
      <w:ins w:id="21878" w:author="Administrator" w:date="2019-07-20T11:32:00Z">
        <w:r>
          <w:rPr>
            <w:rFonts w:hint="eastAsia"/>
          </w:rPr>
          <w:t>都說山中無歲月，在這</w:t>
        </w:r>
      </w:ins>
      <w:ins w:id="21879" w:author="Administrator" w:date="2019-07-20T13:27:00Z">
        <w:r w:rsidR="00547549">
          <w:rPr>
            <w:rFonts w:hint="eastAsia"/>
          </w:rPr>
          <w:t>試練之地</w:t>
        </w:r>
      </w:ins>
      <w:ins w:id="21880" w:author="Administrator" w:date="2019-07-20T11:32:00Z">
        <w:r>
          <w:rPr>
            <w:rFonts w:hint="eastAsia"/>
          </w:rPr>
          <w:t>裡，沒有日夜之分，更是難以感覺到時間的流逝。</w:t>
        </w:r>
      </w:ins>
    </w:p>
    <w:p w:rsidR="000F0075" w:rsidRDefault="006843E2">
      <w:pPr>
        <w:pStyle w:val="12"/>
        <w:spacing w:after="240"/>
        <w:ind w:leftChars="0" w:left="0"/>
        <w:rPr>
          <w:ins w:id="21881" w:author="Administrator" w:date="2019-07-20T12:47:00Z"/>
        </w:rPr>
        <w:pPrChange w:id="21882" w:author="Administrator" w:date="2019-07-20T11:32:00Z">
          <w:pPr>
            <w:pStyle w:val="12"/>
            <w:numPr>
              <w:numId w:val="1"/>
            </w:numPr>
            <w:spacing w:after="240"/>
            <w:ind w:leftChars="0" w:left="360" w:hanging="360"/>
            <w:outlineLvl w:val="0"/>
          </w:pPr>
        </w:pPrChange>
      </w:pPr>
      <w:ins w:id="21883" w:author="Administrator" w:date="2019-07-20T11:32:00Z">
        <w:r>
          <w:rPr>
            <w:rFonts w:hint="eastAsia"/>
          </w:rPr>
          <w:t>一轉眼，很快的李龍飛在這</w:t>
        </w:r>
      </w:ins>
      <w:ins w:id="21884" w:author="Administrator" w:date="2019-07-20T12:47:00Z">
        <w:r w:rsidR="00875CBC">
          <w:rPr>
            <w:rFonts w:hint="eastAsia"/>
          </w:rPr>
          <w:t>已經待了快半年多了。</w:t>
        </w:r>
      </w:ins>
    </w:p>
    <w:p w:rsidR="000F0075" w:rsidRDefault="00875CBC">
      <w:pPr>
        <w:pStyle w:val="12"/>
        <w:spacing w:after="240"/>
        <w:ind w:leftChars="0" w:left="0"/>
        <w:rPr>
          <w:ins w:id="21885" w:author="Administrator" w:date="2019-07-20T12:54:00Z"/>
        </w:rPr>
        <w:pPrChange w:id="21886" w:author="Administrator" w:date="2019-07-20T11:32:00Z">
          <w:pPr>
            <w:pStyle w:val="12"/>
            <w:numPr>
              <w:numId w:val="1"/>
            </w:numPr>
            <w:spacing w:after="240"/>
            <w:ind w:leftChars="0" w:left="360" w:hanging="360"/>
            <w:outlineLvl w:val="0"/>
          </w:pPr>
        </w:pPrChange>
      </w:pPr>
      <w:ins w:id="21887" w:author="Administrator" w:date="2019-07-20T12:52:00Z">
        <w:r>
          <w:rPr>
            <w:rFonts w:hint="eastAsia"/>
          </w:rPr>
          <w:t>這半年多，</w:t>
        </w:r>
      </w:ins>
      <w:ins w:id="21888" w:author="Administrator" w:date="2019-07-20T12:53:00Z">
        <w:r>
          <w:rPr>
            <w:rFonts w:hint="eastAsia"/>
          </w:rPr>
          <w:t>他原本已經達到練氣大圓滿極致的修為</w:t>
        </w:r>
      </w:ins>
      <w:ins w:id="21889" w:author="Administrator" w:date="2019-07-20T12:54:00Z">
        <w:r>
          <w:rPr>
            <w:rFonts w:hint="eastAsia"/>
          </w:rPr>
          <w:t>並沒有更加精進，但是，在施展上，卻也有了一些突破。</w:t>
        </w:r>
      </w:ins>
    </w:p>
    <w:p w:rsidR="000F0075" w:rsidRDefault="00875CBC">
      <w:pPr>
        <w:pStyle w:val="12"/>
        <w:spacing w:after="240"/>
        <w:ind w:leftChars="0" w:left="0"/>
        <w:rPr>
          <w:ins w:id="21890" w:author="Administrator" w:date="2019-07-20T13:22:00Z"/>
        </w:rPr>
        <w:pPrChange w:id="21891" w:author="Administrator" w:date="2019-07-20T11:32:00Z">
          <w:pPr>
            <w:pStyle w:val="12"/>
            <w:numPr>
              <w:numId w:val="1"/>
            </w:numPr>
            <w:spacing w:after="240"/>
            <w:ind w:leftChars="0" w:left="360" w:hanging="360"/>
            <w:outlineLvl w:val="0"/>
          </w:pPr>
        </w:pPrChange>
      </w:pPr>
      <w:ins w:id="21892" w:author="Administrator" w:date="2019-07-20T12:54:00Z">
        <w:r>
          <w:rPr>
            <w:rFonts w:hint="eastAsia"/>
          </w:rPr>
          <w:t>原本練氣期與築基期的</w:t>
        </w:r>
      </w:ins>
      <w:ins w:id="21893" w:author="Administrator" w:date="2019-07-20T13:23:00Z">
        <w:r w:rsidR="00547549">
          <w:rPr>
            <w:rFonts w:hint="eastAsia"/>
          </w:rPr>
          <w:t>主要</w:t>
        </w:r>
      </w:ins>
      <w:ins w:id="21894" w:author="Administrator" w:date="2019-07-20T12:55:00Z">
        <w:r>
          <w:rPr>
            <w:rFonts w:hint="eastAsia"/>
          </w:rPr>
          <w:t>差異就是</w:t>
        </w:r>
      </w:ins>
      <w:ins w:id="21895" w:author="Administrator" w:date="2019-07-20T12:56:00Z">
        <w:r>
          <w:rPr>
            <w:rFonts w:hint="eastAsia"/>
          </w:rPr>
          <w:t>體內靈氣多寡而已，如果練</w:t>
        </w:r>
      </w:ins>
      <w:ins w:id="21896" w:author="Administrator" w:date="2019-07-20T13:21:00Z">
        <w:r w:rsidR="00547549">
          <w:rPr>
            <w:rFonts w:hint="eastAsia"/>
          </w:rPr>
          <w:t>氣</w:t>
        </w:r>
      </w:ins>
      <w:ins w:id="21897" w:author="Administrator" w:date="2019-07-20T12:56:00Z">
        <w:r>
          <w:rPr>
            <w:rFonts w:hint="eastAsia"/>
          </w:rPr>
          <w:t>期的靈氣</w:t>
        </w:r>
      </w:ins>
      <w:ins w:id="21898" w:author="Administrator" w:date="2019-07-20T13:21:00Z">
        <w:r w:rsidR="00547549">
          <w:rPr>
            <w:rFonts w:hint="eastAsia"/>
          </w:rPr>
          <w:t>量為一，那築基期的靈氣量至少是一百以上，但這樣的差距，對李龍飛來說，並不顯著</w:t>
        </w:r>
      </w:ins>
      <w:ins w:id="21899" w:author="Administrator" w:date="2019-07-20T13:22:00Z">
        <w:r w:rsidR="00547549">
          <w:rPr>
            <w:rFonts w:hint="eastAsia"/>
          </w:rPr>
          <w:t>，畢竟他體內的靈氣本來就是其他練氣弟子的好幾十倍以上。</w:t>
        </w:r>
      </w:ins>
    </w:p>
    <w:p w:rsidR="000F0075" w:rsidRDefault="00547549">
      <w:pPr>
        <w:pStyle w:val="12"/>
        <w:spacing w:after="240"/>
        <w:ind w:leftChars="0" w:left="0"/>
        <w:rPr>
          <w:ins w:id="21900" w:author="Administrator" w:date="2019-07-20T13:24:00Z"/>
        </w:rPr>
        <w:pPrChange w:id="21901" w:author="Administrator" w:date="2019-07-20T11:32:00Z">
          <w:pPr>
            <w:pStyle w:val="12"/>
            <w:numPr>
              <w:numId w:val="1"/>
            </w:numPr>
            <w:spacing w:after="240"/>
            <w:ind w:leftChars="0" w:left="360" w:hanging="360"/>
            <w:outlineLvl w:val="0"/>
          </w:pPr>
        </w:pPrChange>
      </w:pPr>
      <w:ins w:id="21902" w:author="Administrator" w:date="2019-07-20T13:22:00Z">
        <w:r>
          <w:rPr>
            <w:rFonts w:hint="eastAsia"/>
          </w:rPr>
          <w:t>可除此之外，築基期築成的道基，在靈氣轉換為法力的速度上，</w:t>
        </w:r>
      </w:ins>
      <w:ins w:id="21903" w:author="Administrator" w:date="2019-07-20T13:27:00Z">
        <w:r w:rsidR="007250C9">
          <w:rPr>
            <w:rFonts w:hint="eastAsia"/>
          </w:rPr>
          <w:t>也</w:t>
        </w:r>
      </w:ins>
      <w:ins w:id="21904" w:author="Administrator" w:date="2019-07-20T13:23:00Z">
        <w:r>
          <w:rPr>
            <w:rFonts w:hint="eastAsia"/>
          </w:rPr>
          <w:t>比起練氣期的氣海轉換，效率快上好幾倍，因此形成的法力流量，</w:t>
        </w:r>
      </w:ins>
      <w:ins w:id="21905" w:author="Administrator" w:date="2019-07-20T13:24:00Z">
        <w:r>
          <w:rPr>
            <w:rFonts w:hint="eastAsia"/>
          </w:rPr>
          <w:t>多了許多，在施法或戰鬥上，才能使用更強更大的術法。</w:t>
        </w:r>
      </w:ins>
    </w:p>
    <w:p w:rsidR="000F0075" w:rsidRDefault="00547549">
      <w:pPr>
        <w:pStyle w:val="12"/>
        <w:spacing w:after="240"/>
        <w:ind w:leftChars="0" w:left="0"/>
        <w:rPr>
          <w:ins w:id="21906" w:author="Administrator" w:date="2019-07-20T13:28:00Z"/>
        </w:rPr>
        <w:pPrChange w:id="21907" w:author="Administrator" w:date="2019-07-20T11:32:00Z">
          <w:pPr>
            <w:pStyle w:val="12"/>
            <w:numPr>
              <w:numId w:val="1"/>
            </w:numPr>
            <w:spacing w:after="240"/>
            <w:ind w:leftChars="0" w:left="360" w:hanging="360"/>
            <w:outlineLvl w:val="0"/>
          </w:pPr>
        </w:pPrChange>
      </w:pPr>
      <w:ins w:id="21908" w:author="Administrator" w:date="2019-07-20T13:24:00Z">
        <w:r>
          <w:rPr>
            <w:rFonts w:hint="eastAsia"/>
          </w:rPr>
          <w:t>而李龍飛沒有築基，自然也就無法有</w:t>
        </w:r>
      </w:ins>
      <w:ins w:id="21909" w:author="Administrator" w:date="2019-07-20T13:25:00Z">
        <w:r>
          <w:rPr>
            <w:rFonts w:hint="eastAsia"/>
          </w:rPr>
          <w:t>這優勢，</w:t>
        </w:r>
      </w:ins>
      <w:ins w:id="21910" w:author="Administrator" w:date="2019-07-20T13:28:00Z">
        <w:r w:rsidR="007250C9">
          <w:rPr>
            <w:rFonts w:hint="eastAsia"/>
          </w:rPr>
          <w:t>所以</w:t>
        </w:r>
      </w:ins>
      <w:ins w:id="21911" w:author="Administrator" w:date="2019-07-20T13:25:00Z">
        <w:r>
          <w:rPr>
            <w:rFonts w:hint="eastAsia"/>
          </w:rPr>
          <w:t>許多築基期的術法，</w:t>
        </w:r>
      </w:ins>
      <w:ins w:id="21912" w:author="Administrator" w:date="2019-07-20T13:28:00Z">
        <w:r w:rsidR="007250C9">
          <w:rPr>
            <w:rFonts w:hint="eastAsia"/>
          </w:rPr>
          <w:t>就算知道，也</w:t>
        </w:r>
      </w:ins>
      <w:ins w:id="21913" w:author="Administrator" w:date="2019-07-20T13:25:00Z">
        <w:r>
          <w:rPr>
            <w:rFonts w:hint="eastAsia"/>
          </w:rPr>
          <w:t>無法施展開</w:t>
        </w:r>
        <w:r w:rsidR="007250C9">
          <w:rPr>
            <w:rFonts w:hint="eastAsia"/>
          </w:rPr>
          <w:t>來</w:t>
        </w:r>
      </w:ins>
      <w:ins w:id="21914" w:author="Administrator" w:date="2019-07-20T13:28:00Z">
        <w:r w:rsidR="007250C9">
          <w:rPr>
            <w:rFonts w:hint="eastAsia"/>
          </w:rPr>
          <w:t>。</w:t>
        </w:r>
      </w:ins>
    </w:p>
    <w:p w:rsidR="000F0075" w:rsidRDefault="007250C9">
      <w:pPr>
        <w:pStyle w:val="12"/>
        <w:spacing w:after="240"/>
        <w:ind w:leftChars="0" w:left="0"/>
        <w:rPr>
          <w:ins w:id="21915" w:author="Administrator" w:date="2019-07-20T13:36:00Z"/>
        </w:rPr>
        <w:pPrChange w:id="21916" w:author="Administrator" w:date="2019-07-20T11:32:00Z">
          <w:pPr>
            <w:pStyle w:val="12"/>
            <w:numPr>
              <w:numId w:val="1"/>
            </w:numPr>
            <w:spacing w:after="240"/>
            <w:ind w:leftChars="0" w:left="360" w:hanging="360"/>
            <w:outlineLvl w:val="0"/>
          </w:pPr>
        </w:pPrChange>
      </w:pPr>
      <w:ins w:id="21917" w:author="Administrator" w:date="2019-07-20T13:28:00Z">
        <w:r>
          <w:rPr>
            <w:rFonts w:hint="eastAsia"/>
          </w:rPr>
          <w:t>可這半年多</w:t>
        </w:r>
      </w:ins>
      <w:ins w:id="21918" w:author="Administrator" w:date="2019-07-20T13:34:00Z">
        <w:r>
          <w:rPr>
            <w:rFonts w:hint="eastAsia"/>
          </w:rPr>
          <w:t>來的嚐試，李龍飛慢慢</w:t>
        </w:r>
      </w:ins>
      <w:ins w:id="21919" w:author="Administrator" w:date="2019-07-20T22:24:00Z">
        <w:r w:rsidR="004429F1">
          <w:rPr>
            <w:rFonts w:hint="eastAsia"/>
          </w:rPr>
          <w:t>從納靈訣中修改</w:t>
        </w:r>
      </w:ins>
      <w:ins w:id="21920" w:author="Administrator" w:date="2019-07-20T13:34:00Z">
        <w:r>
          <w:rPr>
            <w:rFonts w:hint="eastAsia"/>
          </w:rPr>
          <w:t>鑽研出一個方法，可以將</w:t>
        </w:r>
      </w:ins>
      <w:ins w:id="21921" w:author="Administrator" w:date="2019-07-20T13:35:00Z">
        <w:r>
          <w:rPr>
            <w:rFonts w:hint="eastAsia"/>
          </w:rPr>
          <w:t>散佈在</w:t>
        </w:r>
      </w:ins>
      <w:ins w:id="21922" w:author="Administrator" w:date="2019-07-20T13:34:00Z">
        <w:r>
          <w:rPr>
            <w:rFonts w:hint="eastAsia"/>
          </w:rPr>
          <w:t>全身</w:t>
        </w:r>
      </w:ins>
      <w:ins w:id="21923" w:author="Administrator" w:date="2019-07-20T13:35:00Z">
        <w:r>
          <w:rPr>
            <w:rFonts w:hint="eastAsia"/>
          </w:rPr>
          <w:t>靈脈</w:t>
        </w:r>
      </w:ins>
      <w:ins w:id="21924" w:author="Administrator" w:date="2019-07-20T13:34:00Z">
        <w:r>
          <w:rPr>
            <w:rFonts w:hint="eastAsia"/>
          </w:rPr>
          <w:t>的靈氣短暫匯</w:t>
        </w:r>
      </w:ins>
      <w:ins w:id="21925" w:author="Administrator" w:date="2019-07-20T13:35:00Z">
        <w:r>
          <w:rPr>
            <w:rFonts w:hint="eastAsia"/>
          </w:rPr>
          <w:t>集到丹田之中，藉以壓縮成一個臨時</w:t>
        </w:r>
      </w:ins>
      <w:ins w:id="21926" w:author="Administrator" w:date="2019-07-20T13:36:00Z">
        <w:r>
          <w:rPr>
            <w:rFonts w:hint="eastAsia"/>
          </w:rPr>
          <w:t>的</w:t>
        </w:r>
      </w:ins>
      <w:ins w:id="21927" w:author="Administrator" w:date="2019-07-20T15:32:00Z">
        <w:r w:rsidR="008617A8">
          <w:rPr>
            <w:rFonts w:hint="eastAsia"/>
          </w:rPr>
          <w:t>靈氣小道</w:t>
        </w:r>
      </w:ins>
      <w:ins w:id="21928" w:author="Administrator" w:date="2019-07-20T13:36:00Z">
        <w:r>
          <w:rPr>
            <w:rFonts w:hint="eastAsia"/>
          </w:rPr>
          <w:t>基，跟著再轉化為法力，施展出比平時更強更大的法力出來。</w:t>
        </w:r>
      </w:ins>
    </w:p>
    <w:p w:rsidR="000F0075" w:rsidRDefault="007250C9">
      <w:pPr>
        <w:pStyle w:val="12"/>
        <w:spacing w:after="240"/>
        <w:ind w:leftChars="0" w:left="0"/>
        <w:rPr>
          <w:ins w:id="21929" w:author="Administrator" w:date="2019-07-20T15:32:00Z"/>
        </w:rPr>
        <w:pPrChange w:id="21930" w:author="Administrator" w:date="2019-07-20T15:33:00Z">
          <w:pPr>
            <w:pStyle w:val="12"/>
            <w:numPr>
              <w:numId w:val="1"/>
            </w:numPr>
            <w:spacing w:after="240"/>
            <w:ind w:leftChars="0" w:left="360" w:hanging="360"/>
            <w:outlineLvl w:val="0"/>
          </w:pPr>
        </w:pPrChange>
      </w:pPr>
      <w:ins w:id="21931" w:author="Administrator" w:date="2019-07-20T13:36:00Z">
        <w:r>
          <w:rPr>
            <w:rFonts w:hint="eastAsia"/>
          </w:rPr>
          <w:t>以這種方式，即使只有練氣大圓滿修為的他，也能短暫的使用</w:t>
        </w:r>
      </w:ins>
      <w:ins w:id="21932" w:author="Administrator" w:date="2019-07-20T13:37:00Z">
        <w:r>
          <w:rPr>
            <w:rFonts w:hint="eastAsia"/>
          </w:rPr>
          <w:t>築基期才能使用的術法，雖說後遺症是因為體內靈氣大量消耗，會虛弱一陣子，但</w:t>
        </w:r>
        <w:r w:rsidR="00EC5996">
          <w:rPr>
            <w:rFonts w:hint="eastAsia"/>
          </w:rPr>
          <w:t>練氣十五層的恢復力，讓他</w:t>
        </w:r>
      </w:ins>
      <w:ins w:id="21933" w:author="Administrator" w:date="2019-07-20T13:38:00Z">
        <w:r w:rsidR="00EC5996">
          <w:rPr>
            <w:rFonts w:hint="eastAsia"/>
          </w:rPr>
          <w:t>就算虛弱，也能快速恢復過來。</w:t>
        </w:r>
      </w:ins>
    </w:p>
    <w:p w:rsidR="000F0075" w:rsidRDefault="008617A8">
      <w:pPr>
        <w:pStyle w:val="12"/>
        <w:spacing w:after="240"/>
        <w:ind w:leftChars="0" w:left="0"/>
        <w:rPr>
          <w:ins w:id="21934" w:author="Administrator" w:date="2019-07-20T15:34:00Z"/>
        </w:rPr>
        <w:pPrChange w:id="21935" w:author="Administrator" w:date="2019-07-20T11:32:00Z">
          <w:pPr>
            <w:pStyle w:val="12"/>
            <w:numPr>
              <w:numId w:val="1"/>
            </w:numPr>
            <w:spacing w:after="240"/>
            <w:ind w:leftChars="0" w:left="360" w:hanging="360"/>
            <w:outlineLvl w:val="0"/>
          </w:pPr>
        </w:pPrChange>
      </w:pPr>
      <w:ins w:id="21936" w:author="Administrator" w:date="2019-07-20T15:33:00Z">
        <w:r>
          <w:rPr>
            <w:rFonts w:hint="eastAsia"/>
          </w:rPr>
          <w:t>「此法就叫作凝</w:t>
        </w:r>
      </w:ins>
      <w:ins w:id="21937" w:author="Administrator" w:date="2019-07-20T22:23:00Z">
        <w:r w:rsidR="004429F1">
          <w:rPr>
            <w:rFonts w:hint="eastAsia"/>
          </w:rPr>
          <w:t>靈訣</w:t>
        </w:r>
      </w:ins>
      <w:ins w:id="21938" w:author="Administrator" w:date="2019-07-20T15:33:00Z">
        <w:r>
          <w:rPr>
            <w:rFonts w:hint="eastAsia"/>
          </w:rPr>
          <w:t>好了！」</w:t>
        </w:r>
      </w:ins>
      <w:ins w:id="21939" w:author="Administrator" w:date="2019-07-20T15:32:00Z">
        <w:r>
          <w:rPr>
            <w:rFonts w:hint="eastAsia"/>
          </w:rPr>
          <w:t>內視著體內短暫出現的靈氣小道基，李</w:t>
        </w:r>
      </w:ins>
      <w:ins w:id="21940" w:author="Administrator" w:date="2019-07-20T15:33:00Z">
        <w:r>
          <w:rPr>
            <w:rFonts w:hint="eastAsia"/>
          </w:rPr>
          <w:t>龍飛哈哈一笑，很滿意地替這法門取了個名字，</w:t>
        </w:r>
      </w:ins>
      <w:ins w:id="21941" w:author="Administrator" w:date="2019-07-20T15:34:00Z">
        <w:r>
          <w:rPr>
            <w:rFonts w:hint="eastAsia"/>
          </w:rPr>
          <w:t>對這半年來的努力總算感到一</w:t>
        </w:r>
      </w:ins>
      <w:ins w:id="21942" w:author="Administrator" w:date="2019-07-20T21:20:00Z">
        <w:r w:rsidR="00374630">
          <w:rPr>
            <w:rFonts w:hint="eastAsia"/>
          </w:rPr>
          <w:t>點</w:t>
        </w:r>
      </w:ins>
      <w:ins w:id="21943" w:author="Administrator" w:date="2019-07-20T15:34:00Z">
        <w:r>
          <w:rPr>
            <w:rFonts w:hint="eastAsia"/>
          </w:rPr>
          <w:t>欣慰。</w:t>
        </w:r>
      </w:ins>
    </w:p>
    <w:p w:rsidR="008617A8" w:rsidRDefault="008617A8" w:rsidP="008617A8">
      <w:pPr>
        <w:pStyle w:val="12"/>
        <w:spacing w:after="240"/>
        <w:ind w:leftChars="0" w:left="0"/>
        <w:rPr>
          <w:ins w:id="21944" w:author="Administrator" w:date="2019-07-20T15:34:00Z"/>
        </w:rPr>
      </w:pPr>
      <w:ins w:id="21945" w:author="Administrator" w:date="2019-07-20T15:34:00Z">
        <w:r>
          <w:rPr>
            <w:rFonts w:hint="eastAsia"/>
          </w:rPr>
          <w:t>也不怪他得意，畢竟</w:t>
        </w:r>
      </w:ins>
      <w:ins w:id="21946" w:author="Administrator" w:date="2019-07-20T22:23:00Z">
        <w:r w:rsidR="004429F1">
          <w:rPr>
            <w:rFonts w:hint="eastAsia"/>
          </w:rPr>
          <w:t>凝靈訣</w:t>
        </w:r>
      </w:ins>
      <w:ins w:id="21947" w:author="Administrator" w:date="2019-07-20T15:34:00Z">
        <w:r>
          <w:rPr>
            <w:rFonts w:hint="eastAsia"/>
          </w:rPr>
          <w:t>這種法門，可說是一種驚人的突破</w:t>
        </w:r>
      </w:ins>
      <w:ins w:id="21948" w:author="Administrator" w:date="2019-07-20T15:35:00Z">
        <w:r>
          <w:rPr>
            <w:rFonts w:hint="eastAsia"/>
          </w:rPr>
          <w:t>。</w:t>
        </w:r>
      </w:ins>
    </w:p>
    <w:p w:rsidR="000F0075" w:rsidRDefault="008617A8">
      <w:pPr>
        <w:pStyle w:val="12"/>
        <w:spacing w:after="240"/>
        <w:ind w:leftChars="0" w:left="0"/>
        <w:rPr>
          <w:ins w:id="21949" w:author="Administrator" w:date="2019-07-20T13:39:00Z"/>
        </w:rPr>
        <w:pPrChange w:id="21950" w:author="Administrator" w:date="2019-07-20T11:32:00Z">
          <w:pPr>
            <w:pStyle w:val="12"/>
            <w:numPr>
              <w:numId w:val="1"/>
            </w:numPr>
            <w:spacing w:after="240"/>
            <w:ind w:leftChars="0" w:left="360" w:hanging="360"/>
            <w:outlineLvl w:val="0"/>
          </w:pPr>
        </w:pPrChange>
      </w:pPr>
      <w:ins w:id="21951" w:author="Administrator" w:date="2019-07-20T15:34:00Z">
        <w:r>
          <w:rPr>
            <w:rFonts w:hint="eastAsia"/>
          </w:rPr>
          <w:t>要知道，</w:t>
        </w:r>
      </w:ins>
      <w:ins w:id="21952" w:author="Administrator" w:date="2019-07-20T15:35:00Z">
        <w:r>
          <w:rPr>
            <w:rFonts w:hint="eastAsia"/>
          </w:rPr>
          <w:t>在練氣期能凝練出小道基，那意謂著如果真正築基，怕是有機會能</w:t>
        </w:r>
      </w:ins>
      <w:ins w:id="21953" w:author="Administrator" w:date="2019-07-20T22:05:00Z">
        <w:r w:rsidR="00186010">
          <w:rPr>
            <w:rFonts w:hint="eastAsia"/>
          </w:rPr>
          <w:t>更進一步</w:t>
        </w:r>
      </w:ins>
      <w:ins w:id="21954" w:author="Administrator" w:date="2019-07-20T15:35:00Z">
        <w:r>
          <w:rPr>
            <w:rFonts w:hint="eastAsia"/>
          </w:rPr>
          <w:t>凝練出小金丹，這種</w:t>
        </w:r>
      </w:ins>
      <w:ins w:id="21955" w:author="Administrator" w:date="2019-07-20T22:05:00Z">
        <w:r w:rsidR="00186010">
          <w:rPr>
            <w:rFonts w:hint="eastAsia"/>
          </w:rPr>
          <w:t>每次能跨越一個大境的法門，</w:t>
        </w:r>
      </w:ins>
      <w:ins w:id="21956" w:author="Administrator" w:date="2019-07-20T15:36:00Z">
        <w:r>
          <w:rPr>
            <w:rFonts w:hint="eastAsia"/>
          </w:rPr>
          <w:t>近乎變態</w:t>
        </w:r>
      </w:ins>
      <w:ins w:id="21957" w:author="Administrator" w:date="2019-07-20T22:05:00Z">
        <w:r w:rsidR="00186010">
          <w:rPr>
            <w:rFonts w:hint="eastAsia"/>
          </w:rPr>
          <w:t>至極</w:t>
        </w:r>
      </w:ins>
      <w:ins w:id="21958" w:author="Administrator" w:date="2019-07-20T15:35:00Z">
        <w:r>
          <w:rPr>
            <w:rFonts w:hint="eastAsia"/>
          </w:rPr>
          <w:t>，</w:t>
        </w:r>
      </w:ins>
      <w:ins w:id="21959" w:author="Administrator" w:date="2019-07-20T15:36:00Z">
        <w:r>
          <w:rPr>
            <w:rFonts w:hint="eastAsia"/>
          </w:rPr>
          <w:t>就算</w:t>
        </w:r>
      </w:ins>
      <w:ins w:id="21960" w:author="Administrator" w:date="2019-07-20T22:06:00Z">
        <w:r w:rsidR="00186010">
          <w:rPr>
            <w:rFonts w:hint="eastAsia"/>
          </w:rPr>
          <w:t>跟</w:t>
        </w:r>
      </w:ins>
      <w:ins w:id="21961" w:author="Administrator" w:date="2019-07-20T15:36:00Z">
        <w:r>
          <w:rPr>
            <w:rFonts w:hint="eastAsia"/>
          </w:rPr>
          <w:t>一些</w:t>
        </w:r>
      </w:ins>
      <w:ins w:id="21962" w:author="Administrator" w:date="2019-07-20T22:06:00Z">
        <w:r w:rsidR="00186010">
          <w:rPr>
            <w:rFonts w:hint="eastAsia"/>
          </w:rPr>
          <w:t>上古</w:t>
        </w:r>
      </w:ins>
      <w:ins w:id="21963" w:author="Administrator" w:date="2019-07-20T15:36:00Z">
        <w:r>
          <w:rPr>
            <w:rFonts w:hint="eastAsia"/>
          </w:rPr>
          <w:t>秘</w:t>
        </w:r>
      </w:ins>
      <w:ins w:id="21964" w:author="Administrator" w:date="2019-07-20T22:06:00Z">
        <w:r w:rsidR="00186010">
          <w:rPr>
            <w:rFonts w:hint="eastAsia"/>
          </w:rPr>
          <w:t>術比起</w:t>
        </w:r>
      </w:ins>
      <w:ins w:id="21965" w:author="Administrator" w:date="2019-07-20T15:36:00Z">
        <w:r>
          <w:rPr>
            <w:rFonts w:hint="eastAsia"/>
          </w:rPr>
          <w:t>，也是不遑多讓，居然被區區一個練氣期小修士給領悟出來。</w:t>
        </w:r>
      </w:ins>
    </w:p>
    <w:p w:rsidR="000F0075" w:rsidRDefault="00EC5996">
      <w:pPr>
        <w:pStyle w:val="12"/>
        <w:spacing w:after="240"/>
        <w:ind w:leftChars="0" w:left="0"/>
        <w:rPr>
          <w:ins w:id="21966" w:author="Administrator" w:date="2019-07-20T22:23:00Z"/>
        </w:rPr>
        <w:pPrChange w:id="21967" w:author="Administrator" w:date="2019-07-20T11:32:00Z">
          <w:pPr>
            <w:pStyle w:val="12"/>
            <w:numPr>
              <w:numId w:val="1"/>
            </w:numPr>
            <w:spacing w:after="240"/>
            <w:ind w:leftChars="0" w:left="360" w:hanging="360"/>
            <w:outlineLvl w:val="0"/>
          </w:pPr>
        </w:pPrChange>
      </w:pPr>
      <w:ins w:id="21968" w:author="Administrator" w:date="2019-07-20T13:39:00Z">
        <w:r>
          <w:rPr>
            <w:rFonts w:hint="eastAsia"/>
          </w:rPr>
          <w:t>而能</w:t>
        </w:r>
      </w:ins>
      <w:ins w:id="21969" w:author="Administrator" w:date="2019-07-20T22:06:00Z">
        <w:r w:rsidR="00186010">
          <w:rPr>
            <w:rFonts w:hint="eastAsia"/>
          </w:rPr>
          <w:t>李龍飛能</w:t>
        </w:r>
      </w:ins>
      <w:ins w:id="21970" w:author="Administrator" w:date="2019-07-20T13:39:00Z">
        <w:r>
          <w:rPr>
            <w:rFonts w:hint="eastAsia"/>
          </w:rPr>
          <w:t>悟出這樣的方法，</w:t>
        </w:r>
      </w:ins>
      <w:ins w:id="21971" w:author="Administrator" w:date="2019-07-20T15:37:00Z">
        <w:r w:rsidR="008617A8">
          <w:rPr>
            <w:rFonts w:hint="eastAsia"/>
          </w:rPr>
          <w:t>其實也多虧</w:t>
        </w:r>
      </w:ins>
      <w:ins w:id="21972" w:author="Administrator" w:date="2019-07-20T13:39:00Z">
        <w:r>
          <w:rPr>
            <w:rFonts w:hint="eastAsia"/>
          </w:rPr>
          <w:t>先前幾次因緣際會，將</w:t>
        </w:r>
      </w:ins>
      <w:ins w:id="21973" w:author="Administrator" w:date="2019-07-20T13:41:00Z">
        <w:r>
          <w:rPr>
            <w:rFonts w:hint="eastAsia"/>
          </w:rPr>
          <w:t>修為</w:t>
        </w:r>
      </w:ins>
      <w:ins w:id="21974" w:author="Administrator" w:date="2019-07-20T13:39:00Z">
        <w:r>
          <w:rPr>
            <w:rFonts w:hint="eastAsia"/>
          </w:rPr>
          <w:t>短暫</w:t>
        </w:r>
      </w:ins>
      <w:ins w:id="21975" w:author="Administrator" w:date="2019-07-20T13:41:00Z">
        <w:r>
          <w:rPr>
            <w:rFonts w:hint="eastAsia"/>
          </w:rPr>
          <w:t>提升至</w:t>
        </w:r>
      </w:ins>
      <w:ins w:id="21976" w:author="Administrator" w:date="2019-07-20T15:37:00Z">
        <w:r w:rsidR="008617A8">
          <w:rPr>
            <w:rFonts w:hint="eastAsia"/>
          </w:rPr>
          <w:t>築基</w:t>
        </w:r>
      </w:ins>
      <w:ins w:id="21977" w:author="Administrator" w:date="2019-07-20T22:06:00Z">
        <w:r w:rsidR="00186010">
          <w:rPr>
            <w:rFonts w:hint="eastAsia"/>
          </w:rPr>
          <w:t>，甚至結丹</w:t>
        </w:r>
      </w:ins>
      <w:ins w:id="21978" w:author="Administrator" w:date="2019-07-20T15:37:00Z">
        <w:r w:rsidR="008617A8">
          <w:rPr>
            <w:rFonts w:hint="eastAsia"/>
          </w:rPr>
          <w:t>以</w:t>
        </w:r>
        <w:r w:rsidR="00186010">
          <w:rPr>
            <w:rFonts w:hint="eastAsia"/>
          </w:rPr>
          <w:t>上</w:t>
        </w:r>
        <w:r w:rsidR="008617A8">
          <w:rPr>
            <w:rFonts w:hint="eastAsia"/>
          </w:rPr>
          <w:t>有關。</w:t>
        </w:r>
      </w:ins>
    </w:p>
    <w:p w:rsidR="000F0075" w:rsidRDefault="004429F1">
      <w:pPr>
        <w:pStyle w:val="12"/>
        <w:spacing w:after="240"/>
        <w:ind w:leftChars="0" w:left="0"/>
        <w:rPr>
          <w:ins w:id="21979" w:author="Administrator" w:date="2019-07-20T15:37:00Z"/>
        </w:rPr>
        <w:pPrChange w:id="21980" w:author="Administrator" w:date="2019-07-20T11:32:00Z">
          <w:pPr>
            <w:pStyle w:val="12"/>
            <w:numPr>
              <w:numId w:val="1"/>
            </w:numPr>
            <w:spacing w:after="240"/>
            <w:ind w:leftChars="0" w:left="360" w:hanging="360"/>
            <w:outlineLvl w:val="0"/>
          </w:pPr>
        </w:pPrChange>
      </w:pPr>
      <w:ins w:id="21981" w:author="Administrator" w:date="2019-07-20T22:23:00Z">
        <w:r>
          <w:rPr>
            <w:rFonts w:hint="eastAsia"/>
          </w:rPr>
          <w:lastRenderedPageBreak/>
          <w:t>加上</w:t>
        </w:r>
      </w:ins>
      <w:ins w:id="21982" w:author="Administrator" w:date="2019-07-20T22:28:00Z">
        <w:r w:rsidR="004F0849">
          <w:rPr>
            <w:rFonts w:hint="eastAsia"/>
          </w:rPr>
          <w:t>先前修得的</w:t>
        </w:r>
      </w:ins>
      <w:ins w:id="21983" w:author="Administrator" w:date="2019-07-20T22:23:00Z">
        <w:r>
          <w:rPr>
            <w:rFonts w:hint="eastAsia"/>
          </w:rPr>
          <w:t>納靈訣</w:t>
        </w:r>
      </w:ins>
      <w:ins w:id="21984" w:author="Administrator" w:date="2019-07-20T22:24:00Z">
        <w:r>
          <w:rPr>
            <w:rFonts w:hint="eastAsia"/>
          </w:rPr>
          <w:t>本來就有此特性，只不過</w:t>
        </w:r>
      </w:ins>
      <w:ins w:id="21985" w:author="Administrator" w:date="2019-07-20T22:26:00Z">
        <w:r w:rsidR="004F0849">
          <w:rPr>
            <w:rFonts w:hint="eastAsia"/>
          </w:rPr>
          <w:t>李龍飛將其</w:t>
        </w:r>
      </w:ins>
      <w:ins w:id="21986" w:author="Administrator" w:date="2019-07-20T22:27:00Z">
        <w:r w:rsidR="004F0849">
          <w:rPr>
            <w:rFonts w:hint="eastAsia"/>
          </w:rPr>
          <w:t>稍作改</w:t>
        </w:r>
      </w:ins>
      <w:ins w:id="21987" w:author="Administrator" w:date="2019-07-20T22:28:00Z">
        <w:r w:rsidR="004F0849">
          <w:rPr>
            <w:rFonts w:hint="eastAsia"/>
          </w:rPr>
          <w:t>良</w:t>
        </w:r>
      </w:ins>
      <w:ins w:id="21988" w:author="Administrator" w:date="2019-07-20T22:26:00Z">
        <w:r w:rsidR="004F0849">
          <w:rPr>
            <w:rFonts w:hint="eastAsia"/>
          </w:rPr>
          <w:t>，</w:t>
        </w:r>
      </w:ins>
      <w:ins w:id="21989" w:author="Administrator" w:date="2019-07-20T22:27:00Z">
        <w:r w:rsidR="004F0849">
          <w:rPr>
            <w:rFonts w:hint="eastAsia"/>
          </w:rPr>
          <w:t>不以</w:t>
        </w:r>
      </w:ins>
      <w:ins w:id="21990" w:author="Administrator" w:date="2019-07-20T22:26:00Z">
        <w:r w:rsidR="004F0849">
          <w:rPr>
            <w:rFonts w:hint="eastAsia"/>
          </w:rPr>
          <w:t>吸收外界的靈</w:t>
        </w:r>
      </w:ins>
      <w:ins w:id="21991" w:author="Administrator" w:date="2019-07-20T22:27:00Z">
        <w:r w:rsidR="004F0849">
          <w:rPr>
            <w:rFonts w:hint="eastAsia"/>
          </w:rPr>
          <w:t>氣</w:t>
        </w:r>
      </w:ins>
      <w:ins w:id="21992" w:author="Administrator" w:date="2019-07-20T22:26:00Z">
        <w:r w:rsidR="004F0849">
          <w:rPr>
            <w:rFonts w:hint="eastAsia"/>
          </w:rPr>
          <w:t>，而改以</w:t>
        </w:r>
      </w:ins>
      <w:ins w:id="21993" w:author="Administrator" w:date="2019-07-20T22:27:00Z">
        <w:r w:rsidR="004F0849">
          <w:rPr>
            <w:rFonts w:hint="eastAsia"/>
          </w:rPr>
          <w:t>自</w:t>
        </w:r>
      </w:ins>
      <w:ins w:id="21994" w:author="Administrator" w:date="2019-07-20T22:26:00Z">
        <w:r w:rsidR="004F0849">
          <w:rPr>
            <w:rFonts w:hint="eastAsia"/>
          </w:rPr>
          <w:t>身體內散佈的靈</w:t>
        </w:r>
      </w:ins>
      <w:ins w:id="21995" w:author="Administrator" w:date="2019-07-20T22:27:00Z">
        <w:r w:rsidR="004F0849">
          <w:rPr>
            <w:rFonts w:hint="eastAsia"/>
          </w:rPr>
          <w:t>氣來壓縮，所以可說是</w:t>
        </w:r>
      </w:ins>
      <w:ins w:id="21996" w:author="Administrator" w:date="2019-07-20T22:28:00Z">
        <w:r w:rsidR="004F0849">
          <w:rPr>
            <w:rFonts w:hint="eastAsia"/>
          </w:rPr>
          <w:t>少了壞處，只有稍微影響而已。</w:t>
        </w:r>
      </w:ins>
    </w:p>
    <w:p w:rsidR="000F0075" w:rsidRDefault="008617A8">
      <w:pPr>
        <w:pStyle w:val="12"/>
        <w:spacing w:after="240"/>
        <w:ind w:leftChars="0" w:left="0"/>
        <w:rPr>
          <w:ins w:id="21997" w:author="Administrator" w:date="2019-07-20T22:29:00Z"/>
        </w:rPr>
        <w:pPrChange w:id="21998" w:author="Administrator" w:date="2019-07-20T11:32:00Z">
          <w:pPr>
            <w:pStyle w:val="12"/>
            <w:numPr>
              <w:numId w:val="1"/>
            </w:numPr>
            <w:spacing w:after="240"/>
            <w:ind w:leftChars="0" w:left="360" w:hanging="360"/>
            <w:outlineLvl w:val="0"/>
          </w:pPr>
        </w:pPrChange>
      </w:pPr>
      <w:ins w:id="21999" w:author="Administrator" w:date="2019-07-20T15:37:00Z">
        <w:r>
          <w:rPr>
            <w:rFonts w:hint="eastAsia"/>
          </w:rPr>
          <w:t>否則，</w:t>
        </w:r>
      </w:ins>
      <w:ins w:id="22000" w:author="Administrator" w:date="2019-07-20T22:07:00Z">
        <w:r w:rsidR="00186010">
          <w:rPr>
            <w:rFonts w:hint="eastAsia"/>
          </w:rPr>
          <w:t>哪怕</w:t>
        </w:r>
      </w:ins>
      <w:ins w:id="22001" w:author="Administrator" w:date="2019-07-20T15:37:00Z">
        <w:r>
          <w:rPr>
            <w:rFonts w:hint="eastAsia"/>
          </w:rPr>
          <w:t>他悟性再</w:t>
        </w:r>
        <w:r w:rsidR="004F0849">
          <w:rPr>
            <w:rFonts w:hint="eastAsia"/>
          </w:rPr>
          <w:t>高</w:t>
        </w:r>
      </w:ins>
      <w:ins w:id="22002" w:author="Administrator" w:date="2019-07-20T22:29:00Z">
        <w:r w:rsidR="004F0849">
          <w:rPr>
            <w:rFonts w:hint="eastAsia"/>
          </w:rPr>
          <w:t>，</w:t>
        </w:r>
      </w:ins>
      <w:ins w:id="22003" w:author="Administrator" w:date="2019-07-20T22:07:00Z">
        <w:r w:rsidR="00186010">
          <w:rPr>
            <w:rFonts w:hint="eastAsia"/>
          </w:rPr>
          <w:t>也難以</w:t>
        </w:r>
      </w:ins>
      <w:ins w:id="22004" w:author="Administrator" w:date="2019-07-20T22:29:00Z">
        <w:r w:rsidR="004F0849">
          <w:rPr>
            <w:rFonts w:hint="eastAsia"/>
          </w:rPr>
          <w:t>在如此低等的境界創出這麼驚人的功法。</w:t>
        </w:r>
      </w:ins>
    </w:p>
    <w:p w:rsidR="000F0075" w:rsidRDefault="00186010">
      <w:pPr>
        <w:pStyle w:val="12"/>
        <w:spacing w:after="240"/>
        <w:ind w:leftChars="0" w:left="0"/>
        <w:rPr>
          <w:ins w:id="22005" w:author="Administrator" w:date="2019-07-20T22:08:00Z"/>
        </w:rPr>
        <w:pPrChange w:id="22006" w:author="Administrator" w:date="2019-07-20T11:32:00Z">
          <w:pPr>
            <w:pStyle w:val="12"/>
            <w:numPr>
              <w:numId w:val="1"/>
            </w:numPr>
            <w:spacing w:after="240"/>
            <w:ind w:leftChars="0" w:left="360" w:hanging="360"/>
            <w:outlineLvl w:val="0"/>
          </w:pPr>
        </w:pPrChange>
      </w:pPr>
      <w:ins w:id="22007" w:author="Administrator" w:date="2019-07-20T22:07:00Z">
        <w:r>
          <w:rPr>
            <w:rFonts w:hint="eastAsia"/>
          </w:rPr>
          <w:t>不管怎樣，</w:t>
        </w:r>
      </w:ins>
      <w:ins w:id="22008" w:author="Administrator" w:date="2019-07-20T22:08:00Z">
        <w:r>
          <w:rPr>
            <w:rFonts w:hint="eastAsia"/>
          </w:rPr>
          <w:t>修練出凝基法後，李龍飛在對上築基期的敵人，可以說是完全處於不驚不懼的情況了。</w:t>
        </w:r>
      </w:ins>
    </w:p>
    <w:p w:rsidR="000F0075" w:rsidRDefault="00186010">
      <w:pPr>
        <w:pStyle w:val="12"/>
        <w:spacing w:after="240"/>
        <w:ind w:leftChars="0" w:left="0"/>
        <w:rPr>
          <w:ins w:id="22009" w:author="Administrator" w:date="2019-07-21T12:34:00Z"/>
        </w:rPr>
        <w:pPrChange w:id="22010" w:author="Administrator" w:date="2019-07-20T11:32:00Z">
          <w:pPr>
            <w:pStyle w:val="12"/>
            <w:numPr>
              <w:numId w:val="1"/>
            </w:numPr>
            <w:spacing w:after="240"/>
            <w:ind w:leftChars="0" w:left="360" w:hanging="360"/>
            <w:outlineLvl w:val="0"/>
          </w:pPr>
        </w:pPrChange>
      </w:pPr>
      <w:ins w:id="22011" w:author="Administrator" w:date="2019-07-20T22:08:00Z">
        <w:r>
          <w:rPr>
            <w:rFonts w:hint="eastAsia"/>
          </w:rPr>
          <w:t>除此之外，</w:t>
        </w:r>
      </w:ins>
      <w:ins w:id="22012" w:author="Administrator" w:date="2019-07-21T12:14:00Z">
        <w:r w:rsidR="00BF221B">
          <w:rPr>
            <w:rFonts w:hint="eastAsia"/>
          </w:rPr>
          <w:t>李龍飛</w:t>
        </w:r>
      </w:ins>
      <w:ins w:id="22013" w:author="Administrator" w:date="2019-07-20T22:09:00Z">
        <w:r>
          <w:rPr>
            <w:rFonts w:hint="eastAsia"/>
          </w:rPr>
          <w:t>亦</w:t>
        </w:r>
      </w:ins>
      <w:ins w:id="22014" w:author="Administrator" w:date="2019-07-21T12:14:00Z">
        <w:r w:rsidR="00BF221B">
          <w:rPr>
            <w:rFonts w:hint="eastAsia"/>
          </w:rPr>
          <w:t>將</w:t>
        </w:r>
      </w:ins>
      <w:ins w:id="22015" w:author="Administrator" w:date="2019-07-21T12:32:00Z">
        <w:r w:rsidR="006562AC">
          <w:rPr>
            <w:rFonts w:hint="eastAsia"/>
          </w:rPr>
          <w:t>黃襄給的同心術仔細</w:t>
        </w:r>
      </w:ins>
      <w:ins w:id="22016" w:author="Administrator" w:date="2019-07-21T12:16:00Z">
        <w:r w:rsidR="00BF221B">
          <w:rPr>
            <w:rFonts w:hint="eastAsia"/>
          </w:rPr>
          <w:t>修練，配</w:t>
        </w:r>
      </w:ins>
      <w:ins w:id="22017" w:author="Administrator" w:date="2019-07-21T12:17:00Z">
        <w:r w:rsidR="00BF221B">
          <w:rPr>
            <w:rFonts w:hint="eastAsia"/>
          </w:rPr>
          <w:t>合上</w:t>
        </w:r>
      </w:ins>
      <w:ins w:id="22018" w:author="Administrator" w:date="2019-07-21T12:33:00Z">
        <w:r w:rsidR="006562AC">
          <w:rPr>
            <w:rFonts w:hint="eastAsia"/>
          </w:rPr>
          <w:t>以</w:t>
        </w:r>
      </w:ins>
      <w:ins w:id="22019" w:author="Administrator" w:date="2019-07-21T12:17:00Z">
        <w:r w:rsidR="00BF221B">
          <w:rPr>
            <w:rFonts w:hint="eastAsia"/>
          </w:rPr>
          <w:t>前育蟲</w:t>
        </w:r>
      </w:ins>
      <w:ins w:id="22020" w:author="Administrator" w:date="2019-07-21T12:33:00Z">
        <w:r w:rsidR="006562AC">
          <w:rPr>
            <w:rFonts w:hint="eastAsia"/>
          </w:rPr>
          <w:t>術的一些</w:t>
        </w:r>
      </w:ins>
      <w:ins w:id="22021" w:author="Administrator" w:date="2019-07-21T12:17:00Z">
        <w:r w:rsidR="00BF221B">
          <w:rPr>
            <w:rFonts w:hint="eastAsia"/>
          </w:rPr>
          <w:t>心得，</w:t>
        </w:r>
      </w:ins>
      <w:ins w:id="22022" w:author="Administrator" w:date="2019-07-21T12:33:00Z">
        <w:r w:rsidR="006562AC">
          <w:rPr>
            <w:rFonts w:hint="eastAsia"/>
          </w:rPr>
          <w:t>加上黃襄之前的指點</w:t>
        </w:r>
      </w:ins>
      <w:ins w:id="22023" w:author="Administrator" w:date="2019-07-20T22:10:00Z">
        <w:r>
          <w:rPr>
            <w:rFonts w:hint="eastAsia"/>
          </w:rPr>
          <w:t>，</w:t>
        </w:r>
      </w:ins>
      <w:ins w:id="22024" w:author="Administrator" w:date="2019-07-21T12:34:00Z">
        <w:r w:rsidR="006562AC">
          <w:rPr>
            <w:rFonts w:hint="eastAsia"/>
          </w:rPr>
          <w:t>李龍飛有信心，只要能將那些蜂魔蟲卵給孵化出來，自己至少能控制大半。</w:t>
        </w:r>
      </w:ins>
    </w:p>
    <w:p w:rsidR="000F0075" w:rsidRDefault="006562AC">
      <w:pPr>
        <w:pStyle w:val="12"/>
        <w:spacing w:after="240"/>
        <w:ind w:leftChars="0" w:left="0"/>
        <w:rPr>
          <w:ins w:id="22025" w:author="Administrator" w:date="2019-07-21T12:36:00Z"/>
        </w:rPr>
        <w:pPrChange w:id="22026" w:author="Administrator" w:date="2019-07-20T11:32:00Z">
          <w:pPr>
            <w:pStyle w:val="12"/>
            <w:numPr>
              <w:numId w:val="1"/>
            </w:numPr>
            <w:spacing w:after="240"/>
            <w:ind w:leftChars="0" w:left="360" w:hanging="360"/>
            <w:outlineLvl w:val="0"/>
          </w:pPr>
        </w:pPrChange>
      </w:pPr>
      <w:ins w:id="22027" w:author="Administrator" w:date="2019-07-21T12:34:00Z">
        <w:r>
          <w:rPr>
            <w:rFonts w:hint="eastAsia"/>
          </w:rPr>
          <w:t>藉時，</w:t>
        </w:r>
      </w:ins>
      <w:ins w:id="22028" w:author="Administrator" w:date="2019-07-21T12:35:00Z">
        <w:r>
          <w:rPr>
            <w:rFonts w:hint="eastAsia"/>
          </w:rPr>
          <w:t>一群</w:t>
        </w:r>
      </w:ins>
      <w:ins w:id="22029" w:author="Administrator" w:date="2019-07-21T12:36:00Z">
        <w:r>
          <w:rPr>
            <w:rFonts w:hint="eastAsia"/>
          </w:rPr>
          <w:t>妖丹三轉以上的蜂魔任自己操控，就算遇到築基後期的修士，也穩操勝算。</w:t>
        </w:r>
      </w:ins>
    </w:p>
    <w:p w:rsidR="000F0075" w:rsidRDefault="00432386">
      <w:pPr>
        <w:pStyle w:val="12"/>
        <w:spacing w:after="240"/>
        <w:ind w:leftChars="0" w:left="0"/>
        <w:rPr>
          <w:ins w:id="22030" w:author="Administrator" w:date="2019-07-21T12:44:00Z"/>
        </w:rPr>
        <w:pPrChange w:id="22031" w:author="Administrator" w:date="2019-07-20T11:32:00Z">
          <w:pPr>
            <w:pStyle w:val="12"/>
            <w:numPr>
              <w:numId w:val="1"/>
            </w:numPr>
            <w:spacing w:after="240"/>
            <w:ind w:leftChars="0" w:left="360" w:hanging="360"/>
            <w:outlineLvl w:val="0"/>
          </w:pPr>
        </w:pPrChange>
      </w:pPr>
      <w:ins w:id="22032" w:author="Administrator" w:date="2019-07-21T12:43:00Z">
        <w:r>
          <w:rPr>
            <w:rFonts w:hint="eastAsia"/>
          </w:rPr>
          <w:t>只不過，</w:t>
        </w:r>
      </w:ins>
      <w:ins w:id="22033" w:author="Administrator" w:date="2019-07-21T12:44:00Z">
        <w:r>
          <w:rPr>
            <w:rFonts w:hint="eastAsia"/>
          </w:rPr>
          <w:t>孵化這些蜂魔卵，似乎須要一些特殊的方法，至於是何種方法，李龍飛一時之間也不明白，只能以後碰碰機緣再說。</w:t>
        </w:r>
      </w:ins>
    </w:p>
    <w:p w:rsidR="000F0075" w:rsidRDefault="00432386">
      <w:pPr>
        <w:pStyle w:val="12"/>
        <w:spacing w:after="240"/>
        <w:ind w:leftChars="0" w:left="0"/>
        <w:rPr>
          <w:ins w:id="22034" w:author="Administrator" w:date="2019-07-21T12:45:00Z"/>
        </w:rPr>
        <w:pPrChange w:id="22035" w:author="Administrator" w:date="2019-07-20T11:32:00Z">
          <w:pPr>
            <w:pStyle w:val="12"/>
            <w:numPr>
              <w:numId w:val="1"/>
            </w:numPr>
            <w:spacing w:after="240"/>
            <w:ind w:leftChars="0" w:left="360" w:hanging="360"/>
            <w:outlineLvl w:val="0"/>
          </w:pPr>
        </w:pPrChange>
      </w:pPr>
      <w:ins w:id="22036" w:author="Administrator" w:date="2019-07-21T12:44:00Z">
        <w:r>
          <w:rPr>
            <w:rFonts w:hint="eastAsia"/>
          </w:rPr>
          <w:t>但饒是如此，</w:t>
        </w:r>
      </w:ins>
      <w:ins w:id="22037" w:author="Administrator" w:date="2019-07-21T12:45:00Z">
        <w:r>
          <w:rPr>
            <w:rFonts w:hint="eastAsia"/>
          </w:rPr>
          <w:t>這等育蟲方法，也給了他不少益處。</w:t>
        </w:r>
      </w:ins>
    </w:p>
    <w:p w:rsidR="000F0075" w:rsidRDefault="00432386">
      <w:pPr>
        <w:pStyle w:val="12"/>
        <w:spacing w:after="240"/>
        <w:ind w:leftChars="0" w:left="0"/>
        <w:rPr>
          <w:ins w:id="22038" w:author="Administrator" w:date="2019-07-21T12:47:00Z"/>
        </w:rPr>
        <w:pPrChange w:id="22039" w:author="Administrator" w:date="2019-07-20T11:32:00Z">
          <w:pPr>
            <w:pStyle w:val="12"/>
            <w:numPr>
              <w:numId w:val="1"/>
            </w:numPr>
            <w:spacing w:after="240"/>
            <w:ind w:leftChars="0" w:left="360" w:hanging="360"/>
            <w:outlineLvl w:val="0"/>
          </w:pPr>
        </w:pPrChange>
      </w:pPr>
      <w:ins w:id="22040" w:author="Administrator" w:date="2019-07-21T12:45:00Z">
        <w:r>
          <w:rPr>
            <w:rFonts w:hint="eastAsia"/>
          </w:rPr>
          <w:t>「如果再遇到之前那種</w:t>
        </w:r>
      </w:ins>
      <w:ins w:id="22041" w:author="Administrator" w:date="2019-07-21T12:46:00Z">
        <w:r w:rsidR="00375CF5">
          <w:rPr>
            <w:rFonts w:hint="eastAsia"/>
          </w:rPr>
          <w:t>蜈蚣異</w:t>
        </w:r>
      </w:ins>
      <w:ins w:id="22042" w:author="Administrator" w:date="2019-07-21T12:45:00Z">
        <w:r>
          <w:rPr>
            <w:rFonts w:hint="eastAsia"/>
          </w:rPr>
          <w:t>蟲，</w:t>
        </w:r>
      </w:ins>
      <w:ins w:id="22043" w:author="Administrator" w:date="2019-07-21T12:46:00Z">
        <w:r w:rsidR="00375CF5">
          <w:rPr>
            <w:rFonts w:hint="eastAsia"/>
          </w:rPr>
          <w:t>搞不好可以將牠收為己用。」李龍飛心想，對於這想法</w:t>
        </w:r>
      </w:ins>
      <w:ins w:id="22044" w:author="Administrator" w:date="2019-07-21T12:47:00Z">
        <w:r w:rsidR="00375CF5">
          <w:rPr>
            <w:rFonts w:hint="eastAsia"/>
          </w:rPr>
          <w:t>躍躍欲試。</w:t>
        </w:r>
      </w:ins>
    </w:p>
    <w:p w:rsidR="000F0075" w:rsidRDefault="00B61369">
      <w:pPr>
        <w:pStyle w:val="12"/>
        <w:spacing w:after="240"/>
        <w:ind w:leftChars="0" w:left="0"/>
        <w:rPr>
          <w:ins w:id="22045" w:author="Administrator" w:date="2019-07-21T13:09:00Z"/>
        </w:rPr>
        <w:pPrChange w:id="22046" w:author="Administrator" w:date="2019-07-20T11:32:00Z">
          <w:pPr>
            <w:pStyle w:val="12"/>
            <w:numPr>
              <w:numId w:val="1"/>
            </w:numPr>
            <w:spacing w:after="240"/>
            <w:ind w:leftChars="0" w:left="360" w:hanging="360"/>
            <w:outlineLvl w:val="0"/>
          </w:pPr>
        </w:pPrChange>
      </w:pPr>
      <w:ins w:id="22047" w:author="Administrator" w:date="2019-07-21T13:07:00Z">
        <w:r>
          <w:rPr>
            <w:rFonts w:hint="eastAsia"/>
          </w:rPr>
          <w:t>就這樣，李龍飛白天跟著</w:t>
        </w:r>
      </w:ins>
      <w:ins w:id="22048" w:author="Administrator" w:date="2019-07-21T13:08:00Z">
        <w:r>
          <w:rPr>
            <w:rFonts w:hint="eastAsia"/>
          </w:rPr>
          <w:t>嚴泰</w:t>
        </w:r>
      </w:ins>
      <w:ins w:id="22049" w:author="Administrator" w:date="2019-07-21T13:09:00Z">
        <w:r>
          <w:rPr>
            <w:rFonts w:hint="eastAsia"/>
          </w:rPr>
          <w:t>了解這異地的各種事物，其他時間都用來加強修練各式術法。</w:t>
        </w:r>
      </w:ins>
    </w:p>
    <w:p w:rsidR="000F0075" w:rsidRDefault="00B61369">
      <w:pPr>
        <w:pStyle w:val="12"/>
        <w:spacing w:after="240"/>
        <w:ind w:leftChars="0" w:left="0"/>
        <w:rPr>
          <w:ins w:id="22050" w:author="Administrator" w:date="2019-07-21T13:10:00Z"/>
        </w:rPr>
        <w:pPrChange w:id="22051" w:author="Administrator" w:date="2019-07-20T11:32:00Z">
          <w:pPr>
            <w:pStyle w:val="12"/>
            <w:numPr>
              <w:numId w:val="1"/>
            </w:numPr>
            <w:spacing w:after="240"/>
            <w:ind w:leftChars="0" w:left="360" w:hanging="360"/>
            <w:outlineLvl w:val="0"/>
          </w:pPr>
        </w:pPrChange>
      </w:pPr>
      <w:ins w:id="22052" w:author="Administrator" w:date="2019-07-21T13:09:00Z">
        <w:r>
          <w:rPr>
            <w:rFonts w:hint="eastAsia"/>
          </w:rPr>
          <w:t>雖然修為沒有增加，但戰力上，卻是多了好幾倍，</w:t>
        </w:r>
      </w:ins>
      <w:ins w:id="22053" w:author="Administrator" w:date="2019-07-21T13:10:00Z">
        <w:r>
          <w:rPr>
            <w:rFonts w:hint="eastAsia"/>
          </w:rPr>
          <w:t>如果此時再遇到鬼谷玟，也不至於那麼狼狽了。</w:t>
        </w:r>
      </w:ins>
    </w:p>
    <w:p w:rsidR="000F0075" w:rsidRDefault="00B61369">
      <w:pPr>
        <w:pStyle w:val="12"/>
        <w:spacing w:after="240"/>
        <w:ind w:leftChars="0" w:left="0"/>
        <w:rPr>
          <w:ins w:id="22054" w:author="Administrator" w:date="2019-07-21T13:11:00Z"/>
        </w:rPr>
        <w:pPrChange w:id="22055" w:author="Administrator" w:date="2019-07-20T11:32:00Z">
          <w:pPr>
            <w:pStyle w:val="12"/>
            <w:numPr>
              <w:numId w:val="1"/>
            </w:numPr>
            <w:spacing w:after="240"/>
            <w:ind w:leftChars="0" w:left="360" w:hanging="360"/>
            <w:outlineLvl w:val="0"/>
          </w:pPr>
        </w:pPrChange>
      </w:pPr>
      <w:ins w:id="22056" w:author="Administrator" w:date="2019-07-21T13:10:00Z">
        <w:r>
          <w:rPr>
            <w:rFonts w:hint="eastAsia"/>
          </w:rPr>
          <w:t>唯一的問題是，沒有築基丹，</w:t>
        </w:r>
      </w:ins>
      <w:ins w:id="22057" w:author="Administrator" w:date="2019-07-21T13:11:00Z">
        <w:r>
          <w:rPr>
            <w:rFonts w:hint="eastAsia"/>
          </w:rPr>
          <w:t>李龍飛想盡了辦法，卻還是築基不了。</w:t>
        </w:r>
      </w:ins>
    </w:p>
    <w:p w:rsidR="000F0075" w:rsidRDefault="00B61369">
      <w:pPr>
        <w:pStyle w:val="12"/>
        <w:spacing w:after="240"/>
        <w:ind w:leftChars="0" w:left="0"/>
        <w:rPr>
          <w:ins w:id="22058" w:author="Administrator" w:date="2019-07-21T13:12:00Z"/>
        </w:rPr>
        <w:pPrChange w:id="22059" w:author="Administrator" w:date="2019-07-20T11:32:00Z">
          <w:pPr>
            <w:pStyle w:val="12"/>
            <w:numPr>
              <w:numId w:val="1"/>
            </w:numPr>
            <w:spacing w:after="240"/>
            <w:ind w:leftChars="0" w:left="360" w:hanging="360"/>
            <w:outlineLvl w:val="0"/>
          </w:pPr>
        </w:pPrChange>
      </w:pPr>
      <w:ins w:id="22060" w:author="Administrator" w:date="2019-07-21T13:11:00Z">
        <w:r>
          <w:rPr>
            <w:rFonts w:hint="eastAsia"/>
          </w:rPr>
          <w:t>不得已，這一天，他從懷中拿出一個</w:t>
        </w:r>
      </w:ins>
      <w:ins w:id="22061" w:author="Administrator" w:date="2019-07-21T13:12:00Z">
        <w:r>
          <w:rPr>
            <w:rFonts w:hint="eastAsia"/>
          </w:rPr>
          <w:t>紫檀靈木盒，若有所思地看著。</w:t>
        </w:r>
      </w:ins>
    </w:p>
    <w:p w:rsidR="000F0075" w:rsidRDefault="00B61369">
      <w:pPr>
        <w:pStyle w:val="12"/>
        <w:spacing w:after="240"/>
        <w:ind w:leftChars="0" w:left="0"/>
        <w:rPr>
          <w:ins w:id="22062" w:author="Administrator" w:date="2019-07-21T13:15:00Z"/>
        </w:rPr>
        <w:pPrChange w:id="22063" w:author="Administrator" w:date="2019-07-20T11:32:00Z">
          <w:pPr>
            <w:pStyle w:val="12"/>
            <w:numPr>
              <w:numId w:val="1"/>
            </w:numPr>
            <w:spacing w:after="240"/>
            <w:ind w:leftChars="0" w:left="360" w:hanging="360"/>
            <w:outlineLvl w:val="0"/>
          </w:pPr>
        </w:pPrChange>
      </w:pPr>
      <w:ins w:id="22064" w:author="Administrator" w:date="2019-07-21T13:12:00Z">
        <w:r>
          <w:rPr>
            <w:rFonts w:hint="eastAsia"/>
          </w:rPr>
          <w:t>「雖說我一直學不會丹道，也湊不齊築基丹的</w:t>
        </w:r>
      </w:ins>
      <w:ins w:id="22065" w:author="Administrator" w:date="2019-07-21T13:13:00Z">
        <w:r>
          <w:rPr>
            <w:rFonts w:hint="eastAsia"/>
          </w:rPr>
          <w:t>藥草，可從築基丹的丹方上，也明白這築基丹</w:t>
        </w:r>
      </w:ins>
      <w:ins w:id="22066" w:author="Administrator" w:date="2019-07-21T13:14:00Z">
        <w:r>
          <w:rPr>
            <w:rFonts w:hint="eastAsia"/>
          </w:rPr>
          <w:t>說穿了，就是一種強力</w:t>
        </w:r>
      </w:ins>
      <w:ins w:id="22067" w:author="Administrator" w:date="2019-07-21T13:15:00Z">
        <w:r>
          <w:rPr>
            <w:rFonts w:hint="eastAsia"/>
          </w:rPr>
          <w:t>的補靈丹。</w:t>
        </w:r>
      </w:ins>
    </w:p>
    <w:p w:rsidR="000F0075" w:rsidRDefault="00B61369">
      <w:pPr>
        <w:pStyle w:val="12"/>
        <w:spacing w:after="240"/>
        <w:ind w:leftChars="0" w:left="0"/>
        <w:rPr>
          <w:ins w:id="22068" w:author="Administrator" w:date="2019-07-21T13:23:00Z"/>
        </w:rPr>
        <w:pPrChange w:id="22069" w:author="Administrator" w:date="2019-07-20T11:32:00Z">
          <w:pPr>
            <w:pStyle w:val="12"/>
            <w:numPr>
              <w:numId w:val="1"/>
            </w:numPr>
            <w:spacing w:after="240"/>
            <w:ind w:leftChars="0" w:left="360" w:hanging="360"/>
            <w:outlineLvl w:val="0"/>
          </w:pPr>
        </w:pPrChange>
      </w:pPr>
      <w:ins w:id="22070" w:author="Administrator" w:date="2019-07-21T13:15:00Z">
        <w:r>
          <w:rPr>
            <w:rFonts w:hint="eastAsia"/>
          </w:rPr>
          <w:t>只是築基丹一枚，就勝過</w:t>
        </w:r>
      </w:ins>
      <w:ins w:id="22071" w:author="Administrator" w:date="2019-07-21T13:16:00Z">
        <w:r>
          <w:rPr>
            <w:rFonts w:hint="eastAsia"/>
          </w:rPr>
          <w:t>了</w:t>
        </w:r>
      </w:ins>
      <w:ins w:id="22072" w:author="Administrator" w:date="2019-07-21T13:15:00Z">
        <w:r>
          <w:rPr>
            <w:rFonts w:hint="eastAsia"/>
          </w:rPr>
          <w:t>百枚的補</w:t>
        </w:r>
      </w:ins>
      <w:ins w:id="22073" w:author="Administrator" w:date="2019-07-21T13:16:00Z">
        <w:r>
          <w:rPr>
            <w:rFonts w:hint="eastAsia"/>
          </w:rPr>
          <w:t>靈丹，可在輔藥</w:t>
        </w:r>
      </w:ins>
      <w:ins w:id="22074" w:author="Administrator" w:date="2019-07-21T13:17:00Z">
        <w:r>
          <w:rPr>
            <w:rFonts w:hint="eastAsia"/>
          </w:rPr>
          <w:t>上，又加上許多珍貴的</w:t>
        </w:r>
      </w:ins>
      <w:ins w:id="22075" w:author="Administrator" w:date="2019-07-21T13:16:00Z">
        <w:r>
          <w:rPr>
            <w:rFonts w:hint="eastAsia"/>
          </w:rPr>
          <w:t>調合</w:t>
        </w:r>
      </w:ins>
      <w:ins w:id="22076" w:author="Administrator" w:date="2019-07-21T13:17:00Z">
        <w:r>
          <w:rPr>
            <w:rFonts w:hint="eastAsia"/>
          </w:rPr>
          <w:t>性草藥</w:t>
        </w:r>
        <w:r w:rsidR="00B072B7">
          <w:rPr>
            <w:rFonts w:hint="eastAsia"/>
          </w:rPr>
          <w:t>舒緩</w:t>
        </w:r>
      </w:ins>
      <w:ins w:id="22077" w:author="Administrator" w:date="2019-07-21T13:16:00Z">
        <w:r>
          <w:rPr>
            <w:rFonts w:hint="eastAsia"/>
          </w:rPr>
          <w:t>，來讓那霸道的藥效可以被練氣期修士吸收，</w:t>
        </w:r>
      </w:ins>
      <w:ins w:id="22078" w:author="Administrator" w:date="2019-07-21T13:23:00Z">
        <w:r w:rsidR="00B072B7">
          <w:rPr>
            <w:rFonts w:hint="eastAsia"/>
          </w:rPr>
          <w:t>既然如此，這木盒內裝的丹藥，應該也有類似功能才對！」</w:t>
        </w:r>
      </w:ins>
    </w:p>
    <w:p w:rsidR="000F0075" w:rsidRDefault="00B072B7">
      <w:pPr>
        <w:pStyle w:val="12"/>
        <w:spacing w:after="240"/>
        <w:ind w:leftChars="0" w:left="0"/>
        <w:rPr>
          <w:ins w:id="22079" w:author="Administrator" w:date="2019-07-21T14:44:00Z"/>
        </w:rPr>
        <w:pPrChange w:id="22080" w:author="Administrator" w:date="2019-07-20T11:32:00Z">
          <w:pPr>
            <w:pStyle w:val="12"/>
            <w:numPr>
              <w:numId w:val="1"/>
            </w:numPr>
            <w:spacing w:after="240"/>
            <w:ind w:leftChars="0" w:left="360" w:hanging="360"/>
            <w:outlineLvl w:val="0"/>
          </w:pPr>
        </w:pPrChange>
      </w:pPr>
      <w:ins w:id="22081" w:author="Administrator" w:date="2019-07-21T13:23:00Z">
        <w:r>
          <w:rPr>
            <w:rFonts w:hint="eastAsia"/>
          </w:rPr>
          <w:t>這半年多來，他</w:t>
        </w:r>
      </w:ins>
      <w:ins w:id="22082" w:author="Administrator" w:date="2019-07-21T13:24:00Z">
        <w:r>
          <w:rPr>
            <w:rFonts w:hint="eastAsia"/>
          </w:rPr>
          <w:t>嘗試了三次，每次都從這丹藥上刮下些許粉末服用，</w:t>
        </w:r>
      </w:ins>
      <w:ins w:id="22083" w:author="Administrator" w:date="2019-07-21T14:43:00Z">
        <w:r w:rsidR="008F5121">
          <w:rPr>
            <w:rFonts w:hint="eastAsia"/>
          </w:rPr>
          <w:t>而</w:t>
        </w:r>
      </w:ins>
      <w:ins w:id="22084" w:author="Administrator" w:date="2019-07-21T13:24:00Z">
        <w:r>
          <w:rPr>
            <w:rFonts w:hint="eastAsia"/>
          </w:rPr>
          <w:t>每一次服用後，</w:t>
        </w:r>
      </w:ins>
      <w:ins w:id="22085" w:author="Administrator" w:date="2019-07-21T14:43:00Z">
        <w:r w:rsidR="008F5121">
          <w:rPr>
            <w:rFonts w:hint="eastAsia"/>
          </w:rPr>
          <w:t>也</w:t>
        </w:r>
      </w:ins>
      <w:ins w:id="22086" w:author="Administrator" w:date="2019-07-21T13:24:00Z">
        <w:r>
          <w:rPr>
            <w:rFonts w:hint="eastAsia"/>
          </w:rPr>
          <w:t>都感覺到體內</w:t>
        </w:r>
      </w:ins>
      <w:ins w:id="22087" w:author="Administrator" w:date="2019-07-21T13:25:00Z">
        <w:r>
          <w:rPr>
            <w:rFonts w:hint="eastAsia"/>
          </w:rPr>
          <w:t>增加的</w:t>
        </w:r>
      </w:ins>
      <w:ins w:id="22088" w:author="Administrator" w:date="2019-07-21T13:24:00Z">
        <w:r>
          <w:rPr>
            <w:rFonts w:hint="eastAsia"/>
          </w:rPr>
          <w:t>靈氣</w:t>
        </w:r>
      </w:ins>
      <w:ins w:id="22089" w:author="Administrator" w:date="2019-07-21T13:25:00Z">
        <w:r>
          <w:rPr>
            <w:rFonts w:hint="eastAsia"/>
          </w:rPr>
          <w:t>澎湃程度異常非</w:t>
        </w:r>
        <w:r w:rsidR="008F5121">
          <w:rPr>
            <w:rFonts w:hint="eastAsia"/>
          </w:rPr>
          <w:t>凡</w:t>
        </w:r>
      </w:ins>
      <w:ins w:id="22090" w:author="Administrator" w:date="2019-07-21T14:44:00Z">
        <w:r w:rsidR="008F5121">
          <w:rPr>
            <w:rFonts w:hint="eastAsia"/>
          </w:rPr>
          <w:t>。</w:t>
        </w:r>
      </w:ins>
    </w:p>
    <w:p w:rsidR="000F0075" w:rsidRDefault="008F5121">
      <w:pPr>
        <w:pStyle w:val="12"/>
        <w:spacing w:after="240"/>
        <w:ind w:leftChars="0" w:left="0"/>
        <w:rPr>
          <w:ins w:id="22091" w:author="Administrator" w:date="2019-07-21T14:46:00Z"/>
        </w:rPr>
        <w:pPrChange w:id="22092" w:author="Administrator" w:date="2019-07-20T11:32:00Z">
          <w:pPr>
            <w:pStyle w:val="12"/>
            <w:numPr>
              <w:numId w:val="1"/>
            </w:numPr>
            <w:spacing w:after="240"/>
            <w:ind w:leftChars="0" w:left="360" w:hanging="360"/>
            <w:outlineLvl w:val="0"/>
          </w:pPr>
        </w:pPrChange>
      </w:pPr>
      <w:ins w:id="22093" w:author="Administrator" w:date="2019-07-21T14:44:00Z">
        <w:r>
          <w:rPr>
            <w:rFonts w:hint="eastAsia"/>
          </w:rPr>
          <w:lastRenderedPageBreak/>
          <w:t>雖說那增加的程度並不能助他突破築基的關口，卻也能感受到自身修為瓶頸鬆動的情況，加上在增長的</w:t>
        </w:r>
      </w:ins>
      <w:ins w:id="22094" w:author="Administrator" w:date="2019-07-21T14:45:00Z">
        <w:r>
          <w:rPr>
            <w:rFonts w:hint="eastAsia"/>
          </w:rPr>
          <w:t>靈氣吸納之後，並無太大的壞處浮現，這就讓李龍飛斷定，這神秘的丹藥，某種程度上，是能助他</w:t>
        </w:r>
      </w:ins>
      <w:ins w:id="22095" w:author="Administrator" w:date="2019-07-21T14:46:00Z">
        <w:r>
          <w:rPr>
            <w:rFonts w:hint="eastAsia"/>
          </w:rPr>
          <w:t>跨越練氣，邁入築基。</w:t>
        </w:r>
      </w:ins>
    </w:p>
    <w:p w:rsidR="000F0075" w:rsidRDefault="008F5121">
      <w:pPr>
        <w:pStyle w:val="12"/>
        <w:spacing w:after="240"/>
        <w:ind w:leftChars="0" w:left="0"/>
        <w:rPr>
          <w:ins w:id="22096" w:author="Administrator" w:date="2019-07-21T14:47:00Z"/>
        </w:rPr>
        <w:pPrChange w:id="22097" w:author="Administrator" w:date="2019-07-20T11:32:00Z">
          <w:pPr>
            <w:pStyle w:val="12"/>
            <w:numPr>
              <w:numId w:val="1"/>
            </w:numPr>
            <w:spacing w:after="240"/>
            <w:ind w:leftChars="0" w:left="360" w:hanging="360"/>
            <w:outlineLvl w:val="0"/>
          </w:pPr>
        </w:pPrChange>
      </w:pPr>
      <w:ins w:id="22098" w:author="Administrator" w:date="2019-07-21T14:46:00Z">
        <w:r>
          <w:rPr>
            <w:rFonts w:hint="eastAsia"/>
          </w:rPr>
          <w:t>只不過，他唯一擔心的是，這藥效，會否太強，</w:t>
        </w:r>
      </w:ins>
      <w:ins w:id="22099" w:author="Administrator" w:date="2019-07-21T14:47:00Z">
        <w:r>
          <w:rPr>
            <w:rFonts w:hint="eastAsia"/>
          </w:rPr>
          <w:t>強到自己的靈脈無法程受，反而自毀長城？</w:t>
        </w:r>
      </w:ins>
    </w:p>
    <w:p w:rsidR="000F0075" w:rsidRDefault="008F5121">
      <w:pPr>
        <w:pStyle w:val="12"/>
        <w:spacing w:after="240"/>
        <w:ind w:leftChars="0" w:left="0"/>
        <w:rPr>
          <w:ins w:id="22100" w:author="Administrator" w:date="2019-07-21T14:52:00Z"/>
        </w:rPr>
        <w:pPrChange w:id="22101" w:author="Administrator" w:date="2019-07-20T11:32:00Z">
          <w:pPr>
            <w:pStyle w:val="12"/>
            <w:numPr>
              <w:numId w:val="1"/>
            </w:numPr>
            <w:spacing w:after="240"/>
            <w:ind w:leftChars="0" w:left="360" w:hanging="360"/>
            <w:outlineLvl w:val="0"/>
          </w:pPr>
        </w:pPrChange>
      </w:pPr>
      <w:ins w:id="22102" w:author="Administrator" w:date="2019-07-21T14:47:00Z">
        <w:r>
          <w:rPr>
            <w:rFonts w:hint="eastAsia"/>
          </w:rPr>
          <w:t>也因此，他始終</w:t>
        </w:r>
      </w:ins>
      <w:ins w:id="22103" w:author="Administrator" w:date="2019-07-21T14:52:00Z">
        <w:r>
          <w:rPr>
            <w:rFonts w:hint="eastAsia"/>
          </w:rPr>
          <w:t>不敢輕易下決定，而是尋求有沒有其他方式能煉製出築基丹來。</w:t>
        </w:r>
      </w:ins>
    </w:p>
    <w:p w:rsidR="000F0075" w:rsidRDefault="008F5121">
      <w:pPr>
        <w:pStyle w:val="12"/>
        <w:spacing w:after="240"/>
        <w:ind w:leftChars="0" w:left="0"/>
        <w:rPr>
          <w:ins w:id="22104" w:author="Administrator" w:date="2019-07-21T14:53:00Z"/>
        </w:rPr>
        <w:pPrChange w:id="22105" w:author="Administrator" w:date="2019-07-20T11:32:00Z">
          <w:pPr>
            <w:pStyle w:val="12"/>
            <w:numPr>
              <w:numId w:val="1"/>
            </w:numPr>
            <w:spacing w:after="240"/>
            <w:ind w:leftChars="0" w:left="360" w:hanging="360"/>
            <w:outlineLvl w:val="0"/>
          </w:pPr>
        </w:pPrChange>
      </w:pPr>
      <w:ins w:id="22106" w:author="Administrator" w:date="2019-07-21T14:52:00Z">
        <w:r>
          <w:rPr>
            <w:rFonts w:hint="eastAsia"/>
          </w:rPr>
          <w:t>不過到了今天，他終於無法再等待下去，拿出這個</w:t>
        </w:r>
      </w:ins>
      <w:ins w:id="22107" w:author="Administrator" w:date="2019-07-21T14:53:00Z">
        <w:r>
          <w:rPr>
            <w:rFonts w:hint="eastAsia"/>
          </w:rPr>
          <w:t>紫檀靈木盒，神情肅穆地看著。</w:t>
        </w:r>
      </w:ins>
    </w:p>
    <w:p w:rsidR="000F0075" w:rsidRDefault="008F5121">
      <w:pPr>
        <w:pStyle w:val="12"/>
        <w:spacing w:after="240"/>
        <w:ind w:leftChars="0" w:left="0"/>
        <w:rPr>
          <w:ins w:id="22108" w:author="Administrator" w:date="2019-07-21T14:54:00Z"/>
        </w:rPr>
        <w:pPrChange w:id="22109" w:author="Administrator" w:date="2019-07-20T11:32:00Z">
          <w:pPr>
            <w:pStyle w:val="12"/>
            <w:numPr>
              <w:numId w:val="1"/>
            </w:numPr>
            <w:spacing w:after="240"/>
            <w:ind w:leftChars="0" w:left="360" w:hanging="360"/>
            <w:outlineLvl w:val="0"/>
          </w:pPr>
        </w:pPrChange>
      </w:pPr>
      <w:ins w:id="22110" w:author="Administrator" w:date="2019-07-21T14:53:00Z">
        <w:r>
          <w:rPr>
            <w:rFonts w:hint="eastAsia"/>
          </w:rPr>
          <w:t>「來到這也已經半年多快一年了，哪怕這試練之地的時間跟外界有可能不一樣，但我也沒</w:t>
        </w:r>
      </w:ins>
      <w:ins w:id="22111" w:author="Administrator" w:date="2019-07-21T14:54:00Z">
        <w:r>
          <w:rPr>
            <w:rFonts w:hint="eastAsia"/>
          </w:rPr>
          <w:t>太多的</w:t>
        </w:r>
        <w:r w:rsidR="00AD100D">
          <w:rPr>
            <w:rFonts w:hint="eastAsia"/>
          </w:rPr>
          <w:t>時間去做這冒險。</w:t>
        </w:r>
      </w:ins>
    </w:p>
    <w:p w:rsidR="000F0075" w:rsidRDefault="00AD100D">
      <w:pPr>
        <w:pStyle w:val="12"/>
        <w:spacing w:after="240"/>
        <w:ind w:leftChars="0" w:left="0"/>
        <w:rPr>
          <w:ins w:id="22112" w:author="Administrator" w:date="2019-07-21T14:55:00Z"/>
        </w:rPr>
        <w:pPrChange w:id="22113" w:author="Administrator" w:date="2019-07-20T11:32:00Z">
          <w:pPr>
            <w:pStyle w:val="12"/>
            <w:numPr>
              <w:numId w:val="1"/>
            </w:numPr>
            <w:spacing w:after="240"/>
            <w:ind w:leftChars="0" w:left="360" w:hanging="360"/>
            <w:outlineLvl w:val="0"/>
          </w:pPr>
        </w:pPrChange>
      </w:pPr>
      <w:ins w:id="22114" w:author="Administrator" w:date="2019-07-21T14:54:00Z">
        <w:r>
          <w:rPr>
            <w:rFonts w:hint="eastAsia"/>
          </w:rPr>
          <w:t>早一點突破築基，早一點有機會自保去找尋離開</w:t>
        </w:r>
      </w:ins>
      <w:ins w:id="22115" w:author="Administrator" w:date="2019-07-21T14:55:00Z">
        <w:r>
          <w:rPr>
            <w:rFonts w:hint="eastAsia"/>
          </w:rPr>
          <w:t>試練的方法。</w:t>
        </w:r>
      </w:ins>
    </w:p>
    <w:p w:rsidR="000F0075" w:rsidRDefault="00AD100D">
      <w:pPr>
        <w:pStyle w:val="12"/>
        <w:spacing w:after="240"/>
        <w:ind w:leftChars="0" w:left="0"/>
        <w:rPr>
          <w:ins w:id="22116" w:author="Administrator" w:date="2019-07-21T14:55:00Z"/>
        </w:rPr>
        <w:pPrChange w:id="22117" w:author="Administrator" w:date="2019-07-20T11:32:00Z">
          <w:pPr>
            <w:pStyle w:val="12"/>
            <w:numPr>
              <w:numId w:val="1"/>
            </w:numPr>
            <w:spacing w:after="240"/>
            <w:ind w:leftChars="0" w:left="360" w:hanging="360"/>
            <w:outlineLvl w:val="0"/>
          </w:pPr>
        </w:pPrChange>
      </w:pPr>
      <w:ins w:id="22118" w:author="Administrator" w:date="2019-07-21T14:55:00Z">
        <w:r>
          <w:rPr>
            <w:rFonts w:hint="eastAsia"/>
          </w:rPr>
          <w:t>否則一直待在這，最終也只是消耗自己的歲月而已。」</w:t>
        </w:r>
      </w:ins>
    </w:p>
    <w:p w:rsidR="000F0075" w:rsidRDefault="00AD100D">
      <w:pPr>
        <w:pStyle w:val="12"/>
        <w:spacing w:after="240"/>
        <w:ind w:leftChars="0" w:left="0"/>
        <w:rPr>
          <w:ins w:id="22119" w:author="Administrator" w:date="2019-07-21T14:57:00Z"/>
        </w:rPr>
        <w:pPrChange w:id="22120" w:author="Administrator" w:date="2019-07-20T11:32:00Z">
          <w:pPr>
            <w:pStyle w:val="12"/>
            <w:numPr>
              <w:numId w:val="1"/>
            </w:numPr>
            <w:spacing w:after="240"/>
            <w:ind w:leftChars="0" w:left="360" w:hanging="360"/>
            <w:outlineLvl w:val="0"/>
          </w:pPr>
        </w:pPrChange>
      </w:pPr>
      <w:ins w:id="22121" w:author="Administrator" w:date="2019-07-21T14:55:00Z">
        <w:r>
          <w:rPr>
            <w:rFonts w:hint="eastAsia"/>
          </w:rPr>
          <w:t>築基修士可活近兩百歲，</w:t>
        </w:r>
      </w:ins>
      <w:ins w:id="22122" w:author="Administrator" w:date="2019-07-21T14:56:00Z">
        <w:r>
          <w:rPr>
            <w:rFonts w:hint="eastAsia"/>
          </w:rPr>
          <w:t>而自己</w:t>
        </w:r>
      </w:ins>
      <w:ins w:id="22123" w:author="Administrator" w:date="2019-07-21T14:57:00Z">
        <w:r>
          <w:rPr>
            <w:rFonts w:hint="eastAsia"/>
          </w:rPr>
          <w:t>此時已經二十好幾，就算還有六七十歲的壽命，可越早築基，越有機會在築基後找到機緣突破結丹。</w:t>
        </w:r>
      </w:ins>
    </w:p>
    <w:p w:rsidR="000F0075" w:rsidRDefault="00AD100D">
      <w:pPr>
        <w:pStyle w:val="12"/>
        <w:spacing w:after="240"/>
        <w:ind w:leftChars="0" w:left="0"/>
        <w:rPr>
          <w:ins w:id="22124" w:author="Administrator" w:date="2019-07-21T14:58:00Z"/>
        </w:rPr>
        <w:pPrChange w:id="22125" w:author="Administrator" w:date="2019-07-20T11:32:00Z">
          <w:pPr>
            <w:pStyle w:val="12"/>
            <w:numPr>
              <w:numId w:val="1"/>
            </w:numPr>
            <w:spacing w:after="240"/>
            <w:ind w:leftChars="0" w:left="360" w:hanging="360"/>
            <w:outlineLvl w:val="0"/>
          </w:pPr>
        </w:pPrChange>
      </w:pPr>
      <w:ins w:id="22126" w:author="Administrator" w:date="2019-07-21T14:57:00Z">
        <w:r>
          <w:rPr>
            <w:rFonts w:hint="eastAsia"/>
          </w:rPr>
          <w:t>「結丹！結丹之後，才是重點…我的仇人，好歹是</w:t>
        </w:r>
      </w:ins>
      <w:ins w:id="22127" w:author="Administrator" w:date="2019-07-21T14:58:00Z">
        <w:r>
          <w:rPr>
            <w:rFonts w:hint="eastAsia"/>
          </w:rPr>
          <w:t>元嬰以上的修為！」</w:t>
        </w:r>
      </w:ins>
    </w:p>
    <w:p w:rsidR="000F0075" w:rsidRDefault="00AD100D">
      <w:pPr>
        <w:pStyle w:val="12"/>
        <w:spacing w:after="240"/>
        <w:ind w:leftChars="0" w:left="0"/>
        <w:rPr>
          <w:ins w:id="22128" w:author="Administrator" w:date="2019-07-21T17:47:00Z"/>
        </w:rPr>
        <w:pPrChange w:id="22129" w:author="Administrator" w:date="2019-07-20T11:32:00Z">
          <w:pPr>
            <w:pStyle w:val="12"/>
            <w:numPr>
              <w:numId w:val="1"/>
            </w:numPr>
            <w:spacing w:after="240"/>
            <w:ind w:leftChars="0" w:left="360" w:hanging="360"/>
            <w:outlineLvl w:val="0"/>
          </w:pPr>
        </w:pPrChange>
      </w:pPr>
      <w:ins w:id="22130" w:author="Administrator" w:date="2019-07-21T14:58:00Z">
        <w:r>
          <w:rPr>
            <w:rFonts w:hint="eastAsia"/>
          </w:rPr>
          <w:t>想到這，李龍飛不再猶豫，找來嚴泰，</w:t>
        </w:r>
      </w:ins>
      <w:ins w:id="22131" w:author="Administrator" w:date="2019-07-21T15:14:00Z">
        <w:r>
          <w:rPr>
            <w:rFonts w:hint="eastAsia"/>
          </w:rPr>
          <w:t>交給他一些丹藥，</w:t>
        </w:r>
      </w:ins>
      <w:ins w:id="22132" w:author="Administrator" w:date="2019-07-21T15:15:00Z">
        <w:r>
          <w:rPr>
            <w:rFonts w:hint="eastAsia"/>
          </w:rPr>
          <w:t>並告訴他自己將要閉關一陣子</w:t>
        </w:r>
      </w:ins>
      <w:ins w:id="22133" w:author="Administrator" w:date="2019-07-21T15:14:00Z">
        <w:r>
          <w:rPr>
            <w:rFonts w:hint="eastAsia"/>
          </w:rPr>
          <w:t>。</w:t>
        </w:r>
      </w:ins>
    </w:p>
    <w:p w:rsidR="000F0075" w:rsidRDefault="007353F1">
      <w:pPr>
        <w:pStyle w:val="12"/>
        <w:spacing w:after="240"/>
        <w:ind w:leftChars="0" w:left="0"/>
        <w:rPr>
          <w:ins w:id="22134" w:author="Administrator" w:date="2019-07-21T17:49:00Z"/>
        </w:rPr>
        <w:pPrChange w:id="22135" w:author="Administrator" w:date="2019-07-20T11:32:00Z">
          <w:pPr>
            <w:pStyle w:val="12"/>
            <w:numPr>
              <w:numId w:val="1"/>
            </w:numPr>
            <w:spacing w:after="240"/>
            <w:ind w:leftChars="0" w:left="360" w:hanging="360"/>
            <w:outlineLvl w:val="0"/>
          </w:pPr>
        </w:pPrChange>
      </w:pPr>
      <w:ins w:id="22136" w:author="Administrator" w:date="2019-07-21T17:47:00Z">
        <w:r>
          <w:rPr>
            <w:rFonts w:hint="eastAsia"/>
          </w:rPr>
          <w:t>這些日子以來，李龍飛大約每隔數日，就會交給嚴</w:t>
        </w:r>
      </w:ins>
      <w:ins w:id="22137" w:author="Administrator" w:date="2019-07-21T17:48:00Z">
        <w:r>
          <w:rPr>
            <w:rFonts w:hint="eastAsia"/>
          </w:rPr>
          <w:t>泰幾顆丹藥，這些丹藥多半是練氣期</w:t>
        </w:r>
      </w:ins>
      <w:ins w:id="22138" w:author="Administrator" w:date="2019-07-21T17:49:00Z">
        <w:r>
          <w:rPr>
            <w:rFonts w:hint="eastAsia"/>
          </w:rPr>
          <w:t>修士吃的</w:t>
        </w:r>
      </w:ins>
      <w:ins w:id="22139" w:author="Administrator" w:date="2019-07-21T17:48:00Z">
        <w:r>
          <w:rPr>
            <w:rFonts w:hint="eastAsia"/>
          </w:rPr>
          <w:t>最基本</w:t>
        </w:r>
        <w:r w:rsidRPr="007353F1">
          <w:rPr>
            <w:rFonts w:hint="eastAsia"/>
          </w:rPr>
          <w:t>洗塵丹</w:t>
        </w:r>
        <w:r>
          <w:rPr>
            <w:rFonts w:hint="eastAsia"/>
          </w:rPr>
          <w:t>、</w:t>
        </w:r>
      </w:ins>
      <w:ins w:id="22140" w:author="Administrator" w:date="2019-07-21T17:49:00Z">
        <w:r w:rsidR="00AD1641">
          <w:rPr>
            <w:rFonts w:hint="eastAsia"/>
          </w:rPr>
          <w:t>大</w:t>
        </w:r>
      </w:ins>
      <w:ins w:id="22141" w:author="Administrator" w:date="2019-07-21T18:11:00Z">
        <w:r w:rsidR="00AD1641">
          <w:rPr>
            <w:rFonts w:hint="eastAsia"/>
          </w:rPr>
          <w:t>補丸</w:t>
        </w:r>
      </w:ins>
      <w:ins w:id="22142" w:author="Administrator" w:date="2019-07-21T17:49:00Z">
        <w:r>
          <w:rPr>
            <w:rFonts w:hint="eastAsia"/>
          </w:rPr>
          <w:t>等。</w:t>
        </w:r>
      </w:ins>
    </w:p>
    <w:p w:rsidR="000F0075" w:rsidRDefault="007353F1">
      <w:pPr>
        <w:pStyle w:val="12"/>
        <w:spacing w:after="240"/>
        <w:ind w:leftChars="0" w:left="0"/>
        <w:rPr>
          <w:ins w:id="22143" w:author="Administrator" w:date="2019-07-21T18:16:00Z"/>
        </w:rPr>
        <w:pPrChange w:id="22144" w:author="Administrator" w:date="2019-07-20T11:32:00Z">
          <w:pPr>
            <w:pStyle w:val="12"/>
            <w:numPr>
              <w:numId w:val="1"/>
            </w:numPr>
            <w:spacing w:after="240"/>
            <w:ind w:leftChars="0" w:left="360" w:hanging="360"/>
            <w:outlineLvl w:val="0"/>
          </w:pPr>
        </w:pPrChange>
      </w:pPr>
      <w:ins w:id="22145" w:author="Administrator" w:date="2019-07-21T17:49:00Z">
        <w:r>
          <w:rPr>
            <w:rFonts w:hint="eastAsia"/>
          </w:rPr>
          <w:t>這種低階丹藥，主要在改善凡人體質，甚至是一</w:t>
        </w:r>
      </w:ins>
      <w:ins w:id="22146" w:author="Administrator" w:date="2019-07-21T17:50:00Z">
        <w:r>
          <w:rPr>
            <w:rFonts w:hint="eastAsia"/>
          </w:rPr>
          <w:t>些低階練氣修士的靈脈等等，體質一好，靈脈通順，自然在修為上及氣力上有所增長，所以對</w:t>
        </w:r>
      </w:ins>
      <w:ins w:id="22147" w:author="Administrator" w:date="2019-07-21T17:51:00Z">
        <w:r>
          <w:rPr>
            <w:rFonts w:hint="eastAsia"/>
          </w:rPr>
          <w:t>於</w:t>
        </w:r>
      </w:ins>
      <w:ins w:id="22148" w:author="Administrator" w:date="2019-07-21T18:16:00Z">
        <w:r w:rsidR="00AD1641">
          <w:rPr>
            <w:rFonts w:hint="eastAsia"/>
          </w:rPr>
          <w:t>骨卡族這樣以練體為主的體修，同樣也有幫助。</w:t>
        </w:r>
      </w:ins>
    </w:p>
    <w:p w:rsidR="000F0075" w:rsidRDefault="00AD1641">
      <w:pPr>
        <w:pStyle w:val="12"/>
        <w:spacing w:after="240"/>
        <w:ind w:leftChars="0" w:left="0"/>
        <w:rPr>
          <w:ins w:id="22149" w:author="Administrator" w:date="2019-07-21T18:17:00Z"/>
        </w:rPr>
        <w:pPrChange w:id="22150" w:author="Administrator" w:date="2019-07-20T11:32:00Z">
          <w:pPr>
            <w:pStyle w:val="12"/>
            <w:numPr>
              <w:numId w:val="1"/>
            </w:numPr>
            <w:spacing w:after="240"/>
            <w:ind w:leftChars="0" w:left="360" w:hanging="360"/>
            <w:outlineLvl w:val="0"/>
          </w:pPr>
        </w:pPrChange>
      </w:pPr>
      <w:ins w:id="22151" w:author="Administrator" w:date="2019-07-21T18:16:00Z">
        <w:r>
          <w:rPr>
            <w:rFonts w:hint="eastAsia"/>
          </w:rPr>
          <w:t>而且因為一些李龍飛所</w:t>
        </w:r>
      </w:ins>
      <w:ins w:id="22152" w:author="Administrator" w:date="2019-07-21T18:17:00Z">
        <w:r>
          <w:rPr>
            <w:rFonts w:hint="eastAsia"/>
          </w:rPr>
          <w:t>不能理解的體質狀況，骨卡族在服用這些丹藥之後的效果，比起練氣修士來得有用得多，這讓李龍飛也忍不住嘖嘖稱奇。</w:t>
        </w:r>
      </w:ins>
    </w:p>
    <w:p w:rsidR="000F0075" w:rsidRDefault="00D332F3">
      <w:pPr>
        <w:pStyle w:val="12"/>
        <w:spacing w:after="240"/>
        <w:ind w:leftChars="0" w:left="0"/>
        <w:rPr>
          <w:ins w:id="22153" w:author="Administrator" w:date="2019-07-21T19:00:00Z"/>
        </w:rPr>
        <w:pPrChange w:id="22154" w:author="Administrator" w:date="2019-07-20T11:32:00Z">
          <w:pPr>
            <w:pStyle w:val="12"/>
            <w:numPr>
              <w:numId w:val="1"/>
            </w:numPr>
            <w:spacing w:after="240"/>
            <w:ind w:leftChars="0" w:left="360" w:hanging="360"/>
            <w:outlineLvl w:val="0"/>
          </w:pPr>
        </w:pPrChange>
      </w:pPr>
      <w:ins w:id="22155" w:author="Administrator" w:date="2019-07-21T18:18:00Z">
        <w:r>
          <w:rPr>
            <w:rFonts w:hint="eastAsia"/>
          </w:rPr>
          <w:t>總之，藉由這些丹藥，李龍飛在骨卡族裡的地位</w:t>
        </w:r>
      </w:ins>
      <w:ins w:id="22156" w:author="Administrator" w:date="2019-07-21T18:21:00Z">
        <w:r w:rsidR="00FC412E">
          <w:rPr>
            <w:rFonts w:hint="eastAsia"/>
          </w:rPr>
          <w:t>也</w:t>
        </w:r>
      </w:ins>
      <w:ins w:id="22157" w:author="Administrator" w:date="2019-07-21T18:18:00Z">
        <w:r>
          <w:rPr>
            <w:rFonts w:hint="eastAsia"/>
          </w:rPr>
          <w:t>與日俱增，現在已經僅次於</w:t>
        </w:r>
      </w:ins>
      <w:ins w:id="22158" w:author="Administrator" w:date="2019-07-21T18:19:00Z">
        <w:r>
          <w:rPr>
            <w:rFonts w:hint="eastAsia"/>
          </w:rPr>
          <w:t>村內的幾名</w:t>
        </w:r>
      </w:ins>
      <w:ins w:id="22159" w:author="Administrator" w:date="2019-07-21T18:21:00Z">
        <w:r w:rsidR="00C35F1E">
          <w:rPr>
            <w:rFonts w:hint="eastAsia"/>
          </w:rPr>
          <w:t>耆老</w:t>
        </w:r>
      </w:ins>
      <w:ins w:id="22160" w:author="Administrator" w:date="2019-07-21T19:00:00Z">
        <w:r w:rsidR="00C35F1E">
          <w:rPr>
            <w:rFonts w:hint="eastAsia"/>
          </w:rPr>
          <w:t>，</w:t>
        </w:r>
      </w:ins>
      <w:ins w:id="22161" w:author="Administrator" w:date="2019-07-21T18:21:00Z">
        <w:r w:rsidR="00FC412E">
          <w:rPr>
            <w:rFonts w:hint="eastAsia"/>
          </w:rPr>
          <w:t>就連嚴泰</w:t>
        </w:r>
      </w:ins>
      <w:ins w:id="22162" w:author="Administrator" w:date="2019-07-21T18:22:00Z">
        <w:r w:rsidR="00FC412E">
          <w:rPr>
            <w:rFonts w:hint="eastAsia"/>
          </w:rPr>
          <w:t>見了，也要恭敬地</w:t>
        </w:r>
      </w:ins>
      <w:ins w:id="22163" w:author="Administrator" w:date="2019-07-21T19:00:00Z">
        <w:r w:rsidR="00C35F1E">
          <w:rPr>
            <w:rFonts w:hint="eastAsia"/>
          </w:rPr>
          <w:t>對待</w:t>
        </w:r>
      </w:ins>
      <w:ins w:id="22164" w:author="Administrator" w:date="2019-07-21T18:22:00Z">
        <w:r w:rsidR="00FC412E">
          <w:rPr>
            <w:rFonts w:hint="eastAsia"/>
          </w:rPr>
          <w:t>。</w:t>
        </w:r>
      </w:ins>
    </w:p>
    <w:p w:rsidR="000F0075" w:rsidRDefault="00C35F1E">
      <w:pPr>
        <w:pStyle w:val="12"/>
        <w:spacing w:after="240"/>
        <w:ind w:leftChars="0" w:left="0"/>
        <w:rPr>
          <w:ins w:id="22165" w:author="Administrator" w:date="2019-07-21T19:03:00Z"/>
        </w:rPr>
        <w:pPrChange w:id="22166" w:author="Administrator" w:date="2019-07-20T11:32:00Z">
          <w:pPr>
            <w:pStyle w:val="12"/>
            <w:numPr>
              <w:numId w:val="1"/>
            </w:numPr>
            <w:spacing w:after="240"/>
            <w:ind w:leftChars="0" w:left="360" w:hanging="360"/>
            <w:outlineLvl w:val="0"/>
          </w:pPr>
        </w:pPrChange>
      </w:pPr>
      <w:ins w:id="22167" w:author="Administrator" w:date="2019-07-21T19:00:00Z">
        <w:r>
          <w:rPr>
            <w:rFonts w:hint="eastAsia"/>
          </w:rPr>
          <w:t>當然，這些都是一時的表面，李龍飛倒也</w:t>
        </w:r>
      </w:ins>
      <w:ins w:id="22168" w:author="Administrator" w:date="2019-07-21T19:01:00Z">
        <w:r>
          <w:rPr>
            <w:rFonts w:hint="eastAsia"/>
          </w:rPr>
          <w:t>看得很明白，因此這次要閉關突破，</w:t>
        </w:r>
      </w:ins>
      <w:ins w:id="22169" w:author="Administrator" w:date="2019-07-21T19:03:00Z">
        <w:r>
          <w:rPr>
            <w:rFonts w:hint="eastAsia"/>
          </w:rPr>
          <w:t>自然得先打點一番，免得有些差錯。</w:t>
        </w:r>
      </w:ins>
    </w:p>
    <w:p w:rsidR="000F0075" w:rsidRDefault="00102965">
      <w:pPr>
        <w:pStyle w:val="12"/>
        <w:spacing w:after="240"/>
        <w:ind w:leftChars="0" w:left="0"/>
        <w:rPr>
          <w:ins w:id="22170" w:author="Administrator" w:date="2019-07-21T19:04:00Z"/>
        </w:rPr>
        <w:pPrChange w:id="22171" w:author="Administrator" w:date="2019-07-20T11:32:00Z">
          <w:pPr>
            <w:pStyle w:val="12"/>
            <w:numPr>
              <w:numId w:val="1"/>
            </w:numPr>
            <w:spacing w:after="240"/>
            <w:ind w:leftChars="0" w:left="360" w:hanging="360"/>
            <w:outlineLvl w:val="0"/>
          </w:pPr>
        </w:pPrChange>
      </w:pPr>
      <w:ins w:id="22172" w:author="Administrator" w:date="2019-07-21T20:29:00Z">
        <w:r>
          <w:rPr>
            <w:rFonts w:hint="eastAsia"/>
          </w:rPr>
          <w:t>「李大師多禮了，既然您要閉關突破，那麼請到我們村內最好的閉關石</w:t>
        </w:r>
      </w:ins>
      <w:ins w:id="22173" w:author="Administrator" w:date="2019-07-21T20:36:00Z">
        <w:r w:rsidR="00D75D50">
          <w:rPr>
            <w:rFonts w:hint="eastAsia"/>
          </w:rPr>
          <w:t>洞</w:t>
        </w:r>
      </w:ins>
      <w:ins w:id="22174" w:author="Administrator" w:date="2019-07-21T20:29:00Z">
        <w:r>
          <w:rPr>
            <w:rFonts w:hint="eastAsia"/>
          </w:rPr>
          <w:t>裡，以</w:t>
        </w:r>
        <w:r>
          <w:rPr>
            <w:rFonts w:hint="eastAsia"/>
          </w:rPr>
          <w:lastRenderedPageBreak/>
          <w:t>免有所差錯！」</w:t>
        </w:r>
      </w:ins>
      <w:ins w:id="22175" w:author="Administrator" w:date="2019-07-21T19:03:00Z">
        <w:r w:rsidR="00875ED3">
          <w:rPr>
            <w:rFonts w:hint="eastAsia"/>
          </w:rPr>
          <w:t>嚴泰一聽李龍飛要閉關，雖然有些遲疑，但再看到對方</w:t>
        </w:r>
      </w:ins>
      <w:ins w:id="22176" w:author="Administrator" w:date="2019-07-21T19:04:00Z">
        <w:r w:rsidR="00875ED3">
          <w:rPr>
            <w:rFonts w:hint="eastAsia"/>
          </w:rPr>
          <w:t>給的十幾二十顆丹藥，眼眸中又是一亮</w:t>
        </w:r>
      </w:ins>
      <w:ins w:id="22177" w:author="Administrator" w:date="2019-07-21T20:27:00Z">
        <w:r>
          <w:rPr>
            <w:rFonts w:hint="eastAsia"/>
          </w:rPr>
          <w:t>，連忙</w:t>
        </w:r>
      </w:ins>
      <w:ins w:id="22178" w:author="Administrator" w:date="2019-07-21T20:30:00Z">
        <w:r>
          <w:rPr>
            <w:rFonts w:hint="eastAsia"/>
          </w:rPr>
          <w:t>邀請說道</w:t>
        </w:r>
      </w:ins>
      <w:ins w:id="22179" w:author="Administrator" w:date="2019-07-21T19:04:00Z">
        <w:r w:rsidR="00875ED3">
          <w:rPr>
            <w:rFonts w:hint="eastAsia"/>
          </w:rPr>
          <w:t>。</w:t>
        </w:r>
      </w:ins>
    </w:p>
    <w:p w:rsidR="000F0075" w:rsidRDefault="00102965">
      <w:pPr>
        <w:pStyle w:val="12"/>
        <w:spacing w:after="240"/>
        <w:ind w:leftChars="0" w:left="0"/>
        <w:rPr>
          <w:ins w:id="22180" w:author="Administrator" w:date="2019-07-21T20:23:00Z"/>
        </w:rPr>
        <w:pPrChange w:id="22181" w:author="Administrator" w:date="2019-07-20T11:32:00Z">
          <w:pPr>
            <w:pStyle w:val="12"/>
            <w:numPr>
              <w:numId w:val="1"/>
            </w:numPr>
            <w:spacing w:after="240"/>
            <w:ind w:leftChars="0" w:left="360" w:hanging="360"/>
            <w:outlineLvl w:val="0"/>
          </w:pPr>
        </w:pPrChange>
      </w:pPr>
      <w:ins w:id="22182" w:author="Administrator" w:date="2019-07-21T20:22:00Z">
        <w:r>
          <w:rPr>
            <w:rFonts w:hint="eastAsia"/>
          </w:rPr>
          <w:t>在這半年多內，李龍飛</w:t>
        </w:r>
      </w:ins>
      <w:ins w:id="22183" w:author="Administrator" w:date="2019-07-21T20:23:00Z">
        <w:r>
          <w:rPr>
            <w:rFonts w:hint="eastAsia"/>
          </w:rPr>
          <w:t>已經學會骨卡族內大半的土語，自然也告訴了嚴泰他的名字。</w:t>
        </w:r>
      </w:ins>
    </w:p>
    <w:p w:rsidR="000F0075" w:rsidRDefault="00102965">
      <w:pPr>
        <w:pStyle w:val="12"/>
        <w:spacing w:after="240"/>
        <w:ind w:leftChars="0" w:left="0"/>
        <w:rPr>
          <w:ins w:id="22184" w:author="Administrator" w:date="2019-07-21T20:27:00Z"/>
        </w:rPr>
        <w:pPrChange w:id="22185" w:author="Administrator" w:date="2019-07-20T11:32:00Z">
          <w:pPr>
            <w:pStyle w:val="12"/>
            <w:numPr>
              <w:numId w:val="1"/>
            </w:numPr>
            <w:spacing w:after="240"/>
            <w:ind w:leftChars="0" w:left="360" w:hanging="360"/>
            <w:outlineLvl w:val="0"/>
          </w:pPr>
        </w:pPrChange>
      </w:pPr>
      <w:ins w:id="22186" w:author="Administrator" w:date="2019-07-21T20:26:00Z">
        <w:r>
          <w:rPr>
            <w:rFonts w:hint="eastAsia"/>
          </w:rPr>
          <w:t>而為了表示敬意，嚴泰直接稱呼李龍飛為大師，雖說後者顯得有點尷尬，但在嚴泰的堅</w:t>
        </w:r>
      </w:ins>
      <w:ins w:id="22187" w:author="Administrator" w:date="2019-07-21T20:27:00Z">
        <w:r>
          <w:rPr>
            <w:rFonts w:hint="eastAsia"/>
          </w:rPr>
          <w:t>持下，也就接受了這樣的叫法。</w:t>
        </w:r>
      </w:ins>
    </w:p>
    <w:p w:rsidR="000F0075" w:rsidRDefault="00102965">
      <w:pPr>
        <w:pStyle w:val="12"/>
        <w:spacing w:after="240"/>
        <w:ind w:leftChars="0" w:left="0"/>
        <w:rPr>
          <w:ins w:id="22188" w:author="Administrator" w:date="2019-07-21T20:29:00Z"/>
        </w:rPr>
        <w:pPrChange w:id="22189" w:author="Administrator" w:date="2019-07-20T11:32:00Z">
          <w:pPr>
            <w:pStyle w:val="12"/>
            <w:numPr>
              <w:numId w:val="1"/>
            </w:numPr>
            <w:spacing w:after="240"/>
            <w:ind w:leftChars="0" w:left="360" w:hanging="360"/>
            <w:outlineLvl w:val="0"/>
          </w:pPr>
        </w:pPrChange>
      </w:pPr>
      <w:ins w:id="22190" w:author="Administrator" w:date="2019-07-21T20:28:00Z">
        <w:r>
          <w:rPr>
            <w:rFonts w:hint="eastAsia"/>
          </w:rPr>
          <w:t>李龍飛聽到對方所說的閉關石，神情</w:t>
        </w:r>
      </w:ins>
      <w:ins w:id="22191" w:author="Administrator" w:date="2019-07-21T20:29:00Z">
        <w:r>
          <w:rPr>
            <w:rFonts w:hint="eastAsia"/>
          </w:rPr>
          <w:t>微</w:t>
        </w:r>
      </w:ins>
      <w:ins w:id="22192" w:author="Administrator" w:date="2019-07-21T20:28:00Z">
        <w:r>
          <w:rPr>
            <w:rFonts w:hint="eastAsia"/>
          </w:rPr>
          <w:t>微</w:t>
        </w:r>
      </w:ins>
      <w:ins w:id="22193" w:author="Administrator" w:date="2019-07-21T20:29:00Z">
        <w:r>
          <w:rPr>
            <w:rFonts w:hint="eastAsia"/>
          </w:rPr>
          <w:t>一</w:t>
        </w:r>
      </w:ins>
      <w:ins w:id="22194" w:author="Administrator" w:date="2019-07-21T20:28:00Z">
        <w:r>
          <w:rPr>
            <w:rFonts w:hint="eastAsia"/>
          </w:rPr>
          <w:t>變，沒有多加拒絕，</w:t>
        </w:r>
      </w:ins>
      <w:ins w:id="22195" w:author="Administrator" w:date="2019-07-21T20:29:00Z">
        <w:r>
          <w:rPr>
            <w:rFonts w:hint="eastAsia"/>
          </w:rPr>
          <w:t>跟著就一起前往。</w:t>
        </w:r>
      </w:ins>
    </w:p>
    <w:p w:rsidR="000F0075" w:rsidRDefault="00102965">
      <w:pPr>
        <w:pStyle w:val="12"/>
        <w:spacing w:after="240"/>
        <w:ind w:leftChars="0" w:left="0"/>
        <w:rPr>
          <w:ins w:id="22196" w:author="Administrator" w:date="2019-07-21T20:31:00Z"/>
        </w:rPr>
        <w:pPrChange w:id="22197" w:author="Administrator" w:date="2019-07-20T11:32:00Z">
          <w:pPr>
            <w:pStyle w:val="12"/>
            <w:numPr>
              <w:numId w:val="1"/>
            </w:numPr>
            <w:spacing w:after="240"/>
            <w:ind w:leftChars="0" w:left="360" w:hanging="360"/>
            <w:outlineLvl w:val="0"/>
          </w:pPr>
        </w:pPrChange>
      </w:pPr>
      <w:ins w:id="22198" w:author="Administrator" w:date="2019-07-21T20:27:00Z">
        <w:r>
          <w:rPr>
            <w:rFonts w:hint="eastAsia"/>
          </w:rPr>
          <w:t>這次閉關突破，不知道要</w:t>
        </w:r>
      </w:ins>
      <w:ins w:id="22199" w:author="Administrator" w:date="2019-07-21T20:28:00Z">
        <w:r>
          <w:rPr>
            <w:rFonts w:hint="eastAsia"/>
          </w:rPr>
          <w:t>花多久時間，</w:t>
        </w:r>
      </w:ins>
      <w:ins w:id="22200" w:author="Administrator" w:date="2019-07-21T20:29:00Z">
        <w:r>
          <w:rPr>
            <w:rFonts w:hint="eastAsia"/>
          </w:rPr>
          <w:t>如果骨</w:t>
        </w:r>
      </w:ins>
      <w:ins w:id="22201" w:author="Administrator" w:date="2019-07-21T20:30:00Z">
        <w:r>
          <w:rPr>
            <w:rFonts w:hint="eastAsia"/>
          </w:rPr>
          <w:t>卡族這有安全的閉關場所，那當然是最好的選擇，先前也是因為</w:t>
        </w:r>
      </w:ins>
      <w:ins w:id="22202" w:author="Administrator" w:date="2019-07-21T20:31:00Z">
        <w:r>
          <w:rPr>
            <w:rFonts w:hint="eastAsia"/>
          </w:rPr>
          <w:t>這樣，所以一直沒有敢隨意吞下丹藥，直到這半年多的相處，對骨卡族有了一些基本的信任，這才選擇嚐試。</w:t>
        </w:r>
      </w:ins>
    </w:p>
    <w:p w:rsidR="000F0075" w:rsidRDefault="00D75D50">
      <w:pPr>
        <w:pStyle w:val="12"/>
        <w:spacing w:after="240"/>
        <w:ind w:leftChars="0" w:left="0"/>
        <w:rPr>
          <w:ins w:id="22203" w:author="Administrator" w:date="2019-07-21T21:34:00Z"/>
        </w:rPr>
        <w:pPrChange w:id="22204" w:author="Administrator" w:date="2019-07-20T11:32:00Z">
          <w:pPr>
            <w:pStyle w:val="12"/>
            <w:numPr>
              <w:numId w:val="1"/>
            </w:numPr>
            <w:spacing w:after="240"/>
            <w:ind w:leftChars="0" w:left="360" w:hanging="360"/>
            <w:outlineLvl w:val="0"/>
          </w:pPr>
        </w:pPrChange>
      </w:pPr>
      <w:ins w:id="22205" w:author="Administrator" w:date="2019-07-21T20:31:00Z">
        <w:r>
          <w:rPr>
            <w:rFonts w:hint="eastAsia"/>
          </w:rPr>
          <w:t>很快的，兩人就</w:t>
        </w:r>
      </w:ins>
      <w:ins w:id="22206" w:author="Administrator" w:date="2019-07-21T21:35:00Z">
        <w:r w:rsidR="00885A7D">
          <w:rPr>
            <w:rFonts w:hint="eastAsia"/>
          </w:rPr>
          <w:t>接</w:t>
        </w:r>
      </w:ins>
      <w:ins w:id="22207" w:author="Administrator" w:date="2019-07-21T21:34:00Z">
        <w:r w:rsidR="00885A7D">
          <w:rPr>
            <w:rFonts w:hint="eastAsia"/>
          </w:rPr>
          <w:t>近</w:t>
        </w:r>
      </w:ins>
      <w:ins w:id="22208" w:author="Administrator" w:date="2019-07-21T20:36:00Z">
        <w:r>
          <w:rPr>
            <w:rFonts w:hint="eastAsia"/>
          </w:rPr>
          <w:t>骨卡村的中央，這裡平時</w:t>
        </w:r>
      </w:ins>
      <w:ins w:id="22209" w:author="Administrator" w:date="2019-07-21T20:37:00Z">
        <w:r>
          <w:rPr>
            <w:rFonts w:hint="eastAsia"/>
          </w:rPr>
          <w:t>隨時有四名獵手在看守著，同時更有多名守衛巡邏，可以說是骨卡村裡最</w:t>
        </w:r>
      </w:ins>
      <w:ins w:id="22210" w:author="Administrator" w:date="2019-07-21T20:38:00Z">
        <w:r>
          <w:rPr>
            <w:rFonts w:hint="eastAsia"/>
          </w:rPr>
          <w:t>防備森嚴的地方。</w:t>
        </w:r>
      </w:ins>
    </w:p>
    <w:p w:rsidR="000F0075" w:rsidRDefault="00885A7D">
      <w:pPr>
        <w:pStyle w:val="12"/>
        <w:spacing w:after="240"/>
        <w:ind w:leftChars="0" w:left="0"/>
        <w:rPr>
          <w:ins w:id="22211" w:author="Administrator" w:date="2019-07-21T21:35:00Z"/>
        </w:rPr>
        <w:pPrChange w:id="22212" w:author="Administrator" w:date="2019-07-20T11:32:00Z">
          <w:pPr>
            <w:pStyle w:val="12"/>
            <w:numPr>
              <w:numId w:val="1"/>
            </w:numPr>
            <w:spacing w:after="240"/>
            <w:ind w:leftChars="0" w:left="360" w:hanging="360"/>
            <w:outlineLvl w:val="0"/>
          </w:pPr>
        </w:pPrChange>
      </w:pPr>
      <w:ins w:id="22213" w:author="Administrator" w:date="2019-07-21T21:34:00Z">
        <w:r>
          <w:rPr>
            <w:rFonts w:hint="eastAsia"/>
          </w:rPr>
          <w:t>見到兩人前來，其中一名獵手</w:t>
        </w:r>
      </w:ins>
      <w:ins w:id="22214" w:author="Administrator" w:date="2019-07-21T21:35:00Z">
        <w:r>
          <w:rPr>
            <w:rFonts w:hint="eastAsia"/>
          </w:rPr>
          <w:t>立刻靠過來，同時示意兩人止步。</w:t>
        </w:r>
      </w:ins>
    </w:p>
    <w:p w:rsidR="000F0075" w:rsidRDefault="00885A7D">
      <w:pPr>
        <w:pStyle w:val="12"/>
        <w:spacing w:after="240"/>
        <w:ind w:leftChars="0" w:left="0"/>
        <w:rPr>
          <w:ins w:id="22215" w:author="Administrator" w:date="2019-07-21T21:37:00Z"/>
        </w:rPr>
        <w:pPrChange w:id="22216" w:author="Administrator" w:date="2019-07-20T11:32:00Z">
          <w:pPr>
            <w:pStyle w:val="12"/>
            <w:numPr>
              <w:numId w:val="1"/>
            </w:numPr>
            <w:spacing w:after="240"/>
            <w:ind w:leftChars="0" w:left="360" w:hanging="360"/>
            <w:outlineLvl w:val="0"/>
          </w:pPr>
        </w:pPrChange>
      </w:pPr>
      <w:ins w:id="22217" w:author="Administrator" w:date="2019-07-21T21:35:00Z">
        <w:r>
          <w:rPr>
            <w:rFonts w:hint="eastAsia"/>
          </w:rPr>
          <w:t>「嚴泰，怎麼了，前面是祖地禁區，平常無事不可以隨意進出的！</w:t>
        </w:r>
      </w:ins>
      <w:ins w:id="22218" w:author="Administrator" w:date="2019-07-21T21:36:00Z">
        <w:r>
          <w:rPr>
            <w:rFonts w:hint="eastAsia"/>
          </w:rPr>
          <w:t>」那名獵手手持彎刀，</w:t>
        </w:r>
      </w:ins>
      <w:ins w:id="22219" w:author="Administrator" w:date="2019-07-21T21:37:00Z">
        <w:r>
          <w:rPr>
            <w:rFonts w:hint="eastAsia"/>
          </w:rPr>
          <w:t>雖然沒有敵意，但也很明白表示不能再靠近了。</w:t>
        </w:r>
      </w:ins>
    </w:p>
    <w:p w:rsidR="000F0075" w:rsidRDefault="00885A7D">
      <w:pPr>
        <w:pStyle w:val="12"/>
        <w:spacing w:after="240"/>
        <w:ind w:leftChars="0" w:left="0"/>
        <w:rPr>
          <w:ins w:id="22220" w:author="Administrator" w:date="2019-07-21T21:40:00Z"/>
        </w:rPr>
        <w:pPrChange w:id="22221" w:author="Administrator" w:date="2019-07-20T11:32:00Z">
          <w:pPr>
            <w:pStyle w:val="12"/>
            <w:numPr>
              <w:numId w:val="1"/>
            </w:numPr>
            <w:spacing w:after="240"/>
            <w:ind w:leftChars="0" w:left="360" w:hanging="360"/>
            <w:outlineLvl w:val="0"/>
          </w:pPr>
        </w:pPrChange>
      </w:pPr>
      <w:ins w:id="22222" w:author="Administrator" w:date="2019-07-21T21:37:00Z">
        <w:r>
          <w:rPr>
            <w:rFonts w:hint="eastAsia"/>
          </w:rPr>
          <w:t>嚴泰微微一笑說道，「嚴俊</w:t>
        </w:r>
      </w:ins>
      <w:ins w:id="22223" w:author="Administrator" w:date="2019-07-21T21:38:00Z">
        <w:r>
          <w:rPr>
            <w:rFonts w:hint="eastAsia"/>
          </w:rPr>
          <w:t>，李大師將要在祖地閉關，這事我已經跟</w:t>
        </w:r>
      </w:ins>
      <w:ins w:id="22224" w:author="Administrator" w:date="2019-07-21T21:39:00Z">
        <w:r>
          <w:rPr>
            <w:rFonts w:hint="eastAsia"/>
          </w:rPr>
          <w:t>耆老</w:t>
        </w:r>
      </w:ins>
      <w:ins w:id="22225" w:author="Administrator" w:date="2019-07-21T21:38:00Z">
        <w:r>
          <w:rPr>
            <w:rFonts w:hint="eastAsia"/>
          </w:rPr>
          <w:t>團說過了</w:t>
        </w:r>
      </w:ins>
      <w:ins w:id="22226" w:author="Administrator" w:date="2019-07-21T21:40:00Z">
        <w:r>
          <w:rPr>
            <w:rFonts w:hint="eastAsia"/>
          </w:rPr>
          <w:t>，他們也都同意。</w:t>
        </w:r>
      </w:ins>
      <w:ins w:id="22227" w:author="Administrator" w:date="2019-07-21T21:39:00Z">
        <w:r>
          <w:rPr>
            <w:rFonts w:hint="eastAsia"/>
          </w:rPr>
          <w:t>」</w:t>
        </w:r>
      </w:ins>
    </w:p>
    <w:p w:rsidR="000F0075" w:rsidRDefault="00885A7D">
      <w:pPr>
        <w:pStyle w:val="12"/>
        <w:spacing w:after="240"/>
        <w:ind w:leftChars="0" w:left="0"/>
        <w:rPr>
          <w:ins w:id="22228" w:author="Administrator" w:date="2019-07-21T21:39:00Z"/>
        </w:rPr>
        <w:pPrChange w:id="22229" w:author="Administrator" w:date="2019-07-20T11:32:00Z">
          <w:pPr>
            <w:pStyle w:val="12"/>
            <w:numPr>
              <w:numId w:val="1"/>
            </w:numPr>
            <w:spacing w:after="240"/>
            <w:ind w:leftChars="0" w:left="360" w:hanging="360"/>
            <w:outlineLvl w:val="0"/>
          </w:pPr>
        </w:pPrChange>
      </w:pPr>
      <w:ins w:id="22230" w:author="Administrator" w:date="2019-07-21T21:40:00Z">
        <w:r>
          <w:rPr>
            <w:rFonts w:hint="eastAsia"/>
          </w:rPr>
          <w:t>名叫</w:t>
        </w:r>
      </w:ins>
      <w:ins w:id="22231" w:author="Administrator" w:date="2019-07-21T21:42:00Z">
        <w:r>
          <w:rPr>
            <w:rFonts w:hint="eastAsia"/>
          </w:rPr>
          <w:t>嚴</w:t>
        </w:r>
      </w:ins>
      <w:ins w:id="22232" w:author="Administrator" w:date="2019-07-21T21:40:00Z">
        <w:r>
          <w:rPr>
            <w:rFonts w:hint="eastAsia"/>
          </w:rPr>
          <w:t>俊的骨卡族人聽完稍稍放下了彎刀，口氣</w:t>
        </w:r>
      </w:ins>
      <w:ins w:id="22233" w:author="Administrator" w:date="2019-07-21T21:41:00Z">
        <w:r>
          <w:rPr>
            <w:rFonts w:hint="eastAsia"/>
          </w:rPr>
          <w:t>緩了不少說道，「既然如此，那麼有耆老團的令牌嗎？」</w:t>
        </w:r>
      </w:ins>
    </w:p>
    <w:p w:rsidR="000F0075" w:rsidRDefault="00885A7D">
      <w:pPr>
        <w:pStyle w:val="12"/>
        <w:spacing w:after="240"/>
        <w:ind w:leftChars="0" w:left="0"/>
        <w:rPr>
          <w:ins w:id="22234" w:author="Administrator" w:date="2019-07-21T21:42:00Z"/>
        </w:rPr>
        <w:pPrChange w:id="22235" w:author="Administrator" w:date="2019-07-20T11:32:00Z">
          <w:pPr>
            <w:pStyle w:val="12"/>
            <w:numPr>
              <w:numId w:val="1"/>
            </w:numPr>
            <w:spacing w:after="240"/>
            <w:ind w:leftChars="0" w:left="360" w:hanging="360"/>
            <w:outlineLvl w:val="0"/>
          </w:pPr>
        </w:pPrChange>
      </w:pPr>
      <w:ins w:id="22236" w:author="Administrator" w:date="2019-07-21T21:41:00Z">
        <w:r>
          <w:rPr>
            <w:rFonts w:hint="eastAsia"/>
          </w:rPr>
          <w:t>嚴泰點點頭，</w:t>
        </w:r>
      </w:ins>
      <w:ins w:id="22237" w:author="Administrator" w:date="2019-07-21T21:39:00Z">
        <w:r>
          <w:rPr>
            <w:rFonts w:hint="eastAsia"/>
          </w:rPr>
          <w:t>拿出一面</w:t>
        </w:r>
      </w:ins>
      <w:ins w:id="22238" w:author="Administrator" w:date="2019-07-21T21:41:00Z">
        <w:r>
          <w:rPr>
            <w:rFonts w:hint="eastAsia"/>
          </w:rPr>
          <w:t>骨頭做成的</w:t>
        </w:r>
      </w:ins>
      <w:ins w:id="22239" w:author="Administrator" w:date="2019-07-21T21:39:00Z">
        <w:r>
          <w:rPr>
            <w:rFonts w:hint="eastAsia"/>
          </w:rPr>
          <w:t>令牌，</w:t>
        </w:r>
      </w:ins>
      <w:ins w:id="22240" w:author="Administrator" w:date="2019-07-21T21:42:00Z">
        <w:r>
          <w:rPr>
            <w:rFonts w:hint="eastAsia"/>
          </w:rPr>
          <w:t>遞給了對方。</w:t>
        </w:r>
      </w:ins>
    </w:p>
    <w:p w:rsidR="000F0075" w:rsidRDefault="00885A7D">
      <w:pPr>
        <w:pStyle w:val="12"/>
        <w:spacing w:after="240"/>
        <w:ind w:leftChars="0" w:left="0"/>
        <w:rPr>
          <w:ins w:id="22241" w:author="Administrator" w:date="2019-07-21T21:43:00Z"/>
        </w:rPr>
        <w:pPrChange w:id="22242" w:author="Administrator" w:date="2019-07-20T11:32:00Z">
          <w:pPr>
            <w:pStyle w:val="12"/>
            <w:numPr>
              <w:numId w:val="1"/>
            </w:numPr>
            <w:spacing w:after="240"/>
            <w:ind w:leftChars="0" w:left="360" w:hanging="360"/>
            <w:outlineLvl w:val="0"/>
          </w:pPr>
        </w:pPrChange>
      </w:pPr>
      <w:ins w:id="22243" w:author="Administrator" w:date="2019-07-21T21:42:00Z">
        <w:r>
          <w:rPr>
            <w:rFonts w:hint="eastAsia"/>
          </w:rPr>
          <w:t>嚴俊將令牌接了過去，稍微查看了下，很快的就歸還給嚴泰，同時朝著李龍飛微一</w:t>
        </w:r>
      </w:ins>
      <w:ins w:id="22244" w:author="Administrator" w:date="2019-07-21T21:43:00Z">
        <w:r>
          <w:rPr>
            <w:rFonts w:hint="eastAsia"/>
          </w:rPr>
          <w:t>行</w:t>
        </w:r>
      </w:ins>
      <w:ins w:id="22245" w:author="Administrator" w:date="2019-07-21T21:42:00Z">
        <w:r>
          <w:rPr>
            <w:rFonts w:hint="eastAsia"/>
          </w:rPr>
          <w:t>禮說道，</w:t>
        </w:r>
      </w:ins>
      <w:ins w:id="22246" w:author="Administrator" w:date="2019-07-21T21:43:00Z">
        <w:r>
          <w:rPr>
            <w:rFonts w:hint="eastAsia"/>
          </w:rPr>
          <w:t>「李大師失禮了，方才是例行公事，希望大師不要介意。」</w:t>
        </w:r>
      </w:ins>
    </w:p>
    <w:p w:rsidR="000F0075" w:rsidRDefault="00885A7D">
      <w:pPr>
        <w:pStyle w:val="12"/>
        <w:spacing w:after="240"/>
        <w:ind w:leftChars="0" w:left="0"/>
        <w:rPr>
          <w:ins w:id="22247" w:author="Administrator" w:date="2019-07-21T21:45:00Z"/>
        </w:rPr>
        <w:pPrChange w:id="22248" w:author="Administrator" w:date="2019-07-20T11:32:00Z">
          <w:pPr>
            <w:pStyle w:val="12"/>
            <w:numPr>
              <w:numId w:val="1"/>
            </w:numPr>
            <w:spacing w:after="240"/>
            <w:ind w:leftChars="0" w:left="360" w:hanging="360"/>
            <w:outlineLvl w:val="0"/>
          </w:pPr>
        </w:pPrChange>
      </w:pPr>
      <w:ins w:id="22249" w:author="Administrator" w:date="2019-07-21T21:43:00Z">
        <w:r>
          <w:rPr>
            <w:rFonts w:hint="eastAsia"/>
          </w:rPr>
          <w:t>李龍飛的身份此時已經在骨卡族</w:t>
        </w:r>
      </w:ins>
      <w:ins w:id="22250" w:author="Administrator" w:date="2019-07-21T21:44:00Z">
        <w:r>
          <w:rPr>
            <w:rFonts w:hint="eastAsia"/>
          </w:rPr>
          <w:t>內人盡皆知，嚴俊當然也不會不知道，他的一名胞弟前些日子還曾受惠於</w:t>
        </w:r>
        <w:r w:rsidR="009F603C">
          <w:rPr>
            <w:rFonts w:hint="eastAsia"/>
          </w:rPr>
          <w:t>李龍飛的丹藥，自然不想</w:t>
        </w:r>
      </w:ins>
      <w:ins w:id="22251" w:author="Administrator" w:date="2019-07-21T21:46:00Z">
        <w:r w:rsidR="009F603C">
          <w:rPr>
            <w:rFonts w:hint="eastAsia"/>
          </w:rPr>
          <w:t>引起</w:t>
        </w:r>
      </w:ins>
      <w:ins w:id="22252" w:author="Administrator" w:date="2019-07-21T21:44:00Z">
        <w:r w:rsidR="009F603C">
          <w:rPr>
            <w:rFonts w:hint="eastAsia"/>
          </w:rPr>
          <w:t>李龍飛不滿</w:t>
        </w:r>
      </w:ins>
      <w:ins w:id="22253" w:author="Administrator" w:date="2019-07-21T21:45:00Z">
        <w:r w:rsidR="009F603C">
          <w:rPr>
            <w:rFonts w:hint="eastAsia"/>
          </w:rPr>
          <w:t>。</w:t>
        </w:r>
      </w:ins>
    </w:p>
    <w:p w:rsidR="000F0075" w:rsidRDefault="009F603C">
      <w:pPr>
        <w:pStyle w:val="12"/>
        <w:spacing w:after="240"/>
        <w:ind w:leftChars="0" w:left="0"/>
        <w:rPr>
          <w:ins w:id="22254" w:author="Administrator" w:date="2019-07-21T21:46:00Z"/>
        </w:rPr>
        <w:pPrChange w:id="22255" w:author="Administrator" w:date="2019-07-20T11:32:00Z">
          <w:pPr>
            <w:pStyle w:val="12"/>
            <w:numPr>
              <w:numId w:val="1"/>
            </w:numPr>
            <w:spacing w:after="240"/>
            <w:ind w:leftChars="0" w:left="360" w:hanging="360"/>
            <w:outlineLvl w:val="0"/>
          </w:pPr>
        </w:pPrChange>
      </w:pPr>
      <w:ins w:id="22256" w:author="Administrator" w:date="2019-07-21T21:45:00Z">
        <w:r>
          <w:rPr>
            <w:rFonts w:hint="eastAsia"/>
          </w:rPr>
          <w:t>「無妨，嚴俊兄客氣了。」李龍飛搖搖頭，以他的個性，對這種事自然</w:t>
        </w:r>
      </w:ins>
      <w:ins w:id="22257" w:author="Administrator" w:date="2019-07-21T21:46:00Z">
        <w:r>
          <w:rPr>
            <w:rFonts w:hint="eastAsia"/>
          </w:rPr>
          <w:t>不會太過</w:t>
        </w:r>
      </w:ins>
      <w:ins w:id="22258" w:author="Administrator" w:date="2019-07-21T21:45:00Z">
        <w:r>
          <w:rPr>
            <w:rFonts w:hint="eastAsia"/>
          </w:rPr>
          <w:t>在意。</w:t>
        </w:r>
      </w:ins>
    </w:p>
    <w:p w:rsidR="000F0075" w:rsidRDefault="009F603C">
      <w:pPr>
        <w:pStyle w:val="12"/>
        <w:spacing w:after="240"/>
        <w:ind w:leftChars="0" w:left="0"/>
        <w:rPr>
          <w:ins w:id="22259" w:author="Administrator" w:date="2019-07-21T20:47:00Z"/>
        </w:rPr>
        <w:pPrChange w:id="22260" w:author="Administrator" w:date="2019-07-20T11:32:00Z">
          <w:pPr>
            <w:pStyle w:val="12"/>
            <w:numPr>
              <w:numId w:val="1"/>
            </w:numPr>
            <w:spacing w:after="240"/>
            <w:ind w:leftChars="0" w:left="360" w:hanging="360"/>
            <w:outlineLvl w:val="0"/>
          </w:pPr>
        </w:pPrChange>
      </w:pPr>
      <w:ins w:id="22261" w:author="Administrator" w:date="2019-07-21T21:46:00Z">
        <w:r>
          <w:rPr>
            <w:rFonts w:hint="eastAsia"/>
          </w:rPr>
          <w:t>很快的，穿過</w:t>
        </w:r>
      </w:ins>
      <w:ins w:id="22262" w:author="Administrator" w:date="2019-07-21T22:00:00Z">
        <w:r w:rsidR="00D52200">
          <w:rPr>
            <w:rFonts w:hint="eastAsia"/>
          </w:rPr>
          <w:t>村內的</w:t>
        </w:r>
      </w:ins>
      <w:ins w:id="22263" w:author="Administrator" w:date="2019-07-21T21:46:00Z">
        <w:r>
          <w:rPr>
            <w:rFonts w:hint="eastAsia"/>
          </w:rPr>
          <w:t>戒備，</w:t>
        </w:r>
      </w:ins>
      <w:ins w:id="22264" w:author="Administrator" w:date="2019-07-21T20:38:00Z">
        <w:r w:rsidR="00D75D50">
          <w:rPr>
            <w:rFonts w:hint="eastAsia"/>
          </w:rPr>
          <w:t>兩人</w:t>
        </w:r>
      </w:ins>
      <w:ins w:id="22265" w:author="Administrator" w:date="2019-07-21T21:46:00Z">
        <w:r>
          <w:rPr>
            <w:rFonts w:hint="eastAsia"/>
          </w:rPr>
          <w:t>來到</w:t>
        </w:r>
      </w:ins>
      <w:ins w:id="22266" w:author="Administrator" w:date="2019-07-21T20:38:00Z">
        <w:r w:rsidR="00D75D50">
          <w:rPr>
            <w:rFonts w:hint="eastAsia"/>
          </w:rPr>
          <w:t>一具</w:t>
        </w:r>
      </w:ins>
      <w:ins w:id="22267" w:author="Administrator" w:date="2019-07-21T20:40:00Z">
        <w:r w:rsidR="00D75D50">
          <w:rPr>
            <w:rFonts w:hint="eastAsia"/>
          </w:rPr>
          <w:t>高達</w:t>
        </w:r>
      </w:ins>
      <w:ins w:id="22268" w:author="Administrator" w:date="2019-07-21T20:45:00Z">
        <w:r w:rsidR="00D75D50">
          <w:rPr>
            <w:rFonts w:hint="eastAsia"/>
          </w:rPr>
          <w:t>數十丈</w:t>
        </w:r>
        <w:r w:rsidR="00877D03">
          <w:rPr>
            <w:rFonts w:hint="eastAsia"/>
          </w:rPr>
          <w:t>高的巨大獸骸</w:t>
        </w:r>
      </w:ins>
      <w:ins w:id="22269" w:author="Administrator" w:date="2019-07-21T21:46:00Z">
        <w:r>
          <w:rPr>
            <w:rFonts w:hint="eastAsia"/>
          </w:rPr>
          <w:t>的面前，這</w:t>
        </w:r>
      </w:ins>
      <w:ins w:id="22270" w:author="Administrator" w:date="2019-07-21T21:47:00Z">
        <w:r>
          <w:rPr>
            <w:rFonts w:hint="eastAsia"/>
          </w:rPr>
          <w:t>獸骸</w:t>
        </w:r>
      </w:ins>
      <w:ins w:id="22271" w:author="Administrator" w:date="2019-07-21T20:46:00Z">
        <w:r w:rsidR="00877D03">
          <w:rPr>
            <w:rFonts w:hint="eastAsia"/>
          </w:rPr>
          <w:t>呈現半跪著的</w:t>
        </w:r>
      </w:ins>
      <w:ins w:id="22272" w:author="Administrator" w:date="2019-07-21T20:47:00Z">
        <w:r>
          <w:rPr>
            <w:rFonts w:hint="eastAsia"/>
          </w:rPr>
          <w:t>姿勢，昂首看著天空前方</w:t>
        </w:r>
      </w:ins>
      <w:ins w:id="22273" w:author="Administrator" w:date="2019-07-21T21:47:00Z">
        <w:r>
          <w:rPr>
            <w:rFonts w:hint="eastAsia"/>
          </w:rPr>
          <w:t>，從下方看，只看得到巨大的頭顱頂在半空之中。</w:t>
        </w:r>
      </w:ins>
    </w:p>
    <w:p w:rsidR="000F0075" w:rsidRDefault="00877D03">
      <w:pPr>
        <w:pStyle w:val="12"/>
        <w:spacing w:after="240"/>
        <w:ind w:leftChars="0" w:left="0"/>
        <w:rPr>
          <w:ins w:id="22274" w:author="Administrator" w:date="2019-07-21T20:50:00Z"/>
        </w:rPr>
        <w:pPrChange w:id="22275" w:author="Administrator" w:date="2019-07-20T11:32:00Z">
          <w:pPr>
            <w:pStyle w:val="12"/>
            <w:numPr>
              <w:numId w:val="1"/>
            </w:numPr>
            <w:spacing w:after="240"/>
            <w:ind w:leftChars="0" w:left="360" w:hanging="360"/>
            <w:outlineLvl w:val="0"/>
          </w:pPr>
        </w:pPrChange>
      </w:pPr>
      <w:ins w:id="22276" w:author="Administrator" w:date="2019-07-21T20:47:00Z">
        <w:r>
          <w:rPr>
            <w:rFonts w:hint="eastAsia"/>
          </w:rPr>
          <w:lastRenderedPageBreak/>
          <w:t>縱然李龍飛已經</w:t>
        </w:r>
      </w:ins>
      <w:ins w:id="22277" w:author="Administrator" w:date="2019-07-21T20:48:00Z">
        <w:r>
          <w:rPr>
            <w:rFonts w:hint="eastAsia"/>
          </w:rPr>
          <w:t>在這半年</w:t>
        </w:r>
      </w:ins>
      <w:ins w:id="22278" w:author="Administrator" w:date="2019-07-21T20:47:00Z">
        <w:r>
          <w:rPr>
            <w:rFonts w:hint="eastAsia"/>
          </w:rPr>
          <w:t>看過</w:t>
        </w:r>
      </w:ins>
      <w:ins w:id="22279" w:author="Administrator" w:date="2019-07-21T20:48:00Z">
        <w:r>
          <w:rPr>
            <w:rFonts w:hint="eastAsia"/>
          </w:rPr>
          <w:t>無數次這尊骸骨，但在其腳下，依舊仍感到震驚，只是他</w:t>
        </w:r>
      </w:ins>
      <w:ins w:id="22280" w:author="Administrator" w:date="2019-07-21T20:49:00Z">
        <w:r>
          <w:rPr>
            <w:rFonts w:hint="eastAsia"/>
          </w:rPr>
          <w:t>表面上不動聲色，</w:t>
        </w:r>
      </w:ins>
      <w:ins w:id="22281" w:author="Administrator" w:date="2019-07-21T20:50:00Z">
        <w:r>
          <w:rPr>
            <w:rFonts w:hint="eastAsia"/>
          </w:rPr>
          <w:t>目中卻透出疑惑看向嚴泰。</w:t>
        </w:r>
      </w:ins>
    </w:p>
    <w:p w:rsidR="000F0075" w:rsidRDefault="00877D03">
      <w:pPr>
        <w:pStyle w:val="12"/>
        <w:spacing w:after="240"/>
        <w:ind w:leftChars="0" w:left="0"/>
        <w:rPr>
          <w:ins w:id="22282" w:author="Administrator" w:date="2019-07-21T20:57:00Z"/>
        </w:rPr>
        <w:pPrChange w:id="22283" w:author="Administrator" w:date="2019-07-20T11:32:00Z">
          <w:pPr>
            <w:pStyle w:val="12"/>
            <w:numPr>
              <w:numId w:val="1"/>
            </w:numPr>
            <w:spacing w:after="240"/>
            <w:ind w:leftChars="0" w:left="360" w:hanging="360"/>
            <w:outlineLvl w:val="0"/>
          </w:pPr>
        </w:pPrChange>
      </w:pPr>
      <w:ins w:id="22284" w:author="Administrator" w:date="2019-07-21T20:50:00Z">
        <w:r>
          <w:rPr>
            <w:rFonts w:hint="eastAsia"/>
          </w:rPr>
          <w:t>嚴泰感受到李龍飛的</w:t>
        </w:r>
      </w:ins>
      <w:ins w:id="22285" w:author="Administrator" w:date="2019-07-21T20:51:00Z">
        <w:r>
          <w:rPr>
            <w:rFonts w:hint="eastAsia"/>
          </w:rPr>
          <w:t>眼神，咧嘴一笑，兩雙眼睛同時</w:t>
        </w:r>
      </w:ins>
      <w:ins w:id="22286" w:author="Administrator" w:date="2019-07-21T20:52:00Z">
        <w:r>
          <w:rPr>
            <w:rFonts w:hint="eastAsia"/>
          </w:rPr>
          <w:t>眨呀眨說道，「大師，骨卡村裡最安全的地方，莫過於這個骨卡</w:t>
        </w:r>
      </w:ins>
      <w:ins w:id="22287" w:author="Administrator" w:date="2019-07-21T20:55:00Z">
        <w:r>
          <w:rPr>
            <w:rFonts w:hint="eastAsia"/>
          </w:rPr>
          <w:t>祖</w:t>
        </w:r>
      </w:ins>
      <w:ins w:id="22288" w:author="Administrator" w:date="2019-07-21T20:52:00Z">
        <w:r>
          <w:rPr>
            <w:rFonts w:hint="eastAsia"/>
          </w:rPr>
          <w:t>地，村內的頂尖獵手每逢要</w:t>
        </w:r>
      </w:ins>
      <w:ins w:id="22289" w:author="Administrator" w:date="2019-07-21T20:54:00Z">
        <w:r>
          <w:rPr>
            <w:rFonts w:hint="eastAsia"/>
          </w:rPr>
          <w:t>尋求突破，必定會來這</w:t>
        </w:r>
      </w:ins>
      <w:ins w:id="22290" w:author="Administrator" w:date="2019-07-21T20:55:00Z">
        <w:r>
          <w:rPr>
            <w:rFonts w:hint="eastAsia"/>
          </w:rPr>
          <w:t>找尋</w:t>
        </w:r>
      </w:ins>
      <w:ins w:id="22291" w:author="Administrator" w:date="2019-07-21T20:56:00Z">
        <w:r w:rsidR="00931E9A">
          <w:rPr>
            <w:rFonts w:hint="eastAsia"/>
          </w:rPr>
          <w:t>庇護，不但能安心閉關，更有機會得到祖神</w:t>
        </w:r>
      </w:ins>
      <w:ins w:id="22292" w:author="Administrator" w:date="2019-07-21T20:57:00Z">
        <w:r w:rsidR="00931E9A">
          <w:rPr>
            <w:rFonts w:hint="eastAsia"/>
          </w:rPr>
          <w:t>保佑，事半功倍！」</w:t>
        </w:r>
      </w:ins>
    </w:p>
    <w:p w:rsidR="000F0075" w:rsidRDefault="00931E9A">
      <w:pPr>
        <w:pStyle w:val="12"/>
        <w:spacing w:after="240"/>
        <w:ind w:leftChars="0" w:left="0"/>
        <w:rPr>
          <w:ins w:id="22293" w:author="Administrator" w:date="2019-07-21T21:05:00Z"/>
        </w:rPr>
        <w:pPrChange w:id="22294" w:author="Administrator" w:date="2019-07-20T11:32:00Z">
          <w:pPr>
            <w:pStyle w:val="12"/>
            <w:numPr>
              <w:numId w:val="1"/>
            </w:numPr>
            <w:spacing w:after="240"/>
            <w:ind w:leftChars="0" w:left="360" w:hanging="360"/>
            <w:outlineLvl w:val="0"/>
          </w:pPr>
        </w:pPrChange>
      </w:pPr>
      <w:ins w:id="22295" w:author="Administrator" w:date="2019-07-21T20:57:00Z">
        <w:r>
          <w:rPr>
            <w:rFonts w:hint="eastAsia"/>
          </w:rPr>
          <w:t>「祖神保佑？那是甚麼？」</w:t>
        </w:r>
      </w:ins>
      <w:ins w:id="22296" w:author="Administrator" w:date="2019-07-21T21:04:00Z">
        <w:r>
          <w:rPr>
            <w:rFonts w:hint="eastAsia"/>
          </w:rPr>
          <w:t>李龍飛</w:t>
        </w:r>
      </w:ins>
      <w:ins w:id="22297" w:author="Administrator" w:date="2019-07-21T21:05:00Z">
        <w:r>
          <w:rPr>
            <w:rFonts w:hint="eastAsia"/>
          </w:rPr>
          <w:t>張大眼睛，有些不解。</w:t>
        </w:r>
      </w:ins>
    </w:p>
    <w:p w:rsidR="000F0075" w:rsidRDefault="00931E9A">
      <w:pPr>
        <w:pStyle w:val="12"/>
        <w:spacing w:after="240"/>
        <w:ind w:leftChars="0" w:left="0"/>
        <w:rPr>
          <w:ins w:id="22298" w:author="Administrator" w:date="2019-07-21T21:12:00Z"/>
        </w:rPr>
        <w:pPrChange w:id="22299" w:author="Administrator" w:date="2019-07-20T11:32:00Z">
          <w:pPr>
            <w:pStyle w:val="12"/>
            <w:numPr>
              <w:numId w:val="1"/>
            </w:numPr>
            <w:spacing w:after="240"/>
            <w:ind w:leftChars="0" w:left="360" w:hanging="360"/>
            <w:outlineLvl w:val="0"/>
          </w:pPr>
        </w:pPrChange>
      </w:pPr>
      <w:ins w:id="22300" w:author="Administrator" w:date="2019-07-21T21:05:00Z">
        <w:r>
          <w:rPr>
            <w:rFonts w:hint="eastAsia"/>
          </w:rPr>
          <w:t>「祖神便是</w:t>
        </w:r>
        <w:r w:rsidR="000274FC">
          <w:rPr>
            <w:rFonts w:hint="eastAsia"/>
          </w:rPr>
          <w:t>骨卡族</w:t>
        </w:r>
      </w:ins>
      <w:ins w:id="22301" w:author="Administrator" w:date="2019-07-21T21:06:00Z">
        <w:r w:rsidR="000274FC">
          <w:rPr>
            <w:rFonts w:hint="eastAsia"/>
          </w:rPr>
          <w:t>所拜的</w:t>
        </w:r>
      </w:ins>
      <w:ins w:id="22302" w:author="Administrator" w:date="2019-07-21T21:05:00Z">
        <w:r w:rsidR="000274FC">
          <w:rPr>
            <w:rFonts w:hint="eastAsia"/>
          </w:rPr>
          <w:t>祖先，相傳</w:t>
        </w:r>
      </w:ins>
      <w:ins w:id="22303" w:author="Administrator" w:date="2019-07-21T21:06:00Z">
        <w:r w:rsidR="000274FC">
          <w:rPr>
            <w:rFonts w:hint="eastAsia"/>
          </w:rPr>
          <w:t>骨卡族的祖先當年乃是被遺棄的棄嬰，但在偶然間被祖神發現，並收為己出</w:t>
        </w:r>
      </w:ins>
      <w:ins w:id="22304" w:author="Administrator" w:date="2019-07-21T21:07:00Z">
        <w:r w:rsidR="000274FC">
          <w:rPr>
            <w:rFonts w:hint="eastAsia"/>
          </w:rPr>
          <w:t>，與其他祖神的子嗣一同長大，</w:t>
        </w:r>
      </w:ins>
      <w:ins w:id="22305" w:author="Administrator" w:date="2019-07-21T21:11:00Z">
        <w:r w:rsidR="000274FC">
          <w:rPr>
            <w:rFonts w:hint="eastAsia"/>
          </w:rPr>
          <w:t>最終</w:t>
        </w:r>
      </w:ins>
      <w:ins w:id="22306" w:author="Administrator" w:date="2019-07-21T21:07:00Z">
        <w:r w:rsidR="000274FC">
          <w:rPr>
            <w:rFonts w:hint="eastAsia"/>
          </w:rPr>
          <w:t>在此建立了骨卡族</w:t>
        </w:r>
      </w:ins>
      <w:ins w:id="22307" w:author="Administrator" w:date="2019-07-21T21:11:00Z">
        <w:r w:rsidR="000274FC">
          <w:rPr>
            <w:rFonts w:hint="eastAsia"/>
          </w:rPr>
          <w:t>，留傳至今</w:t>
        </w:r>
      </w:ins>
      <w:ins w:id="22308" w:author="Administrator" w:date="2019-07-21T21:07:00Z">
        <w:r w:rsidR="000274FC">
          <w:rPr>
            <w:rFonts w:hint="eastAsia"/>
          </w:rPr>
          <w:t>。」</w:t>
        </w:r>
      </w:ins>
      <w:ins w:id="22309" w:author="Administrator" w:date="2019-07-21T21:11:00Z">
        <w:r w:rsidR="000274FC">
          <w:rPr>
            <w:rFonts w:hint="eastAsia"/>
          </w:rPr>
          <w:t>嚴泰解釋著。</w:t>
        </w:r>
      </w:ins>
    </w:p>
    <w:p w:rsidR="000F0075" w:rsidRDefault="000274FC">
      <w:pPr>
        <w:pStyle w:val="12"/>
        <w:spacing w:after="240"/>
        <w:ind w:leftChars="0" w:left="0"/>
        <w:rPr>
          <w:ins w:id="22310" w:author="Administrator" w:date="2019-07-21T21:13:00Z"/>
        </w:rPr>
        <w:pPrChange w:id="22311" w:author="Administrator" w:date="2019-07-20T11:32:00Z">
          <w:pPr>
            <w:pStyle w:val="12"/>
            <w:numPr>
              <w:numId w:val="1"/>
            </w:numPr>
            <w:spacing w:after="240"/>
            <w:ind w:leftChars="0" w:left="360" w:hanging="360"/>
            <w:outlineLvl w:val="0"/>
          </w:pPr>
        </w:pPrChange>
      </w:pPr>
      <w:ins w:id="22312" w:author="Administrator" w:date="2019-07-21T21:12:00Z">
        <w:r>
          <w:rPr>
            <w:rFonts w:hint="eastAsia"/>
          </w:rPr>
          <w:t>「原來如此，這麼說來，這骨骸便是你們口中的祖神囉？」李龍飛恍然大悟，先前他雖</w:t>
        </w:r>
      </w:ins>
      <w:ins w:id="22313" w:author="Administrator" w:date="2019-07-21T21:13:00Z">
        <w:r>
          <w:rPr>
            <w:rFonts w:hint="eastAsia"/>
          </w:rPr>
          <w:t>然學了很多骨卡族的事情，倒也沒聽過這段。</w:t>
        </w:r>
      </w:ins>
    </w:p>
    <w:p w:rsidR="000F0075" w:rsidRDefault="000274FC">
      <w:pPr>
        <w:pStyle w:val="12"/>
        <w:spacing w:after="240"/>
        <w:ind w:leftChars="0" w:left="0"/>
        <w:rPr>
          <w:ins w:id="22314" w:author="Administrator" w:date="2019-07-21T21:14:00Z"/>
        </w:rPr>
        <w:pPrChange w:id="22315" w:author="Administrator" w:date="2019-07-20T11:32:00Z">
          <w:pPr>
            <w:pStyle w:val="12"/>
            <w:numPr>
              <w:numId w:val="1"/>
            </w:numPr>
            <w:spacing w:after="240"/>
            <w:ind w:leftChars="0" w:left="360" w:hanging="360"/>
            <w:outlineLvl w:val="0"/>
          </w:pPr>
        </w:pPrChange>
      </w:pPr>
      <w:ins w:id="22316" w:author="Administrator" w:date="2019-07-21T21:13:00Z">
        <w:r>
          <w:rPr>
            <w:rFonts w:hint="eastAsia"/>
          </w:rPr>
          <w:t>「是聖骸…」嚴泰更正道，跟著又說，「祖神的聖骸，至今仍有許多神力</w:t>
        </w:r>
      </w:ins>
      <w:ins w:id="22317" w:author="Administrator" w:date="2019-07-21T21:14:00Z">
        <w:r>
          <w:rPr>
            <w:rFonts w:hint="eastAsia"/>
          </w:rPr>
          <w:t>存在，每個骨卡族的男孩，在長大後要成為獵手的其中一個儀式，就是要在聖骸下睡一晚，讓祖神查看其靈魂是否純淨！」</w:t>
        </w:r>
      </w:ins>
    </w:p>
    <w:p w:rsidR="000F0075" w:rsidRDefault="000274FC">
      <w:pPr>
        <w:pStyle w:val="12"/>
        <w:spacing w:after="240"/>
        <w:ind w:leftChars="0" w:left="0"/>
        <w:rPr>
          <w:ins w:id="22318" w:author="Administrator" w:date="2019-07-21T21:15:00Z"/>
        </w:rPr>
        <w:pPrChange w:id="22319" w:author="Administrator" w:date="2019-07-20T11:32:00Z">
          <w:pPr>
            <w:pStyle w:val="12"/>
            <w:numPr>
              <w:numId w:val="1"/>
            </w:numPr>
            <w:spacing w:after="240"/>
            <w:ind w:leftChars="0" w:left="360" w:hanging="360"/>
            <w:outlineLvl w:val="0"/>
          </w:pPr>
        </w:pPrChange>
      </w:pPr>
      <w:ins w:id="22320" w:author="Administrator" w:date="2019-07-21T21:15:00Z">
        <w:r>
          <w:rPr>
            <w:rFonts w:hint="eastAsia"/>
          </w:rPr>
          <w:t>「這麼說，這</w:t>
        </w:r>
      </w:ins>
      <w:ins w:id="22321" w:author="Administrator" w:date="2019-07-21T21:19:00Z">
        <w:r w:rsidR="00E01AF6">
          <w:rPr>
            <w:rFonts w:hint="eastAsia"/>
          </w:rPr>
          <w:t>骨卡祖地</w:t>
        </w:r>
      </w:ins>
      <w:ins w:id="22322" w:author="Administrator" w:date="2019-07-21T21:15:00Z">
        <w:r>
          <w:rPr>
            <w:rFonts w:hint="eastAsia"/>
          </w:rPr>
          <w:t>，還真是骨卡族最神聖的地方…我一個外人在此閉關，可以嗎？」李龍飛聽完嚴泰的解釋，心中有所感動之外，也有些遲疑。</w:t>
        </w:r>
      </w:ins>
    </w:p>
    <w:p w:rsidR="000F0075" w:rsidRDefault="000274FC">
      <w:pPr>
        <w:pStyle w:val="12"/>
        <w:spacing w:after="240"/>
        <w:ind w:leftChars="0" w:left="0"/>
        <w:rPr>
          <w:ins w:id="22323" w:author="Administrator" w:date="2019-07-21T21:17:00Z"/>
        </w:rPr>
        <w:pPrChange w:id="22324" w:author="Administrator" w:date="2019-07-20T11:32:00Z">
          <w:pPr>
            <w:pStyle w:val="12"/>
            <w:numPr>
              <w:numId w:val="1"/>
            </w:numPr>
            <w:spacing w:after="240"/>
            <w:ind w:leftChars="0" w:left="360" w:hanging="360"/>
            <w:outlineLvl w:val="0"/>
          </w:pPr>
        </w:pPrChange>
      </w:pPr>
      <w:ins w:id="22325" w:author="Administrator" w:date="2019-07-21T21:15:00Z">
        <w:r>
          <w:rPr>
            <w:rFonts w:hint="eastAsia"/>
          </w:rPr>
          <w:t>嚴泰笑了笑</w:t>
        </w:r>
      </w:ins>
      <w:ins w:id="22326" w:author="Administrator" w:date="2019-07-21T21:16:00Z">
        <w:r>
          <w:rPr>
            <w:rFonts w:hint="eastAsia"/>
          </w:rPr>
          <w:t>說道，「哪兒的話，李大師近半年來，在村內貢獻良</w:t>
        </w:r>
        <w:r w:rsidR="00E17B2D">
          <w:rPr>
            <w:rFonts w:hint="eastAsia"/>
          </w:rPr>
          <w:t>多，早已經被我們骨卡族人視為村裡的一員了，既然要閉關，當然要來聖地這一趟，否則我們反倒說不過去了</w:t>
        </w:r>
      </w:ins>
      <w:ins w:id="22327" w:author="Administrator" w:date="2019-07-21T21:17:00Z">
        <w:r w:rsidR="00E17B2D">
          <w:rPr>
            <w:rFonts w:hint="eastAsia"/>
          </w:rPr>
          <w:t>。」</w:t>
        </w:r>
      </w:ins>
    </w:p>
    <w:p w:rsidR="000F0075" w:rsidRDefault="00C93D1A">
      <w:pPr>
        <w:pStyle w:val="12"/>
        <w:spacing w:after="240"/>
        <w:ind w:leftChars="0" w:left="0"/>
        <w:rPr>
          <w:ins w:id="22328" w:author="Administrator" w:date="2019-07-20T01:57:00Z"/>
        </w:rPr>
        <w:pPrChange w:id="22329" w:author="Administrator" w:date="2019-07-20T11:32:00Z">
          <w:pPr>
            <w:pStyle w:val="12"/>
            <w:numPr>
              <w:numId w:val="1"/>
            </w:numPr>
            <w:spacing w:after="240"/>
            <w:ind w:leftChars="0" w:left="360" w:hanging="360"/>
            <w:outlineLvl w:val="0"/>
          </w:pPr>
        </w:pPrChange>
      </w:pPr>
      <w:ins w:id="22330" w:author="Administrator" w:date="2019-07-21T21:17:00Z">
        <w:r>
          <w:rPr>
            <w:rFonts w:hint="eastAsia"/>
          </w:rPr>
          <w:t>李龍飛點了點頭，既然對方已經</w:t>
        </w:r>
      </w:ins>
      <w:ins w:id="22331" w:author="Administrator" w:date="2019-07-21T21:18:00Z">
        <w:r>
          <w:rPr>
            <w:rFonts w:hint="eastAsia"/>
          </w:rPr>
          <w:t>這麼說，那麼再推辭，就太過矯情，他本來就是個直性子的人，當下不再多說，隨著嚴泰走進祖地之中。</w:t>
        </w:r>
      </w:ins>
    </w:p>
    <w:p w:rsidR="00E01AF6" w:rsidRDefault="004A04A9" w:rsidP="00E01AF6">
      <w:pPr>
        <w:pStyle w:val="12"/>
        <w:numPr>
          <w:ilvl w:val="0"/>
          <w:numId w:val="1"/>
        </w:numPr>
        <w:spacing w:after="240"/>
        <w:ind w:leftChars="0"/>
        <w:outlineLvl w:val="0"/>
        <w:rPr>
          <w:ins w:id="22332" w:author="Administrator" w:date="2019-07-21T21:19:00Z"/>
        </w:rPr>
      </w:pPr>
      <w:ins w:id="22333" w:author="龍 Chris" w:date="2019-03-09T08:55:00Z">
        <w:r>
          <w:rPr>
            <w:rFonts w:hint="eastAsia"/>
          </w:rPr>
          <w:t>史上最小的天劫</w:t>
        </w:r>
      </w:ins>
      <w:ins w:id="22334" w:author="龍 Chris" w:date="2019-03-09T08:57:00Z">
        <w:r>
          <w:rPr>
            <w:rFonts w:hint="eastAsia"/>
          </w:rPr>
          <w:t>？</w:t>
        </w:r>
      </w:ins>
    </w:p>
    <w:p w:rsidR="000F0075" w:rsidRDefault="00E01AF6">
      <w:pPr>
        <w:pStyle w:val="12"/>
        <w:spacing w:after="240"/>
        <w:ind w:leftChars="0" w:left="0"/>
        <w:rPr>
          <w:ins w:id="22335" w:author="Administrator" w:date="2019-07-21T22:01:00Z"/>
        </w:rPr>
        <w:pPrChange w:id="22336" w:author="Administrator" w:date="2019-07-21T21:19:00Z">
          <w:pPr>
            <w:pStyle w:val="12"/>
            <w:numPr>
              <w:numId w:val="1"/>
            </w:numPr>
            <w:spacing w:after="240"/>
            <w:ind w:leftChars="0" w:left="360" w:hanging="360"/>
            <w:outlineLvl w:val="0"/>
          </w:pPr>
        </w:pPrChange>
      </w:pPr>
      <w:ins w:id="22337" w:author="Administrator" w:date="2019-07-21T21:19:00Z">
        <w:r>
          <w:rPr>
            <w:rFonts w:hint="eastAsia"/>
          </w:rPr>
          <w:t>骨卡</w:t>
        </w:r>
      </w:ins>
      <w:ins w:id="22338" w:author="Administrator" w:date="2019-07-21T21:34:00Z">
        <w:r w:rsidR="00885A7D">
          <w:rPr>
            <w:rFonts w:hint="eastAsia"/>
          </w:rPr>
          <w:t>祖地</w:t>
        </w:r>
      </w:ins>
      <w:ins w:id="22339" w:author="Administrator" w:date="2019-07-21T21:47:00Z">
        <w:r w:rsidR="009F603C">
          <w:rPr>
            <w:rFonts w:hint="eastAsia"/>
          </w:rPr>
          <w:t>內，在巨大獸骸之</w:t>
        </w:r>
      </w:ins>
      <w:ins w:id="22340" w:author="Administrator" w:date="2019-07-21T21:48:00Z">
        <w:r w:rsidR="009F603C">
          <w:rPr>
            <w:rFonts w:hint="eastAsia"/>
          </w:rPr>
          <w:t>下，</w:t>
        </w:r>
      </w:ins>
      <w:ins w:id="22341" w:author="Administrator" w:date="2019-07-21T22:00:00Z">
        <w:r w:rsidR="00D52200">
          <w:rPr>
            <w:rFonts w:hint="eastAsia"/>
          </w:rPr>
          <w:t>居然</w:t>
        </w:r>
      </w:ins>
      <w:ins w:id="22342" w:author="Administrator" w:date="2019-07-21T21:49:00Z">
        <w:r w:rsidR="009F603C">
          <w:rPr>
            <w:rFonts w:hint="eastAsia"/>
          </w:rPr>
          <w:t>長</w:t>
        </w:r>
      </w:ins>
      <w:ins w:id="22343" w:author="Administrator" w:date="2019-07-21T22:01:00Z">
        <w:r w:rsidR="00D52200">
          <w:rPr>
            <w:rFonts w:hint="eastAsia"/>
          </w:rPr>
          <w:t>了不少的大樹。</w:t>
        </w:r>
      </w:ins>
    </w:p>
    <w:p w:rsidR="000F0075" w:rsidRDefault="00D52200">
      <w:pPr>
        <w:pStyle w:val="12"/>
        <w:spacing w:after="240"/>
        <w:ind w:leftChars="0" w:left="0"/>
        <w:rPr>
          <w:ins w:id="22344" w:author="Administrator" w:date="2019-07-21T22:01:00Z"/>
        </w:rPr>
        <w:pPrChange w:id="22345" w:author="Administrator" w:date="2019-07-21T21:19:00Z">
          <w:pPr>
            <w:pStyle w:val="12"/>
            <w:numPr>
              <w:numId w:val="1"/>
            </w:numPr>
            <w:spacing w:after="240"/>
            <w:ind w:leftChars="0" w:left="360" w:hanging="360"/>
            <w:outlineLvl w:val="0"/>
          </w:pPr>
        </w:pPrChange>
      </w:pPr>
      <w:ins w:id="22346" w:author="Administrator" w:date="2019-07-21T22:01:00Z">
        <w:r>
          <w:rPr>
            <w:rFonts w:hint="eastAsia"/>
          </w:rPr>
          <w:t>這些大樹，在外界也許很平凡，可在這一片荒蕪的試練之地裡，就顯得有些</w:t>
        </w:r>
      </w:ins>
      <w:ins w:id="22347" w:author="Administrator" w:date="2019-07-21T22:03:00Z">
        <w:r>
          <w:rPr>
            <w:rFonts w:hint="eastAsia"/>
          </w:rPr>
          <w:t>特別</w:t>
        </w:r>
      </w:ins>
      <w:ins w:id="22348" w:author="Administrator" w:date="2019-07-21T22:01:00Z">
        <w:r>
          <w:rPr>
            <w:rFonts w:hint="eastAsia"/>
          </w:rPr>
          <w:t>了。</w:t>
        </w:r>
      </w:ins>
    </w:p>
    <w:p w:rsidR="000F0075" w:rsidRDefault="00D52200">
      <w:pPr>
        <w:pStyle w:val="12"/>
        <w:spacing w:after="240"/>
        <w:ind w:leftChars="0" w:left="0"/>
        <w:rPr>
          <w:ins w:id="22349" w:author="Administrator" w:date="2019-07-21T22:03:00Z"/>
        </w:rPr>
        <w:pPrChange w:id="22350" w:author="Administrator" w:date="2019-07-21T21:19:00Z">
          <w:pPr>
            <w:pStyle w:val="12"/>
            <w:numPr>
              <w:numId w:val="1"/>
            </w:numPr>
            <w:spacing w:after="240"/>
            <w:ind w:leftChars="0" w:left="360" w:hanging="360"/>
            <w:outlineLvl w:val="0"/>
          </w:pPr>
        </w:pPrChange>
      </w:pPr>
      <w:ins w:id="22351" w:author="Administrator" w:date="2019-07-21T22:01:00Z">
        <w:r>
          <w:rPr>
            <w:rFonts w:hint="eastAsia"/>
          </w:rPr>
          <w:t>李龍飛望著</w:t>
        </w:r>
      </w:ins>
      <w:ins w:id="22352" w:author="Administrator" w:date="2019-07-21T22:02:00Z">
        <w:r>
          <w:rPr>
            <w:rFonts w:hint="eastAsia"/>
          </w:rPr>
          <w:t>那些大樹，有些驚訝地說，「這裡居然能長出</w:t>
        </w:r>
      </w:ins>
      <w:ins w:id="22353" w:author="Administrator" w:date="2019-07-21T22:03:00Z">
        <w:r>
          <w:rPr>
            <w:rFonts w:hint="eastAsia"/>
          </w:rPr>
          <w:t>『</w:t>
        </w:r>
      </w:ins>
      <w:ins w:id="22354" w:author="Administrator" w:date="2019-07-21T22:02:00Z">
        <w:r>
          <w:rPr>
            <w:rFonts w:hint="eastAsia"/>
          </w:rPr>
          <w:t>樹</w:t>
        </w:r>
      </w:ins>
      <w:ins w:id="22355" w:author="Administrator" w:date="2019-07-21T22:03:00Z">
        <w:r>
          <w:rPr>
            <w:rFonts w:hint="eastAsia"/>
          </w:rPr>
          <w:t>』</w:t>
        </w:r>
      </w:ins>
      <w:ins w:id="22356" w:author="Administrator" w:date="2019-07-21T22:02:00Z">
        <w:r>
          <w:rPr>
            <w:rFonts w:hint="eastAsia"/>
          </w:rPr>
          <w:t>來，難道這也是祖地的神</w:t>
        </w:r>
      </w:ins>
      <w:ins w:id="22357" w:author="Administrator" w:date="2019-07-21T22:03:00Z">
        <w:r>
          <w:rPr>
            <w:rFonts w:hint="eastAsia"/>
          </w:rPr>
          <w:t>蹟嗎？」</w:t>
        </w:r>
      </w:ins>
    </w:p>
    <w:p w:rsidR="000F0075" w:rsidRDefault="00D52200">
      <w:pPr>
        <w:pStyle w:val="12"/>
        <w:spacing w:after="240"/>
        <w:ind w:leftChars="0" w:left="0"/>
        <w:rPr>
          <w:ins w:id="22358" w:author="Administrator" w:date="2019-07-21T22:03:00Z"/>
        </w:rPr>
        <w:pPrChange w:id="22359" w:author="Administrator" w:date="2019-07-21T21:19:00Z">
          <w:pPr>
            <w:pStyle w:val="12"/>
            <w:numPr>
              <w:numId w:val="1"/>
            </w:numPr>
            <w:spacing w:after="240"/>
            <w:ind w:leftChars="0" w:left="360" w:hanging="360"/>
            <w:outlineLvl w:val="0"/>
          </w:pPr>
        </w:pPrChange>
      </w:pPr>
      <w:ins w:id="22360" w:author="Administrator" w:date="2019-07-21T22:03:00Z">
        <w:r>
          <w:rPr>
            <w:rFonts w:hint="eastAsia"/>
          </w:rPr>
          <w:t>「樹？」嚴泰有些不解地反問。</w:t>
        </w:r>
      </w:ins>
    </w:p>
    <w:p w:rsidR="000F0075" w:rsidRDefault="00D52200">
      <w:pPr>
        <w:pStyle w:val="12"/>
        <w:spacing w:after="240"/>
        <w:ind w:leftChars="0" w:left="0"/>
        <w:rPr>
          <w:ins w:id="22361" w:author="Administrator" w:date="2019-07-21T22:06:00Z"/>
        </w:rPr>
        <w:pPrChange w:id="22362" w:author="Administrator" w:date="2019-07-21T21:19:00Z">
          <w:pPr>
            <w:pStyle w:val="12"/>
            <w:numPr>
              <w:numId w:val="1"/>
            </w:numPr>
            <w:spacing w:after="240"/>
            <w:ind w:leftChars="0" w:left="360" w:hanging="360"/>
            <w:outlineLvl w:val="0"/>
          </w:pPr>
        </w:pPrChange>
      </w:pPr>
      <w:ins w:id="22363" w:author="Administrator" w:date="2019-07-21T22:03:00Z">
        <w:r>
          <w:rPr>
            <w:rFonts w:hint="eastAsia"/>
          </w:rPr>
          <w:t>「喔，差點忘了，你們的語言裡，沒有『樹』這個字詞。」李龍飛連</w:t>
        </w:r>
      </w:ins>
      <w:ins w:id="22364" w:author="Administrator" w:date="2019-07-21T22:04:00Z">
        <w:r>
          <w:rPr>
            <w:rFonts w:hint="eastAsia"/>
          </w:rPr>
          <w:t>忙指了指大</w:t>
        </w:r>
        <w:r>
          <w:rPr>
            <w:rFonts w:hint="eastAsia"/>
          </w:rPr>
          <w:lastRenderedPageBreak/>
          <w:t>樹解釋著</w:t>
        </w:r>
      </w:ins>
      <w:ins w:id="22365" w:author="Administrator" w:date="2019-07-21T22:06:00Z">
        <w:r w:rsidR="00E947B2">
          <w:rPr>
            <w:rFonts w:hint="eastAsia"/>
          </w:rPr>
          <w:t>。</w:t>
        </w:r>
      </w:ins>
    </w:p>
    <w:p w:rsidR="000F0075" w:rsidRDefault="00D52200">
      <w:pPr>
        <w:pStyle w:val="12"/>
        <w:spacing w:after="240"/>
        <w:ind w:leftChars="0" w:left="0"/>
        <w:rPr>
          <w:ins w:id="22366" w:author="Administrator" w:date="2019-07-21T22:04:00Z"/>
        </w:rPr>
        <w:pPrChange w:id="22367" w:author="Administrator" w:date="2019-07-21T21:19:00Z">
          <w:pPr>
            <w:pStyle w:val="12"/>
            <w:numPr>
              <w:numId w:val="1"/>
            </w:numPr>
            <w:spacing w:after="240"/>
            <w:ind w:leftChars="0" w:left="360" w:hanging="360"/>
            <w:outlineLvl w:val="0"/>
          </w:pPr>
        </w:pPrChange>
      </w:pPr>
      <w:ins w:id="22368" w:author="Administrator" w:date="2019-07-21T22:04:00Z">
        <w:r>
          <w:rPr>
            <w:rFonts w:hint="eastAsia"/>
          </w:rPr>
          <w:t>方才他脫口而出時，不假所思就把原本母語中的樹給念了出來</w:t>
        </w:r>
      </w:ins>
      <w:ins w:id="22369" w:author="Administrator" w:date="2019-07-21T22:06:00Z">
        <w:r w:rsidR="00E947B2">
          <w:rPr>
            <w:rFonts w:hint="eastAsia"/>
          </w:rPr>
          <w:t>，此時才想起</w:t>
        </w:r>
      </w:ins>
      <w:ins w:id="22370" w:author="Administrator" w:date="2019-07-21T22:07:00Z">
        <w:r w:rsidR="00E947B2">
          <w:rPr>
            <w:rFonts w:hint="eastAsia"/>
          </w:rPr>
          <w:t>對方應該沒聽過這個字詞</w:t>
        </w:r>
      </w:ins>
      <w:ins w:id="22371" w:author="Administrator" w:date="2019-07-21T22:04:00Z">
        <w:r>
          <w:rPr>
            <w:rFonts w:hint="eastAsia"/>
          </w:rPr>
          <w:t>。</w:t>
        </w:r>
      </w:ins>
    </w:p>
    <w:p w:rsidR="000F0075" w:rsidRDefault="00D52200">
      <w:pPr>
        <w:pStyle w:val="12"/>
        <w:spacing w:after="240"/>
        <w:ind w:leftChars="0" w:left="0"/>
        <w:rPr>
          <w:ins w:id="22372" w:author="Administrator" w:date="2019-07-21T22:06:00Z"/>
        </w:rPr>
        <w:pPrChange w:id="22373" w:author="Administrator" w:date="2019-07-21T21:19:00Z">
          <w:pPr>
            <w:pStyle w:val="12"/>
            <w:numPr>
              <w:numId w:val="1"/>
            </w:numPr>
            <w:spacing w:after="240"/>
            <w:ind w:leftChars="0" w:left="360" w:hanging="360"/>
            <w:outlineLvl w:val="0"/>
          </w:pPr>
        </w:pPrChange>
      </w:pPr>
      <w:ins w:id="22374" w:author="Administrator" w:date="2019-07-21T22:04:00Z">
        <w:r>
          <w:rPr>
            <w:rFonts w:hint="eastAsia"/>
          </w:rPr>
          <w:t>「喔，在這裡，我們稱它</w:t>
        </w:r>
      </w:ins>
      <w:ins w:id="22375" w:author="Administrator" w:date="2019-07-21T22:05:00Z">
        <w:r>
          <w:rPr>
            <w:rFonts w:hint="eastAsia"/>
          </w:rPr>
          <w:t>們叫『骨哇』，意思就是祖神恩惠。」嚴泰晃然大悟，同樣解釋</w:t>
        </w:r>
      </w:ins>
      <w:ins w:id="22376" w:author="Administrator" w:date="2019-07-21T22:06:00Z">
        <w:r>
          <w:rPr>
            <w:rFonts w:hint="eastAsia"/>
          </w:rPr>
          <w:t>著。</w:t>
        </w:r>
      </w:ins>
    </w:p>
    <w:p w:rsidR="000F0075" w:rsidRDefault="00D52200">
      <w:pPr>
        <w:pStyle w:val="12"/>
        <w:spacing w:after="240"/>
        <w:ind w:leftChars="0" w:left="0"/>
        <w:rPr>
          <w:ins w:id="22377" w:author="Administrator" w:date="2019-07-21T22:07:00Z"/>
        </w:rPr>
        <w:pPrChange w:id="22378" w:author="Administrator" w:date="2019-07-21T21:19:00Z">
          <w:pPr>
            <w:pStyle w:val="12"/>
            <w:numPr>
              <w:numId w:val="1"/>
            </w:numPr>
            <w:spacing w:after="240"/>
            <w:ind w:leftChars="0" w:left="360" w:hanging="360"/>
            <w:outlineLvl w:val="0"/>
          </w:pPr>
        </w:pPrChange>
      </w:pPr>
      <w:ins w:id="22379" w:author="Administrator" w:date="2019-07-21T22:06:00Z">
        <w:r>
          <w:rPr>
            <w:rFonts w:hint="eastAsia"/>
          </w:rPr>
          <w:t>「祖神恩惠？這麼說，這些骨哇也有其特別的</w:t>
        </w:r>
        <w:r w:rsidR="00CE5F62">
          <w:rPr>
            <w:rFonts w:hint="eastAsia"/>
          </w:rPr>
          <w:t>地方囉？」</w:t>
        </w:r>
      </w:ins>
      <w:ins w:id="22380" w:author="Administrator" w:date="2019-07-21T22:07:00Z">
        <w:r w:rsidR="00CE6A63">
          <w:rPr>
            <w:rFonts w:hint="eastAsia"/>
          </w:rPr>
          <w:t>李龍飛看向嚴泰。</w:t>
        </w:r>
      </w:ins>
    </w:p>
    <w:p w:rsidR="000F0075" w:rsidRDefault="00CE6A63">
      <w:pPr>
        <w:pStyle w:val="12"/>
        <w:spacing w:after="240"/>
        <w:ind w:leftChars="0" w:left="0"/>
        <w:rPr>
          <w:ins w:id="22381" w:author="Administrator" w:date="2019-07-21T22:23:00Z"/>
        </w:rPr>
        <w:pPrChange w:id="22382" w:author="Administrator" w:date="2019-07-21T21:19:00Z">
          <w:pPr>
            <w:pStyle w:val="12"/>
            <w:numPr>
              <w:numId w:val="1"/>
            </w:numPr>
            <w:spacing w:after="240"/>
            <w:ind w:leftChars="0" w:left="360" w:hanging="360"/>
            <w:outlineLvl w:val="0"/>
          </w:pPr>
        </w:pPrChange>
      </w:pPr>
      <w:ins w:id="22383" w:author="Administrator" w:date="2019-07-21T22:07:00Z">
        <w:r>
          <w:rPr>
            <w:rFonts w:hint="eastAsia"/>
          </w:rPr>
          <w:t>後者點了點頭，指了指那些大樹樹幹的下方，只見</w:t>
        </w:r>
      </w:ins>
      <w:ins w:id="22384" w:author="Administrator" w:date="2019-07-21T22:08:00Z">
        <w:r>
          <w:rPr>
            <w:rFonts w:hint="eastAsia"/>
          </w:rPr>
          <w:t>每顆大樹，底下都長滿了</w:t>
        </w:r>
      </w:ins>
      <w:ins w:id="22385" w:author="Administrator" w:date="2019-07-21T22:22:00Z">
        <w:r w:rsidR="00A06D05">
          <w:rPr>
            <w:rFonts w:hint="eastAsia"/>
          </w:rPr>
          <w:t>密密麻麻的樹根，而那些樹根與其生長的泥土，竟交織混成了一間間奇特的石</w:t>
        </w:r>
      </w:ins>
      <w:ins w:id="22386" w:author="Administrator" w:date="2019-07-21T23:22:00Z">
        <w:r w:rsidR="00B9675F">
          <w:rPr>
            <w:rFonts w:hint="eastAsia"/>
          </w:rPr>
          <w:t>洞</w:t>
        </w:r>
      </w:ins>
      <w:ins w:id="22387" w:author="Administrator" w:date="2019-07-21T22:22:00Z">
        <w:r w:rsidR="00A06D05">
          <w:rPr>
            <w:rFonts w:hint="eastAsia"/>
          </w:rPr>
          <w:t>。</w:t>
        </w:r>
      </w:ins>
    </w:p>
    <w:p w:rsidR="000F0075" w:rsidRDefault="00A06D05">
      <w:pPr>
        <w:pStyle w:val="12"/>
        <w:spacing w:after="240"/>
        <w:ind w:leftChars="0" w:left="0"/>
        <w:rPr>
          <w:ins w:id="22388" w:author="Administrator" w:date="2019-07-21T23:15:00Z"/>
        </w:rPr>
        <w:pPrChange w:id="22389" w:author="Administrator" w:date="2019-07-21T21:19:00Z">
          <w:pPr>
            <w:pStyle w:val="12"/>
            <w:numPr>
              <w:numId w:val="1"/>
            </w:numPr>
            <w:spacing w:after="240"/>
            <w:ind w:leftChars="0" w:left="360" w:hanging="360"/>
            <w:outlineLvl w:val="0"/>
          </w:pPr>
        </w:pPrChange>
      </w:pPr>
      <w:ins w:id="22390" w:author="Administrator" w:date="2019-07-21T22:23:00Z">
        <w:r>
          <w:rPr>
            <w:rFonts w:hint="eastAsia"/>
          </w:rPr>
          <w:t>「這些</w:t>
        </w:r>
      </w:ins>
      <w:ins w:id="22391" w:author="Administrator" w:date="2019-07-21T23:22:00Z">
        <w:r w:rsidR="00B9675F">
          <w:rPr>
            <w:rFonts w:hint="eastAsia"/>
          </w:rPr>
          <w:t>石洞</w:t>
        </w:r>
      </w:ins>
      <w:ins w:id="22392" w:author="Administrator" w:date="2019-07-21T22:23:00Z">
        <w:r>
          <w:rPr>
            <w:rFonts w:hint="eastAsia"/>
          </w:rPr>
          <w:t>，便是骨哇</w:t>
        </w:r>
      </w:ins>
      <w:ins w:id="22393" w:author="Administrator" w:date="2019-07-21T23:13:00Z">
        <w:r w:rsidR="00B9675F">
          <w:rPr>
            <w:rFonts w:hint="eastAsia"/>
          </w:rPr>
          <w:t>所結的恩惠，在裡面</w:t>
        </w:r>
      </w:ins>
      <w:ins w:id="22394" w:author="Administrator" w:date="2019-07-21T23:14:00Z">
        <w:r w:rsidR="00B9675F">
          <w:rPr>
            <w:rFonts w:hint="eastAsia"/>
          </w:rPr>
          <w:t>修練，</w:t>
        </w:r>
      </w:ins>
      <w:ins w:id="22395" w:author="Administrator" w:date="2019-07-21T23:15:00Z">
        <w:r w:rsidR="00B9675F">
          <w:rPr>
            <w:rFonts w:hint="eastAsia"/>
          </w:rPr>
          <w:t>有意想不到的好處。」</w:t>
        </w:r>
      </w:ins>
    </w:p>
    <w:p w:rsidR="000F0075" w:rsidRDefault="00B9675F">
      <w:pPr>
        <w:pStyle w:val="12"/>
        <w:spacing w:after="240"/>
        <w:ind w:leftChars="0" w:left="0"/>
        <w:rPr>
          <w:ins w:id="22396" w:author="Administrator" w:date="2019-07-21T23:16:00Z"/>
        </w:rPr>
        <w:pPrChange w:id="22397" w:author="Administrator" w:date="2019-07-21T21:19:00Z">
          <w:pPr>
            <w:pStyle w:val="12"/>
            <w:numPr>
              <w:numId w:val="1"/>
            </w:numPr>
            <w:spacing w:after="240"/>
            <w:ind w:leftChars="0" w:left="360" w:hanging="360"/>
            <w:outlineLvl w:val="0"/>
          </w:pPr>
        </w:pPrChange>
      </w:pPr>
      <w:ins w:id="22398" w:author="Administrator" w:date="2019-07-21T23:15:00Z">
        <w:r>
          <w:rPr>
            <w:rFonts w:hint="eastAsia"/>
          </w:rPr>
          <w:t>「既然如此，那便先謝謝骨卡族的相助了！」李龍飛並不矯情，</w:t>
        </w:r>
      </w:ins>
      <w:ins w:id="22399" w:author="Administrator" w:date="2019-07-21T23:16:00Z">
        <w:r>
          <w:rPr>
            <w:rFonts w:hint="eastAsia"/>
          </w:rPr>
          <w:t>當下便想進去試試。</w:t>
        </w:r>
      </w:ins>
    </w:p>
    <w:p w:rsidR="000F0075" w:rsidRDefault="00B9675F">
      <w:pPr>
        <w:pStyle w:val="12"/>
        <w:spacing w:after="240"/>
        <w:ind w:leftChars="0" w:left="0"/>
        <w:rPr>
          <w:ins w:id="22400" w:author="Administrator" w:date="2019-07-21T23:22:00Z"/>
        </w:rPr>
        <w:pPrChange w:id="22401" w:author="Administrator" w:date="2019-07-21T21:19:00Z">
          <w:pPr>
            <w:pStyle w:val="12"/>
            <w:numPr>
              <w:numId w:val="1"/>
            </w:numPr>
            <w:spacing w:after="240"/>
            <w:ind w:leftChars="0" w:left="360" w:hanging="360"/>
            <w:outlineLvl w:val="0"/>
          </w:pPr>
        </w:pPrChange>
      </w:pPr>
      <w:ins w:id="22402" w:author="Administrator" w:date="2019-07-21T23:17:00Z">
        <w:r>
          <w:rPr>
            <w:rFonts w:hint="eastAsia"/>
          </w:rPr>
          <w:t>嚴泰也很識相地</w:t>
        </w:r>
      </w:ins>
      <w:ins w:id="22403" w:author="Administrator" w:date="2019-07-21T23:18:00Z">
        <w:r>
          <w:rPr>
            <w:rFonts w:hint="eastAsia"/>
          </w:rPr>
          <w:t>不再多說些甚麼，只簡單介紹了</w:t>
        </w:r>
      </w:ins>
      <w:ins w:id="22404" w:author="Administrator" w:date="2019-07-21T23:21:00Z">
        <w:r>
          <w:rPr>
            <w:rFonts w:hint="eastAsia"/>
          </w:rPr>
          <w:t>石洞</w:t>
        </w:r>
      </w:ins>
      <w:ins w:id="22405" w:author="Administrator" w:date="2019-07-21T23:22:00Z">
        <w:r>
          <w:rPr>
            <w:rFonts w:hint="eastAsia"/>
          </w:rPr>
          <w:t>的進出方式，並選了其中一個給李龍飛閉關後，就離開了。</w:t>
        </w:r>
      </w:ins>
    </w:p>
    <w:p w:rsidR="000F0075" w:rsidRDefault="00B9675F">
      <w:pPr>
        <w:pStyle w:val="12"/>
        <w:spacing w:after="240"/>
        <w:ind w:leftChars="0" w:left="0"/>
        <w:rPr>
          <w:ins w:id="22406" w:author="Administrator" w:date="2019-07-21T23:40:00Z"/>
        </w:rPr>
        <w:pPrChange w:id="22407" w:author="Administrator" w:date="2019-07-21T21:19:00Z">
          <w:pPr>
            <w:pStyle w:val="12"/>
            <w:numPr>
              <w:numId w:val="1"/>
            </w:numPr>
            <w:spacing w:after="240"/>
            <w:ind w:leftChars="0" w:left="360" w:hanging="360"/>
            <w:outlineLvl w:val="0"/>
          </w:pPr>
        </w:pPrChange>
      </w:pPr>
      <w:ins w:id="22408" w:author="Administrator" w:date="2019-07-21T23:23:00Z">
        <w:r>
          <w:rPr>
            <w:rFonts w:hint="eastAsia"/>
          </w:rPr>
          <w:t>這些石洞因為位在祖地之中，並沒有甚麼太多的額外防護，唯有在有人使用時，會</w:t>
        </w:r>
      </w:ins>
      <w:ins w:id="22409" w:author="Administrator" w:date="2019-07-21T23:40:00Z">
        <w:r w:rsidR="00A040CC">
          <w:rPr>
            <w:rFonts w:hint="eastAsia"/>
          </w:rPr>
          <w:t>搬來幾個大石頭擋住出入口，以免有人誤闖。</w:t>
        </w:r>
      </w:ins>
    </w:p>
    <w:p w:rsidR="000F0075" w:rsidRDefault="00A040CC">
      <w:pPr>
        <w:pStyle w:val="12"/>
        <w:spacing w:after="240"/>
        <w:ind w:leftChars="0" w:left="0"/>
        <w:rPr>
          <w:ins w:id="22410" w:author="Administrator" w:date="2019-07-22T00:18:00Z"/>
        </w:rPr>
        <w:pPrChange w:id="22411" w:author="Administrator" w:date="2019-07-21T21:19:00Z">
          <w:pPr>
            <w:pStyle w:val="12"/>
            <w:numPr>
              <w:numId w:val="1"/>
            </w:numPr>
            <w:spacing w:after="240"/>
            <w:ind w:leftChars="0" w:left="360" w:hanging="360"/>
            <w:outlineLvl w:val="0"/>
          </w:pPr>
        </w:pPrChange>
      </w:pPr>
      <w:ins w:id="22412" w:author="Administrator" w:date="2019-07-21T23:40:00Z">
        <w:r>
          <w:rPr>
            <w:rFonts w:hint="eastAsia"/>
          </w:rPr>
          <w:t>李龍飛進入後，見到空空</w:t>
        </w:r>
      </w:ins>
      <w:ins w:id="22413" w:author="Administrator" w:date="2019-07-21T23:50:00Z">
        <w:r w:rsidR="00B0349D">
          <w:rPr>
            <w:rFonts w:hint="eastAsia"/>
          </w:rPr>
          <w:t>如也</w:t>
        </w:r>
      </w:ins>
      <w:ins w:id="22414" w:author="Administrator" w:date="2019-07-21T23:40:00Z">
        <w:r>
          <w:rPr>
            <w:rFonts w:hint="eastAsia"/>
          </w:rPr>
          <w:t>的四壁，</w:t>
        </w:r>
      </w:ins>
      <w:ins w:id="22415" w:author="Administrator" w:date="2019-07-21T23:51:00Z">
        <w:r w:rsidR="00B0349D">
          <w:rPr>
            <w:rFonts w:hint="eastAsia"/>
          </w:rPr>
          <w:t>愣了一下，隨即笑了笑，「</w:t>
        </w:r>
      </w:ins>
      <w:ins w:id="22416" w:author="Administrator" w:date="2019-07-22T00:18:00Z">
        <w:r w:rsidR="00EF2116">
          <w:rPr>
            <w:rFonts w:hint="eastAsia"/>
          </w:rPr>
          <w:t>的確，</w:t>
        </w:r>
      </w:ins>
      <w:ins w:id="22417" w:author="Administrator" w:date="2019-07-21T23:51:00Z">
        <w:r w:rsidR="00B0349D">
          <w:rPr>
            <w:rFonts w:hint="eastAsia"/>
          </w:rPr>
          <w:t>都要閉關了，要那麼多東西幹麻，</w:t>
        </w:r>
      </w:ins>
      <w:ins w:id="22418" w:author="Administrator" w:date="2019-07-22T00:18:00Z">
        <w:r w:rsidR="00EF2116">
          <w:rPr>
            <w:rFonts w:hint="eastAsia"/>
          </w:rPr>
          <w:t>這骨卡族人也真是耿直。」</w:t>
        </w:r>
      </w:ins>
    </w:p>
    <w:p w:rsidR="000F0075" w:rsidRDefault="00EF2116">
      <w:pPr>
        <w:pStyle w:val="12"/>
        <w:spacing w:after="240"/>
        <w:ind w:leftChars="0" w:left="0"/>
        <w:rPr>
          <w:ins w:id="22419" w:author="Administrator" w:date="2019-07-22T00:22:00Z"/>
        </w:rPr>
        <w:pPrChange w:id="22420" w:author="Administrator" w:date="2019-07-21T21:19:00Z">
          <w:pPr>
            <w:pStyle w:val="12"/>
            <w:numPr>
              <w:numId w:val="1"/>
            </w:numPr>
            <w:spacing w:after="240"/>
            <w:ind w:leftChars="0" w:left="360" w:hanging="360"/>
            <w:outlineLvl w:val="0"/>
          </w:pPr>
        </w:pPrChange>
      </w:pPr>
      <w:ins w:id="22421" w:author="Administrator" w:date="2019-07-22T00:21:00Z">
        <w:r>
          <w:rPr>
            <w:rFonts w:hint="eastAsia"/>
          </w:rPr>
          <w:t>搖了搖頭，李龍飛不再多作思考，而是掏出了一個紫檀靈木盒，瞧了半晌，</w:t>
        </w:r>
      </w:ins>
      <w:ins w:id="22422" w:author="Administrator" w:date="2019-07-22T00:22:00Z">
        <w:r>
          <w:rPr>
            <w:rFonts w:hint="eastAsia"/>
          </w:rPr>
          <w:t>這才打了開來。</w:t>
        </w:r>
      </w:ins>
    </w:p>
    <w:p w:rsidR="000F0075" w:rsidRDefault="00EF2116">
      <w:pPr>
        <w:pStyle w:val="12"/>
        <w:spacing w:after="240"/>
        <w:ind w:leftChars="0" w:left="0"/>
        <w:rPr>
          <w:ins w:id="22423" w:author="Administrator" w:date="2019-07-22T00:24:00Z"/>
        </w:rPr>
        <w:pPrChange w:id="22424" w:author="Administrator" w:date="2019-07-21T21:19:00Z">
          <w:pPr>
            <w:pStyle w:val="12"/>
            <w:numPr>
              <w:numId w:val="1"/>
            </w:numPr>
            <w:spacing w:after="240"/>
            <w:ind w:leftChars="0" w:left="360" w:hanging="360"/>
            <w:outlineLvl w:val="0"/>
          </w:pPr>
        </w:pPrChange>
      </w:pPr>
      <w:ins w:id="22425" w:author="Administrator" w:date="2019-07-22T00:22:00Z">
        <w:r>
          <w:rPr>
            <w:rFonts w:hint="eastAsia"/>
          </w:rPr>
          <w:t>甫一打開，一股濃郁</w:t>
        </w:r>
      </w:ins>
      <w:ins w:id="22426" w:author="Administrator" w:date="2019-07-22T00:23:00Z">
        <w:r>
          <w:rPr>
            <w:rFonts w:hint="eastAsia"/>
          </w:rPr>
          <w:t>至極的藥香便散了開來，李龍飛沒有</w:t>
        </w:r>
      </w:ins>
      <w:ins w:id="22427" w:author="Administrator" w:date="2019-07-22T00:24:00Z">
        <w:r w:rsidR="00E25F8E">
          <w:rPr>
            <w:rFonts w:hint="eastAsia"/>
          </w:rPr>
          <w:t>半點</w:t>
        </w:r>
      </w:ins>
      <w:ins w:id="22428" w:author="Administrator" w:date="2019-07-22T00:23:00Z">
        <w:r>
          <w:rPr>
            <w:rFonts w:hint="eastAsia"/>
          </w:rPr>
          <w:t>遲疑，直接拿起丹藥，仰頭</w:t>
        </w:r>
      </w:ins>
      <w:ins w:id="22429" w:author="Administrator" w:date="2019-07-22T00:24:00Z">
        <w:r>
          <w:rPr>
            <w:rFonts w:hint="eastAsia"/>
          </w:rPr>
          <w:t>便吞了下去，並深深一吸，將剛要飄散的香氣給吸進腹裡。</w:t>
        </w:r>
      </w:ins>
    </w:p>
    <w:p w:rsidR="000F0075" w:rsidRDefault="00E25F8E">
      <w:pPr>
        <w:pStyle w:val="12"/>
        <w:spacing w:after="240"/>
        <w:ind w:leftChars="0" w:left="0"/>
        <w:rPr>
          <w:ins w:id="22430" w:author="Administrator" w:date="2019-07-22T00:26:00Z"/>
        </w:rPr>
        <w:pPrChange w:id="22431" w:author="Administrator" w:date="2019-07-21T21:19:00Z">
          <w:pPr>
            <w:pStyle w:val="12"/>
            <w:numPr>
              <w:numId w:val="1"/>
            </w:numPr>
            <w:spacing w:after="240"/>
            <w:ind w:leftChars="0" w:left="360" w:hanging="360"/>
            <w:outlineLvl w:val="0"/>
          </w:pPr>
        </w:pPrChange>
      </w:pPr>
      <w:ins w:id="22432" w:author="Administrator" w:date="2019-07-22T00:24:00Z">
        <w:r>
          <w:rPr>
            <w:rFonts w:hint="eastAsia"/>
          </w:rPr>
          <w:t>雖然</w:t>
        </w:r>
      </w:ins>
      <w:ins w:id="22433" w:author="Administrator" w:date="2019-07-22T00:25:00Z">
        <w:r>
          <w:rPr>
            <w:rFonts w:hint="eastAsia"/>
          </w:rPr>
          <w:t>對骨卡族有所信任，但這丹藥太過珍貴，李龍飛還是不敢大意，</w:t>
        </w:r>
      </w:ins>
      <w:ins w:id="22434" w:author="Administrator" w:date="2019-07-22T00:26:00Z">
        <w:r>
          <w:rPr>
            <w:rFonts w:hint="eastAsia"/>
          </w:rPr>
          <w:t>務求不讓外人有所發現。</w:t>
        </w:r>
      </w:ins>
    </w:p>
    <w:p w:rsidR="000F0075" w:rsidRDefault="00E25F8E">
      <w:pPr>
        <w:pStyle w:val="12"/>
        <w:spacing w:after="240"/>
        <w:ind w:leftChars="0" w:left="0"/>
        <w:rPr>
          <w:ins w:id="22435" w:author="Administrator" w:date="2019-07-22T00:28:00Z"/>
        </w:rPr>
        <w:pPrChange w:id="22436" w:author="Administrator" w:date="2019-07-21T21:19:00Z">
          <w:pPr>
            <w:pStyle w:val="12"/>
            <w:numPr>
              <w:numId w:val="1"/>
            </w:numPr>
            <w:spacing w:after="240"/>
            <w:ind w:leftChars="0" w:left="360" w:hanging="360"/>
            <w:outlineLvl w:val="0"/>
          </w:pPr>
        </w:pPrChange>
      </w:pPr>
      <w:ins w:id="22437" w:author="Administrator" w:date="2019-07-22T00:26:00Z">
        <w:r>
          <w:rPr>
            <w:rFonts w:hint="eastAsia"/>
          </w:rPr>
          <w:t>很快的，吞入腹中的</w:t>
        </w:r>
      </w:ins>
      <w:ins w:id="22438" w:author="Administrator" w:date="2019-07-22T00:27:00Z">
        <w:r>
          <w:rPr>
            <w:rFonts w:hint="eastAsia"/>
          </w:rPr>
          <w:t>藥丸便融化開來，跟著一股澎湃無比的藥效襲捲而來，化作無上靈</w:t>
        </w:r>
      </w:ins>
      <w:ins w:id="22439" w:author="Administrator" w:date="2019-07-22T00:28:00Z">
        <w:r w:rsidR="00327FA9">
          <w:rPr>
            <w:rFonts w:hint="eastAsia"/>
          </w:rPr>
          <w:t>氣</w:t>
        </w:r>
      </w:ins>
      <w:ins w:id="22440" w:author="Administrator" w:date="2019-07-22T00:27:00Z">
        <w:r>
          <w:rPr>
            <w:rFonts w:hint="eastAsia"/>
          </w:rPr>
          <w:t>跟</w:t>
        </w:r>
      </w:ins>
      <w:ins w:id="22441" w:author="Administrator" w:date="2019-07-22T00:28:00Z">
        <w:r w:rsidR="00327FA9">
          <w:rPr>
            <w:rFonts w:hint="eastAsia"/>
          </w:rPr>
          <w:t>元氣衝擊著李龍飛身體裡的每一分角落。</w:t>
        </w:r>
      </w:ins>
    </w:p>
    <w:p w:rsidR="000F0075" w:rsidRDefault="00327FA9">
      <w:pPr>
        <w:pStyle w:val="12"/>
        <w:spacing w:after="240"/>
        <w:ind w:leftChars="0" w:left="0"/>
        <w:rPr>
          <w:ins w:id="22442" w:author="Administrator" w:date="2019-07-22T00:33:00Z"/>
        </w:rPr>
        <w:pPrChange w:id="22443" w:author="Administrator" w:date="2019-07-21T21:19:00Z">
          <w:pPr>
            <w:pStyle w:val="12"/>
            <w:numPr>
              <w:numId w:val="1"/>
            </w:numPr>
            <w:spacing w:after="240"/>
            <w:ind w:leftChars="0" w:left="360" w:hanging="360"/>
            <w:outlineLvl w:val="0"/>
          </w:pPr>
        </w:pPrChange>
      </w:pPr>
      <w:ins w:id="22444" w:author="Administrator" w:date="2019-07-22T00:29:00Z">
        <w:r>
          <w:rPr>
            <w:rFonts w:hint="eastAsia"/>
          </w:rPr>
          <w:t>原本李龍飛體內的靈脈比起常人多了許多，足足有一百</w:t>
        </w:r>
      </w:ins>
      <w:ins w:id="22445" w:author="Administrator" w:date="2019-07-22T00:30:00Z">
        <w:r>
          <w:rPr>
            <w:rFonts w:hint="eastAsia"/>
          </w:rPr>
          <w:t>零八條</w:t>
        </w:r>
      </w:ins>
      <w:ins w:id="22446" w:author="Administrator" w:date="2019-07-22T00:31:00Z">
        <w:r>
          <w:rPr>
            <w:rFonts w:hint="eastAsia"/>
          </w:rPr>
          <w:t>，加上丹海的</w:t>
        </w:r>
      </w:ins>
      <w:ins w:id="22447" w:author="Administrator" w:date="2019-07-22T00:33:00Z">
        <w:r>
          <w:rPr>
            <w:rFonts w:hint="eastAsia"/>
          </w:rPr>
          <w:t>大小</w:t>
        </w:r>
      </w:ins>
      <w:ins w:id="22448" w:author="Administrator" w:date="2019-07-22T00:31:00Z">
        <w:r>
          <w:rPr>
            <w:rFonts w:hint="eastAsia"/>
          </w:rPr>
          <w:t>也比常人大了十幾倍，可以說是</w:t>
        </w:r>
      </w:ins>
      <w:ins w:id="22449" w:author="Administrator" w:date="2019-07-22T00:33:00Z">
        <w:r>
          <w:rPr>
            <w:rFonts w:hint="eastAsia"/>
          </w:rPr>
          <w:t>堪比築基中期修士所能擁有的靈氣容量。</w:t>
        </w:r>
      </w:ins>
    </w:p>
    <w:p w:rsidR="000F0075" w:rsidRDefault="00327FA9">
      <w:pPr>
        <w:pStyle w:val="12"/>
        <w:spacing w:after="240"/>
        <w:ind w:leftChars="0" w:left="0"/>
        <w:rPr>
          <w:ins w:id="22450" w:author="Administrator" w:date="2019-07-22T00:35:00Z"/>
        </w:rPr>
        <w:pPrChange w:id="22451" w:author="Administrator" w:date="2019-07-21T21:19:00Z">
          <w:pPr>
            <w:pStyle w:val="12"/>
            <w:numPr>
              <w:numId w:val="1"/>
            </w:numPr>
            <w:spacing w:after="240"/>
            <w:ind w:leftChars="0" w:left="360" w:hanging="360"/>
            <w:outlineLvl w:val="0"/>
          </w:pPr>
        </w:pPrChange>
      </w:pPr>
      <w:ins w:id="22452" w:author="Administrator" w:date="2019-07-22T00:33:00Z">
        <w:r>
          <w:rPr>
            <w:rFonts w:hint="eastAsia"/>
          </w:rPr>
          <w:t>而這靈</w:t>
        </w:r>
      </w:ins>
      <w:ins w:id="22453" w:author="Administrator" w:date="2019-07-22T00:34:00Z">
        <w:r>
          <w:rPr>
            <w:rFonts w:hint="eastAsia"/>
          </w:rPr>
          <w:t>氣容量，也是李龍飛之所以敢吞下這神秘丹藥的原因，因為在他來看，</w:t>
        </w:r>
      </w:ins>
      <w:ins w:id="22454" w:author="Administrator" w:date="2019-07-22T00:35:00Z">
        <w:r>
          <w:rPr>
            <w:rFonts w:hint="eastAsia"/>
          </w:rPr>
          <w:t>即</w:t>
        </w:r>
        <w:r>
          <w:rPr>
            <w:rFonts w:hint="eastAsia"/>
          </w:rPr>
          <w:lastRenderedPageBreak/>
          <w:t>使這丹藥所蘊涵的靈氣龐大，自己也應該能承受得住。</w:t>
        </w:r>
      </w:ins>
    </w:p>
    <w:p w:rsidR="000F0075" w:rsidRDefault="00327FA9">
      <w:pPr>
        <w:pStyle w:val="12"/>
        <w:spacing w:after="240"/>
        <w:ind w:leftChars="0" w:left="0"/>
        <w:rPr>
          <w:ins w:id="22455" w:author="Administrator" w:date="2019-07-22T00:37:00Z"/>
        </w:rPr>
        <w:pPrChange w:id="22456" w:author="Administrator" w:date="2019-07-21T21:19:00Z">
          <w:pPr>
            <w:pStyle w:val="12"/>
            <w:numPr>
              <w:numId w:val="1"/>
            </w:numPr>
            <w:spacing w:after="240"/>
            <w:ind w:leftChars="0" w:left="360" w:hanging="360"/>
            <w:outlineLvl w:val="0"/>
          </w:pPr>
        </w:pPrChange>
      </w:pPr>
      <w:ins w:id="22457" w:author="Administrator" w:date="2019-07-22T00:35:00Z">
        <w:r>
          <w:rPr>
            <w:rFonts w:hint="eastAsia"/>
          </w:rPr>
          <w:t>可才剛吞下丹藥沒多久，</w:t>
        </w:r>
      </w:ins>
      <w:ins w:id="22458" w:author="Administrator" w:date="2019-07-22T00:36:00Z">
        <w:r>
          <w:rPr>
            <w:rFonts w:hint="eastAsia"/>
          </w:rPr>
          <w:t>李龍飛就有些後悔起來</w:t>
        </w:r>
      </w:ins>
      <w:ins w:id="22459" w:author="Administrator" w:date="2019-07-22T00:37:00Z">
        <w:r>
          <w:rPr>
            <w:rFonts w:hint="eastAsia"/>
          </w:rPr>
          <w:t>。</w:t>
        </w:r>
      </w:ins>
    </w:p>
    <w:p w:rsidR="000F0075" w:rsidRDefault="00327FA9">
      <w:pPr>
        <w:pStyle w:val="12"/>
        <w:spacing w:after="240"/>
        <w:ind w:leftChars="0" w:left="0"/>
        <w:rPr>
          <w:ins w:id="22460" w:author="Administrator" w:date="2019-07-22T00:42:00Z"/>
        </w:rPr>
        <w:pPrChange w:id="22461" w:author="Administrator" w:date="2019-07-21T21:19:00Z">
          <w:pPr>
            <w:pStyle w:val="12"/>
            <w:numPr>
              <w:numId w:val="1"/>
            </w:numPr>
            <w:spacing w:after="240"/>
            <w:ind w:leftChars="0" w:left="360" w:hanging="360"/>
            <w:outlineLvl w:val="0"/>
          </w:pPr>
        </w:pPrChange>
      </w:pPr>
      <w:ins w:id="22462" w:author="Administrator" w:date="2019-07-22T00:37:00Z">
        <w:r>
          <w:rPr>
            <w:rFonts w:hint="eastAsia"/>
          </w:rPr>
          <w:t>他感覺體內的那股藥效，好像爆炸似的炸裂開來，直接</w:t>
        </w:r>
      </w:ins>
      <w:ins w:id="22463" w:author="Administrator" w:date="2019-07-22T00:39:00Z">
        <w:r w:rsidR="0031328C">
          <w:rPr>
            <w:rFonts w:hint="eastAsia"/>
          </w:rPr>
          <w:t>將丹田中的氣海</w:t>
        </w:r>
      </w:ins>
      <w:ins w:id="22464" w:author="Administrator" w:date="2019-07-22T00:40:00Z">
        <w:r w:rsidR="0031328C">
          <w:rPr>
            <w:rFonts w:hint="eastAsia"/>
          </w:rPr>
          <w:t>掀起驚濤駭浪，</w:t>
        </w:r>
      </w:ins>
      <w:ins w:id="22465" w:author="Administrator" w:date="2019-07-22T00:41:00Z">
        <w:r w:rsidR="0031328C">
          <w:rPr>
            <w:rFonts w:hint="eastAsia"/>
          </w:rPr>
          <w:t>化作一道道</w:t>
        </w:r>
      </w:ins>
      <w:ins w:id="22466" w:author="Administrator" w:date="2019-07-29T11:59:00Z">
        <w:r w:rsidR="00BA7F5A">
          <w:rPr>
            <w:rFonts w:hint="eastAsia"/>
          </w:rPr>
          <w:t>實質</w:t>
        </w:r>
      </w:ins>
      <w:ins w:id="22467" w:author="Administrator" w:date="2019-07-22T00:41:00Z">
        <w:r w:rsidR="0031328C">
          <w:rPr>
            <w:rFonts w:hint="eastAsia"/>
          </w:rPr>
          <w:t>浪潮衝擊著丹田四</w:t>
        </w:r>
      </w:ins>
      <w:ins w:id="22468" w:author="Administrator" w:date="2019-07-22T00:42:00Z">
        <w:r w:rsidR="0031328C">
          <w:rPr>
            <w:rFonts w:hint="eastAsia"/>
          </w:rPr>
          <w:t>壁。</w:t>
        </w:r>
      </w:ins>
    </w:p>
    <w:p w:rsidR="000F0075" w:rsidRDefault="0031328C">
      <w:pPr>
        <w:pStyle w:val="12"/>
        <w:spacing w:after="240"/>
        <w:ind w:leftChars="0" w:left="0"/>
        <w:rPr>
          <w:ins w:id="22469" w:author="Administrator" w:date="2019-07-22T00:42:00Z"/>
        </w:rPr>
        <w:pPrChange w:id="22470" w:author="Administrator" w:date="2019-07-21T21:19:00Z">
          <w:pPr>
            <w:pStyle w:val="12"/>
            <w:numPr>
              <w:numId w:val="1"/>
            </w:numPr>
            <w:spacing w:after="240"/>
            <w:ind w:leftChars="0" w:left="360" w:hanging="360"/>
            <w:outlineLvl w:val="0"/>
          </w:pPr>
        </w:pPrChange>
      </w:pPr>
      <w:ins w:id="22471" w:author="Administrator" w:date="2019-07-22T00:42:00Z">
        <w:r>
          <w:rPr>
            <w:rFonts w:hint="eastAsia"/>
          </w:rPr>
          <w:t>「嚎…」</w:t>
        </w:r>
      </w:ins>
    </w:p>
    <w:p w:rsidR="000F0075" w:rsidRDefault="0031328C">
      <w:pPr>
        <w:pStyle w:val="12"/>
        <w:spacing w:after="240"/>
        <w:ind w:leftChars="0" w:left="0"/>
        <w:rPr>
          <w:ins w:id="22472" w:author="Administrator" w:date="2019-07-22T00:43:00Z"/>
        </w:rPr>
        <w:pPrChange w:id="22473" w:author="Administrator" w:date="2019-07-21T21:19:00Z">
          <w:pPr>
            <w:pStyle w:val="12"/>
            <w:numPr>
              <w:numId w:val="1"/>
            </w:numPr>
            <w:spacing w:after="240"/>
            <w:ind w:leftChars="0" w:left="360" w:hanging="360"/>
            <w:outlineLvl w:val="0"/>
          </w:pPr>
        </w:pPrChange>
      </w:pPr>
      <w:ins w:id="22474" w:author="Administrator" w:date="2019-07-22T00:42:00Z">
        <w:r>
          <w:rPr>
            <w:rFonts w:hint="eastAsia"/>
          </w:rPr>
          <w:t>石洞之中，李龍飛</w:t>
        </w:r>
      </w:ins>
      <w:ins w:id="22475" w:author="Administrator" w:date="2019-07-22T00:43:00Z">
        <w:r>
          <w:rPr>
            <w:rFonts w:hint="eastAsia"/>
          </w:rPr>
          <w:t>忍不住慘叫起來，跟著兩眼一白，整個</w:t>
        </w:r>
      </w:ins>
      <w:ins w:id="22476" w:author="Administrator" w:date="2019-07-22T00:53:00Z">
        <w:r w:rsidR="001B1402">
          <w:rPr>
            <w:rFonts w:hint="eastAsia"/>
          </w:rPr>
          <w:t>人</w:t>
        </w:r>
      </w:ins>
      <w:ins w:id="22477" w:author="Administrator" w:date="2019-07-22T00:43:00Z">
        <w:r>
          <w:rPr>
            <w:rFonts w:hint="eastAsia"/>
          </w:rPr>
          <w:t>倒在地上抽搐。</w:t>
        </w:r>
      </w:ins>
    </w:p>
    <w:p w:rsidR="000F0075" w:rsidRDefault="001B1402">
      <w:pPr>
        <w:pStyle w:val="12"/>
        <w:spacing w:after="240"/>
        <w:ind w:leftChars="0" w:left="0"/>
        <w:rPr>
          <w:ins w:id="22478" w:author="Administrator" w:date="2019-07-22T00:54:00Z"/>
        </w:rPr>
        <w:pPrChange w:id="22479" w:author="Administrator" w:date="2019-07-21T21:19:00Z">
          <w:pPr>
            <w:pStyle w:val="12"/>
            <w:numPr>
              <w:numId w:val="1"/>
            </w:numPr>
            <w:spacing w:after="240"/>
            <w:ind w:leftChars="0" w:left="360" w:hanging="360"/>
            <w:outlineLvl w:val="0"/>
          </w:pPr>
        </w:pPrChange>
      </w:pPr>
      <w:ins w:id="22480" w:author="Administrator" w:date="2019-07-22T00:53:00Z">
        <w:r>
          <w:rPr>
            <w:rFonts w:hint="eastAsia"/>
          </w:rPr>
          <w:t>他不是沒受過痛楚，之前好幾次的痛楚他都忍</w:t>
        </w:r>
      </w:ins>
      <w:ins w:id="22481" w:author="Administrator" w:date="2019-07-22T00:54:00Z">
        <w:r>
          <w:rPr>
            <w:rFonts w:hint="eastAsia"/>
          </w:rPr>
          <w:t>過了，可是這一次這丹藥帶給他的痛楚，</w:t>
        </w:r>
      </w:ins>
      <w:ins w:id="22482" w:author="Administrator" w:date="2019-07-24T01:28:00Z">
        <w:r w:rsidR="007B2D3A">
          <w:rPr>
            <w:rFonts w:hint="eastAsia"/>
          </w:rPr>
          <w:t>還是忍不住讓他慘叫了一聲</w:t>
        </w:r>
      </w:ins>
      <w:ins w:id="22483" w:author="Administrator" w:date="2019-07-22T00:54:00Z">
        <w:r>
          <w:rPr>
            <w:rFonts w:hint="eastAsia"/>
          </w:rPr>
          <w:t>。</w:t>
        </w:r>
      </w:ins>
    </w:p>
    <w:p w:rsidR="000F0075" w:rsidRDefault="001B1402">
      <w:pPr>
        <w:pStyle w:val="12"/>
        <w:spacing w:after="240"/>
        <w:ind w:leftChars="0" w:left="0"/>
        <w:rPr>
          <w:ins w:id="22484" w:author="Administrator" w:date="2019-07-22T01:11:00Z"/>
        </w:rPr>
        <w:pPrChange w:id="22485" w:author="Administrator" w:date="2019-07-21T21:19:00Z">
          <w:pPr>
            <w:pStyle w:val="12"/>
            <w:numPr>
              <w:numId w:val="1"/>
            </w:numPr>
            <w:spacing w:after="240"/>
            <w:ind w:leftChars="0" w:left="360" w:hanging="360"/>
            <w:outlineLvl w:val="0"/>
          </w:pPr>
        </w:pPrChange>
      </w:pPr>
      <w:ins w:id="22486" w:author="Administrator" w:date="2019-07-22T00:54:00Z">
        <w:r>
          <w:rPr>
            <w:rFonts w:hint="eastAsia"/>
          </w:rPr>
          <w:t>那丹田氣海中的浪潮，一次次衝擊的丹田四壁，將</w:t>
        </w:r>
      </w:ins>
      <w:ins w:id="22487" w:author="Administrator" w:date="2019-07-22T00:55:00Z">
        <w:r>
          <w:rPr>
            <w:rFonts w:hint="eastAsia"/>
          </w:rPr>
          <w:t>丹田的四周打出一道道碎裂的痕跡，而一百零八條的靈脈，也因為藥效而</w:t>
        </w:r>
      </w:ins>
      <w:ins w:id="22488" w:author="Administrator" w:date="2019-07-22T00:56:00Z">
        <w:r>
          <w:rPr>
            <w:rFonts w:hint="eastAsia"/>
          </w:rPr>
          <w:t>被擴張到了緊繃，就像</w:t>
        </w:r>
      </w:ins>
      <w:ins w:id="22489" w:author="Administrator" w:date="2019-07-22T01:10:00Z">
        <w:r w:rsidR="00E5566C">
          <w:rPr>
            <w:rFonts w:hint="eastAsia"/>
          </w:rPr>
          <w:t>湧入太多水的</w:t>
        </w:r>
      </w:ins>
      <w:ins w:id="22490" w:author="Administrator" w:date="2019-07-22T01:08:00Z">
        <w:r w:rsidR="00E5566C">
          <w:rPr>
            <w:rFonts w:hint="eastAsia"/>
          </w:rPr>
          <w:t>水</w:t>
        </w:r>
      </w:ins>
      <w:ins w:id="22491" w:author="Administrator" w:date="2019-07-22T01:10:00Z">
        <w:r w:rsidR="00E5566C">
          <w:rPr>
            <w:rFonts w:hint="eastAsia"/>
          </w:rPr>
          <w:t>道</w:t>
        </w:r>
      </w:ins>
      <w:ins w:id="22492" w:author="Administrator" w:date="2019-07-22T01:08:00Z">
        <w:r w:rsidR="00E5566C">
          <w:rPr>
            <w:rFonts w:hint="eastAsia"/>
          </w:rPr>
          <w:t>，</w:t>
        </w:r>
      </w:ins>
      <w:ins w:id="22493" w:author="Administrator" w:date="2019-07-22T01:11:00Z">
        <w:r w:rsidR="00E5566C">
          <w:rPr>
            <w:rFonts w:hint="eastAsia"/>
          </w:rPr>
          <w:t>瀕臨瓦解的邊緣。</w:t>
        </w:r>
      </w:ins>
    </w:p>
    <w:p w:rsidR="000F0075" w:rsidRDefault="00EE5EFC">
      <w:pPr>
        <w:pStyle w:val="12"/>
        <w:spacing w:after="240"/>
        <w:ind w:leftChars="0" w:left="0"/>
        <w:rPr>
          <w:ins w:id="22494" w:author="Administrator" w:date="2019-07-22T01:22:00Z"/>
        </w:rPr>
        <w:pPrChange w:id="22495" w:author="Administrator" w:date="2019-07-21T21:19:00Z">
          <w:pPr>
            <w:pStyle w:val="12"/>
            <w:numPr>
              <w:numId w:val="1"/>
            </w:numPr>
            <w:spacing w:after="240"/>
            <w:ind w:leftChars="0" w:left="360" w:hanging="360"/>
            <w:outlineLvl w:val="0"/>
          </w:pPr>
        </w:pPrChange>
      </w:pPr>
      <w:ins w:id="22496" w:author="Administrator" w:date="2019-07-22T01:12:00Z">
        <w:r>
          <w:rPr>
            <w:rFonts w:hint="eastAsia"/>
          </w:rPr>
          <w:t>若是早知如此，那他</w:t>
        </w:r>
      </w:ins>
      <w:ins w:id="22497" w:author="Administrator" w:date="2019-07-22T01:13:00Z">
        <w:r>
          <w:rPr>
            <w:rFonts w:hint="eastAsia"/>
          </w:rPr>
          <w:t>定會將藥</w:t>
        </w:r>
      </w:ins>
      <w:ins w:id="22498" w:author="Administrator" w:date="2019-07-22T01:18:00Z">
        <w:r w:rsidR="00502408">
          <w:rPr>
            <w:rFonts w:hint="eastAsia"/>
          </w:rPr>
          <w:t>丸</w:t>
        </w:r>
      </w:ins>
      <w:ins w:id="22499" w:author="Administrator" w:date="2019-07-22T01:13:00Z">
        <w:r>
          <w:rPr>
            <w:rFonts w:hint="eastAsia"/>
          </w:rPr>
          <w:t>分成兩半，再逐一吞下</w:t>
        </w:r>
      </w:ins>
      <w:ins w:id="22500" w:author="Administrator" w:date="2019-07-22T01:18:00Z">
        <w:r w:rsidR="00502408">
          <w:rPr>
            <w:rFonts w:hint="eastAsia"/>
          </w:rPr>
          <w:t>，可惜世事沒有早知道，</w:t>
        </w:r>
      </w:ins>
      <w:ins w:id="22501" w:author="Administrator" w:date="2019-07-22T01:22:00Z">
        <w:r w:rsidR="00502408">
          <w:rPr>
            <w:rFonts w:hint="eastAsia"/>
          </w:rPr>
          <w:t>而且就算真的知道，也不見得是好事。</w:t>
        </w:r>
      </w:ins>
    </w:p>
    <w:p w:rsidR="000F0075" w:rsidRDefault="00502408">
      <w:pPr>
        <w:pStyle w:val="12"/>
        <w:spacing w:after="240"/>
        <w:ind w:leftChars="0" w:left="0"/>
        <w:rPr>
          <w:ins w:id="22502" w:author="Administrator" w:date="2019-07-22T01:34:00Z"/>
        </w:rPr>
        <w:pPrChange w:id="22503" w:author="Administrator" w:date="2019-07-21T21:19:00Z">
          <w:pPr>
            <w:pStyle w:val="12"/>
            <w:numPr>
              <w:numId w:val="1"/>
            </w:numPr>
            <w:spacing w:after="240"/>
            <w:ind w:leftChars="0" w:left="360" w:hanging="360"/>
            <w:outlineLvl w:val="0"/>
          </w:pPr>
        </w:pPrChange>
      </w:pPr>
      <w:ins w:id="22504" w:author="Administrator" w:date="2019-07-22T01:22:00Z">
        <w:r>
          <w:rPr>
            <w:rFonts w:hint="eastAsia"/>
          </w:rPr>
          <w:t>那神</w:t>
        </w:r>
      </w:ins>
      <w:ins w:id="22505" w:author="Administrator" w:date="2019-07-22T01:23:00Z">
        <w:r>
          <w:rPr>
            <w:rFonts w:hint="eastAsia"/>
          </w:rPr>
          <w:t>秘的丹藥，事實上是一種毒</w:t>
        </w:r>
      </w:ins>
      <w:ins w:id="22506" w:author="Administrator" w:date="2019-07-22T01:34:00Z">
        <w:r w:rsidR="005E3F04">
          <w:rPr>
            <w:rFonts w:hint="eastAsia"/>
          </w:rPr>
          <w:t>丹</w:t>
        </w:r>
      </w:ins>
      <w:ins w:id="22507" w:author="Administrator" w:date="2019-07-22T01:23:00Z">
        <w:r>
          <w:rPr>
            <w:rFonts w:hint="eastAsia"/>
          </w:rPr>
          <w:t>，一種</w:t>
        </w:r>
      </w:ins>
      <w:ins w:id="22508" w:author="Administrator" w:date="2019-07-22T01:24:00Z">
        <w:r>
          <w:rPr>
            <w:rFonts w:hint="eastAsia"/>
          </w:rPr>
          <w:t>可以摧魂入</w:t>
        </w:r>
      </w:ins>
      <w:ins w:id="22509" w:author="Administrator" w:date="2019-07-22T01:34:00Z">
        <w:r w:rsidR="005E3F04">
          <w:rPr>
            <w:rFonts w:hint="eastAsia"/>
          </w:rPr>
          <w:t>魄</w:t>
        </w:r>
      </w:ins>
      <w:ins w:id="22510" w:author="Administrator" w:date="2019-07-22T01:24:00Z">
        <w:r>
          <w:rPr>
            <w:rFonts w:hint="eastAsia"/>
          </w:rPr>
          <w:t>，</w:t>
        </w:r>
      </w:ins>
      <w:ins w:id="22511" w:author="Administrator" w:date="2019-07-22T01:25:00Z">
        <w:r>
          <w:rPr>
            <w:rFonts w:hint="eastAsia"/>
          </w:rPr>
          <w:t>霸道無比的奇</w:t>
        </w:r>
      </w:ins>
      <w:ins w:id="22512" w:author="Administrator" w:date="2019-07-22T01:40:00Z">
        <w:r w:rsidR="005E3F04">
          <w:rPr>
            <w:rFonts w:hint="eastAsia"/>
          </w:rPr>
          <w:t>丹</w:t>
        </w:r>
      </w:ins>
      <w:ins w:id="22513" w:author="Administrator" w:date="2019-07-22T01:25:00Z">
        <w:r>
          <w:rPr>
            <w:rFonts w:hint="eastAsia"/>
          </w:rPr>
          <w:t>，</w:t>
        </w:r>
      </w:ins>
      <w:ins w:id="22514" w:author="Administrator" w:date="2019-07-22T01:32:00Z">
        <w:r w:rsidR="005E3F04">
          <w:rPr>
            <w:rFonts w:hint="eastAsia"/>
          </w:rPr>
          <w:t>入魔丹</w:t>
        </w:r>
      </w:ins>
      <w:ins w:id="22515" w:author="Administrator" w:date="2019-07-22T01:34:00Z">
        <w:r w:rsidR="005E3F04">
          <w:rPr>
            <w:rFonts w:hint="eastAsia"/>
          </w:rPr>
          <w:t>。</w:t>
        </w:r>
      </w:ins>
    </w:p>
    <w:p w:rsidR="000F0075" w:rsidRDefault="005E3F04">
      <w:pPr>
        <w:pStyle w:val="12"/>
        <w:spacing w:after="240"/>
        <w:ind w:leftChars="0" w:left="0"/>
        <w:rPr>
          <w:ins w:id="22516" w:author="Administrator" w:date="2019-07-22T01:40:00Z"/>
        </w:rPr>
        <w:pPrChange w:id="22517" w:author="Administrator" w:date="2019-07-21T21:19:00Z">
          <w:pPr>
            <w:pStyle w:val="12"/>
            <w:numPr>
              <w:numId w:val="1"/>
            </w:numPr>
            <w:spacing w:after="240"/>
            <w:ind w:leftChars="0" w:left="360" w:hanging="360"/>
            <w:outlineLvl w:val="0"/>
          </w:pPr>
        </w:pPrChange>
      </w:pPr>
      <w:ins w:id="22518" w:author="Administrator" w:date="2019-07-22T01:34:00Z">
        <w:r>
          <w:rPr>
            <w:rFonts w:hint="eastAsia"/>
          </w:rPr>
          <w:t>此丹</w:t>
        </w:r>
      </w:ins>
      <w:ins w:id="22519" w:author="Administrator" w:date="2019-07-24T01:17:00Z">
        <w:r w:rsidR="00EE60C4">
          <w:rPr>
            <w:rFonts w:hint="eastAsia"/>
          </w:rPr>
          <w:t>神奇</w:t>
        </w:r>
      </w:ins>
      <w:ins w:id="22520" w:author="Administrator" w:date="2019-07-22T01:34:00Z">
        <w:r>
          <w:rPr>
            <w:rFonts w:hint="eastAsia"/>
          </w:rPr>
          <w:t>無比，外表香氣有如</w:t>
        </w:r>
      </w:ins>
      <w:ins w:id="22521" w:author="Administrator" w:date="2019-07-22T01:35:00Z">
        <w:r>
          <w:rPr>
            <w:rFonts w:hint="eastAsia"/>
          </w:rPr>
          <w:t>靈丹一般，甚至服下後的效用也如大補之物，</w:t>
        </w:r>
      </w:ins>
      <w:ins w:id="22522" w:author="Administrator" w:date="2019-07-22T01:36:00Z">
        <w:r>
          <w:rPr>
            <w:rFonts w:hint="eastAsia"/>
          </w:rPr>
          <w:t>在短暫時間內將人修為硬生生提高一個境界，</w:t>
        </w:r>
      </w:ins>
      <w:ins w:id="22523" w:author="Administrator" w:date="2019-07-22T01:37:00Z">
        <w:r>
          <w:rPr>
            <w:rFonts w:hint="eastAsia"/>
          </w:rPr>
          <w:t>但藥效過後，卻會有強大無比的反噬效果，靈脈寸斷，丹田破滅，就連神魂也會因為入魔，而陷入</w:t>
        </w:r>
      </w:ins>
      <w:ins w:id="22524" w:author="Administrator" w:date="2019-07-22T01:38:00Z">
        <w:r>
          <w:rPr>
            <w:rFonts w:hint="eastAsia"/>
          </w:rPr>
          <w:t>顛狂，連想要奪舍都難以成功，可以說是比沖靈散更為</w:t>
        </w:r>
      </w:ins>
      <w:ins w:id="22525" w:author="Administrator" w:date="2019-07-22T01:39:00Z">
        <w:r>
          <w:rPr>
            <w:rFonts w:hint="eastAsia"/>
          </w:rPr>
          <w:t>惡毒的一種丹藥。</w:t>
        </w:r>
      </w:ins>
    </w:p>
    <w:p w:rsidR="000F0075" w:rsidRDefault="005E3F04">
      <w:pPr>
        <w:pStyle w:val="12"/>
        <w:spacing w:after="240"/>
        <w:ind w:leftChars="0" w:left="0"/>
        <w:rPr>
          <w:ins w:id="22526" w:author="Administrator" w:date="2019-07-22T01:43:00Z"/>
        </w:rPr>
        <w:pPrChange w:id="22527" w:author="Administrator" w:date="2019-07-21T21:19:00Z">
          <w:pPr>
            <w:pStyle w:val="12"/>
            <w:numPr>
              <w:numId w:val="1"/>
            </w:numPr>
            <w:spacing w:after="240"/>
            <w:ind w:leftChars="0" w:left="360" w:hanging="360"/>
            <w:outlineLvl w:val="0"/>
          </w:pPr>
        </w:pPrChange>
      </w:pPr>
      <w:ins w:id="22528" w:author="Administrator" w:date="2019-07-22T01:41:00Z">
        <w:r>
          <w:rPr>
            <w:rFonts w:hint="eastAsia"/>
          </w:rPr>
          <w:t>而這丹，在</w:t>
        </w:r>
      </w:ins>
      <w:ins w:id="22529" w:author="Administrator" w:date="2019-07-22T01:40:00Z">
        <w:r>
          <w:rPr>
            <w:rFonts w:hint="eastAsia"/>
          </w:rPr>
          <w:t>鬼屍門</w:t>
        </w:r>
      </w:ins>
      <w:ins w:id="22530" w:author="Administrator" w:date="2019-07-22T01:42:00Z">
        <w:r>
          <w:rPr>
            <w:rFonts w:hint="eastAsia"/>
          </w:rPr>
          <w:t>內也算是至寶，一般來說，要嘛是</w:t>
        </w:r>
      </w:ins>
      <w:ins w:id="22531" w:author="Administrator" w:date="2019-07-22T01:43:00Z">
        <w:r w:rsidR="00830995">
          <w:rPr>
            <w:rFonts w:hint="eastAsia"/>
          </w:rPr>
          <w:t>宗門</w:t>
        </w:r>
      </w:ins>
      <w:ins w:id="22532" w:author="Administrator" w:date="2019-07-29T12:00:00Z">
        <w:r w:rsidR="005400CE">
          <w:rPr>
            <w:rFonts w:hint="eastAsia"/>
          </w:rPr>
          <w:t>內築基</w:t>
        </w:r>
      </w:ins>
      <w:ins w:id="22533" w:author="Administrator" w:date="2019-07-22T01:42:00Z">
        <w:r>
          <w:rPr>
            <w:rFonts w:hint="eastAsia"/>
          </w:rPr>
          <w:t>弟子</w:t>
        </w:r>
        <w:r w:rsidR="00830995">
          <w:rPr>
            <w:rFonts w:hint="eastAsia"/>
          </w:rPr>
          <w:t>用來暗算</w:t>
        </w:r>
        <w:r>
          <w:rPr>
            <w:rFonts w:hint="eastAsia"/>
          </w:rPr>
          <w:t>打不贏的敵人</w:t>
        </w:r>
        <w:r w:rsidR="00830995">
          <w:rPr>
            <w:rFonts w:hint="eastAsia"/>
          </w:rPr>
          <w:t>，要嘛是自己已</w:t>
        </w:r>
      </w:ins>
      <w:ins w:id="22534" w:author="Administrator" w:date="2019-07-22T01:43:00Z">
        <w:r w:rsidR="00830995">
          <w:rPr>
            <w:rFonts w:hint="eastAsia"/>
          </w:rPr>
          <w:t>經陷入必死絕境，拖對方下水時服用的。</w:t>
        </w:r>
      </w:ins>
    </w:p>
    <w:p w:rsidR="000F0075" w:rsidRDefault="00830995">
      <w:pPr>
        <w:pStyle w:val="12"/>
        <w:spacing w:after="240"/>
        <w:ind w:leftChars="0" w:left="0"/>
        <w:rPr>
          <w:ins w:id="22535" w:author="Administrator" w:date="2019-07-22T01:48:00Z"/>
        </w:rPr>
        <w:pPrChange w:id="22536" w:author="Administrator" w:date="2019-07-21T21:19:00Z">
          <w:pPr>
            <w:pStyle w:val="12"/>
            <w:numPr>
              <w:numId w:val="1"/>
            </w:numPr>
            <w:spacing w:after="240"/>
            <w:ind w:leftChars="0" w:left="360" w:hanging="360"/>
            <w:outlineLvl w:val="0"/>
          </w:pPr>
        </w:pPrChange>
      </w:pPr>
      <w:ins w:id="22537" w:author="Administrator" w:date="2019-07-22T01:43:00Z">
        <w:r>
          <w:rPr>
            <w:rFonts w:hint="eastAsia"/>
          </w:rPr>
          <w:t>不管哪樣，服用後都無</w:t>
        </w:r>
      </w:ins>
      <w:ins w:id="22538" w:author="Administrator" w:date="2019-07-22T01:44:00Z">
        <w:r>
          <w:rPr>
            <w:rFonts w:hint="eastAsia"/>
          </w:rPr>
          <w:t>藥</w:t>
        </w:r>
      </w:ins>
      <w:ins w:id="22539" w:author="Administrator" w:date="2019-07-22T01:47:00Z">
        <w:r w:rsidR="00572D48">
          <w:rPr>
            <w:rFonts w:hint="eastAsia"/>
          </w:rPr>
          <w:t>可解</w:t>
        </w:r>
      </w:ins>
      <w:ins w:id="22540" w:author="Administrator" w:date="2019-07-22T01:44:00Z">
        <w:r>
          <w:rPr>
            <w:rFonts w:hint="eastAsia"/>
          </w:rPr>
          <w:t>，可說是最</w:t>
        </w:r>
      </w:ins>
      <w:ins w:id="22541" w:author="Administrator" w:date="2019-07-22T01:47:00Z">
        <w:r w:rsidR="00572D48">
          <w:rPr>
            <w:rFonts w:hint="eastAsia"/>
          </w:rPr>
          <w:t>終</w:t>
        </w:r>
      </w:ins>
      <w:ins w:id="22542" w:author="Administrator" w:date="2019-07-22T01:44:00Z">
        <w:r>
          <w:rPr>
            <w:rFonts w:hint="eastAsia"/>
          </w:rPr>
          <w:t>手</w:t>
        </w:r>
        <w:r w:rsidR="00572D48">
          <w:rPr>
            <w:rFonts w:hint="eastAsia"/>
          </w:rPr>
          <w:t>段</w:t>
        </w:r>
      </w:ins>
      <w:ins w:id="22543" w:author="Administrator" w:date="2019-07-22T01:47:00Z">
        <w:r w:rsidR="00572D48">
          <w:rPr>
            <w:rFonts w:hint="eastAsia"/>
          </w:rPr>
          <w:t>，</w:t>
        </w:r>
      </w:ins>
      <w:ins w:id="22544" w:author="Administrator" w:date="2019-07-22T01:39:00Z">
        <w:r w:rsidR="005E3F04">
          <w:rPr>
            <w:rFonts w:hint="eastAsia"/>
          </w:rPr>
          <w:t>李龍飛</w:t>
        </w:r>
      </w:ins>
      <w:ins w:id="22545" w:author="Administrator" w:date="2019-07-22T01:47:00Z">
        <w:r w:rsidR="00572D48">
          <w:rPr>
            <w:rFonts w:hint="eastAsia"/>
          </w:rPr>
          <w:t>得到</w:t>
        </w:r>
      </w:ins>
      <w:ins w:id="22546" w:author="Administrator" w:date="2019-07-22T01:39:00Z">
        <w:r w:rsidR="005E3F04">
          <w:rPr>
            <w:rFonts w:hint="eastAsia"/>
          </w:rPr>
          <w:t>也是</w:t>
        </w:r>
      </w:ins>
      <w:ins w:id="22547" w:author="Administrator" w:date="2019-07-22T01:44:00Z">
        <w:r>
          <w:rPr>
            <w:rFonts w:hint="eastAsia"/>
          </w:rPr>
          <w:t>禍福與共</w:t>
        </w:r>
      </w:ins>
      <w:ins w:id="22548" w:author="Administrator" w:date="2019-07-22T01:39:00Z">
        <w:r w:rsidR="005E3F04">
          <w:rPr>
            <w:rFonts w:hint="eastAsia"/>
          </w:rPr>
          <w:t>，</w:t>
        </w:r>
      </w:ins>
      <w:ins w:id="22549" w:author="Administrator" w:date="2019-07-22T01:48:00Z">
        <w:r w:rsidR="00572D48">
          <w:rPr>
            <w:rFonts w:hint="eastAsia"/>
          </w:rPr>
          <w:t>不知是幸還是不幸。</w:t>
        </w:r>
      </w:ins>
    </w:p>
    <w:p w:rsidR="000F0075" w:rsidRDefault="005E3F04">
      <w:pPr>
        <w:pStyle w:val="12"/>
        <w:spacing w:after="240"/>
        <w:ind w:leftChars="0" w:left="0"/>
        <w:rPr>
          <w:ins w:id="22550" w:author="Administrator" w:date="2019-07-22T01:48:00Z"/>
        </w:rPr>
        <w:pPrChange w:id="22551" w:author="Administrator" w:date="2019-07-21T21:19:00Z">
          <w:pPr>
            <w:pStyle w:val="12"/>
            <w:numPr>
              <w:numId w:val="1"/>
            </w:numPr>
            <w:spacing w:after="240"/>
            <w:ind w:leftChars="0" w:left="360" w:hanging="360"/>
            <w:outlineLvl w:val="0"/>
          </w:pPr>
        </w:pPrChange>
      </w:pPr>
      <w:ins w:id="22552" w:author="Administrator" w:date="2019-07-22T01:39:00Z">
        <w:r>
          <w:rPr>
            <w:rFonts w:hint="eastAsia"/>
          </w:rPr>
          <w:t>這丹藥是</w:t>
        </w:r>
      </w:ins>
      <w:ins w:id="22553" w:author="Administrator" w:date="2019-07-22T01:44:00Z">
        <w:r w:rsidR="00830995">
          <w:rPr>
            <w:rFonts w:hint="eastAsia"/>
          </w:rPr>
          <w:t>鬼屍門一名內門弟子費盡千心萬苦，才從其長</w:t>
        </w:r>
      </w:ins>
      <w:ins w:id="22554" w:author="Administrator" w:date="2019-07-22T01:45:00Z">
        <w:r w:rsidR="00830995">
          <w:rPr>
            <w:rFonts w:hint="eastAsia"/>
          </w:rPr>
          <w:t>輩處拿來，本來是在這次試練中用來暗算不對盤的對手，可惜他還來不及騙對方服下，自己已經死在蜂魔巢中</w:t>
        </w:r>
      </w:ins>
      <w:ins w:id="22555" w:author="Administrator" w:date="2019-07-22T01:46:00Z">
        <w:r w:rsidR="00830995">
          <w:rPr>
            <w:rFonts w:hint="eastAsia"/>
          </w:rPr>
          <w:t>。</w:t>
        </w:r>
      </w:ins>
    </w:p>
    <w:p w:rsidR="000F0075" w:rsidRDefault="00572D48">
      <w:pPr>
        <w:pStyle w:val="12"/>
        <w:spacing w:after="240"/>
        <w:ind w:leftChars="0" w:left="0"/>
        <w:rPr>
          <w:ins w:id="22556" w:author="Administrator" w:date="2019-07-22T01:49:00Z"/>
        </w:rPr>
        <w:pPrChange w:id="22557" w:author="Administrator" w:date="2019-07-21T21:19:00Z">
          <w:pPr>
            <w:pStyle w:val="12"/>
            <w:numPr>
              <w:numId w:val="1"/>
            </w:numPr>
            <w:spacing w:after="240"/>
            <w:ind w:leftChars="0" w:left="360" w:hanging="360"/>
            <w:outlineLvl w:val="0"/>
          </w:pPr>
        </w:pPrChange>
      </w:pPr>
      <w:ins w:id="22558" w:author="Administrator" w:date="2019-07-22T01:48:00Z">
        <w:r>
          <w:rPr>
            <w:rFonts w:hint="eastAsia"/>
          </w:rPr>
          <w:t>此時李龍飛服下，其修為很快的突破了</w:t>
        </w:r>
      </w:ins>
      <w:ins w:id="22559" w:author="Administrator" w:date="2019-07-22T01:49:00Z">
        <w:r>
          <w:rPr>
            <w:rFonts w:hint="eastAsia"/>
          </w:rPr>
          <w:t>一直困住他許久的</w:t>
        </w:r>
      </w:ins>
      <w:ins w:id="22560" w:author="Administrator" w:date="2019-07-22T01:48:00Z">
        <w:r w:rsidR="00BA7F5A">
          <w:rPr>
            <w:rFonts w:hint="eastAsia"/>
          </w:rPr>
          <w:t>築基關口，甚至達到築基</w:t>
        </w:r>
      </w:ins>
      <w:ins w:id="22561" w:author="Administrator" w:date="2019-07-29T11:59:00Z">
        <w:r w:rsidR="00BA7F5A">
          <w:rPr>
            <w:rFonts w:hint="eastAsia"/>
          </w:rPr>
          <w:t>初</w:t>
        </w:r>
      </w:ins>
      <w:ins w:id="22562" w:author="Administrator" w:date="2019-07-22T01:48:00Z">
        <w:r>
          <w:rPr>
            <w:rFonts w:hint="eastAsia"/>
          </w:rPr>
          <w:t>期</w:t>
        </w:r>
      </w:ins>
      <w:ins w:id="22563" w:author="Administrator" w:date="2019-07-29T11:59:00Z">
        <w:r w:rsidR="00BA7F5A">
          <w:rPr>
            <w:rFonts w:hint="eastAsia"/>
          </w:rPr>
          <w:t>巔峰</w:t>
        </w:r>
      </w:ins>
      <w:ins w:id="22564" w:author="Administrator" w:date="2019-07-22T01:48:00Z">
        <w:r>
          <w:rPr>
            <w:rFonts w:hint="eastAsia"/>
          </w:rPr>
          <w:t>…</w:t>
        </w:r>
      </w:ins>
      <w:ins w:id="22565" w:author="Administrator" w:date="2019-07-22T01:49:00Z">
        <w:r>
          <w:rPr>
            <w:rFonts w:hint="eastAsia"/>
          </w:rPr>
          <w:t>邁</w:t>
        </w:r>
      </w:ins>
      <w:ins w:id="22566" w:author="Administrator" w:date="2019-07-22T01:48:00Z">
        <w:r w:rsidR="00BA7F5A">
          <w:rPr>
            <w:rFonts w:hint="eastAsia"/>
          </w:rPr>
          <w:t>向築基</w:t>
        </w:r>
      </w:ins>
      <w:ins w:id="22567" w:author="Administrator" w:date="2019-07-29T11:59:00Z">
        <w:r w:rsidR="00BA7F5A">
          <w:rPr>
            <w:rFonts w:hint="eastAsia"/>
          </w:rPr>
          <w:t>中</w:t>
        </w:r>
      </w:ins>
      <w:ins w:id="22568" w:author="Administrator" w:date="2019-07-22T01:48:00Z">
        <w:r>
          <w:rPr>
            <w:rFonts w:hint="eastAsia"/>
          </w:rPr>
          <w:t>期</w:t>
        </w:r>
      </w:ins>
      <w:ins w:id="22569" w:author="Administrator" w:date="2019-07-22T01:49:00Z">
        <w:r>
          <w:rPr>
            <w:rFonts w:hint="eastAsia"/>
          </w:rPr>
          <w:t>。</w:t>
        </w:r>
      </w:ins>
    </w:p>
    <w:p w:rsidR="000F0075" w:rsidRDefault="00572D48">
      <w:pPr>
        <w:pStyle w:val="12"/>
        <w:spacing w:after="240"/>
        <w:ind w:leftChars="0" w:left="0"/>
        <w:rPr>
          <w:ins w:id="22570" w:author="Administrator" w:date="2019-07-22T01:52:00Z"/>
        </w:rPr>
        <w:pPrChange w:id="22571" w:author="Administrator" w:date="2019-07-21T21:19:00Z">
          <w:pPr>
            <w:pStyle w:val="12"/>
            <w:numPr>
              <w:numId w:val="1"/>
            </w:numPr>
            <w:spacing w:after="240"/>
            <w:ind w:leftChars="0" w:left="360" w:hanging="360"/>
            <w:outlineLvl w:val="0"/>
          </w:pPr>
        </w:pPrChange>
      </w:pPr>
      <w:ins w:id="22572" w:author="Administrator" w:date="2019-07-22T01:49:00Z">
        <w:r>
          <w:rPr>
            <w:rFonts w:hint="eastAsia"/>
          </w:rPr>
          <w:t>但與此同時，李龍飛的丹田之中，已經有一半破損，源源不絕的靈氣從其中</w:t>
        </w:r>
      </w:ins>
      <w:ins w:id="22573" w:author="Administrator" w:date="2019-07-22T01:50:00Z">
        <w:r>
          <w:rPr>
            <w:rFonts w:hint="eastAsia"/>
          </w:rPr>
          <w:t>流</w:t>
        </w:r>
      </w:ins>
      <w:ins w:id="22574" w:author="Administrator" w:date="2019-07-22T01:51:00Z">
        <w:r>
          <w:rPr>
            <w:rFonts w:hint="eastAsia"/>
          </w:rPr>
          <w:t>洩</w:t>
        </w:r>
        <w:r>
          <w:rPr>
            <w:rFonts w:hint="eastAsia"/>
          </w:rPr>
          <w:lastRenderedPageBreak/>
          <w:t>出去，等</w:t>
        </w:r>
      </w:ins>
      <w:ins w:id="22575" w:author="Administrator" w:date="2019-07-22T01:52:00Z">
        <w:r>
          <w:rPr>
            <w:rFonts w:hint="eastAsia"/>
          </w:rPr>
          <w:t>藥效過後，丹田就算費了。</w:t>
        </w:r>
      </w:ins>
    </w:p>
    <w:p w:rsidR="000F0075" w:rsidRDefault="00572D48">
      <w:pPr>
        <w:pStyle w:val="12"/>
        <w:spacing w:after="240"/>
        <w:ind w:leftChars="0" w:left="0"/>
        <w:rPr>
          <w:ins w:id="22576" w:author="Administrator" w:date="2019-07-24T01:18:00Z"/>
        </w:rPr>
        <w:pPrChange w:id="22577" w:author="Administrator" w:date="2019-07-21T21:19:00Z">
          <w:pPr>
            <w:pStyle w:val="12"/>
            <w:numPr>
              <w:numId w:val="1"/>
            </w:numPr>
            <w:spacing w:after="240"/>
            <w:ind w:leftChars="0" w:left="360" w:hanging="360"/>
            <w:outlineLvl w:val="0"/>
          </w:pPr>
        </w:pPrChange>
      </w:pPr>
      <w:ins w:id="22578" w:author="Administrator" w:date="2019-07-22T01:52:00Z">
        <w:r>
          <w:rPr>
            <w:rFonts w:hint="eastAsia"/>
          </w:rPr>
          <w:t>而其一百零八條靈脈，同樣也因為太過緊繃，</w:t>
        </w:r>
        <w:r w:rsidR="00193201">
          <w:rPr>
            <w:rFonts w:hint="eastAsia"/>
          </w:rPr>
          <w:t>斷裂了大半，</w:t>
        </w:r>
      </w:ins>
      <w:ins w:id="22579" w:author="Administrator" w:date="2019-07-22T01:53:00Z">
        <w:r w:rsidR="00193201">
          <w:rPr>
            <w:rFonts w:hint="eastAsia"/>
          </w:rPr>
          <w:t>即使突破築基，也成了半個廢人。</w:t>
        </w:r>
      </w:ins>
    </w:p>
    <w:p w:rsidR="000F0075" w:rsidRDefault="00EE60C4">
      <w:pPr>
        <w:pStyle w:val="12"/>
        <w:spacing w:after="240"/>
        <w:ind w:leftChars="0" w:left="0"/>
        <w:rPr>
          <w:ins w:id="22580" w:author="Administrator" w:date="2019-07-22T01:53:00Z"/>
        </w:rPr>
        <w:pPrChange w:id="22581" w:author="Administrator" w:date="2019-07-21T21:19:00Z">
          <w:pPr>
            <w:pStyle w:val="12"/>
            <w:numPr>
              <w:numId w:val="1"/>
            </w:numPr>
            <w:spacing w:after="240"/>
            <w:ind w:leftChars="0" w:left="360" w:hanging="360"/>
            <w:outlineLvl w:val="0"/>
          </w:pPr>
        </w:pPrChange>
      </w:pPr>
      <w:ins w:id="22582" w:author="Administrator" w:date="2019-07-24T01:18:00Z">
        <w:r>
          <w:rPr>
            <w:rFonts w:hint="eastAsia"/>
          </w:rPr>
          <w:t>一般人要是發現自己體內如此，早已經停止閉關，趕緊找</w:t>
        </w:r>
      </w:ins>
      <w:ins w:id="22583" w:author="Administrator" w:date="2019-07-24T01:19:00Z">
        <w:r>
          <w:rPr>
            <w:rFonts w:hint="eastAsia"/>
          </w:rPr>
          <w:t>療傷聖藥來捕救，誰還管甚麼突破不突破了。</w:t>
        </w:r>
      </w:ins>
    </w:p>
    <w:p w:rsidR="000F0075" w:rsidRDefault="00F72694">
      <w:pPr>
        <w:pStyle w:val="12"/>
        <w:spacing w:after="240"/>
        <w:ind w:leftChars="0" w:left="0"/>
        <w:rPr>
          <w:ins w:id="22584" w:author="Administrator" w:date="2019-07-22T01:54:00Z"/>
        </w:rPr>
        <w:pPrChange w:id="22585" w:author="Administrator" w:date="2019-07-21T21:19:00Z">
          <w:pPr>
            <w:pStyle w:val="12"/>
            <w:numPr>
              <w:numId w:val="1"/>
            </w:numPr>
            <w:spacing w:after="240"/>
            <w:ind w:leftChars="0" w:left="360" w:hanging="360"/>
            <w:outlineLvl w:val="0"/>
          </w:pPr>
        </w:pPrChange>
      </w:pPr>
      <w:ins w:id="22586" w:author="Administrator" w:date="2019-07-22T01:54:00Z">
        <w:r>
          <w:rPr>
            <w:rFonts w:hint="eastAsia"/>
          </w:rPr>
          <w:t>可這樣子對常人來說，等若必死的局面，對李龍飛來講，卻是早已習以為常了。</w:t>
        </w:r>
      </w:ins>
    </w:p>
    <w:p w:rsidR="000F0075" w:rsidRDefault="00EE60C4">
      <w:pPr>
        <w:pStyle w:val="12"/>
        <w:spacing w:after="240"/>
        <w:ind w:leftChars="0" w:left="0"/>
        <w:rPr>
          <w:ins w:id="22587" w:author="Administrator" w:date="2019-07-24T01:27:00Z"/>
        </w:rPr>
        <w:pPrChange w:id="22588" w:author="Administrator" w:date="2019-07-21T21:19:00Z">
          <w:pPr>
            <w:pStyle w:val="12"/>
            <w:numPr>
              <w:numId w:val="1"/>
            </w:numPr>
            <w:spacing w:after="240"/>
            <w:ind w:leftChars="0" w:left="360" w:hanging="360"/>
            <w:outlineLvl w:val="0"/>
          </w:pPr>
        </w:pPrChange>
      </w:pPr>
      <w:ins w:id="22589" w:author="Administrator" w:date="2019-07-24T01:18:00Z">
        <w:r>
          <w:rPr>
            <w:rFonts w:hint="eastAsia"/>
          </w:rPr>
          <w:t>早在先前第一次踏上</w:t>
        </w:r>
      </w:ins>
      <w:ins w:id="22590" w:author="Administrator" w:date="2019-07-24T01:19:00Z">
        <w:r>
          <w:rPr>
            <w:rFonts w:hint="eastAsia"/>
          </w:rPr>
          <w:t>仙途時，</w:t>
        </w:r>
      </w:ins>
      <w:ins w:id="22591" w:author="Administrator" w:date="2019-07-24T01:23:00Z">
        <w:r w:rsidR="007B2D3A">
          <w:rPr>
            <w:rFonts w:hint="eastAsia"/>
          </w:rPr>
          <w:t>他就因為</w:t>
        </w:r>
      </w:ins>
      <w:ins w:id="22592" w:author="Administrator" w:date="2019-07-24T01:24:00Z">
        <w:r w:rsidR="007B2D3A">
          <w:rPr>
            <w:rFonts w:hint="eastAsia"/>
          </w:rPr>
          <w:t>特殊原因，遲遲無法突破，最終還差點爆體而亡；而第一次進入</w:t>
        </w:r>
      </w:ins>
      <w:ins w:id="22593" w:author="Administrator" w:date="2019-07-24T01:25:00Z">
        <w:r w:rsidR="007B2D3A">
          <w:rPr>
            <w:rFonts w:hint="eastAsia"/>
          </w:rPr>
          <w:t>仙石試練時，也曾</w:t>
        </w:r>
      </w:ins>
      <w:ins w:id="22594" w:author="Administrator" w:date="2019-07-24T01:26:00Z">
        <w:r w:rsidR="007B2D3A">
          <w:rPr>
            <w:rFonts w:hint="eastAsia"/>
          </w:rPr>
          <w:t>經歷莫大痛楚整整五年，藉此成就了練氣十層的遠古之路，這些種種，跟現在的廢丹田、</w:t>
        </w:r>
      </w:ins>
      <w:ins w:id="22595" w:author="Administrator" w:date="2019-07-24T01:27:00Z">
        <w:r w:rsidR="007B2D3A">
          <w:rPr>
            <w:rFonts w:hint="eastAsia"/>
          </w:rPr>
          <w:t>損靈脈比起來，</w:t>
        </w:r>
      </w:ins>
      <w:ins w:id="22596" w:author="Administrator" w:date="2019-07-24T01:29:00Z">
        <w:r w:rsidR="007B2D3A">
          <w:rPr>
            <w:rFonts w:hint="eastAsia"/>
          </w:rPr>
          <w:t>也沒</w:t>
        </w:r>
      </w:ins>
      <w:ins w:id="22597" w:author="Administrator" w:date="2019-07-24T01:27:00Z">
        <w:r w:rsidR="007B2D3A">
          <w:rPr>
            <w:rFonts w:hint="eastAsia"/>
          </w:rPr>
          <w:t>輕鬆太多，所以</w:t>
        </w:r>
      </w:ins>
      <w:ins w:id="22598" w:author="Administrator" w:date="2019-07-24T01:29:00Z">
        <w:r w:rsidR="007B2D3A">
          <w:rPr>
            <w:rFonts w:hint="eastAsia"/>
          </w:rPr>
          <w:t>李龍飛下意識以為，這是必經之路。</w:t>
        </w:r>
      </w:ins>
    </w:p>
    <w:p w:rsidR="000F0075" w:rsidRDefault="007B2D3A">
      <w:pPr>
        <w:pStyle w:val="12"/>
        <w:spacing w:after="240"/>
        <w:ind w:leftChars="0" w:left="0"/>
        <w:rPr>
          <w:ins w:id="22599" w:author="Administrator" w:date="2019-07-24T01:31:00Z"/>
        </w:rPr>
        <w:pPrChange w:id="22600" w:author="Administrator" w:date="2019-07-21T21:19:00Z">
          <w:pPr>
            <w:pStyle w:val="12"/>
            <w:numPr>
              <w:numId w:val="1"/>
            </w:numPr>
            <w:spacing w:after="240"/>
            <w:ind w:leftChars="0" w:left="360" w:hanging="360"/>
            <w:outlineLvl w:val="0"/>
          </w:pPr>
        </w:pPrChange>
      </w:pPr>
      <w:ins w:id="22601" w:author="Administrator" w:date="2019-07-24T01:27:00Z">
        <w:r>
          <w:rPr>
            <w:rFonts w:hint="eastAsia"/>
          </w:rPr>
          <w:t>只不過，如果再遲續這樣下去，</w:t>
        </w:r>
      </w:ins>
      <w:ins w:id="22602" w:author="Administrator" w:date="2019-07-24T01:29:00Z">
        <w:r>
          <w:rPr>
            <w:rFonts w:hint="eastAsia"/>
          </w:rPr>
          <w:t>那等丹田全毀，靈脈</w:t>
        </w:r>
      </w:ins>
      <w:ins w:id="22603" w:author="Administrator" w:date="2019-07-24T01:30:00Z">
        <w:r>
          <w:rPr>
            <w:rFonts w:hint="eastAsia"/>
          </w:rPr>
          <w:t>全斷，他也不用修仙了，因此</w:t>
        </w:r>
        <w:r w:rsidR="008E44AD">
          <w:rPr>
            <w:rFonts w:hint="eastAsia"/>
          </w:rPr>
          <w:t>李龍飛強忍著痛楚，以自在訣中的築基方法，嚐試著</w:t>
        </w:r>
      </w:ins>
      <w:ins w:id="22604" w:author="Administrator" w:date="2019-07-24T01:31:00Z">
        <w:r w:rsidR="008E44AD">
          <w:rPr>
            <w:rFonts w:hint="eastAsia"/>
          </w:rPr>
          <w:t>衝擊突破的關卡。</w:t>
        </w:r>
      </w:ins>
    </w:p>
    <w:p w:rsidR="000F0075" w:rsidRDefault="00BB1F52">
      <w:pPr>
        <w:pStyle w:val="12"/>
        <w:spacing w:after="240"/>
        <w:ind w:leftChars="0" w:left="0"/>
        <w:rPr>
          <w:ins w:id="22605" w:author="Administrator" w:date="2019-07-24T01:33:00Z"/>
        </w:rPr>
        <w:pPrChange w:id="22606" w:author="Administrator" w:date="2019-07-21T21:19:00Z">
          <w:pPr>
            <w:pStyle w:val="12"/>
            <w:numPr>
              <w:numId w:val="1"/>
            </w:numPr>
            <w:spacing w:after="240"/>
            <w:ind w:leftChars="0" w:left="360" w:hanging="360"/>
            <w:outlineLvl w:val="0"/>
          </w:pPr>
        </w:pPrChange>
      </w:pPr>
      <w:ins w:id="22607" w:author="Administrator" w:date="2019-07-24T01:31:00Z">
        <w:r>
          <w:rPr>
            <w:rFonts w:hint="eastAsia"/>
          </w:rPr>
          <w:t>遠古之路的練氣十五層雖然強大，但他沒有得到修行的方法，一切都是靠運氣跟機緣而來，自然不知道該怎麼去</w:t>
        </w:r>
      </w:ins>
      <w:ins w:id="22608" w:author="Administrator" w:date="2019-07-24T01:32:00Z">
        <w:r>
          <w:rPr>
            <w:rFonts w:hint="eastAsia"/>
          </w:rPr>
          <w:t>突破，而自在訣</w:t>
        </w:r>
      </w:ins>
      <w:ins w:id="22609" w:author="Administrator" w:date="2019-07-24T01:33:00Z">
        <w:r>
          <w:rPr>
            <w:rFonts w:hint="eastAsia"/>
          </w:rPr>
          <w:t>雖然沒有多突出，但好歹也有指引如何突破，眼下當然是最好的選擇。</w:t>
        </w:r>
      </w:ins>
    </w:p>
    <w:p w:rsidR="000F0075" w:rsidRDefault="00BB1F52">
      <w:pPr>
        <w:pStyle w:val="12"/>
        <w:spacing w:after="240"/>
        <w:ind w:leftChars="0" w:left="0"/>
        <w:rPr>
          <w:ins w:id="22610" w:author="Administrator" w:date="2019-07-24T01:34:00Z"/>
        </w:rPr>
        <w:pPrChange w:id="22611" w:author="Administrator" w:date="2019-07-21T21:19:00Z">
          <w:pPr>
            <w:pStyle w:val="12"/>
            <w:numPr>
              <w:numId w:val="1"/>
            </w:numPr>
            <w:spacing w:after="240"/>
            <w:ind w:leftChars="0" w:left="360" w:hanging="360"/>
            <w:outlineLvl w:val="0"/>
          </w:pPr>
        </w:pPrChange>
      </w:pPr>
      <w:ins w:id="22612" w:author="Administrator" w:date="2019-07-24T01:33:00Z">
        <w:r>
          <w:rPr>
            <w:rFonts w:hint="eastAsia"/>
          </w:rPr>
          <w:t>隨著李龍飛運行自在訣中的法門衝擊築基關口，</w:t>
        </w:r>
        <w:r w:rsidR="00B24ACA">
          <w:rPr>
            <w:rFonts w:hint="eastAsia"/>
          </w:rPr>
          <w:t>練氣十五層的</w:t>
        </w:r>
      </w:ins>
      <w:ins w:id="22613" w:author="Administrator" w:date="2019-07-24T01:34:00Z">
        <w:r w:rsidR="00B24ACA">
          <w:rPr>
            <w:rFonts w:hint="eastAsia"/>
          </w:rPr>
          <w:t>靈氣在全身遊走，自動自發的修復著丹田跟靈</w:t>
        </w:r>
        <w:r w:rsidR="00B3482D">
          <w:rPr>
            <w:rFonts w:hint="eastAsia"/>
          </w:rPr>
          <w:t>脈。</w:t>
        </w:r>
      </w:ins>
    </w:p>
    <w:p w:rsidR="000F0075" w:rsidRDefault="00FF7B4A">
      <w:pPr>
        <w:pStyle w:val="12"/>
        <w:spacing w:after="240"/>
        <w:ind w:leftChars="0" w:left="0"/>
        <w:rPr>
          <w:ins w:id="22614" w:author="Administrator" w:date="2019-07-26T01:28:00Z"/>
        </w:rPr>
        <w:pPrChange w:id="22615" w:author="Administrator" w:date="2019-07-21T21:19:00Z">
          <w:pPr>
            <w:pStyle w:val="12"/>
            <w:numPr>
              <w:numId w:val="1"/>
            </w:numPr>
            <w:spacing w:after="240"/>
            <w:ind w:leftChars="0" w:left="360" w:hanging="360"/>
            <w:outlineLvl w:val="0"/>
          </w:pPr>
        </w:pPrChange>
      </w:pPr>
      <w:ins w:id="22616" w:author="Administrator" w:date="2019-07-24T01:34:00Z">
        <w:r>
          <w:rPr>
            <w:rFonts w:hint="eastAsia"/>
          </w:rPr>
          <w:t>可</w:t>
        </w:r>
      </w:ins>
      <w:ins w:id="22617" w:author="Administrator" w:date="2019-07-26T01:26:00Z">
        <w:r w:rsidR="00013A26">
          <w:rPr>
            <w:rFonts w:hint="eastAsia"/>
          </w:rPr>
          <w:t>突然間，一股陰寒之毒，如</w:t>
        </w:r>
      </w:ins>
      <w:ins w:id="22618" w:author="Administrator" w:date="2019-07-26T01:27:00Z">
        <w:r w:rsidR="00013A26">
          <w:rPr>
            <w:rFonts w:hint="eastAsia"/>
          </w:rPr>
          <w:t>細絲一般，從融化的入魔丹中，顯</w:t>
        </w:r>
      </w:ins>
      <w:ins w:id="22619" w:author="Administrator" w:date="2019-07-26T01:28:00Z">
        <w:r w:rsidR="00013A26">
          <w:rPr>
            <w:rFonts w:hint="eastAsia"/>
          </w:rPr>
          <w:t>現出來。</w:t>
        </w:r>
      </w:ins>
    </w:p>
    <w:p w:rsidR="000F0075" w:rsidRDefault="00013A26">
      <w:pPr>
        <w:pStyle w:val="12"/>
        <w:spacing w:after="240"/>
        <w:ind w:leftChars="0" w:left="0"/>
        <w:rPr>
          <w:ins w:id="22620" w:author="Administrator" w:date="2019-07-26T01:29:00Z"/>
        </w:rPr>
        <w:pPrChange w:id="22621" w:author="Administrator" w:date="2019-07-21T21:19:00Z">
          <w:pPr>
            <w:pStyle w:val="12"/>
            <w:numPr>
              <w:numId w:val="1"/>
            </w:numPr>
            <w:spacing w:after="240"/>
            <w:ind w:leftChars="0" w:left="360" w:hanging="360"/>
            <w:outlineLvl w:val="0"/>
          </w:pPr>
        </w:pPrChange>
      </w:pPr>
      <w:ins w:id="22622" w:author="Administrator" w:date="2019-07-26T01:28:00Z">
        <w:r>
          <w:rPr>
            <w:rFonts w:hint="eastAsia"/>
          </w:rPr>
          <w:t>甫一出現，原本丹田碎裂的速度就加快數倍，就連</w:t>
        </w:r>
      </w:ins>
      <w:ins w:id="22623" w:author="Administrator" w:date="2019-07-26T01:32:00Z">
        <w:r>
          <w:rPr>
            <w:rFonts w:hint="eastAsia"/>
          </w:rPr>
          <w:t>練氣十五層讀</w:t>
        </w:r>
      </w:ins>
      <w:ins w:id="22624" w:author="Administrator" w:date="2019-07-26T01:29:00Z">
        <w:r>
          <w:rPr>
            <w:rFonts w:hint="eastAsia"/>
          </w:rPr>
          <w:t>修復力量也似乎被凍結住了，減緩許多。</w:t>
        </w:r>
      </w:ins>
    </w:p>
    <w:p w:rsidR="000F0075" w:rsidRDefault="00013A26">
      <w:pPr>
        <w:pStyle w:val="12"/>
        <w:spacing w:after="240"/>
        <w:ind w:leftChars="0" w:left="0"/>
        <w:rPr>
          <w:ins w:id="22625" w:author="Administrator" w:date="2019-07-26T01:31:00Z"/>
        </w:rPr>
        <w:pPrChange w:id="22626" w:author="Administrator" w:date="2019-07-21T21:19:00Z">
          <w:pPr>
            <w:pStyle w:val="12"/>
            <w:numPr>
              <w:numId w:val="1"/>
            </w:numPr>
            <w:spacing w:after="240"/>
            <w:ind w:leftChars="0" w:left="360" w:hanging="360"/>
            <w:outlineLvl w:val="0"/>
          </w:pPr>
        </w:pPrChange>
      </w:pPr>
      <w:ins w:id="22627" w:author="Administrator" w:date="2019-07-26T01:29:00Z">
        <w:r>
          <w:rPr>
            <w:rFonts w:hint="eastAsia"/>
          </w:rPr>
          <w:t>李龍飛臉色一變，一口瘀血忍不住從口中噴了出來，那血</w:t>
        </w:r>
      </w:ins>
      <w:ins w:id="22628" w:author="Administrator" w:date="2019-07-26T01:30:00Z">
        <w:r>
          <w:rPr>
            <w:rFonts w:hint="eastAsia"/>
          </w:rPr>
          <w:t>濺在地上，頓時將他前方半尺地面給冰凍住了，陣陣寒氣還映得</w:t>
        </w:r>
      </w:ins>
      <w:ins w:id="22629" w:author="Administrator" w:date="2019-07-26T01:31:00Z">
        <w:r>
          <w:rPr>
            <w:rFonts w:hint="eastAsia"/>
          </w:rPr>
          <w:t>臉上</w:t>
        </w:r>
      </w:ins>
      <w:ins w:id="22630" w:author="Administrator" w:date="2019-07-26T01:30:00Z">
        <w:r>
          <w:rPr>
            <w:rFonts w:hint="eastAsia"/>
          </w:rPr>
          <w:t>一片冰</w:t>
        </w:r>
      </w:ins>
      <w:ins w:id="22631" w:author="Administrator" w:date="2019-07-26T01:31:00Z">
        <w:r>
          <w:rPr>
            <w:rFonts w:hint="eastAsia"/>
          </w:rPr>
          <w:t>涼。</w:t>
        </w:r>
      </w:ins>
    </w:p>
    <w:p w:rsidR="000F0075" w:rsidRDefault="00013A26">
      <w:pPr>
        <w:pStyle w:val="12"/>
        <w:spacing w:after="240"/>
        <w:ind w:leftChars="0" w:left="0"/>
        <w:rPr>
          <w:ins w:id="22632" w:author="Administrator" w:date="2019-07-26T01:35:00Z"/>
        </w:rPr>
        <w:pPrChange w:id="22633" w:author="Administrator" w:date="2019-07-21T21:19:00Z">
          <w:pPr>
            <w:pStyle w:val="12"/>
            <w:numPr>
              <w:numId w:val="1"/>
            </w:numPr>
            <w:spacing w:after="240"/>
            <w:ind w:leftChars="0" w:left="360" w:hanging="360"/>
            <w:outlineLvl w:val="0"/>
          </w:pPr>
        </w:pPrChange>
      </w:pPr>
      <w:ins w:id="22634" w:author="Administrator" w:date="2019-07-26T01:31:00Z">
        <w:r>
          <w:rPr>
            <w:rFonts w:hint="eastAsia"/>
          </w:rPr>
          <w:t>還未等到李龍飛反應過來，另一股灼熱氣息，又從入魔丹中最後一點</w:t>
        </w:r>
      </w:ins>
      <w:ins w:id="22635" w:author="Administrator" w:date="2019-07-26T01:32:00Z">
        <w:r>
          <w:rPr>
            <w:rFonts w:hint="eastAsia"/>
          </w:rPr>
          <w:t>藥渣中釋放出來，與之同時的，是</w:t>
        </w:r>
      </w:ins>
      <w:ins w:id="22636" w:author="Administrator" w:date="2019-07-26T01:34:00Z">
        <w:r>
          <w:rPr>
            <w:rFonts w:hint="eastAsia"/>
          </w:rPr>
          <w:t>全身</w:t>
        </w:r>
      </w:ins>
      <w:ins w:id="22637" w:author="Administrator" w:date="2019-07-26T01:33:00Z">
        <w:r>
          <w:rPr>
            <w:rFonts w:hint="eastAsia"/>
          </w:rPr>
          <w:t>靈脈</w:t>
        </w:r>
      </w:ins>
      <w:ins w:id="22638" w:author="Administrator" w:date="2019-07-26T01:34:00Z">
        <w:r>
          <w:rPr>
            <w:rFonts w:hint="eastAsia"/>
          </w:rPr>
          <w:t>一片乾涸，滾燙的火靈氣竄遍其中，將靈脈烤得</w:t>
        </w:r>
      </w:ins>
      <w:ins w:id="22639" w:author="Administrator" w:date="2019-07-26T01:35:00Z">
        <w:r>
          <w:rPr>
            <w:rFonts w:hint="eastAsia"/>
          </w:rPr>
          <w:t>快裂成碎片。</w:t>
        </w:r>
      </w:ins>
    </w:p>
    <w:p w:rsidR="000F0075" w:rsidRDefault="00013A26">
      <w:pPr>
        <w:pStyle w:val="12"/>
        <w:spacing w:after="240"/>
        <w:ind w:leftChars="0" w:left="0"/>
        <w:rPr>
          <w:ins w:id="22640" w:author="Administrator" w:date="2019-07-26T01:36:00Z"/>
        </w:rPr>
        <w:pPrChange w:id="22641" w:author="Administrator" w:date="2019-07-21T21:19:00Z">
          <w:pPr>
            <w:pStyle w:val="12"/>
            <w:numPr>
              <w:numId w:val="1"/>
            </w:numPr>
            <w:spacing w:after="240"/>
            <w:ind w:leftChars="0" w:left="360" w:hanging="360"/>
            <w:outlineLvl w:val="0"/>
          </w:pPr>
        </w:pPrChange>
      </w:pPr>
      <w:ins w:id="22642" w:author="Administrator" w:date="2019-07-26T01:35:00Z">
        <w:r>
          <w:rPr>
            <w:rFonts w:hint="eastAsia"/>
          </w:rPr>
          <w:t>讓他整個人身體半邊冰寒，半邊</w:t>
        </w:r>
      </w:ins>
      <w:ins w:id="22643" w:author="Administrator" w:date="2019-07-26T01:36:00Z">
        <w:r>
          <w:rPr>
            <w:rFonts w:hint="eastAsia"/>
          </w:rPr>
          <w:t>灼</w:t>
        </w:r>
      </w:ins>
      <w:ins w:id="22644" w:author="Administrator" w:date="2019-07-26T01:35:00Z">
        <w:r>
          <w:rPr>
            <w:rFonts w:hint="eastAsia"/>
          </w:rPr>
          <w:t>熱，</w:t>
        </w:r>
      </w:ins>
      <w:ins w:id="22645" w:author="Administrator" w:date="2019-07-26T01:36:00Z">
        <w:r>
          <w:rPr>
            <w:rFonts w:hint="eastAsia"/>
          </w:rPr>
          <w:t>即使有練氣十五層的逆天恢復，也難以抵</w:t>
        </w:r>
        <w:r w:rsidR="00846EB8">
          <w:rPr>
            <w:rFonts w:hint="eastAsia"/>
          </w:rPr>
          <w:t>擋。</w:t>
        </w:r>
      </w:ins>
    </w:p>
    <w:p w:rsidR="000F0075" w:rsidRDefault="00F811E5">
      <w:pPr>
        <w:pStyle w:val="12"/>
        <w:spacing w:after="240"/>
        <w:ind w:leftChars="0" w:left="0"/>
        <w:rPr>
          <w:ins w:id="22646" w:author="Administrator" w:date="2019-07-29T11:43:00Z"/>
        </w:rPr>
        <w:pPrChange w:id="22647" w:author="Administrator" w:date="2019-07-21T21:19:00Z">
          <w:pPr>
            <w:pStyle w:val="12"/>
            <w:numPr>
              <w:numId w:val="1"/>
            </w:numPr>
            <w:spacing w:after="240"/>
            <w:ind w:leftChars="0" w:left="360" w:hanging="360"/>
            <w:outlineLvl w:val="0"/>
          </w:pPr>
        </w:pPrChange>
      </w:pPr>
      <w:ins w:id="22648" w:author="Administrator" w:date="2019-07-26T01:36:00Z">
        <w:r>
          <w:rPr>
            <w:rFonts w:hint="eastAsia"/>
          </w:rPr>
          <w:t>臨危之中，李龍飛保持靈識</w:t>
        </w:r>
      </w:ins>
      <w:ins w:id="22649" w:author="Administrator" w:date="2019-07-26T01:37:00Z">
        <w:r w:rsidR="000D2B99">
          <w:rPr>
            <w:rFonts w:hint="eastAsia"/>
          </w:rPr>
          <w:t>一點清</w:t>
        </w:r>
      </w:ins>
      <w:ins w:id="22650" w:author="Administrator" w:date="2019-07-29T11:42:00Z">
        <w:r w:rsidR="000D2B99">
          <w:rPr>
            <w:rFonts w:hint="eastAsia"/>
          </w:rPr>
          <w:t>晰，努力將兩股</w:t>
        </w:r>
      </w:ins>
      <w:ins w:id="22651" w:author="Administrator" w:date="2019-07-29T11:43:00Z">
        <w:r w:rsidR="000D2B99">
          <w:rPr>
            <w:rFonts w:hint="eastAsia"/>
          </w:rPr>
          <w:t>氣息導入丹田之中平衡起來。</w:t>
        </w:r>
      </w:ins>
    </w:p>
    <w:p w:rsidR="000F0075" w:rsidRDefault="000D2B99">
      <w:pPr>
        <w:pStyle w:val="12"/>
        <w:spacing w:after="240"/>
        <w:ind w:leftChars="0" w:left="0"/>
        <w:rPr>
          <w:ins w:id="22652" w:author="Administrator" w:date="2019-07-29T12:05:00Z"/>
        </w:rPr>
        <w:pPrChange w:id="22653" w:author="Administrator" w:date="2019-07-21T21:19:00Z">
          <w:pPr>
            <w:pStyle w:val="12"/>
            <w:numPr>
              <w:numId w:val="1"/>
            </w:numPr>
            <w:spacing w:after="240"/>
            <w:ind w:leftChars="0" w:left="360" w:hanging="360"/>
            <w:outlineLvl w:val="0"/>
          </w:pPr>
        </w:pPrChange>
      </w:pPr>
      <w:ins w:id="22654" w:author="Administrator" w:date="2019-07-29T11:43:00Z">
        <w:r>
          <w:rPr>
            <w:rFonts w:hint="eastAsia"/>
          </w:rPr>
          <w:t>可惜，</w:t>
        </w:r>
      </w:ins>
      <w:ins w:id="22655" w:author="Administrator" w:date="2019-07-29T12:03:00Z">
        <w:r w:rsidR="00027401">
          <w:rPr>
            <w:rFonts w:hint="eastAsia"/>
          </w:rPr>
          <w:t>這</w:t>
        </w:r>
      </w:ins>
      <w:ins w:id="22656" w:author="Administrator" w:date="2019-07-29T11:58:00Z">
        <w:r w:rsidR="00BA7F5A">
          <w:rPr>
            <w:rFonts w:hint="eastAsia"/>
          </w:rPr>
          <w:t>入魔丹的</w:t>
        </w:r>
      </w:ins>
      <w:ins w:id="22657" w:author="Administrator" w:date="2019-07-29T12:01:00Z">
        <w:r w:rsidR="00027401">
          <w:rPr>
            <w:rFonts w:hint="eastAsia"/>
          </w:rPr>
          <w:t>藥效實在太過霸道，而且</w:t>
        </w:r>
      </w:ins>
      <w:ins w:id="22658" w:author="Administrator" w:date="2019-07-29T12:03:00Z">
        <w:r w:rsidR="00027401">
          <w:rPr>
            <w:rFonts w:hint="eastAsia"/>
          </w:rPr>
          <w:t>它</w:t>
        </w:r>
      </w:ins>
      <w:ins w:id="22659" w:author="Administrator" w:date="2019-07-29T12:01:00Z">
        <w:r w:rsidR="005400CE">
          <w:rPr>
            <w:rFonts w:hint="eastAsia"/>
          </w:rPr>
          <w:t>本就是築基修士服用後用來短暫突</w:t>
        </w:r>
        <w:r w:rsidR="005400CE">
          <w:rPr>
            <w:rFonts w:hint="eastAsia"/>
          </w:rPr>
          <w:lastRenderedPageBreak/>
          <w:t>破修為，與敵人玉石俱焚所用，跟本不是區區一名練</w:t>
        </w:r>
      </w:ins>
      <w:ins w:id="22660" w:author="Administrator" w:date="2019-07-29T12:02:00Z">
        <w:r w:rsidR="005400CE">
          <w:rPr>
            <w:rFonts w:hint="eastAsia"/>
          </w:rPr>
          <w:t>氣弟子</w:t>
        </w:r>
      </w:ins>
      <w:ins w:id="22661" w:author="Administrator" w:date="2019-07-29T12:03:00Z">
        <w:r w:rsidR="00027401">
          <w:rPr>
            <w:rFonts w:hint="eastAsia"/>
          </w:rPr>
          <w:t>所能服用，</w:t>
        </w:r>
      </w:ins>
      <w:ins w:id="22662" w:author="Administrator" w:date="2019-07-29T12:05:00Z">
        <w:r w:rsidR="00027401">
          <w:rPr>
            <w:rFonts w:hint="eastAsia"/>
          </w:rPr>
          <w:t>哪怕李龍飛的氣海比一般人多了許多，也難以完全承受。</w:t>
        </w:r>
      </w:ins>
    </w:p>
    <w:p w:rsidR="000F0075" w:rsidRDefault="00027401">
      <w:pPr>
        <w:pStyle w:val="12"/>
        <w:spacing w:after="240"/>
        <w:ind w:leftChars="0" w:left="0"/>
        <w:rPr>
          <w:ins w:id="22663" w:author="Administrator" w:date="2019-07-29T12:06:00Z"/>
        </w:rPr>
        <w:pPrChange w:id="22664" w:author="Administrator" w:date="2019-07-21T21:19:00Z">
          <w:pPr>
            <w:pStyle w:val="12"/>
            <w:numPr>
              <w:numId w:val="1"/>
            </w:numPr>
            <w:spacing w:after="240"/>
            <w:ind w:leftChars="0" w:left="360" w:hanging="360"/>
            <w:outlineLvl w:val="0"/>
          </w:pPr>
        </w:pPrChange>
      </w:pPr>
      <w:ins w:id="22665" w:author="Administrator" w:date="2019-07-29T12:05:00Z">
        <w:r>
          <w:rPr>
            <w:rFonts w:hint="eastAsia"/>
          </w:rPr>
          <w:t>或</w:t>
        </w:r>
      </w:ins>
      <w:ins w:id="22666" w:author="Administrator" w:date="2019-07-29T12:06:00Z">
        <w:r>
          <w:rPr>
            <w:rFonts w:hint="eastAsia"/>
          </w:rPr>
          <w:t>者，應該說是，若不是李龍飛的氣海異常龐大，此時早已爆裂開來。</w:t>
        </w:r>
      </w:ins>
    </w:p>
    <w:p w:rsidR="000F0075" w:rsidRDefault="00027401">
      <w:pPr>
        <w:pStyle w:val="12"/>
        <w:spacing w:after="240"/>
        <w:ind w:leftChars="0" w:left="0"/>
        <w:rPr>
          <w:ins w:id="22667" w:author="Administrator" w:date="2019-07-29T12:08:00Z"/>
        </w:rPr>
        <w:pPrChange w:id="22668" w:author="Administrator" w:date="2019-07-21T21:19:00Z">
          <w:pPr>
            <w:pStyle w:val="12"/>
            <w:numPr>
              <w:numId w:val="1"/>
            </w:numPr>
            <w:spacing w:after="240"/>
            <w:ind w:leftChars="0" w:left="360" w:hanging="360"/>
            <w:outlineLvl w:val="0"/>
          </w:pPr>
        </w:pPrChange>
      </w:pPr>
      <w:ins w:id="22669" w:author="Administrator" w:date="2019-07-29T12:06:00Z">
        <w:r>
          <w:rPr>
            <w:rFonts w:hint="eastAsia"/>
          </w:rPr>
          <w:t>總之即使李龍飛苦苦支持，辦不到的事情就是辦不到，</w:t>
        </w:r>
      </w:ins>
      <w:ins w:id="22670" w:author="Administrator" w:date="2019-07-29T12:07:00Z">
        <w:r>
          <w:rPr>
            <w:rFonts w:hint="eastAsia"/>
          </w:rPr>
          <w:t>眼看這冷熱氣息加上入魔丹的藥效就要將他全身靈脈盡斷弄成一個</w:t>
        </w:r>
      </w:ins>
      <w:ins w:id="22671" w:author="Administrator" w:date="2019-07-29T12:08:00Z">
        <w:r>
          <w:rPr>
            <w:rFonts w:hint="eastAsia"/>
          </w:rPr>
          <w:t>廢人，就在此時，其身上一道道紅色光輝飄散而出。</w:t>
        </w:r>
      </w:ins>
    </w:p>
    <w:p w:rsidR="000F0075" w:rsidRDefault="00027401">
      <w:pPr>
        <w:pStyle w:val="12"/>
        <w:spacing w:after="240"/>
        <w:ind w:leftChars="0" w:left="0"/>
        <w:rPr>
          <w:ins w:id="22672" w:author="Administrator" w:date="2019-07-29T12:13:00Z"/>
        </w:rPr>
        <w:pPrChange w:id="22673" w:author="Administrator" w:date="2019-07-21T21:19:00Z">
          <w:pPr>
            <w:pStyle w:val="12"/>
            <w:numPr>
              <w:numId w:val="1"/>
            </w:numPr>
            <w:spacing w:after="240"/>
            <w:ind w:leftChars="0" w:left="360" w:hanging="360"/>
            <w:outlineLvl w:val="0"/>
          </w:pPr>
        </w:pPrChange>
      </w:pPr>
      <w:ins w:id="22674" w:author="Administrator" w:date="2019-07-29T12:08:00Z">
        <w:r>
          <w:rPr>
            <w:rFonts w:hint="eastAsia"/>
          </w:rPr>
          <w:t>那些光輝在李龍飛</w:t>
        </w:r>
      </w:ins>
      <w:ins w:id="22675" w:author="Administrator" w:date="2019-07-29T12:09:00Z">
        <w:r>
          <w:rPr>
            <w:rFonts w:hint="eastAsia"/>
          </w:rPr>
          <w:t>將要</w:t>
        </w:r>
      </w:ins>
      <w:ins w:id="22676" w:author="Administrator" w:date="2019-07-29T12:08:00Z">
        <w:r>
          <w:rPr>
            <w:rFonts w:hint="eastAsia"/>
          </w:rPr>
          <w:t>失去意識的眼光中，很</w:t>
        </w:r>
      </w:ins>
      <w:ins w:id="22677" w:author="Administrator" w:date="2019-07-29T12:09:00Z">
        <w:r>
          <w:rPr>
            <w:rFonts w:hint="eastAsia"/>
          </w:rPr>
          <w:t>快的的凝聚出一朵紅色小花的虛影，跟著這紅色小花</w:t>
        </w:r>
      </w:ins>
      <w:ins w:id="22678" w:author="Administrator" w:date="2019-07-29T12:11:00Z">
        <w:r>
          <w:rPr>
            <w:rFonts w:hint="eastAsia"/>
          </w:rPr>
          <w:t>的身影</w:t>
        </w:r>
      </w:ins>
      <w:ins w:id="22679" w:author="Administrator" w:date="2019-07-29T12:12:00Z">
        <w:r>
          <w:rPr>
            <w:rFonts w:hint="eastAsia"/>
          </w:rPr>
          <w:t>上無數的朱紅</w:t>
        </w:r>
        <w:r w:rsidR="007033C8">
          <w:rPr>
            <w:rFonts w:hint="eastAsia"/>
          </w:rPr>
          <w:t>細絲</w:t>
        </w:r>
        <w:r>
          <w:rPr>
            <w:rFonts w:hint="eastAsia"/>
          </w:rPr>
          <w:t>猛地</w:t>
        </w:r>
      </w:ins>
      <w:ins w:id="22680" w:author="Administrator" w:date="2019-07-29T12:13:00Z">
        <w:r w:rsidR="007033C8">
          <w:rPr>
            <w:rFonts w:hint="eastAsia"/>
          </w:rPr>
          <w:t>往前一揮，</w:t>
        </w:r>
        <w:r w:rsidR="00EB5802">
          <w:rPr>
            <w:rFonts w:hint="eastAsia"/>
          </w:rPr>
          <w:t>兩道虛影便從李龍飛體內憑空出現。</w:t>
        </w:r>
      </w:ins>
    </w:p>
    <w:p w:rsidR="000F0075" w:rsidRDefault="00EB5802">
      <w:pPr>
        <w:pStyle w:val="12"/>
        <w:spacing w:after="240"/>
        <w:ind w:leftChars="0" w:left="0"/>
        <w:rPr>
          <w:ins w:id="22681" w:author="Administrator" w:date="2019-07-29T12:16:00Z"/>
        </w:rPr>
        <w:pPrChange w:id="22682" w:author="Administrator" w:date="2019-07-21T21:19:00Z">
          <w:pPr>
            <w:pStyle w:val="12"/>
            <w:numPr>
              <w:numId w:val="1"/>
            </w:numPr>
            <w:spacing w:after="240"/>
            <w:ind w:leftChars="0" w:left="360" w:hanging="360"/>
            <w:outlineLvl w:val="0"/>
          </w:pPr>
        </w:pPrChange>
      </w:pPr>
      <w:ins w:id="22683" w:author="Administrator" w:date="2019-07-29T12:13:00Z">
        <w:r>
          <w:rPr>
            <w:rFonts w:hint="eastAsia"/>
          </w:rPr>
          <w:t>只見那兩道虛影一道是一隻暗</w:t>
        </w:r>
      </w:ins>
      <w:ins w:id="22684" w:author="Administrator" w:date="2019-07-29T12:14:00Z">
        <w:r>
          <w:rPr>
            <w:rFonts w:hint="eastAsia"/>
          </w:rPr>
          <w:t>紅色的血妖，猙獰面孔，醜陋無比，另一道則是一個</w:t>
        </w:r>
      </w:ins>
      <w:ins w:id="22685" w:author="Administrator" w:date="2019-07-29T12:15:00Z">
        <w:r>
          <w:rPr>
            <w:rFonts w:hint="eastAsia"/>
          </w:rPr>
          <w:t>靛藍色的蒼鳥，</w:t>
        </w:r>
      </w:ins>
      <w:ins w:id="22686" w:author="Administrator" w:date="2019-07-29T12:16:00Z">
        <w:r>
          <w:rPr>
            <w:rFonts w:hint="eastAsia"/>
          </w:rPr>
          <w:t>冷漠平靜，卻又讓人感到一陣心寒。</w:t>
        </w:r>
      </w:ins>
    </w:p>
    <w:p w:rsidR="000F0075" w:rsidRDefault="00EB5802">
      <w:pPr>
        <w:pStyle w:val="12"/>
        <w:spacing w:after="240"/>
        <w:ind w:leftChars="0" w:left="0"/>
        <w:rPr>
          <w:ins w:id="22687" w:author="Administrator" w:date="2019-07-29T12:17:00Z"/>
        </w:rPr>
        <w:pPrChange w:id="22688" w:author="Administrator" w:date="2019-07-21T21:19:00Z">
          <w:pPr>
            <w:pStyle w:val="12"/>
            <w:numPr>
              <w:numId w:val="1"/>
            </w:numPr>
            <w:spacing w:after="240"/>
            <w:ind w:leftChars="0" w:left="360" w:hanging="360"/>
            <w:outlineLvl w:val="0"/>
          </w:pPr>
        </w:pPrChange>
      </w:pPr>
      <w:ins w:id="22689" w:author="Administrator" w:date="2019-07-29T12:16:00Z">
        <w:r>
          <w:rPr>
            <w:rFonts w:hint="eastAsia"/>
          </w:rPr>
          <w:t>這兩道虛影甫一出現，李龍飛體內的</w:t>
        </w:r>
      </w:ins>
      <w:ins w:id="22690" w:author="Administrator" w:date="2019-07-29T12:17:00Z">
        <w:r>
          <w:rPr>
            <w:rFonts w:hint="eastAsia"/>
          </w:rPr>
          <w:t>痛楚就增加許多，他慘叫一聲，再也撐不去暈了過去。</w:t>
        </w:r>
      </w:ins>
    </w:p>
    <w:p w:rsidR="000F0075" w:rsidRDefault="00EB5802">
      <w:pPr>
        <w:pStyle w:val="12"/>
        <w:spacing w:after="240"/>
        <w:ind w:leftChars="0" w:left="0"/>
        <w:rPr>
          <w:ins w:id="22691" w:author="Administrator" w:date="2019-07-29T12:19:00Z"/>
        </w:rPr>
        <w:pPrChange w:id="22692" w:author="Administrator" w:date="2019-07-21T21:19:00Z">
          <w:pPr>
            <w:pStyle w:val="12"/>
            <w:numPr>
              <w:numId w:val="1"/>
            </w:numPr>
            <w:spacing w:after="240"/>
            <w:ind w:leftChars="0" w:left="360" w:hanging="360"/>
            <w:outlineLvl w:val="0"/>
          </w:pPr>
        </w:pPrChange>
      </w:pPr>
      <w:ins w:id="22693" w:author="Administrator" w:date="2019-07-29T12:17:00Z">
        <w:r>
          <w:rPr>
            <w:rFonts w:hint="eastAsia"/>
          </w:rPr>
          <w:t>那紅色小花很擬人的轉</w:t>
        </w:r>
      </w:ins>
      <w:ins w:id="22694" w:author="Administrator" w:date="2019-07-29T12:19:00Z">
        <w:r>
          <w:rPr>
            <w:rFonts w:hint="eastAsia"/>
          </w:rPr>
          <w:t>動花苞過去，</w:t>
        </w:r>
      </w:ins>
      <w:ins w:id="22695" w:author="Administrator" w:date="2019-07-29T12:17:00Z">
        <w:r>
          <w:rPr>
            <w:rFonts w:hint="eastAsia"/>
          </w:rPr>
          <w:t>似乎在看著李龍飛，跟著</w:t>
        </w:r>
      </w:ins>
      <w:ins w:id="22696" w:author="Administrator" w:date="2019-07-29T12:18:00Z">
        <w:r>
          <w:rPr>
            <w:rFonts w:hint="eastAsia"/>
          </w:rPr>
          <w:t>花苞四週的細絲便直接朝血</w:t>
        </w:r>
      </w:ins>
      <w:ins w:id="22697" w:author="Administrator" w:date="2019-07-29T12:19:00Z">
        <w:r>
          <w:rPr>
            <w:rFonts w:hint="eastAsia"/>
          </w:rPr>
          <w:t>妖蒼鳥虛影包圍而去。</w:t>
        </w:r>
      </w:ins>
    </w:p>
    <w:p w:rsidR="000F0075" w:rsidRDefault="00EB5802">
      <w:pPr>
        <w:pStyle w:val="12"/>
        <w:spacing w:after="240"/>
        <w:ind w:leftChars="0" w:left="0"/>
        <w:rPr>
          <w:ins w:id="22698" w:author="Administrator" w:date="2019-07-29T12:22:00Z"/>
        </w:rPr>
        <w:pPrChange w:id="22699" w:author="Administrator" w:date="2019-07-21T21:19:00Z">
          <w:pPr>
            <w:pStyle w:val="12"/>
            <w:numPr>
              <w:numId w:val="1"/>
            </w:numPr>
            <w:spacing w:after="240"/>
            <w:ind w:leftChars="0" w:left="360" w:hanging="360"/>
            <w:outlineLvl w:val="0"/>
          </w:pPr>
        </w:pPrChange>
      </w:pPr>
      <w:ins w:id="22700" w:author="Administrator" w:date="2019-07-29T12:19:00Z">
        <w:r>
          <w:rPr>
            <w:rFonts w:hint="eastAsia"/>
          </w:rPr>
          <w:t>那兩道虛影同樣</w:t>
        </w:r>
      </w:ins>
      <w:ins w:id="22701" w:author="Administrator" w:date="2019-07-29T12:20:00Z">
        <w:r>
          <w:rPr>
            <w:rFonts w:hint="eastAsia"/>
          </w:rPr>
          <w:t>也是不遑多讓，直接施展各自神通試圖反擊，可惜他們的層次比起紅色小花還要低上太多，幾乎是一瞬間就被紅色小花的朱</w:t>
        </w:r>
      </w:ins>
      <w:ins w:id="22702" w:author="Administrator" w:date="2019-07-29T12:21:00Z">
        <w:r>
          <w:rPr>
            <w:rFonts w:hint="eastAsia"/>
          </w:rPr>
          <w:t>紅細絲給纏繞全身，跟著化作一道道光</w:t>
        </w:r>
      </w:ins>
      <w:ins w:id="22703" w:author="Administrator" w:date="2019-07-29T12:22:00Z">
        <w:r>
          <w:rPr>
            <w:rFonts w:hint="eastAsia"/>
          </w:rPr>
          <w:t>影消失無蹤。</w:t>
        </w:r>
      </w:ins>
    </w:p>
    <w:p w:rsidR="000F0075" w:rsidRDefault="00EB5802">
      <w:pPr>
        <w:pStyle w:val="12"/>
        <w:spacing w:after="240"/>
        <w:ind w:leftChars="0" w:left="0"/>
        <w:rPr>
          <w:ins w:id="22704" w:author="Administrator" w:date="2019-07-29T12:25:00Z"/>
        </w:rPr>
        <w:pPrChange w:id="22705" w:author="Administrator" w:date="2019-07-21T21:19:00Z">
          <w:pPr>
            <w:pStyle w:val="12"/>
            <w:numPr>
              <w:numId w:val="1"/>
            </w:numPr>
            <w:spacing w:after="240"/>
            <w:ind w:leftChars="0" w:left="360" w:hanging="360"/>
            <w:outlineLvl w:val="0"/>
          </w:pPr>
        </w:pPrChange>
      </w:pPr>
      <w:ins w:id="22706" w:author="Administrator" w:date="2019-07-29T12:22:00Z">
        <w:r>
          <w:rPr>
            <w:rFonts w:hint="eastAsia"/>
          </w:rPr>
          <w:t>紅色小花在吞噬了這兩道虛影之後，原本含</w:t>
        </w:r>
      </w:ins>
      <w:ins w:id="22707" w:author="Administrator" w:date="2019-07-29T12:23:00Z">
        <w:r>
          <w:rPr>
            <w:rFonts w:hint="eastAsia"/>
          </w:rPr>
          <w:t>苞待放的花朵頓時打開了一半，</w:t>
        </w:r>
        <w:r w:rsidR="00F70B46">
          <w:rPr>
            <w:rFonts w:hint="eastAsia"/>
          </w:rPr>
          <w:t>裡頭</w:t>
        </w:r>
      </w:ins>
      <w:ins w:id="22708" w:author="Administrator" w:date="2019-07-29T12:24:00Z">
        <w:r w:rsidR="00F70B46">
          <w:rPr>
            <w:rFonts w:hint="eastAsia"/>
          </w:rPr>
          <w:t>隱隱約約露出了一雙眼眸，很是好奇的看著四週，同時其葉</w:t>
        </w:r>
      </w:ins>
      <w:ins w:id="22709" w:author="Administrator" w:date="2019-07-29T12:25:00Z">
        <w:r w:rsidR="00F70B46">
          <w:rPr>
            <w:rFonts w:hint="eastAsia"/>
          </w:rPr>
          <w:t>梗之處分出了一朵藍色花苞，如同之前紅色小花那樣長滿了靛藍色的細絲。</w:t>
        </w:r>
      </w:ins>
    </w:p>
    <w:p w:rsidR="000F0075" w:rsidRDefault="00881D6D">
      <w:pPr>
        <w:pStyle w:val="12"/>
        <w:spacing w:after="240"/>
        <w:ind w:leftChars="0" w:left="0"/>
        <w:rPr>
          <w:ins w:id="22710" w:author="Administrator" w:date="2019-07-29T12:26:00Z"/>
        </w:rPr>
        <w:pPrChange w:id="22711" w:author="Administrator" w:date="2019-07-21T21:19:00Z">
          <w:pPr>
            <w:pStyle w:val="12"/>
            <w:numPr>
              <w:numId w:val="1"/>
            </w:numPr>
            <w:spacing w:after="240"/>
            <w:ind w:leftChars="0" w:left="360" w:hanging="360"/>
            <w:outlineLvl w:val="0"/>
          </w:pPr>
        </w:pPrChange>
      </w:pPr>
      <w:ins w:id="22712" w:author="Administrator" w:date="2019-07-29T12:26:00Z">
        <w:r>
          <w:rPr>
            <w:rFonts w:hint="eastAsia"/>
          </w:rPr>
          <w:t>看著那藍色小花，紅色小花眼神中閃過一絲得意，這才化作點點光華，散去身影，重新又融入了李龍飛的體內之中。</w:t>
        </w:r>
      </w:ins>
    </w:p>
    <w:p w:rsidR="000F0075" w:rsidRDefault="00881D6D">
      <w:pPr>
        <w:pStyle w:val="12"/>
        <w:spacing w:after="240"/>
        <w:ind w:leftChars="0" w:left="0"/>
        <w:rPr>
          <w:ins w:id="22713" w:author="龍 Chris" w:date="2019-03-09T08:55:00Z"/>
        </w:rPr>
        <w:pPrChange w:id="22714" w:author="Administrator" w:date="2019-07-21T21:19:00Z">
          <w:pPr>
            <w:pStyle w:val="12"/>
            <w:numPr>
              <w:numId w:val="1"/>
            </w:numPr>
            <w:spacing w:after="240"/>
            <w:ind w:leftChars="0" w:left="360" w:hanging="360"/>
            <w:outlineLvl w:val="0"/>
          </w:pPr>
        </w:pPrChange>
      </w:pPr>
      <w:ins w:id="22715" w:author="Administrator" w:date="2019-07-29T12:27:00Z">
        <w:r>
          <w:rPr>
            <w:rFonts w:hint="eastAsia"/>
          </w:rPr>
          <w:t>李龍飛身子一震，</w:t>
        </w:r>
      </w:ins>
    </w:p>
    <w:p w:rsidR="004A04A9" w:rsidRDefault="004A04A9" w:rsidP="00813907">
      <w:pPr>
        <w:pStyle w:val="12"/>
        <w:numPr>
          <w:ilvl w:val="0"/>
          <w:numId w:val="1"/>
        </w:numPr>
        <w:spacing w:after="240"/>
        <w:ind w:leftChars="0"/>
        <w:outlineLvl w:val="0"/>
        <w:rPr>
          <w:ins w:id="22716" w:author="龍 Chris" w:date="2019-03-09T08:59:00Z"/>
        </w:rPr>
      </w:pPr>
      <w:ins w:id="22717" w:author="龍 Chris" w:date="2019-03-09T08:56:00Z">
        <w:r>
          <w:rPr>
            <w:rFonts w:hint="eastAsia"/>
          </w:rPr>
          <w:t>築基中期！</w:t>
        </w:r>
      </w:ins>
    </w:p>
    <w:p w:rsidR="002B0789" w:rsidRDefault="004A04A9">
      <w:pPr>
        <w:pStyle w:val="12"/>
        <w:numPr>
          <w:ilvl w:val="0"/>
          <w:numId w:val="1"/>
        </w:numPr>
        <w:spacing w:after="240"/>
        <w:ind w:leftChars="0"/>
        <w:outlineLvl w:val="0"/>
        <w:rPr>
          <w:ins w:id="22718" w:author="龍 Chris" w:date="2019-03-09T08:57:00Z"/>
        </w:rPr>
      </w:pPr>
      <w:ins w:id="22719" w:author="龍 Chris" w:date="2019-03-09T08:59:00Z">
        <w:r>
          <w:rPr>
            <w:rFonts w:hint="eastAsia"/>
          </w:rPr>
          <w:t>南蠻大陸</w:t>
        </w:r>
      </w:ins>
    </w:p>
    <w:p w:rsidR="004A04A9" w:rsidRDefault="004A04A9" w:rsidP="00813907">
      <w:pPr>
        <w:pStyle w:val="12"/>
        <w:numPr>
          <w:ilvl w:val="0"/>
          <w:numId w:val="1"/>
        </w:numPr>
        <w:spacing w:after="240"/>
        <w:ind w:leftChars="0"/>
        <w:outlineLvl w:val="0"/>
        <w:rPr>
          <w:ins w:id="22720" w:author="龍 Chris" w:date="2019-03-09T08:57:00Z"/>
        </w:rPr>
      </w:pPr>
      <w:ins w:id="22721" w:author="龍 Chris" w:date="2019-03-09T08:57:00Z">
        <w:r>
          <w:rPr>
            <w:rFonts w:hint="eastAsia"/>
          </w:rPr>
          <w:t>尋求解毒方法</w:t>
        </w:r>
      </w:ins>
    </w:p>
    <w:p w:rsidR="004A04A9" w:rsidRDefault="004A04A9" w:rsidP="00813907">
      <w:pPr>
        <w:pStyle w:val="12"/>
        <w:numPr>
          <w:ilvl w:val="0"/>
          <w:numId w:val="1"/>
        </w:numPr>
        <w:spacing w:after="240"/>
        <w:ind w:leftChars="0"/>
        <w:outlineLvl w:val="0"/>
        <w:rPr>
          <w:ins w:id="22722" w:author="龍 Chris" w:date="2019-03-09T09:01:00Z"/>
        </w:rPr>
      </w:pPr>
      <w:ins w:id="22723" w:author="龍 Chris" w:date="2019-03-09T09:01:00Z">
        <w:r>
          <w:rPr>
            <w:rFonts w:hint="eastAsia"/>
          </w:rPr>
          <w:t>羌族</w:t>
        </w:r>
      </w:ins>
    </w:p>
    <w:p w:rsidR="004A04A9" w:rsidRDefault="004A04A9" w:rsidP="00813907">
      <w:pPr>
        <w:pStyle w:val="12"/>
        <w:numPr>
          <w:ilvl w:val="0"/>
          <w:numId w:val="1"/>
        </w:numPr>
        <w:spacing w:after="240"/>
        <w:ind w:leftChars="0"/>
        <w:outlineLvl w:val="0"/>
        <w:rPr>
          <w:ins w:id="22724" w:author="龍 Chris" w:date="2019-03-09T09:01:00Z"/>
        </w:rPr>
      </w:pPr>
      <w:ins w:id="22725" w:author="龍 Chris" w:date="2019-03-09T09:01:00Z">
        <w:r>
          <w:rPr>
            <w:rFonts w:hint="eastAsia"/>
          </w:rPr>
          <w:lastRenderedPageBreak/>
          <w:t>蠻力士</w:t>
        </w:r>
      </w:ins>
    </w:p>
    <w:p w:rsidR="004A04A9" w:rsidRDefault="00C80249" w:rsidP="00813907">
      <w:pPr>
        <w:pStyle w:val="12"/>
        <w:numPr>
          <w:ilvl w:val="0"/>
          <w:numId w:val="1"/>
        </w:numPr>
        <w:spacing w:after="240"/>
        <w:ind w:leftChars="0"/>
        <w:outlineLvl w:val="0"/>
        <w:rPr>
          <w:ins w:id="22726" w:author="龍 Chris" w:date="2019-03-09T09:03:00Z"/>
        </w:rPr>
      </w:pPr>
      <w:ins w:id="22727" w:author="龍 Chris" w:date="2019-03-09T09:03:00Z">
        <w:r>
          <w:rPr>
            <w:rFonts w:hint="eastAsia"/>
          </w:rPr>
          <w:t>丁小雨</w:t>
        </w:r>
      </w:ins>
    </w:p>
    <w:p w:rsidR="00C80249" w:rsidRDefault="00C80249" w:rsidP="00813907">
      <w:pPr>
        <w:pStyle w:val="12"/>
        <w:numPr>
          <w:ilvl w:val="0"/>
          <w:numId w:val="1"/>
        </w:numPr>
        <w:spacing w:after="240"/>
        <w:ind w:leftChars="0"/>
        <w:outlineLvl w:val="0"/>
        <w:rPr>
          <w:ins w:id="22728" w:author="龍 Chris" w:date="2019-03-09T09:04:00Z"/>
        </w:rPr>
      </w:pPr>
      <w:ins w:id="22729" w:author="龍 Chris" w:date="2019-03-09T09:05:00Z">
        <w:r>
          <w:rPr>
            <w:rFonts w:hint="eastAsia"/>
          </w:rPr>
          <w:t>漆</w:t>
        </w:r>
      </w:ins>
      <w:ins w:id="22730" w:author="龍 Chris" w:date="2019-03-09T09:04:00Z">
        <w:r>
          <w:rPr>
            <w:rFonts w:hint="eastAsia"/>
          </w:rPr>
          <w:t>幽之體</w:t>
        </w:r>
      </w:ins>
    </w:p>
    <w:p w:rsidR="00C80249" w:rsidRDefault="00C80249" w:rsidP="00813907">
      <w:pPr>
        <w:pStyle w:val="12"/>
        <w:numPr>
          <w:ilvl w:val="0"/>
          <w:numId w:val="1"/>
        </w:numPr>
        <w:spacing w:after="240"/>
        <w:ind w:leftChars="0"/>
        <w:outlineLvl w:val="0"/>
        <w:rPr>
          <w:ins w:id="22731" w:author="龍 Chris" w:date="2019-03-09T09:05:00Z"/>
        </w:rPr>
      </w:pPr>
      <w:ins w:id="22732" w:author="龍 Chris" w:date="2019-03-09T09:05:00Z">
        <w:r>
          <w:rPr>
            <w:rFonts w:hint="eastAsia"/>
          </w:rPr>
          <w:t>路見不平，不一定要拔刀相助</w:t>
        </w:r>
      </w:ins>
    </w:p>
    <w:p w:rsidR="00B977DA" w:rsidRDefault="00B977DA" w:rsidP="00B977DA">
      <w:pPr>
        <w:pStyle w:val="12"/>
        <w:numPr>
          <w:ilvl w:val="0"/>
          <w:numId w:val="1"/>
        </w:numPr>
        <w:spacing w:after="240"/>
        <w:ind w:leftChars="0"/>
        <w:outlineLvl w:val="0"/>
        <w:rPr>
          <w:ins w:id="22733" w:author="龍 Chris" w:date="2019-03-09T09:35:00Z"/>
        </w:rPr>
      </w:pPr>
      <w:ins w:id="22734" w:author="龍 Chris" w:date="2019-03-09T09:35:00Z">
        <w:r>
          <w:rPr>
            <w:rFonts w:hint="eastAsia"/>
          </w:rPr>
          <w:t>劍界之威</w:t>
        </w:r>
      </w:ins>
    </w:p>
    <w:p w:rsidR="002B0789" w:rsidRDefault="00B977DA">
      <w:pPr>
        <w:pStyle w:val="12"/>
        <w:numPr>
          <w:ilvl w:val="0"/>
          <w:numId w:val="1"/>
        </w:numPr>
        <w:spacing w:after="240"/>
        <w:ind w:leftChars="0"/>
        <w:outlineLvl w:val="0"/>
        <w:rPr>
          <w:ins w:id="22735" w:author="龍 Chris" w:date="2019-03-09T09:07:00Z"/>
        </w:rPr>
      </w:pPr>
      <w:ins w:id="22736" w:author="龍 Chris" w:date="2019-03-09T09:35:00Z">
        <w:r>
          <w:rPr>
            <w:rFonts w:hint="eastAsia"/>
          </w:rPr>
          <w:t>欺善怕惡</w:t>
        </w:r>
      </w:ins>
    </w:p>
    <w:p w:rsidR="00C80249" w:rsidRDefault="00C80249" w:rsidP="00813907">
      <w:pPr>
        <w:pStyle w:val="12"/>
        <w:numPr>
          <w:ilvl w:val="0"/>
          <w:numId w:val="1"/>
        </w:numPr>
        <w:spacing w:after="240"/>
        <w:ind w:leftChars="0"/>
        <w:outlineLvl w:val="0"/>
        <w:rPr>
          <w:ins w:id="22737" w:author="龍 Chris" w:date="2019-03-09T09:07:00Z"/>
        </w:rPr>
      </w:pPr>
      <w:ins w:id="22738" w:author="龍 Chris" w:date="2019-03-09T09:07:00Z">
        <w:r>
          <w:rPr>
            <w:rFonts w:hint="eastAsia"/>
          </w:rPr>
          <w:t>禮遇</w:t>
        </w:r>
      </w:ins>
    </w:p>
    <w:p w:rsidR="00C80249" w:rsidRDefault="00C80249" w:rsidP="00813907">
      <w:pPr>
        <w:pStyle w:val="12"/>
        <w:numPr>
          <w:ilvl w:val="0"/>
          <w:numId w:val="1"/>
        </w:numPr>
        <w:spacing w:after="240"/>
        <w:ind w:leftChars="0"/>
        <w:outlineLvl w:val="0"/>
        <w:rPr>
          <w:ins w:id="22739" w:author="龍 Chris" w:date="2019-03-09T09:08:00Z"/>
        </w:rPr>
      </w:pPr>
      <w:ins w:id="22740" w:author="龍 Chris" w:date="2019-03-09T09:08:00Z">
        <w:r>
          <w:rPr>
            <w:rFonts w:hint="eastAsia"/>
          </w:rPr>
          <w:t>草鈴花</w:t>
        </w:r>
      </w:ins>
    </w:p>
    <w:p w:rsidR="00C80249" w:rsidRDefault="00C80249" w:rsidP="00813907">
      <w:pPr>
        <w:pStyle w:val="12"/>
        <w:numPr>
          <w:ilvl w:val="0"/>
          <w:numId w:val="1"/>
        </w:numPr>
        <w:spacing w:after="240"/>
        <w:ind w:leftChars="0"/>
        <w:outlineLvl w:val="0"/>
        <w:rPr>
          <w:ins w:id="22741" w:author="龍 Chris" w:date="2019-03-09T09:08:00Z"/>
        </w:rPr>
      </w:pPr>
      <w:ins w:id="22742" w:author="龍 Chris" w:date="2019-03-09T09:08:00Z">
        <w:r>
          <w:rPr>
            <w:rFonts w:hint="eastAsia"/>
          </w:rPr>
          <w:t>第一次毒發</w:t>
        </w:r>
      </w:ins>
    </w:p>
    <w:p w:rsidR="00C80249" w:rsidRDefault="00C80249" w:rsidP="00813907">
      <w:pPr>
        <w:pStyle w:val="12"/>
        <w:numPr>
          <w:ilvl w:val="0"/>
          <w:numId w:val="1"/>
        </w:numPr>
        <w:spacing w:after="240"/>
        <w:ind w:leftChars="0"/>
        <w:outlineLvl w:val="0"/>
        <w:rPr>
          <w:ins w:id="22743" w:author="龍 Chris" w:date="2019-03-09T09:09:00Z"/>
        </w:rPr>
      </w:pPr>
      <w:ins w:id="22744" w:author="龍 Chris" w:date="2019-03-09T09:08:00Z">
        <w:r>
          <w:rPr>
            <w:rFonts w:hint="eastAsia"/>
          </w:rPr>
          <w:t>恩將</w:t>
        </w:r>
      </w:ins>
      <w:ins w:id="22745" w:author="龍 Chris" w:date="2019-03-09T09:09:00Z">
        <w:r>
          <w:rPr>
            <w:rFonts w:hint="eastAsia"/>
          </w:rPr>
          <w:t>仇報</w:t>
        </w:r>
      </w:ins>
    </w:p>
    <w:p w:rsidR="00C80249" w:rsidRDefault="00C80249" w:rsidP="00813907">
      <w:pPr>
        <w:pStyle w:val="12"/>
        <w:numPr>
          <w:ilvl w:val="0"/>
          <w:numId w:val="1"/>
        </w:numPr>
        <w:spacing w:after="240"/>
        <w:ind w:leftChars="0"/>
        <w:outlineLvl w:val="0"/>
        <w:rPr>
          <w:ins w:id="22746" w:author="龍 Chris" w:date="2019-03-09T09:10:00Z"/>
        </w:rPr>
      </w:pPr>
      <w:ins w:id="22747" w:author="龍 Chris" w:date="2019-03-09T09:10:00Z">
        <w:r>
          <w:rPr>
            <w:rFonts w:hint="eastAsia"/>
          </w:rPr>
          <w:t>這又是何苦</w:t>
        </w:r>
      </w:ins>
    </w:p>
    <w:p w:rsidR="00C80249" w:rsidRDefault="00C80249" w:rsidP="00813907">
      <w:pPr>
        <w:pStyle w:val="12"/>
        <w:numPr>
          <w:ilvl w:val="0"/>
          <w:numId w:val="1"/>
        </w:numPr>
        <w:spacing w:after="240"/>
        <w:ind w:leftChars="0"/>
        <w:outlineLvl w:val="0"/>
        <w:rPr>
          <w:ins w:id="22748" w:author="龍 Chris" w:date="2019-03-09T09:11:00Z"/>
        </w:rPr>
      </w:pPr>
      <w:ins w:id="22749" w:author="龍 Chris" w:date="2019-03-09T09:10:00Z">
        <w:r>
          <w:rPr>
            <w:rFonts w:hint="eastAsia"/>
          </w:rPr>
          <w:t>天</w:t>
        </w:r>
      </w:ins>
      <w:ins w:id="22750" w:author="龍 Chris" w:date="2019-03-09T09:11:00Z">
        <w:r>
          <w:rPr>
            <w:rFonts w:hint="eastAsia"/>
          </w:rPr>
          <w:t>道不仁</w:t>
        </w:r>
      </w:ins>
    </w:p>
    <w:p w:rsidR="00C80249" w:rsidRDefault="00C80249" w:rsidP="00813907">
      <w:pPr>
        <w:pStyle w:val="12"/>
        <w:numPr>
          <w:ilvl w:val="0"/>
          <w:numId w:val="1"/>
        </w:numPr>
        <w:spacing w:after="240"/>
        <w:ind w:leftChars="0"/>
        <w:outlineLvl w:val="0"/>
        <w:rPr>
          <w:ins w:id="22751" w:author="龍 Chris" w:date="2019-03-09T09:11:00Z"/>
        </w:rPr>
      </w:pPr>
      <w:ins w:id="22752" w:author="龍 Chris" w:date="2019-03-09T09:11:00Z">
        <w:r>
          <w:rPr>
            <w:rFonts w:hint="eastAsia"/>
          </w:rPr>
          <w:t>生死一瞬</w:t>
        </w:r>
      </w:ins>
    </w:p>
    <w:p w:rsidR="00C80249" w:rsidRDefault="00C80249" w:rsidP="00813907">
      <w:pPr>
        <w:pStyle w:val="12"/>
        <w:numPr>
          <w:ilvl w:val="0"/>
          <w:numId w:val="1"/>
        </w:numPr>
        <w:spacing w:after="240"/>
        <w:ind w:leftChars="0"/>
        <w:outlineLvl w:val="0"/>
        <w:rPr>
          <w:ins w:id="22753" w:author="龍 Chris" w:date="2019-03-09T09:12:00Z"/>
        </w:rPr>
      </w:pPr>
      <w:ins w:id="22754" w:author="龍 Chris" w:date="2019-03-09T09:12:00Z">
        <w:r>
          <w:rPr>
            <w:rFonts w:hint="eastAsia"/>
          </w:rPr>
          <w:t>強者為尊</w:t>
        </w:r>
      </w:ins>
    </w:p>
    <w:p w:rsidR="00C80249" w:rsidRDefault="00C80249" w:rsidP="00813907">
      <w:pPr>
        <w:pStyle w:val="12"/>
        <w:numPr>
          <w:ilvl w:val="0"/>
          <w:numId w:val="1"/>
        </w:numPr>
        <w:spacing w:after="240"/>
        <w:ind w:leftChars="0"/>
        <w:outlineLvl w:val="0"/>
        <w:rPr>
          <w:ins w:id="22755" w:author="龍 Chris" w:date="2019-03-09T09:12:00Z"/>
        </w:rPr>
      </w:pPr>
      <w:ins w:id="22756" w:author="龍 Chris" w:date="2019-03-09T09:12:00Z">
        <w:r>
          <w:rPr>
            <w:rFonts w:hint="eastAsia"/>
          </w:rPr>
          <w:t>怎麼是你</w:t>
        </w:r>
      </w:ins>
    </w:p>
    <w:p w:rsidR="00C80249" w:rsidRDefault="00C80249" w:rsidP="00813907">
      <w:pPr>
        <w:pStyle w:val="12"/>
        <w:numPr>
          <w:ilvl w:val="0"/>
          <w:numId w:val="1"/>
        </w:numPr>
        <w:spacing w:after="240"/>
        <w:ind w:leftChars="0"/>
        <w:outlineLvl w:val="0"/>
        <w:rPr>
          <w:ins w:id="22757" w:author="龍 Chris" w:date="2019-03-09T09:13:00Z"/>
        </w:rPr>
      </w:pPr>
      <w:ins w:id="22758" w:author="龍 Chris" w:date="2019-03-09T09:12:00Z">
        <w:r>
          <w:rPr>
            <w:rFonts w:hint="eastAsia"/>
          </w:rPr>
          <w:t>前</w:t>
        </w:r>
      </w:ins>
      <w:ins w:id="22759" w:author="龍 Chris" w:date="2019-03-09T09:13:00Z">
        <w:r>
          <w:rPr>
            <w:rFonts w:hint="eastAsia"/>
          </w:rPr>
          <w:t>因後果</w:t>
        </w:r>
      </w:ins>
    </w:p>
    <w:p w:rsidR="00C80249" w:rsidRDefault="00A13EF8" w:rsidP="00813907">
      <w:pPr>
        <w:pStyle w:val="12"/>
        <w:numPr>
          <w:ilvl w:val="0"/>
          <w:numId w:val="1"/>
        </w:numPr>
        <w:spacing w:after="240"/>
        <w:ind w:leftChars="0"/>
        <w:outlineLvl w:val="0"/>
        <w:rPr>
          <w:ins w:id="22760" w:author="龍 Chris" w:date="2019-03-09T09:14:00Z"/>
        </w:rPr>
      </w:pPr>
      <w:ins w:id="22761" w:author="龍 Chris" w:date="2019-03-09T09:14:00Z">
        <w:r>
          <w:rPr>
            <w:rFonts w:hint="eastAsia"/>
          </w:rPr>
          <w:t>投桃送李</w:t>
        </w:r>
      </w:ins>
    </w:p>
    <w:p w:rsidR="00A13EF8" w:rsidRDefault="00A13EF8" w:rsidP="00813907">
      <w:pPr>
        <w:pStyle w:val="12"/>
        <w:numPr>
          <w:ilvl w:val="0"/>
          <w:numId w:val="1"/>
        </w:numPr>
        <w:spacing w:after="240"/>
        <w:ind w:leftChars="0"/>
        <w:outlineLvl w:val="0"/>
        <w:rPr>
          <w:ins w:id="22762" w:author="龍 Chris" w:date="2019-03-09T09:15:00Z"/>
        </w:rPr>
      </w:pPr>
      <w:ins w:id="22763" w:author="龍 Chris" w:date="2019-03-09T09:15:00Z">
        <w:r>
          <w:rPr>
            <w:rFonts w:hint="eastAsia"/>
          </w:rPr>
          <w:t>結為兄弟</w:t>
        </w:r>
      </w:ins>
    </w:p>
    <w:p w:rsidR="002B0789" w:rsidRDefault="00A13EF8">
      <w:pPr>
        <w:pStyle w:val="12"/>
        <w:numPr>
          <w:ilvl w:val="0"/>
          <w:numId w:val="1"/>
        </w:numPr>
        <w:spacing w:after="240"/>
        <w:ind w:leftChars="0"/>
        <w:outlineLvl w:val="0"/>
        <w:rPr>
          <w:ins w:id="22764" w:author="龍 Chris" w:date="2019-03-09T09:12:00Z"/>
        </w:rPr>
      </w:pPr>
      <w:ins w:id="22765" w:author="龍 Chris" w:date="2019-03-09T09:17:00Z">
        <w:r>
          <w:rPr>
            <w:rFonts w:hint="eastAsia"/>
          </w:rPr>
          <w:t>十年之期路遙遠</w:t>
        </w:r>
      </w:ins>
    </w:p>
    <w:p w:rsidR="00C80249" w:rsidRDefault="00A13EF8" w:rsidP="00813907">
      <w:pPr>
        <w:pStyle w:val="12"/>
        <w:numPr>
          <w:ilvl w:val="0"/>
          <w:numId w:val="1"/>
        </w:numPr>
        <w:spacing w:after="240"/>
        <w:ind w:leftChars="0"/>
        <w:outlineLvl w:val="0"/>
        <w:rPr>
          <w:ins w:id="22766" w:author="龍 Chris" w:date="2019-03-09T09:20:00Z"/>
        </w:rPr>
      </w:pPr>
      <w:ins w:id="22767" w:author="龍 Chris" w:date="2019-03-09T09:20:00Z">
        <w:r>
          <w:rPr>
            <w:rFonts w:hint="eastAsia"/>
          </w:rPr>
          <w:t>出發</w:t>
        </w:r>
      </w:ins>
    </w:p>
    <w:p w:rsidR="00A13EF8" w:rsidRDefault="00A13EF8" w:rsidP="00813907">
      <w:pPr>
        <w:pStyle w:val="12"/>
        <w:numPr>
          <w:ilvl w:val="0"/>
          <w:numId w:val="1"/>
        </w:numPr>
        <w:spacing w:after="240"/>
        <w:ind w:leftChars="0"/>
        <w:outlineLvl w:val="0"/>
        <w:rPr>
          <w:ins w:id="22768" w:author="龍 Chris" w:date="2019-03-09T09:22:00Z"/>
        </w:rPr>
      </w:pPr>
      <w:ins w:id="22769" w:author="龍 Chris" w:date="2019-03-09T09:22:00Z">
        <w:r>
          <w:rPr>
            <w:rFonts w:hint="eastAsia"/>
          </w:rPr>
          <w:t>野</w:t>
        </w:r>
      </w:ins>
      <w:ins w:id="22770" w:author="龍 Chris" w:date="2019-03-09T09:24:00Z">
        <w:r>
          <w:rPr>
            <w:rFonts w:hint="eastAsia"/>
          </w:rPr>
          <w:t>革</w:t>
        </w:r>
      </w:ins>
      <w:ins w:id="22771" w:author="龍 Chris" w:date="2019-03-09T09:22:00Z">
        <w:r>
          <w:rPr>
            <w:rFonts w:hint="eastAsia"/>
          </w:rPr>
          <w:t>屯</w:t>
        </w:r>
      </w:ins>
    </w:p>
    <w:p w:rsidR="00A13EF8" w:rsidRDefault="00A13EF8" w:rsidP="00813907">
      <w:pPr>
        <w:pStyle w:val="12"/>
        <w:numPr>
          <w:ilvl w:val="0"/>
          <w:numId w:val="1"/>
        </w:numPr>
        <w:spacing w:after="240"/>
        <w:ind w:leftChars="0"/>
        <w:outlineLvl w:val="0"/>
        <w:rPr>
          <w:ins w:id="22772" w:author="龍 Chris" w:date="2019-03-09T09:23:00Z"/>
        </w:rPr>
      </w:pPr>
      <w:ins w:id="22773" w:author="龍 Chris" w:date="2019-03-09T09:23:00Z">
        <w:r>
          <w:rPr>
            <w:rFonts w:hint="eastAsia"/>
          </w:rPr>
          <w:t>拍賣大會</w:t>
        </w:r>
      </w:ins>
    </w:p>
    <w:p w:rsidR="00A13EF8" w:rsidRDefault="00107A86" w:rsidP="00813907">
      <w:pPr>
        <w:pStyle w:val="12"/>
        <w:numPr>
          <w:ilvl w:val="0"/>
          <w:numId w:val="1"/>
        </w:numPr>
        <w:spacing w:after="240"/>
        <w:ind w:leftChars="0"/>
        <w:outlineLvl w:val="0"/>
        <w:rPr>
          <w:ins w:id="22774" w:author="龍 Chris" w:date="2019-03-09T09:25:00Z"/>
        </w:rPr>
      </w:pPr>
      <w:ins w:id="22775" w:author="龍 Chris" w:date="2019-03-09T09:25:00Z">
        <w:r>
          <w:rPr>
            <w:rFonts w:hint="eastAsia"/>
          </w:rPr>
          <w:t>修奴</w:t>
        </w:r>
      </w:ins>
    </w:p>
    <w:p w:rsidR="00107A86" w:rsidRDefault="00107A86" w:rsidP="00813907">
      <w:pPr>
        <w:pStyle w:val="12"/>
        <w:numPr>
          <w:ilvl w:val="0"/>
          <w:numId w:val="1"/>
        </w:numPr>
        <w:spacing w:after="240"/>
        <w:ind w:leftChars="0"/>
        <w:outlineLvl w:val="0"/>
        <w:rPr>
          <w:ins w:id="22776" w:author="龍 Chris" w:date="2019-03-09T09:26:00Z"/>
        </w:rPr>
      </w:pPr>
      <w:ins w:id="22777" w:author="龍 Chris" w:date="2019-03-09T09:25:00Z">
        <w:r>
          <w:rPr>
            <w:rFonts w:hint="eastAsia"/>
          </w:rPr>
          <w:lastRenderedPageBreak/>
          <w:t>好巧阿，要不要</w:t>
        </w:r>
      </w:ins>
      <w:ins w:id="22778" w:author="龍 Chris" w:date="2019-03-09T09:26:00Z">
        <w:r>
          <w:rPr>
            <w:rFonts w:hint="eastAsia"/>
          </w:rPr>
          <w:t>認</w:t>
        </w:r>
      </w:ins>
      <w:ins w:id="22779" w:author="龍 Chris" w:date="2019-03-09T09:25:00Z">
        <w:r>
          <w:rPr>
            <w:rFonts w:hint="eastAsia"/>
          </w:rPr>
          <w:t>我為主人</w:t>
        </w:r>
      </w:ins>
    </w:p>
    <w:p w:rsidR="00107A86" w:rsidRDefault="00107A86" w:rsidP="00813907">
      <w:pPr>
        <w:pStyle w:val="12"/>
        <w:numPr>
          <w:ilvl w:val="0"/>
          <w:numId w:val="1"/>
        </w:numPr>
        <w:spacing w:after="240"/>
        <w:ind w:leftChars="0"/>
        <w:outlineLvl w:val="0"/>
        <w:rPr>
          <w:ins w:id="22780" w:author="龍 Chris" w:date="2019-03-09T09:33:00Z"/>
        </w:rPr>
      </w:pPr>
      <w:ins w:id="22781" w:author="龍 Chris" w:date="2019-03-09T09:27:00Z">
        <w:r>
          <w:rPr>
            <w:rFonts w:hint="eastAsia"/>
          </w:rPr>
          <w:t>魂</w:t>
        </w:r>
      </w:ins>
      <w:ins w:id="22782" w:author="龍 Chris" w:date="2019-03-09T09:28:00Z">
        <w:r>
          <w:rPr>
            <w:rFonts w:hint="eastAsia"/>
          </w:rPr>
          <w:t>血契約</w:t>
        </w:r>
      </w:ins>
    </w:p>
    <w:p w:rsidR="00107A86" w:rsidRDefault="00B977DA" w:rsidP="00813907">
      <w:pPr>
        <w:pStyle w:val="12"/>
        <w:numPr>
          <w:ilvl w:val="0"/>
          <w:numId w:val="1"/>
        </w:numPr>
        <w:spacing w:after="240"/>
        <w:ind w:leftChars="0"/>
        <w:outlineLvl w:val="0"/>
        <w:rPr>
          <w:ins w:id="22783" w:author="龍 Chris" w:date="2019-03-09T09:28:00Z"/>
        </w:rPr>
      </w:pPr>
      <w:ins w:id="22784" w:author="龍 Chris" w:date="2019-03-09T09:38:00Z">
        <w:r>
          <w:rPr>
            <w:rFonts w:hint="eastAsia"/>
          </w:rPr>
          <w:t>育蟲寶典</w:t>
        </w:r>
      </w:ins>
    </w:p>
    <w:p w:rsidR="00107A86" w:rsidRDefault="00107A86" w:rsidP="00107A86">
      <w:pPr>
        <w:pStyle w:val="12"/>
        <w:numPr>
          <w:ilvl w:val="0"/>
          <w:numId w:val="1"/>
        </w:numPr>
        <w:spacing w:after="240"/>
        <w:ind w:leftChars="0"/>
        <w:outlineLvl w:val="0"/>
        <w:rPr>
          <w:ins w:id="22785" w:author="龍 Chris" w:date="2019-03-09T09:29:00Z"/>
        </w:rPr>
      </w:pPr>
      <w:ins w:id="22786" w:author="龍 Chris" w:date="2019-03-09T09:32:00Z">
        <w:r>
          <w:rPr>
            <w:rFonts w:hint="eastAsia"/>
          </w:rPr>
          <w:t>惹上麻煩</w:t>
        </w:r>
      </w:ins>
    </w:p>
    <w:p w:rsidR="00107A86" w:rsidRDefault="00107A86" w:rsidP="00107A86">
      <w:pPr>
        <w:pStyle w:val="12"/>
        <w:numPr>
          <w:ilvl w:val="0"/>
          <w:numId w:val="1"/>
        </w:numPr>
        <w:spacing w:after="240"/>
        <w:ind w:leftChars="0"/>
        <w:outlineLvl w:val="0"/>
        <w:rPr>
          <w:ins w:id="22787" w:author="龍 Chris" w:date="2019-03-09T09:31:00Z"/>
        </w:rPr>
      </w:pPr>
      <w:ins w:id="22788" w:author="龍 Chris" w:date="2019-03-09T09:30:00Z">
        <w:r>
          <w:rPr>
            <w:rFonts w:hint="eastAsia"/>
          </w:rPr>
          <w:t>前門拒虎，後</w:t>
        </w:r>
      </w:ins>
      <w:ins w:id="22789" w:author="龍 Chris" w:date="2019-03-09T09:31:00Z">
        <w:r>
          <w:rPr>
            <w:rFonts w:hint="eastAsia"/>
          </w:rPr>
          <w:t>門進狼</w:t>
        </w:r>
      </w:ins>
    </w:p>
    <w:p w:rsidR="00107A86" w:rsidRDefault="00107A86" w:rsidP="00107A86">
      <w:pPr>
        <w:pStyle w:val="12"/>
        <w:numPr>
          <w:ilvl w:val="0"/>
          <w:numId w:val="1"/>
        </w:numPr>
        <w:spacing w:after="240"/>
        <w:ind w:leftChars="0"/>
        <w:outlineLvl w:val="0"/>
        <w:rPr>
          <w:ins w:id="22790" w:author="龍 Chris" w:date="2019-03-09T09:32:00Z"/>
        </w:rPr>
      </w:pPr>
      <w:ins w:id="22791" w:author="龍 Chris" w:date="2019-03-09T09:32:00Z">
        <w:r>
          <w:rPr>
            <w:rFonts w:hint="eastAsia"/>
          </w:rPr>
          <w:t>十常衛</w:t>
        </w:r>
      </w:ins>
    </w:p>
    <w:p w:rsidR="00107A86" w:rsidRDefault="00107A86" w:rsidP="00107A86">
      <w:pPr>
        <w:pStyle w:val="12"/>
        <w:numPr>
          <w:ilvl w:val="0"/>
          <w:numId w:val="1"/>
        </w:numPr>
        <w:spacing w:after="240"/>
        <w:ind w:leftChars="0"/>
        <w:outlineLvl w:val="0"/>
        <w:rPr>
          <w:ins w:id="22792" w:author="龍 Chris" w:date="2019-03-09T09:33:00Z"/>
        </w:rPr>
      </w:pPr>
      <w:ins w:id="22793" w:author="龍 Chris" w:date="2019-03-09T09:33:00Z">
        <w:r>
          <w:rPr>
            <w:rFonts w:hint="eastAsia"/>
          </w:rPr>
          <w:t>清點收穫</w:t>
        </w:r>
      </w:ins>
    </w:p>
    <w:p w:rsidR="00107A86" w:rsidRDefault="004A633D" w:rsidP="00107A86">
      <w:pPr>
        <w:pStyle w:val="12"/>
        <w:numPr>
          <w:ilvl w:val="0"/>
          <w:numId w:val="1"/>
        </w:numPr>
        <w:spacing w:after="240"/>
        <w:ind w:leftChars="0"/>
        <w:outlineLvl w:val="0"/>
        <w:rPr>
          <w:ins w:id="22794" w:author="龍 Chris" w:date="2019-03-09T09:55:00Z"/>
        </w:rPr>
      </w:pPr>
      <w:ins w:id="22795" w:author="龍 Chris" w:date="2019-03-09T09:54:00Z">
        <w:r>
          <w:rPr>
            <w:rFonts w:hint="eastAsia"/>
          </w:rPr>
          <w:t>百靈</w:t>
        </w:r>
      </w:ins>
      <w:ins w:id="22796" w:author="龍 Chris" w:date="2019-03-09T09:55:00Z">
        <w:r>
          <w:rPr>
            <w:rFonts w:hint="eastAsia"/>
          </w:rPr>
          <w:t>宗鍊器訣</w:t>
        </w:r>
      </w:ins>
    </w:p>
    <w:p w:rsidR="004A633D" w:rsidRDefault="004A633D" w:rsidP="00107A86">
      <w:pPr>
        <w:pStyle w:val="12"/>
        <w:numPr>
          <w:ilvl w:val="0"/>
          <w:numId w:val="1"/>
        </w:numPr>
        <w:spacing w:after="240"/>
        <w:ind w:leftChars="0"/>
        <w:outlineLvl w:val="0"/>
        <w:rPr>
          <w:ins w:id="22797" w:author="龍 Chris" w:date="2019-03-09T09:55:00Z"/>
        </w:rPr>
      </w:pPr>
      <w:ins w:id="22798" w:author="龍 Chris" w:date="2019-03-09T09:55:00Z">
        <w:r>
          <w:rPr>
            <w:rFonts w:hint="eastAsia"/>
          </w:rPr>
          <w:t>略有小成</w:t>
        </w:r>
      </w:ins>
    </w:p>
    <w:p w:rsidR="004A633D" w:rsidRDefault="004A633D" w:rsidP="00107A86">
      <w:pPr>
        <w:pStyle w:val="12"/>
        <w:numPr>
          <w:ilvl w:val="0"/>
          <w:numId w:val="1"/>
        </w:numPr>
        <w:spacing w:after="240"/>
        <w:ind w:leftChars="0"/>
        <w:outlineLvl w:val="0"/>
        <w:rPr>
          <w:ins w:id="22799" w:author="龍 Chris" w:date="2019-03-09T09:56:00Z"/>
        </w:rPr>
      </w:pPr>
      <w:ins w:id="22800" w:author="龍 Chris" w:date="2019-03-09T09:55:00Z">
        <w:r>
          <w:rPr>
            <w:rFonts w:hint="eastAsia"/>
          </w:rPr>
          <w:t>天</w:t>
        </w:r>
      </w:ins>
      <w:ins w:id="22801" w:author="龍 Chris" w:date="2019-03-09T09:56:00Z">
        <w:r>
          <w:rPr>
            <w:rFonts w:hint="eastAsia"/>
          </w:rPr>
          <w:t>瓏寶甲</w:t>
        </w:r>
      </w:ins>
    </w:p>
    <w:p w:rsidR="004A633D" w:rsidRDefault="004A633D" w:rsidP="00107A86">
      <w:pPr>
        <w:pStyle w:val="12"/>
        <w:numPr>
          <w:ilvl w:val="0"/>
          <w:numId w:val="1"/>
        </w:numPr>
        <w:spacing w:after="240"/>
        <w:ind w:leftChars="0"/>
        <w:outlineLvl w:val="0"/>
        <w:rPr>
          <w:ins w:id="22802" w:author="龍 Chris" w:date="2019-03-09T09:57:00Z"/>
        </w:rPr>
      </w:pPr>
      <w:ins w:id="22803" w:author="龍 Chris" w:date="2019-03-09T09:57:00Z">
        <w:r>
          <w:rPr>
            <w:rFonts w:hint="eastAsia"/>
          </w:rPr>
          <w:t>蜂卵孵化</w:t>
        </w:r>
      </w:ins>
    </w:p>
    <w:p w:rsidR="004A633D" w:rsidRDefault="004A633D" w:rsidP="00107A86">
      <w:pPr>
        <w:pStyle w:val="12"/>
        <w:numPr>
          <w:ilvl w:val="0"/>
          <w:numId w:val="1"/>
        </w:numPr>
        <w:spacing w:after="240"/>
        <w:ind w:leftChars="0"/>
        <w:outlineLvl w:val="0"/>
        <w:rPr>
          <w:ins w:id="22804" w:author="龍 Chris" w:date="2019-03-09T09:57:00Z"/>
        </w:rPr>
      </w:pPr>
      <w:ins w:id="22805" w:author="龍 Chris" w:date="2019-03-09T09:56:00Z">
        <w:r>
          <w:rPr>
            <w:rFonts w:hint="eastAsia"/>
          </w:rPr>
          <w:t>嗡嗡嗡、嗡嗡嗡</w:t>
        </w:r>
      </w:ins>
      <w:ins w:id="22806" w:author="龍 Chris" w:date="2019-03-09T09:57:00Z">
        <w:r>
          <w:rPr>
            <w:rFonts w:hint="eastAsia"/>
          </w:rPr>
          <w:t>、大家一起勤作工</w:t>
        </w:r>
      </w:ins>
    </w:p>
    <w:p w:rsidR="004A633D" w:rsidRDefault="00C45A4B" w:rsidP="00107A86">
      <w:pPr>
        <w:pStyle w:val="12"/>
        <w:numPr>
          <w:ilvl w:val="0"/>
          <w:numId w:val="1"/>
        </w:numPr>
        <w:spacing w:after="240"/>
        <w:ind w:leftChars="0"/>
        <w:outlineLvl w:val="0"/>
        <w:rPr>
          <w:ins w:id="22807" w:author="龍 Chris" w:date="2019-03-09T09:58:00Z"/>
        </w:rPr>
      </w:pPr>
      <w:ins w:id="22808" w:author="龍 Chris" w:date="2019-03-09T09:58:00Z">
        <w:r>
          <w:rPr>
            <w:rFonts w:hint="eastAsia"/>
          </w:rPr>
          <w:t>路百里，半九十</w:t>
        </w:r>
      </w:ins>
    </w:p>
    <w:p w:rsidR="00C45A4B" w:rsidRDefault="00C45A4B" w:rsidP="00107A86">
      <w:pPr>
        <w:pStyle w:val="12"/>
        <w:numPr>
          <w:ilvl w:val="0"/>
          <w:numId w:val="1"/>
        </w:numPr>
        <w:spacing w:after="240"/>
        <w:ind w:leftChars="0"/>
        <w:outlineLvl w:val="0"/>
        <w:rPr>
          <w:ins w:id="22809" w:author="龍 Chris" w:date="2019-03-09T09:58:00Z"/>
        </w:rPr>
      </w:pPr>
      <w:ins w:id="22810" w:author="龍 Chris" w:date="2019-03-09T09:58:00Z">
        <w:r>
          <w:rPr>
            <w:rFonts w:hint="eastAsia"/>
          </w:rPr>
          <w:t>殺機再現</w:t>
        </w:r>
      </w:ins>
    </w:p>
    <w:p w:rsidR="00C45A4B" w:rsidRDefault="00C45A4B" w:rsidP="00107A86">
      <w:pPr>
        <w:pStyle w:val="12"/>
        <w:numPr>
          <w:ilvl w:val="0"/>
          <w:numId w:val="1"/>
        </w:numPr>
        <w:spacing w:after="240"/>
        <w:ind w:leftChars="0"/>
        <w:outlineLvl w:val="0"/>
        <w:rPr>
          <w:ins w:id="22811" w:author="龍 Chris" w:date="2019-03-09T09:59:00Z"/>
        </w:rPr>
      </w:pPr>
      <w:ins w:id="22812" w:author="龍 Chris" w:date="2019-03-09T09:58:00Z">
        <w:r>
          <w:rPr>
            <w:rFonts w:hint="eastAsia"/>
          </w:rPr>
          <w:t>羅</w:t>
        </w:r>
      </w:ins>
      <w:ins w:id="22813" w:author="龍 Chris" w:date="2019-03-09T09:59:00Z">
        <w:r>
          <w:rPr>
            <w:rFonts w:hint="eastAsia"/>
          </w:rPr>
          <w:t>喉尊者</w:t>
        </w:r>
      </w:ins>
    </w:p>
    <w:p w:rsidR="00C45A4B" w:rsidRDefault="00C45A4B" w:rsidP="00107A86">
      <w:pPr>
        <w:pStyle w:val="12"/>
        <w:numPr>
          <w:ilvl w:val="0"/>
          <w:numId w:val="1"/>
        </w:numPr>
        <w:spacing w:after="240"/>
        <w:ind w:leftChars="0"/>
        <w:outlineLvl w:val="0"/>
        <w:rPr>
          <w:ins w:id="22814" w:author="龍 Chris" w:date="2019-03-09T09:59:00Z"/>
        </w:rPr>
      </w:pPr>
      <w:ins w:id="22815" w:author="龍 Chris" w:date="2019-03-09T09:59:00Z">
        <w:r>
          <w:rPr>
            <w:rFonts w:hint="eastAsia"/>
          </w:rPr>
          <w:t>邪骨九重訣</w:t>
        </w:r>
      </w:ins>
    </w:p>
    <w:p w:rsidR="00C45A4B" w:rsidRDefault="00C45A4B" w:rsidP="00107A86">
      <w:pPr>
        <w:pStyle w:val="12"/>
        <w:numPr>
          <w:ilvl w:val="0"/>
          <w:numId w:val="1"/>
        </w:numPr>
        <w:spacing w:after="240"/>
        <w:ind w:leftChars="0"/>
        <w:outlineLvl w:val="0"/>
        <w:rPr>
          <w:ins w:id="22816" w:author="龍 Chris" w:date="2019-03-09T10:00:00Z"/>
        </w:rPr>
      </w:pPr>
      <w:ins w:id="22817" w:author="龍 Chris" w:date="2019-03-09T10:00:00Z">
        <w:r>
          <w:rPr>
            <w:rFonts w:hint="eastAsia"/>
          </w:rPr>
          <w:t>獨自斷後</w:t>
        </w:r>
      </w:ins>
    </w:p>
    <w:p w:rsidR="00C45A4B" w:rsidRDefault="00C45A4B" w:rsidP="00107A86">
      <w:pPr>
        <w:pStyle w:val="12"/>
        <w:numPr>
          <w:ilvl w:val="0"/>
          <w:numId w:val="1"/>
        </w:numPr>
        <w:spacing w:after="240"/>
        <w:ind w:leftChars="0"/>
        <w:outlineLvl w:val="0"/>
        <w:rPr>
          <w:ins w:id="22818" w:author="龍 Chris" w:date="2019-03-09T10:00:00Z"/>
        </w:rPr>
      </w:pPr>
      <w:ins w:id="22819" w:author="龍 Chris" w:date="2019-03-09T10:00:00Z">
        <w:r>
          <w:rPr>
            <w:rFonts w:hint="eastAsia"/>
          </w:rPr>
          <w:t>勝者亡，敗者生</w:t>
        </w:r>
      </w:ins>
    </w:p>
    <w:p w:rsidR="00C45A4B" w:rsidRDefault="00C45A4B" w:rsidP="00107A86">
      <w:pPr>
        <w:pStyle w:val="12"/>
        <w:numPr>
          <w:ilvl w:val="0"/>
          <w:numId w:val="1"/>
        </w:numPr>
        <w:spacing w:after="240"/>
        <w:ind w:leftChars="0"/>
        <w:outlineLvl w:val="0"/>
        <w:rPr>
          <w:ins w:id="22820" w:author="龍 Chris" w:date="2019-03-09T10:01:00Z"/>
        </w:rPr>
      </w:pPr>
      <w:ins w:id="22821" w:author="龍 Chris" w:date="2019-03-09T10:01:00Z">
        <w:r>
          <w:rPr>
            <w:rFonts w:hint="eastAsia"/>
          </w:rPr>
          <w:t>妳要報仇了嗎</w:t>
        </w:r>
      </w:ins>
    </w:p>
    <w:p w:rsidR="00C45A4B" w:rsidRDefault="00C45A4B" w:rsidP="00107A86">
      <w:pPr>
        <w:pStyle w:val="12"/>
        <w:numPr>
          <w:ilvl w:val="0"/>
          <w:numId w:val="1"/>
        </w:numPr>
        <w:spacing w:after="240"/>
        <w:ind w:leftChars="0"/>
        <w:outlineLvl w:val="0"/>
        <w:rPr>
          <w:ins w:id="22822" w:author="龍 Chris" w:date="2019-03-09T10:01:00Z"/>
        </w:rPr>
      </w:pPr>
      <w:ins w:id="22823" w:author="龍 Chris" w:date="2019-03-09T10:01:00Z">
        <w:r>
          <w:rPr>
            <w:rFonts w:hint="eastAsia"/>
          </w:rPr>
          <w:t>第一個女人</w:t>
        </w:r>
      </w:ins>
    </w:p>
    <w:p w:rsidR="00C45A4B" w:rsidRDefault="00C45A4B" w:rsidP="00107A86">
      <w:pPr>
        <w:pStyle w:val="12"/>
        <w:numPr>
          <w:ilvl w:val="0"/>
          <w:numId w:val="1"/>
        </w:numPr>
        <w:spacing w:after="240"/>
        <w:ind w:leftChars="0"/>
        <w:outlineLvl w:val="0"/>
        <w:rPr>
          <w:ins w:id="22824" w:author="龍 Chris" w:date="2019-03-09T10:02:00Z"/>
        </w:rPr>
      </w:pPr>
      <w:ins w:id="22825" w:author="龍 Chris" w:date="2019-03-09T10:02:00Z">
        <w:r>
          <w:rPr>
            <w:rFonts w:hint="eastAsia"/>
          </w:rPr>
          <w:t>重回孤單一人</w:t>
        </w:r>
      </w:ins>
    </w:p>
    <w:p w:rsidR="00C45A4B" w:rsidRDefault="00C45A4B" w:rsidP="00107A86">
      <w:pPr>
        <w:pStyle w:val="12"/>
        <w:numPr>
          <w:ilvl w:val="0"/>
          <w:numId w:val="1"/>
        </w:numPr>
        <w:spacing w:after="240"/>
        <w:ind w:leftChars="0"/>
        <w:outlineLvl w:val="0"/>
        <w:rPr>
          <w:ins w:id="22826" w:author="龍 Chris" w:date="2019-03-09T10:02:00Z"/>
        </w:rPr>
      </w:pPr>
      <w:ins w:id="22827" w:author="龍 Chris" w:date="2019-03-09T10:02:00Z">
        <w:r>
          <w:rPr>
            <w:rFonts w:hint="eastAsia"/>
          </w:rPr>
          <w:t>三年潛修</w:t>
        </w:r>
      </w:ins>
    </w:p>
    <w:p w:rsidR="00C45A4B" w:rsidRDefault="00C45A4B" w:rsidP="00107A86">
      <w:pPr>
        <w:pStyle w:val="12"/>
        <w:numPr>
          <w:ilvl w:val="0"/>
          <w:numId w:val="1"/>
        </w:numPr>
        <w:spacing w:after="240"/>
        <w:ind w:leftChars="0"/>
        <w:outlineLvl w:val="0"/>
        <w:rPr>
          <w:ins w:id="22828" w:author="龍 Chris" w:date="2019-03-09T10:04:00Z"/>
        </w:rPr>
      </w:pPr>
      <w:ins w:id="22829" w:author="龍 Chris" w:date="2019-03-09T10:03:00Z">
        <w:r>
          <w:rPr>
            <w:rFonts w:hint="eastAsia"/>
          </w:rPr>
          <w:t>再入</w:t>
        </w:r>
      </w:ins>
      <w:ins w:id="22830" w:author="龍 Chris" w:date="2019-03-09T10:04:00Z">
        <w:r>
          <w:rPr>
            <w:rFonts w:hint="eastAsia"/>
          </w:rPr>
          <w:t>梵天</w:t>
        </w:r>
      </w:ins>
      <w:ins w:id="22831" w:author="龍 Chris" w:date="2019-03-09T10:03:00Z">
        <w:r>
          <w:rPr>
            <w:rFonts w:hint="eastAsia"/>
          </w:rPr>
          <w:t>石</w:t>
        </w:r>
      </w:ins>
    </w:p>
    <w:p w:rsidR="00C45A4B" w:rsidRDefault="008057DA" w:rsidP="00107A86">
      <w:pPr>
        <w:pStyle w:val="12"/>
        <w:numPr>
          <w:ilvl w:val="0"/>
          <w:numId w:val="1"/>
        </w:numPr>
        <w:spacing w:after="240"/>
        <w:ind w:leftChars="0"/>
        <w:outlineLvl w:val="0"/>
        <w:rPr>
          <w:ins w:id="22832" w:author="龍 Chris" w:date="2019-03-09T10:04:00Z"/>
        </w:rPr>
      </w:pPr>
      <w:ins w:id="22833" w:author="龍 Chris" w:date="2019-03-09T10:04:00Z">
        <w:r>
          <w:rPr>
            <w:rFonts w:hint="eastAsia"/>
          </w:rPr>
          <w:lastRenderedPageBreak/>
          <w:t>修為突破</w:t>
        </w:r>
      </w:ins>
    </w:p>
    <w:p w:rsidR="008057DA" w:rsidRDefault="008057DA" w:rsidP="00107A86">
      <w:pPr>
        <w:pStyle w:val="12"/>
        <w:numPr>
          <w:ilvl w:val="0"/>
          <w:numId w:val="1"/>
        </w:numPr>
        <w:spacing w:after="240"/>
        <w:ind w:leftChars="0"/>
        <w:outlineLvl w:val="0"/>
        <w:rPr>
          <w:ins w:id="22834" w:author="龍 Chris" w:date="2019-03-09T10:06:00Z"/>
        </w:rPr>
      </w:pPr>
      <w:ins w:id="22835" w:author="龍 Chris" w:date="2019-03-09T10:06:00Z">
        <w:r>
          <w:rPr>
            <w:rFonts w:hint="eastAsia"/>
          </w:rPr>
          <w:t>築基</w:t>
        </w:r>
      </w:ins>
      <w:ins w:id="22836" w:author="龍 Chris" w:date="2019-03-09T10:07:00Z">
        <w:r>
          <w:rPr>
            <w:rFonts w:hint="eastAsia"/>
          </w:rPr>
          <w:t>後期</w:t>
        </w:r>
      </w:ins>
    </w:p>
    <w:p w:rsidR="008057DA" w:rsidRDefault="008057DA" w:rsidP="00107A86">
      <w:pPr>
        <w:pStyle w:val="12"/>
        <w:numPr>
          <w:ilvl w:val="0"/>
          <w:numId w:val="1"/>
        </w:numPr>
        <w:spacing w:after="240"/>
        <w:ind w:leftChars="0"/>
        <w:outlineLvl w:val="0"/>
        <w:rPr>
          <w:ins w:id="22837" w:author="龍 Chris" w:date="2019-03-09T10:08:00Z"/>
        </w:rPr>
      </w:pPr>
      <w:ins w:id="22838" w:author="龍 Chris" w:date="2019-03-09T10:08:00Z">
        <w:r>
          <w:rPr>
            <w:rFonts w:hint="eastAsia"/>
          </w:rPr>
          <w:t>梵天石之秘</w:t>
        </w:r>
      </w:ins>
    </w:p>
    <w:p w:rsidR="008057DA" w:rsidRDefault="008057DA" w:rsidP="00107A86">
      <w:pPr>
        <w:pStyle w:val="12"/>
        <w:numPr>
          <w:ilvl w:val="0"/>
          <w:numId w:val="1"/>
        </w:numPr>
        <w:spacing w:after="240"/>
        <w:ind w:leftChars="0"/>
        <w:outlineLvl w:val="0"/>
        <w:rPr>
          <w:ins w:id="22839" w:author="龍 Chris" w:date="2019-03-09T10:08:00Z"/>
        </w:rPr>
      </w:pPr>
      <w:ins w:id="22840" w:author="龍 Chris" w:date="2019-03-09T10:08:00Z">
        <w:r>
          <w:rPr>
            <w:rFonts w:hint="eastAsia"/>
          </w:rPr>
          <w:t>丹道丹</w:t>
        </w:r>
      </w:ins>
    </w:p>
    <w:p w:rsidR="008057DA" w:rsidRDefault="008057DA" w:rsidP="00107A86">
      <w:pPr>
        <w:pStyle w:val="12"/>
        <w:numPr>
          <w:ilvl w:val="0"/>
          <w:numId w:val="1"/>
        </w:numPr>
        <w:spacing w:after="240"/>
        <w:ind w:leftChars="0"/>
        <w:outlineLvl w:val="0"/>
        <w:rPr>
          <w:ins w:id="22841" w:author="龍 Chris" w:date="2019-03-09T10:09:00Z"/>
        </w:rPr>
      </w:pPr>
      <w:ins w:id="22842" w:author="龍 Chris" w:date="2019-03-09T10:09:00Z">
        <w:r>
          <w:rPr>
            <w:rFonts w:hint="eastAsia"/>
          </w:rPr>
          <w:t>第二次發作</w:t>
        </w:r>
      </w:ins>
    </w:p>
    <w:p w:rsidR="008057DA" w:rsidRDefault="008057DA" w:rsidP="00107A86">
      <w:pPr>
        <w:pStyle w:val="12"/>
        <w:numPr>
          <w:ilvl w:val="0"/>
          <w:numId w:val="1"/>
        </w:numPr>
        <w:spacing w:after="240"/>
        <w:ind w:leftChars="0"/>
        <w:outlineLvl w:val="0"/>
        <w:rPr>
          <w:ins w:id="22843" w:author="龍 Chris" w:date="2019-03-09T10:10:00Z"/>
        </w:rPr>
      </w:pPr>
      <w:ins w:id="22844" w:author="龍 Chris" w:date="2019-03-09T10:09:00Z">
        <w:r>
          <w:rPr>
            <w:rFonts w:hint="eastAsia"/>
          </w:rPr>
          <w:t>以</w:t>
        </w:r>
      </w:ins>
      <w:ins w:id="22845" w:author="龍 Chris" w:date="2019-03-09T10:10:00Z">
        <w:r>
          <w:rPr>
            <w:rFonts w:hint="eastAsia"/>
          </w:rPr>
          <w:t>己煉丹</w:t>
        </w:r>
      </w:ins>
    </w:p>
    <w:p w:rsidR="008057DA" w:rsidRDefault="008057DA" w:rsidP="00107A86">
      <w:pPr>
        <w:pStyle w:val="12"/>
        <w:numPr>
          <w:ilvl w:val="0"/>
          <w:numId w:val="1"/>
        </w:numPr>
        <w:spacing w:after="240"/>
        <w:ind w:leftChars="0"/>
        <w:outlineLvl w:val="0"/>
        <w:rPr>
          <w:ins w:id="22846" w:author="龍 Chris" w:date="2019-03-09T10:10:00Z"/>
        </w:rPr>
      </w:pPr>
      <w:ins w:id="22847" w:author="龍 Chris" w:date="2019-03-09T10:10:00Z">
        <w:r>
          <w:rPr>
            <w:rFonts w:hint="eastAsia"/>
          </w:rPr>
          <w:t>走火入魔</w:t>
        </w:r>
      </w:ins>
    </w:p>
    <w:p w:rsidR="008057DA" w:rsidRDefault="008057DA" w:rsidP="00107A86">
      <w:pPr>
        <w:pStyle w:val="12"/>
        <w:numPr>
          <w:ilvl w:val="0"/>
          <w:numId w:val="1"/>
        </w:numPr>
        <w:spacing w:after="240"/>
        <w:ind w:leftChars="0"/>
        <w:outlineLvl w:val="0"/>
        <w:rPr>
          <w:ins w:id="22848" w:author="龍 Chris" w:date="2019-03-09T10:10:00Z"/>
        </w:rPr>
      </w:pPr>
      <w:ins w:id="22849" w:author="龍 Chris" w:date="2019-03-09T10:10:00Z">
        <w:r>
          <w:rPr>
            <w:rFonts w:hint="eastAsia"/>
          </w:rPr>
          <w:t>僥倖</w:t>
        </w:r>
      </w:ins>
    </w:p>
    <w:p w:rsidR="008057DA" w:rsidRDefault="008057DA" w:rsidP="00107A86">
      <w:pPr>
        <w:pStyle w:val="12"/>
        <w:numPr>
          <w:ilvl w:val="0"/>
          <w:numId w:val="1"/>
        </w:numPr>
        <w:spacing w:after="240"/>
        <w:ind w:leftChars="0"/>
        <w:outlineLvl w:val="0"/>
        <w:rPr>
          <w:ins w:id="22850" w:author="龍 Chris" w:date="2019-03-09T10:10:00Z"/>
        </w:rPr>
      </w:pPr>
      <w:ins w:id="22851" w:author="龍 Chris" w:date="2019-03-09T10:10:00Z">
        <w:r>
          <w:rPr>
            <w:rFonts w:hint="eastAsia"/>
          </w:rPr>
          <w:t>肉身先天</w:t>
        </w:r>
      </w:ins>
    </w:p>
    <w:p w:rsidR="008057DA" w:rsidRDefault="00C366AA" w:rsidP="00107A86">
      <w:pPr>
        <w:pStyle w:val="12"/>
        <w:numPr>
          <w:ilvl w:val="0"/>
          <w:numId w:val="1"/>
        </w:numPr>
        <w:spacing w:after="240"/>
        <w:ind w:leftChars="0"/>
        <w:outlineLvl w:val="0"/>
        <w:rPr>
          <w:ins w:id="22852" w:author="龍 Chris" w:date="2019-03-09T10:12:00Z"/>
        </w:rPr>
      </w:pPr>
      <w:ins w:id="22853" w:author="龍 Chris" w:date="2019-03-09T13:20:00Z">
        <w:r>
          <w:rPr>
            <w:rFonts w:hint="eastAsia"/>
          </w:rPr>
          <w:t>紫雲宗</w:t>
        </w:r>
      </w:ins>
      <w:ins w:id="22854" w:author="龍 Chris" w:date="2019-03-09T10:12:00Z">
        <w:r w:rsidR="00DC17FB">
          <w:rPr>
            <w:rFonts w:hint="eastAsia"/>
          </w:rPr>
          <w:t>收徒</w:t>
        </w:r>
      </w:ins>
    </w:p>
    <w:p w:rsidR="00DC17FB" w:rsidRDefault="00DC17FB" w:rsidP="00107A86">
      <w:pPr>
        <w:pStyle w:val="12"/>
        <w:numPr>
          <w:ilvl w:val="0"/>
          <w:numId w:val="1"/>
        </w:numPr>
        <w:spacing w:after="240"/>
        <w:ind w:leftChars="0"/>
        <w:outlineLvl w:val="0"/>
        <w:rPr>
          <w:ins w:id="22855" w:author="龍 Chris" w:date="2019-03-09T13:26:00Z"/>
        </w:rPr>
      </w:pPr>
      <w:ins w:id="22856" w:author="龍 Chris" w:date="2019-03-09T10:13:00Z">
        <w:r>
          <w:rPr>
            <w:rFonts w:hint="eastAsia"/>
          </w:rPr>
          <w:t>清海無上人</w:t>
        </w:r>
      </w:ins>
      <w:ins w:id="22857" w:author="龍 Chris" w:date="2019-03-09T13:25:00Z">
        <w:r w:rsidR="00C366AA">
          <w:rPr>
            <w:rFonts w:hint="eastAsia"/>
          </w:rPr>
          <w:t>大師</w:t>
        </w:r>
      </w:ins>
    </w:p>
    <w:p w:rsidR="00C366AA" w:rsidRDefault="00C366AA" w:rsidP="00107A86">
      <w:pPr>
        <w:pStyle w:val="12"/>
        <w:numPr>
          <w:ilvl w:val="0"/>
          <w:numId w:val="1"/>
        </w:numPr>
        <w:spacing w:after="240"/>
        <w:ind w:leftChars="0"/>
        <w:outlineLvl w:val="0"/>
        <w:rPr>
          <w:ins w:id="22858" w:author="龍 Chris" w:date="2019-03-09T10:13:00Z"/>
        </w:rPr>
      </w:pPr>
    </w:p>
    <w:p w:rsidR="00DC17FB" w:rsidRDefault="00DC17FB" w:rsidP="00107A86">
      <w:pPr>
        <w:pStyle w:val="12"/>
        <w:numPr>
          <w:ilvl w:val="0"/>
          <w:numId w:val="1"/>
        </w:numPr>
        <w:spacing w:after="240"/>
        <w:ind w:leftChars="0"/>
        <w:outlineLvl w:val="0"/>
        <w:rPr>
          <w:ins w:id="22859" w:author="龍 Chris" w:date="2019-03-09T10:12:00Z"/>
        </w:rPr>
      </w:pPr>
    </w:p>
    <w:p w:rsidR="002B0789" w:rsidRDefault="002B0789">
      <w:pPr>
        <w:pStyle w:val="12"/>
        <w:numPr>
          <w:ilvl w:val="0"/>
          <w:numId w:val="1"/>
        </w:numPr>
        <w:spacing w:after="240"/>
        <w:ind w:leftChars="0"/>
        <w:outlineLvl w:val="0"/>
      </w:pPr>
    </w:p>
    <w:p w:rsidR="00C04663" w:rsidRDefault="00C04663" w:rsidP="00813907">
      <w:pPr>
        <w:spacing w:after="240"/>
        <w:outlineLvl w:val="0"/>
      </w:pPr>
    </w:p>
    <w:p w:rsidR="00C04663" w:rsidRDefault="00C04663" w:rsidP="00813907">
      <w:pPr>
        <w:spacing w:after="240"/>
        <w:outlineLvl w:val="0"/>
      </w:pPr>
    </w:p>
    <w:p w:rsidR="00C04663" w:rsidRDefault="00C04663" w:rsidP="00813907">
      <w:pPr>
        <w:spacing w:after="240"/>
        <w:outlineLvl w:val="0"/>
      </w:pPr>
    </w:p>
    <w:sectPr w:rsidR="00C04663" w:rsidSect="007F5077">
      <w:pgSz w:w="11906" w:h="16838" w:code="9"/>
      <w:pgMar w:top="1440" w:right="1800" w:bottom="1440" w:left="1800" w:header="851" w:footer="992" w:gutter="0"/>
      <w:cols w:space="425"/>
      <w:docGrid w:type="lines" w:linePitch="360"/>
      <w:sectPrChange w:id="22860" w:author="Administrator" w:date="2019-03-10T11:05:00Z">
        <w:sectPr w:rsidR="00C04663" w:rsidSect="007F5077">
          <w:pgSz w:code="0"/>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 w:author="Shiau.ya" w:date="2019-07-20T22:29:00Z" w:initials="">
    <w:p w:rsidR="000F0075" w:rsidRDefault="000F0075">
      <w:pPr>
        <w:pStyle w:val="a5"/>
      </w:pPr>
      <w:r>
        <w:rPr>
          <w:rFonts w:hint="eastAsia"/>
        </w:rPr>
        <w:t>四大陸</w:t>
      </w:r>
    </w:p>
  </w:comment>
  <w:comment w:id="15" w:author="Shiau.ya" w:date="2019-07-20T22:29:00Z" w:initials="">
    <w:p w:rsidR="000F0075" w:rsidRDefault="000F0075" w:rsidP="007075E5">
      <w:pPr>
        <w:pStyle w:val="a5"/>
      </w:pPr>
      <w:r>
        <w:rPr>
          <w:rFonts w:hint="eastAsia"/>
        </w:rPr>
        <w:t>四大陸</w:t>
      </w:r>
    </w:p>
  </w:comment>
  <w:comment w:id="18" w:author="Shiau.ya" w:date="2019-07-20T22:29:00Z" w:initials="">
    <w:p w:rsidR="000F0075" w:rsidRDefault="000F0075">
      <w:pPr>
        <w:pStyle w:val="a5"/>
      </w:pPr>
      <w:r>
        <w:rPr>
          <w:rFonts w:hint="eastAsia"/>
        </w:rPr>
        <w:t>東萊，</w:t>
      </w:r>
    </w:p>
  </w:comment>
  <w:comment w:id="4458" w:author="Shiau.ya" w:date="2019-07-20T22:29:00Z" w:initials="">
    <w:p w:rsidR="000F0075" w:rsidRDefault="000F0075">
      <w:pPr>
        <w:pStyle w:val="a5"/>
      </w:pPr>
      <w:r>
        <w:rPr>
          <w:rFonts w:hint="eastAsia"/>
        </w:rPr>
        <w:t>那個石頭</w:t>
      </w:r>
    </w:p>
  </w:comment>
  <w:comment w:id="4459" w:author="noah" w:date="2019-07-20T22:29:00Z" w:initials="n">
    <w:p w:rsidR="000F0075" w:rsidRDefault="000F0075">
      <w:pPr>
        <w:pStyle w:val="a5"/>
      </w:pPr>
      <w:r>
        <w:rPr>
          <w:rFonts w:hint="eastAsia"/>
        </w:rPr>
        <w:t>天泉道人，王伯倫</w:t>
      </w:r>
    </w:p>
  </w:comment>
  <w:comment w:id="4460" w:author="160317" w:date="2019-07-20T22:29:00Z" w:initials="">
    <w:p w:rsidR="000F0075" w:rsidRDefault="000F0075">
      <w:pPr>
        <w:pStyle w:val="a5"/>
      </w:pPr>
      <w:r>
        <w:rPr>
          <w:rFonts w:hint="eastAsia"/>
        </w:rPr>
        <w:t>元魔誕生</w:t>
      </w:r>
    </w:p>
  </w:comment>
  <w:comment w:id="4461" w:author="160317" w:date="2019-07-20T22:29:00Z" w:initials="">
    <w:p w:rsidR="000F0075" w:rsidRDefault="000F0075">
      <w:pPr>
        <w:pStyle w:val="a5"/>
      </w:pPr>
      <w:r>
        <w:rPr>
          <w:rFonts w:hint="eastAsia"/>
        </w:rPr>
        <w:t>替某個醜女修</w:t>
      </w:r>
      <w:r>
        <w:rPr>
          <w:rFonts w:hint="eastAsia"/>
        </w:rPr>
        <w:t>OOXX</w:t>
      </w:r>
    </w:p>
  </w:comment>
  <w:comment w:id="4543" w:author="160317" w:date="2019-07-20T22:29:00Z" w:initials="">
    <w:p w:rsidR="000F0075" w:rsidRDefault="000F0075">
      <w:pPr>
        <w:pStyle w:val="a5"/>
      </w:pPr>
      <w:r>
        <w:rPr>
          <w:rFonts w:hint="eastAsia"/>
        </w:rPr>
        <w:t>外傳</w:t>
      </w:r>
    </w:p>
  </w:comment>
  <w:comment w:id="4563" w:author="160317" w:date="2019-07-20T22:29:00Z" w:initials="">
    <w:p w:rsidR="000F0075" w:rsidRDefault="000F0075">
      <w:pPr>
        <w:pStyle w:val="a5"/>
      </w:pPr>
      <w:r>
        <w:rPr>
          <w:rFonts w:hint="eastAsia"/>
        </w:rPr>
        <w:t>李龍飛的曾祖父</w:t>
      </w:r>
    </w:p>
  </w:comment>
  <w:comment w:id="4651" w:author="noah" w:date="2019-07-20T22:29:00Z" w:initials="n">
    <w:p w:rsidR="000F0075" w:rsidRDefault="000F0075">
      <w:pPr>
        <w:pStyle w:val="a5"/>
      </w:pPr>
      <w:r>
        <w:rPr>
          <w:rFonts w:hint="eastAsia"/>
        </w:rPr>
        <w:t>魁皇傳承之一</w:t>
      </w:r>
    </w:p>
  </w:comment>
  <w:comment w:id="4652" w:author="noah" w:date="2019-07-20T22:29:00Z" w:initials="n">
    <w:p w:rsidR="000F0075" w:rsidRDefault="000F0075">
      <w:pPr>
        <w:pStyle w:val="a5"/>
      </w:pPr>
      <w:r>
        <w:rPr>
          <w:rFonts w:hint="eastAsia"/>
        </w:rPr>
        <w:t>油燈寶物</w:t>
      </w:r>
    </w:p>
  </w:comment>
  <w:comment w:id="4669" w:author="Shiau.ya" w:date="2019-07-20T22:29:00Z" w:initials="">
    <w:p w:rsidR="000F0075" w:rsidRDefault="000F0075">
      <w:pPr>
        <w:pStyle w:val="a5"/>
      </w:pPr>
      <w:r>
        <w:rPr>
          <w:rFonts w:hint="eastAsia"/>
        </w:rPr>
        <w:t>高人相助，仙皇真人</w:t>
      </w:r>
    </w:p>
  </w:comment>
  <w:comment w:id="4672" w:author="noah" w:date="2019-07-20T22:29:00Z" w:initials="n">
    <w:p w:rsidR="000F0075" w:rsidRDefault="000F0075">
      <w:pPr>
        <w:pStyle w:val="a5"/>
      </w:pPr>
      <w:r>
        <w:rPr>
          <w:rFonts w:hint="eastAsia"/>
        </w:rPr>
        <w:t>伏筆</w:t>
      </w:r>
    </w:p>
  </w:comment>
  <w:comment w:id="4697" w:author="葉威廉" w:date="2019-07-20T22:29:00Z" w:initials="葉威廉">
    <w:p w:rsidR="000F0075" w:rsidRDefault="000F0075">
      <w:pPr>
        <w:pStyle w:val="a5"/>
      </w:pPr>
      <w:r>
        <w:rPr>
          <w:rStyle w:val="af1"/>
        </w:rPr>
        <w:annotationRef/>
      </w:r>
      <w:r>
        <w:rPr>
          <w:rFonts w:hint="eastAsia"/>
        </w:rPr>
        <w:t>掙天道，天不仁囚其志，善惡一念間，再念百輪迴，我輩修仙需渡劫；掙天道，輪迴執念一線間，今生緣，來生滅，渡劫無量前；掙天道，古帝封天謁，蒼蒼茫茫天地毀，銘志破真偽，眾生若無得道者，沉淪永生陷，無量亦無限。</w:t>
      </w:r>
    </w:p>
  </w:comment>
  <w:comment w:id="4701" w:author="noah" w:date="2019-07-20T22:29:00Z" w:initials="n">
    <w:p w:rsidR="000F0075" w:rsidRDefault="000F0075">
      <w:pPr>
        <w:pStyle w:val="a5"/>
      </w:pPr>
      <w:r>
        <w:rPr>
          <w:rStyle w:val="af1"/>
        </w:rPr>
        <w:annotationRef/>
      </w:r>
    </w:p>
  </w:comment>
  <w:comment w:id="4702" w:author="noah" w:date="2019-07-20T22:29:00Z" w:initials="n">
    <w:p w:rsidR="000F0075" w:rsidRDefault="000F0075">
      <w:pPr>
        <w:pStyle w:val="a5"/>
      </w:pPr>
      <w:r>
        <w:rPr>
          <w:rFonts w:hint="eastAsia"/>
        </w:rPr>
        <w:t>葉歡之物</w:t>
      </w:r>
    </w:p>
  </w:comment>
  <w:comment w:id="4705" w:author="noah" w:date="2019-07-20T22:29:00Z" w:initials="n">
    <w:p w:rsidR="000F0075" w:rsidRDefault="000F0075">
      <w:pPr>
        <w:pStyle w:val="a5"/>
      </w:pPr>
      <w:r>
        <w:rPr>
          <w:rStyle w:val="af1"/>
        </w:rPr>
        <w:annotationRef/>
      </w:r>
    </w:p>
  </w:comment>
  <w:comment w:id="4745" w:author="noah jian" w:date="2019-07-20T22:29:00Z" w:initials="nj">
    <w:p w:rsidR="000F0075" w:rsidRDefault="000F0075">
      <w:pPr>
        <w:pStyle w:val="a5"/>
      </w:pPr>
      <w:r>
        <w:rPr>
          <w:rStyle w:val="af1"/>
        </w:rPr>
        <w:annotationRef/>
      </w:r>
    </w:p>
  </w:comment>
  <w:comment w:id="4746" w:author="160317" w:date="2019-07-20T22:29:00Z" w:initials="">
    <w:p w:rsidR="000F0075" w:rsidRDefault="000F0075">
      <w:pPr>
        <w:pStyle w:val="a5"/>
      </w:pPr>
      <w:r>
        <w:rPr>
          <w:rStyle w:val="af1"/>
        </w:rPr>
        <w:annotationRef/>
      </w:r>
    </w:p>
  </w:comment>
  <w:comment w:id="4751" w:author="noah" w:date="2019-07-20T22:29:00Z" w:initials="n">
    <w:p w:rsidR="000F0075" w:rsidRDefault="000F0075">
      <w:pPr>
        <w:pStyle w:val="a5"/>
      </w:pPr>
      <w:r>
        <w:rPr>
          <w:rStyle w:val="af1"/>
        </w:rPr>
        <w:annotationRef/>
      </w:r>
      <w:r>
        <w:rPr>
          <w:rFonts w:hint="eastAsia"/>
        </w:rPr>
        <w:t>聽說有古老荒城禁地的破解方法</w:t>
      </w:r>
    </w:p>
  </w:comment>
  <w:comment w:id="4879" w:author="noah" w:date="2019-07-20T22:29:00Z" w:initials="n">
    <w:p w:rsidR="000F0075" w:rsidRDefault="000F0075">
      <w:pPr>
        <w:pStyle w:val="a5"/>
      </w:pPr>
      <w:r>
        <w:rPr>
          <w:rFonts w:hint="eastAsia"/>
        </w:rPr>
        <w:t>套路，有去無回</w:t>
      </w:r>
    </w:p>
  </w:comment>
  <w:comment w:id="4920" w:author="葉威廉" w:date="2019-07-20T22:29:00Z" w:initials="葉威廉">
    <w:p w:rsidR="000F0075" w:rsidRDefault="000F0075">
      <w:pPr>
        <w:pStyle w:val="a5"/>
      </w:pPr>
      <w:r>
        <w:rPr>
          <w:rStyle w:val="af1"/>
        </w:rPr>
        <w:annotationRef/>
      </w:r>
      <w:r>
        <w:rPr>
          <w:rFonts w:hint="eastAsia"/>
        </w:rPr>
        <w:t>土靈珠</w:t>
      </w:r>
    </w:p>
  </w:comment>
  <w:comment w:id="6913" w:author="Administrator" w:date="2019-07-20T22:29:00Z" w:initials="A">
    <w:p w:rsidR="000F0075" w:rsidRDefault="000F0075">
      <w:pPr>
        <w:pStyle w:val="a5"/>
      </w:pPr>
      <w:r>
        <w:rPr>
          <w:rStyle w:val="af1"/>
        </w:rPr>
        <w:annotationRef/>
      </w:r>
      <w:r>
        <w:rPr>
          <w:rFonts w:hint="eastAsia"/>
        </w:rPr>
        <w:t>白虎天驕</w:t>
      </w:r>
    </w:p>
  </w:comment>
  <w:comment w:id="13615" w:author="160317" w:date="2019-07-20T22:29:00Z" w:initials="">
    <w:p w:rsidR="000F0075" w:rsidRDefault="000F0075" w:rsidP="00642B2D">
      <w:pPr>
        <w:pStyle w:val="a5"/>
      </w:pPr>
      <w:r>
        <w:rPr>
          <w:rStyle w:val="af1"/>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436951" w15:done="0"/>
  <w15:commentEx w15:paraId="0D2C2318" w15:done="0"/>
  <w15:commentEx w15:paraId="714AFAF3" w15:done="0"/>
  <w15:commentEx w15:paraId="648A350F" w15:done="0"/>
  <w15:commentEx w15:paraId="25227929" w15:done="0"/>
  <w15:commentEx w15:paraId="368EE546" w15:done="0"/>
  <w15:commentEx w15:paraId="22FE7DEE" w15:done="0"/>
  <w15:commentEx w15:paraId="1831E297" w15:done="0"/>
  <w15:commentEx w15:paraId="4CCE6723" w15:done="0"/>
  <w15:commentEx w15:paraId="255790F8" w15:done="0"/>
  <w15:commentEx w15:paraId="2B61391C" w15:done="0"/>
  <w15:commentEx w15:paraId="4BD8B7CB" w15:done="0"/>
  <w15:commentEx w15:paraId="540FD1AB" w15:done="0"/>
  <w15:commentEx w15:paraId="7DEB6EAD" w15:done="0"/>
  <w15:commentEx w15:paraId="4C01CFB8" w15:done="0"/>
  <w15:commentEx w15:paraId="7C8A9CD5" w15:done="0"/>
  <w15:commentEx w15:paraId="6CAF9328" w15:done="0"/>
  <w15:commentEx w15:paraId="26AD686F" w15:done="0"/>
  <w15:commentEx w15:paraId="658C2A63" w15:done="0"/>
  <w15:commentEx w15:paraId="4D42FD6B" w15:done="0"/>
  <w15:commentEx w15:paraId="1E00C977" w15:done="0"/>
  <w15:commentEx w15:paraId="1F3D9AAC" w15:done="0"/>
  <w15:commentEx w15:paraId="1963740E" w15:done="0"/>
  <w15:commentEx w15:paraId="176800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436951" w16cid:durableId="21A486EE"/>
  <w16cid:commentId w16cid:paraId="0D2C2318" w16cid:durableId="21A486EF"/>
  <w16cid:commentId w16cid:paraId="714AFAF3" w16cid:durableId="21A486F0"/>
  <w16cid:commentId w16cid:paraId="648A350F" w16cid:durableId="21A486F1"/>
  <w16cid:commentId w16cid:paraId="25227929" w16cid:durableId="21A486F2"/>
  <w16cid:commentId w16cid:paraId="368EE546" w16cid:durableId="21A486F3"/>
  <w16cid:commentId w16cid:paraId="22FE7DEE" w16cid:durableId="21A486F4"/>
  <w16cid:commentId w16cid:paraId="1831E297" w16cid:durableId="21A486F5"/>
  <w16cid:commentId w16cid:paraId="4CCE6723" w16cid:durableId="21A486F6"/>
  <w16cid:commentId w16cid:paraId="255790F8" w16cid:durableId="21A486F7"/>
  <w16cid:commentId w16cid:paraId="2B61391C" w16cid:durableId="21A486F8"/>
  <w16cid:commentId w16cid:paraId="4BD8B7CB" w16cid:durableId="21A486F9"/>
  <w16cid:commentId w16cid:paraId="540FD1AB" w16cid:durableId="21A486FA"/>
  <w16cid:commentId w16cid:paraId="7DEB6EAD" w16cid:durableId="21A486FB"/>
  <w16cid:commentId w16cid:paraId="4C01CFB8" w16cid:durableId="21A486FC"/>
  <w16cid:commentId w16cid:paraId="7C8A9CD5" w16cid:durableId="21A486FD"/>
  <w16cid:commentId w16cid:paraId="6CAF9328" w16cid:durableId="21A486FE"/>
  <w16cid:commentId w16cid:paraId="26AD686F" w16cid:durableId="21A486FF"/>
  <w16cid:commentId w16cid:paraId="658C2A63" w16cid:durableId="21A48700"/>
  <w16cid:commentId w16cid:paraId="4D42FD6B" w16cid:durableId="21A48701"/>
  <w16cid:commentId w16cid:paraId="1E00C977" w16cid:durableId="21A48702"/>
  <w16cid:commentId w16cid:paraId="1F3D9AAC" w16cid:durableId="21A48703"/>
  <w16cid:commentId w16cid:paraId="1963740E" w16cid:durableId="21A48704"/>
  <w16cid:commentId w16cid:paraId="17680013" w16cid:durableId="21A4870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0758" w:rsidRDefault="00B00758" w:rsidP="002C1D51">
      <w:r>
        <w:separator/>
      </w:r>
    </w:p>
  </w:endnote>
  <w:endnote w:type="continuationSeparator" w:id="1">
    <w:p w:rsidR="00B00758" w:rsidRDefault="00B00758" w:rsidP="002C1D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taneo BT">
    <w:altName w:val="Cambria"/>
    <w:panose1 w:val="03020802040502060804"/>
    <w:charset w:val="00"/>
    <w:family w:val="script"/>
    <w:pitch w:val="variable"/>
    <w:sig w:usb0="00000087" w:usb1="00000000" w:usb2="00000000" w:usb3="00000000" w:csb0="0000001B"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0758" w:rsidRDefault="00B00758" w:rsidP="002C1D51">
      <w:r>
        <w:separator/>
      </w:r>
    </w:p>
  </w:footnote>
  <w:footnote w:type="continuationSeparator" w:id="1">
    <w:p w:rsidR="00B00758" w:rsidRDefault="00B00758" w:rsidP="002C1D5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1D1DDE"/>
    <w:multiLevelType w:val="multilevel"/>
    <w:tmpl w:val="191D1DDE"/>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
    <w:nsid w:val="34863618"/>
    <w:multiLevelType w:val="multilevel"/>
    <w:tmpl w:val="34863618"/>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nsid w:val="3F266885"/>
    <w:multiLevelType w:val="hybridMultilevel"/>
    <w:tmpl w:val="10362F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EDD406D"/>
    <w:multiLevelType w:val="multilevel"/>
    <w:tmpl w:val="4EDD406D"/>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
    <w:nsid w:val="66C14A31"/>
    <w:multiLevelType w:val="hybridMultilevel"/>
    <w:tmpl w:val="D7D8F7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76BE32A3"/>
    <w:multiLevelType w:val="multilevel"/>
    <w:tmpl w:val="76BE32A3"/>
    <w:lvl w:ilvl="0">
      <w:start w:val="110"/>
      <w:numFmt w:val="decimal"/>
      <w:lvlText w:val="%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hideGrammaticalErrors/>
  <w:trackRevisions/>
  <w:defaultTabStop w:val="480"/>
  <w:drawingGridHorizontalSpacing w:val="120"/>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D29B1"/>
    <w:rsid w:val="000004CE"/>
    <w:rsid w:val="00001FF8"/>
    <w:rsid w:val="000022C0"/>
    <w:rsid w:val="00002458"/>
    <w:rsid w:val="000026DF"/>
    <w:rsid w:val="00002BA2"/>
    <w:rsid w:val="00004045"/>
    <w:rsid w:val="0000410A"/>
    <w:rsid w:val="0000480A"/>
    <w:rsid w:val="00004DF9"/>
    <w:rsid w:val="00004E02"/>
    <w:rsid w:val="000056B8"/>
    <w:rsid w:val="000059B4"/>
    <w:rsid w:val="0000670A"/>
    <w:rsid w:val="0000680F"/>
    <w:rsid w:val="00007441"/>
    <w:rsid w:val="00007713"/>
    <w:rsid w:val="000077DB"/>
    <w:rsid w:val="00007B18"/>
    <w:rsid w:val="0001047F"/>
    <w:rsid w:val="0001082D"/>
    <w:rsid w:val="000109E1"/>
    <w:rsid w:val="000109EF"/>
    <w:rsid w:val="00010B90"/>
    <w:rsid w:val="00010BB6"/>
    <w:rsid w:val="00010E02"/>
    <w:rsid w:val="0001141A"/>
    <w:rsid w:val="000119F4"/>
    <w:rsid w:val="00011AA9"/>
    <w:rsid w:val="00011ED4"/>
    <w:rsid w:val="000120CE"/>
    <w:rsid w:val="000124FE"/>
    <w:rsid w:val="00012566"/>
    <w:rsid w:val="00013156"/>
    <w:rsid w:val="0001315A"/>
    <w:rsid w:val="00013376"/>
    <w:rsid w:val="00013411"/>
    <w:rsid w:val="00013A26"/>
    <w:rsid w:val="00013DBE"/>
    <w:rsid w:val="00013E11"/>
    <w:rsid w:val="000142E3"/>
    <w:rsid w:val="00014578"/>
    <w:rsid w:val="0001465B"/>
    <w:rsid w:val="00014AFC"/>
    <w:rsid w:val="000152D5"/>
    <w:rsid w:val="00015EFF"/>
    <w:rsid w:val="000162D1"/>
    <w:rsid w:val="00016F73"/>
    <w:rsid w:val="000171C3"/>
    <w:rsid w:val="00017200"/>
    <w:rsid w:val="000176F0"/>
    <w:rsid w:val="000178E1"/>
    <w:rsid w:val="00017B27"/>
    <w:rsid w:val="000201F9"/>
    <w:rsid w:val="000204FE"/>
    <w:rsid w:val="000206B0"/>
    <w:rsid w:val="00020A4D"/>
    <w:rsid w:val="00020C83"/>
    <w:rsid w:val="0002100A"/>
    <w:rsid w:val="00021338"/>
    <w:rsid w:val="000215C2"/>
    <w:rsid w:val="00021C34"/>
    <w:rsid w:val="00021E71"/>
    <w:rsid w:val="000225EC"/>
    <w:rsid w:val="00022638"/>
    <w:rsid w:val="00022F7D"/>
    <w:rsid w:val="000233CF"/>
    <w:rsid w:val="00023454"/>
    <w:rsid w:val="000242FA"/>
    <w:rsid w:val="0002476F"/>
    <w:rsid w:val="00024B84"/>
    <w:rsid w:val="00024C32"/>
    <w:rsid w:val="0002517B"/>
    <w:rsid w:val="00025196"/>
    <w:rsid w:val="000255B5"/>
    <w:rsid w:val="0002587C"/>
    <w:rsid w:val="000259F9"/>
    <w:rsid w:val="000262AD"/>
    <w:rsid w:val="00026855"/>
    <w:rsid w:val="00027379"/>
    <w:rsid w:val="000273ED"/>
    <w:rsid w:val="00027401"/>
    <w:rsid w:val="000274FC"/>
    <w:rsid w:val="00027519"/>
    <w:rsid w:val="000277A6"/>
    <w:rsid w:val="00027BA3"/>
    <w:rsid w:val="000300FB"/>
    <w:rsid w:val="000301A3"/>
    <w:rsid w:val="000301A9"/>
    <w:rsid w:val="0003024C"/>
    <w:rsid w:val="00030466"/>
    <w:rsid w:val="00030502"/>
    <w:rsid w:val="00031317"/>
    <w:rsid w:val="0003137E"/>
    <w:rsid w:val="000316AC"/>
    <w:rsid w:val="00031707"/>
    <w:rsid w:val="000318F9"/>
    <w:rsid w:val="00031ACA"/>
    <w:rsid w:val="00031FAE"/>
    <w:rsid w:val="00033487"/>
    <w:rsid w:val="00033A78"/>
    <w:rsid w:val="00033EDF"/>
    <w:rsid w:val="00034275"/>
    <w:rsid w:val="000352CA"/>
    <w:rsid w:val="00035C14"/>
    <w:rsid w:val="00035D02"/>
    <w:rsid w:val="00036522"/>
    <w:rsid w:val="00036650"/>
    <w:rsid w:val="000367C8"/>
    <w:rsid w:val="00036CD2"/>
    <w:rsid w:val="0003707E"/>
    <w:rsid w:val="000372B6"/>
    <w:rsid w:val="000377CE"/>
    <w:rsid w:val="00037972"/>
    <w:rsid w:val="000401D5"/>
    <w:rsid w:val="00040D85"/>
    <w:rsid w:val="00041283"/>
    <w:rsid w:val="000414D1"/>
    <w:rsid w:val="000416DE"/>
    <w:rsid w:val="00041790"/>
    <w:rsid w:val="00041C06"/>
    <w:rsid w:val="00042742"/>
    <w:rsid w:val="000434C1"/>
    <w:rsid w:val="00043503"/>
    <w:rsid w:val="00043A40"/>
    <w:rsid w:val="00043CF4"/>
    <w:rsid w:val="00043DAD"/>
    <w:rsid w:val="000448B8"/>
    <w:rsid w:val="00044AAF"/>
    <w:rsid w:val="0004573F"/>
    <w:rsid w:val="0004596F"/>
    <w:rsid w:val="0004614B"/>
    <w:rsid w:val="000466E9"/>
    <w:rsid w:val="00046995"/>
    <w:rsid w:val="00046B72"/>
    <w:rsid w:val="00046D33"/>
    <w:rsid w:val="00047222"/>
    <w:rsid w:val="0004746A"/>
    <w:rsid w:val="00047810"/>
    <w:rsid w:val="00047B04"/>
    <w:rsid w:val="00050779"/>
    <w:rsid w:val="00050C1C"/>
    <w:rsid w:val="0005122D"/>
    <w:rsid w:val="000512DF"/>
    <w:rsid w:val="00051382"/>
    <w:rsid w:val="0005154B"/>
    <w:rsid w:val="000515D2"/>
    <w:rsid w:val="000517E4"/>
    <w:rsid w:val="00052651"/>
    <w:rsid w:val="0005285A"/>
    <w:rsid w:val="00052B29"/>
    <w:rsid w:val="00052BB1"/>
    <w:rsid w:val="00052C07"/>
    <w:rsid w:val="00052D2C"/>
    <w:rsid w:val="0005374D"/>
    <w:rsid w:val="00053D5F"/>
    <w:rsid w:val="00054A47"/>
    <w:rsid w:val="00054CB2"/>
    <w:rsid w:val="00054DDF"/>
    <w:rsid w:val="00055103"/>
    <w:rsid w:val="00055A6C"/>
    <w:rsid w:val="00055AFE"/>
    <w:rsid w:val="000560F3"/>
    <w:rsid w:val="000564A0"/>
    <w:rsid w:val="00056517"/>
    <w:rsid w:val="000566E9"/>
    <w:rsid w:val="00057004"/>
    <w:rsid w:val="00057B69"/>
    <w:rsid w:val="00057D2D"/>
    <w:rsid w:val="0006070F"/>
    <w:rsid w:val="000614E5"/>
    <w:rsid w:val="000615EB"/>
    <w:rsid w:val="000619EA"/>
    <w:rsid w:val="000622B5"/>
    <w:rsid w:val="0006238B"/>
    <w:rsid w:val="000623E7"/>
    <w:rsid w:val="0006254B"/>
    <w:rsid w:val="00062D71"/>
    <w:rsid w:val="0006315D"/>
    <w:rsid w:val="00063197"/>
    <w:rsid w:val="0006344A"/>
    <w:rsid w:val="0006358C"/>
    <w:rsid w:val="00064820"/>
    <w:rsid w:val="00065039"/>
    <w:rsid w:val="000650F1"/>
    <w:rsid w:val="0006510F"/>
    <w:rsid w:val="00065221"/>
    <w:rsid w:val="00065607"/>
    <w:rsid w:val="000657D8"/>
    <w:rsid w:val="00065DE5"/>
    <w:rsid w:val="000664A0"/>
    <w:rsid w:val="000665F5"/>
    <w:rsid w:val="00066676"/>
    <w:rsid w:val="00066870"/>
    <w:rsid w:val="00066B31"/>
    <w:rsid w:val="00066B3E"/>
    <w:rsid w:val="00066C35"/>
    <w:rsid w:val="00066C85"/>
    <w:rsid w:val="00066EDF"/>
    <w:rsid w:val="000676B0"/>
    <w:rsid w:val="000676B3"/>
    <w:rsid w:val="00067B33"/>
    <w:rsid w:val="00070155"/>
    <w:rsid w:val="000702A8"/>
    <w:rsid w:val="00070748"/>
    <w:rsid w:val="00070D6C"/>
    <w:rsid w:val="00072702"/>
    <w:rsid w:val="000728E5"/>
    <w:rsid w:val="00072ECD"/>
    <w:rsid w:val="00073131"/>
    <w:rsid w:val="000737DB"/>
    <w:rsid w:val="00073D02"/>
    <w:rsid w:val="00074211"/>
    <w:rsid w:val="0007421B"/>
    <w:rsid w:val="00074417"/>
    <w:rsid w:val="00074438"/>
    <w:rsid w:val="00074542"/>
    <w:rsid w:val="00074820"/>
    <w:rsid w:val="000748B9"/>
    <w:rsid w:val="00074E7B"/>
    <w:rsid w:val="00074F05"/>
    <w:rsid w:val="0007500F"/>
    <w:rsid w:val="00075D01"/>
    <w:rsid w:val="00075D46"/>
    <w:rsid w:val="0007610C"/>
    <w:rsid w:val="00076162"/>
    <w:rsid w:val="00077467"/>
    <w:rsid w:val="00077511"/>
    <w:rsid w:val="000776F4"/>
    <w:rsid w:val="000779B7"/>
    <w:rsid w:val="000800DC"/>
    <w:rsid w:val="000806E1"/>
    <w:rsid w:val="00080F00"/>
    <w:rsid w:val="000813A6"/>
    <w:rsid w:val="00081789"/>
    <w:rsid w:val="000817FB"/>
    <w:rsid w:val="00081F0C"/>
    <w:rsid w:val="00082587"/>
    <w:rsid w:val="00082899"/>
    <w:rsid w:val="00082D96"/>
    <w:rsid w:val="000837CC"/>
    <w:rsid w:val="000838F2"/>
    <w:rsid w:val="00083F75"/>
    <w:rsid w:val="000840E1"/>
    <w:rsid w:val="000844AB"/>
    <w:rsid w:val="0008470E"/>
    <w:rsid w:val="00084767"/>
    <w:rsid w:val="00084D35"/>
    <w:rsid w:val="000852D1"/>
    <w:rsid w:val="00085351"/>
    <w:rsid w:val="00085672"/>
    <w:rsid w:val="00085B5B"/>
    <w:rsid w:val="0008612A"/>
    <w:rsid w:val="0008625F"/>
    <w:rsid w:val="0008628F"/>
    <w:rsid w:val="0008632D"/>
    <w:rsid w:val="00087DCB"/>
    <w:rsid w:val="0009069A"/>
    <w:rsid w:val="00090717"/>
    <w:rsid w:val="00090904"/>
    <w:rsid w:val="00090C9E"/>
    <w:rsid w:val="0009153F"/>
    <w:rsid w:val="0009161C"/>
    <w:rsid w:val="00091E33"/>
    <w:rsid w:val="000923CC"/>
    <w:rsid w:val="00092A2A"/>
    <w:rsid w:val="00092A6C"/>
    <w:rsid w:val="0009346F"/>
    <w:rsid w:val="000934CE"/>
    <w:rsid w:val="00093F78"/>
    <w:rsid w:val="00094194"/>
    <w:rsid w:val="000943A3"/>
    <w:rsid w:val="0009464A"/>
    <w:rsid w:val="000946C2"/>
    <w:rsid w:val="000949EC"/>
    <w:rsid w:val="00094C14"/>
    <w:rsid w:val="00096050"/>
    <w:rsid w:val="0009620B"/>
    <w:rsid w:val="000965BC"/>
    <w:rsid w:val="000966E9"/>
    <w:rsid w:val="000968E7"/>
    <w:rsid w:val="00096C18"/>
    <w:rsid w:val="00096F16"/>
    <w:rsid w:val="00096FF7"/>
    <w:rsid w:val="0009735C"/>
    <w:rsid w:val="00097398"/>
    <w:rsid w:val="00097BFE"/>
    <w:rsid w:val="00097C21"/>
    <w:rsid w:val="00097C71"/>
    <w:rsid w:val="00097D3C"/>
    <w:rsid w:val="000A0697"/>
    <w:rsid w:val="000A14B4"/>
    <w:rsid w:val="000A14E8"/>
    <w:rsid w:val="000A1642"/>
    <w:rsid w:val="000A172C"/>
    <w:rsid w:val="000A1ADB"/>
    <w:rsid w:val="000A1DA6"/>
    <w:rsid w:val="000A1FA1"/>
    <w:rsid w:val="000A246D"/>
    <w:rsid w:val="000A2DC6"/>
    <w:rsid w:val="000A3049"/>
    <w:rsid w:val="000A36B2"/>
    <w:rsid w:val="000A3BA7"/>
    <w:rsid w:val="000A4177"/>
    <w:rsid w:val="000A432C"/>
    <w:rsid w:val="000A43F9"/>
    <w:rsid w:val="000A4939"/>
    <w:rsid w:val="000A4FDA"/>
    <w:rsid w:val="000A5049"/>
    <w:rsid w:val="000A52D2"/>
    <w:rsid w:val="000A59A1"/>
    <w:rsid w:val="000A59F8"/>
    <w:rsid w:val="000A5B12"/>
    <w:rsid w:val="000A64A4"/>
    <w:rsid w:val="000A718A"/>
    <w:rsid w:val="000B0A6F"/>
    <w:rsid w:val="000B0CDF"/>
    <w:rsid w:val="000B1408"/>
    <w:rsid w:val="000B21B9"/>
    <w:rsid w:val="000B3351"/>
    <w:rsid w:val="000B3937"/>
    <w:rsid w:val="000B3E64"/>
    <w:rsid w:val="000B3FA0"/>
    <w:rsid w:val="000B4250"/>
    <w:rsid w:val="000B475C"/>
    <w:rsid w:val="000B4936"/>
    <w:rsid w:val="000B570C"/>
    <w:rsid w:val="000B5A86"/>
    <w:rsid w:val="000B664B"/>
    <w:rsid w:val="000B67E2"/>
    <w:rsid w:val="000B6BE4"/>
    <w:rsid w:val="000B6F96"/>
    <w:rsid w:val="000B7001"/>
    <w:rsid w:val="000B758A"/>
    <w:rsid w:val="000B7602"/>
    <w:rsid w:val="000C077F"/>
    <w:rsid w:val="000C0BC6"/>
    <w:rsid w:val="000C0FF6"/>
    <w:rsid w:val="000C110A"/>
    <w:rsid w:val="000C1113"/>
    <w:rsid w:val="000C111F"/>
    <w:rsid w:val="000C16C1"/>
    <w:rsid w:val="000C1A4D"/>
    <w:rsid w:val="000C1F9F"/>
    <w:rsid w:val="000C237D"/>
    <w:rsid w:val="000C3404"/>
    <w:rsid w:val="000C3721"/>
    <w:rsid w:val="000C4229"/>
    <w:rsid w:val="000C43CE"/>
    <w:rsid w:val="000C4441"/>
    <w:rsid w:val="000C44D6"/>
    <w:rsid w:val="000C45A5"/>
    <w:rsid w:val="000C4677"/>
    <w:rsid w:val="000C474A"/>
    <w:rsid w:val="000C49B3"/>
    <w:rsid w:val="000C4ACC"/>
    <w:rsid w:val="000C4D5F"/>
    <w:rsid w:val="000C5689"/>
    <w:rsid w:val="000C56E4"/>
    <w:rsid w:val="000C5831"/>
    <w:rsid w:val="000C5DA4"/>
    <w:rsid w:val="000C5E08"/>
    <w:rsid w:val="000C5F22"/>
    <w:rsid w:val="000C6104"/>
    <w:rsid w:val="000C6A06"/>
    <w:rsid w:val="000C6B0B"/>
    <w:rsid w:val="000C6B51"/>
    <w:rsid w:val="000C6BA4"/>
    <w:rsid w:val="000C72F2"/>
    <w:rsid w:val="000C76CC"/>
    <w:rsid w:val="000C7952"/>
    <w:rsid w:val="000C7D2A"/>
    <w:rsid w:val="000C7EC7"/>
    <w:rsid w:val="000D02F6"/>
    <w:rsid w:val="000D0565"/>
    <w:rsid w:val="000D067F"/>
    <w:rsid w:val="000D09DA"/>
    <w:rsid w:val="000D0C25"/>
    <w:rsid w:val="000D0E1C"/>
    <w:rsid w:val="000D0EEE"/>
    <w:rsid w:val="000D14F8"/>
    <w:rsid w:val="000D1810"/>
    <w:rsid w:val="000D1EE1"/>
    <w:rsid w:val="000D2059"/>
    <w:rsid w:val="000D246B"/>
    <w:rsid w:val="000D26F3"/>
    <w:rsid w:val="000D2B99"/>
    <w:rsid w:val="000D2C0C"/>
    <w:rsid w:val="000D3477"/>
    <w:rsid w:val="000D3C36"/>
    <w:rsid w:val="000D3E65"/>
    <w:rsid w:val="000D3FFA"/>
    <w:rsid w:val="000D4394"/>
    <w:rsid w:val="000D439B"/>
    <w:rsid w:val="000D4DF7"/>
    <w:rsid w:val="000D52E1"/>
    <w:rsid w:val="000D549F"/>
    <w:rsid w:val="000D57E6"/>
    <w:rsid w:val="000D63F0"/>
    <w:rsid w:val="000D68A1"/>
    <w:rsid w:val="000D6ADD"/>
    <w:rsid w:val="000D6C26"/>
    <w:rsid w:val="000D6E46"/>
    <w:rsid w:val="000D70CB"/>
    <w:rsid w:val="000D716B"/>
    <w:rsid w:val="000D727F"/>
    <w:rsid w:val="000D774E"/>
    <w:rsid w:val="000D786D"/>
    <w:rsid w:val="000D7AD4"/>
    <w:rsid w:val="000D7C02"/>
    <w:rsid w:val="000D7FC1"/>
    <w:rsid w:val="000E00F5"/>
    <w:rsid w:val="000E05A7"/>
    <w:rsid w:val="000E0A38"/>
    <w:rsid w:val="000E0BBB"/>
    <w:rsid w:val="000E0C1C"/>
    <w:rsid w:val="000E0E36"/>
    <w:rsid w:val="000E100F"/>
    <w:rsid w:val="000E1313"/>
    <w:rsid w:val="000E1D97"/>
    <w:rsid w:val="000E1FC8"/>
    <w:rsid w:val="000E2303"/>
    <w:rsid w:val="000E268A"/>
    <w:rsid w:val="000E29D0"/>
    <w:rsid w:val="000E2CF2"/>
    <w:rsid w:val="000E3282"/>
    <w:rsid w:val="000E38DC"/>
    <w:rsid w:val="000E3936"/>
    <w:rsid w:val="000E3B19"/>
    <w:rsid w:val="000E41D3"/>
    <w:rsid w:val="000E425A"/>
    <w:rsid w:val="000E438D"/>
    <w:rsid w:val="000E43DF"/>
    <w:rsid w:val="000E43E6"/>
    <w:rsid w:val="000E44DD"/>
    <w:rsid w:val="000E4E2F"/>
    <w:rsid w:val="000E56AE"/>
    <w:rsid w:val="000E5A75"/>
    <w:rsid w:val="000E629F"/>
    <w:rsid w:val="000E6583"/>
    <w:rsid w:val="000E70E9"/>
    <w:rsid w:val="000E7528"/>
    <w:rsid w:val="000E78DF"/>
    <w:rsid w:val="000F0075"/>
    <w:rsid w:val="000F0E8F"/>
    <w:rsid w:val="000F15F2"/>
    <w:rsid w:val="000F1938"/>
    <w:rsid w:val="000F1EF4"/>
    <w:rsid w:val="000F202C"/>
    <w:rsid w:val="000F29E9"/>
    <w:rsid w:val="000F2E92"/>
    <w:rsid w:val="000F3A12"/>
    <w:rsid w:val="000F3CEE"/>
    <w:rsid w:val="000F4177"/>
    <w:rsid w:val="000F4222"/>
    <w:rsid w:val="000F4851"/>
    <w:rsid w:val="000F49D1"/>
    <w:rsid w:val="000F4C1A"/>
    <w:rsid w:val="000F51AD"/>
    <w:rsid w:val="000F5844"/>
    <w:rsid w:val="000F5C01"/>
    <w:rsid w:val="000F5C0D"/>
    <w:rsid w:val="000F5F85"/>
    <w:rsid w:val="000F6369"/>
    <w:rsid w:val="000F64C8"/>
    <w:rsid w:val="000F661A"/>
    <w:rsid w:val="000F6B18"/>
    <w:rsid w:val="000F6E53"/>
    <w:rsid w:val="000F73C9"/>
    <w:rsid w:val="000F75F7"/>
    <w:rsid w:val="000F7616"/>
    <w:rsid w:val="000F7D6B"/>
    <w:rsid w:val="000F7ECC"/>
    <w:rsid w:val="000F7F81"/>
    <w:rsid w:val="001001BD"/>
    <w:rsid w:val="001002B2"/>
    <w:rsid w:val="001005B8"/>
    <w:rsid w:val="00100C7D"/>
    <w:rsid w:val="00101068"/>
    <w:rsid w:val="0010155F"/>
    <w:rsid w:val="001021A5"/>
    <w:rsid w:val="00102782"/>
    <w:rsid w:val="00102965"/>
    <w:rsid w:val="00102E0A"/>
    <w:rsid w:val="00102F44"/>
    <w:rsid w:val="001035C4"/>
    <w:rsid w:val="001038B6"/>
    <w:rsid w:val="0010391C"/>
    <w:rsid w:val="00103AFC"/>
    <w:rsid w:val="0010469D"/>
    <w:rsid w:val="001047B0"/>
    <w:rsid w:val="00104A49"/>
    <w:rsid w:val="00104A9E"/>
    <w:rsid w:val="00104F8F"/>
    <w:rsid w:val="00104FD5"/>
    <w:rsid w:val="00105C63"/>
    <w:rsid w:val="00106482"/>
    <w:rsid w:val="001078D2"/>
    <w:rsid w:val="00107901"/>
    <w:rsid w:val="00107A86"/>
    <w:rsid w:val="00107D35"/>
    <w:rsid w:val="00110CA6"/>
    <w:rsid w:val="00111379"/>
    <w:rsid w:val="001115F2"/>
    <w:rsid w:val="0011197A"/>
    <w:rsid w:val="00111A7C"/>
    <w:rsid w:val="00111F10"/>
    <w:rsid w:val="00111F75"/>
    <w:rsid w:val="00112220"/>
    <w:rsid w:val="00112308"/>
    <w:rsid w:val="0011241F"/>
    <w:rsid w:val="00112560"/>
    <w:rsid w:val="00112567"/>
    <w:rsid w:val="00112DE1"/>
    <w:rsid w:val="0011309D"/>
    <w:rsid w:val="001132CE"/>
    <w:rsid w:val="001142E4"/>
    <w:rsid w:val="0011475A"/>
    <w:rsid w:val="001154F7"/>
    <w:rsid w:val="001155C2"/>
    <w:rsid w:val="00115A05"/>
    <w:rsid w:val="00115F8D"/>
    <w:rsid w:val="00116314"/>
    <w:rsid w:val="001168AF"/>
    <w:rsid w:val="00116C30"/>
    <w:rsid w:val="00116DCA"/>
    <w:rsid w:val="00116F9A"/>
    <w:rsid w:val="0011751D"/>
    <w:rsid w:val="001175AB"/>
    <w:rsid w:val="001176CD"/>
    <w:rsid w:val="001201CC"/>
    <w:rsid w:val="001204CD"/>
    <w:rsid w:val="00121153"/>
    <w:rsid w:val="00121E0F"/>
    <w:rsid w:val="00122010"/>
    <w:rsid w:val="0012229D"/>
    <w:rsid w:val="00122593"/>
    <w:rsid w:val="00122605"/>
    <w:rsid w:val="00122944"/>
    <w:rsid w:val="001230EB"/>
    <w:rsid w:val="00123104"/>
    <w:rsid w:val="001232C2"/>
    <w:rsid w:val="0012383B"/>
    <w:rsid w:val="0012399E"/>
    <w:rsid w:val="00123AFF"/>
    <w:rsid w:val="00123BCD"/>
    <w:rsid w:val="00123BD2"/>
    <w:rsid w:val="00124309"/>
    <w:rsid w:val="0012461D"/>
    <w:rsid w:val="00124734"/>
    <w:rsid w:val="001248EF"/>
    <w:rsid w:val="00124A65"/>
    <w:rsid w:val="0012528F"/>
    <w:rsid w:val="001258C2"/>
    <w:rsid w:val="00125E5C"/>
    <w:rsid w:val="0012665F"/>
    <w:rsid w:val="00126878"/>
    <w:rsid w:val="001274C2"/>
    <w:rsid w:val="0012795F"/>
    <w:rsid w:val="00130316"/>
    <w:rsid w:val="001306A2"/>
    <w:rsid w:val="00130948"/>
    <w:rsid w:val="00130BF1"/>
    <w:rsid w:val="00130DEE"/>
    <w:rsid w:val="00131D39"/>
    <w:rsid w:val="0013211B"/>
    <w:rsid w:val="0013269C"/>
    <w:rsid w:val="00132FF8"/>
    <w:rsid w:val="001333AB"/>
    <w:rsid w:val="00133464"/>
    <w:rsid w:val="00133A22"/>
    <w:rsid w:val="00133E89"/>
    <w:rsid w:val="00135140"/>
    <w:rsid w:val="0013514D"/>
    <w:rsid w:val="00135319"/>
    <w:rsid w:val="0013537B"/>
    <w:rsid w:val="0013539E"/>
    <w:rsid w:val="001362E9"/>
    <w:rsid w:val="001366CC"/>
    <w:rsid w:val="001366D9"/>
    <w:rsid w:val="00136F68"/>
    <w:rsid w:val="001372CF"/>
    <w:rsid w:val="0014019B"/>
    <w:rsid w:val="0014035A"/>
    <w:rsid w:val="00140C60"/>
    <w:rsid w:val="00140D74"/>
    <w:rsid w:val="00140DD3"/>
    <w:rsid w:val="001416B4"/>
    <w:rsid w:val="0014185C"/>
    <w:rsid w:val="00141C51"/>
    <w:rsid w:val="00141FB3"/>
    <w:rsid w:val="0014225A"/>
    <w:rsid w:val="001426BA"/>
    <w:rsid w:val="001430B1"/>
    <w:rsid w:val="00143194"/>
    <w:rsid w:val="00143B60"/>
    <w:rsid w:val="001446D5"/>
    <w:rsid w:val="00144780"/>
    <w:rsid w:val="00144D3E"/>
    <w:rsid w:val="00144EE6"/>
    <w:rsid w:val="00144F48"/>
    <w:rsid w:val="0014596D"/>
    <w:rsid w:val="00145BF4"/>
    <w:rsid w:val="0014608E"/>
    <w:rsid w:val="0014611C"/>
    <w:rsid w:val="0014659C"/>
    <w:rsid w:val="0014700C"/>
    <w:rsid w:val="001473F1"/>
    <w:rsid w:val="001478E2"/>
    <w:rsid w:val="001509AB"/>
    <w:rsid w:val="00150FE4"/>
    <w:rsid w:val="00151A06"/>
    <w:rsid w:val="00151F92"/>
    <w:rsid w:val="0015251D"/>
    <w:rsid w:val="001526F7"/>
    <w:rsid w:val="00152965"/>
    <w:rsid w:val="00153045"/>
    <w:rsid w:val="001532AE"/>
    <w:rsid w:val="00153868"/>
    <w:rsid w:val="00153884"/>
    <w:rsid w:val="0015390B"/>
    <w:rsid w:val="00153E2B"/>
    <w:rsid w:val="00154566"/>
    <w:rsid w:val="00154D3F"/>
    <w:rsid w:val="00154EA1"/>
    <w:rsid w:val="00155428"/>
    <w:rsid w:val="00155440"/>
    <w:rsid w:val="001554FD"/>
    <w:rsid w:val="00155633"/>
    <w:rsid w:val="00155722"/>
    <w:rsid w:val="0015573C"/>
    <w:rsid w:val="00155EFC"/>
    <w:rsid w:val="0015607E"/>
    <w:rsid w:val="00156D6F"/>
    <w:rsid w:val="00156E77"/>
    <w:rsid w:val="001570E7"/>
    <w:rsid w:val="00157950"/>
    <w:rsid w:val="00157A05"/>
    <w:rsid w:val="00157D9E"/>
    <w:rsid w:val="00157DEA"/>
    <w:rsid w:val="0016000B"/>
    <w:rsid w:val="001600D3"/>
    <w:rsid w:val="001602CA"/>
    <w:rsid w:val="00160AAA"/>
    <w:rsid w:val="001610B0"/>
    <w:rsid w:val="0016127A"/>
    <w:rsid w:val="00161824"/>
    <w:rsid w:val="00161A43"/>
    <w:rsid w:val="00161B23"/>
    <w:rsid w:val="00161C1D"/>
    <w:rsid w:val="001622C0"/>
    <w:rsid w:val="001625B7"/>
    <w:rsid w:val="0016275E"/>
    <w:rsid w:val="00162785"/>
    <w:rsid w:val="00162C1D"/>
    <w:rsid w:val="00162CF4"/>
    <w:rsid w:val="00162F12"/>
    <w:rsid w:val="001635E2"/>
    <w:rsid w:val="0016360A"/>
    <w:rsid w:val="00163787"/>
    <w:rsid w:val="00163F41"/>
    <w:rsid w:val="00164038"/>
    <w:rsid w:val="00164242"/>
    <w:rsid w:val="00164CEF"/>
    <w:rsid w:val="00164DE9"/>
    <w:rsid w:val="0016511C"/>
    <w:rsid w:val="0016528E"/>
    <w:rsid w:val="0016589D"/>
    <w:rsid w:val="00165F2B"/>
    <w:rsid w:val="00166291"/>
    <w:rsid w:val="0016646B"/>
    <w:rsid w:val="00166EBB"/>
    <w:rsid w:val="00166FC3"/>
    <w:rsid w:val="00167792"/>
    <w:rsid w:val="00167C10"/>
    <w:rsid w:val="00167E76"/>
    <w:rsid w:val="00170252"/>
    <w:rsid w:val="0017025F"/>
    <w:rsid w:val="001702B8"/>
    <w:rsid w:val="001702CB"/>
    <w:rsid w:val="0017081B"/>
    <w:rsid w:val="00170BB8"/>
    <w:rsid w:val="00170FC9"/>
    <w:rsid w:val="001710D3"/>
    <w:rsid w:val="00171133"/>
    <w:rsid w:val="00171192"/>
    <w:rsid w:val="001714F2"/>
    <w:rsid w:val="0017161D"/>
    <w:rsid w:val="0017224F"/>
    <w:rsid w:val="00172A93"/>
    <w:rsid w:val="001730BD"/>
    <w:rsid w:val="00173196"/>
    <w:rsid w:val="00173518"/>
    <w:rsid w:val="00173596"/>
    <w:rsid w:val="00173FCB"/>
    <w:rsid w:val="00174323"/>
    <w:rsid w:val="0017441D"/>
    <w:rsid w:val="00174425"/>
    <w:rsid w:val="001744E7"/>
    <w:rsid w:val="0017480A"/>
    <w:rsid w:val="00174DD4"/>
    <w:rsid w:val="001750B3"/>
    <w:rsid w:val="0017516F"/>
    <w:rsid w:val="00175944"/>
    <w:rsid w:val="00175A7D"/>
    <w:rsid w:val="00176284"/>
    <w:rsid w:val="0017641D"/>
    <w:rsid w:val="0017741E"/>
    <w:rsid w:val="001774E9"/>
    <w:rsid w:val="00177A42"/>
    <w:rsid w:val="00177D33"/>
    <w:rsid w:val="001800D7"/>
    <w:rsid w:val="00180569"/>
    <w:rsid w:val="00180C30"/>
    <w:rsid w:val="00180EE1"/>
    <w:rsid w:val="00180F28"/>
    <w:rsid w:val="0018144F"/>
    <w:rsid w:val="00181649"/>
    <w:rsid w:val="00181FA2"/>
    <w:rsid w:val="001825AD"/>
    <w:rsid w:val="00182B1B"/>
    <w:rsid w:val="00182E73"/>
    <w:rsid w:val="0018335D"/>
    <w:rsid w:val="001835BB"/>
    <w:rsid w:val="00183774"/>
    <w:rsid w:val="00183D8D"/>
    <w:rsid w:val="00184530"/>
    <w:rsid w:val="00184800"/>
    <w:rsid w:val="001849A7"/>
    <w:rsid w:val="00184D6B"/>
    <w:rsid w:val="00185727"/>
    <w:rsid w:val="00185C8E"/>
    <w:rsid w:val="00185CBD"/>
    <w:rsid w:val="00186010"/>
    <w:rsid w:val="00186119"/>
    <w:rsid w:val="0018687C"/>
    <w:rsid w:val="00186E89"/>
    <w:rsid w:val="00186EFD"/>
    <w:rsid w:val="00187886"/>
    <w:rsid w:val="00187A72"/>
    <w:rsid w:val="00190D02"/>
    <w:rsid w:val="00190EA6"/>
    <w:rsid w:val="0019118E"/>
    <w:rsid w:val="001911F5"/>
    <w:rsid w:val="001913A7"/>
    <w:rsid w:val="001914F5"/>
    <w:rsid w:val="001916D7"/>
    <w:rsid w:val="00191766"/>
    <w:rsid w:val="001918C8"/>
    <w:rsid w:val="00191AEC"/>
    <w:rsid w:val="00191D74"/>
    <w:rsid w:val="00192327"/>
    <w:rsid w:val="001930FE"/>
    <w:rsid w:val="00193201"/>
    <w:rsid w:val="001933F7"/>
    <w:rsid w:val="00194060"/>
    <w:rsid w:val="001943BB"/>
    <w:rsid w:val="00194608"/>
    <w:rsid w:val="00194B81"/>
    <w:rsid w:val="00195060"/>
    <w:rsid w:val="00195216"/>
    <w:rsid w:val="00195233"/>
    <w:rsid w:val="0019529E"/>
    <w:rsid w:val="0019547F"/>
    <w:rsid w:val="001955B9"/>
    <w:rsid w:val="0019584F"/>
    <w:rsid w:val="00195A81"/>
    <w:rsid w:val="001961CA"/>
    <w:rsid w:val="0019649D"/>
    <w:rsid w:val="0019704F"/>
    <w:rsid w:val="001970B9"/>
    <w:rsid w:val="001972AE"/>
    <w:rsid w:val="0019754D"/>
    <w:rsid w:val="001975A7"/>
    <w:rsid w:val="00197934"/>
    <w:rsid w:val="001A0AE9"/>
    <w:rsid w:val="001A17AF"/>
    <w:rsid w:val="001A1DA5"/>
    <w:rsid w:val="001A1E72"/>
    <w:rsid w:val="001A20E3"/>
    <w:rsid w:val="001A2238"/>
    <w:rsid w:val="001A23F1"/>
    <w:rsid w:val="001A29E0"/>
    <w:rsid w:val="001A2A23"/>
    <w:rsid w:val="001A2D30"/>
    <w:rsid w:val="001A2F7C"/>
    <w:rsid w:val="001A35F5"/>
    <w:rsid w:val="001A37EE"/>
    <w:rsid w:val="001A3E42"/>
    <w:rsid w:val="001A3EE8"/>
    <w:rsid w:val="001A3FC6"/>
    <w:rsid w:val="001A4942"/>
    <w:rsid w:val="001A4AF0"/>
    <w:rsid w:val="001A4F12"/>
    <w:rsid w:val="001A502B"/>
    <w:rsid w:val="001A508A"/>
    <w:rsid w:val="001A50CC"/>
    <w:rsid w:val="001A58C5"/>
    <w:rsid w:val="001A5B5A"/>
    <w:rsid w:val="001A6048"/>
    <w:rsid w:val="001A6681"/>
    <w:rsid w:val="001A682D"/>
    <w:rsid w:val="001A6F9F"/>
    <w:rsid w:val="001A79E8"/>
    <w:rsid w:val="001A7FF8"/>
    <w:rsid w:val="001B0ADA"/>
    <w:rsid w:val="001B0B78"/>
    <w:rsid w:val="001B1055"/>
    <w:rsid w:val="001B13C8"/>
    <w:rsid w:val="001B1402"/>
    <w:rsid w:val="001B1B8B"/>
    <w:rsid w:val="001B1CFD"/>
    <w:rsid w:val="001B1D73"/>
    <w:rsid w:val="001B239E"/>
    <w:rsid w:val="001B2D93"/>
    <w:rsid w:val="001B3364"/>
    <w:rsid w:val="001B3A64"/>
    <w:rsid w:val="001B3DA8"/>
    <w:rsid w:val="001B44F8"/>
    <w:rsid w:val="001B4A71"/>
    <w:rsid w:val="001B4F43"/>
    <w:rsid w:val="001B4F8A"/>
    <w:rsid w:val="001B52A6"/>
    <w:rsid w:val="001B54A7"/>
    <w:rsid w:val="001B5842"/>
    <w:rsid w:val="001B5CB9"/>
    <w:rsid w:val="001B5D68"/>
    <w:rsid w:val="001B5DAB"/>
    <w:rsid w:val="001B5E09"/>
    <w:rsid w:val="001B662A"/>
    <w:rsid w:val="001B6C5D"/>
    <w:rsid w:val="001B6C8C"/>
    <w:rsid w:val="001B7D23"/>
    <w:rsid w:val="001C0412"/>
    <w:rsid w:val="001C044C"/>
    <w:rsid w:val="001C045C"/>
    <w:rsid w:val="001C11DB"/>
    <w:rsid w:val="001C1501"/>
    <w:rsid w:val="001C1906"/>
    <w:rsid w:val="001C1C57"/>
    <w:rsid w:val="001C2A1B"/>
    <w:rsid w:val="001C3028"/>
    <w:rsid w:val="001C35F0"/>
    <w:rsid w:val="001C380A"/>
    <w:rsid w:val="001C4092"/>
    <w:rsid w:val="001C4649"/>
    <w:rsid w:val="001C4CC1"/>
    <w:rsid w:val="001C54BC"/>
    <w:rsid w:val="001C7173"/>
    <w:rsid w:val="001C7340"/>
    <w:rsid w:val="001C76A8"/>
    <w:rsid w:val="001C7885"/>
    <w:rsid w:val="001C7A49"/>
    <w:rsid w:val="001C7A5B"/>
    <w:rsid w:val="001C7AAD"/>
    <w:rsid w:val="001D184A"/>
    <w:rsid w:val="001D1934"/>
    <w:rsid w:val="001D24F7"/>
    <w:rsid w:val="001D2799"/>
    <w:rsid w:val="001D2B53"/>
    <w:rsid w:val="001D308D"/>
    <w:rsid w:val="001D3615"/>
    <w:rsid w:val="001D36A5"/>
    <w:rsid w:val="001D3818"/>
    <w:rsid w:val="001D3A42"/>
    <w:rsid w:val="001D3CB2"/>
    <w:rsid w:val="001D3FF0"/>
    <w:rsid w:val="001D4406"/>
    <w:rsid w:val="001D478C"/>
    <w:rsid w:val="001D49B5"/>
    <w:rsid w:val="001D4C69"/>
    <w:rsid w:val="001D4D89"/>
    <w:rsid w:val="001D4FB9"/>
    <w:rsid w:val="001D5330"/>
    <w:rsid w:val="001D54D2"/>
    <w:rsid w:val="001D55C4"/>
    <w:rsid w:val="001D5932"/>
    <w:rsid w:val="001D6046"/>
    <w:rsid w:val="001D6194"/>
    <w:rsid w:val="001D648E"/>
    <w:rsid w:val="001D675D"/>
    <w:rsid w:val="001D7187"/>
    <w:rsid w:val="001D7455"/>
    <w:rsid w:val="001D770F"/>
    <w:rsid w:val="001D78A5"/>
    <w:rsid w:val="001D7AD6"/>
    <w:rsid w:val="001D7D26"/>
    <w:rsid w:val="001D7E78"/>
    <w:rsid w:val="001D7FBA"/>
    <w:rsid w:val="001E006F"/>
    <w:rsid w:val="001E0AAB"/>
    <w:rsid w:val="001E0CA0"/>
    <w:rsid w:val="001E0F10"/>
    <w:rsid w:val="001E11D2"/>
    <w:rsid w:val="001E1235"/>
    <w:rsid w:val="001E17DA"/>
    <w:rsid w:val="001E1D4A"/>
    <w:rsid w:val="001E1DEE"/>
    <w:rsid w:val="001E206C"/>
    <w:rsid w:val="001E247A"/>
    <w:rsid w:val="001E2584"/>
    <w:rsid w:val="001E286D"/>
    <w:rsid w:val="001E320B"/>
    <w:rsid w:val="001E3AB6"/>
    <w:rsid w:val="001E3DB4"/>
    <w:rsid w:val="001E447E"/>
    <w:rsid w:val="001E48F1"/>
    <w:rsid w:val="001E4B3A"/>
    <w:rsid w:val="001E4DCA"/>
    <w:rsid w:val="001E579E"/>
    <w:rsid w:val="001E5DA6"/>
    <w:rsid w:val="001E5FA7"/>
    <w:rsid w:val="001E6A99"/>
    <w:rsid w:val="001E7CCD"/>
    <w:rsid w:val="001E7E09"/>
    <w:rsid w:val="001F0113"/>
    <w:rsid w:val="001F03C3"/>
    <w:rsid w:val="001F0FDB"/>
    <w:rsid w:val="001F0FFA"/>
    <w:rsid w:val="001F11F5"/>
    <w:rsid w:val="001F21E0"/>
    <w:rsid w:val="001F2E5B"/>
    <w:rsid w:val="001F3242"/>
    <w:rsid w:val="001F3B09"/>
    <w:rsid w:val="001F3F31"/>
    <w:rsid w:val="001F4339"/>
    <w:rsid w:val="001F4595"/>
    <w:rsid w:val="001F47C1"/>
    <w:rsid w:val="001F4819"/>
    <w:rsid w:val="001F4C2A"/>
    <w:rsid w:val="001F4C3B"/>
    <w:rsid w:val="001F4F17"/>
    <w:rsid w:val="001F5025"/>
    <w:rsid w:val="001F5056"/>
    <w:rsid w:val="001F50F7"/>
    <w:rsid w:val="001F52BB"/>
    <w:rsid w:val="001F52FE"/>
    <w:rsid w:val="001F5FBD"/>
    <w:rsid w:val="001F6090"/>
    <w:rsid w:val="001F7DA8"/>
    <w:rsid w:val="001F7E34"/>
    <w:rsid w:val="00200042"/>
    <w:rsid w:val="002000B6"/>
    <w:rsid w:val="0020013B"/>
    <w:rsid w:val="002006EA"/>
    <w:rsid w:val="00200866"/>
    <w:rsid w:val="00200C70"/>
    <w:rsid w:val="00200F2F"/>
    <w:rsid w:val="00201343"/>
    <w:rsid w:val="0020150C"/>
    <w:rsid w:val="00201624"/>
    <w:rsid w:val="00201A24"/>
    <w:rsid w:val="002022CE"/>
    <w:rsid w:val="00202709"/>
    <w:rsid w:val="002028CA"/>
    <w:rsid w:val="00202DF9"/>
    <w:rsid w:val="00203370"/>
    <w:rsid w:val="0020407A"/>
    <w:rsid w:val="00204591"/>
    <w:rsid w:val="00204E58"/>
    <w:rsid w:val="00205DE9"/>
    <w:rsid w:val="00205E8A"/>
    <w:rsid w:val="00205E92"/>
    <w:rsid w:val="002063D5"/>
    <w:rsid w:val="002066D8"/>
    <w:rsid w:val="0020672A"/>
    <w:rsid w:val="00206B07"/>
    <w:rsid w:val="00206FE6"/>
    <w:rsid w:val="00207800"/>
    <w:rsid w:val="00207B2A"/>
    <w:rsid w:val="002105EE"/>
    <w:rsid w:val="002108A1"/>
    <w:rsid w:val="00210978"/>
    <w:rsid w:val="002119A5"/>
    <w:rsid w:val="00211A6F"/>
    <w:rsid w:val="00211CD1"/>
    <w:rsid w:val="00211F5C"/>
    <w:rsid w:val="00212C7E"/>
    <w:rsid w:val="00213575"/>
    <w:rsid w:val="00213CE9"/>
    <w:rsid w:val="00213CFF"/>
    <w:rsid w:val="00213DC5"/>
    <w:rsid w:val="00213E29"/>
    <w:rsid w:val="002142CF"/>
    <w:rsid w:val="00214446"/>
    <w:rsid w:val="00215657"/>
    <w:rsid w:val="00215942"/>
    <w:rsid w:val="00215CD3"/>
    <w:rsid w:val="0021627E"/>
    <w:rsid w:val="00216370"/>
    <w:rsid w:val="0021646A"/>
    <w:rsid w:val="00216D73"/>
    <w:rsid w:val="00216F94"/>
    <w:rsid w:val="00217A5F"/>
    <w:rsid w:val="00217C8C"/>
    <w:rsid w:val="0022044C"/>
    <w:rsid w:val="002207FA"/>
    <w:rsid w:val="00220AB5"/>
    <w:rsid w:val="00220FAB"/>
    <w:rsid w:val="0022154F"/>
    <w:rsid w:val="00221E07"/>
    <w:rsid w:val="00221EB1"/>
    <w:rsid w:val="002221B1"/>
    <w:rsid w:val="002227A4"/>
    <w:rsid w:val="00222FD9"/>
    <w:rsid w:val="002231B5"/>
    <w:rsid w:val="002234F3"/>
    <w:rsid w:val="002239B9"/>
    <w:rsid w:val="00223AE9"/>
    <w:rsid w:val="00224721"/>
    <w:rsid w:val="00225226"/>
    <w:rsid w:val="002254C5"/>
    <w:rsid w:val="002266A0"/>
    <w:rsid w:val="00226C07"/>
    <w:rsid w:val="00226CDF"/>
    <w:rsid w:val="00227625"/>
    <w:rsid w:val="0022765A"/>
    <w:rsid w:val="0023016C"/>
    <w:rsid w:val="002301D0"/>
    <w:rsid w:val="00230807"/>
    <w:rsid w:val="002318B9"/>
    <w:rsid w:val="002318F3"/>
    <w:rsid w:val="00231987"/>
    <w:rsid w:val="00231EC4"/>
    <w:rsid w:val="0023232F"/>
    <w:rsid w:val="00232D12"/>
    <w:rsid w:val="00232F24"/>
    <w:rsid w:val="00233693"/>
    <w:rsid w:val="00233B24"/>
    <w:rsid w:val="00234208"/>
    <w:rsid w:val="00234947"/>
    <w:rsid w:val="00234CA4"/>
    <w:rsid w:val="00234DA9"/>
    <w:rsid w:val="00234E8B"/>
    <w:rsid w:val="0023512C"/>
    <w:rsid w:val="002351BB"/>
    <w:rsid w:val="00235281"/>
    <w:rsid w:val="00235780"/>
    <w:rsid w:val="00235CCB"/>
    <w:rsid w:val="00235D80"/>
    <w:rsid w:val="00235F17"/>
    <w:rsid w:val="00236146"/>
    <w:rsid w:val="002362AC"/>
    <w:rsid w:val="002363EE"/>
    <w:rsid w:val="00236829"/>
    <w:rsid w:val="00236A2A"/>
    <w:rsid w:val="00236FBC"/>
    <w:rsid w:val="0023776D"/>
    <w:rsid w:val="00240508"/>
    <w:rsid w:val="002408B5"/>
    <w:rsid w:val="00240B47"/>
    <w:rsid w:val="00240C1C"/>
    <w:rsid w:val="00240EFA"/>
    <w:rsid w:val="0024131C"/>
    <w:rsid w:val="00241963"/>
    <w:rsid w:val="002419CA"/>
    <w:rsid w:val="00241AA6"/>
    <w:rsid w:val="00242091"/>
    <w:rsid w:val="00242542"/>
    <w:rsid w:val="00242607"/>
    <w:rsid w:val="002431A6"/>
    <w:rsid w:val="00243204"/>
    <w:rsid w:val="0024355F"/>
    <w:rsid w:val="00244028"/>
    <w:rsid w:val="0024430A"/>
    <w:rsid w:val="00244697"/>
    <w:rsid w:val="002447D2"/>
    <w:rsid w:val="00244CFE"/>
    <w:rsid w:val="00244D8B"/>
    <w:rsid w:val="00245689"/>
    <w:rsid w:val="00245D43"/>
    <w:rsid w:val="00245EC9"/>
    <w:rsid w:val="00246010"/>
    <w:rsid w:val="00246B79"/>
    <w:rsid w:val="00246B8B"/>
    <w:rsid w:val="00247145"/>
    <w:rsid w:val="002504C1"/>
    <w:rsid w:val="00250741"/>
    <w:rsid w:val="00250B7F"/>
    <w:rsid w:val="00250D0C"/>
    <w:rsid w:val="00250E86"/>
    <w:rsid w:val="00251873"/>
    <w:rsid w:val="00251973"/>
    <w:rsid w:val="002519F3"/>
    <w:rsid w:val="00251B15"/>
    <w:rsid w:val="00251C10"/>
    <w:rsid w:val="00251C3D"/>
    <w:rsid w:val="0025218B"/>
    <w:rsid w:val="002525B3"/>
    <w:rsid w:val="00252CA3"/>
    <w:rsid w:val="0025305F"/>
    <w:rsid w:val="00253393"/>
    <w:rsid w:val="0025394F"/>
    <w:rsid w:val="00254739"/>
    <w:rsid w:val="00254C70"/>
    <w:rsid w:val="002550D2"/>
    <w:rsid w:val="00255173"/>
    <w:rsid w:val="0025549C"/>
    <w:rsid w:val="0025588A"/>
    <w:rsid w:val="002559A0"/>
    <w:rsid w:val="00255B44"/>
    <w:rsid w:val="00255FB3"/>
    <w:rsid w:val="0025625B"/>
    <w:rsid w:val="00257009"/>
    <w:rsid w:val="002571E5"/>
    <w:rsid w:val="00257760"/>
    <w:rsid w:val="00257834"/>
    <w:rsid w:val="00257DCA"/>
    <w:rsid w:val="00260136"/>
    <w:rsid w:val="00260EF6"/>
    <w:rsid w:val="0026160F"/>
    <w:rsid w:val="00261BBA"/>
    <w:rsid w:val="002620BB"/>
    <w:rsid w:val="00262CDE"/>
    <w:rsid w:val="0026387B"/>
    <w:rsid w:val="00263B02"/>
    <w:rsid w:val="00263EC0"/>
    <w:rsid w:val="00264253"/>
    <w:rsid w:val="002645D6"/>
    <w:rsid w:val="00264890"/>
    <w:rsid w:val="00264C61"/>
    <w:rsid w:val="00264FD6"/>
    <w:rsid w:val="00265D0D"/>
    <w:rsid w:val="0026620C"/>
    <w:rsid w:val="0026644B"/>
    <w:rsid w:val="00266B8A"/>
    <w:rsid w:val="00266FC2"/>
    <w:rsid w:val="002677EF"/>
    <w:rsid w:val="0026781D"/>
    <w:rsid w:val="00267EC4"/>
    <w:rsid w:val="00267EF3"/>
    <w:rsid w:val="002703E9"/>
    <w:rsid w:val="002704CF"/>
    <w:rsid w:val="00270FA9"/>
    <w:rsid w:val="00271080"/>
    <w:rsid w:val="002714A0"/>
    <w:rsid w:val="002714C4"/>
    <w:rsid w:val="002717CF"/>
    <w:rsid w:val="00271BC4"/>
    <w:rsid w:val="00271C17"/>
    <w:rsid w:val="002723C5"/>
    <w:rsid w:val="00272579"/>
    <w:rsid w:val="002726E7"/>
    <w:rsid w:val="00272F61"/>
    <w:rsid w:val="00273214"/>
    <w:rsid w:val="00273B65"/>
    <w:rsid w:val="00273DF0"/>
    <w:rsid w:val="00273E6D"/>
    <w:rsid w:val="00274107"/>
    <w:rsid w:val="00274866"/>
    <w:rsid w:val="00274EE4"/>
    <w:rsid w:val="00274F96"/>
    <w:rsid w:val="0027503C"/>
    <w:rsid w:val="0027523C"/>
    <w:rsid w:val="002754D7"/>
    <w:rsid w:val="00275505"/>
    <w:rsid w:val="00275552"/>
    <w:rsid w:val="002759A5"/>
    <w:rsid w:val="00275C00"/>
    <w:rsid w:val="00275D26"/>
    <w:rsid w:val="00276449"/>
    <w:rsid w:val="00276A0E"/>
    <w:rsid w:val="00276B3A"/>
    <w:rsid w:val="00276F34"/>
    <w:rsid w:val="00276F57"/>
    <w:rsid w:val="00277082"/>
    <w:rsid w:val="002771C7"/>
    <w:rsid w:val="002773AF"/>
    <w:rsid w:val="00277867"/>
    <w:rsid w:val="00277AB8"/>
    <w:rsid w:val="00277D14"/>
    <w:rsid w:val="00277F93"/>
    <w:rsid w:val="002804A5"/>
    <w:rsid w:val="00280B7F"/>
    <w:rsid w:val="0028100C"/>
    <w:rsid w:val="00281290"/>
    <w:rsid w:val="002814A4"/>
    <w:rsid w:val="00281AC3"/>
    <w:rsid w:val="00281B43"/>
    <w:rsid w:val="00281D6A"/>
    <w:rsid w:val="00282F79"/>
    <w:rsid w:val="00283A1C"/>
    <w:rsid w:val="00283FA9"/>
    <w:rsid w:val="00284049"/>
    <w:rsid w:val="0028477A"/>
    <w:rsid w:val="00284B9A"/>
    <w:rsid w:val="00284C25"/>
    <w:rsid w:val="00284C48"/>
    <w:rsid w:val="0028515C"/>
    <w:rsid w:val="00285233"/>
    <w:rsid w:val="00285409"/>
    <w:rsid w:val="00285CC6"/>
    <w:rsid w:val="002860BB"/>
    <w:rsid w:val="00286CAF"/>
    <w:rsid w:val="00286E33"/>
    <w:rsid w:val="00286FED"/>
    <w:rsid w:val="00287BFE"/>
    <w:rsid w:val="00287C77"/>
    <w:rsid w:val="00290395"/>
    <w:rsid w:val="00290848"/>
    <w:rsid w:val="002908FC"/>
    <w:rsid w:val="00290C02"/>
    <w:rsid w:val="00290ECE"/>
    <w:rsid w:val="00291065"/>
    <w:rsid w:val="00291A0A"/>
    <w:rsid w:val="00291C83"/>
    <w:rsid w:val="00292339"/>
    <w:rsid w:val="0029294B"/>
    <w:rsid w:val="00292F86"/>
    <w:rsid w:val="0029300E"/>
    <w:rsid w:val="002941C5"/>
    <w:rsid w:val="00294A41"/>
    <w:rsid w:val="00294A4D"/>
    <w:rsid w:val="00294FDD"/>
    <w:rsid w:val="002952CC"/>
    <w:rsid w:val="00295309"/>
    <w:rsid w:val="002962F2"/>
    <w:rsid w:val="002964EE"/>
    <w:rsid w:val="00296B08"/>
    <w:rsid w:val="00296BE5"/>
    <w:rsid w:val="00297358"/>
    <w:rsid w:val="002973B5"/>
    <w:rsid w:val="00297450"/>
    <w:rsid w:val="00297796"/>
    <w:rsid w:val="002979D4"/>
    <w:rsid w:val="00297D43"/>
    <w:rsid w:val="002A02FE"/>
    <w:rsid w:val="002A0A9C"/>
    <w:rsid w:val="002A107E"/>
    <w:rsid w:val="002A13C0"/>
    <w:rsid w:val="002A190B"/>
    <w:rsid w:val="002A2647"/>
    <w:rsid w:val="002A3445"/>
    <w:rsid w:val="002A3B90"/>
    <w:rsid w:val="002A43EF"/>
    <w:rsid w:val="002A4B66"/>
    <w:rsid w:val="002A4E6F"/>
    <w:rsid w:val="002A5345"/>
    <w:rsid w:val="002A6124"/>
    <w:rsid w:val="002A6221"/>
    <w:rsid w:val="002A7206"/>
    <w:rsid w:val="002A7DE8"/>
    <w:rsid w:val="002B0516"/>
    <w:rsid w:val="002B073C"/>
    <w:rsid w:val="002B0789"/>
    <w:rsid w:val="002B172A"/>
    <w:rsid w:val="002B220C"/>
    <w:rsid w:val="002B297C"/>
    <w:rsid w:val="002B2EB3"/>
    <w:rsid w:val="002B3B3E"/>
    <w:rsid w:val="002B3DB4"/>
    <w:rsid w:val="002B4249"/>
    <w:rsid w:val="002B4A6C"/>
    <w:rsid w:val="002B4D53"/>
    <w:rsid w:val="002B5708"/>
    <w:rsid w:val="002B5780"/>
    <w:rsid w:val="002B6984"/>
    <w:rsid w:val="002B6D7D"/>
    <w:rsid w:val="002B787C"/>
    <w:rsid w:val="002B7A7B"/>
    <w:rsid w:val="002B7CF5"/>
    <w:rsid w:val="002B7F52"/>
    <w:rsid w:val="002C03D3"/>
    <w:rsid w:val="002C04D1"/>
    <w:rsid w:val="002C07EA"/>
    <w:rsid w:val="002C0F18"/>
    <w:rsid w:val="002C1BA8"/>
    <w:rsid w:val="002C1D51"/>
    <w:rsid w:val="002C1F8A"/>
    <w:rsid w:val="002C213F"/>
    <w:rsid w:val="002C2335"/>
    <w:rsid w:val="002C2D5C"/>
    <w:rsid w:val="002C328B"/>
    <w:rsid w:val="002C398F"/>
    <w:rsid w:val="002C3C37"/>
    <w:rsid w:val="002C3C94"/>
    <w:rsid w:val="002C3F06"/>
    <w:rsid w:val="002C3FA7"/>
    <w:rsid w:val="002C3FCC"/>
    <w:rsid w:val="002C41D1"/>
    <w:rsid w:val="002C42B8"/>
    <w:rsid w:val="002C4A6A"/>
    <w:rsid w:val="002C4C13"/>
    <w:rsid w:val="002C4F32"/>
    <w:rsid w:val="002C51C3"/>
    <w:rsid w:val="002C520C"/>
    <w:rsid w:val="002C5655"/>
    <w:rsid w:val="002C5DE7"/>
    <w:rsid w:val="002C64A2"/>
    <w:rsid w:val="002C68A5"/>
    <w:rsid w:val="002C6BA5"/>
    <w:rsid w:val="002C6E0F"/>
    <w:rsid w:val="002C6E18"/>
    <w:rsid w:val="002C73A6"/>
    <w:rsid w:val="002C748C"/>
    <w:rsid w:val="002C780F"/>
    <w:rsid w:val="002C7D8F"/>
    <w:rsid w:val="002D0022"/>
    <w:rsid w:val="002D02D8"/>
    <w:rsid w:val="002D0597"/>
    <w:rsid w:val="002D0ABC"/>
    <w:rsid w:val="002D0D66"/>
    <w:rsid w:val="002D0D80"/>
    <w:rsid w:val="002D0F51"/>
    <w:rsid w:val="002D1155"/>
    <w:rsid w:val="002D147B"/>
    <w:rsid w:val="002D19B8"/>
    <w:rsid w:val="002D1A08"/>
    <w:rsid w:val="002D221E"/>
    <w:rsid w:val="002D2B79"/>
    <w:rsid w:val="002D2BC6"/>
    <w:rsid w:val="002D2DE2"/>
    <w:rsid w:val="002D2ED5"/>
    <w:rsid w:val="002D2FF8"/>
    <w:rsid w:val="002D31C3"/>
    <w:rsid w:val="002D36C0"/>
    <w:rsid w:val="002D3C98"/>
    <w:rsid w:val="002D4047"/>
    <w:rsid w:val="002D47CB"/>
    <w:rsid w:val="002D498D"/>
    <w:rsid w:val="002D56FE"/>
    <w:rsid w:val="002D5727"/>
    <w:rsid w:val="002D5DF1"/>
    <w:rsid w:val="002D6A04"/>
    <w:rsid w:val="002D6AC6"/>
    <w:rsid w:val="002D736E"/>
    <w:rsid w:val="002D7915"/>
    <w:rsid w:val="002D7CEB"/>
    <w:rsid w:val="002D7DC1"/>
    <w:rsid w:val="002E0585"/>
    <w:rsid w:val="002E076B"/>
    <w:rsid w:val="002E08E1"/>
    <w:rsid w:val="002E0C29"/>
    <w:rsid w:val="002E0ED7"/>
    <w:rsid w:val="002E0FB3"/>
    <w:rsid w:val="002E1529"/>
    <w:rsid w:val="002E1D77"/>
    <w:rsid w:val="002E1E2C"/>
    <w:rsid w:val="002E1FE9"/>
    <w:rsid w:val="002E4ADF"/>
    <w:rsid w:val="002E58D8"/>
    <w:rsid w:val="002E59C5"/>
    <w:rsid w:val="002E59E9"/>
    <w:rsid w:val="002E5F96"/>
    <w:rsid w:val="002E6150"/>
    <w:rsid w:val="002E622D"/>
    <w:rsid w:val="002E6658"/>
    <w:rsid w:val="002E6C11"/>
    <w:rsid w:val="002E7103"/>
    <w:rsid w:val="002E7B2A"/>
    <w:rsid w:val="002E7D56"/>
    <w:rsid w:val="002F0DB9"/>
    <w:rsid w:val="002F0EFB"/>
    <w:rsid w:val="002F11A2"/>
    <w:rsid w:val="002F1D53"/>
    <w:rsid w:val="002F1E5C"/>
    <w:rsid w:val="002F1E91"/>
    <w:rsid w:val="002F29AE"/>
    <w:rsid w:val="002F2A23"/>
    <w:rsid w:val="002F2C95"/>
    <w:rsid w:val="002F31F4"/>
    <w:rsid w:val="002F35E7"/>
    <w:rsid w:val="002F3936"/>
    <w:rsid w:val="002F3946"/>
    <w:rsid w:val="002F39C4"/>
    <w:rsid w:val="002F4188"/>
    <w:rsid w:val="002F41C1"/>
    <w:rsid w:val="002F4262"/>
    <w:rsid w:val="002F4AEC"/>
    <w:rsid w:val="002F4C47"/>
    <w:rsid w:val="002F53EC"/>
    <w:rsid w:val="002F59A3"/>
    <w:rsid w:val="002F5A91"/>
    <w:rsid w:val="002F5D49"/>
    <w:rsid w:val="002F5EC8"/>
    <w:rsid w:val="002F5FF8"/>
    <w:rsid w:val="002F6042"/>
    <w:rsid w:val="002F6D07"/>
    <w:rsid w:val="002F6D5D"/>
    <w:rsid w:val="002F6DE8"/>
    <w:rsid w:val="002F7ABC"/>
    <w:rsid w:val="002F7B20"/>
    <w:rsid w:val="002F7E34"/>
    <w:rsid w:val="003002FC"/>
    <w:rsid w:val="003004D7"/>
    <w:rsid w:val="00301014"/>
    <w:rsid w:val="003013B1"/>
    <w:rsid w:val="00301443"/>
    <w:rsid w:val="00301DF1"/>
    <w:rsid w:val="003021FF"/>
    <w:rsid w:val="00303013"/>
    <w:rsid w:val="00303A42"/>
    <w:rsid w:val="00303ACE"/>
    <w:rsid w:val="0030456E"/>
    <w:rsid w:val="00304A4E"/>
    <w:rsid w:val="00304CD6"/>
    <w:rsid w:val="0030520F"/>
    <w:rsid w:val="0030532A"/>
    <w:rsid w:val="00305DC1"/>
    <w:rsid w:val="00305ECC"/>
    <w:rsid w:val="00306321"/>
    <w:rsid w:val="003068A7"/>
    <w:rsid w:val="00306CD8"/>
    <w:rsid w:val="00306ED0"/>
    <w:rsid w:val="003075D7"/>
    <w:rsid w:val="003077F2"/>
    <w:rsid w:val="00307F02"/>
    <w:rsid w:val="00307FE4"/>
    <w:rsid w:val="00310229"/>
    <w:rsid w:val="003105BA"/>
    <w:rsid w:val="003107B3"/>
    <w:rsid w:val="00310B86"/>
    <w:rsid w:val="00311788"/>
    <w:rsid w:val="0031236B"/>
    <w:rsid w:val="003126D5"/>
    <w:rsid w:val="00312A3E"/>
    <w:rsid w:val="00312CA3"/>
    <w:rsid w:val="00312D41"/>
    <w:rsid w:val="0031328C"/>
    <w:rsid w:val="003136A5"/>
    <w:rsid w:val="00313FD4"/>
    <w:rsid w:val="00314267"/>
    <w:rsid w:val="0031478D"/>
    <w:rsid w:val="003147B5"/>
    <w:rsid w:val="00314A4B"/>
    <w:rsid w:val="00315008"/>
    <w:rsid w:val="0031511B"/>
    <w:rsid w:val="00315230"/>
    <w:rsid w:val="00315672"/>
    <w:rsid w:val="00315918"/>
    <w:rsid w:val="00315D4D"/>
    <w:rsid w:val="00315F86"/>
    <w:rsid w:val="00315FDD"/>
    <w:rsid w:val="003164E6"/>
    <w:rsid w:val="00316780"/>
    <w:rsid w:val="00316A47"/>
    <w:rsid w:val="00316A6C"/>
    <w:rsid w:val="00317038"/>
    <w:rsid w:val="0031763F"/>
    <w:rsid w:val="00317AFB"/>
    <w:rsid w:val="00317EA1"/>
    <w:rsid w:val="0032006B"/>
    <w:rsid w:val="00320538"/>
    <w:rsid w:val="00320BAF"/>
    <w:rsid w:val="00320FF1"/>
    <w:rsid w:val="003213A2"/>
    <w:rsid w:val="00321D69"/>
    <w:rsid w:val="0032215B"/>
    <w:rsid w:val="003222E7"/>
    <w:rsid w:val="003231C3"/>
    <w:rsid w:val="003231D9"/>
    <w:rsid w:val="0032332D"/>
    <w:rsid w:val="003234CD"/>
    <w:rsid w:val="00323726"/>
    <w:rsid w:val="003237C3"/>
    <w:rsid w:val="00323A0A"/>
    <w:rsid w:val="00323B32"/>
    <w:rsid w:val="00323BA3"/>
    <w:rsid w:val="00323DEB"/>
    <w:rsid w:val="00323E8C"/>
    <w:rsid w:val="00324341"/>
    <w:rsid w:val="003246B1"/>
    <w:rsid w:val="00324760"/>
    <w:rsid w:val="00324875"/>
    <w:rsid w:val="00324EAD"/>
    <w:rsid w:val="00325085"/>
    <w:rsid w:val="003259DB"/>
    <w:rsid w:val="00325B3F"/>
    <w:rsid w:val="003270A2"/>
    <w:rsid w:val="003276B6"/>
    <w:rsid w:val="00327A8B"/>
    <w:rsid w:val="00327C8A"/>
    <w:rsid w:val="00327D8E"/>
    <w:rsid w:val="00327FA9"/>
    <w:rsid w:val="00330859"/>
    <w:rsid w:val="00330B36"/>
    <w:rsid w:val="00330CC7"/>
    <w:rsid w:val="00330D8D"/>
    <w:rsid w:val="0033113E"/>
    <w:rsid w:val="0033151D"/>
    <w:rsid w:val="0033179C"/>
    <w:rsid w:val="00331F67"/>
    <w:rsid w:val="00332148"/>
    <w:rsid w:val="003329A9"/>
    <w:rsid w:val="00332C73"/>
    <w:rsid w:val="00332DA1"/>
    <w:rsid w:val="00332E77"/>
    <w:rsid w:val="003331B8"/>
    <w:rsid w:val="00333298"/>
    <w:rsid w:val="003333FE"/>
    <w:rsid w:val="003338EB"/>
    <w:rsid w:val="00333FF5"/>
    <w:rsid w:val="00334536"/>
    <w:rsid w:val="0033463B"/>
    <w:rsid w:val="003347AB"/>
    <w:rsid w:val="00334ADD"/>
    <w:rsid w:val="003357B8"/>
    <w:rsid w:val="003359DC"/>
    <w:rsid w:val="00335A29"/>
    <w:rsid w:val="00335ADE"/>
    <w:rsid w:val="003364E0"/>
    <w:rsid w:val="00336DA6"/>
    <w:rsid w:val="00336E26"/>
    <w:rsid w:val="00337669"/>
    <w:rsid w:val="003379B1"/>
    <w:rsid w:val="00337FE2"/>
    <w:rsid w:val="003404D4"/>
    <w:rsid w:val="00340558"/>
    <w:rsid w:val="0034093F"/>
    <w:rsid w:val="00340B60"/>
    <w:rsid w:val="00340F59"/>
    <w:rsid w:val="00340FB9"/>
    <w:rsid w:val="003414B1"/>
    <w:rsid w:val="00341892"/>
    <w:rsid w:val="00341A7B"/>
    <w:rsid w:val="00341AA4"/>
    <w:rsid w:val="00341BBF"/>
    <w:rsid w:val="00341C24"/>
    <w:rsid w:val="00341ED4"/>
    <w:rsid w:val="00341F4E"/>
    <w:rsid w:val="003421F1"/>
    <w:rsid w:val="00342362"/>
    <w:rsid w:val="003424FF"/>
    <w:rsid w:val="0034277D"/>
    <w:rsid w:val="003428A1"/>
    <w:rsid w:val="003435B7"/>
    <w:rsid w:val="003436B7"/>
    <w:rsid w:val="003438AB"/>
    <w:rsid w:val="0034397A"/>
    <w:rsid w:val="00343CA1"/>
    <w:rsid w:val="003440DA"/>
    <w:rsid w:val="00345017"/>
    <w:rsid w:val="00345921"/>
    <w:rsid w:val="00345CC3"/>
    <w:rsid w:val="00345D88"/>
    <w:rsid w:val="00345E76"/>
    <w:rsid w:val="00345E87"/>
    <w:rsid w:val="00345F06"/>
    <w:rsid w:val="00345FFA"/>
    <w:rsid w:val="00346127"/>
    <w:rsid w:val="00346233"/>
    <w:rsid w:val="00346301"/>
    <w:rsid w:val="00346BC4"/>
    <w:rsid w:val="00347292"/>
    <w:rsid w:val="00347627"/>
    <w:rsid w:val="00347FE0"/>
    <w:rsid w:val="00350282"/>
    <w:rsid w:val="003507B2"/>
    <w:rsid w:val="00350AFF"/>
    <w:rsid w:val="00350C4C"/>
    <w:rsid w:val="003515BF"/>
    <w:rsid w:val="003518C6"/>
    <w:rsid w:val="00351ECD"/>
    <w:rsid w:val="0035202A"/>
    <w:rsid w:val="0035214A"/>
    <w:rsid w:val="003525D7"/>
    <w:rsid w:val="00352A34"/>
    <w:rsid w:val="00352AB3"/>
    <w:rsid w:val="00353ADD"/>
    <w:rsid w:val="00353E0E"/>
    <w:rsid w:val="0035421D"/>
    <w:rsid w:val="003542CE"/>
    <w:rsid w:val="00354637"/>
    <w:rsid w:val="00354CAC"/>
    <w:rsid w:val="00355552"/>
    <w:rsid w:val="00355C2D"/>
    <w:rsid w:val="00356037"/>
    <w:rsid w:val="0035608F"/>
    <w:rsid w:val="003560D5"/>
    <w:rsid w:val="00356878"/>
    <w:rsid w:val="003569BB"/>
    <w:rsid w:val="003569C0"/>
    <w:rsid w:val="00357D38"/>
    <w:rsid w:val="0036041B"/>
    <w:rsid w:val="0036068D"/>
    <w:rsid w:val="003606A0"/>
    <w:rsid w:val="003607DC"/>
    <w:rsid w:val="003609F8"/>
    <w:rsid w:val="00360A55"/>
    <w:rsid w:val="00360C40"/>
    <w:rsid w:val="00362159"/>
    <w:rsid w:val="003622E0"/>
    <w:rsid w:val="00362853"/>
    <w:rsid w:val="00362F0C"/>
    <w:rsid w:val="00362F3F"/>
    <w:rsid w:val="00363085"/>
    <w:rsid w:val="003630F8"/>
    <w:rsid w:val="003639B0"/>
    <w:rsid w:val="003645F7"/>
    <w:rsid w:val="00364750"/>
    <w:rsid w:val="00364A1E"/>
    <w:rsid w:val="00364F40"/>
    <w:rsid w:val="00364FDB"/>
    <w:rsid w:val="00365101"/>
    <w:rsid w:val="00365479"/>
    <w:rsid w:val="00365615"/>
    <w:rsid w:val="00365AFF"/>
    <w:rsid w:val="00365D69"/>
    <w:rsid w:val="00365F5A"/>
    <w:rsid w:val="003664EF"/>
    <w:rsid w:val="00366755"/>
    <w:rsid w:val="003669E6"/>
    <w:rsid w:val="00366E2F"/>
    <w:rsid w:val="00366E9D"/>
    <w:rsid w:val="00366F5C"/>
    <w:rsid w:val="003670D2"/>
    <w:rsid w:val="00367899"/>
    <w:rsid w:val="00367B70"/>
    <w:rsid w:val="00370286"/>
    <w:rsid w:val="00370ED9"/>
    <w:rsid w:val="00371DD2"/>
    <w:rsid w:val="00372316"/>
    <w:rsid w:val="003724C8"/>
    <w:rsid w:val="00373405"/>
    <w:rsid w:val="0037364C"/>
    <w:rsid w:val="00373DDE"/>
    <w:rsid w:val="0037454C"/>
    <w:rsid w:val="00374630"/>
    <w:rsid w:val="00375419"/>
    <w:rsid w:val="00375690"/>
    <w:rsid w:val="00375CF5"/>
    <w:rsid w:val="0037603C"/>
    <w:rsid w:val="00376062"/>
    <w:rsid w:val="00376650"/>
    <w:rsid w:val="0037667E"/>
    <w:rsid w:val="0037795D"/>
    <w:rsid w:val="0037797F"/>
    <w:rsid w:val="00377A33"/>
    <w:rsid w:val="0038098F"/>
    <w:rsid w:val="00381E4D"/>
    <w:rsid w:val="003828C8"/>
    <w:rsid w:val="00382C2D"/>
    <w:rsid w:val="00382C88"/>
    <w:rsid w:val="003830BB"/>
    <w:rsid w:val="00383549"/>
    <w:rsid w:val="00384752"/>
    <w:rsid w:val="0038511A"/>
    <w:rsid w:val="0038622B"/>
    <w:rsid w:val="003864BA"/>
    <w:rsid w:val="00386801"/>
    <w:rsid w:val="00386D49"/>
    <w:rsid w:val="00387810"/>
    <w:rsid w:val="00390585"/>
    <w:rsid w:val="0039095E"/>
    <w:rsid w:val="00390B87"/>
    <w:rsid w:val="00390E9C"/>
    <w:rsid w:val="00390FBC"/>
    <w:rsid w:val="003911F1"/>
    <w:rsid w:val="0039269F"/>
    <w:rsid w:val="003931FE"/>
    <w:rsid w:val="0039365D"/>
    <w:rsid w:val="0039372E"/>
    <w:rsid w:val="00393FAE"/>
    <w:rsid w:val="0039516C"/>
    <w:rsid w:val="003953CC"/>
    <w:rsid w:val="00395588"/>
    <w:rsid w:val="00395603"/>
    <w:rsid w:val="00395A38"/>
    <w:rsid w:val="003962EF"/>
    <w:rsid w:val="003965EB"/>
    <w:rsid w:val="00396D48"/>
    <w:rsid w:val="00397271"/>
    <w:rsid w:val="00397387"/>
    <w:rsid w:val="003A00DF"/>
    <w:rsid w:val="003A0777"/>
    <w:rsid w:val="003A0ABF"/>
    <w:rsid w:val="003A1924"/>
    <w:rsid w:val="003A1CD7"/>
    <w:rsid w:val="003A20DF"/>
    <w:rsid w:val="003A23A1"/>
    <w:rsid w:val="003A243C"/>
    <w:rsid w:val="003A269C"/>
    <w:rsid w:val="003A2E5F"/>
    <w:rsid w:val="003A3535"/>
    <w:rsid w:val="003A429C"/>
    <w:rsid w:val="003A5200"/>
    <w:rsid w:val="003A5751"/>
    <w:rsid w:val="003A59FA"/>
    <w:rsid w:val="003A66C9"/>
    <w:rsid w:val="003A6874"/>
    <w:rsid w:val="003A6B20"/>
    <w:rsid w:val="003A6C62"/>
    <w:rsid w:val="003A6CEF"/>
    <w:rsid w:val="003A6D6A"/>
    <w:rsid w:val="003A6DBF"/>
    <w:rsid w:val="003A7282"/>
    <w:rsid w:val="003A770A"/>
    <w:rsid w:val="003B0155"/>
    <w:rsid w:val="003B0460"/>
    <w:rsid w:val="003B069E"/>
    <w:rsid w:val="003B11A8"/>
    <w:rsid w:val="003B120E"/>
    <w:rsid w:val="003B13B1"/>
    <w:rsid w:val="003B1470"/>
    <w:rsid w:val="003B2B8A"/>
    <w:rsid w:val="003B2F79"/>
    <w:rsid w:val="003B2F8A"/>
    <w:rsid w:val="003B367B"/>
    <w:rsid w:val="003B3BE3"/>
    <w:rsid w:val="003B3E41"/>
    <w:rsid w:val="003B4ADA"/>
    <w:rsid w:val="003B6536"/>
    <w:rsid w:val="003B6CE9"/>
    <w:rsid w:val="003B70CA"/>
    <w:rsid w:val="003B70D5"/>
    <w:rsid w:val="003B7770"/>
    <w:rsid w:val="003B7825"/>
    <w:rsid w:val="003B7B6B"/>
    <w:rsid w:val="003B7BEA"/>
    <w:rsid w:val="003C0FA9"/>
    <w:rsid w:val="003C1954"/>
    <w:rsid w:val="003C1BA6"/>
    <w:rsid w:val="003C2830"/>
    <w:rsid w:val="003C290F"/>
    <w:rsid w:val="003C2D2B"/>
    <w:rsid w:val="003C2EA8"/>
    <w:rsid w:val="003C2F63"/>
    <w:rsid w:val="003C31DB"/>
    <w:rsid w:val="003C3731"/>
    <w:rsid w:val="003C385B"/>
    <w:rsid w:val="003C3AC4"/>
    <w:rsid w:val="003C4900"/>
    <w:rsid w:val="003C4D41"/>
    <w:rsid w:val="003C4E95"/>
    <w:rsid w:val="003C52FD"/>
    <w:rsid w:val="003C5304"/>
    <w:rsid w:val="003C5418"/>
    <w:rsid w:val="003C563A"/>
    <w:rsid w:val="003C573C"/>
    <w:rsid w:val="003C5BD7"/>
    <w:rsid w:val="003C5CDE"/>
    <w:rsid w:val="003C610E"/>
    <w:rsid w:val="003C63F6"/>
    <w:rsid w:val="003C6831"/>
    <w:rsid w:val="003C685E"/>
    <w:rsid w:val="003C6ACF"/>
    <w:rsid w:val="003C6B47"/>
    <w:rsid w:val="003C71A3"/>
    <w:rsid w:val="003C72B6"/>
    <w:rsid w:val="003C73AC"/>
    <w:rsid w:val="003C7A47"/>
    <w:rsid w:val="003D0321"/>
    <w:rsid w:val="003D04F5"/>
    <w:rsid w:val="003D08A5"/>
    <w:rsid w:val="003D0AAA"/>
    <w:rsid w:val="003D1245"/>
    <w:rsid w:val="003D129E"/>
    <w:rsid w:val="003D1901"/>
    <w:rsid w:val="003D1D09"/>
    <w:rsid w:val="003D2273"/>
    <w:rsid w:val="003D250F"/>
    <w:rsid w:val="003D27B8"/>
    <w:rsid w:val="003D27C0"/>
    <w:rsid w:val="003D2DF2"/>
    <w:rsid w:val="003D30ED"/>
    <w:rsid w:val="003D33EC"/>
    <w:rsid w:val="003D3695"/>
    <w:rsid w:val="003D37D8"/>
    <w:rsid w:val="003D37E3"/>
    <w:rsid w:val="003D3E92"/>
    <w:rsid w:val="003D428D"/>
    <w:rsid w:val="003D4987"/>
    <w:rsid w:val="003D4DC2"/>
    <w:rsid w:val="003D5358"/>
    <w:rsid w:val="003D5364"/>
    <w:rsid w:val="003D57D1"/>
    <w:rsid w:val="003D5CEB"/>
    <w:rsid w:val="003D61EB"/>
    <w:rsid w:val="003D7302"/>
    <w:rsid w:val="003D74E7"/>
    <w:rsid w:val="003D7B09"/>
    <w:rsid w:val="003D7F23"/>
    <w:rsid w:val="003E01A2"/>
    <w:rsid w:val="003E02B6"/>
    <w:rsid w:val="003E14D5"/>
    <w:rsid w:val="003E16BD"/>
    <w:rsid w:val="003E1DCC"/>
    <w:rsid w:val="003E1DFA"/>
    <w:rsid w:val="003E1FBD"/>
    <w:rsid w:val="003E206B"/>
    <w:rsid w:val="003E22AE"/>
    <w:rsid w:val="003E2CD4"/>
    <w:rsid w:val="003E2EF6"/>
    <w:rsid w:val="003E3499"/>
    <w:rsid w:val="003E38A6"/>
    <w:rsid w:val="003E5528"/>
    <w:rsid w:val="003E5A8E"/>
    <w:rsid w:val="003E63AE"/>
    <w:rsid w:val="003E7209"/>
    <w:rsid w:val="003E7333"/>
    <w:rsid w:val="003F0422"/>
    <w:rsid w:val="003F0653"/>
    <w:rsid w:val="003F0B15"/>
    <w:rsid w:val="003F0CFB"/>
    <w:rsid w:val="003F0DBE"/>
    <w:rsid w:val="003F0E57"/>
    <w:rsid w:val="003F12F6"/>
    <w:rsid w:val="003F1898"/>
    <w:rsid w:val="003F1B7C"/>
    <w:rsid w:val="003F22D1"/>
    <w:rsid w:val="003F2F8E"/>
    <w:rsid w:val="003F3183"/>
    <w:rsid w:val="003F3742"/>
    <w:rsid w:val="003F3EB6"/>
    <w:rsid w:val="003F40EC"/>
    <w:rsid w:val="003F440D"/>
    <w:rsid w:val="003F4460"/>
    <w:rsid w:val="003F481C"/>
    <w:rsid w:val="003F4A4E"/>
    <w:rsid w:val="003F564B"/>
    <w:rsid w:val="003F5695"/>
    <w:rsid w:val="003F5DE1"/>
    <w:rsid w:val="003F5FD2"/>
    <w:rsid w:val="003F62B1"/>
    <w:rsid w:val="003F635E"/>
    <w:rsid w:val="003F729F"/>
    <w:rsid w:val="003F7C20"/>
    <w:rsid w:val="003F7C85"/>
    <w:rsid w:val="003F7E6B"/>
    <w:rsid w:val="004000FD"/>
    <w:rsid w:val="00400939"/>
    <w:rsid w:val="00400F83"/>
    <w:rsid w:val="0040110C"/>
    <w:rsid w:val="0040138D"/>
    <w:rsid w:val="00401405"/>
    <w:rsid w:val="004026C8"/>
    <w:rsid w:val="004028A3"/>
    <w:rsid w:val="00402C89"/>
    <w:rsid w:val="00403902"/>
    <w:rsid w:val="00403D16"/>
    <w:rsid w:val="00403FC6"/>
    <w:rsid w:val="00404087"/>
    <w:rsid w:val="00404292"/>
    <w:rsid w:val="00404B39"/>
    <w:rsid w:val="00404B9A"/>
    <w:rsid w:val="00405880"/>
    <w:rsid w:val="00405B30"/>
    <w:rsid w:val="00405C18"/>
    <w:rsid w:val="00405D60"/>
    <w:rsid w:val="00405DF1"/>
    <w:rsid w:val="00405F43"/>
    <w:rsid w:val="00406319"/>
    <w:rsid w:val="00406639"/>
    <w:rsid w:val="00406C8B"/>
    <w:rsid w:val="00406E5F"/>
    <w:rsid w:val="00406ED4"/>
    <w:rsid w:val="00407693"/>
    <w:rsid w:val="00407753"/>
    <w:rsid w:val="0040785A"/>
    <w:rsid w:val="00407E6C"/>
    <w:rsid w:val="004105D1"/>
    <w:rsid w:val="0041064E"/>
    <w:rsid w:val="004109F7"/>
    <w:rsid w:val="00410EF5"/>
    <w:rsid w:val="004118C8"/>
    <w:rsid w:val="00411AF2"/>
    <w:rsid w:val="00411EAD"/>
    <w:rsid w:val="00412623"/>
    <w:rsid w:val="00412D97"/>
    <w:rsid w:val="00412F80"/>
    <w:rsid w:val="00412FDA"/>
    <w:rsid w:val="0041401B"/>
    <w:rsid w:val="004140A9"/>
    <w:rsid w:val="004144A9"/>
    <w:rsid w:val="00414540"/>
    <w:rsid w:val="00414BB3"/>
    <w:rsid w:val="00414D64"/>
    <w:rsid w:val="0041528D"/>
    <w:rsid w:val="00415491"/>
    <w:rsid w:val="004157AC"/>
    <w:rsid w:val="00416001"/>
    <w:rsid w:val="00416A72"/>
    <w:rsid w:val="00416B58"/>
    <w:rsid w:val="00416D75"/>
    <w:rsid w:val="00417392"/>
    <w:rsid w:val="004176B0"/>
    <w:rsid w:val="00417F90"/>
    <w:rsid w:val="00417F92"/>
    <w:rsid w:val="0042035A"/>
    <w:rsid w:val="00420941"/>
    <w:rsid w:val="00420FDB"/>
    <w:rsid w:val="0042105A"/>
    <w:rsid w:val="00421427"/>
    <w:rsid w:val="00421E3C"/>
    <w:rsid w:val="00421F23"/>
    <w:rsid w:val="00421F43"/>
    <w:rsid w:val="0042275F"/>
    <w:rsid w:val="00422C58"/>
    <w:rsid w:val="00423082"/>
    <w:rsid w:val="0042343E"/>
    <w:rsid w:val="0042381E"/>
    <w:rsid w:val="00423E4D"/>
    <w:rsid w:val="00424C6F"/>
    <w:rsid w:val="004254D6"/>
    <w:rsid w:val="00425617"/>
    <w:rsid w:val="0042601A"/>
    <w:rsid w:val="00426C9F"/>
    <w:rsid w:val="00426EE4"/>
    <w:rsid w:val="00427975"/>
    <w:rsid w:val="00430127"/>
    <w:rsid w:val="00430425"/>
    <w:rsid w:val="00430611"/>
    <w:rsid w:val="004308CF"/>
    <w:rsid w:val="00430A2A"/>
    <w:rsid w:val="00430B6C"/>
    <w:rsid w:val="00430CF7"/>
    <w:rsid w:val="00430DA3"/>
    <w:rsid w:val="00430F73"/>
    <w:rsid w:val="00431383"/>
    <w:rsid w:val="00431965"/>
    <w:rsid w:val="004320D2"/>
    <w:rsid w:val="00432130"/>
    <w:rsid w:val="00432386"/>
    <w:rsid w:val="00432781"/>
    <w:rsid w:val="00432785"/>
    <w:rsid w:val="00432CAF"/>
    <w:rsid w:val="00432E8D"/>
    <w:rsid w:val="00432F17"/>
    <w:rsid w:val="00433848"/>
    <w:rsid w:val="004344FB"/>
    <w:rsid w:val="00434898"/>
    <w:rsid w:val="004352FE"/>
    <w:rsid w:val="00435688"/>
    <w:rsid w:val="00435A0B"/>
    <w:rsid w:val="00436A7B"/>
    <w:rsid w:val="00436CDC"/>
    <w:rsid w:val="004372FF"/>
    <w:rsid w:val="0043770A"/>
    <w:rsid w:val="00437EFA"/>
    <w:rsid w:val="004400F0"/>
    <w:rsid w:val="00440291"/>
    <w:rsid w:val="004407E2"/>
    <w:rsid w:val="0044085D"/>
    <w:rsid w:val="00440AF4"/>
    <w:rsid w:val="00440CF5"/>
    <w:rsid w:val="00440DD8"/>
    <w:rsid w:val="004411A7"/>
    <w:rsid w:val="004411FC"/>
    <w:rsid w:val="0044165E"/>
    <w:rsid w:val="00442328"/>
    <w:rsid w:val="004429F1"/>
    <w:rsid w:val="004435E4"/>
    <w:rsid w:val="00443866"/>
    <w:rsid w:val="004440E2"/>
    <w:rsid w:val="0044439C"/>
    <w:rsid w:val="004446CA"/>
    <w:rsid w:val="004447B0"/>
    <w:rsid w:val="004452B3"/>
    <w:rsid w:val="00445324"/>
    <w:rsid w:val="00445816"/>
    <w:rsid w:val="0044632F"/>
    <w:rsid w:val="004465EB"/>
    <w:rsid w:val="00446906"/>
    <w:rsid w:val="00446957"/>
    <w:rsid w:val="004474B2"/>
    <w:rsid w:val="004474D6"/>
    <w:rsid w:val="00447541"/>
    <w:rsid w:val="004476DC"/>
    <w:rsid w:val="0044791C"/>
    <w:rsid w:val="00447F54"/>
    <w:rsid w:val="00450A3B"/>
    <w:rsid w:val="00450C4D"/>
    <w:rsid w:val="00450C70"/>
    <w:rsid w:val="00450F87"/>
    <w:rsid w:val="00451492"/>
    <w:rsid w:val="004516C0"/>
    <w:rsid w:val="00451836"/>
    <w:rsid w:val="0045184F"/>
    <w:rsid w:val="00451C2B"/>
    <w:rsid w:val="00451C54"/>
    <w:rsid w:val="00451DBB"/>
    <w:rsid w:val="0045205C"/>
    <w:rsid w:val="0045242B"/>
    <w:rsid w:val="004527A1"/>
    <w:rsid w:val="004527A6"/>
    <w:rsid w:val="004529A1"/>
    <w:rsid w:val="00453C0D"/>
    <w:rsid w:val="00453D4B"/>
    <w:rsid w:val="00453F7D"/>
    <w:rsid w:val="00454204"/>
    <w:rsid w:val="0045502B"/>
    <w:rsid w:val="00455271"/>
    <w:rsid w:val="004559D8"/>
    <w:rsid w:val="0045625D"/>
    <w:rsid w:val="00456790"/>
    <w:rsid w:val="00456918"/>
    <w:rsid w:val="004569E2"/>
    <w:rsid w:val="00456BE7"/>
    <w:rsid w:val="00456D80"/>
    <w:rsid w:val="00456E00"/>
    <w:rsid w:val="004574D7"/>
    <w:rsid w:val="00457737"/>
    <w:rsid w:val="00457881"/>
    <w:rsid w:val="00457A72"/>
    <w:rsid w:val="00460B8F"/>
    <w:rsid w:val="00460B9A"/>
    <w:rsid w:val="00461708"/>
    <w:rsid w:val="00461710"/>
    <w:rsid w:val="004618FD"/>
    <w:rsid w:val="00461BFE"/>
    <w:rsid w:val="00461D30"/>
    <w:rsid w:val="00461EAB"/>
    <w:rsid w:val="00461F01"/>
    <w:rsid w:val="004621BC"/>
    <w:rsid w:val="00462E1A"/>
    <w:rsid w:val="00463733"/>
    <w:rsid w:val="004637EC"/>
    <w:rsid w:val="00464324"/>
    <w:rsid w:val="00464551"/>
    <w:rsid w:val="004647F3"/>
    <w:rsid w:val="004649D0"/>
    <w:rsid w:val="00464CAC"/>
    <w:rsid w:val="00464DEF"/>
    <w:rsid w:val="00464DF9"/>
    <w:rsid w:val="0046552F"/>
    <w:rsid w:val="0046574E"/>
    <w:rsid w:val="0046614E"/>
    <w:rsid w:val="004662E2"/>
    <w:rsid w:val="00467048"/>
    <w:rsid w:val="00467499"/>
    <w:rsid w:val="00467D4D"/>
    <w:rsid w:val="00467D78"/>
    <w:rsid w:val="00467FF6"/>
    <w:rsid w:val="004701B2"/>
    <w:rsid w:val="00470516"/>
    <w:rsid w:val="00470561"/>
    <w:rsid w:val="004707BC"/>
    <w:rsid w:val="00470886"/>
    <w:rsid w:val="00470A53"/>
    <w:rsid w:val="00470B74"/>
    <w:rsid w:val="00471057"/>
    <w:rsid w:val="004715BC"/>
    <w:rsid w:val="00471672"/>
    <w:rsid w:val="00471BBB"/>
    <w:rsid w:val="00471C69"/>
    <w:rsid w:val="00471D62"/>
    <w:rsid w:val="00471DD8"/>
    <w:rsid w:val="00471E43"/>
    <w:rsid w:val="00471E67"/>
    <w:rsid w:val="004720AD"/>
    <w:rsid w:val="004738C4"/>
    <w:rsid w:val="00473E56"/>
    <w:rsid w:val="0047416F"/>
    <w:rsid w:val="0047420A"/>
    <w:rsid w:val="00474BD7"/>
    <w:rsid w:val="0047547D"/>
    <w:rsid w:val="004757A0"/>
    <w:rsid w:val="00475A4F"/>
    <w:rsid w:val="00475E6D"/>
    <w:rsid w:val="00475F31"/>
    <w:rsid w:val="00475FDC"/>
    <w:rsid w:val="0047603F"/>
    <w:rsid w:val="00476890"/>
    <w:rsid w:val="00476B4A"/>
    <w:rsid w:val="00476BD8"/>
    <w:rsid w:val="00477D0E"/>
    <w:rsid w:val="004801A8"/>
    <w:rsid w:val="0048045F"/>
    <w:rsid w:val="00480A21"/>
    <w:rsid w:val="00480C16"/>
    <w:rsid w:val="004814AC"/>
    <w:rsid w:val="0048159C"/>
    <w:rsid w:val="00482E31"/>
    <w:rsid w:val="004839A8"/>
    <w:rsid w:val="00483F29"/>
    <w:rsid w:val="004843F9"/>
    <w:rsid w:val="00484540"/>
    <w:rsid w:val="00484B97"/>
    <w:rsid w:val="00484D73"/>
    <w:rsid w:val="00484D80"/>
    <w:rsid w:val="0048548B"/>
    <w:rsid w:val="00485724"/>
    <w:rsid w:val="004858EF"/>
    <w:rsid w:val="00485E3E"/>
    <w:rsid w:val="00486452"/>
    <w:rsid w:val="00486BE0"/>
    <w:rsid w:val="00486DA3"/>
    <w:rsid w:val="004877A6"/>
    <w:rsid w:val="004878A4"/>
    <w:rsid w:val="00487FAC"/>
    <w:rsid w:val="0049008F"/>
    <w:rsid w:val="00490329"/>
    <w:rsid w:val="0049078B"/>
    <w:rsid w:val="004908FE"/>
    <w:rsid w:val="0049097F"/>
    <w:rsid w:val="00490988"/>
    <w:rsid w:val="00490CC1"/>
    <w:rsid w:val="00490F9E"/>
    <w:rsid w:val="00491112"/>
    <w:rsid w:val="0049111C"/>
    <w:rsid w:val="00491A2E"/>
    <w:rsid w:val="00491F2F"/>
    <w:rsid w:val="004926D4"/>
    <w:rsid w:val="00492C2D"/>
    <w:rsid w:val="004932AF"/>
    <w:rsid w:val="00493436"/>
    <w:rsid w:val="00493800"/>
    <w:rsid w:val="00493A8C"/>
    <w:rsid w:val="00494091"/>
    <w:rsid w:val="0049419E"/>
    <w:rsid w:val="004942B3"/>
    <w:rsid w:val="0049439D"/>
    <w:rsid w:val="00494777"/>
    <w:rsid w:val="00494F9B"/>
    <w:rsid w:val="004953A8"/>
    <w:rsid w:val="004955E0"/>
    <w:rsid w:val="00495ACD"/>
    <w:rsid w:val="00495E3A"/>
    <w:rsid w:val="00495EB2"/>
    <w:rsid w:val="0049609C"/>
    <w:rsid w:val="004964A1"/>
    <w:rsid w:val="0049689D"/>
    <w:rsid w:val="0049733C"/>
    <w:rsid w:val="0049760A"/>
    <w:rsid w:val="004978C2"/>
    <w:rsid w:val="00497B33"/>
    <w:rsid w:val="00497F32"/>
    <w:rsid w:val="004A01B0"/>
    <w:rsid w:val="004A04A9"/>
    <w:rsid w:val="004A091E"/>
    <w:rsid w:val="004A14E1"/>
    <w:rsid w:val="004A19D5"/>
    <w:rsid w:val="004A1C23"/>
    <w:rsid w:val="004A210A"/>
    <w:rsid w:val="004A2892"/>
    <w:rsid w:val="004A2F5C"/>
    <w:rsid w:val="004A32B5"/>
    <w:rsid w:val="004A3443"/>
    <w:rsid w:val="004A3D99"/>
    <w:rsid w:val="004A4432"/>
    <w:rsid w:val="004A47D4"/>
    <w:rsid w:val="004A4F9E"/>
    <w:rsid w:val="004A51CE"/>
    <w:rsid w:val="004A6283"/>
    <w:rsid w:val="004A633D"/>
    <w:rsid w:val="004B02F4"/>
    <w:rsid w:val="004B059D"/>
    <w:rsid w:val="004B0694"/>
    <w:rsid w:val="004B0BBE"/>
    <w:rsid w:val="004B1099"/>
    <w:rsid w:val="004B11F6"/>
    <w:rsid w:val="004B1339"/>
    <w:rsid w:val="004B19BE"/>
    <w:rsid w:val="004B1B3A"/>
    <w:rsid w:val="004B20F3"/>
    <w:rsid w:val="004B2208"/>
    <w:rsid w:val="004B24E1"/>
    <w:rsid w:val="004B2911"/>
    <w:rsid w:val="004B2B1C"/>
    <w:rsid w:val="004B2D4F"/>
    <w:rsid w:val="004B3ACE"/>
    <w:rsid w:val="004B3D78"/>
    <w:rsid w:val="004B3DC9"/>
    <w:rsid w:val="004B3FA2"/>
    <w:rsid w:val="004B403B"/>
    <w:rsid w:val="004B41E4"/>
    <w:rsid w:val="004B4394"/>
    <w:rsid w:val="004B44C0"/>
    <w:rsid w:val="004B457E"/>
    <w:rsid w:val="004B46E3"/>
    <w:rsid w:val="004B494D"/>
    <w:rsid w:val="004B4E07"/>
    <w:rsid w:val="004B5160"/>
    <w:rsid w:val="004B594E"/>
    <w:rsid w:val="004B5C99"/>
    <w:rsid w:val="004B60B7"/>
    <w:rsid w:val="004B60CB"/>
    <w:rsid w:val="004B60F5"/>
    <w:rsid w:val="004B6417"/>
    <w:rsid w:val="004B6548"/>
    <w:rsid w:val="004B68B5"/>
    <w:rsid w:val="004B6A5A"/>
    <w:rsid w:val="004B76FD"/>
    <w:rsid w:val="004B796B"/>
    <w:rsid w:val="004B7A9F"/>
    <w:rsid w:val="004B7AB5"/>
    <w:rsid w:val="004B7E5F"/>
    <w:rsid w:val="004C0E8D"/>
    <w:rsid w:val="004C0EEF"/>
    <w:rsid w:val="004C1411"/>
    <w:rsid w:val="004C1842"/>
    <w:rsid w:val="004C1CEE"/>
    <w:rsid w:val="004C1EE5"/>
    <w:rsid w:val="004C20A0"/>
    <w:rsid w:val="004C20C0"/>
    <w:rsid w:val="004C291C"/>
    <w:rsid w:val="004C2CA8"/>
    <w:rsid w:val="004C2E94"/>
    <w:rsid w:val="004C3132"/>
    <w:rsid w:val="004C323A"/>
    <w:rsid w:val="004C34F7"/>
    <w:rsid w:val="004C35E4"/>
    <w:rsid w:val="004C3DA8"/>
    <w:rsid w:val="004C4091"/>
    <w:rsid w:val="004C4306"/>
    <w:rsid w:val="004C4324"/>
    <w:rsid w:val="004C4821"/>
    <w:rsid w:val="004C4CC7"/>
    <w:rsid w:val="004C4F0A"/>
    <w:rsid w:val="004C5852"/>
    <w:rsid w:val="004C6155"/>
    <w:rsid w:val="004C690A"/>
    <w:rsid w:val="004C69B2"/>
    <w:rsid w:val="004C6B8D"/>
    <w:rsid w:val="004C703F"/>
    <w:rsid w:val="004C7612"/>
    <w:rsid w:val="004C7979"/>
    <w:rsid w:val="004C7FA6"/>
    <w:rsid w:val="004D0022"/>
    <w:rsid w:val="004D014E"/>
    <w:rsid w:val="004D0154"/>
    <w:rsid w:val="004D0367"/>
    <w:rsid w:val="004D08FA"/>
    <w:rsid w:val="004D0F7C"/>
    <w:rsid w:val="004D0FF7"/>
    <w:rsid w:val="004D142A"/>
    <w:rsid w:val="004D1639"/>
    <w:rsid w:val="004D1AE6"/>
    <w:rsid w:val="004D1CDC"/>
    <w:rsid w:val="004D1DCC"/>
    <w:rsid w:val="004D1DEF"/>
    <w:rsid w:val="004D2B93"/>
    <w:rsid w:val="004D2BC4"/>
    <w:rsid w:val="004D2E0D"/>
    <w:rsid w:val="004D3033"/>
    <w:rsid w:val="004D32E2"/>
    <w:rsid w:val="004D353F"/>
    <w:rsid w:val="004D3715"/>
    <w:rsid w:val="004D3F50"/>
    <w:rsid w:val="004D42DA"/>
    <w:rsid w:val="004D446A"/>
    <w:rsid w:val="004D4CC3"/>
    <w:rsid w:val="004D5453"/>
    <w:rsid w:val="004D54D4"/>
    <w:rsid w:val="004D6331"/>
    <w:rsid w:val="004D6733"/>
    <w:rsid w:val="004D6957"/>
    <w:rsid w:val="004D755D"/>
    <w:rsid w:val="004D75E3"/>
    <w:rsid w:val="004D7BE2"/>
    <w:rsid w:val="004E0A34"/>
    <w:rsid w:val="004E184F"/>
    <w:rsid w:val="004E1B77"/>
    <w:rsid w:val="004E1D4A"/>
    <w:rsid w:val="004E1F54"/>
    <w:rsid w:val="004E210B"/>
    <w:rsid w:val="004E2124"/>
    <w:rsid w:val="004E22D6"/>
    <w:rsid w:val="004E2324"/>
    <w:rsid w:val="004E2F46"/>
    <w:rsid w:val="004E3C9E"/>
    <w:rsid w:val="004E42BB"/>
    <w:rsid w:val="004E434E"/>
    <w:rsid w:val="004E4577"/>
    <w:rsid w:val="004E4BE7"/>
    <w:rsid w:val="004E4DCC"/>
    <w:rsid w:val="004E5088"/>
    <w:rsid w:val="004E5D3F"/>
    <w:rsid w:val="004E5D4D"/>
    <w:rsid w:val="004E5F8C"/>
    <w:rsid w:val="004E6828"/>
    <w:rsid w:val="004E6B76"/>
    <w:rsid w:val="004E6CF3"/>
    <w:rsid w:val="004E7140"/>
    <w:rsid w:val="004E7516"/>
    <w:rsid w:val="004E7652"/>
    <w:rsid w:val="004F0849"/>
    <w:rsid w:val="004F1355"/>
    <w:rsid w:val="004F18F7"/>
    <w:rsid w:val="004F1D33"/>
    <w:rsid w:val="004F1FD4"/>
    <w:rsid w:val="004F264F"/>
    <w:rsid w:val="004F26A6"/>
    <w:rsid w:val="004F3275"/>
    <w:rsid w:val="004F3742"/>
    <w:rsid w:val="004F42EB"/>
    <w:rsid w:val="004F42FE"/>
    <w:rsid w:val="004F4367"/>
    <w:rsid w:val="004F456B"/>
    <w:rsid w:val="004F4A87"/>
    <w:rsid w:val="004F4B83"/>
    <w:rsid w:val="004F4F4B"/>
    <w:rsid w:val="004F4F50"/>
    <w:rsid w:val="004F51CE"/>
    <w:rsid w:val="004F52EF"/>
    <w:rsid w:val="004F5317"/>
    <w:rsid w:val="004F582E"/>
    <w:rsid w:val="004F62BE"/>
    <w:rsid w:val="004F6450"/>
    <w:rsid w:val="004F668A"/>
    <w:rsid w:val="004F66EC"/>
    <w:rsid w:val="004F67B6"/>
    <w:rsid w:val="004F6A32"/>
    <w:rsid w:val="004F6B74"/>
    <w:rsid w:val="004F6C2E"/>
    <w:rsid w:val="004F6C86"/>
    <w:rsid w:val="004F7272"/>
    <w:rsid w:val="004F7633"/>
    <w:rsid w:val="004F7795"/>
    <w:rsid w:val="004F7A8F"/>
    <w:rsid w:val="004F7C06"/>
    <w:rsid w:val="004F7C43"/>
    <w:rsid w:val="00500000"/>
    <w:rsid w:val="0050014B"/>
    <w:rsid w:val="005006B3"/>
    <w:rsid w:val="00500B97"/>
    <w:rsid w:val="00501218"/>
    <w:rsid w:val="0050153E"/>
    <w:rsid w:val="005017B8"/>
    <w:rsid w:val="0050186D"/>
    <w:rsid w:val="005020BD"/>
    <w:rsid w:val="005021D3"/>
    <w:rsid w:val="00502408"/>
    <w:rsid w:val="005025A5"/>
    <w:rsid w:val="00502716"/>
    <w:rsid w:val="00502AC5"/>
    <w:rsid w:val="00502D58"/>
    <w:rsid w:val="00502FCC"/>
    <w:rsid w:val="0050356E"/>
    <w:rsid w:val="0050358D"/>
    <w:rsid w:val="00503EC7"/>
    <w:rsid w:val="00504175"/>
    <w:rsid w:val="0050447A"/>
    <w:rsid w:val="005044FC"/>
    <w:rsid w:val="00504AFD"/>
    <w:rsid w:val="005051E9"/>
    <w:rsid w:val="00505370"/>
    <w:rsid w:val="00505553"/>
    <w:rsid w:val="0050592F"/>
    <w:rsid w:val="00505A68"/>
    <w:rsid w:val="00506BCC"/>
    <w:rsid w:val="00506F0D"/>
    <w:rsid w:val="00507766"/>
    <w:rsid w:val="0050798D"/>
    <w:rsid w:val="005104B0"/>
    <w:rsid w:val="0051072E"/>
    <w:rsid w:val="00510862"/>
    <w:rsid w:val="005108A4"/>
    <w:rsid w:val="00510D84"/>
    <w:rsid w:val="00511107"/>
    <w:rsid w:val="0051133E"/>
    <w:rsid w:val="005118DB"/>
    <w:rsid w:val="00511AC4"/>
    <w:rsid w:val="00511F8F"/>
    <w:rsid w:val="0051287E"/>
    <w:rsid w:val="005135DB"/>
    <w:rsid w:val="005141E3"/>
    <w:rsid w:val="00514348"/>
    <w:rsid w:val="00514479"/>
    <w:rsid w:val="00515336"/>
    <w:rsid w:val="005157D0"/>
    <w:rsid w:val="00515E87"/>
    <w:rsid w:val="00515F3F"/>
    <w:rsid w:val="00515FB6"/>
    <w:rsid w:val="005163D4"/>
    <w:rsid w:val="00516F0D"/>
    <w:rsid w:val="005178DC"/>
    <w:rsid w:val="00517AC3"/>
    <w:rsid w:val="00517B5D"/>
    <w:rsid w:val="005200F7"/>
    <w:rsid w:val="005208A4"/>
    <w:rsid w:val="005215CB"/>
    <w:rsid w:val="00521CBC"/>
    <w:rsid w:val="005220BD"/>
    <w:rsid w:val="00522676"/>
    <w:rsid w:val="00522F64"/>
    <w:rsid w:val="00523551"/>
    <w:rsid w:val="00524856"/>
    <w:rsid w:val="00524FC6"/>
    <w:rsid w:val="005255CD"/>
    <w:rsid w:val="00525638"/>
    <w:rsid w:val="0052577B"/>
    <w:rsid w:val="005257E2"/>
    <w:rsid w:val="00525850"/>
    <w:rsid w:val="00525C20"/>
    <w:rsid w:val="0052681B"/>
    <w:rsid w:val="00526BF6"/>
    <w:rsid w:val="00527190"/>
    <w:rsid w:val="005271FE"/>
    <w:rsid w:val="005275D2"/>
    <w:rsid w:val="005308E6"/>
    <w:rsid w:val="00530A17"/>
    <w:rsid w:val="00530BA1"/>
    <w:rsid w:val="00530D26"/>
    <w:rsid w:val="00531683"/>
    <w:rsid w:val="00531BC1"/>
    <w:rsid w:val="00531F10"/>
    <w:rsid w:val="00532084"/>
    <w:rsid w:val="00532A6C"/>
    <w:rsid w:val="00532EC8"/>
    <w:rsid w:val="00533666"/>
    <w:rsid w:val="00533677"/>
    <w:rsid w:val="005336F7"/>
    <w:rsid w:val="00533C06"/>
    <w:rsid w:val="00533E8B"/>
    <w:rsid w:val="0053429D"/>
    <w:rsid w:val="00534701"/>
    <w:rsid w:val="00535728"/>
    <w:rsid w:val="00535B22"/>
    <w:rsid w:val="0053609C"/>
    <w:rsid w:val="005362AE"/>
    <w:rsid w:val="00536A0B"/>
    <w:rsid w:val="00536DF6"/>
    <w:rsid w:val="00536E98"/>
    <w:rsid w:val="00537221"/>
    <w:rsid w:val="0053730B"/>
    <w:rsid w:val="00537585"/>
    <w:rsid w:val="00537A3D"/>
    <w:rsid w:val="00537DF9"/>
    <w:rsid w:val="00537F51"/>
    <w:rsid w:val="00537FB1"/>
    <w:rsid w:val="005400CE"/>
    <w:rsid w:val="00540245"/>
    <w:rsid w:val="0054169C"/>
    <w:rsid w:val="005419BE"/>
    <w:rsid w:val="00542016"/>
    <w:rsid w:val="00542580"/>
    <w:rsid w:val="005427EC"/>
    <w:rsid w:val="00542A52"/>
    <w:rsid w:val="00542EA8"/>
    <w:rsid w:val="00542FA3"/>
    <w:rsid w:val="0054390B"/>
    <w:rsid w:val="005442D1"/>
    <w:rsid w:val="005442D6"/>
    <w:rsid w:val="00544BA0"/>
    <w:rsid w:val="00545149"/>
    <w:rsid w:val="0054559E"/>
    <w:rsid w:val="005464D0"/>
    <w:rsid w:val="00546AF7"/>
    <w:rsid w:val="00546BB2"/>
    <w:rsid w:val="00547465"/>
    <w:rsid w:val="0054753E"/>
    <w:rsid w:val="00547549"/>
    <w:rsid w:val="005479EE"/>
    <w:rsid w:val="00550146"/>
    <w:rsid w:val="00550412"/>
    <w:rsid w:val="00550A82"/>
    <w:rsid w:val="00550AE0"/>
    <w:rsid w:val="0055110D"/>
    <w:rsid w:val="005516ED"/>
    <w:rsid w:val="00551A9C"/>
    <w:rsid w:val="005522DB"/>
    <w:rsid w:val="005529BE"/>
    <w:rsid w:val="0055326C"/>
    <w:rsid w:val="0055329C"/>
    <w:rsid w:val="005535AB"/>
    <w:rsid w:val="00553A2A"/>
    <w:rsid w:val="00553A3F"/>
    <w:rsid w:val="00553B05"/>
    <w:rsid w:val="00553C73"/>
    <w:rsid w:val="00553FB7"/>
    <w:rsid w:val="00554850"/>
    <w:rsid w:val="00554959"/>
    <w:rsid w:val="00554BF1"/>
    <w:rsid w:val="00554C23"/>
    <w:rsid w:val="00554D7F"/>
    <w:rsid w:val="0055587E"/>
    <w:rsid w:val="00555897"/>
    <w:rsid w:val="00555A73"/>
    <w:rsid w:val="00555B91"/>
    <w:rsid w:val="005560B8"/>
    <w:rsid w:val="00556144"/>
    <w:rsid w:val="0055635D"/>
    <w:rsid w:val="00556BD6"/>
    <w:rsid w:val="00556E01"/>
    <w:rsid w:val="005578E6"/>
    <w:rsid w:val="005600FC"/>
    <w:rsid w:val="00560711"/>
    <w:rsid w:val="005608CE"/>
    <w:rsid w:val="00560CDE"/>
    <w:rsid w:val="00560EBE"/>
    <w:rsid w:val="0056114C"/>
    <w:rsid w:val="00561DE3"/>
    <w:rsid w:val="00562AC9"/>
    <w:rsid w:val="005642F9"/>
    <w:rsid w:val="00564470"/>
    <w:rsid w:val="0056448E"/>
    <w:rsid w:val="00564BF6"/>
    <w:rsid w:val="00564F67"/>
    <w:rsid w:val="00564FF9"/>
    <w:rsid w:val="00565054"/>
    <w:rsid w:val="00565924"/>
    <w:rsid w:val="00565B3B"/>
    <w:rsid w:val="00565DEC"/>
    <w:rsid w:val="00565FA1"/>
    <w:rsid w:val="00566224"/>
    <w:rsid w:val="0056680C"/>
    <w:rsid w:val="005668A3"/>
    <w:rsid w:val="005668D5"/>
    <w:rsid w:val="005670F7"/>
    <w:rsid w:val="005673AE"/>
    <w:rsid w:val="00567A89"/>
    <w:rsid w:val="00567B69"/>
    <w:rsid w:val="005700C6"/>
    <w:rsid w:val="00570314"/>
    <w:rsid w:val="0057052A"/>
    <w:rsid w:val="00570619"/>
    <w:rsid w:val="00570F1D"/>
    <w:rsid w:val="005712CB"/>
    <w:rsid w:val="00571701"/>
    <w:rsid w:val="00571FA9"/>
    <w:rsid w:val="0057229E"/>
    <w:rsid w:val="00572386"/>
    <w:rsid w:val="00572A51"/>
    <w:rsid w:val="00572D48"/>
    <w:rsid w:val="00572DE8"/>
    <w:rsid w:val="00573093"/>
    <w:rsid w:val="00573470"/>
    <w:rsid w:val="00573E14"/>
    <w:rsid w:val="005740C9"/>
    <w:rsid w:val="00574820"/>
    <w:rsid w:val="00574D3D"/>
    <w:rsid w:val="00574E88"/>
    <w:rsid w:val="00574F09"/>
    <w:rsid w:val="0057535F"/>
    <w:rsid w:val="005755AB"/>
    <w:rsid w:val="00575F04"/>
    <w:rsid w:val="0057677E"/>
    <w:rsid w:val="005767D3"/>
    <w:rsid w:val="005771FB"/>
    <w:rsid w:val="00577D37"/>
    <w:rsid w:val="005806D9"/>
    <w:rsid w:val="00580FCE"/>
    <w:rsid w:val="005812EC"/>
    <w:rsid w:val="00581325"/>
    <w:rsid w:val="0058138F"/>
    <w:rsid w:val="00581C09"/>
    <w:rsid w:val="00581D20"/>
    <w:rsid w:val="00581F6C"/>
    <w:rsid w:val="005828FE"/>
    <w:rsid w:val="00582AA3"/>
    <w:rsid w:val="00582B7C"/>
    <w:rsid w:val="005834D9"/>
    <w:rsid w:val="00583A07"/>
    <w:rsid w:val="00583C4F"/>
    <w:rsid w:val="00583D7E"/>
    <w:rsid w:val="0058443A"/>
    <w:rsid w:val="005844B4"/>
    <w:rsid w:val="00584ADB"/>
    <w:rsid w:val="00584BF5"/>
    <w:rsid w:val="005851F4"/>
    <w:rsid w:val="005853F0"/>
    <w:rsid w:val="005858A3"/>
    <w:rsid w:val="00585D4F"/>
    <w:rsid w:val="00585D58"/>
    <w:rsid w:val="00585D8D"/>
    <w:rsid w:val="00585DA9"/>
    <w:rsid w:val="005868FA"/>
    <w:rsid w:val="00586971"/>
    <w:rsid w:val="005872F4"/>
    <w:rsid w:val="005874E4"/>
    <w:rsid w:val="00591190"/>
    <w:rsid w:val="00591719"/>
    <w:rsid w:val="005918A2"/>
    <w:rsid w:val="00591C91"/>
    <w:rsid w:val="0059229F"/>
    <w:rsid w:val="0059234A"/>
    <w:rsid w:val="0059239C"/>
    <w:rsid w:val="00592E84"/>
    <w:rsid w:val="00593641"/>
    <w:rsid w:val="00593C04"/>
    <w:rsid w:val="00593CE3"/>
    <w:rsid w:val="00594457"/>
    <w:rsid w:val="005947A1"/>
    <w:rsid w:val="00594FC9"/>
    <w:rsid w:val="00595A65"/>
    <w:rsid w:val="00595B5D"/>
    <w:rsid w:val="00596079"/>
    <w:rsid w:val="00596290"/>
    <w:rsid w:val="00596409"/>
    <w:rsid w:val="00596517"/>
    <w:rsid w:val="0059666E"/>
    <w:rsid w:val="00596BE1"/>
    <w:rsid w:val="00596ED4"/>
    <w:rsid w:val="00596F67"/>
    <w:rsid w:val="00597766"/>
    <w:rsid w:val="00597B05"/>
    <w:rsid w:val="005A03BB"/>
    <w:rsid w:val="005A11BB"/>
    <w:rsid w:val="005A1539"/>
    <w:rsid w:val="005A17E8"/>
    <w:rsid w:val="005A1832"/>
    <w:rsid w:val="005A1AD1"/>
    <w:rsid w:val="005A2041"/>
    <w:rsid w:val="005A2D2B"/>
    <w:rsid w:val="005A2D9F"/>
    <w:rsid w:val="005A350F"/>
    <w:rsid w:val="005A365D"/>
    <w:rsid w:val="005A370D"/>
    <w:rsid w:val="005A3A8E"/>
    <w:rsid w:val="005A4202"/>
    <w:rsid w:val="005A4A50"/>
    <w:rsid w:val="005A57B8"/>
    <w:rsid w:val="005A5A68"/>
    <w:rsid w:val="005A6CA6"/>
    <w:rsid w:val="005A75A7"/>
    <w:rsid w:val="005A7AD7"/>
    <w:rsid w:val="005A7C60"/>
    <w:rsid w:val="005B0042"/>
    <w:rsid w:val="005B017B"/>
    <w:rsid w:val="005B01BA"/>
    <w:rsid w:val="005B05C0"/>
    <w:rsid w:val="005B0C2B"/>
    <w:rsid w:val="005B139E"/>
    <w:rsid w:val="005B18C4"/>
    <w:rsid w:val="005B1E6A"/>
    <w:rsid w:val="005B1EF9"/>
    <w:rsid w:val="005B2273"/>
    <w:rsid w:val="005B2327"/>
    <w:rsid w:val="005B30EE"/>
    <w:rsid w:val="005B3557"/>
    <w:rsid w:val="005B35FE"/>
    <w:rsid w:val="005B41C7"/>
    <w:rsid w:val="005B46B1"/>
    <w:rsid w:val="005B4872"/>
    <w:rsid w:val="005B4AE0"/>
    <w:rsid w:val="005B4E70"/>
    <w:rsid w:val="005B4EE4"/>
    <w:rsid w:val="005B506A"/>
    <w:rsid w:val="005B519D"/>
    <w:rsid w:val="005B539A"/>
    <w:rsid w:val="005B56AF"/>
    <w:rsid w:val="005B5992"/>
    <w:rsid w:val="005B67E1"/>
    <w:rsid w:val="005B6877"/>
    <w:rsid w:val="005B716D"/>
    <w:rsid w:val="005B78AD"/>
    <w:rsid w:val="005B7956"/>
    <w:rsid w:val="005B7D2F"/>
    <w:rsid w:val="005B7F70"/>
    <w:rsid w:val="005C0585"/>
    <w:rsid w:val="005C0877"/>
    <w:rsid w:val="005C0B99"/>
    <w:rsid w:val="005C1567"/>
    <w:rsid w:val="005C1C27"/>
    <w:rsid w:val="005C23E1"/>
    <w:rsid w:val="005C263B"/>
    <w:rsid w:val="005C27BC"/>
    <w:rsid w:val="005C2D15"/>
    <w:rsid w:val="005C2DD2"/>
    <w:rsid w:val="005C3A03"/>
    <w:rsid w:val="005C4454"/>
    <w:rsid w:val="005C49FB"/>
    <w:rsid w:val="005C57B0"/>
    <w:rsid w:val="005C6686"/>
    <w:rsid w:val="005C6930"/>
    <w:rsid w:val="005C6A47"/>
    <w:rsid w:val="005C7566"/>
    <w:rsid w:val="005C7AD9"/>
    <w:rsid w:val="005C7BF4"/>
    <w:rsid w:val="005C7C92"/>
    <w:rsid w:val="005C7CC0"/>
    <w:rsid w:val="005C7D81"/>
    <w:rsid w:val="005D00FD"/>
    <w:rsid w:val="005D0205"/>
    <w:rsid w:val="005D03F5"/>
    <w:rsid w:val="005D051D"/>
    <w:rsid w:val="005D08E7"/>
    <w:rsid w:val="005D0A57"/>
    <w:rsid w:val="005D0B65"/>
    <w:rsid w:val="005D0C98"/>
    <w:rsid w:val="005D1437"/>
    <w:rsid w:val="005D19EE"/>
    <w:rsid w:val="005D2320"/>
    <w:rsid w:val="005D2C6A"/>
    <w:rsid w:val="005D2E9B"/>
    <w:rsid w:val="005D3294"/>
    <w:rsid w:val="005D33D3"/>
    <w:rsid w:val="005D3827"/>
    <w:rsid w:val="005D3E56"/>
    <w:rsid w:val="005D40FF"/>
    <w:rsid w:val="005D41F4"/>
    <w:rsid w:val="005D4250"/>
    <w:rsid w:val="005D448B"/>
    <w:rsid w:val="005D4758"/>
    <w:rsid w:val="005D495B"/>
    <w:rsid w:val="005D4D6E"/>
    <w:rsid w:val="005D5510"/>
    <w:rsid w:val="005D57D4"/>
    <w:rsid w:val="005D6191"/>
    <w:rsid w:val="005D6480"/>
    <w:rsid w:val="005D687E"/>
    <w:rsid w:val="005D69DE"/>
    <w:rsid w:val="005D6D0B"/>
    <w:rsid w:val="005D7548"/>
    <w:rsid w:val="005D75A3"/>
    <w:rsid w:val="005D77BA"/>
    <w:rsid w:val="005D7A5C"/>
    <w:rsid w:val="005D7ACB"/>
    <w:rsid w:val="005D7C5D"/>
    <w:rsid w:val="005D7F4E"/>
    <w:rsid w:val="005D7F7A"/>
    <w:rsid w:val="005E0186"/>
    <w:rsid w:val="005E02CB"/>
    <w:rsid w:val="005E0550"/>
    <w:rsid w:val="005E09FD"/>
    <w:rsid w:val="005E0D3C"/>
    <w:rsid w:val="005E0D70"/>
    <w:rsid w:val="005E215F"/>
    <w:rsid w:val="005E2DCE"/>
    <w:rsid w:val="005E31D7"/>
    <w:rsid w:val="005E36BD"/>
    <w:rsid w:val="005E38D9"/>
    <w:rsid w:val="005E3F04"/>
    <w:rsid w:val="005E4219"/>
    <w:rsid w:val="005E423C"/>
    <w:rsid w:val="005E43B3"/>
    <w:rsid w:val="005E4C51"/>
    <w:rsid w:val="005E5258"/>
    <w:rsid w:val="005E52D9"/>
    <w:rsid w:val="005E55CC"/>
    <w:rsid w:val="005E55F6"/>
    <w:rsid w:val="005E5DA9"/>
    <w:rsid w:val="005E6CDC"/>
    <w:rsid w:val="005E6D02"/>
    <w:rsid w:val="005E6E9E"/>
    <w:rsid w:val="005E7248"/>
    <w:rsid w:val="005E78D1"/>
    <w:rsid w:val="005E79B4"/>
    <w:rsid w:val="005E7F0B"/>
    <w:rsid w:val="005E7FD9"/>
    <w:rsid w:val="005F0CB9"/>
    <w:rsid w:val="005F0DEF"/>
    <w:rsid w:val="005F0FFA"/>
    <w:rsid w:val="005F109B"/>
    <w:rsid w:val="005F175C"/>
    <w:rsid w:val="005F18C1"/>
    <w:rsid w:val="005F198B"/>
    <w:rsid w:val="005F21BF"/>
    <w:rsid w:val="005F22D3"/>
    <w:rsid w:val="005F2C5B"/>
    <w:rsid w:val="005F353B"/>
    <w:rsid w:val="005F3805"/>
    <w:rsid w:val="005F38D1"/>
    <w:rsid w:val="005F3A3D"/>
    <w:rsid w:val="005F3AB1"/>
    <w:rsid w:val="005F3CC2"/>
    <w:rsid w:val="005F46CE"/>
    <w:rsid w:val="005F54E6"/>
    <w:rsid w:val="005F5D58"/>
    <w:rsid w:val="005F5F48"/>
    <w:rsid w:val="005F636A"/>
    <w:rsid w:val="005F6767"/>
    <w:rsid w:val="005F6C09"/>
    <w:rsid w:val="005F6FD4"/>
    <w:rsid w:val="006008F9"/>
    <w:rsid w:val="00600BC1"/>
    <w:rsid w:val="00600D9F"/>
    <w:rsid w:val="00600DCA"/>
    <w:rsid w:val="006016CD"/>
    <w:rsid w:val="006019E0"/>
    <w:rsid w:val="00601C6F"/>
    <w:rsid w:val="00602224"/>
    <w:rsid w:val="006022BD"/>
    <w:rsid w:val="0060242F"/>
    <w:rsid w:val="00602564"/>
    <w:rsid w:val="00602993"/>
    <w:rsid w:val="00602D73"/>
    <w:rsid w:val="00602E98"/>
    <w:rsid w:val="00603129"/>
    <w:rsid w:val="006039F3"/>
    <w:rsid w:val="00603A9D"/>
    <w:rsid w:val="00604444"/>
    <w:rsid w:val="00604B29"/>
    <w:rsid w:val="00604B3C"/>
    <w:rsid w:val="00604E88"/>
    <w:rsid w:val="006055DD"/>
    <w:rsid w:val="00605774"/>
    <w:rsid w:val="00605796"/>
    <w:rsid w:val="00605A59"/>
    <w:rsid w:val="00605AA2"/>
    <w:rsid w:val="00605F9D"/>
    <w:rsid w:val="00606BB1"/>
    <w:rsid w:val="00606C88"/>
    <w:rsid w:val="00606D5F"/>
    <w:rsid w:val="006077CF"/>
    <w:rsid w:val="00607B22"/>
    <w:rsid w:val="00610118"/>
    <w:rsid w:val="00610179"/>
    <w:rsid w:val="006101F8"/>
    <w:rsid w:val="006102AC"/>
    <w:rsid w:val="0061063A"/>
    <w:rsid w:val="00611477"/>
    <w:rsid w:val="006118F0"/>
    <w:rsid w:val="0061203B"/>
    <w:rsid w:val="00612930"/>
    <w:rsid w:val="00612B34"/>
    <w:rsid w:val="00612C14"/>
    <w:rsid w:val="0061307A"/>
    <w:rsid w:val="00613603"/>
    <w:rsid w:val="006138DE"/>
    <w:rsid w:val="006141CD"/>
    <w:rsid w:val="0061474A"/>
    <w:rsid w:val="00614BEB"/>
    <w:rsid w:val="00614EAC"/>
    <w:rsid w:val="00614EFD"/>
    <w:rsid w:val="0061576E"/>
    <w:rsid w:val="006157EB"/>
    <w:rsid w:val="00615DC0"/>
    <w:rsid w:val="0061675D"/>
    <w:rsid w:val="00616A77"/>
    <w:rsid w:val="00616AA8"/>
    <w:rsid w:val="006177F3"/>
    <w:rsid w:val="00617948"/>
    <w:rsid w:val="00617B14"/>
    <w:rsid w:val="00620E83"/>
    <w:rsid w:val="00621157"/>
    <w:rsid w:val="00621240"/>
    <w:rsid w:val="00621F68"/>
    <w:rsid w:val="006221CD"/>
    <w:rsid w:val="006222FD"/>
    <w:rsid w:val="00622982"/>
    <w:rsid w:val="00622A62"/>
    <w:rsid w:val="00622AE7"/>
    <w:rsid w:val="006231A8"/>
    <w:rsid w:val="00623C1A"/>
    <w:rsid w:val="00623F1D"/>
    <w:rsid w:val="00624162"/>
    <w:rsid w:val="006241AC"/>
    <w:rsid w:val="0062426C"/>
    <w:rsid w:val="0062488C"/>
    <w:rsid w:val="00624C65"/>
    <w:rsid w:val="00625508"/>
    <w:rsid w:val="00625760"/>
    <w:rsid w:val="00625C1C"/>
    <w:rsid w:val="00626282"/>
    <w:rsid w:val="00626400"/>
    <w:rsid w:val="006266AE"/>
    <w:rsid w:val="00626A6A"/>
    <w:rsid w:val="00626FB2"/>
    <w:rsid w:val="0062714E"/>
    <w:rsid w:val="0062778F"/>
    <w:rsid w:val="006277F2"/>
    <w:rsid w:val="00627EB9"/>
    <w:rsid w:val="00630D8B"/>
    <w:rsid w:val="00630F2F"/>
    <w:rsid w:val="00631015"/>
    <w:rsid w:val="00631B8C"/>
    <w:rsid w:val="00631BB6"/>
    <w:rsid w:val="00631C78"/>
    <w:rsid w:val="00631E08"/>
    <w:rsid w:val="00632B4E"/>
    <w:rsid w:val="00632E10"/>
    <w:rsid w:val="0063312B"/>
    <w:rsid w:val="00633976"/>
    <w:rsid w:val="00633B44"/>
    <w:rsid w:val="00633BDD"/>
    <w:rsid w:val="00634229"/>
    <w:rsid w:val="0063437A"/>
    <w:rsid w:val="00634E56"/>
    <w:rsid w:val="006351A7"/>
    <w:rsid w:val="00635829"/>
    <w:rsid w:val="00635A19"/>
    <w:rsid w:val="00635AD1"/>
    <w:rsid w:val="00635B51"/>
    <w:rsid w:val="00635F95"/>
    <w:rsid w:val="006364EF"/>
    <w:rsid w:val="006365B1"/>
    <w:rsid w:val="00636801"/>
    <w:rsid w:val="00636A65"/>
    <w:rsid w:val="00636B17"/>
    <w:rsid w:val="00636DAB"/>
    <w:rsid w:val="00636E85"/>
    <w:rsid w:val="0063744B"/>
    <w:rsid w:val="00637A16"/>
    <w:rsid w:val="00637E34"/>
    <w:rsid w:val="00637E8E"/>
    <w:rsid w:val="00637ED5"/>
    <w:rsid w:val="00640230"/>
    <w:rsid w:val="00641063"/>
    <w:rsid w:val="006410B6"/>
    <w:rsid w:val="006415AD"/>
    <w:rsid w:val="006419DA"/>
    <w:rsid w:val="00642B2D"/>
    <w:rsid w:val="00642E17"/>
    <w:rsid w:val="00643AD5"/>
    <w:rsid w:val="00643B2E"/>
    <w:rsid w:val="006446F3"/>
    <w:rsid w:val="00645109"/>
    <w:rsid w:val="00645445"/>
    <w:rsid w:val="00645A5C"/>
    <w:rsid w:val="00646748"/>
    <w:rsid w:val="00646CBD"/>
    <w:rsid w:val="00646FDD"/>
    <w:rsid w:val="00647FA7"/>
    <w:rsid w:val="006500A4"/>
    <w:rsid w:val="00650EA4"/>
    <w:rsid w:val="00650FBF"/>
    <w:rsid w:val="006511A0"/>
    <w:rsid w:val="006514DD"/>
    <w:rsid w:val="006515DA"/>
    <w:rsid w:val="00651C96"/>
    <w:rsid w:val="00651F99"/>
    <w:rsid w:val="00652723"/>
    <w:rsid w:val="00652769"/>
    <w:rsid w:val="00652A51"/>
    <w:rsid w:val="00652C9C"/>
    <w:rsid w:val="0065300F"/>
    <w:rsid w:val="006533BC"/>
    <w:rsid w:val="00653965"/>
    <w:rsid w:val="00653A6A"/>
    <w:rsid w:val="00653B0E"/>
    <w:rsid w:val="00653B2C"/>
    <w:rsid w:val="00654FDB"/>
    <w:rsid w:val="00655319"/>
    <w:rsid w:val="00655B40"/>
    <w:rsid w:val="00655D27"/>
    <w:rsid w:val="006562AC"/>
    <w:rsid w:val="006566C1"/>
    <w:rsid w:val="00656883"/>
    <w:rsid w:val="00656CC6"/>
    <w:rsid w:val="00656CFF"/>
    <w:rsid w:val="0065766D"/>
    <w:rsid w:val="006576DE"/>
    <w:rsid w:val="00657884"/>
    <w:rsid w:val="0065788A"/>
    <w:rsid w:val="006609DE"/>
    <w:rsid w:val="00660CF3"/>
    <w:rsid w:val="00661131"/>
    <w:rsid w:val="006617A4"/>
    <w:rsid w:val="00661A4B"/>
    <w:rsid w:val="00661E16"/>
    <w:rsid w:val="00662CD8"/>
    <w:rsid w:val="0066390D"/>
    <w:rsid w:val="00664151"/>
    <w:rsid w:val="00664241"/>
    <w:rsid w:val="006644FF"/>
    <w:rsid w:val="00664650"/>
    <w:rsid w:val="0066476F"/>
    <w:rsid w:val="00664C3B"/>
    <w:rsid w:val="00664F0E"/>
    <w:rsid w:val="006653E7"/>
    <w:rsid w:val="006654B9"/>
    <w:rsid w:val="006654EB"/>
    <w:rsid w:val="0066578B"/>
    <w:rsid w:val="006658A9"/>
    <w:rsid w:val="006662C6"/>
    <w:rsid w:val="0066680C"/>
    <w:rsid w:val="006669D2"/>
    <w:rsid w:val="006675E5"/>
    <w:rsid w:val="00667B16"/>
    <w:rsid w:val="00667E23"/>
    <w:rsid w:val="00670009"/>
    <w:rsid w:val="006708D2"/>
    <w:rsid w:val="0067096C"/>
    <w:rsid w:val="00670B01"/>
    <w:rsid w:val="00670D73"/>
    <w:rsid w:val="00670D84"/>
    <w:rsid w:val="0067113A"/>
    <w:rsid w:val="00671229"/>
    <w:rsid w:val="0067199A"/>
    <w:rsid w:val="00671AD1"/>
    <w:rsid w:val="00671C34"/>
    <w:rsid w:val="006721E3"/>
    <w:rsid w:val="00673173"/>
    <w:rsid w:val="00673406"/>
    <w:rsid w:val="0067463A"/>
    <w:rsid w:val="00674F6A"/>
    <w:rsid w:val="00675213"/>
    <w:rsid w:val="006754E5"/>
    <w:rsid w:val="006756B6"/>
    <w:rsid w:val="00675914"/>
    <w:rsid w:val="00675D68"/>
    <w:rsid w:val="00675FD2"/>
    <w:rsid w:val="006767AD"/>
    <w:rsid w:val="006768A8"/>
    <w:rsid w:val="00676B00"/>
    <w:rsid w:val="00676B87"/>
    <w:rsid w:val="00676CA5"/>
    <w:rsid w:val="00676EF2"/>
    <w:rsid w:val="00676FF1"/>
    <w:rsid w:val="0067716B"/>
    <w:rsid w:val="00677282"/>
    <w:rsid w:val="00677519"/>
    <w:rsid w:val="006775F8"/>
    <w:rsid w:val="006778D0"/>
    <w:rsid w:val="00677C64"/>
    <w:rsid w:val="006802ED"/>
    <w:rsid w:val="006803D5"/>
    <w:rsid w:val="006806E0"/>
    <w:rsid w:val="00680E5E"/>
    <w:rsid w:val="006816F3"/>
    <w:rsid w:val="00681868"/>
    <w:rsid w:val="006818AF"/>
    <w:rsid w:val="006818EB"/>
    <w:rsid w:val="00681D9F"/>
    <w:rsid w:val="006820E8"/>
    <w:rsid w:val="00682202"/>
    <w:rsid w:val="006822AC"/>
    <w:rsid w:val="00682464"/>
    <w:rsid w:val="0068288C"/>
    <w:rsid w:val="00682D09"/>
    <w:rsid w:val="00683CF8"/>
    <w:rsid w:val="006841A1"/>
    <w:rsid w:val="006843E2"/>
    <w:rsid w:val="00684872"/>
    <w:rsid w:val="00684E48"/>
    <w:rsid w:val="00685310"/>
    <w:rsid w:val="0068547A"/>
    <w:rsid w:val="00686BED"/>
    <w:rsid w:val="00686FBC"/>
    <w:rsid w:val="006870F8"/>
    <w:rsid w:val="00687556"/>
    <w:rsid w:val="006876E3"/>
    <w:rsid w:val="00687707"/>
    <w:rsid w:val="00687A23"/>
    <w:rsid w:val="00687EF5"/>
    <w:rsid w:val="00687FF2"/>
    <w:rsid w:val="00690D4A"/>
    <w:rsid w:val="006915CD"/>
    <w:rsid w:val="00691653"/>
    <w:rsid w:val="006916B5"/>
    <w:rsid w:val="00691CFE"/>
    <w:rsid w:val="0069201C"/>
    <w:rsid w:val="006920C8"/>
    <w:rsid w:val="006922B6"/>
    <w:rsid w:val="006926C6"/>
    <w:rsid w:val="006928E6"/>
    <w:rsid w:val="00692CF9"/>
    <w:rsid w:val="00692EFA"/>
    <w:rsid w:val="0069306E"/>
    <w:rsid w:val="006935A4"/>
    <w:rsid w:val="00693872"/>
    <w:rsid w:val="00694174"/>
    <w:rsid w:val="0069460D"/>
    <w:rsid w:val="00695610"/>
    <w:rsid w:val="006956EF"/>
    <w:rsid w:val="00695E1C"/>
    <w:rsid w:val="00695FF0"/>
    <w:rsid w:val="006963DD"/>
    <w:rsid w:val="006964EC"/>
    <w:rsid w:val="00696A12"/>
    <w:rsid w:val="00696E58"/>
    <w:rsid w:val="00697335"/>
    <w:rsid w:val="00697541"/>
    <w:rsid w:val="0069755C"/>
    <w:rsid w:val="0069764F"/>
    <w:rsid w:val="00697868"/>
    <w:rsid w:val="006979F3"/>
    <w:rsid w:val="00697BC4"/>
    <w:rsid w:val="006A0129"/>
    <w:rsid w:val="006A021F"/>
    <w:rsid w:val="006A090B"/>
    <w:rsid w:val="006A0A66"/>
    <w:rsid w:val="006A0FA5"/>
    <w:rsid w:val="006A103D"/>
    <w:rsid w:val="006A1719"/>
    <w:rsid w:val="006A2663"/>
    <w:rsid w:val="006A2967"/>
    <w:rsid w:val="006A2BE8"/>
    <w:rsid w:val="006A2E77"/>
    <w:rsid w:val="006A3044"/>
    <w:rsid w:val="006A322B"/>
    <w:rsid w:val="006A3ADB"/>
    <w:rsid w:val="006A41E0"/>
    <w:rsid w:val="006A422D"/>
    <w:rsid w:val="006A42E5"/>
    <w:rsid w:val="006A480F"/>
    <w:rsid w:val="006A4A34"/>
    <w:rsid w:val="006A55B9"/>
    <w:rsid w:val="006A565B"/>
    <w:rsid w:val="006A6EF0"/>
    <w:rsid w:val="006A7896"/>
    <w:rsid w:val="006A7922"/>
    <w:rsid w:val="006B0154"/>
    <w:rsid w:val="006B01D7"/>
    <w:rsid w:val="006B0241"/>
    <w:rsid w:val="006B080A"/>
    <w:rsid w:val="006B0B67"/>
    <w:rsid w:val="006B0C5D"/>
    <w:rsid w:val="006B167B"/>
    <w:rsid w:val="006B1BDD"/>
    <w:rsid w:val="006B1ECF"/>
    <w:rsid w:val="006B213B"/>
    <w:rsid w:val="006B2D9C"/>
    <w:rsid w:val="006B34C2"/>
    <w:rsid w:val="006B356B"/>
    <w:rsid w:val="006B3E26"/>
    <w:rsid w:val="006B3F36"/>
    <w:rsid w:val="006B3F55"/>
    <w:rsid w:val="006B403B"/>
    <w:rsid w:val="006B41C3"/>
    <w:rsid w:val="006B4BB8"/>
    <w:rsid w:val="006B5429"/>
    <w:rsid w:val="006B552D"/>
    <w:rsid w:val="006B5A81"/>
    <w:rsid w:val="006B5BC4"/>
    <w:rsid w:val="006B5C9C"/>
    <w:rsid w:val="006B6183"/>
    <w:rsid w:val="006B6A2F"/>
    <w:rsid w:val="006B759C"/>
    <w:rsid w:val="006B7DE8"/>
    <w:rsid w:val="006C0293"/>
    <w:rsid w:val="006C0743"/>
    <w:rsid w:val="006C0AE1"/>
    <w:rsid w:val="006C0CB5"/>
    <w:rsid w:val="006C14CF"/>
    <w:rsid w:val="006C15EC"/>
    <w:rsid w:val="006C1859"/>
    <w:rsid w:val="006C18E9"/>
    <w:rsid w:val="006C1BBF"/>
    <w:rsid w:val="006C1C20"/>
    <w:rsid w:val="006C2261"/>
    <w:rsid w:val="006C2652"/>
    <w:rsid w:val="006C28BE"/>
    <w:rsid w:val="006C2A86"/>
    <w:rsid w:val="006C2F5D"/>
    <w:rsid w:val="006C2F61"/>
    <w:rsid w:val="006C364B"/>
    <w:rsid w:val="006C369B"/>
    <w:rsid w:val="006C37A5"/>
    <w:rsid w:val="006C3970"/>
    <w:rsid w:val="006C3A09"/>
    <w:rsid w:val="006C3B93"/>
    <w:rsid w:val="006C3E0F"/>
    <w:rsid w:val="006C471A"/>
    <w:rsid w:val="006C47B1"/>
    <w:rsid w:val="006C4B2B"/>
    <w:rsid w:val="006C5196"/>
    <w:rsid w:val="006C5434"/>
    <w:rsid w:val="006C5A1C"/>
    <w:rsid w:val="006C60C8"/>
    <w:rsid w:val="006C63FB"/>
    <w:rsid w:val="006C66C5"/>
    <w:rsid w:val="006C6823"/>
    <w:rsid w:val="006C69F0"/>
    <w:rsid w:val="006C6D6A"/>
    <w:rsid w:val="006C733E"/>
    <w:rsid w:val="006C74B0"/>
    <w:rsid w:val="006C77CD"/>
    <w:rsid w:val="006C7826"/>
    <w:rsid w:val="006D0455"/>
    <w:rsid w:val="006D0A29"/>
    <w:rsid w:val="006D1515"/>
    <w:rsid w:val="006D163F"/>
    <w:rsid w:val="006D1669"/>
    <w:rsid w:val="006D17A8"/>
    <w:rsid w:val="006D2448"/>
    <w:rsid w:val="006D2591"/>
    <w:rsid w:val="006D2DD2"/>
    <w:rsid w:val="006D3251"/>
    <w:rsid w:val="006D33DE"/>
    <w:rsid w:val="006D3D97"/>
    <w:rsid w:val="006D44A9"/>
    <w:rsid w:val="006D4681"/>
    <w:rsid w:val="006D514B"/>
    <w:rsid w:val="006D5706"/>
    <w:rsid w:val="006D5774"/>
    <w:rsid w:val="006D5876"/>
    <w:rsid w:val="006D5905"/>
    <w:rsid w:val="006D5A0E"/>
    <w:rsid w:val="006D5CF5"/>
    <w:rsid w:val="006D606A"/>
    <w:rsid w:val="006D60A4"/>
    <w:rsid w:val="006D6670"/>
    <w:rsid w:val="006D69B4"/>
    <w:rsid w:val="006D700F"/>
    <w:rsid w:val="006D711F"/>
    <w:rsid w:val="006D7155"/>
    <w:rsid w:val="006D725D"/>
    <w:rsid w:val="006D76DF"/>
    <w:rsid w:val="006D79FD"/>
    <w:rsid w:val="006D7EC2"/>
    <w:rsid w:val="006D7ECA"/>
    <w:rsid w:val="006E00B6"/>
    <w:rsid w:val="006E00EE"/>
    <w:rsid w:val="006E0502"/>
    <w:rsid w:val="006E0844"/>
    <w:rsid w:val="006E10AD"/>
    <w:rsid w:val="006E17CE"/>
    <w:rsid w:val="006E246E"/>
    <w:rsid w:val="006E2F6B"/>
    <w:rsid w:val="006E3272"/>
    <w:rsid w:val="006E3325"/>
    <w:rsid w:val="006E3BCF"/>
    <w:rsid w:val="006E43B0"/>
    <w:rsid w:val="006E4A79"/>
    <w:rsid w:val="006E4FEA"/>
    <w:rsid w:val="006E5398"/>
    <w:rsid w:val="006E546B"/>
    <w:rsid w:val="006E5D0E"/>
    <w:rsid w:val="006E5E2B"/>
    <w:rsid w:val="006E5FFB"/>
    <w:rsid w:val="006E69CD"/>
    <w:rsid w:val="006E6B7E"/>
    <w:rsid w:val="006E6E58"/>
    <w:rsid w:val="006F0275"/>
    <w:rsid w:val="006F0675"/>
    <w:rsid w:val="006F0DD2"/>
    <w:rsid w:val="006F14D7"/>
    <w:rsid w:val="006F24E1"/>
    <w:rsid w:val="006F25B6"/>
    <w:rsid w:val="006F2797"/>
    <w:rsid w:val="006F3064"/>
    <w:rsid w:val="006F3498"/>
    <w:rsid w:val="006F402A"/>
    <w:rsid w:val="006F49A4"/>
    <w:rsid w:val="006F542D"/>
    <w:rsid w:val="006F5D6B"/>
    <w:rsid w:val="006F6390"/>
    <w:rsid w:val="006F6966"/>
    <w:rsid w:val="006F70A1"/>
    <w:rsid w:val="006F7255"/>
    <w:rsid w:val="006F7528"/>
    <w:rsid w:val="006F7757"/>
    <w:rsid w:val="006F7B22"/>
    <w:rsid w:val="007000A9"/>
    <w:rsid w:val="007002B0"/>
    <w:rsid w:val="0070046C"/>
    <w:rsid w:val="00700503"/>
    <w:rsid w:val="00700F76"/>
    <w:rsid w:val="007010A5"/>
    <w:rsid w:val="007011D2"/>
    <w:rsid w:val="00701591"/>
    <w:rsid w:val="00701681"/>
    <w:rsid w:val="00701A23"/>
    <w:rsid w:val="0070213F"/>
    <w:rsid w:val="00702BD7"/>
    <w:rsid w:val="00702F4A"/>
    <w:rsid w:val="0070314A"/>
    <w:rsid w:val="007031C4"/>
    <w:rsid w:val="00703204"/>
    <w:rsid w:val="007033C8"/>
    <w:rsid w:val="007034A0"/>
    <w:rsid w:val="00703785"/>
    <w:rsid w:val="007038B4"/>
    <w:rsid w:val="00703E06"/>
    <w:rsid w:val="007041F8"/>
    <w:rsid w:val="00704A8E"/>
    <w:rsid w:val="00704D0D"/>
    <w:rsid w:val="007051C1"/>
    <w:rsid w:val="007051CE"/>
    <w:rsid w:val="007053DD"/>
    <w:rsid w:val="00705654"/>
    <w:rsid w:val="00705741"/>
    <w:rsid w:val="0070596E"/>
    <w:rsid w:val="00705E2F"/>
    <w:rsid w:val="00705F00"/>
    <w:rsid w:val="0070617F"/>
    <w:rsid w:val="0070647E"/>
    <w:rsid w:val="0070658E"/>
    <w:rsid w:val="00706F59"/>
    <w:rsid w:val="00707456"/>
    <w:rsid w:val="00707594"/>
    <w:rsid w:val="007075E5"/>
    <w:rsid w:val="0070783D"/>
    <w:rsid w:val="007078A0"/>
    <w:rsid w:val="00707AF8"/>
    <w:rsid w:val="00707F23"/>
    <w:rsid w:val="00711325"/>
    <w:rsid w:val="00711424"/>
    <w:rsid w:val="00711B2E"/>
    <w:rsid w:val="00711F52"/>
    <w:rsid w:val="0071224F"/>
    <w:rsid w:val="0071280B"/>
    <w:rsid w:val="00712885"/>
    <w:rsid w:val="00712F7E"/>
    <w:rsid w:val="0071319C"/>
    <w:rsid w:val="007132B0"/>
    <w:rsid w:val="00713622"/>
    <w:rsid w:val="00713886"/>
    <w:rsid w:val="00713898"/>
    <w:rsid w:val="00713F99"/>
    <w:rsid w:val="00713FD4"/>
    <w:rsid w:val="0071413E"/>
    <w:rsid w:val="0071444C"/>
    <w:rsid w:val="007148A7"/>
    <w:rsid w:val="00714901"/>
    <w:rsid w:val="0071509D"/>
    <w:rsid w:val="00715223"/>
    <w:rsid w:val="007157B4"/>
    <w:rsid w:val="00716ABE"/>
    <w:rsid w:val="00716D4B"/>
    <w:rsid w:val="00716E14"/>
    <w:rsid w:val="007170F1"/>
    <w:rsid w:val="0071711F"/>
    <w:rsid w:val="00717142"/>
    <w:rsid w:val="00717163"/>
    <w:rsid w:val="00717634"/>
    <w:rsid w:val="00717B41"/>
    <w:rsid w:val="00717C43"/>
    <w:rsid w:val="00720051"/>
    <w:rsid w:val="007206FC"/>
    <w:rsid w:val="0072070E"/>
    <w:rsid w:val="007209F3"/>
    <w:rsid w:val="00720BC8"/>
    <w:rsid w:val="00720DEB"/>
    <w:rsid w:val="00720E25"/>
    <w:rsid w:val="007216AB"/>
    <w:rsid w:val="00721D7D"/>
    <w:rsid w:val="00722821"/>
    <w:rsid w:val="00722B1D"/>
    <w:rsid w:val="00722E4F"/>
    <w:rsid w:val="00722EFB"/>
    <w:rsid w:val="00723050"/>
    <w:rsid w:val="00723401"/>
    <w:rsid w:val="00723597"/>
    <w:rsid w:val="00723B58"/>
    <w:rsid w:val="00723F42"/>
    <w:rsid w:val="0072400E"/>
    <w:rsid w:val="007241ED"/>
    <w:rsid w:val="00724245"/>
    <w:rsid w:val="00724661"/>
    <w:rsid w:val="00724C2A"/>
    <w:rsid w:val="00724E64"/>
    <w:rsid w:val="00724F57"/>
    <w:rsid w:val="00725020"/>
    <w:rsid w:val="007250C9"/>
    <w:rsid w:val="007254E9"/>
    <w:rsid w:val="007257CC"/>
    <w:rsid w:val="007260D8"/>
    <w:rsid w:val="00726318"/>
    <w:rsid w:val="007264A6"/>
    <w:rsid w:val="007272DD"/>
    <w:rsid w:val="007275AD"/>
    <w:rsid w:val="0072785E"/>
    <w:rsid w:val="00727860"/>
    <w:rsid w:val="0072791A"/>
    <w:rsid w:val="00727EE1"/>
    <w:rsid w:val="007306C7"/>
    <w:rsid w:val="007307BC"/>
    <w:rsid w:val="00730D52"/>
    <w:rsid w:val="00730F64"/>
    <w:rsid w:val="0073124C"/>
    <w:rsid w:val="007318A7"/>
    <w:rsid w:val="007318F0"/>
    <w:rsid w:val="0073194D"/>
    <w:rsid w:val="00731A49"/>
    <w:rsid w:val="00731FF1"/>
    <w:rsid w:val="00732632"/>
    <w:rsid w:val="007330F0"/>
    <w:rsid w:val="0073310D"/>
    <w:rsid w:val="00733202"/>
    <w:rsid w:val="00733416"/>
    <w:rsid w:val="00733804"/>
    <w:rsid w:val="00733B03"/>
    <w:rsid w:val="00733F66"/>
    <w:rsid w:val="00734099"/>
    <w:rsid w:val="00734201"/>
    <w:rsid w:val="0073476B"/>
    <w:rsid w:val="007347DA"/>
    <w:rsid w:val="00734C21"/>
    <w:rsid w:val="00734D0C"/>
    <w:rsid w:val="00734DA3"/>
    <w:rsid w:val="0073500A"/>
    <w:rsid w:val="00735121"/>
    <w:rsid w:val="007353F1"/>
    <w:rsid w:val="00735AB3"/>
    <w:rsid w:val="00735D0F"/>
    <w:rsid w:val="00735D76"/>
    <w:rsid w:val="007360C4"/>
    <w:rsid w:val="00736904"/>
    <w:rsid w:val="00736C7B"/>
    <w:rsid w:val="00736E0D"/>
    <w:rsid w:val="00736EE1"/>
    <w:rsid w:val="00737127"/>
    <w:rsid w:val="00737785"/>
    <w:rsid w:val="007378F0"/>
    <w:rsid w:val="00740086"/>
    <w:rsid w:val="00740394"/>
    <w:rsid w:val="00740796"/>
    <w:rsid w:val="0074126B"/>
    <w:rsid w:val="007413CE"/>
    <w:rsid w:val="00741761"/>
    <w:rsid w:val="00741A71"/>
    <w:rsid w:val="00741D83"/>
    <w:rsid w:val="00742611"/>
    <w:rsid w:val="007427F6"/>
    <w:rsid w:val="00742998"/>
    <w:rsid w:val="007438EE"/>
    <w:rsid w:val="00743D8F"/>
    <w:rsid w:val="00744142"/>
    <w:rsid w:val="00744913"/>
    <w:rsid w:val="00744D3D"/>
    <w:rsid w:val="00745577"/>
    <w:rsid w:val="00746078"/>
    <w:rsid w:val="0074629D"/>
    <w:rsid w:val="00746873"/>
    <w:rsid w:val="00747185"/>
    <w:rsid w:val="00747319"/>
    <w:rsid w:val="0074793E"/>
    <w:rsid w:val="00747D67"/>
    <w:rsid w:val="00747E2D"/>
    <w:rsid w:val="0075042A"/>
    <w:rsid w:val="00750CC7"/>
    <w:rsid w:val="00750E38"/>
    <w:rsid w:val="00751077"/>
    <w:rsid w:val="007510A1"/>
    <w:rsid w:val="0075152D"/>
    <w:rsid w:val="0075168B"/>
    <w:rsid w:val="007516A3"/>
    <w:rsid w:val="00751A2B"/>
    <w:rsid w:val="00751AD0"/>
    <w:rsid w:val="00751ECA"/>
    <w:rsid w:val="007527D6"/>
    <w:rsid w:val="00752FC5"/>
    <w:rsid w:val="0075301B"/>
    <w:rsid w:val="00753084"/>
    <w:rsid w:val="00753086"/>
    <w:rsid w:val="00753952"/>
    <w:rsid w:val="00753B86"/>
    <w:rsid w:val="00753C94"/>
    <w:rsid w:val="00754249"/>
    <w:rsid w:val="007545E1"/>
    <w:rsid w:val="00754B8E"/>
    <w:rsid w:val="00754D6A"/>
    <w:rsid w:val="007555B4"/>
    <w:rsid w:val="007562AF"/>
    <w:rsid w:val="007568F7"/>
    <w:rsid w:val="00756971"/>
    <w:rsid w:val="00757003"/>
    <w:rsid w:val="00757778"/>
    <w:rsid w:val="007579D1"/>
    <w:rsid w:val="00757D22"/>
    <w:rsid w:val="00760A4F"/>
    <w:rsid w:val="00761161"/>
    <w:rsid w:val="00761782"/>
    <w:rsid w:val="007617BF"/>
    <w:rsid w:val="00761E51"/>
    <w:rsid w:val="0076224C"/>
    <w:rsid w:val="0076272A"/>
    <w:rsid w:val="00763349"/>
    <w:rsid w:val="007633B1"/>
    <w:rsid w:val="00763C3A"/>
    <w:rsid w:val="00763CE2"/>
    <w:rsid w:val="00763D74"/>
    <w:rsid w:val="00763F8A"/>
    <w:rsid w:val="0076425C"/>
    <w:rsid w:val="007643A7"/>
    <w:rsid w:val="007643C3"/>
    <w:rsid w:val="00764D75"/>
    <w:rsid w:val="00765B82"/>
    <w:rsid w:val="00765D97"/>
    <w:rsid w:val="00765DAE"/>
    <w:rsid w:val="00766D79"/>
    <w:rsid w:val="00766E24"/>
    <w:rsid w:val="00766E50"/>
    <w:rsid w:val="00767E2C"/>
    <w:rsid w:val="00767FF9"/>
    <w:rsid w:val="0077089D"/>
    <w:rsid w:val="00770B78"/>
    <w:rsid w:val="0077108F"/>
    <w:rsid w:val="0077113D"/>
    <w:rsid w:val="00771148"/>
    <w:rsid w:val="007713EE"/>
    <w:rsid w:val="007715FB"/>
    <w:rsid w:val="00771687"/>
    <w:rsid w:val="00771B1E"/>
    <w:rsid w:val="00771E4F"/>
    <w:rsid w:val="00771E6A"/>
    <w:rsid w:val="00771FA9"/>
    <w:rsid w:val="00772141"/>
    <w:rsid w:val="00772435"/>
    <w:rsid w:val="0077249C"/>
    <w:rsid w:val="00772826"/>
    <w:rsid w:val="00772B06"/>
    <w:rsid w:val="007730CE"/>
    <w:rsid w:val="00773170"/>
    <w:rsid w:val="007735BE"/>
    <w:rsid w:val="00773816"/>
    <w:rsid w:val="007738B0"/>
    <w:rsid w:val="00773DAD"/>
    <w:rsid w:val="007749F7"/>
    <w:rsid w:val="00774A52"/>
    <w:rsid w:val="00774A99"/>
    <w:rsid w:val="00774D19"/>
    <w:rsid w:val="00774EF2"/>
    <w:rsid w:val="007754E7"/>
    <w:rsid w:val="007759EA"/>
    <w:rsid w:val="00775E2E"/>
    <w:rsid w:val="00775FC5"/>
    <w:rsid w:val="007767A6"/>
    <w:rsid w:val="00780407"/>
    <w:rsid w:val="00780952"/>
    <w:rsid w:val="00780B65"/>
    <w:rsid w:val="00781408"/>
    <w:rsid w:val="00782129"/>
    <w:rsid w:val="00782299"/>
    <w:rsid w:val="0078233E"/>
    <w:rsid w:val="00782372"/>
    <w:rsid w:val="0078297D"/>
    <w:rsid w:val="00783057"/>
    <w:rsid w:val="00783A21"/>
    <w:rsid w:val="00784075"/>
    <w:rsid w:val="007842C0"/>
    <w:rsid w:val="00784572"/>
    <w:rsid w:val="00784C3D"/>
    <w:rsid w:val="00786101"/>
    <w:rsid w:val="00786335"/>
    <w:rsid w:val="00787B97"/>
    <w:rsid w:val="00790162"/>
    <w:rsid w:val="007909EF"/>
    <w:rsid w:val="00790ABF"/>
    <w:rsid w:val="00790D63"/>
    <w:rsid w:val="007910CD"/>
    <w:rsid w:val="00791712"/>
    <w:rsid w:val="007921CD"/>
    <w:rsid w:val="00792B43"/>
    <w:rsid w:val="007933BA"/>
    <w:rsid w:val="00793E7F"/>
    <w:rsid w:val="007945F2"/>
    <w:rsid w:val="00794B9A"/>
    <w:rsid w:val="00794D3A"/>
    <w:rsid w:val="0079542C"/>
    <w:rsid w:val="00795569"/>
    <w:rsid w:val="007959BA"/>
    <w:rsid w:val="00795A84"/>
    <w:rsid w:val="00795FC3"/>
    <w:rsid w:val="00796493"/>
    <w:rsid w:val="007967F7"/>
    <w:rsid w:val="007973CB"/>
    <w:rsid w:val="00797E01"/>
    <w:rsid w:val="007A0638"/>
    <w:rsid w:val="007A0894"/>
    <w:rsid w:val="007A0DAD"/>
    <w:rsid w:val="007A1196"/>
    <w:rsid w:val="007A1410"/>
    <w:rsid w:val="007A15D4"/>
    <w:rsid w:val="007A1961"/>
    <w:rsid w:val="007A1AB4"/>
    <w:rsid w:val="007A1B9A"/>
    <w:rsid w:val="007A2363"/>
    <w:rsid w:val="007A2737"/>
    <w:rsid w:val="007A276C"/>
    <w:rsid w:val="007A2AF5"/>
    <w:rsid w:val="007A3406"/>
    <w:rsid w:val="007A34CF"/>
    <w:rsid w:val="007A37FB"/>
    <w:rsid w:val="007A3927"/>
    <w:rsid w:val="007A3C79"/>
    <w:rsid w:val="007A3D63"/>
    <w:rsid w:val="007A488E"/>
    <w:rsid w:val="007A4906"/>
    <w:rsid w:val="007A4CC0"/>
    <w:rsid w:val="007A54EF"/>
    <w:rsid w:val="007A5B3A"/>
    <w:rsid w:val="007A5D0D"/>
    <w:rsid w:val="007A6492"/>
    <w:rsid w:val="007A6686"/>
    <w:rsid w:val="007A780F"/>
    <w:rsid w:val="007A7A28"/>
    <w:rsid w:val="007A7B0D"/>
    <w:rsid w:val="007A7FF2"/>
    <w:rsid w:val="007B0A6C"/>
    <w:rsid w:val="007B115B"/>
    <w:rsid w:val="007B2309"/>
    <w:rsid w:val="007B2483"/>
    <w:rsid w:val="007B2D3A"/>
    <w:rsid w:val="007B2FE7"/>
    <w:rsid w:val="007B4102"/>
    <w:rsid w:val="007B429B"/>
    <w:rsid w:val="007B4409"/>
    <w:rsid w:val="007B46CB"/>
    <w:rsid w:val="007B491C"/>
    <w:rsid w:val="007B4E27"/>
    <w:rsid w:val="007B526E"/>
    <w:rsid w:val="007B536C"/>
    <w:rsid w:val="007B5385"/>
    <w:rsid w:val="007B567B"/>
    <w:rsid w:val="007B5977"/>
    <w:rsid w:val="007B59B0"/>
    <w:rsid w:val="007B5AB8"/>
    <w:rsid w:val="007B5BC3"/>
    <w:rsid w:val="007B5F9F"/>
    <w:rsid w:val="007B62BB"/>
    <w:rsid w:val="007B672A"/>
    <w:rsid w:val="007B690D"/>
    <w:rsid w:val="007B6983"/>
    <w:rsid w:val="007B6D33"/>
    <w:rsid w:val="007B6E97"/>
    <w:rsid w:val="007B702B"/>
    <w:rsid w:val="007B7124"/>
    <w:rsid w:val="007B71ED"/>
    <w:rsid w:val="007B74F3"/>
    <w:rsid w:val="007C000B"/>
    <w:rsid w:val="007C0053"/>
    <w:rsid w:val="007C014E"/>
    <w:rsid w:val="007C01FE"/>
    <w:rsid w:val="007C042F"/>
    <w:rsid w:val="007C074C"/>
    <w:rsid w:val="007C09EE"/>
    <w:rsid w:val="007C1182"/>
    <w:rsid w:val="007C12A3"/>
    <w:rsid w:val="007C18DC"/>
    <w:rsid w:val="007C1C46"/>
    <w:rsid w:val="007C1CBB"/>
    <w:rsid w:val="007C1D29"/>
    <w:rsid w:val="007C22C5"/>
    <w:rsid w:val="007C27C8"/>
    <w:rsid w:val="007C30B4"/>
    <w:rsid w:val="007C36A6"/>
    <w:rsid w:val="007C372C"/>
    <w:rsid w:val="007C3928"/>
    <w:rsid w:val="007C403C"/>
    <w:rsid w:val="007C44C7"/>
    <w:rsid w:val="007C4650"/>
    <w:rsid w:val="007C4712"/>
    <w:rsid w:val="007C4FB5"/>
    <w:rsid w:val="007C5025"/>
    <w:rsid w:val="007C54D0"/>
    <w:rsid w:val="007C5650"/>
    <w:rsid w:val="007C56B1"/>
    <w:rsid w:val="007C56DE"/>
    <w:rsid w:val="007C56EF"/>
    <w:rsid w:val="007C64F7"/>
    <w:rsid w:val="007C685F"/>
    <w:rsid w:val="007C6F21"/>
    <w:rsid w:val="007C71BA"/>
    <w:rsid w:val="007C735D"/>
    <w:rsid w:val="007C75D7"/>
    <w:rsid w:val="007C768C"/>
    <w:rsid w:val="007C7E93"/>
    <w:rsid w:val="007D00B9"/>
    <w:rsid w:val="007D02F8"/>
    <w:rsid w:val="007D04C0"/>
    <w:rsid w:val="007D04F7"/>
    <w:rsid w:val="007D05BB"/>
    <w:rsid w:val="007D05CF"/>
    <w:rsid w:val="007D080E"/>
    <w:rsid w:val="007D0A8F"/>
    <w:rsid w:val="007D0AC3"/>
    <w:rsid w:val="007D2681"/>
    <w:rsid w:val="007D276B"/>
    <w:rsid w:val="007D2E3F"/>
    <w:rsid w:val="007D337E"/>
    <w:rsid w:val="007D3770"/>
    <w:rsid w:val="007D37D6"/>
    <w:rsid w:val="007D3D64"/>
    <w:rsid w:val="007D4176"/>
    <w:rsid w:val="007D4437"/>
    <w:rsid w:val="007D481F"/>
    <w:rsid w:val="007D4906"/>
    <w:rsid w:val="007D5DBB"/>
    <w:rsid w:val="007D645F"/>
    <w:rsid w:val="007D6C89"/>
    <w:rsid w:val="007D6E1C"/>
    <w:rsid w:val="007D772C"/>
    <w:rsid w:val="007E08A4"/>
    <w:rsid w:val="007E0F4A"/>
    <w:rsid w:val="007E0FA7"/>
    <w:rsid w:val="007E1131"/>
    <w:rsid w:val="007E161F"/>
    <w:rsid w:val="007E24C7"/>
    <w:rsid w:val="007E292B"/>
    <w:rsid w:val="007E2D65"/>
    <w:rsid w:val="007E360E"/>
    <w:rsid w:val="007E371C"/>
    <w:rsid w:val="007E3FE3"/>
    <w:rsid w:val="007E4236"/>
    <w:rsid w:val="007E496A"/>
    <w:rsid w:val="007E4C5E"/>
    <w:rsid w:val="007E51ED"/>
    <w:rsid w:val="007E53D6"/>
    <w:rsid w:val="007E548E"/>
    <w:rsid w:val="007E586A"/>
    <w:rsid w:val="007E58F2"/>
    <w:rsid w:val="007E5DBB"/>
    <w:rsid w:val="007E60C9"/>
    <w:rsid w:val="007E6266"/>
    <w:rsid w:val="007E6835"/>
    <w:rsid w:val="007E6BE4"/>
    <w:rsid w:val="007E6C26"/>
    <w:rsid w:val="007E6E85"/>
    <w:rsid w:val="007E7005"/>
    <w:rsid w:val="007E7773"/>
    <w:rsid w:val="007E78FF"/>
    <w:rsid w:val="007E7D45"/>
    <w:rsid w:val="007F056D"/>
    <w:rsid w:val="007F0688"/>
    <w:rsid w:val="007F0B60"/>
    <w:rsid w:val="007F0B8B"/>
    <w:rsid w:val="007F0BDC"/>
    <w:rsid w:val="007F0FE4"/>
    <w:rsid w:val="007F11F7"/>
    <w:rsid w:val="007F1B6F"/>
    <w:rsid w:val="007F1FE9"/>
    <w:rsid w:val="007F309D"/>
    <w:rsid w:val="007F3A09"/>
    <w:rsid w:val="007F42DD"/>
    <w:rsid w:val="007F5077"/>
    <w:rsid w:val="007F54F2"/>
    <w:rsid w:val="007F57D3"/>
    <w:rsid w:val="007F581A"/>
    <w:rsid w:val="007F5ADF"/>
    <w:rsid w:val="007F5D46"/>
    <w:rsid w:val="007F5F40"/>
    <w:rsid w:val="007F62C2"/>
    <w:rsid w:val="007F6446"/>
    <w:rsid w:val="007F67F0"/>
    <w:rsid w:val="007F69FF"/>
    <w:rsid w:val="007F7588"/>
    <w:rsid w:val="007F75BB"/>
    <w:rsid w:val="007F7754"/>
    <w:rsid w:val="007F7793"/>
    <w:rsid w:val="007F795E"/>
    <w:rsid w:val="007F7AB7"/>
    <w:rsid w:val="007F7D71"/>
    <w:rsid w:val="007F7F9B"/>
    <w:rsid w:val="00800D83"/>
    <w:rsid w:val="00801EC3"/>
    <w:rsid w:val="0080212D"/>
    <w:rsid w:val="00802891"/>
    <w:rsid w:val="00802CB1"/>
    <w:rsid w:val="00802E56"/>
    <w:rsid w:val="00803073"/>
    <w:rsid w:val="00803597"/>
    <w:rsid w:val="00803891"/>
    <w:rsid w:val="00803DD8"/>
    <w:rsid w:val="00803EFA"/>
    <w:rsid w:val="0080419A"/>
    <w:rsid w:val="00804850"/>
    <w:rsid w:val="00804A11"/>
    <w:rsid w:val="00804A59"/>
    <w:rsid w:val="00805407"/>
    <w:rsid w:val="0080545A"/>
    <w:rsid w:val="00805527"/>
    <w:rsid w:val="00805600"/>
    <w:rsid w:val="008056CF"/>
    <w:rsid w:val="008057DA"/>
    <w:rsid w:val="008058B3"/>
    <w:rsid w:val="008058E4"/>
    <w:rsid w:val="00805915"/>
    <w:rsid w:val="00805D2A"/>
    <w:rsid w:val="0080608D"/>
    <w:rsid w:val="008061B3"/>
    <w:rsid w:val="00806469"/>
    <w:rsid w:val="00806B6A"/>
    <w:rsid w:val="00806B75"/>
    <w:rsid w:val="00806E97"/>
    <w:rsid w:val="00807094"/>
    <w:rsid w:val="0080731F"/>
    <w:rsid w:val="00807A52"/>
    <w:rsid w:val="00807BC2"/>
    <w:rsid w:val="00807C3E"/>
    <w:rsid w:val="0081009B"/>
    <w:rsid w:val="008115A6"/>
    <w:rsid w:val="008119ED"/>
    <w:rsid w:val="0081240C"/>
    <w:rsid w:val="00812588"/>
    <w:rsid w:val="00812D93"/>
    <w:rsid w:val="00812F52"/>
    <w:rsid w:val="00812FD5"/>
    <w:rsid w:val="00813907"/>
    <w:rsid w:val="00814BF2"/>
    <w:rsid w:val="00815026"/>
    <w:rsid w:val="00815099"/>
    <w:rsid w:val="0081576D"/>
    <w:rsid w:val="00815AC3"/>
    <w:rsid w:val="00815F69"/>
    <w:rsid w:val="00816A5B"/>
    <w:rsid w:val="00816A82"/>
    <w:rsid w:val="00816B7C"/>
    <w:rsid w:val="0081746B"/>
    <w:rsid w:val="0082035F"/>
    <w:rsid w:val="00820888"/>
    <w:rsid w:val="008219AA"/>
    <w:rsid w:val="00821E18"/>
    <w:rsid w:val="00821EA8"/>
    <w:rsid w:val="00821EBA"/>
    <w:rsid w:val="00822FDF"/>
    <w:rsid w:val="00823146"/>
    <w:rsid w:val="00823179"/>
    <w:rsid w:val="00823A80"/>
    <w:rsid w:val="00823D15"/>
    <w:rsid w:val="00824146"/>
    <w:rsid w:val="0082426B"/>
    <w:rsid w:val="008242A2"/>
    <w:rsid w:val="008246ED"/>
    <w:rsid w:val="00825855"/>
    <w:rsid w:val="00825E79"/>
    <w:rsid w:val="008268A0"/>
    <w:rsid w:val="00826D76"/>
    <w:rsid w:val="00827376"/>
    <w:rsid w:val="00827974"/>
    <w:rsid w:val="00827DAE"/>
    <w:rsid w:val="00827F2F"/>
    <w:rsid w:val="008306D7"/>
    <w:rsid w:val="00830995"/>
    <w:rsid w:val="00831EAE"/>
    <w:rsid w:val="00832C17"/>
    <w:rsid w:val="008336A4"/>
    <w:rsid w:val="008337B9"/>
    <w:rsid w:val="00833B1F"/>
    <w:rsid w:val="00833C86"/>
    <w:rsid w:val="008344EB"/>
    <w:rsid w:val="00834707"/>
    <w:rsid w:val="008347D0"/>
    <w:rsid w:val="008348A5"/>
    <w:rsid w:val="00834A76"/>
    <w:rsid w:val="00834C98"/>
    <w:rsid w:val="00835803"/>
    <w:rsid w:val="008361ED"/>
    <w:rsid w:val="0083627F"/>
    <w:rsid w:val="0083641E"/>
    <w:rsid w:val="008364F0"/>
    <w:rsid w:val="0083659B"/>
    <w:rsid w:val="00836D42"/>
    <w:rsid w:val="00836ED9"/>
    <w:rsid w:val="00837403"/>
    <w:rsid w:val="008376C5"/>
    <w:rsid w:val="008400F5"/>
    <w:rsid w:val="00840632"/>
    <w:rsid w:val="00840743"/>
    <w:rsid w:val="00840F3F"/>
    <w:rsid w:val="0084116F"/>
    <w:rsid w:val="008411E0"/>
    <w:rsid w:val="00841502"/>
    <w:rsid w:val="00841BBB"/>
    <w:rsid w:val="00842D3D"/>
    <w:rsid w:val="00842F59"/>
    <w:rsid w:val="00842FB1"/>
    <w:rsid w:val="008434DA"/>
    <w:rsid w:val="008438BF"/>
    <w:rsid w:val="00844639"/>
    <w:rsid w:val="0084465D"/>
    <w:rsid w:val="00844A2D"/>
    <w:rsid w:val="00845292"/>
    <w:rsid w:val="00845412"/>
    <w:rsid w:val="00845AA3"/>
    <w:rsid w:val="00846495"/>
    <w:rsid w:val="008466C2"/>
    <w:rsid w:val="00846BDF"/>
    <w:rsid w:val="00846DC6"/>
    <w:rsid w:val="00846E8F"/>
    <w:rsid w:val="00846EB8"/>
    <w:rsid w:val="0084705A"/>
    <w:rsid w:val="0084708C"/>
    <w:rsid w:val="008472CF"/>
    <w:rsid w:val="008477AE"/>
    <w:rsid w:val="008479B2"/>
    <w:rsid w:val="00850073"/>
    <w:rsid w:val="00850589"/>
    <w:rsid w:val="0085065B"/>
    <w:rsid w:val="0085102A"/>
    <w:rsid w:val="00851E5A"/>
    <w:rsid w:val="00852093"/>
    <w:rsid w:val="008523A3"/>
    <w:rsid w:val="00852C57"/>
    <w:rsid w:val="00852C74"/>
    <w:rsid w:val="00852E0A"/>
    <w:rsid w:val="008537E9"/>
    <w:rsid w:val="00853CFB"/>
    <w:rsid w:val="00853E97"/>
    <w:rsid w:val="00853F35"/>
    <w:rsid w:val="0085412F"/>
    <w:rsid w:val="008543EC"/>
    <w:rsid w:val="008568BE"/>
    <w:rsid w:val="00856BEB"/>
    <w:rsid w:val="00856DD5"/>
    <w:rsid w:val="00856E55"/>
    <w:rsid w:val="00856EAD"/>
    <w:rsid w:val="008574BC"/>
    <w:rsid w:val="0085796B"/>
    <w:rsid w:val="00857A92"/>
    <w:rsid w:val="00857B76"/>
    <w:rsid w:val="0086013A"/>
    <w:rsid w:val="00860250"/>
    <w:rsid w:val="00860988"/>
    <w:rsid w:val="00861318"/>
    <w:rsid w:val="0086168F"/>
    <w:rsid w:val="008617A8"/>
    <w:rsid w:val="008617F0"/>
    <w:rsid w:val="00862288"/>
    <w:rsid w:val="008624EB"/>
    <w:rsid w:val="008624FD"/>
    <w:rsid w:val="0086289E"/>
    <w:rsid w:val="00862CB1"/>
    <w:rsid w:val="008632B3"/>
    <w:rsid w:val="008637D6"/>
    <w:rsid w:val="00863A3D"/>
    <w:rsid w:val="00863B1F"/>
    <w:rsid w:val="00863D6F"/>
    <w:rsid w:val="00863E59"/>
    <w:rsid w:val="00865E91"/>
    <w:rsid w:val="00865EEA"/>
    <w:rsid w:val="00866913"/>
    <w:rsid w:val="00866D7E"/>
    <w:rsid w:val="00867532"/>
    <w:rsid w:val="00867D34"/>
    <w:rsid w:val="008700D1"/>
    <w:rsid w:val="008706E6"/>
    <w:rsid w:val="00870A14"/>
    <w:rsid w:val="00870D7E"/>
    <w:rsid w:val="008711D1"/>
    <w:rsid w:val="00871346"/>
    <w:rsid w:val="00871703"/>
    <w:rsid w:val="0087182D"/>
    <w:rsid w:val="008718E2"/>
    <w:rsid w:val="00871980"/>
    <w:rsid w:val="00872121"/>
    <w:rsid w:val="00872462"/>
    <w:rsid w:val="00872C84"/>
    <w:rsid w:val="00872E92"/>
    <w:rsid w:val="00872E94"/>
    <w:rsid w:val="00873271"/>
    <w:rsid w:val="008734CE"/>
    <w:rsid w:val="00873AC3"/>
    <w:rsid w:val="00873D1A"/>
    <w:rsid w:val="0087415D"/>
    <w:rsid w:val="008747F5"/>
    <w:rsid w:val="00874A14"/>
    <w:rsid w:val="00875158"/>
    <w:rsid w:val="008755BF"/>
    <w:rsid w:val="008757B5"/>
    <w:rsid w:val="00875951"/>
    <w:rsid w:val="00875CBC"/>
    <w:rsid w:val="00875ED3"/>
    <w:rsid w:val="0087659D"/>
    <w:rsid w:val="008766BF"/>
    <w:rsid w:val="00876CCA"/>
    <w:rsid w:val="00877406"/>
    <w:rsid w:val="00877D03"/>
    <w:rsid w:val="008801A6"/>
    <w:rsid w:val="00880812"/>
    <w:rsid w:val="00880C43"/>
    <w:rsid w:val="00880F31"/>
    <w:rsid w:val="008810B5"/>
    <w:rsid w:val="00881361"/>
    <w:rsid w:val="008816FB"/>
    <w:rsid w:val="00881A0C"/>
    <w:rsid w:val="00881D6D"/>
    <w:rsid w:val="00881E48"/>
    <w:rsid w:val="0088273B"/>
    <w:rsid w:val="00882C17"/>
    <w:rsid w:val="0088350C"/>
    <w:rsid w:val="00883F8C"/>
    <w:rsid w:val="00884111"/>
    <w:rsid w:val="0088465B"/>
    <w:rsid w:val="0088492A"/>
    <w:rsid w:val="008849BC"/>
    <w:rsid w:val="00884A56"/>
    <w:rsid w:val="00884E8C"/>
    <w:rsid w:val="00884E9B"/>
    <w:rsid w:val="008854A8"/>
    <w:rsid w:val="008854CE"/>
    <w:rsid w:val="00885A7D"/>
    <w:rsid w:val="00886144"/>
    <w:rsid w:val="008863C6"/>
    <w:rsid w:val="00886CC2"/>
    <w:rsid w:val="00887025"/>
    <w:rsid w:val="008873C8"/>
    <w:rsid w:val="00887555"/>
    <w:rsid w:val="008877CC"/>
    <w:rsid w:val="008878B8"/>
    <w:rsid w:val="00887A19"/>
    <w:rsid w:val="008901AC"/>
    <w:rsid w:val="0089055C"/>
    <w:rsid w:val="008907AC"/>
    <w:rsid w:val="0089088D"/>
    <w:rsid w:val="00890BC0"/>
    <w:rsid w:val="00890BC2"/>
    <w:rsid w:val="00890C1C"/>
    <w:rsid w:val="0089144D"/>
    <w:rsid w:val="00891B1B"/>
    <w:rsid w:val="00891D19"/>
    <w:rsid w:val="00891E86"/>
    <w:rsid w:val="008924C7"/>
    <w:rsid w:val="00892B1C"/>
    <w:rsid w:val="00892DD5"/>
    <w:rsid w:val="00892E0C"/>
    <w:rsid w:val="00892F21"/>
    <w:rsid w:val="00893634"/>
    <w:rsid w:val="00893641"/>
    <w:rsid w:val="008937FF"/>
    <w:rsid w:val="00893AFF"/>
    <w:rsid w:val="00893F91"/>
    <w:rsid w:val="008946F0"/>
    <w:rsid w:val="00894753"/>
    <w:rsid w:val="00894B1A"/>
    <w:rsid w:val="0089538A"/>
    <w:rsid w:val="0089594C"/>
    <w:rsid w:val="00895EBE"/>
    <w:rsid w:val="00896470"/>
    <w:rsid w:val="0089689E"/>
    <w:rsid w:val="00896B02"/>
    <w:rsid w:val="008973FC"/>
    <w:rsid w:val="008976C5"/>
    <w:rsid w:val="00897D3E"/>
    <w:rsid w:val="00897DC1"/>
    <w:rsid w:val="008A048E"/>
    <w:rsid w:val="008A0764"/>
    <w:rsid w:val="008A1383"/>
    <w:rsid w:val="008A1394"/>
    <w:rsid w:val="008A1732"/>
    <w:rsid w:val="008A1AED"/>
    <w:rsid w:val="008A1D81"/>
    <w:rsid w:val="008A20AF"/>
    <w:rsid w:val="008A23B4"/>
    <w:rsid w:val="008A26EA"/>
    <w:rsid w:val="008A29C5"/>
    <w:rsid w:val="008A2A24"/>
    <w:rsid w:val="008A3067"/>
    <w:rsid w:val="008A34B4"/>
    <w:rsid w:val="008A384D"/>
    <w:rsid w:val="008A395A"/>
    <w:rsid w:val="008A4356"/>
    <w:rsid w:val="008A4BD1"/>
    <w:rsid w:val="008A4CBB"/>
    <w:rsid w:val="008A4FD1"/>
    <w:rsid w:val="008A526C"/>
    <w:rsid w:val="008A54ED"/>
    <w:rsid w:val="008A5F2C"/>
    <w:rsid w:val="008A6331"/>
    <w:rsid w:val="008A67C5"/>
    <w:rsid w:val="008A6C4C"/>
    <w:rsid w:val="008A6EA4"/>
    <w:rsid w:val="008A7084"/>
    <w:rsid w:val="008A7086"/>
    <w:rsid w:val="008A72FE"/>
    <w:rsid w:val="008A7869"/>
    <w:rsid w:val="008B0372"/>
    <w:rsid w:val="008B05A1"/>
    <w:rsid w:val="008B0C9C"/>
    <w:rsid w:val="008B1B8B"/>
    <w:rsid w:val="008B1D3B"/>
    <w:rsid w:val="008B233B"/>
    <w:rsid w:val="008B2600"/>
    <w:rsid w:val="008B2F34"/>
    <w:rsid w:val="008B2F38"/>
    <w:rsid w:val="008B309B"/>
    <w:rsid w:val="008B320C"/>
    <w:rsid w:val="008B4022"/>
    <w:rsid w:val="008B4256"/>
    <w:rsid w:val="008B4625"/>
    <w:rsid w:val="008B46D8"/>
    <w:rsid w:val="008B4D1B"/>
    <w:rsid w:val="008B4EB2"/>
    <w:rsid w:val="008B507B"/>
    <w:rsid w:val="008B51E4"/>
    <w:rsid w:val="008B547A"/>
    <w:rsid w:val="008B55E5"/>
    <w:rsid w:val="008B5738"/>
    <w:rsid w:val="008B5A50"/>
    <w:rsid w:val="008B5BAA"/>
    <w:rsid w:val="008B5BD2"/>
    <w:rsid w:val="008B6852"/>
    <w:rsid w:val="008B6947"/>
    <w:rsid w:val="008B6C6D"/>
    <w:rsid w:val="008B6E9D"/>
    <w:rsid w:val="008B741B"/>
    <w:rsid w:val="008B74F8"/>
    <w:rsid w:val="008B7835"/>
    <w:rsid w:val="008B78B0"/>
    <w:rsid w:val="008C0114"/>
    <w:rsid w:val="008C0553"/>
    <w:rsid w:val="008C0990"/>
    <w:rsid w:val="008C0F6E"/>
    <w:rsid w:val="008C1476"/>
    <w:rsid w:val="008C1488"/>
    <w:rsid w:val="008C15DB"/>
    <w:rsid w:val="008C19BF"/>
    <w:rsid w:val="008C1C51"/>
    <w:rsid w:val="008C1DDD"/>
    <w:rsid w:val="008C2187"/>
    <w:rsid w:val="008C231A"/>
    <w:rsid w:val="008C2525"/>
    <w:rsid w:val="008C2ACF"/>
    <w:rsid w:val="008C2F95"/>
    <w:rsid w:val="008C35B4"/>
    <w:rsid w:val="008C3715"/>
    <w:rsid w:val="008C3E97"/>
    <w:rsid w:val="008C40E3"/>
    <w:rsid w:val="008C451C"/>
    <w:rsid w:val="008C4A09"/>
    <w:rsid w:val="008C4F30"/>
    <w:rsid w:val="008C69C0"/>
    <w:rsid w:val="008C6E0B"/>
    <w:rsid w:val="008C72FB"/>
    <w:rsid w:val="008C774F"/>
    <w:rsid w:val="008C7B97"/>
    <w:rsid w:val="008C7B98"/>
    <w:rsid w:val="008D0610"/>
    <w:rsid w:val="008D0700"/>
    <w:rsid w:val="008D13F6"/>
    <w:rsid w:val="008D1A79"/>
    <w:rsid w:val="008D1AC9"/>
    <w:rsid w:val="008D1AD2"/>
    <w:rsid w:val="008D1AFC"/>
    <w:rsid w:val="008D1E71"/>
    <w:rsid w:val="008D2195"/>
    <w:rsid w:val="008D268C"/>
    <w:rsid w:val="008D29F2"/>
    <w:rsid w:val="008D2BAF"/>
    <w:rsid w:val="008D2CED"/>
    <w:rsid w:val="008D33DF"/>
    <w:rsid w:val="008D36C6"/>
    <w:rsid w:val="008D3884"/>
    <w:rsid w:val="008D3B5E"/>
    <w:rsid w:val="008D3CFC"/>
    <w:rsid w:val="008D3D81"/>
    <w:rsid w:val="008D4953"/>
    <w:rsid w:val="008D4A7D"/>
    <w:rsid w:val="008D4FB3"/>
    <w:rsid w:val="008D5688"/>
    <w:rsid w:val="008D5B4B"/>
    <w:rsid w:val="008D5EF3"/>
    <w:rsid w:val="008D6433"/>
    <w:rsid w:val="008D6B71"/>
    <w:rsid w:val="008D6BB5"/>
    <w:rsid w:val="008D6E01"/>
    <w:rsid w:val="008D70A3"/>
    <w:rsid w:val="008D7A2F"/>
    <w:rsid w:val="008D7F90"/>
    <w:rsid w:val="008E02E9"/>
    <w:rsid w:val="008E0EB9"/>
    <w:rsid w:val="008E0F9A"/>
    <w:rsid w:val="008E0FBD"/>
    <w:rsid w:val="008E1663"/>
    <w:rsid w:val="008E1B30"/>
    <w:rsid w:val="008E1FC4"/>
    <w:rsid w:val="008E2750"/>
    <w:rsid w:val="008E2C45"/>
    <w:rsid w:val="008E2EC1"/>
    <w:rsid w:val="008E3740"/>
    <w:rsid w:val="008E378B"/>
    <w:rsid w:val="008E3ECB"/>
    <w:rsid w:val="008E4081"/>
    <w:rsid w:val="008E416B"/>
    <w:rsid w:val="008E43B9"/>
    <w:rsid w:val="008E44AD"/>
    <w:rsid w:val="008E4663"/>
    <w:rsid w:val="008E506B"/>
    <w:rsid w:val="008E512E"/>
    <w:rsid w:val="008E524D"/>
    <w:rsid w:val="008E5340"/>
    <w:rsid w:val="008E54B5"/>
    <w:rsid w:val="008E56B1"/>
    <w:rsid w:val="008E57C5"/>
    <w:rsid w:val="008E5ABF"/>
    <w:rsid w:val="008E5BA0"/>
    <w:rsid w:val="008E5C1E"/>
    <w:rsid w:val="008E5E29"/>
    <w:rsid w:val="008E6170"/>
    <w:rsid w:val="008E6826"/>
    <w:rsid w:val="008E6867"/>
    <w:rsid w:val="008E6AF0"/>
    <w:rsid w:val="008E6F03"/>
    <w:rsid w:val="008E7146"/>
    <w:rsid w:val="008E7ACD"/>
    <w:rsid w:val="008F01C6"/>
    <w:rsid w:val="008F0959"/>
    <w:rsid w:val="008F0D56"/>
    <w:rsid w:val="008F105A"/>
    <w:rsid w:val="008F1064"/>
    <w:rsid w:val="008F1576"/>
    <w:rsid w:val="008F2196"/>
    <w:rsid w:val="008F223E"/>
    <w:rsid w:val="008F2284"/>
    <w:rsid w:val="008F2495"/>
    <w:rsid w:val="008F2873"/>
    <w:rsid w:val="008F2907"/>
    <w:rsid w:val="008F2FEF"/>
    <w:rsid w:val="008F3729"/>
    <w:rsid w:val="008F3A7B"/>
    <w:rsid w:val="008F3B8B"/>
    <w:rsid w:val="008F3BFD"/>
    <w:rsid w:val="008F41DE"/>
    <w:rsid w:val="008F43C5"/>
    <w:rsid w:val="008F45E4"/>
    <w:rsid w:val="008F5121"/>
    <w:rsid w:val="008F54F6"/>
    <w:rsid w:val="008F5DE6"/>
    <w:rsid w:val="008F60D9"/>
    <w:rsid w:val="008F6311"/>
    <w:rsid w:val="008F643D"/>
    <w:rsid w:val="008F64A2"/>
    <w:rsid w:val="008F6707"/>
    <w:rsid w:val="008F67D8"/>
    <w:rsid w:val="008F68F8"/>
    <w:rsid w:val="008F6A51"/>
    <w:rsid w:val="008F6C61"/>
    <w:rsid w:val="008F73CE"/>
    <w:rsid w:val="008F784D"/>
    <w:rsid w:val="008F7B9A"/>
    <w:rsid w:val="00900065"/>
    <w:rsid w:val="0090083C"/>
    <w:rsid w:val="0090087D"/>
    <w:rsid w:val="00900B7E"/>
    <w:rsid w:val="00900F18"/>
    <w:rsid w:val="00901562"/>
    <w:rsid w:val="009017B7"/>
    <w:rsid w:val="00901FB5"/>
    <w:rsid w:val="00902AFC"/>
    <w:rsid w:val="00902B70"/>
    <w:rsid w:val="00902EB6"/>
    <w:rsid w:val="00903183"/>
    <w:rsid w:val="009038B7"/>
    <w:rsid w:val="0090406B"/>
    <w:rsid w:val="009040B0"/>
    <w:rsid w:val="00904AD6"/>
    <w:rsid w:val="00904E34"/>
    <w:rsid w:val="00904FBA"/>
    <w:rsid w:val="00905A9E"/>
    <w:rsid w:val="00906021"/>
    <w:rsid w:val="00906726"/>
    <w:rsid w:val="009068B4"/>
    <w:rsid w:val="00906C68"/>
    <w:rsid w:val="009074AD"/>
    <w:rsid w:val="00907A18"/>
    <w:rsid w:val="00907E87"/>
    <w:rsid w:val="00907EA5"/>
    <w:rsid w:val="009100E4"/>
    <w:rsid w:val="00910137"/>
    <w:rsid w:val="009107B2"/>
    <w:rsid w:val="00910911"/>
    <w:rsid w:val="0091105A"/>
    <w:rsid w:val="00911224"/>
    <w:rsid w:val="009121BB"/>
    <w:rsid w:val="009121D4"/>
    <w:rsid w:val="0091291D"/>
    <w:rsid w:val="00912B43"/>
    <w:rsid w:val="009139FB"/>
    <w:rsid w:val="00913A68"/>
    <w:rsid w:val="00913AE9"/>
    <w:rsid w:val="00913B43"/>
    <w:rsid w:val="00913E38"/>
    <w:rsid w:val="00913F24"/>
    <w:rsid w:val="00914554"/>
    <w:rsid w:val="00914C5B"/>
    <w:rsid w:val="00914F47"/>
    <w:rsid w:val="00915C59"/>
    <w:rsid w:val="00915EF8"/>
    <w:rsid w:val="00915F1A"/>
    <w:rsid w:val="0091618A"/>
    <w:rsid w:val="009167E3"/>
    <w:rsid w:val="00916B5D"/>
    <w:rsid w:val="00916D20"/>
    <w:rsid w:val="00917183"/>
    <w:rsid w:val="009175B6"/>
    <w:rsid w:val="009175DC"/>
    <w:rsid w:val="009175F8"/>
    <w:rsid w:val="009179FF"/>
    <w:rsid w:val="00920552"/>
    <w:rsid w:val="00920A97"/>
    <w:rsid w:val="00920B06"/>
    <w:rsid w:val="00920FF0"/>
    <w:rsid w:val="009210BB"/>
    <w:rsid w:val="00921471"/>
    <w:rsid w:val="00921577"/>
    <w:rsid w:val="00921A90"/>
    <w:rsid w:val="00921C36"/>
    <w:rsid w:val="009221AB"/>
    <w:rsid w:val="00922380"/>
    <w:rsid w:val="00922971"/>
    <w:rsid w:val="009236FB"/>
    <w:rsid w:val="00923814"/>
    <w:rsid w:val="0092386A"/>
    <w:rsid w:val="009238CA"/>
    <w:rsid w:val="00923AC3"/>
    <w:rsid w:val="00923EF5"/>
    <w:rsid w:val="0092470F"/>
    <w:rsid w:val="009247A5"/>
    <w:rsid w:val="00924917"/>
    <w:rsid w:val="00924E70"/>
    <w:rsid w:val="00925031"/>
    <w:rsid w:val="00925335"/>
    <w:rsid w:val="009256F3"/>
    <w:rsid w:val="009263ED"/>
    <w:rsid w:val="00926AF0"/>
    <w:rsid w:val="00927B36"/>
    <w:rsid w:val="00927E1A"/>
    <w:rsid w:val="009303E9"/>
    <w:rsid w:val="00930575"/>
    <w:rsid w:val="009307EF"/>
    <w:rsid w:val="00930825"/>
    <w:rsid w:val="00931209"/>
    <w:rsid w:val="009314AC"/>
    <w:rsid w:val="00931884"/>
    <w:rsid w:val="00931E9A"/>
    <w:rsid w:val="0093205E"/>
    <w:rsid w:val="009321A1"/>
    <w:rsid w:val="00932EB4"/>
    <w:rsid w:val="00933015"/>
    <w:rsid w:val="00933290"/>
    <w:rsid w:val="009332D8"/>
    <w:rsid w:val="0093390C"/>
    <w:rsid w:val="00934797"/>
    <w:rsid w:val="0093483D"/>
    <w:rsid w:val="00934958"/>
    <w:rsid w:val="00934CFC"/>
    <w:rsid w:val="00934D46"/>
    <w:rsid w:val="009355E4"/>
    <w:rsid w:val="0093561B"/>
    <w:rsid w:val="00935C85"/>
    <w:rsid w:val="00935D3E"/>
    <w:rsid w:val="00935E83"/>
    <w:rsid w:val="009362BA"/>
    <w:rsid w:val="009365FC"/>
    <w:rsid w:val="00936BE5"/>
    <w:rsid w:val="00936D76"/>
    <w:rsid w:val="00936E06"/>
    <w:rsid w:val="009370BD"/>
    <w:rsid w:val="00937CB1"/>
    <w:rsid w:val="00941B1F"/>
    <w:rsid w:val="00941BB5"/>
    <w:rsid w:val="00941E6E"/>
    <w:rsid w:val="00941F02"/>
    <w:rsid w:val="00942313"/>
    <w:rsid w:val="00942816"/>
    <w:rsid w:val="00943A91"/>
    <w:rsid w:val="00943D95"/>
    <w:rsid w:val="00943E8A"/>
    <w:rsid w:val="0094403B"/>
    <w:rsid w:val="009442D6"/>
    <w:rsid w:val="00944635"/>
    <w:rsid w:val="009448AB"/>
    <w:rsid w:val="00944C1C"/>
    <w:rsid w:val="009450AD"/>
    <w:rsid w:val="009450EB"/>
    <w:rsid w:val="009457CC"/>
    <w:rsid w:val="00945E4E"/>
    <w:rsid w:val="00946456"/>
    <w:rsid w:val="0094655A"/>
    <w:rsid w:val="0094668F"/>
    <w:rsid w:val="0094678D"/>
    <w:rsid w:val="00946AA9"/>
    <w:rsid w:val="00946D72"/>
    <w:rsid w:val="00947931"/>
    <w:rsid w:val="00947B76"/>
    <w:rsid w:val="00947DFC"/>
    <w:rsid w:val="00947ED7"/>
    <w:rsid w:val="00950077"/>
    <w:rsid w:val="0095048D"/>
    <w:rsid w:val="009505D8"/>
    <w:rsid w:val="00950CEA"/>
    <w:rsid w:val="00951541"/>
    <w:rsid w:val="00951672"/>
    <w:rsid w:val="009518FA"/>
    <w:rsid w:val="0095203B"/>
    <w:rsid w:val="009520B5"/>
    <w:rsid w:val="00952BDF"/>
    <w:rsid w:val="0095300F"/>
    <w:rsid w:val="00953355"/>
    <w:rsid w:val="00953B58"/>
    <w:rsid w:val="009544CC"/>
    <w:rsid w:val="0095509B"/>
    <w:rsid w:val="009550BA"/>
    <w:rsid w:val="0095583C"/>
    <w:rsid w:val="00955DE6"/>
    <w:rsid w:val="0095603A"/>
    <w:rsid w:val="009561DB"/>
    <w:rsid w:val="00956412"/>
    <w:rsid w:val="00956729"/>
    <w:rsid w:val="00956865"/>
    <w:rsid w:val="009568B5"/>
    <w:rsid w:val="00957BD4"/>
    <w:rsid w:val="00960C26"/>
    <w:rsid w:val="00960E05"/>
    <w:rsid w:val="00961073"/>
    <w:rsid w:val="00961439"/>
    <w:rsid w:val="00961B79"/>
    <w:rsid w:val="009621CD"/>
    <w:rsid w:val="009623FE"/>
    <w:rsid w:val="009627A9"/>
    <w:rsid w:val="009627C4"/>
    <w:rsid w:val="009630D5"/>
    <w:rsid w:val="009635DE"/>
    <w:rsid w:val="009636F9"/>
    <w:rsid w:val="00963B68"/>
    <w:rsid w:val="00963DDB"/>
    <w:rsid w:val="00964618"/>
    <w:rsid w:val="0096471B"/>
    <w:rsid w:val="00964877"/>
    <w:rsid w:val="00964B87"/>
    <w:rsid w:val="00965204"/>
    <w:rsid w:val="009658D4"/>
    <w:rsid w:val="009664C7"/>
    <w:rsid w:val="00966559"/>
    <w:rsid w:val="009669D0"/>
    <w:rsid w:val="0096741C"/>
    <w:rsid w:val="0096750B"/>
    <w:rsid w:val="00970625"/>
    <w:rsid w:val="009706C3"/>
    <w:rsid w:val="0097074E"/>
    <w:rsid w:val="009707D8"/>
    <w:rsid w:val="009709E5"/>
    <w:rsid w:val="00970B3A"/>
    <w:rsid w:val="00971280"/>
    <w:rsid w:val="009712E2"/>
    <w:rsid w:val="00971643"/>
    <w:rsid w:val="009718E4"/>
    <w:rsid w:val="00971C4D"/>
    <w:rsid w:val="00971DBE"/>
    <w:rsid w:val="0097266B"/>
    <w:rsid w:val="0097298A"/>
    <w:rsid w:val="00972FF5"/>
    <w:rsid w:val="009731C6"/>
    <w:rsid w:val="009732F0"/>
    <w:rsid w:val="0097347C"/>
    <w:rsid w:val="00973656"/>
    <w:rsid w:val="009738A1"/>
    <w:rsid w:val="00973983"/>
    <w:rsid w:val="00973B58"/>
    <w:rsid w:val="00973C35"/>
    <w:rsid w:val="00973E0B"/>
    <w:rsid w:val="00973F6C"/>
    <w:rsid w:val="00975788"/>
    <w:rsid w:val="009757F7"/>
    <w:rsid w:val="00975B50"/>
    <w:rsid w:val="009767B6"/>
    <w:rsid w:val="00976804"/>
    <w:rsid w:val="00976A56"/>
    <w:rsid w:val="00976CB1"/>
    <w:rsid w:val="009772B1"/>
    <w:rsid w:val="00977C31"/>
    <w:rsid w:val="00977C5C"/>
    <w:rsid w:val="00977D9B"/>
    <w:rsid w:val="00977DF4"/>
    <w:rsid w:val="00977EB8"/>
    <w:rsid w:val="009801DE"/>
    <w:rsid w:val="0098048C"/>
    <w:rsid w:val="00981847"/>
    <w:rsid w:val="009819D7"/>
    <w:rsid w:val="00981A3A"/>
    <w:rsid w:val="00982671"/>
    <w:rsid w:val="009827DB"/>
    <w:rsid w:val="00982B11"/>
    <w:rsid w:val="00982D94"/>
    <w:rsid w:val="00982FF8"/>
    <w:rsid w:val="009832F3"/>
    <w:rsid w:val="00983803"/>
    <w:rsid w:val="00983C2A"/>
    <w:rsid w:val="009840A8"/>
    <w:rsid w:val="00984A66"/>
    <w:rsid w:val="00985068"/>
    <w:rsid w:val="009850EE"/>
    <w:rsid w:val="0098525C"/>
    <w:rsid w:val="0098538B"/>
    <w:rsid w:val="00985C2C"/>
    <w:rsid w:val="0098675D"/>
    <w:rsid w:val="00986A40"/>
    <w:rsid w:val="00986AE1"/>
    <w:rsid w:val="00986B12"/>
    <w:rsid w:val="00987771"/>
    <w:rsid w:val="00987EB2"/>
    <w:rsid w:val="00987F92"/>
    <w:rsid w:val="00990301"/>
    <w:rsid w:val="009905FF"/>
    <w:rsid w:val="009908A5"/>
    <w:rsid w:val="00990E3B"/>
    <w:rsid w:val="0099158C"/>
    <w:rsid w:val="009918D8"/>
    <w:rsid w:val="00991A7A"/>
    <w:rsid w:val="00991DB2"/>
    <w:rsid w:val="00992745"/>
    <w:rsid w:val="00992C57"/>
    <w:rsid w:val="009931C5"/>
    <w:rsid w:val="00993360"/>
    <w:rsid w:val="00993602"/>
    <w:rsid w:val="0099373B"/>
    <w:rsid w:val="00993C46"/>
    <w:rsid w:val="009953B9"/>
    <w:rsid w:val="009961EA"/>
    <w:rsid w:val="0099639D"/>
    <w:rsid w:val="00996461"/>
    <w:rsid w:val="00996A62"/>
    <w:rsid w:val="00996C70"/>
    <w:rsid w:val="00996D7A"/>
    <w:rsid w:val="00996E1E"/>
    <w:rsid w:val="00997240"/>
    <w:rsid w:val="009975A4"/>
    <w:rsid w:val="009977C5"/>
    <w:rsid w:val="00997E90"/>
    <w:rsid w:val="00997FEC"/>
    <w:rsid w:val="009A0858"/>
    <w:rsid w:val="009A0C34"/>
    <w:rsid w:val="009A0D38"/>
    <w:rsid w:val="009A0DDC"/>
    <w:rsid w:val="009A0FDE"/>
    <w:rsid w:val="009A1017"/>
    <w:rsid w:val="009A11DA"/>
    <w:rsid w:val="009A13DF"/>
    <w:rsid w:val="009A15FC"/>
    <w:rsid w:val="009A1741"/>
    <w:rsid w:val="009A1C0E"/>
    <w:rsid w:val="009A1E2A"/>
    <w:rsid w:val="009A23E0"/>
    <w:rsid w:val="009A3A61"/>
    <w:rsid w:val="009A3C85"/>
    <w:rsid w:val="009A3E6D"/>
    <w:rsid w:val="009A41A0"/>
    <w:rsid w:val="009A50D4"/>
    <w:rsid w:val="009A60D8"/>
    <w:rsid w:val="009A6397"/>
    <w:rsid w:val="009A640E"/>
    <w:rsid w:val="009A65B3"/>
    <w:rsid w:val="009A6666"/>
    <w:rsid w:val="009A6737"/>
    <w:rsid w:val="009A6ACE"/>
    <w:rsid w:val="009A734C"/>
    <w:rsid w:val="009A7900"/>
    <w:rsid w:val="009A790B"/>
    <w:rsid w:val="009A794E"/>
    <w:rsid w:val="009A7EBF"/>
    <w:rsid w:val="009A7FA0"/>
    <w:rsid w:val="009B11C1"/>
    <w:rsid w:val="009B1466"/>
    <w:rsid w:val="009B1515"/>
    <w:rsid w:val="009B1592"/>
    <w:rsid w:val="009B15C3"/>
    <w:rsid w:val="009B1B47"/>
    <w:rsid w:val="009B1CFF"/>
    <w:rsid w:val="009B207A"/>
    <w:rsid w:val="009B2814"/>
    <w:rsid w:val="009B2845"/>
    <w:rsid w:val="009B2862"/>
    <w:rsid w:val="009B2A67"/>
    <w:rsid w:val="009B32CD"/>
    <w:rsid w:val="009B3439"/>
    <w:rsid w:val="009B3719"/>
    <w:rsid w:val="009B37BB"/>
    <w:rsid w:val="009B3FC1"/>
    <w:rsid w:val="009B4403"/>
    <w:rsid w:val="009B441A"/>
    <w:rsid w:val="009B460C"/>
    <w:rsid w:val="009B4BFC"/>
    <w:rsid w:val="009B4D14"/>
    <w:rsid w:val="009B565B"/>
    <w:rsid w:val="009B5742"/>
    <w:rsid w:val="009B5F86"/>
    <w:rsid w:val="009B64F9"/>
    <w:rsid w:val="009B6540"/>
    <w:rsid w:val="009B667C"/>
    <w:rsid w:val="009B6DD8"/>
    <w:rsid w:val="009B6EE7"/>
    <w:rsid w:val="009B6EF5"/>
    <w:rsid w:val="009B6F21"/>
    <w:rsid w:val="009B73AE"/>
    <w:rsid w:val="009B7636"/>
    <w:rsid w:val="009B763E"/>
    <w:rsid w:val="009B7AE1"/>
    <w:rsid w:val="009B7BE4"/>
    <w:rsid w:val="009B7E77"/>
    <w:rsid w:val="009C0B3F"/>
    <w:rsid w:val="009C0D5B"/>
    <w:rsid w:val="009C1B35"/>
    <w:rsid w:val="009C23E7"/>
    <w:rsid w:val="009C2500"/>
    <w:rsid w:val="009C2D9E"/>
    <w:rsid w:val="009C2FA4"/>
    <w:rsid w:val="009C3312"/>
    <w:rsid w:val="009C3D51"/>
    <w:rsid w:val="009C4009"/>
    <w:rsid w:val="009C4297"/>
    <w:rsid w:val="009C4679"/>
    <w:rsid w:val="009C5745"/>
    <w:rsid w:val="009C5E67"/>
    <w:rsid w:val="009C68EC"/>
    <w:rsid w:val="009C6928"/>
    <w:rsid w:val="009C7790"/>
    <w:rsid w:val="009C7916"/>
    <w:rsid w:val="009C7E09"/>
    <w:rsid w:val="009C7F7D"/>
    <w:rsid w:val="009D0CB1"/>
    <w:rsid w:val="009D10EA"/>
    <w:rsid w:val="009D191B"/>
    <w:rsid w:val="009D20C8"/>
    <w:rsid w:val="009D2D90"/>
    <w:rsid w:val="009D2F2C"/>
    <w:rsid w:val="009D2FC4"/>
    <w:rsid w:val="009D30AD"/>
    <w:rsid w:val="009D39EA"/>
    <w:rsid w:val="009D3F93"/>
    <w:rsid w:val="009D3FD6"/>
    <w:rsid w:val="009D3FF9"/>
    <w:rsid w:val="009D4C5E"/>
    <w:rsid w:val="009D4CF1"/>
    <w:rsid w:val="009D5270"/>
    <w:rsid w:val="009D589D"/>
    <w:rsid w:val="009D5901"/>
    <w:rsid w:val="009D5C59"/>
    <w:rsid w:val="009D5D2F"/>
    <w:rsid w:val="009D5DE2"/>
    <w:rsid w:val="009D60CA"/>
    <w:rsid w:val="009D6531"/>
    <w:rsid w:val="009D65AA"/>
    <w:rsid w:val="009D6DE6"/>
    <w:rsid w:val="009D6F7C"/>
    <w:rsid w:val="009D7178"/>
    <w:rsid w:val="009D77A2"/>
    <w:rsid w:val="009D7819"/>
    <w:rsid w:val="009D7933"/>
    <w:rsid w:val="009D7D1E"/>
    <w:rsid w:val="009D7EB1"/>
    <w:rsid w:val="009E0415"/>
    <w:rsid w:val="009E090D"/>
    <w:rsid w:val="009E0E98"/>
    <w:rsid w:val="009E19D8"/>
    <w:rsid w:val="009E1AF6"/>
    <w:rsid w:val="009E2298"/>
    <w:rsid w:val="009E25BF"/>
    <w:rsid w:val="009E2611"/>
    <w:rsid w:val="009E277F"/>
    <w:rsid w:val="009E2888"/>
    <w:rsid w:val="009E2DB9"/>
    <w:rsid w:val="009E3120"/>
    <w:rsid w:val="009E32CD"/>
    <w:rsid w:val="009E3647"/>
    <w:rsid w:val="009E3807"/>
    <w:rsid w:val="009E3BB6"/>
    <w:rsid w:val="009E3CEA"/>
    <w:rsid w:val="009E400A"/>
    <w:rsid w:val="009E4304"/>
    <w:rsid w:val="009E4434"/>
    <w:rsid w:val="009E4862"/>
    <w:rsid w:val="009E49C0"/>
    <w:rsid w:val="009E5422"/>
    <w:rsid w:val="009E63C3"/>
    <w:rsid w:val="009E63F5"/>
    <w:rsid w:val="009E646E"/>
    <w:rsid w:val="009E6B8A"/>
    <w:rsid w:val="009E6E4F"/>
    <w:rsid w:val="009E71C9"/>
    <w:rsid w:val="009E73D9"/>
    <w:rsid w:val="009E7B9C"/>
    <w:rsid w:val="009E7D95"/>
    <w:rsid w:val="009E7EB3"/>
    <w:rsid w:val="009F04E1"/>
    <w:rsid w:val="009F061E"/>
    <w:rsid w:val="009F0FC6"/>
    <w:rsid w:val="009F1500"/>
    <w:rsid w:val="009F157C"/>
    <w:rsid w:val="009F19F8"/>
    <w:rsid w:val="009F282A"/>
    <w:rsid w:val="009F2877"/>
    <w:rsid w:val="009F2B38"/>
    <w:rsid w:val="009F2D98"/>
    <w:rsid w:val="009F3E7D"/>
    <w:rsid w:val="009F42A6"/>
    <w:rsid w:val="009F42A9"/>
    <w:rsid w:val="009F43D3"/>
    <w:rsid w:val="009F4492"/>
    <w:rsid w:val="009F45B2"/>
    <w:rsid w:val="009F507A"/>
    <w:rsid w:val="009F5CD9"/>
    <w:rsid w:val="009F5DE4"/>
    <w:rsid w:val="009F603C"/>
    <w:rsid w:val="009F663B"/>
    <w:rsid w:val="009F66F6"/>
    <w:rsid w:val="009F69EF"/>
    <w:rsid w:val="009F6A8A"/>
    <w:rsid w:val="009F701C"/>
    <w:rsid w:val="009F76E4"/>
    <w:rsid w:val="00A00A61"/>
    <w:rsid w:val="00A00E83"/>
    <w:rsid w:val="00A0172E"/>
    <w:rsid w:val="00A017C4"/>
    <w:rsid w:val="00A01C4D"/>
    <w:rsid w:val="00A01C5E"/>
    <w:rsid w:val="00A0253E"/>
    <w:rsid w:val="00A02991"/>
    <w:rsid w:val="00A029C3"/>
    <w:rsid w:val="00A02B3B"/>
    <w:rsid w:val="00A02D83"/>
    <w:rsid w:val="00A03D19"/>
    <w:rsid w:val="00A03D79"/>
    <w:rsid w:val="00A04056"/>
    <w:rsid w:val="00A040CC"/>
    <w:rsid w:val="00A0457E"/>
    <w:rsid w:val="00A048BC"/>
    <w:rsid w:val="00A04C74"/>
    <w:rsid w:val="00A04DF3"/>
    <w:rsid w:val="00A04FD1"/>
    <w:rsid w:val="00A05213"/>
    <w:rsid w:val="00A055B4"/>
    <w:rsid w:val="00A05E2E"/>
    <w:rsid w:val="00A05EE3"/>
    <w:rsid w:val="00A0669E"/>
    <w:rsid w:val="00A067E8"/>
    <w:rsid w:val="00A067F5"/>
    <w:rsid w:val="00A06BB9"/>
    <w:rsid w:val="00A06D05"/>
    <w:rsid w:val="00A070B6"/>
    <w:rsid w:val="00A07118"/>
    <w:rsid w:val="00A07175"/>
    <w:rsid w:val="00A071F2"/>
    <w:rsid w:val="00A07394"/>
    <w:rsid w:val="00A0745E"/>
    <w:rsid w:val="00A075BF"/>
    <w:rsid w:val="00A076CC"/>
    <w:rsid w:val="00A078D1"/>
    <w:rsid w:val="00A079FC"/>
    <w:rsid w:val="00A10245"/>
    <w:rsid w:val="00A103EA"/>
    <w:rsid w:val="00A10891"/>
    <w:rsid w:val="00A1108D"/>
    <w:rsid w:val="00A11281"/>
    <w:rsid w:val="00A11B18"/>
    <w:rsid w:val="00A11C1A"/>
    <w:rsid w:val="00A12037"/>
    <w:rsid w:val="00A1205B"/>
    <w:rsid w:val="00A12155"/>
    <w:rsid w:val="00A121E1"/>
    <w:rsid w:val="00A1222A"/>
    <w:rsid w:val="00A122E7"/>
    <w:rsid w:val="00A12320"/>
    <w:rsid w:val="00A12529"/>
    <w:rsid w:val="00A12832"/>
    <w:rsid w:val="00A128E0"/>
    <w:rsid w:val="00A12E67"/>
    <w:rsid w:val="00A1334A"/>
    <w:rsid w:val="00A1337D"/>
    <w:rsid w:val="00A13540"/>
    <w:rsid w:val="00A13EF8"/>
    <w:rsid w:val="00A14E04"/>
    <w:rsid w:val="00A15D8E"/>
    <w:rsid w:val="00A16282"/>
    <w:rsid w:val="00A16358"/>
    <w:rsid w:val="00A16EDD"/>
    <w:rsid w:val="00A17198"/>
    <w:rsid w:val="00A1772A"/>
    <w:rsid w:val="00A17C9F"/>
    <w:rsid w:val="00A17CA1"/>
    <w:rsid w:val="00A20289"/>
    <w:rsid w:val="00A2077D"/>
    <w:rsid w:val="00A20A0E"/>
    <w:rsid w:val="00A21D67"/>
    <w:rsid w:val="00A22747"/>
    <w:rsid w:val="00A22899"/>
    <w:rsid w:val="00A22B61"/>
    <w:rsid w:val="00A22DEB"/>
    <w:rsid w:val="00A23245"/>
    <w:rsid w:val="00A23416"/>
    <w:rsid w:val="00A23E2C"/>
    <w:rsid w:val="00A23E62"/>
    <w:rsid w:val="00A23FE9"/>
    <w:rsid w:val="00A244FB"/>
    <w:rsid w:val="00A24F69"/>
    <w:rsid w:val="00A24F99"/>
    <w:rsid w:val="00A257B6"/>
    <w:rsid w:val="00A2580C"/>
    <w:rsid w:val="00A25860"/>
    <w:rsid w:val="00A25CE2"/>
    <w:rsid w:val="00A26F30"/>
    <w:rsid w:val="00A26F53"/>
    <w:rsid w:val="00A270C5"/>
    <w:rsid w:val="00A27BA7"/>
    <w:rsid w:val="00A27DD1"/>
    <w:rsid w:val="00A27DEA"/>
    <w:rsid w:val="00A3018D"/>
    <w:rsid w:val="00A307A1"/>
    <w:rsid w:val="00A30A68"/>
    <w:rsid w:val="00A30B08"/>
    <w:rsid w:val="00A30CE5"/>
    <w:rsid w:val="00A30E53"/>
    <w:rsid w:val="00A30FEB"/>
    <w:rsid w:val="00A31A89"/>
    <w:rsid w:val="00A31E92"/>
    <w:rsid w:val="00A31F40"/>
    <w:rsid w:val="00A3248B"/>
    <w:rsid w:val="00A32985"/>
    <w:rsid w:val="00A32EA3"/>
    <w:rsid w:val="00A339AB"/>
    <w:rsid w:val="00A33B10"/>
    <w:rsid w:val="00A33C14"/>
    <w:rsid w:val="00A34172"/>
    <w:rsid w:val="00A341F3"/>
    <w:rsid w:val="00A343C4"/>
    <w:rsid w:val="00A343FD"/>
    <w:rsid w:val="00A34844"/>
    <w:rsid w:val="00A348F9"/>
    <w:rsid w:val="00A351B3"/>
    <w:rsid w:val="00A351F0"/>
    <w:rsid w:val="00A3699F"/>
    <w:rsid w:val="00A37199"/>
    <w:rsid w:val="00A37703"/>
    <w:rsid w:val="00A377F4"/>
    <w:rsid w:val="00A37A41"/>
    <w:rsid w:val="00A37D76"/>
    <w:rsid w:val="00A37FBA"/>
    <w:rsid w:val="00A402E1"/>
    <w:rsid w:val="00A405E0"/>
    <w:rsid w:val="00A40D31"/>
    <w:rsid w:val="00A410B8"/>
    <w:rsid w:val="00A412CD"/>
    <w:rsid w:val="00A4150A"/>
    <w:rsid w:val="00A41845"/>
    <w:rsid w:val="00A41B75"/>
    <w:rsid w:val="00A41C0E"/>
    <w:rsid w:val="00A41D6E"/>
    <w:rsid w:val="00A426D9"/>
    <w:rsid w:val="00A429C7"/>
    <w:rsid w:val="00A42A39"/>
    <w:rsid w:val="00A42D6C"/>
    <w:rsid w:val="00A4324A"/>
    <w:rsid w:val="00A432D8"/>
    <w:rsid w:val="00A43445"/>
    <w:rsid w:val="00A435FF"/>
    <w:rsid w:val="00A43ACB"/>
    <w:rsid w:val="00A43EC1"/>
    <w:rsid w:val="00A441C7"/>
    <w:rsid w:val="00A44458"/>
    <w:rsid w:val="00A44749"/>
    <w:rsid w:val="00A44858"/>
    <w:rsid w:val="00A451B7"/>
    <w:rsid w:val="00A451E8"/>
    <w:rsid w:val="00A45D1B"/>
    <w:rsid w:val="00A45E31"/>
    <w:rsid w:val="00A4623D"/>
    <w:rsid w:val="00A464E6"/>
    <w:rsid w:val="00A46779"/>
    <w:rsid w:val="00A46B17"/>
    <w:rsid w:val="00A46FF6"/>
    <w:rsid w:val="00A47096"/>
    <w:rsid w:val="00A472C1"/>
    <w:rsid w:val="00A474BE"/>
    <w:rsid w:val="00A47726"/>
    <w:rsid w:val="00A47A83"/>
    <w:rsid w:val="00A47A8E"/>
    <w:rsid w:val="00A47BF4"/>
    <w:rsid w:val="00A50C77"/>
    <w:rsid w:val="00A52610"/>
    <w:rsid w:val="00A52A84"/>
    <w:rsid w:val="00A52FA5"/>
    <w:rsid w:val="00A53235"/>
    <w:rsid w:val="00A534D5"/>
    <w:rsid w:val="00A5387A"/>
    <w:rsid w:val="00A53F89"/>
    <w:rsid w:val="00A55446"/>
    <w:rsid w:val="00A554CB"/>
    <w:rsid w:val="00A558BE"/>
    <w:rsid w:val="00A5592F"/>
    <w:rsid w:val="00A55A7A"/>
    <w:rsid w:val="00A55B2B"/>
    <w:rsid w:val="00A55C09"/>
    <w:rsid w:val="00A55D07"/>
    <w:rsid w:val="00A56DDE"/>
    <w:rsid w:val="00A56E1B"/>
    <w:rsid w:val="00A56ECB"/>
    <w:rsid w:val="00A573B6"/>
    <w:rsid w:val="00A57A8C"/>
    <w:rsid w:val="00A603FE"/>
    <w:rsid w:val="00A60F3A"/>
    <w:rsid w:val="00A60FBC"/>
    <w:rsid w:val="00A6192B"/>
    <w:rsid w:val="00A61F42"/>
    <w:rsid w:val="00A621B8"/>
    <w:rsid w:val="00A622A8"/>
    <w:rsid w:val="00A6275D"/>
    <w:rsid w:val="00A62C58"/>
    <w:rsid w:val="00A63064"/>
    <w:rsid w:val="00A63725"/>
    <w:rsid w:val="00A638A4"/>
    <w:rsid w:val="00A639E2"/>
    <w:rsid w:val="00A63ACB"/>
    <w:rsid w:val="00A63DA2"/>
    <w:rsid w:val="00A63FF8"/>
    <w:rsid w:val="00A645A9"/>
    <w:rsid w:val="00A64D43"/>
    <w:rsid w:val="00A65A1E"/>
    <w:rsid w:val="00A65E2B"/>
    <w:rsid w:val="00A65E9F"/>
    <w:rsid w:val="00A664FA"/>
    <w:rsid w:val="00A66F21"/>
    <w:rsid w:val="00A67287"/>
    <w:rsid w:val="00A675B7"/>
    <w:rsid w:val="00A67B27"/>
    <w:rsid w:val="00A70837"/>
    <w:rsid w:val="00A708AB"/>
    <w:rsid w:val="00A70BFF"/>
    <w:rsid w:val="00A71130"/>
    <w:rsid w:val="00A7133E"/>
    <w:rsid w:val="00A7134B"/>
    <w:rsid w:val="00A7151C"/>
    <w:rsid w:val="00A71548"/>
    <w:rsid w:val="00A717C9"/>
    <w:rsid w:val="00A71841"/>
    <w:rsid w:val="00A71957"/>
    <w:rsid w:val="00A72198"/>
    <w:rsid w:val="00A724AF"/>
    <w:rsid w:val="00A7259F"/>
    <w:rsid w:val="00A7287D"/>
    <w:rsid w:val="00A7361A"/>
    <w:rsid w:val="00A73A6A"/>
    <w:rsid w:val="00A73DAC"/>
    <w:rsid w:val="00A7408F"/>
    <w:rsid w:val="00A74187"/>
    <w:rsid w:val="00A747D7"/>
    <w:rsid w:val="00A74853"/>
    <w:rsid w:val="00A7509E"/>
    <w:rsid w:val="00A751AC"/>
    <w:rsid w:val="00A755B7"/>
    <w:rsid w:val="00A76272"/>
    <w:rsid w:val="00A764DD"/>
    <w:rsid w:val="00A7670A"/>
    <w:rsid w:val="00A769A3"/>
    <w:rsid w:val="00A76EB1"/>
    <w:rsid w:val="00A770A1"/>
    <w:rsid w:val="00A7725C"/>
    <w:rsid w:val="00A7731B"/>
    <w:rsid w:val="00A77442"/>
    <w:rsid w:val="00A77C61"/>
    <w:rsid w:val="00A77E08"/>
    <w:rsid w:val="00A801B5"/>
    <w:rsid w:val="00A807A9"/>
    <w:rsid w:val="00A8107A"/>
    <w:rsid w:val="00A81B9E"/>
    <w:rsid w:val="00A81EF4"/>
    <w:rsid w:val="00A81FFE"/>
    <w:rsid w:val="00A82063"/>
    <w:rsid w:val="00A8218A"/>
    <w:rsid w:val="00A828A8"/>
    <w:rsid w:val="00A82BCB"/>
    <w:rsid w:val="00A83027"/>
    <w:rsid w:val="00A83926"/>
    <w:rsid w:val="00A83C9A"/>
    <w:rsid w:val="00A83F6B"/>
    <w:rsid w:val="00A843C4"/>
    <w:rsid w:val="00A856A5"/>
    <w:rsid w:val="00A85CCE"/>
    <w:rsid w:val="00A85F4B"/>
    <w:rsid w:val="00A86058"/>
    <w:rsid w:val="00A86DB4"/>
    <w:rsid w:val="00A86DFE"/>
    <w:rsid w:val="00A876FC"/>
    <w:rsid w:val="00A87867"/>
    <w:rsid w:val="00A8798C"/>
    <w:rsid w:val="00A87C1E"/>
    <w:rsid w:val="00A90626"/>
    <w:rsid w:val="00A90C28"/>
    <w:rsid w:val="00A90C4D"/>
    <w:rsid w:val="00A90EC4"/>
    <w:rsid w:val="00A91750"/>
    <w:rsid w:val="00A91B38"/>
    <w:rsid w:val="00A91CE8"/>
    <w:rsid w:val="00A920E3"/>
    <w:rsid w:val="00A92908"/>
    <w:rsid w:val="00A93319"/>
    <w:rsid w:val="00A937ED"/>
    <w:rsid w:val="00A93FA8"/>
    <w:rsid w:val="00A94248"/>
    <w:rsid w:val="00A948E6"/>
    <w:rsid w:val="00A94C48"/>
    <w:rsid w:val="00A94C88"/>
    <w:rsid w:val="00A95073"/>
    <w:rsid w:val="00A954E2"/>
    <w:rsid w:val="00A95725"/>
    <w:rsid w:val="00A95823"/>
    <w:rsid w:val="00A9583F"/>
    <w:rsid w:val="00A95955"/>
    <w:rsid w:val="00A95D11"/>
    <w:rsid w:val="00A95D3C"/>
    <w:rsid w:val="00A96783"/>
    <w:rsid w:val="00A96FE8"/>
    <w:rsid w:val="00A97823"/>
    <w:rsid w:val="00A97A4D"/>
    <w:rsid w:val="00A97D8D"/>
    <w:rsid w:val="00AA0199"/>
    <w:rsid w:val="00AA0738"/>
    <w:rsid w:val="00AA0974"/>
    <w:rsid w:val="00AA0EDB"/>
    <w:rsid w:val="00AA1D3F"/>
    <w:rsid w:val="00AA1F48"/>
    <w:rsid w:val="00AA2635"/>
    <w:rsid w:val="00AA349D"/>
    <w:rsid w:val="00AA34B6"/>
    <w:rsid w:val="00AA3736"/>
    <w:rsid w:val="00AA3895"/>
    <w:rsid w:val="00AA3D4F"/>
    <w:rsid w:val="00AA422D"/>
    <w:rsid w:val="00AA47AD"/>
    <w:rsid w:val="00AA4E28"/>
    <w:rsid w:val="00AA51C3"/>
    <w:rsid w:val="00AA5688"/>
    <w:rsid w:val="00AA5767"/>
    <w:rsid w:val="00AA607E"/>
    <w:rsid w:val="00AA6091"/>
    <w:rsid w:val="00AA629E"/>
    <w:rsid w:val="00AA6CF3"/>
    <w:rsid w:val="00AA72BB"/>
    <w:rsid w:val="00AA77C1"/>
    <w:rsid w:val="00AB06AA"/>
    <w:rsid w:val="00AB07E2"/>
    <w:rsid w:val="00AB1030"/>
    <w:rsid w:val="00AB10AF"/>
    <w:rsid w:val="00AB1726"/>
    <w:rsid w:val="00AB1E3D"/>
    <w:rsid w:val="00AB217B"/>
    <w:rsid w:val="00AB2311"/>
    <w:rsid w:val="00AB238F"/>
    <w:rsid w:val="00AB2921"/>
    <w:rsid w:val="00AB2AD6"/>
    <w:rsid w:val="00AB3049"/>
    <w:rsid w:val="00AB3394"/>
    <w:rsid w:val="00AB3750"/>
    <w:rsid w:val="00AB468A"/>
    <w:rsid w:val="00AB4979"/>
    <w:rsid w:val="00AB4A1F"/>
    <w:rsid w:val="00AB5067"/>
    <w:rsid w:val="00AB5172"/>
    <w:rsid w:val="00AB52FA"/>
    <w:rsid w:val="00AB5CD7"/>
    <w:rsid w:val="00AB6361"/>
    <w:rsid w:val="00AB66F9"/>
    <w:rsid w:val="00AB6794"/>
    <w:rsid w:val="00AB6C3C"/>
    <w:rsid w:val="00AB6F51"/>
    <w:rsid w:val="00AB7949"/>
    <w:rsid w:val="00AB7A23"/>
    <w:rsid w:val="00AB7F6D"/>
    <w:rsid w:val="00AC0036"/>
    <w:rsid w:val="00AC0737"/>
    <w:rsid w:val="00AC0B42"/>
    <w:rsid w:val="00AC1577"/>
    <w:rsid w:val="00AC1BEC"/>
    <w:rsid w:val="00AC1D42"/>
    <w:rsid w:val="00AC344D"/>
    <w:rsid w:val="00AC35C7"/>
    <w:rsid w:val="00AC3E4D"/>
    <w:rsid w:val="00AC411C"/>
    <w:rsid w:val="00AC45C6"/>
    <w:rsid w:val="00AC48DA"/>
    <w:rsid w:val="00AC4F23"/>
    <w:rsid w:val="00AC5142"/>
    <w:rsid w:val="00AC521E"/>
    <w:rsid w:val="00AC5A87"/>
    <w:rsid w:val="00AC5DAF"/>
    <w:rsid w:val="00AC675A"/>
    <w:rsid w:val="00AC67CE"/>
    <w:rsid w:val="00AC72B7"/>
    <w:rsid w:val="00AC75D6"/>
    <w:rsid w:val="00AC779D"/>
    <w:rsid w:val="00AD00A7"/>
    <w:rsid w:val="00AD04CB"/>
    <w:rsid w:val="00AD04F1"/>
    <w:rsid w:val="00AD0897"/>
    <w:rsid w:val="00AD0C1C"/>
    <w:rsid w:val="00AD0E7E"/>
    <w:rsid w:val="00AD100D"/>
    <w:rsid w:val="00AD10F8"/>
    <w:rsid w:val="00AD1641"/>
    <w:rsid w:val="00AD1755"/>
    <w:rsid w:val="00AD1761"/>
    <w:rsid w:val="00AD17DB"/>
    <w:rsid w:val="00AD1F6B"/>
    <w:rsid w:val="00AD2021"/>
    <w:rsid w:val="00AD27E0"/>
    <w:rsid w:val="00AD28CD"/>
    <w:rsid w:val="00AD2958"/>
    <w:rsid w:val="00AD2ABB"/>
    <w:rsid w:val="00AD2CA7"/>
    <w:rsid w:val="00AD329E"/>
    <w:rsid w:val="00AD34F7"/>
    <w:rsid w:val="00AD38F9"/>
    <w:rsid w:val="00AD3A77"/>
    <w:rsid w:val="00AD3B5A"/>
    <w:rsid w:val="00AD405F"/>
    <w:rsid w:val="00AD44C9"/>
    <w:rsid w:val="00AD455B"/>
    <w:rsid w:val="00AD4679"/>
    <w:rsid w:val="00AD4CCC"/>
    <w:rsid w:val="00AD5385"/>
    <w:rsid w:val="00AD58EE"/>
    <w:rsid w:val="00AD5D96"/>
    <w:rsid w:val="00AD62F6"/>
    <w:rsid w:val="00AD63F4"/>
    <w:rsid w:val="00AD6AF4"/>
    <w:rsid w:val="00AD6D36"/>
    <w:rsid w:val="00AD6F09"/>
    <w:rsid w:val="00AD6F10"/>
    <w:rsid w:val="00AD70CC"/>
    <w:rsid w:val="00AD716B"/>
    <w:rsid w:val="00AD7B37"/>
    <w:rsid w:val="00AD7FA7"/>
    <w:rsid w:val="00AE051B"/>
    <w:rsid w:val="00AE05B2"/>
    <w:rsid w:val="00AE10AD"/>
    <w:rsid w:val="00AE1191"/>
    <w:rsid w:val="00AE12D6"/>
    <w:rsid w:val="00AE162F"/>
    <w:rsid w:val="00AE169B"/>
    <w:rsid w:val="00AE18EE"/>
    <w:rsid w:val="00AE1D2C"/>
    <w:rsid w:val="00AE23D0"/>
    <w:rsid w:val="00AE2B90"/>
    <w:rsid w:val="00AE3315"/>
    <w:rsid w:val="00AE3549"/>
    <w:rsid w:val="00AE368E"/>
    <w:rsid w:val="00AE37DC"/>
    <w:rsid w:val="00AE3883"/>
    <w:rsid w:val="00AE3E55"/>
    <w:rsid w:val="00AE3ED0"/>
    <w:rsid w:val="00AE438F"/>
    <w:rsid w:val="00AE48C1"/>
    <w:rsid w:val="00AE5137"/>
    <w:rsid w:val="00AE53D0"/>
    <w:rsid w:val="00AE564F"/>
    <w:rsid w:val="00AE5747"/>
    <w:rsid w:val="00AE57F8"/>
    <w:rsid w:val="00AE5946"/>
    <w:rsid w:val="00AE5EBD"/>
    <w:rsid w:val="00AE6352"/>
    <w:rsid w:val="00AE6365"/>
    <w:rsid w:val="00AE63F3"/>
    <w:rsid w:val="00AE698F"/>
    <w:rsid w:val="00AE6ED8"/>
    <w:rsid w:val="00AE72C8"/>
    <w:rsid w:val="00AE752A"/>
    <w:rsid w:val="00AE752C"/>
    <w:rsid w:val="00AE79DF"/>
    <w:rsid w:val="00AE7CE6"/>
    <w:rsid w:val="00AE7E51"/>
    <w:rsid w:val="00AF0030"/>
    <w:rsid w:val="00AF02FC"/>
    <w:rsid w:val="00AF06C8"/>
    <w:rsid w:val="00AF072E"/>
    <w:rsid w:val="00AF0998"/>
    <w:rsid w:val="00AF0B5A"/>
    <w:rsid w:val="00AF0C8C"/>
    <w:rsid w:val="00AF1455"/>
    <w:rsid w:val="00AF18D1"/>
    <w:rsid w:val="00AF27AA"/>
    <w:rsid w:val="00AF2C8B"/>
    <w:rsid w:val="00AF2E1A"/>
    <w:rsid w:val="00AF307A"/>
    <w:rsid w:val="00AF3491"/>
    <w:rsid w:val="00AF3932"/>
    <w:rsid w:val="00AF3BC0"/>
    <w:rsid w:val="00AF3FD7"/>
    <w:rsid w:val="00AF425F"/>
    <w:rsid w:val="00AF5194"/>
    <w:rsid w:val="00AF5318"/>
    <w:rsid w:val="00AF5359"/>
    <w:rsid w:val="00AF563B"/>
    <w:rsid w:val="00AF6101"/>
    <w:rsid w:val="00AF662B"/>
    <w:rsid w:val="00AF6AE7"/>
    <w:rsid w:val="00AF6FF1"/>
    <w:rsid w:val="00AF74E7"/>
    <w:rsid w:val="00AF7591"/>
    <w:rsid w:val="00AF759B"/>
    <w:rsid w:val="00B000E3"/>
    <w:rsid w:val="00B00397"/>
    <w:rsid w:val="00B00512"/>
    <w:rsid w:val="00B00758"/>
    <w:rsid w:val="00B01443"/>
    <w:rsid w:val="00B018C9"/>
    <w:rsid w:val="00B01932"/>
    <w:rsid w:val="00B01B00"/>
    <w:rsid w:val="00B01B43"/>
    <w:rsid w:val="00B01ECE"/>
    <w:rsid w:val="00B0232D"/>
    <w:rsid w:val="00B02692"/>
    <w:rsid w:val="00B02745"/>
    <w:rsid w:val="00B02C01"/>
    <w:rsid w:val="00B02C6C"/>
    <w:rsid w:val="00B03057"/>
    <w:rsid w:val="00B0305F"/>
    <w:rsid w:val="00B031D8"/>
    <w:rsid w:val="00B031FA"/>
    <w:rsid w:val="00B03349"/>
    <w:rsid w:val="00B03377"/>
    <w:rsid w:val="00B0349D"/>
    <w:rsid w:val="00B03AD7"/>
    <w:rsid w:val="00B03BD1"/>
    <w:rsid w:val="00B041C3"/>
    <w:rsid w:val="00B045F9"/>
    <w:rsid w:val="00B04613"/>
    <w:rsid w:val="00B04B06"/>
    <w:rsid w:val="00B04E4D"/>
    <w:rsid w:val="00B05B8A"/>
    <w:rsid w:val="00B05DA3"/>
    <w:rsid w:val="00B0664E"/>
    <w:rsid w:val="00B069F4"/>
    <w:rsid w:val="00B06DFC"/>
    <w:rsid w:val="00B0708E"/>
    <w:rsid w:val="00B072B7"/>
    <w:rsid w:val="00B074A5"/>
    <w:rsid w:val="00B07E81"/>
    <w:rsid w:val="00B10085"/>
    <w:rsid w:val="00B1016D"/>
    <w:rsid w:val="00B1039C"/>
    <w:rsid w:val="00B10CAE"/>
    <w:rsid w:val="00B10CF0"/>
    <w:rsid w:val="00B11587"/>
    <w:rsid w:val="00B11705"/>
    <w:rsid w:val="00B123EF"/>
    <w:rsid w:val="00B12C27"/>
    <w:rsid w:val="00B12F96"/>
    <w:rsid w:val="00B1308B"/>
    <w:rsid w:val="00B136B7"/>
    <w:rsid w:val="00B1372E"/>
    <w:rsid w:val="00B140B1"/>
    <w:rsid w:val="00B159DE"/>
    <w:rsid w:val="00B15B2C"/>
    <w:rsid w:val="00B15EA3"/>
    <w:rsid w:val="00B160DD"/>
    <w:rsid w:val="00B16206"/>
    <w:rsid w:val="00B164A7"/>
    <w:rsid w:val="00B16D41"/>
    <w:rsid w:val="00B16E69"/>
    <w:rsid w:val="00B17704"/>
    <w:rsid w:val="00B17C87"/>
    <w:rsid w:val="00B201A2"/>
    <w:rsid w:val="00B20261"/>
    <w:rsid w:val="00B20375"/>
    <w:rsid w:val="00B21D65"/>
    <w:rsid w:val="00B223ED"/>
    <w:rsid w:val="00B224B5"/>
    <w:rsid w:val="00B224C3"/>
    <w:rsid w:val="00B227BE"/>
    <w:rsid w:val="00B229B4"/>
    <w:rsid w:val="00B22C24"/>
    <w:rsid w:val="00B22F00"/>
    <w:rsid w:val="00B2302B"/>
    <w:rsid w:val="00B234EF"/>
    <w:rsid w:val="00B23588"/>
    <w:rsid w:val="00B235F1"/>
    <w:rsid w:val="00B238FF"/>
    <w:rsid w:val="00B23935"/>
    <w:rsid w:val="00B239AE"/>
    <w:rsid w:val="00B24020"/>
    <w:rsid w:val="00B245AA"/>
    <w:rsid w:val="00B246EB"/>
    <w:rsid w:val="00B247C4"/>
    <w:rsid w:val="00B24ACA"/>
    <w:rsid w:val="00B24B6F"/>
    <w:rsid w:val="00B252D7"/>
    <w:rsid w:val="00B25A33"/>
    <w:rsid w:val="00B25E70"/>
    <w:rsid w:val="00B2689C"/>
    <w:rsid w:val="00B269FF"/>
    <w:rsid w:val="00B26B9E"/>
    <w:rsid w:val="00B27316"/>
    <w:rsid w:val="00B27545"/>
    <w:rsid w:val="00B31C27"/>
    <w:rsid w:val="00B31CB1"/>
    <w:rsid w:val="00B31F0D"/>
    <w:rsid w:val="00B326FF"/>
    <w:rsid w:val="00B32AB7"/>
    <w:rsid w:val="00B32CA2"/>
    <w:rsid w:val="00B32FBA"/>
    <w:rsid w:val="00B336AF"/>
    <w:rsid w:val="00B3371B"/>
    <w:rsid w:val="00B338E7"/>
    <w:rsid w:val="00B33A71"/>
    <w:rsid w:val="00B33C53"/>
    <w:rsid w:val="00B33DF9"/>
    <w:rsid w:val="00B340F9"/>
    <w:rsid w:val="00B34488"/>
    <w:rsid w:val="00B3482D"/>
    <w:rsid w:val="00B34B61"/>
    <w:rsid w:val="00B34BE4"/>
    <w:rsid w:val="00B34C41"/>
    <w:rsid w:val="00B3598E"/>
    <w:rsid w:val="00B36236"/>
    <w:rsid w:val="00B362FF"/>
    <w:rsid w:val="00B363AA"/>
    <w:rsid w:val="00B3688B"/>
    <w:rsid w:val="00B3692C"/>
    <w:rsid w:val="00B369B0"/>
    <w:rsid w:val="00B36D89"/>
    <w:rsid w:val="00B36DDF"/>
    <w:rsid w:val="00B36EDF"/>
    <w:rsid w:val="00B371F0"/>
    <w:rsid w:val="00B37A97"/>
    <w:rsid w:val="00B402EF"/>
    <w:rsid w:val="00B406B4"/>
    <w:rsid w:val="00B409DC"/>
    <w:rsid w:val="00B40B23"/>
    <w:rsid w:val="00B40E45"/>
    <w:rsid w:val="00B41182"/>
    <w:rsid w:val="00B411CC"/>
    <w:rsid w:val="00B411E9"/>
    <w:rsid w:val="00B419C5"/>
    <w:rsid w:val="00B41CC5"/>
    <w:rsid w:val="00B420DC"/>
    <w:rsid w:val="00B42DC2"/>
    <w:rsid w:val="00B42E6B"/>
    <w:rsid w:val="00B42F17"/>
    <w:rsid w:val="00B431AD"/>
    <w:rsid w:val="00B431D9"/>
    <w:rsid w:val="00B4330E"/>
    <w:rsid w:val="00B43933"/>
    <w:rsid w:val="00B43FC1"/>
    <w:rsid w:val="00B4436D"/>
    <w:rsid w:val="00B447F9"/>
    <w:rsid w:val="00B45D1C"/>
    <w:rsid w:val="00B45D91"/>
    <w:rsid w:val="00B45F57"/>
    <w:rsid w:val="00B461E4"/>
    <w:rsid w:val="00B46439"/>
    <w:rsid w:val="00B465BF"/>
    <w:rsid w:val="00B465D0"/>
    <w:rsid w:val="00B46A92"/>
    <w:rsid w:val="00B47236"/>
    <w:rsid w:val="00B47E02"/>
    <w:rsid w:val="00B50107"/>
    <w:rsid w:val="00B50430"/>
    <w:rsid w:val="00B50495"/>
    <w:rsid w:val="00B5066E"/>
    <w:rsid w:val="00B50A17"/>
    <w:rsid w:val="00B50D99"/>
    <w:rsid w:val="00B50F55"/>
    <w:rsid w:val="00B51112"/>
    <w:rsid w:val="00B51896"/>
    <w:rsid w:val="00B51993"/>
    <w:rsid w:val="00B51BD8"/>
    <w:rsid w:val="00B52384"/>
    <w:rsid w:val="00B533F5"/>
    <w:rsid w:val="00B53416"/>
    <w:rsid w:val="00B536DD"/>
    <w:rsid w:val="00B53C21"/>
    <w:rsid w:val="00B53EC0"/>
    <w:rsid w:val="00B540F6"/>
    <w:rsid w:val="00B54CE8"/>
    <w:rsid w:val="00B54EAB"/>
    <w:rsid w:val="00B5510C"/>
    <w:rsid w:val="00B5518B"/>
    <w:rsid w:val="00B55E02"/>
    <w:rsid w:val="00B55EED"/>
    <w:rsid w:val="00B56674"/>
    <w:rsid w:val="00B566C5"/>
    <w:rsid w:val="00B56B03"/>
    <w:rsid w:val="00B56CBA"/>
    <w:rsid w:val="00B56F91"/>
    <w:rsid w:val="00B57C1A"/>
    <w:rsid w:val="00B57D84"/>
    <w:rsid w:val="00B600C3"/>
    <w:rsid w:val="00B605BB"/>
    <w:rsid w:val="00B60791"/>
    <w:rsid w:val="00B60D26"/>
    <w:rsid w:val="00B60D8F"/>
    <w:rsid w:val="00B61369"/>
    <w:rsid w:val="00B61714"/>
    <w:rsid w:val="00B6198F"/>
    <w:rsid w:val="00B61D0A"/>
    <w:rsid w:val="00B620FF"/>
    <w:rsid w:val="00B62A27"/>
    <w:rsid w:val="00B62B3E"/>
    <w:rsid w:val="00B634BD"/>
    <w:rsid w:val="00B63A12"/>
    <w:rsid w:val="00B63C50"/>
    <w:rsid w:val="00B64162"/>
    <w:rsid w:val="00B641E7"/>
    <w:rsid w:val="00B64368"/>
    <w:rsid w:val="00B643E7"/>
    <w:rsid w:val="00B64475"/>
    <w:rsid w:val="00B645BC"/>
    <w:rsid w:val="00B646E9"/>
    <w:rsid w:val="00B65544"/>
    <w:rsid w:val="00B6585B"/>
    <w:rsid w:val="00B65937"/>
    <w:rsid w:val="00B65AAB"/>
    <w:rsid w:val="00B65B31"/>
    <w:rsid w:val="00B65D0A"/>
    <w:rsid w:val="00B666D6"/>
    <w:rsid w:val="00B666DB"/>
    <w:rsid w:val="00B666ED"/>
    <w:rsid w:val="00B667D3"/>
    <w:rsid w:val="00B668C6"/>
    <w:rsid w:val="00B66933"/>
    <w:rsid w:val="00B66DB1"/>
    <w:rsid w:val="00B66DD4"/>
    <w:rsid w:val="00B66EFE"/>
    <w:rsid w:val="00B671AA"/>
    <w:rsid w:val="00B67A39"/>
    <w:rsid w:val="00B67FBB"/>
    <w:rsid w:val="00B70E6C"/>
    <w:rsid w:val="00B7100E"/>
    <w:rsid w:val="00B710AD"/>
    <w:rsid w:val="00B717D0"/>
    <w:rsid w:val="00B71A5E"/>
    <w:rsid w:val="00B72393"/>
    <w:rsid w:val="00B72396"/>
    <w:rsid w:val="00B7247D"/>
    <w:rsid w:val="00B72F56"/>
    <w:rsid w:val="00B73071"/>
    <w:rsid w:val="00B73157"/>
    <w:rsid w:val="00B73AC8"/>
    <w:rsid w:val="00B73B25"/>
    <w:rsid w:val="00B744CF"/>
    <w:rsid w:val="00B74825"/>
    <w:rsid w:val="00B749FC"/>
    <w:rsid w:val="00B74CAF"/>
    <w:rsid w:val="00B75267"/>
    <w:rsid w:val="00B75970"/>
    <w:rsid w:val="00B75F15"/>
    <w:rsid w:val="00B76625"/>
    <w:rsid w:val="00B766C9"/>
    <w:rsid w:val="00B76B19"/>
    <w:rsid w:val="00B77A45"/>
    <w:rsid w:val="00B77AE0"/>
    <w:rsid w:val="00B80044"/>
    <w:rsid w:val="00B80510"/>
    <w:rsid w:val="00B810A5"/>
    <w:rsid w:val="00B8151A"/>
    <w:rsid w:val="00B81659"/>
    <w:rsid w:val="00B816EE"/>
    <w:rsid w:val="00B81B3B"/>
    <w:rsid w:val="00B82208"/>
    <w:rsid w:val="00B8235A"/>
    <w:rsid w:val="00B823B3"/>
    <w:rsid w:val="00B83B5F"/>
    <w:rsid w:val="00B83D7E"/>
    <w:rsid w:val="00B84AEC"/>
    <w:rsid w:val="00B84BC8"/>
    <w:rsid w:val="00B8505B"/>
    <w:rsid w:val="00B855D4"/>
    <w:rsid w:val="00B85C7F"/>
    <w:rsid w:val="00B85F95"/>
    <w:rsid w:val="00B86C45"/>
    <w:rsid w:val="00B86FF8"/>
    <w:rsid w:val="00B870D7"/>
    <w:rsid w:val="00B8784A"/>
    <w:rsid w:val="00B878CC"/>
    <w:rsid w:val="00B878DE"/>
    <w:rsid w:val="00B87E75"/>
    <w:rsid w:val="00B906A1"/>
    <w:rsid w:val="00B908E6"/>
    <w:rsid w:val="00B90E21"/>
    <w:rsid w:val="00B910F1"/>
    <w:rsid w:val="00B91148"/>
    <w:rsid w:val="00B91486"/>
    <w:rsid w:val="00B91616"/>
    <w:rsid w:val="00B91A4A"/>
    <w:rsid w:val="00B91C14"/>
    <w:rsid w:val="00B91F72"/>
    <w:rsid w:val="00B92CC5"/>
    <w:rsid w:val="00B92D68"/>
    <w:rsid w:val="00B92E9A"/>
    <w:rsid w:val="00B930EA"/>
    <w:rsid w:val="00B9363C"/>
    <w:rsid w:val="00B936CD"/>
    <w:rsid w:val="00B93A5D"/>
    <w:rsid w:val="00B93D57"/>
    <w:rsid w:val="00B947EF"/>
    <w:rsid w:val="00B94C10"/>
    <w:rsid w:val="00B94F93"/>
    <w:rsid w:val="00B95526"/>
    <w:rsid w:val="00B95875"/>
    <w:rsid w:val="00B95B7E"/>
    <w:rsid w:val="00B95BD5"/>
    <w:rsid w:val="00B96564"/>
    <w:rsid w:val="00B9675F"/>
    <w:rsid w:val="00B96D27"/>
    <w:rsid w:val="00B96F5E"/>
    <w:rsid w:val="00B974B3"/>
    <w:rsid w:val="00B977DA"/>
    <w:rsid w:val="00BA019B"/>
    <w:rsid w:val="00BA02C5"/>
    <w:rsid w:val="00BA037C"/>
    <w:rsid w:val="00BA05FD"/>
    <w:rsid w:val="00BA0878"/>
    <w:rsid w:val="00BA0A16"/>
    <w:rsid w:val="00BA10BA"/>
    <w:rsid w:val="00BA120E"/>
    <w:rsid w:val="00BA1413"/>
    <w:rsid w:val="00BA183A"/>
    <w:rsid w:val="00BA1B8B"/>
    <w:rsid w:val="00BA25B6"/>
    <w:rsid w:val="00BA28D4"/>
    <w:rsid w:val="00BA352C"/>
    <w:rsid w:val="00BA4945"/>
    <w:rsid w:val="00BA4F98"/>
    <w:rsid w:val="00BA6455"/>
    <w:rsid w:val="00BA65BC"/>
    <w:rsid w:val="00BA67B5"/>
    <w:rsid w:val="00BA6A8A"/>
    <w:rsid w:val="00BA6B9A"/>
    <w:rsid w:val="00BA70B1"/>
    <w:rsid w:val="00BA7452"/>
    <w:rsid w:val="00BA7B53"/>
    <w:rsid w:val="00BA7C72"/>
    <w:rsid w:val="00BA7F5A"/>
    <w:rsid w:val="00BB082C"/>
    <w:rsid w:val="00BB0C02"/>
    <w:rsid w:val="00BB0DB1"/>
    <w:rsid w:val="00BB194F"/>
    <w:rsid w:val="00BB1F52"/>
    <w:rsid w:val="00BB2260"/>
    <w:rsid w:val="00BB2354"/>
    <w:rsid w:val="00BB28EC"/>
    <w:rsid w:val="00BB29B3"/>
    <w:rsid w:val="00BB2E53"/>
    <w:rsid w:val="00BB31A3"/>
    <w:rsid w:val="00BB3374"/>
    <w:rsid w:val="00BB36EA"/>
    <w:rsid w:val="00BB3EF0"/>
    <w:rsid w:val="00BB45EE"/>
    <w:rsid w:val="00BB4675"/>
    <w:rsid w:val="00BB4A05"/>
    <w:rsid w:val="00BB50A1"/>
    <w:rsid w:val="00BB5965"/>
    <w:rsid w:val="00BB5C2B"/>
    <w:rsid w:val="00BB6039"/>
    <w:rsid w:val="00BB620F"/>
    <w:rsid w:val="00BB6522"/>
    <w:rsid w:val="00BB66D6"/>
    <w:rsid w:val="00BB68FC"/>
    <w:rsid w:val="00BB6AB2"/>
    <w:rsid w:val="00BB6AF9"/>
    <w:rsid w:val="00BB6E27"/>
    <w:rsid w:val="00BB7568"/>
    <w:rsid w:val="00BB7EA8"/>
    <w:rsid w:val="00BC02E4"/>
    <w:rsid w:val="00BC0436"/>
    <w:rsid w:val="00BC04E7"/>
    <w:rsid w:val="00BC098A"/>
    <w:rsid w:val="00BC0C14"/>
    <w:rsid w:val="00BC1BFE"/>
    <w:rsid w:val="00BC2343"/>
    <w:rsid w:val="00BC25C2"/>
    <w:rsid w:val="00BC2932"/>
    <w:rsid w:val="00BC2A11"/>
    <w:rsid w:val="00BC3206"/>
    <w:rsid w:val="00BC32F4"/>
    <w:rsid w:val="00BC33B2"/>
    <w:rsid w:val="00BC35FC"/>
    <w:rsid w:val="00BC3B45"/>
    <w:rsid w:val="00BC433F"/>
    <w:rsid w:val="00BC44DA"/>
    <w:rsid w:val="00BC45CE"/>
    <w:rsid w:val="00BC466A"/>
    <w:rsid w:val="00BC4D7D"/>
    <w:rsid w:val="00BC4E16"/>
    <w:rsid w:val="00BC5196"/>
    <w:rsid w:val="00BC59BD"/>
    <w:rsid w:val="00BC5A9F"/>
    <w:rsid w:val="00BC67FE"/>
    <w:rsid w:val="00BC6896"/>
    <w:rsid w:val="00BC6EC1"/>
    <w:rsid w:val="00BC708C"/>
    <w:rsid w:val="00BC7645"/>
    <w:rsid w:val="00BC7D0A"/>
    <w:rsid w:val="00BC7F27"/>
    <w:rsid w:val="00BD07CE"/>
    <w:rsid w:val="00BD106F"/>
    <w:rsid w:val="00BD1216"/>
    <w:rsid w:val="00BD183F"/>
    <w:rsid w:val="00BD1A87"/>
    <w:rsid w:val="00BD23B8"/>
    <w:rsid w:val="00BD26C4"/>
    <w:rsid w:val="00BD27AF"/>
    <w:rsid w:val="00BD2B0C"/>
    <w:rsid w:val="00BD2D70"/>
    <w:rsid w:val="00BD2E8B"/>
    <w:rsid w:val="00BD2EC9"/>
    <w:rsid w:val="00BD31B1"/>
    <w:rsid w:val="00BD3C4F"/>
    <w:rsid w:val="00BD3F29"/>
    <w:rsid w:val="00BD3F5A"/>
    <w:rsid w:val="00BD424E"/>
    <w:rsid w:val="00BD4984"/>
    <w:rsid w:val="00BD4A0F"/>
    <w:rsid w:val="00BD4B3D"/>
    <w:rsid w:val="00BD4B4B"/>
    <w:rsid w:val="00BD4C85"/>
    <w:rsid w:val="00BD4CC4"/>
    <w:rsid w:val="00BD5BF3"/>
    <w:rsid w:val="00BD5EC0"/>
    <w:rsid w:val="00BD6BB0"/>
    <w:rsid w:val="00BD6CB5"/>
    <w:rsid w:val="00BD714A"/>
    <w:rsid w:val="00BD7425"/>
    <w:rsid w:val="00BD788E"/>
    <w:rsid w:val="00BD7C00"/>
    <w:rsid w:val="00BE0162"/>
    <w:rsid w:val="00BE1112"/>
    <w:rsid w:val="00BE146A"/>
    <w:rsid w:val="00BE187B"/>
    <w:rsid w:val="00BE1E6C"/>
    <w:rsid w:val="00BE312F"/>
    <w:rsid w:val="00BE36DD"/>
    <w:rsid w:val="00BE3B5B"/>
    <w:rsid w:val="00BE3D96"/>
    <w:rsid w:val="00BE3E0A"/>
    <w:rsid w:val="00BE3E6D"/>
    <w:rsid w:val="00BE40D2"/>
    <w:rsid w:val="00BE4672"/>
    <w:rsid w:val="00BE4E33"/>
    <w:rsid w:val="00BE4EED"/>
    <w:rsid w:val="00BE51E1"/>
    <w:rsid w:val="00BE54E3"/>
    <w:rsid w:val="00BE6163"/>
    <w:rsid w:val="00BE61AC"/>
    <w:rsid w:val="00BE6795"/>
    <w:rsid w:val="00BE6DB4"/>
    <w:rsid w:val="00BE6EAF"/>
    <w:rsid w:val="00BE71B3"/>
    <w:rsid w:val="00BE77BF"/>
    <w:rsid w:val="00BE7CED"/>
    <w:rsid w:val="00BF047C"/>
    <w:rsid w:val="00BF04AB"/>
    <w:rsid w:val="00BF04DA"/>
    <w:rsid w:val="00BF0FF7"/>
    <w:rsid w:val="00BF1180"/>
    <w:rsid w:val="00BF16E7"/>
    <w:rsid w:val="00BF17FB"/>
    <w:rsid w:val="00BF1A46"/>
    <w:rsid w:val="00BF1AE1"/>
    <w:rsid w:val="00BF1C40"/>
    <w:rsid w:val="00BF221B"/>
    <w:rsid w:val="00BF226C"/>
    <w:rsid w:val="00BF241B"/>
    <w:rsid w:val="00BF24ED"/>
    <w:rsid w:val="00BF2E48"/>
    <w:rsid w:val="00BF2F98"/>
    <w:rsid w:val="00BF33D6"/>
    <w:rsid w:val="00BF3831"/>
    <w:rsid w:val="00BF39C2"/>
    <w:rsid w:val="00BF3AA5"/>
    <w:rsid w:val="00BF3E3D"/>
    <w:rsid w:val="00BF4052"/>
    <w:rsid w:val="00BF41B7"/>
    <w:rsid w:val="00BF4CF3"/>
    <w:rsid w:val="00BF58A0"/>
    <w:rsid w:val="00BF5C1B"/>
    <w:rsid w:val="00BF669E"/>
    <w:rsid w:val="00BF6742"/>
    <w:rsid w:val="00BF67D5"/>
    <w:rsid w:val="00BF6E87"/>
    <w:rsid w:val="00BF725A"/>
    <w:rsid w:val="00BF76A2"/>
    <w:rsid w:val="00BF76D4"/>
    <w:rsid w:val="00BF76F7"/>
    <w:rsid w:val="00BF78EE"/>
    <w:rsid w:val="00C00A41"/>
    <w:rsid w:val="00C011EB"/>
    <w:rsid w:val="00C01CE7"/>
    <w:rsid w:val="00C01FA1"/>
    <w:rsid w:val="00C02136"/>
    <w:rsid w:val="00C02166"/>
    <w:rsid w:val="00C02365"/>
    <w:rsid w:val="00C025B7"/>
    <w:rsid w:val="00C02CAD"/>
    <w:rsid w:val="00C02CFC"/>
    <w:rsid w:val="00C03580"/>
    <w:rsid w:val="00C038DF"/>
    <w:rsid w:val="00C03CFF"/>
    <w:rsid w:val="00C04527"/>
    <w:rsid w:val="00C04663"/>
    <w:rsid w:val="00C04766"/>
    <w:rsid w:val="00C04BE0"/>
    <w:rsid w:val="00C04D00"/>
    <w:rsid w:val="00C04ECA"/>
    <w:rsid w:val="00C05D82"/>
    <w:rsid w:val="00C0724A"/>
    <w:rsid w:val="00C074F6"/>
    <w:rsid w:val="00C07549"/>
    <w:rsid w:val="00C07578"/>
    <w:rsid w:val="00C07FAA"/>
    <w:rsid w:val="00C100CC"/>
    <w:rsid w:val="00C10268"/>
    <w:rsid w:val="00C107C7"/>
    <w:rsid w:val="00C10BD7"/>
    <w:rsid w:val="00C10E09"/>
    <w:rsid w:val="00C10E2F"/>
    <w:rsid w:val="00C11419"/>
    <w:rsid w:val="00C115D6"/>
    <w:rsid w:val="00C1172C"/>
    <w:rsid w:val="00C11949"/>
    <w:rsid w:val="00C11DF1"/>
    <w:rsid w:val="00C1243E"/>
    <w:rsid w:val="00C12562"/>
    <w:rsid w:val="00C130F1"/>
    <w:rsid w:val="00C13412"/>
    <w:rsid w:val="00C134C8"/>
    <w:rsid w:val="00C13E8F"/>
    <w:rsid w:val="00C1513F"/>
    <w:rsid w:val="00C1515E"/>
    <w:rsid w:val="00C1521D"/>
    <w:rsid w:val="00C164E3"/>
    <w:rsid w:val="00C16663"/>
    <w:rsid w:val="00C176A2"/>
    <w:rsid w:val="00C17743"/>
    <w:rsid w:val="00C17AF1"/>
    <w:rsid w:val="00C17CFE"/>
    <w:rsid w:val="00C20024"/>
    <w:rsid w:val="00C202E3"/>
    <w:rsid w:val="00C2093A"/>
    <w:rsid w:val="00C20A50"/>
    <w:rsid w:val="00C20AC7"/>
    <w:rsid w:val="00C20DE1"/>
    <w:rsid w:val="00C21116"/>
    <w:rsid w:val="00C2112E"/>
    <w:rsid w:val="00C21CAD"/>
    <w:rsid w:val="00C21E91"/>
    <w:rsid w:val="00C2219D"/>
    <w:rsid w:val="00C22482"/>
    <w:rsid w:val="00C22692"/>
    <w:rsid w:val="00C227D5"/>
    <w:rsid w:val="00C2288D"/>
    <w:rsid w:val="00C228BF"/>
    <w:rsid w:val="00C228D7"/>
    <w:rsid w:val="00C22974"/>
    <w:rsid w:val="00C229E3"/>
    <w:rsid w:val="00C22D90"/>
    <w:rsid w:val="00C2305B"/>
    <w:rsid w:val="00C2314C"/>
    <w:rsid w:val="00C23272"/>
    <w:rsid w:val="00C237BC"/>
    <w:rsid w:val="00C23860"/>
    <w:rsid w:val="00C239ED"/>
    <w:rsid w:val="00C245AB"/>
    <w:rsid w:val="00C252E5"/>
    <w:rsid w:val="00C2569A"/>
    <w:rsid w:val="00C25A6E"/>
    <w:rsid w:val="00C2602E"/>
    <w:rsid w:val="00C26107"/>
    <w:rsid w:val="00C262B2"/>
    <w:rsid w:val="00C26741"/>
    <w:rsid w:val="00C27B9B"/>
    <w:rsid w:val="00C303CE"/>
    <w:rsid w:val="00C30401"/>
    <w:rsid w:val="00C307BE"/>
    <w:rsid w:val="00C30C01"/>
    <w:rsid w:val="00C30E6A"/>
    <w:rsid w:val="00C310B1"/>
    <w:rsid w:val="00C31338"/>
    <w:rsid w:val="00C3174C"/>
    <w:rsid w:val="00C31F25"/>
    <w:rsid w:val="00C3202D"/>
    <w:rsid w:val="00C32129"/>
    <w:rsid w:val="00C321AC"/>
    <w:rsid w:val="00C323DB"/>
    <w:rsid w:val="00C32A21"/>
    <w:rsid w:val="00C3387A"/>
    <w:rsid w:val="00C33972"/>
    <w:rsid w:val="00C33FE6"/>
    <w:rsid w:val="00C3404F"/>
    <w:rsid w:val="00C34231"/>
    <w:rsid w:val="00C34896"/>
    <w:rsid w:val="00C34AA8"/>
    <w:rsid w:val="00C34D30"/>
    <w:rsid w:val="00C3525D"/>
    <w:rsid w:val="00C356D2"/>
    <w:rsid w:val="00C35F1E"/>
    <w:rsid w:val="00C36323"/>
    <w:rsid w:val="00C36425"/>
    <w:rsid w:val="00C366AA"/>
    <w:rsid w:val="00C367B5"/>
    <w:rsid w:val="00C375FA"/>
    <w:rsid w:val="00C402EF"/>
    <w:rsid w:val="00C40814"/>
    <w:rsid w:val="00C40C0A"/>
    <w:rsid w:val="00C40E1A"/>
    <w:rsid w:val="00C41053"/>
    <w:rsid w:val="00C42651"/>
    <w:rsid w:val="00C42EFE"/>
    <w:rsid w:val="00C4300A"/>
    <w:rsid w:val="00C4348F"/>
    <w:rsid w:val="00C434A9"/>
    <w:rsid w:val="00C4467A"/>
    <w:rsid w:val="00C44A3D"/>
    <w:rsid w:val="00C44D71"/>
    <w:rsid w:val="00C44F55"/>
    <w:rsid w:val="00C45046"/>
    <w:rsid w:val="00C4534B"/>
    <w:rsid w:val="00C45A4B"/>
    <w:rsid w:val="00C45D26"/>
    <w:rsid w:val="00C46826"/>
    <w:rsid w:val="00C470CC"/>
    <w:rsid w:val="00C472A4"/>
    <w:rsid w:val="00C4736F"/>
    <w:rsid w:val="00C473F6"/>
    <w:rsid w:val="00C476E4"/>
    <w:rsid w:val="00C501B0"/>
    <w:rsid w:val="00C503BD"/>
    <w:rsid w:val="00C51010"/>
    <w:rsid w:val="00C511C2"/>
    <w:rsid w:val="00C513C9"/>
    <w:rsid w:val="00C522CF"/>
    <w:rsid w:val="00C52792"/>
    <w:rsid w:val="00C5291D"/>
    <w:rsid w:val="00C52B0F"/>
    <w:rsid w:val="00C52D25"/>
    <w:rsid w:val="00C530F2"/>
    <w:rsid w:val="00C533E7"/>
    <w:rsid w:val="00C5387E"/>
    <w:rsid w:val="00C54A42"/>
    <w:rsid w:val="00C551A0"/>
    <w:rsid w:val="00C55DA1"/>
    <w:rsid w:val="00C5650C"/>
    <w:rsid w:val="00C5770E"/>
    <w:rsid w:val="00C577A0"/>
    <w:rsid w:val="00C57E16"/>
    <w:rsid w:val="00C57E68"/>
    <w:rsid w:val="00C57EBE"/>
    <w:rsid w:val="00C60352"/>
    <w:rsid w:val="00C60444"/>
    <w:rsid w:val="00C604C5"/>
    <w:rsid w:val="00C60713"/>
    <w:rsid w:val="00C60A2E"/>
    <w:rsid w:val="00C6141B"/>
    <w:rsid w:val="00C6162D"/>
    <w:rsid w:val="00C619F3"/>
    <w:rsid w:val="00C628F0"/>
    <w:rsid w:val="00C62AE1"/>
    <w:rsid w:val="00C62C3D"/>
    <w:rsid w:val="00C62C72"/>
    <w:rsid w:val="00C62E29"/>
    <w:rsid w:val="00C63AC6"/>
    <w:rsid w:val="00C63B72"/>
    <w:rsid w:val="00C6455D"/>
    <w:rsid w:val="00C64C07"/>
    <w:rsid w:val="00C64DF7"/>
    <w:rsid w:val="00C653B3"/>
    <w:rsid w:val="00C653F1"/>
    <w:rsid w:val="00C659D6"/>
    <w:rsid w:val="00C65E37"/>
    <w:rsid w:val="00C65FE4"/>
    <w:rsid w:val="00C66161"/>
    <w:rsid w:val="00C6684A"/>
    <w:rsid w:val="00C66A0A"/>
    <w:rsid w:val="00C66BA6"/>
    <w:rsid w:val="00C66D5E"/>
    <w:rsid w:val="00C66E13"/>
    <w:rsid w:val="00C67140"/>
    <w:rsid w:val="00C673CB"/>
    <w:rsid w:val="00C67597"/>
    <w:rsid w:val="00C70417"/>
    <w:rsid w:val="00C7059A"/>
    <w:rsid w:val="00C70A10"/>
    <w:rsid w:val="00C70B9F"/>
    <w:rsid w:val="00C70F9E"/>
    <w:rsid w:val="00C7185F"/>
    <w:rsid w:val="00C71DDF"/>
    <w:rsid w:val="00C71EDE"/>
    <w:rsid w:val="00C722D0"/>
    <w:rsid w:val="00C72752"/>
    <w:rsid w:val="00C72990"/>
    <w:rsid w:val="00C72D89"/>
    <w:rsid w:val="00C72EF8"/>
    <w:rsid w:val="00C73B50"/>
    <w:rsid w:val="00C73C6D"/>
    <w:rsid w:val="00C73CD5"/>
    <w:rsid w:val="00C7455F"/>
    <w:rsid w:val="00C75333"/>
    <w:rsid w:val="00C7561D"/>
    <w:rsid w:val="00C758AF"/>
    <w:rsid w:val="00C7596F"/>
    <w:rsid w:val="00C759A0"/>
    <w:rsid w:val="00C7620A"/>
    <w:rsid w:val="00C7634E"/>
    <w:rsid w:val="00C76612"/>
    <w:rsid w:val="00C76762"/>
    <w:rsid w:val="00C76A25"/>
    <w:rsid w:val="00C76BA0"/>
    <w:rsid w:val="00C772DB"/>
    <w:rsid w:val="00C7730B"/>
    <w:rsid w:val="00C778DA"/>
    <w:rsid w:val="00C80249"/>
    <w:rsid w:val="00C804DF"/>
    <w:rsid w:val="00C80DAE"/>
    <w:rsid w:val="00C80DE0"/>
    <w:rsid w:val="00C80F2B"/>
    <w:rsid w:val="00C81019"/>
    <w:rsid w:val="00C8164F"/>
    <w:rsid w:val="00C81E46"/>
    <w:rsid w:val="00C82EDA"/>
    <w:rsid w:val="00C830D2"/>
    <w:rsid w:val="00C8345A"/>
    <w:rsid w:val="00C836B3"/>
    <w:rsid w:val="00C83F77"/>
    <w:rsid w:val="00C8449F"/>
    <w:rsid w:val="00C8463E"/>
    <w:rsid w:val="00C84FCD"/>
    <w:rsid w:val="00C85751"/>
    <w:rsid w:val="00C85E6E"/>
    <w:rsid w:val="00C85F0D"/>
    <w:rsid w:val="00C86577"/>
    <w:rsid w:val="00C86B80"/>
    <w:rsid w:val="00C87034"/>
    <w:rsid w:val="00C87171"/>
    <w:rsid w:val="00C8749E"/>
    <w:rsid w:val="00C875F4"/>
    <w:rsid w:val="00C876F2"/>
    <w:rsid w:val="00C87F0C"/>
    <w:rsid w:val="00C907D9"/>
    <w:rsid w:val="00C90CD1"/>
    <w:rsid w:val="00C91019"/>
    <w:rsid w:val="00C912A5"/>
    <w:rsid w:val="00C91A0A"/>
    <w:rsid w:val="00C924AB"/>
    <w:rsid w:val="00C925C2"/>
    <w:rsid w:val="00C926D0"/>
    <w:rsid w:val="00C92939"/>
    <w:rsid w:val="00C9319F"/>
    <w:rsid w:val="00C932D5"/>
    <w:rsid w:val="00C935E5"/>
    <w:rsid w:val="00C93D1A"/>
    <w:rsid w:val="00C9409F"/>
    <w:rsid w:val="00C94539"/>
    <w:rsid w:val="00C94D51"/>
    <w:rsid w:val="00C94F64"/>
    <w:rsid w:val="00C960E7"/>
    <w:rsid w:val="00C972EC"/>
    <w:rsid w:val="00C97353"/>
    <w:rsid w:val="00C973FF"/>
    <w:rsid w:val="00C97C78"/>
    <w:rsid w:val="00C97DB9"/>
    <w:rsid w:val="00CA0116"/>
    <w:rsid w:val="00CA0339"/>
    <w:rsid w:val="00CA151C"/>
    <w:rsid w:val="00CA189E"/>
    <w:rsid w:val="00CA1B7D"/>
    <w:rsid w:val="00CA1C67"/>
    <w:rsid w:val="00CA2263"/>
    <w:rsid w:val="00CA2505"/>
    <w:rsid w:val="00CA2934"/>
    <w:rsid w:val="00CA2B58"/>
    <w:rsid w:val="00CA2CF3"/>
    <w:rsid w:val="00CA30F1"/>
    <w:rsid w:val="00CA348B"/>
    <w:rsid w:val="00CA364D"/>
    <w:rsid w:val="00CA40EC"/>
    <w:rsid w:val="00CA42BC"/>
    <w:rsid w:val="00CA46EF"/>
    <w:rsid w:val="00CA48CA"/>
    <w:rsid w:val="00CA4C99"/>
    <w:rsid w:val="00CA4F29"/>
    <w:rsid w:val="00CA5254"/>
    <w:rsid w:val="00CA5639"/>
    <w:rsid w:val="00CA573C"/>
    <w:rsid w:val="00CA5BE5"/>
    <w:rsid w:val="00CA5E6E"/>
    <w:rsid w:val="00CA66AD"/>
    <w:rsid w:val="00CA7415"/>
    <w:rsid w:val="00CA75B3"/>
    <w:rsid w:val="00CA7A9C"/>
    <w:rsid w:val="00CB0A18"/>
    <w:rsid w:val="00CB1AC3"/>
    <w:rsid w:val="00CB1DC8"/>
    <w:rsid w:val="00CB1FA5"/>
    <w:rsid w:val="00CB20A7"/>
    <w:rsid w:val="00CB324F"/>
    <w:rsid w:val="00CB3370"/>
    <w:rsid w:val="00CB3590"/>
    <w:rsid w:val="00CB3ACA"/>
    <w:rsid w:val="00CB3C44"/>
    <w:rsid w:val="00CB4247"/>
    <w:rsid w:val="00CB4570"/>
    <w:rsid w:val="00CB5D88"/>
    <w:rsid w:val="00CB5F22"/>
    <w:rsid w:val="00CB6082"/>
    <w:rsid w:val="00CB6503"/>
    <w:rsid w:val="00CB65BA"/>
    <w:rsid w:val="00CB65BF"/>
    <w:rsid w:val="00CB6645"/>
    <w:rsid w:val="00CB73FE"/>
    <w:rsid w:val="00CB76B7"/>
    <w:rsid w:val="00CB7952"/>
    <w:rsid w:val="00CB7C37"/>
    <w:rsid w:val="00CC032D"/>
    <w:rsid w:val="00CC039E"/>
    <w:rsid w:val="00CC041A"/>
    <w:rsid w:val="00CC051A"/>
    <w:rsid w:val="00CC058F"/>
    <w:rsid w:val="00CC0664"/>
    <w:rsid w:val="00CC0D60"/>
    <w:rsid w:val="00CC1197"/>
    <w:rsid w:val="00CC1331"/>
    <w:rsid w:val="00CC1395"/>
    <w:rsid w:val="00CC143C"/>
    <w:rsid w:val="00CC1D88"/>
    <w:rsid w:val="00CC23F8"/>
    <w:rsid w:val="00CC2689"/>
    <w:rsid w:val="00CC2A45"/>
    <w:rsid w:val="00CC3212"/>
    <w:rsid w:val="00CC3339"/>
    <w:rsid w:val="00CC37D0"/>
    <w:rsid w:val="00CC4363"/>
    <w:rsid w:val="00CC489E"/>
    <w:rsid w:val="00CC4926"/>
    <w:rsid w:val="00CC4DDB"/>
    <w:rsid w:val="00CC4EA9"/>
    <w:rsid w:val="00CC50AD"/>
    <w:rsid w:val="00CC516A"/>
    <w:rsid w:val="00CC5848"/>
    <w:rsid w:val="00CC5A2D"/>
    <w:rsid w:val="00CC5DB7"/>
    <w:rsid w:val="00CC614B"/>
    <w:rsid w:val="00CC640A"/>
    <w:rsid w:val="00CC6490"/>
    <w:rsid w:val="00CC65B7"/>
    <w:rsid w:val="00CC6604"/>
    <w:rsid w:val="00CC677E"/>
    <w:rsid w:val="00CC6C19"/>
    <w:rsid w:val="00CC7639"/>
    <w:rsid w:val="00CC76D2"/>
    <w:rsid w:val="00CC7804"/>
    <w:rsid w:val="00CC780A"/>
    <w:rsid w:val="00CC7ACD"/>
    <w:rsid w:val="00CD0CC2"/>
    <w:rsid w:val="00CD138B"/>
    <w:rsid w:val="00CD1D40"/>
    <w:rsid w:val="00CD24C3"/>
    <w:rsid w:val="00CD2576"/>
    <w:rsid w:val="00CD25C0"/>
    <w:rsid w:val="00CD2BB8"/>
    <w:rsid w:val="00CD30B1"/>
    <w:rsid w:val="00CD35EE"/>
    <w:rsid w:val="00CD383E"/>
    <w:rsid w:val="00CD3B06"/>
    <w:rsid w:val="00CD3C99"/>
    <w:rsid w:val="00CD3D1B"/>
    <w:rsid w:val="00CD4001"/>
    <w:rsid w:val="00CD4307"/>
    <w:rsid w:val="00CD4406"/>
    <w:rsid w:val="00CD4445"/>
    <w:rsid w:val="00CD4BEF"/>
    <w:rsid w:val="00CD5015"/>
    <w:rsid w:val="00CD58BA"/>
    <w:rsid w:val="00CD5C4E"/>
    <w:rsid w:val="00CD6058"/>
    <w:rsid w:val="00CD6552"/>
    <w:rsid w:val="00CD6A41"/>
    <w:rsid w:val="00CD6B1C"/>
    <w:rsid w:val="00CD6DCB"/>
    <w:rsid w:val="00CD72A8"/>
    <w:rsid w:val="00CD75E3"/>
    <w:rsid w:val="00CD7898"/>
    <w:rsid w:val="00CE0218"/>
    <w:rsid w:val="00CE03D1"/>
    <w:rsid w:val="00CE0425"/>
    <w:rsid w:val="00CE0994"/>
    <w:rsid w:val="00CE0A0D"/>
    <w:rsid w:val="00CE11A5"/>
    <w:rsid w:val="00CE24C7"/>
    <w:rsid w:val="00CE2EB8"/>
    <w:rsid w:val="00CE3070"/>
    <w:rsid w:val="00CE32CB"/>
    <w:rsid w:val="00CE3879"/>
    <w:rsid w:val="00CE3A84"/>
    <w:rsid w:val="00CE41E2"/>
    <w:rsid w:val="00CE42C5"/>
    <w:rsid w:val="00CE43F2"/>
    <w:rsid w:val="00CE459E"/>
    <w:rsid w:val="00CE4C10"/>
    <w:rsid w:val="00CE566C"/>
    <w:rsid w:val="00CE5802"/>
    <w:rsid w:val="00CE5E3A"/>
    <w:rsid w:val="00CE5F62"/>
    <w:rsid w:val="00CE69AC"/>
    <w:rsid w:val="00CE6A63"/>
    <w:rsid w:val="00CE6CB1"/>
    <w:rsid w:val="00CE73FE"/>
    <w:rsid w:val="00CE746C"/>
    <w:rsid w:val="00CE779F"/>
    <w:rsid w:val="00CE77F8"/>
    <w:rsid w:val="00CE7F54"/>
    <w:rsid w:val="00CF0E01"/>
    <w:rsid w:val="00CF10FB"/>
    <w:rsid w:val="00CF13F8"/>
    <w:rsid w:val="00CF181F"/>
    <w:rsid w:val="00CF1D96"/>
    <w:rsid w:val="00CF1E7E"/>
    <w:rsid w:val="00CF1F68"/>
    <w:rsid w:val="00CF272A"/>
    <w:rsid w:val="00CF2B08"/>
    <w:rsid w:val="00CF3166"/>
    <w:rsid w:val="00CF335E"/>
    <w:rsid w:val="00CF34D8"/>
    <w:rsid w:val="00CF34F9"/>
    <w:rsid w:val="00CF35C9"/>
    <w:rsid w:val="00CF37C0"/>
    <w:rsid w:val="00CF3D51"/>
    <w:rsid w:val="00CF3F4F"/>
    <w:rsid w:val="00CF42EF"/>
    <w:rsid w:val="00CF442A"/>
    <w:rsid w:val="00CF4715"/>
    <w:rsid w:val="00CF5855"/>
    <w:rsid w:val="00CF5901"/>
    <w:rsid w:val="00CF59AD"/>
    <w:rsid w:val="00CF5B86"/>
    <w:rsid w:val="00CF5BA8"/>
    <w:rsid w:val="00CF5D16"/>
    <w:rsid w:val="00CF5F6C"/>
    <w:rsid w:val="00CF6698"/>
    <w:rsid w:val="00CF6BD5"/>
    <w:rsid w:val="00CF6BF3"/>
    <w:rsid w:val="00CF7120"/>
    <w:rsid w:val="00CF7852"/>
    <w:rsid w:val="00CF7C11"/>
    <w:rsid w:val="00CF7FD1"/>
    <w:rsid w:val="00D00415"/>
    <w:rsid w:val="00D004FD"/>
    <w:rsid w:val="00D00982"/>
    <w:rsid w:val="00D009F2"/>
    <w:rsid w:val="00D00B05"/>
    <w:rsid w:val="00D018D8"/>
    <w:rsid w:val="00D01B6E"/>
    <w:rsid w:val="00D01FA6"/>
    <w:rsid w:val="00D02147"/>
    <w:rsid w:val="00D028C8"/>
    <w:rsid w:val="00D02B2C"/>
    <w:rsid w:val="00D02B7C"/>
    <w:rsid w:val="00D02BC6"/>
    <w:rsid w:val="00D03A01"/>
    <w:rsid w:val="00D03A33"/>
    <w:rsid w:val="00D03A47"/>
    <w:rsid w:val="00D041AA"/>
    <w:rsid w:val="00D043C2"/>
    <w:rsid w:val="00D044BB"/>
    <w:rsid w:val="00D04931"/>
    <w:rsid w:val="00D04B78"/>
    <w:rsid w:val="00D04CA8"/>
    <w:rsid w:val="00D04D61"/>
    <w:rsid w:val="00D04D81"/>
    <w:rsid w:val="00D04ED3"/>
    <w:rsid w:val="00D050E1"/>
    <w:rsid w:val="00D055FE"/>
    <w:rsid w:val="00D057B5"/>
    <w:rsid w:val="00D05E76"/>
    <w:rsid w:val="00D06179"/>
    <w:rsid w:val="00D061D6"/>
    <w:rsid w:val="00D06271"/>
    <w:rsid w:val="00D06C76"/>
    <w:rsid w:val="00D074FF"/>
    <w:rsid w:val="00D077D9"/>
    <w:rsid w:val="00D07A26"/>
    <w:rsid w:val="00D07D94"/>
    <w:rsid w:val="00D1038A"/>
    <w:rsid w:val="00D10444"/>
    <w:rsid w:val="00D10734"/>
    <w:rsid w:val="00D119FA"/>
    <w:rsid w:val="00D11E09"/>
    <w:rsid w:val="00D11F53"/>
    <w:rsid w:val="00D1271E"/>
    <w:rsid w:val="00D1297C"/>
    <w:rsid w:val="00D12C1B"/>
    <w:rsid w:val="00D12FE9"/>
    <w:rsid w:val="00D136C5"/>
    <w:rsid w:val="00D13775"/>
    <w:rsid w:val="00D137C6"/>
    <w:rsid w:val="00D14260"/>
    <w:rsid w:val="00D14F25"/>
    <w:rsid w:val="00D151B6"/>
    <w:rsid w:val="00D15434"/>
    <w:rsid w:val="00D15467"/>
    <w:rsid w:val="00D157B1"/>
    <w:rsid w:val="00D15A7F"/>
    <w:rsid w:val="00D15B72"/>
    <w:rsid w:val="00D15BC5"/>
    <w:rsid w:val="00D15CB5"/>
    <w:rsid w:val="00D15F56"/>
    <w:rsid w:val="00D160F5"/>
    <w:rsid w:val="00D1614E"/>
    <w:rsid w:val="00D162E5"/>
    <w:rsid w:val="00D1639B"/>
    <w:rsid w:val="00D16728"/>
    <w:rsid w:val="00D167E9"/>
    <w:rsid w:val="00D1698C"/>
    <w:rsid w:val="00D17047"/>
    <w:rsid w:val="00D170EF"/>
    <w:rsid w:val="00D1788D"/>
    <w:rsid w:val="00D17A8A"/>
    <w:rsid w:val="00D17B4F"/>
    <w:rsid w:val="00D17D3E"/>
    <w:rsid w:val="00D17D4E"/>
    <w:rsid w:val="00D20417"/>
    <w:rsid w:val="00D20434"/>
    <w:rsid w:val="00D20B24"/>
    <w:rsid w:val="00D20FF7"/>
    <w:rsid w:val="00D210C4"/>
    <w:rsid w:val="00D21115"/>
    <w:rsid w:val="00D214AF"/>
    <w:rsid w:val="00D214FB"/>
    <w:rsid w:val="00D2164E"/>
    <w:rsid w:val="00D217BE"/>
    <w:rsid w:val="00D21C44"/>
    <w:rsid w:val="00D21DA3"/>
    <w:rsid w:val="00D222F9"/>
    <w:rsid w:val="00D2234C"/>
    <w:rsid w:val="00D22634"/>
    <w:rsid w:val="00D22A91"/>
    <w:rsid w:val="00D23D27"/>
    <w:rsid w:val="00D23F2C"/>
    <w:rsid w:val="00D23FE1"/>
    <w:rsid w:val="00D24042"/>
    <w:rsid w:val="00D24C8F"/>
    <w:rsid w:val="00D24D1A"/>
    <w:rsid w:val="00D24F12"/>
    <w:rsid w:val="00D255C7"/>
    <w:rsid w:val="00D2561D"/>
    <w:rsid w:val="00D25622"/>
    <w:rsid w:val="00D259A9"/>
    <w:rsid w:val="00D2670F"/>
    <w:rsid w:val="00D26915"/>
    <w:rsid w:val="00D27179"/>
    <w:rsid w:val="00D303EC"/>
    <w:rsid w:val="00D305ED"/>
    <w:rsid w:val="00D306E3"/>
    <w:rsid w:val="00D30A60"/>
    <w:rsid w:val="00D30B9E"/>
    <w:rsid w:val="00D31085"/>
    <w:rsid w:val="00D313DE"/>
    <w:rsid w:val="00D31776"/>
    <w:rsid w:val="00D3179C"/>
    <w:rsid w:val="00D31844"/>
    <w:rsid w:val="00D31D06"/>
    <w:rsid w:val="00D31F25"/>
    <w:rsid w:val="00D32F7B"/>
    <w:rsid w:val="00D332F3"/>
    <w:rsid w:val="00D33538"/>
    <w:rsid w:val="00D33875"/>
    <w:rsid w:val="00D342A9"/>
    <w:rsid w:val="00D34499"/>
    <w:rsid w:val="00D34BF2"/>
    <w:rsid w:val="00D353E6"/>
    <w:rsid w:val="00D3544A"/>
    <w:rsid w:val="00D35B8C"/>
    <w:rsid w:val="00D35FAB"/>
    <w:rsid w:val="00D36B1B"/>
    <w:rsid w:val="00D36BB6"/>
    <w:rsid w:val="00D36F0C"/>
    <w:rsid w:val="00D36F69"/>
    <w:rsid w:val="00D37445"/>
    <w:rsid w:val="00D4063B"/>
    <w:rsid w:val="00D40E14"/>
    <w:rsid w:val="00D417ED"/>
    <w:rsid w:val="00D420B4"/>
    <w:rsid w:val="00D42687"/>
    <w:rsid w:val="00D427E6"/>
    <w:rsid w:val="00D4296E"/>
    <w:rsid w:val="00D4425F"/>
    <w:rsid w:val="00D44B47"/>
    <w:rsid w:val="00D44D4A"/>
    <w:rsid w:val="00D4540F"/>
    <w:rsid w:val="00D45938"/>
    <w:rsid w:val="00D45B49"/>
    <w:rsid w:val="00D45C1D"/>
    <w:rsid w:val="00D461CC"/>
    <w:rsid w:val="00D461D2"/>
    <w:rsid w:val="00D46C52"/>
    <w:rsid w:val="00D47051"/>
    <w:rsid w:val="00D4759C"/>
    <w:rsid w:val="00D4780A"/>
    <w:rsid w:val="00D478F0"/>
    <w:rsid w:val="00D47B02"/>
    <w:rsid w:val="00D47BB1"/>
    <w:rsid w:val="00D47D68"/>
    <w:rsid w:val="00D503FA"/>
    <w:rsid w:val="00D50B0A"/>
    <w:rsid w:val="00D5158F"/>
    <w:rsid w:val="00D5188A"/>
    <w:rsid w:val="00D51B78"/>
    <w:rsid w:val="00D52200"/>
    <w:rsid w:val="00D522B4"/>
    <w:rsid w:val="00D52A97"/>
    <w:rsid w:val="00D52BC0"/>
    <w:rsid w:val="00D52D39"/>
    <w:rsid w:val="00D52E73"/>
    <w:rsid w:val="00D52F42"/>
    <w:rsid w:val="00D542E0"/>
    <w:rsid w:val="00D552A9"/>
    <w:rsid w:val="00D55481"/>
    <w:rsid w:val="00D55A31"/>
    <w:rsid w:val="00D561C8"/>
    <w:rsid w:val="00D56256"/>
    <w:rsid w:val="00D56289"/>
    <w:rsid w:val="00D56519"/>
    <w:rsid w:val="00D5651C"/>
    <w:rsid w:val="00D5751B"/>
    <w:rsid w:val="00D578EE"/>
    <w:rsid w:val="00D57949"/>
    <w:rsid w:val="00D57C3A"/>
    <w:rsid w:val="00D57DA1"/>
    <w:rsid w:val="00D57EF2"/>
    <w:rsid w:val="00D57F1F"/>
    <w:rsid w:val="00D60105"/>
    <w:rsid w:val="00D6012A"/>
    <w:rsid w:val="00D6035E"/>
    <w:rsid w:val="00D609BF"/>
    <w:rsid w:val="00D60E3F"/>
    <w:rsid w:val="00D61086"/>
    <w:rsid w:val="00D61379"/>
    <w:rsid w:val="00D614DD"/>
    <w:rsid w:val="00D61768"/>
    <w:rsid w:val="00D61C8D"/>
    <w:rsid w:val="00D61C99"/>
    <w:rsid w:val="00D61E2D"/>
    <w:rsid w:val="00D61F8F"/>
    <w:rsid w:val="00D62B07"/>
    <w:rsid w:val="00D63204"/>
    <w:rsid w:val="00D63590"/>
    <w:rsid w:val="00D63BA8"/>
    <w:rsid w:val="00D63CEF"/>
    <w:rsid w:val="00D643DB"/>
    <w:rsid w:val="00D64C4B"/>
    <w:rsid w:val="00D64F05"/>
    <w:rsid w:val="00D65102"/>
    <w:rsid w:val="00D65626"/>
    <w:rsid w:val="00D65938"/>
    <w:rsid w:val="00D659B1"/>
    <w:rsid w:val="00D65A27"/>
    <w:rsid w:val="00D66968"/>
    <w:rsid w:val="00D6719E"/>
    <w:rsid w:val="00D67B53"/>
    <w:rsid w:val="00D67C67"/>
    <w:rsid w:val="00D67CCD"/>
    <w:rsid w:val="00D67D40"/>
    <w:rsid w:val="00D67F2B"/>
    <w:rsid w:val="00D70EE9"/>
    <w:rsid w:val="00D7140F"/>
    <w:rsid w:val="00D73436"/>
    <w:rsid w:val="00D73B38"/>
    <w:rsid w:val="00D73CFE"/>
    <w:rsid w:val="00D73D1D"/>
    <w:rsid w:val="00D744DD"/>
    <w:rsid w:val="00D7463A"/>
    <w:rsid w:val="00D74FEC"/>
    <w:rsid w:val="00D7561B"/>
    <w:rsid w:val="00D75D50"/>
    <w:rsid w:val="00D75DCB"/>
    <w:rsid w:val="00D761EB"/>
    <w:rsid w:val="00D766C3"/>
    <w:rsid w:val="00D76854"/>
    <w:rsid w:val="00D76B05"/>
    <w:rsid w:val="00D77484"/>
    <w:rsid w:val="00D779CD"/>
    <w:rsid w:val="00D77B08"/>
    <w:rsid w:val="00D77B3E"/>
    <w:rsid w:val="00D77D0C"/>
    <w:rsid w:val="00D77D72"/>
    <w:rsid w:val="00D80581"/>
    <w:rsid w:val="00D8103C"/>
    <w:rsid w:val="00D82AC1"/>
    <w:rsid w:val="00D82CA9"/>
    <w:rsid w:val="00D83AE8"/>
    <w:rsid w:val="00D83F48"/>
    <w:rsid w:val="00D84518"/>
    <w:rsid w:val="00D8452A"/>
    <w:rsid w:val="00D84595"/>
    <w:rsid w:val="00D84B5A"/>
    <w:rsid w:val="00D84FC7"/>
    <w:rsid w:val="00D8633E"/>
    <w:rsid w:val="00D868C7"/>
    <w:rsid w:val="00D86D3A"/>
    <w:rsid w:val="00D87628"/>
    <w:rsid w:val="00D8792F"/>
    <w:rsid w:val="00D87BFF"/>
    <w:rsid w:val="00D87CE7"/>
    <w:rsid w:val="00D907A8"/>
    <w:rsid w:val="00D908C0"/>
    <w:rsid w:val="00D90B51"/>
    <w:rsid w:val="00D90E47"/>
    <w:rsid w:val="00D90E8B"/>
    <w:rsid w:val="00D915F5"/>
    <w:rsid w:val="00D91C5D"/>
    <w:rsid w:val="00D92119"/>
    <w:rsid w:val="00D922C9"/>
    <w:rsid w:val="00D925C0"/>
    <w:rsid w:val="00D926ED"/>
    <w:rsid w:val="00D927C5"/>
    <w:rsid w:val="00D929DB"/>
    <w:rsid w:val="00D92DE8"/>
    <w:rsid w:val="00D938D8"/>
    <w:rsid w:val="00D9407D"/>
    <w:rsid w:val="00D94899"/>
    <w:rsid w:val="00D94B92"/>
    <w:rsid w:val="00D94BB8"/>
    <w:rsid w:val="00D94DA9"/>
    <w:rsid w:val="00D9532D"/>
    <w:rsid w:val="00D957B0"/>
    <w:rsid w:val="00D9593B"/>
    <w:rsid w:val="00D95C11"/>
    <w:rsid w:val="00D95CD2"/>
    <w:rsid w:val="00D95CFC"/>
    <w:rsid w:val="00D960B4"/>
    <w:rsid w:val="00D9623A"/>
    <w:rsid w:val="00D968A0"/>
    <w:rsid w:val="00D9696F"/>
    <w:rsid w:val="00D970E3"/>
    <w:rsid w:val="00D976D2"/>
    <w:rsid w:val="00D97E88"/>
    <w:rsid w:val="00DA0147"/>
    <w:rsid w:val="00DA061E"/>
    <w:rsid w:val="00DA07D8"/>
    <w:rsid w:val="00DA10BE"/>
    <w:rsid w:val="00DA18DE"/>
    <w:rsid w:val="00DA1D34"/>
    <w:rsid w:val="00DA1F23"/>
    <w:rsid w:val="00DA2433"/>
    <w:rsid w:val="00DA2434"/>
    <w:rsid w:val="00DA31D9"/>
    <w:rsid w:val="00DA373A"/>
    <w:rsid w:val="00DA38D8"/>
    <w:rsid w:val="00DA3C85"/>
    <w:rsid w:val="00DA47E1"/>
    <w:rsid w:val="00DA5ADC"/>
    <w:rsid w:val="00DA60DA"/>
    <w:rsid w:val="00DA698E"/>
    <w:rsid w:val="00DA6D10"/>
    <w:rsid w:val="00DA6D4B"/>
    <w:rsid w:val="00DA6D98"/>
    <w:rsid w:val="00DA6F53"/>
    <w:rsid w:val="00DA7353"/>
    <w:rsid w:val="00DA773D"/>
    <w:rsid w:val="00DA7A9B"/>
    <w:rsid w:val="00DA7FE9"/>
    <w:rsid w:val="00DB0021"/>
    <w:rsid w:val="00DB0188"/>
    <w:rsid w:val="00DB025F"/>
    <w:rsid w:val="00DB02D0"/>
    <w:rsid w:val="00DB031E"/>
    <w:rsid w:val="00DB0BC7"/>
    <w:rsid w:val="00DB0EE5"/>
    <w:rsid w:val="00DB1069"/>
    <w:rsid w:val="00DB1129"/>
    <w:rsid w:val="00DB11DA"/>
    <w:rsid w:val="00DB145F"/>
    <w:rsid w:val="00DB19AB"/>
    <w:rsid w:val="00DB1C8E"/>
    <w:rsid w:val="00DB1C93"/>
    <w:rsid w:val="00DB2165"/>
    <w:rsid w:val="00DB2382"/>
    <w:rsid w:val="00DB238C"/>
    <w:rsid w:val="00DB252C"/>
    <w:rsid w:val="00DB281C"/>
    <w:rsid w:val="00DB2DBE"/>
    <w:rsid w:val="00DB31CA"/>
    <w:rsid w:val="00DB3244"/>
    <w:rsid w:val="00DB37CC"/>
    <w:rsid w:val="00DB3817"/>
    <w:rsid w:val="00DB4708"/>
    <w:rsid w:val="00DB4E26"/>
    <w:rsid w:val="00DB4EC3"/>
    <w:rsid w:val="00DB52FA"/>
    <w:rsid w:val="00DB55F8"/>
    <w:rsid w:val="00DB56C2"/>
    <w:rsid w:val="00DB5912"/>
    <w:rsid w:val="00DB59BB"/>
    <w:rsid w:val="00DB5CA3"/>
    <w:rsid w:val="00DB64D8"/>
    <w:rsid w:val="00DB671B"/>
    <w:rsid w:val="00DB6754"/>
    <w:rsid w:val="00DB67F2"/>
    <w:rsid w:val="00DB68A5"/>
    <w:rsid w:val="00DB68D4"/>
    <w:rsid w:val="00DB6E84"/>
    <w:rsid w:val="00DB71A0"/>
    <w:rsid w:val="00DB7D7F"/>
    <w:rsid w:val="00DB7E43"/>
    <w:rsid w:val="00DC04DB"/>
    <w:rsid w:val="00DC0D60"/>
    <w:rsid w:val="00DC1449"/>
    <w:rsid w:val="00DC17FB"/>
    <w:rsid w:val="00DC25F6"/>
    <w:rsid w:val="00DC2B72"/>
    <w:rsid w:val="00DC2E37"/>
    <w:rsid w:val="00DC2FBA"/>
    <w:rsid w:val="00DC3582"/>
    <w:rsid w:val="00DC3AA6"/>
    <w:rsid w:val="00DC3CCC"/>
    <w:rsid w:val="00DC4404"/>
    <w:rsid w:val="00DC5708"/>
    <w:rsid w:val="00DC63E4"/>
    <w:rsid w:val="00DC655C"/>
    <w:rsid w:val="00DC6E76"/>
    <w:rsid w:val="00DC7201"/>
    <w:rsid w:val="00DC763E"/>
    <w:rsid w:val="00DC7E33"/>
    <w:rsid w:val="00DD0508"/>
    <w:rsid w:val="00DD0950"/>
    <w:rsid w:val="00DD09F3"/>
    <w:rsid w:val="00DD0BFE"/>
    <w:rsid w:val="00DD0DC5"/>
    <w:rsid w:val="00DD17F0"/>
    <w:rsid w:val="00DD1FAA"/>
    <w:rsid w:val="00DD2529"/>
    <w:rsid w:val="00DD2B91"/>
    <w:rsid w:val="00DD2D0E"/>
    <w:rsid w:val="00DD2D83"/>
    <w:rsid w:val="00DD2E10"/>
    <w:rsid w:val="00DD3086"/>
    <w:rsid w:val="00DD31C8"/>
    <w:rsid w:val="00DD3269"/>
    <w:rsid w:val="00DD3576"/>
    <w:rsid w:val="00DD3B75"/>
    <w:rsid w:val="00DD4252"/>
    <w:rsid w:val="00DD4421"/>
    <w:rsid w:val="00DD4AF2"/>
    <w:rsid w:val="00DD4CE3"/>
    <w:rsid w:val="00DD5B55"/>
    <w:rsid w:val="00DD5E06"/>
    <w:rsid w:val="00DD65EC"/>
    <w:rsid w:val="00DD679E"/>
    <w:rsid w:val="00DD689D"/>
    <w:rsid w:val="00DD7071"/>
    <w:rsid w:val="00DD7C77"/>
    <w:rsid w:val="00DD7E95"/>
    <w:rsid w:val="00DE08AC"/>
    <w:rsid w:val="00DE0A15"/>
    <w:rsid w:val="00DE127A"/>
    <w:rsid w:val="00DE1489"/>
    <w:rsid w:val="00DE14C1"/>
    <w:rsid w:val="00DE2C19"/>
    <w:rsid w:val="00DE2E6A"/>
    <w:rsid w:val="00DE2EAD"/>
    <w:rsid w:val="00DE2FDF"/>
    <w:rsid w:val="00DE3EFD"/>
    <w:rsid w:val="00DE4936"/>
    <w:rsid w:val="00DE4ED9"/>
    <w:rsid w:val="00DE53ED"/>
    <w:rsid w:val="00DE5447"/>
    <w:rsid w:val="00DE573B"/>
    <w:rsid w:val="00DE5930"/>
    <w:rsid w:val="00DE5AFB"/>
    <w:rsid w:val="00DE6084"/>
    <w:rsid w:val="00DE6470"/>
    <w:rsid w:val="00DE6D54"/>
    <w:rsid w:val="00DE6F66"/>
    <w:rsid w:val="00DE7215"/>
    <w:rsid w:val="00DE72D9"/>
    <w:rsid w:val="00DE74D7"/>
    <w:rsid w:val="00DE7909"/>
    <w:rsid w:val="00DE7C5F"/>
    <w:rsid w:val="00DE7D69"/>
    <w:rsid w:val="00DF04D9"/>
    <w:rsid w:val="00DF0EC2"/>
    <w:rsid w:val="00DF102C"/>
    <w:rsid w:val="00DF1140"/>
    <w:rsid w:val="00DF1A34"/>
    <w:rsid w:val="00DF1B19"/>
    <w:rsid w:val="00DF23EB"/>
    <w:rsid w:val="00DF286D"/>
    <w:rsid w:val="00DF2CB7"/>
    <w:rsid w:val="00DF2D72"/>
    <w:rsid w:val="00DF3555"/>
    <w:rsid w:val="00DF378F"/>
    <w:rsid w:val="00DF38AD"/>
    <w:rsid w:val="00DF3C6E"/>
    <w:rsid w:val="00DF3D41"/>
    <w:rsid w:val="00DF410B"/>
    <w:rsid w:val="00DF428E"/>
    <w:rsid w:val="00DF4708"/>
    <w:rsid w:val="00DF4FB7"/>
    <w:rsid w:val="00DF5464"/>
    <w:rsid w:val="00DF5823"/>
    <w:rsid w:val="00DF5C56"/>
    <w:rsid w:val="00DF667D"/>
    <w:rsid w:val="00DF6FC9"/>
    <w:rsid w:val="00DF70D0"/>
    <w:rsid w:val="00DF723A"/>
    <w:rsid w:val="00DF768D"/>
    <w:rsid w:val="00DF7745"/>
    <w:rsid w:val="00DF7803"/>
    <w:rsid w:val="00DF7A34"/>
    <w:rsid w:val="00DF7C16"/>
    <w:rsid w:val="00DF7EFF"/>
    <w:rsid w:val="00DF7FE3"/>
    <w:rsid w:val="00E0019C"/>
    <w:rsid w:val="00E006FE"/>
    <w:rsid w:val="00E00774"/>
    <w:rsid w:val="00E00AB3"/>
    <w:rsid w:val="00E0100C"/>
    <w:rsid w:val="00E0106F"/>
    <w:rsid w:val="00E01845"/>
    <w:rsid w:val="00E01AF6"/>
    <w:rsid w:val="00E0263F"/>
    <w:rsid w:val="00E02892"/>
    <w:rsid w:val="00E02900"/>
    <w:rsid w:val="00E02B64"/>
    <w:rsid w:val="00E031E6"/>
    <w:rsid w:val="00E03307"/>
    <w:rsid w:val="00E038FB"/>
    <w:rsid w:val="00E039BB"/>
    <w:rsid w:val="00E04310"/>
    <w:rsid w:val="00E04465"/>
    <w:rsid w:val="00E04C10"/>
    <w:rsid w:val="00E04C59"/>
    <w:rsid w:val="00E051BC"/>
    <w:rsid w:val="00E0548A"/>
    <w:rsid w:val="00E05894"/>
    <w:rsid w:val="00E05F4A"/>
    <w:rsid w:val="00E06043"/>
    <w:rsid w:val="00E068CD"/>
    <w:rsid w:val="00E0693C"/>
    <w:rsid w:val="00E07E33"/>
    <w:rsid w:val="00E07E8A"/>
    <w:rsid w:val="00E10CA6"/>
    <w:rsid w:val="00E10EEF"/>
    <w:rsid w:val="00E10FCC"/>
    <w:rsid w:val="00E11178"/>
    <w:rsid w:val="00E114C4"/>
    <w:rsid w:val="00E1164A"/>
    <w:rsid w:val="00E118AE"/>
    <w:rsid w:val="00E12307"/>
    <w:rsid w:val="00E1230B"/>
    <w:rsid w:val="00E12468"/>
    <w:rsid w:val="00E1247E"/>
    <w:rsid w:val="00E12494"/>
    <w:rsid w:val="00E128C1"/>
    <w:rsid w:val="00E12911"/>
    <w:rsid w:val="00E12B2A"/>
    <w:rsid w:val="00E13066"/>
    <w:rsid w:val="00E134C0"/>
    <w:rsid w:val="00E1372B"/>
    <w:rsid w:val="00E13802"/>
    <w:rsid w:val="00E13B0E"/>
    <w:rsid w:val="00E13CF7"/>
    <w:rsid w:val="00E13EB3"/>
    <w:rsid w:val="00E14307"/>
    <w:rsid w:val="00E14728"/>
    <w:rsid w:val="00E14EB1"/>
    <w:rsid w:val="00E15236"/>
    <w:rsid w:val="00E15900"/>
    <w:rsid w:val="00E15EFA"/>
    <w:rsid w:val="00E15F10"/>
    <w:rsid w:val="00E16376"/>
    <w:rsid w:val="00E163B6"/>
    <w:rsid w:val="00E165C7"/>
    <w:rsid w:val="00E165ED"/>
    <w:rsid w:val="00E16DBF"/>
    <w:rsid w:val="00E170D7"/>
    <w:rsid w:val="00E1717C"/>
    <w:rsid w:val="00E1724D"/>
    <w:rsid w:val="00E17B2D"/>
    <w:rsid w:val="00E208A9"/>
    <w:rsid w:val="00E2111F"/>
    <w:rsid w:val="00E214F4"/>
    <w:rsid w:val="00E2154A"/>
    <w:rsid w:val="00E218C3"/>
    <w:rsid w:val="00E21D2F"/>
    <w:rsid w:val="00E22965"/>
    <w:rsid w:val="00E22B25"/>
    <w:rsid w:val="00E22B31"/>
    <w:rsid w:val="00E2324D"/>
    <w:rsid w:val="00E23778"/>
    <w:rsid w:val="00E23A80"/>
    <w:rsid w:val="00E24590"/>
    <w:rsid w:val="00E249BD"/>
    <w:rsid w:val="00E253DF"/>
    <w:rsid w:val="00E255FA"/>
    <w:rsid w:val="00E257CB"/>
    <w:rsid w:val="00E25A75"/>
    <w:rsid w:val="00E25CDB"/>
    <w:rsid w:val="00E25F8E"/>
    <w:rsid w:val="00E2618B"/>
    <w:rsid w:val="00E261CB"/>
    <w:rsid w:val="00E26688"/>
    <w:rsid w:val="00E266DE"/>
    <w:rsid w:val="00E266EA"/>
    <w:rsid w:val="00E267DA"/>
    <w:rsid w:val="00E2688C"/>
    <w:rsid w:val="00E26B2D"/>
    <w:rsid w:val="00E26C23"/>
    <w:rsid w:val="00E26F3C"/>
    <w:rsid w:val="00E2757C"/>
    <w:rsid w:val="00E278AD"/>
    <w:rsid w:val="00E27EBB"/>
    <w:rsid w:val="00E302BB"/>
    <w:rsid w:val="00E303BB"/>
    <w:rsid w:val="00E30744"/>
    <w:rsid w:val="00E30A00"/>
    <w:rsid w:val="00E30CEC"/>
    <w:rsid w:val="00E30E5A"/>
    <w:rsid w:val="00E30F5E"/>
    <w:rsid w:val="00E316C4"/>
    <w:rsid w:val="00E31D40"/>
    <w:rsid w:val="00E339E7"/>
    <w:rsid w:val="00E3415D"/>
    <w:rsid w:val="00E34E6B"/>
    <w:rsid w:val="00E34E9C"/>
    <w:rsid w:val="00E35531"/>
    <w:rsid w:val="00E35D82"/>
    <w:rsid w:val="00E35D8A"/>
    <w:rsid w:val="00E35DCC"/>
    <w:rsid w:val="00E35FD4"/>
    <w:rsid w:val="00E363EE"/>
    <w:rsid w:val="00E365D6"/>
    <w:rsid w:val="00E36CB6"/>
    <w:rsid w:val="00E36D9F"/>
    <w:rsid w:val="00E36E3E"/>
    <w:rsid w:val="00E37498"/>
    <w:rsid w:val="00E37595"/>
    <w:rsid w:val="00E37A70"/>
    <w:rsid w:val="00E40006"/>
    <w:rsid w:val="00E40502"/>
    <w:rsid w:val="00E40BAC"/>
    <w:rsid w:val="00E411B1"/>
    <w:rsid w:val="00E41413"/>
    <w:rsid w:val="00E4275F"/>
    <w:rsid w:val="00E432BB"/>
    <w:rsid w:val="00E43474"/>
    <w:rsid w:val="00E4396F"/>
    <w:rsid w:val="00E43ACA"/>
    <w:rsid w:val="00E44247"/>
    <w:rsid w:val="00E443A8"/>
    <w:rsid w:val="00E44565"/>
    <w:rsid w:val="00E44991"/>
    <w:rsid w:val="00E44B9E"/>
    <w:rsid w:val="00E44E1B"/>
    <w:rsid w:val="00E44F51"/>
    <w:rsid w:val="00E452CD"/>
    <w:rsid w:val="00E45415"/>
    <w:rsid w:val="00E468E9"/>
    <w:rsid w:val="00E46C04"/>
    <w:rsid w:val="00E479E0"/>
    <w:rsid w:val="00E47B8A"/>
    <w:rsid w:val="00E47DD5"/>
    <w:rsid w:val="00E50103"/>
    <w:rsid w:val="00E502A1"/>
    <w:rsid w:val="00E50319"/>
    <w:rsid w:val="00E503EC"/>
    <w:rsid w:val="00E50444"/>
    <w:rsid w:val="00E5077B"/>
    <w:rsid w:val="00E50A83"/>
    <w:rsid w:val="00E50E15"/>
    <w:rsid w:val="00E5141F"/>
    <w:rsid w:val="00E514CE"/>
    <w:rsid w:val="00E516E7"/>
    <w:rsid w:val="00E5173C"/>
    <w:rsid w:val="00E51ACA"/>
    <w:rsid w:val="00E520CC"/>
    <w:rsid w:val="00E52250"/>
    <w:rsid w:val="00E52521"/>
    <w:rsid w:val="00E53ACC"/>
    <w:rsid w:val="00E541B8"/>
    <w:rsid w:val="00E54206"/>
    <w:rsid w:val="00E5444A"/>
    <w:rsid w:val="00E54810"/>
    <w:rsid w:val="00E5516C"/>
    <w:rsid w:val="00E5566C"/>
    <w:rsid w:val="00E55B34"/>
    <w:rsid w:val="00E55C68"/>
    <w:rsid w:val="00E55F77"/>
    <w:rsid w:val="00E56373"/>
    <w:rsid w:val="00E565F2"/>
    <w:rsid w:val="00E56651"/>
    <w:rsid w:val="00E56A96"/>
    <w:rsid w:val="00E56B0A"/>
    <w:rsid w:val="00E56DEB"/>
    <w:rsid w:val="00E57016"/>
    <w:rsid w:val="00E57670"/>
    <w:rsid w:val="00E60583"/>
    <w:rsid w:val="00E60F5C"/>
    <w:rsid w:val="00E610F4"/>
    <w:rsid w:val="00E6131C"/>
    <w:rsid w:val="00E61809"/>
    <w:rsid w:val="00E61A62"/>
    <w:rsid w:val="00E61B9C"/>
    <w:rsid w:val="00E61CE2"/>
    <w:rsid w:val="00E624C2"/>
    <w:rsid w:val="00E62545"/>
    <w:rsid w:val="00E6278F"/>
    <w:rsid w:val="00E62CC8"/>
    <w:rsid w:val="00E62FED"/>
    <w:rsid w:val="00E6351D"/>
    <w:rsid w:val="00E63E7D"/>
    <w:rsid w:val="00E64304"/>
    <w:rsid w:val="00E644DF"/>
    <w:rsid w:val="00E6454E"/>
    <w:rsid w:val="00E64804"/>
    <w:rsid w:val="00E648C5"/>
    <w:rsid w:val="00E649BD"/>
    <w:rsid w:val="00E64A64"/>
    <w:rsid w:val="00E64AA4"/>
    <w:rsid w:val="00E65048"/>
    <w:rsid w:val="00E65877"/>
    <w:rsid w:val="00E6620C"/>
    <w:rsid w:val="00E66AFF"/>
    <w:rsid w:val="00E66DB4"/>
    <w:rsid w:val="00E672EC"/>
    <w:rsid w:val="00E67562"/>
    <w:rsid w:val="00E67696"/>
    <w:rsid w:val="00E67748"/>
    <w:rsid w:val="00E677C9"/>
    <w:rsid w:val="00E67B08"/>
    <w:rsid w:val="00E703C1"/>
    <w:rsid w:val="00E70666"/>
    <w:rsid w:val="00E706AD"/>
    <w:rsid w:val="00E71D4D"/>
    <w:rsid w:val="00E72117"/>
    <w:rsid w:val="00E725B1"/>
    <w:rsid w:val="00E730F2"/>
    <w:rsid w:val="00E7381B"/>
    <w:rsid w:val="00E73E52"/>
    <w:rsid w:val="00E7400F"/>
    <w:rsid w:val="00E747CB"/>
    <w:rsid w:val="00E74DB5"/>
    <w:rsid w:val="00E75266"/>
    <w:rsid w:val="00E7556C"/>
    <w:rsid w:val="00E75604"/>
    <w:rsid w:val="00E75E0C"/>
    <w:rsid w:val="00E7635B"/>
    <w:rsid w:val="00E76A24"/>
    <w:rsid w:val="00E76B38"/>
    <w:rsid w:val="00E76E92"/>
    <w:rsid w:val="00E76FA6"/>
    <w:rsid w:val="00E7744E"/>
    <w:rsid w:val="00E77540"/>
    <w:rsid w:val="00E776E3"/>
    <w:rsid w:val="00E77883"/>
    <w:rsid w:val="00E778E4"/>
    <w:rsid w:val="00E77998"/>
    <w:rsid w:val="00E779CE"/>
    <w:rsid w:val="00E80100"/>
    <w:rsid w:val="00E8063C"/>
    <w:rsid w:val="00E808FC"/>
    <w:rsid w:val="00E80D2D"/>
    <w:rsid w:val="00E81358"/>
    <w:rsid w:val="00E819EE"/>
    <w:rsid w:val="00E81F91"/>
    <w:rsid w:val="00E820D1"/>
    <w:rsid w:val="00E823B6"/>
    <w:rsid w:val="00E82BCD"/>
    <w:rsid w:val="00E83127"/>
    <w:rsid w:val="00E83555"/>
    <w:rsid w:val="00E83A14"/>
    <w:rsid w:val="00E83E0B"/>
    <w:rsid w:val="00E84AFA"/>
    <w:rsid w:val="00E84B8E"/>
    <w:rsid w:val="00E84BE0"/>
    <w:rsid w:val="00E84E78"/>
    <w:rsid w:val="00E85140"/>
    <w:rsid w:val="00E8520D"/>
    <w:rsid w:val="00E855A5"/>
    <w:rsid w:val="00E859B5"/>
    <w:rsid w:val="00E85AC3"/>
    <w:rsid w:val="00E86575"/>
    <w:rsid w:val="00E8682D"/>
    <w:rsid w:val="00E870C4"/>
    <w:rsid w:val="00E871C5"/>
    <w:rsid w:val="00E90080"/>
    <w:rsid w:val="00E90322"/>
    <w:rsid w:val="00E905AA"/>
    <w:rsid w:val="00E910A9"/>
    <w:rsid w:val="00E912AC"/>
    <w:rsid w:val="00E914E9"/>
    <w:rsid w:val="00E9164E"/>
    <w:rsid w:val="00E916C6"/>
    <w:rsid w:val="00E919B0"/>
    <w:rsid w:val="00E91BE8"/>
    <w:rsid w:val="00E91DCC"/>
    <w:rsid w:val="00E921EE"/>
    <w:rsid w:val="00E9235A"/>
    <w:rsid w:val="00E931AE"/>
    <w:rsid w:val="00E936DD"/>
    <w:rsid w:val="00E943ED"/>
    <w:rsid w:val="00E947B2"/>
    <w:rsid w:val="00E947C9"/>
    <w:rsid w:val="00E951CC"/>
    <w:rsid w:val="00E95357"/>
    <w:rsid w:val="00E9574C"/>
    <w:rsid w:val="00E95B50"/>
    <w:rsid w:val="00E96142"/>
    <w:rsid w:val="00E962BD"/>
    <w:rsid w:val="00E96410"/>
    <w:rsid w:val="00E968D9"/>
    <w:rsid w:val="00EA0018"/>
    <w:rsid w:val="00EA01AD"/>
    <w:rsid w:val="00EA0BEC"/>
    <w:rsid w:val="00EA12AC"/>
    <w:rsid w:val="00EA15E7"/>
    <w:rsid w:val="00EA1642"/>
    <w:rsid w:val="00EA1699"/>
    <w:rsid w:val="00EA1905"/>
    <w:rsid w:val="00EA239B"/>
    <w:rsid w:val="00EA24A8"/>
    <w:rsid w:val="00EA24E0"/>
    <w:rsid w:val="00EA2989"/>
    <w:rsid w:val="00EA2AC5"/>
    <w:rsid w:val="00EA2B95"/>
    <w:rsid w:val="00EA30E7"/>
    <w:rsid w:val="00EA312C"/>
    <w:rsid w:val="00EA39ED"/>
    <w:rsid w:val="00EA3C07"/>
    <w:rsid w:val="00EA3C67"/>
    <w:rsid w:val="00EA3D6F"/>
    <w:rsid w:val="00EA3FDC"/>
    <w:rsid w:val="00EA408A"/>
    <w:rsid w:val="00EA4857"/>
    <w:rsid w:val="00EA4AD2"/>
    <w:rsid w:val="00EA503F"/>
    <w:rsid w:val="00EA5396"/>
    <w:rsid w:val="00EA5C79"/>
    <w:rsid w:val="00EA5E23"/>
    <w:rsid w:val="00EA5F9D"/>
    <w:rsid w:val="00EA6032"/>
    <w:rsid w:val="00EA6412"/>
    <w:rsid w:val="00EA6618"/>
    <w:rsid w:val="00EA66C1"/>
    <w:rsid w:val="00EA6F3D"/>
    <w:rsid w:val="00EA7742"/>
    <w:rsid w:val="00EA7C23"/>
    <w:rsid w:val="00EA7D22"/>
    <w:rsid w:val="00EB0CBD"/>
    <w:rsid w:val="00EB118E"/>
    <w:rsid w:val="00EB1576"/>
    <w:rsid w:val="00EB19BE"/>
    <w:rsid w:val="00EB1A62"/>
    <w:rsid w:val="00EB2159"/>
    <w:rsid w:val="00EB2A93"/>
    <w:rsid w:val="00EB3769"/>
    <w:rsid w:val="00EB4523"/>
    <w:rsid w:val="00EB4784"/>
    <w:rsid w:val="00EB4C4C"/>
    <w:rsid w:val="00EB54FE"/>
    <w:rsid w:val="00EB5802"/>
    <w:rsid w:val="00EB5965"/>
    <w:rsid w:val="00EB59C0"/>
    <w:rsid w:val="00EB5DA3"/>
    <w:rsid w:val="00EB5DE3"/>
    <w:rsid w:val="00EB5EA8"/>
    <w:rsid w:val="00EB62B4"/>
    <w:rsid w:val="00EB66FF"/>
    <w:rsid w:val="00EB7935"/>
    <w:rsid w:val="00EC05CE"/>
    <w:rsid w:val="00EC0D1A"/>
    <w:rsid w:val="00EC28B3"/>
    <w:rsid w:val="00EC29EC"/>
    <w:rsid w:val="00EC2B03"/>
    <w:rsid w:val="00EC2B4C"/>
    <w:rsid w:val="00EC33E4"/>
    <w:rsid w:val="00EC388A"/>
    <w:rsid w:val="00EC3FC7"/>
    <w:rsid w:val="00EC417F"/>
    <w:rsid w:val="00EC471F"/>
    <w:rsid w:val="00EC4762"/>
    <w:rsid w:val="00EC5996"/>
    <w:rsid w:val="00EC5D03"/>
    <w:rsid w:val="00EC5E39"/>
    <w:rsid w:val="00EC5FAF"/>
    <w:rsid w:val="00EC619F"/>
    <w:rsid w:val="00EC6651"/>
    <w:rsid w:val="00EC66BA"/>
    <w:rsid w:val="00EC6AA9"/>
    <w:rsid w:val="00EC6D36"/>
    <w:rsid w:val="00EC6E85"/>
    <w:rsid w:val="00EC7040"/>
    <w:rsid w:val="00EC75F6"/>
    <w:rsid w:val="00EC7C64"/>
    <w:rsid w:val="00ED0598"/>
    <w:rsid w:val="00ED0993"/>
    <w:rsid w:val="00ED09B7"/>
    <w:rsid w:val="00ED0BE9"/>
    <w:rsid w:val="00ED0D9D"/>
    <w:rsid w:val="00ED1C2A"/>
    <w:rsid w:val="00ED230C"/>
    <w:rsid w:val="00ED2659"/>
    <w:rsid w:val="00ED2969"/>
    <w:rsid w:val="00ED2A2B"/>
    <w:rsid w:val="00ED2B69"/>
    <w:rsid w:val="00ED2B9F"/>
    <w:rsid w:val="00ED311A"/>
    <w:rsid w:val="00ED36B0"/>
    <w:rsid w:val="00ED36CB"/>
    <w:rsid w:val="00ED3BBC"/>
    <w:rsid w:val="00ED40D9"/>
    <w:rsid w:val="00ED49C8"/>
    <w:rsid w:val="00ED5A2E"/>
    <w:rsid w:val="00ED5D6C"/>
    <w:rsid w:val="00ED5E91"/>
    <w:rsid w:val="00ED66CE"/>
    <w:rsid w:val="00ED6854"/>
    <w:rsid w:val="00ED6B40"/>
    <w:rsid w:val="00ED6B42"/>
    <w:rsid w:val="00ED6DE7"/>
    <w:rsid w:val="00ED7418"/>
    <w:rsid w:val="00ED7E6F"/>
    <w:rsid w:val="00EE09BE"/>
    <w:rsid w:val="00EE0A3F"/>
    <w:rsid w:val="00EE155B"/>
    <w:rsid w:val="00EE1D0A"/>
    <w:rsid w:val="00EE1F5A"/>
    <w:rsid w:val="00EE2735"/>
    <w:rsid w:val="00EE2DBA"/>
    <w:rsid w:val="00EE331C"/>
    <w:rsid w:val="00EE3427"/>
    <w:rsid w:val="00EE372D"/>
    <w:rsid w:val="00EE3F45"/>
    <w:rsid w:val="00EE41B5"/>
    <w:rsid w:val="00EE4860"/>
    <w:rsid w:val="00EE4FDD"/>
    <w:rsid w:val="00EE4FEC"/>
    <w:rsid w:val="00EE54A4"/>
    <w:rsid w:val="00EE54E4"/>
    <w:rsid w:val="00EE5619"/>
    <w:rsid w:val="00EE5B6C"/>
    <w:rsid w:val="00EE5C68"/>
    <w:rsid w:val="00EE5D2C"/>
    <w:rsid w:val="00EE5E08"/>
    <w:rsid w:val="00EE5EFC"/>
    <w:rsid w:val="00EE60C4"/>
    <w:rsid w:val="00EE639C"/>
    <w:rsid w:val="00EE6453"/>
    <w:rsid w:val="00EE6803"/>
    <w:rsid w:val="00EE6C5D"/>
    <w:rsid w:val="00EE6DCD"/>
    <w:rsid w:val="00EE750C"/>
    <w:rsid w:val="00EE7B21"/>
    <w:rsid w:val="00EF0158"/>
    <w:rsid w:val="00EF0BBA"/>
    <w:rsid w:val="00EF0EAB"/>
    <w:rsid w:val="00EF125F"/>
    <w:rsid w:val="00EF1566"/>
    <w:rsid w:val="00EF2116"/>
    <w:rsid w:val="00EF2395"/>
    <w:rsid w:val="00EF261A"/>
    <w:rsid w:val="00EF2B69"/>
    <w:rsid w:val="00EF2C2D"/>
    <w:rsid w:val="00EF2D22"/>
    <w:rsid w:val="00EF34E9"/>
    <w:rsid w:val="00EF37C5"/>
    <w:rsid w:val="00EF396E"/>
    <w:rsid w:val="00EF3A64"/>
    <w:rsid w:val="00EF3DDD"/>
    <w:rsid w:val="00EF44CE"/>
    <w:rsid w:val="00EF4A66"/>
    <w:rsid w:val="00EF4ABC"/>
    <w:rsid w:val="00EF4EDE"/>
    <w:rsid w:val="00EF4F45"/>
    <w:rsid w:val="00EF532E"/>
    <w:rsid w:val="00EF59E4"/>
    <w:rsid w:val="00EF66E1"/>
    <w:rsid w:val="00EF6A8C"/>
    <w:rsid w:val="00EF714A"/>
    <w:rsid w:val="00EF780A"/>
    <w:rsid w:val="00EF7E50"/>
    <w:rsid w:val="00F00008"/>
    <w:rsid w:val="00F00053"/>
    <w:rsid w:val="00F0032F"/>
    <w:rsid w:val="00F00631"/>
    <w:rsid w:val="00F00836"/>
    <w:rsid w:val="00F00A06"/>
    <w:rsid w:val="00F00E94"/>
    <w:rsid w:val="00F00F4B"/>
    <w:rsid w:val="00F010F5"/>
    <w:rsid w:val="00F01B96"/>
    <w:rsid w:val="00F01D7A"/>
    <w:rsid w:val="00F01EB7"/>
    <w:rsid w:val="00F01F92"/>
    <w:rsid w:val="00F02302"/>
    <w:rsid w:val="00F02585"/>
    <w:rsid w:val="00F029F9"/>
    <w:rsid w:val="00F02B84"/>
    <w:rsid w:val="00F02E59"/>
    <w:rsid w:val="00F02FD5"/>
    <w:rsid w:val="00F03160"/>
    <w:rsid w:val="00F0341A"/>
    <w:rsid w:val="00F0353A"/>
    <w:rsid w:val="00F03692"/>
    <w:rsid w:val="00F0379B"/>
    <w:rsid w:val="00F0380C"/>
    <w:rsid w:val="00F041EA"/>
    <w:rsid w:val="00F04284"/>
    <w:rsid w:val="00F042C8"/>
    <w:rsid w:val="00F04950"/>
    <w:rsid w:val="00F04C5E"/>
    <w:rsid w:val="00F0528F"/>
    <w:rsid w:val="00F05425"/>
    <w:rsid w:val="00F0564D"/>
    <w:rsid w:val="00F05905"/>
    <w:rsid w:val="00F05A43"/>
    <w:rsid w:val="00F05D6E"/>
    <w:rsid w:val="00F06892"/>
    <w:rsid w:val="00F11069"/>
    <w:rsid w:val="00F1110D"/>
    <w:rsid w:val="00F111A6"/>
    <w:rsid w:val="00F113CF"/>
    <w:rsid w:val="00F11D91"/>
    <w:rsid w:val="00F1249F"/>
    <w:rsid w:val="00F12B99"/>
    <w:rsid w:val="00F1303C"/>
    <w:rsid w:val="00F13402"/>
    <w:rsid w:val="00F13489"/>
    <w:rsid w:val="00F135F0"/>
    <w:rsid w:val="00F13820"/>
    <w:rsid w:val="00F13F43"/>
    <w:rsid w:val="00F1421B"/>
    <w:rsid w:val="00F1447A"/>
    <w:rsid w:val="00F1466C"/>
    <w:rsid w:val="00F148E3"/>
    <w:rsid w:val="00F14D7D"/>
    <w:rsid w:val="00F14D8A"/>
    <w:rsid w:val="00F15701"/>
    <w:rsid w:val="00F15B08"/>
    <w:rsid w:val="00F15E95"/>
    <w:rsid w:val="00F16563"/>
    <w:rsid w:val="00F1662E"/>
    <w:rsid w:val="00F17052"/>
    <w:rsid w:val="00F17525"/>
    <w:rsid w:val="00F1768C"/>
    <w:rsid w:val="00F176AD"/>
    <w:rsid w:val="00F17720"/>
    <w:rsid w:val="00F17E0D"/>
    <w:rsid w:val="00F17FCB"/>
    <w:rsid w:val="00F20AE9"/>
    <w:rsid w:val="00F20B35"/>
    <w:rsid w:val="00F20D6E"/>
    <w:rsid w:val="00F213BB"/>
    <w:rsid w:val="00F21738"/>
    <w:rsid w:val="00F21873"/>
    <w:rsid w:val="00F21B74"/>
    <w:rsid w:val="00F21C71"/>
    <w:rsid w:val="00F21CBD"/>
    <w:rsid w:val="00F21FD6"/>
    <w:rsid w:val="00F22008"/>
    <w:rsid w:val="00F2320C"/>
    <w:rsid w:val="00F236D7"/>
    <w:rsid w:val="00F23A58"/>
    <w:rsid w:val="00F23BB7"/>
    <w:rsid w:val="00F23CD0"/>
    <w:rsid w:val="00F23DA8"/>
    <w:rsid w:val="00F24268"/>
    <w:rsid w:val="00F24A49"/>
    <w:rsid w:val="00F24CBD"/>
    <w:rsid w:val="00F24CEE"/>
    <w:rsid w:val="00F24CFB"/>
    <w:rsid w:val="00F24DDB"/>
    <w:rsid w:val="00F24EF7"/>
    <w:rsid w:val="00F2517F"/>
    <w:rsid w:val="00F25301"/>
    <w:rsid w:val="00F25A26"/>
    <w:rsid w:val="00F25B9D"/>
    <w:rsid w:val="00F261A6"/>
    <w:rsid w:val="00F26421"/>
    <w:rsid w:val="00F26546"/>
    <w:rsid w:val="00F27387"/>
    <w:rsid w:val="00F30CF8"/>
    <w:rsid w:val="00F30EDB"/>
    <w:rsid w:val="00F311B1"/>
    <w:rsid w:val="00F311BF"/>
    <w:rsid w:val="00F31805"/>
    <w:rsid w:val="00F320F1"/>
    <w:rsid w:val="00F324E4"/>
    <w:rsid w:val="00F32D62"/>
    <w:rsid w:val="00F333A1"/>
    <w:rsid w:val="00F33467"/>
    <w:rsid w:val="00F33E79"/>
    <w:rsid w:val="00F33F16"/>
    <w:rsid w:val="00F34ABF"/>
    <w:rsid w:val="00F350E7"/>
    <w:rsid w:val="00F351C3"/>
    <w:rsid w:val="00F3552B"/>
    <w:rsid w:val="00F35605"/>
    <w:rsid w:val="00F35E0D"/>
    <w:rsid w:val="00F37496"/>
    <w:rsid w:val="00F37903"/>
    <w:rsid w:val="00F379EF"/>
    <w:rsid w:val="00F37BD5"/>
    <w:rsid w:val="00F37F70"/>
    <w:rsid w:val="00F40308"/>
    <w:rsid w:val="00F4044E"/>
    <w:rsid w:val="00F405CD"/>
    <w:rsid w:val="00F408E5"/>
    <w:rsid w:val="00F4102D"/>
    <w:rsid w:val="00F41218"/>
    <w:rsid w:val="00F42079"/>
    <w:rsid w:val="00F42656"/>
    <w:rsid w:val="00F428B4"/>
    <w:rsid w:val="00F42B6D"/>
    <w:rsid w:val="00F4327F"/>
    <w:rsid w:val="00F43402"/>
    <w:rsid w:val="00F435C7"/>
    <w:rsid w:val="00F4375D"/>
    <w:rsid w:val="00F443A1"/>
    <w:rsid w:val="00F445DF"/>
    <w:rsid w:val="00F44CF8"/>
    <w:rsid w:val="00F44E59"/>
    <w:rsid w:val="00F453B4"/>
    <w:rsid w:val="00F45773"/>
    <w:rsid w:val="00F45937"/>
    <w:rsid w:val="00F46129"/>
    <w:rsid w:val="00F4627D"/>
    <w:rsid w:val="00F46410"/>
    <w:rsid w:val="00F46746"/>
    <w:rsid w:val="00F46B48"/>
    <w:rsid w:val="00F46E63"/>
    <w:rsid w:val="00F4717F"/>
    <w:rsid w:val="00F47321"/>
    <w:rsid w:val="00F474B8"/>
    <w:rsid w:val="00F47781"/>
    <w:rsid w:val="00F47C46"/>
    <w:rsid w:val="00F47E0C"/>
    <w:rsid w:val="00F50140"/>
    <w:rsid w:val="00F5031D"/>
    <w:rsid w:val="00F503F3"/>
    <w:rsid w:val="00F50B52"/>
    <w:rsid w:val="00F50DE1"/>
    <w:rsid w:val="00F50E59"/>
    <w:rsid w:val="00F51C14"/>
    <w:rsid w:val="00F51CAF"/>
    <w:rsid w:val="00F51EC8"/>
    <w:rsid w:val="00F52226"/>
    <w:rsid w:val="00F5240D"/>
    <w:rsid w:val="00F5268F"/>
    <w:rsid w:val="00F52DC2"/>
    <w:rsid w:val="00F53237"/>
    <w:rsid w:val="00F53760"/>
    <w:rsid w:val="00F540DA"/>
    <w:rsid w:val="00F54460"/>
    <w:rsid w:val="00F54517"/>
    <w:rsid w:val="00F5475F"/>
    <w:rsid w:val="00F554A0"/>
    <w:rsid w:val="00F554FC"/>
    <w:rsid w:val="00F55ACD"/>
    <w:rsid w:val="00F55C18"/>
    <w:rsid w:val="00F55E7F"/>
    <w:rsid w:val="00F561DD"/>
    <w:rsid w:val="00F56904"/>
    <w:rsid w:val="00F56AE7"/>
    <w:rsid w:val="00F56B5C"/>
    <w:rsid w:val="00F56FA7"/>
    <w:rsid w:val="00F5730F"/>
    <w:rsid w:val="00F5759E"/>
    <w:rsid w:val="00F57926"/>
    <w:rsid w:val="00F57A5E"/>
    <w:rsid w:val="00F57CD6"/>
    <w:rsid w:val="00F6011E"/>
    <w:rsid w:val="00F61565"/>
    <w:rsid w:val="00F61D4F"/>
    <w:rsid w:val="00F61EF5"/>
    <w:rsid w:val="00F62855"/>
    <w:rsid w:val="00F62CBC"/>
    <w:rsid w:val="00F6390B"/>
    <w:rsid w:val="00F63D5F"/>
    <w:rsid w:val="00F64654"/>
    <w:rsid w:val="00F64B95"/>
    <w:rsid w:val="00F65339"/>
    <w:rsid w:val="00F6537A"/>
    <w:rsid w:val="00F65452"/>
    <w:rsid w:val="00F65953"/>
    <w:rsid w:val="00F65A45"/>
    <w:rsid w:val="00F65C2A"/>
    <w:rsid w:val="00F65CD9"/>
    <w:rsid w:val="00F65EEB"/>
    <w:rsid w:val="00F65EF5"/>
    <w:rsid w:val="00F666FB"/>
    <w:rsid w:val="00F66A07"/>
    <w:rsid w:val="00F66A65"/>
    <w:rsid w:val="00F66FA7"/>
    <w:rsid w:val="00F672AE"/>
    <w:rsid w:val="00F67585"/>
    <w:rsid w:val="00F70367"/>
    <w:rsid w:val="00F70475"/>
    <w:rsid w:val="00F70924"/>
    <w:rsid w:val="00F70A12"/>
    <w:rsid w:val="00F70B46"/>
    <w:rsid w:val="00F70DFC"/>
    <w:rsid w:val="00F71CC3"/>
    <w:rsid w:val="00F72694"/>
    <w:rsid w:val="00F73567"/>
    <w:rsid w:val="00F73AF9"/>
    <w:rsid w:val="00F73BE8"/>
    <w:rsid w:val="00F7415B"/>
    <w:rsid w:val="00F742C4"/>
    <w:rsid w:val="00F74771"/>
    <w:rsid w:val="00F749EE"/>
    <w:rsid w:val="00F74A7A"/>
    <w:rsid w:val="00F74DC6"/>
    <w:rsid w:val="00F7541E"/>
    <w:rsid w:val="00F75622"/>
    <w:rsid w:val="00F758DD"/>
    <w:rsid w:val="00F7760E"/>
    <w:rsid w:val="00F809DF"/>
    <w:rsid w:val="00F81106"/>
    <w:rsid w:val="00F811E5"/>
    <w:rsid w:val="00F814D5"/>
    <w:rsid w:val="00F815BA"/>
    <w:rsid w:val="00F81753"/>
    <w:rsid w:val="00F81884"/>
    <w:rsid w:val="00F8188F"/>
    <w:rsid w:val="00F81944"/>
    <w:rsid w:val="00F82454"/>
    <w:rsid w:val="00F833DC"/>
    <w:rsid w:val="00F83B0F"/>
    <w:rsid w:val="00F83E8E"/>
    <w:rsid w:val="00F83F6A"/>
    <w:rsid w:val="00F8406E"/>
    <w:rsid w:val="00F841C4"/>
    <w:rsid w:val="00F844F7"/>
    <w:rsid w:val="00F84BA7"/>
    <w:rsid w:val="00F857DE"/>
    <w:rsid w:val="00F85BF7"/>
    <w:rsid w:val="00F85D30"/>
    <w:rsid w:val="00F86A90"/>
    <w:rsid w:val="00F875EE"/>
    <w:rsid w:val="00F87A16"/>
    <w:rsid w:val="00F9121D"/>
    <w:rsid w:val="00F9164E"/>
    <w:rsid w:val="00F919D3"/>
    <w:rsid w:val="00F91A2F"/>
    <w:rsid w:val="00F9242C"/>
    <w:rsid w:val="00F92B25"/>
    <w:rsid w:val="00F92F83"/>
    <w:rsid w:val="00F9306B"/>
    <w:rsid w:val="00F93412"/>
    <w:rsid w:val="00F9358B"/>
    <w:rsid w:val="00F935C8"/>
    <w:rsid w:val="00F93919"/>
    <w:rsid w:val="00F93C67"/>
    <w:rsid w:val="00F93CD0"/>
    <w:rsid w:val="00F93D76"/>
    <w:rsid w:val="00F94402"/>
    <w:rsid w:val="00F94931"/>
    <w:rsid w:val="00F94F60"/>
    <w:rsid w:val="00F95394"/>
    <w:rsid w:val="00F95676"/>
    <w:rsid w:val="00F95F78"/>
    <w:rsid w:val="00F9622C"/>
    <w:rsid w:val="00F963F1"/>
    <w:rsid w:val="00F9656E"/>
    <w:rsid w:val="00F96573"/>
    <w:rsid w:val="00F96B28"/>
    <w:rsid w:val="00F97957"/>
    <w:rsid w:val="00F97B3F"/>
    <w:rsid w:val="00FA00D5"/>
    <w:rsid w:val="00FA0939"/>
    <w:rsid w:val="00FA0CD4"/>
    <w:rsid w:val="00FA0F0D"/>
    <w:rsid w:val="00FA0F3D"/>
    <w:rsid w:val="00FA127F"/>
    <w:rsid w:val="00FA147C"/>
    <w:rsid w:val="00FA1716"/>
    <w:rsid w:val="00FA1D28"/>
    <w:rsid w:val="00FA2149"/>
    <w:rsid w:val="00FA24B0"/>
    <w:rsid w:val="00FA2687"/>
    <w:rsid w:val="00FA2AB3"/>
    <w:rsid w:val="00FA2E70"/>
    <w:rsid w:val="00FA319B"/>
    <w:rsid w:val="00FA39D1"/>
    <w:rsid w:val="00FA3C01"/>
    <w:rsid w:val="00FA3EB9"/>
    <w:rsid w:val="00FA3FAD"/>
    <w:rsid w:val="00FA44AC"/>
    <w:rsid w:val="00FA4EA1"/>
    <w:rsid w:val="00FA52CA"/>
    <w:rsid w:val="00FA579A"/>
    <w:rsid w:val="00FA594E"/>
    <w:rsid w:val="00FA5BD2"/>
    <w:rsid w:val="00FA6108"/>
    <w:rsid w:val="00FA6F3C"/>
    <w:rsid w:val="00FA714D"/>
    <w:rsid w:val="00FA7247"/>
    <w:rsid w:val="00FA734D"/>
    <w:rsid w:val="00FA758B"/>
    <w:rsid w:val="00FB03B2"/>
    <w:rsid w:val="00FB086B"/>
    <w:rsid w:val="00FB116E"/>
    <w:rsid w:val="00FB19DC"/>
    <w:rsid w:val="00FB1A36"/>
    <w:rsid w:val="00FB238A"/>
    <w:rsid w:val="00FB23F8"/>
    <w:rsid w:val="00FB2570"/>
    <w:rsid w:val="00FB3B9F"/>
    <w:rsid w:val="00FB439D"/>
    <w:rsid w:val="00FB4BE8"/>
    <w:rsid w:val="00FB4BF3"/>
    <w:rsid w:val="00FB4E3F"/>
    <w:rsid w:val="00FB535D"/>
    <w:rsid w:val="00FB5806"/>
    <w:rsid w:val="00FB5838"/>
    <w:rsid w:val="00FB5975"/>
    <w:rsid w:val="00FB6237"/>
    <w:rsid w:val="00FB64EB"/>
    <w:rsid w:val="00FB664B"/>
    <w:rsid w:val="00FB6687"/>
    <w:rsid w:val="00FB754F"/>
    <w:rsid w:val="00FB78C1"/>
    <w:rsid w:val="00FB7959"/>
    <w:rsid w:val="00FB7D70"/>
    <w:rsid w:val="00FC02B2"/>
    <w:rsid w:val="00FC0568"/>
    <w:rsid w:val="00FC0AC4"/>
    <w:rsid w:val="00FC0B9B"/>
    <w:rsid w:val="00FC0EFB"/>
    <w:rsid w:val="00FC1234"/>
    <w:rsid w:val="00FC12E1"/>
    <w:rsid w:val="00FC14F0"/>
    <w:rsid w:val="00FC16D7"/>
    <w:rsid w:val="00FC1E8B"/>
    <w:rsid w:val="00FC205C"/>
    <w:rsid w:val="00FC239C"/>
    <w:rsid w:val="00FC2A84"/>
    <w:rsid w:val="00FC31A7"/>
    <w:rsid w:val="00FC334F"/>
    <w:rsid w:val="00FC380D"/>
    <w:rsid w:val="00FC3B1E"/>
    <w:rsid w:val="00FC412E"/>
    <w:rsid w:val="00FC4167"/>
    <w:rsid w:val="00FC4A15"/>
    <w:rsid w:val="00FC4F0F"/>
    <w:rsid w:val="00FC50B1"/>
    <w:rsid w:val="00FC50D8"/>
    <w:rsid w:val="00FC5337"/>
    <w:rsid w:val="00FC5CA3"/>
    <w:rsid w:val="00FC60BF"/>
    <w:rsid w:val="00FC60D8"/>
    <w:rsid w:val="00FC648C"/>
    <w:rsid w:val="00FC65FB"/>
    <w:rsid w:val="00FC7F99"/>
    <w:rsid w:val="00FD0D29"/>
    <w:rsid w:val="00FD0DC1"/>
    <w:rsid w:val="00FD1225"/>
    <w:rsid w:val="00FD1392"/>
    <w:rsid w:val="00FD14FD"/>
    <w:rsid w:val="00FD1966"/>
    <w:rsid w:val="00FD1997"/>
    <w:rsid w:val="00FD1DAD"/>
    <w:rsid w:val="00FD1F02"/>
    <w:rsid w:val="00FD1FD6"/>
    <w:rsid w:val="00FD25BA"/>
    <w:rsid w:val="00FD29B1"/>
    <w:rsid w:val="00FD2AEB"/>
    <w:rsid w:val="00FD2F40"/>
    <w:rsid w:val="00FD3735"/>
    <w:rsid w:val="00FD398E"/>
    <w:rsid w:val="00FD3A34"/>
    <w:rsid w:val="00FD417B"/>
    <w:rsid w:val="00FD4A50"/>
    <w:rsid w:val="00FD4B11"/>
    <w:rsid w:val="00FD4EE5"/>
    <w:rsid w:val="00FD52B7"/>
    <w:rsid w:val="00FD59A8"/>
    <w:rsid w:val="00FD64A2"/>
    <w:rsid w:val="00FD65B0"/>
    <w:rsid w:val="00FD7222"/>
    <w:rsid w:val="00FD7324"/>
    <w:rsid w:val="00FD7D26"/>
    <w:rsid w:val="00FD7EDF"/>
    <w:rsid w:val="00FE0553"/>
    <w:rsid w:val="00FE0605"/>
    <w:rsid w:val="00FE0A37"/>
    <w:rsid w:val="00FE192F"/>
    <w:rsid w:val="00FE1D90"/>
    <w:rsid w:val="00FE2151"/>
    <w:rsid w:val="00FE2271"/>
    <w:rsid w:val="00FE288D"/>
    <w:rsid w:val="00FE2910"/>
    <w:rsid w:val="00FE2A90"/>
    <w:rsid w:val="00FE2D5A"/>
    <w:rsid w:val="00FE35BD"/>
    <w:rsid w:val="00FE37BD"/>
    <w:rsid w:val="00FE3982"/>
    <w:rsid w:val="00FE39C0"/>
    <w:rsid w:val="00FE4844"/>
    <w:rsid w:val="00FE4A33"/>
    <w:rsid w:val="00FE5479"/>
    <w:rsid w:val="00FE54D0"/>
    <w:rsid w:val="00FE5B9E"/>
    <w:rsid w:val="00FE5DF2"/>
    <w:rsid w:val="00FE62E8"/>
    <w:rsid w:val="00FE64C9"/>
    <w:rsid w:val="00FE6B45"/>
    <w:rsid w:val="00FE71CB"/>
    <w:rsid w:val="00FE7244"/>
    <w:rsid w:val="00FE79BF"/>
    <w:rsid w:val="00FE7AD6"/>
    <w:rsid w:val="00FE7CEC"/>
    <w:rsid w:val="00FF0307"/>
    <w:rsid w:val="00FF0CE3"/>
    <w:rsid w:val="00FF106C"/>
    <w:rsid w:val="00FF2637"/>
    <w:rsid w:val="00FF296D"/>
    <w:rsid w:val="00FF2D09"/>
    <w:rsid w:val="00FF32CE"/>
    <w:rsid w:val="00FF34F8"/>
    <w:rsid w:val="00FF3765"/>
    <w:rsid w:val="00FF3A4D"/>
    <w:rsid w:val="00FF487D"/>
    <w:rsid w:val="00FF4F2B"/>
    <w:rsid w:val="00FF510F"/>
    <w:rsid w:val="00FF52B4"/>
    <w:rsid w:val="00FF5670"/>
    <w:rsid w:val="00FF5CC1"/>
    <w:rsid w:val="00FF609F"/>
    <w:rsid w:val="00FF6683"/>
    <w:rsid w:val="00FF66B3"/>
    <w:rsid w:val="00FF67A9"/>
    <w:rsid w:val="00FF6916"/>
    <w:rsid w:val="00FF6CF1"/>
    <w:rsid w:val="00FF76D4"/>
    <w:rsid w:val="00FF7A28"/>
    <w:rsid w:val="00FF7B4A"/>
    <w:rsid w:val="00FF7DF0"/>
    <w:rsid w:val="00FF7E6E"/>
    <w:rsid w:val="1A0E47AD"/>
    <w:rsid w:val="29D6794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Document Map" w:qFormat="1"/>
    <w:lsdException w:name="annotation subject" w:qFormat="1"/>
    <w:lsdException w:name="Balloon Text" w:qFormat="1"/>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2F6"/>
    <w:pPr>
      <w:widowControl w:val="0"/>
    </w:pPr>
    <w:rPr>
      <w:kern w:val="2"/>
      <w:sz w:val="24"/>
      <w:szCs w:val="22"/>
    </w:rPr>
  </w:style>
  <w:style w:type="paragraph" w:styleId="1">
    <w:name w:val="heading 1"/>
    <w:basedOn w:val="a"/>
    <w:next w:val="a"/>
    <w:link w:val="10"/>
    <w:uiPriority w:val="9"/>
    <w:qFormat/>
    <w:rsid w:val="00AD62F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unhideWhenUsed/>
    <w:qFormat/>
    <w:rsid w:val="00AD62F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sid w:val="00AD62F6"/>
    <w:rPr>
      <w:rFonts w:asciiTheme="majorHAnsi" w:eastAsiaTheme="majorEastAsia" w:hAnsiTheme="majorHAnsi" w:cstheme="majorBidi"/>
      <w:sz w:val="18"/>
      <w:szCs w:val="18"/>
    </w:rPr>
  </w:style>
  <w:style w:type="paragraph" w:styleId="a5">
    <w:name w:val="annotation text"/>
    <w:basedOn w:val="a"/>
    <w:link w:val="a6"/>
    <w:uiPriority w:val="99"/>
    <w:unhideWhenUsed/>
    <w:qFormat/>
    <w:rsid w:val="00AD62F6"/>
  </w:style>
  <w:style w:type="paragraph" w:styleId="a7">
    <w:name w:val="annotation subject"/>
    <w:basedOn w:val="a5"/>
    <w:next w:val="a5"/>
    <w:link w:val="a8"/>
    <w:uiPriority w:val="99"/>
    <w:unhideWhenUsed/>
    <w:qFormat/>
    <w:rsid w:val="00AD62F6"/>
    <w:rPr>
      <w:b/>
      <w:bCs/>
    </w:rPr>
  </w:style>
  <w:style w:type="paragraph" w:styleId="a9">
    <w:name w:val="Document Map"/>
    <w:basedOn w:val="a"/>
    <w:link w:val="aa"/>
    <w:uiPriority w:val="99"/>
    <w:unhideWhenUsed/>
    <w:qFormat/>
    <w:rsid w:val="00AD62F6"/>
    <w:rPr>
      <w:rFonts w:ascii="新細明體" w:eastAsia="新細明體"/>
      <w:sz w:val="18"/>
      <w:szCs w:val="18"/>
    </w:rPr>
  </w:style>
  <w:style w:type="paragraph" w:styleId="ab">
    <w:name w:val="footer"/>
    <w:basedOn w:val="a"/>
    <w:link w:val="ac"/>
    <w:uiPriority w:val="99"/>
    <w:unhideWhenUsed/>
    <w:qFormat/>
    <w:rsid w:val="00AD62F6"/>
    <w:pPr>
      <w:tabs>
        <w:tab w:val="center" w:pos="4153"/>
        <w:tab w:val="right" w:pos="8306"/>
      </w:tabs>
      <w:snapToGrid w:val="0"/>
    </w:pPr>
    <w:rPr>
      <w:sz w:val="20"/>
      <w:szCs w:val="20"/>
    </w:rPr>
  </w:style>
  <w:style w:type="paragraph" w:styleId="ad">
    <w:name w:val="footnote text"/>
    <w:basedOn w:val="a"/>
    <w:link w:val="ae"/>
    <w:uiPriority w:val="99"/>
    <w:unhideWhenUsed/>
    <w:qFormat/>
    <w:rsid w:val="00AD62F6"/>
    <w:pPr>
      <w:snapToGrid w:val="0"/>
    </w:pPr>
    <w:rPr>
      <w:sz w:val="20"/>
      <w:szCs w:val="20"/>
    </w:rPr>
  </w:style>
  <w:style w:type="paragraph" w:styleId="af">
    <w:name w:val="header"/>
    <w:basedOn w:val="a"/>
    <w:link w:val="af0"/>
    <w:uiPriority w:val="99"/>
    <w:unhideWhenUsed/>
    <w:qFormat/>
    <w:rsid w:val="00AD62F6"/>
    <w:pPr>
      <w:tabs>
        <w:tab w:val="center" w:pos="4153"/>
        <w:tab w:val="right" w:pos="8306"/>
      </w:tabs>
      <w:snapToGrid w:val="0"/>
    </w:pPr>
    <w:rPr>
      <w:sz w:val="20"/>
      <w:szCs w:val="20"/>
    </w:rPr>
  </w:style>
  <w:style w:type="paragraph" w:styleId="11">
    <w:name w:val="toc 1"/>
    <w:basedOn w:val="a"/>
    <w:next w:val="a"/>
    <w:uiPriority w:val="39"/>
    <w:unhideWhenUsed/>
    <w:qFormat/>
    <w:rsid w:val="00AD62F6"/>
  </w:style>
  <w:style w:type="paragraph" w:styleId="2">
    <w:name w:val="toc 2"/>
    <w:basedOn w:val="a"/>
    <w:next w:val="a"/>
    <w:uiPriority w:val="39"/>
    <w:unhideWhenUsed/>
    <w:qFormat/>
    <w:rsid w:val="00AD62F6"/>
    <w:pPr>
      <w:widowControl/>
      <w:spacing w:after="100" w:line="276" w:lineRule="auto"/>
      <w:ind w:left="220"/>
    </w:pPr>
    <w:rPr>
      <w:kern w:val="0"/>
      <w:sz w:val="22"/>
    </w:rPr>
  </w:style>
  <w:style w:type="paragraph" w:styleId="31">
    <w:name w:val="toc 3"/>
    <w:basedOn w:val="a"/>
    <w:next w:val="a"/>
    <w:uiPriority w:val="39"/>
    <w:unhideWhenUsed/>
    <w:qFormat/>
    <w:rsid w:val="00AD62F6"/>
    <w:pPr>
      <w:widowControl/>
      <w:spacing w:after="100" w:line="276" w:lineRule="auto"/>
      <w:ind w:left="440"/>
    </w:pPr>
    <w:rPr>
      <w:kern w:val="0"/>
      <w:sz w:val="22"/>
    </w:rPr>
  </w:style>
  <w:style w:type="character" w:styleId="af1">
    <w:name w:val="annotation reference"/>
    <w:basedOn w:val="a0"/>
    <w:uiPriority w:val="99"/>
    <w:unhideWhenUsed/>
    <w:rsid w:val="00AD62F6"/>
    <w:rPr>
      <w:sz w:val="18"/>
      <w:szCs w:val="18"/>
    </w:rPr>
  </w:style>
  <w:style w:type="character" w:styleId="af2">
    <w:name w:val="Emphasis"/>
    <w:basedOn w:val="a0"/>
    <w:uiPriority w:val="20"/>
    <w:qFormat/>
    <w:rsid w:val="00AD62F6"/>
    <w:rPr>
      <w:i/>
      <w:iCs/>
    </w:rPr>
  </w:style>
  <w:style w:type="character" w:styleId="af3">
    <w:name w:val="footnote reference"/>
    <w:basedOn w:val="a0"/>
    <w:uiPriority w:val="99"/>
    <w:unhideWhenUsed/>
    <w:rsid w:val="00AD62F6"/>
    <w:rPr>
      <w:vertAlign w:val="superscript"/>
    </w:rPr>
  </w:style>
  <w:style w:type="character" w:styleId="af4">
    <w:name w:val="Hyperlink"/>
    <w:basedOn w:val="a0"/>
    <w:uiPriority w:val="99"/>
    <w:unhideWhenUsed/>
    <w:rsid w:val="00AD62F6"/>
    <w:rPr>
      <w:color w:val="0000FF" w:themeColor="hyperlink"/>
      <w:u w:val="single"/>
    </w:rPr>
  </w:style>
  <w:style w:type="table" w:styleId="af5">
    <w:name w:val="Table Grid"/>
    <w:basedOn w:val="a1"/>
    <w:uiPriority w:val="59"/>
    <w:rsid w:val="00AD62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清單段落1"/>
    <w:basedOn w:val="a"/>
    <w:uiPriority w:val="34"/>
    <w:qFormat/>
    <w:rsid w:val="00AD62F6"/>
    <w:pPr>
      <w:ind w:leftChars="200" w:left="480"/>
    </w:pPr>
  </w:style>
  <w:style w:type="character" w:customStyle="1" w:styleId="a6">
    <w:name w:val="註解文字 字元"/>
    <w:basedOn w:val="a0"/>
    <w:link w:val="a5"/>
    <w:uiPriority w:val="99"/>
    <w:semiHidden/>
    <w:rsid w:val="00AD62F6"/>
  </w:style>
  <w:style w:type="character" w:customStyle="1" w:styleId="a8">
    <w:name w:val="註解主旨 字元"/>
    <w:basedOn w:val="a6"/>
    <w:link w:val="a7"/>
    <w:uiPriority w:val="99"/>
    <w:semiHidden/>
    <w:qFormat/>
    <w:rsid w:val="00AD62F6"/>
    <w:rPr>
      <w:b/>
      <w:bCs/>
    </w:rPr>
  </w:style>
  <w:style w:type="character" w:customStyle="1" w:styleId="a4">
    <w:name w:val="註解方塊文字 字元"/>
    <w:basedOn w:val="a0"/>
    <w:link w:val="a3"/>
    <w:uiPriority w:val="99"/>
    <w:semiHidden/>
    <w:qFormat/>
    <w:rsid w:val="00AD62F6"/>
    <w:rPr>
      <w:rFonts w:asciiTheme="majorHAnsi" w:eastAsiaTheme="majorEastAsia" w:hAnsiTheme="majorHAnsi" w:cstheme="majorBidi"/>
      <w:sz w:val="18"/>
      <w:szCs w:val="18"/>
    </w:rPr>
  </w:style>
  <w:style w:type="character" w:customStyle="1" w:styleId="af0">
    <w:name w:val="頁首 字元"/>
    <w:basedOn w:val="a0"/>
    <w:link w:val="af"/>
    <w:uiPriority w:val="99"/>
    <w:qFormat/>
    <w:rsid w:val="00AD62F6"/>
    <w:rPr>
      <w:sz w:val="20"/>
      <w:szCs w:val="20"/>
    </w:rPr>
  </w:style>
  <w:style w:type="character" w:customStyle="1" w:styleId="ac">
    <w:name w:val="頁尾 字元"/>
    <w:basedOn w:val="a0"/>
    <w:link w:val="ab"/>
    <w:uiPriority w:val="99"/>
    <w:qFormat/>
    <w:rsid w:val="00AD62F6"/>
    <w:rPr>
      <w:sz w:val="20"/>
      <w:szCs w:val="20"/>
    </w:rPr>
  </w:style>
  <w:style w:type="character" w:customStyle="1" w:styleId="aa">
    <w:name w:val="文件引導模式 字元"/>
    <w:basedOn w:val="a0"/>
    <w:link w:val="a9"/>
    <w:uiPriority w:val="99"/>
    <w:semiHidden/>
    <w:qFormat/>
    <w:rsid w:val="00AD62F6"/>
    <w:rPr>
      <w:rFonts w:ascii="新細明體" w:eastAsia="新細明體"/>
      <w:sz w:val="18"/>
      <w:szCs w:val="18"/>
    </w:rPr>
  </w:style>
  <w:style w:type="paragraph" w:customStyle="1" w:styleId="13">
    <w:name w:val="無間距1"/>
    <w:uiPriority w:val="1"/>
    <w:qFormat/>
    <w:rsid w:val="00AD62F6"/>
    <w:pPr>
      <w:widowControl w:val="0"/>
    </w:pPr>
    <w:rPr>
      <w:kern w:val="2"/>
      <w:sz w:val="24"/>
      <w:szCs w:val="22"/>
    </w:rPr>
  </w:style>
  <w:style w:type="paragraph" w:customStyle="1" w:styleId="14">
    <w:name w:val="修訂1"/>
    <w:hidden/>
    <w:uiPriority w:val="99"/>
    <w:semiHidden/>
    <w:qFormat/>
    <w:rsid w:val="00AD62F6"/>
    <w:rPr>
      <w:kern w:val="2"/>
      <w:sz w:val="24"/>
      <w:szCs w:val="22"/>
    </w:rPr>
  </w:style>
  <w:style w:type="character" w:customStyle="1" w:styleId="10">
    <w:name w:val="標題 1 字元"/>
    <w:basedOn w:val="a0"/>
    <w:link w:val="1"/>
    <w:uiPriority w:val="9"/>
    <w:rsid w:val="00AD62F6"/>
    <w:rPr>
      <w:rFonts w:asciiTheme="majorHAnsi" w:eastAsiaTheme="majorEastAsia" w:hAnsiTheme="majorHAnsi" w:cstheme="majorBidi"/>
      <w:b/>
      <w:bCs/>
      <w:kern w:val="52"/>
      <w:sz w:val="52"/>
      <w:szCs w:val="52"/>
    </w:rPr>
  </w:style>
  <w:style w:type="paragraph" w:customStyle="1" w:styleId="15">
    <w:name w:val="目錄標題1"/>
    <w:basedOn w:val="1"/>
    <w:next w:val="a"/>
    <w:uiPriority w:val="39"/>
    <w:unhideWhenUsed/>
    <w:qFormat/>
    <w:rsid w:val="00AD62F6"/>
    <w:pPr>
      <w:keepLines/>
      <w:widowControl/>
      <w:spacing w:before="480" w:after="0" w:line="276" w:lineRule="auto"/>
      <w:outlineLvl w:val="9"/>
    </w:pPr>
    <w:rPr>
      <w:color w:val="365F91" w:themeColor="accent1" w:themeShade="BF"/>
      <w:kern w:val="0"/>
      <w:sz w:val="28"/>
      <w:szCs w:val="28"/>
    </w:rPr>
  </w:style>
  <w:style w:type="character" w:customStyle="1" w:styleId="30">
    <w:name w:val="標題 3 字元"/>
    <w:basedOn w:val="a0"/>
    <w:link w:val="3"/>
    <w:uiPriority w:val="9"/>
    <w:qFormat/>
    <w:rsid w:val="00AD62F6"/>
    <w:rPr>
      <w:rFonts w:asciiTheme="majorHAnsi" w:eastAsiaTheme="majorEastAsia" w:hAnsiTheme="majorHAnsi" w:cstheme="majorBidi"/>
      <w:b/>
      <w:bCs/>
      <w:sz w:val="36"/>
      <w:szCs w:val="36"/>
    </w:rPr>
  </w:style>
  <w:style w:type="character" w:customStyle="1" w:styleId="16">
    <w:name w:val="預留位置文字1"/>
    <w:basedOn w:val="a0"/>
    <w:uiPriority w:val="99"/>
    <w:semiHidden/>
    <w:qFormat/>
    <w:rsid w:val="00AD62F6"/>
    <w:rPr>
      <w:color w:val="808080"/>
    </w:rPr>
  </w:style>
  <w:style w:type="character" w:customStyle="1" w:styleId="ae">
    <w:name w:val="註腳文字 字元"/>
    <w:basedOn w:val="a0"/>
    <w:link w:val="ad"/>
    <w:uiPriority w:val="99"/>
    <w:semiHidden/>
    <w:qFormat/>
    <w:rsid w:val="00AD62F6"/>
    <w:rPr>
      <w:sz w:val="20"/>
      <w:szCs w:val="20"/>
    </w:rPr>
  </w:style>
  <w:style w:type="paragraph" w:styleId="af6">
    <w:name w:val="List Paragraph"/>
    <w:basedOn w:val="a"/>
    <w:uiPriority w:val="99"/>
    <w:rsid w:val="002C68A5"/>
    <w:pPr>
      <w:ind w:leftChars="200" w:left="480"/>
    </w:pPr>
  </w:style>
  <w:style w:type="paragraph" w:styleId="af7">
    <w:name w:val="Revision"/>
    <w:hidden/>
    <w:uiPriority w:val="99"/>
    <w:semiHidden/>
    <w:rsid w:val="00717142"/>
    <w:rPr>
      <w:kern w:val="2"/>
      <w:sz w:val="24"/>
      <w:szCs w:val="22"/>
    </w:rPr>
  </w:style>
</w:styles>
</file>

<file path=word/webSettings.xml><?xml version="1.0" encoding="utf-8"?>
<w:webSettings xmlns:r="http://schemas.openxmlformats.org/officeDocument/2006/relationships" xmlns:w="http://schemas.openxmlformats.org/wordprocessingml/2006/main">
  <w:divs>
    <w:div w:id="350837045">
      <w:bodyDiv w:val="1"/>
      <w:marLeft w:val="0"/>
      <w:marRight w:val="0"/>
      <w:marTop w:val="0"/>
      <w:marBottom w:val="0"/>
      <w:divBdr>
        <w:top w:val="none" w:sz="0" w:space="0" w:color="auto"/>
        <w:left w:val="none" w:sz="0" w:space="0" w:color="auto"/>
        <w:bottom w:val="none" w:sz="0" w:space="0" w:color="auto"/>
        <w:right w:val="none" w:sz="0" w:space="0" w:color="auto"/>
      </w:divBdr>
    </w:div>
    <w:div w:id="521825780">
      <w:bodyDiv w:val="1"/>
      <w:marLeft w:val="0"/>
      <w:marRight w:val="0"/>
      <w:marTop w:val="0"/>
      <w:marBottom w:val="0"/>
      <w:divBdr>
        <w:top w:val="none" w:sz="0" w:space="0" w:color="auto"/>
        <w:left w:val="none" w:sz="0" w:space="0" w:color="auto"/>
        <w:bottom w:val="none" w:sz="0" w:space="0" w:color="auto"/>
        <w:right w:val="none" w:sz="0" w:space="0" w:color="auto"/>
      </w:divBdr>
    </w:div>
    <w:div w:id="589854064">
      <w:bodyDiv w:val="1"/>
      <w:marLeft w:val="0"/>
      <w:marRight w:val="0"/>
      <w:marTop w:val="0"/>
      <w:marBottom w:val="0"/>
      <w:divBdr>
        <w:top w:val="none" w:sz="0" w:space="0" w:color="auto"/>
        <w:left w:val="none" w:sz="0" w:space="0" w:color="auto"/>
        <w:bottom w:val="none" w:sz="0" w:space="0" w:color="auto"/>
        <w:right w:val="none" w:sz="0" w:space="0" w:color="auto"/>
      </w:divBdr>
    </w:div>
    <w:div w:id="803080924">
      <w:bodyDiv w:val="1"/>
      <w:marLeft w:val="0"/>
      <w:marRight w:val="0"/>
      <w:marTop w:val="0"/>
      <w:marBottom w:val="0"/>
      <w:divBdr>
        <w:top w:val="none" w:sz="0" w:space="0" w:color="auto"/>
        <w:left w:val="none" w:sz="0" w:space="0" w:color="auto"/>
        <w:bottom w:val="none" w:sz="0" w:space="0" w:color="auto"/>
        <w:right w:val="none" w:sz="0" w:space="0" w:color="auto"/>
      </w:divBdr>
    </w:div>
    <w:div w:id="815298839">
      <w:bodyDiv w:val="1"/>
      <w:marLeft w:val="0"/>
      <w:marRight w:val="0"/>
      <w:marTop w:val="0"/>
      <w:marBottom w:val="0"/>
      <w:divBdr>
        <w:top w:val="none" w:sz="0" w:space="0" w:color="auto"/>
        <w:left w:val="none" w:sz="0" w:space="0" w:color="auto"/>
        <w:bottom w:val="none" w:sz="0" w:space="0" w:color="auto"/>
        <w:right w:val="none" w:sz="0" w:space="0" w:color="auto"/>
      </w:divBdr>
      <w:divsChild>
        <w:div w:id="928776480">
          <w:marLeft w:val="0"/>
          <w:marRight w:val="0"/>
          <w:marTop w:val="0"/>
          <w:marBottom w:val="0"/>
          <w:divBdr>
            <w:top w:val="none" w:sz="0" w:space="0" w:color="auto"/>
            <w:left w:val="none" w:sz="0" w:space="0" w:color="auto"/>
            <w:bottom w:val="none" w:sz="0" w:space="0" w:color="auto"/>
            <w:right w:val="none" w:sz="0" w:space="0" w:color="auto"/>
          </w:divBdr>
          <w:divsChild>
            <w:div w:id="708843419">
              <w:marLeft w:val="0"/>
              <w:marRight w:val="0"/>
              <w:marTop w:val="0"/>
              <w:marBottom w:val="0"/>
              <w:divBdr>
                <w:top w:val="none" w:sz="0" w:space="0" w:color="auto"/>
                <w:left w:val="none" w:sz="0" w:space="0" w:color="auto"/>
                <w:bottom w:val="none" w:sz="0" w:space="0" w:color="auto"/>
                <w:right w:val="none" w:sz="0" w:space="0" w:color="auto"/>
              </w:divBdr>
              <w:divsChild>
                <w:div w:id="1889221047">
                  <w:marLeft w:val="1828"/>
                  <w:marRight w:val="0"/>
                  <w:marTop w:val="0"/>
                  <w:marBottom w:val="0"/>
                  <w:divBdr>
                    <w:top w:val="none" w:sz="0" w:space="0" w:color="auto"/>
                    <w:left w:val="none" w:sz="0" w:space="0" w:color="auto"/>
                    <w:bottom w:val="none" w:sz="0" w:space="0" w:color="auto"/>
                    <w:right w:val="none" w:sz="0" w:space="0" w:color="auto"/>
                  </w:divBdr>
                  <w:divsChild>
                    <w:div w:id="1182822571">
                      <w:marLeft w:val="0"/>
                      <w:marRight w:val="0"/>
                      <w:marTop w:val="0"/>
                      <w:marBottom w:val="0"/>
                      <w:divBdr>
                        <w:top w:val="single" w:sz="4" w:space="0" w:color="DFE1E5"/>
                        <w:left w:val="single" w:sz="4" w:space="0" w:color="DFE1E5"/>
                        <w:bottom w:val="single" w:sz="4" w:space="0" w:color="DFE1E5"/>
                        <w:right w:val="single" w:sz="4" w:space="0" w:color="DFE1E5"/>
                      </w:divBdr>
                      <w:divsChild>
                        <w:div w:id="1542668825">
                          <w:marLeft w:val="0"/>
                          <w:marRight w:val="0"/>
                          <w:marTop w:val="0"/>
                          <w:marBottom w:val="0"/>
                          <w:divBdr>
                            <w:top w:val="none" w:sz="0" w:space="0" w:color="auto"/>
                            <w:left w:val="none" w:sz="0" w:space="0" w:color="auto"/>
                            <w:bottom w:val="none" w:sz="0" w:space="0" w:color="auto"/>
                            <w:right w:val="none" w:sz="0" w:space="0" w:color="auto"/>
                          </w:divBdr>
                          <w:divsChild>
                            <w:div w:id="282083502">
                              <w:marLeft w:val="0"/>
                              <w:marRight w:val="0"/>
                              <w:marTop w:val="0"/>
                              <w:marBottom w:val="0"/>
                              <w:divBdr>
                                <w:top w:val="none" w:sz="0" w:space="0" w:color="auto"/>
                                <w:left w:val="none" w:sz="0" w:space="0" w:color="auto"/>
                                <w:bottom w:val="none" w:sz="0" w:space="0" w:color="auto"/>
                                <w:right w:val="none" w:sz="0" w:space="0" w:color="auto"/>
                              </w:divBdr>
                              <w:divsChild>
                                <w:div w:id="176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396381">
          <w:marLeft w:val="0"/>
          <w:marRight w:val="0"/>
          <w:marTop w:val="0"/>
          <w:marBottom w:val="0"/>
          <w:divBdr>
            <w:top w:val="none" w:sz="0" w:space="0" w:color="auto"/>
            <w:left w:val="none" w:sz="0" w:space="0" w:color="auto"/>
            <w:bottom w:val="none" w:sz="0" w:space="0" w:color="auto"/>
            <w:right w:val="none" w:sz="0" w:space="0" w:color="auto"/>
          </w:divBdr>
          <w:divsChild>
            <w:div w:id="433089935">
              <w:marLeft w:val="0"/>
              <w:marRight w:val="0"/>
              <w:marTop w:val="0"/>
              <w:marBottom w:val="0"/>
              <w:divBdr>
                <w:top w:val="none" w:sz="0" w:space="0" w:color="auto"/>
                <w:left w:val="none" w:sz="0" w:space="0" w:color="auto"/>
                <w:bottom w:val="none" w:sz="0" w:space="0" w:color="auto"/>
                <w:right w:val="none" w:sz="0" w:space="0" w:color="auto"/>
              </w:divBdr>
              <w:divsChild>
                <w:div w:id="2043826499">
                  <w:marLeft w:val="0"/>
                  <w:marRight w:val="0"/>
                  <w:marTop w:val="0"/>
                  <w:marBottom w:val="0"/>
                  <w:divBdr>
                    <w:top w:val="none" w:sz="0" w:space="0" w:color="auto"/>
                    <w:left w:val="none" w:sz="0" w:space="0" w:color="auto"/>
                    <w:bottom w:val="none" w:sz="0" w:space="0" w:color="auto"/>
                    <w:right w:val="none" w:sz="0" w:space="0" w:color="auto"/>
                  </w:divBdr>
                  <w:divsChild>
                    <w:div w:id="1665547765">
                      <w:marLeft w:val="0"/>
                      <w:marRight w:val="0"/>
                      <w:marTop w:val="0"/>
                      <w:marBottom w:val="0"/>
                      <w:divBdr>
                        <w:top w:val="none" w:sz="0" w:space="0" w:color="auto"/>
                        <w:left w:val="none" w:sz="0" w:space="0" w:color="auto"/>
                        <w:bottom w:val="none" w:sz="0" w:space="0" w:color="auto"/>
                        <w:right w:val="none" w:sz="0" w:space="0" w:color="auto"/>
                      </w:divBdr>
                      <w:divsChild>
                        <w:div w:id="1893425378">
                          <w:marLeft w:val="0"/>
                          <w:marRight w:val="0"/>
                          <w:marTop w:val="0"/>
                          <w:marBottom w:val="0"/>
                          <w:divBdr>
                            <w:top w:val="none" w:sz="0" w:space="0" w:color="auto"/>
                            <w:left w:val="none" w:sz="0" w:space="0" w:color="auto"/>
                            <w:bottom w:val="single" w:sz="4" w:space="0" w:color="EBEBEB"/>
                            <w:right w:val="none" w:sz="0" w:space="0" w:color="auto"/>
                          </w:divBdr>
                          <w:divsChild>
                            <w:div w:id="1714426390">
                              <w:marLeft w:val="0"/>
                              <w:marRight w:val="0"/>
                              <w:marTop w:val="0"/>
                              <w:marBottom w:val="0"/>
                              <w:divBdr>
                                <w:top w:val="none" w:sz="0" w:space="0" w:color="auto"/>
                                <w:left w:val="none" w:sz="0" w:space="0" w:color="auto"/>
                                <w:bottom w:val="none" w:sz="0" w:space="0" w:color="auto"/>
                                <w:right w:val="none" w:sz="0" w:space="0" w:color="auto"/>
                              </w:divBdr>
                              <w:divsChild>
                                <w:div w:id="1530602134">
                                  <w:marLeft w:val="0"/>
                                  <w:marRight w:val="0"/>
                                  <w:marTop w:val="0"/>
                                  <w:marBottom w:val="0"/>
                                  <w:divBdr>
                                    <w:top w:val="none" w:sz="0" w:space="0" w:color="auto"/>
                                    <w:left w:val="none" w:sz="0" w:space="0" w:color="auto"/>
                                    <w:bottom w:val="none" w:sz="0" w:space="0" w:color="auto"/>
                                    <w:right w:val="none" w:sz="0" w:space="0" w:color="auto"/>
                                  </w:divBdr>
                                  <w:divsChild>
                                    <w:div w:id="521209204">
                                      <w:marLeft w:val="0"/>
                                      <w:marRight w:val="0"/>
                                      <w:marTop w:val="0"/>
                                      <w:marBottom w:val="0"/>
                                      <w:divBdr>
                                        <w:top w:val="none" w:sz="0" w:space="0" w:color="auto"/>
                                        <w:left w:val="none" w:sz="0" w:space="0" w:color="auto"/>
                                        <w:bottom w:val="none" w:sz="0" w:space="0" w:color="auto"/>
                                        <w:right w:val="none" w:sz="0" w:space="0" w:color="auto"/>
                                      </w:divBdr>
                                      <w:divsChild>
                                        <w:div w:id="153030701">
                                          <w:marLeft w:val="0"/>
                                          <w:marRight w:val="0"/>
                                          <w:marTop w:val="0"/>
                                          <w:marBottom w:val="0"/>
                                          <w:divBdr>
                                            <w:top w:val="none" w:sz="0" w:space="0" w:color="auto"/>
                                            <w:left w:val="none" w:sz="0" w:space="0" w:color="auto"/>
                                            <w:bottom w:val="none" w:sz="0" w:space="0" w:color="auto"/>
                                            <w:right w:val="none" w:sz="0" w:space="0" w:color="auto"/>
                                          </w:divBdr>
                                        </w:div>
                                        <w:div w:id="1027100714">
                                          <w:marLeft w:val="0"/>
                                          <w:marRight w:val="0"/>
                                          <w:marTop w:val="0"/>
                                          <w:marBottom w:val="0"/>
                                          <w:divBdr>
                                            <w:top w:val="none" w:sz="0" w:space="0" w:color="auto"/>
                                            <w:left w:val="none" w:sz="0" w:space="0" w:color="auto"/>
                                            <w:bottom w:val="none" w:sz="0" w:space="0" w:color="auto"/>
                                            <w:right w:val="none" w:sz="0" w:space="0" w:color="auto"/>
                                          </w:divBdr>
                                          <w:divsChild>
                                            <w:div w:id="2053385788">
                                              <w:marLeft w:val="0"/>
                                              <w:marRight w:val="0"/>
                                              <w:marTop w:val="0"/>
                                              <w:marBottom w:val="0"/>
                                              <w:divBdr>
                                                <w:top w:val="none" w:sz="0" w:space="0" w:color="auto"/>
                                                <w:left w:val="none" w:sz="0" w:space="0" w:color="auto"/>
                                                <w:bottom w:val="none" w:sz="0" w:space="0" w:color="auto"/>
                                                <w:right w:val="none" w:sz="0" w:space="0" w:color="auto"/>
                                              </w:divBdr>
                                              <w:divsChild>
                                                <w:div w:id="368340742">
                                                  <w:marLeft w:val="0"/>
                                                  <w:marRight w:val="0"/>
                                                  <w:marTop w:val="0"/>
                                                  <w:marBottom w:val="0"/>
                                                  <w:divBdr>
                                                    <w:top w:val="none" w:sz="0" w:space="0" w:color="auto"/>
                                                    <w:left w:val="none" w:sz="0" w:space="0" w:color="auto"/>
                                                    <w:bottom w:val="none" w:sz="0" w:space="0" w:color="auto"/>
                                                    <w:right w:val="none" w:sz="0" w:space="0" w:color="auto"/>
                                                  </w:divBdr>
                                                </w:div>
                                                <w:div w:id="515583754">
                                                  <w:marLeft w:val="0"/>
                                                  <w:marRight w:val="0"/>
                                                  <w:marTop w:val="0"/>
                                                  <w:marBottom w:val="0"/>
                                                  <w:divBdr>
                                                    <w:top w:val="none" w:sz="0" w:space="0" w:color="auto"/>
                                                    <w:left w:val="none" w:sz="0" w:space="0" w:color="auto"/>
                                                    <w:bottom w:val="none" w:sz="0" w:space="0" w:color="auto"/>
                                                    <w:right w:val="none" w:sz="0" w:space="0" w:color="auto"/>
                                                  </w:divBdr>
                                                </w:div>
                                                <w:div w:id="726881713">
                                                  <w:marLeft w:val="1878"/>
                                                  <w:marRight w:val="0"/>
                                                  <w:marTop w:val="0"/>
                                                  <w:marBottom w:val="0"/>
                                                  <w:divBdr>
                                                    <w:top w:val="none" w:sz="0" w:space="0" w:color="auto"/>
                                                    <w:left w:val="none" w:sz="0" w:space="0" w:color="auto"/>
                                                    <w:bottom w:val="single" w:sz="12" w:space="8" w:color="1A73E8"/>
                                                    <w:right w:val="none" w:sz="0" w:space="0" w:color="auto"/>
                                                  </w:divBdr>
                                                </w:div>
                                                <w:div w:id="838085408">
                                                  <w:marLeft w:val="0"/>
                                                  <w:marRight w:val="0"/>
                                                  <w:marTop w:val="0"/>
                                                  <w:marBottom w:val="0"/>
                                                  <w:divBdr>
                                                    <w:top w:val="none" w:sz="0" w:space="0" w:color="auto"/>
                                                    <w:left w:val="none" w:sz="0" w:space="0" w:color="auto"/>
                                                    <w:bottom w:val="none" w:sz="0" w:space="0" w:color="auto"/>
                                                    <w:right w:val="none" w:sz="0" w:space="0" w:color="auto"/>
                                                  </w:divBdr>
                                                </w:div>
                                                <w:div w:id="1468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380157">
      <w:bodyDiv w:val="1"/>
      <w:marLeft w:val="0"/>
      <w:marRight w:val="0"/>
      <w:marTop w:val="0"/>
      <w:marBottom w:val="0"/>
      <w:divBdr>
        <w:top w:val="none" w:sz="0" w:space="0" w:color="auto"/>
        <w:left w:val="none" w:sz="0" w:space="0" w:color="auto"/>
        <w:bottom w:val="none" w:sz="0" w:space="0" w:color="auto"/>
        <w:right w:val="none" w:sz="0" w:space="0" w:color="auto"/>
      </w:divBdr>
    </w:div>
    <w:div w:id="1265770025">
      <w:bodyDiv w:val="1"/>
      <w:marLeft w:val="0"/>
      <w:marRight w:val="0"/>
      <w:marTop w:val="0"/>
      <w:marBottom w:val="0"/>
      <w:divBdr>
        <w:top w:val="none" w:sz="0" w:space="0" w:color="auto"/>
        <w:left w:val="none" w:sz="0" w:space="0" w:color="auto"/>
        <w:bottom w:val="none" w:sz="0" w:space="0" w:color="auto"/>
        <w:right w:val="none" w:sz="0" w:space="0" w:color="auto"/>
      </w:divBdr>
      <w:divsChild>
        <w:div w:id="848062300">
          <w:marLeft w:val="0"/>
          <w:marRight w:val="0"/>
          <w:marTop w:val="0"/>
          <w:marBottom w:val="0"/>
          <w:divBdr>
            <w:top w:val="none" w:sz="0" w:space="0" w:color="auto"/>
            <w:left w:val="none" w:sz="0" w:space="0" w:color="auto"/>
            <w:bottom w:val="none" w:sz="0" w:space="0" w:color="auto"/>
            <w:right w:val="none" w:sz="0" w:space="0" w:color="auto"/>
          </w:divBdr>
          <w:divsChild>
            <w:div w:id="252250594">
              <w:marLeft w:val="0"/>
              <w:marRight w:val="0"/>
              <w:marTop w:val="0"/>
              <w:marBottom w:val="0"/>
              <w:divBdr>
                <w:top w:val="none" w:sz="0" w:space="0" w:color="auto"/>
                <w:left w:val="none" w:sz="0" w:space="0" w:color="auto"/>
                <w:bottom w:val="none" w:sz="0" w:space="0" w:color="auto"/>
                <w:right w:val="none" w:sz="0" w:space="0" w:color="auto"/>
              </w:divBdr>
              <w:divsChild>
                <w:div w:id="1591230706">
                  <w:marLeft w:val="0"/>
                  <w:marRight w:val="0"/>
                  <w:marTop w:val="0"/>
                  <w:marBottom w:val="0"/>
                  <w:divBdr>
                    <w:top w:val="none" w:sz="0" w:space="0" w:color="auto"/>
                    <w:left w:val="none" w:sz="0" w:space="0" w:color="auto"/>
                    <w:bottom w:val="none" w:sz="0" w:space="0" w:color="auto"/>
                    <w:right w:val="none" w:sz="0" w:space="0" w:color="auto"/>
                  </w:divBdr>
                  <w:divsChild>
                    <w:div w:id="54672227">
                      <w:marLeft w:val="0"/>
                      <w:marRight w:val="0"/>
                      <w:marTop w:val="0"/>
                      <w:marBottom w:val="0"/>
                      <w:divBdr>
                        <w:top w:val="none" w:sz="0" w:space="0" w:color="auto"/>
                        <w:left w:val="none" w:sz="0" w:space="0" w:color="auto"/>
                        <w:bottom w:val="none" w:sz="0" w:space="0" w:color="auto"/>
                        <w:right w:val="none" w:sz="0" w:space="0" w:color="auto"/>
                      </w:divBdr>
                      <w:divsChild>
                        <w:div w:id="1813668908">
                          <w:marLeft w:val="0"/>
                          <w:marRight w:val="0"/>
                          <w:marTop w:val="0"/>
                          <w:marBottom w:val="0"/>
                          <w:divBdr>
                            <w:top w:val="none" w:sz="0" w:space="0" w:color="auto"/>
                            <w:left w:val="none" w:sz="0" w:space="0" w:color="auto"/>
                            <w:bottom w:val="single" w:sz="6" w:space="0" w:color="EBEBEB"/>
                            <w:right w:val="none" w:sz="0" w:space="0" w:color="auto"/>
                          </w:divBdr>
                          <w:divsChild>
                            <w:div w:id="1839342834">
                              <w:marLeft w:val="0"/>
                              <w:marRight w:val="0"/>
                              <w:marTop w:val="0"/>
                              <w:marBottom w:val="0"/>
                              <w:divBdr>
                                <w:top w:val="none" w:sz="0" w:space="0" w:color="auto"/>
                                <w:left w:val="none" w:sz="0" w:space="0" w:color="auto"/>
                                <w:bottom w:val="none" w:sz="0" w:space="0" w:color="auto"/>
                                <w:right w:val="none" w:sz="0" w:space="0" w:color="auto"/>
                              </w:divBdr>
                              <w:divsChild>
                                <w:div w:id="973175526">
                                  <w:marLeft w:val="0"/>
                                  <w:marRight w:val="0"/>
                                  <w:marTop w:val="0"/>
                                  <w:marBottom w:val="0"/>
                                  <w:divBdr>
                                    <w:top w:val="none" w:sz="0" w:space="0" w:color="auto"/>
                                    <w:left w:val="none" w:sz="0" w:space="0" w:color="auto"/>
                                    <w:bottom w:val="none" w:sz="0" w:space="0" w:color="auto"/>
                                    <w:right w:val="none" w:sz="0" w:space="0" w:color="auto"/>
                                  </w:divBdr>
                                  <w:divsChild>
                                    <w:div w:id="133180673">
                                      <w:marLeft w:val="0"/>
                                      <w:marRight w:val="0"/>
                                      <w:marTop w:val="0"/>
                                      <w:marBottom w:val="0"/>
                                      <w:divBdr>
                                        <w:top w:val="none" w:sz="0" w:space="0" w:color="auto"/>
                                        <w:left w:val="none" w:sz="0" w:space="0" w:color="auto"/>
                                        <w:bottom w:val="none" w:sz="0" w:space="0" w:color="auto"/>
                                        <w:right w:val="none" w:sz="0" w:space="0" w:color="auto"/>
                                      </w:divBdr>
                                      <w:divsChild>
                                        <w:div w:id="1665160952">
                                          <w:marLeft w:val="0"/>
                                          <w:marRight w:val="0"/>
                                          <w:marTop w:val="0"/>
                                          <w:marBottom w:val="0"/>
                                          <w:divBdr>
                                            <w:top w:val="none" w:sz="0" w:space="0" w:color="auto"/>
                                            <w:left w:val="none" w:sz="0" w:space="0" w:color="auto"/>
                                            <w:bottom w:val="none" w:sz="0" w:space="0" w:color="auto"/>
                                            <w:right w:val="none" w:sz="0" w:space="0" w:color="auto"/>
                                          </w:divBdr>
                                        </w:div>
                                        <w:div w:id="1704674468">
                                          <w:marLeft w:val="0"/>
                                          <w:marRight w:val="0"/>
                                          <w:marTop w:val="0"/>
                                          <w:marBottom w:val="0"/>
                                          <w:divBdr>
                                            <w:top w:val="none" w:sz="0" w:space="0" w:color="auto"/>
                                            <w:left w:val="none" w:sz="0" w:space="0" w:color="auto"/>
                                            <w:bottom w:val="none" w:sz="0" w:space="0" w:color="auto"/>
                                            <w:right w:val="none" w:sz="0" w:space="0" w:color="auto"/>
                                          </w:divBdr>
                                          <w:divsChild>
                                            <w:div w:id="818961640">
                                              <w:marLeft w:val="0"/>
                                              <w:marRight w:val="0"/>
                                              <w:marTop w:val="0"/>
                                              <w:marBottom w:val="0"/>
                                              <w:divBdr>
                                                <w:top w:val="none" w:sz="0" w:space="0" w:color="auto"/>
                                                <w:left w:val="none" w:sz="0" w:space="0" w:color="auto"/>
                                                <w:bottom w:val="none" w:sz="0" w:space="0" w:color="auto"/>
                                                <w:right w:val="none" w:sz="0" w:space="0" w:color="auto"/>
                                              </w:divBdr>
                                              <w:divsChild>
                                                <w:div w:id="1181048607">
                                                  <w:marLeft w:val="2310"/>
                                                  <w:marRight w:val="0"/>
                                                  <w:marTop w:val="0"/>
                                                  <w:marBottom w:val="0"/>
                                                  <w:divBdr>
                                                    <w:top w:val="none" w:sz="0" w:space="0" w:color="auto"/>
                                                    <w:left w:val="none" w:sz="0" w:space="0" w:color="auto"/>
                                                    <w:bottom w:val="single" w:sz="18" w:space="9" w:color="1A73E8"/>
                                                    <w:right w:val="none" w:sz="0" w:space="0" w:color="auto"/>
                                                  </w:divBdr>
                                                </w:div>
                                                <w:div w:id="1334070417">
                                                  <w:marLeft w:val="0"/>
                                                  <w:marRight w:val="0"/>
                                                  <w:marTop w:val="0"/>
                                                  <w:marBottom w:val="0"/>
                                                  <w:divBdr>
                                                    <w:top w:val="none" w:sz="0" w:space="0" w:color="auto"/>
                                                    <w:left w:val="none" w:sz="0" w:space="0" w:color="auto"/>
                                                    <w:bottom w:val="none" w:sz="0" w:space="0" w:color="auto"/>
                                                    <w:right w:val="none" w:sz="0" w:space="0" w:color="auto"/>
                                                  </w:divBdr>
                                                </w:div>
                                                <w:div w:id="1681858282">
                                                  <w:marLeft w:val="0"/>
                                                  <w:marRight w:val="0"/>
                                                  <w:marTop w:val="0"/>
                                                  <w:marBottom w:val="0"/>
                                                  <w:divBdr>
                                                    <w:top w:val="none" w:sz="0" w:space="0" w:color="auto"/>
                                                    <w:left w:val="none" w:sz="0" w:space="0" w:color="auto"/>
                                                    <w:bottom w:val="none" w:sz="0" w:space="0" w:color="auto"/>
                                                    <w:right w:val="none" w:sz="0" w:space="0" w:color="auto"/>
                                                  </w:divBdr>
                                                </w:div>
                                                <w:div w:id="2089577743">
                                                  <w:marLeft w:val="0"/>
                                                  <w:marRight w:val="0"/>
                                                  <w:marTop w:val="0"/>
                                                  <w:marBottom w:val="0"/>
                                                  <w:divBdr>
                                                    <w:top w:val="none" w:sz="0" w:space="0" w:color="auto"/>
                                                    <w:left w:val="none" w:sz="0" w:space="0" w:color="auto"/>
                                                    <w:bottom w:val="none" w:sz="0" w:space="0" w:color="auto"/>
                                                    <w:right w:val="none" w:sz="0" w:space="0" w:color="auto"/>
                                                  </w:divBdr>
                                                </w:div>
                                                <w:div w:id="21231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9691009">
          <w:marLeft w:val="0"/>
          <w:marRight w:val="0"/>
          <w:marTop w:val="0"/>
          <w:marBottom w:val="0"/>
          <w:divBdr>
            <w:top w:val="none" w:sz="0" w:space="0" w:color="auto"/>
            <w:left w:val="none" w:sz="0" w:space="0" w:color="auto"/>
            <w:bottom w:val="none" w:sz="0" w:space="0" w:color="auto"/>
            <w:right w:val="none" w:sz="0" w:space="0" w:color="auto"/>
          </w:divBdr>
          <w:divsChild>
            <w:div w:id="1553735170">
              <w:marLeft w:val="0"/>
              <w:marRight w:val="0"/>
              <w:marTop w:val="0"/>
              <w:marBottom w:val="0"/>
              <w:divBdr>
                <w:top w:val="none" w:sz="0" w:space="0" w:color="auto"/>
                <w:left w:val="none" w:sz="0" w:space="0" w:color="auto"/>
                <w:bottom w:val="none" w:sz="0" w:space="0" w:color="auto"/>
                <w:right w:val="none" w:sz="0" w:space="0" w:color="auto"/>
              </w:divBdr>
              <w:divsChild>
                <w:div w:id="881401497">
                  <w:marLeft w:val="2250"/>
                  <w:marRight w:val="0"/>
                  <w:marTop w:val="0"/>
                  <w:marBottom w:val="0"/>
                  <w:divBdr>
                    <w:top w:val="none" w:sz="0" w:space="0" w:color="auto"/>
                    <w:left w:val="none" w:sz="0" w:space="0" w:color="auto"/>
                    <w:bottom w:val="none" w:sz="0" w:space="0" w:color="auto"/>
                    <w:right w:val="none" w:sz="0" w:space="0" w:color="auto"/>
                  </w:divBdr>
                  <w:divsChild>
                    <w:div w:id="1848254894">
                      <w:marLeft w:val="0"/>
                      <w:marRight w:val="0"/>
                      <w:marTop w:val="0"/>
                      <w:marBottom w:val="0"/>
                      <w:divBdr>
                        <w:top w:val="single" w:sz="6" w:space="0" w:color="DFE1E5"/>
                        <w:left w:val="single" w:sz="6" w:space="0" w:color="DFE1E5"/>
                        <w:bottom w:val="single" w:sz="6" w:space="0" w:color="DFE1E5"/>
                        <w:right w:val="single" w:sz="6" w:space="0" w:color="DFE1E5"/>
                      </w:divBdr>
                      <w:divsChild>
                        <w:div w:id="846335537">
                          <w:marLeft w:val="0"/>
                          <w:marRight w:val="0"/>
                          <w:marTop w:val="0"/>
                          <w:marBottom w:val="0"/>
                          <w:divBdr>
                            <w:top w:val="none" w:sz="0" w:space="0" w:color="auto"/>
                            <w:left w:val="none" w:sz="0" w:space="0" w:color="auto"/>
                            <w:bottom w:val="none" w:sz="0" w:space="0" w:color="auto"/>
                            <w:right w:val="none" w:sz="0" w:space="0" w:color="auto"/>
                          </w:divBdr>
                          <w:divsChild>
                            <w:div w:id="404767570">
                              <w:marLeft w:val="0"/>
                              <w:marRight w:val="0"/>
                              <w:marTop w:val="0"/>
                              <w:marBottom w:val="0"/>
                              <w:divBdr>
                                <w:top w:val="none" w:sz="0" w:space="0" w:color="auto"/>
                                <w:left w:val="none" w:sz="0" w:space="0" w:color="auto"/>
                                <w:bottom w:val="none" w:sz="0" w:space="0" w:color="auto"/>
                                <w:right w:val="none" w:sz="0" w:space="0" w:color="auto"/>
                              </w:divBdr>
                              <w:divsChild>
                                <w:div w:id="6349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866777">
      <w:bodyDiv w:val="1"/>
      <w:marLeft w:val="0"/>
      <w:marRight w:val="0"/>
      <w:marTop w:val="0"/>
      <w:marBottom w:val="0"/>
      <w:divBdr>
        <w:top w:val="none" w:sz="0" w:space="0" w:color="auto"/>
        <w:left w:val="none" w:sz="0" w:space="0" w:color="auto"/>
        <w:bottom w:val="none" w:sz="0" w:space="0" w:color="auto"/>
        <w:right w:val="none" w:sz="0" w:space="0" w:color="auto"/>
      </w:divBdr>
    </w:div>
    <w:div w:id="1874033981">
      <w:bodyDiv w:val="1"/>
      <w:marLeft w:val="0"/>
      <w:marRight w:val="0"/>
      <w:marTop w:val="0"/>
      <w:marBottom w:val="0"/>
      <w:divBdr>
        <w:top w:val="none" w:sz="0" w:space="0" w:color="auto"/>
        <w:left w:val="none" w:sz="0" w:space="0" w:color="auto"/>
        <w:bottom w:val="none" w:sz="0" w:space="0" w:color="auto"/>
        <w:right w:val="none" w:sz="0" w:space="0" w:color="auto"/>
      </w:divBdr>
    </w:div>
    <w:div w:id="2026900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16/09/relationships/commentsIds" Target="commentsId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訂 1">
      <a:majorFont>
        <a:latin typeface="Cataneo BT"/>
        <a:ea typeface="新細明體"/>
        <a:cs typeface=""/>
      </a:majorFont>
      <a:minorFont>
        <a:latin typeface="Calibri"/>
        <a:ea typeface="新細明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E12568C-20C2-4F2C-93A0-CD843D77E4C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80568</TotalTime>
  <Pages>1</Pages>
  <Words>79992</Words>
  <Characters>455961</Characters>
  <Application>Microsoft Office Word</Application>
  <DocSecurity>0</DocSecurity>
  <Lines>3799</Lines>
  <Paragraphs>1069</Paragraphs>
  <ScaleCrop>false</ScaleCrop>
  <Company>Hewlett-Packard</Company>
  <LinksUpToDate>false</LinksUpToDate>
  <CharactersWithSpaces>534884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dc:creator>
  <cp:keywords/>
  <dc:description/>
  <cp:lastModifiedBy>Administrator</cp:lastModifiedBy>
  <cp:revision>31</cp:revision>
  <dcterms:created xsi:type="dcterms:W3CDTF">2016-06-06T11:11:00Z</dcterms:created>
  <dcterms:modified xsi:type="dcterms:W3CDTF">2020-04-05T22:59:00Z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1033-10.2.0.5824</vt:lpwstr>
  </property>
</Properties>
</file>